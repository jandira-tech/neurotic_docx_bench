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8D43C" w14:textId="77777777" w:rsidR="00A41624" w:rsidRDefault="00A41624" w:rsidP="00A41624">
      <w:pPr>
        <w:rPr>
          <w:rPrChange w:id="7" w:author="1" w:date="2026-09-22T12:46:00Z" w16du:dateUtc="2026-09-22T16:46:00Z">
            <w:rPr>
              <w:lang w:val="en-GB"/>
            </w:rPr>
          </w:rPrChange>
        </w:rPr>
      </w:pPr>
    </w:p>
    <w:p w14:paraId="7E1E8D6A" w14:textId="77777777" w:rsidR="001E08FA" w:rsidRDefault="00C40747" w:rsidP="001E08FA">
      <w:pPr>
        <w:rPr>
          <w:ins w:id="8" w:author="1" w:date="2026-09-22T12:46:00Z" w16du:dateUtc="2026-09-22T16:46:00Z"/>
          <w:b/>
          <w:szCs w:val="24"/>
        </w:rPr>
      </w:pPr>
      <w:ins w:id="9" w:author="1" w:date="2026-09-22T12:46:00Z" w16du:dateUtc="2026-09-22T16:4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75240BF9" w14:textId="77777777" w:rsidR="001E08FA" w:rsidRDefault="001E08FA" w:rsidP="001E08FA">
      <w:pPr>
        <w:jc w:val="center"/>
        <w:rPr>
          <w:ins w:id="10" w:author="1" w:date="2026-09-22T12:46:00Z" w16du:dateUtc="2026-09-22T16:46:00Z"/>
          <w:b/>
          <w:szCs w:val="24"/>
        </w:rPr>
      </w:pPr>
    </w:p>
    <w:p w14:paraId="02EC4207" w14:textId="77777777" w:rsidR="001E08FA" w:rsidRDefault="001E08FA" w:rsidP="001E08FA">
      <w:pPr>
        <w:jc w:val="center"/>
        <w:rPr>
          <w:ins w:id="11" w:author="1" w:date="2026-09-22T12:46:00Z" w16du:dateUtc="2026-09-22T16:46:00Z"/>
          <w:b/>
          <w:szCs w:val="24"/>
        </w:rPr>
      </w:pPr>
    </w:p>
    <w:p w14:paraId="3CADAFAE" w14:textId="77777777" w:rsidR="001E08FA" w:rsidRPr="001E08FA" w:rsidRDefault="001E08FA" w:rsidP="001E08FA">
      <w:pPr>
        <w:rPr>
          <w:ins w:id="12" w:author="1" w:date="2026-09-22T12:46:00Z" w16du:dateUtc="2026-09-22T16:46:00Z"/>
          <w:rFonts w:ascii="Times New Roman" w:hAnsi="Times New Roman" w:cs="Times New Roman"/>
          <w:b/>
          <w:sz w:val="24"/>
          <w:szCs w:val="24"/>
        </w:rPr>
      </w:pPr>
    </w:p>
    <w:p w14:paraId="6E397556" w14:textId="77777777" w:rsidR="001E08FA" w:rsidRDefault="001E08FA" w:rsidP="001E08FA">
      <w:pPr>
        <w:jc w:val="center"/>
        <w:rPr>
          <w:ins w:id="13" w:author="1" w:date="2026-09-22T12:46:00Z" w16du:dateUtc="2026-09-22T16:46:00Z"/>
          <w:rFonts w:ascii="Times New Roman" w:hAnsi="Times New Roman" w:cs="Times New Roman"/>
          <w:b/>
          <w:sz w:val="24"/>
          <w:szCs w:val="24"/>
        </w:rPr>
      </w:pPr>
    </w:p>
    <w:p w14:paraId="2D574DE4" w14:textId="77777777" w:rsidR="00F37F73" w:rsidRDefault="001E08FA" w:rsidP="001E08FA">
      <w:pPr>
        <w:jc w:val="center"/>
        <w:rPr>
          <w:ins w:id="14" w:author="1" w:date="2026-09-22T12:46:00Z" w16du:dateUtc="2026-09-22T16:46:00Z"/>
          <w:rFonts w:ascii="Times New Roman" w:hAnsi="Times New Roman" w:cs="Times New Roman"/>
          <w:b/>
          <w:sz w:val="24"/>
          <w:szCs w:val="24"/>
        </w:rPr>
      </w:pPr>
      <w:ins w:id="15" w:author="1" w:date="2026-09-22T12:46:00Z" w16du:dateUtc="2026-09-22T16:4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9540204" w14:textId="77777777" w:rsidR="001E08FA" w:rsidRPr="001E08FA" w:rsidRDefault="001E08FA" w:rsidP="001E08FA">
      <w:pPr>
        <w:jc w:val="center"/>
        <w:rPr>
          <w:ins w:id="16" w:author="1" w:date="2026-09-22T12:46:00Z" w16du:dateUtc="2026-09-22T16:46:00Z"/>
          <w:rFonts w:ascii="Times New Roman" w:hAnsi="Times New Roman" w:cs="Times New Roman"/>
          <w:b/>
          <w:sz w:val="24"/>
          <w:szCs w:val="24"/>
        </w:rPr>
      </w:pPr>
      <w:ins w:id="17" w:author="1" w:date="2026-09-22T12:46:00Z" w16du:dateUtc="2026-09-22T16:4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76DE134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18" w:author="1" w:date="2026-09-22T12:46:00Z" w16du:dateUtc="2026-09-22T16:46:00Z"/>
          <w:rFonts w:ascii="Times New Roman" w:hAnsi="Times New Roman" w:cs="Times New Roman"/>
          <w:b/>
          <w:sz w:val="24"/>
          <w:szCs w:val="24"/>
        </w:rPr>
      </w:pPr>
      <w:ins w:id="19" w:author="1" w:date="2026-09-22T12:46:00Z" w16du:dateUtc="2026-09-22T16:4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096F4C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0" w:author="1" w:date="2026-09-22T12:46:00Z" w16du:dateUtc="2026-09-22T16:46:00Z"/>
          <w:b/>
          <w:sz w:val="24"/>
          <w:szCs w:val="24"/>
        </w:rPr>
      </w:pPr>
    </w:p>
    <w:p w14:paraId="7A39F3C6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1" w:author="1" w:date="2026-09-22T12:46:00Z" w16du:dateUtc="2026-09-22T16:46:00Z"/>
          <w:b/>
          <w:sz w:val="24"/>
          <w:szCs w:val="24"/>
        </w:rPr>
      </w:pPr>
      <w:ins w:id="22" w:author="1" w:date="2026-09-22T12:46:00Z" w16du:dateUtc="2026-09-22T16:46:00Z">
        <w:r w:rsidRPr="001E08FA">
          <w:rPr>
            <w:b/>
            <w:sz w:val="24"/>
            <w:szCs w:val="24"/>
          </w:rPr>
          <w:t>РЕШЕНИЕ (проект)</w:t>
        </w:r>
      </w:ins>
    </w:p>
    <w:p w14:paraId="1C49DF94" w14:textId="77777777" w:rsidR="001E08FA" w:rsidRPr="001E08FA" w:rsidRDefault="001E08FA" w:rsidP="001E08FA">
      <w:pPr>
        <w:rPr>
          <w:ins w:id="23" w:author="1" w:date="2026-09-22T12:46:00Z" w16du:dateUtc="2026-09-22T16:46:00Z"/>
          <w:rFonts w:ascii="Times New Roman" w:hAnsi="Times New Roman" w:cs="Times New Roman"/>
          <w:sz w:val="24"/>
          <w:szCs w:val="24"/>
        </w:rPr>
      </w:pPr>
    </w:p>
    <w:p w14:paraId="5912F2C7" w14:textId="77777777" w:rsidR="001E08FA" w:rsidRPr="001E08FA" w:rsidRDefault="001E08FA" w:rsidP="001E08FA">
      <w:pPr>
        <w:rPr>
          <w:ins w:id="24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25" w:author="1" w:date="2026-09-22T12:46:00Z" w16du:dateUtc="2026-09-22T16:4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6F8971B" w14:textId="77777777" w:rsidR="001E08FA" w:rsidRPr="001E08FA" w:rsidRDefault="001E08FA" w:rsidP="001E08FA">
      <w:pPr>
        <w:rPr>
          <w:ins w:id="26" w:author="1" w:date="2026-09-22T12:46:00Z" w16du:dateUtc="2026-09-22T16:46:00Z"/>
          <w:rFonts w:ascii="Times New Roman" w:hAnsi="Times New Roman" w:cs="Times New Roman"/>
          <w:b/>
          <w:bCs/>
          <w:sz w:val="24"/>
          <w:szCs w:val="24"/>
        </w:rPr>
      </w:pPr>
    </w:p>
    <w:p w14:paraId="49C9C658" w14:textId="77777777" w:rsidR="001E08FA" w:rsidRPr="001E08FA" w:rsidRDefault="001E08FA" w:rsidP="001E08FA">
      <w:pPr>
        <w:rPr>
          <w:ins w:id="27" w:author="1" w:date="2026-09-22T12:46:00Z" w16du:dateUtc="2026-09-22T16:46:00Z"/>
          <w:rFonts w:ascii="Times New Roman" w:hAnsi="Times New Roman" w:cs="Times New Roman"/>
          <w:sz w:val="24"/>
          <w:szCs w:val="24"/>
        </w:rPr>
      </w:pPr>
    </w:p>
    <w:p w14:paraId="5CCAE825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28" w:author="1" w:date="2026-09-22T12:46:00Z" w16du:dateUtc="2026-09-22T16:46:00Z"/>
          <w:b/>
          <w:spacing w:val="-2"/>
        </w:rPr>
      </w:pPr>
    </w:p>
    <w:p w14:paraId="6F38CCE6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29" w:author="1" w:date="2026-09-22T12:46:00Z" w16du:dateUtc="2026-09-22T16:46:00Z"/>
          <w:b/>
          <w:spacing w:val="-2"/>
        </w:rPr>
      </w:pPr>
      <w:ins w:id="30" w:author="1" w:date="2026-09-22T12:46:00Z" w16du:dateUtc="2026-09-22T16:4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1197E4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1" w:author="1" w:date="2026-09-22T12:46:00Z" w16du:dateUtc="2026-09-22T16:46:00Z"/>
          <w:b/>
          <w:spacing w:val="-2"/>
        </w:rPr>
      </w:pPr>
    </w:p>
    <w:p w14:paraId="7A0D5043" w14:textId="77777777" w:rsidR="001E08FA" w:rsidRDefault="001E08FA" w:rsidP="001E08FA">
      <w:pPr>
        <w:pStyle w:val="21"/>
        <w:jc w:val="center"/>
        <w:rPr>
          <w:ins w:id="32" w:author="1" w:date="2026-09-22T12:46:00Z" w16du:dateUtc="2026-09-22T16:46:00Z"/>
          <w:sz w:val="24"/>
          <w:szCs w:val="24"/>
        </w:rPr>
      </w:pPr>
    </w:p>
    <w:p w14:paraId="6BCD13A5" w14:textId="77777777" w:rsidR="001E08FA" w:rsidRDefault="001E08FA" w:rsidP="009C61C2">
      <w:pPr>
        <w:pStyle w:val="21"/>
        <w:jc w:val="both"/>
        <w:rPr>
          <w:ins w:id="33" w:author="1" w:date="2026-09-22T12:46:00Z" w16du:dateUtc="2026-09-22T16:46:00Z"/>
          <w:sz w:val="24"/>
          <w:szCs w:val="24"/>
        </w:rPr>
      </w:pPr>
      <w:ins w:id="34" w:author="1" w:date="2026-09-22T12:46:00Z" w16du:dateUtc="2026-09-22T16:4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3577A424" w14:textId="77777777" w:rsidR="001E08FA" w:rsidRDefault="001E08FA" w:rsidP="001E08FA">
      <w:pPr>
        <w:pStyle w:val="21"/>
        <w:jc w:val="center"/>
        <w:rPr>
          <w:ins w:id="35" w:author="1" w:date="2026-09-22T12:46:00Z" w16du:dateUtc="2026-09-22T16:46:00Z"/>
          <w:sz w:val="24"/>
          <w:szCs w:val="24"/>
        </w:rPr>
      </w:pPr>
    </w:p>
    <w:p w14:paraId="49E0D504" w14:textId="77777777" w:rsidR="001E08FA" w:rsidRPr="001E08FA" w:rsidRDefault="001E08FA" w:rsidP="001E08FA">
      <w:pPr>
        <w:pStyle w:val="21"/>
        <w:jc w:val="center"/>
        <w:rPr>
          <w:ins w:id="36" w:author="1" w:date="2026-09-22T12:46:00Z" w16du:dateUtc="2026-09-22T16:46:00Z"/>
          <w:b/>
          <w:sz w:val="24"/>
          <w:szCs w:val="24"/>
        </w:rPr>
      </w:pPr>
      <w:ins w:id="37" w:author="1" w:date="2026-09-22T12:46:00Z" w16du:dateUtc="2026-09-22T16:4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158CF6C" w14:textId="77777777" w:rsidR="001E08FA" w:rsidRPr="001E08FA" w:rsidRDefault="001E08FA" w:rsidP="001E08FA">
      <w:pPr>
        <w:pStyle w:val="21"/>
        <w:jc w:val="center"/>
        <w:rPr>
          <w:ins w:id="38" w:author="1" w:date="2026-09-22T12:46:00Z" w16du:dateUtc="2026-09-22T16:46:00Z"/>
          <w:b/>
          <w:sz w:val="24"/>
          <w:szCs w:val="24"/>
        </w:rPr>
      </w:pPr>
      <w:ins w:id="39" w:author="1" w:date="2026-09-22T12:46:00Z" w16du:dateUtc="2026-09-22T16:46:00Z">
        <w:r w:rsidRPr="001E08FA">
          <w:rPr>
            <w:b/>
            <w:sz w:val="24"/>
            <w:szCs w:val="24"/>
          </w:rPr>
          <w:t>РЕШИЛ:</w:t>
        </w:r>
      </w:ins>
    </w:p>
    <w:p w14:paraId="571A3B53" w14:textId="77777777" w:rsidR="001E08FA" w:rsidRPr="001E08FA" w:rsidRDefault="001E08FA" w:rsidP="001E08FA">
      <w:pPr>
        <w:pStyle w:val="21"/>
        <w:jc w:val="center"/>
        <w:rPr>
          <w:ins w:id="40" w:author="1" w:date="2026-09-22T12:46:00Z" w16du:dateUtc="2026-09-22T16:46:00Z"/>
          <w:b/>
          <w:sz w:val="24"/>
          <w:szCs w:val="24"/>
        </w:rPr>
      </w:pPr>
    </w:p>
    <w:p w14:paraId="2462B7DF" w14:textId="77777777" w:rsidR="00F37F73" w:rsidRDefault="00F37F73" w:rsidP="00F37F73">
      <w:pPr>
        <w:numPr>
          <w:ilvl w:val="0"/>
          <w:numId w:val="21"/>
        </w:numPr>
        <w:ind w:left="0" w:firstLine="709"/>
        <w:jc w:val="both"/>
        <w:rPr>
          <w:ins w:id="41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42" w:author="1" w:date="2026-09-22T12:46:00Z" w16du:dateUtc="2026-09-22T16:4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A349BE2" w14:textId="77777777" w:rsidR="00F37F73" w:rsidRDefault="000B0709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3" w:author="1" w:date="2026-09-22T12:46:00Z" w16du:dateUtc="2026-09-22T16:46:00Z"/>
          <w:rFonts w:ascii="Times New Roman" w:hAnsi="Times New Roman"/>
          <w:sz w:val="24"/>
          <w:szCs w:val="24"/>
        </w:rPr>
      </w:pPr>
      <w:ins w:id="44" w:author="1" w:date="2026-09-22T12:46:00Z" w16du:dateUtc="2026-09-22T16:4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4F4D1DF1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5" w:author="1" w:date="2026-09-22T12:46:00Z" w16du:dateUtc="2026-09-22T16:46:00Z"/>
          <w:rFonts w:ascii="Times New Roman" w:hAnsi="Times New Roman"/>
          <w:sz w:val="24"/>
          <w:szCs w:val="24"/>
        </w:rPr>
      </w:pPr>
      <w:ins w:id="46" w:author="1" w:date="2026-09-22T12:46:00Z" w16du:dateUtc="2026-09-22T16:4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5C829585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7" w:author="1" w:date="2026-09-22T12:46:00Z" w16du:dateUtc="2026-09-22T16:46:00Z"/>
          <w:rFonts w:ascii="Times New Roman" w:hAnsi="Times New Roman"/>
          <w:sz w:val="24"/>
          <w:szCs w:val="24"/>
        </w:rPr>
      </w:pPr>
      <w:ins w:id="48" w:author="1" w:date="2026-09-22T12:46:00Z" w16du:dateUtc="2026-09-22T16:4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18AEE988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9" w:author="1" w:date="2026-09-22T12:46:00Z" w16du:dateUtc="2026-09-22T16:46:00Z"/>
          <w:rFonts w:ascii="Times New Roman" w:hAnsi="Times New Roman"/>
          <w:sz w:val="24"/>
          <w:szCs w:val="24"/>
        </w:rPr>
      </w:pPr>
      <w:ins w:id="50" w:author="1" w:date="2026-09-22T12:46:00Z" w16du:dateUtc="2026-09-22T16:4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941D48F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1" w:author="1" w:date="2026-09-22T12:46:00Z" w16du:dateUtc="2026-09-22T16:46:00Z"/>
          <w:rFonts w:ascii="Times New Roman" w:hAnsi="Times New Roman"/>
          <w:sz w:val="24"/>
          <w:szCs w:val="24"/>
        </w:rPr>
      </w:pPr>
      <w:ins w:id="52" w:author="1" w:date="2026-09-22T12:46:00Z" w16du:dateUtc="2026-09-22T16:4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D8436BC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3" w:author="1" w:date="2026-09-22T12:46:00Z" w16du:dateUtc="2026-09-22T16:46:00Z"/>
          <w:rFonts w:ascii="Times New Roman" w:hAnsi="Times New Roman"/>
          <w:sz w:val="24"/>
          <w:szCs w:val="24"/>
        </w:rPr>
      </w:pPr>
    </w:p>
    <w:p w14:paraId="14349A66" w14:textId="77777777" w:rsidR="009C61C2" w:rsidRPr="00637047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4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55" w:author="1" w:date="2026-09-22T12:46:00Z" w16du:dateUtc="2026-09-22T16:4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4113F533" w14:textId="77777777" w:rsidR="001E08FA" w:rsidRPr="009C61C2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6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57" w:author="1" w:date="2026-09-22T12:46:00Z" w16du:dateUtc="2026-09-22T16:4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5B27D92" w14:textId="77777777" w:rsidR="001E08FA" w:rsidRPr="001E08FA" w:rsidRDefault="001E08FA" w:rsidP="001E08FA">
      <w:pPr>
        <w:rPr>
          <w:ins w:id="58" w:author="1" w:date="2026-09-22T12:46:00Z" w16du:dateUtc="2026-09-22T16:46:00Z"/>
          <w:rFonts w:ascii="Times New Roman" w:hAnsi="Times New Roman" w:cs="Times New Roman"/>
          <w:sz w:val="24"/>
          <w:szCs w:val="24"/>
        </w:rPr>
      </w:pPr>
    </w:p>
    <w:p w14:paraId="1B880DED" w14:textId="77777777" w:rsidR="001E08FA" w:rsidRPr="001E08FA" w:rsidRDefault="001E08FA" w:rsidP="001E08FA">
      <w:pPr>
        <w:rPr>
          <w:ins w:id="59" w:author="1" w:date="2026-09-22T12:46:00Z" w16du:dateUtc="2026-09-22T16:46:00Z"/>
          <w:rFonts w:ascii="Times New Roman" w:hAnsi="Times New Roman" w:cs="Times New Roman"/>
          <w:sz w:val="24"/>
          <w:szCs w:val="24"/>
        </w:rPr>
      </w:pPr>
    </w:p>
    <w:p w14:paraId="4D8B064D" w14:textId="77777777" w:rsidR="001E08FA" w:rsidRPr="001E08FA" w:rsidRDefault="001E08FA" w:rsidP="001E08FA">
      <w:pPr>
        <w:rPr>
          <w:ins w:id="60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61" w:author="1" w:date="2026-09-22T12:46:00Z" w16du:dateUtc="2026-09-22T16:46:00Z">
        <w:r w:rsidRPr="001E08FA">
          <w:rPr>
            <w:rFonts w:ascii="Times New Roman" w:hAnsi="Times New Roman" w:cs="Times New Roman"/>
            <w:sz w:val="24"/>
            <w:szCs w:val="24"/>
          </w:rPr>
          <w:lastRenderedPageBreak/>
          <w:t xml:space="preserve">Глава Муниципального образования, </w:t>
        </w:r>
      </w:ins>
    </w:p>
    <w:p w14:paraId="697DA391" w14:textId="77777777" w:rsidR="001E08FA" w:rsidRPr="001E08FA" w:rsidRDefault="001E08FA" w:rsidP="001E08FA">
      <w:pPr>
        <w:rPr>
          <w:ins w:id="62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63" w:author="1" w:date="2026-09-22T12:46:00Z" w16du:dateUtc="2026-09-22T16:4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13F8EB96" w14:textId="77777777" w:rsidR="001E08FA" w:rsidRPr="001E08FA" w:rsidRDefault="001E08FA" w:rsidP="001E08FA">
      <w:pPr>
        <w:rPr>
          <w:ins w:id="64" w:author="1" w:date="2026-09-22T12:46:00Z" w16du:dateUtc="2026-09-22T16:46:00Z"/>
          <w:rFonts w:ascii="Times New Roman" w:hAnsi="Times New Roman" w:cs="Times New Roman"/>
          <w:sz w:val="24"/>
          <w:szCs w:val="24"/>
        </w:rPr>
      </w:pPr>
      <w:ins w:id="65" w:author="1" w:date="2026-09-22T12:46:00Z" w16du:dateUtc="2026-09-22T16:4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4F72A146" w14:textId="77777777" w:rsidR="001E08FA" w:rsidRPr="001E08FA" w:rsidRDefault="001E08FA" w:rsidP="001E08FA">
      <w:pPr>
        <w:rPr>
          <w:ins w:id="66" w:author="1" w:date="2026-09-22T12:46:00Z" w16du:dateUtc="2026-09-22T16:46:00Z"/>
          <w:rFonts w:ascii="Times New Roman" w:hAnsi="Times New Roman" w:cs="Times New Roman"/>
          <w:sz w:val="24"/>
          <w:szCs w:val="24"/>
        </w:rPr>
      </w:pPr>
    </w:p>
    <w:p w14:paraId="6342EC0B" w14:textId="77777777" w:rsidR="00A41624" w:rsidRDefault="00A41624" w:rsidP="00A41624">
      <w:pPr>
        <w:rPr>
          <w:del w:id="67" w:author="1" w:date="2026-09-22T12:46:00Z" w16du:dateUtc="2026-09-22T16:46:00Z"/>
          <w:lang w:val="en-GB"/>
        </w:rPr>
      </w:pPr>
      <w:del w:id="68" w:author="1" w:date="2026-09-22T12:46:00Z" w16du:dateUtc="2026-09-22T16:46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69" w:author="1" w:date="2026-09-22T12:46:00Z" w16du:dateUtc="2026-09-22T16:46:00Z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0B0AD2CE" w14:textId="77777777" w:rsidTr="00AF1133">
        <w:trPr>
          <w:del w:id="70" w:author="1" w:date="2026-09-22T12:46:00Z" w16du:dateUtc="2026-09-22T16:46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0559ACA8" w14:textId="77777777" w:rsidR="00A41624" w:rsidRPr="008D5DAC" w:rsidRDefault="00A41624" w:rsidP="00AF1133">
            <w:pPr>
              <w:rPr>
                <w:del w:id="71" w:author="1" w:date="2026-09-22T12:46:00Z" w16du:dateUtc="2026-09-22T16:46:00Z"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4DF8" w14:textId="77777777" w:rsidR="00A41624" w:rsidRPr="008D5DAC" w:rsidRDefault="00A41624" w:rsidP="00AF1133">
            <w:pPr>
              <w:rPr>
                <w:del w:id="72" w:author="1" w:date="2026-09-22T12:46:00Z" w16du:dateUtc="2026-09-22T16:46:00Z"/>
                <w:sz w:val="20"/>
                <w:szCs w:val="20"/>
              </w:rPr>
            </w:pPr>
            <w:del w:id="73" w:author="1" w:date="2026-09-22T12:46:00Z" w16du:dateUtc="2026-09-22T16:46:00Z">
              <w:r w:rsidRPr="008D5DAC">
                <w:rPr>
                  <w:sz w:val="20"/>
                  <w:szCs w:val="20"/>
                </w:rPr>
                <w:delText>Accepted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505911FD" w14:textId="77777777" w:rsidR="00A41624" w:rsidRPr="008D5DAC" w:rsidRDefault="00A41624" w:rsidP="00AF1133">
            <w:pPr>
              <w:rPr>
                <w:del w:id="74" w:author="1" w:date="2026-09-22T12:46:00Z" w16du:dateUtc="2026-09-22T16:46:00Z"/>
                <w:sz w:val="20"/>
                <w:szCs w:val="20"/>
              </w:rPr>
            </w:pPr>
            <w:del w:id="75" w:author="1" w:date="2026-09-22T12:46:00Z" w16du:dateUtc="2026-09-22T16:46:00Z">
              <w:r>
                <w:rPr>
                  <w:sz w:val="20"/>
                  <w:szCs w:val="20"/>
                </w:rPr>
                <w:delText>R</w:delText>
              </w:r>
              <w:r w:rsidRPr="008D5DAC">
                <w:rPr>
                  <w:sz w:val="20"/>
                  <w:szCs w:val="20"/>
                </w:rPr>
                <w:delText>ejected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0413EA29" w14:textId="77777777" w:rsidR="00A41624" w:rsidRPr="008D5DAC" w:rsidRDefault="00A41624" w:rsidP="00AF1133">
            <w:pPr>
              <w:rPr>
                <w:del w:id="76" w:author="1" w:date="2026-09-22T12:46:00Z" w16du:dateUtc="2026-09-22T16:46:00Z"/>
                <w:sz w:val="20"/>
                <w:szCs w:val="20"/>
              </w:rPr>
            </w:pPr>
            <w:del w:id="77" w:author="1" w:date="2026-09-22T12:46:00Z" w16du:dateUtc="2026-09-22T16:46:00Z">
              <w:r w:rsidRPr="008D5DAC">
                <w:rPr>
                  <w:sz w:val="20"/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AF1133">
        <w:trPr>
          <w:del w:id="78" w:author="1" w:date="2026-09-22T12:46:00Z" w16du:dateUtc="2026-09-22T16:46:00Z"/>
        </w:trPr>
        <w:tc>
          <w:tcPr>
            <w:tcW w:w="3085" w:type="dxa"/>
            <w:tcBorders>
              <w:top w:val="single" w:sz="4" w:space="0" w:color="auto"/>
            </w:tcBorders>
          </w:tcPr>
          <w:p w14:paraId="3945ED3F" w14:textId="77777777" w:rsidR="00A41624" w:rsidRPr="008D5DAC" w:rsidRDefault="00A41624" w:rsidP="00AF1133">
            <w:pPr>
              <w:rPr>
                <w:del w:id="79" w:author="1" w:date="2026-09-22T12:46:00Z" w16du:dateUtc="2026-09-22T16:46:00Z"/>
                <w:sz w:val="20"/>
                <w:szCs w:val="20"/>
              </w:rPr>
            </w:pPr>
            <w:del w:id="80" w:author="1" w:date="2026-09-22T12:46:00Z" w16du:dateUtc="2026-09-22T16:46:00Z">
              <w:r>
                <w:rPr>
                  <w:sz w:val="20"/>
                  <w:szCs w:val="20"/>
                </w:rPr>
                <w:delText>n</w:delText>
              </w:r>
              <w:r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AAB5D82" w14:textId="77777777" w:rsidR="00A41624" w:rsidRPr="008D5DAC" w:rsidRDefault="00A41624" w:rsidP="00AF1133">
            <w:pPr>
              <w:rPr>
                <w:del w:id="81" w:author="1" w:date="2026-09-22T12:46:00Z" w16du:dateUtc="2026-09-22T16:46:00Z"/>
                <w:sz w:val="20"/>
                <w:szCs w:val="20"/>
              </w:rPr>
            </w:pPr>
            <w:del w:id="82" w:author="1" w:date="2026-09-22T12:46:00Z" w16du:dateUtc="2026-09-22T16:46:00Z">
              <w:r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2B2F12FA" w14:textId="77777777" w:rsidR="00A41624" w:rsidRPr="008D5DAC" w:rsidRDefault="00A41624" w:rsidP="00AF1133">
            <w:pPr>
              <w:rPr>
                <w:del w:id="83" w:author="1" w:date="2026-09-22T12:46:00Z" w16du:dateUtc="2026-09-22T16:46:00Z"/>
                <w:sz w:val="20"/>
                <w:szCs w:val="20"/>
              </w:rPr>
            </w:pPr>
            <w:del w:id="84" w:author="1" w:date="2026-09-22T12:46:00Z" w16du:dateUtc="2026-09-22T16:46:00Z">
              <w:r w:rsidRPr="008D5DAC">
                <w:rPr>
                  <w:sz w:val="20"/>
                  <w:szCs w:val="20"/>
                </w:rPr>
                <w:delText>26 (36.1%)</w:delText>
              </w:r>
            </w:del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47F7D6FD" w14:textId="77777777" w:rsidR="00A41624" w:rsidRPr="008D5DAC" w:rsidRDefault="00A41624" w:rsidP="00AF1133">
            <w:pPr>
              <w:rPr>
                <w:del w:id="85" w:author="1" w:date="2026-09-22T12:46:00Z" w16du:dateUtc="2026-09-22T16:46:00Z"/>
                <w:sz w:val="20"/>
                <w:szCs w:val="20"/>
              </w:rPr>
            </w:pPr>
            <w:del w:id="86" w:author="1" w:date="2026-09-22T12:46:00Z" w16du:dateUtc="2026-09-22T16:46:00Z">
              <w:r w:rsidRPr="008D5DAC">
                <w:rPr>
                  <w:sz w:val="20"/>
                  <w:szCs w:val="20"/>
                </w:rPr>
                <w:delText>-</w:delText>
              </w:r>
            </w:del>
          </w:p>
        </w:tc>
      </w:tr>
      <w:tr w:rsidR="00A41624" w:rsidRPr="008D5DAC" w14:paraId="4B84EB2E" w14:textId="77777777" w:rsidTr="00AF1133">
        <w:trPr>
          <w:del w:id="87" w:author="1" w:date="2026-09-22T12:46:00Z" w16du:dateUtc="2026-09-22T16:46:00Z"/>
        </w:trPr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del w:id="88" w:author="1" w:date="2026-09-22T12:46:00Z" w16du:dateUtc="2026-09-22T16:46:00Z"/>
                <w:sz w:val="20"/>
                <w:szCs w:val="20"/>
              </w:rPr>
            </w:pPr>
            <w:del w:id="89" w:author="1" w:date="2026-09-22T12:46:00Z" w16du:dateUtc="2026-09-22T16:46:00Z">
              <w:r w:rsidRPr="008D5DAC">
                <w:rPr>
                  <w:sz w:val="20"/>
                  <w:szCs w:val="20"/>
                </w:rPr>
                <w:delText>Age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del w:id="90" w:author="1" w:date="2026-09-22T12:46:00Z" w16du:dateUtc="2026-09-22T16:46:00Z"/>
                <w:sz w:val="20"/>
                <w:szCs w:val="20"/>
              </w:rPr>
            </w:pPr>
            <w:del w:id="91" w:author="1" w:date="2026-09-22T12:46:00Z" w16du:dateUtc="2026-09-22T16:46:00Z">
              <w:r w:rsidRPr="008D5DAC">
                <w:rPr>
                  <w:sz w:val="20"/>
                  <w:szCs w:val="20"/>
                </w:rPr>
                <w:delText>63.8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del w:id="92" w:author="1" w:date="2026-09-22T12:46:00Z" w16du:dateUtc="2026-09-22T16:46:00Z"/>
                <w:sz w:val="20"/>
                <w:szCs w:val="20"/>
              </w:rPr>
            </w:pPr>
            <w:del w:id="93" w:author="1" w:date="2026-09-22T12:46:00Z" w16du:dateUtc="2026-09-22T16:46:00Z">
              <w:r w:rsidRPr="008D5DAC">
                <w:rPr>
                  <w:sz w:val="20"/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del w:id="94" w:author="1" w:date="2026-09-22T12:46:00Z" w16du:dateUtc="2026-09-22T16:46:00Z"/>
                <w:sz w:val="20"/>
                <w:szCs w:val="20"/>
              </w:rPr>
            </w:pPr>
            <w:del w:id="95" w:author="1" w:date="2026-09-22T12:46:00Z" w16du:dateUtc="2026-09-22T16:46:00Z">
              <w:r w:rsidRPr="008D5DAC">
                <w:rPr>
                  <w:sz w:val="20"/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AF1133">
        <w:trPr>
          <w:del w:id="96" w:author="1" w:date="2026-09-22T12:46:00Z" w16du:dateUtc="2026-09-22T16:46:00Z"/>
        </w:trPr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del w:id="97" w:author="1" w:date="2026-09-22T12:46:00Z" w16du:dateUtc="2026-09-22T16:46:00Z"/>
                <w:sz w:val="20"/>
                <w:szCs w:val="20"/>
              </w:rPr>
            </w:pPr>
            <w:del w:id="98" w:author="1" w:date="2026-09-22T12:46:00Z" w16du:dateUtc="2026-09-22T16:46:00Z">
              <w:r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del w:id="99" w:author="1" w:date="2026-09-22T12:46:00Z" w16du:dateUtc="2026-09-22T16:46:00Z"/>
                <w:sz w:val="20"/>
                <w:szCs w:val="20"/>
              </w:rPr>
            </w:pPr>
            <w:del w:id="100" w:author="1" w:date="2026-09-22T12:46:00Z" w16du:dateUtc="2026-09-22T16:46:00Z">
              <w:r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del w:id="101" w:author="1" w:date="2026-09-22T12:46:00Z" w16du:dateUtc="2026-09-22T16:46:00Z"/>
                <w:sz w:val="20"/>
                <w:szCs w:val="20"/>
              </w:rPr>
            </w:pPr>
            <w:del w:id="102" w:author="1" w:date="2026-09-22T12:46:00Z" w16du:dateUtc="2026-09-22T16:46:00Z">
              <w:r w:rsidRPr="008D5DAC">
                <w:rPr>
                  <w:sz w:val="20"/>
                  <w:szCs w:val="20"/>
                </w:rPr>
                <w:delText>19(73.1%)</w:delText>
              </w:r>
            </w:del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del w:id="103" w:author="1" w:date="2026-09-22T12:46:00Z" w16du:dateUtc="2026-09-22T16:46:00Z"/>
                <w:sz w:val="20"/>
                <w:szCs w:val="20"/>
              </w:rPr>
            </w:pPr>
            <w:del w:id="104" w:author="1" w:date="2026-09-22T12:46:00Z" w16du:dateUtc="2026-09-22T16:46:00Z">
              <w:r w:rsidRPr="008D5DAC">
                <w:rPr>
                  <w:sz w:val="20"/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AF1133">
        <w:trPr>
          <w:del w:id="105" w:author="1" w:date="2026-09-22T12:46:00Z" w16du:dateUtc="2026-09-22T16:46:00Z"/>
        </w:trPr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del w:id="106" w:author="1" w:date="2026-09-22T12:46:00Z" w16du:dateUtc="2026-09-22T16:46:00Z"/>
                <w:sz w:val="20"/>
                <w:szCs w:val="20"/>
              </w:rPr>
            </w:pPr>
            <w:del w:id="107" w:author="1" w:date="2026-09-22T12:46:00Z" w16du:dateUtc="2026-09-22T16:46:00Z">
              <w:r w:rsidRPr="008D5DAC">
                <w:rPr>
                  <w:sz w:val="20"/>
                  <w:szCs w:val="20"/>
                </w:rPr>
                <w:delText>AHI</w:delText>
              </w:r>
              <w:r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del w:id="108" w:author="1" w:date="2026-09-22T12:46:00Z" w16du:dateUtc="2026-09-22T16:46:00Z"/>
                <w:sz w:val="20"/>
                <w:szCs w:val="20"/>
              </w:rPr>
            </w:pPr>
            <w:del w:id="109" w:author="1" w:date="2026-09-22T12:46:00Z" w16du:dateUtc="2026-09-22T16:46:00Z">
              <w:r w:rsidRPr="008D5DAC">
                <w:rPr>
                  <w:sz w:val="20"/>
                  <w:szCs w:val="20"/>
                </w:rPr>
                <w:delText>37.8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±16.0)</w:delText>
              </w:r>
            </w:del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del w:id="110" w:author="1" w:date="2026-09-22T12:46:00Z" w16du:dateUtc="2026-09-22T16:46:00Z"/>
                <w:sz w:val="20"/>
                <w:szCs w:val="20"/>
              </w:rPr>
            </w:pPr>
            <w:del w:id="111" w:author="1" w:date="2026-09-22T12:46:00Z" w16du:dateUtc="2026-09-22T16:46:00Z">
              <w:r w:rsidRPr="008D5DAC">
                <w:rPr>
                  <w:sz w:val="20"/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±13.0)</w:delText>
              </w:r>
            </w:del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del w:id="112" w:author="1" w:date="2026-09-22T12:46:00Z" w16du:dateUtc="2026-09-22T16:46:00Z"/>
                <w:sz w:val="20"/>
                <w:szCs w:val="20"/>
              </w:rPr>
            </w:pPr>
            <w:del w:id="113" w:author="1" w:date="2026-09-22T12:46:00Z" w16du:dateUtc="2026-09-22T16:46:00Z">
              <w:r w:rsidRPr="008D5DAC">
                <w:rPr>
                  <w:sz w:val="20"/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AF1133">
        <w:trPr>
          <w:del w:id="114" w:author="1" w:date="2026-09-22T12:46:00Z" w16du:dateUtc="2026-09-22T16:46:00Z"/>
        </w:trPr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del w:id="115" w:author="1" w:date="2026-09-22T12:46:00Z" w16du:dateUtc="2026-09-22T16:46:00Z"/>
                <w:sz w:val="20"/>
                <w:szCs w:val="20"/>
              </w:rPr>
            </w:pPr>
            <w:del w:id="116" w:author="1" w:date="2026-09-22T12:46:00Z" w16du:dateUtc="2026-09-22T16:46:00Z">
              <w:r w:rsidRPr="008D5DAC">
                <w:rPr>
                  <w:sz w:val="20"/>
                  <w:szCs w:val="20"/>
                </w:rPr>
                <w:delText>Diabetes duration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del w:id="117" w:author="1" w:date="2026-09-22T12:46:00Z" w16du:dateUtc="2026-09-22T16:46:00Z"/>
                <w:sz w:val="20"/>
                <w:szCs w:val="20"/>
              </w:rPr>
            </w:pPr>
            <w:del w:id="118" w:author="1" w:date="2026-09-22T12:46:00Z" w16du:dateUtc="2026-09-22T16:46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del w:id="119" w:author="1" w:date="2026-09-22T12:46:00Z" w16du:dateUtc="2026-09-22T16:46:00Z"/>
                <w:sz w:val="20"/>
                <w:szCs w:val="20"/>
              </w:rPr>
            </w:pPr>
            <w:del w:id="120" w:author="1" w:date="2026-09-22T12:46:00Z" w16du:dateUtc="2026-09-22T16:46:00Z">
              <w:r w:rsidRPr="008D5DAC">
                <w:rPr>
                  <w:sz w:val="20"/>
                  <w:szCs w:val="20"/>
                </w:rPr>
                <w:delText>14.6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±7.7)</w:delText>
              </w:r>
            </w:del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del w:id="121" w:author="1" w:date="2026-09-22T12:46:00Z" w16du:dateUtc="2026-09-22T16:46:00Z"/>
                <w:sz w:val="20"/>
                <w:szCs w:val="20"/>
              </w:rPr>
            </w:pPr>
            <w:del w:id="122" w:author="1" w:date="2026-09-22T12:46:00Z" w16du:dateUtc="2026-09-22T16:46:00Z">
              <w:r w:rsidRPr="008D5DAC"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50863356" w14:textId="77777777" w:rsidTr="00AF1133">
        <w:trPr>
          <w:del w:id="123" w:author="1" w:date="2026-09-22T12:46:00Z" w16du:dateUtc="2026-09-22T16:46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124" w:author="1" w:date="2026-09-22T12:46:00Z" w16du:dateUtc="2026-09-22T16:46:00Z"/>
                <w:sz w:val="20"/>
                <w:szCs w:val="20"/>
              </w:rPr>
            </w:pPr>
            <w:del w:id="125" w:author="1" w:date="2026-09-22T12:46:00Z" w16du:dateUtc="2026-09-22T16:46:00Z">
              <w:r>
                <w:rPr>
                  <w:sz w:val="20"/>
                  <w:szCs w:val="20"/>
                </w:rPr>
                <w:delText xml:space="preserve">Systolic </w:delText>
              </w:r>
              <w:r w:rsidRPr="008D5DAC">
                <w:rPr>
                  <w:sz w:val="20"/>
                  <w:szCs w:val="20"/>
                </w:rPr>
                <w:delText>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126" w:author="1" w:date="2026-09-22T12:46:00Z" w16du:dateUtc="2026-09-22T16:46:00Z"/>
                <w:sz w:val="20"/>
                <w:szCs w:val="20"/>
              </w:rPr>
            </w:pPr>
            <w:del w:id="127" w:author="1" w:date="2026-09-22T12:46:00Z" w16du:dateUtc="2026-09-22T16:46:00Z">
              <w:r w:rsidRPr="008D5DAC">
                <w:rPr>
                  <w:sz w:val="20"/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128" w:author="1" w:date="2026-09-22T12:46:00Z" w16du:dateUtc="2026-09-22T16:46:00Z"/>
                <w:sz w:val="20"/>
                <w:szCs w:val="20"/>
              </w:rPr>
            </w:pPr>
            <w:del w:id="129" w:author="1" w:date="2026-09-22T12:46:00Z" w16du:dateUtc="2026-09-22T16:46:00Z">
              <w:r w:rsidRPr="008D5DAC">
                <w:rPr>
                  <w:sz w:val="20"/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130" w:author="1" w:date="2026-09-22T12:46:00Z" w16du:dateUtc="2026-09-22T16:46:00Z"/>
                <w:sz w:val="20"/>
                <w:szCs w:val="20"/>
              </w:rPr>
            </w:pPr>
            <w:del w:id="131" w:author="1" w:date="2026-09-22T12:46:00Z" w16du:dateUtc="2026-09-22T16:46:00Z">
              <w:r w:rsidRPr="008D5DAC">
                <w:rPr>
                  <w:sz w:val="20"/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rPr>
          <w:del w:id="132" w:author="1" w:date="2026-09-22T12:46:00Z" w16du:dateUtc="2026-09-22T16:46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133" w:author="1" w:date="2026-09-22T12:46:00Z" w16du:dateUtc="2026-09-22T16:46:00Z"/>
                <w:sz w:val="20"/>
                <w:szCs w:val="20"/>
              </w:rPr>
            </w:pPr>
            <w:del w:id="134" w:author="1" w:date="2026-09-22T12:46:00Z" w16du:dateUtc="2026-09-22T16:46:00Z">
              <w:r w:rsidRPr="008D5DAC">
                <w:rPr>
                  <w:sz w:val="20"/>
                  <w:szCs w:val="20"/>
                </w:rPr>
                <w:delText>Diastolic 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135" w:author="1" w:date="2026-09-22T12:46:00Z" w16du:dateUtc="2026-09-22T16:46:00Z"/>
                <w:sz w:val="20"/>
                <w:szCs w:val="20"/>
              </w:rPr>
            </w:pPr>
            <w:del w:id="136" w:author="1" w:date="2026-09-22T12:46:00Z" w16du:dateUtc="2026-09-22T16:46:00Z">
              <w:r>
                <w:rPr>
                  <w:sz w:val="20"/>
                  <w:szCs w:val="20"/>
                </w:rPr>
                <w:delText xml:space="preserve">83.3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137" w:author="1" w:date="2026-09-22T12:46:00Z" w16du:dateUtc="2026-09-22T16:46:00Z"/>
                <w:sz w:val="20"/>
                <w:szCs w:val="20"/>
              </w:rPr>
            </w:pPr>
            <w:del w:id="138" w:author="1" w:date="2026-09-22T12:46:00Z" w16du:dateUtc="2026-09-22T16:46:00Z">
              <w:r>
                <w:rPr>
                  <w:sz w:val="20"/>
                  <w:szCs w:val="20"/>
                </w:rPr>
                <w:delText xml:space="preserve">80.4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139" w:author="1" w:date="2026-09-22T12:46:00Z" w16du:dateUtc="2026-09-22T16:46:00Z"/>
                <w:sz w:val="20"/>
                <w:szCs w:val="20"/>
              </w:rPr>
            </w:pPr>
            <w:del w:id="140" w:author="1" w:date="2026-09-22T12:46:00Z" w16du:dateUtc="2026-09-22T16:46:00Z">
              <w:r>
                <w:rPr>
                  <w:sz w:val="20"/>
                  <w:szCs w:val="20"/>
                </w:rPr>
                <w:delText>0.17</w:delText>
              </w:r>
            </w:del>
          </w:p>
        </w:tc>
      </w:tr>
      <w:tr w:rsidR="00A41624" w:rsidRPr="008D5DAC" w14:paraId="5E8F0BF2" w14:textId="77777777" w:rsidTr="00AF1133">
        <w:trPr>
          <w:del w:id="141" w:author="1" w:date="2026-09-22T12:46:00Z" w16du:dateUtc="2026-09-22T16:46:00Z"/>
        </w:trPr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del w:id="142" w:author="1" w:date="2026-09-22T12:46:00Z" w16du:dateUtc="2026-09-22T16:46:00Z"/>
                <w:sz w:val="20"/>
                <w:szCs w:val="20"/>
              </w:rPr>
            </w:pPr>
            <w:del w:id="143" w:author="1" w:date="2026-09-22T12:46:00Z" w16du:dateUtc="2026-09-22T16:46:00Z">
              <w:r w:rsidRPr="008D5DAC">
                <w:rPr>
                  <w:sz w:val="20"/>
                  <w:szCs w:val="20"/>
                </w:rPr>
                <w:delText>cfPWV</w:delText>
              </w:r>
              <w:r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del w:id="144" w:author="1" w:date="2026-09-22T12:46:00Z" w16du:dateUtc="2026-09-22T16:46:00Z"/>
                <w:sz w:val="20"/>
                <w:szCs w:val="20"/>
              </w:rPr>
            </w:pPr>
            <w:del w:id="145" w:author="1" w:date="2026-09-22T12:46:00Z" w16du:dateUtc="2026-09-22T16:46:00Z">
              <w:r>
                <w:rPr>
                  <w:sz w:val="20"/>
                  <w:szCs w:val="20"/>
                </w:rPr>
                <w:delText xml:space="preserve">10.7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del w:id="146" w:author="1" w:date="2026-09-22T12:46:00Z" w16du:dateUtc="2026-09-22T16:46:00Z"/>
                <w:sz w:val="20"/>
                <w:szCs w:val="20"/>
              </w:rPr>
            </w:pPr>
            <w:del w:id="147" w:author="1" w:date="2026-09-22T12:46:00Z" w16du:dateUtc="2026-09-22T16:46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del w:id="148" w:author="1" w:date="2026-09-22T12:46:00Z" w16du:dateUtc="2026-09-22T16:46:00Z"/>
                <w:sz w:val="20"/>
                <w:szCs w:val="20"/>
              </w:rPr>
            </w:pPr>
            <w:del w:id="149" w:author="1" w:date="2026-09-22T12:46:00Z" w16du:dateUtc="2026-09-22T16:46:00Z">
              <w:r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AF1133">
        <w:trPr>
          <w:del w:id="150" w:author="1" w:date="2026-09-22T12:46:00Z" w16du:dateUtc="2026-09-22T16:46:00Z"/>
        </w:trPr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del w:id="151" w:author="1" w:date="2026-09-22T12:46:00Z" w16du:dateUtc="2026-09-22T16:46:00Z"/>
                <w:sz w:val="20"/>
                <w:szCs w:val="20"/>
              </w:rPr>
            </w:pPr>
            <w:del w:id="152" w:author="1" w:date="2026-09-22T12:46:00Z" w16du:dateUtc="2026-09-22T16:46:00Z">
              <w:r w:rsidRPr="008D5DAC">
                <w:rPr>
                  <w:sz w:val="20"/>
                  <w:szCs w:val="20"/>
                </w:rPr>
                <w:delText>BMI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rFonts w:ascii="Times New Roman" w:hAnsi="Times New Roman" w:cs="Times New Roman"/>
                </w:rPr>
                <w:delText>(kg/m</w:delText>
              </w:r>
              <w:r>
                <w:rPr>
                  <w:rFonts w:ascii="Times New Roman" w:hAnsi="Times New Roman" w:cs="Times New Roman"/>
                  <w:vertAlign w:val="superscript"/>
                </w:rPr>
                <w:delText>2</w:delText>
              </w:r>
              <w:r>
                <w:rPr>
                  <w:rFonts w:ascii="Times New Roman" w:hAnsi="Times New Roman" w:cs="Times New Roman"/>
                </w:rPr>
                <w:delText>)</w:delText>
              </w:r>
            </w:del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del w:id="153" w:author="1" w:date="2026-09-22T12:46:00Z" w16du:dateUtc="2026-09-22T16:46:00Z"/>
                <w:sz w:val="20"/>
                <w:szCs w:val="20"/>
              </w:rPr>
            </w:pPr>
            <w:del w:id="154" w:author="1" w:date="2026-09-22T12:46:00Z" w16du:dateUtc="2026-09-22T16:46:00Z">
              <w:r w:rsidRPr="008D5DAC">
                <w:rPr>
                  <w:sz w:val="20"/>
                  <w:szCs w:val="20"/>
                </w:rPr>
                <w:delText>34.7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del w:id="155" w:author="1" w:date="2026-09-22T12:46:00Z" w16du:dateUtc="2026-09-22T16:46:00Z"/>
                <w:sz w:val="20"/>
                <w:szCs w:val="20"/>
              </w:rPr>
            </w:pPr>
            <w:del w:id="156" w:author="1" w:date="2026-09-22T12:46:00Z" w16du:dateUtc="2026-09-22T16:46:00Z">
              <w:r w:rsidRPr="008D5DAC">
                <w:rPr>
                  <w:sz w:val="20"/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±5.1)</w:delText>
              </w:r>
            </w:del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del w:id="157" w:author="1" w:date="2026-09-22T12:46:00Z" w16du:dateUtc="2026-09-22T16:46:00Z"/>
                <w:sz w:val="20"/>
                <w:szCs w:val="20"/>
              </w:rPr>
            </w:pPr>
            <w:del w:id="158" w:author="1" w:date="2026-09-22T12:46:00Z" w16du:dateUtc="2026-09-22T16:46:00Z">
              <w:r w:rsidRPr="008D5DAC">
                <w:rPr>
                  <w:sz w:val="20"/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AF1133">
        <w:trPr>
          <w:del w:id="159" w:author="1" w:date="2026-09-22T12:46:00Z" w16du:dateUtc="2026-09-22T16:46:00Z"/>
        </w:trPr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del w:id="160" w:author="1" w:date="2026-09-22T12:46:00Z" w16du:dateUtc="2026-09-22T16:46:00Z"/>
                <w:sz w:val="20"/>
                <w:szCs w:val="20"/>
              </w:rPr>
            </w:pPr>
            <w:del w:id="161" w:author="1" w:date="2026-09-22T12:46:00Z" w16du:dateUtc="2026-09-22T16:46:00Z">
              <w:r>
                <w:rPr>
                  <w:sz w:val="20"/>
                  <w:szCs w:val="20"/>
                </w:rPr>
                <w:delText>HbA</w:delText>
              </w:r>
              <w:r w:rsidRPr="008D5DAC">
                <w:rPr>
                  <w:sz w:val="20"/>
                  <w:szCs w:val="20"/>
                </w:rPr>
                <w:delText>1c</w:delText>
              </w:r>
              <w:r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del w:id="162" w:author="1" w:date="2026-09-22T12:46:00Z" w16du:dateUtc="2026-09-22T16:46:00Z"/>
                <w:sz w:val="20"/>
                <w:szCs w:val="20"/>
              </w:rPr>
            </w:pPr>
            <w:del w:id="163" w:author="1" w:date="2026-09-22T12:46:00Z" w16du:dateUtc="2026-09-22T16:46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del w:id="164" w:author="1" w:date="2026-09-22T12:46:00Z" w16du:dateUtc="2026-09-22T16:46:00Z"/>
                <w:sz w:val="20"/>
                <w:szCs w:val="20"/>
              </w:rPr>
            </w:pPr>
            <w:del w:id="165" w:author="1" w:date="2026-09-22T12:46:00Z" w16du:dateUtc="2026-09-22T16:46:00Z">
              <w:r w:rsidRPr="008D5DAC">
                <w:rPr>
                  <w:sz w:val="20"/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del w:id="166" w:author="1" w:date="2026-09-22T12:46:00Z" w16du:dateUtc="2026-09-22T16:46:00Z"/>
                <w:sz w:val="20"/>
                <w:szCs w:val="20"/>
              </w:rPr>
            </w:pPr>
            <w:del w:id="167" w:author="1" w:date="2026-09-22T12:46:00Z" w16du:dateUtc="2026-09-22T16:46:00Z">
              <w:r w:rsidRPr="008D5DAC">
                <w:rPr>
                  <w:sz w:val="20"/>
                  <w:szCs w:val="20"/>
                </w:rPr>
                <w:delText>0.84</w:delText>
              </w:r>
            </w:del>
          </w:p>
        </w:tc>
      </w:tr>
      <w:tr w:rsidR="00A41624" w:rsidRPr="008D5DAC" w14:paraId="22EC8B37" w14:textId="77777777" w:rsidTr="00AF1133">
        <w:trPr>
          <w:del w:id="168" w:author="1" w:date="2026-09-22T12:46:00Z" w16du:dateUtc="2026-09-22T16:46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169" w:author="1" w:date="2026-09-22T12:46:00Z" w16du:dateUtc="2026-09-22T16:46:00Z"/>
                <w:sz w:val="20"/>
                <w:szCs w:val="20"/>
              </w:rPr>
            </w:pPr>
            <w:del w:id="170" w:author="1" w:date="2026-09-22T12:46:00Z" w16du:dateUtc="2026-09-22T16:46:00Z">
              <w:r w:rsidRPr="008D5DAC">
                <w:rPr>
                  <w:sz w:val="20"/>
                  <w:szCs w:val="20"/>
                </w:rPr>
                <w:delText>Fasting blood glucose</w:delText>
              </w:r>
              <w:r>
                <w:rPr>
                  <w:sz w:val="20"/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171" w:author="1" w:date="2026-09-22T12:46:00Z" w16du:dateUtc="2026-09-22T16:46:00Z"/>
                <w:sz w:val="20"/>
                <w:szCs w:val="20"/>
              </w:rPr>
            </w:pPr>
            <w:del w:id="172" w:author="1" w:date="2026-09-22T12:46:00Z" w16du:dateUtc="2026-09-22T16:46:00Z">
              <w:r w:rsidRPr="008D5DAC">
                <w:rPr>
                  <w:sz w:val="20"/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173" w:author="1" w:date="2026-09-22T12:46:00Z" w16du:dateUtc="2026-09-22T16:46:00Z"/>
                <w:sz w:val="20"/>
                <w:szCs w:val="20"/>
              </w:rPr>
            </w:pPr>
            <w:del w:id="174" w:author="1" w:date="2026-09-22T12:46:00Z" w16du:dateUtc="2026-09-22T16:46:00Z">
              <w:r w:rsidRPr="008D5DAC">
                <w:rPr>
                  <w:sz w:val="20"/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175" w:author="1" w:date="2026-09-22T12:46:00Z" w16du:dateUtc="2026-09-22T16:46:00Z"/>
                <w:sz w:val="20"/>
                <w:szCs w:val="20"/>
              </w:rPr>
            </w:pPr>
            <w:del w:id="176" w:author="1" w:date="2026-09-22T12:46:00Z" w16du:dateUtc="2026-09-22T16:46:00Z">
              <w:r w:rsidRPr="008D5DAC">
                <w:rPr>
                  <w:sz w:val="20"/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rPr>
          <w:del w:id="177" w:author="1" w:date="2026-09-22T12:46:00Z" w16du:dateUtc="2026-09-22T16:46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178" w:author="1" w:date="2026-09-22T12:46:00Z" w16du:dateUtc="2026-09-22T16:46:00Z"/>
                <w:rFonts w:ascii="Times New Roman" w:hAnsi="Times New Roman" w:cs="Times New Roman"/>
                <w:sz w:val="20"/>
                <w:szCs w:val="20"/>
              </w:rPr>
            </w:pPr>
            <w:del w:id="179" w:author="1" w:date="2026-09-22T12:46:00Z" w16du:dateUtc="2026-09-22T16:46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0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181" w:author="1" w:date="2026-09-22T12:46:00Z" w16du:dateUtc="2026-09-22T16:46:00Z">
              <w:r w:rsidRPr="002D312E">
                <w:rPr>
                  <w:rFonts w:ascii="Times New Roman" w:hAnsi="Times New Roman"/>
                  <w:sz w:val="20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2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183" w:author="1" w:date="2026-09-22T12:46:00Z" w16du:dateUtc="2026-09-22T16:46:00Z">
              <w:r w:rsidRPr="002D312E">
                <w:rPr>
                  <w:rFonts w:ascii="Times New Roman" w:hAnsi="Times New Roman"/>
                  <w:sz w:val="20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4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185" w:author="1" w:date="2026-09-22T12:46:00Z" w16du:dateUtc="2026-09-22T16:46:00Z">
              <w:r w:rsidRPr="002D312E">
                <w:rPr>
                  <w:rFonts w:ascii="Times New Roman" w:hAnsi="Times New Roman"/>
                  <w:sz w:val="20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186" w:author="1" w:date="2026-09-22T12:46:00Z" w16du:dateUtc="2026-09-22T16:46:00Z"/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187" w:author="1" w:date="2026-09-22T12:46:00Z" w16du:dateUtc="2026-09-22T16:46:00Z"/>
                <w:sz w:val="20"/>
                <w:szCs w:val="20"/>
              </w:rPr>
            </w:pPr>
            <w:del w:id="188" w:author="1" w:date="2026-09-22T12:46:00Z" w16du:dateUtc="2026-09-22T16:46:00Z">
              <w:r>
                <w:rPr>
                  <w:sz w:val="20"/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189" w:author="1" w:date="2026-09-22T12:46:00Z" w16du:dateUtc="2026-09-22T16:46:00Z"/>
                <w:sz w:val="20"/>
                <w:szCs w:val="20"/>
              </w:rPr>
            </w:pPr>
            <w:del w:id="190" w:author="1" w:date="2026-09-22T12:46:00Z" w16du:dateUtc="2026-09-22T16:46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191" w:author="1" w:date="2026-09-22T12:46:00Z" w16du:dateUtc="2026-09-22T16:46:00Z"/>
                <w:sz w:val="20"/>
                <w:szCs w:val="20"/>
              </w:rPr>
            </w:pPr>
            <w:del w:id="192" w:author="1" w:date="2026-09-22T12:46:00Z" w16du:dateUtc="2026-09-22T16:46:00Z">
              <w:r>
                <w:rPr>
                  <w:sz w:val="20"/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193" w:author="1" w:date="2026-09-22T12:46:00Z" w16du:dateUtc="2026-09-22T16:46:00Z"/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194" w:author="1" w:date="2026-09-22T12:46:00Z" w16du:dateUtc="2026-09-22T16:46:00Z"/>
                <w:sz w:val="20"/>
                <w:szCs w:val="20"/>
              </w:rPr>
            </w:pPr>
            <w:del w:id="195" w:author="1" w:date="2026-09-22T12:46:00Z" w16du:dateUtc="2026-09-22T16:46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196" w:author="1" w:date="2026-09-22T12:46:00Z" w16du:dateUtc="2026-09-22T16:46:00Z"/>
                <w:sz w:val="20"/>
                <w:szCs w:val="20"/>
              </w:rPr>
            </w:pPr>
            <w:del w:id="197" w:author="1" w:date="2026-09-22T12:46:00Z" w16du:dateUtc="2026-09-22T16:46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198" w:author="1" w:date="2026-09-22T12:46:00Z" w16du:dateUtc="2026-09-22T16:46:00Z"/>
                <w:sz w:val="20"/>
                <w:szCs w:val="20"/>
              </w:rPr>
            </w:pPr>
            <w:del w:id="199" w:author="1" w:date="2026-09-22T12:46:00Z" w16du:dateUtc="2026-09-22T16:46:00Z">
              <w:r>
                <w:rPr>
                  <w:sz w:val="20"/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200" w:author="1" w:date="2026-09-22T12:46:00Z" w16du:dateUtc="2026-09-22T16:46:00Z"/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201" w:author="1" w:date="2026-09-22T12:46:00Z" w16du:dateUtc="2026-09-22T16:46:00Z"/>
                <w:sz w:val="20"/>
                <w:szCs w:val="20"/>
              </w:rPr>
            </w:pPr>
            <w:del w:id="202" w:author="1" w:date="2026-09-22T12:46:00Z" w16du:dateUtc="2026-09-22T16:46:00Z">
              <w:r>
                <w:rPr>
                  <w:sz w:val="20"/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rPr>
          <w:del w:id="203" w:author="1" w:date="2026-09-22T12:46:00Z" w16du:dateUtc="2026-09-22T16:46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204" w:author="1" w:date="2026-09-22T12:46:00Z" w16du:dateUtc="2026-09-22T16:46:00Z"/>
                <w:rFonts w:ascii="Times New Roman" w:hAnsi="Times New Roman" w:cs="Times New Roman"/>
                <w:sz w:val="20"/>
                <w:szCs w:val="20"/>
              </w:rPr>
            </w:pPr>
            <w:del w:id="205" w:author="1" w:date="2026-09-22T12:46:00Z" w16du:dateUtc="2026-09-22T16:46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6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07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8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09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0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11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2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13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4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15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6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17" w:author="1" w:date="2026-09-22T12:46:00Z" w16du:dateUtc="2026-09-22T16:46:00Z">
              <w:r w:rsidRPr="008D5DAC">
                <w:rPr>
                  <w:rFonts w:ascii="Times New Roman" w:hAnsi="Times New Roman"/>
                  <w:sz w:val="20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8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19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220" w:author="1" w:date="2026-09-22T12:46:00Z" w16du:dateUtc="2026-09-22T16:46:00Z"/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221" w:author="1" w:date="2026-09-22T12:46:00Z" w16du:dateUtc="2026-09-22T16:46:00Z"/>
                <w:sz w:val="20"/>
                <w:szCs w:val="20"/>
              </w:rPr>
            </w:pPr>
            <w:del w:id="222" w:author="1" w:date="2026-09-22T12:46:00Z" w16du:dateUtc="2026-09-22T16:46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223" w:author="1" w:date="2026-09-22T12:46:00Z" w16du:dateUtc="2026-09-22T16:46:00Z"/>
                <w:sz w:val="20"/>
                <w:szCs w:val="20"/>
              </w:rPr>
            </w:pPr>
            <w:del w:id="224" w:author="1" w:date="2026-09-22T12:46:00Z" w16du:dateUtc="2026-09-22T16:46:00Z">
              <w:r>
                <w:rPr>
                  <w:sz w:val="20"/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225" w:author="1" w:date="2026-09-22T12:46:00Z" w16du:dateUtc="2026-09-22T16:46:00Z"/>
                <w:sz w:val="20"/>
                <w:szCs w:val="20"/>
              </w:rPr>
            </w:pPr>
            <w:del w:id="226" w:author="1" w:date="2026-09-22T12:46:00Z" w16du:dateUtc="2026-09-22T16:46:00Z">
              <w:r>
                <w:rPr>
                  <w:sz w:val="20"/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227" w:author="1" w:date="2026-09-22T12:46:00Z" w16du:dateUtc="2026-09-22T16:46:00Z"/>
                <w:sz w:val="20"/>
                <w:szCs w:val="20"/>
              </w:rPr>
            </w:pPr>
            <w:del w:id="228" w:author="1" w:date="2026-09-22T12:46:00Z" w16du:dateUtc="2026-09-22T16:46:00Z">
              <w:r>
                <w:rPr>
                  <w:sz w:val="20"/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229" w:author="1" w:date="2026-09-22T12:46:00Z" w16du:dateUtc="2026-09-22T16:46:00Z"/>
                <w:sz w:val="20"/>
                <w:szCs w:val="20"/>
              </w:rPr>
            </w:pPr>
            <w:del w:id="230" w:author="1" w:date="2026-09-22T12:46:00Z" w16du:dateUtc="2026-09-22T16:46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231" w:author="1" w:date="2026-09-22T12:46:00Z" w16du:dateUtc="2026-09-22T16:46:00Z"/>
                <w:sz w:val="20"/>
                <w:szCs w:val="20"/>
              </w:rPr>
            </w:pPr>
            <w:del w:id="232" w:author="1" w:date="2026-09-22T12:46:00Z" w16du:dateUtc="2026-09-22T16:46:00Z">
              <w:r>
                <w:rPr>
                  <w:sz w:val="20"/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233" w:author="1" w:date="2026-09-22T12:46:00Z" w16du:dateUtc="2026-09-22T16:46:00Z"/>
                <w:sz w:val="20"/>
                <w:szCs w:val="20"/>
              </w:rPr>
            </w:pPr>
            <w:del w:id="234" w:author="1" w:date="2026-09-22T12:46:00Z" w16du:dateUtc="2026-09-22T16:46:00Z">
              <w:r>
                <w:rPr>
                  <w:sz w:val="20"/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235" w:author="1" w:date="2026-09-22T12:46:00Z" w16du:dateUtc="2026-09-22T16:46:00Z"/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236" w:author="1" w:date="2026-09-22T12:46:00Z" w16du:dateUtc="2026-09-22T16:46:00Z"/>
                <w:sz w:val="20"/>
                <w:szCs w:val="20"/>
              </w:rPr>
            </w:pPr>
            <w:del w:id="237" w:author="1" w:date="2026-09-22T12:46:00Z" w16du:dateUtc="2026-09-22T16:46:00Z">
              <w:r>
                <w:rPr>
                  <w:sz w:val="20"/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238" w:author="1" w:date="2026-09-22T12:46:00Z" w16du:dateUtc="2026-09-22T16:46:00Z"/>
                <w:sz w:val="20"/>
                <w:szCs w:val="20"/>
              </w:rPr>
            </w:pPr>
            <w:del w:id="239" w:author="1" w:date="2026-09-22T12:46:00Z" w16du:dateUtc="2026-09-22T16:46:00Z">
              <w:r>
                <w:rPr>
                  <w:sz w:val="20"/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240" w:author="1" w:date="2026-09-22T12:46:00Z" w16du:dateUtc="2026-09-22T16:46:00Z"/>
                <w:sz w:val="20"/>
                <w:szCs w:val="20"/>
              </w:rPr>
            </w:pPr>
            <w:del w:id="241" w:author="1" w:date="2026-09-22T12:46:00Z" w16du:dateUtc="2026-09-22T16:46:00Z">
              <w:r>
                <w:rPr>
                  <w:sz w:val="20"/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242" w:author="1" w:date="2026-09-22T12:46:00Z" w16du:dateUtc="2026-09-22T16:46:00Z"/>
                <w:sz w:val="20"/>
                <w:szCs w:val="20"/>
              </w:rPr>
            </w:pPr>
            <w:del w:id="243" w:author="1" w:date="2026-09-22T12:46:00Z" w16du:dateUtc="2026-09-22T16:46:00Z">
              <w:r>
                <w:rPr>
                  <w:sz w:val="20"/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244" w:author="1" w:date="2026-09-22T12:46:00Z" w16du:dateUtc="2026-09-22T16:46:00Z"/>
                <w:sz w:val="20"/>
                <w:szCs w:val="20"/>
              </w:rPr>
            </w:pPr>
            <w:del w:id="245" w:author="1" w:date="2026-09-22T12:46:00Z" w16du:dateUtc="2026-09-22T16:46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246" w:author="1" w:date="2026-09-22T12:46:00Z" w16du:dateUtc="2026-09-22T16:46:00Z"/>
                <w:sz w:val="20"/>
                <w:szCs w:val="20"/>
              </w:rPr>
            </w:pPr>
            <w:del w:id="247" w:author="1" w:date="2026-09-22T12:46:00Z" w16du:dateUtc="2026-09-22T16:46:00Z">
              <w:r>
                <w:rPr>
                  <w:sz w:val="20"/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248" w:author="1" w:date="2026-09-22T12:46:00Z" w16du:dateUtc="2026-09-22T16:46:00Z"/>
                <w:sz w:val="20"/>
                <w:szCs w:val="20"/>
              </w:rPr>
            </w:pPr>
            <w:del w:id="249" w:author="1" w:date="2026-09-22T12:46:00Z" w16du:dateUtc="2026-09-22T16:46:00Z">
              <w:r>
                <w:rPr>
                  <w:sz w:val="20"/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250" w:author="1" w:date="2026-09-22T12:46:00Z" w16du:dateUtc="2026-09-22T16:46:00Z"/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251" w:author="1" w:date="2026-09-22T12:46:00Z" w16du:dateUtc="2026-09-22T16:46:00Z"/>
                <w:sz w:val="20"/>
                <w:szCs w:val="20"/>
              </w:rPr>
            </w:pPr>
            <w:del w:id="252" w:author="1" w:date="2026-09-22T12:46:00Z" w16du:dateUtc="2026-09-22T16:46:00Z">
              <w:r>
                <w:rPr>
                  <w:sz w:val="20"/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253" w:author="1" w:date="2026-09-22T12:46:00Z" w16du:dateUtc="2026-09-22T16:46:00Z"/>
                <w:sz w:val="20"/>
                <w:szCs w:val="20"/>
              </w:rPr>
            </w:pPr>
            <w:del w:id="254" w:author="1" w:date="2026-09-22T12:46:00Z" w16du:dateUtc="2026-09-22T16:46:00Z">
              <w:r>
                <w:rPr>
                  <w:sz w:val="20"/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255" w:author="1" w:date="2026-09-22T12:46:00Z" w16du:dateUtc="2026-09-22T16:46:00Z"/>
                <w:sz w:val="20"/>
                <w:szCs w:val="20"/>
              </w:rPr>
            </w:pPr>
            <w:del w:id="256" w:author="1" w:date="2026-09-22T12:46:00Z" w16du:dateUtc="2026-09-22T16:46:00Z">
              <w:r>
                <w:rPr>
                  <w:sz w:val="20"/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257" w:author="1" w:date="2026-09-22T12:46:00Z" w16du:dateUtc="2026-09-22T16:46:00Z"/>
                <w:sz w:val="20"/>
                <w:szCs w:val="20"/>
              </w:rPr>
            </w:pPr>
            <w:del w:id="258" w:author="1" w:date="2026-09-22T12:46:00Z" w16du:dateUtc="2026-09-22T16:46:00Z">
              <w:r>
                <w:rPr>
                  <w:sz w:val="20"/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259" w:author="1" w:date="2026-09-22T12:46:00Z" w16du:dateUtc="2026-09-22T16:46:00Z"/>
                <w:sz w:val="20"/>
                <w:szCs w:val="20"/>
              </w:rPr>
            </w:pPr>
            <w:del w:id="260" w:author="1" w:date="2026-09-22T12:46:00Z" w16du:dateUtc="2026-09-22T16:46:00Z">
              <w:r>
                <w:rPr>
                  <w:sz w:val="20"/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261" w:author="1" w:date="2026-09-22T12:46:00Z" w16du:dateUtc="2026-09-22T16:46:00Z"/>
                <w:b/>
                <w:sz w:val="20"/>
                <w:szCs w:val="20"/>
              </w:rPr>
            </w:pPr>
            <w:del w:id="262" w:author="1" w:date="2026-09-22T12:46:00Z" w16du:dateUtc="2026-09-22T16:46:00Z">
              <w:r w:rsidRPr="005D4160">
                <w:rPr>
                  <w:b/>
                  <w:sz w:val="20"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263" w:author="1" w:date="2026-09-22T12:46:00Z" w16du:dateUtc="2026-09-22T16:46:00Z"/>
                <w:sz w:val="20"/>
                <w:szCs w:val="20"/>
              </w:rPr>
            </w:pPr>
            <w:del w:id="264" w:author="1" w:date="2026-09-22T12:46:00Z" w16du:dateUtc="2026-09-22T16:46:00Z">
              <w:r>
                <w:rPr>
                  <w:sz w:val="20"/>
                  <w:szCs w:val="20"/>
                </w:rPr>
                <w:delText>0.68</w:delText>
              </w:r>
            </w:del>
          </w:p>
        </w:tc>
      </w:tr>
      <w:tr w:rsidR="00A41624" w:rsidRPr="008D5DAC" w14:paraId="2C32B969" w14:textId="77777777" w:rsidTr="00AF1133">
        <w:trPr>
          <w:del w:id="265" w:author="1" w:date="2026-09-22T12:46:00Z" w16du:dateUtc="2026-09-22T16:46:00Z"/>
        </w:trPr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del w:id="266" w:author="1" w:date="2026-09-22T12:46:00Z" w16du:dateUtc="2026-09-22T16:46:00Z"/>
                <w:rFonts w:ascii="Times New Roman" w:hAnsi="Times New Roman" w:cs="Times New Roman"/>
                <w:sz w:val="20"/>
                <w:szCs w:val="20"/>
              </w:rPr>
            </w:pPr>
            <w:del w:id="267" w:author="1" w:date="2026-09-22T12:46:00Z" w16du:dateUtc="2026-09-22T16:46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68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69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0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71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2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73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4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75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6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77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8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79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80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81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82" w:author="1" w:date="2026-09-22T12:46:00Z" w16du:dateUtc="2026-09-22T16:46:00Z"/>
                <w:rFonts w:ascii="Times New Roman" w:hAnsi="Times New Roman"/>
                <w:sz w:val="20"/>
                <w:szCs w:val="20"/>
              </w:rPr>
            </w:pPr>
            <w:del w:id="283" w:author="1" w:date="2026-09-22T12:46:00Z" w16du:dateUtc="2026-09-22T16:46:00Z">
              <w:r w:rsidRPr="005D4160">
                <w:rPr>
                  <w:rFonts w:ascii="Times New Roman" w:hAnsi="Times New Roman"/>
                  <w:sz w:val="20"/>
                  <w:szCs w:val="20"/>
                </w:rPr>
                <w:delText>Other (n (%))</w:delText>
              </w:r>
            </w:del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del w:id="284" w:author="1" w:date="2026-09-22T12:46:00Z" w16du:dateUtc="2026-09-22T16:46:00Z"/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285" w:author="1" w:date="2026-09-22T12:46:00Z" w16du:dateUtc="2026-09-22T16:46:00Z"/>
                <w:sz w:val="20"/>
                <w:szCs w:val="20"/>
              </w:rPr>
            </w:pPr>
            <w:del w:id="286" w:author="1" w:date="2026-09-22T12:46:00Z" w16du:dateUtc="2026-09-22T16:46:00Z">
              <w:r>
                <w:rPr>
                  <w:sz w:val="20"/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287" w:author="1" w:date="2026-09-22T12:46:00Z" w16du:dateUtc="2026-09-22T16:46:00Z"/>
                <w:sz w:val="20"/>
                <w:szCs w:val="20"/>
              </w:rPr>
            </w:pPr>
            <w:del w:id="288" w:author="1" w:date="2026-09-22T12:46:00Z" w16du:dateUtc="2026-09-22T16:46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289" w:author="1" w:date="2026-09-22T12:46:00Z" w16du:dateUtc="2026-09-22T16:46:00Z"/>
                <w:sz w:val="20"/>
                <w:szCs w:val="20"/>
              </w:rPr>
            </w:pPr>
            <w:del w:id="290" w:author="1" w:date="2026-09-22T12:46:00Z" w16du:dateUtc="2026-09-22T16:46:00Z">
              <w:r>
                <w:rPr>
                  <w:sz w:val="20"/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291" w:author="1" w:date="2026-09-22T12:46:00Z" w16du:dateUtc="2026-09-22T16:46:00Z"/>
                <w:sz w:val="20"/>
                <w:szCs w:val="20"/>
              </w:rPr>
            </w:pPr>
            <w:del w:id="292" w:author="1" w:date="2026-09-22T12:46:00Z" w16du:dateUtc="2026-09-22T16:46:00Z">
              <w:r>
                <w:rPr>
                  <w:sz w:val="20"/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293" w:author="1" w:date="2026-09-22T12:46:00Z" w16du:dateUtc="2026-09-22T16:46:00Z"/>
                <w:sz w:val="20"/>
                <w:szCs w:val="20"/>
              </w:rPr>
            </w:pPr>
            <w:del w:id="294" w:author="1" w:date="2026-09-22T12:46:00Z" w16du:dateUtc="2026-09-22T16:46:00Z">
              <w:r>
                <w:rPr>
                  <w:sz w:val="20"/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295" w:author="1" w:date="2026-09-22T12:46:00Z" w16du:dateUtc="2026-09-22T16:46:00Z"/>
                <w:sz w:val="20"/>
                <w:szCs w:val="20"/>
              </w:rPr>
            </w:pPr>
            <w:del w:id="296" w:author="1" w:date="2026-09-22T12:46:00Z" w16du:dateUtc="2026-09-22T16:46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297" w:author="1" w:date="2026-09-22T12:46:00Z" w16du:dateUtc="2026-09-22T16:46:00Z"/>
                <w:sz w:val="20"/>
                <w:szCs w:val="20"/>
              </w:rPr>
            </w:pPr>
            <w:del w:id="298" w:author="1" w:date="2026-09-22T12:46:00Z" w16du:dateUtc="2026-09-22T16:46:00Z">
              <w:r>
                <w:rPr>
                  <w:sz w:val="20"/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del w:id="299" w:author="1" w:date="2026-09-22T12:46:00Z" w16du:dateUtc="2026-09-22T16:46:00Z"/>
                <w:sz w:val="20"/>
                <w:szCs w:val="20"/>
              </w:rPr>
            </w:pPr>
            <w:del w:id="300" w:author="1" w:date="2026-09-22T12:46:00Z" w16du:dateUtc="2026-09-22T16:46:00Z">
              <w:r>
                <w:rPr>
                  <w:sz w:val="20"/>
                  <w:szCs w:val="20"/>
                </w:rPr>
                <w:delText>7 (15.2%)</w:delText>
              </w:r>
            </w:del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del w:id="301" w:author="1" w:date="2026-09-22T12:46:00Z" w16du:dateUtc="2026-09-22T16:46:00Z"/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302" w:author="1" w:date="2026-09-22T12:46:00Z" w16du:dateUtc="2026-09-22T16:46:00Z"/>
                <w:sz w:val="20"/>
                <w:szCs w:val="20"/>
              </w:rPr>
            </w:pPr>
            <w:del w:id="303" w:author="1" w:date="2026-09-22T12:46:00Z" w16du:dateUtc="2026-09-22T16:46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304" w:author="1" w:date="2026-09-22T12:46:00Z" w16du:dateUtc="2026-09-22T16:46:00Z"/>
                <w:sz w:val="20"/>
                <w:szCs w:val="20"/>
              </w:rPr>
            </w:pPr>
            <w:del w:id="305" w:author="1" w:date="2026-09-22T12:46:00Z" w16du:dateUtc="2026-09-22T16:46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306" w:author="1" w:date="2026-09-22T12:46:00Z" w16du:dateUtc="2026-09-22T16:46:00Z"/>
                <w:sz w:val="20"/>
                <w:szCs w:val="20"/>
              </w:rPr>
            </w:pPr>
            <w:del w:id="307" w:author="1" w:date="2026-09-22T12:46:00Z" w16du:dateUtc="2026-09-22T16:46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308" w:author="1" w:date="2026-09-22T12:46:00Z" w16du:dateUtc="2026-09-22T16:46:00Z"/>
                <w:sz w:val="20"/>
                <w:szCs w:val="20"/>
              </w:rPr>
            </w:pPr>
            <w:del w:id="309" w:author="1" w:date="2026-09-22T12:46:00Z" w16du:dateUtc="2026-09-22T16:46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310" w:author="1" w:date="2026-09-22T12:46:00Z" w16du:dateUtc="2026-09-22T16:46:00Z"/>
                <w:sz w:val="20"/>
                <w:szCs w:val="20"/>
              </w:rPr>
            </w:pPr>
            <w:del w:id="311" w:author="1" w:date="2026-09-22T12:46:00Z" w16du:dateUtc="2026-09-22T16:46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312" w:author="1" w:date="2026-09-22T12:46:00Z" w16du:dateUtc="2026-09-22T16:46:00Z"/>
                <w:sz w:val="20"/>
                <w:szCs w:val="20"/>
              </w:rPr>
            </w:pPr>
            <w:del w:id="313" w:author="1" w:date="2026-09-22T12:46:00Z" w16du:dateUtc="2026-09-22T16:46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314" w:author="1" w:date="2026-09-22T12:46:00Z" w16du:dateUtc="2026-09-22T16:46:00Z"/>
                <w:sz w:val="20"/>
                <w:szCs w:val="20"/>
              </w:rPr>
            </w:pPr>
            <w:del w:id="315" w:author="1" w:date="2026-09-22T12:46:00Z" w16du:dateUtc="2026-09-22T16:46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del w:id="316" w:author="1" w:date="2026-09-22T12:46:00Z" w16du:dateUtc="2026-09-22T16:46:00Z"/>
                <w:sz w:val="20"/>
                <w:szCs w:val="20"/>
              </w:rPr>
            </w:pPr>
            <w:del w:id="317" w:author="1" w:date="2026-09-22T12:46:00Z" w16du:dateUtc="2026-09-22T16:46:00Z">
              <w:r>
                <w:rPr>
                  <w:sz w:val="20"/>
                  <w:szCs w:val="20"/>
                </w:rPr>
                <w:delText>2 (4.3%)</w:delText>
              </w:r>
            </w:del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del w:id="318" w:author="1" w:date="2026-09-22T12:46:00Z" w16du:dateUtc="2026-09-22T16:46:00Z"/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319" w:author="1" w:date="2026-09-22T12:46:00Z" w16du:dateUtc="2026-09-22T16:46:00Z"/>
                <w:sz w:val="20"/>
                <w:szCs w:val="20"/>
              </w:rPr>
            </w:pPr>
            <w:del w:id="320" w:author="1" w:date="2026-09-22T12:46:00Z" w16du:dateUtc="2026-09-22T16:46:00Z">
              <w:r>
                <w:rPr>
                  <w:sz w:val="20"/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321" w:author="1" w:date="2026-09-22T12:46:00Z" w16du:dateUtc="2026-09-22T16:46:00Z"/>
                <w:sz w:val="20"/>
                <w:szCs w:val="20"/>
              </w:rPr>
            </w:pPr>
            <w:del w:id="322" w:author="1" w:date="2026-09-22T12:46:00Z" w16du:dateUtc="2026-09-22T16:46:00Z">
              <w:r>
                <w:rPr>
                  <w:sz w:val="20"/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323" w:author="1" w:date="2026-09-22T12:46:00Z" w16du:dateUtc="2026-09-22T16:46:00Z"/>
                <w:sz w:val="20"/>
                <w:szCs w:val="20"/>
              </w:rPr>
            </w:pPr>
            <w:del w:id="324" w:author="1" w:date="2026-09-22T12:46:00Z" w16du:dateUtc="2026-09-22T16:46:00Z">
              <w:r>
                <w:rPr>
                  <w:sz w:val="20"/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325" w:author="1" w:date="2026-09-22T12:46:00Z" w16du:dateUtc="2026-09-22T16:46:00Z"/>
                <w:sz w:val="20"/>
                <w:szCs w:val="20"/>
              </w:rPr>
            </w:pPr>
            <w:del w:id="326" w:author="1" w:date="2026-09-22T12:46:00Z" w16du:dateUtc="2026-09-22T16:46:00Z">
              <w:r>
                <w:rPr>
                  <w:sz w:val="20"/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327" w:author="1" w:date="2026-09-22T12:46:00Z" w16du:dateUtc="2026-09-22T16:46:00Z"/>
                <w:sz w:val="20"/>
                <w:szCs w:val="20"/>
              </w:rPr>
            </w:pPr>
            <w:del w:id="328" w:author="1" w:date="2026-09-22T12:46:00Z" w16du:dateUtc="2026-09-22T16:46:00Z">
              <w:r>
                <w:rPr>
                  <w:sz w:val="20"/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329" w:author="1" w:date="2026-09-22T12:46:00Z" w16du:dateUtc="2026-09-22T16:46:00Z"/>
                <w:sz w:val="20"/>
                <w:szCs w:val="20"/>
              </w:rPr>
            </w:pPr>
            <w:del w:id="330" w:author="1" w:date="2026-09-22T12:46:00Z" w16du:dateUtc="2026-09-22T16:46:00Z">
              <w:r>
                <w:rPr>
                  <w:sz w:val="20"/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331" w:author="1" w:date="2026-09-22T12:46:00Z" w16du:dateUtc="2026-09-22T16:46:00Z"/>
                <w:sz w:val="20"/>
                <w:szCs w:val="20"/>
              </w:rPr>
            </w:pPr>
            <w:del w:id="332" w:author="1" w:date="2026-09-22T12:46:00Z" w16du:dateUtc="2026-09-22T16:46:00Z">
              <w:r>
                <w:rPr>
                  <w:sz w:val="20"/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del w:id="333" w:author="1" w:date="2026-09-22T12:46:00Z" w16du:dateUtc="2026-09-22T16:46:00Z"/>
                <w:sz w:val="20"/>
                <w:szCs w:val="20"/>
              </w:rPr>
            </w:pPr>
            <w:del w:id="334" w:author="1" w:date="2026-09-22T12:46:00Z" w16du:dateUtc="2026-09-22T16:46:00Z">
              <w:r>
                <w:rPr>
                  <w:sz w:val="20"/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AF1133">
        <w:trPr>
          <w:del w:id="335" w:author="1" w:date="2026-09-22T12:46:00Z" w16du:dateUtc="2026-09-22T16:46:00Z"/>
        </w:trPr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del w:id="336" w:author="1" w:date="2026-09-22T12:46:00Z" w16du:dateUtc="2026-09-22T16:46:00Z"/>
                <w:sz w:val="20"/>
                <w:szCs w:val="20"/>
              </w:rPr>
            </w:pPr>
            <w:del w:id="337" w:author="1" w:date="2026-09-22T12:46:00Z" w16du:dateUtc="2026-09-22T16:46:00Z">
              <w:r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del w:id="338" w:author="1" w:date="2026-09-22T12:46:00Z" w16du:dateUtc="2026-09-22T16:46:00Z"/>
                <w:sz w:val="20"/>
                <w:szCs w:val="20"/>
              </w:rPr>
            </w:pPr>
            <w:del w:id="339" w:author="1" w:date="2026-09-22T12:46:00Z" w16du:dateUtc="2026-09-22T16:46:00Z">
              <w:r>
                <w:rPr>
                  <w:sz w:val="20"/>
                  <w:szCs w:val="20"/>
                </w:rPr>
                <w:delText>36 (78.3%)</w:delText>
              </w:r>
            </w:del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del w:id="340" w:author="1" w:date="2026-09-22T12:46:00Z" w16du:dateUtc="2026-09-22T16:46:00Z"/>
                <w:sz w:val="20"/>
                <w:szCs w:val="20"/>
              </w:rPr>
            </w:pPr>
            <w:del w:id="341" w:author="1" w:date="2026-09-22T12:46:00Z" w16du:dateUtc="2026-09-22T16:46:00Z">
              <w:r>
                <w:rPr>
                  <w:sz w:val="20"/>
                  <w:szCs w:val="20"/>
                </w:rPr>
                <w:delText>21 (80.8%)</w:delText>
              </w:r>
            </w:del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del w:id="342" w:author="1" w:date="2026-09-22T12:46:00Z" w16du:dateUtc="2026-09-22T16:46:00Z"/>
                <w:sz w:val="20"/>
                <w:szCs w:val="20"/>
              </w:rPr>
            </w:pPr>
            <w:del w:id="343" w:author="1" w:date="2026-09-22T12:46:00Z" w16du:dateUtc="2026-09-22T16:46:00Z">
              <w:r>
                <w:rPr>
                  <w:sz w:val="20"/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AF1133">
        <w:trPr>
          <w:del w:id="344" w:author="1" w:date="2026-09-22T12:46:00Z" w16du:dateUtc="2026-09-22T16:46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del w:id="345" w:author="1" w:date="2026-09-22T12:46:00Z" w16du:dateUtc="2026-09-22T16:46:00Z"/>
                <w:sz w:val="20"/>
                <w:szCs w:val="20"/>
              </w:rPr>
            </w:pPr>
            <w:del w:id="346" w:author="1" w:date="2026-09-22T12:46:00Z" w16du:dateUtc="2026-09-22T16:46:00Z">
              <w:r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del w:id="347" w:author="1" w:date="2026-09-22T12:46:00Z" w16du:dateUtc="2026-09-22T16:46:00Z"/>
                <w:sz w:val="20"/>
                <w:szCs w:val="20"/>
              </w:rPr>
            </w:pPr>
            <w:del w:id="348" w:author="1" w:date="2026-09-22T12:46:00Z" w16du:dateUtc="2026-09-22T16:46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del w:id="349" w:author="1" w:date="2026-09-22T12:46:00Z" w16du:dateUtc="2026-09-22T16:46:00Z"/>
                <w:sz w:val="20"/>
                <w:szCs w:val="20"/>
              </w:rPr>
            </w:pPr>
            <w:del w:id="350" w:author="1" w:date="2026-09-22T12:46:00Z" w16du:dateUtc="2026-09-22T16:46:00Z">
              <w:r>
                <w:rPr>
                  <w:sz w:val="20"/>
                  <w:szCs w:val="20"/>
                </w:rPr>
                <w:delText>12 (46.2%)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del w:id="351" w:author="1" w:date="2026-09-22T12:46:00Z" w16du:dateUtc="2026-09-22T16:46:00Z"/>
                <w:sz w:val="20"/>
                <w:szCs w:val="20"/>
              </w:rPr>
            </w:pPr>
            <w:del w:id="352" w:author="1" w:date="2026-09-22T12:46:00Z" w16du:dateUtc="2026-09-22T16:46:00Z">
              <w:r>
                <w:rPr>
                  <w:sz w:val="20"/>
                  <w:szCs w:val="20"/>
                </w:rPr>
                <w:delText>0.61</w:delText>
              </w:r>
            </w:del>
          </w:p>
        </w:tc>
      </w:tr>
    </w:tbl>
    <w:p w14:paraId="056C54D0" w14:textId="77777777" w:rsidR="00A41624" w:rsidRPr="00A41624" w:rsidRDefault="00A41624" w:rsidP="00A41624">
      <w:pPr>
        <w:rPr>
          <w:del w:id="353" w:author="1" w:date="2026-09-22T12:46:00Z" w16du:dateUtc="2026-09-22T16:46:00Z"/>
          <w:rFonts w:ascii="Times New Roman" w:hAnsi="Times New Roman" w:cs="Times New Roman"/>
          <w:sz w:val="20"/>
          <w:szCs w:val="20"/>
        </w:rPr>
        <w:sectPr w:rsidR="00A41624" w:rsidRPr="00A41624" w:rsidSect="00212EF5"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del w:id="354" w:author="1" w:date="2026-09-22T12:46:00Z" w16du:dateUtc="2026-09-22T16:46:00Z">
        <w:r w:rsidRPr="00541227">
          <w:rPr>
            <w:rFonts w:ascii="Times New Roman" w:hAnsi="Times New Roman" w:cs="Times New Roman"/>
            <w:sz w:val="20"/>
            <w:szCs w:val="20"/>
          </w:rPr>
          <w:delText>Abbreviations: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 BP, blood pressure; cf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PWV, 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carotid-femoral 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>pulse wave velocity</w:delText>
        </w:r>
        <w:r>
          <w:rPr>
            <w:rFonts w:ascii="Times New Roman" w:hAnsi="Times New Roman" w:cs="Times New Roman"/>
            <w:sz w:val="20"/>
            <w:szCs w:val="20"/>
          </w:rPr>
          <w:delText>;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 GLP1, glucagon like peptide; DPP4, di-peptidyl  peptidase 4; SGLT2, sodium-glucose co-transporter 2; ACE, angiotensin convert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ing enzyme; AT2, </w:delText>
        </w:r>
        <w:r w:rsidR="007C597C">
          <w:rPr>
            <w:rFonts w:ascii="Times New Roman" w:hAnsi="Times New Roman" w:cs="Times New Roman"/>
            <w:sz w:val="20"/>
            <w:szCs w:val="20"/>
          </w:rPr>
          <w:delText>angiotensin-</w:delText>
        </w:r>
      </w:del>
    </w:p>
    <w:p w14:paraId="27FE5D6C" w14:textId="77777777" w:rsidR="00ED1DAC" w:rsidRPr="001E08FA" w:rsidRDefault="00ED1DAC" w:rsidP="00FF542C">
      <w:pPr>
        <w:autoSpaceDE w:val="0"/>
        <w:rPr>
          <w:rFonts w:ascii="Times New Roman" w:hAnsi="Times New Roman"/>
          <w:sz w:val="24"/>
          <w:rPrChange w:id="355" w:author="1" w:date="2026-09-22T12:46:00Z" w16du:dateUtc="2026-09-22T16:46:00Z">
            <w:rPr/>
          </w:rPrChange>
        </w:rPr>
        <w:pPrChange w:id="356" w:author="1" w:date="2026-09-22T12:46:00Z" w16du:dateUtc="2026-09-22T16:46:00Z">
          <w:pPr/>
        </w:pPrChange>
      </w:pPr>
    </w:p>
    <w:sectPr w:rsidR="00ED1DAC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357" w:author="1" w:date="2026-09-22T12:46:00Z" w16du:dateUtc="2026-09-22T16:46:00Z">
        <w:sectPr w:rsidR="00ED1DAC" w:rsidRPr="001E08FA" w:rsidSect="006E54AE">
          <w:pgSz w:w="11900" w:h="16840"/>
          <w:pgMar w:top="1701" w:right="1134" w:bottom="1701" w:left="1134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581374779">
    <w:abstractNumId w:val="0"/>
  </w:num>
  <w:num w:numId="2" w16cid:durableId="1023048440">
    <w:abstractNumId w:val="13"/>
  </w:num>
  <w:num w:numId="3" w16cid:durableId="1657101728">
    <w:abstractNumId w:val="18"/>
  </w:num>
  <w:num w:numId="4" w16cid:durableId="1216895523">
    <w:abstractNumId w:val="17"/>
  </w:num>
  <w:num w:numId="5" w16cid:durableId="1848592359">
    <w:abstractNumId w:val="16"/>
  </w:num>
  <w:num w:numId="6" w16cid:durableId="1653413546">
    <w:abstractNumId w:val="19"/>
  </w:num>
  <w:num w:numId="7" w16cid:durableId="538785406">
    <w:abstractNumId w:val="15"/>
  </w:num>
  <w:num w:numId="8" w16cid:durableId="2120103691">
    <w:abstractNumId w:val="7"/>
  </w:num>
  <w:num w:numId="9" w16cid:durableId="888033756">
    <w:abstractNumId w:val="21"/>
  </w:num>
  <w:num w:numId="10" w16cid:durableId="806317726">
    <w:abstractNumId w:val="8"/>
  </w:num>
  <w:num w:numId="11" w16cid:durableId="389233708">
    <w:abstractNumId w:val="12"/>
  </w:num>
  <w:num w:numId="12" w16cid:durableId="894970014">
    <w:abstractNumId w:val="5"/>
  </w:num>
  <w:num w:numId="13" w16cid:durableId="1230262237">
    <w:abstractNumId w:val="11"/>
  </w:num>
  <w:num w:numId="14" w16cid:durableId="1925526762">
    <w:abstractNumId w:val="4"/>
  </w:num>
  <w:num w:numId="15" w16cid:durableId="1178498124">
    <w:abstractNumId w:val="2"/>
  </w:num>
  <w:num w:numId="16" w16cid:durableId="707606779">
    <w:abstractNumId w:val="3"/>
  </w:num>
  <w:num w:numId="17" w16cid:durableId="534852014">
    <w:abstractNumId w:val="6"/>
  </w:num>
  <w:num w:numId="18" w16cid:durableId="439035163">
    <w:abstractNumId w:val="9"/>
  </w:num>
  <w:num w:numId="19" w16cid:durableId="1831410213">
    <w:abstractNumId w:val="20"/>
  </w:num>
  <w:num w:numId="20" w16cid:durableId="1503089160">
    <w:abstractNumId w:val="14"/>
  </w:num>
  <w:num w:numId="21" w16cid:durableId="1038773008">
    <w:abstractNumId w:val="1"/>
  </w:num>
  <w:num w:numId="22" w16cid:durableId="76279609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091833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07E2"/>
    <w:rsid w:val="00212EF5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8616A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C597C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344A"/>
    <w:rsid w:val="00985F19"/>
    <w:rsid w:val="00990487"/>
    <w:rsid w:val="009910F1"/>
    <w:rsid w:val="009951D9"/>
    <w:rsid w:val="00997F01"/>
    <w:rsid w:val="009A05C0"/>
    <w:rsid w:val="009A289B"/>
    <w:rsid w:val="009A4B45"/>
    <w:rsid w:val="009A5F2F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06C43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41624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1C34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B601E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78E3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6554C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E64A7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1DAC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0B0A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46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46:00Z">
        <w:rPr>
          <w:rFonts w:asciiTheme="minorHAnsi" w:eastAsiaTheme="minorEastAsia" w:hAnsiTheme="minorHAnsi" w:cstheme="minorBidi"/>
          <w:sz w:val="24"/>
          <w:szCs w:val="24"/>
          <w:lang w:val="en-US" w:eastAsia="da-DK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DE64A7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rsid w:val="001E08FA"/>
    <w:pPr>
      <w:pPrChange w:id="1" w:author="1" w:date="2026-09-22T12:46:00Z">
        <w:pPr/>
      </w:pPrChange>
    </w:pPr>
    <w:rPr>
      <w:rFonts w:ascii="Tahoma" w:hAnsi="Tahoma" w:cs="Tahoma"/>
      <w:sz w:val="16"/>
      <w:szCs w:val="16"/>
      <w:rPrChange w:id="1" w:author="1" w:date="2026-09-22T12:46:00Z">
        <w:rPr>
          <w:rFonts w:ascii="Lucida Grande" w:hAnsi="Lucida Grande" w:cs="Lucida Grande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AE1C34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46:00Z">
        <w:pPr>
          <w:ind w:left="720"/>
          <w:contextualSpacing/>
        </w:pPr>
      </w:pPrChange>
    </w:pPr>
    <w:rPr>
      <w:rFonts w:cs="Times New Roman"/>
      <w:rPrChange w:id="2" w:author="1" w:date="2026-09-22T12:4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DE64A7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4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46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4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46:00Z">
        <w:rPr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DE64A7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DE64A7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DE64A7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DE64A7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DE64A7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5" w:author="1" w:date="2026-09-22T12:4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5" w:author="1" w:date="2026-09-22T12:46:00Z">
        <w:rPr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E64A7"/>
    <w:rPr>
      <w:rFonts w:ascii="Times New Roman" w:eastAsia="Times New Roman" w:hAnsi="Times New Roman" w:cs="Times New Roman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6" w:author="1" w:date="2026-09-22T12:4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6" w:author="1" w:date="2026-09-22T12:46:00Z">
        <w:rPr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04F12-3964-5B4C-9E68-505EE3C77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2026-09-22T16:46:00Z</dcterms:modified>
</cp:coreProperties>
</file>