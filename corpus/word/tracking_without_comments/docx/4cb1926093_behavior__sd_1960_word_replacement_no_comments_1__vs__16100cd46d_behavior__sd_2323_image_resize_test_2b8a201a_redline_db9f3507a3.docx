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E48" w14:textId="0E18BECD" w:rsidR="00DE0A42" w:rsidRDefault="009E4EEA" w:rsidP="009E4EEA">
      <w:pPr>
        <w:pStyle w:val="Heading1"/>
        <w:rPr>
          <w:ins w:id="0" w:author="Caio Pizzol" w:date="2026-08-03T22:17:00Z" w16du:dateUtc="2026-08-04T02:17:00Z"/>
        </w:rPr>
      </w:pPr>
      <w:ins w:id="1" w:author="Caio Pizzol" w:date="2026-08-03T22:17:00Z" w16du:dateUtc="2026-08-04T02:17:00Z">
        <w:r>
          <w:t xml:space="preserve">Image Resize </w:t>
        </w:r>
      </w:ins>
      <w:r w:rsidR="005B3E41">
        <w:t xml:space="preserve">Test </w:t>
      </w:r>
      <w:ins w:id="2" w:author="Caio Pizzol" w:date="2026-08-03T22:17:00Z" w16du:dateUtc="2026-08-04T02:17:00Z">
        <w:r>
          <w:t>Document</w:t>
        </w:r>
      </w:ins>
    </w:p>
    <w:p w14:paraId="03F0E46D" w14:textId="4B77E5D7" w:rsidR="009E4EEA" w:rsidRDefault="009E4EEA" w:rsidP="009E4EEA">
      <w:pPr>
        <w:rPr>
          <w:ins w:id="3" w:author="Caio Pizzol" w:date="2026-08-03T22:17:00Z" w16du:dateUtc="2026-08-04T02:17:00Z"/>
        </w:rPr>
      </w:pPr>
      <w:ins w:id="4" w:author="Caio Pizzol" w:date="2026-08-03T22:17:00Z" w16du:dateUtc="2026-08-04T02:17:00Z">
        <w:r>
          <w:t>This paragraph is above the image.</w:t>
        </w:r>
      </w:ins>
    </w:p>
    <w:p w14:paraId="4B838D00" w14:textId="7284DE61" w:rsidR="009E4EEA" w:rsidRDefault="009E4EEA" w:rsidP="009E4EEA">
      <w:pPr>
        <w:rPr>
          <w:ins w:id="5" w:author="Caio Pizzol" w:date="2026-08-03T22:17:00Z" w16du:dateUtc="2026-08-04T02:17:00Z"/>
        </w:rPr>
      </w:pPr>
      <w:ins w:id="6" w:author="Caio Pizzol" w:date="2026-08-03T22:17:00Z" w16du:dateUtc="2026-08-04T02:17:00Z">
        <w:r>
          <w:rPr>
            <w:noProof/>
          </w:rPr>
          <w:drawing>
            <wp:inline distT="0" distB="0" distL="0" distR="0" wp14:anchorId="6E5427A5" wp14:editId="6AAB14E9">
              <wp:extent cx="2857899" cy="1905266"/>
              <wp:effectExtent l="0" t="0" r="0" b="0"/>
              <wp:docPr id="2024788708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4788708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899" cy="1905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0BCAC" w14:textId="6452D5EB" w:rsidR="009E4EEA" w:rsidRDefault="009E4EEA" w:rsidP="009E4EEA">
      <w:pPr>
        <w:rPr>
          <w:ins w:id="7" w:author="Caio Pizzol" w:date="2026-08-03T22:17:00Z" w16du:dateUtc="2026-08-04T02:17:00Z"/>
        </w:rPr>
      </w:pPr>
      <w:ins w:id="8" w:author="Caio Pizzol" w:date="2026-08-03T22:17:00Z" w16du:dateUtc="2026-08-04T02:17:00Z">
        <w:r>
          <w:t>This paragraph is below the image.</w:t>
        </w:r>
      </w:ins>
    </w:p>
    <w:p w14:paraId="2C358367" w14:textId="087448AA" w:rsidR="005B4417" w:rsidRDefault="005B3E41">
      <w:del w:id="9" w:author="Caio Pizzol" w:date="2026-08-03T22:17:00Z" w16du:dateUtc="2026-08-04T02:17:00Z">
        <w:r>
          <w:delText xml:space="preserve">abc test </w:delText>
        </w:r>
      </w:del>
    </w:p>
    <w:sectPr w:rsidR="005B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41"/>
    <w:rsid w:val="000139E2"/>
    <w:rsid w:val="001D6841"/>
    <w:rsid w:val="002031F9"/>
    <w:rsid w:val="002B1C2A"/>
    <w:rsid w:val="004B6BB0"/>
    <w:rsid w:val="005B3E41"/>
    <w:rsid w:val="005B4417"/>
    <w:rsid w:val="00744453"/>
    <w:rsid w:val="009E3BBD"/>
    <w:rsid w:val="009E4EEA"/>
    <w:rsid w:val="00B179FF"/>
    <w:rsid w:val="00DE0A42"/>
    <w:rsid w:val="00DE6D6B"/>
    <w:rsid w:val="00E249CD"/>
    <w:rsid w:val="00FB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2F426"/>
  <w15:chartTrackingRefBased/>
  <w15:docId w15:val="{E65B6649-1E59-7D4A-B2BC-82F95EBD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4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3E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2026-03-13T18:00:00Z</dcterms:created>
  <dcterms:modified xsi:type="dcterms:W3CDTF">2026-08-04T02:17:00Z</dcterms:modified>
</cp:coreProperties>
</file>