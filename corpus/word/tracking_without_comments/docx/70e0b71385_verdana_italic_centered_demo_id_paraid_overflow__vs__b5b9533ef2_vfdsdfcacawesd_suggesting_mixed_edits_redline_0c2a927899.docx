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510A9">
      <w:pPr>
        <w:rPr>
          <w:ins w:id="0" w:author="Arthur Souza Rodrigues" w:date="2026-06-29T11:29:00Z" w16du:dateUtc="2026-06-29T15:29:00Z"/>
        </w:rPr>
      </w:pPr>
      <w:ins w:id="1" w:author="Arthur Souza Rodrigues" w:date="2026-06-29T11:29:00Z" w16du:dateUtc="2026-06-29T15:29:00Z">
        <w:r>
          <w:t>vfdsdfcACawesd</w:t>
        </w:r>
      </w:ins>
    </w:p>
    <w:p w14:paraId="6757B638" w14:textId="77777777" w:rsidR="004A2B09" w:rsidRDefault="00E510A9">
      <w:pPr>
        <w:rPr>
          <w:ins w:id="2" w:author="Arthur Souza Rodrigues" w:date="2026-06-29T11:29:00Z" w16du:dateUtc="2026-06-29T15:29:00Z"/>
        </w:rPr>
      </w:pPr>
      <w:ins w:id="3" w:author="Arthur Souza Rodrigues" w:date="2026-06-29T11:29:00Z" w16du:dateUtc="2026-06-29T15:29:00Z">
        <w:r>
          <w:t>vfdsdfcACawesd</w:t>
        </w:r>
      </w:ins>
    </w:p>
    <w:p w14:paraId="093307EC" w14:textId="77777777" w:rsidR="004A2B09" w:rsidRDefault="00E510A9">
      <w:pPr>
        <w:rPr>
          <w:ins w:id="4" w:author="Arthur Souza Rodrigues" w:date="2026-06-29T11:29:00Z" w16du:dateUtc="2026-06-29T15:29:00Z"/>
        </w:rPr>
      </w:pPr>
      <w:ins w:id="5" w:author="Arthur Souza Rodrigues" w:date="2026-06-29T11:29:00Z" w16du:dateUtc="2026-06-29T15:29:00Z">
        <w:r>
          <w:t>vfdsdfcACawesd</w:t>
        </w:r>
      </w:ins>
    </w:p>
    <w:p w14:paraId="33D17CC5" w14:textId="77777777" w:rsidR="004A2B09" w:rsidRDefault="00E510A9">
      <w:pPr>
        <w:rPr>
          <w:ins w:id="6" w:author="Arthur Souza Rodrigues" w:date="2026-06-29T11:29:00Z" w16du:dateUtc="2026-06-29T15:29:00Z"/>
        </w:rPr>
      </w:pPr>
      <w:ins w:id="7" w:author="Arthur Souza Rodrigues" w:date="2026-06-29T11:29:00Z" w16du:dateUtc="2026-06-29T15:29:00Z">
        <w:r>
          <w:t>vfdsdfcACawesd</w:t>
        </w:r>
      </w:ins>
    </w:p>
    <w:p w14:paraId="2DA16591" w14:textId="77777777" w:rsidR="004A2B09" w:rsidRDefault="00E510A9">
      <w:pPr>
        <w:rPr>
          <w:ins w:id="8" w:author="Arthur Souza Rodrigues" w:date="2026-06-29T11:29:00Z" w16du:dateUtc="2026-06-29T15:29:00Z"/>
        </w:rPr>
      </w:pPr>
      <w:ins w:id="9" w:author="Arthur Souza Rodrigues" w:date="2026-06-29T11:29:00Z" w16du:dateUtc="2026-06-29T15:29:00Z">
        <w:r>
          <w:t>vfdsdfcA</w:t>
        </w:r>
        <w:r>
          <w:t>Cawesd</w:t>
        </w:r>
      </w:ins>
    </w:p>
    <w:p w14:paraId="20AF2C56" w14:textId="77777777" w:rsidR="004A2B09" w:rsidRDefault="00E510A9">
      <w:pPr>
        <w:rPr>
          <w:ins w:id="13" w:author="Arthur Souza Rodrigues" w:date="2026-06-29T11:29:00Z" w16du:dateUtc="2026-06-29T15:29:00Z"/>
        </w:rPr>
      </w:pPr>
      <w:ins w:id="17" w:author="Arthur Souza Rodrigues" w:date="2026-06-29T11:29:00Z" w16du:dateUtc="2026-06-29T15:29:00Z">
        <w:r>
          <w:rPr>
            <w:sz w:val="22"/>
            <w:szCs w:val="20"/>
          </w:rPr>
          <w:t>vfdsdfcACawesd</w:t>
        </w:r>
      </w:ins>
    </w:p>
    <w:p w14:paraId="66CF0B2F" w14:textId="77777777" w:rsidR="004A2B09" w:rsidRDefault="00E510A9">
      <w:pPr>
        <w:rPr>
          <w:ins w:id="18" w:author="Arthur Souza Rodrigues" w:date="2026-06-29T11:29:00Z" w16du:dateUtc="2026-06-29T15:29:00Z"/>
        </w:rPr>
      </w:pPr>
      <w:ins w:id="22" w:author="Arthur Souza Rodrigues" w:date="2026-06-29T11:29:00Z" w16du:dateUtc="2026-06-29T15:29:00Z">
        <w:r>
          <w:rPr>
            <w:sz w:val="22"/>
            <w:szCs w:val="20"/>
          </w:rPr>
          <w:t>vfdsdfcACawesd</w:t>
        </w:r>
      </w:ins>
    </w:p>
    <w:p w14:paraId="5CE41F4B" w14:textId="77777777" w:rsidR="004A2B09" w:rsidRDefault="00E510A9">
      <w:pPr>
        <w:rPr>
          <w:ins w:id="23" w:author="Arthur Souza Rodrigues" w:date="2026-06-29T11:29:00Z" w16du:dateUtc="2026-06-29T15:29:00Z"/>
        </w:rPr>
      </w:pPr>
      <w:ins w:id="27" w:author="Arthur Souza Rodrigues" w:date="2026-06-29T11:29:00Z" w16du:dateUtc="2026-06-29T15:29:00Z">
        <w:r>
          <w:rPr>
            <w:sz w:val="22"/>
            <w:szCs w:val="20"/>
          </w:rPr>
          <w:t>vfdsdfcACawesd</w:t>
        </w:r>
      </w:ins>
    </w:p>
    <w:p w14:paraId="16686AD8" w14:textId="77777777" w:rsidR="004A2B09" w:rsidRDefault="00E510A9">
      <w:pPr>
        <w:rPr>
          <w:ins w:id="28" w:author="Arthur Souza Rodrigues" w:date="2026-06-29T11:29:00Z" w16du:dateUtc="2026-06-29T15:29:00Z"/>
        </w:rPr>
      </w:pPr>
      <w:ins w:id="32" w:author="Arthur Souza Rodrigues" w:date="2026-06-29T11:29:00Z" w16du:dateUtc="2026-06-29T15:29:00Z">
        <w:r>
          <w:t>vfdsdfcACaw</w:t>
        </w:r>
        <w:r>
          <w:t>esd</w:t>
        </w:r>
      </w:ins>
    </w:p>
    <w:p w14:paraId="0C31A338" w14:textId="77777777" w:rsidR="004A2B09" w:rsidRDefault="00E510A9">
      <w:pPr>
        <w:rPr>
          <w:ins w:id="33" w:author="Arthur Souza Rodrigues" w:date="2026-06-29T11:29:00Z" w16du:dateUtc="2026-06-29T15:29:00Z"/>
        </w:rPr>
      </w:pPr>
      <w:ins w:id="34" w:author="Arthur Souza Rodrigues" w:date="2026-06-29T11:29:00Z" w16du:dateUtc="2026-06-29T15:29:00Z">
        <w:r>
          <w:t>vfdsdfcACawesd</w:t>
        </w:r>
      </w:ins>
    </w:p>
    <w:p w14:paraId="5A0C5C49" w14:textId="77777777" w:rsidR="004A2B09" w:rsidRDefault="00E510A9">
      <w:pPr>
        <w:rPr>
          <w:ins w:id="35" w:author="Arthur Souza Rodrigues" w:date="2026-06-29T11:29:00Z" w16du:dateUtc="2026-06-29T15:29:00Z"/>
        </w:rPr>
      </w:pPr>
      <w:ins w:id="36" w:author="Arthur Souza Rodrigues" w:date="2026-06-29T11:29:00Z" w16du:dateUtc="2026-06-29T15:29:00Z">
        <w:r>
          <w:t>vfdsdfcACawesd</w:t>
        </w:r>
      </w:ins>
    </w:p>
    <w:p w14:paraId="674F5D94" w14:textId="77777777" w:rsidR="004A2B09" w:rsidRDefault="00E510A9">
      <w:pPr>
        <w:rPr>
          <w:ins w:id="37" w:author="Arthur Souza Rodrigues" w:date="2026-06-29T11:29:00Z" w16du:dateUtc="2026-06-29T15:29:00Z"/>
        </w:rPr>
      </w:pPr>
      <w:ins w:id="38" w:author="Arthur Souza Rodrigues" w:date="2026-06-29T11:29:00Z" w16du:dateUtc="2026-06-29T15:29:00Z">
        <w:r>
          <w:t>vfds</w:t>
        </w:r>
      </w:ins>
      <w:del w:id="39" w:author="Online User" w:date="2026-05-04T19:40:00Z">
        <w:r>
          <w:delText>dfcACawesd</w:delText>
        </w:r>
      </w:del>
    </w:p>
    <w:p w14:paraId="6AC5E67B" w14:textId="77777777" w:rsidR="004A2B09" w:rsidRDefault="00E510A9">
      <w:pPr>
        <w:rPr>
          <w:ins w:id="40" w:author="Arthur Souza Rodrigues" w:date="2026-06-29T11:29:00Z" w16du:dateUtc="2026-06-29T15:29:00Z"/>
        </w:rPr>
      </w:pPr>
      <w:del w:id="41" w:author="Online User" w:date="2026-05-04T19:40:00Z">
        <w:r>
          <w:delText>vfdsdfcACawesd</w:delText>
        </w:r>
      </w:del>
    </w:p>
    <w:p w14:paraId="0C90199A" w14:textId="77777777" w:rsidR="004A2B09" w:rsidRDefault="00E510A9">
      <w:pPr>
        <w:rPr>
          <w:ins w:id="42" w:author="Arthur Souza Rodrigues" w:date="2026-06-29T11:29:00Z" w16du:dateUtc="2026-06-29T15:29:00Z"/>
        </w:rPr>
      </w:pPr>
      <w:del w:id="43" w:author="Online User" w:date="2026-05-04T19:40:00Z">
        <w:r>
          <w:delText>vfdsdfcACawesd</w:delText>
        </w:r>
      </w:del>
    </w:p>
    <w:p w14:paraId="4527F638" w14:textId="77777777" w:rsidR="004A2B09" w:rsidRDefault="00E510A9">
      <w:pPr>
        <w:rPr>
          <w:ins w:id="44" w:author="Arthur Souza Rodrigues" w:date="2026-06-29T11:29:00Z" w16du:dateUtc="2026-06-29T15:29:00Z"/>
        </w:rPr>
      </w:pPr>
      <w:del w:id="45" w:author="Online User" w:date="2026-05-04T19:40:00Z">
        <w:r>
          <w:delText>vfdsdfcACawesd</w:delText>
        </w:r>
      </w:del>
    </w:p>
    <w:p w14:paraId="291D8DA6" w14:textId="77777777" w:rsidR="004A2B09" w:rsidRDefault="00E510A9">
      <w:pPr>
        <w:rPr>
          <w:ins w:id="46" w:author="Arthur Souza Rodrigues" w:date="2026-06-29T11:29:00Z" w16du:dateUtc="2026-06-29T15:29:00Z"/>
        </w:rPr>
      </w:pPr>
      <w:del w:id="47" w:author="Online User" w:date="2026-05-04T19:40:00Z">
        <w:r>
          <w:delText>vfdsdfcACawesd</w:delText>
        </w:r>
      </w:del>
    </w:p>
    <w:p w14:paraId="6DCFE1D5" w14:textId="77777777" w:rsidR="004A2B09" w:rsidRDefault="00E510A9">
      <w:pPr>
        <w:rPr>
          <w:ins w:id="48" w:author="Arthur Souza Rodrigues" w:date="2026-06-29T11:29:00Z" w16du:dateUtc="2026-06-29T15:29:00Z"/>
        </w:rPr>
      </w:pPr>
      <w:del w:id="49" w:author="Online User" w:date="2026-05-04T19:40:00Z">
        <w:r>
          <w:delText>vfdsdfcACawesd</w:delText>
        </w:r>
      </w:del>
    </w:p>
    <w:p w14:paraId="107DF998" w14:textId="77777777" w:rsidR="004A2B09" w:rsidRDefault="00E510A9">
      <w:pPr>
        <w:rPr>
          <w:ins w:id="50" w:author="Arthur Souza Rodrigues" w:date="2026-06-29T11:29:00Z" w16du:dateUtc="2026-06-29T15:29:00Z"/>
        </w:rPr>
      </w:pPr>
      <w:del w:id="51" w:author="Online User" w:date="2026-05-04T19:40:00Z">
        <w:r>
          <w:delText>vfdsdfcACawesd</w:delText>
        </w:r>
      </w:del>
    </w:p>
    <w:p w14:paraId="5B17A1FC" w14:textId="77777777" w:rsidR="004A2B09" w:rsidRDefault="00E510A9">
      <w:pPr>
        <w:rPr>
          <w:ins w:id="52" w:author="Arthur Souza Rodrigues" w:date="2026-06-29T11:29:00Z" w16du:dateUtc="2026-06-29T15:29:00Z"/>
        </w:rPr>
      </w:pPr>
      <w:del w:id="53" w:author="Online User" w:date="2026-05-04T19:40:00Z">
        <w:r>
          <w:delText>vfdsdfcACawesd</w:delText>
        </w:r>
      </w:del>
    </w:p>
    <w:p w14:paraId="34AE3942" w14:textId="77777777" w:rsidR="004A2B09" w:rsidRDefault="00E510A9">
      <w:pPr>
        <w:rPr>
          <w:ins w:id="54" w:author="Arthur Souza Rodrigues" w:date="2026-06-29T11:29:00Z" w16du:dateUtc="2026-06-29T15:29:00Z"/>
        </w:rPr>
      </w:pPr>
      <w:del w:id="55" w:author="Online User" w:date="2026-05-04T19:40:00Z">
        <w:r>
          <w:delText>vfdsdfcACawesd</w:delText>
        </w:r>
      </w:del>
    </w:p>
    <w:p w14:paraId="75637003" w14:textId="77777777" w:rsidR="004A2B09" w:rsidRDefault="00E510A9">
      <w:pPr>
        <w:rPr>
          <w:ins w:id="56" w:author="Arthur Souza Rodrigues" w:date="2026-06-29T11:29:00Z" w16du:dateUtc="2026-06-29T15:29:00Z"/>
        </w:rPr>
      </w:pPr>
      <w:del w:id="57" w:author="Online User" w:date="2026-05-04T19:40:00Z">
        <w:r>
          <w:delText>vfdsdfcACaw</w:delText>
        </w:r>
      </w:del>
      <w:ins w:id="58" w:author="Arthur Souza Rodrigues" w:date="2026-06-29T11:29:00Z" w16du:dateUtc="2026-06-29T15:29:00Z">
        <w:r>
          <w:t>esd</w:t>
        </w:r>
      </w:ins>
    </w:p>
    <w:p w14:paraId="3E29B34B" w14:textId="77777777" w:rsidR="004A2B09" w:rsidRDefault="00E510A9">
      <w:pPr>
        <w:rPr>
          <w:ins w:id="59" w:author="Arthur Souza Rodrigues" w:date="2026-06-29T11:29:00Z" w16du:dateUtc="2026-06-29T15:29:00Z"/>
        </w:rPr>
      </w:pPr>
      <w:ins w:id="60" w:author="Arthur Souza Rodrigues" w:date="2026-06-29T11:29:00Z" w16du:dateUtc="2026-06-29T15:29:00Z">
        <w:r>
          <w:t>vfdsdfcACawesd</w:t>
        </w:r>
      </w:ins>
    </w:p>
    <w:p w14:paraId="1AD7645B" w14:textId="77777777" w:rsidR="004A2B09" w:rsidRDefault="00E510A9">
      <w:pPr>
        <w:rPr>
          <w:ins w:id="61" w:author="Arthur Souza Rodrigues" w:date="2026-06-29T11:29:00Z" w16du:dateUtc="2026-06-29T15:29:00Z"/>
        </w:rPr>
      </w:pPr>
      <w:ins w:id="62" w:author="Arthur Souza Rodrigues" w:date="2026-06-29T11:29:00Z" w16du:dateUtc="2026-06-29T15:29:00Z">
        <w:r>
          <w:t>vfdsdfcACawesd</w:t>
        </w:r>
      </w:ins>
    </w:p>
    <w:p w14:paraId="39ABACBD" w14:textId="77777777" w:rsidR="004A2B09" w:rsidRDefault="00E510A9">
      <w:pPr>
        <w:rPr>
          <w:ins w:id="63" w:author="Arthur Souza Rodrigues" w:date="2026-06-29T11:29:00Z" w16du:dateUtc="2026-06-29T15:29:00Z"/>
        </w:rPr>
      </w:pPr>
      <w:ins w:id="64" w:author="Arthur Souza Rodrigues" w:date="2026-06-29T11:29:00Z" w16du:dateUtc="2026-06-29T15:29:00Z">
        <w:r>
          <w:t>vfdsdfcACawesd</w:t>
        </w:r>
      </w:ins>
    </w:p>
    <w:p w14:paraId="5431C68E" w14:textId="77777777" w:rsidR="004A2B09" w:rsidRDefault="00E510A9">
      <w:pPr>
        <w:rPr>
          <w:ins w:id="65" w:author="Arthur Souza Rodrigues" w:date="2026-06-29T11:29:00Z" w16du:dateUtc="2026-06-29T15:29:00Z"/>
        </w:rPr>
      </w:pPr>
      <w:ins w:id="66" w:author="Arthur Souza Rodrigues" w:date="2026-06-29T11:29:00Z" w16du:dateUtc="2026-06-29T15:29:00Z">
        <w:r>
          <w:t>vfdsdfcACawesd</w:t>
        </w:r>
      </w:ins>
    </w:p>
    <w:p w14:paraId="2261BFA4" w14:textId="77777777" w:rsidR="004A2B09" w:rsidRDefault="00E510A9">
      <w:pPr>
        <w:rPr>
          <w:ins w:id="67" w:author="Arthur Souza Rodrigues" w:date="2026-06-29T11:29:00Z" w16du:dateUtc="2026-06-29T15:29:00Z"/>
        </w:rPr>
      </w:pPr>
      <w:ins w:id="68" w:author="Arthur Souza Rodrigues" w:date="2026-06-29T11:29:00Z" w16du:dateUtc="2026-06-29T15:29:00Z">
        <w:r>
          <w:lastRenderedPageBreak/>
        </w:r>
        <w:r>
          <w:t>vfdsdfcACawesd</w:t>
        </w:r>
      </w:ins>
    </w:p>
    <w:p w14:paraId="149B2B14" w14:textId="77777777" w:rsidR="004A2B09" w:rsidRDefault="00E510A9">
      <w:pPr>
        <w:rPr>
          <w:ins w:id="69" w:author="Arthur Souza Rodrigues" w:date="2026-06-29T11:29:00Z" w16du:dateUtc="2026-06-29T15:29:00Z"/>
        </w:rPr>
      </w:pPr>
      <w:ins w:id="70" w:author="Arthur Souza Rodrigues" w:date="2026-06-29T11:29:00Z" w16du:dateUtc="2026-06-29T15:29:00Z">
        <w:r>
          <w:t>vfdsdfcACawesd</w:t>
        </w:r>
      </w:ins>
    </w:p>
    <w:p w14:paraId="1FD04A8D" w14:textId="77777777" w:rsidR="004A2B09" w:rsidRDefault="00E510A9">
      <w:pPr>
        <w:rPr>
          <w:ins w:id="71" w:author="Arthur Souza Rodrigues" w:date="2026-06-29T11:29:00Z" w16du:dateUtc="2026-06-29T15:29:00Z"/>
        </w:rPr>
      </w:pPr>
      <w:ins w:id="72" w:author="Arthur Souza Rodrigues" w:date="2026-06-29T11:29:00Z" w16du:dateUtc="2026-06-29T15:29:00Z">
        <w:r>
          <w:t>vfdsdfcACawesd</w:t>
        </w:r>
      </w:ins>
      <w:ins w:id="73" w:author="Online User" w:date="2026-05-04T19:40:00Z">
        <w:r>
          <w:t>fdsdfcACawesd</w:t>
        </w:r>
      </w:ins>
    </w:p>
    <w:p w14:paraId="14C8C41D" w14:textId="77777777" w:rsidR="004A2B09" w:rsidRDefault="00E510A9">
      <w:pPr>
        <w:rPr>
          <w:ins w:id="74" w:author="Arthur Souza Rodrigues" w:date="2026-06-29T11:29:00Z" w16du:dateUtc="2026-06-29T15:29:00Z"/>
        </w:rPr>
      </w:pPr>
      <w:ins w:id="75" w:author="Online User" w:date="2026-05-04T19:40:00Z">
        <w:r>
          <w:t>vfdsdfcACawesd</w:t>
        </w:r>
      </w:ins>
    </w:p>
    <w:p w14:paraId="08687E82" w14:textId="77777777" w:rsidR="004A2B09" w:rsidRDefault="00E510A9">
      <w:pPr>
        <w:rPr>
          <w:ins w:id="76" w:author="Arthur Souza Rodrigues" w:date="2026-06-29T11:29:00Z" w16du:dateUtc="2026-06-29T15:29:00Z"/>
        </w:rPr>
      </w:pPr>
      <w:ins w:id="77" w:author="Online User" w:date="2026-05-04T19:40:00Z">
        <w:r>
          <w:t>vfdsdfcACawesd</w:t>
        </w:r>
      </w:ins>
    </w:p>
    <w:p w14:paraId="1CEDD29D" w14:textId="77777777" w:rsidR="004A2B09" w:rsidRDefault="00E510A9">
      <w:pPr>
        <w:rPr>
          <w:ins w:id="78" w:author="Arthur Souza Rodrigues" w:date="2026-06-29T11:29:00Z" w16du:dateUtc="2026-06-29T15:29:00Z"/>
        </w:rPr>
      </w:pPr>
      <w:ins w:id="79" w:author="Online User" w:date="2026-05-04T19:40:00Z">
        <w:r>
          <w:t>vfdsdfcACawesd</w:t>
        </w:r>
      </w:ins>
    </w:p>
    <w:p w14:paraId="75184B8C" w14:textId="77777777" w:rsidR="004A2B09" w:rsidRDefault="00E510A9">
      <w:pPr>
        <w:rPr>
          <w:ins w:id="80" w:author="Arthur Souza Rodrigues" w:date="2026-06-29T11:29:00Z" w16du:dateUtc="2026-06-29T15:29:00Z"/>
        </w:rPr>
      </w:pPr>
      <w:ins w:id="81" w:author="Online User" w:date="2026-05-04T19:40:00Z">
        <w:r>
          <w:t>vfdsdfcACawesdfdsdfcACawesd</w:t>
        </w:r>
      </w:ins>
    </w:p>
    <w:p w14:paraId="0C4A9EBF" w14:textId="77777777" w:rsidR="004A2B09" w:rsidRDefault="00E510A9">
      <w:pPr>
        <w:rPr>
          <w:ins w:id="82" w:author="Arthur Souza Rodrigues" w:date="2026-06-29T11:29:00Z" w16du:dateUtc="2026-06-29T15:29:00Z"/>
        </w:rPr>
      </w:pPr>
      <w:ins w:id="83" w:author="Online User" w:date="2026-05-04T19:40:00Z">
        <w:r>
          <w:t>vfdsdfcACawesd</w:t>
        </w:r>
      </w:ins>
    </w:p>
    <w:p w14:paraId="5A5C2029" w14:textId="77777777" w:rsidR="004A2B09" w:rsidRDefault="00E510A9">
      <w:pPr>
        <w:rPr>
          <w:ins w:id="84" w:author="Arthur Souza Rodrigues" w:date="2026-06-29T11:29:00Z" w16du:dateUtc="2026-06-29T15:29:00Z"/>
        </w:rPr>
      </w:pPr>
      <w:ins w:id="85" w:author="Online User" w:date="2026-05-04T19:40:00Z">
        <w:r>
          <w:t>vfdsdfcACawesd</w:t>
        </w:r>
      </w:ins>
    </w:p>
    <w:p w14:paraId="70A749D3" w14:textId="77777777" w:rsidR="004A2B09" w:rsidRDefault="00E510A9">
      <w:pPr>
        <w:rPr>
          <w:ins w:id="86" w:author="Arthur Souza Rodrigues" w:date="2026-06-29T11:29:00Z" w16du:dateUtc="2026-06-29T15:29:00Z"/>
        </w:rPr>
      </w:pPr>
      <w:ins w:id="87" w:author="Online User" w:date="2026-05-04T19:40:00Z">
        <w:r>
          <w:t>vfdsdfcACawesd</w:t>
        </w:r>
      </w:ins>
    </w:p>
    <w:p w14:paraId="426B3C34" w14:textId="77777777" w:rsidR="004A2B09" w:rsidRDefault="00E510A9">
      <w:pPr>
        <w:rPr>
          <w:ins w:id="88" w:author="Arthur Souza Rodrigues" w:date="2026-06-29T11:29:00Z" w16du:dateUtc="2026-06-29T15:29:00Z"/>
        </w:rPr>
      </w:pPr>
      <w:ins w:id="89" w:author="Online User" w:date="2026-05-04T19:40:00Z">
        <w:r>
          <w:t>vfdsdfcACawesd</w:t>
        </w:r>
      </w:ins>
    </w:p>
    <w:p w14:paraId="43D369B0" w14:textId="77777777" w:rsidR="00B2479D" w:rsidRDefault="00E510A9">
      <w:pPr>
        <w:rPr>
          <w:del w:id="90" w:author="Arthur Souza Rodrigues" w:date="2026-06-29T11:29:00Z" w16du:dateUtc="2026-06-29T15:29:00Z"/>
        </w:rPr>
      </w:pPr>
      <w:ins w:id="91" w:author="Arthur Souza Rodrigues" w:date="2026-06-29T11:29:00Z" w16du:dateUtc="2026-06-29T15:29:00Z">
        <w:r>
          <w:t>vfdsdfcACawesd</w:t>
        </w:r>
      </w:ins>
      <w:del w:id="92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208A660C" w14:textId="77777777" w:rsidR="00B2479D" w:rsidRDefault="00E510A9">
      <w:pPr>
        <w:rPr>
          <w:del w:id="93" w:author="Arthur Souza Rodrigues" w:date="2026-06-29T11:29:00Z" w16du:dateUtc="2026-06-29T15:29:00Z"/>
        </w:rPr>
      </w:pPr>
      <w:del w:id="94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78799D6B" w14:textId="77777777" w:rsidR="00B2479D" w:rsidRDefault="00E510A9">
      <w:del w:id="95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</w:del>
    </w:p>
    <w:sectPr w:rsidR="00B2479D">
      <w:pgSz w:w="12240" w:h="15840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