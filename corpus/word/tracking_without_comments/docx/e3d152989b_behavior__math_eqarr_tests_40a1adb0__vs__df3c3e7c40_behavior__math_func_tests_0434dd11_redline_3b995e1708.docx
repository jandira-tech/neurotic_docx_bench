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BAE46D" w14:textId="77777777" w:rsidR="0060425E" w:rsidRDefault="001E2AD9">
      <w:pPr>
        <w:pStyle w:val="Heading1"/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>m:func Test Cases</w:t>
        </w:r>
      </w:ins>
    </w:p>
    <w:p w14:paraId="48D9E816" w14:textId="77777777" w:rsidR="0060425E" w:rsidRDefault="001E2AD9">
      <w:pPr>
        <w:pStyle w:val="Heading2"/>
        <w:rPr>
          <w:ins w:id="2" w:author="Caio Pizzol" w:date="2026-09-26T15:06:00Z" w16du:dateUtc="2026-09-26T19:06:00Z"/>
        </w:rPr>
      </w:pPr>
      <w:ins w:id="3" w:author="Caio Pizzol" w:date="2026-09-26T15:06:00Z" w16du:dateUtc="2026-09-26T19:06:00Z">
        <w:r>
          <w:t>Test 1: sin x</w:t>
        </w:r>
      </w:ins>
    </w:p>
    <w:p w14:paraId="6AA98090" w14:textId="77777777" w:rsidR="0060425E" w:rsidRDefault="001E2AD9">
      <w:pPr>
        <w:rPr>
          <w:ins w:id="4" w:author="Caio Pizzol" w:date="2026-09-26T15:06:00Z" w16du:dateUtc="2026-09-26T19:06:00Z"/>
        </w:rPr>
      </w:pPr>
      <m:oMathPara>
        <m:oMath>
          <m:func>
            <m:funcPr>
              <m:ctrlPr>
                <w:ins w:id="5" w:author="Caio Pizzol" w:date="2026-09-26T15:06:00Z" w16du:dateUtc="2026-09-26T19:0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6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7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03B5F5B9" w14:textId="77777777" w:rsidR="0060425E" w:rsidRDefault="001E2AD9">
      <w:pPr>
        <w:pStyle w:val="Heading2"/>
        <w:rPr>
          <w:ins w:id="8" w:author="Caio Pizzol" w:date="2026-09-26T15:06:00Z" w16du:dateUtc="2026-09-26T19:06:00Z"/>
        </w:rPr>
      </w:pPr>
      <w:ins w:id="9" w:author="Caio Pizzol" w:date="2026-09-26T15:06:00Z" w16du:dateUtc="2026-09-26T19:06:00Z">
        <w:r>
          <w:t>Test 2: cos θ</w:t>
        </w:r>
      </w:ins>
    </w:p>
    <w:p w14:paraId="76A072C6" w14:textId="77777777" w:rsidR="0060425E" w:rsidRDefault="001E2AD9">
      <w:pPr>
        <w:rPr>
          <w:ins w:id="10" w:author="Caio Pizzol" w:date="2026-09-26T15:06:00Z" w16du:dateUtc="2026-09-26T19:06:00Z"/>
        </w:rPr>
      </w:pPr>
      <m:oMathPara>
        <m:oMath>
          <m:func>
            <m:funcPr>
              <m:ctrlPr>
                <w:ins w:id="11" w:author="Caio Pizzol" w:date="2026-09-26T15:06:00Z" w16du:dateUtc="2026-09-26T19:0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12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13" w:author="Caio Pizzol" w:date="2026-09-26T15:06:00Z" w16du:dateUtc="2026-09-26T19:06:00Z">
                  <w:rPr>
                    <w:rFonts w:ascii="Cambria Math" w:hAnsi="Cambria Math"/>
                  </w:rPr>
                  <m:t>θ</m:t>
                </w:ins>
              </m:r>
            </m:e>
          </m:func>
        </m:oMath>
      </m:oMathPara>
    </w:p>
    <w:p w14:paraId="04601B75" w14:textId="77777777" w:rsidR="0060425E" w:rsidRDefault="001E2AD9">
      <w:pPr>
        <w:pStyle w:val="Heading2"/>
        <w:rPr>
          <w:ins w:id="14" w:author="Caio Pizzol" w:date="2026-09-26T15:06:00Z" w16du:dateUtc="2026-09-26T19:06:00Z"/>
        </w:rPr>
      </w:pPr>
      <w:ins w:id="15" w:author="Caio Pizzol" w:date="2026-09-26T15:06:00Z" w16du:dateUtc="2026-09-26T19:06:00Z">
        <w:r>
          <w:t>Test 3: tan x (no funcPr)</w:t>
        </w:r>
      </w:ins>
    </w:p>
    <w:p w14:paraId="7609FED7" w14:textId="77777777" w:rsidR="0060425E" w:rsidRDefault="001E2AD9">
      <w:pPr>
        <w:rPr>
          <w:ins w:id="16" w:author="Caio Pizzol" w:date="2026-09-26T15:06:00Z" w16du:dateUtc="2026-09-26T19:06:00Z"/>
        </w:rPr>
      </w:pPr>
      <m:oMathPara>
        <m:oMath>
          <m:func>
            <m:funcPr>
              <m:ctrlPr>
                <w:ins w:id="1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18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ins>
              </m:r>
            </m:fName>
            <m:e>
              <m:r>
                <w:ins w:id="19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788265CE" w14:textId="77777777" w:rsidR="0060425E" w:rsidRDefault="001E2AD9">
      <w:pPr>
        <w:pStyle w:val="Heading2"/>
        <w:rPr>
          <w:ins w:id="20" w:author="Caio Pizzol" w:date="2026-09-26T15:06:00Z" w16du:dateUtc="2026-09-26T19:06:00Z"/>
        </w:rPr>
      </w:pPr>
      <w:ins w:id="21" w:author="Caio Pizzol" w:date="2026-09-26T15:06:00Z" w16du:dateUtc="2026-09-26T19:06:00Z">
        <w:r>
          <w:t>Test 4: log 10</w:t>
        </w:r>
      </w:ins>
    </w:p>
    <w:p w14:paraId="3D8878A9" w14:textId="77777777" w:rsidR="0060425E" w:rsidRDefault="001E2AD9">
      <w:pPr>
        <w:rPr>
          <w:ins w:id="22" w:author="Caio Pizzol" w:date="2026-09-26T15:06:00Z" w16du:dateUtc="2026-09-26T19:06:00Z"/>
        </w:rPr>
      </w:pPr>
      <m:oMathPara>
        <m:oMath>
          <m:func>
            <m:funcPr>
              <m:ctrlPr>
                <w:ins w:id="23" w:author="Caio Pizzol" w:date="2026-09-26T15:06:00Z" w16du:dateUtc="2026-09-26T19:0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24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ins>
              </m:r>
            </m:fName>
            <m:e>
              <m:r>
                <w:ins w:id="25" w:author="Caio Pizzol" w:date="2026-09-26T15:06:00Z" w16du:dateUtc="2026-09-26T19:06:00Z">
                  <w:rPr>
                    <w:rFonts w:ascii="Cambria Math" w:hAnsi="Cambria Math"/>
                  </w:rPr>
                  <m:t>10</m:t>
                </w:ins>
              </m:r>
            </m:e>
          </m:func>
        </m:oMath>
      </m:oMathPara>
    </w:p>
    <w:p w14:paraId="3789C9BB" w14:textId="77777777" w:rsidR="0060425E" w:rsidRDefault="001E2AD9">
      <w:pPr>
        <w:pStyle w:val="Heading2"/>
        <w:rPr>
          <w:ins w:id="26" w:author="Caio Pizzol" w:date="2026-09-26T15:06:00Z" w16du:dateUtc="2026-09-26T19:06:00Z"/>
        </w:rPr>
      </w:pPr>
      <w:ins w:id="27" w:author="Caio Pizzol" w:date="2026-09-26T15:06:00Z" w16du:dateUtc="2026-09-26T19:06:00Z">
        <w:r>
          <w:t>Test 5: ln x</w:t>
        </w:r>
      </w:ins>
    </w:p>
    <w:p w14:paraId="3C0CD8B6" w14:textId="77777777" w:rsidR="0060425E" w:rsidRDefault="001E2AD9">
      <w:pPr>
        <w:rPr>
          <w:ins w:id="28" w:author="Caio Pizzol" w:date="2026-09-26T15:06:00Z" w16du:dateUtc="2026-09-26T19:06:00Z"/>
        </w:rPr>
      </w:pPr>
      <m:oMathPara>
        <m:oMath>
          <m:func>
            <m:funcPr>
              <m:ctrlPr>
                <w:ins w:id="2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0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ins>
              </m:r>
            </m:fName>
            <m:e>
              <m:r>
                <w:ins w:id="31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53E2866C" w14:textId="77777777" w:rsidR="0060425E" w:rsidRDefault="001E2AD9">
      <w:pPr>
        <w:pStyle w:val="Heading2"/>
        <w:rPr>
          <w:ins w:id="32" w:author="Caio Pizzol" w:date="2026-09-26T15:06:00Z" w16du:dateUtc="2026-09-26T19:06:00Z"/>
        </w:rPr>
      </w:pPr>
      <w:ins w:id="33" w:author="Caio Pizzol" w:date="2026-09-26T15:06:00Z" w16du:dateUtc="2026-09-26T19:06:00Z">
        <w:r>
          <w:t>Test 6: f x (single-char)</w:t>
        </w:r>
      </w:ins>
    </w:p>
    <w:p w14:paraId="344BC1F0" w14:textId="77777777" w:rsidR="0060425E" w:rsidRDefault="001E2AD9">
      <w:pPr>
        <w:rPr>
          <w:ins w:id="34" w:author="Caio Pizzol" w:date="2026-09-26T15:06:00Z" w16du:dateUtc="2026-09-26T19:06:00Z"/>
        </w:rPr>
      </w:pPr>
      <m:oMathPara>
        <m:oMath>
          <m:func>
            <m:funcPr>
              <m:ctrlPr>
                <w:ins w:id="35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6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ins>
              </m:r>
            </m:fName>
            <m:e>
              <m:r>
                <w:ins w:id="37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595BF2D2" w14:textId="77777777" w:rsidR="0060425E" w:rsidRDefault="001E2AD9">
      <w:pPr>
        <w:pStyle w:val="Heading2"/>
        <w:rPr>
          <w:ins w:id="38" w:author="Caio Pizzol" w:date="2026-09-26T15:06:00Z" w16du:dateUtc="2026-09-26T19:06:00Z"/>
        </w:rPr>
      </w:pPr>
      <w:ins w:id="39" w:author="Caio Pizzol" w:date="2026-09-26T15:06:00Z" w16du:dateUtc="2026-09-26T19:06:00Z">
        <w:r>
          <w:t>Test 7: sin(x+1) multi-part</w:t>
        </w:r>
      </w:ins>
    </w:p>
    <w:p w14:paraId="377F4BF0" w14:textId="77777777" w:rsidR="0060425E" w:rsidRDefault="001E2AD9">
      <w:pPr>
        <w:rPr>
          <w:ins w:id="40" w:author="Caio Pizzol" w:date="2026-09-26T15:06:00Z" w16du:dateUtc="2026-09-26T19:06:00Z"/>
        </w:rPr>
      </w:pPr>
      <m:oMathPara>
        <m:oMath>
          <m:func>
            <m:funcPr>
              <m:ctrlPr>
                <w:ins w:id="41" w:author="Caio Pizzol" w:date="2026-09-26T15:06:00Z" w16du:dateUtc="2026-09-26T19:0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42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43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44" w:author="Caio Pizzol" w:date="2026-09-26T15:06:00Z" w16du:dateUtc="2026-09-26T19:06:00Z">
                  <w:rPr>
                    <w:rFonts w:ascii="Cambria Math" w:hAnsi="Cambria Math"/>
                  </w:rPr>
                  <m:t>+1</m:t>
                </w:ins>
              </m:r>
            </m:e>
          </m:func>
        </m:oMath>
      </m:oMathPara>
    </w:p>
    <w:p w14:paraId="29911460" w14:textId="77777777" w:rsidR="0060425E" w:rsidRDefault="001E2AD9">
      <w:pPr>
        <w:pStyle w:val="Heading2"/>
        <w:rPr>
          <w:ins w:id="45" w:author="Caio Pizzol" w:date="2026-09-26T15:06:00Z" w16du:dateUtc="2026-09-26T19:06:00Z"/>
        </w:rPr>
      </w:pPr>
      <w:ins w:id="46" w:author="Caio Pizzol" w:date="2026-09-26T15:06:00Z" w16du:dateUtc="2026-09-26T19:06:00Z">
        <w:r>
          <w:t>Test 8: Nested sin(cos x)</w:t>
        </w:r>
      </w:ins>
    </w:p>
    <w:p w14:paraId="3DC766B7" w14:textId="77777777" w:rsidR="0060425E" w:rsidRDefault="001E2AD9">
      <w:pPr>
        <w:rPr>
          <w:ins w:id="47" w:author="Caio Pizzol" w:date="2026-09-26T15:06:00Z" w16du:dateUtc="2026-09-26T19:06:00Z"/>
        </w:rPr>
      </w:pPr>
      <m:oMathPara>
        <m:oMath>
          <m:func>
            <m:funcPr>
              <m:ctrlPr>
                <w:ins w:id="4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49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func>
                <m:funcPr>
                  <m:ctrlPr>
                    <w:ins w:id="50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51" w:author="Caio Pizzol" w:date="2026-09-26T15:06:00Z" w16du:dateUtc="2026-09-26T19:0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ins>
                  </m:r>
                </m:fName>
                <m:e>
                  <m:r>
                    <w:ins w:id="52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e>
          </m:func>
        </m:oMath>
      </m:oMathPara>
    </w:p>
    <w:p w14:paraId="25BC4B08" w14:textId="77777777" w:rsidR="0060425E" w:rsidRDefault="001E2AD9">
      <w:pPr>
        <w:pStyle w:val="Heading2"/>
        <w:rPr>
          <w:ins w:id="53" w:author="Caio Pizzol" w:date="2026-09-26T15:06:00Z" w16du:dateUtc="2026-09-26T19:06:00Z"/>
        </w:rPr>
      </w:pPr>
      <w:ins w:id="54" w:author="Caio Pizzol" w:date="2026-09-26T15:06:00Z" w16du:dateUtc="2026-09-26T19:06:00Z">
        <w:r>
          <w:t>Test 9: sin x / x (in fraction)</w:t>
        </w:r>
      </w:ins>
    </w:p>
    <w:p w14:paraId="43972F7F" w14:textId="77777777" w:rsidR="0060425E" w:rsidRDefault="001E2AD9">
      <w:pPr>
        <w:rPr>
          <w:ins w:id="55" w:author="Caio Pizzol" w:date="2026-09-26T15:06:00Z" w16du:dateUtc="2026-09-26T19:06:00Z"/>
        </w:rPr>
      </w:pPr>
      <m:oMathPara>
        <m:oMath>
          <m:f>
            <m:fPr>
              <m:ctrlPr>
                <w:ins w:id="56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Pr>
            <m:num>
              <m:func>
                <m:funcPr>
                  <m:ctrlPr>
                    <w:ins w:id="57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58" w:author="Caio Pizzol" w:date="2026-09-26T15:06:00Z" w16du:dateUtc="2026-09-26T19:0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ins>
                  </m:r>
                </m:fName>
                <m:e>
                  <m:r>
                    <w:ins w:id="59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num>
            <m:den>
              <m:r>
                <w:ins w:id="60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den>
          </m:f>
        </m:oMath>
      </m:oMathPara>
    </w:p>
    <w:p w14:paraId="1A0600D1" w14:textId="77777777" w:rsidR="0060425E" w:rsidRDefault="001E2AD9">
      <w:pPr>
        <w:pStyle w:val="Heading2"/>
        <w:rPr>
          <w:ins w:id="61" w:author="Caio Pizzol" w:date="2026-09-26T15:06:00Z" w16du:dateUtc="2026-09-26T19:06:00Z"/>
        </w:rPr>
      </w:pPr>
      <w:ins w:id="62" w:author="Caio Pizzol" w:date="2026-09-26T15:06:00Z" w16du:dateUtc="2026-09-26T19:06:00Z">
        <w:r>
          <w:t>Test 10: sin x + cos x</w:t>
        </w:r>
      </w:ins>
    </w:p>
    <w:p w14:paraId="735A180E" w14:textId="77777777" w:rsidR="0060425E" w:rsidRDefault="001E2AD9">
      <w:pPr>
        <w:rPr>
          <w:ins w:id="63" w:author="Caio Pizzol" w:date="2026-09-26T15:06:00Z" w16du:dateUtc="2026-09-26T19:06:00Z"/>
        </w:rPr>
      </w:pPr>
      <m:oMathPara>
        <m:oMath>
          <m:func>
            <m:funcPr>
              <m:ctrlPr>
                <w:ins w:id="64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5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66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  <m:r>
            <w:ins w:id="67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func>
            <m:funcPr>
              <m:ctrlPr>
                <w:ins w:id="6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9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70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6259D1E3" w14:textId="77777777" w:rsidR="0060425E" w:rsidRDefault="001E2AD9">
      <w:pPr>
        <w:pStyle w:val="Heading2"/>
        <w:rPr>
          <w:ins w:id="71" w:author="Caio Pizzol" w:date="2026-09-26T15:06:00Z" w16du:dateUtc="2026-09-26T19:06:00Z"/>
        </w:rPr>
      </w:pPr>
      <w:ins w:id="72" w:author="Caio Pizzol" w:date="2026-09-26T15:06:00Z" w16du:dateUtc="2026-09-26T19:06:00Z">
        <w:r>
          <w:t>Test 11: sin with subscript arg</w:t>
        </w:r>
      </w:ins>
    </w:p>
    <w:p w14:paraId="2AD5D499" w14:textId="77777777" w:rsidR="0060425E" w:rsidRDefault="001E2AD9">
      <w:pPr>
        <w:rPr>
          <w:ins w:id="73" w:author="Caio Pizzol" w:date="2026-09-26T15:06:00Z" w16du:dateUtc="2026-09-26T19:06:00Z"/>
        </w:rPr>
      </w:pPr>
      <m:oMathPara>
        <m:oMath>
          <m:func>
            <m:funcPr>
              <m:ctrlPr>
                <w:ins w:id="74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75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sSub>
                <m:sSubPr>
                  <m:ctrlPr>
                    <w:ins w:id="76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77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78" w:author="Caio Pizzol" w:date="2026-09-26T15:06:00Z" w16du:dateUtc="2026-09-26T19:06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func>
        </m:oMath>
      </m:oMathPara>
    </w:p>
    <w:p w14:paraId="6849B0F8" w14:textId="77777777" w:rsidR="0060425E" w:rsidRDefault="001E2AD9">
      <w:pPr>
        <w:pStyle w:val="Heading2"/>
        <w:rPr>
          <w:ins w:id="79" w:author="Caio Pizzol" w:date="2026-09-26T15:06:00Z" w16du:dateUtc="2026-09-26T19:06:00Z"/>
        </w:rPr>
      </w:pPr>
      <w:ins w:id="80" w:author="Caio Pizzol" w:date="2026-09-26T15:06:00Z" w16du:dateUtc="2026-09-26T19:06:00Z">
        <w:r>
          <w:lastRenderedPageBreak/>
          <w:t>Test 12: No m:sty on fName</w:t>
        </w:r>
      </w:ins>
    </w:p>
    <w:p w14:paraId="28ED3589" w14:textId="77777777" w:rsidR="00166037" w:rsidRDefault="001E2AD9">
      <w:pPr>
        <w:rPr>
          <w:del w:id="81" w:author="Caio Pizzol" w:date="2026-09-26T15:06:00Z" w16du:dateUtc="2026-09-26T19:06:00Z"/>
        </w:rPr>
      </w:pPr>
      <m:oMathPara>
        <m:oMath>
          <m:func>
            <m:funcPr>
              <m:ctrlPr>
                <w:ins w:id="82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3" w:author="Caio Pizzol" w:date="2026-09-26T15:06:00Z" w16du:dateUtc="2026-09-26T19:06:00Z"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84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func>
          <m:eqArr>
            <m:eqArrPr>
              <m:ctrlPr>
                <w:del w:id="8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86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87" w:author="Caio Pizzol" w:date="2026-09-26T15:06:00Z" w16du:dateUtc="2026-09-26T19:06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88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  <m:r>
                <w:del w:id="89" w:author="Caio Pizzol" w:date="2026-09-26T15:06:00Z" w16du:dateUtc="2026-09-26T19:06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p w14:paraId="2F2B9426" w14:textId="77777777" w:rsidR="00166037" w:rsidRDefault="001E2AD9">
      <w:pPr>
        <w:rPr>
          <w:del w:id="90" w:author="Caio Pizzol" w:date="2026-09-26T15:06:00Z" w16du:dateUtc="2026-09-26T19:06:00Z"/>
        </w:rPr>
      </w:pPr>
      <m:oMathPara>
        <m:oMath>
          <m:eqArr>
            <m:eqArrPr>
              <m:ctrlPr>
                <w:del w:id="9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eqArrPr>
            <m:e>
              <m:f>
                <m:fPr>
                  <m:ctrlPr>
                    <w:del w:id="92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93" w:author="Caio Pizzol" w:date="2026-09-26T15:06:00Z" w16du:dateUtc="2026-09-26T19:06:00Z">
                      <w:rPr>
                        <w:rFonts w:ascii="Cambria Math" w:hAnsi="Cambria Math"/>
                      </w:rPr>
                      <m:t>a</m:t>
                    </w:del>
                  </m:r>
                </m:num>
                <m:den>
                  <m:r>
                    <w:del w:id="94" w:author="Caio Pizzol" w:date="2026-09-26T15:06:00Z" w16du:dateUtc="2026-09-26T19:06:00Z">
                      <w:rPr>
                        <w:rFonts w:ascii="Cambria Math" w:hAnsi="Cambria Math"/>
                      </w:rPr>
                      <m:t>b</m:t>
                    </w:del>
                  </m:r>
                </m:den>
              </m:f>
              <m:r>
                <w:del w:id="95" w:author="Caio Pizzol" w:date="2026-09-26T15:06:00Z" w16du:dateUtc="2026-09-26T19:06:00Z">
                  <w:rPr>
                    <w:rFonts w:ascii="Cambria Math" w:hAnsi="Cambria Math"/>
                  </w:rPr>
                  <m:t>=</m:t>
                </w:del>
              </m:r>
              <m:r>
                <w:del w:id="96" w:author="Caio Pizzol" w:date="2026-09-26T15:06:00Z" w16du:dateUtc="2026-09-26T19:06:00Z">
                  <w:rPr>
                    <w:rFonts w:ascii="Cambria Math" w:hAnsi="Cambria Math"/>
                  </w:rPr>
                  <m:t>c</m:t>
                </w:del>
              </m:r>
            </m:e>
            <m:e>
              <m:r>
                <w:del w:id="97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98" w:author="Caio Pizzol" w:date="2026-09-26T15:06:00Z" w16du:dateUtc="2026-09-26T19:06:00Z">
                  <w:rPr>
                    <w:rFonts w:ascii="Cambria Math" w:hAnsi="Cambria Math"/>
                  </w:rPr>
                  <m:t>=</m:t>
                </w:del>
              </m:r>
              <m:r>
                <w:del w:id="99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eqArr>
        </m:oMath>
      </m:oMathPara>
    </w:p>
    <w:p w14:paraId="35DF454E" w14:textId="77777777" w:rsidR="00166037" w:rsidRDefault="001E2AD9">
      <w:pPr>
        <w:rPr>
          <w:del w:id="100" w:author="Caio Pizzol" w:date="2026-09-26T15:06:00Z" w16du:dateUtc="2026-09-26T19:06:00Z"/>
        </w:rPr>
      </w:pPr>
      <m:oMathPara>
        <m:oMath>
          <m:eqArr>
            <m:eqArrPr>
              <m:ctrlPr>
                <w:del w:id="10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eqArrPr>
            <m:e>
              <m:sSub>
                <m:sSubPr>
                  <m:ctrlPr>
                    <w:del w:id="102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103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104" w:author="Caio Pizzol" w:date="2026-09-26T15:06:00Z" w16du:dateUtc="2026-09-26T19:06:00Z">
                      <w:rPr>
                        <w:rFonts w:ascii="Cambria Math" w:hAnsi="Cambria Math"/>
                      </w:rPr>
                      <m:t>1</m:t>
                    </w:del>
                  </m:r>
                </m:sub>
              </m:sSub>
              <m:r>
                <w:del w:id="105" w:author="Caio Pizzol" w:date="2026-09-26T15:06:00Z" w16du:dateUtc="2026-09-26T19:06:00Z">
                  <w:rPr>
                    <w:rFonts w:ascii="Cambria Math" w:hAnsi="Cambria Math"/>
                  </w:rPr>
                  <m:t>=</m:t>
                </w:del>
              </m:r>
              <m:r>
                <w:del w:id="106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07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  <m:r>
                <w:del w:id="108" w:author="Caio Pizzol" w:date="2026-09-26T15:06:00Z" w16du:dateUtc="2026-09-26T19:06:00Z">
                  <w:rPr>
                    <w:rFonts w:ascii="Cambria Math" w:hAnsi="Cambria Math"/>
                  </w:rPr>
                  <m:t>=</m:t>
                </w:del>
              </m:r>
              <m:r>
                <w:del w:id="109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e>
          </m:eqArr>
        </m:oMath>
      </m:oMathPara>
    </w:p>
    <w:p w14:paraId="51729076" w14:textId="77777777" w:rsidR="00166037" w:rsidRDefault="001E2AD9">
      <w:pPr>
        <w:rPr>
          <w:del w:id="110" w:author="Caio Pizzol" w:date="2026-09-26T15:06:00Z" w16du:dateUtc="2026-09-26T19:06:00Z"/>
        </w:rPr>
      </w:pPr>
      <m:oMathPara>
        <m:oMath>
          <m:eqArr>
            <m:eqArrPr>
              <m:ctrlPr>
                <w:del w:id="11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112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13" w:author="Caio Pizzol" w:date="2026-09-26T15:06:00Z" w16du:dateUtc="2026-09-26T19:06:00Z">
                  <w:rPr>
                    <w:rFonts w:ascii="Cambria Math" w:hAnsi="Cambria Math"/>
                  </w:rPr>
                  <m:t>&amp;=1</m:t>
                </w:del>
              </m:r>
            </m:e>
            <m:e>
              <m:r>
                <w:del w:id="114" w:author="Caio Pizzol" w:date="2026-09-26T15:06:00Z" w16du:dateUtc="2026-09-26T19:06:00Z">
                  <w:rPr>
                    <w:rFonts w:ascii="Cambria Math" w:hAnsi="Cambria Math"/>
                  </w:rPr>
                  <m:t>yy</m:t>
                </w:del>
              </m:r>
              <m:r>
                <w:del w:id="115" w:author="Caio Pizzol" w:date="2026-09-26T15:06:00Z" w16du:dateUtc="2026-09-26T19:06:00Z">
                  <w:rPr>
                    <w:rFonts w:ascii="Cambria Math" w:hAnsi="Cambria Math"/>
                  </w:rPr>
                  <m:t>&amp;=22</m:t>
                </w:del>
              </m:r>
            </m:e>
          </m:eqArr>
        </m:oMath>
      </m:oMathPara>
    </w:p>
    <w:p w14:paraId="331CD184" w14:textId="77777777" w:rsidR="00166037" w:rsidRDefault="001E2AD9">
      <m:oMathPara>
        <m:oMath>
          <m:eqArr>
            <m:eqArrPr>
              <m:maxDist m:val="1"/>
              <m:ctrlPr>
                <w:del w:id="116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eqArrPr>
            <m:e>
              <m:r>
                <w:del w:id="117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18" w:author="Caio Pizzol" w:date="2026-09-26T15:06:00Z" w16du:dateUtc="2026-09-26T19:06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119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  <m:r>
                <w:del w:id="120" w:author="Caio Pizzol" w:date="2026-09-26T15:06:00Z" w16du:dateUtc="2026-09-26T19:06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sectPr w:rsidR="00166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166037"/>
    <w:rsid w:val="001E2AD9"/>
    <w:rsid w:val="002031F9"/>
    <w:rsid w:val="002E569E"/>
    <w:rsid w:val="004B1A21"/>
    <w:rsid w:val="0060425E"/>
    <w:rsid w:val="00744453"/>
    <w:rsid w:val="00922A29"/>
    <w:rsid w:val="00961676"/>
    <w:rsid w:val="00AF4127"/>
    <w:rsid w:val="00BB1FBE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834C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2026-04-12T22:11:00Z</dcterms:created>
  <dcterms:modified xsi:type="dcterms:W3CDTF">2026-09-26T19:06:00Z</dcterms:modified>
</cp:coreProperties>
</file>