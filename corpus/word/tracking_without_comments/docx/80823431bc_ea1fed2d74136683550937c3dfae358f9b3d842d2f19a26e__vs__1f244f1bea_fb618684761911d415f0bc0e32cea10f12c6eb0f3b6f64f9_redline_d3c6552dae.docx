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39B3CF" w14:textId="77777777" w:rsidR="00A053CA" w:rsidRPr="00A053CA" w:rsidRDefault="00A053CA" w:rsidP="00A053CA">
      <w:pPr>
        <w:rPr>
          <w:ins w:id="4" w:author="Esther Lønstrup" w:date="2026-09-25T20:08:00Z" w16du:dateUtc="2026-09-26T00:08:00Z"/>
          <w:rFonts w:asciiTheme="majorHAnsi" w:hAnsiTheme="majorHAnsi"/>
          <w:lang w:val="en-GB"/>
        </w:rPr>
      </w:pPr>
      <w:bookmarkStart w:id="5" w:name="_Toc362252490"/>
      <w:ins w:id="6" w:author="Esther Lønstrup" w:date="2026-09-25T20:08:00Z" w16du:dateUtc="2026-09-26T00:08:00Z">
        <w:r w:rsidRPr="00A053CA">
          <w:rPr>
            <w:rStyle w:val="Heading3Char"/>
            <w:rFonts w:asciiTheme="majorHAnsi" w:hAnsiTheme="majorHAnsi"/>
            <w:lang w:val="en-GB"/>
          </w:rPr>
          <w:t xml:space="preserve">Template </w:t>
        </w:r>
        <w:r w:rsidRPr="00A053CA">
          <w:rPr>
            <w:rStyle w:val="Heading3Char"/>
            <w:rFonts w:asciiTheme="majorHAnsi" w:hAnsiTheme="majorHAnsi" w:cs="Arial"/>
            <w:lang w:val="en-GB"/>
          </w:rPr>
          <w:t>for Process Action Plan (PAP)</w:t>
        </w:r>
        <w:bookmarkEnd w:id="5"/>
        <w:r w:rsidR="00BC6B7F">
          <w:rPr>
            <w:rStyle w:val="Heading3Char"/>
            <w:rFonts w:asciiTheme="majorHAnsi" w:hAnsiTheme="majorHAnsi" w:cs="Arial"/>
            <w:lang w:val="en-GB"/>
          </w:rPr>
          <w:t xml:space="preserve"> for pro</w:t>
        </w:r>
        <w:r w:rsidR="00F24EAD">
          <w:rPr>
            <w:rStyle w:val="Heading3Char"/>
            <w:rFonts w:asciiTheme="majorHAnsi" w:hAnsiTheme="majorHAnsi" w:cs="Arial"/>
            <w:lang w:val="en-GB"/>
          </w:rPr>
          <w:t>jects</w:t>
        </w:r>
        <w:r w:rsidR="00D57D47">
          <w:rPr>
            <w:rStyle w:val="Heading3Char"/>
            <w:rFonts w:asciiTheme="majorHAnsi" w:hAnsiTheme="majorHAnsi" w:cs="Arial"/>
            <w:lang w:val="en-GB"/>
          </w:rPr>
          <w:t xml:space="preserve"> below</w:t>
        </w:r>
        <w:r w:rsidR="005E5E99">
          <w:rPr>
            <w:rStyle w:val="Heading3Char"/>
            <w:rFonts w:asciiTheme="majorHAnsi" w:hAnsiTheme="majorHAnsi" w:cs="Arial"/>
            <w:lang w:val="en-GB"/>
          </w:rPr>
          <w:t xml:space="preserve"> DKK</w:t>
        </w:r>
        <w:r w:rsidR="00BC6B7F">
          <w:rPr>
            <w:rStyle w:val="Heading3Char"/>
            <w:rFonts w:asciiTheme="majorHAnsi" w:hAnsiTheme="majorHAnsi" w:cs="Arial"/>
            <w:lang w:val="en-GB"/>
          </w:rPr>
          <w:t xml:space="preserve"> </w:t>
        </w:r>
        <w:r w:rsidR="005E5E99">
          <w:rPr>
            <w:rStyle w:val="Heading3Char"/>
            <w:rFonts w:asciiTheme="majorHAnsi" w:hAnsiTheme="majorHAnsi" w:cs="Arial"/>
            <w:lang w:val="en-GB"/>
          </w:rPr>
          <w:t>10</w:t>
        </w:r>
        <w:r w:rsidR="00D57D47">
          <w:rPr>
            <w:rStyle w:val="Heading3Char"/>
            <w:rFonts w:asciiTheme="majorHAnsi" w:hAnsiTheme="majorHAnsi" w:cs="Arial"/>
            <w:lang w:val="en-GB"/>
          </w:rPr>
          <w:t xml:space="preserve"> million</w:t>
        </w:r>
      </w:ins>
    </w:p>
    <w:tbl>
      <w:tblPr>
        <w:tblStyle w:val="TableGrid"/>
        <w:tblW w:w="0" w:type="auto"/>
        <w:tblLook w:val="04A0" w:firstRow="1" w:lastRow="0" w:firstColumn="1" w:lastColumn="0" w:noHBand="0" w:noVBand="1"/>
      </w:tblPr>
      <w:tblGrid>
        <w:gridCol w:w="3050"/>
        <w:gridCol w:w="3324"/>
        <w:gridCol w:w="3254"/>
      </w:tblGrid>
      <w:tr w:rsidR="003B760B" w:rsidRPr="00ED5E4F" w14:paraId="45171834" w14:textId="77777777" w:rsidTr="000216D4">
        <w:trPr>
          <w:trHeight w:val="724"/>
          <w:tblHeader/>
          <w:ins w:id="7" w:author="Esther Lønstrup" w:date="2026-09-25T20:08:00Z" w16du:dateUtc="2026-09-26T00:08:00Z"/>
        </w:trPr>
        <w:tc>
          <w:tcPr>
            <w:tcW w:w="3050" w:type="dxa"/>
            <w:shd w:val="clear" w:color="auto" w:fill="C9C9C9" w:themeFill="accent3" w:themeFillTint="99"/>
          </w:tcPr>
          <w:p w14:paraId="6EB3D0AE" w14:textId="77777777" w:rsidR="006F0741" w:rsidRPr="00ED5E4F" w:rsidRDefault="006F0741" w:rsidP="00B23B91">
            <w:pPr>
              <w:rPr>
                <w:ins w:id="8" w:author="Esther Lønstrup" w:date="2026-09-25T20:08:00Z" w16du:dateUtc="2026-09-26T00:08:00Z"/>
                <w:sz w:val="20"/>
                <w:lang w:val="en-GB"/>
              </w:rPr>
            </w:pPr>
            <w:ins w:id="9" w:author="Esther Lønstrup" w:date="2026-09-25T20:08:00Z" w16du:dateUtc="2026-09-26T00:08:00Z">
              <w:r w:rsidRPr="00ED5E4F">
                <w:rPr>
                  <w:sz w:val="20"/>
                  <w:lang w:val="en-GB"/>
                </w:rPr>
                <w:t>Time line</w:t>
              </w:r>
            </w:ins>
          </w:p>
          <w:p w14:paraId="0359A42B" w14:textId="77777777" w:rsidR="006F0741" w:rsidRPr="00ED5E4F" w:rsidRDefault="006F0741" w:rsidP="00B23B91">
            <w:pPr>
              <w:rPr>
                <w:ins w:id="10" w:author="Esther Lønstrup" w:date="2026-09-25T20:08:00Z" w16du:dateUtc="2026-09-26T00:08:00Z"/>
                <w:sz w:val="20"/>
                <w:lang w:val="en-GB"/>
              </w:rPr>
            </w:pPr>
          </w:p>
          <w:p w14:paraId="20FBA9F7" w14:textId="77777777" w:rsidR="006F0741" w:rsidRPr="00ED5E4F" w:rsidRDefault="006F0741" w:rsidP="00B23B91">
            <w:pPr>
              <w:rPr>
                <w:ins w:id="11" w:author="Esther Lønstrup" w:date="2026-09-25T20:08:00Z" w16du:dateUtc="2026-09-26T00:08:00Z"/>
                <w:sz w:val="20"/>
                <w:lang w:val="en-GB"/>
              </w:rPr>
            </w:pPr>
          </w:p>
        </w:tc>
        <w:tc>
          <w:tcPr>
            <w:tcW w:w="3324" w:type="dxa"/>
            <w:shd w:val="clear" w:color="auto" w:fill="C9C9C9" w:themeFill="accent3" w:themeFillTint="99"/>
          </w:tcPr>
          <w:p w14:paraId="71B41FE0" w14:textId="77777777" w:rsidR="006F0741" w:rsidRPr="00ED5E4F" w:rsidRDefault="006F0741" w:rsidP="00B23B91">
            <w:pPr>
              <w:rPr>
                <w:ins w:id="12" w:author="Esther Lønstrup" w:date="2026-09-25T20:08:00Z" w16du:dateUtc="2026-09-26T00:08:00Z"/>
                <w:sz w:val="20"/>
                <w:lang w:val="en-GB"/>
              </w:rPr>
            </w:pPr>
            <w:ins w:id="13" w:author="Esther Lønstrup" w:date="2026-09-25T20:08:00Z" w16du:dateUtc="2026-09-26T00:08:00Z">
              <w:r>
                <w:rPr>
                  <w:sz w:val="20"/>
                  <w:lang w:val="en-GB"/>
                </w:rPr>
                <w:t>Programme</w:t>
              </w:r>
            </w:ins>
          </w:p>
        </w:tc>
        <w:tc>
          <w:tcPr>
            <w:tcW w:w="3254" w:type="dxa"/>
            <w:shd w:val="clear" w:color="auto" w:fill="C9C9C9" w:themeFill="accent3" w:themeFillTint="99"/>
          </w:tcPr>
          <w:p w14:paraId="2637C897" w14:textId="77777777" w:rsidR="006F0741" w:rsidRPr="00ED5E4F" w:rsidRDefault="006F0741" w:rsidP="00B23B91">
            <w:pPr>
              <w:rPr>
                <w:ins w:id="14" w:author="Esther Lønstrup" w:date="2026-09-25T20:08:00Z" w16du:dateUtc="2026-09-26T00:08:00Z"/>
                <w:sz w:val="20"/>
                <w:lang w:val="en-GB"/>
              </w:rPr>
            </w:pPr>
            <w:ins w:id="15" w:author="Esther Lønstrup" w:date="2026-09-25T20:08:00Z" w16du:dateUtc="2026-09-26T00:08:00Z">
              <w:r>
                <w:rPr>
                  <w:sz w:val="20"/>
                  <w:lang w:val="en-GB"/>
                </w:rPr>
                <w:t>Document</w:t>
              </w:r>
              <w:r w:rsidRPr="00ED5E4F">
                <w:rPr>
                  <w:sz w:val="20"/>
                  <w:lang w:val="en-GB"/>
                </w:rPr>
                <w:t>ation</w:t>
              </w:r>
            </w:ins>
          </w:p>
        </w:tc>
      </w:tr>
      <w:tr w:rsidR="003B760B" w:rsidRPr="00FD0C94" w14:paraId="005134E5" w14:textId="77777777" w:rsidTr="000216D4">
        <w:trPr>
          <w:trHeight w:val="1211"/>
          <w:ins w:id="16" w:author="Esther Lønstrup" w:date="2026-09-25T20:08:00Z" w16du:dateUtc="2026-09-26T00:08:00Z"/>
        </w:trPr>
        <w:tc>
          <w:tcPr>
            <w:tcW w:w="3050" w:type="dxa"/>
          </w:tcPr>
          <w:p w14:paraId="22086A72" w14:textId="77777777" w:rsidR="006F0741" w:rsidRPr="00ED5E4F" w:rsidRDefault="003B760B" w:rsidP="00F24EAD">
            <w:pPr>
              <w:rPr>
                <w:ins w:id="17" w:author="Esther Lønstrup" w:date="2026-09-25T20:08:00Z" w16du:dateUtc="2026-09-26T00:08:00Z"/>
                <w:sz w:val="20"/>
                <w:lang w:val="en-GB"/>
              </w:rPr>
            </w:pPr>
            <w:ins w:id="18" w:author="Esther Lønstrup" w:date="2026-09-25T20:08:00Z" w16du:dateUtc="2026-09-26T00:08:00Z">
              <w:r>
                <w:rPr>
                  <w:sz w:val="20"/>
                  <w:lang w:val="en-GB"/>
                </w:rPr>
                <w:t xml:space="preserve">The year prior to </w:t>
              </w:r>
              <w:r w:rsidR="006841B0">
                <w:rPr>
                  <w:sz w:val="20"/>
                  <w:lang w:val="en-GB"/>
                </w:rPr>
                <w:t xml:space="preserve">the </w:t>
              </w:r>
              <w:r>
                <w:rPr>
                  <w:sz w:val="20"/>
                  <w:lang w:val="en-GB"/>
                </w:rPr>
                <w:t>programming of the project</w:t>
              </w:r>
            </w:ins>
          </w:p>
        </w:tc>
        <w:tc>
          <w:tcPr>
            <w:tcW w:w="3324" w:type="dxa"/>
          </w:tcPr>
          <w:p w14:paraId="37E84BF1" w14:textId="77777777" w:rsidR="006F0741" w:rsidRPr="00ED5E4F" w:rsidRDefault="00E57AA3" w:rsidP="00B23B91">
            <w:pPr>
              <w:rPr>
                <w:ins w:id="19" w:author="Esther Lønstrup" w:date="2026-09-25T20:08:00Z" w16du:dateUtc="2026-09-26T00:08:00Z"/>
                <w:sz w:val="20"/>
                <w:lang w:val="en-GB"/>
              </w:rPr>
            </w:pPr>
            <w:ins w:id="20" w:author="Esther Lønstrup" w:date="2026-09-25T20:08:00Z" w16du:dateUtc="2026-09-26T00:08:00Z">
              <w:r>
                <w:rPr>
                  <w:sz w:val="20"/>
                  <w:lang w:val="en-GB"/>
                </w:rPr>
                <w:t>Ensure that t</w:t>
              </w:r>
              <w:r w:rsidR="006F0741" w:rsidRPr="00ED5E4F">
                <w:rPr>
                  <w:sz w:val="20"/>
                  <w:lang w:val="en-GB"/>
                </w:rPr>
                <w:t xml:space="preserve">he </w:t>
              </w:r>
              <w:r w:rsidR="008B5C3D">
                <w:rPr>
                  <w:sz w:val="20"/>
                  <w:lang w:val="en-GB"/>
                </w:rPr>
                <w:t>project</w:t>
              </w:r>
              <w:r w:rsidR="006F0741" w:rsidRPr="00ED5E4F">
                <w:rPr>
                  <w:sz w:val="20"/>
                  <w:lang w:val="en-GB"/>
                </w:rPr>
                <w:t xml:space="preserve"> budget is inserted into the proposal for the Finance Act – </w:t>
              </w:r>
              <w:r>
                <w:rPr>
                  <w:sz w:val="20"/>
                  <w:lang w:val="en-GB"/>
                </w:rPr>
                <w:t>hearing will be sent out by APD</w:t>
              </w:r>
              <w:r w:rsidR="00FD0C94">
                <w:rPr>
                  <w:sz w:val="20"/>
                  <w:lang w:val="en-GB"/>
                </w:rPr>
                <w:t xml:space="preserve"> </w:t>
              </w:r>
              <w:r w:rsidR="006F0741" w:rsidRPr="00ED5E4F">
                <w:rPr>
                  <w:sz w:val="20"/>
                  <w:lang w:val="en-GB"/>
                </w:rPr>
                <w:t>(normally in February/March)</w:t>
              </w:r>
            </w:ins>
          </w:p>
        </w:tc>
        <w:tc>
          <w:tcPr>
            <w:tcW w:w="3254" w:type="dxa"/>
          </w:tcPr>
          <w:p w14:paraId="65B61CB0" w14:textId="77777777" w:rsidR="006F0741" w:rsidRPr="00ED5E4F" w:rsidRDefault="006F0741" w:rsidP="00B23B91">
            <w:pPr>
              <w:rPr>
                <w:ins w:id="21" w:author="Esther Lønstrup" w:date="2026-09-25T20:08:00Z" w16du:dateUtc="2026-09-26T00:08:00Z"/>
                <w:sz w:val="20"/>
                <w:lang w:val="en-GB"/>
              </w:rPr>
            </w:pPr>
          </w:p>
          <w:p w14:paraId="1677785D" w14:textId="77777777" w:rsidR="006F0741" w:rsidRPr="00ED5E4F" w:rsidRDefault="006F0741" w:rsidP="00B23B91">
            <w:pPr>
              <w:rPr>
                <w:ins w:id="22" w:author="Esther Lønstrup" w:date="2026-09-25T20:08:00Z" w16du:dateUtc="2026-09-26T00:08:00Z"/>
                <w:sz w:val="20"/>
                <w:lang w:val="en-GB"/>
              </w:rPr>
            </w:pPr>
          </w:p>
        </w:tc>
      </w:tr>
      <w:tr w:rsidR="003B760B" w:rsidRPr="00FD0C94" w14:paraId="321E0A47" w14:textId="77777777" w:rsidTr="000216D4">
        <w:trPr>
          <w:trHeight w:val="1211"/>
          <w:ins w:id="23" w:author="Esther Lønstrup" w:date="2026-09-25T20:08:00Z" w16du:dateUtc="2026-09-26T00:08:00Z"/>
        </w:trPr>
        <w:tc>
          <w:tcPr>
            <w:tcW w:w="3050" w:type="dxa"/>
          </w:tcPr>
          <w:p w14:paraId="4666F601" w14:textId="77777777" w:rsidR="00E57AA3" w:rsidRPr="00ED5E4F" w:rsidRDefault="00FC2C3A" w:rsidP="00F24EAD">
            <w:pPr>
              <w:rPr>
                <w:ins w:id="24" w:author="Esther Lønstrup" w:date="2026-09-25T20:08:00Z" w16du:dateUtc="2026-09-26T00:08:00Z"/>
                <w:sz w:val="20"/>
                <w:lang w:val="en-GB"/>
              </w:rPr>
            </w:pPr>
            <w:ins w:id="25" w:author="Esther Lønstrup" w:date="2026-09-25T20:08:00Z" w16du:dateUtc="2026-09-26T00:08:00Z">
              <w:r>
                <w:rPr>
                  <w:sz w:val="20"/>
                  <w:lang w:val="en-GB"/>
                </w:rPr>
                <w:t>Minimum</w:t>
              </w:r>
              <w:r w:rsidR="00E57AA3" w:rsidRPr="00E57AA3">
                <w:rPr>
                  <w:sz w:val="20"/>
                  <w:lang w:val="en-GB"/>
                </w:rPr>
                <w:t xml:space="preserve"> one month prior to the head of unit’s approval of the project</w:t>
              </w:r>
            </w:ins>
          </w:p>
        </w:tc>
        <w:tc>
          <w:tcPr>
            <w:tcW w:w="3324" w:type="dxa"/>
          </w:tcPr>
          <w:p w14:paraId="76F862C5" w14:textId="77777777" w:rsidR="00E57AA3" w:rsidRDefault="003B760B" w:rsidP="00B23B91">
            <w:pPr>
              <w:rPr>
                <w:ins w:id="26" w:author="Esther Lønstrup" w:date="2026-09-25T20:08:00Z" w16du:dateUtc="2026-09-26T00:08:00Z"/>
                <w:sz w:val="20"/>
                <w:lang w:val="en-GB"/>
              </w:rPr>
            </w:pPr>
            <w:ins w:id="27" w:author="Esther Lønstrup" w:date="2026-09-25T20:08:00Z" w16du:dateUtc="2026-09-26T00:08:00Z">
              <w:r w:rsidRPr="00F70B04">
                <w:rPr>
                  <w:b/>
                  <w:sz w:val="20"/>
                  <w:lang w:val="en-GB"/>
                </w:rPr>
                <w:t>Process Action Plan</w:t>
              </w:r>
              <w:r w:rsidR="00F70B04">
                <w:rPr>
                  <w:sz w:val="20"/>
                  <w:lang w:val="en-GB"/>
                </w:rPr>
                <w:t xml:space="preserve"> </w:t>
              </w:r>
            </w:ins>
          </w:p>
        </w:tc>
        <w:tc>
          <w:tcPr>
            <w:tcW w:w="3254" w:type="dxa"/>
          </w:tcPr>
          <w:p w14:paraId="31F22910" w14:textId="77777777" w:rsidR="003B760B" w:rsidRPr="00ED5E4F" w:rsidRDefault="003B760B" w:rsidP="006841B0">
            <w:pPr>
              <w:rPr>
                <w:ins w:id="28" w:author="Esther Lønstrup" w:date="2026-09-25T20:08:00Z" w16du:dateUtc="2026-09-26T00:08:00Z"/>
                <w:sz w:val="20"/>
                <w:lang w:val="en-GB"/>
              </w:rPr>
            </w:pPr>
            <w:ins w:id="29" w:author="Esther Lønstrup" w:date="2026-09-25T20:08:00Z" w16du:dateUtc="2026-09-26T00:08:00Z">
              <w:r w:rsidRPr="003B760B">
                <w:rPr>
                  <w:sz w:val="20"/>
                  <w:lang w:val="en-GB"/>
                </w:rPr>
                <w:t>Process Action Plan for project developme</w:t>
              </w:r>
              <w:r>
                <w:rPr>
                  <w:sz w:val="20"/>
                  <w:lang w:val="en-GB"/>
                </w:rPr>
                <w:t xml:space="preserve">nt up to </w:t>
              </w:r>
              <w:r w:rsidR="006841B0">
                <w:rPr>
                  <w:sz w:val="20"/>
                  <w:lang w:val="en-GB"/>
                </w:rPr>
                <w:t>the regist</w:t>
              </w:r>
              <w:r w:rsidR="00D72B9A">
                <w:rPr>
                  <w:sz w:val="20"/>
                  <w:lang w:val="en-GB"/>
                </w:rPr>
                <w:t>e</w:t>
              </w:r>
              <w:r w:rsidR="006841B0">
                <w:rPr>
                  <w:sz w:val="20"/>
                  <w:lang w:val="en-GB"/>
                </w:rPr>
                <w:t xml:space="preserve">ring </w:t>
              </w:r>
              <w:r>
                <w:rPr>
                  <w:sz w:val="20"/>
                  <w:lang w:val="en-GB"/>
                </w:rPr>
                <w:t xml:space="preserve">of commitments - </w:t>
              </w:r>
              <w:r w:rsidR="00FC2C3A">
                <w:rPr>
                  <w:sz w:val="20"/>
                  <w:lang w:val="en-GB"/>
                </w:rPr>
                <w:t>t</w:t>
              </w:r>
              <w:r>
                <w:rPr>
                  <w:sz w:val="20"/>
                  <w:lang w:val="en-GB"/>
                </w:rPr>
                <w:t>o be updated</w:t>
              </w:r>
              <w:r w:rsidR="00FD0C94">
                <w:rPr>
                  <w:sz w:val="20"/>
                  <w:lang w:val="en-GB"/>
                </w:rPr>
                <w:t xml:space="preserve"> as relevant</w:t>
              </w:r>
            </w:ins>
          </w:p>
        </w:tc>
      </w:tr>
      <w:tr w:rsidR="003B760B" w:rsidRPr="00FD0C94" w14:paraId="1EE74A27" w14:textId="77777777" w:rsidTr="000216D4">
        <w:trPr>
          <w:trHeight w:val="737"/>
          <w:ins w:id="30" w:author="Esther Lønstrup" w:date="2026-09-25T20:08:00Z" w16du:dateUtc="2026-09-26T00:08:00Z"/>
        </w:trPr>
        <w:tc>
          <w:tcPr>
            <w:tcW w:w="3050" w:type="dxa"/>
          </w:tcPr>
          <w:p w14:paraId="457D19DD" w14:textId="77777777" w:rsidR="006F0741" w:rsidRPr="00ED5E4F" w:rsidRDefault="006F0741" w:rsidP="006F0741">
            <w:pPr>
              <w:rPr>
                <w:ins w:id="31" w:author="Esther Lønstrup" w:date="2026-09-25T20:08:00Z" w16du:dateUtc="2026-09-26T00:08:00Z"/>
                <w:sz w:val="20"/>
                <w:lang w:val="en-GB"/>
              </w:rPr>
            </w:pPr>
          </w:p>
        </w:tc>
        <w:tc>
          <w:tcPr>
            <w:tcW w:w="3324" w:type="dxa"/>
          </w:tcPr>
          <w:p w14:paraId="6B56057B" w14:textId="77777777" w:rsidR="006F0741" w:rsidRPr="00ED5E4F" w:rsidRDefault="00F70B04" w:rsidP="00B23B91">
            <w:pPr>
              <w:rPr>
                <w:ins w:id="32" w:author="Esther Lønstrup" w:date="2026-09-25T20:08:00Z" w16du:dateUtc="2026-09-26T00:08:00Z"/>
                <w:sz w:val="20"/>
                <w:lang w:val="en-GB"/>
              </w:rPr>
            </w:pPr>
            <w:ins w:id="33" w:author="Esther Lønstrup" w:date="2026-09-25T20:08:00Z" w16du:dateUtc="2026-09-26T00:08:00Z">
              <w:r w:rsidRPr="00F70B04">
                <w:rPr>
                  <w:b/>
                  <w:sz w:val="20"/>
                  <w:lang w:val="en-GB"/>
                </w:rPr>
                <w:t>Re</w:t>
              </w:r>
              <w:r w:rsidR="003B760B" w:rsidRPr="00F70B04">
                <w:rPr>
                  <w:b/>
                  <w:sz w:val="20"/>
                  <w:lang w:val="en-GB"/>
                </w:rPr>
                <w:t>cruitment of consultants</w:t>
              </w:r>
            </w:ins>
          </w:p>
        </w:tc>
        <w:tc>
          <w:tcPr>
            <w:tcW w:w="3254" w:type="dxa"/>
          </w:tcPr>
          <w:p w14:paraId="5E1D237D" w14:textId="77777777" w:rsidR="006F0741" w:rsidRPr="00ED5E4F" w:rsidRDefault="003B760B" w:rsidP="008B5C3D">
            <w:pPr>
              <w:rPr>
                <w:ins w:id="34" w:author="Esther Lønstrup" w:date="2026-09-25T20:08:00Z" w16du:dateUtc="2026-09-26T00:08:00Z"/>
                <w:sz w:val="20"/>
                <w:lang w:val="en-GB"/>
              </w:rPr>
            </w:pPr>
            <w:ins w:id="35" w:author="Esther Lønstrup" w:date="2026-09-25T20:08:00Z" w16du:dateUtc="2026-09-26T00:08:00Z">
              <w:r>
                <w:rPr>
                  <w:sz w:val="20"/>
                  <w:lang w:val="en-GB"/>
                </w:rPr>
                <w:t>Recruitment process initiated, if applicable</w:t>
              </w:r>
            </w:ins>
          </w:p>
        </w:tc>
      </w:tr>
      <w:tr w:rsidR="003B760B" w:rsidRPr="00FC2C3A" w14:paraId="4558762C" w14:textId="77777777" w:rsidTr="000216D4">
        <w:trPr>
          <w:trHeight w:val="961"/>
          <w:ins w:id="36" w:author="Esther Lønstrup" w:date="2026-09-25T20:08:00Z" w16du:dateUtc="2026-09-26T00:08:00Z"/>
        </w:trPr>
        <w:tc>
          <w:tcPr>
            <w:tcW w:w="3050" w:type="dxa"/>
          </w:tcPr>
          <w:p w14:paraId="2A14888B" w14:textId="77777777" w:rsidR="008B5C3D" w:rsidRDefault="008B5C3D" w:rsidP="006F0741">
            <w:pPr>
              <w:rPr>
                <w:ins w:id="37" w:author="Esther Lønstrup" w:date="2026-09-25T20:08:00Z" w16du:dateUtc="2026-09-26T00:08:00Z"/>
                <w:sz w:val="20"/>
                <w:lang w:val="en-GB"/>
              </w:rPr>
            </w:pPr>
          </w:p>
          <w:p w14:paraId="70C7162F" w14:textId="77777777" w:rsidR="008B5C3D" w:rsidRDefault="008B5C3D" w:rsidP="006F0741">
            <w:pPr>
              <w:rPr>
                <w:ins w:id="38" w:author="Esther Lønstrup" w:date="2026-09-25T20:08:00Z" w16du:dateUtc="2026-09-26T00:08:00Z"/>
                <w:sz w:val="20"/>
                <w:lang w:val="en-GB"/>
              </w:rPr>
            </w:pPr>
          </w:p>
          <w:p w14:paraId="20AAF32D" w14:textId="77777777" w:rsidR="008B5C3D" w:rsidRPr="00ED5E4F" w:rsidRDefault="008B5C3D" w:rsidP="006F0741">
            <w:pPr>
              <w:rPr>
                <w:ins w:id="39" w:author="Esther Lønstrup" w:date="2026-09-25T20:08:00Z" w16du:dateUtc="2026-09-26T00:08:00Z"/>
                <w:sz w:val="20"/>
                <w:lang w:val="en-GB"/>
              </w:rPr>
            </w:pPr>
          </w:p>
        </w:tc>
        <w:tc>
          <w:tcPr>
            <w:tcW w:w="3324" w:type="dxa"/>
          </w:tcPr>
          <w:p w14:paraId="593FC09D" w14:textId="77777777" w:rsidR="006F0741" w:rsidRPr="00ED5E4F" w:rsidRDefault="00FC2C3A" w:rsidP="00FC2C3A">
            <w:pPr>
              <w:rPr>
                <w:ins w:id="40" w:author="Esther Lønstrup" w:date="2026-09-25T20:08:00Z" w16du:dateUtc="2026-09-26T00:08:00Z"/>
                <w:sz w:val="20"/>
                <w:lang w:val="en-GB"/>
              </w:rPr>
            </w:pPr>
            <w:ins w:id="41" w:author="Esther Lønstrup" w:date="2026-09-25T20:08:00Z" w16du:dateUtc="2026-09-26T00:08:00Z">
              <w:r w:rsidRPr="00F70B04">
                <w:rPr>
                  <w:b/>
                  <w:sz w:val="20"/>
                  <w:lang w:val="en-GB"/>
                </w:rPr>
                <w:t>Preparatory analyses</w:t>
              </w:r>
              <w:r>
                <w:rPr>
                  <w:sz w:val="20"/>
                  <w:lang w:val="en-GB"/>
                </w:rPr>
                <w:t xml:space="preserve">: Problem analysis, donor mapping, input from relevant partner strategies, lessons learnt </w:t>
              </w:r>
              <w:r w:rsidR="0063785F">
                <w:rPr>
                  <w:sz w:val="20"/>
                  <w:lang w:val="en-GB"/>
                </w:rPr>
                <w:t>(as applicable)</w:t>
              </w:r>
            </w:ins>
          </w:p>
        </w:tc>
        <w:tc>
          <w:tcPr>
            <w:tcW w:w="3254" w:type="dxa"/>
          </w:tcPr>
          <w:p w14:paraId="7DCD3ADF" w14:textId="77777777" w:rsidR="006F0741" w:rsidRPr="00ED5E4F" w:rsidRDefault="000216D4" w:rsidP="00B23B91">
            <w:pPr>
              <w:rPr>
                <w:ins w:id="42" w:author="Esther Lønstrup" w:date="2026-09-25T20:08:00Z" w16du:dateUtc="2026-09-26T00:08:00Z"/>
                <w:sz w:val="20"/>
                <w:lang w:val="en-GB"/>
              </w:rPr>
            </w:pPr>
            <w:ins w:id="43" w:author="Esther Lønstrup" w:date="2026-09-25T20:08:00Z" w16du:dateUtc="2026-09-26T00:08:00Z">
              <w:r>
                <w:rPr>
                  <w:sz w:val="20"/>
                  <w:lang w:val="en-GB"/>
                </w:rPr>
                <w:t>Final project selection</w:t>
              </w:r>
            </w:ins>
          </w:p>
        </w:tc>
      </w:tr>
      <w:tr w:rsidR="00FC2C3A" w:rsidRPr="00FC2C3A" w14:paraId="5690E51E" w14:textId="77777777" w:rsidTr="000216D4">
        <w:trPr>
          <w:trHeight w:val="961"/>
          <w:ins w:id="44" w:author="Esther Lønstrup" w:date="2026-09-25T20:08:00Z" w16du:dateUtc="2026-09-26T00:08:00Z"/>
        </w:trPr>
        <w:tc>
          <w:tcPr>
            <w:tcW w:w="3050" w:type="dxa"/>
          </w:tcPr>
          <w:p w14:paraId="6DBA44E2" w14:textId="77777777" w:rsidR="00FC2C3A" w:rsidRDefault="00FC2C3A" w:rsidP="006F0741">
            <w:pPr>
              <w:rPr>
                <w:ins w:id="45" w:author="Esther Lønstrup" w:date="2026-09-25T20:08:00Z" w16du:dateUtc="2026-09-26T00:08:00Z"/>
                <w:sz w:val="20"/>
                <w:lang w:val="en-GB"/>
              </w:rPr>
            </w:pPr>
          </w:p>
        </w:tc>
        <w:tc>
          <w:tcPr>
            <w:tcW w:w="3324" w:type="dxa"/>
          </w:tcPr>
          <w:p w14:paraId="1DF17635" w14:textId="77777777" w:rsidR="00FC2C3A" w:rsidRPr="00F70B04" w:rsidRDefault="00FC2C3A" w:rsidP="00FC2C3A">
            <w:pPr>
              <w:rPr>
                <w:ins w:id="46" w:author="Esther Lønstrup" w:date="2026-09-25T20:08:00Z" w16du:dateUtc="2026-09-26T00:08:00Z"/>
                <w:b/>
                <w:sz w:val="20"/>
                <w:lang w:val="en-GB"/>
              </w:rPr>
            </w:pPr>
            <w:ins w:id="47" w:author="Esther Lønstrup" w:date="2026-09-25T20:08:00Z" w16du:dateUtc="2026-09-26T00:08:00Z">
              <w:r w:rsidRPr="00F70B04">
                <w:rPr>
                  <w:b/>
                  <w:sz w:val="20"/>
                  <w:lang w:val="en-GB"/>
                </w:rPr>
                <w:t>Drafting of Identification Note</w:t>
              </w:r>
            </w:ins>
          </w:p>
        </w:tc>
        <w:tc>
          <w:tcPr>
            <w:tcW w:w="3254" w:type="dxa"/>
          </w:tcPr>
          <w:p w14:paraId="53509C81" w14:textId="77777777" w:rsidR="00FC2C3A" w:rsidRPr="00ED5E4F" w:rsidRDefault="000216D4" w:rsidP="00B23B91">
            <w:pPr>
              <w:rPr>
                <w:ins w:id="48" w:author="Esther Lønstrup" w:date="2026-09-25T20:08:00Z" w16du:dateUtc="2026-09-26T00:08:00Z"/>
                <w:sz w:val="20"/>
                <w:lang w:val="en-GB"/>
              </w:rPr>
            </w:pPr>
            <w:ins w:id="49" w:author="Esther Lønstrup" w:date="2026-09-25T20:08:00Z" w16du:dateUtc="2026-09-26T00:08:00Z">
              <w:r>
                <w:rPr>
                  <w:sz w:val="20"/>
                  <w:lang w:val="en-GB"/>
                </w:rPr>
                <w:t>Identification Note</w:t>
              </w:r>
            </w:ins>
          </w:p>
        </w:tc>
      </w:tr>
      <w:tr w:rsidR="00383439" w:rsidRPr="00FD0C94" w14:paraId="0BF0F1A5" w14:textId="77777777" w:rsidTr="000216D4">
        <w:trPr>
          <w:trHeight w:val="961"/>
          <w:ins w:id="50" w:author="Esther Lønstrup" w:date="2026-09-25T20:08:00Z" w16du:dateUtc="2026-09-26T00:08:00Z"/>
        </w:trPr>
        <w:tc>
          <w:tcPr>
            <w:tcW w:w="3050" w:type="dxa"/>
          </w:tcPr>
          <w:p w14:paraId="0FB28B17" w14:textId="77777777" w:rsidR="00383439" w:rsidRDefault="00383439" w:rsidP="006F0741">
            <w:pPr>
              <w:rPr>
                <w:ins w:id="51" w:author="Esther Lønstrup" w:date="2026-09-25T20:08:00Z" w16du:dateUtc="2026-09-26T00:08:00Z"/>
                <w:sz w:val="20"/>
                <w:lang w:val="en-GB"/>
              </w:rPr>
            </w:pPr>
          </w:p>
        </w:tc>
        <w:tc>
          <w:tcPr>
            <w:tcW w:w="3324" w:type="dxa"/>
          </w:tcPr>
          <w:p w14:paraId="4F8EA701" w14:textId="77777777" w:rsidR="00F70B04" w:rsidRDefault="00383439" w:rsidP="00FC2C3A">
            <w:pPr>
              <w:rPr>
                <w:ins w:id="52" w:author="Esther Lønstrup" w:date="2026-09-25T20:08:00Z" w16du:dateUtc="2026-09-26T00:08:00Z"/>
                <w:sz w:val="20"/>
                <w:lang w:val="en-GB"/>
              </w:rPr>
            </w:pPr>
            <w:ins w:id="53" w:author="Esther Lønstrup" w:date="2026-09-25T20:08:00Z" w16du:dateUtc="2026-09-26T00:08:00Z">
              <w:r w:rsidRPr="00F70B04">
                <w:rPr>
                  <w:b/>
                  <w:sz w:val="20"/>
                  <w:lang w:val="en-GB"/>
                </w:rPr>
                <w:t>Formulation process</w:t>
              </w:r>
              <w:r>
                <w:rPr>
                  <w:sz w:val="20"/>
                  <w:lang w:val="en-GB"/>
                </w:rPr>
                <w:t xml:space="preserve"> </w:t>
              </w:r>
            </w:ins>
          </w:p>
          <w:p w14:paraId="2EA9AD4D" w14:textId="77777777" w:rsidR="00383439" w:rsidRDefault="00B05311" w:rsidP="00FC2C3A">
            <w:pPr>
              <w:rPr>
                <w:ins w:id="54" w:author="Esther Lønstrup" w:date="2026-09-25T20:08:00Z" w16du:dateUtc="2026-09-26T00:08:00Z"/>
                <w:sz w:val="20"/>
                <w:lang w:val="en-GB"/>
              </w:rPr>
            </w:pPr>
            <w:ins w:id="55" w:author="Esther Lønstrup" w:date="2026-09-25T20:08:00Z" w16du:dateUtc="2026-09-26T00:08:00Z">
              <w:r>
                <w:rPr>
                  <w:sz w:val="20"/>
                  <w:lang w:val="en-GB"/>
                </w:rPr>
                <w:t>T</w:t>
              </w:r>
              <w:r w:rsidR="00383439">
                <w:rPr>
                  <w:sz w:val="20"/>
                  <w:lang w:val="en-GB"/>
                </w:rPr>
                <w:t xml:space="preserve">he fundamental considerations should be applied </w:t>
              </w:r>
              <w:r w:rsidR="00F70B04">
                <w:rPr>
                  <w:sz w:val="20"/>
                  <w:lang w:val="en-GB"/>
                </w:rPr>
                <w:t>proportionally to the complexity of the project</w:t>
              </w:r>
            </w:ins>
          </w:p>
        </w:tc>
        <w:tc>
          <w:tcPr>
            <w:tcW w:w="3254" w:type="dxa"/>
          </w:tcPr>
          <w:p w14:paraId="3E6A37F1" w14:textId="77777777" w:rsidR="00383439" w:rsidRDefault="00383439" w:rsidP="00B23B91">
            <w:pPr>
              <w:rPr>
                <w:ins w:id="56" w:author="Esther Lønstrup" w:date="2026-09-25T20:08:00Z" w16du:dateUtc="2026-09-26T00:08:00Z"/>
                <w:sz w:val="20"/>
                <w:lang w:val="en-GB"/>
              </w:rPr>
            </w:pPr>
          </w:p>
        </w:tc>
      </w:tr>
      <w:tr w:rsidR="003B760B" w:rsidRPr="003824AA" w14:paraId="3B4BC486" w14:textId="77777777" w:rsidTr="000216D4">
        <w:trPr>
          <w:trHeight w:val="993"/>
          <w:ins w:id="57" w:author="Esther Lønstrup" w:date="2026-09-25T20:08:00Z" w16du:dateUtc="2026-09-26T00:08:00Z"/>
        </w:trPr>
        <w:tc>
          <w:tcPr>
            <w:tcW w:w="3050" w:type="dxa"/>
          </w:tcPr>
          <w:p w14:paraId="3572F94B" w14:textId="77777777" w:rsidR="006F0741" w:rsidRPr="00ED5E4F" w:rsidRDefault="006F0741" w:rsidP="006F0741">
            <w:pPr>
              <w:rPr>
                <w:ins w:id="58" w:author="Esther Lønstrup" w:date="2026-09-25T20:08:00Z" w16du:dateUtc="2026-09-26T00:08:00Z"/>
                <w:sz w:val="20"/>
                <w:lang w:val="en-GB"/>
              </w:rPr>
            </w:pPr>
          </w:p>
        </w:tc>
        <w:tc>
          <w:tcPr>
            <w:tcW w:w="3324" w:type="dxa"/>
          </w:tcPr>
          <w:p w14:paraId="16D28E7C" w14:textId="77777777" w:rsidR="00501CDA" w:rsidRDefault="008B5C3D" w:rsidP="00501CDA">
            <w:pPr>
              <w:rPr>
                <w:ins w:id="59" w:author="Esther Lønstrup" w:date="2026-09-25T20:08:00Z" w16du:dateUtc="2026-09-26T00:08:00Z"/>
                <w:sz w:val="20"/>
                <w:lang w:val="en-GB"/>
              </w:rPr>
            </w:pPr>
            <w:ins w:id="60" w:author="Esther Lønstrup" w:date="2026-09-25T20:08:00Z" w16du:dateUtc="2026-09-26T00:08:00Z">
              <w:r w:rsidRPr="00F70B04">
                <w:rPr>
                  <w:b/>
                  <w:sz w:val="20"/>
                  <w:lang w:val="en-GB"/>
                </w:rPr>
                <w:t xml:space="preserve">Preparation of </w:t>
              </w:r>
              <w:r w:rsidR="000216D4" w:rsidRPr="00F70B04">
                <w:rPr>
                  <w:b/>
                  <w:sz w:val="20"/>
                  <w:lang w:val="en-GB"/>
                </w:rPr>
                <w:t>Project Document</w:t>
              </w:r>
              <w:r w:rsidR="00501CDA">
                <w:rPr>
                  <w:sz w:val="20"/>
                  <w:lang w:val="en-GB"/>
                </w:rPr>
                <w:t xml:space="preserve"> </w:t>
              </w:r>
            </w:ins>
          </w:p>
          <w:p w14:paraId="26B0F587" w14:textId="77777777" w:rsidR="00501CDA" w:rsidRDefault="00501CDA" w:rsidP="00501CDA">
            <w:pPr>
              <w:rPr>
                <w:ins w:id="61" w:author="Esther Lønstrup" w:date="2026-09-25T20:08:00Z" w16du:dateUtc="2026-09-26T00:08:00Z"/>
                <w:sz w:val="20"/>
                <w:lang w:val="en-GB"/>
              </w:rPr>
            </w:pPr>
          </w:p>
          <w:p w14:paraId="6DC804A5" w14:textId="77777777" w:rsidR="00501CDA" w:rsidRDefault="000216D4" w:rsidP="00501CDA">
            <w:pPr>
              <w:rPr>
                <w:ins w:id="62" w:author="Esther Lønstrup" w:date="2026-09-25T20:08:00Z" w16du:dateUtc="2026-09-26T00:08:00Z"/>
                <w:sz w:val="20"/>
                <w:lang w:val="en-GB"/>
              </w:rPr>
            </w:pPr>
            <w:ins w:id="63" w:author="Esther Lønstrup" w:date="2026-09-25T20:08:00Z" w16du:dateUtc="2026-09-26T00:08:00Z">
              <w:r>
                <w:rPr>
                  <w:sz w:val="20"/>
                  <w:lang w:val="en-GB"/>
                </w:rPr>
                <w:t xml:space="preserve">Either 1) </w:t>
              </w:r>
              <w:r w:rsidRPr="000216D4">
                <w:rPr>
                  <w:sz w:val="20"/>
                  <w:lang w:val="en-GB"/>
                </w:rPr>
                <w:t xml:space="preserve">Mini Project Document </w:t>
              </w:r>
              <w:r w:rsidR="00501CDA">
                <w:rPr>
                  <w:sz w:val="20"/>
                  <w:lang w:val="en-GB"/>
                </w:rPr>
                <w:t>particularly</w:t>
              </w:r>
              <w:r w:rsidR="00942B04">
                <w:rPr>
                  <w:sz w:val="20"/>
                  <w:lang w:val="en-GB"/>
                </w:rPr>
                <w:t xml:space="preserve"> designed for </w:t>
              </w:r>
              <w:r w:rsidR="005E5E99">
                <w:rPr>
                  <w:sz w:val="20"/>
                  <w:lang w:val="en-GB"/>
                </w:rPr>
                <w:t xml:space="preserve">projects below </w:t>
              </w:r>
              <w:r>
                <w:rPr>
                  <w:sz w:val="20"/>
                  <w:lang w:val="en-GB"/>
                </w:rPr>
                <w:t xml:space="preserve">DKK </w:t>
              </w:r>
              <w:r w:rsidR="005E5E99">
                <w:rPr>
                  <w:sz w:val="20"/>
                  <w:lang w:val="en-GB"/>
                </w:rPr>
                <w:t>10</w:t>
              </w:r>
              <w:r>
                <w:rPr>
                  <w:sz w:val="20"/>
                  <w:lang w:val="en-GB"/>
                </w:rPr>
                <w:t xml:space="preserve"> million</w:t>
              </w:r>
              <w:r w:rsidR="00501CDA">
                <w:rPr>
                  <w:sz w:val="20"/>
                  <w:lang w:val="en-GB"/>
                </w:rPr>
                <w:t>, which includes</w:t>
              </w:r>
              <w:r w:rsidR="00942B04" w:rsidRPr="00942B04">
                <w:rPr>
                  <w:sz w:val="20"/>
                  <w:lang w:val="en-GB"/>
                </w:rPr>
                <w:t xml:space="preserve"> standard text on financial management, monitoring and evaluation, anti</w:t>
              </w:r>
              <w:r w:rsidR="00942B04">
                <w:rPr>
                  <w:sz w:val="20"/>
                  <w:lang w:val="en-GB"/>
                </w:rPr>
                <w:t>-</w:t>
              </w:r>
              <w:r w:rsidR="00942B04" w:rsidRPr="00942B04">
                <w:rPr>
                  <w:sz w:val="20"/>
                  <w:lang w:val="en-GB"/>
                </w:rPr>
                <w:t>corruption etc.</w:t>
              </w:r>
            </w:ins>
          </w:p>
          <w:p w14:paraId="2D672E85" w14:textId="77777777" w:rsidR="00501CDA" w:rsidRDefault="00501CDA" w:rsidP="00501CDA">
            <w:pPr>
              <w:rPr>
                <w:ins w:id="64" w:author="Esther Lønstrup" w:date="2026-09-25T20:08:00Z" w16du:dateUtc="2026-09-26T00:08:00Z"/>
                <w:sz w:val="20"/>
                <w:lang w:val="en-GB"/>
              </w:rPr>
            </w:pPr>
          </w:p>
          <w:p w14:paraId="6A707277" w14:textId="77777777" w:rsidR="0063785F" w:rsidRPr="00ED5E4F" w:rsidRDefault="000216D4" w:rsidP="00501CDA">
            <w:pPr>
              <w:rPr>
                <w:ins w:id="65" w:author="Esther Lønstrup" w:date="2026-09-25T20:08:00Z" w16du:dateUtc="2026-09-26T00:08:00Z"/>
                <w:sz w:val="20"/>
                <w:lang w:val="en-GB"/>
              </w:rPr>
            </w:pPr>
            <w:ins w:id="66" w:author="Esther Lønstrup" w:date="2026-09-25T20:08:00Z" w16du:dateUtc="2026-09-26T00:08:00Z">
              <w:r>
                <w:rPr>
                  <w:sz w:val="20"/>
                  <w:lang w:val="en-GB"/>
                </w:rPr>
                <w:lastRenderedPageBreak/>
                <w:t xml:space="preserve">Or 2) Standard </w:t>
              </w:r>
              <w:r w:rsidR="00501CDA">
                <w:rPr>
                  <w:sz w:val="20"/>
                  <w:lang w:val="en-GB"/>
                </w:rPr>
                <w:t xml:space="preserve"> </w:t>
              </w:r>
              <w:r w:rsidR="00CE314D">
                <w:rPr>
                  <w:sz w:val="20"/>
                  <w:lang w:val="en-GB"/>
                </w:rPr>
                <w:t>Project</w:t>
              </w:r>
              <w:r w:rsidRPr="000216D4">
                <w:rPr>
                  <w:sz w:val="20"/>
                  <w:lang w:val="en-GB"/>
                </w:rPr>
                <w:t xml:space="preserve"> Document </w:t>
              </w:r>
              <w:r>
                <w:rPr>
                  <w:sz w:val="20"/>
                  <w:lang w:val="en-GB"/>
                </w:rPr>
                <w:t xml:space="preserve"> </w:t>
              </w:r>
              <w:r w:rsidR="00F70B04">
                <w:rPr>
                  <w:sz w:val="20"/>
                  <w:lang w:val="en-GB"/>
                </w:rPr>
                <w:t xml:space="preserve">to be </w:t>
              </w:r>
              <w:r>
                <w:rPr>
                  <w:sz w:val="20"/>
                  <w:lang w:val="en-GB"/>
                </w:rPr>
                <w:t>attached to the Partner</w:t>
              </w:r>
              <w:r w:rsidR="00501CDA">
                <w:rPr>
                  <w:sz w:val="20"/>
                  <w:lang w:val="en-GB"/>
                </w:rPr>
                <w:t xml:space="preserve"> </w:t>
              </w:r>
              <w:r w:rsidR="00501CDA" w:rsidRPr="00501CDA">
                <w:rPr>
                  <w:sz w:val="20"/>
                  <w:lang w:val="en-GB"/>
                </w:rPr>
                <w:t>Agr</w:t>
              </w:r>
              <w:r>
                <w:rPr>
                  <w:sz w:val="20"/>
                  <w:lang w:val="en-GB"/>
                </w:rPr>
                <w:t xml:space="preserve">eement </w:t>
              </w:r>
            </w:ins>
          </w:p>
        </w:tc>
        <w:tc>
          <w:tcPr>
            <w:tcW w:w="3254" w:type="dxa"/>
          </w:tcPr>
          <w:p w14:paraId="76E42A60" w14:textId="77777777" w:rsidR="006F0741" w:rsidRDefault="006F0741" w:rsidP="00B23B91">
            <w:pPr>
              <w:rPr>
                <w:ins w:id="67" w:author="Esther Lønstrup" w:date="2026-09-25T20:08:00Z" w16du:dateUtc="2026-09-26T00:08:00Z"/>
                <w:sz w:val="20"/>
                <w:lang w:val="en-GB"/>
              </w:rPr>
            </w:pPr>
          </w:p>
          <w:p w14:paraId="2A3A9B57" w14:textId="77777777" w:rsidR="00383439" w:rsidRDefault="00383439" w:rsidP="00B23B91">
            <w:pPr>
              <w:rPr>
                <w:ins w:id="68" w:author="Esther Lønstrup" w:date="2026-09-25T20:08:00Z" w16du:dateUtc="2026-09-26T00:08:00Z"/>
                <w:sz w:val="20"/>
                <w:lang w:val="en-GB"/>
              </w:rPr>
            </w:pPr>
          </w:p>
          <w:p w14:paraId="256612D4" w14:textId="77777777" w:rsidR="00383439" w:rsidRDefault="00383439" w:rsidP="00B23B91">
            <w:pPr>
              <w:rPr>
                <w:ins w:id="69" w:author="Esther Lønstrup" w:date="2026-09-25T20:08:00Z" w16du:dateUtc="2026-09-26T00:08:00Z"/>
                <w:sz w:val="20"/>
                <w:lang w:val="en-GB"/>
              </w:rPr>
            </w:pPr>
          </w:p>
          <w:p w14:paraId="57ED07A9" w14:textId="77777777" w:rsidR="00383439" w:rsidRPr="00ED5E4F" w:rsidRDefault="00383439" w:rsidP="00B23B91">
            <w:pPr>
              <w:rPr>
                <w:ins w:id="70" w:author="Esther Lønstrup" w:date="2026-09-25T20:08:00Z" w16du:dateUtc="2026-09-26T00:08:00Z"/>
                <w:sz w:val="20"/>
                <w:lang w:val="en-GB"/>
              </w:rPr>
            </w:pPr>
            <w:ins w:id="71" w:author="Esther Lønstrup" w:date="2026-09-25T20:08:00Z" w16du:dateUtc="2026-09-26T00:08:00Z">
              <w:r>
                <w:rPr>
                  <w:sz w:val="20"/>
                  <w:lang w:val="en-GB"/>
                </w:rPr>
                <w:t>Finalised project document</w:t>
              </w:r>
            </w:ins>
          </w:p>
        </w:tc>
      </w:tr>
      <w:tr w:rsidR="003B760B" w:rsidRPr="00FD0C94" w14:paraId="0A7EBF50" w14:textId="77777777" w:rsidTr="000216D4">
        <w:trPr>
          <w:trHeight w:val="2435"/>
          <w:ins w:id="72" w:author="Esther Lønstrup" w:date="2026-09-25T20:08:00Z" w16du:dateUtc="2026-09-26T00:08:00Z"/>
        </w:trPr>
        <w:tc>
          <w:tcPr>
            <w:tcW w:w="3050" w:type="dxa"/>
          </w:tcPr>
          <w:p w14:paraId="64BF1242" w14:textId="77777777" w:rsidR="00006739" w:rsidRDefault="00006739" w:rsidP="006F0741">
            <w:pPr>
              <w:rPr>
                <w:ins w:id="73" w:author="Esther Lønstrup" w:date="2026-09-25T20:08:00Z" w16du:dateUtc="2026-09-26T00:08:00Z"/>
                <w:sz w:val="20"/>
                <w:lang w:val="en-GB"/>
              </w:rPr>
            </w:pPr>
          </w:p>
        </w:tc>
        <w:tc>
          <w:tcPr>
            <w:tcW w:w="3324" w:type="dxa"/>
          </w:tcPr>
          <w:p w14:paraId="112C560E" w14:textId="77777777" w:rsidR="00006739" w:rsidRPr="001B210E" w:rsidRDefault="002745F3" w:rsidP="002745F3">
            <w:pPr>
              <w:rPr>
                <w:ins w:id="74" w:author="Esther Lønstrup" w:date="2026-09-25T20:08:00Z" w16du:dateUtc="2026-09-26T00:08:00Z"/>
                <w:b/>
                <w:sz w:val="20"/>
                <w:lang w:val="en-GB"/>
              </w:rPr>
            </w:pPr>
            <w:ins w:id="75" w:author="Esther Lønstrup" w:date="2026-09-25T20:08:00Z" w16du:dateUtc="2026-09-26T00:08:00Z">
              <w:r w:rsidRPr="001B210E">
                <w:rPr>
                  <w:b/>
                  <w:sz w:val="20"/>
                  <w:lang w:val="en-GB"/>
                </w:rPr>
                <w:t>Internal appraisal</w:t>
              </w:r>
            </w:ins>
          </w:p>
          <w:p w14:paraId="6CEE1606" w14:textId="77777777" w:rsidR="002745F3" w:rsidRDefault="002745F3" w:rsidP="002745F3">
            <w:pPr>
              <w:rPr>
                <w:ins w:id="76" w:author="Esther Lønstrup" w:date="2026-09-25T20:08:00Z" w16du:dateUtc="2026-09-26T00:08:00Z"/>
                <w:sz w:val="20"/>
                <w:lang w:val="en-GB"/>
              </w:rPr>
            </w:pPr>
          </w:p>
          <w:p w14:paraId="04CFD434" w14:textId="77777777" w:rsidR="002745F3" w:rsidRPr="001B6B78" w:rsidRDefault="002745F3" w:rsidP="002745F3">
            <w:pPr>
              <w:rPr>
                <w:ins w:id="77" w:author="Esther Lønstrup" w:date="2026-09-25T20:08:00Z" w16du:dateUtc="2026-09-26T00:08:00Z"/>
                <w:sz w:val="20"/>
                <w:lang w:val="en-GB"/>
              </w:rPr>
            </w:pPr>
            <w:ins w:id="78" w:author="Esther Lønstrup" w:date="2026-09-25T20:08:00Z" w16du:dateUtc="2026-09-26T00:08:00Z">
              <w:r>
                <w:rPr>
                  <w:sz w:val="20"/>
                  <w:lang w:val="en-GB"/>
                </w:rPr>
                <w:t>Use c</w:t>
              </w:r>
              <w:r w:rsidRPr="001B6B78">
                <w:rPr>
                  <w:sz w:val="20"/>
                  <w:lang w:val="en-GB"/>
                </w:rPr>
                <w:t>hecklist for ap</w:t>
              </w:r>
              <w:r w:rsidR="005E5E99">
                <w:rPr>
                  <w:sz w:val="20"/>
                  <w:lang w:val="en-GB"/>
                </w:rPr>
                <w:t>praisal for projects up to DKK 10</w:t>
              </w:r>
              <w:r w:rsidRPr="001B6B78">
                <w:rPr>
                  <w:sz w:val="20"/>
                  <w:lang w:val="en-GB"/>
                </w:rPr>
                <w:t xml:space="preserve"> million </w:t>
              </w:r>
              <w:r w:rsidR="00383439">
                <w:rPr>
                  <w:sz w:val="20"/>
                  <w:lang w:val="en-GB"/>
                </w:rPr>
                <w:t>(Annex 9)</w:t>
              </w:r>
            </w:ins>
          </w:p>
          <w:p w14:paraId="340C7149" w14:textId="77777777" w:rsidR="002745F3" w:rsidRPr="00ED5E4F" w:rsidRDefault="002745F3" w:rsidP="002745F3">
            <w:pPr>
              <w:rPr>
                <w:ins w:id="79" w:author="Esther Lønstrup" w:date="2026-09-25T20:08:00Z" w16du:dateUtc="2026-09-26T00:08:00Z"/>
                <w:sz w:val="20"/>
                <w:lang w:val="en-GB"/>
              </w:rPr>
            </w:pPr>
          </w:p>
        </w:tc>
        <w:tc>
          <w:tcPr>
            <w:tcW w:w="3254" w:type="dxa"/>
          </w:tcPr>
          <w:p w14:paraId="5C62BF4E" w14:textId="77777777" w:rsidR="002745F3" w:rsidRDefault="002745F3" w:rsidP="00B23B91">
            <w:pPr>
              <w:rPr>
                <w:ins w:id="80" w:author="Esther Lønstrup" w:date="2026-09-25T20:08:00Z" w16du:dateUtc="2026-09-26T00:08:00Z"/>
                <w:sz w:val="20"/>
                <w:lang w:val="en-GB"/>
              </w:rPr>
            </w:pPr>
          </w:p>
          <w:p w14:paraId="5351FF9B" w14:textId="77777777" w:rsidR="002745F3" w:rsidRDefault="002745F3" w:rsidP="00B23B91">
            <w:pPr>
              <w:rPr>
                <w:ins w:id="81" w:author="Esther Lønstrup" w:date="2026-09-25T20:08:00Z" w16du:dateUtc="2026-09-26T00:08:00Z"/>
                <w:sz w:val="20"/>
                <w:lang w:val="en-GB"/>
              </w:rPr>
            </w:pPr>
            <w:ins w:id="82" w:author="Esther Lønstrup" w:date="2026-09-25T20:08:00Z" w16du:dateUtc="2026-09-26T00:08:00Z">
              <w:r>
                <w:rPr>
                  <w:sz w:val="20"/>
                  <w:lang w:val="en-GB"/>
                </w:rPr>
                <w:t>C</w:t>
              </w:r>
              <w:r w:rsidR="00F70B04">
                <w:rPr>
                  <w:sz w:val="20"/>
                  <w:lang w:val="en-GB"/>
                </w:rPr>
                <w:t>hecklist</w:t>
              </w:r>
              <w:r w:rsidRPr="001B6B78">
                <w:rPr>
                  <w:sz w:val="20"/>
                  <w:lang w:val="en-GB"/>
                </w:rPr>
                <w:t xml:space="preserve"> signed by the appraising desk officer and </w:t>
              </w:r>
              <w:r w:rsidR="00383439">
                <w:rPr>
                  <w:sz w:val="20"/>
                  <w:lang w:val="en-GB"/>
                </w:rPr>
                <w:t xml:space="preserve">the </w:t>
              </w:r>
              <w:r w:rsidR="00F70B04">
                <w:rPr>
                  <w:sz w:val="20"/>
                  <w:lang w:val="en-GB"/>
                </w:rPr>
                <w:t>M</w:t>
              </w:r>
              <w:r w:rsidRPr="001B6B78">
                <w:rPr>
                  <w:sz w:val="20"/>
                  <w:lang w:val="en-GB"/>
                </w:rPr>
                <w:t xml:space="preserve">anagement of the MFA </w:t>
              </w:r>
              <w:r w:rsidR="00F70B04">
                <w:rPr>
                  <w:sz w:val="20"/>
                  <w:lang w:val="en-GB"/>
                </w:rPr>
                <w:t>U</w:t>
              </w:r>
              <w:r w:rsidRPr="001B6B78">
                <w:rPr>
                  <w:sz w:val="20"/>
                  <w:lang w:val="en-GB"/>
                </w:rPr>
                <w:t>nit and attached to the grant documents.</w:t>
              </w:r>
            </w:ins>
          </w:p>
          <w:p w14:paraId="0BC7C935" w14:textId="77777777" w:rsidR="002745F3" w:rsidRPr="001B6B78" w:rsidRDefault="002745F3" w:rsidP="00B23B91">
            <w:pPr>
              <w:rPr>
                <w:ins w:id="83" w:author="Esther Lønstrup" w:date="2026-09-25T20:08:00Z" w16du:dateUtc="2026-09-26T00:08:00Z"/>
                <w:sz w:val="20"/>
                <w:lang w:val="en-GB"/>
              </w:rPr>
            </w:pPr>
          </w:p>
        </w:tc>
      </w:tr>
      <w:tr w:rsidR="003B760B" w:rsidRPr="003824AA" w14:paraId="39D967A3" w14:textId="77777777" w:rsidTr="000216D4">
        <w:trPr>
          <w:trHeight w:val="475"/>
          <w:ins w:id="84" w:author="Esther Lønstrup" w:date="2026-09-25T20:08:00Z" w16du:dateUtc="2026-09-26T00:08:00Z"/>
        </w:trPr>
        <w:tc>
          <w:tcPr>
            <w:tcW w:w="3050" w:type="dxa"/>
            <w:vMerge w:val="restart"/>
          </w:tcPr>
          <w:p w14:paraId="3B7E175C" w14:textId="77777777" w:rsidR="00006739" w:rsidRPr="00ED5E4F" w:rsidRDefault="00006739" w:rsidP="006F0741">
            <w:pPr>
              <w:rPr>
                <w:ins w:id="85" w:author="Esther Lønstrup" w:date="2026-09-25T20:08:00Z" w16du:dateUtc="2026-09-26T00:08:00Z"/>
                <w:sz w:val="20"/>
                <w:lang w:val="en-GB"/>
              </w:rPr>
            </w:pPr>
          </w:p>
        </w:tc>
        <w:tc>
          <w:tcPr>
            <w:tcW w:w="3324" w:type="dxa"/>
          </w:tcPr>
          <w:p w14:paraId="6F530035" w14:textId="77777777" w:rsidR="00006739" w:rsidRPr="001B210E" w:rsidRDefault="00F70B04" w:rsidP="00F24EAD">
            <w:pPr>
              <w:rPr>
                <w:ins w:id="86" w:author="Esther Lønstrup" w:date="2026-09-25T20:08:00Z" w16du:dateUtc="2026-09-26T00:08:00Z"/>
                <w:b/>
                <w:sz w:val="20"/>
                <w:lang w:val="en-GB"/>
              </w:rPr>
            </w:pPr>
            <w:ins w:id="87" w:author="Esther Lønstrup" w:date="2026-09-25T20:08:00Z" w16du:dateUtc="2026-09-26T00:08:00Z">
              <w:r>
                <w:rPr>
                  <w:b/>
                  <w:sz w:val="20"/>
                  <w:lang w:val="en-GB"/>
                </w:rPr>
                <w:t>Approval by the H</w:t>
              </w:r>
              <w:r w:rsidR="00006739" w:rsidRPr="001B210E">
                <w:rPr>
                  <w:b/>
                  <w:sz w:val="20"/>
                  <w:lang w:val="en-GB"/>
                </w:rPr>
                <w:t xml:space="preserve">ead of unit </w:t>
              </w:r>
            </w:ins>
          </w:p>
        </w:tc>
        <w:tc>
          <w:tcPr>
            <w:tcW w:w="3254" w:type="dxa"/>
          </w:tcPr>
          <w:p w14:paraId="5E3BDEA6" w14:textId="77777777" w:rsidR="00006739" w:rsidRPr="001B6B78" w:rsidRDefault="002745F3" w:rsidP="00BF3BCC">
            <w:pPr>
              <w:rPr>
                <w:ins w:id="88" w:author="Esther Lønstrup" w:date="2026-09-25T20:08:00Z" w16du:dateUtc="2026-09-26T00:08:00Z"/>
                <w:sz w:val="20"/>
                <w:lang w:val="en-GB"/>
              </w:rPr>
            </w:pPr>
            <w:ins w:id="89" w:author="Esther Lønstrup" w:date="2026-09-25T20:08:00Z" w16du:dateUtc="2026-09-26T00:08:00Z">
              <w:r>
                <w:rPr>
                  <w:sz w:val="20"/>
                  <w:lang w:val="en-GB"/>
                </w:rPr>
                <w:t>Ap</w:t>
              </w:r>
              <w:r w:rsidR="00F70B04">
                <w:rPr>
                  <w:sz w:val="20"/>
                  <w:lang w:val="en-GB"/>
                </w:rPr>
                <w:t>propriation note filled in + project document</w:t>
              </w:r>
              <w:r>
                <w:rPr>
                  <w:sz w:val="20"/>
                  <w:lang w:val="en-GB"/>
                </w:rPr>
                <w:t xml:space="preserve"> </w:t>
              </w:r>
            </w:ins>
          </w:p>
        </w:tc>
      </w:tr>
      <w:tr w:rsidR="003B760B" w:rsidRPr="00FD0C94" w14:paraId="7F1007BF" w14:textId="77777777" w:rsidTr="000216D4">
        <w:trPr>
          <w:trHeight w:val="144"/>
          <w:ins w:id="90" w:author="Esther Lønstrup" w:date="2026-09-25T20:08:00Z" w16du:dateUtc="2026-09-26T00:08:00Z"/>
        </w:trPr>
        <w:tc>
          <w:tcPr>
            <w:tcW w:w="3050" w:type="dxa"/>
            <w:vMerge/>
          </w:tcPr>
          <w:p w14:paraId="6469B02E" w14:textId="77777777" w:rsidR="00F24EAD" w:rsidRPr="001B6B78" w:rsidRDefault="00F24EAD" w:rsidP="00B23B91">
            <w:pPr>
              <w:rPr>
                <w:ins w:id="91" w:author="Esther Lønstrup" w:date="2026-09-25T20:08:00Z" w16du:dateUtc="2026-09-26T00:08:00Z"/>
                <w:sz w:val="20"/>
                <w:lang w:val="en-GB"/>
              </w:rPr>
            </w:pPr>
          </w:p>
        </w:tc>
        <w:tc>
          <w:tcPr>
            <w:tcW w:w="3324" w:type="dxa"/>
          </w:tcPr>
          <w:p w14:paraId="4598B7FE" w14:textId="77777777" w:rsidR="00F24EAD" w:rsidRDefault="00F24EAD" w:rsidP="0063785F">
            <w:pPr>
              <w:rPr>
                <w:ins w:id="92" w:author="Esther Lønstrup" w:date="2026-09-25T20:08:00Z" w16du:dateUtc="2026-09-26T00:08:00Z"/>
                <w:sz w:val="20"/>
                <w:lang w:val="en-GB"/>
              </w:rPr>
            </w:pPr>
            <w:ins w:id="93" w:author="Esther Lønstrup" w:date="2026-09-25T20:08:00Z" w16du:dateUtc="2026-09-26T00:08:00Z">
              <w:r w:rsidRPr="00CE314D">
                <w:rPr>
                  <w:b/>
                  <w:sz w:val="20"/>
                  <w:lang w:val="en-GB"/>
                </w:rPr>
                <w:t>Signing of legally binding agreement</w:t>
              </w:r>
              <w:r>
                <w:rPr>
                  <w:sz w:val="20"/>
                  <w:lang w:val="en-GB"/>
                </w:rPr>
                <w:t xml:space="preserve"> (commitment) with partner</w:t>
              </w:r>
              <w:r w:rsidR="00BF3BCC">
                <w:rPr>
                  <w:sz w:val="20"/>
                  <w:lang w:val="en-GB"/>
                </w:rPr>
                <w:t xml:space="preserve">. </w:t>
              </w:r>
            </w:ins>
          </w:p>
          <w:p w14:paraId="0ED7589A" w14:textId="77777777" w:rsidR="00BF3BCC" w:rsidRPr="00ED5E4F" w:rsidRDefault="00BF3BCC" w:rsidP="00BF3BCC">
            <w:pPr>
              <w:rPr>
                <w:ins w:id="94" w:author="Esther Lønstrup" w:date="2026-09-25T20:08:00Z" w16du:dateUtc="2026-09-26T00:08:00Z"/>
                <w:sz w:val="20"/>
                <w:lang w:val="en-GB"/>
              </w:rPr>
            </w:pPr>
          </w:p>
        </w:tc>
        <w:tc>
          <w:tcPr>
            <w:tcW w:w="3254" w:type="dxa"/>
          </w:tcPr>
          <w:p w14:paraId="766ED0CD" w14:textId="77777777" w:rsidR="00BF3BCC" w:rsidRDefault="00BF3BCC" w:rsidP="00BF3BCC">
            <w:pPr>
              <w:rPr>
                <w:ins w:id="95" w:author="Esther Lønstrup" w:date="2026-09-25T20:08:00Z" w16du:dateUtc="2026-09-26T00:08:00Z"/>
                <w:sz w:val="20"/>
                <w:lang w:val="en-GB"/>
              </w:rPr>
            </w:pPr>
            <w:ins w:id="96" w:author="Esther Lønstrup" w:date="2026-09-25T20:08:00Z" w16du:dateUtc="2026-09-26T00:08:00Z">
              <w:r>
                <w:rPr>
                  <w:sz w:val="20"/>
                  <w:lang w:val="en-GB"/>
                </w:rPr>
                <w:t xml:space="preserve">Either 1) </w:t>
              </w:r>
              <w:r w:rsidR="00CE314D">
                <w:rPr>
                  <w:sz w:val="20"/>
                  <w:lang w:val="en-GB"/>
                </w:rPr>
                <w:t xml:space="preserve">The Mini Project Document </w:t>
              </w:r>
              <w:r>
                <w:rPr>
                  <w:sz w:val="20"/>
                  <w:lang w:val="en-GB"/>
                </w:rPr>
                <w:t xml:space="preserve">particularly designed for </w:t>
              </w:r>
              <w:r w:rsidR="005E5E99">
                <w:rPr>
                  <w:sz w:val="20"/>
                  <w:lang w:val="en-GB"/>
                </w:rPr>
                <w:t xml:space="preserve">projects below </w:t>
              </w:r>
              <w:r w:rsidR="00CE314D">
                <w:rPr>
                  <w:sz w:val="20"/>
                  <w:lang w:val="en-GB"/>
                </w:rPr>
                <w:t xml:space="preserve">DKK </w:t>
              </w:r>
              <w:r w:rsidR="005E5E99">
                <w:rPr>
                  <w:sz w:val="20"/>
                  <w:lang w:val="en-GB"/>
                </w:rPr>
                <w:t>10</w:t>
              </w:r>
              <w:r w:rsidR="00CE314D">
                <w:rPr>
                  <w:sz w:val="20"/>
                  <w:lang w:val="en-GB"/>
                </w:rPr>
                <w:t xml:space="preserve"> million</w:t>
              </w:r>
            </w:ins>
          </w:p>
          <w:p w14:paraId="144D45E8" w14:textId="77777777" w:rsidR="00BF3BCC" w:rsidRDefault="00BF3BCC" w:rsidP="00BF3BCC">
            <w:pPr>
              <w:rPr>
                <w:ins w:id="97" w:author="Esther Lønstrup" w:date="2026-09-25T20:08:00Z" w16du:dateUtc="2026-09-26T00:08:00Z"/>
                <w:sz w:val="20"/>
                <w:lang w:val="en-GB"/>
              </w:rPr>
            </w:pPr>
          </w:p>
          <w:p w14:paraId="737F8B4D" w14:textId="77777777" w:rsidR="00F24EAD" w:rsidRPr="00ED5E4F" w:rsidRDefault="00CE314D" w:rsidP="00BF3BCC">
            <w:pPr>
              <w:rPr>
                <w:ins w:id="98" w:author="Esther Lønstrup" w:date="2026-09-25T20:08:00Z" w16du:dateUtc="2026-09-26T00:08:00Z"/>
                <w:sz w:val="20"/>
                <w:lang w:val="en-GB"/>
              </w:rPr>
            </w:pPr>
            <w:ins w:id="99" w:author="Esther Lønstrup" w:date="2026-09-25T20:08:00Z" w16du:dateUtc="2026-09-26T00:08:00Z">
              <w:r>
                <w:rPr>
                  <w:sz w:val="20"/>
                  <w:lang w:val="en-GB"/>
                </w:rPr>
                <w:t>Or 2) Standard Project Document</w:t>
              </w:r>
              <w:r w:rsidR="00BF3BCC">
                <w:rPr>
                  <w:sz w:val="20"/>
                  <w:lang w:val="en-GB"/>
                </w:rPr>
                <w:t xml:space="preserve"> + </w:t>
              </w:r>
              <w:r>
                <w:rPr>
                  <w:sz w:val="20"/>
                  <w:lang w:val="en-GB"/>
                </w:rPr>
                <w:t xml:space="preserve">Partner </w:t>
              </w:r>
              <w:r w:rsidR="00BF3BCC" w:rsidRPr="00501CDA">
                <w:rPr>
                  <w:sz w:val="20"/>
                  <w:lang w:val="en-GB"/>
                </w:rPr>
                <w:t>Agr</w:t>
              </w:r>
              <w:r>
                <w:rPr>
                  <w:sz w:val="20"/>
                  <w:lang w:val="en-GB"/>
                </w:rPr>
                <w:t>eement</w:t>
              </w:r>
            </w:ins>
          </w:p>
        </w:tc>
      </w:tr>
      <w:tr w:rsidR="003B760B" w:rsidRPr="00FD0C94" w14:paraId="34935551" w14:textId="77777777" w:rsidTr="000216D4">
        <w:trPr>
          <w:trHeight w:val="150"/>
          <w:ins w:id="100" w:author="Esther Lønstrup" w:date="2026-09-25T20:08:00Z" w16du:dateUtc="2026-09-26T00:08:00Z"/>
        </w:trPr>
        <w:tc>
          <w:tcPr>
            <w:tcW w:w="3050" w:type="dxa"/>
            <w:vMerge/>
          </w:tcPr>
          <w:p w14:paraId="2506377B" w14:textId="77777777" w:rsidR="00F24EAD" w:rsidRPr="00ED5E4F" w:rsidRDefault="00F24EAD" w:rsidP="00B23B91">
            <w:pPr>
              <w:rPr>
                <w:ins w:id="101" w:author="Esther Lønstrup" w:date="2026-09-25T20:08:00Z" w16du:dateUtc="2026-09-26T00:08:00Z"/>
                <w:sz w:val="20"/>
                <w:lang w:val="en-GB"/>
              </w:rPr>
            </w:pPr>
          </w:p>
        </w:tc>
        <w:tc>
          <w:tcPr>
            <w:tcW w:w="3324" w:type="dxa"/>
          </w:tcPr>
          <w:p w14:paraId="7A8B1E5B" w14:textId="77777777" w:rsidR="00F24EAD" w:rsidRPr="00ED5E4F" w:rsidRDefault="00CE314D" w:rsidP="00B23B91">
            <w:pPr>
              <w:rPr>
                <w:ins w:id="102" w:author="Esther Lønstrup" w:date="2026-09-25T20:08:00Z" w16du:dateUtc="2026-09-26T00:08:00Z"/>
                <w:sz w:val="20"/>
                <w:lang w:val="en-GB"/>
              </w:rPr>
            </w:pPr>
            <w:ins w:id="103" w:author="Esther Lønstrup" w:date="2026-09-25T20:08:00Z" w16du:dateUtc="2026-09-26T00:08:00Z">
              <w:r>
                <w:rPr>
                  <w:b/>
                  <w:sz w:val="20"/>
                  <w:lang w:val="en-GB"/>
                </w:rPr>
                <w:t>Register</w:t>
              </w:r>
              <w:r w:rsidR="00F24EAD" w:rsidRPr="00CE314D">
                <w:rPr>
                  <w:b/>
                  <w:sz w:val="20"/>
                  <w:lang w:val="en-GB"/>
                </w:rPr>
                <w:t xml:space="preserve"> commitment</w:t>
              </w:r>
              <w:r w:rsidR="00F24EAD" w:rsidRPr="00ED5E4F">
                <w:rPr>
                  <w:sz w:val="20"/>
                  <w:lang w:val="en-GB"/>
                </w:rPr>
                <w:t xml:space="preserve"> in MFA’s financial systems within budgeted quarter.</w:t>
              </w:r>
            </w:ins>
          </w:p>
        </w:tc>
        <w:tc>
          <w:tcPr>
            <w:tcW w:w="3254" w:type="dxa"/>
          </w:tcPr>
          <w:p w14:paraId="46187D7F" w14:textId="77777777" w:rsidR="00F24EAD" w:rsidRPr="00006739" w:rsidRDefault="00F24EAD" w:rsidP="00B23B91">
            <w:pPr>
              <w:rPr>
                <w:ins w:id="104" w:author="Esther Lønstrup" w:date="2026-09-25T20:08:00Z" w16du:dateUtc="2026-09-26T00:08:00Z"/>
                <w:sz w:val="20"/>
                <w:lang w:val="en-GB"/>
              </w:rPr>
            </w:pPr>
          </w:p>
        </w:tc>
      </w:tr>
    </w:tbl>
    <w:p w14:paraId="2168A65C" w14:textId="54B7EACA" w:rsidR="00932DC9" w:rsidRDefault="00C045D1" w:rsidP="00932DC9">
      <w:pPr>
        <w:spacing w:before="56" w:after="0" w:line="240" w:lineRule="auto"/>
        <w:ind w:left="2583" w:right="2504"/>
        <w:jc w:val="center"/>
        <w:rPr>
          <w:del w:id="105" w:author="Esther Lønstrup" w:date="2026-09-25T20:08:00Z" w16du:dateUtc="2026-09-26T00:08:00Z"/>
          <w:rFonts w:ascii="Georgia" w:eastAsia="Georgia" w:hAnsi="Georgia" w:cs="Georgia"/>
          <w:sz w:val="36"/>
          <w:szCs w:val="36"/>
        </w:rPr>
      </w:pPr>
      <w:del w:id="106" w:author="Esther Lønstrup" w:date="2026-09-25T20:08:00Z" w16du:dateUtc="2026-09-26T00:08:00Z">
        <w:r>
          <w:rPr>
            <w:rFonts w:ascii="Georgia" w:eastAsia="Georgia" w:hAnsi="Georgia" w:cs="Georgia"/>
            <w:spacing w:val="-1"/>
            <w:sz w:val="36"/>
            <w:szCs w:val="36"/>
          </w:rPr>
          <w:delText>Latinx</w:delText>
        </w:r>
        <w:r w:rsidR="00C86AE2">
          <w:rPr>
            <w:rFonts w:ascii="Georgia" w:eastAsia="Georgia" w:hAnsi="Georgia" w:cs="Georgia"/>
            <w:spacing w:val="-1"/>
            <w:sz w:val="36"/>
            <w:szCs w:val="36"/>
          </w:rPr>
          <w:delText xml:space="preserve"> Leadership </w:delText>
        </w:r>
        <w:r w:rsidR="009C7A9D">
          <w:rPr>
            <w:rFonts w:ascii="Georgia" w:eastAsia="Georgia" w:hAnsi="Georgia" w:cs="Georgia"/>
            <w:spacing w:val="-1"/>
            <w:sz w:val="36"/>
            <w:szCs w:val="36"/>
          </w:rPr>
          <w:delText xml:space="preserve">Renewal </w:delText>
        </w:r>
        <w:r w:rsidR="00C86AE2">
          <w:rPr>
            <w:rFonts w:ascii="Georgia" w:eastAsia="Georgia" w:hAnsi="Georgia" w:cs="Georgia"/>
            <w:spacing w:val="-1"/>
            <w:sz w:val="36"/>
            <w:szCs w:val="36"/>
          </w:rPr>
          <w:delText>Grant</w:delText>
        </w:r>
      </w:del>
    </w:p>
    <w:p w14:paraId="46C2CF78" w14:textId="77777777" w:rsidR="00932DC9" w:rsidRDefault="00932DC9" w:rsidP="00932DC9">
      <w:pPr>
        <w:spacing w:before="2" w:after="0" w:line="260" w:lineRule="exact"/>
        <w:rPr>
          <w:del w:id="107" w:author="Esther Lønstrup" w:date="2026-09-25T20:08:00Z" w16du:dateUtc="2026-09-26T00:08:00Z"/>
          <w:sz w:val="26"/>
          <w:szCs w:val="26"/>
        </w:rPr>
      </w:pPr>
    </w:p>
    <w:p w14:paraId="3A9E0357" w14:textId="3A5CF804" w:rsidR="00932DC9" w:rsidRDefault="00932DC9" w:rsidP="00932DC9">
      <w:pPr>
        <w:spacing w:after="0" w:line="240" w:lineRule="auto"/>
        <w:ind w:left="2905" w:right="2824"/>
        <w:jc w:val="center"/>
        <w:rPr>
          <w:del w:id="108" w:author="Esther Lønstrup" w:date="2026-09-25T20:08:00Z" w16du:dateUtc="2026-09-26T00:08:00Z"/>
          <w:rFonts w:ascii="Georgia" w:eastAsia="Georgia" w:hAnsi="Georgia" w:cs="Georgia"/>
          <w:sz w:val="28"/>
          <w:szCs w:val="28"/>
        </w:rPr>
      </w:pPr>
      <w:del w:id="109" w:author="Esther Lønstrup" w:date="2026-09-25T20:08:00Z" w16du:dateUtc="2026-09-26T00:08:00Z">
        <w:r w:rsidRPr="00F516A1">
          <w:rPr>
            <w:rFonts w:ascii="Georgia" w:eastAsia="Georgia" w:hAnsi="Georgia" w:cs="Georgia"/>
            <w:iCs/>
            <w:sz w:val="28"/>
            <w:szCs w:val="28"/>
          </w:rPr>
          <w:delText>202</w:delText>
        </w:r>
        <w:r w:rsidR="00EC7B9A">
          <w:rPr>
            <w:rFonts w:ascii="Georgia" w:eastAsia="Georgia" w:hAnsi="Georgia" w:cs="Georgia"/>
            <w:iCs/>
            <w:sz w:val="28"/>
            <w:szCs w:val="28"/>
          </w:rPr>
          <w:delText>5</w:delText>
        </w:r>
        <w:r>
          <w:rPr>
            <w:rFonts w:ascii="Georgia" w:eastAsia="Georgia" w:hAnsi="Georgia" w:cs="Georgia"/>
            <w:sz w:val="28"/>
            <w:szCs w:val="28"/>
          </w:rPr>
          <w:delText xml:space="preserve"> </w:delText>
        </w:r>
        <w:r>
          <w:rPr>
            <w:rFonts w:ascii="Georgia" w:eastAsia="Georgia" w:hAnsi="Georgia" w:cs="Georgia"/>
            <w:spacing w:val="-1"/>
            <w:sz w:val="28"/>
            <w:szCs w:val="28"/>
          </w:rPr>
          <w:delText>A</w:delText>
        </w:r>
        <w:r>
          <w:rPr>
            <w:rFonts w:ascii="Georgia" w:eastAsia="Georgia" w:hAnsi="Georgia" w:cs="Georgia"/>
            <w:spacing w:val="1"/>
            <w:sz w:val="28"/>
            <w:szCs w:val="28"/>
          </w:rPr>
          <w:delText>pp</w:delText>
        </w:r>
        <w:r>
          <w:rPr>
            <w:rFonts w:ascii="Georgia" w:eastAsia="Georgia" w:hAnsi="Georgia" w:cs="Georgia"/>
            <w:spacing w:val="-1"/>
            <w:sz w:val="28"/>
            <w:szCs w:val="28"/>
          </w:rPr>
          <w:delText>li</w:delText>
        </w:r>
        <w:r>
          <w:rPr>
            <w:rFonts w:ascii="Georgia" w:eastAsia="Georgia" w:hAnsi="Georgia" w:cs="Georgia"/>
            <w:sz w:val="28"/>
            <w:szCs w:val="28"/>
          </w:rPr>
          <w:delText>ca</w:delText>
        </w:r>
        <w:r>
          <w:rPr>
            <w:rFonts w:ascii="Georgia" w:eastAsia="Georgia" w:hAnsi="Georgia" w:cs="Georgia"/>
            <w:spacing w:val="-1"/>
            <w:sz w:val="28"/>
            <w:szCs w:val="28"/>
          </w:rPr>
          <w:delText>ti</w:delText>
        </w:r>
        <w:r>
          <w:rPr>
            <w:rFonts w:ascii="Georgia" w:eastAsia="Georgia" w:hAnsi="Georgia" w:cs="Georgia"/>
            <w:sz w:val="28"/>
            <w:szCs w:val="28"/>
          </w:rPr>
          <w:delText>on I</w:delText>
        </w:r>
        <w:r>
          <w:rPr>
            <w:rFonts w:ascii="Georgia" w:eastAsia="Georgia" w:hAnsi="Georgia" w:cs="Georgia"/>
            <w:spacing w:val="-3"/>
            <w:sz w:val="28"/>
            <w:szCs w:val="28"/>
          </w:rPr>
          <w:delText>n</w:delText>
        </w:r>
        <w:r>
          <w:rPr>
            <w:rFonts w:ascii="Georgia" w:eastAsia="Georgia" w:hAnsi="Georgia" w:cs="Georgia"/>
            <w:spacing w:val="1"/>
            <w:sz w:val="28"/>
            <w:szCs w:val="28"/>
          </w:rPr>
          <w:delText>s</w:delText>
        </w:r>
        <w:r>
          <w:rPr>
            <w:rFonts w:ascii="Georgia" w:eastAsia="Georgia" w:hAnsi="Georgia" w:cs="Georgia"/>
            <w:spacing w:val="-1"/>
            <w:sz w:val="28"/>
            <w:szCs w:val="28"/>
          </w:rPr>
          <w:delText>t</w:delText>
        </w:r>
        <w:r>
          <w:rPr>
            <w:rFonts w:ascii="Georgia" w:eastAsia="Georgia" w:hAnsi="Georgia" w:cs="Georgia"/>
            <w:sz w:val="28"/>
            <w:szCs w:val="28"/>
          </w:rPr>
          <w:delText>r</w:delText>
        </w:r>
        <w:r>
          <w:rPr>
            <w:rFonts w:ascii="Georgia" w:eastAsia="Georgia" w:hAnsi="Georgia" w:cs="Georgia"/>
            <w:spacing w:val="-1"/>
            <w:sz w:val="28"/>
            <w:szCs w:val="28"/>
          </w:rPr>
          <w:delText>u</w:delText>
        </w:r>
        <w:r>
          <w:rPr>
            <w:rFonts w:ascii="Georgia" w:eastAsia="Georgia" w:hAnsi="Georgia" w:cs="Georgia"/>
            <w:sz w:val="28"/>
            <w:szCs w:val="28"/>
          </w:rPr>
          <w:delText>c</w:delText>
        </w:r>
        <w:r>
          <w:rPr>
            <w:rFonts w:ascii="Georgia" w:eastAsia="Georgia" w:hAnsi="Georgia" w:cs="Georgia"/>
            <w:spacing w:val="-1"/>
            <w:sz w:val="28"/>
            <w:szCs w:val="28"/>
          </w:rPr>
          <w:delText>ti</w:delText>
        </w:r>
        <w:r>
          <w:rPr>
            <w:rFonts w:ascii="Georgia" w:eastAsia="Georgia" w:hAnsi="Georgia" w:cs="Georgia"/>
            <w:sz w:val="28"/>
            <w:szCs w:val="28"/>
          </w:rPr>
          <w:delText xml:space="preserve">ons </w:delText>
        </w:r>
      </w:del>
    </w:p>
    <w:p w14:paraId="5AF2E4CA" w14:textId="77777777" w:rsidR="00932DC9" w:rsidRPr="00E73BCE" w:rsidRDefault="00932DC9" w:rsidP="00932DC9">
      <w:pPr>
        <w:spacing w:after="0" w:line="275" w:lineRule="auto"/>
        <w:ind w:left="100" w:right="51"/>
        <w:rPr>
          <w:del w:id="110" w:author="Esther Lønstrup" w:date="2026-09-25T20:08:00Z" w16du:dateUtc="2026-09-26T00:08:00Z"/>
          <w:rFonts w:ascii="Verdana" w:eastAsia="Verdana" w:hAnsi="Verdana" w:cs="Verdana"/>
        </w:rPr>
      </w:pPr>
    </w:p>
    <w:p w14:paraId="333FFE76" w14:textId="77777777" w:rsidR="00932DC9" w:rsidRPr="00E73BCE" w:rsidRDefault="00932DC9" w:rsidP="00932DC9">
      <w:pPr>
        <w:spacing w:after="0" w:line="275" w:lineRule="auto"/>
        <w:ind w:left="100" w:right="51"/>
        <w:rPr>
          <w:del w:id="111" w:author="Esther Lønstrup" w:date="2026-09-25T20:08:00Z" w16du:dateUtc="2026-09-26T00:08:00Z"/>
          <w:rFonts w:ascii="Verdana" w:eastAsia="Verdana" w:hAnsi="Verdana" w:cs="Verdana"/>
        </w:rPr>
      </w:pPr>
    </w:p>
    <w:p w14:paraId="3911CFFB" w14:textId="77777777" w:rsidR="00932DC9" w:rsidRPr="00E73BCE" w:rsidRDefault="00932DC9" w:rsidP="00932DC9">
      <w:pPr>
        <w:spacing w:after="0" w:line="275" w:lineRule="auto"/>
        <w:ind w:left="100" w:right="51"/>
        <w:rPr>
          <w:del w:id="112" w:author="Esther Lønstrup" w:date="2026-09-25T20:08:00Z" w16du:dateUtc="2026-09-26T00:08:00Z"/>
          <w:rFonts w:ascii="Verdana" w:eastAsia="Verdana" w:hAnsi="Verdana" w:cs="Verdana"/>
        </w:rPr>
      </w:pPr>
    </w:p>
    <w:p w14:paraId="7B64A539" w14:textId="2B38F6F3" w:rsidR="00932DC9" w:rsidRDefault="00932DC9" w:rsidP="00932DC9">
      <w:pPr>
        <w:spacing w:after="0" w:line="275" w:lineRule="auto"/>
        <w:ind w:left="100" w:right="51"/>
        <w:rPr>
          <w:del w:id="113" w:author="Esther Lønstrup" w:date="2026-09-25T20:08:00Z" w16du:dateUtc="2026-09-26T00:08:00Z"/>
          <w:rFonts w:ascii="Verdana" w:eastAsia="Verdana" w:hAnsi="Verdana" w:cs="Verdana"/>
        </w:rPr>
      </w:pPr>
      <w:del w:id="114" w:author="Esther Lønstrup" w:date="2026-09-25T20:08:00Z" w16du:dateUtc="2026-09-26T00:08:00Z">
        <w:r>
          <w:rPr>
            <w:rFonts w:ascii="Verdana" w:eastAsia="Verdana" w:hAnsi="Verdana" w:cs="Verdana"/>
          </w:rPr>
          <w:delText>Do</w:delText>
        </w:r>
        <w:r>
          <w:rPr>
            <w:rFonts w:ascii="Verdana" w:eastAsia="Verdana" w:hAnsi="Verdana" w:cs="Verdana"/>
            <w:spacing w:val="-1"/>
          </w:rPr>
          <w:delText>wn</w:delText>
        </w:r>
        <w:r>
          <w:rPr>
            <w:rFonts w:ascii="Verdana" w:eastAsia="Verdana" w:hAnsi="Verdana" w:cs="Verdana"/>
            <w:spacing w:val="-3"/>
          </w:rPr>
          <w:delText>l</w:delText>
        </w:r>
        <w:r>
          <w:rPr>
            <w:rFonts w:ascii="Verdana" w:eastAsia="Verdana" w:hAnsi="Verdana" w:cs="Verdana"/>
          </w:rPr>
          <w:delText>o</w:delText>
        </w:r>
        <w:r>
          <w:rPr>
            <w:rFonts w:ascii="Verdana" w:eastAsia="Verdana" w:hAnsi="Verdana" w:cs="Verdana"/>
            <w:spacing w:val="-1"/>
          </w:rPr>
          <w:delText>a</w:delText>
        </w:r>
        <w:r>
          <w:rPr>
            <w:rFonts w:ascii="Verdana" w:eastAsia="Verdana" w:hAnsi="Verdana" w:cs="Verdana"/>
          </w:rPr>
          <w:delText>d</w:delText>
        </w:r>
        <w:r>
          <w:rPr>
            <w:rFonts w:ascii="Verdana" w:eastAsia="Verdana" w:hAnsi="Verdana" w:cs="Verdana"/>
            <w:spacing w:val="-1"/>
          </w:rPr>
          <w:delText xml:space="preserve"> </w:delText>
        </w:r>
        <w:r>
          <w:rPr>
            <w:rFonts w:ascii="Verdana" w:eastAsia="Verdana" w:hAnsi="Verdana" w:cs="Verdana"/>
          </w:rPr>
          <w:delText>a</w:delText>
        </w:r>
        <w:r>
          <w:rPr>
            <w:rFonts w:ascii="Verdana" w:eastAsia="Verdana" w:hAnsi="Verdana" w:cs="Verdana"/>
            <w:spacing w:val="-1"/>
          </w:rPr>
          <w:delText xml:space="preserve"> </w:delText>
        </w:r>
        <w:r>
          <w:rPr>
            <w:rFonts w:ascii="Verdana" w:eastAsia="Verdana" w:hAnsi="Verdana" w:cs="Verdana"/>
          </w:rPr>
          <w:delText>co</w:delText>
        </w:r>
        <w:r>
          <w:rPr>
            <w:rFonts w:ascii="Verdana" w:eastAsia="Verdana" w:hAnsi="Verdana" w:cs="Verdana"/>
            <w:spacing w:val="-1"/>
          </w:rPr>
          <w:delText>p</w:delText>
        </w:r>
        <w:r>
          <w:rPr>
            <w:rFonts w:ascii="Verdana" w:eastAsia="Verdana" w:hAnsi="Verdana" w:cs="Verdana"/>
          </w:rPr>
          <w:delText>y</w:delText>
        </w:r>
        <w:r>
          <w:rPr>
            <w:rFonts w:ascii="Verdana" w:eastAsia="Verdana" w:hAnsi="Verdana" w:cs="Verdana"/>
            <w:spacing w:val="-2"/>
          </w:rPr>
          <w:delText xml:space="preserve"> </w:delText>
        </w:r>
        <w:r>
          <w:rPr>
            <w:rFonts w:ascii="Verdana" w:eastAsia="Verdana" w:hAnsi="Verdana" w:cs="Verdana"/>
          </w:rPr>
          <w:delText>of</w:delText>
        </w:r>
        <w:r>
          <w:rPr>
            <w:rFonts w:ascii="Verdana" w:eastAsia="Verdana" w:hAnsi="Verdana" w:cs="Verdana"/>
            <w:spacing w:val="-1"/>
          </w:rPr>
          <w:delText xml:space="preserve"> </w:delText>
        </w:r>
        <w:r>
          <w:rPr>
            <w:rFonts w:ascii="Verdana" w:eastAsia="Verdana" w:hAnsi="Verdana" w:cs="Verdana"/>
            <w:spacing w:val="2"/>
          </w:rPr>
          <w:delText>t</w:delText>
        </w:r>
        <w:r>
          <w:rPr>
            <w:rFonts w:ascii="Verdana" w:eastAsia="Verdana" w:hAnsi="Verdana" w:cs="Verdana"/>
            <w:spacing w:val="-1"/>
          </w:rPr>
          <w:delText>h</w:delText>
        </w:r>
        <w:r>
          <w:rPr>
            <w:rFonts w:ascii="Verdana" w:eastAsia="Verdana" w:hAnsi="Verdana" w:cs="Verdana"/>
          </w:rPr>
          <w:delText>e A</w:delText>
        </w:r>
        <w:r>
          <w:rPr>
            <w:rFonts w:ascii="Verdana" w:eastAsia="Verdana" w:hAnsi="Verdana" w:cs="Verdana"/>
            <w:spacing w:val="-1"/>
          </w:rPr>
          <w:delText>p</w:delText>
        </w:r>
        <w:r>
          <w:rPr>
            <w:rFonts w:ascii="Verdana" w:eastAsia="Verdana" w:hAnsi="Verdana" w:cs="Verdana"/>
            <w:spacing w:val="2"/>
          </w:rPr>
          <w:delText>p</w:delText>
        </w:r>
        <w:r>
          <w:rPr>
            <w:rFonts w:ascii="Verdana" w:eastAsia="Verdana" w:hAnsi="Verdana" w:cs="Verdana"/>
          </w:rPr>
          <w:delText>l</w:delText>
        </w:r>
        <w:r>
          <w:rPr>
            <w:rFonts w:ascii="Verdana" w:eastAsia="Verdana" w:hAnsi="Verdana" w:cs="Verdana"/>
            <w:spacing w:val="-3"/>
          </w:rPr>
          <w:delText>i</w:delText>
        </w:r>
        <w:r>
          <w:rPr>
            <w:rFonts w:ascii="Verdana" w:eastAsia="Verdana" w:hAnsi="Verdana" w:cs="Verdana"/>
          </w:rPr>
          <w:delText>c</w:delText>
        </w:r>
        <w:r>
          <w:rPr>
            <w:rFonts w:ascii="Verdana" w:eastAsia="Verdana" w:hAnsi="Verdana" w:cs="Verdana"/>
            <w:spacing w:val="-1"/>
          </w:rPr>
          <w:delText>a</w:delText>
        </w:r>
        <w:r>
          <w:rPr>
            <w:rFonts w:ascii="Verdana" w:eastAsia="Verdana" w:hAnsi="Verdana" w:cs="Verdana"/>
            <w:spacing w:val="2"/>
          </w:rPr>
          <w:delText>t</w:delText>
        </w:r>
        <w:r>
          <w:rPr>
            <w:rFonts w:ascii="Verdana" w:eastAsia="Verdana" w:hAnsi="Verdana" w:cs="Verdana"/>
            <w:spacing w:val="-3"/>
          </w:rPr>
          <w:delText>i</w:delText>
        </w:r>
        <w:r>
          <w:rPr>
            <w:rFonts w:ascii="Verdana" w:eastAsia="Verdana" w:hAnsi="Verdana" w:cs="Verdana"/>
          </w:rPr>
          <w:delText>on</w:delText>
        </w:r>
        <w:r>
          <w:rPr>
            <w:rFonts w:ascii="Verdana" w:eastAsia="Verdana" w:hAnsi="Verdana" w:cs="Verdana"/>
            <w:spacing w:val="-1"/>
          </w:rPr>
          <w:delText xml:space="preserve"> </w:delText>
        </w:r>
        <w:r>
          <w:rPr>
            <w:rFonts w:ascii="Verdana" w:eastAsia="Verdana" w:hAnsi="Verdana" w:cs="Verdana"/>
            <w:spacing w:val="2"/>
          </w:rPr>
          <w:delText>a</w:delText>
        </w:r>
        <w:r>
          <w:rPr>
            <w:rFonts w:ascii="Verdana" w:eastAsia="Verdana" w:hAnsi="Verdana" w:cs="Verdana"/>
            <w:spacing w:val="-1"/>
          </w:rPr>
          <w:delText>n</w:delText>
        </w:r>
        <w:r>
          <w:rPr>
            <w:rFonts w:ascii="Verdana" w:eastAsia="Verdana" w:hAnsi="Verdana" w:cs="Verdana"/>
          </w:rPr>
          <w:delText>d</w:delText>
        </w:r>
        <w:r>
          <w:rPr>
            <w:rFonts w:ascii="Verdana" w:eastAsia="Verdana" w:hAnsi="Verdana" w:cs="Verdana"/>
            <w:spacing w:val="-1"/>
          </w:rPr>
          <w:delText xml:space="preserve"> </w:delText>
        </w:r>
        <w:r>
          <w:rPr>
            <w:rFonts w:ascii="Verdana" w:eastAsia="Verdana" w:hAnsi="Verdana" w:cs="Verdana"/>
          </w:rPr>
          <w:delText>s</w:delText>
        </w:r>
        <w:r>
          <w:rPr>
            <w:rFonts w:ascii="Verdana" w:eastAsia="Verdana" w:hAnsi="Verdana" w:cs="Verdana"/>
            <w:spacing w:val="-1"/>
          </w:rPr>
          <w:delText>av</w:delText>
        </w:r>
        <w:r>
          <w:rPr>
            <w:rFonts w:ascii="Verdana" w:eastAsia="Verdana" w:hAnsi="Verdana" w:cs="Verdana"/>
          </w:rPr>
          <w:delText>e it</w:delText>
        </w:r>
        <w:r>
          <w:rPr>
            <w:rFonts w:ascii="Verdana" w:eastAsia="Verdana" w:hAnsi="Verdana" w:cs="Verdana"/>
            <w:spacing w:val="-1"/>
          </w:rPr>
          <w:delText xml:space="preserve"> t</w:delText>
        </w:r>
        <w:r>
          <w:rPr>
            <w:rFonts w:ascii="Verdana" w:eastAsia="Verdana" w:hAnsi="Verdana" w:cs="Verdana"/>
          </w:rPr>
          <w:delText xml:space="preserve">o </w:delText>
        </w:r>
        <w:r>
          <w:rPr>
            <w:rFonts w:ascii="Verdana" w:eastAsia="Verdana" w:hAnsi="Verdana" w:cs="Verdana"/>
            <w:spacing w:val="-1"/>
          </w:rPr>
          <w:delText>y</w:delText>
        </w:r>
        <w:r>
          <w:rPr>
            <w:rFonts w:ascii="Verdana" w:eastAsia="Verdana" w:hAnsi="Verdana" w:cs="Verdana"/>
          </w:rPr>
          <w:delText>o</w:delText>
        </w:r>
        <w:r>
          <w:rPr>
            <w:rFonts w:ascii="Verdana" w:eastAsia="Verdana" w:hAnsi="Verdana" w:cs="Verdana"/>
            <w:spacing w:val="-1"/>
          </w:rPr>
          <w:delText>u</w:delText>
        </w:r>
        <w:r>
          <w:rPr>
            <w:rFonts w:ascii="Verdana" w:eastAsia="Verdana" w:hAnsi="Verdana" w:cs="Verdana"/>
          </w:rPr>
          <w:delText>r</w:delText>
        </w:r>
        <w:r>
          <w:rPr>
            <w:rFonts w:ascii="Verdana" w:eastAsia="Verdana" w:hAnsi="Verdana" w:cs="Verdana"/>
            <w:spacing w:val="-1"/>
          </w:rPr>
          <w:delText xml:space="preserve"> </w:delText>
        </w:r>
        <w:r>
          <w:rPr>
            <w:rFonts w:ascii="Verdana" w:eastAsia="Verdana" w:hAnsi="Verdana" w:cs="Verdana"/>
          </w:rPr>
          <w:delText>co</w:delText>
        </w:r>
        <w:r>
          <w:rPr>
            <w:rFonts w:ascii="Verdana" w:eastAsia="Verdana" w:hAnsi="Verdana" w:cs="Verdana"/>
            <w:spacing w:val="-1"/>
          </w:rPr>
          <w:delText>mput</w:delText>
        </w:r>
        <w:r>
          <w:rPr>
            <w:rFonts w:ascii="Verdana" w:eastAsia="Verdana" w:hAnsi="Verdana" w:cs="Verdana"/>
          </w:rPr>
          <w:delText>e</w:delText>
        </w:r>
        <w:r>
          <w:rPr>
            <w:rFonts w:ascii="Verdana" w:eastAsia="Verdana" w:hAnsi="Verdana" w:cs="Verdana"/>
            <w:spacing w:val="-1"/>
          </w:rPr>
          <w:delText>r</w:delText>
        </w:r>
        <w:r>
          <w:rPr>
            <w:rFonts w:ascii="Verdana" w:eastAsia="Verdana" w:hAnsi="Verdana" w:cs="Verdana"/>
          </w:rPr>
          <w:delText>.</w:delText>
        </w:r>
        <w:r>
          <w:rPr>
            <w:rFonts w:ascii="Verdana" w:eastAsia="Verdana" w:hAnsi="Verdana" w:cs="Verdana"/>
            <w:spacing w:val="-2"/>
          </w:rPr>
          <w:delText xml:space="preserve"> </w:delText>
        </w:r>
        <w:r>
          <w:rPr>
            <w:rFonts w:ascii="Verdana" w:eastAsia="Verdana" w:hAnsi="Verdana" w:cs="Verdana"/>
            <w:spacing w:val="1"/>
          </w:rPr>
          <w:delText>T</w:delText>
        </w:r>
        <w:r>
          <w:rPr>
            <w:rFonts w:ascii="Verdana" w:eastAsia="Verdana" w:hAnsi="Verdana" w:cs="Verdana"/>
            <w:spacing w:val="-1"/>
          </w:rPr>
          <w:delText>h</w:delText>
        </w:r>
        <w:r>
          <w:rPr>
            <w:rFonts w:ascii="Verdana" w:eastAsia="Verdana" w:hAnsi="Verdana" w:cs="Verdana"/>
            <w:spacing w:val="-3"/>
          </w:rPr>
          <w:delText>i</w:delText>
        </w:r>
        <w:r>
          <w:rPr>
            <w:rFonts w:ascii="Verdana" w:eastAsia="Verdana" w:hAnsi="Verdana" w:cs="Verdana"/>
          </w:rPr>
          <w:delText xml:space="preserve">s </w:delText>
        </w:r>
        <w:r>
          <w:rPr>
            <w:rFonts w:ascii="Verdana" w:eastAsia="Verdana" w:hAnsi="Verdana" w:cs="Verdana"/>
            <w:spacing w:val="-1"/>
          </w:rPr>
          <w:delText>w</w:delText>
        </w:r>
        <w:r>
          <w:rPr>
            <w:rFonts w:ascii="Verdana" w:eastAsia="Verdana" w:hAnsi="Verdana" w:cs="Verdana"/>
            <w:spacing w:val="2"/>
          </w:rPr>
          <w:delText>a</w:delText>
        </w:r>
        <w:r>
          <w:rPr>
            <w:rFonts w:ascii="Verdana" w:eastAsia="Verdana" w:hAnsi="Verdana" w:cs="Verdana"/>
            <w:spacing w:val="-1"/>
          </w:rPr>
          <w:delText>y</w:delText>
        </w:r>
        <w:r>
          <w:rPr>
            <w:rFonts w:ascii="Verdana" w:eastAsia="Verdana" w:hAnsi="Verdana" w:cs="Verdana"/>
          </w:rPr>
          <w:delText xml:space="preserve">, </w:delText>
        </w:r>
        <w:r>
          <w:rPr>
            <w:rFonts w:ascii="Verdana" w:eastAsia="Verdana" w:hAnsi="Verdana" w:cs="Verdana"/>
            <w:spacing w:val="-1"/>
          </w:rPr>
          <w:delText>y</w:delText>
        </w:r>
        <w:r>
          <w:rPr>
            <w:rFonts w:ascii="Verdana" w:eastAsia="Verdana" w:hAnsi="Verdana" w:cs="Verdana"/>
          </w:rPr>
          <w:delText>ou</w:delText>
        </w:r>
        <w:r>
          <w:rPr>
            <w:rFonts w:ascii="Verdana" w:eastAsia="Verdana" w:hAnsi="Verdana" w:cs="Verdana"/>
            <w:spacing w:val="-1"/>
          </w:rPr>
          <w:delText xml:space="preserve"> w</w:delText>
        </w:r>
        <w:r>
          <w:rPr>
            <w:rFonts w:ascii="Verdana" w:eastAsia="Verdana" w:hAnsi="Verdana" w:cs="Verdana"/>
          </w:rPr>
          <w:delText>ill</w:delText>
        </w:r>
        <w:r>
          <w:rPr>
            <w:rFonts w:ascii="Verdana" w:eastAsia="Verdana" w:hAnsi="Verdana" w:cs="Verdana"/>
            <w:spacing w:val="-1"/>
          </w:rPr>
          <w:delText xml:space="preserve"> b</w:delText>
        </w:r>
        <w:r>
          <w:rPr>
            <w:rFonts w:ascii="Verdana" w:eastAsia="Verdana" w:hAnsi="Verdana" w:cs="Verdana"/>
          </w:rPr>
          <w:delText xml:space="preserve">e </w:delText>
        </w:r>
        <w:r>
          <w:rPr>
            <w:rFonts w:ascii="Verdana" w:eastAsia="Verdana" w:hAnsi="Verdana" w:cs="Verdana"/>
            <w:spacing w:val="-1"/>
          </w:rPr>
          <w:delText>a</w:delText>
        </w:r>
        <w:r>
          <w:rPr>
            <w:rFonts w:ascii="Verdana" w:eastAsia="Verdana" w:hAnsi="Verdana" w:cs="Verdana"/>
            <w:spacing w:val="2"/>
          </w:rPr>
          <w:delText>b</w:delText>
        </w:r>
        <w:r>
          <w:rPr>
            <w:rFonts w:ascii="Verdana" w:eastAsia="Verdana" w:hAnsi="Verdana" w:cs="Verdana"/>
            <w:spacing w:val="-3"/>
          </w:rPr>
          <w:delText>l</w:delText>
        </w:r>
        <w:r>
          <w:rPr>
            <w:rFonts w:ascii="Verdana" w:eastAsia="Verdana" w:hAnsi="Verdana" w:cs="Verdana"/>
          </w:rPr>
          <w:delText xml:space="preserve">e </w:delText>
        </w:r>
        <w:r>
          <w:rPr>
            <w:rFonts w:ascii="Verdana" w:eastAsia="Verdana" w:hAnsi="Verdana" w:cs="Verdana"/>
            <w:spacing w:val="-1"/>
          </w:rPr>
          <w:delText>t</w:delText>
        </w:r>
        <w:r>
          <w:rPr>
            <w:rFonts w:ascii="Verdana" w:eastAsia="Verdana" w:hAnsi="Verdana" w:cs="Verdana"/>
          </w:rPr>
          <w:delText>o s</w:delText>
        </w:r>
        <w:r>
          <w:rPr>
            <w:rFonts w:ascii="Verdana" w:eastAsia="Verdana" w:hAnsi="Verdana" w:cs="Verdana"/>
            <w:spacing w:val="2"/>
          </w:rPr>
          <w:delText>a</w:delText>
        </w:r>
        <w:r>
          <w:rPr>
            <w:rFonts w:ascii="Verdana" w:eastAsia="Verdana" w:hAnsi="Verdana" w:cs="Verdana"/>
            <w:spacing w:val="-1"/>
          </w:rPr>
          <w:delText>v</w:delText>
        </w:r>
        <w:r>
          <w:rPr>
            <w:rFonts w:ascii="Verdana" w:eastAsia="Verdana" w:hAnsi="Verdana" w:cs="Verdana"/>
          </w:rPr>
          <w:delText xml:space="preserve">e </w:delText>
        </w:r>
        <w:r>
          <w:rPr>
            <w:rFonts w:ascii="Verdana" w:eastAsia="Verdana" w:hAnsi="Verdana" w:cs="Verdana"/>
            <w:spacing w:val="-3"/>
          </w:rPr>
          <w:delText>i</w:delText>
        </w:r>
        <w:r>
          <w:rPr>
            <w:rFonts w:ascii="Verdana" w:eastAsia="Verdana" w:hAnsi="Verdana" w:cs="Verdana"/>
            <w:spacing w:val="-1"/>
          </w:rPr>
          <w:delText>nf</w:delText>
        </w:r>
        <w:r>
          <w:rPr>
            <w:rFonts w:ascii="Verdana" w:eastAsia="Verdana" w:hAnsi="Verdana" w:cs="Verdana"/>
          </w:rPr>
          <w:delText>o</w:delText>
        </w:r>
        <w:r>
          <w:rPr>
            <w:rFonts w:ascii="Verdana" w:eastAsia="Verdana" w:hAnsi="Verdana" w:cs="Verdana"/>
            <w:spacing w:val="-1"/>
          </w:rPr>
          <w:delText>rm</w:delText>
        </w:r>
        <w:r>
          <w:rPr>
            <w:rFonts w:ascii="Verdana" w:eastAsia="Verdana" w:hAnsi="Verdana" w:cs="Verdana"/>
            <w:spacing w:val="2"/>
          </w:rPr>
          <w:delText>at</w:delText>
        </w:r>
        <w:r>
          <w:rPr>
            <w:rFonts w:ascii="Verdana" w:eastAsia="Verdana" w:hAnsi="Verdana" w:cs="Verdana"/>
            <w:spacing w:val="-3"/>
          </w:rPr>
          <w:delText>i</w:delText>
        </w:r>
        <w:r>
          <w:rPr>
            <w:rFonts w:ascii="Verdana" w:eastAsia="Verdana" w:hAnsi="Verdana" w:cs="Verdana"/>
          </w:rPr>
          <w:delText>on</w:delText>
        </w:r>
        <w:r>
          <w:rPr>
            <w:rFonts w:ascii="Verdana" w:eastAsia="Verdana" w:hAnsi="Verdana" w:cs="Verdana"/>
            <w:spacing w:val="1"/>
          </w:rPr>
          <w:delText xml:space="preserve"> </w:delText>
        </w:r>
        <w:r>
          <w:rPr>
            <w:rFonts w:ascii="Verdana" w:eastAsia="Verdana" w:hAnsi="Verdana" w:cs="Verdana"/>
            <w:spacing w:val="-3"/>
          </w:rPr>
          <w:delText>i</w:delText>
        </w:r>
        <w:r>
          <w:rPr>
            <w:rFonts w:ascii="Verdana" w:eastAsia="Verdana" w:hAnsi="Verdana" w:cs="Verdana"/>
            <w:spacing w:val="-1"/>
          </w:rPr>
          <w:delText>nt</w:delText>
        </w:r>
        <w:r>
          <w:rPr>
            <w:rFonts w:ascii="Verdana" w:eastAsia="Verdana" w:hAnsi="Verdana" w:cs="Verdana"/>
          </w:rPr>
          <w:delText xml:space="preserve">o </w:delText>
        </w:r>
        <w:r>
          <w:rPr>
            <w:rFonts w:ascii="Verdana" w:eastAsia="Verdana" w:hAnsi="Verdana" w:cs="Verdana"/>
            <w:spacing w:val="-1"/>
          </w:rPr>
          <w:delText>t</w:delText>
        </w:r>
        <w:r>
          <w:rPr>
            <w:rFonts w:ascii="Verdana" w:eastAsia="Verdana" w:hAnsi="Verdana" w:cs="Verdana"/>
            <w:spacing w:val="2"/>
          </w:rPr>
          <w:delText>h</w:delText>
        </w:r>
        <w:r>
          <w:rPr>
            <w:rFonts w:ascii="Verdana" w:eastAsia="Verdana" w:hAnsi="Verdana" w:cs="Verdana"/>
          </w:rPr>
          <w:delText xml:space="preserve">e </w:delText>
        </w:r>
        <w:r>
          <w:rPr>
            <w:rFonts w:ascii="Verdana" w:eastAsia="Verdana" w:hAnsi="Verdana" w:cs="Verdana"/>
            <w:spacing w:val="-1"/>
          </w:rPr>
          <w:delText>app</w:delText>
        </w:r>
        <w:r>
          <w:rPr>
            <w:rFonts w:ascii="Verdana" w:eastAsia="Verdana" w:hAnsi="Verdana" w:cs="Verdana"/>
          </w:rPr>
          <w:delText>l</w:delText>
        </w:r>
        <w:r>
          <w:rPr>
            <w:rFonts w:ascii="Verdana" w:eastAsia="Verdana" w:hAnsi="Verdana" w:cs="Verdana"/>
            <w:spacing w:val="-3"/>
          </w:rPr>
          <w:delText>i</w:delText>
        </w:r>
        <w:r>
          <w:rPr>
            <w:rFonts w:ascii="Verdana" w:eastAsia="Verdana" w:hAnsi="Verdana" w:cs="Verdana"/>
          </w:rPr>
          <w:delText>c</w:delText>
        </w:r>
        <w:r>
          <w:rPr>
            <w:rFonts w:ascii="Verdana" w:eastAsia="Verdana" w:hAnsi="Verdana" w:cs="Verdana"/>
            <w:spacing w:val="-1"/>
          </w:rPr>
          <w:delText>a</w:delText>
        </w:r>
        <w:r>
          <w:rPr>
            <w:rFonts w:ascii="Verdana" w:eastAsia="Verdana" w:hAnsi="Verdana" w:cs="Verdana"/>
            <w:spacing w:val="2"/>
          </w:rPr>
          <w:delText>t</w:delText>
        </w:r>
        <w:r>
          <w:rPr>
            <w:rFonts w:ascii="Verdana" w:eastAsia="Verdana" w:hAnsi="Verdana" w:cs="Verdana"/>
            <w:spacing w:val="-3"/>
          </w:rPr>
          <w:delText>i</w:delText>
        </w:r>
        <w:r>
          <w:rPr>
            <w:rFonts w:ascii="Verdana" w:eastAsia="Verdana" w:hAnsi="Verdana" w:cs="Verdana"/>
          </w:rPr>
          <w:delText>on</w:delText>
        </w:r>
        <w:r>
          <w:rPr>
            <w:rFonts w:ascii="Verdana" w:eastAsia="Verdana" w:hAnsi="Verdana" w:cs="Verdana"/>
            <w:spacing w:val="1"/>
          </w:rPr>
          <w:delText xml:space="preserve"> </w:delText>
        </w:r>
        <w:r>
          <w:rPr>
            <w:rFonts w:ascii="Verdana" w:eastAsia="Verdana" w:hAnsi="Verdana" w:cs="Verdana"/>
            <w:spacing w:val="-1"/>
          </w:rPr>
          <w:delText>f</w:delText>
        </w:r>
        <w:r>
          <w:rPr>
            <w:rFonts w:ascii="Verdana" w:eastAsia="Verdana" w:hAnsi="Verdana" w:cs="Verdana"/>
          </w:rPr>
          <w:delText>o</w:delText>
        </w:r>
        <w:r>
          <w:rPr>
            <w:rFonts w:ascii="Verdana" w:eastAsia="Verdana" w:hAnsi="Verdana" w:cs="Verdana"/>
            <w:spacing w:val="-1"/>
          </w:rPr>
          <w:delText>r</w:delText>
        </w:r>
        <w:r>
          <w:rPr>
            <w:rFonts w:ascii="Verdana" w:eastAsia="Verdana" w:hAnsi="Verdana" w:cs="Verdana"/>
          </w:rPr>
          <w:delText>m</w:delText>
        </w:r>
        <w:r>
          <w:rPr>
            <w:rFonts w:ascii="Verdana" w:eastAsia="Verdana" w:hAnsi="Verdana" w:cs="Verdana"/>
            <w:spacing w:val="-2"/>
          </w:rPr>
          <w:delText xml:space="preserve"> </w:delText>
        </w:r>
        <w:r>
          <w:rPr>
            <w:rFonts w:ascii="Verdana" w:eastAsia="Verdana" w:hAnsi="Verdana" w:cs="Verdana"/>
            <w:spacing w:val="-1"/>
          </w:rPr>
          <w:delText>a</w:delText>
        </w:r>
        <w:r>
          <w:rPr>
            <w:rFonts w:ascii="Verdana" w:eastAsia="Verdana" w:hAnsi="Verdana" w:cs="Verdana"/>
          </w:rPr>
          <w:delText>s</w:delText>
        </w:r>
        <w:r>
          <w:rPr>
            <w:rFonts w:ascii="Verdana" w:eastAsia="Verdana" w:hAnsi="Verdana" w:cs="Verdana"/>
            <w:spacing w:val="2"/>
          </w:rPr>
          <w:delText xml:space="preserve"> </w:delText>
        </w:r>
        <w:r>
          <w:rPr>
            <w:rFonts w:ascii="Verdana" w:eastAsia="Verdana" w:hAnsi="Verdana" w:cs="Verdana"/>
            <w:spacing w:val="-1"/>
          </w:rPr>
          <w:delText>y</w:delText>
        </w:r>
        <w:r>
          <w:rPr>
            <w:rFonts w:ascii="Verdana" w:eastAsia="Verdana" w:hAnsi="Verdana" w:cs="Verdana"/>
          </w:rPr>
          <w:delText>ou</w:delText>
        </w:r>
        <w:r>
          <w:rPr>
            <w:rFonts w:ascii="Verdana" w:eastAsia="Verdana" w:hAnsi="Verdana" w:cs="Verdana"/>
            <w:spacing w:val="-1"/>
          </w:rPr>
          <w:delText xml:space="preserve"> g</w:delText>
        </w:r>
        <w:r>
          <w:rPr>
            <w:rFonts w:ascii="Verdana" w:eastAsia="Verdana" w:hAnsi="Verdana" w:cs="Verdana"/>
          </w:rPr>
          <w:delText>o.</w:delText>
        </w:r>
        <w:r>
          <w:rPr>
            <w:rFonts w:ascii="Verdana" w:eastAsia="Verdana" w:hAnsi="Verdana" w:cs="Verdana"/>
            <w:spacing w:val="-2"/>
          </w:rPr>
          <w:delText xml:space="preserve"> </w:delText>
        </w:r>
        <w:r>
          <w:rPr>
            <w:rFonts w:ascii="Verdana" w:eastAsia="Verdana" w:hAnsi="Verdana" w:cs="Verdana"/>
          </w:rPr>
          <w:delText>W</w:delText>
        </w:r>
        <w:r>
          <w:rPr>
            <w:rFonts w:ascii="Verdana" w:eastAsia="Verdana" w:hAnsi="Verdana" w:cs="Verdana"/>
            <w:spacing w:val="-1"/>
          </w:rPr>
          <w:delText>h</w:delText>
        </w:r>
        <w:r>
          <w:rPr>
            <w:rFonts w:ascii="Verdana" w:eastAsia="Verdana" w:hAnsi="Verdana" w:cs="Verdana"/>
          </w:rPr>
          <w:delText>en</w:delText>
        </w:r>
        <w:r>
          <w:rPr>
            <w:rFonts w:ascii="Verdana" w:eastAsia="Verdana" w:hAnsi="Verdana" w:cs="Verdana"/>
            <w:spacing w:val="-1"/>
          </w:rPr>
          <w:delText xml:space="preserve"> y</w:delText>
        </w:r>
        <w:r>
          <w:rPr>
            <w:rFonts w:ascii="Verdana" w:eastAsia="Verdana" w:hAnsi="Verdana" w:cs="Verdana"/>
          </w:rPr>
          <w:delText>o</w:delText>
        </w:r>
        <w:r>
          <w:rPr>
            <w:rFonts w:ascii="Verdana" w:eastAsia="Verdana" w:hAnsi="Verdana" w:cs="Verdana"/>
            <w:spacing w:val="-1"/>
          </w:rPr>
          <w:delText xml:space="preserve">ur </w:delText>
        </w:r>
        <w:r>
          <w:rPr>
            <w:rFonts w:ascii="Verdana" w:eastAsia="Verdana" w:hAnsi="Verdana" w:cs="Verdana"/>
          </w:rPr>
          <w:delText>co</w:delText>
        </w:r>
        <w:r>
          <w:rPr>
            <w:rFonts w:ascii="Verdana" w:eastAsia="Verdana" w:hAnsi="Verdana" w:cs="Verdana"/>
            <w:spacing w:val="-1"/>
          </w:rPr>
          <w:delText>h</w:delText>
        </w:r>
        <w:r>
          <w:rPr>
            <w:rFonts w:ascii="Verdana" w:eastAsia="Verdana" w:hAnsi="Verdana" w:cs="Verdana"/>
          </w:rPr>
          <w:delText>o</w:delText>
        </w:r>
        <w:r>
          <w:rPr>
            <w:rFonts w:ascii="Verdana" w:eastAsia="Verdana" w:hAnsi="Verdana" w:cs="Verdana"/>
            <w:spacing w:val="-1"/>
          </w:rPr>
          <w:delText>r</w:delText>
        </w:r>
        <w:r>
          <w:rPr>
            <w:rFonts w:ascii="Verdana" w:eastAsia="Verdana" w:hAnsi="Verdana" w:cs="Verdana"/>
          </w:rPr>
          <w:delText>t</w:delText>
        </w:r>
        <w:r>
          <w:rPr>
            <w:rFonts w:ascii="Verdana" w:eastAsia="Verdana" w:hAnsi="Verdana" w:cs="Verdana"/>
            <w:spacing w:val="-1"/>
          </w:rPr>
          <w:delText xml:space="preserve"> ha</w:delText>
        </w:r>
        <w:r>
          <w:rPr>
            <w:rFonts w:ascii="Verdana" w:eastAsia="Verdana" w:hAnsi="Verdana" w:cs="Verdana"/>
          </w:rPr>
          <w:delText>s co</w:delText>
        </w:r>
        <w:r>
          <w:rPr>
            <w:rFonts w:ascii="Verdana" w:eastAsia="Verdana" w:hAnsi="Verdana" w:cs="Verdana"/>
            <w:spacing w:val="-1"/>
          </w:rPr>
          <w:delText>mp</w:delText>
        </w:r>
        <w:r>
          <w:rPr>
            <w:rFonts w:ascii="Verdana" w:eastAsia="Verdana" w:hAnsi="Verdana" w:cs="Verdana"/>
            <w:spacing w:val="-3"/>
          </w:rPr>
          <w:delText>l</w:delText>
        </w:r>
        <w:r>
          <w:rPr>
            <w:rFonts w:ascii="Verdana" w:eastAsia="Verdana" w:hAnsi="Verdana" w:cs="Verdana"/>
          </w:rPr>
          <w:delText>e</w:delText>
        </w:r>
        <w:r>
          <w:rPr>
            <w:rFonts w:ascii="Verdana" w:eastAsia="Verdana" w:hAnsi="Verdana" w:cs="Verdana"/>
            <w:spacing w:val="-1"/>
          </w:rPr>
          <w:delText>t</w:delText>
        </w:r>
        <w:r>
          <w:rPr>
            <w:rFonts w:ascii="Verdana" w:eastAsia="Verdana" w:hAnsi="Verdana" w:cs="Verdana"/>
          </w:rPr>
          <w:delText>ed</w:delText>
        </w:r>
        <w:r>
          <w:rPr>
            <w:rFonts w:ascii="Verdana" w:eastAsia="Verdana" w:hAnsi="Verdana" w:cs="Verdana"/>
            <w:spacing w:val="-1"/>
          </w:rPr>
          <w:delText xml:space="preserve"> th</w:delText>
        </w:r>
        <w:r>
          <w:rPr>
            <w:rFonts w:ascii="Verdana" w:eastAsia="Verdana" w:hAnsi="Verdana" w:cs="Verdana"/>
          </w:rPr>
          <w:delText xml:space="preserve">e </w:delText>
        </w:r>
        <w:r>
          <w:rPr>
            <w:rFonts w:ascii="Verdana" w:eastAsia="Verdana" w:hAnsi="Verdana" w:cs="Verdana"/>
            <w:spacing w:val="-1"/>
          </w:rPr>
          <w:delText>ap</w:delText>
        </w:r>
        <w:r>
          <w:rPr>
            <w:rFonts w:ascii="Verdana" w:eastAsia="Verdana" w:hAnsi="Verdana" w:cs="Verdana"/>
            <w:spacing w:val="2"/>
          </w:rPr>
          <w:delText>p</w:delText>
        </w:r>
        <w:r>
          <w:rPr>
            <w:rFonts w:ascii="Verdana" w:eastAsia="Verdana" w:hAnsi="Verdana" w:cs="Verdana"/>
          </w:rPr>
          <w:delText>l</w:delText>
        </w:r>
        <w:r>
          <w:rPr>
            <w:rFonts w:ascii="Verdana" w:eastAsia="Verdana" w:hAnsi="Verdana" w:cs="Verdana"/>
            <w:spacing w:val="-3"/>
          </w:rPr>
          <w:delText>i</w:delText>
        </w:r>
        <w:r>
          <w:rPr>
            <w:rFonts w:ascii="Verdana" w:eastAsia="Verdana" w:hAnsi="Verdana" w:cs="Verdana"/>
          </w:rPr>
          <w:delText>c</w:delText>
        </w:r>
        <w:r>
          <w:rPr>
            <w:rFonts w:ascii="Verdana" w:eastAsia="Verdana" w:hAnsi="Verdana" w:cs="Verdana"/>
            <w:spacing w:val="-1"/>
          </w:rPr>
          <w:delText>a</w:delText>
        </w:r>
        <w:r>
          <w:rPr>
            <w:rFonts w:ascii="Verdana" w:eastAsia="Verdana" w:hAnsi="Verdana" w:cs="Verdana"/>
            <w:spacing w:val="2"/>
          </w:rPr>
          <w:delText>t</w:delText>
        </w:r>
        <w:r>
          <w:rPr>
            <w:rFonts w:ascii="Verdana" w:eastAsia="Verdana" w:hAnsi="Verdana" w:cs="Verdana"/>
            <w:spacing w:val="-3"/>
          </w:rPr>
          <w:delText>i</w:delText>
        </w:r>
        <w:r>
          <w:rPr>
            <w:rFonts w:ascii="Verdana" w:eastAsia="Verdana" w:hAnsi="Verdana" w:cs="Verdana"/>
          </w:rPr>
          <w:delText>o</w:delText>
        </w:r>
        <w:r>
          <w:rPr>
            <w:rFonts w:ascii="Verdana" w:eastAsia="Verdana" w:hAnsi="Verdana" w:cs="Verdana"/>
            <w:spacing w:val="-1"/>
          </w:rPr>
          <w:delText>n</w:delText>
        </w:r>
        <w:r>
          <w:rPr>
            <w:rFonts w:ascii="Verdana" w:eastAsia="Verdana" w:hAnsi="Verdana" w:cs="Verdana"/>
          </w:rPr>
          <w:delText>,</w:delText>
        </w:r>
        <w:r>
          <w:rPr>
            <w:rFonts w:ascii="Verdana" w:eastAsia="Verdana" w:hAnsi="Verdana" w:cs="Verdana"/>
            <w:spacing w:val="-2"/>
          </w:rPr>
          <w:delText xml:space="preserve"> </w:delText>
        </w:r>
        <w:r>
          <w:rPr>
            <w:rFonts w:ascii="Verdana" w:eastAsia="Verdana" w:hAnsi="Verdana" w:cs="Verdana"/>
            <w:spacing w:val="-1"/>
          </w:rPr>
          <w:delText>y</w:delText>
        </w:r>
        <w:r>
          <w:rPr>
            <w:rFonts w:ascii="Verdana" w:eastAsia="Verdana" w:hAnsi="Verdana" w:cs="Verdana"/>
          </w:rPr>
          <w:delText>ou</w:delText>
        </w:r>
        <w:r>
          <w:rPr>
            <w:rFonts w:ascii="Verdana" w:eastAsia="Verdana" w:hAnsi="Verdana" w:cs="Verdana"/>
            <w:spacing w:val="1"/>
          </w:rPr>
          <w:delText xml:space="preserve"> </w:delText>
        </w:r>
        <w:r>
          <w:rPr>
            <w:rFonts w:ascii="Verdana" w:eastAsia="Verdana" w:hAnsi="Verdana" w:cs="Verdana"/>
            <w:spacing w:val="-1"/>
          </w:rPr>
          <w:delText>w</w:delText>
        </w:r>
        <w:r>
          <w:rPr>
            <w:rFonts w:ascii="Verdana" w:eastAsia="Verdana" w:hAnsi="Verdana" w:cs="Verdana"/>
          </w:rPr>
          <w:delText>ill</w:delText>
        </w:r>
        <w:r>
          <w:rPr>
            <w:rFonts w:ascii="Verdana" w:eastAsia="Verdana" w:hAnsi="Verdana" w:cs="Verdana"/>
            <w:spacing w:val="-1"/>
          </w:rPr>
          <w:delText xml:space="preserve"> </w:delText>
        </w:r>
        <w:r>
          <w:rPr>
            <w:rFonts w:ascii="Verdana" w:eastAsia="Verdana" w:hAnsi="Verdana" w:cs="Verdana"/>
          </w:rPr>
          <w:delText>e</w:delText>
        </w:r>
        <w:r>
          <w:rPr>
            <w:rFonts w:ascii="Verdana" w:eastAsia="Verdana" w:hAnsi="Verdana" w:cs="Verdana"/>
            <w:spacing w:val="-1"/>
          </w:rPr>
          <w:delText>m</w:delText>
        </w:r>
        <w:r>
          <w:rPr>
            <w:rFonts w:ascii="Verdana" w:eastAsia="Verdana" w:hAnsi="Verdana" w:cs="Verdana"/>
            <w:spacing w:val="2"/>
          </w:rPr>
          <w:delText>a</w:delText>
        </w:r>
        <w:r>
          <w:rPr>
            <w:rFonts w:ascii="Verdana" w:eastAsia="Verdana" w:hAnsi="Verdana" w:cs="Verdana"/>
          </w:rPr>
          <w:delText>il</w:delText>
        </w:r>
        <w:r>
          <w:rPr>
            <w:rFonts w:ascii="Verdana" w:eastAsia="Verdana" w:hAnsi="Verdana" w:cs="Verdana"/>
            <w:spacing w:val="-1"/>
          </w:rPr>
          <w:delText xml:space="preserve"> </w:delText>
        </w:r>
        <w:r>
          <w:rPr>
            <w:rFonts w:ascii="Verdana" w:eastAsia="Verdana" w:hAnsi="Verdana" w:cs="Verdana"/>
            <w:spacing w:val="-3"/>
          </w:rPr>
          <w:delText>i</w:delText>
        </w:r>
        <w:r>
          <w:rPr>
            <w:rFonts w:ascii="Verdana" w:eastAsia="Verdana" w:hAnsi="Verdana" w:cs="Verdana"/>
          </w:rPr>
          <w:delText>t</w:delText>
        </w:r>
        <w:r>
          <w:rPr>
            <w:rFonts w:ascii="Verdana" w:eastAsia="Verdana" w:hAnsi="Verdana" w:cs="Verdana"/>
            <w:spacing w:val="1"/>
          </w:rPr>
          <w:delText xml:space="preserve"> </w:delText>
        </w:r>
        <w:r>
          <w:rPr>
            <w:rFonts w:ascii="Verdana" w:eastAsia="Verdana" w:hAnsi="Verdana" w:cs="Verdana"/>
            <w:spacing w:val="-1"/>
          </w:rPr>
          <w:delText>t</w:delText>
        </w:r>
        <w:r>
          <w:rPr>
            <w:rFonts w:ascii="Verdana" w:eastAsia="Verdana" w:hAnsi="Verdana" w:cs="Verdana"/>
          </w:rPr>
          <w:delText xml:space="preserve">o </w:delText>
        </w:r>
        <w:r w:rsidR="00EC7B9A">
          <w:fldChar w:fldCharType="begin"/>
        </w:r>
        <w:r w:rsidR="00EC7B9A">
          <w:delInstrText>HYPERLINK "mailto:learnforlife@austinseminary.edu"</w:delInstrText>
        </w:r>
        <w:r w:rsidR="00EC7B9A">
          <w:fldChar w:fldCharType="separate"/>
        </w:r>
        <w:r w:rsidR="00EC7B9A" w:rsidRPr="009A06BD">
          <w:rPr>
            <w:rStyle w:val="Hyperlink"/>
            <w:rFonts w:ascii="Verdana" w:eastAsia="Verdana" w:hAnsi="Verdana" w:cs="Verdana"/>
            <w:spacing w:val="-1"/>
          </w:rPr>
          <w:delText>learnforlife</w:delText>
        </w:r>
        <w:r w:rsidR="00EC7B9A" w:rsidRPr="009A06BD">
          <w:rPr>
            <w:rStyle w:val="Hyperlink"/>
            <w:rFonts w:ascii="Verdana" w:eastAsia="Verdana" w:hAnsi="Verdana" w:cs="Verdana"/>
          </w:rPr>
          <w:delText>@</w:delText>
        </w:r>
        <w:r w:rsidR="00EC7B9A" w:rsidRPr="009A06BD">
          <w:rPr>
            <w:rStyle w:val="Hyperlink"/>
            <w:rFonts w:ascii="Verdana" w:eastAsia="Verdana" w:hAnsi="Verdana" w:cs="Verdana"/>
            <w:spacing w:val="-1"/>
          </w:rPr>
          <w:delText>au</w:delText>
        </w:r>
        <w:r w:rsidR="00EC7B9A" w:rsidRPr="009A06BD">
          <w:rPr>
            <w:rStyle w:val="Hyperlink"/>
            <w:rFonts w:ascii="Verdana" w:eastAsia="Verdana" w:hAnsi="Verdana" w:cs="Verdana"/>
          </w:rPr>
          <w:delText>s</w:delText>
        </w:r>
        <w:r w:rsidR="00EC7B9A" w:rsidRPr="009A06BD">
          <w:rPr>
            <w:rStyle w:val="Hyperlink"/>
            <w:rFonts w:ascii="Verdana" w:eastAsia="Verdana" w:hAnsi="Verdana" w:cs="Verdana"/>
            <w:spacing w:val="-1"/>
          </w:rPr>
          <w:delText>t</w:delText>
        </w:r>
        <w:r w:rsidR="00EC7B9A" w:rsidRPr="009A06BD">
          <w:rPr>
            <w:rStyle w:val="Hyperlink"/>
            <w:rFonts w:ascii="Verdana" w:eastAsia="Verdana" w:hAnsi="Verdana" w:cs="Verdana"/>
            <w:spacing w:val="-3"/>
          </w:rPr>
          <w:delText>i</w:delText>
        </w:r>
        <w:r w:rsidR="00EC7B9A" w:rsidRPr="009A06BD">
          <w:rPr>
            <w:rStyle w:val="Hyperlink"/>
            <w:rFonts w:ascii="Verdana" w:eastAsia="Verdana" w:hAnsi="Verdana" w:cs="Verdana"/>
            <w:spacing w:val="-1"/>
          </w:rPr>
          <w:delText>n</w:delText>
        </w:r>
        <w:r w:rsidR="00EC7B9A" w:rsidRPr="009A06BD">
          <w:rPr>
            <w:rStyle w:val="Hyperlink"/>
            <w:rFonts w:ascii="Verdana" w:eastAsia="Verdana" w:hAnsi="Verdana" w:cs="Verdana"/>
          </w:rPr>
          <w:delText>se</w:delText>
        </w:r>
        <w:r w:rsidR="00EC7B9A" w:rsidRPr="009A06BD">
          <w:rPr>
            <w:rStyle w:val="Hyperlink"/>
            <w:rFonts w:ascii="Verdana" w:eastAsia="Verdana" w:hAnsi="Verdana" w:cs="Verdana"/>
            <w:spacing w:val="1"/>
          </w:rPr>
          <w:delText>m</w:delText>
        </w:r>
        <w:r w:rsidR="00EC7B9A" w:rsidRPr="009A06BD">
          <w:rPr>
            <w:rStyle w:val="Hyperlink"/>
            <w:rFonts w:ascii="Verdana" w:eastAsia="Verdana" w:hAnsi="Verdana" w:cs="Verdana"/>
            <w:spacing w:val="-3"/>
          </w:rPr>
          <w:delText>i</w:delText>
        </w:r>
        <w:r w:rsidR="00EC7B9A" w:rsidRPr="009A06BD">
          <w:rPr>
            <w:rStyle w:val="Hyperlink"/>
            <w:rFonts w:ascii="Verdana" w:eastAsia="Verdana" w:hAnsi="Verdana" w:cs="Verdana"/>
            <w:spacing w:val="-1"/>
          </w:rPr>
          <w:delText>nar</w:delText>
        </w:r>
        <w:r w:rsidR="00EC7B9A" w:rsidRPr="009A06BD">
          <w:rPr>
            <w:rStyle w:val="Hyperlink"/>
            <w:rFonts w:ascii="Verdana" w:eastAsia="Verdana" w:hAnsi="Verdana" w:cs="Verdana"/>
            <w:spacing w:val="1"/>
          </w:rPr>
          <w:delText>y</w:delText>
        </w:r>
        <w:r w:rsidR="00EC7B9A" w:rsidRPr="009A06BD">
          <w:rPr>
            <w:rStyle w:val="Hyperlink"/>
            <w:rFonts w:ascii="Verdana" w:eastAsia="Verdana" w:hAnsi="Verdana" w:cs="Verdana"/>
            <w:spacing w:val="-1"/>
          </w:rPr>
          <w:delText>.</w:delText>
        </w:r>
        <w:r w:rsidR="00EC7B9A" w:rsidRPr="009A06BD">
          <w:rPr>
            <w:rStyle w:val="Hyperlink"/>
            <w:rFonts w:ascii="Verdana" w:eastAsia="Verdana" w:hAnsi="Verdana" w:cs="Verdana"/>
          </w:rPr>
          <w:delText>e</w:delText>
        </w:r>
        <w:r w:rsidR="00EC7B9A" w:rsidRPr="009A06BD">
          <w:rPr>
            <w:rStyle w:val="Hyperlink"/>
            <w:rFonts w:ascii="Verdana" w:eastAsia="Verdana" w:hAnsi="Verdana" w:cs="Verdana"/>
            <w:spacing w:val="-1"/>
          </w:rPr>
          <w:delText>du</w:delText>
        </w:r>
        <w:r w:rsidR="00EC7B9A">
          <w:fldChar w:fldCharType="end"/>
        </w:r>
        <w:r>
          <w:rPr>
            <w:rFonts w:ascii="Verdana" w:eastAsia="Verdana" w:hAnsi="Verdana" w:cs="Verdana"/>
            <w:color w:val="000000"/>
          </w:rPr>
          <w:delText xml:space="preserve">. No </w:delText>
        </w:r>
        <w:r>
          <w:rPr>
            <w:rFonts w:ascii="Verdana" w:eastAsia="Verdana" w:hAnsi="Verdana" w:cs="Verdana"/>
            <w:color w:val="000000"/>
            <w:spacing w:val="-1"/>
          </w:rPr>
          <w:delText>app</w:delText>
        </w:r>
        <w:r>
          <w:rPr>
            <w:rFonts w:ascii="Verdana" w:eastAsia="Verdana" w:hAnsi="Verdana" w:cs="Verdana"/>
            <w:color w:val="000000"/>
          </w:rPr>
          <w:delText>l</w:delText>
        </w:r>
        <w:r>
          <w:rPr>
            <w:rFonts w:ascii="Verdana" w:eastAsia="Verdana" w:hAnsi="Verdana" w:cs="Verdana"/>
            <w:color w:val="000000"/>
            <w:spacing w:val="-3"/>
          </w:rPr>
          <w:delText>i</w:delText>
        </w:r>
        <w:r>
          <w:rPr>
            <w:rFonts w:ascii="Verdana" w:eastAsia="Verdana" w:hAnsi="Verdana" w:cs="Verdana"/>
            <w:color w:val="000000"/>
          </w:rPr>
          <w:delText>c</w:delText>
        </w:r>
        <w:r>
          <w:rPr>
            <w:rFonts w:ascii="Verdana" w:eastAsia="Verdana" w:hAnsi="Verdana" w:cs="Verdana"/>
            <w:color w:val="000000"/>
            <w:spacing w:val="-1"/>
          </w:rPr>
          <w:delText>a</w:delText>
        </w:r>
        <w:r>
          <w:rPr>
            <w:rFonts w:ascii="Verdana" w:eastAsia="Verdana" w:hAnsi="Verdana" w:cs="Verdana"/>
            <w:color w:val="000000"/>
            <w:spacing w:val="2"/>
          </w:rPr>
          <w:delText>t</w:delText>
        </w:r>
        <w:r>
          <w:rPr>
            <w:rFonts w:ascii="Verdana" w:eastAsia="Verdana" w:hAnsi="Verdana" w:cs="Verdana"/>
            <w:color w:val="000000"/>
            <w:spacing w:val="-3"/>
          </w:rPr>
          <w:delText>i</w:delText>
        </w:r>
        <w:r>
          <w:rPr>
            <w:rFonts w:ascii="Verdana" w:eastAsia="Verdana" w:hAnsi="Verdana" w:cs="Verdana"/>
            <w:color w:val="000000"/>
          </w:rPr>
          <w:delText>o</w:delText>
        </w:r>
        <w:r>
          <w:rPr>
            <w:rFonts w:ascii="Verdana" w:eastAsia="Verdana" w:hAnsi="Verdana" w:cs="Verdana"/>
            <w:color w:val="000000"/>
            <w:spacing w:val="-1"/>
          </w:rPr>
          <w:delText>n</w:delText>
        </w:r>
        <w:r>
          <w:rPr>
            <w:rFonts w:ascii="Verdana" w:eastAsia="Verdana" w:hAnsi="Verdana" w:cs="Verdana"/>
            <w:color w:val="000000"/>
          </w:rPr>
          <w:delText xml:space="preserve">s </w:delText>
        </w:r>
        <w:r>
          <w:rPr>
            <w:rFonts w:ascii="Verdana" w:eastAsia="Verdana" w:hAnsi="Verdana" w:cs="Verdana"/>
            <w:color w:val="000000"/>
            <w:spacing w:val="2"/>
          </w:rPr>
          <w:delText>w</w:delText>
        </w:r>
        <w:r>
          <w:rPr>
            <w:rFonts w:ascii="Verdana" w:eastAsia="Verdana" w:hAnsi="Verdana" w:cs="Verdana"/>
            <w:color w:val="000000"/>
          </w:rPr>
          <w:delText>ill</w:delText>
        </w:r>
        <w:r>
          <w:rPr>
            <w:rFonts w:ascii="Verdana" w:eastAsia="Verdana" w:hAnsi="Verdana" w:cs="Verdana"/>
            <w:color w:val="000000"/>
            <w:spacing w:val="-1"/>
          </w:rPr>
          <w:delText xml:space="preserve"> </w:delText>
        </w:r>
        <w:r>
          <w:rPr>
            <w:rFonts w:ascii="Verdana" w:eastAsia="Verdana" w:hAnsi="Verdana" w:cs="Verdana"/>
            <w:color w:val="000000"/>
            <w:spacing w:val="2"/>
          </w:rPr>
          <w:delText>b</w:delText>
        </w:r>
        <w:r>
          <w:rPr>
            <w:rFonts w:ascii="Verdana" w:eastAsia="Verdana" w:hAnsi="Verdana" w:cs="Verdana"/>
            <w:color w:val="000000"/>
          </w:rPr>
          <w:delText xml:space="preserve">e </w:delText>
        </w:r>
        <w:r>
          <w:rPr>
            <w:rFonts w:ascii="Verdana" w:eastAsia="Verdana" w:hAnsi="Verdana" w:cs="Verdana"/>
            <w:color w:val="000000"/>
            <w:spacing w:val="-1"/>
          </w:rPr>
          <w:delText>a</w:delText>
        </w:r>
        <w:r>
          <w:rPr>
            <w:rFonts w:ascii="Verdana" w:eastAsia="Verdana" w:hAnsi="Verdana" w:cs="Verdana"/>
            <w:color w:val="000000"/>
          </w:rPr>
          <w:delText>cce</w:delText>
        </w:r>
        <w:r>
          <w:rPr>
            <w:rFonts w:ascii="Verdana" w:eastAsia="Verdana" w:hAnsi="Verdana" w:cs="Verdana"/>
            <w:color w:val="000000"/>
            <w:spacing w:val="-1"/>
          </w:rPr>
          <w:delText>pt</w:delText>
        </w:r>
        <w:r>
          <w:rPr>
            <w:rFonts w:ascii="Verdana" w:eastAsia="Verdana" w:hAnsi="Verdana" w:cs="Verdana"/>
            <w:color w:val="000000"/>
          </w:rPr>
          <w:delText>ed</w:delText>
        </w:r>
        <w:r>
          <w:rPr>
            <w:rFonts w:ascii="Verdana" w:eastAsia="Verdana" w:hAnsi="Verdana" w:cs="Verdana"/>
            <w:color w:val="000000"/>
            <w:spacing w:val="-1"/>
          </w:rPr>
          <w:delText xml:space="preserve"> aft</w:delText>
        </w:r>
        <w:r>
          <w:rPr>
            <w:rFonts w:ascii="Verdana" w:eastAsia="Verdana" w:hAnsi="Verdana" w:cs="Verdana"/>
            <w:color w:val="000000"/>
          </w:rPr>
          <w:delText>er</w:delText>
        </w:r>
        <w:r>
          <w:rPr>
            <w:rFonts w:ascii="Verdana" w:eastAsia="Verdana" w:hAnsi="Verdana" w:cs="Verdana"/>
            <w:color w:val="000000"/>
            <w:spacing w:val="-1"/>
          </w:rPr>
          <w:delText xml:space="preserve"> th</w:delText>
        </w:r>
        <w:r>
          <w:rPr>
            <w:rFonts w:ascii="Verdana" w:eastAsia="Verdana" w:hAnsi="Verdana" w:cs="Verdana"/>
            <w:color w:val="000000"/>
          </w:rPr>
          <w:delText xml:space="preserve">e </w:delText>
        </w:r>
        <w:r>
          <w:rPr>
            <w:rFonts w:ascii="Verdana" w:eastAsia="Verdana" w:hAnsi="Verdana" w:cs="Verdana"/>
            <w:color w:val="000000"/>
            <w:spacing w:val="-1"/>
          </w:rPr>
          <w:delText>d</w:delText>
        </w:r>
        <w:r>
          <w:rPr>
            <w:rFonts w:ascii="Verdana" w:eastAsia="Verdana" w:hAnsi="Verdana" w:cs="Verdana"/>
            <w:color w:val="000000"/>
          </w:rPr>
          <w:delText>e</w:delText>
        </w:r>
        <w:r>
          <w:rPr>
            <w:rFonts w:ascii="Verdana" w:eastAsia="Verdana" w:hAnsi="Verdana" w:cs="Verdana"/>
            <w:color w:val="000000"/>
            <w:spacing w:val="-1"/>
          </w:rPr>
          <w:delText>ad</w:delText>
        </w:r>
        <w:r>
          <w:rPr>
            <w:rFonts w:ascii="Verdana" w:eastAsia="Verdana" w:hAnsi="Verdana" w:cs="Verdana"/>
            <w:color w:val="000000"/>
          </w:rPr>
          <w:delText>l</w:delText>
        </w:r>
        <w:r>
          <w:rPr>
            <w:rFonts w:ascii="Verdana" w:eastAsia="Verdana" w:hAnsi="Verdana" w:cs="Verdana"/>
            <w:color w:val="000000"/>
            <w:spacing w:val="-3"/>
          </w:rPr>
          <w:delText>i</w:delText>
        </w:r>
        <w:r>
          <w:rPr>
            <w:rFonts w:ascii="Verdana" w:eastAsia="Verdana" w:hAnsi="Verdana" w:cs="Verdana"/>
            <w:color w:val="000000"/>
            <w:spacing w:val="-1"/>
          </w:rPr>
          <w:delText>n</w:delText>
        </w:r>
        <w:r>
          <w:rPr>
            <w:rFonts w:ascii="Verdana" w:eastAsia="Verdana" w:hAnsi="Verdana" w:cs="Verdana"/>
            <w:color w:val="000000"/>
          </w:rPr>
          <w:delText>e.</w:delText>
        </w:r>
      </w:del>
    </w:p>
    <w:p w14:paraId="5F238220" w14:textId="77777777" w:rsidR="00932DC9" w:rsidRDefault="00932DC9" w:rsidP="00932DC9">
      <w:pPr>
        <w:spacing w:before="6" w:after="0" w:line="170" w:lineRule="exact"/>
        <w:rPr>
          <w:del w:id="115" w:author="Esther Lønstrup" w:date="2026-09-25T20:08:00Z" w16du:dateUtc="2026-09-26T00:08:00Z"/>
          <w:sz w:val="17"/>
          <w:szCs w:val="17"/>
        </w:rPr>
      </w:pPr>
    </w:p>
    <w:p w14:paraId="704400BB" w14:textId="77777777" w:rsidR="00932DC9" w:rsidRDefault="00932DC9" w:rsidP="00932DC9">
      <w:pPr>
        <w:spacing w:after="0" w:line="308" w:lineRule="exact"/>
        <w:ind w:left="100" w:right="310"/>
        <w:rPr>
          <w:del w:id="116" w:author="Esther Lønstrup" w:date="2026-09-25T20:08:00Z" w16du:dateUtc="2026-09-26T00:08:00Z"/>
          <w:rFonts w:ascii="Verdana" w:eastAsia="Verdana" w:hAnsi="Verdana" w:cs="Verdana"/>
          <w:spacing w:val="-2"/>
        </w:rPr>
      </w:pPr>
      <w:del w:id="117" w:author="Esther Lønstrup" w:date="2026-09-25T20:08:00Z" w16du:dateUtc="2026-09-26T00:08:00Z">
        <w:r>
          <w:rPr>
            <w:rFonts w:ascii="Verdana" w:eastAsia="Verdana" w:hAnsi="Verdana" w:cs="Verdana"/>
            <w:spacing w:val="1"/>
          </w:rPr>
          <w:delText>T</w:delText>
        </w:r>
        <w:r>
          <w:rPr>
            <w:rFonts w:ascii="Verdana" w:eastAsia="Verdana" w:hAnsi="Verdana" w:cs="Verdana"/>
            <w:spacing w:val="-1"/>
          </w:rPr>
          <w:delText>h</w:delText>
        </w:r>
        <w:r>
          <w:rPr>
            <w:rFonts w:ascii="Verdana" w:eastAsia="Verdana" w:hAnsi="Verdana" w:cs="Verdana"/>
          </w:rPr>
          <w:delText>e e</w:delText>
        </w:r>
        <w:r>
          <w:rPr>
            <w:rFonts w:ascii="Verdana" w:eastAsia="Verdana" w:hAnsi="Verdana" w:cs="Verdana"/>
            <w:spacing w:val="-1"/>
          </w:rPr>
          <w:delText>nt</w:delText>
        </w:r>
        <w:r>
          <w:rPr>
            <w:rFonts w:ascii="Verdana" w:eastAsia="Verdana" w:hAnsi="Verdana" w:cs="Verdana"/>
            <w:spacing w:val="-3"/>
          </w:rPr>
          <w:delText>i</w:delText>
        </w:r>
        <w:r>
          <w:rPr>
            <w:rFonts w:ascii="Verdana" w:eastAsia="Verdana" w:hAnsi="Verdana" w:cs="Verdana"/>
            <w:spacing w:val="-1"/>
          </w:rPr>
          <w:delText>r</w:delText>
        </w:r>
        <w:r>
          <w:rPr>
            <w:rFonts w:ascii="Verdana" w:eastAsia="Verdana" w:hAnsi="Verdana" w:cs="Verdana"/>
          </w:rPr>
          <w:delText xml:space="preserve">e </w:delText>
        </w:r>
        <w:r>
          <w:rPr>
            <w:rFonts w:ascii="Verdana" w:eastAsia="Verdana" w:hAnsi="Verdana" w:cs="Verdana"/>
            <w:spacing w:val="-1"/>
          </w:rPr>
          <w:delText>ap</w:delText>
        </w:r>
        <w:r>
          <w:rPr>
            <w:rFonts w:ascii="Verdana" w:eastAsia="Verdana" w:hAnsi="Verdana" w:cs="Verdana"/>
            <w:spacing w:val="2"/>
          </w:rPr>
          <w:delText>p</w:delText>
        </w:r>
        <w:r>
          <w:rPr>
            <w:rFonts w:ascii="Verdana" w:eastAsia="Verdana" w:hAnsi="Verdana" w:cs="Verdana"/>
          </w:rPr>
          <w:delText>l</w:delText>
        </w:r>
        <w:r>
          <w:rPr>
            <w:rFonts w:ascii="Verdana" w:eastAsia="Verdana" w:hAnsi="Verdana" w:cs="Verdana"/>
            <w:spacing w:val="-3"/>
          </w:rPr>
          <w:delText>i</w:delText>
        </w:r>
        <w:r>
          <w:rPr>
            <w:rFonts w:ascii="Verdana" w:eastAsia="Verdana" w:hAnsi="Verdana" w:cs="Verdana"/>
          </w:rPr>
          <w:delText>c</w:delText>
        </w:r>
        <w:r>
          <w:rPr>
            <w:rFonts w:ascii="Verdana" w:eastAsia="Verdana" w:hAnsi="Verdana" w:cs="Verdana"/>
            <w:spacing w:val="-1"/>
          </w:rPr>
          <w:delText>a</w:delText>
        </w:r>
        <w:r>
          <w:rPr>
            <w:rFonts w:ascii="Verdana" w:eastAsia="Verdana" w:hAnsi="Verdana" w:cs="Verdana"/>
            <w:spacing w:val="2"/>
          </w:rPr>
          <w:delText>t</w:delText>
        </w:r>
        <w:r>
          <w:rPr>
            <w:rFonts w:ascii="Verdana" w:eastAsia="Verdana" w:hAnsi="Verdana" w:cs="Verdana"/>
            <w:spacing w:val="-3"/>
          </w:rPr>
          <w:delText>i</w:delText>
        </w:r>
        <w:r>
          <w:rPr>
            <w:rFonts w:ascii="Verdana" w:eastAsia="Verdana" w:hAnsi="Verdana" w:cs="Verdana"/>
          </w:rPr>
          <w:delText>on</w:delText>
        </w:r>
        <w:r>
          <w:rPr>
            <w:rFonts w:ascii="Verdana" w:eastAsia="Verdana" w:hAnsi="Verdana" w:cs="Verdana"/>
            <w:spacing w:val="1"/>
          </w:rPr>
          <w:delText xml:space="preserve"> </w:delText>
        </w:r>
        <w:r>
          <w:rPr>
            <w:rFonts w:ascii="Verdana" w:eastAsia="Verdana" w:hAnsi="Verdana" w:cs="Verdana"/>
            <w:spacing w:val="-1"/>
          </w:rPr>
          <w:delText>mu</w:delText>
        </w:r>
        <w:r>
          <w:rPr>
            <w:rFonts w:ascii="Verdana" w:eastAsia="Verdana" w:hAnsi="Verdana" w:cs="Verdana"/>
          </w:rPr>
          <w:delText>st</w:delText>
        </w:r>
        <w:r>
          <w:rPr>
            <w:rFonts w:ascii="Verdana" w:eastAsia="Verdana" w:hAnsi="Verdana" w:cs="Verdana"/>
            <w:spacing w:val="-1"/>
          </w:rPr>
          <w:delText xml:space="preserve"> b</w:delText>
        </w:r>
        <w:r>
          <w:rPr>
            <w:rFonts w:ascii="Verdana" w:eastAsia="Verdana" w:hAnsi="Verdana" w:cs="Verdana"/>
          </w:rPr>
          <w:delText xml:space="preserve">e </w:delText>
        </w:r>
        <w:r>
          <w:rPr>
            <w:rFonts w:ascii="Verdana" w:eastAsia="Verdana" w:hAnsi="Verdana" w:cs="Verdana"/>
            <w:spacing w:val="2"/>
          </w:rPr>
          <w:delText>f</w:delText>
        </w:r>
        <w:r>
          <w:rPr>
            <w:rFonts w:ascii="Verdana" w:eastAsia="Verdana" w:hAnsi="Verdana" w:cs="Verdana"/>
          </w:rPr>
          <w:delText>il</w:delText>
        </w:r>
        <w:r>
          <w:rPr>
            <w:rFonts w:ascii="Verdana" w:eastAsia="Verdana" w:hAnsi="Verdana" w:cs="Verdana"/>
            <w:spacing w:val="-3"/>
          </w:rPr>
          <w:delText>l</w:delText>
        </w:r>
        <w:r>
          <w:rPr>
            <w:rFonts w:ascii="Verdana" w:eastAsia="Verdana" w:hAnsi="Verdana" w:cs="Verdana"/>
          </w:rPr>
          <w:delText>ed</w:delText>
        </w:r>
        <w:r>
          <w:rPr>
            <w:rFonts w:ascii="Verdana" w:eastAsia="Verdana" w:hAnsi="Verdana" w:cs="Verdana"/>
            <w:spacing w:val="-1"/>
          </w:rPr>
          <w:delText xml:space="preserve"> </w:delText>
        </w:r>
        <w:r>
          <w:rPr>
            <w:rFonts w:ascii="Verdana" w:eastAsia="Verdana" w:hAnsi="Verdana" w:cs="Verdana"/>
          </w:rPr>
          <w:delText>o</w:delText>
        </w:r>
        <w:r>
          <w:rPr>
            <w:rFonts w:ascii="Verdana" w:eastAsia="Verdana" w:hAnsi="Verdana" w:cs="Verdana"/>
            <w:spacing w:val="-1"/>
          </w:rPr>
          <w:delText>u</w:delText>
        </w:r>
        <w:r>
          <w:rPr>
            <w:rFonts w:ascii="Verdana" w:eastAsia="Verdana" w:hAnsi="Verdana" w:cs="Verdana"/>
          </w:rPr>
          <w:delText>t</w:delText>
        </w:r>
        <w:r>
          <w:rPr>
            <w:rFonts w:ascii="Verdana" w:eastAsia="Verdana" w:hAnsi="Verdana" w:cs="Verdana"/>
            <w:spacing w:val="-1"/>
          </w:rPr>
          <w:delText xml:space="preserve"> t</w:delText>
        </w:r>
        <w:r>
          <w:rPr>
            <w:rFonts w:ascii="Verdana" w:eastAsia="Verdana" w:hAnsi="Verdana" w:cs="Verdana"/>
          </w:rPr>
          <w:delText>o</w:delText>
        </w:r>
        <w:r>
          <w:rPr>
            <w:rFonts w:ascii="Verdana" w:eastAsia="Verdana" w:hAnsi="Verdana" w:cs="Verdana"/>
            <w:spacing w:val="2"/>
          </w:rPr>
          <w:delText xml:space="preserve"> </w:delText>
        </w:r>
        <w:r>
          <w:rPr>
            <w:rFonts w:ascii="Verdana" w:eastAsia="Verdana" w:hAnsi="Verdana" w:cs="Verdana"/>
            <w:spacing w:val="-1"/>
          </w:rPr>
          <w:delText>b</w:delText>
        </w:r>
        <w:r>
          <w:rPr>
            <w:rFonts w:ascii="Verdana" w:eastAsia="Verdana" w:hAnsi="Verdana" w:cs="Verdana"/>
          </w:rPr>
          <w:delText>e co</w:delText>
        </w:r>
        <w:r>
          <w:rPr>
            <w:rFonts w:ascii="Verdana" w:eastAsia="Verdana" w:hAnsi="Verdana" w:cs="Verdana"/>
            <w:spacing w:val="-1"/>
          </w:rPr>
          <w:delText>n</w:delText>
        </w:r>
        <w:r>
          <w:rPr>
            <w:rFonts w:ascii="Verdana" w:eastAsia="Verdana" w:hAnsi="Verdana" w:cs="Verdana"/>
          </w:rPr>
          <w:delText>s</w:delText>
        </w:r>
        <w:r>
          <w:rPr>
            <w:rFonts w:ascii="Verdana" w:eastAsia="Verdana" w:hAnsi="Verdana" w:cs="Verdana"/>
            <w:spacing w:val="-3"/>
          </w:rPr>
          <w:delText>i</w:delText>
        </w:r>
        <w:r>
          <w:rPr>
            <w:rFonts w:ascii="Verdana" w:eastAsia="Verdana" w:hAnsi="Verdana" w:cs="Verdana"/>
            <w:spacing w:val="-1"/>
          </w:rPr>
          <w:delText>d</w:delText>
        </w:r>
        <w:r>
          <w:rPr>
            <w:rFonts w:ascii="Verdana" w:eastAsia="Verdana" w:hAnsi="Verdana" w:cs="Verdana"/>
          </w:rPr>
          <w:delText>e</w:delText>
        </w:r>
        <w:r>
          <w:rPr>
            <w:rFonts w:ascii="Verdana" w:eastAsia="Verdana" w:hAnsi="Verdana" w:cs="Verdana"/>
            <w:spacing w:val="-1"/>
          </w:rPr>
          <w:delText>r</w:delText>
        </w:r>
        <w:r>
          <w:rPr>
            <w:rFonts w:ascii="Verdana" w:eastAsia="Verdana" w:hAnsi="Verdana" w:cs="Verdana"/>
          </w:rPr>
          <w:delText>ed</w:delText>
        </w:r>
        <w:r>
          <w:rPr>
            <w:rFonts w:ascii="Verdana" w:eastAsia="Verdana" w:hAnsi="Verdana" w:cs="Verdana"/>
            <w:spacing w:val="-1"/>
          </w:rPr>
          <w:delText xml:space="preserve"> </w:delText>
        </w:r>
        <w:r>
          <w:rPr>
            <w:rFonts w:ascii="Verdana" w:eastAsia="Verdana" w:hAnsi="Verdana" w:cs="Verdana"/>
          </w:rPr>
          <w:delText>co</w:delText>
        </w:r>
        <w:r>
          <w:rPr>
            <w:rFonts w:ascii="Verdana" w:eastAsia="Verdana" w:hAnsi="Verdana" w:cs="Verdana"/>
            <w:spacing w:val="-1"/>
          </w:rPr>
          <w:delText>mp</w:delText>
        </w:r>
        <w:r>
          <w:rPr>
            <w:rFonts w:ascii="Verdana" w:eastAsia="Verdana" w:hAnsi="Verdana" w:cs="Verdana"/>
            <w:spacing w:val="-3"/>
          </w:rPr>
          <w:delText>l</w:delText>
        </w:r>
        <w:r>
          <w:rPr>
            <w:rFonts w:ascii="Verdana" w:eastAsia="Verdana" w:hAnsi="Verdana" w:cs="Verdana"/>
            <w:spacing w:val="3"/>
          </w:rPr>
          <w:delText>e</w:delText>
        </w:r>
        <w:r>
          <w:rPr>
            <w:rFonts w:ascii="Verdana" w:eastAsia="Verdana" w:hAnsi="Verdana" w:cs="Verdana"/>
            <w:spacing w:val="-1"/>
          </w:rPr>
          <w:delText>t</w:delText>
        </w:r>
        <w:r>
          <w:rPr>
            <w:rFonts w:ascii="Verdana" w:eastAsia="Verdana" w:hAnsi="Verdana" w:cs="Verdana"/>
          </w:rPr>
          <w:delText>e.</w:delText>
        </w:r>
        <w:r>
          <w:rPr>
            <w:rFonts w:ascii="Verdana" w:eastAsia="Verdana" w:hAnsi="Verdana" w:cs="Verdana"/>
            <w:spacing w:val="-2"/>
          </w:rPr>
          <w:delText xml:space="preserve"> </w:delText>
        </w:r>
        <w:r>
          <w:rPr>
            <w:rFonts w:ascii="Verdana" w:eastAsia="Verdana" w:hAnsi="Verdana" w:cs="Verdana"/>
            <w:spacing w:val="1"/>
          </w:rPr>
          <w:delText>Y</w:delText>
        </w:r>
        <w:r>
          <w:rPr>
            <w:rFonts w:ascii="Verdana" w:eastAsia="Verdana" w:hAnsi="Verdana" w:cs="Verdana"/>
          </w:rPr>
          <w:delText>o</w:delText>
        </w:r>
        <w:r>
          <w:rPr>
            <w:rFonts w:ascii="Verdana" w:eastAsia="Verdana" w:hAnsi="Verdana" w:cs="Verdana"/>
            <w:spacing w:val="-1"/>
          </w:rPr>
          <w:delText>u</w:delText>
        </w:r>
        <w:r>
          <w:rPr>
            <w:rFonts w:ascii="Verdana" w:eastAsia="Verdana" w:hAnsi="Verdana" w:cs="Verdana"/>
          </w:rPr>
          <w:delText>r</w:delText>
        </w:r>
        <w:r>
          <w:rPr>
            <w:rFonts w:ascii="Verdana" w:eastAsia="Verdana" w:hAnsi="Verdana" w:cs="Verdana"/>
            <w:spacing w:val="-1"/>
          </w:rPr>
          <w:delText xml:space="preserve"> </w:delText>
        </w:r>
        <w:r>
          <w:rPr>
            <w:rFonts w:ascii="Verdana" w:eastAsia="Verdana" w:hAnsi="Verdana" w:cs="Verdana"/>
          </w:rPr>
          <w:delText xml:space="preserve">leadership team’s </w:delText>
        </w:r>
        <w:r>
          <w:rPr>
            <w:rFonts w:ascii="Verdana" w:eastAsia="Verdana" w:hAnsi="Verdana" w:cs="Verdana"/>
            <w:spacing w:val="-1"/>
          </w:rPr>
          <w:delText>an</w:delText>
        </w:r>
        <w:r>
          <w:rPr>
            <w:rFonts w:ascii="Verdana" w:eastAsia="Verdana" w:hAnsi="Verdana" w:cs="Verdana"/>
          </w:rPr>
          <w:delText>s</w:delText>
        </w:r>
        <w:r>
          <w:rPr>
            <w:rFonts w:ascii="Verdana" w:eastAsia="Verdana" w:hAnsi="Verdana" w:cs="Verdana"/>
            <w:spacing w:val="-1"/>
          </w:rPr>
          <w:delText>w</w:delText>
        </w:r>
        <w:r>
          <w:rPr>
            <w:rFonts w:ascii="Verdana" w:eastAsia="Verdana" w:hAnsi="Verdana" w:cs="Verdana"/>
          </w:rPr>
          <w:delText>e</w:delText>
        </w:r>
        <w:r>
          <w:rPr>
            <w:rFonts w:ascii="Verdana" w:eastAsia="Verdana" w:hAnsi="Verdana" w:cs="Verdana"/>
            <w:spacing w:val="-1"/>
          </w:rPr>
          <w:delText>r</w:delText>
        </w:r>
        <w:r>
          <w:rPr>
            <w:rFonts w:ascii="Verdana" w:eastAsia="Verdana" w:hAnsi="Verdana" w:cs="Verdana"/>
          </w:rPr>
          <w:delText xml:space="preserve">s </w:delText>
        </w:r>
        <w:r>
          <w:rPr>
            <w:rFonts w:ascii="Verdana" w:eastAsia="Verdana" w:hAnsi="Verdana" w:cs="Verdana"/>
            <w:spacing w:val="-1"/>
          </w:rPr>
          <w:delText>t</w:delText>
        </w:r>
        <w:r>
          <w:rPr>
            <w:rFonts w:ascii="Verdana" w:eastAsia="Verdana" w:hAnsi="Verdana" w:cs="Verdana"/>
          </w:rPr>
          <w:delText xml:space="preserve">o </w:delText>
        </w:r>
        <w:r>
          <w:rPr>
            <w:rFonts w:ascii="Verdana" w:eastAsia="Verdana" w:hAnsi="Verdana" w:cs="Verdana"/>
            <w:spacing w:val="-1"/>
          </w:rPr>
          <w:delText>qu</w:delText>
        </w:r>
        <w:r>
          <w:rPr>
            <w:rFonts w:ascii="Verdana" w:eastAsia="Verdana" w:hAnsi="Verdana" w:cs="Verdana"/>
          </w:rPr>
          <w:delText>es</w:delText>
        </w:r>
        <w:r>
          <w:rPr>
            <w:rFonts w:ascii="Verdana" w:eastAsia="Verdana" w:hAnsi="Verdana" w:cs="Verdana"/>
            <w:spacing w:val="-1"/>
          </w:rPr>
          <w:delText>t</w:delText>
        </w:r>
        <w:r>
          <w:rPr>
            <w:rFonts w:ascii="Verdana" w:eastAsia="Verdana" w:hAnsi="Verdana" w:cs="Verdana"/>
            <w:spacing w:val="-3"/>
          </w:rPr>
          <w:delText>i</w:delText>
        </w:r>
        <w:r>
          <w:rPr>
            <w:rFonts w:ascii="Verdana" w:eastAsia="Verdana" w:hAnsi="Verdana" w:cs="Verdana"/>
          </w:rPr>
          <w:delText>o</w:delText>
        </w:r>
        <w:r>
          <w:rPr>
            <w:rFonts w:ascii="Verdana" w:eastAsia="Verdana" w:hAnsi="Verdana" w:cs="Verdana"/>
            <w:spacing w:val="-1"/>
          </w:rPr>
          <w:delText>n</w:delText>
        </w:r>
        <w:r>
          <w:rPr>
            <w:rFonts w:ascii="Verdana" w:eastAsia="Verdana" w:hAnsi="Verdana" w:cs="Verdana"/>
          </w:rPr>
          <w:delText xml:space="preserve">s </w:delText>
        </w:r>
        <w:r>
          <w:rPr>
            <w:rFonts w:ascii="Verdana" w:eastAsia="Verdana" w:hAnsi="Verdana" w:cs="Verdana"/>
            <w:spacing w:val="-1"/>
          </w:rPr>
          <w:delText>w</w:delText>
        </w:r>
        <w:r>
          <w:rPr>
            <w:rFonts w:ascii="Verdana" w:eastAsia="Verdana" w:hAnsi="Verdana" w:cs="Verdana"/>
          </w:rPr>
          <w:delText>ill</w:delText>
        </w:r>
        <w:r>
          <w:rPr>
            <w:rFonts w:ascii="Verdana" w:eastAsia="Verdana" w:hAnsi="Verdana" w:cs="Verdana"/>
            <w:spacing w:val="-1"/>
          </w:rPr>
          <w:delText xml:space="preserve"> b</w:delText>
        </w:r>
        <w:r>
          <w:rPr>
            <w:rFonts w:ascii="Verdana" w:eastAsia="Verdana" w:hAnsi="Verdana" w:cs="Verdana"/>
          </w:rPr>
          <w:delText>e</w:delText>
        </w:r>
        <w:r>
          <w:rPr>
            <w:rFonts w:ascii="Verdana" w:eastAsia="Verdana" w:hAnsi="Verdana" w:cs="Verdana"/>
            <w:spacing w:val="2"/>
          </w:rPr>
          <w:delText xml:space="preserve"> </w:delText>
        </w:r>
        <w:r>
          <w:rPr>
            <w:rFonts w:ascii="Verdana" w:eastAsia="Verdana" w:hAnsi="Verdana" w:cs="Verdana"/>
          </w:rPr>
          <w:delText>l</w:delText>
        </w:r>
        <w:r>
          <w:rPr>
            <w:rFonts w:ascii="Verdana" w:eastAsia="Verdana" w:hAnsi="Verdana" w:cs="Verdana"/>
            <w:spacing w:val="-3"/>
          </w:rPr>
          <w:delText>i</w:delText>
        </w:r>
        <w:r>
          <w:rPr>
            <w:rFonts w:ascii="Verdana" w:eastAsia="Verdana" w:hAnsi="Verdana" w:cs="Verdana"/>
            <w:spacing w:val="1"/>
          </w:rPr>
          <w:delText>m</w:delText>
        </w:r>
        <w:r>
          <w:rPr>
            <w:rFonts w:ascii="Verdana" w:eastAsia="Verdana" w:hAnsi="Verdana" w:cs="Verdana"/>
            <w:spacing w:val="-3"/>
          </w:rPr>
          <w:delText>i</w:delText>
        </w:r>
        <w:r>
          <w:rPr>
            <w:rFonts w:ascii="Verdana" w:eastAsia="Verdana" w:hAnsi="Verdana" w:cs="Verdana"/>
            <w:spacing w:val="-1"/>
          </w:rPr>
          <w:delText>t</w:delText>
        </w:r>
        <w:r>
          <w:rPr>
            <w:rFonts w:ascii="Verdana" w:eastAsia="Verdana" w:hAnsi="Verdana" w:cs="Verdana"/>
          </w:rPr>
          <w:delText>ed</w:delText>
        </w:r>
        <w:r>
          <w:rPr>
            <w:rFonts w:ascii="Verdana" w:eastAsia="Verdana" w:hAnsi="Verdana" w:cs="Verdana"/>
            <w:spacing w:val="1"/>
          </w:rPr>
          <w:delText xml:space="preserve"> </w:delText>
        </w:r>
        <w:r>
          <w:rPr>
            <w:rFonts w:ascii="Verdana" w:eastAsia="Verdana" w:hAnsi="Verdana" w:cs="Verdana"/>
            <w:spacing w:val="-1"/>
          </w:rPr>
          <w:delText>t</w:delText>
        </w:r>
        <w:r>
          <w:rPr>
            <w:rFonts w:ascii="Verdana" w:eastAsia="Verdana" w:hAnsi="Verdana" w:cs="Verdana"/>
          </w:rPr>
          <w:delText xml:space="preserve">o </w:delText>
        </w:r>
        <w:r>
          <w:rPr>
            <w:rFonts w:ascii="Verdana" w:eastAsia="Verdana" w:hAnsi="Verdana" w:cs="Verdana"/>
            <w:spacing w:val="-1"/>
          </w:rPr>
          <w:delText>th</w:delText>
        </w:r>
        <w:r>
          <w:rPr>
            <w:rFonts w:ascii="Verdana" w:eastAsia="Verdana" w:hAnsi="Verdana" w:cs="Verdana"/>
          </w:rPr>
          <w:delText>e s</w:delText>
        </w:r>
        <w:r>
          <w:rPr>
            <w:rFonts w:ascii="Verdana" w:eastAsia="Verdana" w:hAnsi="Verdana" w:cs="Verdana"/>
            <w:spacing w:val="-1"/>
          </w:rPr>
          <w:delText>pa</w:delText>
        </w:r>
        <w:r>
          <w:rPr>
            <w:rFonts w:ascii="Verdana" w:eastAsia="Verdana" w:hAnsi="Verdana" w:cs="Verdana"/>
          </w:rPr>
          <w:delText xml:space="preserve">ce </w:delText>
        </w:r>
        <w:r>
          <w:rPr>
            <w:rFonts w:ascii="Verdana" w:eastAsia="Verdana" w:hAnsi="Verdana" w:cs="Verdana"/>
            <w:spacing w:val="-1"/>
          </w:rPr>
          <w:delText>pr</w:delText>
        </w:r>
        <w:r>
          <w:rPr>
            <w:rFonts w:ascii="Verdana" w:eastAsia="Verdana" w:hAnsi="Verdana" w:cs="Verdana"/>
          </w:rPr>
          <w:delText>o</w:delText>
        </w:r>
        <w:r>
          <w:rPr>
            <w:rFonts w:ascii="Verdana" w:eastAsia="Verdana" w:hAnsi="Verdana" w:cs="Verdana"/>
            <w:spacing w:val="-1"/>
          </w:rPr>
          <w:delText>v</w:delText>
        </w:r>
        <w:r>
          <w:rPr>
            <w:rFonts w:ascii="Verdana" w:eastAsia="Verdana" w:hAnsi="Verdana" w:cs="Verdana"/>
            <w:spacing w:val="-3"/>
          </w:rPr>
          <w:delText>i</w:delText>
        </w:r>
        <w:r>
          <w:rPr>
            <w:rFonts w:ascii="Verdana" w:eastAsia="Verdana" w:hAnsi="Verdana" w:cs="Verdana"/>
            <w:spacing w:val="-1"/>
          </w:rPr>
          <w:delText>d</w:delText>
        </w:r>
        <w:r>
          <w:rPr>
            <w:rFonts w:ascii="Verdana" w:eastAsia="Verdana" w:hAnsi="Verdana" w:cs="Verdana"/>
          </w:rPr>
          <w:delText>e</w:delText>
        </w:r>
        <w:r>
          <w:rPr>
            <w:rFonts w:ascii="Verdana" w:eastAsia="Verdana" w:hAnsi="Verdana" w:cs="Verdana"/>
            <w:spacing w:val="-1"/>
          </w:rPr>
          <w:delText>d</w:delText>
        </w:r>
        <w:r>
          <w:rPr>
            <w:rFonts w:ascii="Verdana" w:eastAsia="Verdana" w:hAnsi="Verdana" w:cs="Verdana"/>
          </w:rPr>
          <w:delText>—</w:delText>
        </w:r>
        <w:r>
          <w:rPr>
            <w:rFonts w:ascii="Verdana" w:eastAsia="Verdana" w:hAnsi="Verdana" w:cs="Verdana"/>
            <w:spacing w:val="-1"/>
          </w:rPr>
          <w:delText>n</w:delText>
        </w:r>
        <w:r>
          <w:rPr>
            <w:rFonts w:ascii="Verdana" w:eastAsia="Verdana" w:hAnsi="Verdana" w:cs="Verdana"/>
          </w:rPr>
          <w:delText xml:space="preserve">o </w:delText>
        </w:r>
        <w:r>
          <w:rPr>
            <w:rFonts w:ascii="Verdana" w:eastAsia="Verdana" w:hAnsi="Verdana" w:cs="Verdana"/>
            <w:spacing w:val="-1"/>
          </w:rPr>
          <w:delText>add</w:delText>
        </w:r>
        <w:r>
          <w:rPr>
            <w:rFonts w:ascii="Verdana" w:eastAsia="Verdana" w:hAnsi="Verdana" w:cs="Verdana"/>
          </w:rPr>
          <w:delText>i</w:delText>
        </w:r>
        <w:r>
          <w:rPr>
            <w:rFonts w:ascii="Verdana" w:eastAsia="Verdana" w:hAnsi="Verdana" w:cs="Verdana"/>
            <w:spacing w:val="2"/>
          </w:rPr>
          <w:delText>t</w:delText>
        </w:r>
        <w:r>
          <w:rPr>
            <w:rFonts w:ascii="Verdana" w:eastAsia="Verdana" w:hAnsi="Verdana" w:cs="Verdana"/>
            <w:spacing w:val="-3"/>
          </w:rPr>
          <w:delText>i</w:delText>
        </w:r>
        <w:r>
          <w:rPr>
            <w:rFonts w:ascii="Verdana" w:eastAsia="Verdana" w:hAnsi="Verdana" w:cs="Verdana"/>
          </w:rPr>
          <w:delText>o</w:delText>
        </w:r>
        <w:r>
          <w:rPr>
            <w:rFonts w:ascii="Verdana" w:eastAsia="Verdana" w:hAnsi="Verdana" w:cs="Verdana"/>
            <w:spacing w:val="-1"/>
          </w:rPr>
          <w:delText>n</w:delText>
        </w:r>
        <w:r>
          <w:rPr>
            <w:rFonts w:ascii="Verdana" w:eastAsia="Verdana" w:hAnsi="Verdana" w:cs="Verdana"/>
            <w:spacing w:val="2"/>
          </w:rPr>
          <w:delText>a</w:delText>
        </w:r>
        <w:r>
          <w:rPr>
            <w:rFonts w:ascii="Verdana" w:eastAsia="Verdana" w:hAnsi="Verdana" w:cs="Verdana"/>
          </w:rPr>
          <w:delText xml:space="preserve">l </w:delText>
        </w:r>
        <w:r>
          <w:rPr>
            <w:rFonts w:ascii="Verdana" w:eastAsia="Verdana" w:hAnsi="Verdana" w:cs="Verdana"/>
            <w:spacing w:val="-1"/>
          </w:rPr>
          <w:delText>atta</w:delText>
        </w:r>
        <w:r>
          <w:rPr>
            <w:rFonts w:ascii="Verdana" w:eastAsia="Verdana" w:hAnsi="Verdana" w:cs="Verdana"/>
          </w:rPr>
          <w:delText>c</w:delText>
        </w:r>
        <w:r>
          <w:rPr>
            <w:rFonts w:ascii="Verdana" w:eastAsia="Verdana" w:hAnsi="Verdana" w:cs="Verdana"/>
            <w:spacing w:val="-1"/>
          </w:rPr>
          <w:delText>hm</w:delText>
        </w:r>
        <w:r>
          <w:rPr>
            <w:rFonts w:ascii="Verdana" w:eastAsia="Verdana" w:hAnsi="Verdana" w:cs="Verdana"/>
          </w:rPr>
          <w:delText>e</w:delText>
        </w:r>
        <w:r>
          <w:rPr>
            <w:rFonts w:ascii="Verdana" w:eastAsia="Verdana" w:hAnsi="Verdana" w:cs="Verdana"/>
            <w:spacing w:val="-1"/>
          </w:rPr>
          <w:delText>nt</w:delText>
        </w:r>
        <w:r>
          <w:rPr>
            <w:rFonts w:ascii="Verdana" w:eastAsia="Verdana" w:hAnsi="Verdana" w:cs="Verdana"/>
          </w:rPr>
          <w:delText xml:space="preserve">s </w:delText>
        </w:r>
        <w:r>
          <w:rPr>
            <w:rFonts w:ascii="Verdana" w:eastAsia="Verdana" w:hAnsi="Verdana" w:cs="Verdana"/>
            <w:spacing w:val="-1"/>
          </w:rPr>
          <w:delText>w</w:delText>
        </w:r>
        <w:r>
          <w:rPr>
            <w:rFonts w:ascii="Verdana" w:eastAsia="Verdana" w:hAnsi="Verdana" w:cs="Verdana"/>
          </w:rPr>
          <w:delText>ill</w:delText>
        </w:r>
        <w:r>
          <w:rPr>
            <w:rFonts w:ascii="Verdana" w:eastAsia="Verdana" w:hAnsi="Verdana" w:cs="Verdana"/>
            <w:spacing w:val="-1"/>
          </w:rPr>
          <w:delText xml:space="preserve"> b</w:delText>
        </w:r>
        <w:r>
          <w:rPr>
            <w:rFonts w:ascii="Verdana" w:eastAsia="Verdana" w:hAnsi="Verdana" w:cs="Verdana"/>
          </w:rPr>
          <w:delText xml:space="preserve">e </w:delText>
        </w:r>
        <w:r>
          <w:rPr>
            <w:rFonts w:ascii="Verdana" w:eastAsia="Verdana" w:hAnsi="Verdana" w:cs="Verdana"/>
            <w:spacing w:val="2"/>
          </w:rPr>
          <w:delText>a</w:delText>
        </w:r>
        <w:r>
          <w:rPr>
            <w:rFonts w:ascii="Verdana" w:eastAsia="Verdana" w:hAnsi="Verdana" w:cs="Verdana"/>
          </w:rPr>
          <w:delText>cce</w:delText>
        </w:r>
        <w:r>
          <w:rPr>
            <w:rFonts w:ascii="Verdana" w:eastAsia="Verdana" w:hAnsi="Verdana" w:cs="Verdana"/>
            <w:spacing w:val="-1"/>
          </w:rPr>
          <w:delText>pt</w:delText>
        </w:r>
        <w:r>
          <w:rPr>
            <w:rFonts w:ascii="Verdana" w:eastAsia="Verdana" w:hAnsi="Verdana" w:cs="Verdana"/>
          </w:rPr>
          <w:delText>e</w:delText>
        </w:r>
        <w:r>
          <w:rPr>
            <w:rFonts w:ascii="Verdana" w:eastAsia="Verdana" w:hAnsi="Verdana" w:cs="Verdana"/>
            <w:spacing w:val="-1"/>
          </w:rPr>
          <w:delText>d</w:delText>
        </w:r>
        <w:r>
          <w:rPr>
            <w:rFonts w:ascii="Verdana" w:eastAsia="Verdana" w:hAnsi="Verdana" w:cs="Verdana"/>
          </w:rPr>
          <w:delText>.</w:delText>
        </w:r>
        <w:r>
          <w:rPr>
            <w:rFonts w:ascii="Verdana" w:eastAsia="Verdana" w:hAnsi="Verdana" w:cs="Verdana"/>
            <w:spacing w:val="-2"/>
          </w:rPr>
          <w:delText xml:space="preserve"> </w:delText>
        </w:r>
      </w:del>
    </w:p>
    <w:p w14:paraId="7BDCF07A" w14:textId="77777777" w:rsidR="00932DC9" w:rsidRDefault="00932DC9" w:rsidP="00932DC9">
      <w:pPr>
        <w:spacing w:after="0" w:line="308" w:lineRule="exact"/>
        <w:ind w:left="100" w:right="310"/>
        <w:rPr>
          <w:del w:id="118" w:author="Esther Lønstrup" w:date="2026-09-25T20:08:00Z" w16du:dateUtc="2026-09-26T00:08:00Z"/>
          <w:rFonts w:ascii="Verdana" w:eastAsia="Verdana" w:hAnsi="Verdana" w:cs="Verdana"/>
          <w:spacing w:val="-2"/>
        </w:rPr>
      </w:pPr>
    </w:p>
    <w:p w14:paraId="660283E9" w14:textId="77777777" w:rsidR="00932DC9" w:rsidRPr="00EE1EE5" w:rsidRDefault="00932DC9" w:rsidP="00932DC9">
      <w:pPr>
        <w:spacing w:after="0" w:line="308" w:lineRule="exact"/>
        <w:ind w:left="100" w:right="310"/>
        <w:rPr>
          <w:del w:id="119" w:author="Esther Lønstrup" w:date="2026-09-25T20:08:00Z" w16du:dateUtc="2026-09-26T00:08:00Z"/>
          <w:rFonts w:ascii="Verdana" w:eastAsia="Verdana" w:hAnsi="Verdana" w:cs="Verdana"/>
          <w:spacing w:val="-2"/>
        </w:rPr>
      </w:pPr>
      <w:del w:id="120" w:author="Esther Lønstrup" w:date="2026-09-25T20:08:00Z" w16du:dateUtc="2026-09-26T00:08:00Z">
        <w:r>
          <w:rPr>
            <w:rFonts w:ascii="Verdana" w:eastAsia="Verdana" w:hAnsi="Verdana" w:cs="Verdana"/>
            <w:spacing w:val="-2"/>
          </w:rPr>
          <w:delText xml:space="preserve">MAC Users: Please fill out this form using Adobe Reader and </w:delText>
        </w:r>
        <w:r>
          <w:rPr>
            <w:rFonts w:ascii="Verdana" w:eastAsia="Verdana" w:hAnsi="Verdana" w:cs="Verdana"/>
            <w:b/>
            <w:spacing w:val="-2"/>
          </w:rPr>
          <w:delText xml:space="preserve">not </w:delText>
        </w:r>
        <w:r>
          <w:rPr>
            <w:rFonts w:ascii="Verdana" w:eastAsia="Verdana" w:hAnsi="Verdana" w:cs="Verdana"/>
            <w:spacing w:val="-2"/>
          </w:rPr>
          <w:delText xml:space="preserve">MAC Preview. </w:delText>
        </w:r>
      </w:del>
    </w:p>
    <w:p w14:paraId="098B6AC6" w14:textId="77777777" w:rsidR="00932DC9" w:rsidRDefault="00932DC9" w:rsidP="00932DC9">
      <w:pPr>
        <w:spacing w:after="0" w:line="308" w:lineRule="exact"/>
        <w:ind w:left="100" w:right="310"/>
        <w:rPr>
          <w:del w:id="121" w:author="Esther Lønstrup" w:date="2026-09-25T20:08:00Z" w16du:dateUtc="2026-09-26T00:08:00Z"/>
          <w:rFonts w:ascii="Verdana" w:eastAsia="Verdana" w:hAnsi="Verdana" w:cs="Verdana"/>
          <w:spacing w:val="-2"/>
        </w:rPr>
      </w:pPr>
    </w:p>
    <w:p w14:paraId="448BDB56" w14:textId="423E35DE" w:rsidR="00932DC9" w:rsidRDefault="00932DC9" w:rsidP="00932DC9">
      <w:pPr>
        <w:spacing w:after="0" w:line="308" w:lineRule="exact"/>
        <w:ind w:left="100" w:right="310"/>
        <w:rPr>
          <w:del w:id="122" w:author="Esther Lønstrup" w:date="2026-09-25T20:08:00Z" w16du:dateUtc="2026-09-26T00:08:00Z"/>
          <w:rFonts w:ascii="Verdana" w:eastAsia="Verdana" w:hAnsi="Verdana" w:cs="Verdana"/>
        </w:rPr>
      </w:pPr>
      <w:del w:id="123" w:author="Esther Lønstrup" w:date="2026-09-25T20:08:00Z" w16du:dateUtc="2026-09-26T00:08:00Z">
        <w:r>
          <w:rPr>
            <w:rFonts w:ascii="Verdana" w:eastAsia="Verdana" w:hAnsi="Verdana" w:cs="Verdana"/>
            <w:spacing w:val="1"/>
          </w:rPr>
          <w:delText>I</w:delText>
        </w:r>
        <w:r>
          <w:rPr>
            <w:rFonts w:ascii="Verdana" w:eastAsia="Verdana" w:hAnsi="Verdana" w:cs="Verdana"/>
          </w:rPr>
          <w:delText>f</w:delText>
        </w:r>
        <w:r>
          <w:rPr>
            <w:rFonts w:ascii="Verdana" w:eastAsia="Verdana" w:hAnsi="Verdana" w:cs="Verdana"/>
            <w:spacing w:val="-1"/>
          </w:rPr>
          <w:delText xml:space="preserve"> y</w:delText>
        </w:r>
        <w:r>
          <w:rPr>
            <w:rFonts w:ascii="Verdana" w:eastAsia="Verdana" w:hAnsi="Verdana" w:cs="Verdana"/>
          </w:rPr>
          <w:delText>ou</w:delText>
        </w:r>
        <w:r>
          <w:rPr>
            <w:rFonts w:ascii="Verdana" w:eastAsia="Verdana" w:hAnsi="Verdana" w:cs="Verdana"/>
            <w:spacing w:val="-1"/>
          </w:rPr>
          <w:delText xml:space="preserve"> hav</w:delText>
        </w:r>
        <w:r>
          <w:rPr>
            <w:rFonts w:ascii="Verdana" w:eastAsia="Verdana" w:hAnsi="Verdana" w:cs="Verdana"/>
          </w:rPr>
          <w:delText xml:space="preserve">e </w:delText>
        </w:r>
        <w:r>
          <w:rPr>
            <w:rFonts w:ascii="Verdana" w:eastAsia="Verdana" w:hAnsi="Verdana" w:cs="Verdana"/>
            <w:spacing w:val="-1"/>
          </w:rPr>
          <w:delText>an</w:delText>
        </w:r>
        <w:r>
          <w:rPr>
            <w:rFonts w:ascii="Verdana" w:eastAsia="Verdana" w:hAnsi="Verdana" w:cs="Verdana"/>
          </w:rPr>
          <w:delText>y</w:delText>
        </w:r>
        <w:r>
          <w:rPr>
            <w:rFonts w:ascii="Verdana" w:eastAsia="Verdana" w:hAnsi="Verdana" w:cs="Verdana"/>
            <w:spacing w:val="-2"/>
          </w:rPr>
          <w:delText xml:space="preserve"> </w:delText>
        </w:r>
        <w:r>
          <w:rPr>
            <w:rFonts w:ascii="Verdana" w:eastAsia="Verdana" w:hAnsi="Verdana" w:cs="Verdana"/>
            <w:spacing w:val="-1"/>
          </w:rPr>
          <w:delText>t</w:delText>
        </w:r>
        <w:r>
          <w:rPr>
            <w:rFonts w:ascii="Verdana" w:eastAsia="Verdana" w:hAnsi="Verdana" w:cs="Verdana"/>
          </w:rPr>
          <w:delText>e</w:delText>
        </w:r>
        <w:r>
          <w:rPr>
            <w:rFonts w:ascii="Verdana" w:eastAsia="Verdana" w:hAnsi="Verdana" w:cs="Verdana"/>
            <w:spacing w:val="-1"/>
          </w:rPr>
          <w:delText>chn</w:delText>
        </w:r>
        <w:r>
          <w:rPr>
            <w:rFonts w:ascii="Verdana" w:eastAsia="Verdana" w:hAnsi="Verdana" w:cs="Verdana"/>
            <w:spacing w:val="-3"/>
          </w:rPr>
          <w:delText>i</w:delText>
        </w:r>
        <w:r>
          <w:rPr>
            <w:rFonts w:ascii="Verdana" w:eastAsia="Verdana" w:hAnsi="Verdana" w:cs="Verdana"/>
          </w:rPr>
          <w:delText>c</w:delText>
        </w:r>
        <w:r>
          <w:rPr>
            <w:rFonts w:ascii="Verdana" w:eastAsia="Verdana" w:hAnsi="Verdana" w:cs="Verdana"/>
            <w:spacing w:val="2"/>
          </w:rPr>
          <w:delText>a</w:delText>
        </w:r>
        <w:r>
          <w:rPr>
            <w:rFonts w:ascii="Verdana" w:eastAsia="Verdana" w:hAnsi="Verdana" w:cs="Verdana"/>
          </w:rPr>
          <w:delText>l</w:delText>
        </w:r>
        <w:r>
          <w:rPr>
            <w:rFonts w:ascii="Verdana" w:eastAsia="Verdana" w:hAnsi="Verdana" w:cs="Verdana"/>
            <w:spacing w:val="-1"/>
          </w:rPr>
          <w:delText xml:space="preserve"> </w:delText>
        </w:r>
        <w:r>
          <w:rPr>
            <w:rFonts w:ascii="Verdana" w:eastAsia="Verdana" w:hAnsi="Verdana" w:cs="Verdana"/>
            <w:spacing w:val="2"/>
          </w:rPr>
          <w:delText>d</w:delText>
        </w:r>
        <w:r>
          <w:rPr>
            <w:rFonts w:ascii="Verdana" w:eastAsia="Verdana" w:hAnsi="Verdana" w:cs="Verdana"/>
            <w:spacing w:val="-3"/>
          </w:rPr>
          <w:delText>i</w:delText>
        </w:r>
        <w:r>
          <w:rPr>
            <w:rFonts w:ascii="Verdana" w:eastAsia="Verdana" w:hAnsi="Verdana" w:cs="Verdana"/>
            <w:spacing w:val="-1"/>
          </w:rPr>
          <w:delText>f</w:delText>
        </w:r>
        <w:r>
          <w:rPr>
            <w:rFonts w:ascii="Verdana" w:eastAsia="Verdana" w:hAnsi="Verdana" w:cs="Verdana"/>
            <w:spacing w:val="2"/>
          </w:rPr>
          <w:delText>f</w:delText>
        </w:r>
        <w:r>
          <w:rPr>
            <w:rFonts w:ascii="Verdana" w:eastAsia="Verdana" w:hAnsi="Verdana" w:cs="Verdana"/>
            <w:spacing w:val="-3"/>
          </w:rPr>
          <w:delText>i</w:delText>
        </w:r>
        <w:r>
          <w:rPr>
            <w:rFonts w:ascii="Verdana" w:eastAsia="Verdana" w:hAnsi="Verdana" w:cs="Verdana"/>
          </w:rPr>
          <w:delText>c</w:delText>
        </w:r>
        <w:r>
          <w:rPr>
            <w:rFonts w:ascii="Verdana" w:eastAsia="Verdana" w:hAnsi="Verdana" w:cs="Verdana"/>
            <w:spacing w:val="2"/>
          </w:rPr>
          <w:delText>u</w:delText>
        </w:r>
        <w:r>
          <w:rPr>
            <w:rFonts w:ascii="Verdana" w:eastAsia="Verdana" w:hAnsi="Verdana" w:cs="Verdana"/>
            <w:spacing w:val="-3"/>
          </w:rPr>
          <w:delText>l</w:delText>
        </w:r>
        <w:r>
          <w:rPr>
            <w:rFonts w:ascii="Verdana" w:eastAsia="Verdana" w:hAnsi="Verdana" w:cs="Verdana"/>
            <w:spacing w:val="2"/>
          </w:rPr>
          <w:delText>ti</w:delText>
        </w:r>
        <w:r>
          <w:rPr>
            <w:rFonts w:ascii="Verdana" w:eastAsia="Verdana" w:hAnsi="Verdana" w:cs="Verdana"/>
          </w:rPr>
          <w:delText xml:space="preserve">es </w:delText>
        </w:r>
        <w:r>
          <w:rPr>
            <w:rFonts w:ascii="Verdana" w:eastAsia="Verdana" w:hAnsi="Verdana" w:cs="Verdana"/>
            <w:spacing w:val="-1"/>
          </w:rPr>
          <w:delText>w</w:delText>
        </w:r>
        <w:r>
          <w:rPr>
            <w:rFonts w:ascii="Verdana" w:eastAsia="Verdana" w:hAnsi="Verdana" w:cs="Verdana"/>
            <w:spacing w:val="-3"/>
          </w:rPr>
          <w:delText>i</w:delText>
        </w:r>
        <w:r>
          <w:rPr>
            <w:rFonts w:ascii="Verdana" w:eastAsia="Verdana" w:hAnsi="Verdana" w:cs="Verdana"/>
            <w:spacing w:val="-1"/>
          </w:rPr>
          <w:delText>t</w:delText>
        </w:r>
        <w:r>
          <w:rPr>
            <w:rFonts w:ascii="Verdana" w:eastAsia="Verdana" w:hAnsi="Verdana" w:cs="Verdana"/>
          </w:rPr>
          <w:delText>h</w:delText>
        </w:r>
        <w:r>
          <w:rPr>
            <w:rFonts w:ascii="Verdana" w:eastAsia="Verdana" w:hAnsi="Verdana" w:cs="Verdana"/>
            <w:spacing w:val="-1"/>
          </w:rPr>
          <w:delText xml:space="preserve"> th</w:delText>
        </w:r>
        <w:r>
          <w:rPr>
            <w:rFonts w:ascii="Verdana" w:eastAsia="Verdana" w:hAnsi="Verdana" w:cs="Verdana"/>
          </w:rPr>
          <w:delText xml:space="preserve">e </w:delText>
        </w:r>
        <w:r>
          <w:rPr>
            <w:rFonts w:ascii="Verdana" w:eastAsia="Verdana" w:hAnsi="Verdana" w:cs="Verdana"/>
            <w:spacing w:val="-1"/>
          </w:rPr>
          <w:delText>app</w:delText>
        </w:r>
        <w:r>
          <w:rPr>
            <w:rFonts w:ascii="Verdana" w:eastAsia="Verdana" w:hAnsi="Verdana" w:cs="Verdana"/>
          </w:rPr>
          <w:delText>l</w:delText>
        </w:r>
        <w:r>
          <w:rPr>
            <w:rFonts w:ascii="Verdana" w:eastAsia="Verdana" w:hAnsi="Verdana" w:cs="Verdana"/>
            <w:spacing w:val="-3"/>
          </w:rPr>
          <w:delText>i</w:delText>
        </w:r>
        <w:r>
          <w:rPr>
            <w:rFonts w:ascii="Verdana" w:eastAsia="Verdana" w:hAnsi="Verdana" w:cs="Verdana"/>
          </w:rPr>
          <w:delText>c</w:delText>
        </w:r>
        <w:r>
          <w:rPr>
            <w:rFonts w:ascii="Verdana" w:eastAsia="Verdana" w:hAnsi="Verdana" w:cs="Verdana"/>
            <w:spacing w:val="2"/>
          </w:rPr>
          <w:delText>at</w:delText>
        </w:r>
        <w:r>
          <w:rPr>
            <w:rFonts w:ascii="Verdana" w:eastAsia="Verdana" w:hAnsi="Verdana" w:cs="Verdana"/>
            <w:spacing w:val="-3"/>
          </w:rPr>
          <w:delText>i</w:delText>
        </w:r>
        <w:r>
          <w:rPr>
            <w:rFonts w:ascii="Verdana" w:eastAsia="Verdana" w:hAnsi="Verdana" w:cs="Verdana"/>
          </w:rPr>
          <w:delText>o</w:delText>
        </w:r>
        <w:r>
          <w:rPr>
            <w:rFonts w:ascii="Verdana" w:eastAsia="Verdana" w:hAnsi="Verdana" w:cs="Verdana"/>
            <w:spacing w:val="-1"/>
          </w:rPr>
          <w:delText>n</w:delText>
        </w:r>
        <w:r>
          <w:rPr>
            <w:rFonts w:ascii="Verdana" w:eastAsia="Verdana" w:hAnsi="Verdana" w:cs="Verdana"/>
          </w:rPr>
          <w:delText>,</w:delText>
        </w:r>
        <w:r>
          <w:rPr>
            <w:rFonts w:ascii="Verdana" w:eastAsia="Verdana" w:hAnsi="Verdana" w:cs="Verdana"/>
            <w:spacing w:val="-2"/>
          </w:rPr>
          <w:delText xml:space="preserve"> </w:delText>
        </w:r>
        <w:r>
          <w:rPr>
            <w:rFonts w:ascii="Verdana" w:eastAsia="Verdana" w:hAnsi="Verdana" w:cs="Verdana"/>
            <w:spacing w:val="2"/>
          </w:rPr>
          <w:delText>p</w:delText>
        </w:r>
        <w:r>
          <w:rPr>
            <w:rFonts w:ascii="Verdana" w:eastAsia="Verdana" w:hAnsi="Verdana" w:cs="Verdana"/>
            <w:spacing w:val="-3"/>
          </w:rPr>
          <w:delText>l</w:delText>
        </w:r>
        <w:r>
          <w:rPr>
            <w:rFonts w:ascii="Verdana" w:eastAsia="Verdana" w:hAnsi="Verdana" w:cs="Verdana"/>
          </w:rPr>
          <w:delText>e</w:delText>
        </w:r>
        <w:r>
          <w:rPr>
            <w:rFonts w:ascii="Verdana" w:eastAsia="Verdana" w:hAnsi="Verdana" w:cs="Verdana"/>
            <w:spacing w:val="-1"/>
          </w:rPr>
          <w:delText>a</w:delText>
        </w:r>
        <w:r>
          <w:rPr>
            <w:rFonts w:ascii="Verdana" w:eastAsia="Verdana" w:hAnsi="Verdana" w:cs="Verdana"/>
          </w:rPr>
          <w:delText>se se</w:delText>
        </w:r>
        <w:r>
          <w:rPr>
            <w:rFonts w:ascii="Verdana" w:eastAsia="Verdana" w:hAnsi="Verdana" w:cs="Verdana"/>
            <w:spacing w:val="-1"/>
          </w:rPr>
          <w:delText>n</w:delText>
        </w:r>
        <w:r>
          <w:rPr>
            <w:rFonts w:ascii="Verdana" w:eastAsia="Verdana" w:hAnsi="Verdana" w:cs="Verdana"/>
          </w:rPr>
          <w:delText>d</w:delText>
        </w:r>
        <w:r>
          <w:rPr>
            <w:rFonts w:ascii="Verdana" w:eastAsia="Verdana" w:hAnsi="Verdana" w:cs="Verdana"/>
            <w:spacing w:val="-1"/>
          </w:rPr>
          <w:delText xml:space="preserve"> y</w:delText>
        </w:r>
        <w:r>
          <w:rPr>
            <w:rFonts w:ascii="Verdana" w:eastAsia="Verdana" w:hAnsi="Verdana" w:cs="Verdana"/>
          </w:rPr>
          <w:delText>o</w:delText>
        </w:r>
        <w:r>
          <w:rPr>
            <w:rFonts w:ascii="Verdana" w:eastAsia="Verdana" w:hAnsi="Verdana" w:cs="Verdana"/>
            <w:spacing w:val="-1"/>
          </w:rPr>
          <w:delText>u</w:delText>
        </w:r>
        <w:r>
          <w:rPr>
            <w:rFonts w:ascii="Verdana" w:eastAsia="Verdana" w:hAnsi="Verdana" w:cs="Verdana"/>
          </w:rPr>
          <w:delText>r</w:delText>
        </w:r>
        <w:r>
          <w:rPr>
            <w:rFonts w:ascii="Verdana" w:eastAsia="Verdana" w:hAnsi="Verdana" w:cs="Verdana"/>
            <w:spacing w:val="-1"/>
          </w:rPr>
          <w:delText xml:space="preserve"> qu</w:delText>
        </w:r>
        <w:r>
          <w:rPr>
            <w:rFonts w:ascii="Verdana" w:eastAsia="Verdana" w:hAnsi="Verdana" w:cs="Verdana"/>
          </w:rPr>
          <w:delText>es</w:delText>
        </w:r>
        <w:r>
          <w:rPr>
            <w:rFonts w:ascii="Verdana" w:eastAsia="Verdana" w:hAnsi="Verdana" w:cs="Verdana"/>
            <w:spacing w:val="-1"/>
          </w:rPr>
          <w:delText>t</w:delText>
        </w:r>
        <w:r>
          <w:rPr>
            <w:rFonts w:ascii="Verdana" w:eastAsia="Verdana" w:hAnsi="Verdana" w:cs="Verdana"/>
            <w:spacing w:val="-3"/>
          </w:rPr>
          <w:delText>i</w:delText>
        </w:r>
        <w:r>
          <w:rPr>
            <w:rFonts w:ascii="Verdana" w:eastAsia="Verdana" w:hAnsi="Verdana" w:cs="Verdana"/>
          </w:rPr>
          <w:delText>o</w:delText>
        </w:r>
        <w:r>
          <w:rPr>
            <w:rFonts w:ascii="Verdana" w:eastAsia="Verdana" w:hAnsi="Verdana" w:cs="Verdana"/>
            <w:spacing w:val="-1"/>
          </w:rPr>
          <w:delText>n</w:delText>
        </w:r>
        <w:r>
          <w:rPr>
            <w:rFonts w:ascii="Verdana" w:eastAsia="Verdana" w:hAnsi="Verdana" w:cs="Verdana"/>
          </w:rPr>
          <w:delText xml:space="preserve">s </w:delText>
        </w:r>
        <w:r>
          <w:rPr>
            <w:rFonts w:ascii="Verdana" w:eastAsia="Verdana" w:hAnsi="Verdana" w:cs="Verdana"/>
            <w:spacing w:val="-1"/>
          </w:rPr>
          <w:delText>t</w:delText>
        </w:r>
        <w:r>
          <w:rPr>
            <w:rFonts w:ascii="Verdana" w:eastAsia="Verdana" w:hAnsi="Verdana" w:cs="Verdana"/>
          </w:rPr>
          <w:delText xml:space="preserve">o: </w:delText>
        </w:r>
        <w:r>
          <w:rPr>
            <w:rFonts w:ascii="Verdana" w:eastAsia="Verdana" w:hAnsi="Verdana" w:cs="Verdana"/>
            <w:color w:val="0000FF"/>
            <w:spacing w:val="-76"/>
          </w:rPr>
          <w:delText xml:space="preserve"> </w:delText>
        </w:r>
        <w:r w:rsidR="00EC7B9A">
          <w:fldChar w:fldCharType="begin"/>
        </w:r>
        <w:r w:rsidR="00EC7B9A">
          <w:delInstrText>HYPERLINK "mailto:learnforlife@austinseminary.edu"</w:delInstrText>
        </w:r>
        <w:r w:rsidR="00EC7B9A">
          <w:fldChar w:fldCharType="separate"/>
        </w:r>
        <w:r w:rsidR="00EC7B9A" w:rsidRPr="009A06BD">
          <w:rPr>
            <w:rStyle w:val="Hyperlink"/>
            <w:rFonts w:ascii="Verdana" w:eastAsia="Verdana" w:hAnsi="Verdana" w:cs="Verdana"/>
            <w:spacing w:val="-1"/>
          </w:rPr>
          <w:delText>learnforlife</w:delText>
        </w:r>
        <w:r w:rsidR="00EC7B9A" w:rsidRPr="009A06BD">
          <w:rPr>
            <w:rStyle w:val="Hyperlink"/>
            <w:rFonts w:ascii="Verdana" w:eastAsia="Verdana" w:hAnsi="Verdana" w:cs="Verdana"/>
          </w:rPr>
          <w:delText>@</w:delText>
        </w:r>
        <w:r w:rsidR="00EC7B9A" w:rsidRPr="009A06BD">
          <w:rPr>
            <w:rStyle w:val="Hyperlink"/>
            <w:rFonts w:ascii="Verdana" w:eastAsia="Verdana" w:hAnsi="Verdana" w:cs="Verdana"/>
            <w:spacing w:val="-1"/>
          </w:rPr>
          <w:delText>au</w:delText>
        </w:r>
        <w:r w:rsidR="00EC7B9A" w:rsidRPr="009A06BD">
          <w:rPr>
            <w:rStyle w:val="Hyperlink"/>
            <w:rFonts w:ascii="Verdana" w:eastAsia="Verdana" w:hAnsi="Verdana" w:cs="Verdana"/>
          </w:rPr>
          <w:delText>s</w:delText>
        </w:r>
        <w:r w:rsidR="00EC7B9A" w:rsidRPr="009A06BD">
          <w:rPr>
            <w:rStyle w:val="Hyperlink"/>
            <w:rFonts w:ascii="Verdana" w:eastAsia="Verdana" w:hAnsi="Verdana" w:cs="Verdana"/>
            <w:spacing w:val="-1"/>
          </w:rPr>
          <w:delText>t</w:delText>
        </w:r>
        <w:r w:rsidR="00EC7B9A" w:rsidRPr="009A06BD">
          <w:rPr>
            <w:rStyle w:val="Hyperlink"/>
            <w:rFonts w:ascii="Verdana" w:eastAsia="Verdana" w:hAnsi="Verdana" w:cs="Verdana"/>
            <w:spacing w:val="-3"/>
          </w:rPr>
          <w:delText>i</w:delText>
        </w:r>
        <w:r w:rsidR="00EC7B9A" w:rsidRPr="009A06BD">
          <w:rPr>
            <w:rStyle w:val="Hyperlink"/>
            <w:rFonts w:ascii="Verdana" w:eastAsia="Verdana" w:hAnsi="Verdana" w:cs="Verdana"/>
            <w:spacing w:val="-1"/>
          </w:rPr>
          <w:delText>n</w:delText>
        </w:r>
        <w:r w:rsidR="00EC7B9A" w:rsidRPr="009A06BD">
          <w:rPr>
            <w:rStyle w:val="Hyperlink"/>
            <w:rFonts w:ascii="Verdana" w:eastAsia="Verdana" w:hAnsi="Verdana" w:cs="Verdana"/>
          </w:rPr>
          <w:delText>se</w:delText>
        </w:r>
        <w:r w:rsidR="00EC7B9A" w:rsidRPr="009A06BD">
          <w:rPr>
            <w:rStyle w:val="Hyperlink"/>
            <w:rFonts w:ascii="Verdana" w:eastAsia="Verdana" w:hAnsi="Verdana" w:cs="Verdana"/>
            <w:spacing w:val="-1"/>
          </w:rPr>
          <w:delText>m</w:delText>
        </w:r>
        <w:r w:rsidR="00EC7B9A" w:rsidRPr="009A06BD">
          <w:rPr>
            <w:rStyle w:val="Hyperlink"/>
            <w:rFonts w:ascii="Verdana" w:eastAsia="Verdana" w:hAnsi="Verdana" w:cs="Verdana"/>
            <w:spacing w:val="-3"/>
          </w:rPr>
          <w:delText>i</w:delText>
        </w:r>
        <w:r w:rsidR="00EC7B9A" w:rsidRPr="009A06BD">
          <w:rPr>
            <w:rStyle w:val="Hyperlink"/>
            <w:rFonts w:ascii="Verdana" w:eastAsia="Verdana" w:hAnsi="Verdana" w:cs="Verdana"/>
            <w:spacing w:val="-1"/>
          </w:rPr>
          <w:delText>na</w:delText>
        </w:r>
        <w:r w:rsidR="00EC7B9A" w:rsidRPr="009A06BD">
          <w:rPr>
            <w:rStyle w:val="Hyperlink"/>
            <w:rFonts w:ascii="Verdana" w:eastAsia="Verdana" w:hAnsi="Verdana" w:cs="Verdana"/>
            <w:spacing w:val="2"/>
          </w:rPr>
          <w:delText>r</w:delText>
        </w:r>
        <w:r w:rsidR="00EC7B9A" w:rsidRPr="009A06BD">
          <w:rPr>
            <w:rStyle w:val="Hyperlink"/>
            <w:rFonts w:ascii="Verdana" w:eastAsia="Verdana" w:hAnsi="Verdana" w:cs="Verdana"/>
            <w:spacing w:val="-1"/>
          </w:rPr>
          <w:delText>y</w:delText>
        </w:r>
        <w:r w:rsidR="00EC7B9A" w:rsidRPr="009A06BD">
          <w:rPr>
            <w:rStyle w:val="Hyperlink"/>
            <w:rFonts w:ascii="Verdana" w:eastAsia="Verdana" w:hAnsi="Verdana" w:cs="Verdana"/>
            <w:spacing w:val="1"/>
          </w:rPr>
          <w:delText>.</w:delText>
        </w:r>
        <w:r w:rsidR="00EC7B9A" w:rsidRPr="009A06BD">
          <w:rPr>
            <w:rStyle w:val="Hyperlink"/>
            <w:rFonts w:ascii="Verdana" w:eastAsia="Verdana" w:hAnsi="Verdana" w:cs="Verdana"/>
          </w:rPr>
          <w:delText>e</w:delText>
        </w:r>
        <w:r w:rsidR="00EC7B9A" w:rsidRPr="009A06BD">
          <w:rPr>
            <w:rStyle w:val="Hyperlink"/>
            <w:rFonts w:ascii="Verdana" w:eastAsia="Verdana" w:hAnsi="Verdana" w:cs="Verdana"/>
            <w:spacing w:val="-1"/>
          </w:rPr>
          <w:delText>d</w:delText>
        </w:r>
        <w:r w:rsidR="00EC7B9A" w:rsidRPr="009A06BD">
          <w:rPr>
            <w:rStyle w:val="Hyperlink"/>
            <w:rFonts w:ascii="Verdana" w:eastAsia="Verdana" w:hAnsi="Verdana" w:cs="Verdana"/>
          </w:rPr>
          <w:delText>u</w:delText>
        </w:r>
        <w:r w:rsidR="00EC7B9A">
          <w:fldChar w:fldCharType="end"/>
        </w:r>
        <w:r>
          <w:rPr>
            <w:rFonts w:ascii="Verdana" w:eastAsia="Verdana" w:hAnsi="Verdana" w:cs="Verdana"/>
            <w:color w:val="000000"/>
          </w:rPr>
          <w:delText>.</w:delText>
        </w:r>
      </w:del>
    </w:p>
    <w:p w14:paraId="446A4EEE" w14:textId="77777777" w:rsidR="00932DC9" w:rsidRDefault="00932DC9" w:rsidP="00932DC9">
      <w:pPr>
        <w:spacing w:before="1" w:after="0" w:line="110" w:lineRule="exact"/>
        <w:rPr>
          <w:del w:id="124" w:author="Esther Lønstrup" w:date="2026-09-25T20:08:00Z" w16du:dateUtc="2026-09-26T00:08:00Z"/>
          <w:sz w:val="11"/>
          <w:szCs w:val="11"/>
        </w:rPr>
      </w:pPr>
    </w:p>
    <w:p w14:paraId="3D62CE63" w14:textId="77777777" w:rsidR="00932DC9" w:rsidRDefault="00932DC9" w:rsidP="00932DC9">
      <w:pPr>
        <w:spacing w:after="0" w:line="200" w:lineRule="exact"/>
        <w:rPr>
          <w:del w:id="125" w:author="Esther Lønstrup" w:date="2026-09-25T20:08:00Z" w16du:dateUtc="2026-09-26T00:08:00Z"/>
          <w:sz w:val="20"/>
          <w:szCs w:val="20"/>
        </w:rPr>
      </w:pPr>
    </w:p>
    <w:p w14:paraId="12948236" w14:textId="77777777" w:rsidR="00932DC9" w:rsidRDefault="00932DC9" w:rsidP="00932DC9">
      <w:pPr>
        <w:spacing w:after="0" w:line="200" w:lineRule="exact"/>
        <w:rPr>
          <w:del w:id="126" w:author="Esther Lønstrup" w:date="2026-09-25T20:08:00Z" w16du:dateUtc="2026-09-26T00:08:00Z"/>
          <w:sz w:val="20"/>
          <w:szCs w:val="20"/>
        </w:rPr>
      </w:pPr>
    </w:p>
    <w:p w14:paraId="665407B7" w14:textId="77777777" w:rsidR="00932DC9" w:rsidRDefault="00932DC9" w:rsidP="00932DC9">
      <w:pPr>
        <w:spacing w:before="21" w:after="0" w:line="240" w:lineRule="auto"/>
        <w:ind w:left="100" w:right="-20"/>
        <w:rPr>
          <w:del w:id="127" w:author="Esther Lønstrup" w:date="2026-09-25T20:08:00Z" w16du:dateUtc="2026-09-26T00:08:00Z"/>
          <w:rFonts w:ascii="Verdana" w:eastAsia="Verdana" w:hAnsi="Verdana" w:cs="Verdana"/>
        </w:rPr>
      </w:pPr>
      <w:del w:id="128" w:author="Esther Lønstrup" w:date="2026-09-25T20:08:00Z" w16du:dateUtc="2026-09-26T00:08:00Z">
        <w:r>
          <w:rPr>
            <w:rFonts w:ascii="Verdana" w:eastAsia="Verdana" w:hAnsi="Verdana" w:cs="Verdana"/>
            <w:b/>
            <w:bCs/>
            <w:spacing w:val="-1"/>
          </w:rPr>
          <w:delText>S</w:delText>
        </w:r>
        <w:r>
          <w:rPr>
            <w:rFonts w:ascii="Verdana" w:eastAsia="Verdana" w:hAnsi="Verdana" w:cs="Verdana"/>
            <w:b/>
            <w:bCs/>
          </w:rPr>
          <w:delText>ect</w:delText>
        </w:r>
        <w:r>
          <w:rPr>
            <w:rFonts w:ascii="Verdana" w:eastAsia="Verdana" w:hAnsi="Verdana" w:cs="Verdana"/>
            <w:b/>
            <w:bCs/>
            <w:spacing w:val="-1"/>
          </w:rPr>
          <w:delText>i</w:delText>
        </w:r>
        <w:r>
          <w:rPr>
            <w:rFonts w:ascii="Verdana" w:eastAsia="Verdana" w:hAnsi="Verdana" w:cs="Verdana"/>
            <w:b/>
            <w:bCs/>
          </w:rPr>
          <w:delText>on O</w:delText>
        </w:r>
        <w:r>
          <w:rPr>
            <w:rFonts w:ascii="Verdana" w:eastAsia="Verdana" w:hAnsi="Verdana" w:cs="Verdana"/>
            <w:b/>
            <w:bCs/>
            <w:spacing w:val="1"/>
          </w:rPr>
          <w:delText>n</w:delText>
        </w:r>
        <w:r>
          <w:rPr>
            <w:rFonts w:ascii="Verdana" w:eastAsia="Verdana" w:hAnsi="Verdana" w:cs="Verdana"/>
            <w:b/>
            <w:bCs/>
          </w:rPr>
          <w:delText>e</w:delText>
        </w:r>
      </w:del>
    </w:p>
    <w:p w14:paraId="40B8D6DD" w14:textId="77777777" w:rsidR="00932DC9" w:rsidRDefault="00932DC9" w:rsidP="00932DC9">
      <w:pPr>
        <w:spacing w:before="2" w:after="0" w:line="240" w:lineRule="exact"/>
        <w:rPr>
          <w:del w:id="129" w:author="Esther Lønstrup" w:date="2026-09-25T20:08:00Z" w16du:dateUtc="2026-09-26T00:08:00Z"/>
          <w:sz w:val="24"/>
          <w:szCs w:val="24"/>
        </w:rPr>
      </w:pPr>
    </w:p>
    <w:p w14:paraId="0E17BEE5" w14:textId="77777777" w:rsidR="00932DC9" w:rsidRDefault="00932DC9" w:rsidP="00932DC9">
      <w:pPr>
        <w:spacing w:after="0" w:line="240" w:lineRule="auto"/>
        <w:ind w:left="100" w:right="-20"/>
        <w:rPr>
          <w:del w:id="130" w:author="Esther Lønstrup" w:date="2026-09-25T20:08:00Z" w16du:dateUtc="2026-09-26T00:08:00Z"/>
          <w:rFonts w:ascii="Verdana" w:eastAsia="Verdana" w:hAnsi="Verdana" w:cs="Verdana"/>
        </w:rPr>
      </w:pPr>
      <w:del w:id="131" w:author="Esther Lønstrup" w:date="2026-09-25T20:08:00Z" w16du:dateUtc="2026-09-26T00:08:00Z">
        <w:r>
          <w:rPr>
            <w:rFonts w:ascii="Verdana" w:eastAsia="Verdana" w:hAnsi="Verdana" w:cs="Verdana"/>
            <w:i/>
            <w:spacing w:val="-1"/>
            <w:u w:val="single" w:color="000000"/>
          </w:rPr>
          <w:delText>D</w:delText>
        </w:r>
        <w:r>
          <w:rPr>
            <w:rFonts w:ascii="Verdana" w:eastAsia="Verdana" w:hAnsi="Verdana" w:cs="Verdana"/>
            <w:i/>
            <w:u w:val="single" w:color="000000"/>
          </w:rPr>
          <w:delText>esc</w:delText>
        </w:r>
        <w:r>
          <w:rPr>
            <w:rFonts w:ascii="Verdana" w:eastAsia="Verdana" w:hAnsi="Verdana" w:cs="Verdana"/>
            <w:i/>
            <w:spacing w:val="-1"/>
            <w:u w:val="single" w:color="000000"/>
          </w:rPr>
          <w:delText>r</w:delText>
        </w:r>
        <w:r>
          <w:rPr>
            <w:rFonts w:ascii="Verdana" w:eastAsia="Verdana" w:hAnsi="Verdana" w:cs="Verdana"/>
            <w:i/>
            <w:u w:val="single" w:color="000000"/>
          </w:rPr>
          <w:delText>i</w:delText>
        </w:r>
        <w:r>
          <w:rPr>
            <w:rFonts w:ascii="Verdana" w:eastAsia="Verdana" w:hAnsi="Verdana" w:cs="Verdana"/>
            <w:i/>
            <w:spacing w:val="-1"/>
            <w:u w:val="single" w:color="000000"/>
          </w:rPr>
          <w:delText>pt</w:delText>
        </w:r>
        <w:r>
          <w:rPr>
            <w:rFonts w:ascii="Verdana" w:eastAsia="Verdana" w:hAnsi="Verdana" w:cs="Verdana"/>
            <w:i/>
            <w:u w:val="single" w:color="000000"/>
          </w:rPr>
          <w:delText>io</w:delText>
        </w:r>
        <w:r>
          <w:rPr>
            <w:rFonts w:ascii="Verdana" w:eastAsia="Verdana" w:hAnsi="Verdana" w:cs="Verdana"/>
            <w:i/>
            <w:spacing w:val="-1"/>
            <w:u w:val="single" w:color="000000"/>
          </w:rPr>
          <w:delText>n of Church</w:delText>
        </w:r>
      </w:del>
    </w:p>
    <w:p w14:paraId="40030C2B" w14:textId="77777777" w:rsidR="00932DC9" w:rsidRDefault="00932DC9" w:rsidP="00932DC9">
      <w:pPr>
        <w:spacing w:before="6" w:after="0" w:line="200" w:lineRule="exact"/>
        <w:rPr>
          <w:del w:id="132" w:author="Esther Lønstrup" w:date="2026-09-25T20:08:00Z" w16du:dateUtc="2026-09-26T00:08:00Z"/>
          <w:sz w:val="20"/>
          <w:szCs w:val="20"/>
        </w:rPr>
      </w:pPr>
    </w:p>
    <w:p w14:paraId="4FF69135" w14:textId="77777777" w:rsidR="00932DC9" w:rsidRDefault="00932DC9" w:rsidP="00932DC9">
      <w:pPr>
        <w:spacing w:after="0" w:line="300" w:lineRule="atLeast"/>
        <w:ind w:left="100" w:right="185"/>
        <w:rPr>
          <w:del w:id="133" w:author="Esther Lønstrup" w:date="2026-09-25T20:08:00Z" w16du:dateUtc="2026-09-26T00:08:00Z"/>
          <w:rFonts w:ascii="Verdana" w:eastAsia="Verdana" w:hAnsi="Verdana" w:cs="Verdana"/>
        </w:rPr>
      </w:pPr>
      <w:del w:id="134" w:author="Esther Lønstrup" w:date="2026-09-25T20:08:00Z" w16du:dateUtc="2026-09-26T00:08:00Z">
        <w:r>
          <w:rPr>
            <w:rFonts w:ascii="Verdana" w:eastAsia="Verdana" w:hAnsi="Verdana" w:cs="Verdana"/>
          </w:rPr>
          <w:delText xml:space="preserve">Please answer the questions asked about your church. One of them asks you to tell us about the people in your congregation. This might include general ages of people in your church, the mix of long-time Christians and newer Christians, what brings them joy and what brings them sorrow, struggles and celebrations of the church, and anything else you would like to share. </w:delText>
        </w:r>
      </w:del>
    </w:p>
    <w:p w14:paraId="412D71F3" w14:textId="77777777" w:rsidR="00932DC9" w:rsidRDefault="00932DC9" w:rsidP="00932DC9">
      <w:pPr>
        <w:spacing w:after="0" w:line="300" w:lineRule="atLeast"/>
        <w:ind w:left="100" w:right="185"/>
        <w:rPr>
          <w:del w:id="135" w:author="Esther Lønstrup" w:date="2026-09-25T20:08:00Z" w16du:dateUtc="2026-09-26T00:08:00Z"/>
          <w:rFonts w:ascii="Verdana" w:eastAsia="Verdana" w:hAnsi="Verdana" w:cs="Verdana"/>
        </w:rPr>
      </w:pPr>
    </w:p>
    <w:p w14:paraId="07794D00" w14:textId="77777777" w:rsidR="00932DC9" w:rsidRDefault="00932DC9" w:rsidP="00932DC9">
      <w:pPr>
        <w:spacing w:after="0" w:line="300" w:lineRule="atLeast"/>
        <w:ind w:left="100" w:right="185"/>
        <w:rPr>
          <w:del w:id="136" w:author="Esther Lønstrup" w:date="2026-09-25T20:08:00Z" w16du:dateUtc="2026-09-26T00:08:00Z"/>
          <w:rFonts w:ascii="Verdana" w:eastAsia="Verdana" w:hAnsi="Verdana" w:cs="Verdana"/>
        </w:rPr>
      </w:pPr>
      <w:del w:id="137" w:author="Esther Lønstrup" w:date="2026-09-25T20:08:00Z" w16du:dateUtc="2026-09-26T00:08:00Z">
        <w:r>
          <w:rPr>
            <w:rFonts w:ascii="Verdana" w:eastAsia="Verdana" w:hAnsi="Verdana" w:cs="Verdana"/>
          </w:rPr>
          <w:delText>This is followed by individual names and contact information for each leadership team member, with space to share each person’s role and length of time in leadership. Leaders include people who are paid and who are unpaid but who serve in significant roles. Start with the pastor’s information.</w:delText>
        </w:r>
      </w:del>
    </w:p>
    <w:p w14:paraId="538BA4AF" w14:textId="77777777" w:rsidR="00932DC9" w:rsidRDefault="00932DC9" w:rsidP="00932DC9">
      <w:pPr>
        <w:spacing w:after="0" w:line="220" w:lineRule="exact"/>
        <w:rPr>
          <w:del w:id="138" w:author="Esther Lønstrup" w:date="2026-09-25T20:08:00Z" w16du:dateUtc="2026-09-26T00:08:00Z"/>
        </w:rPr>
      </w:pPr>
    </w:p>
    <w:p w14:paraId="2F39A372" w14:textId="77777777" w:rsidR="00932DC9" w:rsidRDefault="00932DC9" w:rsidP="00932DC9">
      <w:pPr>
        <w:spacing w:before="9" w:after="0" w:line="190" w:lineRule="exact"/>
        <w:rPr>
          <w:del w:id="139" w:author="Esther Lønstrup" w:date="2026-09-25T20:08:00Z" w16du:dateUtc="2026-09-26T00:08:00Z"/>
          <w:sz w:val="19"/>
          <w:szCs w:val="19"/>
        </w:rPr>
      </w:pPr>
    </w:p>
    <w:p w14:paraId="51400608" w14:textId="77777777" w:rsidR="00932DC9" w:rsidRDefault="00932DC9" w:rsidP="00932DC9">
      <w:pPr>
        <w:spacing w:after="0" w:line="240" w:lineRule="auto"/>
        <w:ind w:left="120" w:right="-20"/>
        <w:rPr>
          <w:del w:id="140" w:author="Esther Lønstrup" w:date="2026-09-25T20:08:00Z" w16du:dateUtc="2026-09-26T00:08:00Z"/>
          <w:rFonts w:ascii="Verdana" w:eastAsia="Verdana" w:hAnsi="Verdana" w:cs="Verdana"/>
        </w:rPr>
      </w:pPr>
      <w:del w:id="141" w:author="Esther Lønstrup" w:date="2026-09-25T20:08:00Z" w16du:dateUtc="2026-09-26T00:08:00Z">
        <w:r>
          <w:rPr>
            <w:rFonts w:ascii="Verdana" w:eastAsia="Verdana" w:hAnsi="Verdana" w:cs="Verdana"/>
            <w:i/>
            <w:u w:val="single" w:color="000000"/>
          </w:rPr>
          <w:delText>Primary Contact</w:delText>
        </w:r>
      </w:del>
    </w:p>
    <w:p w14:paraId="203454E6" w14:textId="77777777" w:rsidR="00932DC9" w:rsidRDefault="00932DC9" w:rsidP="00932DC9">
      <w:pPr>
        <w:spacing w:before="1" w:after="0" w:line="240" w:lineRule="exact"/>
        <w:rPr>
          <w:del w:id="142" w:author="Esther Lønstrup" w:date="2026-09-25T20:08:00Z" w16du:dateUtc="2026-09-26T00:08:00Z"/>
          <w:sz w:val="24"/>
          <w:szCs w:val="24"/>
        </w:rPr>
      </w:pPr>
    </w:p>
    <w:p w14:paraId="12A9B5ED" w14:textId="77777777" w:rsidR="00932DC9" w:rsidRDefault="00932DC9" w:rsidP="00932DC9">
      <w:pPr>
        <w:spacing w:after="0" w:line="275" w:lineRule="auto"/>
        <w:ind w:left="120" w:right="450"/>
        <w:rPr>
          <w:del w:id="143" w:author="Esther Lønstrup" w:date="2026-09-25T20:08:00Z" w16du:dateUtc="2026-09-26T00:08:00Z"/>
          <w:rFonts w:ascii="Verdana" w:eastAsia="Verdana" w:hAnsi="Verdana" w:cs="Verdana"/>
        </w:rPr>
      </w:pPr>
      <w:del w:id="144" w:author="Esther Lønstrup" w:date="2026-09-25T20:08:00Z" w16du:dateUtc="2026-09-26T00:08:00Z">
        <w:r>
          <w:rPr>
            <w:rFonts w:ascii="Verdana" w:eastAsia="Verdana" w:hAnsi="Verdana" w:cs="Verdana"/>
          </w:rPr>
          <w:delText>Des</w:delText>
        </w:r>
        <w:r>
          <w:rPr>
            <w:rFonts w:ascii="Verdana" w:eastAsia="Verdana" w:hAnsi="Verdana" w:cs="Verdana"/>
            <w:spacing w:val="-3"/>
          </w:rPr>
          <w:delText>i</w:delText>
        </w:r>
        <w:r>
          <w:rPr>
            <w:rFonts w:ascii="Verdana" w:eastAsia="Verdana" w:hAnsi="Verdana" w:cs="Verdana"/>
            <w:spacing w:val="-1"/>
          </w:rPr>
          <w:delText>gnat</w:delText>
        </w:r>
        <w:r>
          <w:rPr>
            <w:rFonts w:ascii="Verdana" w:eastAsia="Verdana" w:hAnsi="Verdana" w:cs="Verdana"/>
          </w:rPr>
          <w:delText>e o</w:delText>
        </w:r>
        <w:r>
          <w:rPr>
            <w:rFonts w:ascii="Verdana" w:eastAsia="Verdana" w:hAnsi="Verdana" w:cs="Verdana"/>
            <w:spacing w:val="-1"/>
          </w:rPr>
          <w:delText>n</w:delText>
        </w:r>
        <w:r>
          <w:rPr>
            <w:rFonts w:ascii="Verdana" w:eastAsia="Verdana" w:hAnsi="Verdana" w:cs="Verdana"/>
          </w:rPr>
          <w:delText xml:space="preserve">e </w:delText>
        </w:r>
        <w:r>
          <w:rPr>
            <w:rFonts w:ascii="Verdana" w:eastAsia="Verdana" w:hAnsi="Verdana" w:cs="Verdana"/>
            <w:spacing w:val="-1"/>
          </w:rPr>
          <w:delText>m</w:delText>
        </w:r>
        <w:r>
          <w:rPr>
            <w:rFonts w:ascii="Verdana" w:eastAsia="Verdana" w:hAnsi="Verdana" w:cs="Verdana"/>
          </w:rPr>
          <w:delText>e</w:delText>
        </w:r>
        <w:r>
          <w:rPr>
            <w:rFonts w:ascii="Verdana" w:eastAsia="Verdana" w:hAnsi="Verdana" w:cs="Verdana"/>
            <w:spacing w:val="-1"/>
          </w:rPr>
          <w:delText>mb</w:delText>
        </w:r>
        <w:r>
          <w:rPr>
            <w:rFonts w:ascii="Verdana" w:eastAsia="Verdana" w:hAnsi="Verdana" w:cs="Verdana"/>
          </w:rPr>
          <w:delText>er</w:delText>
        </w:r>
        <w:r>
          <w:rPr>
            <w:rFonts w:ascii="Verdana" w:eastAsia="Verdana" w:hAnsi="Verdana" w:cs="Verdana"/>
            <w:spacing w:val="-1"/>
          </w:rPr>
          <w:delText xml:space="preserve"> </w:delText>
        </w:r>
        <w:r>
          <w:rPr>
            <w:rFonts w:ascii="Verdana" w:eastAsia="Verdana" w:hAnsi="Verdana" w:cs="Verdana"/>
          </w:rPr>
          <w:delText>of</w:delText>
        </w:r>
        <w:r>
          <w:rPr>
            <w:rFonts w:ascii="Verdana" w:eastAsia="Verdana" w:hAnsi="Verdana" w:cs="Verdana"/>
            <w:spacing w:val="-1"/>
          </w:rPr>
          <w:delText xml:space="preserve"> th</w:delText>
        </w:r>
        <w:r>
          <w:rPr>
            <w:rFonts w:ascii="Verdana" w:eastAsia="Verdana" w:hAnsi="Verdana" w:cs="Verdana"/>
          </w:rPr>
          <w:delText>e co</w:delText>
        </w:r>
        <w:r>
          <w:rPr>
            <w:rFonts w:ascii="Verdana" w:eastAsia="Verdana" w:hAnsi="Verdana" w:cs="Verdana"/>
            <w:spacing w:val="-1"/>
          </w:rPr>
          <w:delText>h</w:delText>
        </w:r>
        <w:r>
          <w:rPr>
            <w:rFonts w:ascii="Verdana" w:eastAsia="Verdana" w:hAnsi="Verdana" w:cs="Verdana"/>
          </w:rPr>
          <w:delText>o</w:delText>
        </w:r>
        <w:r>
          <w:rPr>
            <w:rFonts w:ascii="Verdana" w:eastAsia="Verdana" w:hAnsi="Verdana" w:cs="Verdana"/>
            <w:spacing w:val="-1"/>
          </w:rPr>
          <w:delText>r</w:delText>
        </w:r>
        <w:r>
          <w:rPr>
            <w:rFonts w:ascii="Verdana" w:eastAsia="Verdana" w:hAnsi="Verdana" w:cs="Verdana"/>
          </w:rPr>
          <w:delText>t</w:delText>
        </w:r>
        <w:r>
          <w:rPr>
            <w:rFonts w:ascii="Verdana" w:eastAsia="Verdana" w:hAnsi="Verdana" w:cs="Verdana"/>
            <w:spacing w:val="-1"/>
          </w:rPr>
          <w:delText xml:space="preserve"> t</w:delText>
        </w:r>
        <w:r>
          <w:rPr>
            <w:rFonts w:ascii="Verdana" w:eastAsia="Verdana" w:hAnsi="Verdana" w:cs="Verdana"/>
          </w:rPr>
          <w:delText xml:space="preserve">o </w:delText>
        </w:r>
        <w:r>
          <w:rPr>
            <w:rFonts w:ascii="Verdana" w:eastAsia="Verdana" w:hAnsi="Verdana" w:cs="Verdana"/>
            <w:spacing w:val="-1"/>
          </w:rPr>
          <w:delText>b</w:delText>
        </w:r>
        <w:r>
          <w:rPr>
            <w:rFonts w:ascii="Verdana" w:eastAsia="Verdana" w:hAnsi="Verdana" w:cs="Verdana"/>
          </w:rPr>
          <w:delText xml:space="preserve">e </w:delText>
        </w:r>
        <w:r>
          <w:rPr>
            <w:rFonts w:ascii="Verdana" w:eastAsia="Verdana" w:hAnsi="Verdana" w:cs="Verdana"/>
            <w:spacing w:val="-1"/>
          </w:rPr>
          <w:delText>th</w:delText>
        </w:r>
        <w:r>
          <w:rPr>
            <w:rFonts w:ascii="Verdana" w:eastAsia="Verdana" w:hAnsi="Verdana" w:cs="Verdana"/>
          </w:rPr>
          <w:delText xml:space="preserve">e </w:delText>
        </w:r>
        <w:r>
          <w:rPr>
            <w:rFonts w:ascii="Verdana" w:eastAsia="Verdana" w:hAnsi="Verdana" w:cs="Verdana"/>
            <w:spacing w:val="-1"/>
          </w:rPr>
          <w:delText>gr</w:delText>
        </w:r>
        <w:r>
          <w:rPr>
            <w:rFonts w:ascii="Verdana" w:eastAsia="Verdana" w:hAnsi="Verdana" w:cs="Verdana"/>
          </w:rPr>
          <w:delText>o</w:delText>
        </w:r>
        <w:r>
          <w:rPr>
            <w:rFonts w:ascii="Verdana" w:eastAsia="Verdana" w:hAnsi="Verdana" w:cs="Verdana"/>
            <w:spacing w:val="-1"/>
          </w:rPr>
          <w:delText>up</w:delText>
        </w:r>
        <w:r>
          <w:rPr>
            <w:rFonts w:ascii="Verdana" w:eastAsia="Verdana" w:hAnsi="Verdana" w:cs="Verdana"/>
          </w:rPr>
          <w:delText xml:space="preserve">’s </w:delText>
        </w:r>
        <w:r>
          <w:rPr>
            <w:rFonts w:ascii="Verdana" w:eastAsia="Verdana" w:hAnsi="Verdana" w:cs="Verdana"/>
            <w:spacing w:val="-1"/>
          </w:rPr>
          <w:delText>ma</w:delText>
        </w:r>
        <w:r>
          <w:rPr>
            <w:rFonts w:ascii="Verdana" w:eastAsia="Verdana" w:hAnsi="Verdana" w:cs="Verdana"/>
            <w:spacing w:val="-3"/>
          </w:rPr>
          <w:delText>i</w:delText>
        </w:r>
        <w:r>
          <w:rPr>
            <w:rFonts w:ascii="Verdana" w:eastAsia="Verdana" w:hAnsi="Verdana" w:cs="Verdana"/>
          </w:rPr>
          <w:delText>n</w:delText>
        </w:r>
        <w:r>
          <w:rPr>
            <w:rFonts w:ascii="Verdana" w:eastAsia="Verdana" w:hAnsi="Verdana" w:cs="Verdana"/>
            <w:spacing w:val="-1"/>
          </w:rPr>
          <w:delText xml:space="preserve"> </w:delText>
        </w:r>
        <w:r>
          <w:rPr>
            <w:rFonts w:ascii="Verdana" w:eastAsia="Verdana" w:hAnsi="Verdana" w:cs="Verdana"/>
          </w:rPr>
          <w:delText>co</w:delText>
        </w:r>
        <w:r>
          <w:rPr>
            <w:rFonts w:ascii="Verdana" w:eastAsia="Verdana" w:hAnsi="Verdana" w:cs="Verdana"/>
            <w:spacing w:val="-1"/>
          </w:rPr>
          <w:delText>n</w:delText>
        </w:r>
        <w:r>
          <w:rPr>
            <w:rFonts w:ascii="Verdana" w:eastAsia="Verdana" w:hAnsi="Verdana" w:cs="Verdana"/>
            <w:spacing w:val="2"/>
          </w:rPr>
          <w:delText>t</w:delText>
        </w:r>
        <w:r>
          <w:rPr>
            <w:rFonts w:ascii="Verdana" w:eastAsia="Verdana" w:hAnsi="Verdana" w:cs="Verdana"/>
            <w:spacing w:val="-1"/>
          </w:rPr>
          <w:delText>a</w:delText>
        </w:r>
        <w:r>
          <w:rPr>
            <w:rFonts w:ascii="Verdana" w:eastAsia="Verdana" w:hAnsi="Verdana" w:cs="Verdana"/>
          </w:rPr>
          <w:delText>ct</w:delText>
        </w:r>
        <w:r>
          <w:rPr>
            <w:rFonts w:ascii="Verdana" w:eastAsia="Verdana" w:hAnsi="Verdana" w:cs="Verdana"/>
            <w:spacing w:val="-1"/>
          </w:rPr>
          <w:delText xml:space="preserve"> p</w:delText>
        </w:r>
        <w:r>
          <w:rPr>
            <w:rFonts w:ascii="Verdana" w:eastAsia="Verdana" w:hAnsi="Verdana" w:cs="Verdana"/>
          </w:rPr>
          <w:delText>e</w:delText>
        </w:r>
        <w:r>
          <w:rPr>
            <w:rFonts w:ascii="Verdana" w:eastAsia="Verdana" w:hAnsi="Verdana" w:cs="Verdana"/>
            <w:spacing w:val="-1"/>
          </w:rPr>
          <w:delText>r</w:delText>
        </w:r>
        <w:r>
          <w:rPr>
            <w:rFonts w:ascii="Verdana" w:eastAsia="Verdana" w:hAnsi="Verdana" w:cs="Verdana"/>
          </w:rPr>
          <w:delText>son</w:delText>
        </w:r>
        <w:r>
          <w:rPr>
            <w:rFonts w:ascii="Verdana" w:eastAsia="Verdana" w:hAnsi="Verdana" w:cs="Verdana"/>
            <w:spacing w:val="-1"/>
          </w:rPr>
          <w:delText xml:space="preserve"> w</w:delText>
        </w:r>
        <w:r>
          <w:rPr>
            <w:rFonts w:ascii="Verdana" w:eastAsia="Verdana" w:hAnsi="Verdana" w:cs="Verdana"/>
            <w:spacing w:val="-3"/>
          </w:rPr>
          <w:delText>i</w:delText>
        </w:r>
        <w:r>
          <w:rPr>
            <w:rFonts w:ascii="Verdana" w:eastAsia="Verdana" w:hAnsi="Verdana" w:cs="Verdana"/>
            <w:spacing w:val="-1"/>
          </w:rPr>
          <w:delText>th th</w:delText>
        </w:r>
        <w:r>
          <w:rPr>
            <w:rFonts w:ascii="Verdana" w:eastAsia="Verdana" w:hAnsi="Verdana" w:cs="Verdana"/>
          </w:rPr>
          <w:delText>e se</w:delText>
        </w:r>
        <w:r>
          <w:rPr>
            <w:rFonts w:ascii="Verdana" w:eastAsia="Verdana" w:hAnsi="Verdana" w:cs="Verdana"/>
            <w:spacing w:val="-1"/>
          </w:rPr>
          <w:delText>m</w:delText>
        </w:r>
        <w:r>
          <w:rPr>
            <w:rFonts w:ascii="Verdana" w:eastAsia="Verdana" w:hAnsi="Verdana" w:cs="Verdana"/>
            <w:spacing w:val="-3"/>
          </w:rPr>
          <w:delText>i</w:delText>
        </w:r>
        <w:r>
          <w:rPr>
            <w:rFonts w:ascii="Verdana" w:eastAsia="Verdana" w:hAnsi="Verdana" w:cs="Verdana"/>
            <w:spacing w:val="-1"/>
          </w:rPr>
          <w:delText>nary.</w:delText>
        </w:r>
      </w:del>
    </w:p>
    <w:p w14:paraId="13B50BAF" w14:textId="77777777" w:rsidR="00932DC9" w:rsidRDefault="00932DC9" w:rsidP="00932DC9">
      <w:pPr>
        <w:spacing w:before="9" w:after="0" w:line="190" w:lineRule="exact"/>
        <w:rPr>
          <w:del w:id="145" w:author="Esther Lønstrup" w:date="2026-09-25T20:08:00Z" w16du:dateUtc="2026-09-26T00:08:00Z"/>
          <w:sz w:val="19"/>
          <w:szCs w:val="19"/>
        </w:rPr>
      </w:pPr>
    </w:p>
    <w:p w14:paraId="5094A9AF" w14:textId="77777777" w:rsidR="00932DC9" w:rsidRDefault="00932DC9" w:rsidP="00932DC9">
      <w:pPr>
        <w:spacing w:after="0" w:line="240" w:lineRule="auto"/>
        <w:ind w:left="120" w:right="-20"/>
        <w:rPr>
          <w:del w:id="146" w:author="Esther Lønstrup" w:date="2026-09-25T20:08:00Z" w16du:dateUtc="2026-09-26T00:08:00Z"/>
          <w:rFonts w:ascii="Verdana" w:eastAsia="Verdana" w:hAnsi="Verdana" w:cs="Verdana"/>
        </w:rPr>
      </w:pPr>
      <w:del w:id="147" w:author="Esther Lønstrup" w:date="2026-09-25T20:08:00Z" w16du:dateUtc="2026-09-26T00:08:00Z">
        <w:r>
          <w:rPr>
            <w:rFonts w:ascii="Verdana" w:eastAsia="Verdana" w:hAnsi="Verdana" w:cs="Verdana"/>
            <w:b/>
            <w:bCs/>
            <w:spacing w:val="-1"/>
          </w:rPr>
          <w:delText>S</w:delText>
        </w:r>
        <w:r>
          <w:rPr>
            <w:rFonts w:ascii="Verdana" w:eastAsia="Verdana" w:hAnsi="Verdana" w:cs="Verdana"/>
            <w:b/>
            <w:bCs/>
          </w:rPr>
          <w:delText>ect</w:delText>
        </w:r>
        <w:r>
          <w:rPr>
            <w:rFonts w:ascii="Verdana" w:eastAsia="Verdana" w:hAnsi="Verdana" w:cs="Verdana"/>
            <w:b/>
            <w:bCs/>
            <w:spacing w:val="-1"/>
          </w:rPr>
          <w:delText>i</w:delText>
        </w:r>
        <w:r>
          <w:rPr>
            <w:rFonts w:ascii="Verdana" w:eastAsia="Verdana" w:hAnsi="Verdana" w:cs="Verdana"/>
            <w:b/>
            <w:bCs/>
          </w:rPr>
          <w:delText xml:space="preserve">on </w:delText>
        </w:r>
        <w:r>
          <w:rPr>
            <w:rFonts w:ascii="Verdana" w:eastAsia="Verdana" w:hAnsi="Verdana" w:cs="Verdana"/>
            <w:b/>
            <w:bCs/>
            <w:spacing w:val="1"/>
          </w:rPr>
          <w:delText>T</w:delText>
        </w:r>
        <w:r>
          <w:rPr>
            <w:rFonts w:ascii="Verdana" w:eastAsia="Verdana" w:hAnsi="Verdana" w:cs="Verdana"/>
            <w:b/>
            <w:bCs/>
          </w:rPr>
          <w:delText>wo</w:delText>
        </w:r>
      </w:del>
    </w:p>
    <w:p w14:paraId="723E70B2" w14:textId="77777777" w:rsidR="00932DC9" w:rsidRDefault="00932DC9" w:rsidP="00932DC9">
      <w:pPr>
        <w:spacing w:before="1" w:after="0" w:line="240" w:lineRule="exact"/>
        <w:rPr>
          <w:del w:id="148" w:author="Esther Lønstrup" w:date="2026-09-25T20:08:00Z" w16du:dateUtc="2026-09-26T00:08:00Z"/>
          <w:sz w:val="24"/>
          <w:szCs w:val="24"/>
        </w:rPr>
      </w:pPr>
    </w:p>
    <w:p w14:paraId="607644F6" w14:textId="77777777" w:rsidR="00932DC9" w:rsidRDefault="00932DC9" w:rsidP="00932DC9">
      <w:pPr>
        <w:spacing w:before="9" w:after="0" w:line="190" w:lineRule="exact"/>
        <w:rPr>
          <w:del w:id="149" w:author="Esther Lønstrup" w:date="2026-09-25T20:08:00Z" w16du:dateUtc="2026-09-26T00:08:00Z"/>
          <w:sz w:val="19"/>
          <w:szCs w:val="19"/>
        </w:rPr>
      </w:pPr>
    </w:p>
    <w:p w14:paraId="34408B94" w14:textId="77777777" w:rsidR="00932DC9" w:rsidRDefault="00932DC9" w:rsidP="00932DC9">
      <w:pPr>
        <w:spacing w:after="0" w:line="240" w:lineRule="auto"/>
        <w:ind w:left="120" w:right="-20"/>
        <w:rPr>
          <w:del w:id="150" w:author="Esther Lønstrup" w:date="2026-09-25T20:08:00Z" w16du:dateUtc="2026-09-26T00:08:00Z"/>
          <w:rFonts w:ascii="Verdana" w:eastAsia="Verdana" w:hAnsi="Verdana" w:cs="Verdana"/>
        </w:rPr>
      </w:pPr>
      <w:del w:id="151" w:author="Esther Lønstrup" w:date="2026-09-25T20:08:00Z" w16du:dateUtc="2026-09-26T00:08:00Z">
        <w:r>
          <w:rPr>
            <w:rFonts w:ascii="Verdana" w:eastAsia="Verdana" w:hAnsi="Verdana" w:cs="Verdana"/>
          </w:rPr>
          <w:delText>As a</w:delText>
        </w:r>
        <w:r>
          <w:rPr>
            <w:rFonts w:ascii="Verdana" w:eastAsia="Verdana" w:hAnsi="Verdana" w:cs="Verdana"/>
            <w:spacing w:val="-1"/>
          </w:rPr>
          <w:delText xml:space="preserve"> leadership team</w:delText>
        </w:r>
        <w:r>
          <w:rPr>
            <w:rFonts w:ascii="Verdana" w:eastAsia="Verdana" w:hAnsi="Verdana" w:cs="Verdana"/>
          </w:rPr>
          <w:delText>,</w:delText>
        </w:r>
        <w:r>
          <w:rPr>
            <w:rFonts w:ascii="Verdana" w:eastAsia="Verdana" w:hAnsi="Verdana" w:cs="Verdana"/>
            <w:spacing w:val="-2"/>
          </w:rPr>
          <w:delText xml:space="preserve"> </w:delText>
        </w:r>
        <w:r>
          <w:rPr>
            <w:rFonts w:ascii="Verdana" w:eastAsia="Verdana" w:hAnsi="Verdana" w:cs="Verdana"/>
            <w:spacing w:val="-1"/>
          </w:rPr>
          <w:delText>an</w:delText>
        </w:r>
        <w:r>
          <w:rPr>
            <w:rFonts w:ascii="Verdana" w:eastAsia="Verdana" w:hAnsi="Verdana" w:cs="Verdana"/>
          </w:rPr>
          <w:delText>s</w:delText>
        </w:r>
        <w:r>
          <w:rPr>
            <w:rFonts w:ascii="Verdana" w:eastAsia="Verdana" w:hAnsi="Verdana" w:cs="Verdana"/>
            <w:spacing w:val="-1"/>
          </w:rPr>
          <w:delText>w</w:delText>
        </w:r>
        <w:r>
          <w:rPr>
            <w:rFonts w:ascii="Verdana" w:eastAsia="Verdana" w:hAnsi="Verdana" w:cs="Verdana"/>
          </w:rPr>
          <w:delText>er</w:delText>
        </w:r>
        <w:r>
          <w:rPr>
            <w:rFonts w:ascii="Verdana" w:eastAsia="Verdana" w:hAnsi="Verdana" w:cs="Verdana"/>
            <w:spacing w:val="-1"/>
          </w:rPr>
          <w:delText xml:space="preserve"> th</w:delText>
        </w:r>
        <w:r>
          <w:rPr>
            <w:rFonts w:ascii="Verdana" w:eastAsia="Verdana" w:hAnsi="Verdana" w:cs="Verdana"/>
          </w:rPr>
          <w:delText xml:space="preserve">e </w:delText>
        </w:r>
        <w:r>
          <w:rPr>
            <w:rFonts w:ascii="Verdana" w:eastAsia="Verdana" w:hAnsi="Verdana" w:cs="Verdana"/>
            <w:spacing w:val="-1"/>
          </w:rPr>
          <w:delText>qu</w:delText>
        </w:r>
        <w:r>
          <w:rPr>
            <w:rFonts w:ascii="Verdana" w:eastAsia="Verdana" w:hAnsi="Verdana" w:cs="Verdana"/>
          </w:rPr>
          <w:delText>es</w:delText>
        </w:r>
        <w:r>
          <w:rPr>
            <w:rFonts w:ascii="Verdana" w:eastAsia="Verdana" w:hAnsi="Verdana" w:cs="Verdana"/>
            <w:spacing w:val="-1"/>
          </w:rPr>
          <w:delText>t</w:delText>
        </w:r>
        <w:r>
          <w:rPr>
            <w:rFonts w:ascii="Verdana" w:eastAsia="Verdana" w:hAnsi="Verdana" w:cs="Verdana"/>
            <w:spacing w:val="-3"/>
          </w:rPr>
          <w:delText>i</w:delText>
        </w:r>
        <w:r>
          <w:rPr>
            <w:rFonts w:ascii="Verdana" w:eastAsia="Verdana" w:hAnsi="Verdana" w:cs="Verdana"/>
          </w:rPr>
          <w:delText>o</w:delText>
        </w:r>
        <w:r>
          <w:rPr>
            <w:rFonts w:ascii="Verdana" w:eastAsia="Verdana" w:hAnsi="Verdana" w:cs="Verdana"/>
            <w:spacing w:val="-1"/>
          </w:rPr>
          <w:delText>n</w:delText>
        </w:r>
        <w:r>
          <w:rPr>
            <w:rFonts w:ascii="Verdana" w:eastAsia="Verdana" w:hAnsi="Verdana" w:cs="Verdana"/>
          </w:rPr>
          <w:delText xml:space="preserve">s </w:delText>
        </w:r>
        <w:r>
          <w:rPr>
            <w:rFonts w:ascii="Verdana" w:eastAsia="Verdana" w:hAnsi="Verdana" w:cs="Verdana"/>
            <w:spacing w:val="-3"/>
          </w:rPr>
          <w:delText>i</w:delText>
        </w:r>
        <w:r>
          <w:rPr>
            <w:rFonts w:ascii="Verdana" w:eastAsia="Verdana" w:hAnsi="Verdana" w:cs="Verdana"/>
          </w:rPr>
          <w:delText>n</w:delText>
        </w:r>
        <w:r>
          <w:rPr>
            <w:rFonts w:ascii="Verdana" w:eastAsia="Verdana" w:hAnsi="Verdana" w:cs="Verdana"/>
            <w:spacing w:val="1"/>
          </w:rPr>
          <w:delText xml:space="preserve"> </w:delText>
        </w:r>
        <w:r>
          <w:rPr>
            <w:rFonts w:ascii="Verdana" w:eastAsia="Verdana" w:hAnsi="Verdana" w:cs="Verdana"/>
            <w:spacing w:val="-1"/>
          </w:rPr>
          <w:delText>th</w:delText>
        </w:r>
        <w:r>
          <w:rPr>
            <w:rFonts w:ascii="Verdana" w:eastAsia="Verdana" w:hAnsi="Verdana" w:cs="Verdana"/>
          </w:rPr>
          <w:delText>e s</w:delText>
        </w:r>
        <w:r>
          <w:rPr>
            <w:rFonts w:ascii="Verdana" w:eastAsia="Verdana" w:hAnsi="Verdana" w:cs="Verdana"/>
            <w:spacing w:val="2"/>
          </w:rPr>
          <w:delText>p</w:delText>
        </w:r>
        <w:r>
          <w:rPr>
            <w:rFonts w:ascii="Verdana" w:eastAsia="Verdana" w:hAnsi="Verdana" w:cs="Verdana"/>
            <w:spacing w:val="-1"/>
          </w:rPr>
          <w:delText>a</w:delText>
        </w:r>
        <w:r>
          <w:rPr>
            <w:rFonts w:ascii="Verdana" w:eastAsia="Verdana" w:hAnsi="Verdana" w:cs="Verdana"/>
          </w:rPr>
          <w:delText xml:space="preserve">ces </w:delText>
        </w:r>
        <w:r>
          <w:rPr>
            <w:rFonts w:ascii="Verdana" w:eastAsia="Verdana" w:hAnsi="Verdana" w:cs="Verdana"/>
            <w:spacing w:val="-1"/>
          </w:rPr>
          <w:delText>pr</w:delText>
        </w:r>
        <w:r>
          <w:rPr>
            <w:rFonts w:ascii="Verdana" w:eastAsia="Verdana" w:hAnsi="Verdana" w:cs="Verdana"/>
          </w:rPr>
          <w:delText>o</w:delText>
        </w:r>
        <w:r>
          <w:rPr>
            <w:rFonts w:ascii="Verdana" w:eastAsia="Verdana" w:hAnsi="Verdana" w:cs="Verdana"/>
            <w:spacing w:val="-1"/>
          </w:rPr>
          <w:delText>v</w:delText>
        </w:r>
        <w:r>
          <w:rPr>
            <w:rFonts w:ascii="Verdana" w:eastAsia="Verdana" w:hAnsi="Verdana" w:cs="Verdana"/>
            <w:spacing w:val="-3"/>
          </w:rPr>
          <w:delText>i</w:delText>
        </w:r>
        <w:r>
          <w:rPr>
            <w:rFonts w:ascii="Verdana" w:eastAsia="Verdana" w:hAnsi="Verdana" w:cs="Verdana"/>
            <w:spacing w:val="-1"/>
          </w:rPr>
          <w:delText>d</w:delText>
        </w:r>
        <w:r>
          <w:rPr>
            <w:rFonts w:ascii="Verdana" w:eastAsia="Verdana" w:hAnsi="Verdana" w:cs="Verdana"/>
          </w:rPr>
          <w:delText>e</w:delText>
        </w:r>
        <w:r>
          <w:rPr>
            <w:rFonts w:ascii="Verdana" w:eastAsia="Verdana" w:hAnsi="Verdana" w:cs="Verdana"/>
            <w:spacing w:val="-1"/>
          </w:rPr>
          <w:delText>d.</w:delText>
        </w:r>
      </w:del>
    </w:p>
    <w:p w14:paraId="2B376A0F" w14:textId="77777777" w:rsidR="00932DC9" w:rsidRDefault="00932DC9" w:rsidP="00932DC9">
      <w:pPr>
        <w:spacing w:before="1" w:after="0" w:line="240" w:lineRule="exact"/>
        <w:rPr>
          <w:del w:id="152" w:author="Esther Lønstrup" w:date="2026-09-25T20:08:00Z" w16du:dateUtc="2026-09-26T00:08:00Z"/>
          <w:sz w:val="24"/>
          <w:szCs w:val="24"/>
        </w:rPr>
      </w:pPr>
    </w:p>
    <w:p w14:paraId="07EC8B42" w14:textId="77777777" w:rsidR="00932DC9" w:rsidRDefault="00932DC9" w:rsidP="00932DC9">
      <w:pPr>
        <w:spacing w:after="0" w:line="240" w:lineRule="auto"/>
        <w:ind w:left="480" w:right="-20"/>
        <w:rPr>
          <w:del w:id="153" w:author="Esther Lønstrup" w:date="2026-09-25T20:08:00Z" w16du:dateUtc="2026-09-26T00:08:00Z"/>
          <w:rFonts w:ascii="Verdana" w:eastAsia="Verdana" w:hAnsi="Verdana" w:cs="Verdana"/>
        </w:rPr>
      </w:pPr>
      <w:del w:id="154" w:author="Esther Lønstrup" w:date="2026-09-25T20:08:00Z" w16du:dateUtc="2026-09-26T00:08:00Z">
        <w:r>
          <w:rPr>
            <w:rFonts w:ascii="Verdana" w:eastAsia="Verdana" w:hAnsi="Verdana" w:cs="Verdana"/>
            <w:spacing w:val="-1"/>
          </w:rPr>
          <w:delText>1</w:delText>
        </w:r>
        <w:r>
          <w:rPr>
            <w:rFonts w:ascii="Verdana" w:eastAsia="Verdana" w:hAnsi="Verdana" w:cs="Verdana"/>
          </w:rPr>
          <w:delText>.</w:delText>
        </w:r>
        <w:r>
          <w:rPr>
            <w:rFonts w:ascii="Verdana" w:eastAsia="Verdana" w:hAnsi="Verdana" w:cs="Verdana"/>
            <w:spacing w:val="63"/>
          </w:rPr>
          <w:delText xml:space="preserve"> </w:delText>
        </w:r>
        <w:r>
          <w:rPr>
            <w:rFonts w:ascii="Verdana" w:eastAsia="Verdana" w:hAnsi="Verdana" w:cs="Verdana"/>
          </w:rPr>
          <w:delText>W</w:delText>
        </w:r>
        <w:r>
          <w:rPr>
            <w:rFonts w:ascii="Verdana" w:eastAsia="Verdana" w:hAnsi="Verdana" w:cs="Verdana"/>
            <w:spacing w:val="-1"/>
          </w:rPr>
          <w:delText>hy is this an important time for rest, renewal, fellowship and learning for the leaders in your church? (word limit: 250)</w:delText>
        </w:r>
      </w:del>
    </w:p>
    <w:p w14:paraId="18A7133C" w14:textId="77777777" w:rsidR="00932DC9" w:rsidRDefault="00932DC9" w:rsidP="00932DC9">
      <w:pPr>
        <w:spacing w:before="39" w:after="0" w:line="240" w:lineRule="auto"/>
        <w:ind w:left="480" w:right="-20"/>
        <w:rPr>
          <w:del w:id="155" w:author="Esther Lønstrup" w:date="2026-09-25T20:08:00Z" w16du:dateUtc="2026-09-26T00:08:00Z"/>
          <w:rFonts w:ascii="Verdana" w:eastAsia="Verdana" w:hAnsi="Verdana" w:cs="Verdana"/>
        </w:rPr>
      </w:pPr>
      <w:del w:id="156" w:author="Esther Lønstrup" w:date="2026-09-25T20:08:00Z" w16du:dateUtc="2026-09-26T00:08:00Z">
        <w:r>
          <w:rPr>
            <w:rFonts w:ascii="Verdana" w:eastAsia="Verdana" w:hAnsi="Verdana" w:cs="Verdana"/>
            <w:spacing w:val="-1"/>
          </w:rPr>
          <w:delText>2</w:delText>
        </w:r>
        <w:r>
          <w:rPr>
            <w:rFonts w:ascii="Verdana" w:eastAsia="Verdana" w:hAnsi="Verdana" w:cs="Verdana"/>
          </w:rPr>
          <w:delText>.</w:delText>
        </w:r>
        <w:r>
          <w:rPr>
            <w:rFonts w:ascii="Verdana" w:eastAsia="Verdana" w:hAnsi="Verdana" w:cs="Verdana"/>
            <w:spacing w:val="63"/>
          </w:rPr>
          <w:delText xml:space="preserve"> </w:delText>
        </w:r>
        <w:r>
          <w:rPr>
            <w:rFonts w:ascii="Verdana" w:eastAsia="Verdana" w:hAnsi="Verdana" w:cs="Verdana"/>
          </w:rPr>
          <w:delText>What do you propose to do with the grant money for rest, renewal, fellowship and learning for the ministry leaders?</w:delText>
        </w:r>
        <w:r>
          <w:rPr>
            <w:rFonts w:ascii="Verdana" w:eastAsia="Verdana" w:hAnsi="Verdana" w:cs="Verdana"/>
            <w:spacing w:val="-1"/>
          </w:rPr>
          <w:delText xml:space="preserve"> </w:delText>
        </w:r>
      </w:del>
    </w:p>
    <w:p w14:paraId="5C99975F" w14:textId="77777777" w:rsidR="00932DC9" w:rsidRDefault="00932DC9" w:rsidP="00932DC9">
      <w:pPr>
        <w:spacing w:before="39" w:after="0" w:line="240" w:lineRule="auto"/>
        <w:ind w:right="-20"/>
        <w:rPr>
          <w:del w:id="157" w:author="Esther Lønstrup" w:date="2026-09-25T20:08:00Z" w16du:dateUtc="2026-09-26T00:08:00Z"/>
          <w:rFonts w:ascii="Verdana" w:eastAsia="Verdana" w:hAnsi="Verdana" w:cs="Verdana"/>
        </w:rPr>
      </w:pPr>
    </w:p>
    <w:p w14:paraId="0B5108A8" w14:textId="2578ED75" w:rsidR="00932DC9" w:rsidRPr="005F7B3E" w:rsidRDefault="00932DC9" w:rsidP="00932DC9">
      <w:pPr>
        <w:spacing w:after="0" w:line="275" w:lineRule="auto"/>
        <w:ind w:right="925"/>
        <w:rPr>
          <w:del w:id="158" w:author="Esther Lønstrup" w:date="2026-09-25T20:08:00Z" w16du:dateUtc="2026-09-26T00:08:00Z"/>
          <w:rFonts w:ascii="Verdana" w:eastAsia="Verdana" w:hAnsi="Verdana" w:cs="Verdana"/>
        </w:rPr>
      </w:pPr>
      <w:del w:id="159" w:author="Esther Lønstrup" w:date="2026-09-25T20:08:00Z" w16du:dateUtc="2026-09-26T00:08:00Z">
        <w:r w:rsidRPr="00CA3151">
          <w:rPr>
            <w:rFonts w:ascii="Verdana" w:eastAsia="Verdana" w:hAnsi="Verdana" w:cs="Verdana"/>
            <w:i/>
            <w:iCs/>
            <w:spacing w:val="1"/>
          </w:rPr>
          <w:delText>T</w:delText>
        </w:r>
        <w:r w:rsidRPr="00CA3151">
          <w:rPr>
            <w:rFonts w:ascii="Verdana" w:eastAsia="Verdana" w:hAnsi="Verdana" w:cs="Verdana"/>
            <w:i/>
            <w:iCs/>
            <w:spacing w:val="-3"/>
          </w:rPr>
          <w:delText>i</w:delText>
        </w:r>
        <w:r w:rsidRPr="00CA3151">
          <w:rPr>
            <w:rFonts w:ascii="Verdana" w:eastAsia="Verdana" w:hAnsi="Verdana" w:cs="Verdana"/>
            <w:i/>
            <w:iCs/>
            <w:spacing w:val="-1"/>
          </w:rPr>
          <w:delText>m</w:delText>
        </w:r>
        <w:r w:rsidRPr="00CA3151">
          <w:rPr>
            <w:rFonts w:ascii="Verdana" w:eastAsia="Verdana" w:hAnsi="Verdana" w:cs="Verdana"/>
            <w:i/>
            <w:iCs/>
            <w:spacing w:val="3"/>
          </w:rPr>
          <w:delText>e</w:delText>
        </w:r>
        <w:r w:rsidRPr="00CA3151">
          <w:rPr>
            <w:rFonts w:ascii="Verdana" w:eastAsia="Verdana" w:hAnsi="Verdana" w:cs="Verdana"/>
            <w:i/>
            <w:iCs/>
          </w:rPr>
          <w:delText>l</w:delText>
        </w:r>
        <w:r w:rsidRPr="00CA3151">
          <w:rPr>
            <w:rFonts w:ascii="Verdana" w:eastAsia="Verdana" w:hAnsi="Verdana" w:cs="Verdana"/>
            <w:i/>
            <w:iCs/>
            <w:spacing w:val="-3"/>
          </w:rPr>
          <w:delText>i</w:delText>
        </w:r>
        <w:r w:rsidRPr="00CA3151">
          <w:rPr>
            <w:rFonts w:ascii="Verdana" w:eastAsia="Verdana" w:hAnsi="Verdana" w:cs="Verdana"/>
            <w:i/>
            <w:iCs/>
            <w:spacing w:val="-1"/>
          </w:rPr>
          <w:delText>n</w:delText>
        </w:r>
        <w:r w:rsidRPr="00CA3151">
          <w:rPr>
            <w:rFonts w:ascii="Verdana" w:eastAsia="Verdana" w:hAnsi="Verdana" w:cs="Verdana"/>
            <w:i/>
            <w:iCs/>
          </w:rPr>
          <w:delText>e of</w:delText>
        </w:r>
        <w:r w:rsidRPr="00CA3151">
          <w:rPr>
            <w:rFonts w:ascii="Verdana" w:eastAsia="Verdana" w:hAnsi="Verdana" w:cs="Verdana"/>
            <w:i/>
            <w:iCs/>
            <w:spacing w:val="-1"/>
          </w:rPr>
          <w:delText xml:space="preserve"> a</w:delText>
        </w:r>
        <w:r w:rsidRPr="00CA3151">
          <w:rPr>
            <w:rFonts w:ascii="Verdana" w:eastAsia="Verdana" w:hAnsi="Verdana" w:cs="Verdana"/>
            <w:i/>
            <w:iCs/>
          </w:rPr>
          <w:delText>c</w:delText>
        </w:r>
        <w:r w:rsidRPr="00CA3151">
          <w:rPr>
            <w:rFonts w:ascii="Verdana" w:eastAsia="Verdana" w:hAnsi="Verdana" w:cs="Verdana"/>
            <w:i/>
            <w:iCs/>
            <w:spacing w:val="2"/>
          </w:rPr>
          <w:delText>t</w:delText>
        </w:r>
        <w:r w:rsidRPr="00CA3151">
          <w:rPr>
            <w:rFonts w:ascii="Verdana" w:eastAsia="Verdana" w:hAnsi="Verdana" w:cs="Verdana"/>
            <w:i/>
            <w:iCs/>
            <w:spacing w:val="-3"/>
          </w:rPr>
          <w:delText>i</w:delText>
        </w:r>
        <w:r w:rsidRPr="00CA3151">
          <w:rPr>
            <w:rFonts w:ascii="Verdana" w:eastAsia="Verdana" w:hAnsi="Verdana" w:cs="Verdana"/>
            <w:i/>
            <w:iCs/>
          </w:rPr>
          <w:delText>o</w:delText>
        </w:r>
        <w:r w:rsidRPr="00CA3151">
          <w:rPr>
            <w:rFonts w:ascii="Verdana" w:eastAsia="Verdana" w:hAnsi="Verdana" w:cs="Verdana"/>
            <w:i/>
            <w:iCs/>
            <w:spacing w:val="-1"/>
          </w:rPr>
          <w:delText>n</w:delText>
        </w:r>
        <w:r w:rsidRPr="00CA3151">
          <w:rPr>
            <w:rFonts w:ascii="Verdana" w:eastAsia="Verdana" w:hAnsi="Verdana" w:cs="Verdana"/>
            <w:i/>
            <w:iCs/>
          </w:rPr>
          <w:delText>s</w:delText>
        </w:r>
        <w:r>
          <w:rPr>
            <w:rFonts w:ascii="Verdana" w:eastAsia="Verdana" w:hAnsi="Verdana" w:cs="Verdana"/>
          </w:rPr>
          <w:delText>—Be</w:delText>
        </w:r>
        <w:r>
          <w:rPr>
            <w:rFonts w:ascii="Verdana" w:eastAsia="Verdana" w:hAnsi="Verdana" w:cs="Verdana"/>
            <w:spacing w:val="-1"/>
          </w:rPr>
          <w:delText>g</w:delText>
        </w:r>
        <w:r>
          <w:rPr>
            <w:rFonts w:ascii="Verdana" w:eastAsia="Verdana" w:hAnsi="Verdana" w:cs="Verdana"/>
            <w:spacing w:val="-3"/>
          </w:rPr>
          <w:delText>i</w:delText>
        </w:r>
        <w:r>
          <w:rPr>
            <w:rFonts w:ascii="Verdana" w:eastAsia="Verdana" w:hAnsi="Verdana" w:cs="Verdana"/>
          </w:rPr>
          <w:delText>n</w:delText>
        </w:r>
        <w:r>
          <w:rPr>
            <w:rFonts w:ascii="Verdana" w:eastAsia="Verdana" w:hAnsi="Verdana" w:cs="Verdana"/>
            <w:spacing w:val="-1"/>
          </w:rPr>
          <w:delText xml:space="preserve"> </w:delText>
        </w:r>
        <w:r>
          <w:rPr>
            <w:rFonts w:ascii="Verdana" w:eastAsia="Verdana" w:hAnsi="Verdana" w:cs="Verdana"/>
            <w:spacing w:val="2"/>
          </w:rPr>
          <w:delText>w</w:delText>
        </w:r>
        <w:r>
          <w:rPr>
            <w:rFonts w:ascii="Verdana" w:eastAsia="Verdana" w:hAnsi="Verdana" w:cs="Verdana"/>
            <w:spacing w:val="-3"/>
          </w:rPr>
          <w:delText>i</w:delText>
        </w:r>
        <w:r>
          <w:rPr>
            <w:rFonts w:ascii="Verdana" w:eastAsia="Verdana" w:hAnsi="Verdana" w:cs="Verdana"/>
            <w:spacing w:val="-1"/>
          </w:rPr>
          <w:delText>t</w:delText>
        </w:r>
        <w:r>
          <w:rPr>
            <w:rFonts w:ascii="Verdana" w:eastAsia="Verdana" w:hAnsi="Verdana" w:cs="Verdana"/>
          </w:rPr>
          <w:delText>h</w:delText>
        </w:r>
        <w:r>
          <w:rPr>
            <w:rFonts w:ascii="Verdana" w:eastAsia="Verdana" w:hAnsi="Verdana" w:cs="Verdana"/>
            <w:spacing w:val="1"/>
          </w:rPr>
          <w:delText xml:space="preserve"> July 1, 202</w:delText>
        </w:r>
        <w:r w:rsidR="00EC7B9A">
          <w:rPr>
            <w:rFonts w:ascii="Verdana" w:eastAsia="Verdana" w:hAnsi="Verdana" w:cs="Verdana"/>
            <w:spacing w:val="1"/>
          </w:rPr>
          <w:delText>5</w:delText>
        </w:r>
        <w:r>
          <w:rPr>
            <w:rFonts w:ascii="Verdana" w:eastAsia="Verdana" w:hAnsi="Verdana" w:cs="Verdana"/>
          </w:rPr>
          <w:delText>;</w:delText>
        </w:r>
        <w:r>
          <w:rPr>
            <w:rFonts w:ascii="Verdana" w:eastAsia="Verdana" w:hAnsi="Verdana" w:cs="Verdana"/>
            <w:spacing w:val="2"/>
          </w:rPr>
          <w:delText xml:space="preserve"> </w:delText>
        </w:r>
        <w:r>
          <w:rPr>
            <w:rFonts w:ascii="Verdana" w:eastAsia="Verdana" w:hAnsi="Verdana" w:cs="Verdana"/>
          </w:rPr>
          <w:delText>e</w:delText>
        </w:r>
        <w:r>
          <w:rPr>
            <w:rFonts w:ascii="Verdana" w:eastAsia="Verdana" w:hAnsi="Verdana" w:cs="Verdana"/>
            <w:spacing w:val="-1"/>
          </w:rPr>
          <w:delText>n</w:delText>
        </w:r>
        <w:r>
          <w:rPr>
            <w:rFonts w:ascii="Verdana" w:eastAsia="Verdana" w:hAnsi="Verdana" w:cs="Verdana"/>
          </w:rPr>
          <w:delText>d</w:delText>
        </w:r>
        <w:r>
          <w:rPr>
            <w:rFonts w:ascii="Verdana" w:eastAsia="Verdana" w:hAnsi="Verdana" w:cs="Verdana"/>
            <w:spacing w:val="-1"/>
          </w:rPr>
          <w:delText xml:space="preserve"> w</w:delText>
        </w:r>
        <w:r>
          <w:rPr>
            <w:rFonts w:ascii="Verdana" w:eastAsia="Verdana" w:hAnsi="Verdana" w:cs="Verdana"/>
            <w:spacing w:val="-3"/>
          </w:rPr>
          <w:delText>i</w:delText>
        </w:r>
        <w:r>
          <w:rPr>
            <w:rFonts w:ascii="Verdana" w:eastAsia="Verdana" w:hAnsi="Verdana" w:cs="Verdana"/>
            <w:spacing w:val="-1"/>
          </w:rPr>
          <w:delText>t</w:delText>
        </w:r>
        <w:r>
          <w:rPr>
            <w:rFonts w:ascii="Verdana" w:eastAsia="Verdana" w:hAnsi="Verdana" w:cs="Verdana"/>
          </w:rPr>
          <w:delText>h</w:delText>
        </w:r>
        <w:r>
          <w:rPr>
            <w:rFonts w:ascii="Verdana" w:eastAsia="Verdana" w:hAnsi="Verdana" w:cs="Verdana"/>
            <w:spacing w:val="1"/>
          </w:rPr>
          <w:delText xml:space="preserve"> June 30, 202</w:delText>
        </w:r>
        <w:r w:rsidR="00EC7B9A">
          <w:rPr>
            <w:rFonts w:ascii="Verdana" w:eastAsia="Verdana" w:hAnsi="Verdana" w:cs="Verdana"/>
            <w:spacing w:val="1"/>
          </w:rPr>
          <w:delText>6</w:delText>
        </w:r>
        <w:r>
          <w:rPr>
            <w:rFonts w:ascii="Verdana" w:eastAsia="Verdana" w:hAnsi="Verdana" w:cs="Verdana"/>
            <w:spacing w:val="1"/>
          </w:rPr>
          <w:delText>.</w:delText>
        </w:r>
        <w:r w:rsidRPr="00754AEB">
          <w:rPr>
            <w:rFonts w:ascii="Verdana" w:eastAsia="Verdana" w:hAnsi="Verdana" w:cs="Verdana"/>
            <w:color w:val="FF0000"/>
          </w:rPr>
          <w:delText xml:space="preserve"> </w:delText>
        </w:r>
        <w:r>
          <w:rPr>
            <w:rFonts w:ascii="Verdana" w:eastAsia="Verdana" w:hAnsi="Verdana" w:cs="Verdana"/>
            <w:spacing w:val="-1"/>
          </w:rPr>
          <w:delText>(limit to visible space on page)</w:delText>
        </w:r>
      </w:del>
    </w:p>
    <w:p w14:paraId="3EC5D326" w14:textId="77777777" w:rsidR="00932DC9" w:rsidRDefault="00932DC9" w:rsidP="00932DC9">
      <w:pPr>
        <w:spacing w:after="0" w:line="200" w:lineRule="exact"/>
        <w:rPr>
          <w:del w:id="160" w:author="Esther Lønstrup" w:date="2026-09-25T20:08:00Z" w16du:dateUtc="2026-09-26T00:08:00Z"/>
          <w:sz w:val="20"/>
          <w:szCs w:val="20"/>
        </w:rPr>
      </w:pPr>
    </w:p>
    <w:p w14:paraId="46422289" w14:textId="77777777" w:rsidR="00932DC9" w:rsidRDefault="00932DC9" w:rsidP="00932DC9">
      <w:pPr>
        <w:spacing w:after="0" w:line="240" w:lineRule="auto"/>
        <w:ind w:left="120" w:right="-20"/>
        <w:rPr>
          <w:del w:id="161" w:author="Esther Lønstrup" w:date="2026-09-25T20:08:00Z" w16du:dateUtc="2026-09-26T00:08:00Z"/>
          <w:rFonts w:ascii="Verdana" w:eastAsia="Verdana" w:hAnsi="Verdana" w:cs="Verdana"/>
        </w:rPr>
      </w:pPr>
    </w:p>
    <w:p w14:paraId="7233B16A" w14:textId="77777777" w:rsidR="00932DC9" w:rsidRDefault="00932DC9" w:rsidP="00932DC9">
      <w:pPr>
        <w:spacing w:before="19" w:after="0" w:line="220" w:lineRule="exact"/>
        <w:rPr>
          <w:del w:id="162" w:author="Esther Lønstrup" w:date="2026-09-25T20:08:00Z" w16du:dateUtc="2026-09-26T00:08:00Z"/>
        </w:rPr>
      </w:pPr>
    </w:p>
    <w:p w14:paraId="442A32EF" w14:textId="77777777" w:rsidR="00932DC9" w:rsidRPr="00754AEB" w:rsidRDefault="00932DC9" w:rsidP="00932DC9">
      <w:pPr>
        <w:spacing w:after="0" w:line="240" w:lineRule="auto"/>
        <w:ind w:left="120" w:right="-20"/>
        <w:rPr>
          <w:del w:id="163" w:author="Esther Lønstrup" w:date="2026-09-25T20:08:00Z" w16du:dateUtc="2026-09-26T00:08:00Z"/>
          <w:rFonts w:ascii="Verdana" w:eastAsia="Verdana" w:hAnsi="Verdana" w:cs="Verdana"/>
          <w:u w:val="single"/>
        </w:rPr>
      </w:pPr>
      <w:del w:id="164" w:author="Esther Lønstrup" w:date="2026-09-25T20:08:00Z" w16du:dateUtc="2026-09-26T00:08:00Z">
        <w:r w:rsidRPr="00754AEB">
          <w:rPr>
            <w:rFonts w:ascii="Verdana" w:eastAsia="Verdana" w:hAnsi="Verdana" w:cs="Verdana"/>
            <w:i/>
            <w:u w:val="single"/>
          </w:rPr>
          <w:delText>B</w:delText>
        </w:r>
        <w:r w:rsidRPr="00754AEB">
          <w:rPr>
            <w:rFonts w:ascii="Verdana" w:eastAsia="Verdana" w:hAnsi="Verdana" w:cs="Verdana"/>
            <w:i/>
            <w:spacing w:val="-1"/>
            <w:u w:val="single"/>
          </w:rPr>
          <w:delText>udg</w:delText>
        </w:r>
        <w:r w:rsidRPr="00754AEB">
          <w:rPr>
            <w:rFonts w:ascii="Verdana" w:eastAsia="Verdana" w:hAnsi="Verdana" w:cs="Verdana"/>
            <w:i/>
            <w:u w:val="single"/>
          </w:rPr>
          <w:delText>et</w:delText>
        </w:r>
        <w:r w:rsidRPr="00754AEB">
          <w:rPr>
            <w:rFonts w:ascii="Verdana" w:eastAsia="Verdana" w:hAnsi="Verdana" w:cs="Verdana"/>
            <w:i/>
            <w:spacing w:val="-1"/>
            <w:u w:val="single"/>
          </w:rPr>
          <w:delText xml:space="preserve"> pr</w:delText>
        </w:r>
        <w:r w:rsidRPr="00754AEB">
          <w:rPr>
            <w:rFonts w:ascii="Verdana" w:eastAsia="Verdana" w:hAnsi="Verdana" w:cs="Verdana"/>
            <w:i/>
            <w:u w:val="single"/>
          </w:rPr>
          <w:delText>o</w:delText>
        </w:r>
        <w:r w:rsidRPr="00754AEB">
          <w:rPr>
            <w:rFonts w:ascii="Verdana" w:eastAsia="Verdana" w:hAnsi="Verdana" w:cs="Verdana"/>
            <w:i/>
            <w:spacing w:val="-1"/>
            <w:u w:val="single"/>
          </w:rPr>
          <w:delText>p</w:delText>
        </w:r>
        <w:r w:rsidRPr="00754AEB">
          <w:rPr>
            <w:rFonts w:ascii="Verdana" w:eastAsia="Verdana" w:hAnsi="Verdana" w:cs="Verdana"/>
            <w:i/>
            <w:u w:val="single"/>
          </w:rPr>
          <w:delText>os</w:delText>
        </w:r>
        <w:r w:rsidRPr="00754AEB">
          <w:rPr>
            <w:rFonts w:ascii="Verdana" w:eastAsia="Verdana" w:hAnsi="Verdana" w:cs="Verdana"/>
            <w:i/>
            <w:spacing w:val="-1"/>
            <w:u w:val="single"/>
          </w:rPr>
          <w:delText>al</w:delText>
        </w:r>
      </w:del>
    </w:p>
    <w:p w14:paraId="21F0C561" w14:textId="77777777" w:rsidR="00932DC9" w:rsidRDefault="00932DC9" w:rsidP="00932DC9">
      <w:pPr>
        <w:spacing w:before="1" w:after="0" w:line="240" w:lineRule="exact"/>
        <w:rPr>
          <w:del w:id="165" w:author="Esther Lønstrup" w:date="2026-09-25T20:08:00Z" w16du:dateUtc="2026-09-26T00:08:00Z"/>
          <w:sz w:val="24"/>
          <w:szCs w:val="24"/>
        </w:rPr>
      </w:pPr>
    </w:p>
    <w:p w14:paraId="2CD0E9D0" w14:textId="77777777" w:rsidR="00932DC9" w:rsidRDefault="00932DC9" w:rsidP="00932DC9">
      <w:pPr>
        <w:spacing w:after="0" w:line="275" w:lineRule="auto"/>
        <w:ind w:left="120" w:right="195"/>
        <w:rPr>
          <w:del w:id="166" w:author="Esther Lønstrup" w:date="2026-09-25T20:08:00Z" w16du:dateUtc="2026-09-26T00:08:00Z"/>
          <w:rFonts w:ascii="Verdana" w:eastAsia="Verdana" w:hAnsi="Verdana" w:cs="Verdana"/>
          <w:spacing w:val="-2"/>
        </w:rPr>
      </w:pPr>
      <w:del w:id="167" w:author="Esther Lønstrup" w:date="2026-09-25T20:08:00Z" w16du:dateUtc="2026-09-26T00:08:00Z">
        <w:r>
          <w:rPr>
            <w:rFonts w:ascii="Verdana" w:eastAsia="Verdana" w:hAnsi="Verdana" w:cs="Verdana"/>
            <w:spacing w:val="1"/>
          </w:rPr>
          <w:delText>T</w:delText>
        </w:r>
        <w:r>
          <w:rPr>
            <w:rFonts w:ascii="Verdana" w:eastAsia="Verdana" w:hAnsi="Verdana" w:cs="Verdana"/>
            <w:spacing w:val="-1"/>
          </w:rPr>
          <w:delText>h</w:delText>
        </w:r>
        <w:r>
          <w:rPr>
            <w:rFonts w:ascii="Verdana" w:eastAsia="Verdana" w:hAnsi="Verdana" w:cs="Verdana"/>
          </w:rPr>
          <w:delText xml:space="preserve">e </w:delText>
        </w:r>
        <w:r>
          <w:rPr>
            <w:rFonts w:ascii="Verdana" w:eastAsia="Verdana" w:hAnsi="Verdana" w:cs="Verdana"/>
            <w:spacing w:val="-1"/>
          </w:rPr>
          <w:delText>budg</w:delText>
        </w:r>
        <w:r>
          <w:rPr>
            <w:rFonts w:ascii="Verdana" w:eastAsia="Verdana" w:hAnsi="Verdana" w:cs="Verdana"/>
          </w:rPr>
          <w:delText>et</w:delText>
        </w:r>
        <w:r>
          <w:rPr>
            <w:rFonts w:ascii="Verdana" w:eastAsia="Verdana" w:hAnsi="Verdana" w:cs="Verdana"/>
            <w:spacing w:val="-1"/>
          </w:rPr>
          <w:delText xml:space="preserve"> pr</w:delText>
        </w:r>
        <w:r>
          <w:rPr>
            <w:rFonts w:ascii="Verdana" w:eastAsia="Verdana" w:hAnsi="Verdana" w:cs="Verdana"/>
          </w:rPr>
          <w:delText>o</w:delText>
        </w:r>
        <w:r>
          <w:rPr>
            <w:rFonts w:ascii="Verdana" w:eastAsia="Verdana" w:hAnsi="Verdana" w:cs="Verdana"/>
            <w:spacing w:val="-1"/>
          </w:rPr>
          <w:delText>p</w:delText>
        </w:r>
        <w:r>
          <w:rPr>
            <w:rFonts w:ascii="Verdana" w:eastAsia="Verdana" w:hAnsi="Verdana" w:cs="Verdana"/>
          </w:rPr>
          <w:delText>os</w:delText>
        </w:r>
        <w:r>
          <w:rPr>
            <w:rFonts w:ascii="Verdana" w:eastAsia="Verdana" w:hAnsi="Verdana" w:cs="Verdana"/>
            <w:spacing w:val="-1"/>
          </w:rPr>
          <w:delText>a</w:delText>
        </w:r>
        <w:r>
          <w:rPr>
            <w:rFonts w:ascii="Verdana" w:eastAsia="Verdana" w:hAnsi="Verdana" w:cs="Verdana"/>
          </w:rPr>
          <w:delText>l</w:delText>
        </w:r>
        <w:r>
          <w:rPr>
            <w:rFonts w:ascii="Verdana" w:eastAsia="Verdana" w:hAnsi="Verdana" w:cs="Verdana"/>
            <w:spacing w:val="-1"/>
          </w:rPr>
          <w:delText xml:space="preserve"> </w:delText>
        </w:r>
        <w:r>
          <w:rPr>
            <w:rFonts w:ascii="Verdana" w:eastAsia="Verdana" w:hAnsi="Verdana" w:cs="Verdana"/>
          </w:rPr>
          <w:delText xml:space="preserve">is </w:delText>
        </w:r>
        <w:r>
          <w:rPr>
            <w:rFonts w:ascii="Verdana" w:eastAsia="Verdana" w:hAnsi="Verdana" w:cs="Verdana"/>
            <w:spacing w:val="-1"/>
          </w:rPr>
          <w:delText>f</w:delText>
        </w:r>
        <w:r>
          <w:rPr>
            <w:rFonts w:ascii="Verdana" w:eastAsia="Verdana" w:hAnsi="Verdana" w:cs="Verdana"/>
          </w:rPr>
          <w:delText>o</w:delText>
        </w:r>
        <w:r>
          <w:rPr>
            <w:rFonts w:ascii="Verdana" w:eastAsia="Verdana" w:hAnsi="Verdana" w:cs="Verdana"/>
            <w:spacing w:val="-1"/>
          </w:rPr>
          <w:delText>rmatt</w:delText>
        </w:r>
        <w:r>
          <w:rPr>
            <w:rFonts w:ascii="Verdana" w:eastAsia="Verdana" w:hAnsi="Verdana" w:cs="Verdana"/>
          </w:rPr>
          <w:delText>ed</w:delText>
        </w:r>
        <w:r>
          <w:rPr>
            <w:rFonts w:ascii="Verdana" w:eastAsia="Verdana" w:hAnsi="Verdana" w:cs="Verdana"/>
            <w:spacing w:val="-1"/>
          </w:rPr>
          <w:delText xml:space="preserve"> a</w:delText>
        </w:r>
        <w:r>
          <w:rPr>
            <w:rFonts w:ascii="Verdana" w:eastAsia="Verdana" w:hAnsi="Verdana" w:cs="Verdana"/>
          </w:rPr>
          <w:delText>s a</w:delText>
        </w:r>
        <w:r>
          <w:rPr>
            <w:rFonts w:ascii="Verdana" w:eastAsia="Verdana" w:hAnsi="Verdana" w:cs="Verdana"/>
            <w:spacing w:val="-1"/>
          </w:rPr>
          <w:delText xml:space="preserve"> ta</w:delText>
        </w:r>
        <w:r>
          <w:rPr>
            <w:rFonts w:ascii="Verdana" w:eastAsia="Verdana" w:hAnsi="Verdana" w:cs="Verdana"/>
            <w:spacing w:val="2"/>
          </w:rPr>
          <w:delText>b</w:delText>
        </w:r>
        <w:r>
          <w:rPr>
            <w:rFonts w:ascii="Verdana" w:eastAsia="Verdana" w:hAnsi="Verdana" w:cs="Verdana"/>
            <w:spacing w:val="-3"/>
          </w:rPr>
          <w:delText>l</w:delText>
        </w:r>
        <w:r>
          <w:rPr>
            <w:rFonts w:ascii="Verdana" w:eastAsia="Verdana" w:hAnsi="Verdana" w:cs="Verdana"/>
            <w:spacing w:val="3"/>
          </w:rPr>
          <w:delText>e</w:delText>
        </w:r>
        <w:r>
          <w:rPr>
            <w:rFonts w:ascii="Verdana" w:eastAsia="Verdana" w:hAnsi="Verdana" w:cs="Verdana"/>
          </w:rPr>
          <w:delText>.</w:delText>
        </w:r>
        <w:r>
          <w:rPr>
            <w:rFonts w:ascii="Verdana" w:eastAsia="Verdana" w:hAnsi="Verdana" w:cs="Verdana"/>
            <w:spacing w:val="-2"/>
          </w:rPr>
          <w:delText xml:space="preserve"> </w:delText>
        </w:r>
        <w:r>
          <w:rPr>
            <w:rFonts w:ascii="Verdana" w:eastAsia="Verdana" w:hAnsi="Verdana" w:cs="Verdana"/>
            <w:spacing w:val="1"/>
          </w:rPr>
          <w:delText>T</w:delText>
        </w:r>
        <w:r>
          <w:rPr>
            <w:rFonts w:ascii="Verdana" w:eastAsia="Verdana" w:hAnsi="Verdana" w:cs="Verdana"/>
            <w:spacing w:val="-1"/>
          </w:rPr>
          <w:delText>h</w:delText>
        </w:r>
        <w:r>
          <w:rPr>
            <w:rFonts w:ascii="Verdana" w:eastAsia="Verdana" w:hAnsi="Verdana" w:cs="Verdana"/>
          </w:rPr>
          <w:delText xml:space="preserve">e </w:delText>
        </w:r>
        <w:r>
          <w:rPr>
            <w:rFonts w:ascii="Verdana" w:eastAsia="Verdana" w:hAnsi="Verdana" w:cs="Verdana"/>
            <w:spacing w:val="-1"/>
          </w:rPr>
          <w:delText>f</w:delText>
        </w:r>
        <w:r>
          <w:rPr>
            <w:rFonts w:ascii="Verdana" w:eastAsia="Verdana" w:hAnsi="Verdana" w:cs="Verdana"/>
            <w:spacing w:val="-3"/>
          </w:rPr>
          <w:delText>i</w:delText>
        </w:r>
        <w:r>
          <w:rPr>
            <w:rFonts w:ascii="Verdana" w:eastAsia="Verdana" w:hAnsi="Verdana" w:cs="Verdana"/>
            <w:spacing w:val="-1"/>
          </w:rPr>
          <w:delText>r</w:delText>
        </w:r>
        <w:r>
          <w:rPr>
            <w:rFonts w:ascii="Verdana" w:eastAsia="Verdana" w:hAnsi="Verdana" w:cs="Verdana"/>
          </w:rPr>
          <w:delText>st</w:delText>
        </w:r>
        <w:r>
          <w:rPr>
            <w:rFonts w:ascii="Verdana" w:eastAsia="Verdana" w:hAnsi="Verdana" w:cs="Verdana"/>
            <w:spacing w:val="1"/>
          </w:rPr>
          <w:delText xml:space="preserve"> </w:delText>
        </w:r>
        <w:r>
          <w:rPr>
            <w:rFonts w:ascii="Verdana" w:eastAsia="Verdana" w:hAnsi="Verdana" w:cs="Verdana"/>
          </w:rPr>
          <w:delText>co</w:delText>
        </w:r>
        <w:r>
          <w:rPr>
            <w:rFonts w:ascii="Verdana" w:eastAsia="Verdana" w:hAnsi="Verdana" w:cs="Verdana"/>
            <w:spacing w:val="-3"/>
          </w:rPr>
          <w:delText>l</w:delText>
        </w:r>
        <w:r>
          <w:rPr>
            <w:rFonts w:ascii="Verdana" w:eastAsia="Verdana" w:hAnsi="Verdana" w:cs="Verdana"/>
            <w:spacing w:val="2"/>
          </w:rPr>
          <w:delText>u</w:delText>
        </w:r>
        <w:r>
          <w:rPr>
            <w:rFonts w:ascii="Verdana" w:eastAsia="Verdana" w:hAnsi="Verdana" w:cs="Verdana"/>
            <w:spacing w:val="-1"/>
          </w:rPr>
          <w:delText>mn</w:delText>
        </w:r>
        <w:r>
          <w:rPr>
            <w:rFonts w:ascii="Verdana" w:eastAsia="Verdana" w:hAnsi="Verdana" w:cs="Verdana"/>
          </w:rPr>
          <w:delText xml:space="preserve"> is </w:delText>
        </w:r>
        <w:r>
          <w:rPr>
            <w:rFonts w:ascii="Verdana" w:eastAsia="Verdana" w:hAnsi="Verdana" w:cs="Verdana"/>
            <w:spacing w:val="-1"/>
          </w:rPr>
          <w:delText>f</w:delText>
        </w:r>
        <w:r>
          <w:rPr>
            <w:rFonts w:ascii="Verdana" w:eastAsia="Verdana" w:hAnsi="Verdana" w:cs="Verdana"/>
          </w:rPr>
          <w:delText>o</w:delText>
        </w:r>
        <w:r>
          <w:rPr>
            <w:rFonts w:ascii="Verdana" w:eastAsia="Verdana" w:hAnsi="Verdana" w:cs="Verdana"/>
            <w:spacing w:val="-1"/>
          </w:rPr>
          <w:delText>rmatt</w:delText>
        </w:r>
        <w:r>
          <w:rPr>
            <w:rFonts w:ascii="Verdana" w:eastAsia="Verdana" w:hAnsi="Verdana" w:cs="Verdana"/>
          </w:rPr>
          <w:delText xml:space="preserve">ed </w:delText>
        </w:r>
        <w:r>
          <w:rPr>
            <w:rFonts w:ascii="Verdana" w:eastAsia="Verdana" w:hAnsi="Verdana" w:cs="Verdana"/>
            <w:spacing w:val="-1"/>
          </w:rPr>
          <w:delText>a</w:delText>
        </w:r>
        <w:r>
          <w:rPr>
            <w:rFonts w:ascii="Verdana" w:eastAsia="Verdana" w:hAnsi="Verdana" w:cs="Verdana"/>
          </w:rPr>
          <w:delText xml:space="preserve">s </w:delText>
        </w:r>
        <w:r>
          <w:rPr>
            <w:rFonts w:ascii="Verdana" w:eastAsia="Verdana" w:hAnsi="Verdana" w:cs="Verdana"/>
            <w:spacing w:val="-1"/>
          </w:rPr>
          <w:delText>t</w:delText>
        </w:r>
        <w:r>
          <w:rPr>
            <w:rFonts w:ascii="Verdana" w:eastAsia="Verdana" w:hAnsi="Verdana" w:cs="Verdana"/>
          </w:rPr>
          <w:delText>e</w:delText>
        </w:r>
        <w:r>
          <w:rPr>
            <w:rFonts w:ascii="Verdana" w:eastAsia="Verdana" w:hAnsi="Verdana" w:cs="Verdana"/>
            <w:spacing w:val="-1"/>
          </w:rPr>
          <w:delText>x</w:delText>
        </w:r>
        <w:r>
          <w:rPr>
            <w:rFonts w:ascii="Verdana" w:eastAsia="Verdana" w:hAnsi="Verdana" w:cs="Verdana"/>
          </w:rPr>
          <w:delText>t</w:delText>
        </w:r>
        <w:r>
          <w:rPr>
            <w:rFonts w:ascii="Verdana" w:eastAsia="Verdana" w:hAnsi="Verdana" w:cs="Verdana"/>
            <w:spacing w:val="-1"/>
          </w:rPr>
          <w:delText xml:space="preserve"> t</w:delText>
        </w:r>
        <w:r>
          <w:rPr>
            <w:rFonts w:ascii="Verdana" w:eastAsia="Verdana" w:hAnsi="Verdana" w:cs="Verdana"/>
          </w:rPr>
          <w:delText xml:space="preserve">o </w:delText>
        </w:r>
        <w:r>
          <w:rPr>
            <w:rFonts w:ascii="Verdana" w:eastAsia="Verdana" w:hAnsi="Verdana" w:cs="Verdana"/>
            <w:spacing w:val="2"/>
          </w:rPr>
          <w:delText>a</w:delText>
        </w:r>
        <w:r>
          <w:rPr>
            <w:rFonts w:ascii="Verdana" w:eastAsia="Verdana" w:hAnsi="Verdana" w:cs="Verdana"/>
          </w:rPr>
          <w:delText>l</w:delText>
        </w:r>
        <w:r>
          <w:rPr>
            <w:rFonts w:ascii="Verdana" w:eastAsia="Verdana" w:hAnsi="Verdana" w:cs="Verdana"/>
            <w:spacing w:val="-3"/>
          </w:rPr>
          <w:delText>l</w:delText>
        </w:r>
        <w:r>
          <w:rPr>
            <w:rFonts w:ascii="Verdana" w:eastAsia="Verdana" w:hAnsi="Verdana" w:cs="Verdana"/>
          </w:rPr>
          <w:delText>ow</w:delText>
        </w:r>
        <w:r>
          <w:rPr>
            <w:rFonts w:ascii="Verdana" w:eastAsia="Verdana" w:hAnsi="Verdana" w:cs="Verdana"/>
            <w:spacing w:val="-1"/>
          </w:rPr>
          <w:delText xml:space="preserve"> </w:delText>
        </w:r>
        <w:r>
          <w:rPr>
            <w:rFonts w:ascii="Verdana" w:eastAsia="Verdana" w:hAnsi="Verdana" w:cs="Verdana"/>
            <w:spacing w:val="2"/>
          </w:rPr>
          <w:delText>f</w:delText>
        </w:r>
        <w:r>
          <w:rPr>
            <w:rFonts w:ascii="Verdana" w:eastAsia="Verdana" w:hAnsi="Verdana" w:cs="Verdana"/>
            <w:spacing w:val="-3"/>
          </w:rPr>
          <w:delText>l</w:delText>
        </w:r>
        <w:r>
          <w:rPr>
            <w:rFonts w:ascii="Verdana" w:eastAsia="Verdana" w:hAnsi="Verdana" w:cs="Verdana"/>
          </w:rPr>
          <w:delText>e</w:delText>
        </w:r>
        <w:r>
          <w:rPr>
            <w:rFonts w:ascii="Verdana" w:eastAsia="Verdana" w:hAnsi="Verdana" w:cs="Verdana"/>
            <w:spacing w:val="1"/>
          </w:rPr>
          <w:delText>x</w:delText>
        </w:r>
        <w:r>
          <w:rPr>
            <w:rFonts w:ascii="Verdana" w:eastAsia="Verdana" w:hAnsi="Verdana" w:cs="Verdana"/>
            <w:spacing w:val="-3"/>
          </w:rPr>
          <w:delText>i</w:delText>
        </w:r>
        <w:r>
          <w:rPr>
            <w:rFonts w:ascii="Verdana" w:eastAsia="Verdana" w:hAnsi="Verdana" w:cs="Verdana"/>
            <w:spacing w:val="2"/>
          </w:rPr>
          <w:delText>b</w:delText>
        </w:r>
        <w:r>
          <w:rPr>
            <w:rFonts w:ascii="Verdana" w:eastAsia="Verdana" w:hAnsi="Verdana" w:cs="Verdana"/>
          </w:rPr>
          <w:delText>il</w:delText>
        </w:r>
        <w:r>
          <w:rPr>
            <w:rFonts w:ascii="Verdana" w:eastAsia="Verdana" w:hAnsi="Verdana" w:cs="Verdana"/>
            <w:spacing w:val="-3"/>
          </w:rPr>
          <w:delText>i</w:delText>
        </w:r>
        <w:r>
          <w:rPr>
            <w:rFonts w:ascii="Verdana" w:eastAsia="Verdana" w:hAnsi="Verdana" w:cs="Verdana"/>
            <w:spacing w:val="2"/>
          </w:rPr>
          <w:delText>t</w:delText>
        </w:r>
        <w:r>
          <w:rPr>
            <w:rFonts w:ascii="Verdana" w:eastAsia="Verdana" w:hAnsi="Verdana" w:cs="Verdana"/>
          </w:rPr>
          <w:delText xml:space="preserve">y </w:delText>
        </w:r>
        <w:r>
          <w:rPr>
            <w:rFonts w:ascii="Verdana" w:eastAsia="Verdana" w:hAnsi="Verdana" w:cs="Verdana"/>
            <w:spacing w:val="-3"/>
          </w:rPr>
          <w:delText>i</w:delText>
        </w:r>
        <w:r>
          <w:rPr>
            <w:rFonts w:ascii="Verdana" w:eastAsia="Verdana" w:hAnsi="Verdana" w:cs="Verdana"/>
          </w:rPr>
          <w:delText>n</w:delText>
        </w:r>
        <w:r>
          <w:rPr>
            <w:rFonts w:ascii="Verdana" w:eastAsia="Verdana" w:hAnsi="Verdana" w:cs="Verdana"/>
            <w:spacing w:val="-1"/>
          </w:rPr>
          <w:delText xml:space="preserve"> h</w:delText>
        </w:r>
        <w:r>
          <w:rPr>
            <w:rFonts w:ascii="Verdana" w:eastAsia="Verdana" w:hAnsi="Verdana" w:cs="Verdana"/>
          </w:rPr>
          <w:delText>ow</w:delText>
        </w:r>
        <w:r>
          <w:rPr>
            <w:rFonts w:ascii="Verdana" w:eastAsia="Verdana" w:hAnsi="Verdana" w:cs="Verdana"/>
            <w:spacing w:val="-1"/>
          </w:rPr>
          <w:delText xml:space="preserve"> y</w:delText>
        </w:r>
        <w:r>
          <w:rPr>
            <w:rFonts w:ascii="Verdana" w:eastAsia="Verdana" w:hAnsi="Verdana" w:cs="Verdana"/>
          </w:rPr>
          <w:delText>ou</w:delText>
        </w:r>
        <w:r>
          <w:rPr>
            <w:rFonts w:ascii="Verdana" w:eastAsia="Verdana" w:hAnsi="Verdana" w:cs="Verdana"/>
            <w:spacing w:val="-1"/>
          </w:rPr>
          <w:delText xml:space="preserve"> d</w:delText>
        </w:r>
        <w:r>
          <w:rPr>
            <w:rFonts w:ascii="Verdana" w:eastAsia="Verdana" w:hAnsi="Verdana" w:cs="Verdana"/>
          </w:rPr>
          <w:delText>esc</w:delText>
        </w:r>
        <w:r>
          <w:rPr>
            <w:rFonts w:ascii="Verdana" w:eastAsia="Verdana" w:hAnsi="Verdana" w:cs="Verdana"/>
            <w:spacing w:val="2"/>
          </w:rPr>
          <w:delText>r</w:delText>
        </w:r>
        <w:r>
          <w:rPr>
            <w:rFonts w:ascii="Verdana" w:eastAsia="Verdana" w:hAnsi="Verdana" w:cs="Verdana"/>
          </w:rPr>
          <w:delText>i</w:delText>
        </w:r>
        <w:r>
          <w:rPr>
            <w:rFonts w:ascii="Verdana" w:eastAsia="Verdana" w:hAnsi="Verdana" w:cs="Verdana"/>
            <w:spacing w:val="-1"/>
          </w:rPr>
          <w:delText>b</w:delText>
        </w:r>
        <w:r>
          <w:rPr>
            <w:rFonts w:ascii="Verdana" w:eastAsia="Verdana" w:hAnsi="Verdana" w:cs="Verdana"/>
          </w:rPr>
          <w:delText xml:space="preserve">e </w:delText>
        </w:r>
        <w:r>
          <w:rPr>
            <w:rFonts w:ascii="Verdana" w:eastAsia="Verdana" w:hAnsi="Verdana" w:cs="Verdana"/>
            <w:spacing w:val="-1"/>
          </w:rPr>
          <w:delText>y</w:delText>
        </w:r>
        <w:r>
          <w:rPr>
            <w:rFonts w:ascii="Verdana" w:eastAsia="Verdana" w:hAnsi="Verdana" w:cs="Verdana"/>
          </w:rPr>
          <w:delText>o</w:delText>
        </w:r>
        <w:r>
          <w:rPr>
            <w:rFonts w:ascii="Verdana" w:eastAsia="Verdana" w:hAnsi="Verdana" w:cs="Verdana"/>
            <w:spacing w:val="-1"/>
          </w:rPr>
          <w:delText>u</w:delText>
        </w:r>
        <w:r>
          <w:rPr>
            <w:rFonts w:ascii="Verdana" w:eastAsia="Verdana" w:hAnsi="Verdana" w:cs="Verdana"/>
          </w:rPr>
          <w:delText>r</w:delText>
        </w:r>
        <w:r>
          <w:rPr>
            <w:rFonts w:ascii="Verdana" w:eastAsia="Verdana" w:hAnsi="Verdana" w:cs="Verdana"/>
            <w:spacing w:val="-1"/>
          </w:rPr>
          <w:delText xml:space="preserve"> budg</w:delText>
        </w:r>
        <w:r>
          <w:rPr>
            <w:rFonts w:ascii="Verdana" w:eastAsia="Verdana" w:hAnsi="Verdana" w:cs="Verdana"/>
          </w:rPr>
          <w:delText>e</w:delText>
        </w:r>
        <w:r>
          <w:rPr>
            <w:rFonts w:ascii="Verdana" w:eastAsia="Verdana" w:hAnsi="Verdana" w:cs="Verdana"/>
            <w:spacing w:val="-1"/>
          </w:rPr>
          <w:delText>t</w:delText>
        </w:r>
        <w:r>
          <w:rPr>
            <w:rFonts w:ascii="Verdana" w:eastAsia="Verdana" w:hAnsi="Verdana" w:cs="Verdana"/>
          </w:rPr>
          <w:delText>.</w:delText>
        </w:r>
        <w:r>
          <w:rPr>
            <w:rFonts w:ascii="Verdana" w:eastAsia="Verdana" w:hAnsi="Verdana" w:cs="Verdana"/>
            <w:spacing w:val="-2"/>
          </w:rPr>
          <w:delText xml:space="preserve"> </w:delText>
        </w:r>
        <w:r>
          <w:rPr>
            <w:rFonts w:ascii="Verdana" w:eastAsia="Verdana" w:hAnsi="Verdana" w:cs="Verdana"/>
            <w:spacing w:val="1"/>
          </w:rPr>
          <w:delText>T</w:delText>
        </w:r>
        <w:r>
          <w:rPr>
            <w:rFonts w:ascii="Verdana" w:eastAsia="Verdana" w:hAnsi="Verdana" w:cs="Verdana"/>
            <w:spacing w:val="-1"/>
          </w:rPr>
          <w:delText>h</w:delText>
        </w:r>
        <w:r>
          <w:rPr>
            <w:rFonts w:ascii="Verdana" w:eastAsia="Verdana" w:hAnsi="Verdana" w:cs="Verdana"/>
          </w:rPr>
          <w:delText>e l</w:delText>
        </w:r>
        <w:r>
          <w:rPr>
            <w:rFonts w:ascii="Verdana" w:eastAsia="Verdana" w:hAnsi="Verdana" w:cs="Verdana"/>
            <w:spacing w:val="-1"/>
          </w:rPr>
          <w:delText>a</w:delText>
        </w:r>
        <w:r>
          <w:rPr>
            <w:rFonts w:ascii="Verdana" w:eastAsia="Verdana" w:hAnsi="Verdana" w:cs="Verdana"/>
          </w:rPr>
          <w:delText>st</w:delText>
        </w:r>
        <w:r>
          <w:rPr>
            <w:rFonts w:ascii="Verdana" w:eastAsia="Verdana" w:hAnsi="Verdana" w:cs="Verdana"/>
            <w:spacing w:val="-1"/>
          </w:rPr>
          <w:delText xml:space="preserve"> </w:delText>
        </w:r>
        <w:r>
          <w:rPr>
            <w:rFonts w:ascii="Verdana" w:eastAsia="Verdana" w:hAnsi="Verdana" w:cs="Verdana"/>
          </w:rPr>
          <w:delText>co</w:delText>
        </w:r>
        <w:r>
          <w:rPr>
            <w:rFonts w:ascii="Verdana" w:eastAsia="Verdana" w:hAnsi="Verdana" w:cs="Verdana"/>
            <w:spacing w:val="-3"/>
          </w:rPr>
          <w:delText>l</w:delText>
        </w:r>
        <w:r>
          <w:rPr>
            <w:rFonts w:ascii="Verdana" w:eastAsia="Verdana" w:hAnsi="Verdana" w:cs="Verdana"/>
            <w:spacing w:val="-1"/>
          </w:rPr>
          <w:delText>um</w:delText>
        </w:r>
        <w:r>
          <w:rPr>
            <w:rFonts w:ascii="Verdana" w:eastAsia="Verdana" w:hAnsi="Verdana" w:cs="Verdana"/>
          </w:rPr>
          <w:delText>n</w:delText>
        </w:r>
        <w:r>
          <w:rPr>
            <w:rFonts w:ascii="Verdana" w:eastAsia="Verdana" w:hAnsi="Verdana" w:cs="Verdana"/>
            <w:spacing w:val="1"/>
          </w:rPr>
          <w:delText xml:space="preserve"> </w:delText>
        </w:r>
        <w:r>
          <w:rPr>
            <w:rFonts w:ascii="Verdana" w:eastAsia="Verdana" w:hAnsi="Verdana" w:cs="Verdana"/>
            <w:spacing w:val="-3"/>
          </w:rPr>
          <w:delText>i</w:delText>
        </w:r>
        <w:r>
          <w:rPr>
            <w:rFonts w:ascii="Verdana" w:eastAsia="Verdana" w:hAnsi="Verdana" w:cs="Verdana"/>
          </w:rPr>
          <w:delText xml:space="preserve">s </w:delText>
        </w:r>
        <w:r>
          <w:rPr>
            <w:rFonts w:ascii="Verdana" w:eastAsia="Verdana" w:hAnsi="Verdana" w:cs="Verdana"/>
            <w:spacing w:val="-1"/>
          </w:rPr>
          <w:delText>f</w:delText>
        </w:r>
        <w:r>
          <w:rPr>
            <w:rFonts w:ascii="Verdana" w:eastAsia="Verdana" w:hAnsi="Verdana" w:cs="Verdana"/>
          </w:rPr>
          <w:delText>o</w:delText>
        </w:r>
        <w:r>
          <w:rPr>
            <w:rFonts w:ascii="Verdana" w:eastAsia="Verdana" w:hAnsi="Verdana" w:cs="Verdana"/>
            <w:spacing w:val="-1"/>
          </w:rPr>
          <w:delText>rmatt</w:delText>
        </w:r>
        <w:r>
          <w:rPr>
            <w:rFonts w:ascii="Verdana" w:eastAsia="Verdana" w:hAnsi="Verdana" w:cs="Verdana"/>
          </w:rPr>
          <w:delText>ed</w:delText>
        </w:r>
        <w:r>
          <w:rPr>
            <w:rFonts w:ascii="Verdana" w:eastAsia="Verdana" w:hAnsi="Verdana" w:cs="Verdana"/>
            <w:spacing w:val="-1"/>
          </w:rPr>
          <w:delText xml:space="preserve"> a</w:delText>
        </w:r>
        <w:r>
          <w:rPr>
            <w:rFonts w:ascii="Verdana" w:eastAsia="Verdana" w:hAnsi="Verdana" w:cs="Verdana"/>
          </w:rPr>
          <w:delText>s a</w:delText>
        </w:r>
        <w:r>
          <w:rPr>
            <w:rFonts w:ascii="Verdana" w:eastAsia="Verdana" w:hAnsi="Verdana" w:cs="Verdana"/>
            <w:spacing w:val="-1"/>
          </w:rPr>
          <w:delText xml:space="preserve"> num</w:delText>
        </w:r>
        <w:r>
          <w:rPr>
            <w:rFonts w:ascii="Verdana" w:eastAsia="Verdana" w:hAnsi="Verdana" w:cs="Verdana"/>
            <w:spacing w:val="2"/>
          </w:rPr>
          <w:delText>b</w:delText>
        </w:r>
        <w:r>
          <w:rPr>
            <w:rFonts w:ascii="Verdana" w:eastAsia="Verdana" w:hAnsi="Verdana" w:cs="Verdana"/>
          </w:rPr>
          <w:delText>er</w:delText>
        </w:r>
        <w:r>
          <w:rPr>
            <w:rFonts w:ascii="Verdana" w:eastAsia="Verdana" w:hAnsi="Verdana" w:cs="Verdana"/>
            <w:spacing w:val="-1"/>
          </w:rPr>
          <w:delText xml:space="preserve"> an</w:delText>
        </w:r>
        <w:r>
          <w:rPr>
            <w:rFonts w:ascii="Verdana" w:eastAsia="Verdana" w:hAnsi="Verdana" w:cs="Verdana"/>
          </w:rPr>
          <w:delText>d</w:delText>
        </w:r>
        <w:r>
          <w:rPr>
            <w:rFonts w:ascii="Verdana" w:eastAsia="Verdana" w:hAnsi="Verdana" w:cs="Verdana"/>
            <w:spacing w:val="-1"/>
          </w:rPr>
          <w:delText xml:space="preserve"> </w:delText>
        </w:r>
        <w:r>
          <w:rPr>
            <w:rFonts w:ascii="Verdana" w:eastAsia="Verdana" w:hAnsi="Verdana" w:cs="Verdana"/>
          </w:rPr>
          <w:delText>c</w:delText>
        </w:r>
        <w:r>
          <w:rPr>
            <w:rFonts w:ascii="Verdana" w:eastAsia="Verdana" w:hAnsi="Verdana" w:cs="Verdana"/>
            <w:spacing w:val="-1"/>
          </w:rPr>
          <w:delText>a</w:delText>
        </w:r>
        <w:r>
          <w:rPr>
            <w:rFonts w:ascii="Verdana" w:eastAsia="Verdana" w:hAnsi="Verdana" w:cs="Verdana"/>
          </w:rPr>
          <w:delText>n</w:delText>
        </w:r>
        <w:r>
          <w:rPr>
            <w:rFonts w:ascii="Verdana" w:eastAsia="Verdana" w:hAnsi="Verdana" w:cs="Verdana"/>
            <w:spacing w:val="-1"/>
          </w:rPr>
          <w:delText xml:space="preserve"> </w:delText>
        </w:r>
        <w:r>
          <w:rPr>
            <w:rFonts w:ascii="Verdana" w:eastAsia="Verdana" w:hAnsi="Verdana" w:cs="Verdana"/>
          </w:rPr>
          <w:delText>o</w:delText>
        </w:r>
        <w:r>
          <w:rPr>
            <w:rFonts w:ascii="Verdana" w:eastAsia="Verdana" w:hAnsi="Verdana" w:cs="Verdana"/>
            <w:spacing w:val="-1"/>
          </w:rPr>
          <w:delText>n</w:delText>
        </w:r>
        <w:r>
          <w:rPr>
            <w:rFonts w:ascii="Verdana" w:eastAsia="Verdana" w:hAnsi="Verdana" w:cs="Verdana"/>
          </w:rPr>
          <w:delText>ly</w:delText>
        </w:r>
        <w:r>
          <w:rPr>
            <w:rFonts w:ascii="Verdana" w:eastAsia="Verdana" w:hAnsi="Verdana" w:cs="Verdana"/>
            <w:spacing w:val="-2"/>
          </w:rPr>
          <w:delText xml:space="preserve"> </w:delText>
        </w:r>
        <w:r>
          <w:rPr>
            <w:rFonts w:ascii="Verdana" w:eastAsia="Verdana" w:hAnsi="Verdana" w:cs="Verdana"/>
            <w:spacing w:val="-1"/>
          </w:rPr>
          <w:delText>b</w:delText>
        </w:r>
        <w:r>
          <w:rPr>
            <w:rFonts w:ascii="Verdana" w:eastAsia="Verdana" w:hAnsi="Verdana" w:cs="Verdana"/>
          </w:rPr>
          <w:delText xml:space="preserve">e </w:delText>
        </w:r>
        <w:r>
          <w:rPr>
            <w:rFonts w:ascii="Verdana" w:eastAsia="Verdana" w:hAnsi="Verdana" w:cs="Verdana"/>
            <w:spacing w:val="-1"/>
          </w:rPr>
          <w:delText>u</w:delText>
        </w:r>
        <w:r>
          <w:rPr>
            <w:rFonts w:ascii="Verdana" w:eastAsia="Verdana" w:hAnsi="Verdana" w:cs="Verdana"/>
          </w:rPr>
          <w:delText>sed</w:delText>
        </w:r>
        <w:r>
          <w:rPr>
            <w:rFonts w:ascii="Verdana" w:eastAsia="Verdana" w:hAnsi="Verdana" w:cs="Verdana"/>
            <w:spacing w:val="-1"/>
          </w:rPr>
          <w:delText xml:space="preserve"> f</w:delText>
        </w:r>
        <w:r>
          <w:rPr>
            <w:rFonts w:ascii="Verdana" w:eastAsia="Verdana" w:hAnsi="Verdana" w:cs="Verdana"/>
          </w:rPr>
          <w:delText>or</w:delText>
        </w:r>
        <w:r>
          <w:rPr>
            <w:rFonts w:ascii="Verdana" w:eastAsia="Verdana" w:hAnsi="Verdana" w:cs="Verdana"/>
            <w:spacing w:val="-1"/>
          </w:rPr>
          <w:delText xml:space="preserve"> th</w:delText>
        </w:r>
        <w:r>
          <w:rPr>
            <w:rFonts w:ascii="Verdana" w:eastAsia="Verdana" w:hAnsi="Verdana" w:cs="Verdana"/>
            <w:spacing w:val="-3"/>
          </w:rPr>
          <w:delText>i</w:delText>
        </w:r>
        <w:r>
          <w:rPr>
            <w:rFonts w:ascii="Verdana" w:eastAsia="Verdana" w:hAnsi="Verdana" w:cs="Verdana"/>
          </w:rPr>
          <w:delText>s</w:delText>
        </w:r>
        <w:r>
          <w:rPr>
            <w:rFonts w:ascii="Verdana" w:eastAsia="Verdana" w:hAnsi="Verdana" w:cs="Verdana"/>
            <w:spacing w:val="2"/>
          </w:rPr>
          <w:delText xml:space="preserve"> </w:delText>
        </w:r>
        <w:r>
          <w:rPr>
            <w:rFonts w:ascii="Verdana" w:eastAsia="Verdana" w:hAnsi="Verdana" w:cs="Verdana"/>
            <w:spacing w:val="-1"/>
          </w:rPr>
          <w:delText>purp</w:delText>
        </w:r>
        <w:r>
          <w:rPr>
            <w:rFonts w:ascii="Verdana" w:eastAsia="Verdana" w:hAnsi="Verdana" w:cs="Verdana"/>
          </w:rPr>
          <w:delText>ose.</w:delText>
        </w:r>
        <w:r>
          <w:rPr>
            <w:rFonts w:ascii="Verdana" w:eastAsia="Verdana" w:hAnsi="Verdana" w:cs="Verdana"/>
            <w:spacing w:val="-2"/>
          </w:rPr>
          <w:delText xml:space="preserve"> Limit to page provided. </w:delText>
        </w:r>
      </w:del>
    </w:p>
    <w:p w14:paraId="651E0F74" w14:textId="77777777" w:rsidR="00A24FA4" w:rsidRDefault="00A24FA4" w:rsidP="00932DC9">
      <w:pPr>
        <w:spacing w:after="0" w:line="275" w:lineRule="auto"/>
        <w:ind w:left="120" w:right="195"/>
        <w:rPr>
          <w:del w:id="168" w:author="Esther Lønstrup" w:date="2026-09-25T20:08:00Z" w16du:dateUtc="2026-09-26T00:08:00Z"/>
          <w:rFonts w:ascii="Verdana" w:eastAsia="Verdana" w:hAnsi="Verdana" w:cs="Verdana"/>
          <w:spacing w:val="-2"/>
        </w:rPr>
      </w:pPr>
    </w:p>
    <w:p w14:paraId="3D486F0E" w14:textId="065BCE5F" w:rsidR="00A24FA4" w:rsidRDefault="00A24FA4" w:rsidP="00932DC9">
      <w:pPr>
        <w:spacing w:after="0" w:line="275" w:lineRule="auto"/>
        <w:ind w:left="120" w:right="195"/>
        <w:rPr>
          <w:del w:id="169" w:author="Esther Lønstrup" w:date="2026-09-25T20:08:00Z" w16du:dateUtc="2026-09-26T00:08:00Z"/>
          <w:rFonts w:ascii="Verdana" w:eastAsia="Verdana" w:hAnsi="Verdana" w:cs="Verdana"/>
        </w:rPr>
      </w:pPr>
      <w:del w:id="170" w:author="Esther Lønstrup" w:date="2026-09-25T20:08:00Z" w16du:dateUtc="2026-09-26T00:08:00Z">
        <w:r>
          <w:rPr>
            <w:rFonts w:ascii="Verdana" w:eastAsia="Verdana" w:hAnsi="Verdana" w:cs="Verdana"/>
            <w:spacing w:val="-2"/>
          </w:rPr>
          <w:delText>If the total expenses are more than $3,500, please include an explanation of how you will pay the expenses not covered by the $3,500 grant award.</w:delText>
        </w:r>
      </w:del>
    </w:p>
    <w:p w14:paraId="65A6A6A7" w14:textId="77777777" w:rsidR="00932DC9" w:rsidRDefault="00932DC9" w:rsidP="00932DC9">
      <w:pPr>
        <w:spacing w:before="57" w:after="0" w:line="240" w:lineRule="auto"/>
        <w:ind w:left="120" w:right="-20"/>
        <w:rPr>
          <w:del w:id="171" w:author="Esther Lønstrup" w:date="2026-09-25T20:08:00Z" w16du:dateUtc="2026-09-26T00:08:00Z"/>
          <w:rFonts w:ascii="Verdana" w:eastAsia="Verdana" w:hAnsi="Verdana" w:cs="Verdana"/>
          <w:b/>
          <w:bCs/>
          <w:spacing w:val="-1"/>
        </w:rPr>
      </w:pPr>
    </w:p>
    <w:p w14:paraId="4554498E" w14:textId="77777777" w:rsidR="00932DC9" w:rsidRDefault="00932DC9" w:rsidP="00932DC9">
      <w:pPr>
        <w:spacing w:before="57" w:after="0" w:line="240" w:lineRule="auto"/>
        <w:ind w:left="120" w:right="-20"/>
        <w:rPr>
          <w:del w:id="172" w:author="Esther Lønstrup" w:date="2026-09-25T20:08:00Z" w16du:dateUtc="2026-09-26T00:08:00Z"/>
          <w:rFonts w:ascii="Verdana" w:eastAsia="Verdana" w:hAnsi="Verdana" w:cs="Verdana"/>
        </w:rPr>
      </w:pPr>
      <w:del w:id="173" w:author="Esther Lønstrup" w:date="2026-09-25T20:08:00Z" w16du:dateUtc="2026-09-26T00:08:00Z">
        <w:r>
          <w:rPr>
            <w:rFonts w:ascii="Verdana" w:eastAsia="Verdana" w:hAnsi="Verdana" w:cs="Verdana"/>
            <w:b/>
            <w:bCs/>
            <w:spacing w:val="-1"/>
          </w:rPr>
          <w:delText>S</w:delText>
        </w:r>
        <w:r>
          <w:rPr>
            <w:rFonts w:ascii="Verdana" w:eastAsia="Verdana" w:hAnsi="Verdana" w:cs="Verdana"/>
            <w:b/>
            <w:bCs/>
          </w:rPr>
          <w:delText>ect</w:delText>
        </w:r>
        <w:r>
          <w:rPr>
            <w:rFonts w:ascii="Verdana" w:eastAsia="Verdana" w:hAnsi="Verdana" w:cs="Verdana"/>
            <w:b/>
            <w:bCs/>
            <w:spacing w:val="-1"/>
          </w:rPr>
          <w:delText>i</w:delText>
        </w:r>
        <w:r>
          <w:rPr>
            <w:rFonts w:ascii="Verdana" w:eastAsia="Verdana" w:hAnsi="Verdana" w:cs="Verdana"/>
            <w:b/>
            <w:bCs/>
          </w:rPr>
          <w:delText>on Three</w:delText>
        </w:r>
      </w:del>
    </w:p>
    <w:p w14:paraId="4D96B436" w14:textId="77777777" w:rsidR="00932DC9" w:rsidRDefault="00932DC9" w:rsidP="00932DC9">
      <w:pPr>
        <w:spacing w:before="19" w:after="0" w:line="220" w:lineRule="exact"/>
        <w:rPr>
          <w:del w:id="174" w:author="Esther Lønstrup" w:date="2026-09-25T20:08:00Z" w16du:dateUtc="2026-09-26T00:08:00Z"/>
        </w:rPr>
      </w:pPr>
    </w:p>
    <w:p w14:paraId="298C5D7A" w14:textId="77777777" w:rsidR="00932DC9" w:rsidRDefault="00932DC9" w:rsidP="00932DC9">
      <w:pPr>
        <w:spacing w:after="0" w:line="275" w:lineRule="auto"/>
        <w:ind w:left="120" w:right="157"/>
        <w:rPr>
          <w:del w:id="175" w:author="Esther Lønstrup" w:date="2026-09-25T20:08:00Z" w16du:dateUtc="2026-09-26T00:08:00Z"/>
          <w:rFonts w:ascii="Verdana" w:eastAsia="Verdana" w:hAnsi="Verdana" w:cs="Verdana"/>
        </w:rPr>
      </w:pPr>
      <w:del w:id="176" w:author="Esther Lønstrup" w:date="2026-09-25T20:08:00Z" w16du:dateUtc="2026-09-26T00:08:00Z">
        <w:r>
          <w:rPr>
            <w:rFonts w:ascii="Verdana" w:eastAsia="Verdana" w:hAnsi="Verdana" w:cs="Verdana"/>
            <w:spacing w:val="1"/>
          </w:rPr>
          <w:delText>T</w:delText>
        </w:r>
        <w:r>
          <w:rPr>
            <w:rFonts w:ascii="Verdana" w:eastAsia="Verdana" w:hAnsi="Verdana" w:cs="Verdana"/>
            <w:spacing w:val="-1"/>
          </w:rPr>
          <w:delText>h</w:delText>
        </w:r>
        <w:r>
          <w:rPr>
            <w:rFonts w:ascii="Verdana" w:eastAsia="Verdana" w:hAnsi="Verdana" w:cs="Verdana"/>
          </w:rPr>
          <w:delText xml:space="preserve">e </w:delText>
        </w:r>
        <w:r>
          <w:rPr>
            <w:rFonts w:ascii="Verdana" w:eastAsia="Verdana" w:hAnsi="Verdana" w:cs="Verdana"/>
            <w:spacing w:val="-3"/>
          </w:rPr>
          <w:delText>l</w:delText>
        </w:r>
        <w:r>
          <w:rPr>
            <w:rFonts w:ascii="Verdana" w:eastAsia="Verdana" w:hAnsi="Verdana" w:cs="Verdana"/>
            <w:spacing w:val="-1"/>
          </w:rPr>
          <w:delText>a</w:delText>
        </w:r>
        <w:r>
          <w:rPr>
            <w:rFonts w:ascii="Verdana" w:eastAsia="Verdana" w:hAnsi="Verdana" w:cs="Verdana"/>
          </w:rPr>
          <w:delText>st</w:delText>
        </w:r>
        <w:r>
          <w:rPr>
            <w:rFonts w:ascii="Verdana" w:eastAsia="Verdana" w:hAnsi="Verdana" w:cs="Verdana"/>
            <w:spacing w:val="-1"/>
          </w:rPr>
          <w:delText xml:space="preserve"> qu</w:delText>
        </w:r>
        <w:r>
          <w:rPr>
            <w:rFonts w:ascii="Verdana" w:eastAsia="Verdana" w:hAnsi="Verdana" w:cs="Verdana"/>
          </w:rPr>
          <w:delText>es</w:delText>
        </w:r>
        <w:r>
          <w:rPr>
            <w:rFonts w:ascii="Verdana" w:eastAsia="Verdana" w:hAnsi="Verdana" w:cs="Verdana"/>
            <w:spacing w:val="-1"/>
          </w:rPr>
          <w:delText>t</w:delText>
        </w:r>
        <w:r>
          <w:rPr>
            <w:rFonts w:ascii="Verdana" w:eastAsia="Verdana" w:hAnsi="Verdana" w:cs="Verdana"/>
            <w:spacing w:val="-3"/>
          </w:rPr>
          <w:delText>i</w:delText>
        </w:r>
        <w:r>
          <w:rPr>
            <w:rFonts w:ascii="Verdana" w:eastAsia="Verdana" w:hAnsi="Verdana" w:cs="Verdana"/>
          </w:rPr>
          <w:delText>on</w:delText>
        </w:r>
        <w:r>
          <w:rPr>
            <w:rFonts w:ascii="Verdana" w:eastAsia="Verdana" w:hAnsi="Verdana" w:cs="Verdana"/>
            <w:spacing w:val="-1"/>
          </w:rPr>
          <w:delText xml:space="preserve"> </w:delText>
        </w:r>
        <w:r>
          <w:rPr>
            <w:rFonts w:ascii="Verdana" w:eastAsia="Verdana" w:hAnsi="Verdana" w:cs="Verdana"/>
          </w:rPr>
          <w:delText>s</w:delText>
        </w:r>
        <w:r>
          <w:rPr>
            <w:rFonts w:ascii="Verdana" w:eastAsia="Verdana" w:hAnsi="Verdana" w:cs="Verdana"/>
            <w:spacing w:val="-1"/>
          </w:rPr>
          <w:delText>h</w:delText>
        </w:r>
        <w:r>
          <w:rPr>
            <w:rFonts w:ascii="Verdana" w:eastAsia="Verdana" w:hAnsi="Verdana" w:cs="Verdana"/>
            <w:spacing w:val="3"/>
          </w:rPr>
          <w:delText>o</w:delText>
        </w:r>
        <w:r>
          <w:rPr>
            <w:rFonts w:ascii="Verdana" w:eastAsia="Verdana" w:hAnsi="Verdana" w:cs="Verdana"/>
            <w:spacing w:val="-1"/>
          </w:rPr>
          <w:delText>u</w:delText>
        </w:r>
        <w:r>
          <w:rPr>
            <w:rFonts w:ascii="Verdana" w:eastAsia="Verdana" w:hAnsi="Verdana" w:cs="Verdana"/>
            <w:spacing w:val="-3"/>
          </w:rPr>
          <w:delText>l</w:delText>
        </w:r>
        <w:r>
          <w:rPr>
            <w:rFonts w:ascii="Verdana" w:eastAsia="Verdana" w:hAnsi="Verdana" w:cs="Verdana"/>
          </w:rPr>
          <w:delText>d</w:delText>
        </w:r>
        <w:r>
          <w:rPr>
            <w:rFonts w:ascii="Verdana" w:eastAsia="Verdana" w:hAnsi="Verdana" w:cs="Verdana"/>
            <w:spacing w:val="1"/>
          </w:rPr>
          <w:delText xml:space="preserve"> </w:delText>
        </w:r>
        <w:r>
          <w:rPr>
            <w:rFonts w:ascii="Verdana" w:eastAsia="Verdana" w:hAnsi="Verdana" w:cs="Verdana"/>
            <w:spacing w:val="-1"/>
          </w:rPr>
          <w:delText>b</w:delText>
        </w:r>
        <w:r>
          <w:rPr>
            <w:rFonts w:ascii="Verdana" w:eastAsia="Verdana" w:hAnsi="Verdana" w:cs="Verdana"/>
          </w:rPr>
          <w:delText xml:space="preserve">e </w:delText>
        </w:r>
        <w:r>
          <w:rPr>
            <w:rFonts w:ascii="Verdana" w:eastAsia="Verdana" w:hAnsi="Verdana" w:cs="Verdana"/>
            <w:spacing w:val="-1"/>
          </w:rPr>
          <w:delText>an</w:delText>
        </w:r>
        <w:r>
          <w:rPr>
            <w:rFonts w:ascii="Verdana" w:eastAsia="Verdana" w:hAnsi="Verdana" w:cs="Verdana"/>
          </w:rPr>
          <w:delText>s</w:delText>
        </w:r>
        <w:r>
          <w:rPr>
            <w:rFonts w:ascii="Verdana" w:eastAsia="Verdana" w:hAnsi="Verdana" w:cs="Verdana"/>
            <w:spacing w:val="-1"/>
          </w:rPr>
          <w:delText>w</w:delText>
        </w:r>
        <w:r>
          <w:rPr>
            <w:rFonts w:ascii="Verdana" w:eastAsia="Verdana" w:hAnsi="Verdana" w:cs="Verdana"/>
          </w:rPr>
          <w:delText>e</w:delText>
        </w:r>
        <w:r>
          <w:rPr>
            <w:rFonts w:ascii="Verdana" w:eastAsia="Verdana" w:hAnsi="Verdana" w:cs="Verdana"/>
            <w:spacing w:val="-1"/>
          </w:rPr>
          <w:delText>r</w:delText>
        </w:r>
        <w:r>
          <w:rPr>
            <w:rFonts w:ascii="Verdana" w:eastAsia="Verdana" w:hAnsi="Verdana" w:cs="Verdana"/>
          </w:rPr>
          <w:delText>ed</w:delText>
        </w:r>
        <w:r>
          <w:rPr>
            <w:rFonts w:ascii="Verdana" w:eastAsia="Verdana" w:hAnsi="Verdana" w:cs="Verdana"/>
            <w:spacing w:val="-1"/>
          </w:rPr>
          <w:delText xml:space="preserve"> a</w:delText>
        </w:r>
        <w:r>
          <w:rPr>
            <w:rFonts w:ascii="Verdana" w:eastAsia="Verdana" w:hAnsi="Verdana" w:cs="Verdana"/>
          </w:rPr>
          <w:delText>s a</w:delText>
        </w:r>
        <w:r>
          <w:rPr>
            <w:rFonts w:ascii="Verdana" w:eastAsia="Verdana" w:hAnsi="Verdana" w:cs="Verdana"/>
            <w:spacing w:val="-1"/>
          </w:rPr>
          <w:delText xml:space="preserve"> </w:delText>
        </w:r>
        <w:r>
          <w:rPr>
            <w:rFonts w:ascii="Verdana" w:eastAsia="Verdana" w:hAnsi="Verdana" w:cs="Verdana"/>
          </w:rPr>
          <w:delText>group,</w:delText>
        </w:r>
        <w:r>
          <w:rPr>
            <w:rFonts w:ascii="Verdana" w:eastAsia="Verdana" w:hAnsi="Verdana" w:cs="Verdana"/>
            <w:spacing w:val="-2"/>
          </w:rPr>
          <w:delText xml:space="preserve"> </w:delText>
        </w:r>
        <w:r>
          <w:rPr>
            <w:rFonts w:ascii="Verdana" w:eastAsia="Verdana" w:hAnsi="Verdana" w:cs="Verdana"/>
          </w:rPr>
          <w:delText>“What do you hope will happen as a result of what you do?”  Limit your response to 250 words.</w:delText>
        </w:r>
      </w:del>
    </w:p>
    <w:p w14:paraId="08EACD57" w14:textId="77777777" w:rsidR="00932DC9" w:rsidRDefault="00932DC9" w:rsidP="00932DC9">
      <w:pPr>
        <w:spacing w:after="0" w:line="275" w:lineRule="auto"/>
        <w:ind w:left="120" w:right="157"/>
        <w:rPr>
          <w:del w:id="177" w:author="Esther Lønstrup" w:date="2026-09-25T20:08:00Z" w16du:dateUtc="2026-09-26T00:08:00Z"/>
          <w:rFonts w:ascii="Verdana" w:eastAsia="Verdana" w:hAnsi="Verdana" w:cs="Verdana"/>
        </w:rPr>
      </w:pPr>
    </w:p>
    <w:p w14:paraId="32D4490A" w14:textId="77777777" w:rsidR="00932DC9" w:rsidRDefault="00932DC9" w:rsidP="00932DC9">
      <w:pPr>
        <w:spacing w:after="0" w:line="275" w:lineRule="auto"/>
        <w:ind w:left="120" w:right="157"/>
        <w:rPr>
          <w:del w:id="178" w:author="Esther Lønstrup" w:date="2026-09-25T20:08:00Z" w16du:dateUtc="2026-09-26T00:08:00Z"/>
          <w:rFonts w:ascii="Verdana" w:eastAsia="Verdana" w:hAnsi="Verdana" w:cs="Verdana"/>
        </w:rPr>
      </w:pPr>
    </w:p>
    <w:p w14:paraId="1502D496" w14:textId="77777777" w:rsidR="00932DC9" w:rsidRPr="00EF7096" w:rsidRDefault="00932DC9" w:rsidP="00932DC9">
      <w:pPr>
        <w:spacing w:after="0" w:line="275" w:lineRule="auto"/>
        <w:ind w:left="120" w:right="157"/>
        <w:rPr>
          <w:del w:id="179" w:author="Esther Lønstrup" w:date="2026-09-25T20:08:00Z" w16du:dateUtc="2026-09-26T00:08:00Z"/>
          <w:rFonts w:ascii="Verdana" w:eastAsia="Verdana" w:hAnsi="Verdana" w:cs="Verdana"/>
          <w:b/>
        </w:rPr>
      </w:pPr>
      <w:del w:id="180" w:author="Esther Lønstrup" w:date="2026-09-25T20:08:00Z" w16du:dateUtc="2026-09-26T00:08:00Z">
        <w:r w:rsidRPr="00EF7096">
          <w:rPr>
            <w:rFonts w:ascii="Verdana" w:eastAsia="Verdana" w:hAnsi="Verdana" w:cs="Verdana"/>
            <w:b/>
          </w:rPr>
          <w:delText xml:space="preserve">Be careful in your responses not to exceed word limits OR the visible space provided in each box. The applications will be printed out; therefore, the reviewers will not have the ability to scroll down on any boxes where the text is longer than the visible space on the page. </w:delText>
        </w:r>
      </w:del>
    </w:p>
    <w:p w14:paraId="28A22AB4" w14:textId="77777777" w:rsidR="00932DC9" w:rsidRDefault="00932DC9" w:rsidP="00932DC9">
      <w:pPr>
        <w:spacing w:after="0" w:line="275" w:lineRule="auto"/>
        <w:ind w:left="120" w:right="157"/>
        <w:rPr>
          <w:del w:id="181" w:author="Esther Lønstrup" w:date="2026-09-25T20:08:00Z" w16du:dateUtc="2026-09-26T00:08:00Z"/>
          <w:rFonts w:ascii="Verdana" w:eastAsia="Verdana" w:hAnsi="Verdana" w:cs="Verdana"/>
        </w:rPr>
      </w:pPr>
    </w:p>
    <w:p w14:paraId="704CF54F" w14:textId="77777777" w:rsidR="00932DC9" w:rsidRDefault="00932DC9" w:rsidP="00932DC9">
      <w:pPr>
        <w:spacing w:after="0" w:line="275" w:lineRule="auto"/>
        <w:ind w:left="120" w:right="157"/>
        <w:rPr>
          <w:del w:id="182" w:author="Esther Lønstrup" w:date="2026-09-25T20:08:00Z" w16du:dateUtc="2026-09-26T00:08:00Z"/>
          <w:rFonts w:ascii="Verdana" w:eastAsia="Verdana" w:hAnsi="Verdana" w:cs="Verdana"/>
        </w:rPr>
      </w:pPr>
    </w:p>
    <w:p w14:paraId="206D2AF4" w14:textId="391321F5" w:rsidR="007A6F90" w:rsidRPr="00A053CA" w:rsidRDefault="00932DC9" w:rsidP="005E5E99">
      <w:pPr>
        <w:rPr>
          <w:lang w:val="en-GB"/>
          <w:rPrChange w:id="183" w:author="Esther Lønstrup" w:date="2026-09-25T20:08:00Z" w16du:dateUtc="2026-09-26T00:08:00Z">
            <w:rPr>
              <w:rFonts w:ascii="Verdana" w:eastAsia="Verdana" w:hAnsi="Verdana" w:cs="Verdana"/>
            </w:rPr>
          </w:rPrChange>
        </w:rPr>
        <w:pPrChange w:id="184" w:author="Esther Lønstrup" w:date="2026-09-25T20:08:00Z" w16du:dateUtc="2026-09-26T00:08:00Z">
          <w:pPr>
            <w:spacing w:after="0" w:line="275" w:lineRule="auto"/>
            <w:ind w:left="120" w:right="157"/>
          </w:pPr>
        </w:pPrChange>
      </w:pPr>
      <w:del w:id="185" w:author="Esther Lønstrup" w:date="2026-09-25T20:08:00Z" w16du:dateUtc="2026-09-26T00:08:00Z">
        <w:r w:rsidRPr="620A4301">
          <w:rPr>
            <w:rFonts w:ascii="Verdana" w:eastAsia="Verdana" w:hAnsi="Verdana" w:cs="Verdana"/>
          </w:rPr>
          <w:delText xml:space="preserve">When you are finished, email your completed applications to </w:delText>
        </w:r>
        <w:r w:rsidR="00EC7B9A">
          <w:fldChar w:fldCharType="begin"/>
        </w:r>
        <w:r w:rsidR="00EC7B9A">
          <w:delInstrText>HYPERLINK "mailto:learnforlife@austinseminary.edu"</w:delInstrText>
        </w:r>
        <w:r w:rsidR="00EC7B9A">
          <w:fldChar w:fldCharType="separate"/>
        </w:r>
        <w:r w:rsidR="00EC7B9A" w:rsidRPr="009A06BD">
          <w:rPr>
            <w:rStyle w:val="Hyperlink"/>
            <w:rFonts w:ascii="Verdana" w:eastAsia="Verdana" w:hAnsi="Verdana" w:cs="Verdana"/>
          </w:rPr>
          <w:delText>learnforlife@austinseminary.edu</w:delText>
        </w:r>
        <w:r w:rsidR="00EC7B9A">
          <w:fldChar w:fldCharType="end"/>
        </w:r>
        <w:r w:rsidRPr="620A4301">
          <w:rPr>
            <w:rFonts w:ascii="Verdana" w:eastAsia="Verdana" w:hAnsi="Verdana" w:cs="Verdana"/>
          </w:rPr>
          <w:delText xml:space="preserve"> no later than 11:59 pm CST on </w:delText>
        </w:r>
        <w:r w:rsidRPr="00407C01">
          <w:rPr>
            <w:rFonts w:ascii="Verdana" w:eastAsia="Verdana" w:hAnsi="Verdana" w:cs="Verdana"/>
          </w:rPr>
          <w:delText>May 1</w:delText>
        </w:r>
        <w:r w:rsidR="00EC7B9A">
          <w:rPr>
            <w:rFonts w:ascii="Verdana" w:eastAsia="Verdana" w:hAnsi="Verdana" w:cs="Verdana"/>
          </w:rPr>
          <w:delText>6</w:delText>
        </w:r>
        <w:r w:rsidRPr="00407C01">
          <w:rPr>
            <w:rFonts w:ascii="Verdana" w:eastAsia="Verdana" w:hAnsi="Verdana" w:cs="Verdana"/>
          </w:rPr>
          <w:delText>, 202</w:delText>
        </w:r>
        <w:r w:rsidR="00EC7B9A">
          <w:rPr>
            <w:rFonts w:ascii="Verdana" w:eastAsia="Verdana" w:hAnsi="Verdana" w:cs="Verdana"/>
          </w:rPr>
          <w:delText>5</w:delText>
        </w:r>
        <w:r w:rsidRPr="00407C01">
          <w:rPr>
            <w:rFonts w:ascii="Verdana" w:eastAsia="Verdana" w:hAnsi="Verdana" w:cs="Verdana"/>
          </w:rPr>
          <w:delText>. Awardees will be notified by June 30, 202</w:delText>
        </w:r>
        <w:r w:rsidR="00EC7B9A">
          <w:rPr>
            <w:rFonts w:ascii="Verdana" w:eastAsia="Verdana" w:hAnsi="Verdana" w:cs="Verdana"/>
          </w:rPr>
          <w:delText>5</w:delText>
        </w:r>
        <w:r w:rsidRPr="00407C01">
          <w:rPr>
            <w:rFonts w:ascii="Verdana" w:eastAsia="Verdana" w:hAnsi="Verdana" w:cs="Verdana"/>
          </w:rPr>
          <w:delText>.</w:delText>
        </w:r>
        <w:r>
          <w:rPr>
            <w:rFonts w:ascii="Verdana" w:eastAsia="Verdana" w:hAnsi="Verdana" w:cs="Verdana"/>
          </w:rPr>
          <w:delText xml:space="preserve"> </w:delText>
        </w:r>
        <w:r w:rsidRPr="620A4301">
          <w:rPr>
            <w:rFonts w:ascii="Verdana" w:eastAsia="Verdana" w:hAnsi="Verdana" w:cs="Verdana"/>
          </w:rPr>
          <w:delText xml:space="preserve"> </w:delText>
        </w:r>
      </w:del>
    </w:p>
    <w:sectPr w:rsidR="007A6F90" w:rsidRPr="00A053CA">
      <w:pgSz w:w="11906" w:h="16838"/>
      <w:pgMar w:top="1701" w:right="1134" w:bottom="1701" w:left="1134" w:header="708" w:footer="708" w:gutter="0"/>
      <w:cols w:space="708"/>
      <w:docGrid w:linePitch="360"/>
      <w:sectPrChange w:id="186" w:author="Esther Lønstrup" w:date="2026-09-25T20:08:00Z" w16du:dateUtc="2026-09-26T00:08:00Z">
        <w:sectPr w:rsidR="007A6F90" w:rsidRPr="00A053CA">
          <w:pgSz w:w="12240" w:h="15840"/>
          <w:pgMar w:top="1440" w:right="1440" w:bottom="1440" w:left="1440" w:header="720" w:footer="720" w:gutter="0"/>
          <w:cols w:space="72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B4C4300"/>
    <w:multiLevelType w:val="hybridMultilevel"/>
    <w:tmpl w:val="BA2CBA44"/>
    <w:lvl w:ilvl="0" w:tplc="F1DE6A3A">
      <w:start w:val="1"/>
      <w:numFmt w:val="decimal"/>
      <w:lvlText w:val="%1)"/>
      <w:lvlJc w:val="left"/>
      <w:pPr>
        <w:ind w:left="720" w:hanging="360"/>
      </w:pPr>
      <w:rPr>
        <w:rFonts w:hint="default"/>
        <w:b/>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4AC64399"/>
    <w:multiLevelType w:val="hybridMultilevel"/>
    <w:tmpl w:val="B5340794"/>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900024662">
    <w:abstractNumId w:val="0"/>
  </w:num>
  <w:num w:numId="2" w16cid:durableId="150840587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DC9"/>
    <w:rsid w:val="00005465"/>
    <w:rsid w:val="00006739"/>
    <w:rsid w:val="000216D4"/>
    <w:rsid w:val="000315E6"/>
    <w:rsid w:val="00034894"/>
    <w:rsid w:val="00041260"/>
    <w:rsid w:val="00052FFF"/>
    <w:rsid w:val="0008620D"/>
    <w:rsid w:val="0009096B"/>
    <w:rsid w:val="00096AC6"/>
    <w:rsid w:val="000A6FAF"/>
    <w:rsid w:val="000B0F72"/>
    <w:rsid w:val="000B35D4"/>
    <w:rsid w:val="000D1DA9"/>
    <w:rsid w:val="000E0BA7"/>
    <w:rsid w:val="000E2880"/>
    <w:rsid w:val="000E298B"/>
    <w:rsid w:val="000F075D"/>
    <w:rsid w:val="00101BDC"/>
    <w:rsid w:val="0012412D"/>
    <w:rsid w:val="001278BE"/>
    <w:rsid w:val="00134B6A"/>
    <w:rsid w:val="00142644"/>
    <w:rsid w:val="001635C9"/>
    <w:rsid w:val="00182A3C"/>
    <w:rsid w:val="001B210E"/>
    <w:rsid w:val="001B6B78"/>
    <w:rsid w:val="00207B57"/>
    <w:rsid w:val="00211D79"/>
    <w:rsid w:val="002305A9"/>
    <w:rsid w:val="00240DED"/>
    <w:rsid w:val="0024378F"/>
    <w:rsid w:val="002462BA"/>
    <w:rsid w:val="00263418"/>
    <w:rsid w:val="0027320F"/>
    <w:rsid w:val="002745F3"/>
    <w:rsid w:val="002971C4"/>
    <w:rsid w:val="002A07F3"/>
    <w:rsid w:val="002B3C9F"/>
    <w:rsid w:val="002B42DA"/>
    <w:rsid w:val="002D1531"/>
    <w:rsid w:val="002D175F"/>
    <w:rsid w:val="002D353B"/>
    <w:rsid w:val="002D5C40"/>
    <w:rsid w:val="002E5891"/>
    <w:rsid w:val="002E58AD"/>
    <w:rsid w:val="002F5307"/>
    <w:rsid w:val="003040D0"/>
    <w:rsid w:val="00312E4F"/>
    <w:rsid w:val="00332DA2"/>
    <w:rsid w:val="00364CBE"/>
    <w:rsid w:val="00376309"/>
    <w:rsid w:val="003824AA"/>
    <w:rsid w:val="00383439"/>
    <w:rsid w:val="003866D7"/>
    <w:rsid w:val="003A6AC0"/>
    <w:rsid w:val="003B760B"/>
    <w:rsid w:val="003D22A7"/>
    <w:rsid w:val="003D723A"/>
    <w:rsid w:val="003E7B45"/>
    <w:rsid w:val="003F1B53"/>
    <w:rsid w:val="00411003"/>
    <w:rsid w:val="00412A84"/>
    <w:rsid w:val="004314CE"/>
    <w:rsid w:val="00444A94"/>
    <w:rsid w:val="00455A98"/>
    <w:rsid w:val="00463203"/>
    <w:rsid w:val="00467041"/>
    <w:rsid w:val="00471458"/>
    <w:rsid w:val="00474A00"/>
    <w:rsid w:val="004A35EF"/>
    <w:rsid w:val="004A4739"/>
    <w:rsid w:val="004C1B1E"/>
    <w:rsid w:val="004C7D83"/>
    <w:rsid w:val="004F3AD1"/>
    <w:rsid w:val="004F6A66"/>
    <w:rsid w:val="00501CDA"/>
    <w:rsid w:val="00503EBE"/>
    <w:rsid w:val="005170AB"/>
    <w:rsid w:val="00521E90"/>
    <w:rsid w:val="005224A4"/>
    <w:rsid w:val="00542881"/>
    <w:rsid w:val="00567041"/>
    <w:rsid w:val="0056719A"/>
    <w:rsid w:val="005773A9"/>
    <w:rsid w:val="005B008A"/>
    <w:rsid w:val="005C3267"/>
    <w:rsid w:val="005C6FC0"/>
    <w:rsid w:val="005E33BB"/>
    <w:rsid w:val="005E5E99"/>
    <w:rsid w:val="005F0239"/>
    <w:rsid w:val="005F2887"/>
    <w:rsid w:val="0060023A"/>
    <w:rsid w:val="006053EA"/>
    <w:rsid w:val="006171D7"/>
    <w:rsid w:val="006171DF"/>
    <w:rsid w:val="00627FE9"/>
    <w:rsid w:val="00633333"/>
    <w:rsid w:val="0063785F"/>
    <w:rsid w:val="00642B17"/>
    <w:rsid w:val="006457CB"/>
    <w:rsid w:val="00651182"/>
    <w:rsid w:val="00683777"/>
    <w:rsid w:val="00683EB9"/>
    <w:rsid w:val="006841B0"/>
    <w:rsid w:val="00691FB2"/>
    <w:rsid w:val="0069620B"/>
    <w:rsid w:val="006A0778"/>
    <w:rsid w:val="006B1C61"/>
    <w:rsid w:val="006B4ED5"/>
    <w:rsid w:val="006C00D3"/>
    <w:rsid w:val="006C7886"/>
    <w:rsid w:val="006D302C"/>
    <w:rsid w:val="006D3267"/>
    <w:rsid w:val="006E4A7A"/>
    <w:rsid w:val="006E6637"/>
    <w:rsid w:val="006F0741"/>
    <w:rsid w:val="006F3793"/>
    <w:rsid w:val="00713112"/>
    <w:rsid w:val="00717344"/>
    <w:rsid w:val="0072347A"/>
    <w:rsid w:val="00743382"/>
    <w:rsid w:val="00750E77"/>
    <w:rsid w:val="007570B8"/>
    <w:rsid w:val="00773BFD"/>
    <w:rsid w:val="00790F36"/>
    <w:rsid w:val="007A2B17"/>
    <w:rsid w:val="007A6F90"/>
    <w:rsid w:val="007B56EB"/>
    <w:rsid w:val="007C1729"/>
    <w:rsid w:val="007C5896"/>
    <w:rsid w:val="007C6C54"/>
    <w:rsid w:val="007D1847"/>
    <w:rsid w:val="007E186A"/>
    <w:rsid w:val="007E1EEA"/>
    <w:rsid w:val="007F1D48"/>
    <w:rsid w:val="007F3C0B"/>
    <w:rsid w:val="007F46F2"/>
    <w:rsid w:val="00802698"/>
    <w:rsid w:val="00816D8D"/>
    <w:rsid w:val="00830FF3"/>
    <w:rsid w:val="00836532"/>
    <w:rsid w:val="00844886"/>
    <w:rsid w:val="00861CE8"/>
    <w:rsid w:val="00862788"/>
    <w:rsid w:val="008669A9"/>
    <w:rsid w:val="0087619B"/>
    <w:rsid w:val="00876E07"/>
    <w:rsid w:val="008B52E9"/>
    <w:rsid w:val="008B5C3D"/>
    <w:rsid w:val="008C7002"/>
    <w:rsid w:val="00900E57"/>
    <w:rsid w:val="009019EC"/>
    <w:rsid w:val="00932DC9"/>
    <w:rsid w:val="00942B04"/>
    <w:rsid w:val="0095226D"/>
    <w:rsid w:val="009622EA"/>
    <w:rsid w:val="00977CFE"/>
    <w:rsid w:val="009853AE"/>
    <w:rsid w:val="0099285B"/>
    <w:rsid w:val="009A5792"/>
    <w:rsid w:val="009C7A9D"/>
    <w:rsid w:val="009D0128"/>
    <w:rsid w:val="009D2773"/>
    <w:rsid w:val="009D76FE"/>
    <w:rsid w:val="009F1F0D"/>
    <w:rsid w:val="00A053CA"/>
    <w:rsid w:val="00A0790B"/>
    <w:rsid w:val="00A1505A"/>
    <w:rsid w:val="00A242D1"/>
    <w:rsid w:val="00A24FA4"/>
    <w:rsid w:val="00A27119"/>
    <w:rsid w:val="00A30443"/>
    <w:rsid w:val="00A307FD"/>
    <w:rsid w:val="00A30874"/>
    <w:rsid w:val="00A51186"/>
    <w:rsid w:val="00A527EB"/>
    <w:rsid w:val="00A544A5"/>
    <w:rsid w:val="00A61F5C"/>
    <w:rsid w:val="00A70C2D"/>
    <w:rsid w:val="00A71584"/>
    <w:rsid w:val="00AD2F1A"/>
    <w:rsid w:val="00AE1ED0"/>
    <w:rsid w:val="00B05311"/>
    <w:rsid w:val="00B33310"/>
    <w:rsid w:val="00B44B02"/>
    <w:rsid w:val="00B53F54"/>
    <w:rsid w:val="00B64CC1"/>
    <w:rsid w:val="00B85F2A"/>
    <w:rsid w:val="00B903B8"/>
    <w:rsid w:val="00BB1806"/>
    <w:rsid w:val="00BB27F3"/>
    <w:rsid w:val="00BB46A4"/>
    <w:rsid w:val="00BC6B7F"/>
    <w:rsid w:val="00BC7AE9"/>
    <w:rsid w:val="00BD309D"/>
    <w:rsid w:val="00BF17C7"/>
    <w:rsid w:val="00BF3BCC"/>
    <w:rsid w:val="00C045D1"/>
    <w:rsid w:val="00C163A8"/>
    <w:rsid w:val="00C1708A"/>
    <w:rsid w:val="00C1738F"/>
    <w:rsid w:val="00C66973"/>
    <w:rsid w:val="00C86AE2"/>
    <w:rsid w:val="00CB0024"/>
    <w:rsid w:val="00CC0B37"/>
    <w:rsid w:val="00CE2E35"/>
    <w:rsid w:val="00CE314D"/>
    <w:rsid w:val="00CE4C28"/>
    <w:rsid w:val="00D10CC5"/>
    <w:rsid w:val="00D1183F"/>
    <w:rsid w:val="00D208EB"/>
    <w:rsid w:val="00D25823"/>
    <w:rsid w:val="00D3073C"/>
    <w:rsid w:val="00D4121B"/>
    <w:rsid w:val="00D44C4D"/>
    <w:rsid w:val="00D47AA2"/>
    <w:rsid w:val="00D57D47"/>
    <w:rsid w:val="00D7174A"/>
    <w:rsid w:val="00D72B9A"/>
    <w:rsid w:val="00D856AE"/>
    <w:rsid w:val="00DA1F65"/>
    <w:rsid w:val="00DA7A9E"/>
    <w:rsid w:val="00DC3A7F"/>
    <w:rsid w:val="00DD212D"/>
    <w:rsid w:val="00DD5896"/>
    <w:rsid w:val="00DF2D32"/>
    <w:rsid w:val="00DF397E"/>
    <w:rsid w:val="00E11C4B"/>
    <w:rsid w:val="00E32DA3"/>
    <w:rsid w:val="00E4248B"/>
    <w:rsid w:val="00E426E7"/>
    <w:rsid w:val="00E552C8"/>
    <w:rsid w:val="00E57AA3"/>
    <w:rsid w:val="00E93D83"/>
    <w:rsid w:val="00EB2D21"/>
    <w:rsid w:val="00EC7B9A"/>
    <w:rsid w:val="00EE7EF0"/>
    <w:rsid w:val="00EF08B6"/>
    <w:rsid w:val="00EF3850"/>
    <w:rsid w:val="00EF3DD9"/>
    <w:rsid w:val="00F0280D"/>
    <w:rsid w:val="00F24EAD"/>
    <w:rsid w:val="00F268D1"/>
    <w:rsid w:val="00F4316F"/>
    <w:rsid w:val="00F55E05"/>
    <w:rsid w:val="00F67EA1"/>
    <w:rsid w:val="00F70B04"/>
    <w:rsid w:val="00F74ABB"/>
    <w:rsid w:val="00F83833"/>
    <w:rsid w:val="00F9115A"/>
    <w:rsid w:val="00F975A5"/>
    <w:rsid w:val="00F978A5"/>
    <w:rsid w:val="00FA1891"/>
    <w:rsid w:val="00FB192D"/>
    <w:rsid w:val="00FC0499"/>
    <w:rsid w:val="00FC2C3A"/>
    <w:rsid w:val="00FC7CD6"/>
    <w:rsid w:val="00FD0C94"/>
    <w:rsid w:val="00FD0C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F3CC3"/>
  <w15:chartTrackingRefBased/>
  <w15:docId w15:val="{DC3E79B2-5EFE-474B-BB00-D44344E8F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53CA"/>
    <w:pPr>
      <w:spacing w:after="200" w:line="276" w:lineRule="auto"/>
      <w:pPrChange w:id="0" w:author="Esther Lønstrup" w:date="2026-09-25T20:08:00Z">
        <w:pPr>
          <w:widowControl w:val="0"/>
          <w:spacing w:after="200" w:line="276" w:lineRule="auto"/>
        </w:pPr>
      </w:pPrChange>
    </w:pPr>
    <w:rPr>
      <w:rFonts w:eastAsiaTheme="minorEastAsia"/>
      <w:lang w:val="da-DK" w:eastAsia="da-DK"/>
      <w:rPrChange w:id="0" w:author="Esther Lønstrup" w:date="2026-09-25T20:08:00Z">
        <w:rPr>
          <w:rFonts w:asciiTheme="minorHAnsi" w:eastAsiaTheme="minorHAnsi" w:hAnsiTheme="minorHAnsi" w:cstheme="minorBidi"/>
          <w:sz w:val="22"/>
          <w:szCs w:val="22"/>
          <w:lang w:val="en-US" w:eastAsia="en-US" w:bidi="ar-SA"/>
        </w:rPr>
      </w:rPrChange>
    </w:rPr>
  </w:style>
  <w:style w:type="paragraph" w:styleId="Heading3">
    <w:name w:val="heading 3"/>
    <w:basedOn w:val="Normal"/>
    <w:next w:val="Normal"/>
    <w:link w:val="Heading3Char"/>
    <w:qFormat/>
    <w:rsid w:val="00A053CA"/>
    <w:pPr>
      <w:keepNext/>
      <w:spacing w:before="240" w:after="60" w:line="240" w:lineRule="auto"/>
      <w:jc w:val="both"/>
      <w:outlineLvl w:val="2"/>
      <w:pPrChange w:id="1" w:author="Esther Lønstrup" w:date="2026-09-25T20:08:00Z">
        <w:pPr>
          <w:keepNext/>
          <w:spacing w:before="240" w:after="60"/>
          <w:jc w:val="both"/>
          <w:outlineLvl w:val="2"/>
        </w:pPr>
      </w:pPrChange>
    </w:pPr>
    <w:rPr>
      <w:rFonts w:ascii="Cambria" w:eastAsia="SimSun" w:hAnsi="Cambria" w:cs="Times New Roman"/>
      <w:b/>
      <w:bCs/>
      <w:sz w:val="26"/>
      <w:szCs w:val="26"/>
      <w:rPrChange w:id="1" w:author="Esther Lønstrup" w:date="2026-09-25T20:08:00Z">
        <w:rPr>
          <w:rFonts w:ascii="Cambria" w:eastAsia="SimSun" w:hAnsi="Cambria"/>
          <w:b/>
          <w:bCs/>
          <w:sz w:val="26"/>
          <w:szCs w:val="26"/>
          <w:lang w:val="da-DK" w:eastAsia="da-DK"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32DC9"/>
    <w:rPr>
      <w:color w:val="0563C1" w:themeColor="hyperlink"/>
      <w:u w:val="single"/>
    </w:rPr>
  </w:style>
  <w:style w:type="character" w:styleId="CommentReference">
    <w:name w:val="annotation reference"/>
    <w:basedOn w:val="DefaultParagraphFont"/>
    <w:uiPriority w:val="99"/>
    <w:semiHidden/>
    <w:unhideWhenUsed/>
    <w:rsid w:val="00A24FA4"/>
    <w:rPr>
      <w:sz w:val="16"/>
      <w:szCs w:val="16"/>
    </w:rPr>
  </w:style>
  <w:style w:type="paragraph" w:styleId="CommentText">
    <w:name w:val="annotation text"/>
    <w:basedOn w:val="Normal"/>
    <w:link w:val="CommentTextChar"/>
    <w:uiPriority w:val="99"/>
    <w:unhideWhenUsed/>
    <w:rsid w:val="00A24FA4"/>
    <w:pPr>
      <w:spacing w:line="240" w:lineRule="auto"/>
    </w:pPr>
    <w:rPr>
      <w:sz w:val="20"/>
      <w:szCs w:val="20"/>
    </w:rPr>
  </w:style>
  <w:style w:type="character" w:customStyle="1" w:styleId="CommentTextChar">
    <w:name w:val="Comment Text Char"/>
    <w:basedOn w:val="DefaultParagraphFont"/>
    <w:link w:val="CommentText"/>
    <w:uiPriority w:val="99"/>
    <w:rsid w:val="00A24FA4"/>
    <w:rPr>
      <w:sz w:val="20"/>
      <w:szCs w:val="20"/>
    </w:rPr>
  </w:style>
  <w:style w:type="paragraph" w:styleId="CommentSubject">
    <w:name w:val="annotation subject"/>
    <w:basedOn w:val="CommentText"/>
    <w:next w:val="CommentText"/>
    <w:link w:val="CommentSubjectChar"/>
    <w:uiPriority w:val="99"/>
    <w:semiHidden/>
    <w:unhideWhenUsed/>
    <w:rsid w:val="00A24FA4"/>
    <w:rPr>
      <w:b/>
      <w:bCs/>
    </w:rPr>
  </w:style>
  <w:style w:type="character" w:customStyle="1" w:styleId="CommentSubjectChar">
    <w:name w:val="Comment Subject Char"/>
    <w:basedOn w:val="CommentTextChar"/>
    <w:link w:val="CommentSubject"/>
    <w:uiPriority w:val="99"/>
    <w:semiHidden/>
    <w:rsid w:val="00A24FA4"/>
    <w:rPr>
      <w:b/>
      <w:bCs/>
      <w:sz w:val="20"/>
      <w:szCs w:val="20"/>
    </w:rPr>
  </w:style>
  <w:style w:type="character" w:styleId="UnresolvedMention">
    <w:name w:val="Unresolved Mention"/>
    <w:basedOn w:val="DefaultParagraphFont"/>
    <w:uiPriority w:val="99"/>
    <w:semiHidden/>
    <w:unhideWhenUsed/>
    <w:rsid w:val="00EC7B9A"/>
    <w:rPr>
      <w:color w:val="605E5C"/>
      <w:shd w:val="clear" w:color="auto" w:fill="E1DFDD"/>
    </w:rPr>
  </w:style>
  <w:style w:type="character" w:customStyle="1" w:styleId="Heading3Char">
    <w:name w:val="Heading 3 Char"/>
    <w:basedOn w:val="DefaultParagraphFont"/>
    <w:link w:val="Heading3"/>
    <w:rsid w:val="004F3AD1"/>
    <w:rPr>
      <w:rFonts w:ascii="Cambria" w:eastAsia="SimSun" w:hAnsi="Cambria" w:cs="Times New Roman"/>
      <w:b/>
      <w:bCs/>
      <w:sz w:val="26"/>
      <w:szCs w:val="26"/>
      <w:lang w:val="da-DK" w:eastAsia="da-DK"/>
    </w:rPr>
  </w:style>
  <w:style w:type="paragraph" w:styleId="ListParagraph">
    <w:name w:val="List Paragraph"/>
    <w:basedOn w:val="Normal"/>
    <w:uiPriority w:val="34"/>
    <w:qFormat/>
    <w:rsid w:val="00A053CA"/>
    <w:pPr>
      <w:ind w:left="720"/>
      <w:contextualSpacing/>
      <w:pPrChange w:id="2" w:author="Esther Lønstrup" w:date="2026-09-25T20:08:00Z">
        <w:pPr>
          <w:spacing w:after="200" w:line="276" w:lineRule="auto"/>
          <w:ind w:left="720"/>
          <w:contextualSpacing/>
        </w:pPr>
      </w:pPrChange>
    </w:pPr>
    <w:rPr>
      <w:rPrChange w:id="2" w:author="Esther Lønstrup" w:date="2026-09-25T20:08:00Z">
        <w:rPr>
          <w:rFonts w:asciiTheme="minorHAnsi" w:eastAsiaTheme="minorEastAsia" w:hAnsiTheme="minorHAnsi" w:cstheme="minorBidi"/>
          <w:sz w:val="22"/>
          <w:szCs w:val="22"/>
          <w:lang w:val="da-DK" w:eastAsia="da-DK" w:bidi="ar-SA"/>
        </w:rPr>
      </w:rPrChange>
    </w:rPr>
  </w:style>
  <w:style w:type="table" w:styleId="TableGrid">
    <w:name w:val="Table Grid"/>
    <w:basedOn w:val="TableNormal"/>
    <w:uiPriority w:val="59"/>
    <w:rsid w:val="004F3AD1"/>
    <w:pPr>
      <w:spacing w:after="0" w:line="240" w:lineRule="auto"/>
    </w:pPr>
    <w:rPr>
      <w:rFonts w:eastAsiaTheme="minorEastAsia"/>
      <w:lang w:val="da-DK" w:eastAsia="da-DK"/>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3BCC"/>
    <w:pPr>
      <w:spacing w:after="0" w:line="240" w:lineRule="auto"/>
      <w:pPrChange w:id="3" w:author="Esther Lønstrup" w:date="2026-09-25T20:08:00Z">
        <w:pPr/>
      </w:pPrChange>
    </w:pPr>
    <w:rPr>
      <w:rFonts w:ascii="Tahoma" w:hAnsi="Tahoma" w:cs="Tahoma"/>
      <w:sz w:val="16"/>
      <w:szCs w:val="16"/>
      <w:rPrChange w:id="3" w:author="Esther Lønstrup" w:date="2026-09-25T20:08:00Z">
        <w:rPr>
          <w:rFonts w:ascii="Tahoma" w:eastAsiaTheme="minorEastAsia" w:hAnsi="Tahoma" w:cs="Tahoma"/>
          <w:sz w:val="16"/>
          <w:szCs w:val="16"/>
          <w:lang w:val="da-DK" w:eastAsia="da-DK" w:bidi="ar-SA"/>
        </w:rPr>
      </w:rPrChange>
    </w:rPr>
  </w:style>
  <w:style w:type="character" w:customStyle="1" w:styleId="BalloonTextChar">
    <w:name w:val="Balloon Text Char"/>
    <w:basedOn w:val="DefaultParagraphFont"/>
    <w:link w:val="BalloonText"/>
    <w:uiPriority w:val="99"/>
    <w:semiHidden/>
    <w:rsid w:val="004F3AD1"/>
    <w:rPr>
      <w:rFonts w:ascii="Tahoma" w:eastAsiaTheme="minorEastAsia" w:hAnsi="Tahoma" w:cs="Tahoma"/>
      <w:sz w:val="16"/>
      <w:szCs w:val="16"/>
      <w:lang w:val="da-DK" w:eastAsia="da-D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90E176785206A4F84865A3FFC025ACA" ma:contentTypeVersion="19" ma:contentTypeDescription="Create a new document." ma:contentTypeScope="" ma:versionID="9714afbf9563866fc2f9f6715277ad42">
  <xsd:schema xmlns:xsd="http://www.w3.org/2001/XMLSchema" xmlns:xs="http://www.w3.org/2001/XMLSchema" xmlns:p="http://schemas.microsoft.com/office/2006/metadata/properties" xmlns:ns2="a475f7b6-3682-490e-a128-a4c331f46ccf" xmlns:ns3="d7977454-c4d7-4ad5-bed5-939718c56f2d" targetNamespace="http://schemas.microsoft.com/office/2006/metadata/properties" ma:root="true" ma:fieldsID="450237e3fa6108c22e6ec5ccb0658aee" ns2:_="" ns3:_="">
    <xsd:import namespace="a475f7b6-3682-490e-a128-a4c331f46ccf"/>
    <xsd:import namespace="d7977454-c4d7-4ad5-bed5-939718c56f2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Location" minOccurs="0"/>
                <xsd:element ref="ns2:_Flow_SignoffStatu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75f7b6-3682-490e-a128-a4c331f46c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_Flow_SignoffStatus" ma:index="20" nillable="true" ma:displayName="Sign-off status" ma:internalName="Sign_x002d_off_x0020_status">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2e9cf11e-d6fe-4cb9-ad8f-c059eddbb48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7977454-c4d7-4ad5-bed5-939718c56f2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796b39fb-945f-44f9-89e6-c7c82c32e1ad}" ma:internalName="TaxCatchAll" ma:showField="CatchAllData" ma:web="d7977454-c4d7-4ad5-bed5-939718c56f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7977454-c4d7-4ad5-bed5-939718c56f2d" xsi:nil="true"/>
    <_Flow_SignoffStatus xmlns="a475f7b6-3682-490e-a128-a4c331f46ccf" xsi:nil="true"/>
    <lcf76f155ced4ddcb4097134ff3c332f xmlns="a475f7b6-3682-490e-a128-a4c331f46cc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0754A6F-BFFD-4540-BC6C-74414218C8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75f7b6-3682-490e-a128-a4c331f46ccf"/>
    <ds:schemaRef ds:uri="d7977454-c4d7-4ad5-bed5-939718c56f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A4D4294-9C7D-46B3-B32E-4D1037F876E0}">
  <ds:schemaRefs>
    <ds:schemaRef ds:uri="http://schemas.microsoft.com/sharepoint/v3/contenttype/forms"/>
  </ds:schemaRefs>
</ds:datastoreItem>
</file>

<file path=customXml/itemProps3.xml><?xml version="1.0" encoding="utf-8"?>
<ds:datastoreItem xmlns:ds="http://schemas.openxmlformats.org/officeDocument/2006/customXml" ds:itemID="{194F46AD-E723-4028-93B0-4629E6D98824}">
  <ds:schemaRefs>
    <ds:schemaRef ds:uri="http://schemas.microsoft.com/office/2006/metadata/properties"/>
    <ds:schemaRef ds:uri="http://schemas.microsoft.com/office/infopath/2007/PartnerControls"/>
    <ds:schemaRef ds:uri="d7977454-c4d7-4ad5-bed5-939718c56f2d"/>
    <ds:schemaRef ds:uri="a475f7b6-3682-490e-a128-a4c331f46ccf"/>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753</Words>
  <Characters>4293</Characters>
  <Application>Microsoft Office Word</Application>
  <DocSecurity>0</DocSecurity>
  <Lines>35</Lines>
  <Paragraphs>10</Paragraphs>
  <ScaleCrop>false</ScaleCrop>
  <Company/>
  <LinksUpToDate>false</LinksUpToDate>
  <CharactersWithSpaces>5036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Mikala McFerren</dc:creator>
  <cp:keywords/>
  <dc:description/>
  <cp:lastModifiedBy>Arthur Souza Rodrigues</cp:lastModifiedBy>
  <cp:revision>1</cp:revision>
  <dcterms:created xsi:type="dcterms:W3CDTF">2024-05-14T15:20:00Z</dcterms:created>
  <dcterms:modified xsi:type="dcterms:W3CDTF">2026-09-26T00:08:00Z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0x010100D90E176785206A4F84865A3FFC025ACA</vt:lpwstr>
  </property>
  <property fmtid="{D5CDD505-2E9C-101B-9397-08002B2CF9AE}" pid="3" name="MediaServiceImageTags">
    <vt:lpwstr/>
  </property>
</Properties>
</file>