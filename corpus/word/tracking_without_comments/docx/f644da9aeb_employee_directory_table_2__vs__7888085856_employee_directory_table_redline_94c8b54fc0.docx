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373A5" w14:textId="77777777" w:rsidR="009978EA" w:rsidRDefault="00E76660">
      <w:r>
        <w:t>Employee Directory</w:t>
      </w:r>
    </w:p>
    <w:p w14:paraId="60A86C3D" w14:textId="77777777" w:rsidR="009978EA" w:rsidRDefault="009978EA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78EA" w14:paraId="4BB0E8F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3E32" w14:textId="77777777" w:rsidR="009978EA" w:rsidRDefault="00E76660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7DC6F" w14:textId="77777777" w:rsidR="009978EA" w:rsidRDefault="00E76660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40C0" w14:textId="77777777" w:rsidR="009978EA" w:rsidRDefault="00E76660">
            <w:r>
              <w:t>Role</w:t>
            </w:r>
          </w:p>
        </w:tc>
      </w:tr>
      <w:tr w:rsidR="009978EA" w14:paraId="3899C32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C55C" w14:textId="77777777" w:rsidR="009978EA" w:rsidRDefault="00E76660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49C3" w14:textId="77777777" w:rsidR="009978EA" w:rsidRDefault="00E76660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BAE4" w14:textId="77777777" w:rsidR="009978EA" w:rsidRDefault="00E76660">
            <w:r>
              <w:t>Senior Dev</w:t>
            </w:r>
          </w:p>
        </w:tc>
      </w:tr>
      <w:tr w:rsidR="009978EA" w14:paraId="38B726B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630B" w14:textId="77777777" w:rsidR="009978EA" w:rsidRDefault="00E76660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AB0F" w14:textId="77777777" w:rsidR="009978EA" w:rsidRDefault="00E76660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C4746" w14:textId="77777777" w:rsidR="009978EA" w:rsidRDefault="00E76660">
            <w:r>
              <w:t>Manager</w:t>
            </w:r>
          </w:p>
        </w:tc>
      </w:tr>
      <w:tr w:rsidR="009978EA" w14:paraId="06D2AEC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0" w:author="Comparison" w:date="2026-09-26T14:40:00Z" w16du:dateUtc="2026-09-26T18:4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1B1B" w14:textId="77777777" w:rsidR="009978EA" w:rsidRDefault="00E76660">
            <w:pPr>
              <w:rPr>
                <w:del w:id="1" w:author="Comparison" w:date="2026-09-26T14:40:00Z" w16du:dateUtc="2026-09-26T18:40:00Z"/>
              </w:rPr>
            </w:pPr>
            <w:del w:id="2" w:author="Comparison" w:date="2026-09-26T14:40:00Z" w16du:dateUtc="2026-09-26T18:40:00Z">
              <w:r>
                <w:delText>Carol White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0CD99" w14:textId="77777777" w:rsidR="009978EA" w:rsidRDefault="00E76660">
            <w:pPr>
              <w:rPr>
                <w:del w:id="3" w:author="Comparison" w:date="2026-09-26T14:40:00Z" w16du:dateUtc="2026-09-26T18:40:00Z"/>
              </w:rPr>
            </w:pPr>
            <w:del w:id="4" w:author="Comparison" w:date="2026-09-26T14:40:00Z" w16du:dateUtc="2026-09-26T18:40:00Z">
              <w:r>
                <w:delText>Sales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4AE9" w14:textId="77777777" w:rsidR="009978EA" w:rsidRDefault="00E76660">
            <w:pPr>
              <w:rPr>
                <w:del w:id="5" w:author="Comparison" w:date="2026-09-26T14:40:00Z" w16du:dateUtc="2026-09-26T18:40:00Z"/>
              </w:rPr>
            </w:pPr>
            <w:del w:id="6" w:author="Comparison" w:date="2026-09-26T14:40:00Z" w16du:dateUtc="2026-09-26T18:40:00Z">
              <w:r>
                <w:delText>Director</w:delText>
              </w:r>
            </w:del>
          </w:p>
        </w:tc>
      </w:tr>
    </w:tbl>
    <w:p w14:paraId="5B88C65D" w14:textId="77777777" w:rsidR="009978EA" w:rsidRDefault="009978EA"/>
    <w:sectPr w:rsidR="009978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8EA"/>
    <w:rsid w:val="00150FDE"/>
    <w:rsid w:val="005017B3"/>
    <w:rsid w:val="009978EA"/>
    <w:rsid w:val="00D4096A"/>
    <w:rsid w:val="00E76660"/>
    <w:rsid w:val="00EA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D393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2026-09-26T18:40:00Z</dcterms:modified>
</cp:coreProperties>
</file>