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CDCAF5" w14:textId="77777777" w:rsidR="0085378D" w:rsidRPr="00E15296" w:rsidRDefault="006C6E35">
      <w:pPr>
        <w:rPr>
          <w:del w:id="0" w:author="Comparison" w:date="2026-09-22T12:18:00Z" w16du:dateUtc="2026-09-22T16:18:00Z"/>
          <w:rFonts w:ascii="Times New Roman" w:hAnsi="Times New Roman" w:cs="Times New Roman"/>
          <w:sz w:val="24"/>
          <w:szCs w:val="24"/>
        </w:rPr>
      </w:pPr>
      <w:ins w:id="1" w:author="Comparison" w:date="2026-09-22T12:18:00Z" w16du:dateUtc="2026-09-22T16:18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lastRenderedPageBreak/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2" w:author="Comparison" w:date="2026-09-22T12:18:00Z" w16du:dateUtc="2026-09-22T16:18:00Z">
        <w:r w:rsidR="0083407F" w:rsidRPr="00E15296">
          <w:rPr>
            <w:rFonts w:ascii="Times New Roman" w:hAnsi="Times New Roman" w:cs="Times New Roman"/>
            <w:sz w:val="24"/>
            <w:szCs w:val="24"/>
          </w:rPr>
          <w:delText>Секция: «Краеведение».</w:delText>
        </w:r>
      </w:del>
    </w:p>
    <w:p w14:paraId="18F0043B" w14:textId="77777777" w:rsidR="0046608C" w:rsidRPr="00E15296" w:rsidRDefault="0083407F">
      <w:pPr>
        <w:rPr>
          <w:del w:id="3" w:author="Comparison" w:date="2026-09-22T12:18:00Z" w16du:dateUtc="2026-09-22T16:18:00Z"/>
          <w:rFonts w:ascii="Times New Roman" w:hAnsi="Times New Roman" w:cs="Times New Roman"/>
          <w:sz w:val="24"/>
          <w:szCs w:val="24"/>
        </w:rPr>
      </w:pPr>
      <w:del w:id="4" w:author="Comparison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Тема: 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«</w:delText>
        </w:r>
        <w:r w:rsidR="006B73BD" w:rsidRPr="00E15296">
          <w:rPr>
            <w:rFonts w:ascii="Times New Roman" w:hAnsi="Times New Roman" w:cs="Times New Roman"/>
            <w:sz w:val="24"/>
            <w:szCs w:val="24"/>
          </w:rPr>
          <w:delText>Боль земли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»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(Х</w:delText>
        </w:r>
        <w:r w:rsidR="002E3C48" w:rsidRPr="00E15296">
          <w:rPr>
            <w:rFonts w:ascii="Times New Roman" w:hAnsi="Times New Roman" w:cs="Times New Roman"/>
            <w:sz w:val="24"/>
            <w:szCs w:val="24"/>
          </w:rPr>
          <w:delText>олокост в Ростовской области)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».</w:delText>
        </w:r>
      </w:del>
    </w:p>
    <w:p w14:paraId="4ADEFC23" w14:textId="77777777" w:rsidR="0085378D" w:rsidRPr="00E15296" w:rsidRDefault="0083407F">
      <w:pPr>
        <w:rPr>
          <w:del w:id="5" w:author="Comparison" w:date="2026-09-22T12:18:00Z" w16du:dateUtc="2026-09-22T16:18:00Z"/>
          <w:rFonts w:ascii="Times New Roman" w:hAnsi="Times New Roman" w:cs="Times New Roman"/>
          <w:sz w:val="24"/>
          <w:szCs w:val="24"/>
        </w:rPr>
      </w:pPr>
      <w:del w:id="6" w:author="Comparison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Автор: </w:delText>
        </w:r>
        <w:r w:rsidR="0085378D" w:rsidRPr="00E15296">
          <w:rPr>
            <w:rFonts w:ascii="Times New Roman" w:hAnsi="Times New Roman" w:cs="Times New Roman"/>
            <w:sz w:val="24"/>
            <w:szCs w:val="24"/>
          </w:rPr>
          <w:delText>Нечаева Виктория Юрьевна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.</w:delText>
        </w:r>
      </w:del>
    </w:p>
    <w:p w14:paraId="677BA719" w14:textId="77777777" w:rsidR="0085378D" w:rsidRPr="00E15296" w:rsidRDefault="0085378D">
      <w:pPr>
        <w:rPr>
          <w:del w:id="7" w:author="Comparison" w:date="2026-09-22T12:18:00Z" w16du:dateUtc="2026-09-22T16:18:00Z"/>
          <w:rFonts w:ascii="Times New Roman" w:hAnsi="Times New Roman" w:cs="Times New Roman"/>
          <w:sz w:val="24"/>
          <w:szCs w:val="24"/>
        </w:rPr>
      </w:pPr>
      <w:del w:id="8" w:author="Comparison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МАОУ СОШ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05677C" w:rsidRPr="00E15296">
          <w:rPr>
            <w:rFonts w:ascii="Times New Roman" w:hAnsi="Times New Roman" w:cs="Times New Roman"/>
            <w:sz w:val="24"/>
            <w:szCs w:val="24"/>
            <w:lang w:val="en-US"/>
          </w:rPr>
          <w:delText>N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10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10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«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Б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»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класс</w:delText>
        </w:r>
      </w:del>
    </w:p>
    <w:p w14:paraId="0DC668DD" w14:textId="77777777" w:rsidR="0085378D" w:rsidRPr="00E15296" w:rsidRDefault="0083407F">
      <w:pPr>
        <w:rPr>
          <w:del w:id="9" w:author="Comparison" w:date="2026-09-22T12:18:00Z" w16du:dateUtc="2026-09-22T16:18:00Z"/>
          <w:rFonts w:ascii="Times New Roman" w:hAnsi="Times New Roman" w:cs="Times New Roman"/>
          <w:sz w:val="24"/>
          <w:szCs w:val="24"/>
        </w:rPr>
      </w:pPr>
      <w:del w:id="10" w:author="Comparison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Научный руководитель: </w:delText>
        </w:r>
        <w:r w:rsidR="0085378D" w:rsidRPr="00E15296">
          <w:rPr>
            <w:rFonts w:ascii="Times New Roman" w:hAnsi="Times New Roman" w:cs="Times New Roman"/>
            <w:sz w:val="24"/>
            <w:szCs w:val="24"/>
          </w:rPr>
          <w:delText>Иванова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 xml:space="preserve"> Елена Леонидовна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учитель истории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 xml:space="preserve"> МАОУ СОШ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05677C" w:rsidRPr="00E15296">
          <w:rPr>
            <w:rFonts w:ascii="Times New Roman" w:hAnsi="Times New Roman" w:cs="Times New Roman"/>
            <w:sz w:val="24"/>
            <w:szCs w:val="24"/>
            <w:lang w:val="en-US"/>
          </w:rPr>
          <w:delText>N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10.</w:delText>
        </w:r>
      </w:del>
    </w:p>
    <w:p w14:paraId="0FB1A6A7" w14:textId="77777777" w:rsidR="0085378D" w:rsidRPr="00E15296" w:rsidRDefault="0085378D">
      <w:pPr>
        <w:rPr>
          <w:del w:id="11" w:author="Comparison" w:date="2026-09-22T12:18:00Z" w16du:dateUtc="2026-09-22T16:18:00Z"/>
          <w:rFonts w:ascii="Times New Roman" w:hAnsi="Times New Roman" w:cs="Times New Roman"/>
          <w:sz w:val="24"/>
          <w:szCs w:val="24"/>
        </w:rPr>
      </w:pPr>
      <w:del w:id="12" w:author="Comparison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Цель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: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у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знать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причины холокоста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изучив свидетельства современников, документы того 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времени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литературу 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и учебные пособия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 xml:space="preserve"> связанные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с Х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>олокостом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 xml:space="preserve"> и рассказы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свидетелей страшной трагедии.</w:delText>
        </w:r>
      </w:del>
    </w:p>
    <w:p w14:paraId="2D530945" w14:textId="77777777" w:rsidR="0085378D" w:rsidRPr="00E15296" w:rsidRDefault="0085378D">
      <w:pPr>
        <w:rPr>
          <w:del w:id="13" w:author="Comparison" w:date="2026-09-22T12:18:00Z" w16du:dateUtc="2026-09-22T16:18:00Z"/>
          <w:rFonts w:ascii="Times New Roman" w:hAnsi="Times New Roman" w:cs="Times New Roman"/>
          <w:sz w:val="24"/>
          <w:szCs w:val="24"/>
        </w:rPr>
      </w:pPr>
      <w:del w:id="14" w:author="Comparison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Актуальность подобной темы никогда не иссякнет, так как главная задача каждого поколения не забывать подобной трагедии и рассказывать своим детям о ней,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для того чтобы подобное  не повторялось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в будущем.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Возможность использовать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 xml:space="preserve"> эту работу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на уроках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по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священных ВОВ и памятных мероприятиях, посвященных жертвам Х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олокоста .</w:delText>
        </w:r>
      </w:del>
    </w:p>
    <w:p w14:paraId="6597632C" w14:textId="77777777" w:rsidR="0046608C" w:rsidRPr="00E15296" w:rsidRDefault="004E717E">
      <w:pPr>
        <w:rPr>
          <w:del w:id="15" w:author="Comparison" w:date="2026-09-22T12:18:00Z" w16du:dateUtc="2026-09-22T16:18:00Z"/>
          <w:rFonts w:ascii="Times New Roman" w:hAnsi="Times New Roman" w:cs="Times New Roman"/>
          <w:sz w:val="24"/>
          <w:szCs w:val="24"/>
        </w:rPr>
      </w:pPr>
      <w:del w:id="16" w:author="Comparison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Методы решения задачи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>: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работа с документами и литературными источниками того времени. Их краткий анализ.</w:delText>
        </w:r>
      </w:del>
    </w:p>
    <w:p w14:paraId="7BC47748" w14:textId="77777777" w:rsidR="002320BA" w:rsidRPr="00E15296" w:rsidRDefault="004E717E">
      <w:pPr>
        <w:rPr>
          <w:del w:id="17" w:author="Comparison" w:date="2026-09-22T12:18:00Z" w16du:dateUtc="2026-09-22T16:18:00Z"/>
          <w:rFonts w:ascii="Times New Roman" w:hAnsi="Times New Roman" w:cs="Times New Roman"/>
          <w:sz w:val="24"/>
          <w:szCs w:val="24"/>
        </w:rPr>
      </w:pPr>
      <w:del w:id="18" w:author="Comparison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Результаты исследования: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 xml:space="preserve"> нельзя забывать или позволять перепис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ывать историю таких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 трагедий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 п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отому что подобным забвением мы предаем и обесцениваем жизни тех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людей, причиной гибели которых стал Холокост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. Ведь каждый человек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-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это уникальное создание со своим внутренним миром и историей,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 мечтами и желаниями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, и никто из этих людей не заслуживал такой ужасной судьбы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- оказаться жертвами Х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олокоста.</w:delText>
        </w:r>
      </w:del>
    </w:p>
    <w:p w14:paraId="3B20FF5D" w14:textId="77777777" w:rsidR="001B3408" w:rsidRDefault="001B3408">
      <w:pPr>
        <w:rPr>
          <w:del w:id="19" w:author="Comparison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7BF17683" w14:textId="77777777" w:rsidR="0046608C" w:rsidRDefault="0046608C">
      <w:pPr>
        <w:rPr>
          <w:del w:id="20" w:author="Comparison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795C76B9" w14:textId="77777777" w:rsidR="0046608C" w:rsidRDefault="0046608C">
      <w:pPr>
        <w:rPr>
          <w:del w:id="21" w:author="Comparison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6B439010" w14:textId="77777777" w:rsidR="0085378D" w:rsidRDefault="0085378D">
      <w:pPr>
        <w:rPr>
          <w:rPrChange w:id="22" w:author="Comparison" w:date="2026-09-22T12:18:00Z" w16du:dateUtc="2026-09-22T16:18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23" w:author="Comparison" w:date="2026-09-22T12:18:00Z" w16du:dateUtc="2026-09-22T16:18:00Z"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</w:p>
    <w:sectPr w:rsidR="0085378D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  <w:docGrid w:linePitch="0"/>
      <w:sectPrChange w:id="34" w:author="Comparison" w:date="2026-09-22T12:18:00Z" w16du:dateUtc="2026-09-22T16:18:00Z">
        <w:sectPr w:rsidR="0085378D">
          <w:pgSz w:w="11906" w:h="16838"/>
          <w:pgMar w:top="1134" w:right="850" w:bottom="1134" w:left="1701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FAF269" w14:textId="77777777" w:rsidR="006C6E35" w:rsidRDefault="006C6E35" w:rsidP="00876287">
      <w:pPr>
        <w:spacing w:after="0" w:line="240" w:lineRule="auto"/>
      </w:pPr>
      <w:r>
        <w:separator/>
      </w:r>
    </w:p>
  </w:endnote>
  <w:endnote w:type="continuationSeparator" w:id="0">
    <w:p w14:paraId="7ABAF456" w14:textId="77777777" w:rsidR="006C6E35" w:rsidRDefault="006C6E35" w:rsidP="00876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BF0A" w14:textId="77777777" w:rsidR="00876287" w:rsidRDefault="00876287">
    <w:pPr>
      <w:pStyle w:val="Header"/>
      <w:pPrChange w:id="33" w:author="Comparison" w:date="2026-09-22T12:18:00Z" w16du:dateUtc="2026-09-22T16:1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C0D06E" w14:textId="77777777" w:rsidR="006C6E35" w:rsidRDefault="006C6E35" w:rsidP="00876287">
      <w:pPr>
        <w:spacing w:after="0" w:line="240" w:lineRule="auto"/>
      </w:pPr>
      <w:r>
        <w:separator/>
      </w:r>
    </w:p>
  </w:footnote>
  <w:footnote w:type="continuationSeparator" w:id="0">
    <w:p w14:paraId="699B8432" w14:textId="77777777" w:rsidR="006C6E35" w:rsidRDefault="006C6E35" w:rsidP="00876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44205B" w14:paraId="0DF696E8" w14:textId="77777777">
      <w:tblPrEx>
        <w:tblCellMar>
          <w:top w:w="0" w:type="dxa"/>
          <w:bottom w:w="0" w:type="dxa"/>
        </w:tblCellMar>
      </w:tblPrEx>
      <w:trPr>
        <w:ins w:id="24" w:author="Comparison" w:date="2026-09-22T12:18:00Z" w16du:dateUtc="2026-09-22T16:18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36B28398" w14:textId="77777777" w:rsidR="0044205B" w:rsidRDefault="006C6E35">
          <w:pPr>
            <w:rPr>
              <w:ins w:id="25" w:author="Comparison" w:date="2026-09-22T12:18:00Z" w16du:dateUtc="2026-09-22T16:18:00Z"/>
            </w:rPr>
          </w:pPr>
          <w:ins w:id="26" w:author="Comparison" w:date="2026-09-22T12:18:00Z" w16du:dateUtc="2026-09-22T16:18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796F3F79" w14:textId="5588993C" w:rsidR="0044205B" w:rsidRDefault="006C6E35">
          <w:pPr>
            <w:jc w:val="center"/>
            <w:rPr>
              <w:ins w:id="27" w:author="Comparison" w:date="2026-09-22T12:18:00Z" w16du:dateUtc="2026-09-22T16:18:00Z"/>
            </w:rPr>
          </w:pPr>
          <w:ins w:id="28" w:author="Comparison" w:date="2026-09-22T12:18:00Z" w16du:dateUtc="2026-09-22T16:18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876287">
            <w:rPr>
              <w:noProof/>
              <w:color w:val="000000"/>
            </w:rPr>
            <w:t>1</w:t>
          </w:r>
          <w:ins w:id="29" w:author="Comparison" w:date="2026-09-22T12:18:00Z" w16du:dateUtc="2026-09-22T16:18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3BE2FC52" w14:textId="77777777" w:rsidR="0044205B" w:rsidRDefault="006C6E35">
          <w:pPr>
            <w:jc w:val="right"/>
            <w:rPr>
              <w:ins w:id="30" w:author="Comparison" w:date="2026-09-22T12:18:00Z" w16du:dateUtc="2026-09-22T16:18:00Z"/>
            </w:rPr>
          </w:pPr>
          <w:ins w:id="31" w:author="Comparison" w:date="2026-09-22T12:18:00Z" w16du:dateUtc="2026-09-22T16:18:00Z">
            <w:r>
              <w:rPr>
                <w:color w:val="000000"/>
              </w:rPr>
              <w:t>07.12.2025</w:t>
            </w:r>
          </w:ins>
        </w:p>
      </w:tc>
    </w:tr>
  </w:tbl>
  <w:p w14:paraId="51B57864" w14:textId="77777777" w:rsidR="00876287" w:rsidRDefault="00876287">
    <w:pPr>
      <w:pStyle w:val="Header"/>
      <w:rPr>
        <w:del w:id="32" w:author="Comparison" w:date="2026-09-22T12:18:00Z" w16du:dateUtc="2026-09-22T16:18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78D"/>
    <w:rsid w:val="000251B3"/>
    <w:rsid w:val="0005677C"/>
    <w:rsid w:val="00150516"/>
    <w:rsid w:val="001B3408"/>
    <w:rsid w:val="001D7234"/>
    <w:rsid w:val="002320BA"/>
    <w:rsid w:val="002D44DF"/>
    <w:rsid w:val="002E3C48"/>
    <w:rsid w:val="0044205B"/>
    <w:rsid w:val="0046608C"/>
    <w:rsid w:val="004E717E"/>
    <w:rsid w:val="0063199C"/>
    <w:rsid w:val="006B73BD"/>
    <w:rsid w:val="006C6E35"/>
    <w:rsid w:val="00800278"/>
    <w:rsid w:val="0083407F"/>
    <w:rsid w:val="0085378D"/>
    <w:rsid w:val="00875E83"/>
    <w:rsid w:val="00876287"/>
    <w:rsid w:val="00A33B99"/>
    <w:rsid w:val="00B44541"/>
    <w:rsid w:val="00BA35B0"/>
    <w:rsid w:val="00E15296"/>
    <w:rsid w:val="00E4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ACA4"/>
  <w15:docId w15:val="{6C07251E-254A-479E-AA2B-F9BDB406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sid w:val="0087628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762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287"/>
  </w:style>
  <w:style w:type="paragraph" w:styleId="Footer">
    <w:name w:val="footer"/>
    <w:basedOn w:val="Normal"/>
    <w:link w:val="FooterChar"/>
    <w:uiPriority w:val="99"/>
    <w:unhideWhenUsed/>
    <w:rsid w:val="008762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k-18</dc:creator>
  <cp:lastModifiedBy>Arthur Souza Rodrigues</cp:lastModifiedBy>
  <cp:revision>1</cp:revision>
  <dcterms:created xsi:type="dcterms:W3CDTF">2020-01-31T11:27:00Z</dcterms:created>
  <dcterms:modified xsi:type="dcterms:W3CDTF">2026-09-22T16:18:00Z</dcterms:modified>
</cp:coreProperties>
</file>