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del w:id="0" w:author="Luccas Correa" w:date="2026-08-03T22:18:00Z" w16du:dateUtc="2026-08-04T02:18:00Z"/>
        </w:rPr>
      </w:pPr>
      <w:del w:id="1" w:author="Luccas Correa" w:date="2026-08-03T22:18:00Z" w16du:dateUtc="2026-08-04T02:18:00Z">
        <w:r>
          <w:delText>This is a test.</w:delText>
        </w:r>
      </w:del>
    </w:p>
    <w:p w14:paraId="2353F1FE" w14:textId="4B0BAEA1" w:rsidR="006E4D75" w:rsidRDefault="006E4D75">
      <w:pPr>
        <w:rPr>
          <w:del w:id="2" w:author="Luccas Correa" w:date="2026-08-03T22:18:00Z" w16du:dateUtc="2026-08-04T02:18:00Z"/>
        </w:rPr>
      </w:pPr>
      <w:r>
        <w:t>Here’s some text.</w:t>
      </w:r>
    </w:p>
    <w:p w14:paraId="5C92E70D" w14:textId="0AB6D443" w:rsidR="006E4D75" w:rsidRDefault="006E4D75">
      <w:pPr>
        <w:rPr>
          <w:del w:id="3" w:author="Luccas Correa" w:date="2026-08-03T22:18:00Z" w16du:dateUtc="2026-08-04T02:18:00Z"/>
        </w:rPr>
      </w:pPr>
      <w:del w:id="4" w:author="Luccas Correa" w:date="2026-08-03T22:18:00Z" w16du:dateUtc="2026-08-04T02:18:00Z">
        <w:r>
          <w:delText>I deleted this sentence.</w:delText>
        </w:r>
      </w:del>
    </w:p>
    <w:p w14:paraId="6498690F" w14:textId="4521887B" w:rsidR="006E4D75" w:rsidRDefault="006E4D75">
      <w:del w:id="5" w:author="Luccas Correa" w:date="2026-08-03T22:18:00Z" w16du:dateUtc="2026-08-04T02:18:00Z">
        <w:r>
          <w:delText>We are not done yet.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C1530"/>
    <w:rsid w:val="002B1C2A"/>
    <w:rsid w:val="003D1857"/>
    <w:rsid w:val="00524058"/>
    <w:rsid w:val="006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2026-08-04T02:18:00Z</dcterms:modified>
</cp:coreProperties>
</file>