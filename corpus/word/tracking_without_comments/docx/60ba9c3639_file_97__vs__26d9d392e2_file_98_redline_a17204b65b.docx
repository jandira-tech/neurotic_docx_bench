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755CEF" w14:textId="77777777" w:rsidR="00AB7C0F" w:rsidRDefault="00AB7C0F">
      <w:pPr>
        <w:rPr>
          <w:rPrChange w:id="0" w:author="Arthur Souza Rodrigues" w:date="2026-09-26T15:00:00Z" w16du:dateUtc="2026-09-26T19:00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</w:pPr>
      <w:r>
        <w:rPr>
          <w:rPrChange w:id="1" w:author="Arthur Souza Rodrigues" w:date="2026-09-26T15:00:00Z" w16du:dateUtc="2026-09-26T19:00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file_</w:t>
      </w:r>
      <w:ins w:id="2" w:author="Arthur Souza Rodrigues" w:date="2026-09-26T15:00:00Z" w16du:dateUtc="2026-09-26T19:00:00Z">
        <w:r w:rsidR="00F35AC5">
          <w:t>98</w:t>
        </w:r>
      </w:ins>
      <w:del w:id="3" w:author="Arthur Souza Rodrigues" w:date="2026-09-26T15:00:00Z" w16du:dateUtc="2026-09-26T19:00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97</w:delText>
        </w:r>
      </w:del>
      <w:r>
        <w:rPr>
          <w:rPrChange w:id="4" w:author="Arthur Souza Rodrigues" w:date="2026-09-26T15:00:00Z" w16du:dateUtc="2026-09-26T19:00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.docx</w:t>
      </w:r>
    </w:p>
    <w:p w14:paraId="6006F1A2" w14:textId="4F4BAC88" w:rsidR="00EF287F" w:rsidRDefault="002B26B6">
      <w:pPr>
        <w:rPr>
          <w:ins w:id="5" w:author="Arthur Souza Rodrigues" w:date="2026-09-26T15:00:00Z" w16du:dateUtc="2026-09-26T19:00:00Z"/>
        </w:rPr>
      </w:pPr>
      <w:ins w:id="6" w:author="Arthur Souza Rodrigues" w:date="2026-09-26T15:00:00Z" w16du:dateUtc="2026-09-26T19:00:00Z">
        <w:r>
          <w:t>Employee Directory</w:t>
        </w:r>
      </w:ins>
    </w:p>
    <w:p w14:paraId="0570AE4B" w14:textId="77777777" w:rsidR="00EF287F" w:rsidRDefault="00EF287F">
      <w:pPr>
        <w:rPr>
          <w:ins w:id="7" w:author="Arthur Souza Rodrigues" w:date="2026-09-26T15:00:00Z" w16du:dateUtc="2026-09-26T19:0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F287F" w14:paraId="42DB0E27" w14:textId="77777777">
        <w:trPr>
          <w:trHeight w:val="360"/>
          <w:ins w:id="8" w:author="Arthur Souza Rodrigues" w:date="2026-09-26T15:00:00Z" w16du:dateUtc="2026-09-26T19:0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2FF0" w14:textId="77777777" w:rsidR="00EF287F" w:rsidRDefault="002B26B6">
            <w:pPr>
              <w:rPr>
                <w:ins w:id="9" w:author="Arthur Souza Rodrigues" w:date="2026-09-26T15:00:00Z" w16du:dateUtc="2026-09-26T19:00:00Z"/>
              </w:rPr>
            </w:pPr>
            <w:ins w:id="10" w:author="Arthur Souza Rodrigues" w:date="2026-09-26T15:00:00Z" w16du:dateUtc="2026-09-26T19:00:00Z">
              <w:r>
                <w:t>Name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E8F9" w14:textId="77777777" w:rsidR="00EF287F" w:rsidRDefault="002B26B6">
            <w:pPr>
              <w:rPr>
                <w:ins w:id="11" w:author="Arthur Souza Rodrigues" w:date="2026-09-26T15:00:00Z" w16du:dateUtc="2026-09-26T19:00:00Z"/>
              </w:rPr>
            </w:pPr>
            <w:ins w:id="12" w:author="Arthur Souza Rodrigues" w:date="2026-09-26T15:00:00Z" w16du:dateUtc="2026-09-26T19:00:00Z">
              <w:r>
                <w:t>Department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69AF" w14:textId="77777777" w:rsidR="00EF287F" w:rsidRDefault="002B26B6">
            <w:pPr>
              <w:rPr>
                <w:ins w:id="13" w:author="Arthur Souza Rodrigues" w:date="2026-09-26T15:00:00Z" w16du:dateUtc="2026-09-26T19:00:00Z"/>
              </w:rPr>
            </w:pPr>
            <w:ins w:id="14" w:author="Arthur Souza Rodrigues" w:date="2026-09-26T15:00:00Z" w16du:dateUtc="2026-09-26T19:00:00Z">
              <w:r>
                <w:t>Role</w:t>
              </w:r>
            </w:ins>
          </w:p>
        </w:tc>
      </w:tr>
      <w:tr w:rsidR="00EF287F" w14:paraId="00E58721" w14:textId="77777777">
        <w:trPr>
          <w:trHeight w:val="360"/>
          <w:ins w:id="15" w:author="Arthur Souza Rodrigues" w:date="2026-09-26T15:00:00Z" w16du:dateUtc="2026-09-26T19:0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D51E" w14:textId="77777777" w:rsidR="00EF287F" w:rsidRDefault="002B26B6">
            <w:pPr>
              <w:rPr>
                <w:ins w:id="16" w:author="Arthur Souza Rodrigues" w:date="2026-09-26T15:00:00Z" w16du:dateUtc="2026-09-26T19:00:00Z"/>
              </w:rPr>
            </w:pPr>
            <w:ins w:id="17" w:author="Arthur Souza Rodrigues" w:date="2026-09-26T15:00:00Z" w16du:dateUtc="2026-09-26T19:00:00Z">
              <w:r>
                <w:t>Alice Johnson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CFC4" w14:textId="77777777" w:rsidR="00EF287F" w:rsidRDefault="002B26B6">
            <w:pPr>
              <w:rPr>
                <w:ins w:id="18" w:author="Arthur Souza Rodrigues" w:date="2026-09-26T15:00:00Z" w16du:dateUtc="2026-09-26T19:00:00Z"/>
              </w:rPr>
            </w:pPr>
            <w:ins w:id="19" w:author="Arthur Souza Rodrigues" w:date="2026-09-26T15:00:00Z" w16du:dateUtc="2026-09-26T19:00:00Z">
              <w:r>
                <w:t>Engineering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7350" w14:textId="77777777" w:rsidR="00EF287F" w:rsidRDefault="002B26B6">
            <w:pPr>
              <w:rPr>
                <w:ins w:id="20" w:author="Arthur Souza Rodrigues" w:date="2026-09-26T15:00:00Z" w16du:dateUtc="2026-09-26T19:00:00Z"/>
              </w:rPr>
            </w:pPr>
            <w:ins w:id="21" w:author="Arthur Souza Rodrigues" w:date="2026-09-26T15:00:00Z" w16du:dateUtc="2026-09-26T19:00:00Z">
              <w:r>
                <w:t>Senior Dev</w:t>
              </w:r>
            </w:ins>
          </w:p>
        </w:tc>
      </w:tr>
      <w:tr w:rsidR="00EF287F" w14:paraId="396B8E39" w14:textId="77777777">
        <w:trPr>
          <w:trHeight w:val="360"/>
          <w:ins w:id="22" w:author="Arthur Souza Rodrigues" w:date="2026-09-26T15:00:00Z" w16du:dateUtc="2026-09-26T19:0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9FE9" w14:textId="77777777" w:rsidR="00EF287F" w:rsidRDefault="002B26B6">
            <w:pPr>
              <w:rPr>
                <w:ins w:id="23" w:author="Arthur Souza Rodrigues" w:date="2026-09-26T15:00:00Z" w16du:dateUtc="2026-09-26T19:00:00Z"/>
              </w:rPr>
            </w:pPr>
            <w:ins w:id="24" w:author="Arthur Souza Rodrigues" w:date="2026-09-26T15:00:00Z" w16du:dateUtc="2026-09-26T19:00:00Z">
              <w:r>
                <w:t>Bob Smith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537B" w14:textId="77777777" w:rsidR="00EF287F" w:rsidRDefault="002B26B6">
            <w:pPr>
              <w:rPr>
                <w:ins w:id="25" w:author="Arthur Souza Rodrigues" w:date="2026-09-26T15:00:00Z" w16du:dateUtc="2026-09-26T19:00:00Z"/>
              </w:rPr>
            </w:pPr>
            <w:ins w:id="26" w:author="Arthur Souza Rodrigues" w:date="2026-09-26T15:00:00Z" w16du:dateUtc="2026-09-26T19:00:00Z">
              <w:r>
                <w:t>Marketing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96F8" w14:textId="77777777" w:rsidR="00EF287F" w:rsidRDefault="002B26B6">
            <w:pPr>
              <w:rPr>
                <w:ins w:id="27" w:author="Arthur Souza Rodrigues" w:date="2026-09-26T15:00:00Z" w16du:dateUtc="2026-09-26T19:00:00Z"/>
              </w:rPr>
            </w:pPr>
            <w:ins w:id="28" w:author="Arthur Souza Rodrigues" w:date="2026-09-26T15:00:00Z" w16du:dateUtc="2026-09-26T19:00:00Z">
              <w:r>
                <w:t>Manager</w:t>
              </w:r>
            </w:ins>
          </w:p>
        </w:tc>
      </w:tr>
    </w:tbl>
    <w:p w14:paraId="27A3BD3B" w14:textId="475510E1" w:rsidR="001B35BC" w:rsidRDefault="002B26B6">
      <w:pPr>
        <w:rPr>
          <w:del w:id="29" w:author="Arthur Souza Rodrigues" w:date="2026-09-26T15:00:00Z" w16du:dateUtc="2026-09-26T19:00:00Z"/>
        </w:rPr>
      </w:pPr>
      <w:del w:id="30" w:author="Arthur Souza Rodrigues" w:date="2026-09-26T15:00:00Z" w16du:dateUtc="2026-09-26T19:00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Open Sans Bold Underline Demo</w:delText>
        </w:r>
      </w:del>
    </w:p>
    <w:p w14:paraId="4F9F4D62" w14:textId="77777777" w:rsidR="001B35BC" w:rsidRDefault="002B26B6">
      <w:pPr>
        <w:rPr>
          <w:del w:id="31" w:author="Arthur Souza Rodrigues" w:date="2026-09-26T15:00:00Z" w16du:dateUtc="2026-09-26T19:00:00Z"/>
        </w:rPr>
      </w:pPr>
      <w:del w:id="32" w:author="Arthur Souza Rodrigues" w:date="2026-09-26T15:00:00Z" w16du:dateUtc="2026-09-26T19:00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This document shows Open Sans font with bold and underline.</w:delText>
        </w:r>
      </w:del>
    </w:p>
    <w:p w14:paraId="2D689759" w14:textId="77777777" w:rsidR="001B35BC" w:rsidRDefault="002B26B6">
      <w:del w:id="33" w:author="Arthur Souza Rodrigues" w:date="2026-09-26T15:00:00Z" w16du:dateUtc="2026-09-26T19:00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Open Sans bold underline creates a distinctive modern heading style.</w:delText>
        </w:r>
      </w:del>
    </w:p>
    <w:sectPr w:rsidR="001B35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5BC"/>
    <w:rsid w:val="001B35BC"/>
    <w:rsid w:val="002A3DC5"/>
    <w:rsid w:val="002F5B90"/>
    <w:rsid w:val="005F432D"/>
    <w:rsid w:val="00AB7C0F"/>
    <w:rsid w:val="00D53FE7"/>
    <w:rsid w:val="00EF287F"/>
    <w:rsid w:val="00F3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CFBE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2026-09-26T19:00:00Z</dcterms:modified>
</cp:coreProperties>
</file>