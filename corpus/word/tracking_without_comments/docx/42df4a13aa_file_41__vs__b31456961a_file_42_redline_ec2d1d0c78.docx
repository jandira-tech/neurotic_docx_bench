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4F7C0" w14:textId="77777777" w:rsidR="00434072" w:rsidRDefault="00434072">
      <w:pPr>
        <w:rPr>
          <w:color w:val="00B0F0"/>
          <w:u w:val="single"/>
          <w:rPrChange w:id="0" w:author="Arthur Souza Rodrigues" w:date="2026-07-10T21:43:00Z" w16du:dateUtc="2026-07-11T01:43:00Z">
            <w:rPr/>
          </w:rPrChange>
        </w:rPr>
      </w:pPr>
      <w:r>
        <w:rPr>
          <w:color w:val="00B0F0"/>
          <w:u w:val="single"/>
          <w:rPrChange w:id="1" w:author="Arthur Souza Rodrigues" w:date="2026-07-10T21:43:00Z" w16du:dateUtc="2026-07-11T01:43:00Z">
            <w:rPr/>
          </w:rPrChange>
        </w:rPr>
        <w:t>file_</w:t>
      </w:r>
      <w:ins w:id="2" w:author="Arthur Souza Rodrigues" w:date="2026-07-10T21:43:00Z" w16du:dateUtc="2026-07-11T01:43:00Z">
        <w:r w:rsidR="00BB7E8A">
          <w:rPr>
            <w:color w:val="00B0F0"/>
            <w:u w:val="single"/>
          </w:rPr>
          <w:t>42</w:t>
        </w:r>
      </w:ins>
      <w:del w:id="3" w:author="Arthur Souza Rodrigues" w:date="2026-07-10T21:43:00Z" w16du:dateUtc="2026-07-11T01:43:00Z">
        <w:r>
          <w:delText>41</w:delText>
        </w:r>
      </w:del>
      <w:r>
        <w:rPr>
          <w:color w:val="00B0F0"/>
          <w:u w:val="single"/>
          <w:rPrChange w:id="4" w:author="Arthur Souza Rodrigues" w:date="2026-07-10T21:43:00Z" w16du:dateUtc="2026-07-11T01:43:00Z">
            <w:rPr/>
          </w:rPrChange>
        </w:rPr>
        <w:t>.docx</w:t>
      </w:r>
    </w:p>
    <w:p w14:paraId="2E0BA9BB" w14:textId="7D1196D7" w:rsidR="00F811F7" w:rsidRDefault="00A23C01">
      <w:pPr>
        <w:rPr>
          <w:ins w:id="5" w:author="Arthur Souza Rodrigues" w:date="2026-07-10T21:43:00Z" w16du:dateUtc="2026-07-11T01:43:00Z"/>
        </w:rPr>
      </w:pPr>
      <w:ins w:id="6" w:author="Arthur Souza Rodrigues" w:date="2026-07-10T21:43:00Z" w16du:dateUtc="2026-07-11T01:43:00Z">
        <w:r>
          <w:rPr>
            <w:color w:val="00B0F0"/>
            <w:u w:val="single"/>
          </w:rPr>
          <w:t>Blue Underline Combo Demo</w:t>
        </w:r>
      </w:ins>
    </w:p>
    <w:p w14:paraId="107B28FA" w14:textId="77777777" w:rsidR="00F811F7" w:rsidRDefault="00A23C01">
      <w:pPr>
        <w:rPr>
          <w:ins w:id="7" w:author="Arthur Souza Rodrigues" w:date="2026-07-10T21:43:00Z" w16du:dateUtc="2026-07-11T01:43:00Z"/>
        </w:rPr>
      </w:pPr>
      <w:ins w:id="8" w:author="Arthur Souza Rodrigues" w:date="2026-07-10T21:43:00Z" w16du:dateUtc="2026-07-11T01:43:00Z">
        <w:r>
          <w:rPr>
            <w:color w:val="00B0F0"/>
            <w:u w:val="single"/>
          </w:rPr>
          <w:t>This document combines blue font color with underline.</w:t>
        </w:r>
      </w:ins>
    </w:p>
    <w:p w14:paraId="5D0C8037" w14:textId="1D260D32" w:rsidR="0039532D" w:rsidRDefault="00A23C01">
      <w:pPr>
        <w:rPr>
          <w:del w:id="9" w:author="Arthur Souza Rodrigues" w:date="2026-07-10T21:43:00Z" w16du:dateUtc="2026-07-11T01:43:00Z"/>
        </w:rPr>
      </w:pPr>
      <w:ins w:id="10" w:author="Arthur Souza Rodrigues" w:date="2026-07-10T21:43:00Z" w16du:dateUtc="2026-07-11T01:43:00Z">
        <w:r>
          <w:rPr>
            <w:color w:val="00B0F0"/>
            <w:u w:val="single"/>
          </w:rPr>
          <w:t>Blue underlined</w:t>
        </w:r>
      </w:ins>
      <w:del w:id="11" w:author="Arthur Souza Rodrigues" w:date="2026-07-10T21:43:00Z" w16du:dateUtc="2026-07-11T01:43:00Z">
        <w:r w:rsidR="000A0015">
          <w:delText>OOXML w:b (bold) tester: ST_OnOff variants, rStyle-only cases, rStyle + inline overrides, and a linked style pair (paragraph+character) to verify behavior.</w:delText>
        </w:r>
      </w:del>
    </w:p>
    <w:p w14:paraId="439FB6D7" w14:textId="77777777" w:rsidR="0039532D" w:rsidRDefault="000A0015">
      <w:pPr>
        <w:rPr>
          <w:del w:id="12" w:author="Arthur Souza Rodrigues" w:date="2026-07-10T21:43:00Z" w16du:dateUtc="2026-07-11T01:43:00Z"/>
        </w:rPr>
      </w:pPr>
      <w:del w:id="13" w:author="Arthur Souza Rodrigues" w:date="2026-07-10T21:43:00Z" w16du:dateUtc="2026-07-11T01:43:00Z">
        <w:r>
          <w:delText>A) ST_OnOff values for &lt;w:b&gt; on a run:</w:delText>
        </w:r>
      </w:del>
    </w:p>
    <w:p w14:paraId="61362F6B" w14:textId="77777777" w:rsidR="0039532D" w:rsidRDefault="000A0015">
      <w:pPr>
        <w:rPr>
          <w:del w:id="14" w:author="Arthur Souza Rodrigues" w:date="2026-07-10T21:43:00Z" w16du:dateUtc="2026-07-11T01:43:00Z"/>
        </w:rPr>
      </w:pPr>
      <w:del w:id="15" w:author="Arthur Souza Rodrigues" w:date="2026-07-10T21:43:00Z" w16du:dateUtc="2026-07-11T01:43:00Z">
        <w:r>
          <w:delText xml:space="preserve">  - w:b w:val=(w:val omitted): </w:delText>
        </w:r>
        <w:r>
          <w:rPr>
            <w:b/>
          </w:rPr>
          <w:delText>Sample</w:delText>
        </w:r>
      </w:del>
      <w:r>
        <w:rPr>
          <w:color w:val="00B0F0"/>
          <w:u w:val="single"/>
          <w:rPrChange w:id="16" w:author="Arthur Souza Rodrigues" w:date="2026-07-10T21:43:00Z" w16du:dateUtc="2026-07-11T01:43:00Z">
            <w:rPr>
              <w:b/>
            </w:rPr>
          </w:rPrChange>
        </w:rPr>
        <w:t xml:space="preserve"> text</w:t>
      </w:r>
      <w:ins w:id="17" w:author="Arthur Souza Rodrigues" w:date="2026-07-10T21:43:00Z" w16du:dateUtc="2026-07-11T01:43:00Z">
        <w:r w:rsidR="00A23C01">
          <w:rPr>
            <w:color w:val="00B0F0"/>
            <w:u w:val="single"/>
          </w:rPr>
          <w:t xml:space="preserve"> resembles hyperlinks </w:t>
        </w:r>
      </w:ins>
    </w:p>
    <w:p w14:paraId="76C6097D" w14:textId="77777777" w:rsidR="0039532D" w:rsidRDefault="000A0015">
      <w:pPr>
        <w:rPr>
          <w:del w:id="18" w:author="Arthur Souza Rodrigues" w:date="2026-07-10T21:43:00Z" w16du:dateUtc="2026-07-11T01:43:00Z"/>
        </w:rPr>
      </w:pPr>
      <w:del w:id="19" w:author="Arthur Souza Rodrigues" w:date="2026-07-10T21:43:00Z" w16du:dateUtc="2026-07-11T01:43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2666F6A6" w14:textId="77777777" w:rsidR="0039532D" w:rsidRDefault="000A0015">
      <w:pPr>
        <w:rPr>
          <w:del w:id="20" w:author="Arthur Souza Rodrigues" w:date="2026-07-10T21:43:00Z" w16du:dateUtc="2026-07-11T01:43:00Z"/>
        </w:rPr>
      </w:pPr>
      <w:del w:id="21" w:author="Arthur Souza Rodrigues" w:date="2026-07-10T21:43:00Z" w16du:dateUtc="2026-07-11T01:43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571109E8" w14:textId="77777777" w:rsidR="0039532D" w:rsidRDefault="000A0015">
      <w:pPr>
        <w:rPr>
          <w:del w:id="22" w:author="Arthur Souza Rodrigues" w:date="2026-07-10T21:43:00Z" w16du:dateUtc="2026-07-11T01:43:00Z"/>
        </w:rPr>
      </w:pPr>
      <w:del w:id="23" w:author="Arthur Souza Rodrigues" w:date="2026-07-10T21:43:00Z" w16du:dateUtc="2026-07-11T01:43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43B5EDAF" w14:textId="77777777" w:rsidR="0039532D" w:rsidRDefault="000A0015">
      <w:pPr>
        <w:rPr>
          <w:del w:id="24" w:author="Arthur Souza Rodrigues" w:date="2026-07-10T21:43:00Z" w16du:dateUtc="2026-07-11T01:43:00Z"/>
        </w:rPr>
      </w:pPr>
      <w:del w:id="25" w:author="Arthur Souza Rodrigues" w:date="2026-07-10T21:43:00Z" w16du:dateUtc="2026-07-11T01:43:00Z">
        <w:r>
          <w:delText xml:space="preserve">  - w:b w:val=false: Sample text</w:delText>
        </w:r>
      </w:del>
    </w:p>
    <w:p w14:paraId="356C3BB3" w14:textId="77777777" w:rsidR="0039532D" w:rsidRDefault="000A0015">
      <w:pPr>
        <w:rPr>
          <w:del w:id="26" w:author="Arthur Souza Rodrigues" w:date="2026-07-10T21:43:00Z" w16du:dateUtc="2026-07-11T01:43:00Z"/>
        </w:rPr>
      </w:pPr>
      <w:del w:id="27" w:author="Arthur Souza Rodrigues" w:date="2026-07-10T21:43:00Z" w16du:dateUtc="2026-07-11T01:43:00Z">
        <w:r>
          <w:delText xml:space="preserve">  - w:b w:val=0: Sample text</w:delText>
        </w:r>
      </w:del>
    </w:p>
    <w:p w14:paraId="143B15CD" w14:textId="77777777" w:rsidR="0039532D" w:rsidRDefault="000A0015">
      <w:pPr>
        <w:rPr>
          <w:del w:id="28" w:author="Arthur Souza Rodrigues" w:date="2026-07-10T21:43:00Z" w16du:dateUtc="2026-07-11T01:43:00Z"/>
        </w:rPr>
      </w:pPr>
      <w:del w:id="29" w:author="Arthur Souza Rodrigues" w:date="2026-07-10T21:43:00Z" w16du:dateUtc="2026-07-11T01:43:00Z">
        <w:r>
          <w:delText xml:space="preserve">  - w:b w:val=off: Sample text</w:delText>
        </w:r>
      </w:del>
    </w:p>
    <w:p w14:paraId="39C00FCC" w14:textId="77777777" w:rsidR="0039532D" w:rsidRDefault="0039532D">
      <w:pPr>
        <w:rPr>
          <w:del w:id="30" w:author="Arthur Souza Rodrigues" w:date="2026-07-10T21:43:00Z" w16du:dateUtc="2026-07-11T01:43:00Z"/>
        </w:rPr>
      </w:pPr>
    </w:p>
    <w:p w14:paraId="182AD30A" w14:textId="77777777" w:rsidR="0039532D" w:rsidRDefault="000A0015">
      <w:pPr>
        <w:rPr>
          <w:del w:id="31" w:author="Arthur Souza Rodrigues" w:date="2026-07-10T21:43:00Z" w16du:dateUtc="2026-07-11T01:43:00Z"/>
        </w:rPr>
      </w:pPr>
      <w:del w:id="32" w:author="Arthur Souza Rodrigues" w:date="2026-07-10T21:43:00Z" w16du:dateUtc="2026-07-11T01:43:00Z">
        <w:r>
          <w:delText>B) rStyle-only cases (no inline &lt;w:b&gt;):</w:delText>
        </w:r>
      </w:del>
    </w:p>
    <w:p w14:paraId="3DEED683" w14:textId="77777777" w:rsidR="0039532D" w:rsidRDefault="000A0015">
      <w:pPr>
        <w:rPr>
          <w:del w:id="33" w:author="Arthur Souza Rodrigues" w:date="2026-07-10T21:43:00Z" w16du:dateUtc="2026-07-11T01:43:00Z"/>
        </w:rPr>
      </w:pPr>
      <w:del w:id="34" w:author="Arthur Souza Rodrigues" w:date="2026-07-10T21:43:00Z" w16du:dateUtc="2026-07-11T01:43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0EA83C0E" w14:textId="77777777" w:rsidR="0039532D" w:rsidRDefault="000A0015">
      <w:pPr>
        <w:rPr>
          <w:del w:id="35" w:author="Arthur Souza Rodrigues" w:date="2026-07-10T21:43:00Z" w16du:dateUtc="2026-07-11T01:43:00Z"/>
        </w:rPr>
      </w:pPr>
      <w:del w:id="36" w:author="Arthur Souza Rodrigues" w:date="2026-07-10T21:43:00Z" w16du:dateUtc="2026-07-11T01:43:00Z">
        <w:r>
          <w:delText xml:space="preserve">  - rStyle='Strong' (built-</w:delText>
        </w:r>
      </w:del>
      <w:r>
        <w:rPr>
          <w:color w:val="00B0F0"/>
          <w:u w:val="single"/>
          <w:rPrChange w:id="37" w:author="Arthur Souza Rodrigues" w:date="2026-07-10T21:43:00Z" w16du:dateUtc="2026-07-11T01:43:00Z">
            <w:rPr/>
          </w:rPrChange>
        </w:rPr>
        <w:t xml:space="preserve">in </w:t>
      </w:r>
      <w:ins w:id="38" w:author="Arthur Souza Rodrigues" w:date="2026-07-10T21:43:00Z" w16du:dateUtc="2026-07-11T01:43:00Z">
        <w:r w:rsidR="00A23C01">
          <w:rPr>
            <w:color w:val="00B0F0"/>
            <w:u w:val="single"/>
          </w:rPr>
          <w:t>documents.</w:t>
        </w:r>
      </w:ins>
      <w:del w:id="39" w:author="Arthur Souza Rodrigues" w:date="2026-07-10T21:43:00Z" w16du:dateUtc="2026-07-11T01:43:00Z">
        <w:r>
          <w:delText xml:space="preserve">bold): </w:delText>
        </w:r>
        <w:r>
          <w:rPr>
            <w:rStyle w:val="Strong"/>
          </w:rPr>
          <w:delText>Sample via Strong</w:delText>
        </w:r>
      </w:del>
    </w:p>
    <w:p w14:paraId="67149E1B" w14:textId="77777777" w:rsidR="0039532D" w:rsidRDefault="000A0015">
      <w:pPr>
        <w:rPr>
          <w:del w:id="40" w:author="Arthur Souza Rodrigues" w:date="2026-07-10T21:43:00Z" w16du:dateUtc="2026-07-11T01:43:00Z"/>
        </w:rPr>
      </w:pPr>
      <w:del w:id="41" w:author="Arthur Souza Rodrigues" w:date="2026-07-10T21:43:00Z" w16du:dateUtc="2026-07-11T01:43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1D02546B" w14:textId="77777777" w:rsidR="0039532D" w:rsidRDefault="0039532D">
      <w:pPr>
        <w:rPr>
          <w:del w:id="42" w:author="Arthur Souza Rodrigues" w:date="2026-07-10T21:43:00Z" w16du:dateUtc="2026-07-11T01:43:00Z"/>
        </w:rPr>
      </w:pPr>
    </w:p>
    <w:p w14:paraId="7D6D41D8" w14:textId="77777777" w:rsidR="0039532D" w:rsidRDefault="000A0015">
      <w:pPr>
        <w:rPr>
          <w:del w:id="43" w:author="Arthur Souza Rodrigues" w:date="2026-07-10T21:43:00Z" w16du:dateUtc="2026-07-11T01:43:00Z"/>
        </w:rPr>
      </w:pPr>
      <w:del w:id="44" w:author="Arthur Souza Rodrigues" w:date="2026-07-10T21:43:00Z" w16du:dateUtc="2026-07-11T01:43:00Z">
        <w:r>
          <w:delText>C) rStyle + inline &lt;w:b&gt; combinations (inline overrides style):</w:delText>
        </w:r>
      </w:del>
    </w:p>
    <w:p w14:paraId="6383E56A" w14:textId="77777777" w:rsidR="0039532D" w:rsidRDefault="000A0015">
      <w:pPr>
        <w:rPr>
          <w:del w:id="45" w:author="Arthur Souza Rodrigues" w:date="2026-07-10T21:43:00Z" w16du:dateUtc="2026-07-11T01:43:00Z"/>
        </w:rPr>
      </w:pPr>
      <w:del w:id="46" w:author="Arthur Souza Rodrigues" w:date="2026-07-10T21:43:00Z" w16du:dateUtc="2026-07-11T01:43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56050D91" w14:textId="77777777" w:rsidR="0039532D" w:rsidRDefault="000A0015">
      <w:pPr>
        <w:rPr>
          <w:del w:id="47" w:author="Arthur Souza Rodrigues" w:date="2026-07-10T21:43:00Z" w16du:dateUtc="2026-07-11T01:43:00Z"/>
        </w:rPr>
      </w:pPr>
      <w:del w:id="48" w:author="Arthur Souza Rodrigues" w:date="2026-07-10T21:43:00Z" w16du:dateUtc="2026-07-11T01:43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1AE64965" w14:textId="77777777" w:rsidR="0039532D" w:rsidRDefault="000A0015">
      <w:pPr>
        <w:rPr>
          <w:del w:id="49" w:author="Arthur Souza Rodrigues" w:date="2026-07-10T21:43:00Z" w16du:dateUtc="2026-07-11T01:43:00Z"/>
        </w:rPr>
      </w:pPr>
      <w:del w:id="50" w:author="Arthur Souza Rodrigues" w:date="2026-07-10T21:43:00Z" w16du:dateUtc="2026-07-11T01:43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0F9A79BE" w14:textId="77777777" w:rsidR="0039532D" w:rsidRDefault="000A0015">
      <w:pPr>
        <w:rPr>
          <w:del w:id="51" w:author="Arthur Souza Rodrigues" w:date="2026-07-10T21:43:00Z" w16du:dateUtc="2026-07-11T01:43:00Z"/>
        </w:rPr>
      </w:pPr>
      <w:del w:id="52" w:author="Arthur Souza Rodrigues" w:date="2026-07-10T21:43:00Z" w16du:dateUtc="2026-07-11T01:43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343D1D87" w14:textId="77777777" w:rsidR="0039532D" w:rsidRDefault="000A0015">
      <w:pPr>
        <w:rPr>
          <w:del w:id="53" w:author="Arthur Souza Rodrigues" w:date="2026-07-10T21:43:00Z" w16du:dateUtc="2026-07-11T01:43:00Z"/>
        </w:rPr>
      </w:pPr>
      <w:del w:id="54" w:author="Arthur Souza Rodrigues" w:date="2026-07-10T21:43:00Z" w16du:dateUtc="2026-07-11T01:43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27A2A407" w14:textId="77777777" w:rsidR="0039532D" w:rsidRDefault="0039532D">
      <w:pPr>
        <w:rPr>
          <w:del w:id="55" w:author="Arthur Souza Rodrigues" w:date="2026-07-10T21:43:00Z" w16du:dateUtc="2026-07-11T01:43:00Z"/>
        </w:rPr>
      </w:pPr>
    </w:p>
    <w:p w14:paraId="257B6E2C" w14:textId="77777777" w:rsidR="0039532D" w:rsidRDefault="000A0015">
      <w:pPr>
        <w:rPr>
          <w:del w:id="56" w:author="Arthur Souza Rodrigues" w:date="2026-07-10T21:43:00Z" w16du:dateUtc="2026-07-11T01:43:00Z"/>
        </w:rPr>
      </w:pPr>
      <w:del w:id="57" w:author="Arthur Souza Rodrigues" w:date="2026-07-10T21:43:00Z" w16du:dateUtc="2026-07-11T01:43:00Z">
        <w:r>
          <w:lastRenderedPageBreak/>
          <w:delText>D) Linked style (paragraph+character) demonstrations:</w:delText>
        </w:r>
      </w:del>
    </w:p>
    <w:p w14:paraId="0B3E485B" w14:textId="77777777" w:rsidR="0039532D" w:rsidRDefault="000A0015">
      <w:pPr>
        <w:rPr>
          <w:del w:id="58" w:author="Arthur Souza Rodrigues" w:date="2026-07-10T21:43:00Z" w16du:dateUtc="2026-07-11T01:43:00Z"/>
        </w:rPr>
      </w:pPr>
      <w:del w:id="59" w:author="Arthur Souza Rodrigues" w:date="2026-07-10T21:43:00Z" w16du:dateUtc="2026-07-11T01:43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6F6A91A3" w14:textId="77777777" w:rsidR="0039532D" w:rsidRDefault="000A0015">
      <w:pPr>
        <w:rPr>
          <w:del w:id="60" w:author="Arthur Souza Rodrigues" w:date="2026-07-10T21:43:00Z" w16du:dateUtc="2026-07-11T01:43:00Z"/>
        </w:rPr>
      </w:pPr>
      <w:del w:id="61" w:author="Arthur Souza Rodrigues" w:date="2026-07-10T21:43:00Z" w16du:dateUtc="2026-07-11T01:43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66621E76" w14:textId="77777777" w:rsidR="0039532D" w:rsidRDefault="000A0015">
      <w:pPr>
        <w:pStyle w:val="SDLinkedHeading"/>
        <w:rPr>
          <w:del w:id="62" w:author="Arthur Souza Rodrigues" w:date="2026-07-10T21:43:00Z" w16du:dateUtc="2026-07-11T01:43:00Z"/>
        </w:rPr>
      </w:pPr>
      <w:del w:id="63" w:author="Arthur Souza Rodrigues" w:date="2026-07-10T21:43:00Z" w16du:dateUtc="2026-07-11T01:43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5D3785A2" w14:textId="77777777" w:rsidR="0039532D" w:rsidRDefault="000A0015">
      <w:pPr>
        <w:pStyle w:val="SDLinkedHeading"/>
        <w:rPr>
          <w:del w:id="64" w:author="Arthur Souza Rodrigues" w:date="2026-07-10T21:43:00Z" w16du:dateUtc="2026-07-11T01:43:00Z"/>
        </w:rPr>
      </w:pPr>
      <w:del w:id="65" w:author="Arthur Souza Rodrigues" w:date="2026-07-10T21:43:00Z" w16du:dateUtc="2026-07-11T01:43:00Z">
        <w:r>
          <w:delText xml:space="preserve">  - pStyle='SD_LinkedHeading' (no inline) =&gt; expect bold: All runs inherit bold from the paragraph style</w:delText>
        </w:r>
      </w:del>
    </w:p>
    <w:p w14:paraId="360E7FDA" w14:textId="77777777" w:rsidR="0039532D" w:rsidRDefault="0039532D">
      <w:pPr>
        <w:rPr>
          <w:del w:id="66" w:author="Arthur Souza Rodrigues" w:date="2026-07-10T21:43:00Z" w16du:dateUtc="2026-07-11T01:43:00Z"/>
        </w:rPr>
      </w:pPr>
    </w:p>
    <w:p w14:paraId="654BAC87" w14:textId="77777777" w:rsidR="0039532D" w:rsidRDefault="000A0015">
      <w:pPr>
        <w:rPr>
          <w:del w:id="67" w:author="Arthur Souza Rodrigues" w:date="2026-07-10T21:43:00Z" w16du:dateUtc="2026-07-11T01:43:00Z"/>
        </w:rPr>
      </w:pPr>
      <w:del w:id="68" w:author="Arthur Souza Rodrigues" w:date="2026-07-10T21:43:00Z" w16du:dateUtc="2026-07-11T01:43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9532D" w14:paraId="1D3C57F2" w14:textId="77777777">
        <w:trPr>
          <w:del w:id="69" w:author="Arthur Souza Rodrigues" w:date="2026-07-10T21:43:00Z" w16du:dateUtc="2026-07-11T01:43:00Z"/>
        </w:trPr>
        <w:tc>
          <w:tcPr>
            <w:tcW w:w="4680" w:type="dxa"/>
          </w:tcPr>
          <w:p w14:paraId="2326AB2F" w14:textId="77777777" w:rsidR="0039532D" w:rsidRDefault="000A0015">
            <w:pPr>
              <w:rPr>
                <w:del w:id="70" w:author="Arthur Souza Rodrigues" w:date="2026-07-10T21:43:00Z" w16du:dateUtc="2026-07-11T01:43:00Z"/>
              </w:rPr>
            </w:pPr>
            <w:del w:id="71" w:author="Arthur Souza Rodrigues" w:date="2026-07-10T21:43:00Z" w16du:dateUtc="2026-07-11T01:43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1D81F262" w14:textId="77777777" w:rsidR="0039532D" w:rsidRDefault="000A0015">
            <w:pPr>
              <w:rPr>
                <w:del w:id="72" w:author="Arthur Souza Rodrigues" w:date="2026-07-10T21:43:00Z" w16du:dateUtc="2026-07-11T01:43:00Z"/>
              </w:rPr>
            </w:pPr>
            <w:del w:id="73" w:author="Arthur Souza Rodrigues" w:date="2026-07-10T21:43:00Z" w16du:dateUtc="2026-07-11T01:43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39532D" w14:paraId="5A47CA64" w14:textId="77777777">
        <w:trPr>
          <w:del w:id="74" w:author="Arthur Souza Rodrigues" w:date="2026-07-10T21:43:00Z" w16du:dateUtc="2026-07-11T01:43:00Z"/>
        </w:trPr>
        <w:tc>
          <w:tcPr>
            <w:tcW w:w="4680" w:type="dxa"/>
          </w:tcPr>
          <w:p w14:paraId="2F069730" w14:textId="77777777" w:rsidR="0039532D" w:rsidRDefault="000A0015">
            <w:pPr>
              <w:rPr>
                <w:del w:id="75" w:author="Arthur Souza Rodrigues" w:date="2026-07-10T21:43:00Z" w16du:dateUtc="2026-07-11T01:43:00Z"/>
              </w:rPr>
            </w:pPr>
            <w:del w:id="76" w:author="Arthur Souza Rodrigues" w:date="2026-07-10T21:43:00Z" w16du:dateUtc="2026-07-11T01:43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2AE2CFBA" w14:textId="77777777" w:rsidR="0039532D" w:rsidRDefault="000A0015">
            <w:pPr>
              <w:rPr>
                <w:del w:id="77" w:author="Arthur Souza Rodrigues" w:date="2026-07-10T21:43:00Z" w16du:dateUtc="2026-07-11T01:43:00Z"/>
              </w:rPr>
            </w:pPr>
            <w:del w:id="78" w:author="Arthur Souza Rodrigues" w:date="2026-07-10T21:43:00Z" w16du:dateUtc="2026-07-11T01:43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0F2C4489" w14:textId="77777777" w:rsidR="000A0015" w:rsidRDefault="000A0015"/>
    <w:sectPr w:rsidR="000A0015">
      <w:pgSz w:w="12240" w:h="15840"/>
      <w:pgMar w:top="1440" w:right="1440" w:bottom="1440" w:left="1440" w:header="720" w:footer="720" w:gutter="0"/>
      <w:cols w:space="720"/>
      <w:docGrid w:linePitch="0"/>
      <w:sectPrChange w:id="79" w:author="Arthur Souza Rodrigues" w:date="2026-07-10T21:43:00Z" w16du:dateUtc="2026-07-11T01:43:00Z">
        <w:sectPr w:rsidR="000A0015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05045">
    <w:abstractNumId w:val="8"/>
  </w:num>
  <w:num w:numId="2" w16cid:durableId="1110857264">
    <w:abstractNumId w:val="6"/>
  </w:num>
  <w:num w:numId="3" w16cid:durableId="1623147023">
    <w:abstractNumId w:val="5"/>
  </w:num>
  <w:num w:numId="4" w16cid:durableId="627709585">
    <w:abstractNumId w:val="4"/>
  </w:num>
  <w:num w:numId="5" w16cid:durableId="204877568">
    <w:abstractNumId w:val="7"/>
  </w:num>
  <w:num w:numId="6" w16cid:durableId="652679418">
    <w:abstractNumId w:val="3"/>
  </w:num>
  <w:num w:numId="7" w16cid:durableId="2069719192">
    <w:abstractNumId w:val="2"/>
  </w:num>
  <w:num w:numId="8" w16cid:durableId="53352457">
    <w:abstractNumId w:val="1"/>
  </w:num>
  <w:num w:numId="9" w16cid:durableId="196215240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015"/>
    <w:rsid w:val="0015074B"/>
    <w:rsid w:val="0029639D"/>
    <w:rsid w:val="00326F90"/>
    <w:rsid w:val="0039532D"/>
    <w:rsid w:val="00434072"/>
    <w:rsid w:val="004973F2"/>
    <w:rsid w:val="006F085F"/>
    <w:rsid w:val="00AA1D8D"/>
    <w:rsid w:val="00B47730"/>
    <w:rsid w:val="00BB7E8A"/>
    <w:rsid w:val="00CB0664"/>
    <w:rsid w:val="00D53FE7"/>
    <w:rsid w:val="00F811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246B0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2026-07-11T01:43:00Z</dcterms:modified>
  <cp:category/>
</cp:coreProperties>
</file>