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4F7BCE" w14:textId="4327B5F2" w:rsidR="00DD7FED" w:rsidRPr="00D71BF7" w:rsidRDefault="00B4269C" w:rsidP="00DD7FED">
      <w:pPr>
        <w:jc w:val="center"/>
        <w:rPr>
          <w:del w:id="1" w:author="Anthony Salciccioli" w:date="2026-09-25T21:10:00Z" w16du:dateUtc="2026-09-26T01:10:00Z"/>
          <w:rFonts w:ascii="Twinkl Cursive Looped" w:hAnsi="Twinkl Cursive Looped"/>
          <w:sz w:val="24"/>
          <w:szCs w:val="24"/>
          <w:u w:val="single"/>
        </w:rPr>
      </w:pPr>
      <w:del w:id="2" w:author="Anthony Salciccioli" w:date="2026-09-25T21:10:00Z" w16du:dateUtc="2026-09-26T01:10:00Z">
        <w:r w:rsidRPr="00D71BF7">
          <w:rPr>
            <w:rFonts w:ascii="Twinkl Cursive Looped" w:hAnsi="Twinkl Cursive Looped"/>
            <w:sz w:val="24"/>
            <w:szCs w:val="24"/>
            <w:u w:val="single"/>
          </w:rPr>
          <w:delText xml:space="preserve">Year </w:delText>
        </w:r>
        <w:r w:rsidR="000D7F94">
          <w:rPr>
            <w:rFonts w:ascii="Twinkl Cursive Looped" w:hAnsi="Twinkl Cursive Looped"/>
            <w:sz w:val="24"/>
            <w:szCs w:val="24"/>
            <w:u w:val="single"/>
          </w:rPr>
          <w:delText xml:space="preserve">5 </w:delText>
        </w:r>
        <w:r w:rsidR="007C31A5" w:rsidRPr="00D71BF7">
          <w:rPr>
            <w:rFonts w:ascii="Twinkl Cursive Looped" w:hAnsi="Twinkl Cursive Looped"/>
            <w:sz w:val="24"/>
            <w:szCs w:val="24"/>
            <w:u w:val="single"/>
          </w:rPr>
          <w:delText>Ho</w:delText>
        </w:r>
        <w:r w:rsidR="00D04EF8" w:rsidRPr="00D71BF7">
          <w:rPr>
            <w:rFonts w:ascii="Twinkl Cursive Looped" w:hAnsi="Twinkl Cursive Looped"/>
            <w:sz w:val="24"/>
            <w:szCs w:val="24"/>
            <w:u w:val="single"/>
          </w:rPr>
          <w:delText xml:space="preserve">mework  </w:delText>
        </w:r>
      </w:del>
    </w:p>
    <w:p w14:paraId="2D530B24" w14:textId="25EDFB19" w:rsidR="004F1E98" w:rsidRPr="00D71BF7" w:rsidRDefault="00DD7FED" w:rsidP="00DD7FED">
      <w:pPr>
        <w:rPr>
          <w:del w:id="3" w:author="Anthony Salciccioli" w:date="2026-09-25T21:10:00Z" w16du:dateUtc="2026-09-26T01:10:00Z"/>
          <w:rFonts w:ascii="Twinkl Cursive Looped" w:hAnsi="Twinkl Cursive Looped"/>
          <w:sz w:val="24"/>
          <w:szCs w:val="24"/>
        </w:rPr>
      </w:pPr>
      <w:del w:id="4" w:author="Anthony Salciccioli" w:date="2026-09-25T21:10:00Z" w16du:dateUtc="2026-09-26T01:10:00Z">
        <w:r w:rsidRPr="6F86FD53">
          <w:rPr>
            <w:rFonts w:ascii="Twinkl Cursive Looped" w:hAnsi="Twinkl Cursive Looped"/>
            <w:b/>
            <w:bCs/>
            <w:sz w:val="24"/>
            <w:szCs w:val="24"/>
          </w:rPr>
          <w:delText>Date homework set:</w:delText>
        </w:r>
        <w:r w:rsidR="00D04EF8" w:rsidRPr="6F86FD53">
          <w:rPr>
            <w:rFonts w:ascii="Twinkl Cursive Looped" w:hAnsi="Twinkl Cursive Looped"/>
            <w:sz w:val="24"/>
            <w:szCs w:val="24"/>
          </w:rPr>
          <w:delText xml:space="preserve"> </w:delText>
        </w:r>
        <w:r w:rsidR="67BBFAE9" w:rsidRPr="6F86FD53">
          <w:rPr>
            <w:rFonts w:ascii="Twinkl Cursive Looped" w:hAnsi="Twinkl Cursive Looped"/>
            <w:sz w:val="24"/>
            <w:szCs w:val="24"/>
          </w:rPr>
          <w:delText>25</w:delText>
        </w:r>
        <w:r w:rsidR="00A87FB7" w:rsidRPr="6F86FD53">
          <w:rPr>
            <w:rFonts w:ascii="Twinkl Cursive Looped" w:hAnsi="Twinkl Cursive Looped"/>
            <w:sz w:val="24"/>
            <w:szCs w:val="24"/>
          </w:rPr>
          <w:delText>.</w:delText>
        </w:r>
        <w:r w:rsidR="00DD00FB" w:rsidRPr="6F86FD53">
          <w:rPr>
            <w:rFonts w:ascii="Twinkl Cursive Looped" w:hAnsi="Twinkl Cursive Looped"/>
            <w:sz w:val="24"/>
            <w:szCs w:val="24"/>
          </w:rPr>
          <w:delText>3</w:delText>
        </w:r>
        <w:r w:rsidR="00A87FB7" w:rsidRPr="6F86FD53">
          <w:rPr>
            <w:rFonts w:ascii="Twinkl Cursive Looped" w:hAnsi="Twinkl Cursive Looped"/>
            <w:sz w:val="24"/>
            <w:szCs w:val="24"/>
          </w:rPr>
          <w:delText xml:space="preserve">.25  </w:delText>
        </w:r>
        <w:r w:rsidR="00611E2A" w:rsidRPr="6F86FD53">
          <w:rPr>
            <w:rFonts w:ascii="Twinkl Cursive Looped" w:hAnsi="Twinkl Cursive Looped"/>
            <w:sz w:val="24"/>
            <w:szCs w:val="24"/>
          </w:rPr>
          <w:delText xml:space="preserve"> </w:delText>
        </w:r>
        <w:r w:rsidRPr="6F86FD53">
          <w:rPr>
            <w:rFonts w:ascii="Twinkl Cursive Looped" w:hAnsi="Twinkl Cursive Looped"/>
            <w:b/>
            <w:bCs/>
            <w:sz w:val="24"/>
            <w:szCs w:val="24"/>
          </w:rPr>
          <w:delText xml:space="preserve">To be returned to school by: </w:delText>
        </w:r>
        <w:r w:rsidR="005C2206" w:rsidRPr="6F86FD53">
          <w:rPr>
            <w:rFonts w:ascii="Twinkl Cursive Looped" w:hAnsi="Twinkl Cursive Looped"/>
            <w:b/>
            <w:bCs/>
            <w:sz w:val="24"/>
            <w:szCs w:val="24"/>
          </w:rPr>
          <w:delText xml:space="preserve"> </w:delText>
        </w:r>
        <w:r w:rsidR="20BA65A9" w:rsidRPr="6F86FD53">
          <w:rPr>
            <w:rFonts w:ascii="Twinkl Cursive Looped" w:hAnsi="Twinkl Cursive Looped"/>
            <w:b/>
            <w:bCs/>
            <w:sz w:val="24"/>
            <w:szCs w:val="24"/>
          </w:rPr>
          <w:delText>1</w:delText>
        </w:r>
        <w:r w:rsidR="00A87FB7" w:rsidRPr="6F86FD53">
          <w:rPr>
            <w:rFonts w:ascii="Twinkl Cursive Looped" w:hAnsi="Twinkl Cursive Looped"/>
            <w:sz w:val="24"/>
            <w:szCs w:val="24"/>
          </w:rPr>
          <w:delText>.</w:delText>
        </w:r>
        <w:r w:rsidR="6C1488E2" w:rsidRPr="6F86FD53">
          <w:rPr>
            <w:rFonts w:ascii="Twinkl Cursive Looped" w:hAnsi="Twinkl Cursive Looped"/>
            <w:sz w:val="24"/>
            <w:szCs w:val="24"/>
          </w:rPr>
          <w:delText>4</w:delText>
        </w:r>
        <w:r w:rsidR="00A87FB7" w:rsidRPr="6F86FD53">
          <w:rPr>
            <w:rFonts w:ascii="Twinkl Cursive Looped" w:hAnsi="Twinkl Cursive Looped"/>
            <w:sz w:val="24"/>
            <w:szCs w:val="24"/>
          </w:rPr>
          <w:delText>.25</w:delText>
        </w:r>
      </w:del>
    </w:p>
    <w:tbl>
      <w:tblPr>
        <w:tblpPr w:leftFromText="180" w:rightFromText="180" w:horzAnchor="margin" w:tblpXSpec="center" w:tblpY="-1185"/>
        <w:tblW w:w="11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1E0" w:firstRow="1" w:lastRow="1" w:firstColumn="1" w:lastColumn="1" w:noHBand="0" w:noVBand="0"/>
        <w:tblPrChange w:id="5" w:author="Anthony Salciccioli" w:date="2026-09-25T21:10:00Z" w16du:dateUtc="2026-09-26T01:10:00Z">
          <w:tblPr>
            <w:tblStyle w:val="TableGrid"/>
            <w:tblW w:w="10732" w:type="dxa"/>
            <w:tblInd w:w="-459" w:type="dxa"/>
            <w:tblLook w:val="04A0" w:firstRow="1" w:lastRow="0" w:firstColumn="1" w:lastColumn="0" w:noHBand="0" w:noVBand="1"/>
          </w:tblPr>
        </w:tblPrChange>
      </w:tblPr>
      <w:tblGrid>
        <w:gridCol w:w="5868"/>
        <w:gridCol w:w="5868"/>
        <w:tblGridChange w:id="6">
          <w:tblGrid>
            <w:gridCol w:w="459"/>
            <w:gridCol w:w="4405"/>
            <w:gridCol w:w="1004"/>
            <w:gridCol w:w="459"/>
            <w:gridCol w:w="4405"/>
            <w:gridCol w:w="1463"/>
          </w:tblGrid>
        </w:tblGridChange>
      </w:tblGrid>
      <w:tr w:rsidR="00DD7FED" w:rsidRPr="00D71BF7" w14:paraId="116DD685" w14:textId="16E1B235" w:rsidTr="00AC39FF">
        <w:trPr>
          <w:trPrChange w:id="7" w:author="Anthony Salciccioli" w:date="2026-09-25T21:10:00Z" w16du:dateUtc="2026-09-26T01:10:00Z">
            <w:trPr>
              <w:gridAfter w:val="1"/>
              <w:trHeight w:val="1202"/>
            </w:trPr>
          </w:trPrChange>
        </w:trPr>
        <w:tc>
          <w:tcPr>
            <w:tcW w:w="5868" w:type="dxa"/>
            <w:tcBorders>
              <w:top w:val="single" w:sz="4" w:space="0" w:color="auto"/>
              <w:left w:val="single" w:sz="4" w:space="0" w:color="auto"/>
              <w:bottom w:val="single" w:sz="4" w:space="0" w:color="auto"/>
              <w:right w:val="single" w:sz="4" w:space="0" w:color="auto"/>
            </w:tcBorders>
            <w:hideMark/>
            <w:tcPrChange w:id="8" w:author="Anthony Salciccioli" w:date="2026-09-25T21:10:00Z" w16du:dateUtc="2026-09-26T01:10:00Z">
              <w:tcPr>
                <w:tcW w:w="10732" w:type="dxa"/>
                <w:gridSpan w:val="2"/>
                <w:hideMark/>
              </w:tcPr>
            </w:tcPrChange>
          </w:tcPr>
          <w:p w14:paraId="5587FD62" w14:textId="6E369669" w:rsidR="001338E1" w:rsidRPr="00D71BF7" w:rsidRDefault="004823D4" w:rsidP="001338E1">
            <w:pPr>
              <w:rPr>
                <w:del w:id="9" w:author="Anthony Salciccioli" w:date="2026-09-25T21:10:00Z" w16du:dateUtc="2026-09-26T01:10:00Z"/>
                <w:rFonts w:ascii="Twinkl Cursive Looped" w:hAnsi="Twinkl Cursive Looped"/>
                <w:b/>
                <w:sz w:val="24"/>
                <w:szCs w:val="24"/>
                <w:u w:val="single"/>
              </w:rPr>
            </w:pPr>
            <w:ins w:id="10" w:author="Anthony Salciccioli" w:date="2026-09-25T21:10:00Z" w16du:dateUtc="2026-09-26T01:10:00Z">
              <w:r>
                <w:rPr>
                  <w:b/>
                  <w:color w:val="000000"/>
                </w:rPr>
                <w:lastRenderedPageBreak/>
                <w:t xml:space="preserve">Class/Subject: World History </w:t>
              </w:r>
            </w:ins>
            <w:del w:id="11" w:author="Anthony Salciccioli" w:date="2026-09-25T21:10:00Z" w16du:dateUtc="2026-09-26T01:10:00Z">
              <w:r w:rsidR="00723062" w:rsidRPr="00D71BF7">
                <w:rPr>
                  <w:rFonts w:ascii="Twinkl Cursive Looped" w:hAnsi="Twinkl Cursive Looped"/>
                  <w:noProof/>
                  <w:sz w:val="24"/>
                  <w:szCs w:val="24"/>
                  <w:lang w:eastAsia="en-GB"/>
                </w:rPr>
                <w:drawing>
                  <wp:anchor distT="0" distB="0" distL="114300" distR="114300" simplePos="0" relativeHeight="251680256" behindDoc="1" locked="0" layoutInCell="1" allowOverlap="1" wp14:anchorId="64EC8944" wp14:editId="6799CC59">
                    <wp:simplePos x="0" y="0"/>
                    <wp:positionH relativeFrom="column">
                      <wp:posOffset>5572125</wp:posOffset>
                    </wp:positionH>
                    <wp:positionV relativeFrom="paragraph">
                      <wp:posOffset>76200</wp:posOffset>
                    </wp:positionV>
                    <wp:extent cx="419100" cy="434975"/>
                    <wp:effectExtent l="0" t="0" r="0" b="3175"/>
                    <wp:wrapTight wrapText="bothSides">
                      <wp:wrapPolygon edited="0">
                        <wp:start x="0" y="0"/>
                        <wp:lineTo x="0" y="17974"/>
                        <wp:lineTo x="1964" y="20812"/>
                        <wp:lineTo x="20618" y="20812"/>
                        <wp:lineTo x="20618" y="946"/>
                        <wp:lineTo x="12764" y="0"/>
                        <wp:lineTo x="0" y="0"/>
                      </wp:wrapPolygon>
                    </wp:wrapTight>
                    <wp:docPr id="1" name="Picture 1" descr="Image result for clipart tal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lipart talk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100" cy="43497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E2A" w:rsidRPr="00D71BF7">
                <w:rPr>
                  <w:rFonts w:ascii="Twinkl Cursive Looped" w:hAnsi="Twinkl Cursive Looped"/>
                  <w:b/>
                  <w:noProof/>
                  <w:color w:val="000090"/>
                  <w:sz w:val="24"/>
                  <w:szCs w:val="24"/>
                  <w:lang w:eastAsia="en-GB"/>
                </w:rPr>
                <w:drawing>
                  <wp:anchor distT="0" distB="0" distL="114300" distR="114300" simplePos="0" relativeHeight="251679232" behindDoc="0" locked="0" layoutInCell="1" allowOverlap="1" wp14:anchorId="148CB291" wp14:editId="17336760">
                    <wp:simplePos x="0" y="0"/>
                    <wp:positionH relativeFrom="column">
                      <wp:posOffset>5991225</wp:posOffset>
                    </wp:positionH>
                    <wp:positionV relativeFrom="paragraph">
                      <wp:posOffset>-387350</wp:posOffset>
                    </wp:positionV>
                    <wp:extent cx="935430" cy="9525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edley 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5430" cy="952500"/>
                            </a:xfrm>
                            <a:prstGeom prst="rect">
                              <a:avLst/>
                            </a:prstGeom>
                          </pic:spPr>
                        </pic:pic>
                      </a:graphicData>
                    </a:graphic>
                    <wp14:sizeRelH relativeFrom="page">
                      <wp14:pctWidth>0</wp14:pctWidth>
                    </wp14:sizeRelH>
                    <wp14:sizeRelV relativeFrom="page">
                      <wp14:pctHeight>0</wp14:pctHeight>
                    </wp14:sizeRelV>
                  </wp:anchor>
                </w:drawing>
              </w:r>
              <w:r w:rsidR="00DD7FED" w:rsidRPr="00D71BF7">
                <w:rPr>
                  <w:rFonts w:ascii="Twinkl Cursive Looped" w:hAnsi="Twinkl Cursive Looped"/>
                  <w:b/>
                  <w:sz w:val="24"/>
                  <w:szCs w:val="24"/>
                  <w:u w:val="single"/>
                </w:rPr>
                <w:delText>Talking Topic</w:delText>
              </w:r>
              <w:r w:rsidR="00611E2A" w:rsidRPr="00D71BF7">
                <w:rPr>
                  <w:rFonts w:ascii="Twinkl Cursive Looped" w:hAnsi="Twinkl Cursive Looped"/>
                  <w:b/>
                  <w:sz w:val="24"/>
                  <w:szCs w:val="24"/>
                  <w:u w:val="single"/>
                </w:rPr>
                <w:delText xml:space="preserve"> </w:delText>
              </w:r>
              <w:r w:rsidR="003C3C9C">
                <w:rPr>
                  <w:rFonts w:ascii="Twinkl Cursive Looped" w:hAnsi="Twinkl Cursive Looped"/>
                  <w:b/>
                  <w:sz w:val="24"/>
                  <w:szCs w:val="24"/>
                  <w:u w:val="single"/>
                </w:rPr>
                <w:delText>-</w:delText>
              </w:r>
              <w:r w:rsidR="004F1E98">
                <w:rPr>
                  <w:rFonts w:ascii="Twinkl Cursive Looped" w:hAnsi="Twinkl Cursive Looped"/>
                  <w:b/>
                  <w:sz w:val="24"/>
                  <w:szCs w:val="24"/>
                  <w:u w:val="single"/>
                </w:rPr>
                <w:delText xml:space="preserve">5 </w:delText>
              </w:r>
              <w:r w:rsidR="00611E2A" w:rsidRPr="00D71BF7">
                <w:rPr>
                  <w:rFonts w:ascii="Twinkl Cursive Looped" w:hAnsi="Twinkl Cursive Looped"/>
                  <w:b/>
                  <w:sz w:val="24"/>
                  <w:szCs w:val="24"/>
                  <w:u w:val="single"/>
                </w:rPr>
                <w:delText>minutes</w:delText>
              </w:r>
            </w:del>
          </w:p>
          <w:p w14:paraId="62592859" w14:textId="1C0946DA" w:rsidR="00DD7FED" w:rsidRDefault="005C2206" w:rsidP="00AC39FF">
            <w:pPr>
              <w:rPr>
                <w:b/>
                <w:color w:val="000000"/>
                <w:rPrChange w:id="12" w:author="Anthony Salciccioli" w:date="2026-09-25T21:10:00Z" w16du:dateUtc="2026-09-26T01:10:00Z">
                  <w:rPr>
                    <w:rFonts w:ascii="Twinkl Cursive Looped" w:hAnsi="Twinkl Cursive Looped"/>
                    <w:sz w:val="24"/>
                    <w:szCs w:val="24"/>
                  </w:rPr>
                </w:rPrChange>
              </w:rPr>
              <w:pPrChange w:id="13" w:author="Anthony Salciccioli" w:date="2026-09-25T21:10:00Z" w16du:dateUtc="2026-09-26T01:10:00Z">
                <w:pPr/>
              </w:pPrChange>
            </w:pPr>
            <w:del w:id="14" w:author="Anthony Salciccioli" w:date="2026-09-25T21:10:00Z" w16du:dateUtc="2026-09-26T01:10:00Z">
              <w:r w:rsidRPr="3375B7A3">
                <w:rPr>
                  <w:rFonts w:ascii="Twinkl Cursive Looped" w:hAnsi="Twinkl Cursive Looped"/>
                  <w:sz w:val="24"/>
                  <w:szCs w:val="24"/>
                </w:rPr>
                <w:delText xml:space="preserve"> </w:delText>
              </w:r>
              <w:r w:rsidR="00E27758" w:rsidRPr="3375B7A3">
                <w:rPr>
                  <w:rFonts w:ascii="Twinkl Cursive Looped" w:hAnsi="Twinkl Cursive Looped"/>
                  <w:sz w:val="24"/>
                  <w:szCs w:val="24"/>
                </w:rPr>
                <w:delText>“</w:delText>
              </w:r>
              <w:r w:rsidR="00DD00FB" w:rsidRPr="3375B7A3">
                <w:rPr>
                  <w:rFonts w:ascii="Twinkl Cursive Looped" w:hAnsi="Twinkl Cursive Looped"/>
                  <w:sz w:val="24"/>
                  <w:szCs w:val="24"/>
                </w:rPr>
                <w:delText xml:space="preserve">What </w:delText>
              </w:r>
              <w:r w:rsidR="432C273E" w:rsidRPr="3375B7A3">
                <w:rPr>
                  <w:rFonts w:ascii="Twinkl Cursive Looped" w:hAnsi="Twinkl Cursive Looped"/>
                  <w:sz w:val="24"/>
                  <w:szCs w:val="24"/>
                </w:rPr>
                <w:delText>are you creating in DT</w:delText>
              </w:r>
              <w:r w:rsidR="001B09D7" w:rsidRPr="3375B7A3">
                <w:rPr>
                  <w:rFonts w:ascii="Twinkl Cursive Looped" w:hAnsi="Twinkl Cursive Looped"/>
                  <w:sz w:val="24"/>
                  <w:szCs w:val="24"/>
                </w:rPr>
                <w:delText>?”</w:delText>
              </w:r>
            </w:del>
          </w:p>
        </w:tc>
        <w:tc>
          <w:tcPr>
            <w:tcW w:w="5868" w:type="dxa"/>
            <w:tcBorders>
              <w:top w:val="single" w:sz="4" w:space="0" w:color="auto"/>
              <w:left w:val="single" w:sz="4" w:space="0" w:color="auto"/>
              <w:bottom w:val="single" w:sz="4" w:space="0" w:color="auto"/>
              <w:right w:val="single" w:sz="4" w:space="0" w:color="auto"/>
            </w:tcBorders>
            <w:hideMark/>
            <w:tcPrChange w:id="15" w:author="Anthony Salciccioli" w:date="2026-09-25T21:10:00Z" w16du:dateUtc="2026-09-26T01:10:00Z">
              <w:tcPr>
                <w:tcW w:w="5868" w:type="dxa"/>
                <w:gridSpan w:val="3"/>
                <w:tcBorders>
                  <w:top w:val="single" w:sz="4" w:space="0" w:color="auto"/>
                  <w:left w:val="single" w:sz="4" w:space="0" w:color="auto"/>
                  <w:bottom w:val="single" w:sz="4" w:space="0" w:color="auto"/>
                  <w:right w:val="single" w:sz="4" w:space="0" w:color="auto"/>
                </w:tcBorders>
                <w:hideMark/>
              </w:tcPr>
            </w:tcPrChange>
          </w:tcPr>
          <w:p w14:paraId="671E65DC" w14:textId="77777777" w:rsidR="004823D4" w:rsidRDefault="004823D4" w:rsidP="00AC39FF">
            <w:pPr>
              <w:rPr>
                <w:b/>
                <w:color w:val="000000"/>
              </w:rPr>
            </w:pPr>
            <w:ins w:id="16" w:author="Anthony Salciccioli" w:date="2026-09-25T21:10:00Z" w16du:dateUtc="2026-09-26T01:10:00Z">
              <w:r>
                <w:rPr>
                  <w:b/>
                  <w:color w:val="000000"/>
                </w:rPr>
                <w:t>Day 4</w:t>
              </w:r>
              <w:r w:rsidR="00A72A5A">
                <w:rPr>
                  <w:b/>
                  <w:color w:val="000000"/>
                </w:rPr>
                <w:t>8</w:t>
              </w:r>
              <w:r w:rsidR="00AC39FF">
                <w:rPr>
                  <w:b/>
                  <w:color w:val="000000"/>
                </w:rPr>
                <w:t xml:space="preserve">: The Vikings </w:t>
              </w:r>
              <w:r w:rsidR="00A72A5A">
                <w:rPr>
                  <w:b/>
                  <w:color w:val="000000"/>
                </w:rPr>
                <w:t>Film</w:t>
              </w:r>
            </w:ins>
          </w:p>
        </w:tc>
      </w:tr>
      <w:tr w:rsidR="00AC39FF" w14:paraId="46B385BB" w14:textId="77777777" w:rsidTr="00AC39FF">
        <w:trPr>
          <w:ins w:id="17" w:author="Anthony Salciccioli" w:date="2026-09-25T21:10:00Z" w16du:dateUtc="2026-09-26T01:10:00Z"/>
        </w:trPr>
        <w:tc>
          <w:tcPr>
            <w:tcW w:w="5868" w:type="dxa"/>
            <w:tcBorders>
              <w:top w:val="single" w:sz="4" w:space="0" w:color="auto"/>
              <w:left w:val="nil"/>
              <w:bottom w:val="single" w:sz="4" w:space="0" w:color="auto"/>
              <w:right w:val="single" w:sz="4" w:space="0" w:color="auto"/>
            </w:tcBorders>
          </w:tcPr>
          <w:p w14:paraId="6651BC9B" w14:textId="77777777" w:rsidR="00AC39FF" w:rsidRDefault="00AC39FF" w:rsidP="00AC39FF">
            <w:pPr>
              <w:jc w:val="center"/>
              <w:rPr>
                <w:ins w:id="18" w:author="Anthony Salciccioli" w:date="2026-09-25T21:10:00Z" w16du:dateUtc="2026-09-26T01:10:00Z"/>
                <w:color w:val="000000"/>
              </w:rPr>
            </w:pPr>
          </w:p>
        </w:tc>
        <w:tc>
          <w:tcPr>
            <w:tcW w:w="5868" w:type="dxa"/>
            <w:tcBorders>
              <w:top w:val="single" w:sz="4" w:space="0" w:color="auto"/>
              <w:left w:val="single" w:sz="4" w:space="0" w:color="auto"/>
              <w:bottom w:val="single" w:sz="4" w:space="0" w:color="auto"/>
              <w:right w:val="single" w:sz="4" w:space="0" w:color="auto"/>
            </w:tcBorders>
            <w:hideMark/>
          </w:tcPr>
          <w:p w14:paraId="68BD7161" w14:textId="77777777" w:rsidR="00AC39FF" w:rsidRDefault="00AC39FF" w:rsidP="00AC39FF">
            <w:pPr>
              <w:rPr>
                <w:ins w:id="19" w:author="Anthony Salciccioli" w:date="2026-09-25T21:10:00Z" w16du:dateUtc="2026-09-26T01:10:00Z"/>
                <w:b/>
                <w:color w:val="000000"/>
              </w:rPr>
            </w:pPr>
          </w:p>
        </w:tc>
      </w:tr>
      <w:tr w:rsidR="00DD7FED" w:rsidRPr="00D71BF7" w14:paraId="76DF9ED8" w14:textId="77777777" w:rsidTr="00AC39FF">
        <w:trPr>
          <w:trPrChange w:id="20" w:author="Anthony Salciccioli" w:date="2026-09-25T21:10:00Z" w16du:dateUtc="2026-09-26T01:10:00Z">
            <w:trPr>
              <w:gridAfter w:val="1"/>
              <w:trHeight w:val="1518"/>
            </w:trPr>
          </w:trPrChange>
        </w:trPr>
        <w:tc>
          <w:tcPr>
            <w:tcW w:w="5868" w:type="dxa"/>
            <w:tcBorders>
              <w:top w:val="single" w:sz="4" w:space="0" w:color="auto"/>
              <w:left w:val="single" w:sz="4" w:space="0" w:color="auto"/>
              <w:bottom w:val="single" w:sz="4" w:space="0" w:color="auto"/>
              <w:right w:val="single" w:sz="4" w:space="0" w:color="auto"/>
            </w:tcBorders>
            <w:hideMark/>
            <w:tcPrChange w:id="21" w:author="Anthony Salciccioli" w:date="2026-09-25T21:10:00Z" w16du:dateUtc="2026-09-26T01:10:00Z">
              <w:tcPr>
                <w:tcW w:w="5868" w:type="dxa"/>
                <w:gridSpan w:val="3"/>
                <w:tcBorders>
                  <w:top w:val="single" w:sz="4" w:space="0" w:color="auto"/>
                  <w:left w:val="single" w:sz="4" w:space="0" w:color="auto"/>
                  <w:bottom w:val="single" w:sz="4" w:space="0" w:color="auto"/>
                  <w:right w:val="single" w:sz="4" w:space="0" w:color="auto"/>
                </w:tcBorders>
                <w:hideMark/>
              </w:tcPr>
            </w:tcPrChange>
          </w:tcPr>
          <w:p w14:paraId="69FD4415" w14:textId="77777777" w:rsidR="00AC39FF" w:rsidRDefault="00AC39FF" w:rsidP="00AC39FF">
            <w:pPr>
              <w:rPr>
                <w:ins w:id="22" w:author="Anthony Salciccioli" w:date="2026-09-25T21:10:00Z" w16du:dateUtc="2026-09-26T01:10:00Z"/>
                <w:b/>
                <w:color w:val="000000"/>
              </w:rPr>
            </w:pPr>
            <w:ins w:id="23" w:author="Anthony Salciccioli" w:date="2026-09-25T21:10:00Z" w16du:dateUtc="2026-09-26T01:10:00Z">
              <w:r>
                <w:rPr>
                  <w:b/>
                  <w:color w:val="000000"/>
                </w:rPr>
                <w:t>Objective(s)</w:t>
              </w:r>
            </w:ins>
          </w:p>
          <w:p w14:paraId="3429CEAB" w14:textId="77777777" w:rsidR="00AC39FF" w:rsidRDefault="00AC39FF" w:rsidP="00AC39FF">
            <w:pPr>
              <w:rPr>
                <w:b/>
                <w:color w:val="000000"/>
              </w:rPr>
            </w:pPr>
            <w:ins w:id="24" w:author="Anthony Salciccioli" w:date="2026-09-25T21:10:00Z" w16du:dateUtc="2026-09-26T01:10:00Z">
              <w:r>
                <w:rPr>
                  <w:b/>
                  <w:color w:val="000000"/>
                </w:rPr>
                <w:t xml:space="preserve">SWBAT…revisit prior learnings and place it in the construct of the GeoHistogram. SWBAT answer question that corresponds with the film, “Viking Terror” </w:t>
              </w:r>
            </w:ins>
          </w:p>
        </w:tc>
        <w:tc>
          <w:tcPr>
            <w:tcW w:w="5868" w:type="dxa"/>
            <w:tcBorders>
              <w:top w:val="single" w:sz="4" w:space="0" w:color="auto"/>
              <w:left w:val="single" w:sz="4" w:space="0" w:color="auto"/>
              <w:bottom w:val="single" w:sz="4" w:space="0" w:color="auto"/>
              <w:right w:val="single" w:sz="4" w:space="0" w:color="auto"/>
            </w:tcBorders>
            <w:tcPrChange w:id="25" w:author="Anthony Salciccioli" w:date="2026-09-25T21:10:00Z" w16du:dateUtc="2026-09-26T01:10:00Z">
              <w:tcPr>
                <w:tcW w:w="10732" w:type="dxa"/>
                <w:gridSpan w:val="2"/>
              </w:tcPr>
            </w:tcPrChange>
          </w:tcPr>
          <w:p w14:paraId="42EA4552" w14:textId="77777777" w:rsidR="00AC39FF" w:rsidRDefault="00AC39FF" w:rsidP="00AC39FF">
            <w:pPr>
              <w:rPr>
                <w:ins w:id="26" w:author="Anthony Salciccioli" w:date="2026-09-25T21:10:00Z" w16du:dateUtc="2026-09-26T01:10:00Z"/>
                <w:b/>
                <w:color w:val="000000"/>
              </w:rPr>
            </w:pPr>
            <w:ins w:id="27" w:author="Anthony Salciccioli" w:date="2026-09-25T21:10:00Z" w16du:dateUtc="2026-09-26T01:10:00Z">
              <w:r>
                <w:rPr>
                  <w:b/>
                  <w:color w:val="000000"/>
                </w:rPr>
                <w:t>GLCE/CCS</w:t>
              </w:r>
            </w:ins>
          </w:p>
          <w:p w14:paraId="30723468" w14:textId="77777777" w:rsidR="004823D4" w:rsidRPr="004823D4" w:rsidRDefault="00AC39FF" w:rsidP="004823D4">
            <w:pPr>
              <w:tabs>
                <w:tab w:val="left" w:pos="1430"/>
                <w:tab w:val="left" w:pos="2310"/>
              </w:tabs>
              <w:ind w:left="1430" w:hanging="1430"/>
              <w:rPr>
                <w:ins w:id="28" w:author="Anthony Salciccioli" w:date="2026-09-25T21:10:00Z" w16du:dateUtc="2026-09-26T01:10:00Z"/>
                <w:b/>
                <w:color w:val="000000"/>
                <w:sz w:val="18"/>
                <w:szCs w:val="18"/>
              </w:rPr>
            </w:pPr>
            <w:ins w:id="29" w:author="Anthony Salciccioli" w:date="2026-09-25T21:10:00Z" w16du:dateUtc="2026-09-26T01:10:00Z">
              <w:r w:rsidRPr="00AC39FF">
                <w:rPr>
                  <w:b/>
                  <w:color w:val="000000"/>
                  <w:sz w:val="18"/>
                  <w:szCs w:val="18"/>
                </w:rPr>
                <w:t>Topic:</w:t>
              </w:r>
              <w:r w:rsidR="004823D4">
                <w:rPr>
                  <w:b/>
                  <w:color w:val="000000"/>
                  <w:sz w:val="18"/>
                  <w:szCs w:val="18"/>
                </w:rPr>
                <w:t xml:space="preserve"> </w:t>
              </w:r>
              <w:r w:rsidR="004823D4" w:rsidRPr="004823D4">
                <w:rPr>
                  <w:b/>
                  <w:color w:val="000000"/>
                  <w:sz w:val="18"/>
                  <w:szCs w:val="18"/>
                </w:rPr>
                <w:t>4.1.1 Crisis in the Classical World – Explain the responses to common forces of change that led to the ultimate collapse of classical empires and discuss the consequences of their collapse. (See 4.3.3; 4.3.4; 4.3.5)</w:t>
              </w:r>
            </w:ins>
          </w:p>
          <w:p w14:paraId="2851368D" w14:textId="77777777" w:rsidR="004823D4" w:rsidRPr="00AC39FF" w:rsidRDefault="004823D4" w:rsidP="004823D4">
            <w:pPr>
              <w:tabs>
                <w:tab w:val="left" w:pos="1430"/>
                <w:tab w:val="left" w:pos="2310"/>
              </w:tabs>
              <w:ind w:left="1430" w:hanging="1430"/>
              <w:rPr>
                <w:ins w:id="30" w:author="Anthony Salciccioli" w:date="2026-09-25T21:10:00Z" w16du:dateUtc="2026-09-26T01:10:00Z"/>
                <w:bCs/>
                <w:sz w:val="18"/>
                <w:szCs w:val="18"/>
              </w:rPr>
            </w:pPr>
          </w:p>
          <w:p w14:paraId="4EA67E9D" w14:textId="77777777" w:rsidR="00AC39FF" w:rsidRPr="00AC39FF" w:rsidRDefault="00AC39FF" w:rsidP="004823D4">
            <w:pPr>
              <w:tabs>
                <w:tab w:val="left" w:pos="1760"/>
              </w:tabs>
              <w:rPr>
                <w:ins w:id="31" w:author="Anthony Salciccioli" w:date="2026-09-25T21:10:00Z" w16du:dateUtc="2026-09-26T01:10:00Z"/>
                <w:bCs/>
                <w:sz w:val="18"/>
                <w:szCs w:val="18"/>
              </w:rPr>
            </w:pPr>
          </w:p>
          <w:p w14:paraId="08540B73" w14:textId="57E2CDFC" w:rsidR="00E67314" w:rsidRPr="00D71BF7" w:rsidRDefault="00DD7FED" w:rsidP="3F12E68D">
            <w:pPr>
              <w:rPr>
                <w:del w:id="32" w:author="Anthony Salciccioli" w:date="2026-09-25T21:10:00Z" w16du:dateUtc="2026-09-26T01:10:00Z"/>
                <w:rFonts w:ascii="Tw Cen MT" w:hAnsi="Tw Cen MT"/>
                <w:sz w:val="24"/>
                <w:szCs w:val="24"/>
              </w:rPr>
            </w:pPr>
            <w:del w:id="33" w:author="Anthony Salciccioli" w:date="2026-09-25T21:10:00Z" w16du:dateUtc="2026-09-26T01:10:00Z">
              <w:r w:rsidRPr="00D71BF7">
                <w:rPr>
                  <w:rFonts w:ascii="Twinkl Cursive Looped" w:hAnsi="Twinkl Cursive Looped"/>
                  <w:b/>
                  <w:bCs/>
                  <w:sz w:val="24"/>
                  <w:szCs w:val="24"/>
                  <w:u w:val="single"/>
                </w:rPr>
                <w:delText>Maths</w:delText>
              </w:r>
              <w:r w:rsidR="00CE6E8F" w:rsidRPr="00D71BF7">
                <w:rPr>
                  <w:rFonts w:ascii="Twinkl Cursive Looped" w:hAnsi="Twinkl Cursive Looped"/>
                  <w:b/>
                  <w:bCs/>
                  <w:sz w:val="24"/>
                  <w:szCs w:val="24"/>
                  <w:u w:val="single"/>
                </w:rPr>
                <w:delText xml:space="preserve"> </w:delText>
              </w:r>
              <w:r w:rsidR="002443DF" w:rsidRPr="00D71BF7">
                <w:rPr>
                  <w:rFonts w:ascii="Twinkl Cursive Looped" w:hAnsi="Twinkl Cursive Looped"/>
                  <w:b/>
                  <w:bCs/>
                  <w:sz w:val="24"/>
                  <w:szCs w:val="24"/>
                  <w:u w:val="single"/>
                </w:rPr>
                <w:delText>-10</w:delText>
              </w:r>
              <w:r w:rsidR="00611E2A" w:rsidRPr="00D71BF7">
                <w:rPr>
                  <w:rFonts w:ascii="Twinkl Cursive Looped" w:hAnsi="Twinkl Cursive Looped"/>
                  <w:b/>
                  <w:bCs/>
                  <w:sz w:val="24"/>
                  <w:szCs w:val="24"/>
                  <w:u w:val="single"/>
                </w:rPr>
                <w:delText xml:space="preserve"> </w:delText>
              </w:r>
              <w:r w:rsidR="002443DF" w:rsidRPr="00D71BF7">
                <w:rPr>
                  <w:rFonts w:ascii="Twinkl Cursive Looped" w:hAnsi="Twinkl Cursive Looped"/>
                  <w:b/>
                  <w:bCs/>
                  <w:sz w:val="24"/>
                  <w:szCs w:val="24"/>
                  <w:u w:val="single"/>
                </w:rPr>
                <w:delText>min</w:delText>
              </w:r>
              <w:r w:rsidR="00611E2A" w:rsidRPr="00D71BF7">
                <w:rPr>
                  <w:rFonts w:ascii="Twinkl Cursive Looped" w:hAnsi="Twinkl Cursive Looped"/>
                  <w:b/>
                  <w:bCs/>
                  <w:sz w:val="24"/>
                  <w:szCs w:val="24"/>
                  <w:u w:val="single"/>
                </w:rPr>
                <w:delText>ute</w:delText>
              </w:r>
              <w:r w:rsidR="002443DF" w:rsidRPr="00D71BF7">
                <w:rPr>
                  <w:rFonts w:ascii="Twinkl Cursive Looped" w:hAnsi="Twinkl Cursive Looped"/>
                  <w:b/>
                  <w:bCs/>
                  <w:sz w:val="24"/>
                  <w:szCs w:val="24"/>
                  <w:u w:val="single"/>
                </w:rPr>
                <w:delText>s</w:delText>
              </w:r>
              <w:r w:rsidR="00CE6E8F" w:rsidRPr="00D71BF7">
                <w:rPr>
                  <w:rFonts w:ascii="Twinkl Cursive Looped" w:hAnsi="Twinkl Cursive Looped"/>
                  <w:b/>
                  <w:bCs/>
                  <w:sz w:val="24"/>
                  <w:szCs w:val="24"/>
                  <w:u w:val="single"/>
                </w:rPr>
                <w:delText xml:space="preserve"> </w:delText>
              </w:r>
            </w:del>
          </w:p>
          <w:p w14:paraId="654A1F07" w14:textId="0BDE4609" w:rsidR="000F7FF9" w:rsidRDefault="004F1E98" w:rsidP="00237293">
            <w:pPr>
              <w:rPr>
                <w:del w:id="34" w:author="Anthony Salciccioli" w:date="2026-09-25T21:10:00Z" w16du:dateUtc="2026-09-26T01:10:00Z"/>
                <w:rFonts w:ascii="Twinkl Cursive Looped" w:hAnsi="Twinkl Cursive Looped"/>
                <w:noProof/>
                <w:sz w:val="24"/>
              </w:rPr>
            </w:pPr>
            <w:del w:id="35" w:author="Anthony Salciccioli" w:date="2026-09-25T21:10:00Z" w16du:dateUtc="2026-09-26T01:10:00Z">
              <w:r>
                <w:rPr>
                  <w:rFonts w:ascii="Twinkl Cursive Looped" w:hAnsi="Twinkl Cursive Looped"/>
                  <w:noProof/>
                  <w:sz w:val="24"/>
                </w:rPr>
                <w:delText>Log onto Maths whizz and complete three progressions.</w:delText>
              </w:r>
            </w:del>
          </w:p>
          <w:p w14:paraId="69317BDE" w14:textId="6B90544F" w:rsidR="004F1E98" w:rsidRDefault="004F1E98" w:rsidP="00237293">
            <w:pPr>
              <w:rPr>
                <w:del w:id="36" w:author="Anthony Salciccioli" w:date="2026-09-25T21:10:00Z" w16du:dateUtc="2026-09-26T01:10:00Z"/>
                <w:rFonts w:ascii="Twinkl Cursive Looped" w:hAnsi="Twinkl Cursive Looped"/>
                <w:sz w:val="24"/>
                <w:szCs w:val="24"/>
              </w:rPr>
            </w:pPr>
            <w:del w:id="37" w:author="Anthony Salciccioli" w:date="2026-09-25T21:10:00Z" w16du:dateUtc="2026-09-26T01:10:00Z">
              <w:r>
                <w:rPr>
                  <w:rFonts w:ascii="Twinkl Cursive Looped" w:hAnsi="Twinkl Cursive Looped"/>
                  <w:sz w:val="24"/>
                  <w:szCs w:val="24"/>
                </w:rPr>
                <w:delText>Log onto TTRS and go on studio to be able to move yourself up on the band ladder, then once your ready challenge yourself by taking part in the battle set by your teacher.</w:delText>
              </w:r>
            </w:del>
          </w:p>
          <w:p w14:paraId="37F61710" w14:textId="38403FA9" w:rsidR="000F7FF9" w:rsidRDefault="000F7FF9" w:rsidP="00AC39FF">
            <w:pPr>
              <w:rPr>
                <w:color w:val="000000"/>
                <w:rPrChange w:id="38" w:author="Anthony Salciccioli" w:date="2026-09-25T21:10:00Z" w16du:dateUtc="2026-09-26T01:10:00Z">
                  <w:rPr>
                    <w:rFonts w:ascii="Twinkl Cursive Looped" w:hAnsi="Twinkl Cursive Looped"/>
                    <w:sz w:val="24"/>
                    <w:szCs w:val="24"/>
                  </w:rPr>
                </w:rPrChange>
              </w:rPr>
              <w:pPrChange w:id="39" w:author="Anthony Salciccioli" w:date="2026-09-25T21:10:00Z" w16du:dateUtc="2026-09-26T01:10:00Z">
                <w:pPr/>
              </w:pPrChange>
            </w:pPr>
          </w:p>
        </w:tc>
      </w:tr>
      <w:tr w:rsidR="00AC39FF" w14:paraId="7890039B" w14:textId="77777777" w:rsidTr="00AC39FF">
        <w:trPr>
          <w:ins w:id="40" w:author="Anthony Salciccioli" w:date="2026-09-25T21:10:00Z" w16du:dateUtc="2026-09-26T01:10:00Z"/>
        </w:trPr>
        <w:tc>
          <w:tcPr>
            <w:tcW w:w="5868" w:type="dxa"/>
            <w:tcBorders>
              <w:top w:val="single" w:sz="4" w:space="0" w:color="auto"/>
              <w:left w:val="nil"/>
              <w:bottom w:val="single" w:sz="4" w:space="0" w:color="auto"/>
              <w:right w:val="nil"/>
            </w:tcBorders>
          </w:tcPr>
          <w:p w14:paraId="68C4FCC4" w14:textId="77777777" w:rsidR="00AC39FF" w:rsidRDefault="00AC39FF" w:rsidP="00AC39FF">
            <w:pPr>
              <w:jc w:val="center"/>
              <w:rPr>
                <w:ins w:id="41" w:author="Anthony Salciccioli" w:date="2026-09-25T21:10:00Z" w16du:dateUtc="2026-09-26T01:10:00Z"/>
                <w:color w:val="000000"/>
              </w:rPr>
            </w:pPr>
          </w:p>
        </w:tc>
        <w:tc>
          <w:tcPr>
            <w:tcW w:w="5868" w:type="dxa"/>
            <w:tcBorders>
              <w:top w:val="single" w:sz="4" w:space="0" w:color="auto"/>
              <w:left w:val="nil"/>
              <w:bottom w:val="single" w:sz="4" w:space="0" w:color="auto"/>
              <w:right w:val="nil"/>
            </w:tcBorders>
          </w:tcPr>
          <w:p w14:paraId="6821ED0D" w14:textId="77777777" w:rsidR="00AC39FF" w:rsidRDefault="00AC39FF" w:rsidP="00AC39FF">
            <w:pPr>
              <w:jc w:val="center"/>
              <w:rPr>
                <w:ins w:id="42" w:author="Anthony Salciccioli" w:date="2026-09-25T21:10:00Z" w16du:dateUtc="2026-09-26T01:10:00Z"/>
                <w:color w:val="000000"/>
              </w:rPr>
            </w:pPr>
          </w:p>
        </w:tc>
      </w:tr>
      <w:tr w:rsidR="00AE0992" w:rsidRPr="00D71BF7" w14:paraId="136A3E21" w14:textId="77777777" w:rsidTr="00AC39FF">
        <w:trPr>
          <w:trPrChange w:id="43" w:author="Anthony Salciccioli" w:date="2026-09-25T21:10:00Z" w16du:dateUtc="2026-09-26T01:10:00Z">
            <w:trPr>
              <w:gridAfter w:val="1"/>
              <w:trHeight w:val="1696"/>
            </w:trPr>
          </w:trPrChange>
        </w:trPr>
        <w:tc>
          <w:tcPr>
            <w:tcW w:w="5868" w:type="dxa"/>
            <w:tcBorders>
              <w:top w:val="single" w:sz="4" w:space="0" w:color="auto"/>
              <w:left w:val="single" w:sz="4" w:space="0" w:color="auto"/>
              <w:bottom w:val="single" w:sz="4" w:space="0" w:color="auto"/>
              <w:right w:val="single" w:sz="4" w:space="0" w:color="auto"/>
            </w:tcBorders>
            <w:tcPrChange w:id="44" w:author="Anthony Salciccioli" w:date="2026-09-25T21:10:00Z" w16du:dateUtc="2026-09-26T01:10:00Z">
              <w:tcPr>
                <w:tcW w:w="5868" w:type="dxa"/>
                <w:gridSpan w:val="3"/>
                <w:tcBorders>
                  <w:top w:val="single" w:sz="4" w:space="0" w:color="auto"/>
                  <w:left w:val="single" w:sz="4" w:space="0" w:color="auto"/>
                  <w:bottom w:val="single" w:sz="4" w:space="0" w:color="auto"/>
                  <w:right w:val="single" w:sz="4" w:space="0" w:color="auto"/>
                </w:tcBorders>
              </w:tcPr>
            </w:tcPrChange>
          </w:tcPr>
          <w:p w14:paraId="44280449" w14:textId="77777777" w:rsidR="00AC39FF" w:rsidRDefault="00AC39FF" w:rsidP="00AC39FF">
            <w:pPr>
              <w:rPr>
                <w:ins w:id="45" w:author="Anthony Salciccioli" w:date="2026-09-25T21:10:00Z" w16du:dateUtc="2026-09-26T01:10:00Z"/>
                <w:b/>
                <w:color w:val="000000"/>
              </w:rPr>
            </w:pPr>
            <w:ins w:id="46" w:author="Anthony Salciccioli" w:date="2026-09-25T21:10:00Z" w16du:dateUtc="2026-09-26T01:10:00Z">
              <w:r>
                <w:rPr>
                  <w:b/>
                  <w:color w:val="000000"/>
                </w:rPr>
                <w:t xml:space="preserve">Materials: </w:t>
              </w:r>
            </w:ins>
          </w:p>
          <w:p w14:paraId="4E3939DD" w14:textId="77777777" w:rsidR="00AC39FF" w:rsidRDefault="00AC39FF" w:rsidP="00AC39FF">
            <w:pPr>
              <w:rPr>
                <w:ins w:id="47" w:author="Anthony Salciccioli" w:date="2026-09-25T21:10:00Z" w16du:dateUtc="2026-09-26T01:10:00Z"/>
                <w:b/>
                <w:color w:val="000000"/>
              </w:rPr>
            </w:pPr>
          </w:p>
          <w:p w14:paraId="046DA8DB" w14:textId="77777777" w:rsidR="00AC39FF" w:rsidRDefault="00AC39FF" w:rsidP="00AC39FF">
            <w:pPr>
              <w:pStyle w:val="ListParagraph"/>
              <w:numPr>
                <w:ilvl w:val="0"/>
                <w:numId w:val="22"/>
              </w:numPr>
              <w:ind w:left="720"/>
              <w:contextualSpacing w:val="0"/>
              <w:rPr>
                <w:ins w:id="48" w:author="Anthony Salciccioli" w:date="2026-09-25T21:10:00Z" w16du:dateUtc="2026-09-26T01:10:00Z"/>
                <w:b/>
                <w:color w:val="000000"/>
              </w:rPr>
            </w:pPr>
            <w:ins w:id="49" w:author="Anthony Salciccioli" w:date="2026-09-25T21:10:00Z" w16du:dateUtc="2026-09-26T01:10:00Z">
              <w:r>
                <w:rPr>
                  <w:b/>
                  <w:color w:val="000000"/>
                </w:rPr>
                <w:t>Classroom set of GeoHistograms</w:t>
              </w:r>
            </w:ins>
          </w:p>
          <w:p w14:paraId="7DF39DAA" w14:textId="77777777" w:rsidR="00AC39FF" w:rsidRPr="00AC39FF" w:rsidRDefault="00AC39FF" w:rsidP="00AC39FF">
            <w:pPr>
              <w:pStyle w:val="ListParagraph"/>
              <w:numPr>
                <w:ilvl w:val="0"/>
                <w:numId w:val="22"/>
              </w:numPr>
              <w:ind w:left="720"/>
              <w:contextualSpacing w:val="0"/>
              <w:rPr>
                <w:ins w:id="50" w:author="Anthony Salciccioli" w:date="2026-09-25T21:10:00Z" w16du:dateUtc="2026-09-26T01:10:00Z"/>
                <w:b/>
                <w:color w:val="000000"/>
              </w:rPr>
            </w:pPr>
            <w:ins w:id="51" w:author="Anthony Salciccioli" w:date="2026-09-25T21:10:00Z" w16du:dateUtc="2026-09-26T01:10:00Z">
              <w:r w:rsidRPr="00AC39FF">
                <w:rPr>
                  <w:b/>
                  <w:color w:val="000000"/>
                </w:rPr>
                <w:t xml:space="preserve">Film, “Viking Terror” from the History Channel series, “Warriors: With Terry Schappert” </w:t>
              </w:r>
            </w:ins>
          </w:p>
          <w:p w14:paraId="05F4873C" w14:textId="77777777" w:rsidR="00AC39FF" w:rsidRDefault="00AC39FF" w:rsidP="00AC39FF">
            <w:pPr>
              <w:rPr>
                <w:b/>
                <w:color w:val="000000"/>
              </w:rPr>
            </w:pPr>
          </w:p>
        </w:tc>
        <w:tc>
          <w:tcPr>
            <w:tcW w:w="5868" w:type="dxa"/>
            <w:tcBorders>
              <w:top w:val="single" w:sz="4" w:space="0" w:color="auto"/>
              <w:left w:val="single" w:sz="4" w:space="0" w:color="auto"/>
              <w:bottom w:val="single" w:sz="4" w:space="0" w:color="auto"/>
              <w:right w:val="single" w:sz="4" w:space="0" w:color="auto"/>
            </w:tcBorders>
            <w:hideMark/>
            <w:tcPrChange w:id="52" w:author="Anthony Salciccioli" w:date="2026-09-25T21:10:00Z" w16du:dateUtc="2026-09-26T01:10:00Z">
              <w:tcPr>
                <w:tcW w:w="10732" w:type="dxa"/>
                <w:gridSpan w:val="2"/>
                <w:hideMark/>
              </w:tcPr>
            </w:tcPrChange>
          </w:tcPr>
          <w:p w14:paraId="10F4C1AC" w14:textId="77777777" w:rsidR="00AC39FF" w:rsidRDefault="00AC39FF" w:rsidP="00AC39FF">
            <w:pPr>
              <w:rPr>
                <w:ins w:id="53" w:author="Anthony Salciccioli" w:date="2026-09-25T21:10:00Z" w16du:dateUtc="2026-09-26T01:10:00Z"/>
                <w:b/>
                <w:color w:val="000000"/>
              </w:rPr>
            </w:pPr>
            <w:ins w:id="54" w:author="Anthony Salciccioli" w:date="2026-09-25T21:10:00Z" w16du:dateUtc="2026-09-26T01:10:00Z">
              <w:r>
                <w:rPr>
                  <w:b/>
                  <w:color w:val="000000"/>
                </w:rPr>
                <w:t xml:space="preserve">Procedure/Activities: </w:t>
              </w:r>
            </w:ins>
          </w:p>
          <w:p w14:paraId="18B691CB" w14:textId="77777777" w:rsidR="00AC39FF" w:rsidRDefault="00AC39FF" w:rsidP="00AC39FF">
            <w:pPr>
              <w:rPr>
                <w:ins w:id="55" w:author="Anthony Salciccioli" w:date="2026-09-25T21:10:00Z" w16du:dateUtc="2026-09-26T01:10:00Z"/>
                <w:b/>
                <w:color w:val="000000"/>
              </w:rPr>
            </w:pPr>
          </w:p>
          <w:p w14:paraId="2F03D5F7" w14:textId="77777777" w:rsidR="00AC39FF" w:rsidRDefault="00AC39FF" w:rsidP="00AC39FF">
            <w:pPr>
              <w:rPr>
                <w:ins w:id="56" w:author="Anthony Salciccioli" w:date="2026-09-25T21:10:00Z" w16du:dateUtc="2026-09-26T01:10:00Z"/>
                <w:b/>
                <w:color w:val="000000"/>
              </w:rPr>
            </w:pPr>
            <w:ins w:id="57" w:author="Anthony Salciccioli" w:date="2026-09-25T21:10:00Z" w16du:dateUtc="2026-09-26T01:10:00Z">
              <w:r>
                <w:rPr>
                  <w:b/>
                  <w:color w:val="000000"/>
                </w:rPr>
                <w:t>* News/This Day in History</w:t>
              </w:r>
            </w:ins>
          </w:p>
          <w:p w14:paraId="41342791" w14:textId="77777777" w:rsidR="00AC39FF" w:rsidRDefault="00AC39FF" w:rsidP="004823D4">
            <w:pPr>
              <w:rPr>
                <w:ins w:id="58" w:author="Anthony Salciccioli" w:date="2026-09-25T21:10:00Z" w16du:dateUtc="2026-09-26T01:10:00Z"/>
                <w:b/>
                <w:color w:val="000000"/>
              </w:rPr>
            </w:pPr>
            <w:ins w:id="59" w:author="Anthony Salciccioli" w:date="2026-09-25T21:10:00Z" w16du:dateUtc="2026-09-26T01:10:00Z">
              <w:r>
                <w:rPr>
                  <w:b/>
                  <w:color w:val="000000"/>
                </w:rPr>
                <w:t xml:space="preserve">* </w:t>
              </w:r>
              <w:r w:rsidR="004823D4">
                <w:rPr>
                  <w:b/>
                  <w:color w:val="000000"/>
                </w:rPr>
                <w:t>Review the learning from yesterday with a choral class quiz</w:t>
              </w:r>
            </w:ins>
          </w:p>
          <w:p w14:paraId="08DEC06B" w14:textId="77777777" w:rsidR="00AC39FF" w:rsidRDefault="00AC39FF" w:rsidP="00AC39FF">
            <w:pPr>
              <w:rPr>
                <w:ins w:id="60" w:author="Anthony Salciccioli" w:date="2026-09-25T21:10:00Z" w16du:dateUtc="2026-09-26T01:10:00Z"/>
                <w:b/>
                <w:color w:val="000000"/>
              </w:rPr>
            </w:pPr>
            <w:ins w:id="61" w:author="Anthony Salciccioli" w:date="2026-09-25T21:10:00Z" w16du:dateUtc="2026-09-26T01:10:00Z">
              <w:r>
                <w:rPr>
                  <w:b/>
                  <w:color w:val="000000"/>
                </w:rPr>
                <w:t>* Submit film questions and play, “Viking Terror” film</w:t>
              </w:r>
            </w:ins>
          </w:p>
          <w:p w14:paraId="64887B12" w14:textId="77777777" w:rsidR="00AC39FF" w:rsidRDefault="00AC39FF" w:rsidP="00AC39FF">
            <w:pPr>
              <w:rPr>
                <w:ins w:id="62" w:author="Anthony Salciccioli" w:date="2026-09-25T21:10:00Z" w16du:dateUtc="2026-09-26T01:10:00Z"/>
                <w:b/>
                <w:color w:val="000000"/>
              </w:rPr>
            </w:pPr>
            <w:ins w:id="63" w:author="Anthony Salciccioli" w:date="2026-09-25T21:10:00Z" w16du:dateUtc="2026-09-26T01:10:00Z">
              <w:r>
                <w:rPr>
                  <w:b/>
                  <w:color w:val="000000"/>
                </w:rPr>
                <w:t>* Check board what students had right and what was wrong as a re-cap</w:t>
              </w:r>
            </w:ins>
          </w:p>
          <w:p w14:paraId="77467FC4" w14:textId="35041DDD" w:rsidR="00AE0992" w:rsidRPr="00D71BF7" w:rsidRDefault="00AC39FF" w:rsidP="00AE0992">
            <w:pPr>
              <w:rPr>
                <w:del w:id="64" w:author="Anthony Salciccioli" w:date="2026-09-25T21:10:00Z" w16du:dateUtc="2026-09-26T01:10:00Z"/>
                <w:rFonts w:ascii="Twinkl Cursive Looped" w:hAnsi="Twinkl Cursive Looped"/>
                <w:b/>
                <w:sz w:val="24"/>
                <w:szCs w:val="24"/>
                <w:u w:val="single"/>
              </w:rPr>
            </w:pPr>
            <w:ins w:id="65" w:author="Anthony Salciccioli" w:date="2026-09-25T21:10:00Z" w16du:dateUtc="2026-09-26T01:10:00Z">
              <w:r>
                <w:rPr>
                  <w:b/>
                  <w:color w:val="000000"/>
                </w:rPr>
                <w:t xml:space="preserve">* Students will then turn in question sheets </w:t>
              </w:r>
            </w:ins>
            <w:del w:id="66" w:author="Anthony Salciccioli" w:date="2026-09-25T21:10:00Z" w16du:dateUtc="2026-09-26T01:10:00Z">
              <w:r w:rsidR="00AE0992" w:rsidRPr="00D71BF7">
                <w:rPr>
                  <w:rFonts w:ascii="Twinkl Cursive Looped" w:hAnsi="Twinkl Cursive Looped"/>
                  <w:b/>
                  <w:sz w:val="24"/>
                  <w:szCs w:val="24"/>
                  <w:u w:val="single"/>
                </w:rPr>
                <w:delText xml:space="preserve">Reading </w:delText>
              </w:r>
              <w:r w:rsidR="00AE0992" w:rsidRPr="00D71BF7">
                <w:rPr>
                  <w:rFonts w:ascii="Twinkl Cursive Looped" w:hAnsi="Twinkl Cursive Looped"/>
                  <w:b/>
                  <w:sz w:val="24"/>
                  <w:szCs w:val="24"/>
                </w:rPr>
                <w:delText>10 minutes</w:delText>
              </w:r>
            </w:del>
          </w:p>
          <w:p w14:paraId="66A07DAF" w14:textId="3EBA119A" w:rsidR="00AE0992" w:rsidRPr="00D71BF7" w:rsidRDefault="00AE0992" w:rsidP="00AE0992">
            <w:pPr>
              <w:rPr>
                <w:del w:id="67" w:author="Anthony Salciccioli" w:date="2026-09-25T21:10:00Z" w16du:dateUtc="2026-09-26T01:10:00Z"/>
                <w:rFonts w:ascii="Twinkl Cursive Looped" w:hAnsi="Twinkl Cursive Looped"/>
                <w:b/>
                <w:sz w:val="24"/>
                <w:szCs w:val="24"/>
                <w:u w:val="single"/>
              </w:rPr>
            </w:pPr>
            <w:del w:id="68" w:author="Anthony Salciccioli" w:date="2026-09-25T21:10:00Z" w16du:dateUtc="2026-09-26T01:10:00Z">
              <w:r w:rsidRPr="00D71BF7">
                <w:rPr>
                  <w:rFonts w:ascii="Twinkl Cursive Looped" w:hAnsi="Twinkl Cursive Looped"/>
                  <w:b/>
                  <w:sz w:val="24"/>
                  <w:szCs w:val="24"/>
                  <w:u w:val="single"/>
                </w:rPr>
                <w:delText xml:space="preserve">WRITE THESE IN YOUR READING JOURNAL AND GET </w:delText>
              </w:r>
              <w:r w:rsidRPr="00D71BF7">
                <w:rPr>
                  <w:rFonts w:ascii="Twinkl Cursive Looped" w:hAnsi="Twinkl Cursive Looped"/>
                  <w:b/>
                  <w:i/>
                  <w:sz w:val="24"/>
                  <w:szCs w:val="24"/>
                  <w:u w:val="single"/>
                </w:rPr>
                <w:delText>PARENTS TO SIGN</w:delText>
              </w:r>
            </w:del>
          </w:p>
          <w:p w14:paraId="27EE8ADC" w14:textId="77777777" w:rsidR="004F1E98" w:rsidRDefault="00AE0992" w:rsidP="00AE0992">
            <w:pPr>
              <w:rPr>
                <w:del w:id="69" w:author="Anthony Salciccioli" w:date="2026-09-25T21:10:00Z" w16du:dateUtc="2026-09-26T01:10:00Z"/>
                <w:rFonts w:ascii="Twinkl Cursive Looped" w:hAnsi="Twinkl Cursive Looped"/>
                <w:sz w:val="24"/>
                <w:szCs w:val="24"/>
              </w:rPr>
            </w:pPr>
            <w:del w:id="70" w:author="Anthony Salciccioli" w:date="2026-09-25T21:10:00Z" w16du:dateUtc="2026-09-26T01:10:00Z">
              <w:r w:rsidRPr="00D71BF7">
                <w:rPr>
                  <w:rFonts w:ascii="Twinkl Cursive Looped" w:hAnsi="Twinkl Cursive Looped"/>
                  <w:sz w:val="24"/>
                  <w:szCs w:val="24"/>
                </w:rPr>
                <w:delText xml:space="preserve">Read to an adult or older sibling at least 3 times a week for 10-15 minutes. Get your reading record signed. We will be checking. </w:delText>
              </w:r>
            </w:del>
          </w:p>
          <w:p w14:paraId="2160A36D" w14:textId="5EE7C089" w:rsidR="00AE0992" w:rsidRDefault="00AE0992" w:rsidP="00AC39FF">
            <w:pPr>
              <w:rPr>
                <w:b/>
                <w:color w:val="000000"/>
                <w:rPrChange w:id="71" w:author="Anthony Salciccioli" w:date="2026-09-25T21:10:00Z" w16du:dateUtc="2026-09-26T01:10:00Z">
                  <w:rPr>
                    <w:rFonts w:ascii="Twinkl Cursive Looped" w:hAnsi="Twinkl Cursive Looped"/>
                    <w:sz w:val="24"/>
                    <w:szCs w:val="24"/>
                  </w:rPr>
                </w:rPrChange>
              </w:rPr>
              <w:pPrChange w:id="72" w:author="Anthony Salciccioli" w:date="2026-09-25T21:10:00Z" w16du:dateUtc="2026-09-26T01:10:00Z">
                <w:pPr/>
              </w:pPrChange>
            </w:pPr>
            <w:del w:id="73" w:author="Anthony Salciccioli" w:date="2026-09-25T21:10:00Z" w16du:dateUtc="2026-09-26T01:10:00Z">
              <w:r w:rsidRPr="00D71BF7">
                <w:rPr>
                  <w:rFonts w:ascii="Twinkl Cursive Looped" w:hAnsi="Twinkl Cursive Looped"/>
                  <w:sz w:val="24"/>
                  <w:szCs w:val="24"/>
                </w:rPr>
                <w:delText>Complete your reading for pleasure bookmark</w:delText>
              </w:r>
              <w:r w:rsidR="004F1E98">
                <w:rPr>
                  <w:rFonts w:ascii="Twinkl Cursive Looped" w:hAnsi="Twinkl Cursive Looped"/>
                  <w:sz w:val="24"/>
                  <w:szCs w:val="24"/>
                </w:rPr>
                <w:delText xml:space="preserve"> in the back of your Homework books to get the next award.</w:delText>
              </w:r>
            </w:del>
          </w:p>
        </w:tc>
      </w:tr>
      <w:tr w:rsidR="00AC39FF" w14:paraId="4F8B8BAC" w14:textId="77777777" w:rsidTr="00AC39FF">
        <w:trPr>
          <w:ins w:id="74" w:author="Anthony Salciccioli" w:date="2026-09-25T21:10:00Z" w16du:dateUtc="2026-09-26T01:10:00Z"/>
        </w:trPr>
        <w:tc>
          <w:tcPr>
            <w:tcW w:w="5868" w:type="dxa"/>
            <w:tcBorders>
              <w:top w:val="single" w:sz="4" w:space="0" w:color="auto"/>
              <w:left w:val="nil"/>
              <w:bottom w:val="single" w:sz="4" w:space="0" w:color="auto"/>
              <w:right w:val="nil"/>
            </w:tcBorders>
          </w:tcPr>
          <w:p w14:paraId="59D35CA7" w14:textId="77777777" w:rsidR="00AC39FF" w:rsidRDefault="00AC39FF" w:rsidP="00AC39FF">
            <w:pPr>
              <w:jc w:val="center"/>
              <w:rPr>
                <w:ins w:id="75" w:author="Anthony Salciccioli" w:date="2026-09-25T21:10:00Z" w16du:dateUtc="2026-09-26T01:10:00Z"/>
              </w:rPr>
            </w:pPr>
          </w:p>
        </w:tc>
        <w:tc>
          <w:tcPr>
            <w:tcW w:w="5868" w:type="dxa"/>
            <w:tcBorders>
              <w:top w:val="single" w:sz="4" w:space="0" w:color="auto"/>
              <w:left w:val="nil"/>
              <w:bottom w:val="single" w:sz="4" w:space="0" w:color="auto"/>
              <w:right w:val="nil"/>
            </w:tcBorders>
          </w:tcPr>
          <w:p w14:paraId="1C965D71" w14:textId="77777777" w:rsidR="00AC39FF" w:rsidRDefault="00AC39FF" w:rsidP="00AC39FF">
            <w:pPr>
              <w:jc w:val="center"/>
              <w:rPr>
                <w:ins w:id="76" w:author="Anthony Salciccioli" w:date="2026-09-25T21:10:00Z" w16du:dateUtc="2026-09-26T01:10:00Z"/>
              </w:rPr>
            </w:pPr>
          </w:p>
        </w:tc>
      </w:tr>
      <w:tr w:rsidR="00AC39FF" w14:paraId="616717F6" w14:textId="77777777" w:rsidTr="00AC39FF">
        <w:trPr>
          <w:ins w:id="77" w:author="Anthony Salciccioli" w:date="2026-09-25T21:10:00Z" w16du:dateUtc="2026-09-26T01:10:00Z"/>
        </w:trPr>
        <w:tc>
          <w:tcPr>
            <w:tcW w:w="11736" w:type="dxa"/>
            <w:gridSpan w:val="2"/>
            <w:tcBorders>
              <w:top w:val="single" w:sz="4" w:space="0" w:color="auto"/>
              <w:left w:val="single" w:sz="4" w:space="0" w:color="auto"/>
              <w:bottom w:val="nil"/>
              <w:right w:val="single" w:sz="4" w:space="0" w:color="auto"/>
            </w:tcBorders>
            <w:hideMark/>
          </w:tcPr>
          <w:p w14:paraId="377A143C" w14:textId="77777777" w:rsidR="00AC39FF" w:rsidRDefault="00AC39FF" w:rsidP="00AC39FF">
            <w:pPr>
              <w:jc w:val="center"/>
              <w:rPr>
                <w:ins w:id="78" w:author="Anthony Salciccioli" w:date="2026-09-25T21:10:00Z" w16du:dateUtc="2026-09-26T01:10:00Z"/>
                <w:b/>
                <w:sz w:val="16"/>
                <w:szCs w:val="16"/>
              </w:rPr>
            </w:pPr>
            <w:ins w:id="79" w:author="Anthony Salciccioli" w:date="2026-09-25T21:10:00Z" w16du:dateUtc="2026-09-26T01:10:00Z">
              <w:r>
                <w:rPr>
                  <w:b/>
                  <w:u w:val="single"/>
                </w:rPr>
                <w:t>Strategies</w:t>
              </w:r>
              <w:r>
                <w:rPr>
                  <w:b/>
                  <w:sz w:val="16"/>
                  <w:szCs w:val="16"/>
                  <w:u w:val="single"/>
                </w:rPr>
                <w:t xml:space="preserve"> (check all that apply)</w:t>
              </w:r>
            </w:ins>
          </w:p>
        </w:tc>
      </w:tr>
      <w:tr w:rsidR="00AC39FF" w14:paraId="1485C3DA" w14:textId="77777777" w:rsidTr="00AC39FF">
        <w:trPr>
          <w:ins w:id="80" w:author="Anthony Salciccioli" w:date="2026-09-25T21:10:00Z" w16du:dateUtc="2026-09-26T01:10:00Z"/>
        </w:trPr>
        <w:tc>
          <w:tcPr>
            <w:tcW w:w="5868" w:type="dxa"/>
            <w:tcBorders>
              <w:top w:val="nil"/>
              <w:left w:val="single" w:sz="4" w:space="0" w:color="auto"/>
              <w:bottom w:val="nil"/>
              <w:right w:val="nil"/>
            </w:tcBorders>
            <w:hideMark/>
          </w:tcPr>
          <w:p w14:paraId="4B0F3439" w14:textId="77777777" w:rsidR="00AC39FF" w:rsidRDefault="00AC39FF" w:rsidP="00AC39FF">
            <w:pPr>
              <w:rPr>
                <w:ins w:id="81" w:author="Anthony Salciccioli" w:date="2026-09-25T21:10:00Z" w16du:dateUtc="2026-09-26T01:10:00Z"/>
              </w:rPr>
            </w:pPr>
            <w:ins w:id="82" w:author="Anthony Salciccioli" w:date="2026-09-25T21:10:00Z" w16du:dateUtc="2026-09-26T01:10:00Z">
              <w:r>
                <w:t>____    Direct Instruction/lecture</w:t>
              </w:r>
            </w:ins>
          </w:p>
        </w:tc>
        <w:tc>
          <w:tcPr>
            <w:tcW w:w="5868" w:type="dxa"/>
            <w:tcBorders>
              <w:top w:val="nil"/>
              <w:left w:val="nil"/>
              <w:bottom w:val="nil"/>
              <w:right w:val="single" w:sz="4" w:space="0" w:color="auto"/>
            </w:tcBorders>
            <w:hideMark/>
          </w:tcPr>
          <w:p w14:paraId="21535237" w14:textId="77777777" w:rsidR="00AC39FF" w:rsidRDefault="00AC39FF" w:rsidP="00AC39FF">
            <w:pPr>
              <w:rPr>
                <w:ins w:id="83" w:author="Anthony Salciccioli" w:date="2026-09-25T21:10:00Z" w16du:dateUtc="2026-09-26T01:10:00Z"/>
              </w:rPr>
            </w:pPr>
            <w:ins w:id="84" w:author="Anthony Salciccioli" w:date="2026-09-25T21:10:00Z" w16du:dateUtc="2026-09-26T01:10:00Z">
              <w:r>
                <w:t>__X__    Summarizing &amp; Note taking</w:t>
              </w:r>
            </w:ins>
          </w:p>
        </w:tc>
      </w:tr>
      <w:tr w:rsidR="00AC39FF" w14:paraId="260F6399" w14:textId="77777777" w:rsidTr="00AC39FF">
        <w:trPr>
          <w:ins w:id="85" w:author="Anthony Salciccioli" w:date="2026-09-25T21:10:00Z" w16du:dateUtc="2026-09-26T01:10:00Z"/>
        </w:trPr>
        <w:tc>
          <w:tcPr>
            <w:tcW w:w="5868" w:type="dxa"/>
            <w:tcBorders>
              <w:top w:val="nil"/>
              <w:left w:val="single" w:sz="4" w:space="0" w:color="auto"/>
              <w:bottom w:val="nil"/>
              <w:right w:val="nil"/>
            </w:tcBorders>
            <w:hideMark/>
          </w:tcPr>
          <w:p w14:paraId="6AB73AB0" w14:textId="77777777" w:rsidR="00AC39FF" w:rsidRDefault="00AC39FF" w:rsidP="00AC39FF">
            <w:pPr>
              <w:rPr>
                <w:ins w:id="86" w:author="Anthony Salciccioli" w:date="2026-09-25T21:10:00Z" w16du:dateUtc="2026-09-26T01:10:00Z"/>
              </w:rPr>
            </w:pPr>
            <w:ins w:id="87" w:author="Anthony Salciccioli" w:date="2026-09-25T21:10:00Z" w16du:dateUtc="2026-09-26T01:10:00Z">
              <w:r>
                <w:t>__X__    Guided Practice</w:t>
              </w:r>
            </w:ins>
          </w:p>
        </w:tc>
        <w:tc>
          <w:tcPr>
            <w:tcW w:w="5868" w:type="dxa"/>
            <w:tcBorders>
              <w:top w:val="nil"/>
              <w:left w:val="nil"/>
              <w:bottom w:val="nil"/>
              <w:right w:val="single" w:sz="4" w:space="0" w:color="auto"/>
            </w:tcBorders>
            <w:hideMark/>
          </w:tcPr>
          <w:p w14:paraId="1253707F" w14:textId="77777777" w:rsidR="00AC39FF" w:rsidRDefault="004823D4" w:rsidP="00AC39FF">
            <w:pPr>
              <w:rPr>
                <w:ins w:id="88" w:author="Anthony Salciccioli" w:date="2026-09-25T21:10:00Z" w16du:dateUtc="2026-09-26T01:10:00Z"/>
              </w:rPr>
            </w:pPr>
            <w:ins w:id="89" w:author="Anthony Salciccioli" w:date="2026-09-25T21:10:00Z" w16du:dateUtc="2026-09-26T01:10:00Z">
              <w:r>
                <w:t>__</w:t>
              </w:r>
              <w:r w:rsidR="00AC39FF">
                <w:t>__    Cooperative Learning</w:t>
              </w:r>
            </w:ins>
          </w:p>
        </w:tc>
      </w:tr>
      <w:tr w:rsidR="00AC39FF" w14:paraId="4E0E77F8" w14:textId="77777777" w:rsidTr="00AC39FF">
        <w:trPr>
          <w:ins w:id="90" w:author="Anthony Salciccioli" w:date="2026-09-25T21:10:00Z" w16du:dateUtc="2026-09-26T01:10:00Z"/>
        </w:trPr>
        <w:tc>
          <w:tcPr>
            <w:tcW w:w="5868" w:type="dxa"/>
            <w:tcBorders>
              <w:top w:val="nil"/>
              <w:left w:val="single" w:sz="4" w:space="0" w:color="auto"/>
              <w:bottom w:val="nil"/>
              <w:right w:val="nil"/>
            </w:tcBorders>
            <w:hideMark/>
          </w:tcPr>
          <w:p w14:paraId="376CA58C" w14:textId="77777777" w:rsidR="00AC39FF" w:rsidRDefault="00AC39FF" w:rsidP="00AC39FF">
            <w:pPr>
              <w:rPr>
                <w:ins w:id="91" w:author="Anthony Salciccioli" w:date="2026-09-25T21:10:00Z" w16du:dateUtc="2026-09-26T01:10:00Z"/>
              </w:rPr>
            </w:pPr>
            <w:ins w:id="92" w:author="Anthony Salciccioli" w:date="2026-09-25T21:10:00Z" w16du:dateUtc="2026-09-26T01:10:00Z">
              <w:r>
                <w:t>____    Teacher Demo</w:t>
              </w:r>
            </w:ins>
          </w:p>
        </w:tc>
        <w:tc>
          <w:tcPr>
            <w:tcW w:w="5868" w:type="dxa"/>
            <w:tcBorders>
              <w:top w:val="nil"/>
              <w:left w:val="nil"/>
              <w:bottom w:val="nil"/>
              <w:right w:val="single" w:sz="4" w:space="0" w:color="auto"/>
            </w:tcBorders>
            <w:hideMark/>
          </w:tcPr>
          <w:p w14:paraId="5E17B1D7" w14:textId="77777777" w:rsidR="00AC39FF" w:rsidRDefault="00AC39FF" w:rsidP="00AC39FF">
            <w:pPr>
              <w:rPr>
                <w:ins w:id="93" w:author="Anthony Salciccioli" w:date="2026-09-25T21:10:00Z" w16du:dateUtc="2026-09-26T01:10:00Z"/>
              </w:rPr>
            </w:pPr>
            <w:ins w:id="94" w:author="Anthony Salciccioli" w:date="2026-09-25T21:10:00Z" w16du:dateUtc="2026-09-26T01:10:00Z">
              <w:r>
                <w:t>____    Identifying Similarities &amp; Differences</w:t>
              </w:r>
            </w:ins>
          </w:p>
        </w:tc>
      </w:tr>
      <w:tr w:rsidR="00AC39FF" w14:paraId="7DA8CA0C" w14:textId="77777777" w:rsidTr="00AC39FF">
        <w:trPr>
          <w:ins w:id="95" w:author="Anthony Salciccioli" w:date="2026-09-25T21:10:00Z" w16du:dateUtc="2026-09-26T01:10:00Z"/>
        </w:trPr>
        <w:tc>
          <w:tcPr>
            <w:tcW w:w="5868" w:type="dxa"/>
            <w:tcBorders>
              <w:top w:val="nil"/>
              <w:left w:val="single" w:sz="4" w:space="0" w:color="auto"/>
              <w:bottom w:val="nil"/>
              <w:right w:val="nil"/>
            </w:tcBorders>
            <w:hideMark/>
          </w:tcPr>
          <w:p w14:paraId="1C1D5065" w14:textId="77777777" w:rsidR="00AC39FF" w:rsidRDefault="004823D4" w:rsidP="00AC39FF">
            <w:pPr>
              <w:rPr>
                <w:ins w:id="96" w:author="Anthony Salciccioli" w:date="2026-09-25T21:10:00Z" w16du:dateUtc="2026-09-26T01:10:00Z"/>
              </w:rPr>
            </w:pPr>
            <w:ins w:id="97" w:author="Anthony Salciccioli" w:date="2026-09-25T21:10:00Z" w16du:dateUtc="2026-09-26T01:10:00Z">
              <w:r>
                <w:t>__</w:t>
              </w:r>
              <w:r w:rsidR="00AC39FF">
                <w:t>__    Group Discussion</w:t>
              </w:r>
            </w:ins>
          </w:p>
        </w:tc>
        <w:tc>
          <w:tcPr>
            <w:tcW w:w="5868" w:type="dxa"/>
            <w:tcBorders>
              <w:top w:val="nil"/>
              <w:left w:val="nil"/>
              <w:bottom w:val="nil"/>
              <w:right w:val="single" w:sz="4" w:space="0" w:color="auto"/>
            </w:tcBorders>
            <w:hideMark/>
          </w:tcPr>
          <w:p w14:paraId="2BA1EA5D" w14:textId="77777777" w:rsidR="00AC39FF" w:rsidRDefault="00AC39FF" w:rsidP="00AC39FF">
            <w:pPr>
              <w:rPr>
                <w:ins w:id="98" w:author="Anthony Salciccioli" w:date="2026-09-25T21:10:00Z" w16du:dateUtc="2026-09-26T01:10:00Z"/>
              </w:rPr>
            </w:pPr>
            <w:ins w:id="99" w:author="Anthony Salciccioli" w:date="2026-09-25T21:10:00Z" w16du:dateUtc="2026-09-26T01:10:00Z">
              <w:r>
                <w:t>__X__    Nonlinguistic Representations</w:t>
              </w:r>
            </w:ins>
          </w:p>
        </w:tc>
      </w:tr>
      <w:tr w:rsidR="00AC39FF" w14:paraId="392E8157" w14:textId="77777777" w:rsidTr="00AC39FF">
        <w:trPr>
          <w:ins w:id="100" w:author="Anthony Salciccioli" w:date="2026-09-25T21:10:00Z" w16du:dateUtc="2026-09-26T01:10:00Z"/>
        </w:trPr>
        <w:tc>
          <w:tcPr>
            <w:tcW w:w="5868" w:type="dxa"/>
            <w:tcBorders>
              <w:top w:val="nil"/>
              <w:left w:val="single" w:sz="4" w:space="0" w:color="auto"/>
              <w:bottom w:val="nil"/>
              <w:right w:val="nil"/>
            </w:tcBorders>
            <w:hideMark/>
          </w:tcPr>
          <w:p w14:paraId="4F5C2D83" w14:textId="77777777" w:rsidR="00AC39FF" w:rsidRDefault="00AC39FF" w:rsidP="00AC39FF">
            <w:pPr>
              <w:rPr>
                <w:ins w:id="101" w:author="Anthony Salciccioli" w:date="2026-09-25T21:10:00Z" w16du:dateUtc="2026-09-26T01:10:00Z"/>
              </w:rPr>
            </w:pPr>
            <w:ins w:id="102" w:author="Anthony Salciccioli" w:date="2026-09-25T21:10:00Z" w16du:dateUtc="2026-09-26T01:10:00Z">
              <w:r>
                <w:t>____    Graphic Organizer</w:t>
              </w:r>
            </w:ins>
          </w:p>
        </w:tc>
        <w:tc>
          <w:tcPr>
            <w:tcW w:w="5868" w:type="dxa"/>
            <w:tcBorders>
              <w:top w:val="nil"/>
              <w:left w:val="nil"/>
              <w:bottom w:val="nil"/>
              <w:right w:val="single" w:sz="4" w:space="0" w:color="auto"/>
            </w:tcBorders>
            <w:hideMark/>
          </w:tcPr>
          <w:p w14:paraId="1E4ADDDF" w14:textId="77777777" w:rsidR="00AC39FF" w:rsidRDefault="00AC39FF" w:rsidP="00AC39FF">
            <w:pPr>
              <w:rPr>
                <w:ins w:id="103" w:author="Anthony Salciccioli" w:date="2026-09-25T21:10:00Z" w16du:dateUtc="2026-09-26T01:10:00Z"/>
              </w:rPr>
            </w:pPr>
            <w:ins w:id="104" w:author="Anthony Salciccioli" w:date="2026-09-25T21:10:00Z" w16du:dateUtc="2026-09-26T01:10:00Z">
              <w:r>
                <w:t>____    Setting Objectives</w:t>
              </w:r>
            </w:ins>
          </w:p>
        </w:tc>
      </w:tr>
      <w:tr w:rsidR="00AC39FF" w14:paraId="4ECDFEFF" w14:textId="77777777" w:rsidTr="00AC39FF">
        <w:trPr>
          <w:ins w:id="105" w:author="Anthony Salciccioli" w:date="2026-09-25T21:10:00Z" w16du:dateUtc="2026-09-26T01:10:00Z"/>
        </w:trPr>
        <w:tc>
          <w:tcPr>
            <w:tcW w:w="5868" w:type="dxa"/>
            <w:tcBorders>
              <w:top w:val="nil"/>
              <w:left w:val="single" w:sz="4" w:space="0" w:color="auto"/>
              <w:bottom w:val="nil"/>
              <w:right w:val="nil"/>
            </w:tcBorders>
            <w:hideMark/>
          </w:tcPr>
          <w:p w14:paraId="4824AB77" w14:textId="77777777" w:rsidR="00AC39FF" w:rsidRDefault="00AC39FF" w:rsidP="00AC39FF">
            <w:pPr>
              <w:rPr>
                <w:ins w:id="106" w:author="Anthony Salciccioli" w:date="2026-09-25T21:10:00Z" w16du:dateUtc="2026-09-26T01:10:00Z"/>
              </w:rPr>
            </w:pPr>
            <w:ins w:id="107" w:author="Anthony Salciccioli" w:date="2026-09-25T21:10:00Z" w16du:dateUtc="2026-09-26T01:10:00Z">
              <w:r>
                <w:t>__X__    Technology Integration</w:t>
              </w:r>
            </w:ins>
          </w:p>
        </w:tc>
        <w:tc>
          <w:tcPr>
            <w:tcW w:w="5868" w:type="dxa"/>
            <w:tcBorders>
              <w:top w:val="nil"/>
              <w:left w:val="nil"/>
              <w:bottom w:val="nil"/>
              <w:right w:val="single" w:sz="4" w:space="0" w:color="auto"/>
            </w:tcBorders>
            <w:hideMark/>
          </w:tcPr>
          <w:p w14:paraId="41D2CB4C" w14:textId="77777777" w:rsidR="00AC39FF" w:rsidRDefault="00AC39FF" w:rsidP="00AC39FF">
            <w:pPr>
              <w:rPr>
                <w:ins w:id="108" w:author="Anthony Salciccioli" w:date="2026-09-25T21:10:00Z" w16du:dateUtc="2026-09-26T01:10:00Z"/>
              </w:rPr>
            </w:pPr>
            <w:ins w:id="109" w:author="Anthony Salciccioli" w:date="2026-09-25T21:10:00Z" w16du:dateUtc="2026-09-26T01:10:00Z">
              <w:r>
                <w:t>____    Generating &amp; Testing Hypotheses</w:t>
              </w:r>
            </w:ins>
          </w:p>
        </w:tc>
      </w:tr>
      <w:tr w:rsidR="00AC39FF" w14:paraId="3458A8BE" w14:textId="77777777" w:rsidTr="00AC39FF">
        <w:trPr>
          <w:ins w:id="110" w:author="Anthony Salciccioli" w:date="2026-09-25T21:10:00Z" w16du:dateUtc="2026-09-26T01:10:00Z"/>
        </w:trPr>
        <w:tc>
          <w:tcPr>
            <w:tcW w:w="5868" w:type="dxa"/>
            <w:tcBorders>
              <w:top w:val="nil"/>
              <w:left w:val="single" w:sz="4" w:space="0" w:color="auto"/>
              <w:bottom w:val="single" w:sz="4" w:space="0" w:color="auto"/>
              <w:right w:val="nil"/>
            </w:tcBorders>
            <w:hideMark/>
          </w:tcPr>
          <w:p w14:paraId="4FBC550D" w14:textId="77777777" w:rsidR="00AC39FF" w:rsidRDefault="00AC39FF" w:rsidP="00AC39FF">
            <w:pPr>
              <w:rPr>
                <w:ins w:id="111" w:author="Anthony Salciccioli" w:date="2026-09-25T21:10:00Z" w16du:dateUtc="2026-09-26T01:10:00Z"/>
              </w:rPr>
            </w:pPr>
            <w:ins w:id="112" w:author="Anthony Salciccioli" w:date="2026-09-25T21:10:00Z" w16du:dateUtc="2026-09-26T01:10:00Z">
              <w:r>
                <w:t>____    Independent Practice</w:t>
              </w:r>
            </w:ins>
          </w:p>
        </w:tc>
        <w:tc>
          <w:tcPr>
            <w:tcW w:w="5868" w:type="dxa"/>
            <w:tcBorders>
              <w:top w:val="nil"/>
              <w:left w:val="nil"/>
              <w:bottom w:val="single" w:sz="4" w:space="0" w:color="auto"/>
              <w:right w:val="single" w:sz="4" w:space="0" w:color="auto"/>
            </w:tcBorders>
            <w:hideMark/>
          </w:tcPr>
          <w:p w14:paraId="0717BA74" w14:textId="77777777" w:rsidR="00AC39FF" w:rsidRDefault="00AC39FF" w:rsidP="00AC39FF">
            <w:pPr>
              <w:rPr>
                <w:ins w:id="113" w:author="Anthony Salciccioli" w:date="2026-09-25T21:10:00Z" w16du:dateUtc="2026-09-26T01:10:00Z"/>
                <w:sz w:val="16"/>
                <w:szCs w:val="16"/>
              </w:rPr>
            </w:pPr>
            <w:ins w:id="114" w:author="Anthony Salciccioli" w:date="2026-09-25T21:10:00Z" w16du:dateUtc="2026-09-26T01:10:00Z">
              <w:r>
                <w:t>____    Other</w:t>
              </w:r>
              <w:r>
                <w:rPr>
                  <w:sz w:val="16"/>
                  <w:szCs w:val="16"/>
                </w:rPr>
                <w:t>(explain)</w:t>
              </w:r>
            </w:ins>
          </w:p>
        </w:tc>
      </w:tr>
      <w:tr w:rsidR="00AC39FF" w14:paraId="5F8EA4BA" w14:textId="77777777" w:rsidTr="00AC39FF">
        <w:trPr>
          <w:ins w:id="115" w:author="Anthony Salciccioli" w:date="2026-09-25T21:10:00Z" w16du:dateUtc="2026-09-26T01:10:00Z"/>
        </w:trPr>
        <w:tc>
          <w:tcPr>
            <w:tcW w:w="5868" w:type="dxa"/>
            <w:tcBorders>
              <w:top w:val="single" w:sz="4" w:space="0" w:color="auto"/>
              <w:left w:val="nil"/>
              <w:bottom w:val="single" w:sz="4" w:space="0" w:color="auto"/>
              <w:right w:val="nil"/>
            </w:tcBorders>
          </w:tcPr>
          <w:p w14:paraId="484E4821" w14:textId="77777777" w:rsidR="00AC39FF" w:rsidRDefault="00AC39FF" w:rsidP="00AC39FF">
            <w:pPr>
              <w:rPr>
                <w:ins w:id="116" w:author="Anthony Salciccioli" w:date="2026-09-25T21:10:00Z" w16du:dateUtc="2026-09-26T01:10:00Z"/>
              </w:rPr>
            </w:pPr>
          </w:p>
        </w:tc>
        <w:tc>
          <w:tcPr>
            <w:tcW w:w="5868" w:type="dxa"/>
            <w:tcBorders>
              <w:top w:val="single" w:sz="4" w:space="0" w:color="auto"/>
              <w:left w:val="nil"/>
              <w:bottom w:val="single" w:sz="4" w:space="0" w:color="auto"/>
              <w:right w:val="nil"/>
            </w:tcBorders>
          </w:tcPr>
          <w:p w14:paraId="7E320249" w14:textId="77777777" w:rsidR="00AC39FF" w:rsidRDefault="00AC39FF" w:rsidP="00AC39FF">
            <w:pPr>
              <w:rPr>
                <w:ins w:id="117" w:author="Anthony Salciccioli" w:date="2026-09-25T21:10:00Z" w16du:dateUtc="2026-09-26T01:10:00Z"/>
              </w:rPr>
            </w:pPr>
          </w:p>
        </w:tc>
      </w:tr>
      <w:tr w:rsidR="00E549BA" w:rsidRPr="00D71BF7" w14:paraId="6B18F758" w14:textId="667DD9EE" w:rsidTr="00AC39FF">
        <w:trPr>
          <w:trPrChange w:id="118" w:author="Anthony Salciccioli" w:date="2026-09-25T21:10:00Z" w16du:dateUtc="2026-09-26T01:10:00Z">
            <w:trPr>
              <w:gridAfter w:val="1"/>
              <w:trHeight w:val="87"/>
            </w:trPr>
          </w:trPrChange>
        </w:trPr>
        <w:tc>
          <w:tcPr>
            <w:tcW w:w="5868" w:type="dxa"/>
            <w:tcBorders>
              <w:top w:val="single" w:sz="4" w:space="0" w:color="auto"/>
              <w:left w:val="single" w:sz="4" w:space="0" w:color="auto"/>
              <w:bottom w:val="single" w:sz="4" w:space="0" w:color="auto"/>
              <w:right w:val="single" w:sz="4" w:space="0" w:color="auto"/>
            </w:tcBorders>
            <w:tcPrChange w:id="119" w:author="Anthony Salciccioli" w:date="2026-09-25T21:10:00Z" w16du:dateUtc="2026-09-26T01:10:00Z">
              <w:tcPr>
                <w:tcW w:w="10732" w:type="dxa"/>
                <w:gridSpan w:val="2"/>
              </w:tcPr>
            </w:tcPrChange>
          </w:tcPr>
          <w:p w14:paraId="0BC9806A" w14:textId="77777777" w:rsidR="00AC39FF" w:rsidRDefault="00AC39FF" w:rsidP="00AC39FF">
            <w:pPr>
              <w:rPr>
                <w:ins w:id="120" w:author="Anthony Salciccioli" w:date="2026-09-25T21:10:00Z" w16du:dateUtc="2026-09-26T01:10:00Z"/>
                <w:b/>
              </w:rPr>
            </w:pPr>
            <w:ins w:id="121" w:author="Anthony Salciccioli" w:date="2026-09-25T21:10:00Z" w16du:dateUtc="2026-09-26T01:10:00Z">
              <w:r>
                <w:rPr>
                  <w:b/>
                </w:rPr>
                <w:t xml:space="preserve">Assessment: Students will receive a grade for their worksheet and this material will be on the next assessment. </w:t>
              </w:r>
            </w:ins>
          </w:p>
          <w:p w14:paraId="233B43FC" w14:textId="2C570BE2" w:rsidR="00AE0992" w:rsidRDefault="00DC041C" w:rsidP="00AE0992">
            <w:pPr>
              <w:rPr>
                <w:del w:id="122" w:author="Anthony Salciccioli" w:date="2026-09-25T21:10:00Z" w16du:dateUtc="2026-09-26T01:10:00Z"/>
                <w:rFonts w:ascii="Twinkl Cursive Looped" w:hAnsi="Twinkl Cursive Looped"/>
                <w:b/>
                <w:sz w:val="24"/>
                <w:szCs w:val="24"/>
                <w:u w:val="single"/>
              </w:rPr>
            </w:pPr>
            <w:del w:id="123" w:author="Anthony Salciccioli" w:date="2026-09-25T21:10:00Z" w16du:dateUtc="2026-09-26T01:10:00Z">
              <w:r w:rsidRPr="00DC041C">
                <w:rPr>
                  <w:rFonts w:ascii="Twinkl Cursive Looped" w:hAnsi="Twinkl Cursive Looped"/>
                  <w:noProof/>
                  <w:sz w:val="24"/>
                  <w:szCs w:val="24"/>
                </w:rPr>
                <mc:AlternateContent>
                  <mc:Choice Requires="wps">
                    <w:drawing>
                      <wp:anchor distT="45720" distB="45720" distL="114300" distR="114300" simplePos="0" relativeHeight="251682304" behindDoc="0" locked="0" layoutInCell="1" allowOverlap="1" wp14:anchorId="3F946CB1" wp14:editId="4BB30166">
                        <wp:simplePos x="0" y="0"/>
                        <wp:positionH relativeFrom="column">
                          <wp:posOffset>4333875</wp:posOffset>
                        </wp:positionH>
                        <wp:positionV relativeFrom="paragraph">
                          <wp:posOffset>146685</wp:posOffset>
                        </wp:positionV>
                        <wp:extent cx="2360930" cy="1404620"/>
                        <wp:effectExtent l="19050" t="19050" r="2286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38100">
                                  <a:solidFill>
                                    <a:srgbClr val="000000"/>
                                  </a:solidFill>
                                  <a:miter lim="800000"/>
                                  <a:headEnd/>
                                  <a:tailEnd/>
                                </a:ln>
                              </wps:spPr>
                              <wps:txbx>
                                <w:txbxContent>
                                  <w:p w14:paraId="4D6C9840" w14:textId="5C4C58BC" w:rsidR="00DC041C" w:rsidRPr="00DC041C" w:rsidRDefault="00DC041C">
                                    <w:pPr>
                                      <w:rPr>
                                        <w:del w:id="124" w:author="Anthony Salciccioli" w:date="2026-09-25T21:10:00Z" w16du:dateUtc="2026-09-26T01:10:00Z"/>
                                        <w:b/>
                                      </w:rPr>
                                    </w:pPr>
                                    <w:del w:id="125" w:author="Anthony Salciccioli" w:date="2026-09-25T21:10:00Z" w16du:dateUtc="2026-09-26T01:10:00Z">
                                      <w:r w:rsidRPr="00DC041C">
                                        <w:rPr>
                                          <w:b/>
                                        </w:rPr>
                                        <w:delText>There is also a task set on SPag.com for you to complete.</w:delText>
                                      </w:r>
                                    </w:del>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F946CB1" id="_x0000_t202" coordsize="21600,21600" o:spt="202" path="m,l,21600r21600,l21600,xe">
                        <v:stroke joinstyle="miter"/>
                        <v:path gradientshapeok="t" o:connecttype="rect"/>
                      </v:shapetype>
                      <v:shape id="Text Box 2" o:spid="_x0000_s1026" type="#_x0000_t202" style="position:absolute;margin-left:341.25pt;margin-top:11.55pt;width:185.9pt;height:110.6pt;z-index:2516823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" strokeweight="3pt">
                        <v:textbox style="mso-fit-shape-to-text:t">
                          <w:txbxContent>
                            <w:p w14:paraId="4D6C9840" w14:textId="5C4C58BC" w:rsidR="00DC041C" w:rsidRPr="00DC041C" w:rsidRDefault="00DC041C">
                              <w:pPr>
                                <w:rPr>
                                  <w:del w:id="126" w:author="Anthony Salciccioli" w:date="2026-09-25T21:10:00Z" w16du:dateUtc="2026-09-26T01:10:00Z"/>
                                  <w:b/>
                                </w:rPr>
                              </w:pPr>
                              <w:del w:id="127" w:author="Anthony Salciccioli" w:date="2026-09-25T21:10:00Z" w16du:dateUtc="2026-09-26T01:10:00Z">
                                <w:r w:rsidRPr="00DC041C">
                                  <w:rPr>
                                    <w:b/>
                                  </w:rPr>
                                  <w:delText>There is also a task set on SPag.com for you to complete.</w:delText>
                                </w:r>
                              </w:del>
                            </w:p>
                          </w:txbxContent>
                        </v:textbox>
                        <w10:wrap type="square"/>
                      </v:shape>
                    </w:pict>
                  </mc:Fallback>
                </mc:AlternateContent>
              </w:r>
              <w:r w:rsidR="004F1E98">
                <w:rPr>
                  <w:rFonts w:ascii="Twinkl Cursive Looped" w:hAnsi="Twinkl Cursive Looped"/>
                  <w:b/>
                  <w:sz w:val="24"/>
                  <w:szCs w:val="24"/>
                  <w:u w:val="single"/>
                </w:rPr>
                <w:delText>S</w:delText>
              </w:r>
              <w:r w:rsidR="001B09D7">
                <w:rPr>
                  <w:rFonts w:ascii="Twinkl Cursive Looped" w:hAnsi="Twinkl Cursive Looped"/>
                  <w:b/>
                  <w:sz w:val="24"/>
                  <w:szCs w:val="24"/>
                  <w:u w:val="single"/>
                </w:rPr>
                <w:delText>P</w:delText>
              </w:r>
              <w:r>
                <w:rPr>
                  <w:rFonts w:ascii="Twinkl Cursive Looped" w:hAnsi="Twinkl Cursive Looped"/>
                  <w:b/>
                  <w:sz w:val="24"/>
                  <w:szCs w:val="24"/>
                  <w:u w:val="single"/>
                </w:rPr>
                <w:delText>a</w:delText>
              </w:r>
              <w:r w:rsidR="001B09D7">
                <w:rPr>
                  <w:rFonts w:ascii="Twinkl Cursive Looped" w:hAnsi="Twinkl Cursive Looped"/>
                  <w:b/>
                  <w:sz w:val="24"/>
                  <w:szCs w:val="24"/>
                  <w:u w:val="single"/>
                </w:rPr>
                <w:delText>G</w:delText>
              </w:r>
              <w:r w:rsidR="004F1E98">
                <w:rPr>
                  <w:rFonts w:ascii="Twinkl Cursive Looped" w:hAnsi="Twinkl Cursive Looped"/>
                  <w:b/>
                  <w:sz w:val="24"/>
                  <w:szCs w:val="24"/>
                  <w:u w:val="single"/>
                </w:rPr>
                <w:delText xml:space="preserve"> 5</w:delText>
              </w:r>
              <w:r w:rsidR="00AE0992" w:rsidRPr="00D71BF7">
                <w:rPr>
                  <w:rFonts w:ascii="Twinkl Cursive Looped" w:hAnsi="Twinkl Cursive Looped"/>
                  <w:b/>
                  <w:sz w:val="24"/>
                  <w:szCs w:val="24"/>
                  <w:u w:val="single"/>
                </w:rPr>
                <w:delText xml:space="preserve"> minutes   </w:delText>
              </w:r>
            </w:del>
          </w:p>
          <w:p w14:paraId="79233D33" w14:textId="38C3EDA5" w:rsidR="00DC041C" w:rsidRPr="00E27758" w:rsidRDefault="00DC041C" w:rsidP="00AE0992">
            <w:pPr>
              <w:rPr>
                <w:del w:id="128" w:author="Anthony Salciccioli" w:date="2026-09-25T21:10:00Z" w16du:dateUtc="2026-09-26T01:10:00Z"/>
                <w:rFonts w:ascii="Twinkl Cursive Looped" w:hAnsi="Twinkl Cursive Looped"/>
                <w:sz w:val="24"/>
                <w:szCs w:val="24"/>
              </w:rPr>
            </w:pPr>
            <w:del w:id="129" w:author="Anthony Salciccioli" w:date="2026-09-25T21:10:00Z" w16du:dateUtc="2026-09-26T01:10:00Z">
              <w:r w:rsidRPr="3375B7A3">
                <w:rPr>
                  <w:rFonts w:ascii="Twinkl Cursive Looped" w:hAnsi="Twinkl Cursive Looped"/>
                  <w:sz w:val="24"/>
                  <w:szCs w:val="24"/>
                </w:rPr>
                <w:delText xml:space="preserve"> Our spelling rule to practise this week is:</w:delText>
              </w:r>
              <w:r w:rsidR="000D7F94" w:rsidRPr="3375B7A3">
                <w:rPr>
                  <w:rFonts w:ascii="Twinkl Cursive Looped" w:hAnsi="Twinkl Cursive Looped"/>
                  <w:sz w:val="24"/>
                  <w:szCs w:val="24"/>
                </w:rPr>
                <w:delText xml:space="preserve"> </w:delText>
              </w:r>
              <w:r w:rsidR="60770FA0" w:rsidRPr="3375B7A3">
                <w:rPr>
                  <w:rFonts w:ascii="Twinkl Cursive Looped" w:hAnsi="Twinkl Cursive Looped"/>
                  <w:sz w:val="24"/>
                  <w:szCs w:val="24"/>
                </w:rPr>
                <w:delText>Adding the suffix ‘graph’</w:delText>
              </w:r>
            </w:del>
          </w:p>
          <w:tbl>
            <w:tblPr>
              <w:tblStyle w:val="TableGrid"/>
              <w:tblW w:w="0" w:type="auto"/>
              <w:tblLook w:val="04A0" w:firstRow="1" w:lastRow="0" w:firstColumn="1" w:lastColumn="0" w:noHBand="0" w:noVBand="1"/>
            </w:tblPr>
            <w:tblGrid>
              <w:gridCol w:w="4862"/>
              <w:gridCol w:w="4862"/>
            </w:tblGrid>
            <w:tr w:rsidR="00A87FB7" w14:paraId="2DD43248" w14:textId="77777777" w:rsidTr="3375B7A3">
              <w:trPr>
                <w:trHeight w:val="291"/>
                <w:del w:id="130" w:author="Anthony Salciccioli" w:date="2026-09-25T21:10:00Z" w16du:dateUtc="2026-09-26T01:10:00Z"/>
              </w:trPr>
              <w:tc>
                <w:tcPr>
                  <w:tcW w:w="4862" w:type="dxa"/>
                </w:tcPr>
                <w:p w14:paraId="29FE3977" w14:textId="06060FDE" w:rsidR="00A87FB7" w:rsidRDefault="00A87FB7" w:rsidP="00DC6D3C">
                  <w:pPr>
                    <w:framePr w:hSpace="180" w:wrap="around" w:hAnchor="margin" w:xAlign="center" w:y="-1185"/>
                    <w:rPr>
                      <w:del w:id="131" w:author="Anthony Salciccioli" w:date="2026-09-25T21:10:00Z" w16du:dateUtc="2026-09-26T01:10:00Z"/>
                      <w:rFonts w:ascii="Twinkl Cursive Looped" w:hAnsi="Twinkl Cursive Looped"/>
                      <w:sz w:val="24"/>
                      <w:szCs w:val="24"/>
                    </w:rPr>
                  </w:pPr>
                  <w:del w:id="132" w:author="Anthony Salciccioli" w:date="2026-09-25T21:10:00Z" w16du:dateUtc="2026-09-26T01:10:00Z">
                    <w:r w:rsidRPr="3375B7A3">
                      <w:rPr>
                        <w:rFonts w:ascii="Twinkl Cursive Looped" w:hAnsi="Twinkl Cursive Looped"/>
                        <w:sz w:val="24"/>
                        <w:szCs w:val="24"/>
                      </w:rPr>
                      <w:delText xml:space="preserve">1. </w:delText>
                    </w:r>
                    <w:r w:rsidR="00255460" w:rsidRPr="3375B7A3">
                      <w:rPr>
                        <w:rFonts w:ascii="Twinkl Cursive Looped" w:hAnsi="Twinkl Cursive Looped"/>
                        <w:sz w:val="24"/>
                        <w:szCs w:val="24"/>
                      </w:rPr>
                      <w:delText xml:space="preserve"> </w:delText>
                    </w:r>
                    <w:r w:rsidR="59292008" w:rsidRPr="3375B7A3">
                      <w:rPr>
                        <w:rFonts w:ascii="Twinkl Cursive Looped" w:hAnsi="Twinkl Cursive Looped"/>
                        <w:sz w:val="24"/>
                        <w:szCs w:val="24"/>
                      </w:rPr>
                      <w:delText>autograph</w:delText>
                    </w:r>
                  </w:del>
                </w:p>
              </w:tc>
              <w:tc>
                <w:tcPr>
                  <w:tcW w:w="4862" w:type="dxa"/>
                </w:tcPr>
                <w:p w14:paraId="18EF426E" w14:textId="4F68D8B2" w:rsidR="00A87FB7" w:rsidRDefault="00A87FB7" w:rsidP="00DC6D3C">
                  <w:pPr>
                    <w:framePr w:hSpace="180" w:wrap="around" w:hAnchor="margin" w:xAlign="center" w:y="-1185"/>
                    <w:rPr>
                      <w:del w:id="133" w:author="Anthony Salciccioli" w:date="2026-09-25T21:10:00Z" w16du:dateUtc="2026-09-26T01:10:00Z"/>
                      <w:rFonts w:ascii="Twinkl Cursive Looped" w:hAnsi="Twinkl Cursive Looped"/>
                      <w:sz w:val="24"/>
                      <w:szCs w:val="24"/>
                    </w:rPr>
                  </w:pPr>
                  <w:del w:id="134" w:author="Anthony Salciccioli" w:date="2026-09-25T21:10:00Z" w16du:dateUtc="2026-09-26T01:10:00Z">
                    <w:r w:rsidRPr="3375B7A3">
                      <w:rPr>
                        <w:rFonts w:ascii="Twinkl Cursive Looped" w:hAnsi="Twinkl Cursive Looped"/>
                        <w:sz w:val="24"/>
                        <w:szCs w:val="24"/>
                      </w:rPr>
                      <w:delText>6.</w:delText>
                    </w:r>
                    <w:r w:rsidR="00255460" w:rsidRPr="3375B7A3">
                      <w:rPr>
                        <w:rFonts w:ascii="Twinkl Cursive Looped" w:hAnsi="Twinkl Cursive Looped"/>
                        <w:sz w:val="24"/>
                        <w:szCs w:val="24"/>
                      </w:rPr>
                      <w:delText xml:space="preserve"> </w:delText>
                    </w:r>
                    <w:r w:rsidR="4AE9E685" w:rsidRPr="3375B7A3">
                      <w:rPr>
                        <w:rFonts w:ascii="Twinkl Cursive Looped" w:hAnsi="Twinkl Cursive Looped"/>
                        <w:sz w:val="24"/>
                        <w:szCs w:val="24"/>
                      </w:rPr>
                      <w:delText>telegraph</w:delText>
                    </w:r>
                  </w:del>
                </w:p>
              </w:tc>
            </w:tr>
            <w:tr w:rsidR="00A87FB7" w14:paraId="682E82B6" w14:textId="77777777" w:rsidTr="3375B7A3">
              <w:trPr>
                <w:trHeight w:val="301"/>
                <w:del w:id="135" w:author="Anthony Salciccioli" w:date="2026-09-25T21:10:00Z" w16du:dateUtc="2026-09-26T01:10:00Z"/>
              </w:trPr>
              <w:tc>
                <w:tcPr>
                  <w:tcW w:w="4862" w:type="dxa"/>
                </w:tcPr>
                <w:p w14:paraId="4099B019" w14:textId="7809E6F1" w:rsidR="00A87FB7" w:rsidRDefault="00A87FB7" w:rsidP="00DC6D3C">
                  <w:pPr>
                    <w:framePr w:hSpace="180" w:wrap="around" w:hAnchor="margin" w:xAlign="center" w:y="-1185"/>
                    <w:rPr>
                      <w:del w:id="136" w:author="Anthony Salciccioli" w:date="2026-09-25T21:10:00Z" w16du:dateUtc="2026-09-26T01:10:00Z"/>
                      <w:rFonts w:ascii="Twinkl Cursive Looped" w:hAnsi="Twinkl Cursive Looped"/>
                      <w:sz w:val="24"/>
                      <w:szCs w:val="24"/>
                    </w:rPr>
                  </w:pPr>
                  <w:del w:id="137" w:author="Anthony Salciccioli" w:date="2026-09-25T21:10:00Z" w16du:dateUtc="2026-09-26T01:10:00Z">
                    <w:r w:rsidRPr="3375B7A3">
                      <w:rPr>
                        <w:rFonts w:ascii="Twinkl Cursive Looped" w:hAnsi="Twinkl Cursive Looped"/>
                        <w:sz w:val="24"/>
                        <w:szCs w:val="24"/>
                      </w:rPr>
                      <w:delText>2.</w:delText>
                    </w:r>
                    <w:r w:rsidR="00255460" w:rsidRPr="3375B7A3">
                      <w:rPr>
                        <w:rFonts w:ascii="Twinkl Cursive Looped" w:hAnsi="Twinkl Cursive Looped"/>
                        <w:sz w:val="24"/>
                        <w:szCs w:val="24"/>
                      </w:rPr>
                      <w:delText xml:space="preserve"> </w:delText>
                    </w:r>
                    <w:r w:rsidR="11F38FB2" w:rsidRPr="3375B7A3">
                      <w:rPr>
                        <w:rFonts w:ascii="Twinkl Cursive Looped" w:hAnsi="Twinkl Cursive Looped"/>
                        <w:sz w:val="24"/>
                        <w:szCs w:val="24"/>
                      </w:rPr>
                      <w:delText>photograph</w:delText>
                    </w:r>
                  </w:del>
                </w:p>
              </w:tc>
              <w:tc>
                <w:tcPr>
                  <w:tcW w:w="4862" w:type="dxa"/>
                </w:tcPr>
                <w:p w14:paraId="630594E8" w14:textId="3363730A" w:rsidR="00A87FB7" w:rsidRDefault="00A87FB7" w:rsidP="00DC6D3C">
                  <w:pPr>
                    <w:framePr w:hSpace="180" w:wrap="around" w:hAnchor="margin" w:xAlign="center" w:y="-1185"/>
                    <w:rPr>
                      <w:del w:id="138" w:author="Anthony Salciccioli" w:date="2026-09-25T21:10:00Z" w16du:dateUtc="2026-09-26T01:10:00Z"/>
                      <w:rFonts w:ascii="Twinkl Cursive Looped" w:hAnsi="Twinkl Cursive Looped"/>
                      <w:sz w:val="24"/>
                      <w:szCs w:val="24"/>
                    </w:rPr>
                  </w:pPr>
                  <w:del w:id="139" w:author="Anthony Salciccioli" w:date="2026-09-25T21:10:00Z" w16du:dateUtc="2026-09-26T01:10:00Z">
                    <w:r w:rsidRPr="3375B7A3">
                      <w:rPr>
                        <w:rFonts w:ascii="Twinkl Cursive Looped" w:hAnsi="Twinkl Cursive Looped"/>
                        <w:sz w:val="24"/>
                        <w:szCs w:val="24"/>
                      </w:rPr>
                      <w:delText>7</w:delText>
                    </w:r>
                    <w:r w:rsidR="00DD00FB" w:rsidRPr="3375B7A3">
                      <w:rPr>
                        <w:rFonts w:ascii="Twinkl Cursive Looped" w:hAnsi="Twinkl Cursive Looped"/>
                        <w:sz w:val="24"/>
                        <w:szCs w:val="24"/>
                      </w:rPr>
                      <w:delText xml:space="preserve">. </w:delText>
                    </w:r>
                    <w:r w:rsidR="6A0DBD01" w:rsidRPr="3375B7A3">
                      <w:rPr>
                        <w:rFonts w:ascii="Twinkl Cursive Looped" w:hAnsi="Twinkl Cursive Looped"/>
                        <w:sz w:val="24"/>
                        <w:szCs w:val="24"/>
                      </w:rPr>
                      <w:delText>geography</w:delText>
                    </w:r>
                  </w:del>
                </w:p>
              </w:tc>
            </w:tr>
            <w:tr w:rsidR="00A87FB7" w14:paraId="09F6A66A" w14:textId="77777777" w:rsidTr="3375B7A3">
              <w:trPr>
                <w:trHeight w:val="291"/>
                <w:del w:id="140" w:author="Anthony Salciccioli" w:date="2026-09-25T21:10:00Z" w16du:dateUtc="2026-09-26T01:10:00Z"/>
              </w:trPr>
              <w:tc>
                <w:tcPr>
                  <w:tcW w:w="4862" w:type="dxa"/>
                </w:tcPr>
                <w:p w14:paraId="5B5978AD" w14:textId="4F67EED7" w:rsidR="00A87FB7" w:rsidRDefault="00A87FB7" w:rsidP="00DC6D3C">
                  <w:pPr>
                    <w:framePr w:hSpace="180" w:wrap="around" w:hAnchor="margin" w:xAlign="center" w:y="-1185"/>
                    <w:rPr>
                      <w:del w:id="141" w:author="Anthony Salciccioli" w:date="2026-09-25T21:10:00Z" w16du:dateUtc="2026-09-26T01:10:00Z"/>
                      <w:rFonts w:ascii="Twinkl Cursive Looped" w:hAnsi="Twinkl Cursive Looped"/>
                      <w:sz w:val="24"/>
                      <w:szCs w:val="24"/>
                    </w:rPr>
                  </w:pPr>
                  <w:del w:id="142" w:author="Anthony Salciccioli" w:date="2026-09-25T21:10:00Z" w16du:dateUtc="2026-09-26T01:10:00Z">
                    <w:r w:rsidRPr="3375B7A3">
                      <w:rPr>
                        <w:rFonts w:ascii="Twinkl Cursive Looped" w:hAnsi="Twinkl Cursive Looped"/>
                        <w:sz w:val="24"/>
                        <w:szCs w:val="24"/>
                      </w:rPr>
                      <w:delText>3.</w:delText>
                    </w:r>
                    <w:r w:rsidR="00255460" w:rsidRPr="3375B7A3">
                      <w:rPr>
                        <w:rFonts w:ascii="Twinkl Cursive Looped" w:hAnsi="Twinkl Cursive Looped"/>
                        <w:sz w:val="24"/>
                        <w:szCs w:val="24"/>
                      </w:rPr>
                      <w:delText xml:space="preserve"> </w:delText>
                    </w:r>
                    <w:r w:rsidR="5F2B8DED" w:rsidRPr="3375B7A3">
                      <w:rPr>
                        <w:rFonts w:ascii="Twinkl Cursive Looped" w:hAnsi="Twinkl Cursive Looped"/>
                        <w:sz w:val="24"/>
                        <w:szCs w:val="24"/>
                      </w:rPr>
                      <w:delText xml:space="preserve"> telegraph</w:delText>
                    </w:r>
                  </w:del>
                </w:p>
              </w:tc>
              <w:tc>
                <w:tcPr>
                  <w:tcW w:w="4862" w:type="dxa"/>
                </w:tcPr>
                <w:p w14:paraId="127768A8" w14:textId="732826C7" w:rsidR="00A87FB7" w:rsidRDefault="00A87FB7" w:rsidP="00DC6D3C">
                  <w:pPr>
                    <w:framePr w:hSpace="180" w:wrap="around" w:hAnchor="margin" w:xAlign="center" w:y="-1185"/>
                    <w:rPr>
                      <w:del w:id="143" w:author="Anthony Salciccioli" w:date="2026-09-25T21:10:00Z" w16du:dateUtc="2026-09-26T01:10:00Z"/>
                      <w:rFonts w:ascii="Twinkl Cursive Looped" w:hAnsi="Twinkl Cursive Looped"/>
                      <w:sz w:val="24"/>
                      <w:szCs w:val="24"/>
                    </w:rPr>
                  </w:pPr>
                  <w:del w:id="144" w:author="Anthony Salciccioli" w:date="2026-09-25T21:10:00Z" w16du:dateUtc="2026-09-26T01:10:00Z">
                    <w:r w:rsidRPr="3375B7A3">
                      <w:rPr>
                        <w:rFonts w:ascii="Twinkl Cursive Looped" w:hAnsi="Twinkl Cursive Looped"/>
                        <w:sz w:val="24"/>
                        <w:szCs w:val="24"/>
                      </w:rPr>
                      <w:delText>8.</w:delText>
                    </w:r>
                    <w:r w:rsidR="00255460" w:rsidRPr="3375B7A3">
                      <w:rPr>
                        <w:rFonts w:ascii="Twinkl Cursive Looped" w:hAnsi="Twinkl Cursive Looped"/>
                        <w:sz w:val="24"/>
                        <w:szCs w:val="24"/>
                      </w:rPr>
                      <w:delText xml:space="preserve"> </w:delText>
                    </w:r>
                    <w:r w:rsidR="01479149" w:rsidRPr="3375B7A3">
                      <w:rPr>
                        <w:rFonts w:ascii="Twinkl Cursive Looped" w:hAnsi="Twinkl Cursive Looped"/>
                        <w:sz w:val="24"/>
                        <w:szCs w:val="24"/>
                      </w:rPr>
                      <w:delText xml:space="preserve"> -</w:delText>
                    </w:r>
                  </w:del>
                </w:p>
              </w:tc>
            </w:tr>
            <w:tr w:rsidR="00A87FB7" w14:paraId="5A715076" w14:textId="77777777" w:rsidTr="3375B7A3">
              <w:trPr>
                <w:trHeight w:val="291"/>
                <w:del w:id="145" w:author="Anthony Salciccioli" w:date="2026-09-25T21:10:00Z" w16du:dateUtc="2026-09-26T01:10:00Z"/>
              </w:trPr>
              <w:tc>
                <w:tcPr>
                  <w:tcW w:w="4862" w:type="dxa"/>
                </w:tcPr>
                <w:p w14:paraId="565AD885" w14:textId="38A46B7F" w:rsidR="00A87FB7" w:rsidRDefault="00A87FB7" w:rsidP="00DC6D3C">
                  <w:pPr>
                    <w:framePr w:hSpace="180" w:wrap="around" w:hAnchor="margin" w:xAlign="center" w:y="-1185"/>
                    <w:rPr>
                      <w:del w:id="146" w:author="Anthony Salciccioli" w:date="2026-09-25T21:10:00Z" w16du:dateUtc="2026-09-26T01:10:00Z"/>
                      <w:rFonts w:ascii="Twinkl Cursive Looped" w:hAnsi="Twinkl Cursive Looped"/>
                      <w:sz w:val="24"/>
                      <w:szCs w:val="24"/>
                    </w:rPr>
                  </w:pPr>
                  <w:del w:id="147" w:author="Anthony Salciccioli" w:date="2026-09-25T21:10:00Z" w16du:dateUtc="2026-09-26T01:10:00Z">
                    <w:r w:rsidRPr="3375B7A3">
                      <w:rPr>
                        <w:rFonts w:ascii="Twinkl Cursive Looped" w:hAnsi="Twinkl Cursive Looped"/>
                        <w:sz w:val="24"/>
                        <w:szCs w:val="24"/>
                      </w:rPr>
                      <w:delText>4.</w:delText>
                    </w:r>
                    <w:r w:rsidR="00255460" w:rsidRPr="3375B7A3">
                      <w:rPr>
                        <w:rFonts w:ascii="Twinkl Cursive Looped" w:hAnsi="Twinkl Cursive Looped"/>
                        <w:sz w:val="24"/>
                        <w:szCs w:val="24"/>
                      </w:rPr>
                      <w:delText xml:space="preserve"> </w:delText>
                    </w:r>
                    <w:r w:rsidR="4BBC59F2" w:rsidRPr="3375B7A3">
                      <w:rPr>
                        <w:rFonts w:ascii="Twinkl Cursive Looped" w:hAnsi="Twinkl Cursive Looped"/>
                        <w:sz w:val="24"/>
                        <w:szCs w:val="24"/>
                      </w:rPr>
                      <w:delText>paragraph</w:delText>
                    </w:r>
                  </w:del>
                </w:p>
              </w:tc>
              <w:tc>
                <w:tcPr>
                  <w:tcW w:w="4862" w:type="dxa"/>
                </w:tcPr>
                <w:p w14:paraId="76314001" w14:textId="2E4A9B59" w:rsidR="00A87FB7" w:rsidRDefault="00A87FB7" w:rsidP="00DC6D3C">
                  <w:pPr>
                    <w:framePr w:hSpace="180" w:wrap="around" w:hAnchor="margin" w:xAlign="center" w:y="-1185"/>
                    <w:rPr>
                      <w:del w:id="148" w:author="Anthony Salciccioli" w:date="2026-09-25T21:10:00Z" w16du:dateUtc="2026-09-26T01:10:00Z"/>
                      <w:rFonts w:ascii="Twinkl Cursive Looped" w:hAnsi="Twinkl Cursive Looped"/>
                      <w:sz w:val="24"/>
                      <w:szCs w:val="24"/>
                    </w:rPr>
                  </w:pPr>
                  <w:del w:id="149" w:author="Anthony Salciccioli" w:date="2026-09-25T21:10:00Z" w16du:dateUtc="2026-09-26T01:10:00Z">
                    <w:r w:rsidRPr="3375B7A3">
                      <w:rPr>
                        <w:rFonts w:ascii="Twinkl Cursive Looped" w:hAnsi="Twinkl Cursive Looped"/>
                        <w:sz w:val="24"/>
                        <w:szCs w:val="24"/>
                      </w:rPr>
                      <w:delText>9.</w:delText>
                    </w:r>
                    <w:r w:rsidR="00255460" w:rsidRPr="3375B7A3">
                      <w:rPr>
                        <w:rFonts w:ascii="Twinkl Cursive Looped" w:hAnsi="Twinkl Cursive Looped"/>
                        <w:sz w:val="24"/>
                        <w:szCs w:val="24"/>
                      </w:rPr>
                      <w:delText xml:space="preserve"> </w:delText>
                    </w:r>
                    <w:r w:rsidR="5FAF194C" w:rsidRPr="3375B7A3">
                      <w:rPr>
                        <w:rFonts w:ascii="Twinkl Cursive Looped" w:hAnsi="Twinkl Cursive Looped"/>
                        <w:sz w:val="24"/>
                        <w:szCs w:val="24"/>
                      </w:rPr>
                      <w:delText xml:space="preserve"> -</w:delText>
                    </w:r>
                  </w:del>
                </w:p>
              </w:tc>
            </w:tr>
            <w:tr w:rsidR="00A87FB7" w14:paraId="3B18189E" w14:textId="77777777" w:rsidTr="3375B7A3">
              <w:trPr>
                <w:trHeight w:val="291"/>
                <w:del w:id="150" w:author="Anthony Salciccioli" w:date="2026-09-25T21:10:00Z" w16du:dateUtc="2026-09-26T01:10:00Z"/>
              </w:trPr>
              <w:tc>
                <w:tcPr>
                  <w:tcW w:w="4862" w:type="dxa"/>
                </w:tcPr>
                <w:p w14:paraId="4828A080" w14:textId="5BCA323C" w:rsidR="00A87FB7" w:rsidRDefault="00A87FB7" w:rsidP="00DC6D3C">
                  <w:pPr>
                    <w:framePr w:hSpace="180" w:wrap="around" w:hAnchor="margin" w:xAlign="center" w:y="-1185"/>
                    <w:rPr>
                      <w:del w:id="151" w:author="Anthony Salciccioli" w:date="2026-09-25T21:10:00Z" w16du:dateUtc="2026-09-26T01:10:00Z"/>
                      <w:rFonts w:ascii="Twinkl Cursive Looped" w:hAnsi="Twinkl Cursive Looped"/>
                      <w:sz w:val="24"/>
                      <w:szCs w:val="24"/>
                    </w:rPr>
                  </w:pPr>
                  <w:del w:id="152" w:author="Anthony Salciccioli" w:date="2026-09-25T21:10:00Z" w16du:dateUtc="2026-09-26T01:10:00Z">
                    <w:r w:rsidRPr="3375B7A3">
                      <w:rPr>
                        <w:rFonts w:ascii="Twinkl Cursive Looped" w:hAnsi="Twinkl Cursive Looped"/>
                        <w:sz w:val="24"/>
                        <w:szCs w:val="24"/>
                      </w:rPr>
                      <w:delText>5.</w:delText>
                    </w:r>
                    <w:r w:rsidR="00255460" w:rsidRPr="3375B7A3">
                      <w:rPr>
                        <w:rFonts w:ascii="Twinkl Cursive Looped" w:hAnsi="Twinkl Cursive Looped"/>
                        <w:sz w:val="24"/>
                        <w:szCs w:val="24"/>
                      </w:rPr>
                      <w:delText xml:space="preserve"> </w:delText>
                    </w:r>
                    <w:r w:rsidR="3C66DEAB" w:rsidRPr="3375B7A3">
                      <w:rPr>
                        <w:rFonts w:ascii="Twinkl Cursive Looped" w:hAnsi="Twinkl Cursive Looped"/>
                        <w:sz w:val="24"/>
                        <w:szCs w:val="24"/>
                      </w:rPr>
                      <w:delText>choreograph</w:delText>
                    </w:r>
                  </w:del>
                </w:p>
              </w:tc>
              <w:tc>
                <w:tcPr>
                  <w:tcW w:w="4862" w:type="dxa"/>
                </w:tcPr>
                <w:p w14:paraId="59A21BFA" w14:textId="3E95DE5A" w:rsidR="00A87FB7" w:rsidRDefault="00A87FB7" w:rsidP="00DC6D3C">
                  <w:pPr>
                    <w:framePr w:hSpace="180" w:wrap="around" w:hAnchor="margin" w:xAlign="center" w:y="-1185"/>
                    <w:rPr>
                      <w:del w:id="153" w:author="Anthony Salciccioli" w:date="2026-09-25T21:10:00Z" w16du:dateUtc="2026-09-26T01:10:00Z"/>
                      <w:rFonts w:ascii="Twinkl Cursive Looped" w:hAnsi="Twinkl Cursive Looped"/>
                      <w:sz w:val="24"/>
                      <w:szCs w:val="24"/>
                    </w:rPr>
                  </w:pPr>
                  <w:del w:id="154" w:author="Anthony Salciccioli" w:date="2026-09-25T21:10:00Z" w16du:dateUtc="2026-09-26T01:10:00Z">
                    <w:r w:rsidRPr="3375B7A3">
                      <w:rPr>
                        <w:rFonts w:ascii="Twinkl Cursive Looped" w:hAnsi="Twinkl Cursive Looped"/>
                        <w:sz w:val="24"/>
                        <w:szCs w:val="24"/>
                      </w:rPr>
                      <w:delText>10.</w:delText>
                    </w:r>
                    <w:r w:rsidR="00255460" w:rsidRPr="3375B7A3">
                      <w:rPr>
                        <w:rFonts w:ascii="Twinkl Cursive Looped" w:hAnsi="Twinkl Cursive Looped"/>
                        <w:sz w:val="24"/>
                        <w:szCs w:val="24"/>
                      </w:rPr>
                      <w:delText xml:space="preserve"> </w:delText>
                    </w:r>
                    <w:r w:rsidR="779B19F8" w:rsidRPr="3375B7A3">
                      <w:rPr>
                        <w:rFonts w:ascii="Twinkl Cursive Looped" w:hAnsi="Twinkl Cursive Looped"/>
                        <w:sz w:val="24"/>
                        <w:szCs w:val="24"/>
                      </w:rPr>
                      <w:delText xml:space="preserve"> -</w:delText>
                    </w:r>
                  </w:del>
                </w:p>
              </w:tc>
            </w:tr>
          </w:tbl>
          <w:p w14:paraId="305C96FB" w14:textId="6D82846C" w:rsidR="00DC041C" w:rsidRDefault="00DC041C" w:rsidP="00AC39FF">
            <w:pPr>
              <w:rPr>
                <w:b/>
                <w:rPrChange w:id="155" w:author="Anthony Salciccioli" w:date="2026-09-25T21:10:00Z" w16du:dateUtc="2026-09-26T01:10:00Z">
                  <w:rPr>
                    <w:rFonts w:ascii="Twinkl Cursive Looped" w:hAnsi="Twinkl Cursive Looped"/>
                    <w:sz w:val="24"/>
                    <w:szCs w:val="24"/>
                  </w:rPr>
                </w:rPrChange>
              </w:rPr>
              <w:pPrChange w:id="156" w:author="Anthony Salciccioli" w:date="2026-09-25T21:10:00Z" w16du:dateUtc="2026-09-26T01:10:00Z">
                <w:pPr/>
              </w:pPrChange>
            </w:pPr>
            <w:del w:id="157" w:author="Anthony Salciccioli" w:date="2026-09-25T21:10:00Z" w16du:dateUtc="2026-09-26T01:10:00Z">
              <w:r>
                <w:rPr>
                  <w:rFonts w:ascii="Twinkl Cursive Looped" w:hAnsi="Twinkl Cursive Looped"/>
                  <w:sz w:val="24"/>
                  <w:szCs w:val="24"/>
                </w:rPr>
                <w:delText xml:space="preserve"> </w:delText>
              </w:r>
            </w:del>
          </w:p>
        </w:tc>
        <w:tc>
          <w:tcPr>
            <w:tcW w:w="5868" w:type="dxa"/>
            <w:tcBorders>
              <w:top w:val="single" w:sz="4" w:space="0" w:color="auto"/>
              <w:left w:val="single" w:sz="4" w:space="0" w:color="auto"/>
              <w:bottom w:val="single" w:sz="4" w:space="0" w:color="auto"/>
              <w:right w:val="single" w:sz="4" w:space="0" w:color="auto"/>
            </w:tcBorders>
            <w:hideMark/>
            <w:tcPrChange w:id="158" w:author="Anthony Salciccioli" w:date="2026-09-25T21:10:00Z" w16du:dateUtc="2026-09-26T01:10:00Z">
              <w:tcPr>
                <w:tcW w:w="5868" w:type="dxa"/>
                <w:gridSpan w:val="3"/>
                <w:tcBorders>
                  <w:top w:val="single" w:sz="4" w:space="0" w:color="auto"/>
                  <w:left w:val="single" w:sz="4" w:space="0" w:color="auto"/>
                  <w:bottom w:val="single" w:sz="4" w:space="0" w:color="auto"/>
                  <w:right w:val="single" w:sz="4" w:space="0" w:color="auto"/>
                </w:tcBorders>
                <w:hideMark/>
              </w:tcPr>
            </w:tcPrChange>
          </w:tcPr>
          <w:p w14:paraId="3825EDAF" w14:textId="77777777" w:rsidR="00AC39FF" w:rsidRDefault="00AC39FF" w:rsidP="00AC39FF">
            <w:pPr>
              <w:rPr>
                <w:b/>
              </w:rPr>
            </w:pPr>
            <w:ins w:id="159" w:author="Anthony Salciccioli" w:date="2026-09-25T21:10:00Z" w16du:dateUtc="2026-09-26T01:10:00Z">
              <w:r>
                <w:rPr>
                  <w:b/>
                  <w:szCs w:val="22"/>
                </w:rPr>
                <w:t>Notes</w:t>
              </w:r>
            </w:ins>
          </w:p>
        </w:tc>
      </w:tr>
    </w:tbl>
    <w:tbl>
      <w:tblPr>
        <w:tblStyle w:val="TableGrid"/>
        <w:tblW w:w="10732" w:type="dxa"/>
        <w:tblInd w:w="-459" w:type="dxa"/>
        <w:tblLook w:val="04A0" w:firstRow="1" w:lastRow="0" w:firstColumn="1" w:lastColumn="0" w:noHBand="0" w:noVBand="1"/>
      </w:tblPr>
      <w:tblGrid>
        <w:gridCol w:w="10732"/>
      </w:tblGrid>
      <w:tr w:rsidR="00DC041C" w:rsidRPr="00D71BF7" w14:paraId="64A66248" w14:textId="77777777" w:rsidTr="3375B7A3">
        <w:trPr>
          <w:trHeight w:val="87"/>
          <w:del w:id="160" w:author="Anthony Salciccioli" w:date="2026-09-25T21:10:00Z" w16du:dateUtc="2026-09-26T01:10:00Z"/>
        </w:trPr>
        <w:tc>
          <w:tcPr>
            <w:tcW w:w="10732" w:type="dxa"/>
          </w:tcPr>
          <w:p w14:paraId="342537E7" w14:textId="77777777" w:rsidR="00DC041C" w:rsidRPr="002B76F2" w:rsidRDefault="00DC041C" w:rsidP="00AE0992">
            <w:pPr>
              <w:rPr>
                <w:del w:id="161" w:author="Anthony Salciccioli" w:date="2026-09-25T21:10:00Z" w16du:dateUtc="2026-09-26T01:10:00Z"/>
                <w:rFonts w:ascii="Twinkl Cursive Looped" w:hAnsi="Twinkl Cursive Looped"/>
                <w:b/>
                <w:sz w:val="24"/>
                <w:szCs w:val="24"/>
                <w:u w:val="single"/>
              </w:rPr>
            </w:pPr>
            <w:del w:id="162" w:author="Anthony Salciccioli" w:date="2026-09-25T21:10:00Z" w16du:dateUtc="2026-09-26T01:10:00Z">
              <w:r w:rsidRPr="002B76F2">
                <w:rPr>
                  <w:rFonts w:ascii="Twinkl Cursive Looped" w:hAnsi="Twinkl Cursive Looped"/>
                  <w:b/>
                  <w:sz w:val="24"/>
                  <w:szCs w:val="24"/>
                  <w:u w:val="single"/>
                </w:rPr>
                <w:delText>Online platform links</w:delText>
              </w:r>
            </w:del>
          </w:p>
          <w:p w14:paraId="1831BA61" w14:textId="798609B4" w:rsidR="00DC041C" w:rsidRDefault="00DC041C" w:rsidP="00AE0992">
            <w:pPr>
              <w:rPr>
                <w:del w:id="163" w:author="Anthony Salciccioli" w:date="2026-09-25T21:10:00Z" w16du:dateUtc="2026-09-26T01:10:00Z"/>
                <w:rFonts w:ascii="Twinkl Cursive Looped" w:hAnsi="Twinkl Cursive Looped"/>
                <w:sz w:val="24"/>
                <w:szCs w:val="24"/>
              </w:rPr>
            </w:pPr>
            <w:del w:id="164" w:author="Anthony Salciccioli" w:date="2026-09-25T21:10:00Z" w16du:dateUtc="2026-09-26T01:10:00Z">
              <w:r>
                <w:rPr>
                  <w:rFonts w:ascii="Twinkl Cursive Looped" w:hAnsi="Twinkl Cursive Looped"/>
                  <w:sz w:val="24"/>
                  <w:szCs w:val="24"/>
                </w:rPr>
                <w:delText>Here are links to the online platforms</w:delText>
              </w:r>
              <w:r w:rsidR="002B76F2">
                <w:rPr>
                  <w:rFonts w:ascii="Twinkl Cursive Looped" w:hAnsi="Twinkl Cursive Looped"/>
                  <w:sz w:val="24"/>
                  <w:szCs w:val="24"/>
                </w:rPr>
                <w:delText>. Scan these with your device</w:delText>
              </w:r>
              <w:r>
                <w:rPr>
                  <w:rFonts w:ascii="Twinkl Cursive Looped" w:hAnsi="Twinkl Cursive Looped"/>
                  <w:sz w:val="24"/>
                  <w:szCs w:val="24"/>
                </w:rPr>
                <w:delText>. All passwords are stuck in the front of your homework book.</w:delText>
              </w:r>
            </w:del>
          </w:p>
          <w:p w14:paraId="5EBC214D" w14:textId="74C4DFD7" w:rsidR="002B76F2" w:rsidRPr="002B76F2" w:rsidRDefault="002B76F2" w:rsidP="00AE0992">
            <w:pPr>
              <w:rPr>
                <w:del w:id="165" w:author="Anthony Salciccioli" w:date="2026-09-25T21:10:00Z" w16du:dateUtc="2026-09-26T01:10:00Z"/>
                <w:rFonts w:ascii="Twinkl Cursive Looped" w:hAnsi="Twinkl Cursive Looped"/>
                <w:sz w:val="24"/>
                <w:szCs w:val="24"/>
                <w:u w:val="single"/>
              </w:rPr>
            </w:pPr>
            <w:del w:id="166" w:author="Anthony Salciccioli" w:date="2026-09-25T21:10:00Z" w16du:dateUtc="2026-09-26T01:10:00Z">
              <w:r w:rsidRPr="002B76F2">
                <w:rPr>
                  <w:rFonts w:ascii="Twinkl Cursive Looped" w:hAnsi="Twinkl Cursive Looped"/>
                  <w:sz w:val="24"/>
                  <w:szCs w:val="24"/>
                  <w:u w:val="single"/>
                </w:rPr>
                <w:delText>Maths Whizz</w:delText>
              </w:r>
              <w:r>
                <w:rPr>
                  <w:rFonts w:ascii="Twinkl Cursive Looped" w:hAnsi="Twinkl Cursive Looped"/>
                  <w:sz w:val="24"/>
                  <w:szCs w:val="24"/>
                  <w:u w:val="single"/>
                </w:rPr>
                <w:delText xml:space="preserve"> </w:delText>
              </w:r>
              <w:r w:rsidRPr="002B76F2">
                <w:rPr>
                  <w:rFonts w:ascii="Twinkl Cursive Looped" w:hAnsi="Twinkl Cursive Looped"/>
                  <w:sz w:val="24"/>
                  <w:szCs w:val="24"/>
                </w:rPr>
                <w:delText xml:space="preserve">          </w:delText>
              </w:r>
              <w:r>
                <w:rPr>
                  <w:rFonts w:ascii="Twinkl Cursive Looped" w:hAnsi="Twinkl Cursive Looped"/>
                  <w:sz w:val="24"/>
                  <w:szCs w:val="24"/>
                </w:rPr>
                <w:delText xml:space="preserve">                     </w:delText>
              </w:r>
              <w:r>
                <w:rPr>
                  <w:rFonts w:ascii="Twinkl Cursive Looped" w:hAnsi="Twinkl Cursive Looped"/>
                  <w:sz w:val="24"/>
                  <w:szCs w:val="24"/>
                  <w:u w:val="single"/>
                </w:rPr>
                <w:delText xml:space="preserve">TTRS </w:delText>
              </w:r>
              <w:r w:rsidRPr="002B76F2">
                <w:rPr>
                  <w:rFonts w:ascii="Twinkl Cursive Looped" w:hAnsi="Twinkl Cursive Looped"/>
                  <w:sz w:val="24"/>
                  <w:szCs w:val="24"/>
                </w:rPr>
                <w:delText xml:space="preserve">                                   </w:delText>
              </w:r>
              <w:r>
                <w:rPr>
                  <w:rFonts w:ascii="Twinkl Cursive Looped" w:hAnsi="Twinkl Cursive Looped"/>
                  <w:sz w:val="24"/>
                  <w:szCs w:val="24"/>
                </w:rPr>
                <w:delText xml:space="preserve">  </w:delText>
              </w:r>
              <w:r>
                <w:rPr>
                  <w:rFonts w:ascii="Twinkl Cursive Looped" w:hAnsi="Twinkl Cursive Looped"/>
                  <w:sz w:val="24"/>
                  <w:szCs w:val="24"/>
                  <w:u w:val="single"/>
                </w:rPr>
                <w:delText xml:space="preserve">SPAG </w:delText>
              </w:r>
              <w:r w:rsidRPr="002B76F2">
                <w:rPr>
                  <w:rFonts w:ascii="Twinkl Cursive Looped" w:hAnsi="Twinkl Cursive Looped"/>
                  <w:sz w:val="24"/>
                  <w:szCs w:val="24"/>
                </w:rPr>
                <w:delText xml:space="preserve">              </w:delText>
              </w:r>
              <w:r>
                <w:rPr>
                  <w:rFonts w:ascii="Twinkl Cursive Looped" w:hAnsi="Twinkl Cursive Looped"/>
                  <w:sz w:val="24"/>
                  <w:szCs w:val="24"/>
                </w:rPr>
                <w:delText xml:space="preserve">                       </w:delText>
              </w:r>
              <w:r>
                <w:rPr>
                  <w:rFonts w:ascii="Twinkl Cursive Looped" w:hAnsi="Twinkl Cursive Looped"/>
                  <w:sz w:val="24"/>
                  <w:szCs w:val="24"/>
                  <w:u w:val="single"/>
                </w:rPr>
                <w:delText>Purple Mash</w:delText>
              </w:r>
              <w:r>
                <w:rPr>
                  <w:noProof/>
                </w:rPr>
                <w:delText xml:space="preserve"> </w:delText>
              </w:r>
            </w:del>
          </w:p>
          <w:p w14:paraId="41850BFB" w14:textId="07D51148" w:rsidR="00DC041C" w:rsidRDefault="002B76F2" w:rsidP="00AE0992">
            <w:pPr>
              <w:rPr>
                <w:del w:id="167" w:author="Anthony Salciccioli" w:date="2026-09-25T21:10:00Z" w16du:dateUtc="2026-09-26T01:10:00Z"/>
                <w:rFonts w:ascii="Twinkl Cursive Looped" w:hAnsi="Twinkl Cursive Looped"/>
                <w:sz w:val="24"/>
                <w:szCs w:val="24"/>
              </w:rPr>
            </w:pPr>
            <w:del w:id="168" w:author="Anthony Salciccioli" w:date="2026-09-25T21:10:00Z" w16du:dateUtc="2026-09-26T01:10:00Z">
              <w:r w:rsidRPr="002B76F2">
                <w:rPr>
                  <w:rFonts w:ascii="Twinkl Cursive Looped" w:hAnsi="Twinkl Cursive Looped"/>
                  <w:noProof/>
                  <w:sz w:val="24"/>
                  <w:szCs w:val="24"/>
                  <w:u w:val="single"/>
                </w:rPr>
                <w:drawing>
                  <wp:anchor distT="0" distB="0" distL="114300" distR="114300" simplePos="0" relativeHeight="251677184" behindDoc="1" locked="0" layoutInCell="1" allowOverlap="1" wp14:anchorId="6AEC356C" wp14:editId="46CAA7F2">
                    <wp:simplePos x="0" y="0"/>
                    <wp:positionH relativeFrom="column">
                      <wp:posOffset>5077460</wp:posOffset>
                    </wp:positionH>
                    <wp:positionV relativeFrom="paragraph">
                      <wp:posOffset>124460</wp:posOffset>
                    </wp:positionV>
                    <wp:extent cx="933450" cy="912495"/>
                    <wp:effectExtent l="0" t="0" r="0" b="1905"/>
                    <wp:wrapTight wrapText="bothSides">
                      <wp:wrapPolygon edited="0">
                        <wp:start x="0" y="0"/>
                        <wp:lineTo x="0" y="21194"/>
                        <wp:lineTo x="21159" y="21194"/>
                        <wp:lineTo x="2115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33450" cy="912495"/>
                            </a:xfrm>
                            <a:prstGeom prst="rect">
                              <a:avLst/>
                            </a:prstGeom>
                          </pic:spPr>
                        </pic:pic>
                      </a:graphicData>
                    </a:graphic>
                    <wp14:sizeRelH relativeFrom="margin">
                      <wp14:pctWidth>0</wp14:pctWidth>
                    </wp14:sizeRelH>
                    <wp14:sizeRelV relativeFrom="margin">
                      <wp14:pctHeight>0</wp14:pctHeight>
                    </wp14:sizeRelV>
                  </wp:anchor>
                </w:drawing>
              </w:r>
              <w:r w:rsidRPr="002B76F2">
                <w:rPr>
                  <w:rFonts w:ascii="Twinkl Cursive Looped" w:hAnsi="Twinkl Cursive Looped"/>
                  <w:noProof/>
                  <w:sz w:val="24"/>
                  <w:szCs w:val="24"/>
                </w:rPr>
                <w:drawing>
                  <wp:anchor distT="0" distB="0" distL="114300" distR="114300" simplePos="0" relativeHeight="251657728" behindDoc="1" locked="0" layoutInCell="1" allowOverlap="1" wp14:anchorId="0C7ABA9A" wp14:editId="2F075167">
                    <wp:simplePos x="0" y="0"/>
                    <wp:positionH relativeFrom="column">
                      <wp:posOffset>1699260</wp:posOffset>
                    </wp:positionH>
                    <wp:positionV relativeFrom="paragraph">
                      <wp:posOffset>107950</wp:posOffset>
                    </wp:positionV>
                    <wp:extent cx="945515" cy="922020"/>
                    <wp:effectExtent l="0" t="0" r="6985" b="0"/>
                    <wp:wrapTight wrapText="bothSides">
                      <wp:wrapPolygon edited="0">
                        <wp:start x="0" y="0"/>
                        <wp:lineTo x="0" y="20975"/>
                        <wp:lineTo x="21324" y="20975"/>
                        <wp:lineTo x="2132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45515" cy="922020"/>
                            </a:xfrm>
                            <a:prstGeom prst="rect">
                              <a:avLst/>
                            </a:prstGeom>
                          </pic:spPr>
                        </pic:pic>
                      </a:graphicData>
                    </a:graphic>
                    <wp14:sizeRelH relativeFrom="margin">
                      <wp14:pctWidth>0</wp14:pctWidth>
                    </wp14:sizeRelH>
                    <wp14:sizeRelV relativeFrom="margin">
                      <wp14:pctHeight>0</wp14:pctHeight>
                    </wp14:sizeRelV>
                  </wp:anchor>
                </w:drawing>
              </w:r>
              <w:r w:rsidRPr="002B76F2">
                <w:rPr>
                  <w:rFonts w:ascii="Twinkl Cursive Looped" w:hAnsi="Twinkl Cursive Looped"/>
                  <w:noProof/>
                  <w:sz w:val="24"/>
                  <w:szCs w:val="24"/>
                </w:rPr>
                <w:drawing>
                  <wp:anchor distT="0" distB="0" distL="114300" distR="114300" simplePos="0" relativeHeight="251667968" behindDoc="1" locked="0" layoutInCell="1" allowOverlap="1" wp14:anchorId="507B637A" wp14:editId="5A0C9043">
                    <wp:simplePos x="0" y="0"/>
                    <wp:positionH relativeFrom="column">
                      <wp:posOffset>3248660</wp:posOffset>
                    </wp:positionH>
                    <wp:positionV relativeFrom="paragraph">
                      <wp:posOffset>82550</wp:posOffset>
                    </wp:positionV>
                    <wp:extent cx="920750" cy="908528"/>
                    <wp:effectExtent l="0" t="0" r="0" b="6350"/>
                    <wp:wrapTight wrapText="bothSides">
                      <wp:wrapPolygon edited="0">
                        <wp:start x="0" y="0"/>
                        <wp:lineTo x="0" y="21298"/>
                        <wp:lineTo x="21004" y="21298"/>
                        <wp:lineTo x="2100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20750" cy="908528"/>
                            </a:xfrm>
                            <a:prstGeom prst="rect">
                              <a:avLst/>
                            </a:prstGeom>
                          </pic:spPr>
                        </pic:pic>
                      </a:graphicData>
                    </a:graphic>
                  </wp:anchor>
                </w:drawing>
              </w:r>
              <w:r w:rsidRPr="002B76F2">
                <w:rPr>
                  <w:rFonts w:ascii="Twinkl Cursive Looped" w:hAnsi="Twinkl Cursive Looped"/>
                  <w:noProof/>
                  <w:sz w:val="24"/>
                  <w:szCs w:val="24"/>
                </w:rPr>
                <w:drawing>
                  <wp:anchor distT="0" distB="0" distL="114300" distR="114300" simplePos="0" relativeHeight="251647488" behindDoc="1" locked="0" layoutInCell="1" allowOverlap="1" wp14:anchorId="33C5A14F" wp14:editId="6EE1732E">
                    <wp:simplePos x="0" y="0"/>
                    <wp:positionH relativeFrom="column">
                      <wp:posOffset>-40640</wp:posOffset>
                    </wp:positionH>
                    <wp:positionV relativeFrom="paragraph">
                      <wp:posOffset>63500</wp:posOffset>
                    </wp:positionV>
                    <wp:extent cx="917078" cy="990600"/>
                    <wp:effectExtent l="0" t="0" r="0" b="0"/>
                    <wp:wrapTight wrapText="bothSides">
                      <wp:wrapPolygon edited="0">
                        <wp:start x="0" y="0"/>
                        <wp:lineTo x="0" y="21185"/>
                        <wp:lineTo x="21091" y="21185"/>
                        <wp:lineTo x="2109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7078" cy="990600"/>
                            </a:xfrm>
                            <a:prstGeom prst="rect">
                              <a:avLst/>
                            </a:prstGeom>
                          </pic:spPr>
                        </pic:pic>
                      </a:graphicData>
                    </a:graphic>
                  </wp:anchor>
                </w:drawing>
              </w:r>
            </w:del>
          </w:p>
          <w:p w14:paraId="195E67DC" w14:textId="5DAFF1FC" w:rsidR="002B76F2" w:rsidRDefault="002B76F2" w:rsidP="00AE0992">
            <w:pPr>
              <w:rPr>
                <w:del w:id="169" w:author="Anthony Salciccioli" w:date="2026-09-25T21:10:00Z" w16du:dateUtc="2026-09-26T01:10:00Z"/>
                <w:rFonts w:ascii="Twinkl Cursive Looped" w:hAnsi="Twinkl Cursive Looped"/>
                <w:sz w:val="24"/>
                <w:szCs w:val="24"/>
              </w:rPr>
            </w:pPr>
          </w:p>
          <w:p w14:paraId="57824E4B" w14:textId="2B82647A" w:rsidR="00DC041C" w:rsidRDefault="00DC041C" w:rsidP="00AE0992">
            <w:pPr>
              <w:rPr>
                <w:del w:id="170" w:author="Anthony Salciccioli" w:date="2026-09-25T21:10:00Z" w16du:dateUtc="2026-09-26T01:10:00Z"/>
                <w:rFonts w:ascii="Twinkl Cursive Looped" w:hAnsi="Twinkl Cursive Looped"/>
                <w:sz w:val="24"/>
                <w:szCs w:val="24"/>
              </w:rPr>
            </w:pPr>
          </w:p>
          <w:p w14:paraId="22CC0366" w14:textId="77777777" w:rsidR="00DC041C" w:rsidRDefault="00DC041C" w:rsidP="00AE0992">
            <w:pPr>
              <w:rPr>
                <w:del w:id="171" w:author="Anthony Salciccioli" w:date="2026-09-25T21:10:00Z" w16du:dateUtc="2026-09-26T01:10:00Z"/>
                <w:rFonts w:ascii="Twinkl Cursive Looped" w:hAnsi="Twinkl Cursive Looped"/>
                <w:sz w:val="24"/>
                <w:szCs w:val="24"/>
              </w:rPr>
            </w:pPr>
          </w:p>
          <w:p w14:paraId="48FF3B3E" w14:textId="77777777" w:rsidR="00DC041C" w:rsidRDefault="00DC041C" w:rsidP="00AE0992">
            <w:pPr>
              <w:rPr>
                <w:del w:id="172" w:author="Anthony Salciccioli" w:date="2026-09-25T21:10:00Z" w16du:dateUtc="2026-09-26T01:10:00Z"/>
                <w:rFonts w:ascii="Twinkl Cursive Looped" w:hAnsi="Twinkl Cursive Looped"/>
                <w:sz w:val="24"/>
                <w:szCs w:val="24"/>
              </w:rPr>
            </w:pPr>
          </w:p>
          <w:p w14:paraId="046D0005" w14:textId="20005018" w:rsidR="00DC041C" w:rsidRPr="00DC041C" w:rsidRDefault="00DC041C" w:rsidP="00AE0992">
            <w:pPr>
              <w:rPr>
                <w:del w:id="173" w:author="Anthony Salciccioli" w:date="2026-09-25T21:10:00Z" w16du:dateUtc="2026-09-26T01:10:00Z"/>
                <w:rFonts w:ascii="Twinkl Cursive Looped" w:hAnsi="Twinkl Cursive Looped"/>
                <w:sz w:val="24"/>
                <w:szCs w:val="24"/>
              </w:rPr>
            </w:pPr>
          </w:p>
        </w:tc>
      </w:tr>
    </w:tbl>
    <w:p w14:paraId="2D07852C" w14:textId="3C48071F" w:rsidR="00DD7FED" w:rsidRDefault="00DD7FED" w:rsidP="00AC39FF">
      <w:pPr>
        <w:jc w:val="center"/>
        <w:rPr>
          <w:rPrChange w:id="174" w:author="Anthony Salciccioli" w:date="2026-09-25T21:10:00Z" w16du:dateUtc="2026-09-26T01:10:00Z">
            <w:rPr>
              <w:rFonts w:ascii="Twinkl Cursive Looped" w:hAnsi="Twinkl Cursive Looped"/>
              <w:sz w:val="20"/>
              <w:szCs w:val="20"/>
            </w:rPr>
          </w:rPrChange>
        </w:rPr>
        <w:pPrChange w:id="175" w:author="Anthony Salciccioli" w:date="2026-09-25T21:10:00Z" w16du:dateUtc="2026-09-26T01:10:00Z">
          <w:pPr/>
        </w:pPrChange>
      </w:pPr>
    </w:p>
    <w:p w14:paraId="3246017C" w14:textId="42B3C7FD" w:rsidR="00EB6D64" w:rsidRDefault="00EB6D64" w:rsidP="00AC39FF">
      <w:pPr>
        <w:jc w:val="center"/>
        <w:rPr>
          <w:rPrChange w:id="176" w:author="Anthony Salciccioli" w:date="2026-09-25T21:10:00Z" w16du:dateUtc="2026-09-26T01:10:00Z">
            <w:rPr>
              <w:rFonts w:ascii="Twinkl Cursive Looped" w:hAnsi="Twinkl Cursive Looped"/>
              <w:sz w:val="20"/>
              <w:szCs w:val="20"/>
            </w:rPr>
          </w:rPrChange>
        </w:rPr>
        <w:pPrChange w:id="177" w:author="Anthony Salciccioli" w:date="2026-09-25T21:10:00Z" w16du:dateUtc="2026-09-26T01:10:00Z">
          <w:pPr/>
        </w:pPrChange>
      </w:pPr>
    </w:p>
    <w:p w14:paraId="6B4A9F20" w14:textId="77777777" w:rsidR="00AC39FF" w:rsidRDefault="00AC39FF" w:rsidP="00AC39FF">
      <w:pPr>
        <w:jc w:val="center"/>
        <w:rPr>
          <w:ins w:id="178" w:author="Anthony Salciccioli" w:date="2026-09-25T21:10:00Z" w16du:dateUtc="2026-09-26T01:10:00Z"/>
        </w:rPr>
      </w:pPr>
    </w:p>
    <w:p w14:paraId="060C1BDE" w14:textId="1995B6CB" w:rsidR="00EB6D64" w:rsidRDefault="00EB6D64" w:rsidP="004C3202">
      <w:pPr>
        <w:rPr>
          <w:rPrChange w:id="179" w:author="Anthony Salciccioli" w:date="2026-09-25T21:10:00Z" w16du:dateUtc="2026-09-26T01:10:00Z">
            <w:rPr>
              <w:rFonts w:ascii="Twinkl Cursive Looped" w:hAnsi="Twinkl Cursive Looped"/>
              <w:sz w:val="20"/>
              <w:szCs w:val="20"/>
            </w:rPr>
          </w:rPrChange>
        </w:rPr>
      </w:pPr>
      <w:del w:id="180" w:author="Anthony Salciccioli" w:date="2026-09-25T21:10:00Z" w16du:dateUtc="2026-09-26T01:10:00Z">
        <w:r>
          <w:rPr>
            <w:rFonts w:ascii="Twinkl Cursive Looped" w:hAnsi="Twinkl Cursive Looped"/>
            <w:sz w:val="20"/>
            <w:szCs w:val="20"/>
          </w:rPr>
          <w:delText>5</w:delText>
        </w:r>
      </w:del>
    </w:p>
    <w:sectPr w:rsidR="00EB6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winkl Cursive Looped">
    <w:altName w:val="Calibri"/>
    <w:panose1 w:val="020B0604020202020204"/>
    <w:charset w:val="00"/>
    <w:family w:val="auto"/>
    <w:pitch w:val="variable"/>
    <w:sig w:usb0="00000003" w:usb1="00000001" w:usb2="00000000" w:usb3="00000000" w:csb0="00000001" w:csb1="00000000"/>
  </w:font>
  <w:font w:name="Tw Cen MT">
    <w:panose1 w:val="020B0602020104020603"/>
    <w:charset w:val="4D"/>
    <w:family w:val="swiss"/>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0F0124"/>
    <w:multiLevelType w:val="hybridMultilevel"/>
    <w:tmpl w:val="F52E99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B1F62EA"/>
    <w:multiLevelType w:val="hybridMultilevel"/>
    <w:tmpl w:val="E1283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3202D7"/>
    <w:multiLevelType w:val="hybridMultilevel"/>
    <w:tmpl w:val="5596D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A10F6"/>
    <w:multiLevelType w:val="hybridMultilevel"/>
    <w:tmpl w:val="C9CA0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06158A"/>
    <w:multiLevelType w:val="hybridMultilevel"/>
    <w:tmpl w:val="1458CC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7A03A67"/>
    <w:multiLevelType w:val="hybridMultilevel"/>
    <w:tmpl w:val="002AB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E30778"/>
    <w:multiLevelType w:val="hybridMultilevel"/>
    <w:tmpl w:val="923CA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C535E8"/>
    <w:multiLevelType w:val="hybridMultilevel"/>
    <w:tmpl w:val="E6C81D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4C326F55"/>
    <w:multiLevelType w:val="hybridMultilevel"/>
    <w:tmpl w:val="E3749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060F25"/>
    <w:multiLevelType w:val="hybridMultilevel"/>
    <w:tmpl w:val="60B097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F11F68"/>
    <w:multiLevelType w:val="hybridMultilevel"/>
    <w:tmpl w:val="20CEE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1E63F8"/>
    <w:multiLevelType w:val="hybridMultilevel"/>
    <w:tmpl w:val="045E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8D17D6"/>
    <w:multiLevelType w:val="hybridMultilevel"/>
    <w:tmpl w:val="C89CB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377EC8"/>
    <w:multiLevelType w:val="hybridMultilevel"/>
    <w:tmpl w:val="088068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9A94743"/>
    <w:multiLevelType w:val="hybridMultilevel"/>
    <w:tmpl w:val="317233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9BC221B"/>
    <w:multiLevelType w:val="hybridMultilevel"/>
    <w:tmpl w:val="5F98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E96F06"/>
    <w:multiLevelType w:val="hybridMultilevel"/>
    <w:tmpl w:val="2F6ED7FE"/>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7" w15:restartNumberingAfterBreak="0">
    <w:nsid w:val="69F116B7"/>
    <w:multiLevelType w:val="hybridMultilevel"/>
    <w:tmpl w:val="2646C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C73A6C"/>
    <w:multiLevelType w:val="hybridMultilevel"/>
    <w:tmpl w:val="140EA3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E5804F1"/>
    <w:multiLevelType w:val="hybridMultilevel"/>
    <w:tmpl w:val="A7B41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5B4C56"/>
    <w:multiLevelType w:val="hybridMultilevel"/>
    <w:tmpl w:val="8640B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344B98"/>
    <w:multiLevelType w:val="hybridMultilevel"/>
    <w:tmpl w:val="898C2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4976050">
    <w:abstractNumId w:val="8"/>
  </w:num>
  <w:num w:numId="2" w16cid:durableId="1918511204">
    <w:abstractNumId w:val="3"/>
  </w:num>
  <w:num w:numId="3" w16cid:durableId="1146781154">
    <w:abstractNumId w:val="12"/>
  </w:num>
  <w:num w:numId="4" w16cid:durableId="4941146">
    <w:abstractNumId w:val="10"/>
  </w:num>
  <w:num w:numId="5" w16cid:durableId="1620409434">
    <w:abstractNumId w:val="2"/>
  </w:num>
  <w:num w:numId="6" w16cid:durableId="1122649709">
    <w:abstractNumId w:val="20"/>
  </w:num>
  <w:num w:numId="7" w16cid:durableId="1516335457">
    <w:abstractNumId w:val="6"/>
  </w:num>
  <w:num w:numId="8" w16cid:durableId="1487699728">
    <w:abstractNumId w:val="15"/>
  </w:num>
  <w:num w:numId="9" w16cid:durableId="350187933">
    <w:abstractNumId w:val="19"/>
  </w:num>
  <w:num w:numId="10" w16cid:durableId="170485650">
    <w:abstractNumId w:val="21"/>
  </w:num>
  <w:num w:numId="11" w16cid:durableId="1685324941">
    <w:abstractNumId w:val="7"/>
  </w:num>
  <w:num w:numId="12" w16cid:durableId="870730492">
    <w:abstractNumId w:val="1"/>
  </w:num>
  <w:num w:numId="13" w16cid:durableId="337118478">
    <w:abstractNumId w:val="11"/>
  </w:num>
  <w:num w:numId="14" w16cid:durableId="536360272">
    <w:abstractNumId w:val="17"/>
  </w:num>
  <w:num w:numId="15" w16cid:durableId="761491621">
    <w:abstractNumId w:val="5"/>
  </w:num>
  <w:num w:numId="16" w16cid:durableId="135416094">
    <w:abstractNumId w:val="0"/>
  </w:num>
  <w:num w:numId="17" w16cid:durableId="1112019351">
    <w:abstractNumId w:val="9"/>
  </w:num>
  <w:num w:numId="18" w16cid:durableId="1378507765">
    <w:abstractNumId w:val="14"/>
  </w:num>
  <w:num w:numId="19" w16cid:durableId="648676143">
    <w:abstractNumId w:val="13"/>
  </w:num>
  <w:num w:numId="20" w16cid:durableId="1227954316">
    <w:abstractNumId w:val="18"/>
  </w:num>
  <w:num w:numId="21" w16cid:durableId="1469275240">
    <w:abstractNumId w:val="4"/>
  </w:num>
  <w:num w:numId="22" w16cid:durableId="162229979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ED"/>
    <w:rsid w:val="00036C92"/>
    <w:rsid w:val="0005544D"/>
    <w:rsid w:val="000C2B26"/>
    <w:rsid w:val="000D7707"/>
    <w:rsid w:val="000D7F94"/>
    <w:rsid w:val="000F7FF9"/>
    <w:rsid w:val="00112F1B"/>
    <w:rsid w:val="00120D10"/>
    <w:rsid w:val="001338E1"/>
    <w:rsid w:val="00193A92"/>
    <w:rsid w:val="00194669"/>
    <w:rsid w:val="00197A15"/>
    <w:rsid w:val="001B09D7"/>
    <w:rsid w:val="001F3861"/>
    <w:rsid w:val="002026E5"/>
    <w:rsid w:val="00214096"/>
    <w:rsid w:val="00230815"/>
    <w:rsid w:val="00237293"/>
    <w:rsid w:val="00242E32"/>
    <w:rsid w:val="002443DF"/>
    <w:rsid w:val="00255460"/>
    <w:rsid w:val="00287E66"/>
    <w:rsid w:val="00291E41"/>
    <w:rsid w:val="002B76F2"/>
    <w:rsid w:val="002D2FAE"/>
    <w:rsid w:val="002D60F0"/>
    <w:rsid w:val="00303E69"/>
    <w:rsid w:val="0039385F"/>
    <w:rsid w:val="003C3C9C"/>
    <w:rsid w:val="003F4401"/>
    <w:rsid w:val="00401503"/>
    <w:rsid w:val="00425AEB"/>
    <w:rsid w:val="00431AFA"/>
    <w:rsid w:val="0046323F"/>
    <w:rsid w:val="00471F20"/>
    <w:rsid w:val="004823D4"/>
    <w:rsid w:val="004969D9"/>
    <w:rsid w:val="004A22C3"/>
    <w:rsid w:val="004A7C5B"/>
    <w:rsid w:val="004C3202"/>
    <w:rsid w:val="004F1E98"/>
    <w:rsid w:val="00551462"/>
    <w:rsid w:val="00566A78"/>
    <w:rsid w:val="005A24F3"/>
    <w:rsid w:val="005A6790"/>
    <w:rsid w:val="005C2206"/>
    <w:rsid w:val="005C3139"/>
    <w:rsid w:val="005E0B33"/>
    <w:rsid w:val="005F0854"/>
    <w:rsid w:val="00611E2A"/>
    <w:rsid w:val="00625DBD"/>
    <w:rsid w:val="006305D2"/>
    <w:rsid w:val="00653449"/>
    <w:rsid w:val="00660002"/>
    <w:rsid w:val="00662B30"/>
    <w:rsid w:val="0067461F"/>
    <w:rsid w:val="006944BE"/>
    <w:rsid w:val="006954CD"/>
    <w:rsid w:val="006B4813"/>
    <w:rsid w:val="006C2D77"/>
    <w:rsid w:val="006F2FA7"/>
    <w:rsid w:val="00716D54"/>
    <w:rsid w:val="00723062"/>
    <w:rsid w:val="00752D83"/>
    <w:rsid w:val="0079146D"/>
    <w:rsid w:val="007A4201"/>
    <w:rsid w:val="007C31A5"/>
    <w:rsid w:val="007C43B3"/>
    <w:rsid w:val="007C755A"/>
    <w:rsid w:val="00834E7F"/>
    <w:rsid w:val="00837607"/>
    <w:rsid w:val="00873C5A"/>
    <w:rsid w:val="00883129"/>
    <w:rsid w:val="008D3377"/>
    <w:rsid w:val="008E320F"/>
    <w:rsid w:val="00922761"/>
    <w:rsid w:val="00951385"/>
    <w:rsid w:val="009644FF"/>
    <w:rsid w:val="00966618"/>
    <w:rsid w:val="009B025D"/>
    <w:rsid w:val="009B29F7"/>
    <w:rsid w:val="009D17A5"/>
    <w:rsid w:val="009D6CBE"/>
    <w:rsid w:val="009E2150"/>
    <w:rsid w:val="00A075FD"/>
    <w:rsid w:val="00A23928"/>
    <w:rsid w:val="00A72A5A"/>
    <w:rsid w:val="00A87FB7"/>
    <w:rsid w:val="00AA3201"/>
    <w:rsid w:val="00AB2D8C"/>
    <w:rsid w:val="00AC39FF"/>
    <w:rsid w:val="00AE0992"/>
    <w:rsid w:val="00B159BD"/>
    <w:rsid w:val="00B15DFF"/>
    <w:rsid w:val="00B4269C"/>
    <w:rsid w:val="00BA4662"/>
    <w:rsid w:val="00BD08DD"/>
    <w:rsid w:val="00BD21EF"/>
    <w:rsid w:val="00C642BD"/>
    <w:rsid w:val="00C71182"/>
    <w:rsid w:val="00CB11D7"/>
    <w:rsid w:val="00CE6E8F"/>
    <w:rsid w:val="00D04EF8"/>
    <w:rsid w:val="00D125C6"/>
    <w:rsid w:val="00D71BF7"/>
    <w:rsid w:val="00D81A4C"/>
    <w:rsid w:val="00D82464"/>
    <w:rsid w:val="00DC041C"/>
    <w:rsid w:val="00DC6777"/>
    <w:rsid w:val="00DC6D3C"/>
    <w:rsid w:val="00DD00FB"/>
    <w:rsid w:val="00DD7406"/>
    <w:rsid w:val="00DD7F0F"/>
    <w:rsid w:val="00DD7FED"/>
    <w:rsid w:val="00DF0C42"/>
    <w:rsid w:val="00DF3102"/>
    <w:rsid w:val="00E06B29"/>
    <w:rsid w:val="00E27758"/>
    <w:rsid w:val="00E543E6"/>
    <w:rsid w:val="00E549BA"/>
    <w:rsid w:val="00E62303"/>
    <w:rsid w:val="00E623CC"/>
    <w:rsid w:val="00E67314"/>
    <w:rsid w:val="00E735BB"/>
    <w:rsid w:val="00E84A4D"/>
    <w:rsid w:val="00EB6D64"/>
    <w:rsid w:val="00EE4C68"/>
    <w:rsid w:val="00F02709"/>
    <w:rsid w:val="00F225CE"/>
    <w:rsid w:val="00F307B6"/>
    <w:rsid w:val="00F3360A"/>
    <w:rsid w:val="00F56C55"/>
    <w:rsid w:val="00FB694B"/>
    <w:rsid w:val="00FC52C7"/>
    <w:rsid w:val="00FC78CE"/>
    <w:rsid w:val="00FD676C"/>
    <w:rsid w:val="00FD7BD6"/>
    <w:rsid w:val="00FE575F"/>
    <w:rsid w:val="01479149"/>
    <w:rsid w:val="0B695C24"/>
    <w:rsid w:val="11F38FB2"/>
    <w:rsid w:val="1401501D"/>
    <w:rsid w:val="1D797593"/>
    <w:rsid w:val="20BA65A9"/>
    <w:rsid w:val="28ED167B"/>
    <w:rsid w:val="3375B7A3"/>
    <w:rsid w:val="358F70A9"/>
    <w:rsid w:val="36571E99"/>
    <w:rsid w:val="3C66DEAB"/>
    <w:rsid w:val="3F12E68D"/>
    <w:rsid w:val="417B6742"/>
    <w:rsid w:val="432C273E"/>
    <w:rsid w:val="449652A4"/>
    <w:rsid w:val="48150AEB"/>
    <w:rsid w:val="4859D2F9"/>
    <w:rsid w:val="4AE9E685"/>
    <w:rsid w:val="4BBC59F2"/>
    <w:rsid w:val="4F86A459"/>
    <w:rsid w:val="59292008"/>
    <w:rsid w:val="5F2B8DED"/>
    <w:rsid w:val="5FAF194C"/>
    <w:rsid w:val="60770FA0"/>
    <w:rsid w:val="67BBFAE9"/>
    <w:rsid w:val="6A0DBD01"/>
    <w:rsid w:val="6C1488E2"/>
    <w:rsid w:val="6F86FD53"/>
    <w:rsid w:val="779B1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CBAD"/>
  <w15:docId w15:val="{0B7F52E1-AAEF-4B1D-90EF-F415D61C5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9FF"/>
    <w:pPr>
      <w:spacing w:after="0" w:line="240" w:lineRule="auto"/>
      <w:pPrChange w:id="0" w:author="Anthony Salciccioli" w:date="2026-09-25T21:10:00Z">
        <w:pPr>
          <w:spacing w:after="200" w:line="276" w:lineRule="auto"/>
        </w:pPr>
      </w:pPrChange>
    </w:pPr>
    <w:rPr>
      <w:rFonts w:ascii="Arial" w:eastAsia="Times New Roman" w:hAnsi="Arial" w:cs="Arial"/>
      <w:szCs w:val="32"/>
      <w:rPrChange w:id="0" w:author="Anthony Salciccioli" w:date="2026-09-25T21:10:00Z">
        <w:rPr>
          <w:rFonts w:asciiTheme="minorHAnsi" w:eastAsiaTheme="minorHAnsi" w:hAnsiTheme="minorHAnsi" w:cstheme="minorBid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7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7FED"/>
    <w:pPr>
      <w:ind w:left="720"/>
      <w:contextualSpacing/>
    </w:pPr>
  </w:style>
  <w:style w:type="paragraph" w:styleId="BalloonText">
    <w:name w:val="Balloon Text"/>
    <w:basedOn w:val="Normal"/>
    <w:link w:val="BalloonTextChar"/>
    <w:uiPriority w:val="99"/>
    <w:semiHidden/>
    <w:unhideWhenUsed/>
    <w:rsid w:val="00E623CC"/>
    <w:rPr>
      <w:rFonts w:ascii="Tahoma" w:hAnsi="Tahoma" w:cs="Tahoma"/>
      <w:sz w:val="16"/>
      <w:szCs w:val="16"/>
    </w:rPr>
  </w:style>
  <w:style w:type="character" w:customStyle="1" w:styleId="BalloonTextChar">
    <w:name w:val="Balloon Text Char"/>
    <w:basedOn w:val="DefaultParagraphFont"/>
    <w:link w:val="BalloonText"/>
    <w:uiPriority w:val="99"/>
    <w:semiHidden/>
    <w:rsid w:val="00E623CC"/>
    <w:rPr>
      <w:rFonts w:ascii="Tahoma" w:hAnsi="Tahoma" w:cs="Tahoma"/>
      <w:sz w:val="16"/>
      <w:szCs w:val="16"/>
      <w:lang w:val="en-GB"/>
    </w:rPr>
  </w:style>
  <w:style w:type="paragraph" w:customStyle="1" w:styleId="TableParagraph">
    <w:name w:val="Table Paragraph"/>
    <w:basedOn w:val="Normal"/>
    <w:uiPriority w:val="1"/>
    <w:qFormat/>
    <w:rsid w:val="00B4269C"/>
    <w:pPr>
      <w:widowControl w:val="0"/>
    </w:pPr>
  </w:style>
  <w:style w:type="character" w:styleId="Hyperlink">
    <w:name w:val="Hyperlink"/>
    <w:basedOn w:val="DefaultParagraphFont"/>
    <w:uiPriority w:val="99"/>
    <w:unhideWhenUsed/>
    <w:rsid w:val="00BD21EF"/>
    <w:rPr>
      <w:color w:val="0000FF" w:themeColor="hyperlink"/>
      <w:u w:val="single"/>
    </w:rPr>
  </w:style>
  <w:style w:type="character" w:styleId="FollowedHyperlink">
    <w:name w:val="FollowedHyperlink"/>
    <w:basedOn w:val="DefaultParagraphFont"/>
    <w:uiPriority w:val="99"/>
    <w:semiHidden/>
    <w:unhideWhenUsed/>
    <w:rsid w:val="00230815"/>
    <w:rPr>
      <w:color w:val="800080" w:themeColor="followedHyperlink"/>
      <w:u w:val="single"/>
    </w:rPr>
  </w:style>
  <w:style w:type="character" w:styleId="UnresolvedMention">
    <w:name w:val="Unresolved Mention"/>
    <w:basedOn w:val="DefaultParagraphFont"/>
    <w:uiPriority w:val="99"/>
    <w:semiHidden/>
    <w:unhideWhenUsed/>
    <w:rsid w:val="004A7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6319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6684f5d-bb7b-4c44-8f70-9d90aaf628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136A50FB28384C8372CE80260431DD" ma:contentTypeVersion="6" ma:contentTypeDescription="Create a new document." ma:contentTypeScope="" ma:versionID="4100b7a03775be607c5cec673156ebba">
  <xsd:schema xmlns:xsd="http://www.w3.org/2001/XMLSchema" xmlns:xs="http://www.w3.org/2001/XMLSchema" xmlns:p="http://schemas.microsoft.com/office/2006/metadata/properties" xmlns:ns3="66684f5d-bb7b-4c44-8f70-9d90aaf62899" targetNamespace="http://schemas.microsoft.com/office/2006/metadata/properties" ma:root="true" ma:fieldsID="3164d4c91338133f0d58324c0c781519" ns3:_="">
    <xsd:import namespace="66684f5d-bb7b-4c44-8f70-9d90aaf6289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684f5d-bb7b-4c44-8f70-9d90aaf6289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EDF3E3-3D1A-457C-B34F-09C2C3AEB192}">
  <ds:schemaRefs>
    <ds:schemaRef ds:uri="http://schemas.microsoft.com/office/2006/metadata/properties"/>
    <ds:schemaRef ds:uri="http://schemas.microsoft.com/office/infopath/2007/PartnerControls"/>
    <ds:schemaRef ds:uri="66684f5d-bb7b-4c44-8f70-9d90aaf62899"/>
  </ds:schemaRefs>
</ds:datastoreItem>
</file>

<file path=customXml/itemProps2.xml><?xml version="1.0" encoding="utf-8"?>
<ds:datastoreItem xmlns:ds="http://schemas.openxmlformats.org/officeDocument/2006/customXml" ds:itemID="{B45EBADB-669D-4329-951B-9725EF3E4D50}">
  <ds:schemaRefs>
    <ds:schemaRef ds:uri="http://schemas.microsoft.com/sharepoint/v3/contenttype/forms"/>
  </ds:schemaRefs>
</ds:datastoreItem>
</file>

<file path=customXml/itemProps3.xml><?xml version="1.0" encoding="utf-8"?>
<ds:datastoreItem xmlns:ds="http://schemas.openxmlformats.org/officeDocument/2006/customXml" ds:itemID="{85193F30-CE4F-4759-80EE-F332DEF371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684f5d-bb7b-4c44-8f70-9d90aaf62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2297</Characters>
  <Application>Microsoft Office Word</Application>
  <DocSecurity>0</DocSecurity>
  <Lines>19</Lines>
  <Paragraphs>5</Paragraphs>
  <ScaleCrop>false</ScaleCrop>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Arthur Souza Rodrigues</cp:lastModifiedBy>
  <cp:revision>1</cp:revision>
  <cp:lastPrinted>2025-01-13T14:18:00Z</cp:lastPrinted>
  <dcterms:created xsi:type="dcterms:W3CDTF">2025-02-06T21:06:00Z</dcterms:created>
  <dcterms:modified xsi:type="dcterms:W3CDTF">2026-09-26T01:10:00Z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0x01010088136A50FB28384C8372CE80260431DD</vt:lpwstr>
  </property>
</Properties>
</file>