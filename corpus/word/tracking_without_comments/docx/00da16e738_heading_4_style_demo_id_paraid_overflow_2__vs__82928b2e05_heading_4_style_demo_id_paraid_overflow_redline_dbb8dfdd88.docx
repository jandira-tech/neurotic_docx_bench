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3FD5E3" w14:textId="77777777" w:rsidR="000C07FD" w:rsidRDefault="00597F55">
      <w:r>
        <w:rPr>
          <w:rFonts w:ascii="Arial" w:hAnsi="Arial" w:cs="Arial"/>
          <w:b/>
          <w:bCs/>
          <w:sz w:val="24"/>
          <w:szCs w:val="24"/>
        </w:rPr>
        <w:t>Heading 4 Style Demo</w:t>
      </w:r>
    </w:p>
    <w:p w14:paraId="50FD5D59" w14:textId="77777777" w:rsidR="000C07FD" w:rsidRDefault="00597F55">
      <w:pPr>
        <w:spacing w:before="280" w:after="80" w:line="240" w:lineRule="auto"/>
      </w:pPr>
      <w:ins w:id="0" w:author="Author" w:date="2026-06-29T11:03:00Z" w16du:dateUtc="2026-06-29T15:03:00Z">
        <w:r>
          <w:rPr>
            <w:rFonts w:ascii="Arial" w:hAnsi="Arial" w:cs="Arial"/>
            <w:b/>
            <w:bCs/>
            <w:sz w:val="24"/>
            <w:szCs w:val="24"/>
          </w:rPr>
          <w:t>Demonstrating</w:t>
        </w:r>
      </w:ins>
      <w:del w:id="1" w:author="Author" w:date="2026-06-29T11:03:00Z" w16du:dateUtc="2026-06-29T15:03:00Z">
        <w:r>
          <w:rPr>
            <w:rFonts w:ascii="Arial" w:hAnsi="Arial" w:cs="Arial"/>
            <w:b/>
            <w:bCs/>
            <w:sz w:val="24"/>
            <w:szCs w:val="24"/>
          </w:rPr>
          <w:delText>This document demonstrates</w:delText>
        </w:r>
      </w:del>
      <w:r>
        <w:rPr>
          <w:rFonts w:ascii="Arial" w:hAnsi="Arial" w:cs="Arial"/>
          <w:b/>
          <w:bCs/>
          <w:sz w:val="24"/>
          <w:szCs w:val="24"/>
        </w:rPr>
        <w:t xml:space="preserve"> Heading 4 paragraph style.</w:t>
      </w:r>
    </w:p>
    <w:p w14:paraId="22F31126" w14:textId="77777777" w:rsidR="000C07FD" w:rsidRDefault="00597F55">
      <w:pPr>
        <w:spacing w:before="280" w:after="80" w:line="240" w:lineRule="auto"/>
      </w:pPr>
      <w:ins w:id="2" w:author="Author" w:date="2026-06-29T11:03:00Z" w16du:dateUtc="2026-06-29T15:03:00Z">
        <w:r>
          <w:rPr>
            <w:rFonts w:ascii="Arial" w:hAnsi="Arial" w:cs="Arial"/>
            <w:b/>
            <w:bCs/>
            <w:sz w:val="24"/>
            <w:szCs w:val="24"/>
          </w:rPr>
          <w:t>Small Section Header</w:t>
        </w:r>
      </w:ins>
      <w:del w:id="3" w:author="Author" w:date="2026-06-29T11:03:00Z" w16du:dateUtc="2026-06-29T15:03:00Z">
        <w:r>
          <w:rPr>
            <w:rFonts w:ascii="Arial" w:hAnsi="Arial" w:cs="Arial"/>
            <w:b/>
            <w:bCs/>
            <w:sz w:val="24"/>
            <w:szCs w:val="24"/>
          </w:rPr>
          <w:delText>Heading 4 provides a fourth level of document hierarchy.</w:delText>
        </w:r>
      </w:del>
    </w:p>
    <w:sectPr w:rsidR="000C07F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C07FD"/>
    <w:rsid w:val="000C07FD"/>
    <w:rsid w:val="00597F55"/>
    <w:rsid w:val="00914C6C"/>
    <w:rsid w:val="00B37DD4"/>
    <w:rsid w:val="00F36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D37ADD"/>
  <w15:docId w15:val="{157F3719-F068-4F43-B478-834BDAD24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2026-05-14T17:06:00Z</dcterms:created>
  <dcterms:modified xsi:type="dcterms:W3CDTF">2026-06-29T15:03:00Z</dcterms:modified>
</cp:coreProperties>
</file>