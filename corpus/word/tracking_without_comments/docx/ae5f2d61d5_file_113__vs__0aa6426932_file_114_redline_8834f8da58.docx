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F43AF" w14:textId="77777777" w:rsidR="00827B1B" w:rsidRDefault="00827B1B">
      <w:pPr>
        <w:rPr>
          <w:i/>
          <w:strike/>
          <w:rPrChange w:id="0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</w:pPr>
      <w:r>
        <w:rPr>
          <w:i/>
          <w:strike/>
          <w:rPrChange w:id="1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>file_</w:t>
      </w:r>
      <w:ins w:id="2" w:author="Arthur Souza Rodrigues" w:date="2026-09-26T14:52:00Z" w16du:dateUtc="2026-09-26T18:52:00Z">
        <w:r w:rsidR="00C565E9">
          <w:rPr>
            <w:i/>
            <w:iCs/>
            <w:strike/>
          </w:rPr>
          <w:t>114</w:t>
        </w:r>
      </w:ins>
      <w:del w:id="3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delText>113</w:delText>
        </w:r>
      </w:del>
      <w:r>
        <w:rPr>
          <w:i/>
          <w:strike/>
          <w:rPrChange w:id="4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>.docx</w:t>
      </w:r>
    </w:p>
    <w:p w14:paraId="2FFD53CE" w14:textId="544E0EEC" w:rsidR="00B72236" w:rsidRDefault="00F27EF5">
      <w:ins w:id="5" w:author="Arthur Souza Rodrigues" w:date="2026-09-26T14:52:00Z" w16du:dateUtc="2026-09-26T18:52:00Z">
        <w:r>
          <w:rPr>
            <w:i/>
            <w:iCs/>
            <w:strike/>
          </w:rPr>
          <w:t>Strikethrough and Italic Combo</w:t>
        </w:r>
      </w:ins>
      <w:del w:id="6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delText>Roboto Underline</w:delText>
        </w:r>
      </w:del>
      <w:r>
        <w:rPr>
          <w:i/>
          <w:strike/>
          <w:rPrChange w:id="7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 xml:space="preserve"> Demo</w:t>
      </w:r>
    </w:p>
    <w:p w14:paraId="2484DABB" w14:textId="77777777" w:rsidR="00B72236" w:rsidRDefault="00F27EF5">
      <w:r>
        <w:rPr>
          <w:i/>
          <w:strike/>
          <w:rPrChange w:id="8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 xml:space="preserve">This document </w:t>
      </w:r>
      <w:ins w:id="9" w:author="Arthur Souza Rodrigues" w:date="2026-09-26T14:52:00Z" w16du:dateUtc="2026-09-26T18:52:00Z">
        <w:r>
          <w:rPr>
            <w:i/>
            <w:iCs/>
            <w:strike/>
          </w:rPr>
          <w:t>combines strikethrough</w:t>
        </w:r>
      </w:ins>
      <w:del w:id="10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delText>shows Roboto font</w:delText>
        </w:r>
      </w:del>
      <w:r>
        <w:rPr>
          <w:i/>
          <w:strike/>
          <w:rPrChange w:id="11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 xml:space="preserve"> with </w:t>
      </w:r>
      <w:ins w:id="12" w:author="Arthur Souza Rodrigues" w:date="2026-09-26T14:52:00Z" w16du:dateUtc="2026-09-26T18:52:00Z">
        <w:r>
          <w:rPr>
            <w:i/>
            <w:iCs/>
            <w:strike/>
          </w:rPr>
          <w:t>italic</w:t>
        </w:r>
      </w:ins>
      <w:del w:id="13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delText>underline formatting</w:delText>
        </w:r>
      </w:del>
      <w:r>
        <w:rPr>
          <w:i/>
          <w:strike/>
          <w:rPrChange w:id="14" w:author="Arthur Souza Rodrigues" w:date="2026-09-26T14:52:00Z" w16du:dateUtc="2026-09-26T18:52:00Z">
            <w:rPr>
              <w:rFonts w:ascii="Roboto, sans-serif" w:hAnsi="Roboto, sans-serif" w:cs="Roboto, sans-serif"/>
              <w:u w:val="single"/>
            </w:rPr>
          </w:rPrChange>
        </w:rPr>
        <w:t>.</w:t>
      </w:r>
    </w:p>
    <w:p w14:paraId="17C80A0F" w14:textId="77777777" w:rsidR="00B72236" w:rsidRDefault="00F27EF5">
      <w:ins w:id="15" w:author="Arthur Souza Rodrigues" w:date="2026-09-26T14:52:00Z" w16du:dateUtc="2026-09-26T18:52:00Z">
        <w:r>
          <w:rPr>
            <w:i/>
            <w:iCs/>
            <w:strike/>
          </w:rPr>
          <w:t>This text is struck through and italic simultaneously.</w:t>
        </w:r>
      </w:ins>
      <w:del w:id="16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B722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236"/>
    <w:rsid w:val="002B391D"/>
    <w:rsid w:val="002F5B90"/>
    <w:rsid w:val="00325720"/>
    <w:rsid w:val="00537387"/>
    <w:rsid w:val="00827B1B"/>
    <w:rsid w:val="00B72236"/>
    <w:rsid w:val="00C565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AD46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2026-09-26T18:52:00Z</dcterms:modified>
</cp:coreProperties>
</file>