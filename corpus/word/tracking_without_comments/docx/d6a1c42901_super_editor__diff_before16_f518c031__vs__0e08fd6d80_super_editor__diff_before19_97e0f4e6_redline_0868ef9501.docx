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E14B8" w14:textId="3B929828" w:rsidR="009B11BD" w:rsidRDefault="009B11BD">
      <w:pPr>
        <w:rPr>
          <w:ins w:id="0" w:author="Luccas Correa" w:date="2026-09-26T15:10:00Z" w16du:dateUtc="2026-09-26T19:10:00Z"/>
        </w:rPr>
      </w:pPr>
      <w:ins w:id="1" w:author="Luccas Correa" w:date="2026-09-26T15:10:00Z" w16du:dateUtc="2026-09-26T19:10:00Z">
        <w:r>
          <w:t>Some text</w:t>
        </w:r>
      </w:ins>
    </w:p>
    <w:p w14:paraId="6439FBAB" w14:textId="55E7A5AC" w:rsidR="00BF2CA6" w:rsidRDefault="009B11BD" w:rsidP="00BF2CA6">
      <w:pPr>
        <w:pStyle w:val="Heading1"/>
        <w:rPr>
          <w:del w:id="2" w:author="Luccas Correa" w:date="2026-09-26T15:10:00Z" w16du:dateUtc="2026-09-26T19:10:00Z"/>
        </w:rPr>
      </w:pPr>
      <w:ins w:id="3" w:author="Luccas Correa" w:date="2026-09-26T15:10:00Z" w16du:dateUtc="2026-09-26T19:10:00Z">
        <w:r>
          <w:t>An image will be added below:</w:t>
        </w:r>
      </w:ins>
      <w:del w:id="4" w:author="Luccas Correa" w:date="2026-09-26T15:10:00Z" w16du:dateUtc="2026-09-26T19:10:00Z">
        <w:r w:rsidR="00BF2CA6">
          <w:delText>Diffing feature</w:delText>
        </w:r>
      </w:del>
    </w:p>
    <w:tbl>
      <w:tblPr>
        <w:tblStyle w:val="TableGrid"/>
        <w:tblW w:w="0" w:type="auto"/>
        <w:tblLook w:val="04A0" w:firstRow="1" w:lastRow="0" w:firstColumn="1" w:lastColumn="0" w:noHBand="0" w:noVBand="1"/>
      </w:tblPr>
      <w:tblGrid>
        <w:gridCol w:w="9350"/>
      </w:tblGrid>
      <w:tr w:rsidR="00523539" w14:paraId="718AB3DC" w14:textId="77777777" w:rsidTr="00523539">
        <w:trPr>
          <w:del w:id="5" w:author="Luccas Correa" w:date="2026-09-26T15:10:00Z" w16du:dateUtc="2026-09-26T19:10:00Z"/>
        </w:trPr>
        <w:tc>
          <w:tcPr>
            <w:tcW w:w="9350" w:type="dxa"/>
          </w:tcPr>
          <w:p w14:paraId="71D0C7B7" w14:textId="0D6B1B09" w:rsidR="00523539" w:rsidRDefault="00523539" w:rsidP="00BF2CA6">
            <w:pPr>
              <w:rPr>
                <w:del w:id="6" w:author="Luccas Correa" w:date="2026-09-26T15:10:00Z" w16du:dateUtc="2026-09-26T19:10:00Z"/>
              </w:rPr>
            </w:pPr>
            <w:del w:id="7" w:author="Luccas Correa" w:date="2026-09-26T15:10:00Z" w16du:dateUtc="2026-09-26T19:10:00Z">
              <w:r>
                <w:delText>Diffing allows users to compare two versions of a document and quickly identify what changed between them. Instead of reading both files line by line, the editor highlights insertions, deletions, and updates so reviewers can focus on meaningful edits.</w:delText>
              </w:r>
            </w:del>
          </w:p>
        </w:tc>
      </w:tr>
      <w:tr w:rsidR="00523539" w14:paraId="63E4DFED" w14:textId="77777777" w:rsidTr="00523539">
        <w:trPr>
          <w:del w:id="8" w:author="Luccas Correa" w:date="2026-09-26T15:10:00Z" w16du:dateUtc="2026-09-26T19:10:00Z"/>
        </w:trPr>
        <w:tc>
          <w:tcPr>
            <w:tcW w:w="9350" w:type="dxa"/>
          </w:tcPr>
          <w:p w14:paraId="7122ECD7" w14:textId="2344E7E7" w:rsidR="00523539" w:rsidRDefault="00523539" w:rsidP="00BF2CA6">
            <w:pPr>
              <w:rPr>
                <w:del w:id="9" w:author="Luccas Correa" w:date="2026-09-26T15:10:00Z" w16du:dateUtc="2026-09-26T19:10:00Z"/>
              </w:rPr>
            </w:pPr>
            <w:del w:id="10" w:author="Luccas Correa" w:date="2026-09-26T15:10:00Z" w16du:dateUtc="2026-09-26T19:10:00Z">
              <w:r>
                <w:delTex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delText>
              </w:r>
            </w:del>
          </w:p>
        </w:tc>
      </w:tr>
      <w:tr w:rsidR="00523539" w14:paraId="741A0F82" w14:textId="77777777" w:rsidTr="00523539">
        <w:trPr>
          <w:del w:id="11" w:author="Luccas Correa" w:date="2026-09-26T15:10:00Z" w16du:dateUtc="2026-09-26T19:10:00Z"/>
        </w:trPr>
        <w:tc>
          <w:tcPr>
            <w:tcW w:w="9350" w:type="dxa"/>
          </w:tcPr>
          <w:p w14:paraId="5E6F6F9F" w14:textId="7C87E125" w:rsidR="00523539" w:rsidRDefault="00523539" w:rsidP="00BF2CA6">
            <w:pPr>
              <w:rPr>
                <w:del w:id="12" w:author="Luccas Correa" w:date="2026-09-26T15:10:00Z" w16du:dateUtc="2026-09-26T19:10:00Z"/>
              </w:rPr>
            </w:pPr>
            <w:del w:id="13" w:author="Luccas Correa" w:date="2026-09-26T15:10:00Z" w16du:dateUtc="2026-09-26T19:10:00Z">
              <w:r>
                <w:delTex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delText>
              </w:r>
            </w:del>
          </w:p>
        </w:tc>
      </w:tr>
      <w:tr w:rsidR="00523539" w14:paraId="5E53081A" w14:textId="77777777" w:rsidTr="00523539">
        <w:trPr>
          <w:del w:id="14" w:author="Luccas Correa" w:date="2026-09-26T15:10:00Z" w16du:dateUtc="2026-09-26T19:10:00Z"/>
        </w:trPr>
        <w:tc>
          <w:tcPr>
            <w:tcW w:w="9350" w:type="dxa"/>
          </w:tcPr>
          <w:p w14:paraId="26D1EBE2" w14:textId="15B91767" w:rsidR="00523539" w:rsidRDefault="00523539" w:rsidP="00BF2CA6">
            <w:pPr>
              <w:rPr>
                <w:del w:id="15" w:author="Luccas Correa" w:date="2026-09-26T15:10:00Z" w16du:dateUtc="2026-09-26T19:10:00Z"/>
              </w:rPr>
            </w:pPr>
            <w:del w:id="16" w:author="Luccas Correa" w:date="2026-09-26T15:10:00Z" w16du:dateUtc="2026-09-26T19:10:00Z">
              <w:r>
                <w:delTex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delText>
              </w:r>
            </w:del>
          </w:p>
        </w:tc>
      </w:tr>
      <w:tr w:rsidR="00523539" w14:paraId="455A96BF" w14:textId="77777777" w:rsidTr="00523539">
        <w:trPr>
          <w:del w:id="17" w:author="Luccas Correa" w:date="2026-09-26T15:10:00Z" w16du:dateUtc="2026-09-26T19:10:00Z"/>
        </w:trPr>
        <w:tc>
          <w:tcPr>
            <w:tcW w:w="9350" w:type="dxa"/>
          </w:tcPr>
          <w:p w14:paraId="326AC6D5" w14:textId="657A841B" w:rsidR="00523539" w:rsidRDefault="00523539" w:rsidP="00BF2CA6">
            <w:pPr>
              <w:rPr>
                <w:del w:id="18" w:author="Luccas Correa" w:date="2026-09-26T15:10:00Z" w16du:dateUtc="2026-09-26T19:10:00Z"/>
              </w:rPr>
            </w:pPr>
            <w:del w:id="19" w:author="Luccas Correa" w:date="2026-09-26T15:10:00Z" w16du:dateUtc="2026-09-26T19:10:00Z">
              <w:r>
                <w:delTex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delText>
              </w:r>
            </w:del>
          </w:p>
        </w:tc>
      </w:tr>
      <w:tr w:rsidR="00523539" w14:paraId="5E9E6D64" w14:textId="77777777" w:rsidTr="00523539">
        <w:trPr>
          <w:del w:id="20" w:author="Luccas Correa" w:date="2026-09-26T15:10:00Z" w16du:dateUtc="2026-09-26T19:10:00Z"/>
        </w:trPr>
        <w:tc>
          <w:tcPr>
            <w:tcW w:w="9350" w:type="dxa"/>
          </w:tcPr>
          <w:p w14:paraId="3F55EE29" w14:textId="46510B01" w:rsidR="00523539" w:rsidRDefault="00523539" w:rsidP="00BF2CA6">
            <w:pPr>
              <w:rPr>
                <w:del w:id="21" w:author="Luccas Correa" w:date="2026-09-26T15:10:00Z" w16du:dateUtc="2026-09-26T19:10:00Z"/>
              </w:rPr>
            </w:pPr>
            <w:del w:id="22" w:author="Luccas Correa" w:date="2026-09-26T15:10:00Z" w16du:dateUtc="2026-09-26T19:10:00Z">
              <w:r>
                <w:delText>A reliable diff and replay pipeline gives teams confidence when validating revisions. It supports faster reviews, clearer audit trails, and safer document updates, especially in complex workflows with tracked changes, threaded comments, and repeated compare/replay cycles.</w:delText>
              </w:r>
            </w:del>
          </w:p>
        </w:tc>
      </w:tr>
    </w:tbl>
    <w:p w14:paraId="67BF34A7" w14:textId="3F2685A7" w:rsidR="00BF2CA6" w:rsidRDefault="00BF2CA6" w:rsidP="00BF2CA6"/>
    <w:sectPr w:rsidR="00BF2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A6"/>
    <w:rsid w:val="00081CBC"/>
    <w:rsid w:val="00227C92"/>
    <w:rsid w:val="00523539"/>
    <w:rsid w:val="006A1AC7"/>
    <w:rsid w:val="00765E93"/>
    <w:rsid w:val="009B11BD"/>
    <w:rsid w:val="00AF4127"/>
    <w:rsid w:val="00BF2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2C1D3"/>
  <w15:chartTrackingRefBased/>
  <w15:docId w15:val="{A31C6B9E-32BA-9A4A-9C62-273D2ABC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A6"/>
    <w:rPr>
      <w:rFonts w:eastAsiaTheme="majorEastAsia" w:cstheme="majorBidi"/>
      <w:color w:val="272727" w:themeColor="text1" w:themeTint="D8"/>
    </w:rPr>
  </w:style>
  <w:style w:type="paragraph" w:styleId="Title">
    <w:name w:val="Title"/>
    <w:basedOn w:val="Normal"/>
    <w:next w:val="Normal"/>
    <w:link w:val="TitleChar"/>
    <w:uiPriority w:val="10"/>
    <w:qFormat/>
    <w:rsid w:val="00BF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A6"/>
    <w:pPr>
      <w:spacing w:before="160"/>
      <w:jc w:val="center"/>
    </w:pPr>
    <w:rPr>
      <w:i/>
      <w:iCs/>
      <w:color w:val="404040" w:themeColor="text1" w:themeTint="BF"/>
    </w:rPr>
  </w:style>
  <w:style w:type="character" w:customStyle="1" w:styleId="QuoteChar">
    <w:name w:val="Quote Char"/>
    <w:basedOn w:val="DefaultParagraphFont"/>
    <w:link w:val="Quote"/>
    <w:uiPriority w:val="29"/>
    <w:rsid w:val="00BF2CA6"/>
    <w:rPr>
      <w:i/>
      <w:iCs/>
      <w:color w:val="404040" w:themeColor="text1" w:themeTint="BF"/>
    </w:rPr>
  </w:style>
  <w:style w:type="paragraph" w:styleId="ListParagraph">
    <w:name w:val="List Paragraph"/>
    <w:basedOn w:val="Normal"/>
    <w:uiPriority w:val="34"/>
    <w:qFormat/>
    <w:rsid w:val="00BF2CA6"/>
    <w:pPr>
      <w:ind w:left="720"/>
      <w:contextualSpacing/>
    </w:pPr>
  </w:style>
  <w:style w:type="character" w:styleId="IntenseEmphasis">
    <w:name w:val="Intense Emphasis"/>
    <w:basedOn w:val="DefaultParagraphFont"/>
    <w:uiPriority w:val="21"/>
    <w:qFormat/>
    <w:rsid w:val="00BF2CA6"/>
    <w:rPr>
      <w:i/>
      <w:iCs/>
      <w:color w:val="0F4761" w:themeColor="accent1" w:themeShade="BF"/>
    </w:rPr>
  </w:style>
  <w:style w:type="paragraph" w:styleId="IntenseQuote">
    <w:name w:val="Intense Quote"/>
    <w:basedOn w:val="Normal"/>
    <w:next w:val="Normal"/>
    <w:link w:val="IntenseQuoteChar"/>
    <w:uiPriority w:val="30"/>
    <w:qFormat/>
    <w:rsid w:val="00BF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A6"/>
    <w:rPr>
      <w:i/>
      <w:iCs/>
      <w:color w:val="0F4761" w:themeColor="accent1" w:themeShade="BF"/>
    </w:rPr>
  </w:style>
  <w:style w:type="character" w:styleId="IntenseReference">
    <w:name w:val="Intense Reference"/>
    <w:basedOn w:val="DefaultParagraphFont"/>
    <w:uiPriority w:val="32"/>
    <w:qFormat/>
    <w:rsid w:val="00BF2CA6"/>
    <w:rPr>
      <w:b/>
      <w:bCs/>
      <w:smallCaps/>
      <w:color w:val="0F4761" w:themeColor="accent1" w:themeShade="BF"/>
      <w:spacing w:val="5"/>
    </w:rPr>
  </w:style>
  <w:style w:type="table" w:styleId="TableGrid">
    <w:name w:val="Table Grid"/>
    <w:basedOn w:val="TableNormal"/>
    <w:uiPriority w:val="39"/>
    <w:rsid w:val="0052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2026-03-05T13:47:00Z</dcterms:created>
  <dcterms:modified xsi:type="dcterms:W3CDTF">2026-09-26T19:10:00Z</dcterms:modified>
</cp:coreProperties>
</file>