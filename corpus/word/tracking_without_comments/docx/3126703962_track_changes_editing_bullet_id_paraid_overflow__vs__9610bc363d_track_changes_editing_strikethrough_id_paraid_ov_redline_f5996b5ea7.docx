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DBB69" w14:textId="77777777" w:rsidR="0079600B" w:rsidRDefault="005E6009">
      <w:r>
        <w:rPr>
          <w:strike/>
          <w:color w:val="0070C0"/>
          <w:rPrChange w:id="0" w:author="Author" w:date="2026-06-29T11:27:00Z" w16du:dateUtc="2026-06-29T15:27:00Z">
            <w:rPr>
              <w:b/>
              <w:bCs/>
            </w:rPr>
          </w:rPrChange>
        </w:rPr>
        <w:t xml:space="preserve">Track Changes Editing </w:t>
      </w:r>
      <w:ins w:id="1" w:author="Author" w:date="2026-06-29T11:27:00Z" w16du:dateUtc="2026-06-29T15:27:00Z">
        <w:r>
          <w:rPr>
            <w:strike/>
            <w:color w:val="0070C0"/>
          </w:rPr>
          <w:t>Strikethrough Blue</w:t>
        </w:r>
      </w:ins>
      <w:del w:id="2" w:author="Author" w:date="2026-06-29T11:27:00Z" w16du:dateUtc="2026-06-29T15:27:00Z">
        <w:r>
          <w:rPr>
            <w:b/>
            <w:bCs/>
          </w:rPr>
          <w:delText>Bullet Bold</w:delText>
        </w:r>
      </w:del>
      <w:r>
        <w:rPr>
          <w:strike/>
          <w:color w:val="0070C0"/>
          <w:rPrChange w:id="3" w:author="Author" w:date="2026-06-29T11:27:00Z" w16du:dateUtc="2026-06-29T15:27:00Z">
            <w:rPr>
              <w:b/>
              <w:bCs/>
            </w:rPr>
          </w:rPrChange>
        </w:rPr>
        <w:t xml:space="preserve"> Demo</w:t>
      </w:r>
    </w:p>
    <w:p w14:paraId="049B6691" w14:textId="77777777" w:rsidR="0079600B" w:rsidRDefault="005E6009">
      <w:r>
        <w:rPr>
          <w:strike/>
          <w:color w:val="0070C0"/>
          <w:rPrChange w:id="4" w:author="Author" w:date="2026-06-29T11:27:00Z" w16du:dateUtc="2026-06-29T15:27:00Z">
            <w:rPr>
              <w:b/>
              <w:bCs/>
            </w:rPr>
          </w:rPrChange>
        </w:rPr>
        <w:t xml:space="preserve">This document uses Editing mode with </w:t>
      </w:r>
      <w:ins w:id="5" w:author="Author" w:date="2026-06-29T11:27:00Z" w16du:dateUtc="2026-06-29T15:27:00Z">
        <w:r>
          <w:rPr>
            <w:strike/>
            <w:color w:val="0070C0"/>
          </w:rPr>
          <w:t>strikethrough</w:t>
        </w:r>
      </w:ins>
      <w:del w:id="6" w:author="Author" w:date="2026-06-29T11:27:00Z" w16du:dateUtc="2026-06-29T15:27:00Z">
        <w:r>
          <w:rPr>
            <w:b/>
            <w:bCs/>
          </w:rPr>
          <w:delText>bullet list</w:delText>
        </w:r>
      </w:del>
      <w:r>
        <w:rPr>
          <w:strike/>
          <w:color w:val="0070C0"/>
          <w:rPrChange w:id="7" w:author="Author" w:date="2026-06-29T11:27:00Z" w16du:dateUtc="2026-06-29T15:27:00Z">
            <w:rPr>
              <w:b/>
              <w:bCs/>
            </w:rPr>
          </w:rPrChange>
        </w:rPr>
        <w:t xml:space="preserve"> and </w:t>
      </w:r>
      <w:ins w:id="8" w:author="Author" w:date="2026-06-29T11:27:00Z" w16du:dateUtc="2026-06-29T15:27:00Z">
        <w:r>
          <w:rPr>
            <w:strike/>
            <w:color w:val="0070C0"/>
          </w:rPr>
          <w:t>blue font color.</w:t>
        </w:r>
      </w:ins>
      <w:del w:id="9" w:author="Author" w:date="2026-06-29T11:27:00Z" w16du:dateUtc="2026-06-29T15:27:00Z">
        <w:r>
          <w:rPr>
            <w:b/>
            <w:bCs/>
          </w:rPr>
          <w:delText>bold formatting:</w:delText>
        </w:r>
      </w:del>
    </w:p>
    <w:p w14:paraId="58BA7DB9" w14:textId="77777777" w:rsidR="0079600B" w:rsidRDefault="005E6009">
      <w:pPr>
        <w:rPr>
          <w:del w:id="10" w:author="Author" w:date="2026-06-29T11:27:00Z" w16du:dateUtc="2026-06-29T15:27:00Z"/>
        </w:rPr>
      </w:pPr>
      <w:ins w:id="11" w:author="Author" w:date="2026-06-29T11:27:00Z" w16du:dateUtc="2026-06-29T15:27:00Z">
        <w:r>
          <w:rPr>
            <w:strike/>
            <w:color w:val="0070C0"/>
          </w:rPr>
          <w:t>Blue strikethrough in Editing mode marks deleted content for revision.</w:t>
        </w:r>
      </w:ins>
      <w:del w:id="12" w:author="Author" w:date="2026-06-29T11:27:00Z" w16du:dateUtc="2026-06-29T15:27:00Z">
        <w:r>
          <w:rPr>
            <w:b/>
            <w:bCs/>
          </w:rPr>
          <w:delText>First bold bullet point with track changes</w:delText>
        </w:r>
      </w:del>
    </w:p>
    <w:p w14:paraId="05761321" w14:textId="77777777" w:rsidR="0079600B" w:rsidRDefault="005E6009">
      <w:pPr>
        <w:rPr>
          <w:del w:id="13" w:author="Author" w:date="2026-06-29T11:27:00Z" w16du:dateUtc="2026-06-29T15:27:00Z"/>
        </w:rPr>
      </w:pPr>
      <w:del w:id="14" w:author="Author" w:date="2026-06-29T11:27:00Z" w16du:dateUtc="2026-06-29T15:27:00Z">
        <w:r>
          <w:rPr>
            <w:b/>
            <w:bCs/>
          </w:rPr>
          <w:delText>Second bold bullet point with edits</w:delText>
        </w:r>
      </w:del>
    </w:p>
    <w:p w14:paraId="1DC88234" w14:textId="77777777" w:rsidR="0079600B" w:rsidRDefault="005E6009">
      <w:del w:id="15" w:author="Author" w:date="2026-06-29T11:27:00Z" w16du:dateUtc="2026-06-29T15:27:00Z">
        <w:r>
          <w:rPr>
            <w:b/>
            <w:bCs/>
          </w:rPr>
          <w:delText>Third bold bullet point demonstrating editing</w:delText>
        </w:r>
      </w:del>
    </w:p>
    <w:sectPr w:rsidR="007960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00B"/>
    <w:rsid w:val="001C3CE0"/>
    <w:rsid w:val="005E6009"/>
    <w:rsid w:val="0079600B"/>
    <w:rsid w:val="007F6CB4"/>
    <w:rsid w:val="00A9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929B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