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E95297" w14:textId="4B8A8CB3" w:rsidR="00F0342D" w:rsidRPr="00F0342D" w:rsidRDefault="00F0342D" w:rsidP="00F0342D">
      <w:pPr>
        <w:jc w:val="center"/>
        <w:rPr>
          <w:ins w:id="5" w:author="Author"/>
          <w:rFonts w:ascii="Times New Roman" w:hAnsi="Times New Roman" w:cs="Times New Roman"/>
          <w:b/>
          <w:bCs/>
          <w:sz w:val="24"/>
          <w:szCs w:val="24"/>
        </w:rPr>
      </w:pPr>
      <w:ins w:id="6" w:author="Author">
        <w:r w:rsidRPr="00F0342D">
          <w:rPr>
            <w:rFonts w:ascii="Times New Roman" w:hAnsi="Times New Roman" w:cs="Times New Roman"/>
            <w:b/>
            <w:bCs/>
            <w:sz w:val="24"/>
            <w:szCs w:val="24"/>
          </w:rPr>
          <w:t>Day Hosts at Promise Haven</w:t>
        </w:r>
      </w:ins>
    </w:p>
    <w:p w14:paraId="6A30FF69" w14:textId="77777777" w:rsidR="00F0342D" w:rsidRDefault="00F0342D" w:rsidP="0092110F">
      <w:pPr>
        <w:rPr>
          <w:ins w:id="7" w:author="Author"/>
          <w:rFonts w:ascii="Times New Roman" w:hAnsi="Times New Roman" w:cs="Times New Roman"/>
          <w:sz w:val="24"/>
          <w:szCs w:val="24"/>
        </w:rPr>
      </w:pPr>
    </w:p>
    <w:p w14:paraId="17FAB19D" w14:textId="6D121809" w:rsidR="00CA4477" w:rsidRPr="0092110F" w:rsidRDefault="00CA4477" w:rsidP="00F0342D">
      <w:pPr>
        <w:spacing w:line="276" w:lineRule="auto"/>
        <w:rPr>
          <w:ins w:id="8" w:author="Author"/>
          <w:rFonts w:ascii="Times New Roman" w:hAnsi="Times New Roman" w:cs="Times New Roman"/>
          <w:sz w:val="24"/>
          <w:szCs w:val="24"/>
        </w:rPr>
      </w:pPr>
      <w:ins w:id="9" w:author="Author">
        <w:r w:rsidRPr="0092110F">
          <w:rPr>
            <w:rFonts w:ascii="Times New Roman" w:hAnsi="Times New Roman" w:cs="Times New Roman"/>
            <w:sz w:val="24"/>
            <w:szCs w:val="24"/>
          </w:rPr>
          <w:t xml:space="preserve">Guests are welcome to stay at Promise Haven on Saturdays and key holidays. Day Hosts provide supervision, </w:t>
        </w:r>
        <w:r w:rsidR="00EE27C1" w:rsidRPr="0092110F">
          <w:rPr>
            <w:rFonts w:ascii="Times New Roman" w:hAnsi="Times New Roman" w:cs="Times New Roman"/>
            <w:sz w:val="24"/>
            <w:szCs w:val="24"/>
          </w:rPr>
          <w:t>support,</w:t>
        </w:r>
        <w:r w:rsidRPr="0092110F">
          <w:rPr>
            <w:rFonts w:ascii="Times New Roman" w:hAnsi="Times New Roman" w:cs="Times New Roman"/>
            <w:sz w:val="24"/>
            <w:szCs w:val="24"/>
          </w:rPr>
          <w:t xml:space="preserve"> and hospitality to the families on those days. On Sundays the families will not stay at Promise Haven but will have access to the Day Center. The families’ weekend plans are due to the Family Advocate by Wednesday at 12 PM. The Family Advocate will have the families’ schedule to the coordinator by 5:30 PM Wednesday, so they can adjust your coverage as needed. If a Saturday event is scheduled by the church or outside group, the families will be required to attend. </w:t>
        </w:r>
      </w:ins>
    </w:p>
    <w:p w14:paraId="077C9022" w14:textId="77777777" w:rsidR="00CA4477" w:rsidRPr="0092110F" w:rsidRDefault="00CA4477" w:rsidP="00F0342D">
      <w:pPr>
        <w:spacing w:line="276" w:lineRule="auto"/>
        <w:rPr>
          <w:ins w:id="10" w:author="Author"/>
          <w:rFonts w:ascii="Times New Roman" w:hAnsi="Times New Roman" w:cs="Times New Roman"/>
          <w:sz w:val="24"/>
          <w:szCs w:val="24"/>
        </w:rPr>
      </w:pPr>
      <w:ins w:id="11" w:author="Author">
        <w:r w:rsidRPr="0092110F">
          <w:rPr>
            <w:rFonts w:ascii="Times New Roman" w:hAnsi="Times New Roman" w:cs="Times New Roman"/>
            <w:sz w:val="24"/>
            <w:szCs w:val="24"/>
          </w:rPr>
          <w:t xml:space="preserve">Day Hosts are reminded to review the Promise Haven House rules and posted emergency information. </w:t>
        </w:r>
      </w:ins>
    </w:p>
    <w:p w14:paraId="2A8A5AC0" w14:textId="77777777" w:rsidR="00574F11" w:rsidRDefault="00CA4477" w:rsidP="00574F11">
      <w:pPr>
        <w:jc w:val="right"/>
        <w:rPr>
          <w:del w:id="12" w:author="Author"/>
          <w:rFonts w:ascii="Times New Roman" w:hAnsi="Times New Roman"/>
          <w:b/>
        </w:rPr>
      </w:pPr>
      <w:ins w:id="13" w:author="Author">
        <w:r w:rsidRPr="0092110F">
          <w:rPr>
            <w:rFonts w:ascii="Times New Roman" w:hAnsi="Times New Roman" w:cs="Times New Roman"/>
            <w:sz w:val="24"/>
            <w:szCs w:val="24"/>
          </w:rPr>
          <w:t xml:space="preserve">The morning Day hosts arrive at 8 AM and meet with the overnight host for any information needed. The morning Day hosts leave when the afternoon host arrives at 12:30 PM. The afternoon hosts leave after </w:t>
        </w:r>
        <w:r w:rsidR="00B202C8">
          <w:rPr>
            <w:rFonts w:ascii="Times New Roman" w:hAnsi="Times New Roman" w:cs="Times New Roman"/>
            <w:sz w:val="24"/>
            <w:szCs w:val="24"/>
          </w:rPr>
          <w:t xml:space="preserve">providing any update needed to </w:t>
        </w:r>
        <w:r w:rsidRPr="0092110F">
          <w:rPr>
            <w:rFonts w:ascii="Times New Roman" w:hAnsi="Times New Roman" w:cs="Times New Roman"/>
            <w:sz w:val="24"/>
            <w:szCs w:val="24"/>
          </w:rPr>
          <w:t xml:space="preserve">the Evening Host </w:t>
        </w:r>
        <w:r w:rsidR="00B202C8">
          <w:rPr>
            <w:rFonts w:ascii="Times New Roman" w:hAnsi="Times New Roman" w:cs="Times New Roman"/>
            <w:sz w:val="24"/>
            <w:szCs w:val="24"/>
          </w:rPr>
          <w:t xml:space="preserve">who </w:t>
        </w:r>
        <w:r w:rsidRPr="0092110F">
          <w:rPr>
            <w:rFonts w:ascii="Times New Roman" w:hAnsi="Times New Roman" w:cs="Times New Roman"/>
            <w:sz w:val="24"/>
            <w:szCs w:val="24"/>
          </w:rPr>
          <w:t>arrives at 5 PM.</w:t>
        </w:r>
      </w:ins>
      <w:del w:id="14" w:author="Author">
        <w:r w:rsidR="00B509D5" w:rsidRPr="00574F11">
          <w:rPr>
            <w:rFonts w:ascii="Times New Roman" w:hAnsi="Times New Roman"/>
            <w:b/>
          </w:rPr>
          <w:tab/>
        </w:r>
        <w:r w:rsidR="00B509D5" w:rsidRPr="00574F11">
          <w:rPr>
            <w:rFonts w:ascii="Times New Roman" w:hAnsi="Times New Roman"/>
            <w:b/>
          </w:rPr>
          <w:tab/>
        </w:r>
        <w:r w:rsidR="00B509D5" w:rsidRPr="00574F11">
          <w:rPr>
            <w:rFonts w:ascii="Times New Roman" w:hAnsi="Times New Roman"/>
            <w:b/>
          </w:rPr>
          <w:tab/>
          <w:delText xml:space="preserve">   </w:delText>
        </w:r>
        <w:r w:rsidR="00B509D5" w:rsidRPr="00574F11">
          <w:rPr>
            <w:rFonts w:ascii="Times New Roman" w:hAnsi="Times New Roman"/>
            <w:b/>
          </w:rPr>
          <w:tab/>
          <w:delText xml:space="preserve">                      </w:delText>
        </w:r>
        <w:r w:rsidR="00574F11">
          <w:rPr>
            <w:rFonts w:ascii="Times New Roman" w:hAnsi="Times New Roman"/>
            <w:b/>
          </w:rPr>
          <w:delText>Operating</w:delText>
        </w:r>
        <w:r w:rsidR="00B509D5" w:rsidRPr="00574F11">
          <w:rPr>
            <w:rFonts w:ascii="Times New Roman" w:hAnsi="Times New Roman"/>
            <w:b/>
          </w:rPr>
          <w:delText xml:space="preserve"> Policy No. 2024</w:delText>
        </w:r>
      </w:del>
    </w:p>
    <w:p w14:paraId="7B8F5A2E" w14:textId="027BF33D" w:rsidR="00B509D5" w:rsidRPr="00574F11" w:rsidRDefault="00B509D5" w:rsidP="00AE2C2C">
      <w:pPr>
        <w:jc w:val="right"/>
        <w:rPr>
          <w:del w:id="15" w:author="Author"/>
          <w:rFonts w:ascii="Times New Roman" w:hAnsi="Times New Roman"/>
        </w:rPr>
      </w:pPr>
      <w:del w:id="16" w:author="Author">
        <w:r w:rsidRPr="00574F11">
          <w:rPr>
            <w:rFonts w:ascii="Times New Roman" w:hAnsi="Times New Roman"/>
            <w:b/>
          </w:rPr>
          <w:delText xml:space="preserve"> </w:delText>
        </w:r>
        <w:r w:rsidR="00AE2C2C">
          <w:rPr>
            <w:rFonts w:ascii="Times New Roman" w:hAnsi="Times New Roman"/>
            <w:b/>
          </w:rPr>
          <w:delText>Instruction</w:delText>
        </w:r>
      </w:del>
    </w:p>
    <w:p w14:paraId="45839950" w14:textId="651910C3" w:rsidR="00B509D5" w:rsidRDefault="00B509D5" w:rsidP="00B509D5">
      <w:pPr>
        <w:jc w:val="both"/>
        <w:rPr>
          <w:del w:id="17" w:author="Author"/>
          <w:rFonts w:ascii="Times New Roman" w:hAnsi="Times New Roman"/>
        </w:rPr>
      </w:pPr>
    </w:p>
    <w:p w14:paraId="0DA4E382" w14:textId="60CEA1CF" w:rsidR="00574F11" w:rsidRPr="00574F11" w:rsidRDefault="00574F11" w:rsidP="00574F11">
      <w:pPr>
        <w:jc w:val="center"/>
        <w:rPr>
          <w:del w:id="18" w:author="Author"/>
          <w:rFonts w:ascii="Times New Roman" w:hAnsi="Times New Roman"/>
        </w:rPr>
      </w:pPr>
      <w:del w:id="19" w:author="Author">
        <w:r w:rsidRPr="00574F11">
          <w:rPr>
            <w:rFonts w:ascii="Times New Roman" w:hAnsi="Times New Roman"/>
            <w:b/>
          </w:rPr>
          <w:delText>ONLINE LEARNING</w:delText>
        </w:r>
      </w:del>
    </w:p>
    <w:p w14:paraId="71D40F1A" w14:textId="77777777" w:rsidR="00AE2C2C" w:rsidRDefault="00AE2C2C" w:rsidP="00B509D5">
      <w:pPr>
        <w:jc w:val="both"/>
        <w:rPr>
          <w:del w:id="20" w:author="Author"/>
          <w:rFonts w:ascii="Times New Roman" w:hAnsi="Times New Roman"/>
        </w:rPr>
      </w:pPr>
    </w:p>
    <w:p w14:paraId="649D5C9D" w14:textId="40E422E5" w:rsidR="00B509D5" w:rsidRPr="00B16D43" w:rsidRDefault="00AE2C2C" w:rsidP="004B24EC">
      <w:pPr>
        <w:rPr>
          <w:del w:id="21" w:author="Author"/>
          <w:rFonts w:ascii="Times New Roman" w:hAnsi="Times New Roman"/>
        </w:rPr>
      </w:pPr>
      <w:del w:id="22" w:author="Author">
        <w:r>
          <w:rPr>
            <w:rFonts w:ascii="Times New Roman" w:hAnsi="Times New Roman"/>
          </w:rPr>
          <w:delText xml:space="preserve">Puget Sound Educational Service District (PSESD) </w:delText>
        </w:r>
        <w:r w:rsidR="00B509D5" w:rsidRPr="00B16D43">
          <w:rPr>
            <w:rFonts w:ascii="Times New Roman" w:hAnsi="Times New Roman"/>
          </w:rPr>
          <w:delText xml:space="preserve">believes that a variety of learning options, including online courses and programs, are critical for 21st Century learners. </w:delText>
        </w:r>
        <w:r>
          <w:rPr>
            <w:rFonts w:ascii="Times New Roman" w:hAnsi="Times New Roman"/>
          </w:rPr>
          <w:delText>The ESD</w:delText>
        </w:r>
        <w:r w:rsidR="00B509D5" w:rsidRPr="00B16D43">
          <w:rPr>
            <w:rFonts w:ascii="Times New Roman" w:hAnsi="Times New Roman"/>
          </w:rPr>
          <w:delText xml:space="preserve"> recognizes that the online learning environment provides students with unique opportunities to become self-disciplined learners with life-long learning skills. </w:delText>
        </w:r>
        <w:r>
          <w:rPr>
            <w:rFonts w:ascii="Times New Roman" w:hAnsi="Times New Roman"/>
          </w:rPr>
          <w:delText>O</w:delText>
        </w:r>
        <w:r w:rsidR="00B509D5" w:rsidRPr="00B16D43">
          <w:rPr>
            <w:rFonts w:ascii="Times New Roman" w:hAnsi="Times New Roman"/>
          </w:rPr>
          <w:delText>nline learning provides unique and valuable opportunities for students to access curriculum and specialized courses in a flexible learning environment that might not otherwise be available.</w:delText>
        </w:r>
      </w:del>
    </w:p>
    <w:p w14:paraId="03F6E8FA" w14:textId="77777777" w:rsidR="00B509D5" w:rsidRPr="00B16D43" w:rsidRDefault="00B509D5" w:rsidP="004B24EC">
      <w:pPr>
        <w:rPr>
          <w:del w:id="23" w:author="Author"/>
          <w:rFonts w:ascii="Times New Roman" w:hAnsi="Times New Roman"/>
        </w:rPr>
      </w:pPr>
    </w:p>
    <w:p w14:paraId="32546E8D" w14:textId="39343F16" w:rsidR="00B509D5" w:rsidRPr="00B16D43" w:rsidRDefault="00AE2C2C" w:rsidP="004B24EC">
      <w:pPr>
        <w:rPr>
          <w:del w:id="24" w:author="Author"/>
          <w:rFonts w:ascii="Times New Roman" w:hAnsi="Times New Roman"/>
        </w:rPr>
      </w:pPr>
      <w:del w:id="25" w:author="Author">
        <w:r>
          <w:rPr>
            <w:rFonts w:ascii="Times New Roman" w:hAnsi="Times New Roman"/>
          </w:rPr>
          <w:delText xml:space="preserve">PSESD </w:delText>
        </w:r>
        <w:r w:rsidR="00B509D5" w:rsidRPr="00B16D43">
          <w:rPr>
            <w:rFonts w:ascii="Times New Roman" w:hAnsi="Times New Roman"/>
          </w:rPr>
          <w:delText xml:space="preserve">supports a range of online learning opportunities that are equally accessible to all students </w:delText>
        </w:r>
        <w:r>
          <w:rPr>
            <w:rFonts w:ascii="Times New Roman" w:hAnsi="Times New Roman"/>
          </w:rPr>
          <w:delText xml:space="preserve">served </w:delText>
        </w:r>
        <w:r w:rsidR="00B509D5" w:rsidRPr="00B16D43">
          <w:rPr>
            <w:rFonts w:ascii="Times New Roman" w:hAnsi="Times New Roman"/>
          </w:rPr>
          <w:delText xml:space="preserve">in </w:delText>
        </w:r>
        <w:r>
          <w:rPr>
            <w:rFonts w:ascii="Times New Roman" w:hAnsi="Times New Roman"/>
          </w:rPr>
          <w:delText>PSESD programs</w:delText>
        </w:r>
        <w:r w:rsidR="005D737F">
          <w:rPr>
            <w:rFonts w:ascii="Times New Roman" w:hAnsi="Times New Roman"/>
          </w:rPr>
          <w:delText xml:space="preserve"> </w:delText>
        </w:r>
        <w:r>
          <w:rPr>
            <w:rFonts w:ascii="Times New Roman" w:hAnsi="Times New Roman"/>
          </w:rPr>
          <w:delText>and will</w:delText>
        </w:r>
        <w:r w:rsidR="00B509D5" w:rsidRPr="00B16D43">
          <w:rPr>
            <w:rFonts w:ascii="Times New Roman" w:hAnsi="Times New Roman"/>
          </w:rPr>
          <w:delText xml:space="preserve"> provide information to </w:delText>
        </w:r>
        <w:r>
          <w:rPr>
            <w:rFonts w:ascii="Times New Roman" w:hAnsi="Times New Roman"/>
          </w:rPr>
          <w:delText xml:space="preserve">students, </w:delText>
        </w:r>
        <w:r w:rsidR="00B509D5" w:rsidRPr="00B16D43">
          <w:rPr>
            <w:rFonts w:ascii="Times New Roman" w:hAnsi="Times New Roman"/>
          </w:rPr>
          <w:delText>parent or guardians</w:delText>
        </w:r>
        <w:r>
          <w:rPr>
            <w:rFonts w:ascii="Times New Roman" w:hAnsi="Times New Roman"/>
          </w:rPr>
          <w:delText xml:space="preserve"> of those students </w:delText>
        </w:r>
        <w:r w:rsidR="00B509D5" w:rsidRPr="00B16D43">
          <w:rPr>
            <w:rFonts w:ascii="Times New Roman" w:hAnsi="Times New Roman"/>
          </w:rPr>
          <w:delText>regarding online learning options and the guidelines for participation.</w:delText>
        </w:r>
      </w:del>
    </w:p>
    <w:p w14:paraId="6C21E5BF" w14:textId="5258AB9E" w:rsidR="00B509D5" w:rsidRDefault="00B509D5" w:rsidP="00B509D5">
      <w:pPr>
        <w:jc w:val="both"/>
        <w:rPr>
          <w:del w:id="26" w:author="Author"/>
          <w:rFonts w:ascii="Times New Roman" w:hAnsi="Times New Roman"/>
        </w:rPr>
      </w:pPr>
    </w:p>
    <w:p w14:paraId="26353625" w14:textId="77777777" w:rsidR="005C2C9D" w:rsidRPr="00B16D43" w:rsidRDefault="005C2C9D" w:rsidP="005C2C9D">
      <w:pPr>
        <w:jc w:val="both"/>
        <w:rPr>
          <w:del w:id="27" w:author="Author"/>
          <w:rFonts w:ascii="Times New Roman" w:hAnsi="Times New Roman"/>
        </w:rPr>
      </w:pPr>
    </w:p>
    <w:p w14:paraId="626AF006" w14:textId="2EC57A40" w:rsidR="005C2C9D" w:rsidRDefault="005C2C9D" w:rsidP="005C2C9D">
      <w:pPr>
        <w:jc w:val="both"/>
        <w:rPr>
          <w:del w:id="28" w:author="Author"/>
          <w:rFonts w:ascii="Times New Roman" w:hAnsi="Times New Roman"/>
        </w:rPr>
      </w:pPr>
      <w:del w:id="29" w:author="Author">
        <w:r w:rsidRPr="00B16D43">
          <w:rPr>
            <w:rFonts w:ascii="Times New Roman" w:hAnsi="Times New Roman"/>
          </w:rPr>
          <w:delText>Adopt</w:delText>
        </w:r>
        <w:r>
          <w:rPr>
            <w:rFonts w:ascii="Times New Roman" w:hAnsi="Times New Roman"/>
          </w:rPr>
          <w:delText>ed</w:delText>
        </w:r>
        <w:r w:rsidRPr="00B16D43">
          <w:rPr>
            <w:rFonts w:ascii="Times New Roman" w:hAnsi="Times New Roman"/>
          </w:rPr>
          <w:delText>: October 2014</w:delText>
        </w:r>
      </w:del>
    </w:p>
    <w:p w14:paraId="68EFC1AA" w14:textId="70370524" w:rsidR="006B343A" w:rsidRDefault="006B343A" w:rsidP="005C2C9D">
      <w:pPr>
        <w:jc w:val="both"/>
        <w:rPr>
          <w:del w:id="30" w:author="Author"/>
          <w:rFonts w:ascii="Times New Roman" w:hAnsi="Times New Roman"/>
        </w:rPr>
      </w:pPr>
      <w:del w:id="31" w:author="Author">
        <w:r>
          <w:rPr>
            <w:rFonts w:ascii="Times New Roman" w:hAnsi="Times New Roman"/>
          </w:rPr>
          <w:delText xml:space="preserve">Revised:  </w:delText>
        </w:r>
        <w:r w:rsidR="004B24EC">
          <w:rPr>
            <w:rFonts w:ascii="Times New Roman" w:hAnsi="Times New Roman"/>
          </w:rPr>
          <w:delText>March</w:delText>
        </w:r>
        <w:r>
          <w:rPr>
            <w:rFonts w:ascii="Times New Roman" w:hAnsi="Times New Roman"/>
          </w:rPr>
          <w:delText xml:space="preserve"> 2019</w:delText>
        </w:r>
      </w:del>
    </w:p>
    <w:p w14:paraId="04E1E2AB" w14:textId="1B7FD142" w:rsidR="005C2C9D" w:rsidRDefault="005C2C9D" w:rsidP="005C2C9D">
      <w:pPr>
        <w:jc w:val="both"/>
        <w:rPr>
          <w:del w:id="32" w:author="Author"/>
          <w:rFonts w:ascii="Times New Roman" w:hAnsi="Times New Roman"/>
        </w:rPr>
      </w:pPr>
    </w:p>
    <w:p w14:paraId="118B87D4" w14:textId="27B6A5DF" w:rsidR="005C2C9D" w:rsidRDefault="005C2C9D" w:rsidP="005C2C9D">
      <w:pPr>
        <w:jc w:val="both"/>
        <w:rPr>
          <w:del w:id="33" w:author="Author"/>
          <w:rFonts w:ascii="Times New Roman" w:hAnsi="Times New Roman"/>
        </w:rPr>
      </w:pPr>
      <w:del w:id="34" w:author="Author">
        <w:r>
          <w:rPr>
            <w:rFonts w:ascii="Times New Roman" w:hAnsi="Times New Roman"/>
          </w:rPr>
          <w:delText>Relevant Board Governance Policy:</w:delText>
        </w:r>
        <w:r w:rsidR="005D737F">
          <w:rPr>
            <w:rFonts w:ascii="Times New Roman" w:hAnsi="Times New Roman"/>
          </w:rPr>
          <w:delText xml:space="preserve">  </w:delText>
        </w:r>
        <w:r>
          <w:rPr>
            <w:rFonts w:ascii="Times New Roman" w:hAnsi="Times New Roman"/>
          </w:rPr>
          <w:delText>EL 3 Treatment of Stakeholders</w:delText>
        </w:r>
      </w:del>
    </w:p>
    <w:p w14:paraId="566B0F34" w14:textId="57FF4F1E" w:rsidR="005C2C9D" w:rsidRDefault="005C2C9D" w:rsidP="005C2C9D">
      <w:pPr>
        <w:jc w:val="both"/>
        <w:rPr>
          <w:del w:id="35" w:author="Author"/>
          <w:rFonts w:ascii="Times New Roman" w:hAnsi="Times New Roman"/>
        </w:rPr>
      </w:pPr>
    </w:p>
    <w:p w14:paraId="788B1C38" w14:textId="65257C99" w:rsidR="005C2C9D" w:rsidRPr="00B16D43" w:rsidRDefault="005C2C9D" w:rsidP="005C2C9D">
      <w:pPr>
        <w:jc w:val="both"/>
        <w:rPr>
          <w:del w:id="36" w:author="Author"/>
          <w:rFonts w:ascii="Times New Roman" w:hAnsi="Times New Roman"/>
        </w:rPr>
      </w:pPr>
      <w:del w:id="37" w:author="Author">
        <w:r>
          <w:rPr>
            <w:rFonts w:ascii="Times New Roman" w:hAnsi="Times New Roman"/>
          </w:rPr>
          <w:delText>Cross References:</w:delText>
        </w:r>
        <w:r w:rsidR="005D737F">
          <w:rPr>
            <w:rFonts w:ascii="Times New Roman" w:hAnsi="Times New Roman"/>
          </w:rPr>
          <w:delText xml:space="preserve">  </w:delText>
        </w:r>
        <w:r>
          <w:rPr>
            <w:rFonts w:ascii="Times New Roman" w:hAnsi="Times New Roman"/>
          </w:rPr>
          <w:delText>Operating Policy No.</w:delText>
        </w:r>
        <w:r w:rsidR="003D3DF7">
          <w:rPr>
            <w:rFonts w:ascii="Times New Roman" w:hAnsi="Times New Roman"/>
          </w:rPr>
          <w:delText xml:space="preserve"> </w:delText>
        </w:r>
        <w:r>
          <w:rPr>
            <w:rFonts w:ascii="Times New Roman" w:hAnsi="Times New Roman"/>
          </w:rPr>
          <w:delText>2022 Use of Electronic Resources</w:delText>
        </w:r>
      </w:del>
    </w:p>
    <w:p w14:paraId="2EBC9B00" w14:textId="77777777" w:rsidR="00AE2C2C" w:rsidRPr="00B16D43" w:rsidRDefault="00AE2C2C" w:rsidP="00B509D5">
      <w:pPr>
        <w:jc w:val="both"/>
        <w:rPr>
          <w:del w:id="38" w:author="Author"/>
          <w:rFonts w:ascii="Times New Roman" w:hAnsi="Times New Roman"/>
        </w:rPr>
      </w:pPr>
    </w:p>
    <w:p w14:paraId="6B77B803" w14:textId="77777777" w:rsidR="00B509D5" w:rsidRPr="00B16D43" w:rsidRDefault="00B509D5" w:rsidP="00B509D5">
      <w:pPr>
        <w:tabs>
          <w:tab w:val="left" w:pos="2160"/>
          <w:tab w:val="left" w:pos="4320"/>
        </w:tabs>
        <w:ind w:left="4320" w:right="-54" w:hanging="4320"/>
        <w:rPr>
          <w:del w:id="39" w:author="Author"/>
          <w:rFonts w:ascii="Times New Roman" w:hAnsi="Times New Roman"/>
        </w:rPr>
      </w:pPr>
      <w:del w:id="40" w:author="Author">
        <w:r w:rsidRPr="00B16D43">
          <w:rPr>
            <w:rFonts w:ascii="Times New Roman" w:hAnsi="Times New Roman"/>
          </w:rPr>
          <w:delText xml:space="preserve">Legal References: </w:delText>
        </w:r>
        <w:r w:rsidRPr="00B16D43">
          <w:rPr>
            <w:rFonts w:ascii="Times New Roman" w:hAnsi="Times New Roman"/>
          </w:rPr>
          <w:tab/>
          <w:delText xml:space="preserve">RCW 28A.150.220 </w:delText>
        </w:r>
        <w:r w:rsidRPr="00B16D43">
          <w:rPr>
            <w:rFonts w:ascii="Times New Roman" w:hAnsi="Times New Roman"/>
          </w:rPr>
          <w:tab/>
          <w:delText>Basic Education–Minimum instructional requirements–           Program accessibility–Rules</w:delText>
        </w:r>
      </w:del>
    </w:p>
    <w:p w14:paraId="6ADB2D05" w14:textId="77777777" w:rsidR="00B509D5" w:rsidRPr="00B16D43" w:rsidRDefault="00B509D5" w:rsidP="00B509D5">
      <w:pPr>
        <w:ind w:left="4320" w:hanging="2160"/>
        <w:rPr>
          <w:del w:id="41" w:author="Author"/>
          <w:rFonts w:ascii="Times New Roman" w:hAnsi="Times New Roman"/>
        </w:rPr>
      </w:pPr>
      <w:del w:id="42" w:author="Author">
        <w:r w:rsidRPr="00B16D43">
          <w:rPr>
            <w:rFonts w:ascii="Times New Roman" w:hAnsi="Times New Roman"/>
          </w:rPr>
          <w:delText xml:space="preserve">RCW 28A.150.262 </w:delText>
        </w:r>
        <w:r w:rsidRPr="00B16D43">
          <w:rPr>
            <w:rFonts w:ascii="Times New Roman" w:hAnsi="Times New Roman"/>
          </w:rPr>
          <w:tab/>
          <w:delText>Defining full-time equivalent student–Students receiving instruction through alternative learning experience online programs–Requirements–Rules</w:delText>
        </w:r>
      </w:del>
    </w:p>
    <w:p w14:paraId="755B023D" w14:textId="77777777" w:rsidR="00B509D5" w:rsidRPr="00B16D43" w:rsidRDefault="00B509D5" w:rsidP="00B509D5">
      <w:pPr>
        <w:ind w:left="1440" w:firstLine="720"/>
        <w:rPr>
          <w:del w:id="43" w:author="Author"/>
          <w:rFonts w:ascii="Times New Roman" w:hAnsi="Times New Roman"/>
        </w:rPr>
      </w:pPr>
      <w:del w:id="44" w:author="Author">
        <w:r w:rsidRPr="00B16D43">
          <w:rPr>
            <w:rFonts w:ascii="Times New Roman" w:hAnsi="Times New Roman"/>
          </w:rPr>
          <w:delText xml:space="preserve">RCW 28A.225   </w:delText>
        </w:r>
        <w:r w:rsidRPr="00B16D43">
          <w:rPr>
            <w:rFonts w:ascii="Times New Roman" w:hAnsi="Times New Roman"/>
          </w:rPr>
          <w:tab/>
          <w:delText>Compulsory School Attendance and Admission</w:delText>
        </w:r>
      </w:del>
    </w:p>
    <w:p w14:paraId="3F71CDE1" w14:textId="77777777" w:rsidR="00B509D5" w:rsidRPr="00B16D43" w:rsidRDefault="00B509D5" w:rsidP="00B509D5">
      <w:pPr>
        <w:ind w:left="4320" w:hanging="2160"/>
        <w:rPr>
          <w:del w:id="45" w:author="Author"/>
          <w:rFonts w:ascii="Times New Roman" w:hAnsi="Times New Roman"/>
        </w:rPr>
      </w:pPr>
      <w:del w:id="46" w:author="Author">
        <w:r w:rsidRPr="00B16D43">
          <w:rPr>
            <w:rFonts w:ascii="Times New Roman" w:hAnsi="Times New Roman"/>
          </w:rPr>
          <w:delText xml:space="preserve">RCW 28A.230.090 </w:delText>
        </w:r>
        <w:r w:rsidRPr="00B16D43">
          <w:rPr>
            <w:rFonts w:ascii="Times New Roman" w:hAnsi="Times New Roman"/>
          </w:rPr>
          <w:tab/>
          <w:delText>High school graduation requirements or equivalencies–Reevaluation of graduation requirements–Review and authorization of proposed changes– Credit for courses taken before attending high school–Postsecondary credit equivalencies.</w:delText>
        </w:r>
      </w:del>
    </w:p>
    <w:p w14:paraId="0BF403FD" w14:textId="77777777" w:rsidR="00B509D5" w:rsidRPr="00B16D43" w:rsidRDefault="00B509D5" w:rsidP="00B509D5">
      <w:pPr>
        <w:ind w:left="1440" w:firstLine="720"/>
        <w:rPr>
          <w:del w:id="47" w:author="Author"/>
          <w:rFonts w:ascii="Times New Roman" w:hAnsi="Times New Roman"/>
        </w:rPr>
      </w:pPr>
      <w:del w:id="48" w:author="Author">
        <w:r w:rsidRPr="00B16D43">
          <w:rPr>
            <w:rFonts w:ascii="Times New Roman" w:hAnsi="Times New Roman"/>
          </w:rPr>
          <w:delText xml:space="preserve">RCW 28A.250 </w:delText>
        </w:r>
        <w:r w:rsidRPr="00B16D43">
          <w:rPr>
            <w:rFonts w:ascii="Times New Roman" w:hAnsi="Times New Roman"/>
          </w:rPr>
          <w:tab/>
        </w:r>
        <w:r w:rsidRPr="00B16D43">
          <w:rPr>
            <w:rFonts w:ascii="Times New Roman" w:hAnsi="Times New Roman"/>
          </w:rPr>
          <w:tab/>
          <w:delText>Online Learning</w:delText>
        </w:r>
      </w:del>
    </w:p>
    <w:p w14:paraId="2B49ACD2" w14:textId="77777777" w:rsidR="00B509D5" w:rsidRPr="00B16D43" w:rsidRDefault="00B509D5" w:rsidP="00B509D5">
      <w:pPr>
        <w:ind w:left="4320" w:hanging="2160"/>
        <w:rPr>
          <w:del w:id="49" w:author="Author"/>
          <w:rFonts w:ascii="Times New Roman" w:hAnsi="Times New Roman"/>
        </w:rPr>
      </w:pPr>
      <w:del w:id="50" w:author="Author">
        <w:r w:rsidRPr="00B16D43">
          <w:rPr>
            <w:rFonts w:ascii="Times New Roman" w:hAnsi="Times New Roman"/>
          </w:rPr>
          <w:delText xml:space="preserve">RCW 28A.320.035 </w:delText>
        </w:r>
        <w:r w:rsidRPr="00B16D43">
          <w:rPr>
            <w:rFonts w:ascii="Times New Roman" w:hAnsi="Times New Roman"/>
          </w:rPr>
          <w:tab/>
          <w:delText>Contracting out–Board’s powers and duties–Goods and services</w:delText>
        </w:r>
      </w:del>
    </w:p>
    <w:p w14:paraId="4477B8B3" w14:textId="77777777" w:rsidR="00B509D5" w:rsidRPr="00B16D43" w:rsidRDefault="00B509D5" w:rsidP="00B509D5">
      <w:pPr>
        <w:ind w:left="2160"/>
        <w:rPr>
          <w:del w:id="51" w:author="Author"/>
          <w:rFonts w:ascii="Times New Roman" w:hAnsi="Times New Roman"/>
        </w:rPr>
      </w:pPr>
      <w:del w:id="52" w:author="Author">
        <w:r w:rsidRPr="00B16D43">
          <w:rPr>
            <w:rFonts w:ascii="Times New Roman" w:hAnsi="Times New Roman"/>
          </w:rPr>
          <w:delText xml:space="preserve">WAC 180-51 </w:delText>
        </w:r>
        <w:r w:rsidRPr="00B16D43">
          <w:rPr>
            <w:rFonts w:ascii="Times New Roman" w:hAnsi="Times New Roman"/>
          </w:rPr>
          <w:tab/>
        </w:r>
        <w:r w:rsidRPr="00B16D43">
          <w:rPr>
            <w:rFonts w:ascii="Times New Roman" w:hAnsi="Times New Roman"/>
          </w:rPr>
          <w:tab/>
          <w:delText>High school graduation requirements</w:delText>
        </w:r>
      </w:del>
    </w:p>
    <w:p w14:paraId="3FF57EA6" w14:textId="77777777" w:rsidR="00B509D5" w:rsidRPr="00B16D43" w:rsidRDefault="00B509D5" w:rsidP="00B509D5">
      <w:pPr>
        <w:ind w:left="2160"/>
        <w:rPr>
          <w:del w:id="53" w:author="Author"/>
          <w:rFonts w:ascii="Times New Roman" w:hAnsi="Times New Roman"/>
        </w:rPr>
      </w:pPr>
      <w:del w:id="54" w:author="Author">
        <w:r w:rsidRPr="00B16D43">
          <w:rPr>
            <w:rFonts w:ascii="Times New Roman" w:hAnsi="Times New Roman"/>
          </w:rPr>
          <w:delText xml:space="preserve">WAC 392-121-182 </w:delText>
        </w:r>
        <w:r w:rsidRPr="00B16D43">
          <w:rPr>
            <w:rFonts w:ascii="Times New Roman" w:hAnsi="Times New Roman"/>
          </w:rPr>
          <w:tab/>
          <w:delText>Alternative learning experience requirements</w:delText>
        </w:r>
      </w:del>
    </w:p>
    <w:p w14:paraId="4808750E" w14:textId="77777777" w:rsidR="00B509D5" w:rsidRPr="00B16D43" w:rsidRDefault="00B509D5" w:rsidP="00B509D5">
      <w:pPr>
        <w:ind w:left="2160"/>
        <w:rPr>
          <w:del w:id="55" w:author="Author"/>
          <w:rFonts w:ascii="Times New Roman" w:hAnsi="Times New Roman"/>
        </w:rPr>
      </w:pPr>
      <w:del w:id="56" w:author="Author">
        <w:r w:rsidRPr="00B16D43">
          <w:rPr>
            <w:rFonts w:ascii="Times New Roman" w:hAnsi="Times New Roman"/>
          </w:rPr>
          <w:delText xml:space="preserve">WAC 392-121-188 </w:delText>
        </w:r>
        <w:r w:rsidRPr="00B16D43">
          <w:rPr>
            <w:rFonts w:ascii="Times New Roman" w:hAnsi="Times New Roman"/>
          </w:rPr>
          <w:tab/>
          <w:delText>Instruction provided under contract</w:delText>
        </w:r>
      </w:del>
    </w:p>
    <w:p w14:paraId="077F7042" w14:textId="77777777" w:rsidR="00B509D5" w:rsidRPr="00B16D43" w:rsidRDefault="00B509D5" w:rsidP="00B509D5">
      <w:pPr>
        <w:ind w:left="4320" w:hanging="2160"/>
        <w:rPr>
          <w:del w:id="57" w:author="Author"/>
          <w:rFonts w:ascii="Times New Roman" w:hAnsi="Times New Roman"/>
        </w:rPr>
      </w:pPr>
      <w:del w:id="58" w:author="Author">
        <w:r w:rsidRPr="00B16D43">
          <w:rPr>
            <w:rFonts w:ascii="Times New Roman" w:hAnsi="Times New Roman"/>
          </w:rPr>
          <w:delText xml:space="preserve">WAC 392-410-310 </w:delText>
        </w:r>
        <w:r w:rsidRPr="00B16D43">
          <w:rPr>
            <w:rFonts w:ascii="Times New Roman" w:hAnsi="Times New Roman"/>
          </w:rPr>
          <w:tab/>
          <w:delText>Equivalency course of study–Credit for correspondence courses, electronically mediated courses, and college courses.</w:delText>
        </w:r>
      </w:del>
    </w:p>
    <w:p w14:paraId="3F02431B" w14:textId="00768227" w:rsidR="00B509D5" w:rsidRPr="00B16D43" w:rsidRDefault="00B509D5" w:rsidP="005D737F">
      <w:pPr>
        <w:ind w:left="4320" w:hanging="2160"/>
        <w:rPr>
          <w:del w:id="59" w:author="Author"/>
          <w:rFonts w:ascii="Times New Roman" w:hAnsi="Times New Roman"/>
        </w:rPr>
      </w:pPr>
      <w:del w:id="60" w:author="Author">
        <w:r w:rsidRPr="00B16D43">
          <w:rPr>
            <w:rFonts w:ascii="Times New Roman" w:hAnsi="Times New Roman"/>
          </w:rPr>
          <w:delText xml:space="preserve">WAC 392-502 </w:delText>
        </w:r>
        <w:r w:rsidRPr="00B16D43">
          <w:rPr>
            <w:rFonts w:ascii="Times New Roman" w:hAnsi="Times New Roman"/>
          </w:rPr>
          <w:tab/>
          <w:delText xml:space="preserve">Online Learning–Approval of multidistrict online providers </w:delText>
        </w:r>
      </w:del>
    </w:p>
    <w:p w14:paraId="54D54650" w14:textId="77777777" w:rsidR="00B509D5" w:rsidRPr="00B16D43" w:rsidRDefault="00B509D5" w:rsidP="00B509D5">
      <w:pPr>
        <w:jc w:val="both"/>
        <w:rPr>
          <w:del w:id="61" w:author="Author"/>
          <w:rFonts w:ascii="Times New Roman" w:hAnsi="Times New Roman"/>
        </w:rPr>
      </w:pPr>
    </w:p>
    <w:p w14:paraId="14F74D4C" w14:textId="77777777" w:rsidR="00B509D5" w:rsidRPr="00490BF0" w:rsidRDefault="00B509D5" w:rsidP="00490BF0">
      <w:pPr>
        <w:spacing w:line="276" w:lineRule="auto"/>
        <w:rPr>
          <w:rFonts w:ascii="Times New Roman" w:hAnsi="Times New Roman"/>
          <w:sz w:val="24"/>
          <w:rPrChange w:id="62" w:author="Author">
            <w:rPr>
              <w:rFonts w:ascii="Times New Roman" w:hAnsi="Times New Roman"/>
              <w:sz w:val="22"/>
            </w:rPr>
          </w:rPrChange>
        </w:rPr>
        <w:pPrChange w:id="63" w:author="Author">
          <w:pPr>
            <w:jc w:val="both"/>
          </w:pPr>
        </w:pPrChange>
      </w:pPr>
    </w:p>
    <w:p w14:paraId="6E5D151A" w14:textId="77777777" w:rsidR="00B509D5" w:rsidRPr="00490BF0" w:rsidRDefault="00B509D5" w:rsidP="00490BF0">
      <w:pPr>
        <w:rPr>
          <w:rPrChange w:id="64" w:author="Author">
            <w:rPr>
              <w:rFonts w:ascii="Times New Roman" w:hAnsi="Times New Roman"/>
              <w:sz w:val="22"/>
            </w:rPr>
          </w:rPrChange>
        </w:rPr>
        <w:pPrChange w:id="65" w:author="Author">
          <w:pPr>
            <w:jc w:val="both"/>
          </w:pPr>
        </w:pPrChange>
      </w:pPr>
    </w:p>
    <w:p w14:paraId="03FF8501" w14:textId="77777777" w:rsidR="00B509D5" w:rsidRPr="00490BF0" w:rsidRDefault="00B509D5" w:rsidP="00490BF0">
      <w:pPr>
        <w:rPr>
          <w:rPrChange w:id="66" w:author="Author">
            <w:rPr>
              <w:rFonts w:ascii="Times New Roman" w:hAnsi="Times New Roman"/>
              <w:sz w:val="22"/>
            </w:rPr>
          </w:rPrChange>
        </w:rPr>
        <w:pPrChange w:id="67" w:author="Author">
          <w:pPr>
            <w:jc w:val="both"/>
          </w:pPr>
        </w:pPrChange>
      </w:pPr>
    </w:p>
    <w:p w14:paraId="7397E8FB" w14:textId="2F3466C9" w:rsidR="005B799E" w:rsidRPr="00490BF0" w:rsidRDefault="005B799E" w:rsidP="00490BF0">
      <w:pPr>
        <w:rPr>
          <w:rPrChange w:id="68" w:author="Author">
            <w:rPr>
              <w:sz w:val="18"/>
              <w:szCs w:val="18"/>
            </w:rPr>
          </w:rPrChange>
        </w:rPr>
        <w:pPrChange w:id="69" w:author="Author">
          <w:pPr>
            <w:pStyle w:val="NormalWeb"/>
          </w:pPr>
        </w:pPrChange>
      </w:pPr>
    </w:p>
    <w:sectPr w:rsidR="005B799E" w:rsidRPr="00490BF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2B9715" w14:textId="77777777" w:rsidR="001128F8" w:rsidRDefault="001128F8" w:rsidP="00490BF0">
      <w:pPr>
        <w:spacing w:before="0" w:after="0"/>
        <w:pPrChange w:id="3" w:author="Author">
          <w:pPr/>
        </w:pPrChange>
      </w:pPr>
      <w:r>
        <w:separator/>
      </w:r>
    </w:p>
  </w:endnote>
  <w:endnote w:type="continuationSeparator" w:id="0">
    <w:p w14:paraId="319A14FE" w14:textId="77777777" w:rsidR="001128F8" w:rsidRDefault="001128F8" w:rsidP="00490BF0">
      <w:pPr>
        <w:spacing w:before="0" w:after="0"/>
        <w:pPrChange w:id="4" w:author="Author">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81D41" w14:textId="77777777" w:rsidR="009A203C" w:rsidRDefault="009A203C" w:rsidP="00490BF0">
    <w:pPr>
      <w:pStyle w:val="HeaderChar"/>
      <w:pPrChange w:id="70" w:author="Author">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77986" w14:textId="77777777" w:rsidR="009A203C" w:rsidRDefault="009A203C" w:rsidP="00490BF0">
    <w:pPr>
      <w:pStyle w:val="HeaderChar"/>
      <w:pPrChange w:id="71" w:author="Author">
        <w:pPr>
          <w:pStyle w:val="Footer"/>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8351D3" w14:textId="77777777" w:rsidR="009A203C" w:rsidRDefault="009A203C" w:rsidP="00490BF0">
    <w:pPr>
      <w:pStyle w:val="HeaderChar"/>
      <w:pPrChange w:id="72" w:author="Author">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CA78F4" w14:textId="77777777" w:rsidR="001128F8" w:rsidRDefault="001128F8" w:rsidP="00490BF0">
      <w:pPr>
        <w:spacing w:before="0" w:after="0"/>
        <w:pPrChange w:id="1" w:author="Author">
          <w:pPr/>
        </w:pPrChange>
      </w:pPr>
      <w:r>
        <w:separator/>
      </w:r>
    </w:p>
  </w:footnote>
  <w:footnote w:type="continuationSeparator" w:id="0">
    <w:p w14:paraId="09E0800D" w14:textId="77777777" w:rsidR="001128F8" w:rsidRDefault="001128F8" w:rsidP="00490BF0">
      <w:pPr>
        <w:spacing w:before="0" w:after="0"/>
        <w:pPrChange w:id="2" w:author="Author">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DC2C0B" w14:textId="77777777" w:rsidR="009A203C" w:rsidRDefault="009A20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1E787E" w14:textId="77777777" w:rsidR="009A203C" w:rsidRDefault="009A20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4AA092" w14:textId="77777777" w:rsidR="009A203C" w:rsidRDefault="009A203C">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removePersonalInformation/>
  <w:removeDateAndTim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50E"/>
    <w:rsid w:val="000F67E1"/>
    <w:rsid w:val="000F74D0"/>
    <w:rsid w:val="00103B10"/>
    <w:rsid w:val="001128F8"/>
    <w:rsid w:val="00293D82"/>
    <w:rsid w:val="003D3DF7"/>
    <w:rsid w:val="00490BF0"/>
    <w:rsid w:val="004B24EC"/>
    <w:rsid w:val="004C701F"/>
    <w:rsid w:val="004E0514"/>
    <w:rsid w:val="00570884"/>
    <w:rsid w:val="00574F11"/>
    <w:rsid w:val="005B799E"/>
    <w:rsid w:val="005C2C9D"/>
    <w:rsid w:val="005D737F"/>
    <w:rsid w:val="005E33BB"/>
    <w:rsid w:val="00600F38"/>
    <w:rsid w:val="006164C6"/>
    <w:rsid w:val="00662889"/>
    <w:rsid w:val="006B343A"/>
    <w:rsid w:val="0074450E"/>
    <w:rsid w:val="008975B0"/>
    <w:rsid w:val="008D7844"/>
    <w:rsid w:val="0092110F"/>
    <w:rsid w:val="0094474D"/>
    <w:rsid w:val="009A203C"/>
    <w:rsid w:val="00A126CC"/>
    <w:rsid w:val="00AE2C2C"/>
    <w:rsid w:val="00B202C8"/>
    <w:rsid w:val="00B509D5"/>
    <w:rsid w:val="00C93EA3"/>
    <w:rsid w:val="00CA4477"/>
    <w:rsid w:val="00D5398D"/>
    <w:rsid w:val="00E371BF"/>
    <w:rsid w:val="00EE27C1"/>
    <w:rsid w:val="00F0342D"/>
    <w:rsid w:val="00FA783E"/>
    <w:rsid w:val="00FB2985"/>
    <w:rsid w:val="00FF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2891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477"/>
    <w:pPr>
      <w:spacing w:before="240" w:after="200"/>
      <w:pPrChange w:id="0" w:author="Author">
        <w:pPr/>
      </w:pPrChange>
    </w:pPr>
    <w:rPr>
      <w:rFonts w:ascii="Calibri" w:eastAsia="Calibri" w:hAnsi="Calibri" w:cs="Calibri"/>
      <w:sz w:val="22"/>
      <w:szCs w:val="22"/>
      <w:rPrChange w:id="0" w:author="Author">
        <w:rPr>
          <w:rFonts w:ascii="Verdana" w:eastAsia="Verdana" w:hAnsi="Verdana"/>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rPr>
      <w:rFonts w:ascii="Verdana" w:eastAsia="Verdana" w:hAnsi="Verdana"/>
      <w:szCs w:val="22"/>
    </w:rPr>
  </w:style>
  <w:style w:type="paragraph" w:styleId="Header">
    <w:name w:val="header"/>
    <w:basedOn w:val="Normal"/>
    <w:link w:val="HeaderChar"/>
    <w:uiPriority w:val="99"/>
    <w:unhideWhenUsed/>
    <w:rsid w:val="009A203C"/>
    <w:pPr>
      <w:tabs>
        <w:tab w:val="center" w:pos="4680"/>
        <w:tab w:val="right" w:pos="9360"/>
      </w:tabs>
    </w:pPr>
  </w:style>
  <w:style w:type="character" w:customStyle="1" w:styleId="HeaderChar">
    <w:name w:val="Header Char"/>
    <w:basedOn w:val="DefaultParagraphFont"/>
    <w:link w:val="Header"/>
    <w:uiPriority w:val="99"/>
    <w:rsid w:val="009A203C"/>
    <w:rPr>
      <w:rFonts w:ascii="Verdana" w:eastAsia="Verdana" w:hAnsi="Verdana"/>
      <w:szCs w:val="22"/>
    </w:rPr>
  </w:style>
  <w:style w:type="paragraph" w:styleId="Footer">
    <w:name w:val="footer"/>
    <w:basedOn w:val="Normal"/>
    <w:link w:val="FooterChar"/>
    <w:uiPriority w:val="99"/>
    <w:unhideWhenUsed/>
    <w:rsid w:val="009A203C"/>
    <w:pPr>
      <w:tabs>
        <w:tab w:val="center" w:pos="4680"/>
        <w:tab w:val="right" w:pos="9360"/>
      </w:tabs>
    </w:pPr>
  </w:style>
  <w:style w:type="character" w:customStyle="1" w:styleId="FooterChar">
    <w:name w:val="Footer Char"/>
    <w:basedOn w:val="DefaultParagraphFont"/>
    <w:link w:val="Footer"/>
    <w:uiPriority w:val="99"/>
    <w:rsid w:val="009A203C"/>
    <w:rPr>
      <w:rFonts w:ascii="Verdana" w:eastAsia="Verdana" w:hAnsi="Verdana"/>
      <w:szCs w:val="22"/>
    </w:rPr>
  </w:style>
  <w:style w:type="paragraph" w:styleId="BalloonText">
    <w:name w:val="Balloon Text"/>
    <w:basedOn w:val="Normal"/>
    <w:link w:val="BalloonTextChar"/>
    <w:uiPriority w:val="99"/>
    <w:semiHidden/>
    <w:unhideWhenUsed/>
    <w:rsid w:val="00AE2C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2C2C"/>
    <w:rPr>
      <w:rFonts w:ascii="Segoe UI" w:eastAsia="Verdan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2019-02-06T18:08:00Z</dcterms:created>
  <dcterms:modified xsi:type="dcterms:W3CDTF">2026-09-26T00:02:00Z</dcterms:modified>
</cp:coreProperties>
</file>