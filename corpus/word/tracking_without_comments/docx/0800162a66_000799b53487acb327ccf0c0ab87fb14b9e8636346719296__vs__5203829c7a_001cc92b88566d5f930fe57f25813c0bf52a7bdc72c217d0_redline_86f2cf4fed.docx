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B60F98" w14:textId="77777777" w:rsidR="00970867" w:rsidRDefault="00970867" w:rsidP="009700EB">
      <w:pPr>
        <w:pStyle w:val="Default"/>
        <w:rPr>
          <w:b/>
          <w:sz w:val="22"/>
          <w:u w:val="single"/>
          <w:rPrChange w:id="1" w:author="uzivatel" w:date="2026-09-22T12:14:00Z" w16du:dateUtc="2026-09-22T16:14:00Z">
            <w:rPr>
              <w:rFonts w:ascii="Times New Roman" w:hAnsi="Times New Roman" w:cs="Times New Roman"/>
              <w:sz w:val="24"/>
              <w:szCs w:val="24"/>
              <w:lang w:val="lv-LV"/>
            </w:rPr>
          </w:rPrChange>
        </w:rPr>
        <w:pPrChange w:id="2" w:author="uzivatel" w:date="2026-09-22T12:14:00Z" w16du:dateUtc="2026-09-22T16:14:00Z">
          <w:pPr>
            <w:spacing w:after="0"/>
            <w:jc w:val="center"/>
          </w:pPr>
        </w:pPrChange>
      </w:pPr>
    </w:p>
    <w:p w14:paraId="71B99EDD" w14:textId="77777777" w:rsidR="002E5199" w:rsidRDefault="002E5199" w:rsidP="002E5199">
      <w:pPr>
        <w:pStyle w:val="Heading4"/>
        <w:jc w:val="center"/>
        <w:rPr>
          <w:ins w:id="3" w:author="uzivatel" w:date="2026-09-22T12:14:00Z" w16du:dateUtc="2026-09-22T16:14:00Z"/>
          <w:sz w:val="34"/>
        </w:rPr>
      </w:pPr>
      <w:ins w:id="4" w:author="uzivatel" w:date="2026-09-22T12:14:00Z" w16du:dateUtc="2026-09-22T16:14:00Z">
        <w:r>
          <w:rPr>
            <w:sz w:val="34"/>
          </w:rPr>
          <w:t>Základní škola Rumburk, U Nemocnice 1132/5, okres Děčín, p. o.</w:t>
        </w:r>
      </w:ins>
    </w:p>
    <w:p w14:paraId="79106829" w14:textId="77777777" w:rsidR="002E5199" w:rsidRDefault="002E5199" w:rsidP="002E5199">
      <w:pPr>
        <w:rPr>
          <w:ins w:id="5" w:author="uzivatel" w:date="2026-09-22T12:14:00Z" w16du:dateUtc="2026-09-22T16:14:00Z"/>
          <w:sz w:val="16"/>
        </w:rPr>
      </w:pPr>
      <w:ins w:id="6" w:author="uzivatel" w:date="2026-09-22T12:14:00Z" w16du:dateUtc="2026-09-22T16:14:00Z">
        <w:r>
          <w:rPr>
            <w:sz w:val="16"/>
          </w:rPr>
          <w:t>U Nemocnice  1132/5, 408 01 Rumburk          IČ : 72744430             Telefon: 412332730            Fax : 412315800            kontakt@zsunemocnice.cz</w:t>
        </w:r>
      </w:ins>
    </w:p>
    <w:p w14:paraId="0578F20C" w14:textId="77777777" w:rsidR="00067C1B" w:rsidRDefault="00067C1B" w:rsidP="002E5199">
      <w:pPr>
        <w:pStyle w:val="Default"/>
        <w:jc w:val="center"/>
        <w:rPr>
          <w:ins w:id="7" w:author="uzivatel" w:date="2026-09-22T12:14:00Z" w16du:dateUtc="2026-09-22T16:14:00Z"/>
        </w:rPr>
      </w:pPr>
    </w:p>
    <w:p w14:paraId="0BEA614C" w14:textId="77777777" w:rsidR="009700EB" w:rsidRPr="00AF69EB" w:rsidRDefault="009700EB" w:rsidP="002E5199">
      <w:pPr>
        <w:pStyle w:val="Default"/>
        <w:jc w:val="center"/>
        <w:rPr>
          <w:ins w:id="8" w:author="uzivatel" w:date="2026-09-22T12:14:00Z" w16du:dateUtc="2026-09-22T16:14:00Z"/>
          <w:b/>
          <w:bCs/>
          <w:sz w:val="22"/>
          <w:szCs w:val="22"/>
          <w:u w:val="single"/>
        </w:rPr>
      </w:pPr>
      <w:ins w:id="9" w:author="uzivatel" w:date="2026-09-22T12:14:00Z" w16du:dateUtc="2026-09-22T16:14:00Z">
        <w:r>
          <w:fldChar w:fldCharType="begin"/>
        </w:r>
        <w:r>
          <w:instrText>HYPERLINK "http://www.zsunemocnice.cz/zakladni-skola/aktuality-1/novinky/obnoveni-osobni-pritomnosti-zaku-9-rocniku-ve-skole-476cs.html" \o "Obnovení osobní přítomnosti žáků 9. ročníku ve škole  (Zobrazit více)"</w:instrText>
        </w:r>
        <w:r>
          <w:fldChar w:fldCharType="separate"/>
        </w:r>
        <w:r w:rsidRPr="002E5199">
          <w:rPr>
            <w:b/>
            <w:bCs/>
            <w:sz w:val="32"/>
            <w:szCs w:val="32"/>
            <w:u w:val="single"/>
          </w:rPr>
          <w:t xml:space="preserve">Obnovení osobní přítomnosti žáků </w:t>
        </w:r>
        <w:r w:rsidR="00596269">
          <w:rPr>
            <w:b/>
            <w:bCs/>
            <w:sz w:val="32"/>
            <w:szCs w:val="32"/>
            <w:u w:val="single"/>
          </w:rPr>
          <w:t>2</w:t>
        </w:r>
        <w:r w:rsidRPr="002E5199">
          <w:rPr>
            <w:b/>
            <w:bCs/>
            <w:sz w:val="32"/>
            <w:szCs w:val="32"/>
            <w:u w:val="single"/>
          </w:rPr>
          <w:t xml:space="preserve">. </w:t>
        </w:r>
        <w:r w:rsidR="00596269">
          <w:rPr>
            <w:b/>
            <w:bCs/>
            <w:sz w:val="32"/>
            <w:szCs w:val="32"/>
            <w:u w:val="single"/>
          </w:rPr>
          <w:t>stupně</w:t>
        </w:r>
        <w:r w:rsidRPr="002E5199">
          <w:rPr>
            <w:b/>
            <w:bCs/>
            <w:sz w:val="32"/>
            <w:szCs w:val="32"/>
            <w:u w:val="single"/>
          </w:rPr>
          <w:t xml:space="preserve"> ve škole </w:t>
        </w:r>
        <w:r>
          <w:fldChar w:fldCharType="end"/>
        </w:r>
      </w:ins>
    </w:p>
    <w:p w14:paraId="39A35728" w14:textId="77777777" w:rsidR="009D457F" w:rsidRDefault="009D457F" w:rsidP="009700EB">
      <w:pPr>
        <w:pStyle w:val="Default"/>
        <w:rPr>
          <w:ins w:id="10" w:author="uzivatel" w:date="2026-09-22T12:14:00Z" w16du:dateUtc="2026-09-22T16:14:00Z"/>
          <w:b/>
          <w:bCs/>
          <w:sz w:val="22"/>
          <w:szCs w:val="22"/>
        </w:rPr>
      </w:pPr>
    </w:p>
    <w:p w14:paraId="4A537C5D" w14:textId="77777777" w:rsidR="009700EB" w:rsidRDefault="009700EB" w:rsidP="009700EB">
      <w:pPr>
        <w:pStyle w:val="Default"/>
        <w:rPr>
          <w:ins w:id="11" w:author="uzivatel" w:date="2026-09-22T12:14:00Z" w16du:dateUtc="2026-09-22T16:14:00Z"/>
          <w:rFonts w:ascii="Roboto" w:hAnsi="Roboto"/>
        </w:rPr>
      </w:pPr>
      <w:ins w:id="12" w:author="uzivatel" w:date="2026-09-22T12:14:00Z" w16du:dateUtc="2026-09-22T16:14:00Z">
        <w:r>
          <w:rPr>
            <w:rFonts w:ascii="Roboto" w:hAnsi="Roboto"/>
          </w:rPr>
          <w:t>V souladu s</w:t>
        </w:r>
        <w:r w:rsidR="00F92274">
          <w:rPr>
            <w:rFonts w:ascii="Roboto" w:hAnsi="Roboto"/>
          </w:rPr>
          <w:t xml:space="preserve"> aktualizovaným dokumentem MŠMT </w:t>
        </w:r>
        <w:r w:rsidR="009D457F">
          <w:rPr>
            <w:rFonts w:ascii="Roboto" w:hAnsi="Roboto"/>
          </w:rPr>
          <w:t>„</w:t>
        </w:r>
        <w:r w:rsidR="00F92274">
          <w:rPr>
            <w:rFonts w:ascii="Roboto" w:hAnsi="Roboto"/>
          </w:rPr>
          <w:t>Ochrana zdraví a provoz základních škol v období do konce školního roku 2019/2020</w:t>
        </w:r>
        <w:r w:rsidR="009D457F">
          <w:rPr>
            <w:rFonts w:ascii="Roboto" w:hAnsi="Roboto"/>
          </w:rPr>
          <w:t xml:space="preserve"> “</w:t>
        </w:r>
        <w:r w:rsidR="00F92274">
          <w:rPr>
            <w:rFonts w:ascii="Roboto" w:hAnsi="Roboto"/>
          </w:rPr>
          <w:t xml:space="preserve"> ze dne 27. 5. 2020 </w:t>
        </w:r>
        <w:r w:rsidR="00D166A3">
          <w:rPr>
            <w:rFonts w:ascii="Roboto" w:hAnsi="Roboto"/>
          </w:rPr>
          <w:t xml:space="preserve">je žákům 2. </w:t>
        </w:r>
        <w:r w:rsidR="009D457F">
          <w:rPr>
            <w:rFonts w:ascii="Roboto" w:hAnsi="Roboto"/>
          </w:rPr>
          <w:t>s</w:t>
        </w:r>
        <w:r w:rsidR="00D166A3">
          <w:rPr>
            <w:rFonts w:ascii="Roboto" w:hAnsi="Roboto"/>
          </w:rPr>
          <w:t xml:space="preserve">tupně </w:t>
        </w:r>
        <w:r w:rsidR="003A4848">
          <w:rPr>
            <w:rFonts w:ascii="Roboto" w:hAnsi="Roboto"/>
          </w:rPr>
          <w:t>umožněna</w:t>
        </w:r>
        <w:r w:rsidR="00D166A3">
          <w:rPr>
            <w:rFonts w:ascii="Roboto" w:hAnsi="Roboto"/>
          </w:rPr>
          <w:t xml:space="preserve"> </w:t>
        </w:r>
        <w:r w:rsidR="009D457F">
          <w:rPr>
            <w:rFonts w:ascii="Roboto" w:hAnsi="Roboto"/>
          </w:rPr>
          <w:t xml:space="preserve">od 8. 6. 2020 </w:t>
        </w:r>
        <w:r w:rsidR="00D166A3">
          <w:rPr>
            <w:rFonts w:ascii="Roboto" w:hAnsi="Roboto"/>
          </w:rPr>
          <w:t xml:space="preserve">přítomnost v základní škole zejména </w:t>
        </w:r>
        <w:r w:rsidR="003A4848">
          <w:rPr>
            <w:rFonts w:ascii="Roboto" w:hAnsi="Roboto"/>
          </w:rPr>
          <w:t>z těchto důvodů:</w:t>
        </w:r>
      </w:ins>
    </w:p>
    <w:p w14:paraId="7FD6C5A9" w14:textId="77777777" w:rsidR="004714D6" w:rsidRDefault="003A4848" w:rsidP="003A4848">
      <w:pPr>
        <w:pStyle w:val="Default"/>
        <w:numPr>
          <w:ilvl w:val="0"/>
          <w:numId w:val="19"/>
        </w:numPr>
        <w:rPr>
          <w:ins w:id="13" w:author="uzivatel" w:date="2026-09-22T12:14:00Z" w16du:dateUtc="2026-09-22T16:14:00Z"/>
          <w:rFonts w:ascii="Roboto" w:hAnsi="Roboto"/>
        </w:rPr>
      </w:pPr>
      <w:ins w:id="14" w:author="uzivatel" w:date="2026-09-22T12:14:00Z" w16du:dateUtc="2026-09-22T16:14:00Z">
        <w:r w:rsidRPr="004714D6">
          <w:rPr>
            <w:rFonts w:ascii="Roboto" w:hAnsi="Roboto"/>
          </w:rPr>
          <w:t xml:space="preserve">individuální nebo skupinové (opět do 15 žáků) konzultace </w:t>
        </w:r>
      </w:ins>
    </w:p>
    <w:p w14:paraId="6D69E857" w14:textId="77777777" w:rsidR="003A4848" w:rsidRPr="004714D6" w:rsidRDefault="003A4848" w:rsidP="003A4848">
      <w:pPr>
        <w:pStyle w:val="Default"/>
        <w:numPr>
          <w:ilvl w:val="0"/>
          <w:numId w:val="19"/>
        </w:numPr>
        <w:rPr>
          <w:ins w:id="15" w:author="uzivatel" w:date="2026-09-22T12:14:00Z" w16du:dateUtc="2026-09-22T16:14:00Z"/>
          <w:rFonts w:ascii="Roboto" w:hAnsi="Roboto"/>
        </w:rPr>
      </w:pPr>
      <w:ins w:id="16" w:author="uzivatel" w:date="2026-09-22T12:14:00Z" w16du:dateUtc="2026-09-22T16:14:00Z">
        <w:r w:rsidRPr="004714D6">
          <w:rPr>
            <w:rFonts w:ascii="Roboto" w:hAnsi="Roboto"/>
          </w:rPr>
          <w:t xml:space="preserve">setkání s vyučujícím navazující na vzdělávání na dálku (objasnění nebo upevnění učiva, zadání samostatného učení mimo školu) a v souvislosti s hodnocením vzdělávání za školní rok 2019/2020 </w:t>
        </w:r>
      </w:ins>
    </w:p>
    <w:p w14:paraId="13034CDE" w14:textId="77777777" w:rsidR="003A4848" w:rsidRDefault="003A4848" w:rsidP="003A4848">
      <w:pPr>
        <w:pStyle w:val="Default"/>
        <w:numPr>
          <w:ilvl w:val="0"/>
          <w:numId w:val="19"/>
        </w:numPr>
        <w:rPr>
          <w:ins w:id="17" w:author="uzivatel" w:date="2026-09-22T12:14:00Z" w16du:dateUtc="2026-09-22T16:14:00Z"/>
          <w:rFonts w:ascii="Roboto" w:hAnsi="Roboto"/>
        </w:rPr>
      </w:pPr>
      <w:ins w:id="18" w:author="uzivatel" w:date="2026-09-22T12:14:00Z" w16du:dateUtc="2026-09-22T16:14:00Z">
        <w:r>
          <w:rPr>
            <w:rFonts w:ascii="Roboto" w:hAnsi="Roboto"/>
          </w:rPr>
          <w:t>s</w:t>
        </w:r>
        <w:r w:rsidRPr="003A4848">
          <w:rPr>
            <w:rFonts w:ascii="Roboto" w:hAnsi="Roboto"/>
          </w:rPr>
          <w:t>ocializační aktivity</w:t>
        </w:r>
      </w:ins>
    </w:p>
    <w:p w14:paraId="00A88C7C" w14:textId="77777777" w:rsidR="003A4848" w:rsidRDefault="003A4848" w:rsidP="003A4848">
      <w:pPr>
        <w:pStyle w:val="Default"/>
        <w:numPr>
          <w:ilvl w:val="0"/>
          <w:numId w:val="19"/>
        </w:numPr>
        <w:rPr>
          <w:ins w:id="19" w:author="uzivatel" w:date="2026-09-22T12:14:00Z" w16du:dateUtc="2026-09-22T16:14:00Z"/>
          <w:rFonts w:ascii="Roboto" w:hAnsi="Roboto"/>
        </w:rPr>
      </w:pPr>
      <w:ins w:id="20" w:author="uzivatel" w:date="2026-09-22T12:14:00Z" w16du:dateUtc="2026-09-22T16:14:00Z">
        <w:r>
          <w:rPr>
            <w:rFonts w:ascii="Roboto" w:hAnsi="Roboto"/>
          </w:rPr>
          <w:t>v</w:t>
        </w:r>
        <w:r w:rsidRPr="003A4848">
          <w:rPr>
            <w:rFonts w:ascii="Roboto" w:hAnsi="Roboto"/>
          </w:rPr>
          <w:t>yzvednutí školních potřeb nebo jiných osobních věcí žáků, které z důvodu zákazu osobní př</w:t>
        </w:r>
        <w:r>
          <w:rPr>
            <w:rFonts w:ascii="Roboto" w:hAnsi="Roboto"/>
          </w:rPr>
          <w:t>ítomnosti žáků zůstaly ve škole</w:t>
        </w:r>
        <w:r w:rsidRPr="003A4848">
          <w:rPr>
            <w:rFonts w:ascii="Roboto" w:hAnsi="Roboto"/>
          </w:rPr>
          <w:t xml:space="preserve"> </w:t>
        </w:r>
      </w:ins>
    </w:p>
    <w:p w14:paraId="5D222E7D" w14:textId="77777777" w:rsidR="003A4848" w:rsidRDefault="003A4848" w:rsidP="003A4848">
      <w:pPr>
        <w:pStyle w:val="Default"/>
        <w:numPr>
          <w:ilvl w:val="0"/>
          <w:numId w:val="19"/>
        </w:numPr>
        <w:rPr>
          <w:ins w:id="21" w:author="uzivatel" w:date="2026-09-22T12:14:00Z" w16du:dateUtc="2026-09-22T16:14:00Z"/>
          <w:rFonts w:ascii="Roboto" w:hAnsi="Roboto"/>
        </w:rPr>
      </w:pPr>
      <w:ins w:id="22" w:author="uzivatel" w:date="2026-09-22T12:14:00Z" w16du:dateUtc="2026-09-22T16:14:00Z">
        <w:r>
          <w:rPr>
            <w:rFonts w:ascii="Roboto" w:hAnsi="Roboto"/>
          </w:rPr>
          <w:t>o</w:t>
        </w:r>
        <w:r w:rsidRPr="003A4848">
          <w:rPr>
            <w:rFonts w:ascii="Roboto" w:hAnsi="Roboto"/>
          </w:rPr>
          <w:t xml:space="preserve">devzdání a převzetí učebnic, učebních </w:t>
        </w:r>
        <w:r>
          <w:rPr>
            <w:rFonts w:ascii="Roboto" w:hAnsi="Roboto"/>
          </w:rPr>
          <w:t>pomůcek a školních potřeb.</w:t>
        </w:r>
      </w:ins>
    </w:p>
    <w:p w14:paraId="035E4928" w14:textId="77777777" w:rsidR="008F695B" w:rsidRPr="009D457F" w:rsidRDefault="003A4848" w:rsidP="009700EB">
      <w:pPr>
        <w:pStyle w:val="Default"/>
        <w:numPr>
          <w:ilvl w:val="0"/>
          <w:numId w:val="19"/>
        </w:numPr>
        <w:rPr>
          <w:ins w:id="23" w:author="uzivatel" w:date="2026-09-22T12:14:00Z" w16du:dateUtc="2026-09-22T16:14:00Z"/>
          <w:b/>
          <w:bCs/>
          <w:sz w:val="22"/>
          <w:szCs w:val="22"/>
        </w:rPr>
      </w:pPr>
      <w:ins w:id="24" w:author="uzivatel" w:date="2026-09-22T12:14:00Z" w16du:dateUtc="2026-09-22T16:14:00Z">
        <w:r w:rsidRPr="009D457F">
          <w:rPr>
            <w:rFonts w:ascii="Roboto" w:hAnsi="Roboto"/>
          </w:rPr>
          <w:t>předání vysvědčení za 2. pololetí školního roku 2019/2020</w:t>
        </w:r>
      </w:ins>
    </w:p>
    <w:p w14:paraId="53293702" w14:textId="77777777" w:rsidR="009D457F" w:rsidRPr="009D457F" w:rsidRDefault="009D457F" w:rsidP="009D457F">
      <w:pPr>
        <w:pStyle w:val="Default"/>
        <w:ind w:left="720"/>
        <w:rPr>
          <w:ins w:id="25" w:author="uzivatel" w:date="2026-09-22T12:14:00Z" w16du:dateUtc="2026-09-22T16:14:00Z"/>
          <w:b/>
          <w:bCs/>
          <w:sz w:val="22"/>
          <w:szCs w:val="22"/>
        </w:rPr>
      </w:pPr>
    </w:p>
    <w:p w14:paraId="6F301965" w14:textId="77777777" w:rsidR="0071556C" w:rsidRDefault="0043051E" w:rsidP="009700EB">
      <w:pPr>
        <w:pStyle w:val="Default"/>
        <w:rPr>
          <w:ins w:id="26" w:author="uzivatel" w:date="2026-09-22T12:14:00Z" w16du:dateUtc="2026-09-22T16:14:00Z"/>
          <w:b/>
          <w:bCs/>
          <w:sz w:val="22"/>
          <w:szCs w:val="22"/>
          <w:u w:val="single"/>
        </w:rPr>
      </w:pPr>
      <w:ins w:id="27" w:author="uzivatel" w:date="2026-09-22T12:14:00Z" w16du:dateUtc="2026-09-22T16:14:00Z">
        <w:r w:rsidRPr="0043051E">
          <w:rPr>
            <w:b/>
            <w:bCs/>
            <w:sz w:val="22"/>
            <w:szCs w:val="22"/>
            <w:u w:val="single"/>
          </w:rPr>
          <w:t>Hygienická pravidla</w:t>
        </w:r>
      </w:ins>
    </w:p>
    <w:p w14:paraId="234B3772" w14:textId="77777777" w:rsidR="002E5199" w:rsidRPr="0043051E" w:rsidRDefault="002E5199" w:rsidP="009700EB">
      <w:pPr>
        <w:pStyle w:val="Default"/>
        <w:rPr>
          <w:ins w:id="28" w:author="uzivatel" w:date="2026-09-22T12:14:00Z" w16du:dateUtc="2026-09-22T16:14:00Z"/>
          <w:b/>
          <w:bCs/>
          <w:sz w:val="22"/>
          <w:szCs w:val="22"/>
          <w:u w:val="single"/>
        </w:rPr>
      </w:pPr>
    </w:p>
    <w:p w14:paraId="179ADEB8" w14:textId="77777777" w:rsidR="00E60474" w:rsidRDefault="00C9043F" w:rsidP="00E2631A">
      <w:pPr>
        <w:pStyle w:val="Default"/>
        <w:rPr>
          <w:ins w:id="29" w:author="uzivatel" w:date="2026-09-22T12:14:00Z" w16du:dateUtc="2026-09-22T16:14:00Z"/>
          <w:rFonts w:ascii="Roboto" w:hAnsi="Roboto"/>
        </w:rPr>
      </w:pPr>
      <w:ins w:id="30" w:author="uzivatel" w:date="2026-09-22T12:14:00Z" w16du:dateUtc="2026-09-22T16:14:00Z">
        <w:r w:rsidRPr="00E2631A">
          <w:rPr>
            <w:rFonts w:ascii="Roboto" w:hAnsi="Roboto"/>
          </w:rPr>
          <w:t>Jsou dána aktualizovanou verzí dokumentu MŠMT „Ochrana zdraví a provoz základních škol v období do konce školního roku 2019/2020“.</w:t>
        </w:r>
        <w:r w:rsidR="004714D6">
          <w:rPr>
            <w:rFonts w:ascii="Roboto" w:hAnsi="Roboto"/>
          </w:rPr>
          <w:t xml:space="preserve"> Aktualizovaná verze je dostupná na webových stránkách školy v odkazu Aktuality.</w:t>
        </w:r>
      </w:ins>
    </w:p>
    <w:p w14:paraId="2B5EE534" w14:textId="77777777" w:rsidR="00E2631A" w:rsidRPr="00E2631A" w:rsidRDefault="00E2631A" w:rsidP="00E2631A">
      <w:pPr>
        <w:pStyle w:val="Default"/>
        <w:rPr>
          <w:ins w:id="31" w:author="uzivatel" w:date="2026-09-22T12:14:00Z" w16du:dateUtc="2026-09-22T16:14:00Z"/>
          <w:rFonts w:ascii="Roboto" w:hAnsi="Roboto"/>
        </w:rPr>
      </w:pPr>
    </w:p>
    <w:p w14:paraId="728BC3BE" w14:textId="77777777" w:rsidR="00DF0E9B" w:rsidRPr="00E2631A" w:rsidRDefault="00DF0E9B" w:rsidP="00DF0E9B">
      <w:pPr>
        <w:pStyle w:val="Default"/>
        <w:rPr>
          <w:ins w:id="32" w:author="uzivatel" w:date="2026-09-22T12:14:00Z" w16du:dateUtc="2026-09-22T16:14:00Z"/>
          <w:rFonts w:ascii="Roboto" w:hAnsi="Roboto"/>
          <w:b/>
        </w:rPr>
      </w:pPr>
      <w:ins w:id="33" w:author="uzivatel" w:date="2026-09-22T12:14:00Z" w16du:dateUtc="2026-09-22T16:14:00Z">
        <w:r w:rsidRPr="00E2631A">
          <w:rPr>
            <w:rFonts w:ascii="Roboto" w:hAnsi="Roboto"/>
            <w:b/>
          </w:rPr>
          <w:t>Žák je povinen dodržovat stanovená hygienická</w:t>
        </w:r>
        <w:r w:rsidR="00975CE3" w:rsidRPr="00E2631A">
          <w:rPr>
            <w:rFonts w:ascii="Roboto" w:hAnsi="Roboto"/>
            <w:b/>
          </w:rPr>
          <w:t xml:space="preserve"> pravidla. J</w:t>
        </w:r>
        <w:r w:rsidRPr="00E2631A">
          <w:rPr>
            <w:rFonts w:ascii="Roboto" w:hAnsi="Roboto"/>
            <w:b/>
          </w:rPr>
          <w:t>ejich opakované nedodržování, po prokazatelném upozornění zákonného zástupce žáka</w:t>
        </w:r>
        <w:r w:rsidR="005940DB" w:rsidRPr="00E2631A">
          <w:rPr>
            <w:rFonts w:ascii="Roboto" w:hAnsi="Roboto"/>
            <w:b/>
          </w:rPr>
          <w:t xml:space="preserve"> o </w:t>
        </w:r>
        <w:r w:rsidR="000C1D5B" w:rsidRPr="00E2631A">
          <w:rPr>
            <w:rFonts w:ascii="Roboto" w:hAnsi="Roboto"/>
            <w:b/>
          </w:rPr>
          <w:t>této skutečnosti</w:t>
        </w:r>
        <w:r w:rsidRPr="00E2631A">
          <w:rPr>
            <w:rFonts w:ascii="Roboto" w:hAnsi="Roboto"/>
            <w:b/>
          </w:rPr>
          <w:t>, je důvodem k nevpuš</w:t>
        </w:r>
        <w:r w:rsidR="004435CB" w:rsidRPr="00E2631A">
          <w:rPr>
            <w:rFonts w:ascii="Roboto" w:hAnsi="Roboto"/>
            <w:b/>
          </w:rPr>
          <w:t>tění žáka do školy</w:t>
        </w:r>
        <w:r w:rsidRPr="00E2631A">
          <w:rPr>
            <w:rFonts w:ascii="Roboto" w:hAnsi="Roboto"/>
            <w:b/>
          </w:rPr>
          <w:t xml:space="preserve">. </w:t>
        </w:r>
      </w:ins>
    </w:p>
    <w:p w14:paraId="76E157A4" w14:textId="77777777" w:rsidR="000C1D5B" w:rsidRDefault="000C1D5B" w:rsidP="00222525">
      <w:pPr>
        <w:pStyle w:val="Default"/>
        <w:rPr>
          <w:ins w:id="34" w:author="uzivatel" w:date="2026-09-22T12:14:00Z" w16du:dateUtc="2026-09-22T16:14:00Z"/>
          <w:b/>
          <w:bCs/>
          <w:sz w:val="22"/>
          <w:szCs w:val="22"/>
          <w:u w:val="single"/>
        </w:rPr>
      </w:pPr>
    </w:p>
    <w:p w14:paraId="3DEC25F0" w14:textId="77777777" w:rsidR="00222525" w:rsidRDefault="00967EDD" w:rsidP="00222525">
      <w:pPr>
        <w:pStyle w:val="Default"/>
        <w:rPr>
          <w:ins w:id="35" w:author="uzivatel" w:date="2026-09-22T12:14:00Z" w16du:dateUtc="2026-09-22T16:14:00Z"/>
          <w:b/>
          <w:bCs/>
          <w:sz w:val="22"/>
          <w:szCs w:val="22"/>
          <w:u w:val="single"/>
        </w:rPr>
      </w:pPr>
      <w:ins w:id="36" w:author="uzivatel" w:date="2026-09-22T12:14:00Z" w16du:dateUtc="2026-09-22T16:14:00Z">
        <w:r>
          <w:rPr>
            <w:b/>
            <w:bCs/>
            <w:sz w:val="22"/>
            <w:szCs w:val="22"/>
            <w:u w:val="single"/>
          </w:rPr>
          <w:t xml:space="preserve">Organizační </w:t>
        </w:r>
        <w:r w:rsidR="00905D4F" w:rsidRPr="0043051E">
          <w:rPr>
            <w:b/>
            <w:bCs/>
            <w:sz w:val="22"/>
            <w:szCs w:val="22"/>
            <w:u w:val="single"/>
          </w:rPr>
          <w:t xml:space="preserve"> pravidla</w:t>
        </w:r>
      </w:ins>
    </w:p>
    <w:p w14:paraId="27784FAA" w14:textId="77777777" w:rsidR="000C1D5B" w:rsidRDefault="000C1D5B" w:rsidP="00222525">
      <w:pPr>
        <w:pStyle w:val="Default"/>
        <w:rPr>
          <w:ins w:id="37" w:author="uzivatel" w:date="2026-09-22T12:14:00Z" w16du:dateUtc="2026-09-22T16:14:00Z"/>
          <w:b/>
          <w:bCs/>
          <w:sz w:val="22"/>
          <w:szCs w:val="22"/>
          <w:u w:val="single"/>
        </w:rPr>
      </w:pPr>
    </w:p>
    <w:p w14:paraId="4D9500AD" w14:textId="77777777" w:rsidR="00393DFA" w:rsidRPr="009E4030" w:rsidRDefault="005F4481" w:rsidP="00222525">
      <w:pPr>
        <w:pStyle w:val="Default"/>
        <w:numPr>
          <w:ilvl w:val="0"/>
          <w:numId w:val="16"/>
        </w:numPr>
        <w:rPr>
          <w:ins w:id="38" w:author="uzivatel" w:date="2026-09-22T12:14:00Z" w16du:dateUtc="2026-09-22T16:14:00Z"/>
          <w:rFonts w:ascii="Roboto" w:hAnsi="Roboto"/>
        </w:rPr>
      </w:pPr>
      <w:ins w:id="39" w:author="uzivatel" w:date="2026-09-22T12:14:00Z" w16du:dateUtc="2026-09-22T16:14:00Z">
        <w:r w:rsidRPr="009E4030">
          <w:rPr>
            <w:rFonts w:ascii="Roboto" w:hAnsi="Roboto"/>
          </w:rPr>
          <w:t>žákům budou v období 8. 6. – 26. 6.</w:t>
        </w:r>
        <w:r w:rsidR="00393DFA" w:rsidRPr="009E4030">
          <w:rPr>
            <w:rFonts w:ascii="Roboto" w:hAnsi="Roboto"/>
          </w:rPr>
          <w:t xml:space="preserve"> n</w:t>
        </w:r>
        <w:r w:rsidRPr="009E4030">
          <w:rPr>
            <w:rFonts w:ascii="Roboto" w:hAnsi="Roboto"/>
          </w:rPr>
          <w:t>abídnuty</w:t>
        </w:r>
        <w:r w:rsidR="00393DFA" w:rsidRPr="009E4030">
          <w:rPr>
            <w:rFonts w:ascii="Roboto" w:hAnsi="Roboto"/>
          </w:rPr>
          <w:t>:</w:t>
        </w:r>
      </w:ins>
    </w:p>
    <w:p w14:paraId="6847D778" w14:textId="77777777" w:rsidR="005F4481" w:rsidRPr="009E4030" w:rsidRDefault="005F4481" w:rsidP="009E4030">
      <w:pPr>
        <w:pStyle w:val="Default"/>
        <w:numPr>
          <w:ilvl w:val="0"/>
          <w:numId w:val="21"/>
        </w:numPr>
        <w:rPr>
          <w:ins w:id="40" w:author="uzivatel" w:date="2026-09-22T12:14:00Z" w16du:dateUtc="2026-09-22T16:14:00Z"/>
          <w:rFonts w:ascii="Roboto" w:hAnsi="Roboto"/>
        </w:rPr>
      </w:pPr>
      <w:ins w:id="41" w:author="uzivatel" w:date="2026-09-22T12:14:00Z" w16du:dateUtc="2026-09-22T16:14:00Z">
        <w:r w:rsidRPr="009E4030">
          <w:rPr>
            <w:rFonts w:ascii="Roboto" w:hAnsi="Roboto"/>
          </w:rPr>
          <w:t>pravidelné konzultace dle rozvrhu konzultací (dostupný na webových s</w:t>
        </w:r>
        <w:r w:rsidR="00067C1B">
          <w:rPr>
            <w:rFonts w:ascii="Roboto" w:hAnsi="Roboto"/>
          </w:rPr>
          <w:t>tránkách školy v odkazu On-line výuka a domácí příprava)</w:t>
        </w:r>
      </w:ins>
    </w:p>
    <w:p w14:paraId="272202A4" w14:textId="77777777" w:rsidR="00393DFA" w:rsidRPr="009E4030" w:rsidRDefault="00393DFA" w:rsidP="009E4030">
      <w:pPr>
        <w:pStyle w:val="Default"/>
        <w:numPr>
          <w:ilvl w:val="0"/>
          <w:numId w:val="21"/>
        </w:numPr>
        <w:rPr>
          <w:ins w:id="42" w:author="uzivatel" w:date="2026-09-22T12:14:00Z" w16du:dateUtc="2026-09-22T16:14:00Z"/>
          <w:rFonts w:ascii="Roboto" w:hAnsi="Roboto"/>
        </w:rPr>
      </w:pPr>
      <w:ins w:id="43" w:author="uzivatel" w:date="2026-09-22T12:14:00Z" w16du:dateUtc="2026-09-22T16:14:00Z">
        <w:r w:rsidRPr="009E4030">
          <w:rPr>
            <w:rFonts w:ascii="Roboto" w:hAnsi="Roboto"/>
          </w:rPr>
          <w:t>individuální konzultace</w:t>
        </w:r>
      </w:ins>
    </w:p>
    <w:p w14:paraId="5ECC2491" w14:textId="77777777" w:rsidR="00AB7A30" w:rsidRPr="00222525" w:rsidRDefault="00393DFA" w:rsidP="009E4030">
      <w:pPr>
        <w:pStyle w:val="Default"/>
        <w:numPr>
          <w:ilvl w:val="0"/>
          <w:numId w:val="16"/>
        </w:numPr>
        <w:rPr>
          <w:ins w:id="44" w:author="uzivatel" w:date="2026-09-22T12:14:00Z" w16du:dateUtc="2026-09-22T16:14:00Z"/>
          <w:b/>
          <w:bCs/>
          <w:sz w:val="22"/>
          <w:szCs w:val="22"/>
          <w:u w:val="single"/>
        </w:rPr>
      </w:pPr>
      <w:ins w:id="45" w:author="uzivatel" w:date="2026-09-22T12:14:00Z" w16du:dateUtc="2026-09-22T16:14:00Z">
        <w:r>
          <w:rPr>
            <w:rFonts w:ascii="Roboto" w:hAnsi="Roboto"/>
          </w:rPr>
          <w:t>na konzultace se žáci přihlašují s dostatečným předstihem vyučujícímu předmětu</w:t>
        </w:r>
      </w:ins>
    </w:p>
    <w:p w14:paraId="58A3CA75" w14:textId="77777777" w:rsidR="00AB7A30" w:rsidRPr="00ED3AF5" w:rsidRDefault="006B75D9" w:rsidP="009E4030">
      <w:pPr>
        <w:pStyle w:val="Default"/>
        <w:numPr>
          <w:ilvl w:val="0"/>
          <w:numId w:val="16"/>
        </w:numPr>
        <w:rPr>
          <w:ins w:id="46" w:author="uzivatel" w:date="2026-09-22T12:14:00Z" w16du:dateUtc="2026-09-22T16:14:00Z"/>
          <w:rFonts w:ascii="Roboto" w:hAnsi="Roboto"/>
        </w:rPr>
      </w:pPr>
      <w:ins w:id="47" w:author="uzivatel" w:date="2026-09-22T12:14:00Z" w16du:dateUtc="2026-09-22T16:14:00Z">
        <w:r>
          <w:rPr>
            <w:rFonts w:ascii="Roboto" w:hAnsi="Roboto"/>
          </w:rPr>
          <w:t>m</w:t>
        </w:r>
        <w:r w:rsidR="0028602A">
          <w:rPr>
            <w:rFonts w:ascii="Roboto" w:hAnsi="Roboto"/>
          </w:rPr>
          <w:t xml:space="preserve">aximální počet žáků v konzultační skupině </w:t>
        </w:r>
        <w:r w:rsidR="00AB7A30" w:rsidRPr="00ED3AF5">
          <w:rPr>
            <w:rFonts w:ascii="Roboto" w:hAnsi="Roboto"/>
          </w:rPr>
          <w:t xml:space="preserve">je 15 </w:t>
        </w:r>
      </w:ins>
    </w:p>
    <w:p w14:paraId="1E9AC70B" w14:textId="77777777" w:rsidR="000C1D5B" w:rsidRPr="00067C1B" w:rsidRDefault="008E16D0" w:rsidP="009E4030">
      <w:pPr>
        <w:pStyle w:val="Default"/>
        <w:numPr>
          <w:ilvl w:val="0"/>
          <w:numId w:val="16"/>
        </w:numPr>
        <w:rPr>
          <w:ins w:id="48" w:author="uzivatel" w:date="2026-09-22T12:14:00Z" w16du:dateUtc="2026-09-22T16:14:00Z"/>
          <w:rFonts w:ascii="Roboto" w:hAnsi="Roboto"/>
        </w:rPr>
      </w:pPr>
      <w:ins w:id="49" w:author="uzivatel" w:date="2026-09-22T12:14:00Z" w16du:dateUtc="2026-09-22T16:14:00Z">
        <w:r>
          <w:rPr>
            <w:rFonts w:ascii="Roboto" w:hAnsi="Roboto"/>
          </w:rPr>
          <w:t>při p</w:t>
        </w:r>
        <w:r w:rsidRPr="008E16D0">
          <w:rPr>
            <w:rFonts w:ascii="Roboto" w:hAnsi="Roboto"/>
          </w:rPr>
          <w:t>rvní</w:t>
        </w:r>
        <w:r>
          <w:rPr>
            <w:rFonts w:ascii="Roboto" w:hAnsi="Roboto"/>
          </w:rPr>
          <w:t xml:space="preserve">m vstupu do školy </w:t>
        </w:r>
        <w:r w:rsidRPr="008E16D0">
          <w:rPr>
            <w:rFonts w:ascii="Roboto" w:hAnsi="Roboto"/>
          </w:rPr>
          <w:t>musí žák předložit</w:t>
        </w:r>
        <w:r w:rsidR="001D66D1">
          <w:rPr>
            <w:rFonts w:ascii="Roboto" w:hAnsi="Roboto"/>
          </w:rPr>
          <w:t xml:space="preserve"> </w:t>
        </w:r>
        <w:r w:rsidR="001D66D1" w:rsidRPr="001D66D1">
          <w:rPr>
            <w:rFonts w:ascii="Roboto" w:hAnsi="Roboto"/>
          </w:rPr>
          <w:t>písemné seznámení s vymezením rizikových skupin stanovených Ministerstvem zdravotnictv</w:t>
        </w:r>
        <w:r w:rsidR="001D66D1">
          <w:rPr>
            <w:rFonts w:ascii="Roboto" w:hAnsi="Roboto"/>
          </w:rPr>
          <w:t>í</w:t>
        </w:r>
        <w:r w:rsidR="001D66D1" w:rsidRPr="001D66D1">
          <w:rPr>
            <w:rFonts w:ascii="Roboto" w:hAnsi="Roboto"/>
          </w:rPr>
          <w:t xml:space="preserve"> a písemné čestné prohlášení o neexistenci příznaků virového infekčního onemocnění (např. horečka, kašel, dušnost, náhlá ztráta chuti a čichu apod.)</w:t>
        </w:r>
        <w:r w:rsidR="00926BE8">
          <w:rPr>
            <w:rFonts w:ascii="Roboto" w:hAnsi="Roboto"/>
          </w:rPr>
          <w:t xml:space="preserve"> podepsaná zákonným zástupcem. </w:t>
        </w:r>
        <w:r w:rsidRPr="008E16D0">
          <w:rPr>
            <w:rFonts w:ascii="Roboto" w:hAnsi="Roboto"/>
          </w:rPr>
          <w:t>Pokud žák nepředloží toto prohlášení, nebude do školy vpuštěn.</w:t>
        </w:r>
        <w:r w:rsidR="00070B7A">
          <w:rPr>
            <w:rFonts w:ascii="Roboto" w:hAnsi="Roboto"/>
          </w:rPr>
          <w:t xml:space="preserve"> Čestné prohlášení je dostupné </w:t>
        </w:r>
        <w:r>
          <w:rPr>
            <w:rFonts w:ascii="Roboto" w:hAnsi="Roboto"/>
          </w:rPr>
          <w:t xml:space="preserve">na webových stránkách školy v odkazu </w:t>
        </w:r>
        <w:r w:rsidR="00070B7A">
          <w:rPr>
            <w:rFonts w:ascii="Roboto" w:hAnsi="Roboto"/>
          </w:rPr>
          <w:t>„</w:t>
        </w:r>
        <w:r>
          <w:rPr>
            <w:rFonts w:ascii="Roboto" w:hAnsi="Roboto"/>
          </w:rPr>
          <w:t>Dokumenty školy</w:t>
        </w:r>
        <w:r w:rsidR="00070B7A">
          <w:rPr>
            <w:rFonts w:ascii="Roboto" w:hAnsi="Roboto"/>
          </w:rPr>
          <w:t>“</w:t>
        </w:r>
        <w:r>
          <w:rPr>
            <w:rFonts w:ascii="Roboto" w:hAnsi="Roboto"/>
          </w:rPr>
          <w:t xml:space="preserve"> a dále na recepci</w:t>
        </w:r>
        <w:r w:rsidR="00070B7A">
          <w:rPr>
            <w:rFonts w:ascii="Roboto" w:hAnsi="Roboto"/>
          </w:rPr>
          <w:t xml:space="preserve"> </w:t>
        </w:r>
        <w:r>
          <w:rPr>
            <w:rFonts w:ascii="Roboto" w:hAnsi="Roboto"/>
          </w:rPr>
          <w:t>školy</w:t>
        </w:r>
        <w:r w:rsidR="00070B7A">
          <w:rPr>
            <w:rFonts w:ascii="Roboto" w:hAnsi="Roboto"/>
          </w:rPr>
          <w:t>.</w:t>
        </w:r>
        <w:r w:rsidR="002E5199" w:rsidRPr="002E5199">
          <w:rPr>
            <w:b/>
            <w:bCs/>
            <w:sz w:val="22"/>
            <w:szCs w:val="22"/>
          </w:rPr>
          <w:t xml:space="preserve"> </w:t>
        </w:r>
        <w:r w:rsidR="00355828" w:rsidRPr="00067C1B">
          <w:rPr>
            <w:rFonts w:ascii="Roboto" w:hAnsi="Roboto"/>
          </w:rPr>
          <w:t xml:space="preserve">Čestné prohlášení </w:t>
        </w:r>
        <w:r w:rsidR="00067C1B" w:rsidRPr="00067C1B">
          <w:rPr>
            <w:rFonts w:ascii="Roboto" w:hAnsi="Roboto"/>
          </w:rPr>
          <w:t>odevzdá žák na recepci školy.</w:t>
        </w:r>
      </w:ins>
    </w:p>
    <w:p w14:paraId="32D2B0FC" w14:textId="77777777" w:rsidR="00F01D59" w:rsidRDefault="00EF2DAF" w:rsidP="009E4030">
      <w:pPr>
        <w:pStyle w:val="Default"/>
        <w:numPr>
          <w:ilvl w:val="0"/>
          <w:numId w:val="16"/>
        </w:numPr>
        <w:rPr>
          <w:ins w:id="50" w:author="uzivatel" w:date="2026-09-22T12:14:00Z" w16du:dateUtc="2026-09-22T16:14:00Z"/>
          <w:rFonts w:ascii="Roboto" w:hAnsi="Roboto"/>
        </w:rPr>
      </w:pPr>
      <w:ins w:id="51" w:author="uzivatel" w:date="2026-09-22T12:14:00Z" w16du:dateUtc="2026-09-22T16:14:00Z">
        <w:r>
          <w:rPr>
            <w:rFonts w:ascii="Roboto" w:hAnsi="Roboto"/>
          </w:rPr>
          <w:t>ž</w:t>
        </w:r>
        <w:r w:rsidRPr="00EF2DAF">
          <w:rPr>
            <w:rFonts w:ascii="Roboto" w:hAnsi="Roboto"/>
          </w:rPr>
          <w:t xml:space="preserve">áci se dostaví do budovy školy </w:t>
        </w:r>
        <w:r>
          <w:rPr>
            <w:rFonts w:ascii="Roboto" w:hAnsi="Roboto"/>
          </w:rPr>
          <w:t>pět minut před začátkem konzultační hodiny</w:t>
        </w:r>
      </w:ins>
    </w:p>
    <w:p w14:paraId="57DC9208" w14:textId="77777777" w:rsidR="00E2631A" w:rsidRDefault="00EF2DAF" w:rsidP="009E4030">
      <w:pPr>
        <w:pStyle w:val="Default"/>
        <w:numPr>
          <w:ilvl w:val="0"/>
          <w:numId w:val="16"/>
        </w:numPr>
        <w:rPr>
          <w:ins w:id="52" w:author="uzivatel" w:date="2026-09-22T12:14:00Z" w16du:dateUtc="2026-09-22T16:14:00Z"/>
          <w:rFonts w:ascii="Roboto" w:hAnsi="Roboto"/>
        </w:rPr>
      </w:pPr>
      <w:ins w:id="53" w:author="uzivatel" w:date="2026-09-22T12:14:00Z" w16du:dateUtc="2026-09-22T16:14:00Z">
        <w:r>
          <w:rPr>
            <w:rFonts w:ascii="Roboto" w:hAnsi="Roboto"/>
          </w:rPr>
          <w:t xml:space="preserve">v prostoru </w:t>
        </w:r>
        <w:r w:rsidR="00F01D59">
          <w:rPr>
            <w:rFonts w:ascii="Roboto" w:hAnsi="Roboto"/>
          </w:rPr>
          <w:t>šaten si žáky vyzvedne vyučující, který odvede skupinu do vyhrazené konzultační místnosti</w:t>
        </w:r>
      </w:ins>
    </w:p>
    <w:p w14:paraId="43DB189E" w14:textId="77777777" w:rsidR="005406F7" w:rsidRPr="00F91991" w:rsidRDefault="005406F7" w:rsidP="005406F7">
      <w:pPr>
        <w:pStyle w:val="Default"/>
        <w:numPr>
          <w:ilvl w:val="0"/>
          <w:numId w:val="16"/>
        </w:numPr>
        <w:rPr>
          <w:ins w:id="54" w:author="uzivatel" w:date="2026-09-22T12:14:00Z" w16du:dateUtc="2026-09-22T16:14:00Z"/>
          <w:rFonts w:ascii="Times New Roman" w:hAnsi="Times New Roman" w:cs="Times New Roman"/>
        </w:rPr>
      </w:pPr>
      <w:ins w:id="55" w:author="uzivatel" w:date="2026-09-22T12:14:00Z" w16du:dateUtc="2026-09-22T16:14:00Z">
        <w:r w:rsidRPr="0002301B">
          <w:rPr>
            <w:rFonts w:ascii="Roboto" w:hAnsi="Roboto"/>
          </w:rPr>
          <w:t>škola je oprávněna vymezit prostory, ve kterých se žáci mohou pohybovat</w:t>
        </w:r>
        <w:r w:rsidRPr="00F91991">
          <w:rPr>
            <w:rFonts w:ascii="Times New Roman" w:hAnsi="Times New Roman" w:cs="Times New Roman"/>
          </w:rPr>
          <w:t xml:space="preserve"> </w:t>
        </w:r>
      </w:ins>
    </w:p>
    <w:p w14:paraId="474C4BD3" w14:textId="77777777" w:rsidR="00EF2DAF" w:rsidRPr="00EF2DAF" w:rsidRDefault="005406F7" w:rsidP="009E4030">
      <w:pPr>
        <w:pStyle w:val="Default"/>
        <w:numPr>
          <w:ilvl w:val="0"/>
          <w:numId w:val="16"/>
        </w:numPr>
        <w:rPr>
          <w:ins w:id="56" w:author="uzivatel" w:date="2026-09-22T12:14:00Z" w16du:dateUtc="2026-09-22T16:14:00Z"/>
          <w:rFonts w:ascii="Roboto" w:hAnsi="Roboto"/>
        </w:rPr>
      </w:pPr>
      <w:ins w:id="57" w:author="uzivatel" w:date="2026-09-22T12:14:00Z" w16du:dateUtc="2026-09-22T16:14:00Z">
        <w:r>
          <w:rPr>
            <w:rFonts w:ascii="Roboto" w:hAnsi="Roboto"/>
          </w:rPr>
          <w:t>po ukončení konzultační hodiny odvede vyučující žáky do vstupní haly školy</w:t>
        </w:r>
        <w:r w:rsidR="004714D6">
          <w:rPr>
            <w:rFonts w:ascii="Roboto" w:hAnsi="Roboto"/>
          </w:rPr>
          <w:t>,</w:t>
        </w:r>
        <w:r w:rsidR="00355828">
          <w:rPr>
            <w:rFonts w:ascii="Roboto" w:hAnsi="Roboto"/>
          </w:rPr>
          <w:t xml:space="preserve"> odkud žáci neprodleně odchází</w:t>
        </w:r>
        <w:r w:rsidR="004714D6">
          <w:rPr>
            <w:rFonts w:ascii="Roboto" w:hAnsi="Roboto"/>
          </w:rPr>
          <w:t xml:space="preserve"> z budovy školy</w:t>
        </w:r>
        <w:r w:rsidR="00FB2884">
          <w:rPr>
            <w:rFonts w:ascii="Roboto" w:hAnsi="Roboto"/>
          </w:rPr>
          <w:t xml:space="preserve">. Žáci, kteří v daný den absolvují více </w:t>
        </w:r>
        <w:r w:rsidR="00FB2884">
          <w:rPr>
            <w:rFonts w:ascii="Roboto" w:hAnsi="Roboto"/>
          </w:rPr>
          <w:lastRenderedPageBreak/>
          <w:t>konzultačních hodin, přechází samosta</w:t>
        </w:r>
        <w:r w:rsidR="00421D86">
          <w:rPr>
            <w:rFonts w:ascii="Roboto" w:hAnsi="Roboto"/>
          </w:rPr>
          <w:t>t</w:t>
        </w:r>
        <w:r w:rsidR="00FB2884">
          <w:rPr>
            <w:rFonts w:ascii="Roboto" w:hAnsi="Roboto"/>
          </w:rPr>
          <w:t>ně do vyhrazenýc</w:t>
        </w:r>
        <w:r w:rsidR="00421D86">
          <w:rPr>
            <w:rFonts w:ascii="Roboto" w:hAnsi="Roboto"/>
          </w:rPr>
          <w:t>h konzultačních místností dle rozvrhu</w:t>
        </w:r>
        <w:r w:rsidR="00FB2884">
          <w:rPr>
            <w:rFonts w:ascii="Roboto" w:hAnsi="Roboto"/>
          </w:rPr>
          <w:t xml:space="preserve"> konzultací.</w:t>
        </w:r>
      </w:ins>
    </w:p>
    <w:p w14:paraId="5505C31B" w14:textId="77777777" w:rsidR="000C1D5B" w:rsidRDefault="000C1D5B" w:rsidP="000C1D5B">
      <w:pPr>
        <w:pStyle w:val="Default"/>
        <w:numPr>
          <w:ilvl w:val="0"/>
          <w:numId w:val="11"/>
        </w:numPr>
        <w:rPr>
          <w:ins w:id="58" w:author="uzivatel" w:date="2026-09-22T12:14:00Z" w16du:dateUtc="2026-09-22T16:14:00Z"/>
          <w:rFonts w:ascii="Roboto" w:hAnsi="Roboto"/>
        </w:rPr>
      </w:pPr>
      <w:ins w:id="59" w:author="uzivatel" w:date="2026-09-22T12:14:00Z" w16du:dateUtc="2026-09-22T16:14:00Z">
        <w:r>
          <w:rPr>
            <w:rFonts w:ascii="Roboto" w:hAnsi="Roboto"/>
          </w:rPr>
          <w:t>žáci si přinesou:</w:t>
        </w:r>
      </w:ins>
    </w:p>
    <w:p w14:paraId="591ABA66" w14:textId="77777777" w:rsidR="00992F5A" w:rsidRDefault="000C1D5B" w:rsidP="000C1D5B">
      <w:pPr>
        <w:pStyle w:val="Default"/>
        <w:numPr>
          <w:ilvl w:val="0"/>
          <w:numId w:val="17"/>
        </w:numPr>
        <w:rPr>
          <w:ins w:id="60" w:author="uzivatel" w:date="2026-09-22T12:14:00Z" w16du:dateUtc="2026-09-22T16:14:00Z"/>
          <w:rFonts w:ascii="Roboto" w:hAnsi="Roboto"/>
        </w:rPr>
      </w:pPr>
      <w:ins w:id="61" w:author="uzivatel" w:date="2026-09-22T12:14:00Z" w16du:dateUtc="2026-09-22T16:14:00Z">
        <w:r w:rsidRPr="00992F5A">
          <w:rPr>
            <w:rFonts w:ascii="Roboto" w:hAnsi="Roboto"/>
          </w:rPr>
          <w:t>psací potřeby, rýsovací potřeby, učebnice, sešity</w:t>
        </w:r>
        <w:r w:rsidR="00992F5A">
          <w:rPr>
            <w:rFonts w:ascii="Roboto" w:hAnsi="Roboto"/>
          </w:rPr>
          <w:t>, pracovní listy</w:t>
        </w:r>
        <w:r w:rsidRPr="00992F5A">
          <w:rPr>
            <w:rFonts w:ascii="Roboto" w:hAnsi="Roboto"/>
          </w:rPr>
          <w:t xml:space="preserve"> a další pomůcky</w:t>
        </w:r>
        <w:r w:rsidR="00992F5A">
          <w:rPr>
            <w:rFonts w:ascii="Roboto" w:hAnsi="Roboto"/>
          </w:rPr>
          <w:t xml:space="preserve"> na daný předmět dle potřeby a pokynu vyučujícího</w:t>
        </w:r>
      </w:ins>
    </w:p>
    <w:p w14:paraId="716DC1DB" w14:textId="77777777" w:rsidR="000C1D5B" w:rsidRPr="00992F5A" w:rsidRDefault="000C1D5B" w:rsidP="000C1D5B">
      <w:pPr>
        <w:pStyle w:val="Default"/>
        <w:numPr>
          <w:ilvl w:val="0"/>
          <w:numId w:val="17"/>
        </w:numPr>
        <w:rPr>
          <w:ins w:id="62" w:author="uzivatel" w:date="2026-09-22T12:14:00Z" w16du:dateUtc="2026-09-22T16:14:00Z"/>
          <w:rFonts w:ascii="Roboto" w:hAnsi="Roboto"/>
        </w:rPr>
      </w:pPr>
      <w:ins w:id="63" w:author="uzivatel" w:date="2026-09-22T12:14:00Z" w16du:dateUtc="2026-09-22T16:14:00Z">
        <w:r w:rsidRPr="00992F5A">
          <w:rPr>
            <w:rFonts w:ascii="Roboto" w:hAnsi="Roboto"/>
          </w:rPr>
          <w:t xml:space="preserve">minimálně dvě roušky a sáček na použitou roušku </w:t>
        </w:r>
      </w:ins>
    </w:p>
    <w:p w14:paraId="1AB2D07E" w14:textId="77777777" w:rsidR="000C1D5B" w:rsidRDefault="000C1D5B" w:rsidP="000C1D5B">
      <w:pPr>
        <w:pStyle w:val="Default"/>
        <w:numPr>
          <w:ilvl w:val="0"/>
          <w:numId w:val="17"/>
        </w:numPr>
        <w:rPr>
          <w:ins w:id="64" w:author="uzivatel" w:date="2026-09-22T12:14:00Z" w16du:dateUtc="2026-09-22T16:14:00Z"/>
        </w:rPr>
      </w:pPr>
      <w:ins w:id="65" w:author="uzivatel" w:date="2026-09-22T12:14:00Z" w16du:dateUtc="2026-09-22T16:14:00Z">
        <w:r w:rsidRPr="00067C1B">
          <w:rPr>
            <w:rFonts w:ascii="Roboto" w:hAnsi="Roboto"/>
          </w:rPr>
          <w:t xml:space="preserve">svačinu a pití </w:t>
        </w:r>
        <w:r w:rsidR="00992F5A" w:rsidRPr="00067C1B">
          <w:rPr>
            <w:rFonts w:ascii="Roboto" w:hAnsi="Roboto"/>
          </w:rPr>
          <w:t>dle vlastního uvážení</w:t>
        </w:r>
      </w:ins>
    </w:p>
    <w:p w14:paraId="334AD171" w14:textId="77777777" w:rsidR="00970867" w:rsidRPr="00814E42" w:rsidRDefault="00970867" w:rsidP="00970867">
      <w:pPr>
        <w:spacing w:after="0"/>
        <w:rPr>
          <w:del w:id="66" w:author="uzivatel" w:date="2026-09-22T12:14:00Z" w16du:dateUtc="2026-09-22T16:14:00Z"/>
          <w:rFonts w:ascii="Times New Roman" w:hAnsi="Times New Roman" w:cs="Times New Roman"/>
          <w:sz w:val="24"/>
          <w:szCs w:val="24"/>
          <w:lang w:val="lv-LV"/>
        </w:rPr>
      </w:pPr>
    </w:p>
    <w:p w14:paraId="7167C699" w14:textId="0E3DF81F" w:rsidR="0037475B" w:rsidRDefault="00970867" w:rsidP="00970867">
      <w:pPr>
        <w:spacing w:after="0"/>
        <w:rPr>
          <w:del w:id="67" w:author="uzivatel" w:date="2026-09-22T12:14:00Z" w16du:dateUtc="2026-09-22T16:14:00Z"/>
          <w:rFonts w:ascii="Times New Roman" w:hAnsi="Times New Roman" w:cs="Times New Roman"/>
          <w:sz w:val="24"/>
          <w:szCs w:val="24"/>
          <w:lang w:val="lv-LV"/>
        </w:rPr>
      </w:pPr>
      <w:del w:id="68" w:author="uzivatel" w:date="2026-09-22T12:14:00Z" w16du:dateUtc="2026-09-22T16:14:00Z">
        <w:r w:rsidRPr="00814E42">
          <w:rPr>
            <w:rFonts w:ascii="Times New Roman" w:hAnsi="Times New Roman" w:cs="Times New Roman"/>
            <w:sz w:val="24"/>
            <w:szCs w:val="24"/>
            <w:lang w:val="lv-LV"/>
          </w:rPr>
          <w:delText xml:space="preserve">Rīgā, </w:delText>
        </w:r>
        <w:r w:rsidR="0037475B" w:rsidRPr="00814E42">
          <w:rPr>
            <w:rFonts w:ascii="Times New Roman" w:hAnsi="Times New Roman" w:cs="Times New Roman"/>
            <w:sz w:val="24"/>
            <w:szCs w:val="24"/>
            <w:lang w:val="lv-LV"/>
          </w:rPr>
          <w:delText>202</w:delText>
        </w:r>
        <w:r w:rsidR="008C374B">
          <w:rPr>
            <w:rFonts w:ascii="Times New Roman" w:hAnsi="Times New Roman" w:cs="Times New Roman"/>
            <w:sz w:val="24"/>
            <w:szCs w:val="24"/>
            <w:lang w:val="lv-LV"/>
          </w:rPr>
          <w:delText>2</w:delText>
        </w:r>
        <w:r w:rsidR="0037475B" w:rsidRPr="00814E42">
          <w:rPr>
            <w:rFonts w:ascii="Times New Roman" w:hAnsi="Times New Roman" w:cs="Times New Roman"/>
            <w:sz w:val="24"/>
            <w:szCs w:val="24"/>
            <w:lang w:val="lv-LV"/>
          </w:rPr>
          <w:delText>.gada</w:delText>
        </w:r>
        <w:r w:rsidR="005B02AA" w:rsidRPr="00814E42">
          <w:rPr>
            <w:rFonts w:ascii="Times New Roman" w:hAnsi="Times New Roman" w:cs="Times New Roman"/>
            <w:sz w:val="24"/>
            <w:szCs w:val="24"/>
            <w:lang w:val="lv-LV"/>
          </w:rPr>
          <w:delText xml:space="preserve"> </w:delText>
        </w:r>
        <w:r w:rsidR="00B17B05">
          <w:rPr>
            <w:rFonts w:ascii="Times New Roman" w:hAnsi="Times New Roman" w:cs="Times New Roman"/>
            <w:sz w:val="24"/>
            <w:szCs w:val="24"/>
            <w:lang w:val="lv-LV"/>
          </w:rPr>
          <w:delText>1</w:delText>
        </w:r>
        <w:r w:rsidR="005B02AA" w:rsidRPr="00814E42">
          <w:rPr>
            <w:rFonts w:ascii="Times New Roman" w:hAnsi="Times New Roman" w:cs="Times New Roman"/>
            <w:sz w:val="24"/>
            <w:szCs w:val="24"/>
            <w:lang w:val="lv-LV"/>
          </w:rPr>
          <w:delText>.</w:delText>
        </w:r>
        <w:r w:rsidR="00B17B05">
          <w:rPr>
            <w:rFonts w:ascii="Times New Roman" w:hAnsi="Times New Roman" w:cs="Times New Roman"/>
            <w:sz w:val="24"/>
            <w:szCs w:val="24"/>
            <w:lang w:val="lv-LV"/>
          </w:rPr>
          <w:delText>aprīlī</w:delText>
        </w:r>
      </w:del>
    </w:p>
    <w:p w14:paraId="5EFE1D08" w14:textId="77777777" w:rsidR="00814E42" w:rsidRPr="00814E42" w:rsidRDefault="00814E42" w:rsidP="00970867">
      <w:pPr>
        <w:spacing w:after="0"/>
        <w:rPr>
          <w:del w:id="69" w:author="uzivatel" w:date="2026-09-22T12:14:00Z" w16du:dateUtc="2026-09-22T16:14:00Z"/>
          <w:rFonts w:ascii="Times New Roman" w:hAnsi="Times New Roman" w:cs="Times New Roman"/>
          <w:sz w:val="24"/>
          <w:szCs w:val="24"/>
          <w:lang w:val="lv-LV"/>
        </w:rPr>
      </w:pPr>
    </w:p>
    <w:p w14:paraId="080BBACF" w14:textId="2C9F1F4C" w:rsidR="0037475B" w:rsidRDefault="005E787A" w:rsidP="0006396F">
      <w:pPr>
        <w:spacing w:after="0" w:line="240" w:lineRule="auto"/>
        <w:jc w:val="right"/>
        <w:rPr>
          <w:del w:id="70" w:author="uzivatel" w:date="2026-09-22T12:14:00Z" w16du:dateUtc="2026-09-22T16:14:00Z"/>
          <w:rFonts w:ascii="Times New Roman" w:hAnsi="Times New Roman" w:cs="Times New Roman"/>
          <w:sz w:val="24"/>
          <w:szCs w:val="24"/>
          <w:lang w:val="lv-LV"/>
        </w:rPr>
      </w:pPr>
      <w:del w:id="71" w:author="uzivatel" w:date="2026-09-22T12:14:00Z" w16du:dateUtc="2026-09-22T16:14:00Z">
        <w:r>
          <w:rPr>
            <w:rFonts w:ascii="Times New Roman" w:hAnsi="Times New Roman" w:cs="Times New Roman"/>
            <w:sz w:val="24"/>
            <w:szCs w:val="24"/>
            <w:lang w:val="lv-LV"/>
          </w:rPr>
          <w:delText>Rīgas 93.</w:delText>
        </w:r>
        <w:r w:rsidR="002A38B6">
          <w:rPr>
            <w:rFonts w:ascii="Times New Roman" w:hAnsi="Times New Roman" w:cs="Times New Roman"/>
            <w:sz w:val="24"/>
            <w:szCs w:val="24"/>
            <w:lang w:val="lv-LV"/>
          </w:rPr>
          <w:delText>vidusskolas</w:delText>
        </w:r>
        <w:r w:rsidR="009D1EFE" w:rsidRPr="00814E42">
          <w:rPr>
            <w:rFonts w:ascii="Times New Roman" w:hAnsi="Times New Roman" w:cs="Times New Roman"/>
            <w:sz w:val="24"/>
            <w:szCs w:val="24"/>
            <w:lang w:val="lv-LV"/>
          </w:rPr>
          <w:delText xml:space="preserve"> </w:delText>
        </w:r>
        <w:r w:rsidR="0037475B" w:rsidRPr="00814E42">
          <w:rPr>
            <w:rFonts w:ascii="Times New Roman" w:hAnsi="Times New Roman" w:cs="Times New Roman"/>
            <w:sz w:val="24"/>
            <w:szCs w:val="24"/>
            <w:lang w:val="lv-LV"/>
          </w:rPr>
          <w:delText>vecākiem</w:delText>
        </w:r>
      </w:del>
    </w:p>
    <w:p w14:paraId="59A60A4C" w14:textId="77777777" w:rsidR="00814E42" w:rsidRPr="00814E42" w:rsidRDefault="00814E42" w:rsidP="0006396F">
      <w:pPr>
        <w:spacing w:after="0" w:line="240" w:lineRule="auto"/>
        <w:jc w:val="right"/>
        <w:rPr>
          <w:del w:id="72" w:author="uzivatel" w:date="2026-09-22T12:14:00Z" w16du:dateUtc="2026-09-22T16:14:00Z"/>
          <w:rFonts w:ascii="Times New Roman" w:hAnsi="Times New Roman" w:cs="Times New Roman"/>
          <w:sz w:val="24"/>
          <w:szCs w:val="24"/>
          <w:lang w:val="lv-LV"/>
        </w:rPr>
      </w:pPr>
    </w:p>
    <w:p w14:paraId="13941C9E" w14:textId="335BBA96" w:rsidR="008814E1" w:rsidRPr="008814E1" w:rsidRDefault="00583209" w:rsidP="008814E1">
      <w:pPr>
        <w:spacing w:after="120"/>
        <w:rPr>
          <w:del w:id="73" w:author="uzivatel" w:date="2026-09-22T12:14:00Z" w16du:dateUtc="2026-09-22T16:14:00Z"/>
          <w:rFonts w:ascii="Times New Roman" w:hAnsi="Times New Roman" w:cs="Times New Roman"/>
          <w:sz w:val="24"/>
          <w:szCs w:val="24"/>
          <w:lang w:val="lv-LV"/>
        </w:rPr>
      </w:pPr>
      <w:del w:id="74" w:author="uzivatel" w:date="2026-09-22T12:14:00Z" w16du:dateUtc="2026-09-22T16:14:00Z">
        <w:r w:rsidRPr="00814E42">
          <w:rPr>
            <w:rFonts w:ascii="Times New Roman" w:hAnsi="Times New Roman" w:cs="Times New Roman"/>
            <w:sz w:val="24"/>
            <w:szCs w:val="24"/>
            <w:lang w:val="lv-LV"/>
          </w:rPr>
          <w:delText>Cienījamie</w:delText>
        </w:r>
        <w:r w:rsidR="005B02AA" w:rsidRPr="00814E42">
          <w:rPr>
            <w:rFonts w:ascii="Times New Roman" w:hAnsi="Times New Roman" w:cs="Times New Roman"/>
            <w:sz w:val="24"/>
            <w:szCs w:val="24"/>
            <w:lang w:val="lv-LV"/>
          </w:rPr>
          <w:delText xml:space="preserve"> </w:delText>
        </w:r>
        <w:r w:rsidR="00EF7C95" w:rsidRPr="00814E42">
          <w:rPr>
            <w:rFonts w:ascii="Times New Roman" w:hAnsi="Times New Roman" w:cs="Times New Roman"/>
            <w:sz w:val="24"/>
            <w:szCs w:val="24"/>
            <w:lang w:val="lv-LV"/>
          </w:rPr>
          <w:delText>vecāki</w:delText>
        </w:r>
        <w:r w:rsidR="004D0C22" w:rsidRPr="00814E42">
          <w:rPr>
            <w:rFonts w:ascii="Times New Roman" w:hAnsi="Times New Roman" w:cs="Times New Roman"/>
            <w:sz w:val="24"/>
            <w:szCs w:val="24"/>
            <w:lang w:val="lv-LV"/>
          </w:rPr>
          <w:delText>!</w:delText>
        </w:r>
      </w:del>
    </w:p>
    <w:p w14:paraId="1189C3E5" w14:textId="487F44E4" w:rsidR="004D0C22" w:rsidRPr="00814E42" w:rsidRDefault="008814E1" w:rsidP="008814E1">
      <w:pPr>
        <w:spacing w:after="120"/>
        <w:jc w:val="both"/>
        <w:rPr>
          <w:del w:id="75" w:author="uzivatel" w:date="2026-09-22T12:14:00Z" w16du:dateUtc="2026-09-22T16:14:00Z"/>
          <w:rFonts w:ascii="Times New Roman" w:hAnsi="Times New Roman" w:cs="Times New Roman"/>
          <w:sz w:val="24"/>
          <w:szCs w:val="24"/>
          <w:lang w:val="lv-LV"/>
        </w:rPr>
      </w:pPr>
      <w:del w:id="76" w:author="uzivatel" w:date="2026-09-22T12:14:00Z" w16du:dateUtc="2026-09-22T16:14:00Z">
        <w:r w:rsidRPr="00814E42">
          <w:rPr>
            <w:rFonts w:ascii="Times New Roman" w:hAnsi="Times New Roman" w:cs="Times New Roman"/>
            <w:sz w:val="24"/>
            <w:szCs w:val="24"/>
            <w:lang w:val="lv-LV"/>
          </w:rPr>
          <w:delText>Paldies jums par sniegto atbalstu izglītības iestādes, izglītības programmu akreditācijā un izglītības iestādes vadītājas profesionālās darbības novērtēšanas procesā</w:delText>
        </w:r>
        <w:r w:rsidR="00583209" w:rsidRPr="00814E42">
          <w:rPr>
            <w:rFonts w:ascii="Times New Roman" w:hAnsi="Times New Roman" w:cs="Times New Roman"/>
            <w:sz w:val="24"/>
            <w:szCs w:val="24"/>
            <w:lang w:val="lv-LV"/>
          </w:rPr>
          <w:delText>!</w:delText>
        </w:r>
        <w:r w:rsidR="004D0C22" w:rsidRPr="00814E42">
          <w:rPr>
            <w:rFonts w:ascii="Times New Roman" w:hAnsi="Times New Roman" w:cs="Times New Roman"/>
            <w:sz w:val="24"/>
            <w:szCs w:val="24"/>
            <w:lang w:val="lv-LV"/>
          </w:rPr>
          <w:delText xml:space="preserve"> Esam pateicīgi tiem vecākiem, kuri piedalījās intervijās ar akreditācijas </w:delText>
        </w:r>
        <w:r w:rsidR="002C0620" w:rsidRPr="00814E42">
          <w:rPr>
            <w:rFonts w:ascii="Times New Roman" w:hAnsi="Times New Roman" w:cs="Times New Roman"/>
            <w:sz w:val="24"/>
            <w:szCs w:val="24"/>
            <w:lang w:val="lv-LV"/>
          </w:rPr>
          <w:delText xml:space="preserve">ekspertu </w:delText>
        </w:r>
        <w:r w:rsidR="004D0C22" w:rsidRPr="00814E42">
          <w:rPr>
            <w:rFonts w:ascii="Times New Roman" w:hAnsi="Times New Roman" w:cs="Times New Roman"/>
            <w:sz w:val="24"/>
            <w:szCs w:val="24"/>
            <w:lang w:val="lv-LV"/>
          </w:rPr>
          <w:delText xml:space="preserve">komisiju, kā arī visiem vecākiem, kuri </w:delText>
        </w:r>
        <w:r w:rsidR="00EF7C95" w:rsidRPr="00814E42">
          <w:rPr>
            <w:rFonts w:ascii="Times New Roman" w:hAnsi="Times New Roman" w:cs="Times New Roman"/>
            <w:sz w:val="24"/>
            <w:szCs w:val="24"/>
            <w:lang w:val="lv-LV"/>
          </w:rPr>
          <w:delText xml:space="preserve">atbalsta </w:delText>
        </w:r>
        <w:r w:rsidR="00C67620" w:rsidRPr="00814E42">
          <w:rPr>
            <w:rFonts w:ascii="Times New Roman" w:hAnsi="Times New Roman" w:cs="Times New Roman"/>
            <w:sz w:val="24"/>
            <w:szCs w:val="24"/>
            <w:lang w:val="lv-LV"/>
          </w:rPr>
          <w:delText>skolas ikdienas darbu</w:delText>
        </w:r>
        <w:r w:rsidR="004D0C22" w:rsidRPr="00814E42">
          <w:rPr>
            <w:rFonts w:ascii="Times New Roman" w:hAnsi="Times New Roman" w:cs="Times New Roman"/>
            <w:sz w:val="24"/>
            <w:szCs w:val="24"/>
            <w:lang w:val="lv-LV"/>
          </w:rPr>
          <w:delText xml:space="preserve">. Šobrīd, kad akreditācija ir noslēgusies, vēlamies </w:delText>
        </w:r>
        <w:r w:rsidR="00C67620" w:rsidRPr="00814E42">
          <w:rPr>
            <w:rFonts w:ascii="Times New Roman" w:hAnsi="Times New Roman" w:cs="Times New Roman"/>
            <w:sz w:val="24"/>
            <w:szCs w:val="24"/>
            <w:lang w:val="lv-LV"/>
          </w:rPr>
          <w:delText>j</w:delText>
        </w:r>
        <w:r w:rsidR="004D0C22" w:rsidRPr="00814E42">
          <w:rPr>
            <w:rFonts w:ascii="Times New Roman" w:hAnsi="Times New Roman" w:cs="Times New Roman"/>
            <w:sz w:val="24"/>
            <w:szCs w:val="24"/>
            <w:lang w:val="lv-LV"/>
          </w:rPr>
          <w:delText xml:space="preserve">ūs īsi informēt par tās rezultātiem. </w:delText>
        </w:r>
      </w:del>
    </w:p>
    <w:p w14:paraId="5B8C5EC3" w14:textId="77777777" w:rsidR="007220A7" w:rsidRPr="00814E42" w:rsidRDefault="007220A7" w:rsidP="00CE2E74">
      <w:pPr>
        <w:spacing w:after="120"/>
        <w:jc w:val="both"/>
        <w:rPr>
          <w:del w:id="77" w:author="uzivatel" w:date="2026-09-22T12:14:00Z" w16du:dateUtc="2026-09-22T16:14:00Z"/>
          <w:rFonts w:ascii="Times New Roman" w:hAnsi="Times New Roman" w:cs="Times New Roman"/>
          <w:sz w:val="24"/>
          <w:szCs w:val="24"/>
          <w:lang w:val="lv-LV"/>
        </w:rPr>
      </w:pPr>
      <w:del w:id="78" w:author="uzivatel" w:date="2026-09-22T12:14:00Z" w16du:dateUtc="2026-09-22T16:14:00Z">
        <w:r w:rsidRPr="00814E42">
          <w:rPr>
            <w:rFonts w:ascii="Times New Roman" w:hAnsi="Times New Roman" w:cs="Times New Roman"/>
            <w:sz w:val="24"/>
            <w:szCs w:val="24"/>
            <w:lang w:val="lv-LV"/>
          </w:rPr>
          <w:delText xml:space="preserve">Apkopojot visu iegūto informāciju, akreditācijas ekspertu komisija savā ziņojumā ir paudusi šādus secinājumus: </w:delText>
        </w:r>
      </w:del>
    </w:p>
    <w:p w14:paraId="54556FFC" w14:textId="559DF6AA" w:rsidR="001A2E52" w:rsidRPr="005E787A" w:rsidRDefault="005E787A" w:rsidP="001A2E52">
      <w:pPr>
        <w:spacing w:line="300" w:lineRule="exact"/>
        <w:jc w:val="both"/>
        <w:rPr>
          <w:del w:id="79" w:author="uzivatel" w:date="2026-09-22T12:14:00Z" w16du:dateUtc="2026-09-22T16:14:00Z"/>
          <w:rFonts w:ascii="Times New Roman" w:eastAsia="Times New Roman" w:hAnsi="Times New Roman" w:cs="Times New Roman"/>
          <w:i/>
          <w:sz w:val="24"/>
          <w:szCs w:val="24"/>
          <w:lang w:val="lv-LV"/>
        </w:rPr>
      </w:pPr>
      <w:bookmarkStart w:id="80" w:name="_Hlk96012049"/>
      <w:del w:id="81" w:author="uzivatel" w:date="2026-09-22T12:14:00Z" w16du:dateUtc="2026-09-22T16:14:00Z">
        <w:r>
          <w:rPr>
            <w:rFonts w:ascii="Times New Roman" w:hAnsi="Times New Roman" w:cs="Times New Roman"/>
            <w:sz w:val="24"/>
            <w:szCs w:val="24"/>
            <w:lang w:val="lv-LV"/>
          </w:rPr>
          <w:delText>Rīgas 93.</w:delText>
        </w:r>
        <w:bookmarkEnd w:id="80"/>
        <w:r w:rsidR="008C374B" w:rsidRPr="008C374B">
          <w:rPr>
            <w:rFonts w:ascii="Times New Roman" w:hAnsi="Times New Roman" w:cs="Times New Roman"/>
            <w:sz w:val="24"/>
            <w:szCs w:val="24"/>
            <w:lang w:val="lv-LV"/>
          </w:rPr>
          <w:delText>vidusskola</w:delText>
        </w:r>
        <w:r w:rsidR="008C374B">
          <w:rPr>
            <w:rFonts w:ascii="Times New Roman" w:hAnsi="Times New Roman" w:cs="Times New Roman"/>
            <w:sz w:val="24"/>
            <w:szCs w:val="24"/>
            <w:lang w:val="lv-LV"/>
          </w:rPr>
          <w:delText xml:space="preserve"> </w:delText>
        </w:r>
        <w:r w:rsidR="008814E1" w:rsidRPr="00814E42">
          <w:rPr>
            <w:rFonts w:ascii="Times New Roman" w:hAnsi="Times New Roman" w:cs="Times New Roman"/>
            <w:sz w:val="24"/>
            <w:szCs w:val="24"/>
            <w:lang w:val="lv-LV"/>
          </w:rPr>
          <w:delText xml:space="preserve">un tās </w:delText>
        </w:r>
        <w:r w:rsidR="007220A7" w:rsidRPr="00814E42">
          <w:rPr>
            <w:rFonts w:ascii="Times New Roman" w:hAnsi="Times New Roman" w:cs="Times New Roman"/>
            <w:sz w:val="24"/>
            <w:szCs w:val="24"/>
            <w:lang w:val="lv-LV"/>
          </w:rPr>
          <w:delText xml:space="preserve">īstenotās izglītības programmas </w:delText>
        </w:r>
        <w:r w:rsidRPr="005E787A">
          <w:rPr>
            <w:rFonts w:ascii="Times New Roman" w:eastAsia="Times New Roman" w:hAnsi="Times New Roman" w:cs="Times New Roman"/>
            <w:i/>
            <w:sz w:val="24"/>
            <w:szCs w:val="24"/>
            <w:lang w:val="lv-LV"/>
          </w:rPr>
          <w:delText>Vispārējās vidējās izglītības vispārizglītojošā virziena  programma/ Vispārējās vidējās izglītības programma, Vispārējās vidējās izglītības matemātikas, dabaszinību un tehnikas virziena  programma, Pamatizglītības programma/ Pamatizglītības programma</w:delText>
        </w:r>
        <w:r>
          <w:rPr>
            <w:rFonts w:ascii="Times New Roman" w:eastAsia="Times New Roman" w:hAnsi="Times New Roman" w:cs="Times New Roman"/>
            <w:i/>
            <w:sz w:val="24"/>
            <w:szCs w:val="24"/>
            <w:lang w:val="lv-LV"/>
          </w:rPr>
          <w:delText xml:space="preserve"> </w:delText>
        </w:r>
        <w:r w:rsidR="007220A7" w:rsidRPr="00814E42">
          <w:rPr>
            <w:rFonts w:ascii="Times New Roman" w:hAnsi="Times New Roman" w:cs="Times New Roman"/>
            <w:sz w:val="24"/>
            <w:szCs w:val="24"/>
            <w:lang w:val="lv-LV"/>
          </w:rPr>
          <w:delText>ir akreditējamas uz 6 gadiem, apliecinot, ka šo programmu īstenošana atbilst optimālam kvalitātes līmenim.</w:delText>
        </w:r>
        <w:r w:rsidR="007A09BF" w:rsidRPr="00814E42">
          <w:rPr>
            <w:rFonts w:ascii="Times New Roman" w:hAnsi="Times New Roman" w:cs="Times New Roman"/>
            <w:sz w:val="24"/>
            <w:szCs w:val="24"/>
            <w:lang w:val="lv-LV"/>
          </w:rPr>
          <w:delText xml:space="preserve"> Savukārt izglītības iestādes vadītājas darbs tiek vērtēts pamatā ar kvalitātes līmeni “labi”, </w:delText>
        </w:r>
        <w:r w:rsidR="001A2E52" w:rsidRPr="001A2E52">
          <w:rPr>
            <w:rFonts w:ascii="Times New Roman" w:hAnsi="Times New Roman" w:cs="Times New Roman"/>
            <w:sz w:val="24"/>
            <w:szCs w:val="24"/>
            <w:lang w:val="lv-LV"/>
          </w:rPr>
          <w:delText>tādējādi atzīstot, ka direktor</w:delText>
        </w:r>
        <w:r w:rsidR="001A2E52">
          <w:rPr>
            <w:rFonts w:ascii="Times New Roman" w:hAnsi="Times New Roman" w:cs="Times New Roman"/>
            <w:sz w:val="24"/>
            <w:szCs w:val="24"/>
            <w:lang w:val="lv-LV"/>
          </w:rPr>
          <w:delText>e</w:delText>
        </w:r>
        <w:r w:rsidR="001A2E52" w:rsidRPr="001A2E52">
          <w:rPr>
            <w:rFonts w:ascii="Times New Roman" w:hAnsi="Times New Roman" w:cs="Times New Roman"/>
            <w:sz w:val="24"/>
            <w:szCs w:val="24"/>
            <w:lang w:val="lv-LV"/>
          </w:rPr>
          <w:delText xml:space="preserve"> ievieš pārmaiņas un tikpat aktīvi arī nākamajos gados izglītības iestādes vadībai ir jāturpina darbs, ieviešot nākamās pārmaiņas, ņemot vērā </w:delText>
        </w:r>
        <w:r>
          <w:rPr>
            <w:rFonts w:ascii="Times New Roman" w:hAnsi="Times New Roman" w:cs="Times New Roman"/>
            <w:sz w:val="24"/>
            <w:szCs w:val="24"/>
            <w:lang w:val="lv-LV"/>
          </w:rPr>
          <w:delText>pilsētā</w:delText>
        </w:r>
        <w:r w:rsidR="001A2E52" w:rsidRPr="001A2E52">
          <w:rPr>
            <w:rFonts w:ascii="Times New Roman" w:hAnsi="Times New Roman" w:cs="Times New Roman"/>
            <w:sz w:val="24"/>
            <w:szCs w:val="24"/>
            <w:lang w:val="lv-LV"/>
          </w:rPr>
          <w:delText xml:space="preserve"> un valstī izvirzītās izglītības attīstības prioritātes un mērķus.</w:delText>
        </w:r>
      </w:del>
    </w:p>
    <w:p w14:paraId="700C8A9B" w14:textId="6E3B649F" w:rsidR="00822581" w:rsidRPr="001E62AD" w:rsidRDefault="005E787A" w:rsidP="001E62AD">
      <w:pPr>
        <w:jc w:val="both"/>
        <w:rPr>
          <w:del w:id="82" w:author="uzivatel" w:date="2026-09-22T12:14:00Z" w16du:dateUtc="2026-09-22T16:14:00Z"/>
          <w:rFonts w:ascii="Times New Roman" w:eastAsia="Times New Roman" w:hAnsi="Times New Roman" w:cs="Times New Roman"/>
          <w:color w:val="000000"/>
          <w:sz w:val="24"/>
          <w:szCs w:val="24"/>
          <w:lang w:val="lv" w:eastAsia="lv-LV"/>
        </w:rPr>
      </w:pPr>
      <w:del w:id="83" w:author="uzivatel" w:date="2026-09-22T12:14:00Z" w16du:dateUtc="2026-09-22T16:14:00Z">
        <w:r>
          <w:rPr>
            <w:rFonts w:ascii="Times New Roman" w:hAnsi="Times New Roman" w:cs="Times New Roman"/>
            <w:sz w:val="24"/>
            <w:szCs w:val="24"/>
            <w:lang w:val="lv-LV"/>
          </w:rPr>
          <w:delText>Rīgas 93.</w:delText>
        </w:r>
        <w:r w:rsidR="008C374B">
          <w:rPr>
            <w:rFonts w:ascii="Times New Roman" w:hAnsi="Times New Roman" w:cs="Times New Roman"/>
            <w:sz w:val="24"/>
            <w:szCs w:val="24"/>
            <w:lang w:val="lv-LV"/>
          </w:rPr>
          <w:delText>vidusskolas</w:delText>
        </w:r>
        <w:r w:rsidR="008C374B" w:rsidRPr="008C374B">
          <w:rPr>
            <w:rFonts w:ascii="Times New Roman" w:hAnsi="Times New Roman" w:cs="Times New Roman"/>
            <w:sz w:val="24"/>
            <w:szCs w:val="24"/>
            <w:lang w:val="lv-LV"/>
          </w:rPr>
          <w:delText xml:space="preserve"> </w:delText>
        </w:r>
        <w:r w:rsidR="007220A7" w:rsidRPr="002A38B6">
          <w:rPr>
            <w:rFonts w:ascii="Times New Roman" w:hAnsi="Times New Roman" w:cs="Times New Roman"/>
            <w:sz w:val="24"/>
            <w:szCs w:val="24"/>
            <w:lang w:val="lv-LV"/>
          </w:rPr>
          <w:delText>stiprās puses ir</w:delText>
        </w:r>
        <w:r w:rsidR="002A38B6" w:rsidRPr="002A38B6">
          <w:rPr>
            <w:rFonts w:ascii="Times New Roman" w:eastAsia="Times New Roman" w:hAnsi="Times New Roman" w:cs="Times New Roman"/>
            <w:color w:val="000000"/>
            <w:sz w:val="24"/>
            <w:szCs w:val="24"/>
            <w:lang w:val="lv" w:eastAsia="lv-LV"/>
          </w:rPr>
          <w:delText xml:space="preserve"> </w:delText>
        </w:r>
        <w:r>
          <w:rPr>
            <w:rFonts w:ascii="Times New Roman" w:eastAsia="Times New Roman" w:hAnsi="Times New Roman" w:cs="Times New Roman"/>
            <w:color w:val="000000"/>
            <w:sz w:val="24"/>
            <w:szCs w:val="24"/>
            <w:lang w:val="lv" w:eastAsia="lv-LV"/>
          </w:rPr>
          <w:delText>atvērtība</w:delText>
        </w:r>
        <w:r w:rsidRPr="005E787A">
          <w:rPr>
            <w:rFonts w:ascii="Times New Roman" w:eastAsia="Times New Roman" w:hAnsi="Times New Roman" w:cs="Times New Roman"/>
            <w:color w:val="000000"/>
            <w:sz w:val="24"/>
            <w:szCs w:val="24"/>
            <w:lang w:val="lv" w:eastAsia="lv-LV"/>
          </w:rPr>
          <w:delText xml:space="preserve"> citu valstu izglītojamajiem, tādējādi popularizējot iekļautības un demokrātiskās līdzdalības vērtības, kas veicina toleranci izglītības iestādē un integrāciju sabiedrībā.</w:delText>
        </w:r>
        <w:r w:rsidR="001E62AD">
          <w:rPr>
            <w:rFonts w:ascii="Times New Roman" w:eastAsia="Times New Roman" w:hAnsi="Times New Roman" w:cs="Times New Roman"/>
            <w:color w:val="000000"/>
            <w:sz w:val="24"/>
            <w:szCs w:val="24"/>
            <w:lang w:val="lv" w:eastAsia="lv-LV"/>
          </w:rPr>
          <w:delText xml:space="preserve"> Skolai ir izveidota c</w:delText>
        </w:r>
        <w:r w:rsidR="001E62AD" w:rsidRPr="001E62AD">
          <w:rPr>
            <w:rFonts w:ascii="Times New Roman" w:eastAsia="Times New Roman" w:hAnsi="Times New Roman" w:cs="Times New Roman"/>
            <w:color w:val="000000"/>
            <w:sz w:val="24"/>
            <w:szCs w:val="24"/>
            <w:lang w:val="lv" w:eastAsia="lv-LV"/>
          </w:rPr>
          <w:delText>ieša sadarbība ar dibinātāju, veidojot vienotu redzējumu par turpmāko izglītības iestādes attīstību un stratēģijām, tādējādi stiprinot izglītības iestādes lomu vietējā kopienā.</w:delText>
        </w:r>
        <w:r w:rsidR="00822581" w:rsidRPr="00814E42">
          <w:rPr>
            <w:rFonts w:ascii="Times New Roman" w:eastAsia="Times New Roman" w:hAnsi="Times New Roman" w:cs="Times New Roman"/>
            <w:sz w:val="24"/>
            <w:szCs w:val="24"/>
            <w:lang w:val="lv-LV"/>
          </w:rPr>
          <w:delText xml:space="preserve"> </w:delText>
        </w:r>
      </w:del>
    </w:p>
    <w:p w14:paraId="0E120ED4" w14:textId="5251403F" w:rsidR="0037475B" w:rsidRPr="00814E42" w:rsidRDefault="0037475B" w:rsidP="00CE2E74">
      <w:pPr>
        <w:spacing w:after="120"/>
        <w:jc w:val="both"/>
        <w:rPr>
          <w:del w:id="84" w:author="uzivatel" w:date="2026-09-22T12:14:00Z" w16du:dateUtc="2026-09-22T16:14:00Z"/>
          <w:rFonts w:ascii="Times New Roman" w:hAnsi="Times New Roman" w:cs="Times New Roman"/>
          <w:sz w:val="24"/>
          <w:szCs w:val="24"/>
          <w:lang w:val="lv-LV"/>
        </w:rPr>
      </w:pPr>
      <w:del w:id="85" w:author="uzivatel" w:date="2026-09-22T12:14:00Z" w16du:dateUtc="2026-09-22T16:14:00Z">
        <w:r w:rsidRPr="00814E42">
          <w:rPr>
            <w:rFonts w:ascii="Times New Roman" w:hAnsi="Times New Roman" w:cs="Times New Roman"/>
            <w:sz w:val="24"/>
            <w:szCs w:val="24"/>
            <w:lang w:val="lv-LV"/>
          </w:rPr>
          <w:delText xml:space="preserve">Akreditācijas </w:delText>
        </w:r>
        <w:r w:rsidR="003D040E" w:rsidRPr="00814E42">
          <w:rPr>
            <w:rFonts w:ascii="Times New Roman" w:hAnsi="Times New Roman" w:cs="Times New Roman"/>
            <w:sz w:val="24"/>
            <w:szCs w:val="24"/>
            <w:lang w:val="lv-LV"/>
          </w:rPr>
          <w:delText xml:space="preserve">ekspertu </w:delText>
        </w:r>
        <w:r w:rsidRPr="00814E42">
          <w:rPr>
            <w:rFonts w:ascii="Times New Roman" w:hAnsi="Times New Roman" w:cs="Times New Roman"/>
            <w:sz w:val="24"/>
            <w:szCs w:val="24"/>
            <w:lang w:val="lv-LV"/>
          </w:rPr>
          <w:delText>komisija, veicot savu darbu, izmantoja šādas metodes:</w:delText>
        </w:r>
      </w:del>
    </w:p>
    <w:p w14:paraId="3F3C45AB" w14:textId="4851EB64" w:rsidR="00B912D4" w:rsidRPr="005E49DE" w:rsidRDefault="00B912D4" w:rsidP="004B046E">
      <w:pPr>
        <w:numPr>
          <w:ilvl w:val="0"/>
          <w:numId w:val="3"/>
        </w:numPr>
        <w:spacing w:after="120"/>
        <w:ind w:left="714" w:hanging="357"/>
        <w:contextualSpacing/>
        <w:jc w:val="both"/>
        <w:rPr>
          <w:del w:id="86" w:author="uzivatel" w:date="2026-09-22T12:14:00Z" w16du:dateUtc="2026-09-22T16:14:00Z"/>
          <w:rFonts w:ascii="Times New Roman" w:eastAsia="Arial" w:hAnsi="Times New Roman" w:cs="Times New Roman"/>
          <w:sz w:val="24"/>
          <w:szCs w:val="24"/>
          <w:lang w:val="lv" w:eastAsia="lv-LV"/>
        </w:rPr>
      </w:pPr>
      <w:del w:id="87" w:author="uzivatel" w:date="2026-09-22T12:14:00Z" w16du:dateUtc="2026-09-22T16:14:00Z">
        <w:r w:rsidRPr="005E49DE">
          <w:rPr>
            <w:rFonts w:ascii="Times New Roman" w:eastAsia="Arial" w:hAnsi="Times New Roman" w:cs="Times New Roman"/>
            <w:sz w:val="24"/>
            <w:szCs w:val="24"/>
            <w:lang w:val="lv" w:eastAsia="lv-LV"/>
          </w:rPr>
          <w:delText xml:space="preserve">Attālinātas intervijas ar </w:delText>
        </w:r>
        <w:r w:rsidR="00CE2E74" w:rsidRPr="005E49DE">
          <w:rPr>
            <w:rFonts w:ascii="Times New Roman" w:eastAsia="Arial" w:hAnsi="Times New Roman" w:cs="Times New Roman"/>
            <w:sz w:val="24"/>
            <w:szCs w:val="24"/>
            <w:lang w:val="lv" w:eastAsia="lv-LV"/>
          </w:rPr>
          <w:delText>skolas direktor</w:delText>
        </w:r>
        <w:r w:rsidR="004B046E">
          <w:rPr>
            <w:rFonts w:ascii="Times New Roman" w:eastAsia="Arial" w:hAnsi="Times New Roman" w:cs="Times New Roman"/>
            <w:sz w:val="24"/>
            <w:szCs w:val="24"/>
            <w:lang w:val="lv" w:eastAsia="lv-LV"/>
          </w:rPr>
          <w:delText>i</w:delText>
        </w:r>
        <w:r w:rsidRPr="005E49DE">
          <w:rPr>
            <w:rFonts w:ascii="Times New Roman" w:eastAsia="Arial" w:hAnsi="Times New Roman" w:cs="Times New Roman"/>
            <w:sz w:val="24"/>
            <w:szCs w:val="24"/>
            <w:lang w:val="lv" w:eastAsia="lv-LV"/>
          </w:rPr>
          <w:delText xml:space="preserve">, </w:delText>
        </w:r>
        <w:r w:rsidR="00CE2E74" w:rsidRPr="005E49DE">
          <w:rPr>
            <w:rFonts w:ascii="Times New Roman" w:eastAsia="Arial" w:hAnsi="Times New Roman" w:cs="Times New Roman"/>
            <w:sz w:val="24"/>
            <w:szCs w:val="24"/>
            <w:lang w:val="lv" w:eastAsia="lv-LV"/>
          </w:rPr>
          <w:delText xml:space="preserve">direktora </w:delText>
        </w:r>
        <w:r w:rsidRPr="005E49DE">
          <w:rPr>
            <w:rFonts w:ascii="Times New Roman" w:eastAsia="Arial" w:hAnsi="Times New Roman" w:cs="Times New Roman"/>
            <w:sz w:val="24"/>
            <w:szCs w:val="24"/>
            <w:lang w:val="lv" w:eastAsia="lv-LV"/>
          </w:rPr>
          <w:delText xml:space="preserve">vietniekiem, pedagogiem, </w:delText>
        </w:r>
        <w:r w:rsidR="00CE2E74" w:rsidRPr="005E49DE">
          <w:rPr>
            <w:rFonts w:ascii="Times New Roman" w:eastAsia="Arial" w:hAnsi="Times New Roman" w:cs="Times New Roman"/>
            <w:sz w:val="24"/>
            <w:szCs w:val="24"/>
            <w:lang w:val="lv" w:eastAsia="lv-LV"/>
          </w:rPr>
          <w:delText>pašvaldības</w:delText>
        </w:r>
        <w:r w:rsidRPr="005E49DE">
          <w:rPr>
            <w:rFonts w:ascii="Times New Roman" w:eastAsia="Arial" w:hAnsi="Times New Roman" w:cs="Times New Roman"/>
            <w:sz w:val="24"/>
            <w:szCs w:val="24"/>
            <w:lang w:val="lv" w:eastAsia="lv-LV"/>
          </w:rPr>
          <w:delText xml:space="preserve"> pārstāvi, izglītības iestādes padomes un vecāku pārstāvjiem, atbalsta personālu un </w:delText>
        </w:r>
        <w:r w:rsidR="00CE2E74" w:rsidRPr="005E49DE">
          <w:rPr>
            <w:rFonts w:ascii="Times New Roman" w:eastAsia="Arial" w:hAnsi="Times New Roman" w:cs="Times New Roman"/>
            <w:sz w:val="24"/>
            <w:szCs w:val="24"/>
            <w:lang w:val="lv" w:eastAsia="lv-LV"/>
          </w:rPr>
          <w:delText>skolēnu</w:delText>
        </w:r>
        <w:r w:rsidRPr="005E49DE">
          <w:rPr>
            <w:rFonts w:ascii="Times New Roman" w:eastAsia="Arial" w:hAnsi="Times New Roman" w:cs="Times New Roman"/>
            <w:sz w:val="24"/>
            <w:szCs w:val="24"/>
            <w:lang w:val="lv" w:eastAsia="lv-LV"/>
          </w:rPr>
          <w:delText xml:space="preserve"> pašpārvaldes pārstāvjiem.</w:delText>
        </w:r>
      </w:del>
    </w:p>
    <w:p w14:paraId="06498711" w14:textId="1E97CE54" w:rsidR="00B912D4" w:rsidRPr="005E49DE" w:rsidRDefault="005E787A" w:rsidP="004B046E">
      <w:pPr>
        <w:numPr>
          <w:ilvl w:val="0"/>
          <w:numId w:val="3"/>
        </w:numPr>
        <w:spacing w:after="120"/>
        <w:ind w:left="714" w:hanging="357"/>
        <w:contextualSpacing/>
        <w:jc w:val="both"/>
        <w:rPr>
          <w:del w:id="88" w:author="uzivatel" w:date="2026-09-22T12:14:00Z" w16du:dateUtc="2026-09-22T16:14:00Z"/>
          <w:rFonts w:ascii="Times New Roman" w:eastAsia="Arial" w:hAnsi="Times New Roman" w:cs="Times New Roman"/>
          <w:sz w:val="24"/>
          <w:szCs w:val="24"/>
          <w:lang w:val="lv" w:eastAsia="lv-LV"/>
        </w:rPr>
      </w:pPr>
      <w:del w:id="89" w:author="uzivatel" w:date="2026-09-22T12:14:00Z" w16du:dateUtc="2026-09-22T16:14:00Z">
        <w:r>
          <w:rPr>
            <w:rFonts w:ascii="Times New Roman" w:eastAsia="Arial" w:hAnsi="Times New Roman" w:cs="Times New Roman"/>
            <w:sz w:val="24"/>
            <w:szCs w:val="24"/>
            <w:lang w:val="lv" w:eastAsia="lv-LV"/>
          </w:rPr>
          <w:delText>13</w:delText>
        </w:r>
        <w:r w:rsidR="0060371B">
          <w:rPr>
            <w:rFonts w:ascii="Times New Roman" w:eastAsia="Arial" w:hAnsi="Times New Roman" w:cs="Times New Roman"/>
            <w:sz w:val="24"/>
            <w:szCs w:val="24"/>
            <w:lang w:val="lv" w:eastAsia="lv-LV"/>
          </w:rPr>
          <w:delText xml:space="preserve"> </w:delText>
        </w:r>
        <w:r w:rsidR="00703706" w:rsidRPr="005E49DE">
          <w:rPr>
            <w:rFonts w:ascii="Times New Roman" w:eastAsia="Arial" w:hAnsi="Times New Roman" w:cs="Times New Roman"/>
            <w:sz w:val="24"/>
            <w:szCs w:val="24"/>
            <w:lang w:val="lv" w:eastAsia="lv-LV"/>
          </w:rPr>
          <w:delText>stundu vērošana attālināti;</w:delText>
        </w:r>
      </w:del>
    </w:p>
    <w:p w14:paraId="4DCF57C3" w14:textId="6BE01D87" w:rsidR="00B912D4" w:rsidRPr="005E49DE" w:rsidRDefault="00CE2E74" w:rsidP="004B046E">
      <w:pPr>
        <w:numPr>
          <w:ilvl w:val="0"/>
          <w:numId w:val="3"/>
        </w:numPr>
        <w:spacing w:after="120"/>
        <w:ind w:left="714" w:hanging="357"/>
        <w:contextualSpacing/>
        <w:jc w:val="both"/>
        <w:rPr>
          <w:del w:id="90" w:author="uzivatel" w:date="2026-09-22T12:14:00Z" w16du:dateUtc="2026-09-22T16:14:00Z"/>
          <w:rFonts w:ascii="Times New Roman" w:eastAsia="Arial" w:hAnsi="Times New Roman" w:cs="Times New Roman"/>
          <w:sz w:val="24"/>
          <w:szCs w:val="24"/>
          <w:lang w:val="lv" w:eastAsia="lv-LV"/>
        </w:rPr>
      </w:pPr>
      <w:del w:id="91" w:author="uzivatel" w:date="2026-09-22T12:14:00Z" w16du:dateUtc="2026-09-22T16:14:00Z">
        <w:r w:rsidRPr="005E49DE">
          <w:rPr>
            <w:rFonts w:ascii="Times New Roman" w:eastAsia="Arial" w:hAnsi="Times New Roman" w:cs="Times New Roman"/>
            <w:sz w:val="24"/>
            <w:szCs w:val="24"/>
            <w:lang w:val="lv" w:eastAsia="lv-LV"/>
          </w:rPr>
          <w:delText>Skolas</w:delText>
        </w:r>
        <w:r w:rsidR="00B912D4" w:rsidRPr="005E49DE">
          <w:rPr>
            <w:rFonts w:ascii="Times New Roman" w:eastAsia="Arial" w:hAnsi="Times New Roman" w:cs="Times New Roman"/>
            <w:sz w:val="24"/>
            <w:szCs w:val="24"/>
            <w:lang w:val="lv" w:eastAsia="lv-LV"/>
          </w:rPr>
          <w:delText xml:space="preserve"> (virtuāla) apskate kopā ar </w:delText>
        </w:r>
        <w:r w:rsidRPr="005E49DE">
          <w:rPr>
            <w:rFonts w:ascii="Times New Roman" w:eastAsia="Arial" w:hAnsi="Times New Roman" w:cs="Times New Roman"/>
            <w:sz w:val="24"/>
            <w:szCs w:val="24"/>
            <w:lang w:val="lv" w:eastAsia="lv-LV"/>
          </w:rPr>
          <w:delText>skolas direktor</w:delText>
        </w:r>
        <w:r w:rsidR="00780D7F">
          <w:rPr>
            <w:rFonts w:ascii="Times New Roman" w:eastAsia="Arial" w:hAnsi="Times New Roman" w:cs="Times New Roman"/>
            <w:sz w:val="24"/>
            <w:szCs w:val="24"/>
            <w:lang w:val="lv" w:eastAsia="lv-LV"/>
          </w:rPr>
          <w:delText>i</w:delText>
        </w:r>
        <w:r w:rsidR="00B912D4" w:rsidRPr="005E49DE">
          <w:rPr>
            <w:rFonts w:ascii="Times New Roman" w:eastAsia="Arial" w:hAnsi="Times New Roman" w:cs="Times New Roman"/>
            <w:sz w:val="24"/>
            <w:szCs w:val="24"/>
            <w:lang w:val="lv" w:eastAsia="lv-LV"/>
          </w:rPr>
          <w:delText>.</w:delText>
        </w:r>
      </w:del>
    </w:p>
    <w:p w14:paraId="23495BD8" w14:textId="78B29DAC" w:rsidR="005E49DE" w:rsidRPr="005E49DE" w:rsidRDefault="00B912D4" w:rsidP="004B046E">
      <w:pPr>
        <w:numPr>
          <w:ilvl w:val="0"/>
          <w:numId w:val="3"/>
        </w:numPr>
        <w:spacing w:after="120"/>
        <w:ind w:left="714" w:hanging="357"/>
        <w:contextualSpacing/>
        <w:jc w:val="both"/>
        <w:rPr>
          <w:del w:id="92" w:author="uzivatel" w:date="2026-09-22T12:14:00Z" w16du:dateUtc="2026-09-22T16:14:00Z"/>
          <w:rFonts w:ascii="Times New Roman" w:eastAsia="Arial" w:hAnsi="Times New Roman" w:cs="Times New Roman"/>
          <w:sz w:val="24"/>
          <w:szCs w:val="24"/>
          <w:lang w:val="lv" w:eastAsia="lv-LV"/>
        </w:rPr>
      </w:pPr>
      <w:del w:id="93" w:author="uzivatel" w:date="2026-09-22T12:14:00Z" w16du:dateUtc="2026-09-22T16:14:00Z">
        <w:r w:rsidRPr="005E49DE">
          <w:rPr>
            <w:rFonts w:ascii="Times New Roman" w:eastAsia="Arial" w:hAnsi="Times New Roman" w:cs="Times New Roman"/>
            <w:sz w:val="24"/>
            <w:szCs w:val="24"/>
            <w:lang w:val="lv" w:eastAsia="lv-LV"/>
          </w:rPr>
          <w:delText>Dokumentu izpēte (</w:delText>
        </w:r>
        <w:r w:rsidR="00CE2E74" w:rsidRPr="005E49DE">
          <w:rPr>
            <w:rFonts w:ascii="Times New Roman" w:eastAsia="Arial" w:hAnsi="Times New Roman" w:cs="Times New Roman"/>
            <w:sz w:val="24"/>
            <w:szCs w:val="24"/>
            <w:lang w:val="lv" w:eastAsia="lv-LV"/>
          </w:rPr>
          <w:delText>skolas</w:delText>
        </w:r>
        <w:r w:rsidRPr="005E49DE">
          <w:rPr>
            <w:rFonts w:ascii="Times New Roman" w:eastAsia="Arial" w:hAnsi="Times New Roman" w:cs="Times New Roman"/>
            <w:sz w:val="24"/>
            <w:szCs w:val="24"/>
            <w:lang w:val="lv" w:eastAsia="lv-LV"/>
          </w:rPr>
          <w:delText xml:space="preserve"> pašnovērtējuma ziņojums, attīstības plānošanas dokument</w:delText>
        </w:r>
        <w:r w:rsidR="00CE2E74" w:rsidRPr="005E49DE">
          <w:rPr>
            <w:rFonts w:ascii="Times New Roman" w:eastAsia="Arial" w:hAnsi="Times New Roman" w:cs="Times New Roman"/>
            <w:sz w:val="24"/>
            <w:szCs w:val="24"/>
            <w:lang w:val="lv" w:eastAsia="lv-LV"/>
          </w:rPr>
          <w:delText>i</w:delText>
        </w:r>
        <w:r w:rsidRPr="005E49DE">
          <w:rPr>
            <w:rFonts w:ascii="Times New Roman" w:eastAsia="Arial" w:hAnsi="Times New Roman" w:cs="Times New Roman"/>
            <w:sz w:val="24"/>
            <w:szCs w:val="24"/>
            <w:lang w:val="lv" w:eastAsia="lv-LV"/>
          </w:rPr>
          <w:delText xml:space="preserve">, </w:delText>
        </w:r>
        <w:r w:rsidR="00CE2E74" w:rsidRPr="005E49DE">
          <w:rPr>
            <w:rFonts w:ascii="Times New Roman" w:eastAsia="Arial" w:hAnsi="Times New Roman" w:cs="Times New Roman"/>
            <w:sz w:val="24"/>
            <w:szCs w:val="24"/>
            <w:lang w:val="lv" w:eastAsia="lv-LV"/>
          </w:rPr>
          <w:delText>skolēnu</w:delText>
        </w:r>
        <w:r w:rsidRPr="005E49DE">
          <w:rPr>
            <w:rFonts w:ascii="Times New Roman" w:eastAsia="Arial" w:hAnsi="Times New Roman" w:cs="Times New Roman"/>
            <w:sz w:val="24"/>
            <w:szCs w:val="24"/>
            <w:lang w:val="lv" w:eastAsia="lv-LV"/>
          </w:rPr>
          <w:delText xml:space="preserve"> mācību sasniegum</w:delText>
        </w:r>
        <w:r w:rsidR="005A171C" w:rsidRPr="005E49DE">
          <w:rPr>
            <w:rFonts w:ascii="Times New Roman" w:eastAsia="Arial" w:hAnsi="Times New Roman" w:cs="Times New Roman"/>
            <w:sz w:val="24"/>
            <w:szCs w:val="24"/>
            <w:lang w:val="lv" w:eastAsia="lv-LV"/>
          </w:rPr>
          <w:delText xml:space="preserve">i un to </w:delText>
        </w:r>
        <w:r w:rsidRPr="005E49DE">
          <w:rPr>
            <w:rFonts w:ascii="Times New Roman" w:eastAsia="Arial" w:hAnsi="Times New Roman" w:cs="Times New Roman"/>
            <w:sz w:val="24"/>
            <w:szCs w:val="24"/>
            <w:lang w:val="lv" w:eastAsia="lv-LV"/>
          </w:rPr>
          <w:delText xml:space="preserve">vērtēšanas kārtība, </w:delText>
        </w:r>
        <w:r w:rsidR="00CE2E74" w:rsidRPr="005E49DE">
          <w:rPr>
            <w:rFonts w:ascii="Times New Roman" w:eastAsia="Arial" w:hAnsi="Times New Roman" w:cs="Times New Roman"/>
            <w:sz w:val="24"/>
            <w:szCs w:val="24"/>
            <w:lang w:val="lv" w:eastAsia="lv-LV"/>
          </w:rPr>
          <w:delText xml:space="preserve">informācija </w:delText>
        </w:r>
        <w:r w:rsidRPr="005E49DE">
          <w:rPr>
            <w:rFonts w:ascii="Times New Roman" w:eastAsia="Arial" w:hAnsi="Times New Roman" w:cs="Times New Roman"/>
            <w:sz w:val="24"/>
            <w:szCs w:val="24"/>
            <w:lang w:val="lv" w:eastAsia="lv-LV"/>
          </w:rPr>
          <w:delText>skolvadības sistēm</w:delText>
        </w:r>
        <w:r w:rsidR="00CE2E74" w:rsidRPr="005E49DE">
          <w:rPr>
            <w:rFonts w:ascii="Times New Roman" w:eastAsia="Arial" w:hAnsi="Times New Roman" w:cs="Times New Roman"/>
            <w:sz w:val="24"/>
            <w:szCs w:val="24"/>
            <w:lang w:val="lv" w:eastAsia="lv-LV"/>
          </w:rPr>
          <w:delText>ā</w:delText>
        </w:r>
        <w:r w:rsidRPr="005E49DE">
          <w:rPr>
            <w:rFonts w:ascii="Times New Roman" w:eastAsia="Arial" w:hAnsi="Times New Roman" w:cs="Times New Roman"/>
            <w:sz w:val="24"/>
            <w:szCs w:val="24"/>
            <w:lang w:val="lv" w:eastAsia="lv-LV"/>
          </w:rPr>
          <w:delText xml:space="preserve"> E–klase, audzināšanas darba prioritātes, </w:delText>
        </w:r>
        <w:r w:rsidR="005A171C" w:rsidRPr="005E49DE">
          <w:rPr>
            <w:rFonts w:ascii="Times New Roman" w:eastAsia="Arial" w:hAnsi="Times New Roman" w:cs="Times New Roman"/>
            <w:sz w:val="24"/>
            <w:szCs w:val="24"/>
            <w:lang w:val="lv" w:eastAsia="lv-LV"/>
          </w:rPr>
          <w:delText>skolēnu kavējumi, pedagogu izglītības un profesionālās kvalifikācijas atbilstība</w:delText>
        </w:r>
        <w:r w:rsidRPr="005E49DE">
          <w:rPr>
            <w:rFonts w:ascii="Times New Roman" w:eastAsia="Arial" w:hAnsi="Times New Roman" w:cs="Times New Roman"/>
            <w:sz w:val="24"/>
            <w:szCs w:val="24"/>
            <w:lang w:val="lv" w:eastAsia="lv-LV"/>
          </w:rPr>
          <w:delText>).</w:delText>
        </w:r>
      </w:del>
    </w:p>
    <w:p w14:paraId="6082A9F8" w14:textId="0B15A8D2" w:rsidR="005E49DE" w:rsidRPr="005E49DE" w:rsidRDefault="005E49DE" w:rsidP="004B046E">
      <w:pPr>
        <w:numPr>
          <w:ilvl w:val="0"/>
          <w:numId w:val="3"/>
        </w:numPr>
        <w:spacing w:after="0"/>
        <w:ind w:left="714" w:hanging="357"/>
        <w:contextualSpacing/>
        <w:jc w:val="both"/>
        <w:rPr>
          <w:del w:id="94" w:author="uzivatel" w:date="2026-09-22T12:14:00Z" w16du:dateUtc="2026-09-22T16:14:00Z"/>
          <w:rFonts w:ascii="Times New Roman" w:eastAsia="Arial" w:hAnsi="Times New Roman" w:cs="Times New Roman"/>
          <w:sz w:val="24"/>
          <w:szCs w:val="24"/>
          <w:lang w:val="lv" w:eastAsia="lv-LV"/>
        </w:rPr>
      </w:pPr>
      <w:del w:id="95" w:author="uzivatel" w:date="2026-09-22T12:14:00Z" w16du:dateUtc="2026-09-22T16:14:00Z">
        <w:r w:rsidRPr="005E49DE">
          <w:rPr>
            <w:rFonts w:ascii="Times New Roman" w:eastAsia="Arial" w:hAnsi="Times New Roman" w:cs="Times New Roman"/>
            <w:sz w:val="24"/>
            <w:szCs w:val="24"/>
            <w:lang w:val="lv" w:eastAsia="lv-LV"/>
          </w:rPr>
          <w:delText>Attālināto mācību izpēte.</w:delText>
        </w:r>
      </w:del>
    </w:p>
    <w:p w14:paraId="2666C3B6" w14:textId="77901E38" w:rsidR="00B912D4" w:rsidRDefault="005E49DE" w:rsidP="004B046E">
      <w:pPr>
        <w:pStyle w:val="ListParagraph"/>
        <w:numPr>
          <w:ilvl w:val="0"/>
          <w:numId w:val="3"/>
        </w:numPr>
        <w:spacing w:after="0"/>
        <w:ind w:left="714" w:hanging="357"/>
        <w:rPr>
          <w:del w:id="96" w:author="uzivatel" w:date="2026-09-22T12:14:00Z" w16du:dateUtc="2026-09-22T16:14:00Z"/>
          <w:rFonts w:ascii="Times New Roman" w:eastAsia="Arial" w:hAnsi="Times New Roman" w:cs="Times New Roman"/>
          <w:sz w:val="24"/>
          <w:szCs w:val="24"/>
          <w:lang w:val="lv" w:eastAsia="lv-LV"/>
        </w:rPr>
      </w:pPr>
      <w:del w:id="97" w:author="uzivatel" w:date="2026-09-22T12:14:00Z" w16du:dateUtc="2026-09-22T16:14:00Z">
        <w:r w:rsidRPr="005E49DE">
          <w:rPr>
            <w:rFonts w:ascii="Times New Roman" w:eastAsia="Arial" w:hAnsi="Times New Roman" w:cs="Times New Roman"/>
            <w:sz w:val="24"/>
            <w:szCs w:val="24"/>
            <w:lang w:val="lv" w:eastAsia="lv-LV"/>
          </w:rPr>
          <w:delText>Situāciju analīze (attālināti) par pedagoģijas, skolvadības un izglītības iestādes aktuālās darbības jautājumiem.</w:delText>
        </w:r>
      </w:del>
    </w:p>
    <w:p w14:paraId="6EE45149" w14:textId="77777777" w:rsidR="005025CD" w:rsidRDefault="005025CD" w:rsidP="005025CD">
      <w:pPr>
        <w:pStyle w:val="ListParagraph"/>
        <w:spacing w:after="0"/>
        <w:ind w:left="714"/>
        <w:rPr>
          <w:del w:id="98" w:author="uzivatel" w:date="2026-09-22T12:14:00Z" w16du:dateUtc="2026-09-22T16:14:00Z"/>
          <w:rFonts w:ascii="Times New Roman" w:eastAsia="Arial" w:hAnsi="Times New Roman" w:cs="Times New Roman"/>
          <w:sz w:val="24"/>
          <w:szCs w:val="24"/>
          <w:lang w:val="lv" w:eastAsia="lv-LV"/>
        </w:rPr>
      </w:pPr>
    </w:p>
    <w:p w14:paraId="4B3EFD59" w14:textId="3ECAF886" w:rsidR="005E787A" w:rsidRDefault="005E787A" w:rsidP="005E787A">
      <w:pPr>
        <w:spacing w:after="0"/>
        <w:rPr>
          <w:del w:id="99" w:author="uzivatel" w:date="2026-09-22T12:14:00Z" w16du:dateUtc="2026-09-22T16:14:00Z"/>
          <w:rFonts w:ascii="Times New Roman" w:eastAsia="Arial" w:hAnsi="Times New Roman" w:cs="Times New Roman"/>
          <w:sz w:val="24"/>
          <w:szCs w:val="24"/>
          <w:lang w:val="lv" w:eastAsia="lv-LV"/>
        </w:rPr>
      </w:pPr>
    </w:p>
    <w:p w14:paraId="0BACFF8E" w14:textId="77777777" w:rsidR="005E787A" w:rsidRPr="005E787A" w:rsidRDefault="005E787A" w:rsidP="005E787A">
      <w:pPr>
        <w:spacing w:after="0"/>
        <w:rPr>
          <w:del w:id="100" w:author="uzivatel" w:date="2026-09-22T12:14:00Z" w16du:dateUtc="2026-09-22T16:14:00Z"/>
          <w:rFonts w:ascii="Times New Roman" w:eastAsia="Arial" w:hAnsi="Times New Roman" w:cs="Times New Roman"/>
          <w:sz w:val="24"/>
          <w:szCs w:val="24"/>
          <w:lang w:val="lv" w:eastAsia="lv-LV"/>
        </w:rPr>
      </w:pPr>
    </w:p>
    <w:p w14:paraId="0C625DFE" w14:textId="1B9D8AC9" w:rsidR="0037475B" w:rsidRDefault="00B912D4" w:rsidP="005E49DE">
      <w:pPr>
        <w:numPr>
          <w:ilvl w:val="0"/>
          <w:numId w:val="3"/>
        </w:numPr>
        <w:spacing w:after="0"/>
        <w:ind w:left="714" w:hanging="357"/>
        <w:jc w:val="both"/>
        <w:rPr>
          <w:del w:id="101" w:author="uzivatel" w:date="2026-09-22T12:14:00Z" w16du:dateUtc="2026-09-22T16:14:00Z"/>
          <w:rFonts w:ascii="Times New Roman" w:eastAsia="Arial" w:hAnsi="Times New Roman" w:cs="Times New Roman"/>
          <w:sz w:val="24"/>
          <w:szCs w:val="24"/>
          <w:lang w:val="lv" w:eastAsia="lv-LV"/>
        </w:rPr>
      </w:pPr>
      <w:del w:id="102" w:author="uzivatel" w:date="2026-09-22T12:14:00Z" w16du:dateUtc="2026-09-22T16:14:00Z">
        <w:r w:rsidRPr="005E49DE">
          <w:rPr>
            <w:rFonts w:ascii="Times New Roman" w:eastAsia="Arial" w:hAnsi="Times New Roman" w:cs="Times New Roman"/>
            <w:sz w:val="24"/>
            <w:szCs w:val="24"/>
            <w:lang w:val="lv" w:eastAsia="lv-LV"/>
          </w:rPr>
          <w:delText>Tīm</w:delText>
        </w:r>
        <w:r w:rsidR="00CE2E74" w:rsidRPr="005E49DE">
          <w:rPr>
            <w:rFonts w:ascii="Times New Roman" w:eastAsia="Arial" w:hAnsi="Times New Roman" w:cs="Times New Roman"/>
            <w:sz w:val="24"/>
            <w:szCs w:val="24"/>
            <w:lang w:val="lv" w:eastAsia="lv-LV"/>
          </w:rPr>
          <w:delText>ekļ</w:delText>
        </w:r>
        <w:r w:rsidRPr="005E49DE">
          <w:rPr>
            <w:rFonts w:ascii="Times New Roman" w:eastAsia="Arial" w:hAnsi="Times New Roman" w:cs="Times New Roman"/>
            <w:sz w:val="24"/>
            <w:szCs w:val="24"/>
            <w:lang w:val="lv" w:eastAsia="lv-LV"/>
          </w:rPr>
          <w:delText>vietnes</w:delText>
        </w:r>
        <w:r w:rsidR="00CE2E74" w:rsidRPr="005E49DE">
          <w:rPr>
            <w:rFonts w:ascii="Times New Roman" w:eastAsia="Arial" w:hAnsi="Times New Roman" w:cs="Times New Roman"/>
            <w:sz w:val="24"/>
            <w:szCs w:val="24"/>
            <w:lang w:val="lv" w:eastAsia="lv-LV"/>
          </w:rPr>
          <w:delText xml:space="preserve"> </w:delText>
        </w:r>
        <w:r w:rsidR="005E787A">
          <w:fldChar w:fldCharType="begin"/>
        </w:r>
        <w:r w:rsidR="005E787A">
          <w:delInstrText>HYPERLINK "https://www.r93vs.lv/"</w:delInstrText>
        </w:r>
        <w:r w:rsidR="005E787A">
          <w:fldChar w:fldCharType="separate"/>
        </w:r>
        <w:r w:rsidR="005E787A" w:rsidRPr="00BD4268">
          <w:rPr>
            <w:rStyle w:val="Hyperlink"/>
          </w:rPr>
          <w:delText>https://www.r93vs.lv/</w:delText>
        </w:r>
        <w:r w:rsidR="005E787A">
          <w:fldChar w:fldCharType="end"/>
        </w:r>
        <w:r w:rsidR="005E787A">
          <w:delText xml:space="preserve"> </w:delText>
        </w:r>
        <w:r w:rsidR="00780D7F" w:rsidRPr="00780D7F">
          <w:rPr>
            <w:rFonts w:ascii="Times New Roman" w:eastAsia="Times New Roman" w:hAnsi="Times New Roman" w:cs="Times New Roman"/>
            <w:color w:val="000000"/>
            <w:lang w:val="lv" w:eastAsia="lv-LV"/>
          </w:rPr>
          <w:delText xml:space="preserve"> </w:delText>
        </w:r>
        <w:r w:rsidRPr="005E49DE">
          <w:rPr>
            <w:rFonts w:ascii="Times New Roman" w:eastAsia="Arial" w:hAnsi="Times New Roman" w:cs="Times New Roman"/>
            <w:sz w:val="24"/>
            <w:szCs w:val="24"/>
            <w:lang w:val="lv" w:eastAsia="lv-LV"/>
          </w:rPr>
          <w:delText>informācijas izpēte.</w:delText>
        </w:r>
      </w:del>
    </w:p>
    <w:p w14:paraId="28ADD36B" w14:textId="77777777" w:rsidR="004B046E" w:rsidRDefault="004B046E" w:rsidP="008576CF">
      <w:pPr>
        <w:spacing w:after="120"/>
        <w:jc w:val="both"/>
        <w:rPr>
          <w:del w:id="103" w:author="uzivatel" w:date="2026-09-22T12:14:00Z" w16du:dateUtc="2026-09-22T16:14:00Z"/>
          <w:rFonts w:ascii="Times New Roman" w:eastAsia="Arial" w:hAnsi="Times New Roman" w:cs="Times New Roman"/>
          <w:sz w:val="24"/>
          <w:szCs w:val="24"/>
          <w:lang w:val="lv" w:eastAsia="lv-LV"/>
        </w:rPr>
      </w:pPr>
    </w:p>
    <w:p w14:paraId="53CB1DE1" w14:textId="55408EA9" w:rsidR="00952C7C" w:rsidRDefault="00CE2E74" w:rsidP="008576CF">
      <w:pPr>
        <w:spacing w:after="120"/>
        <w:jc w:val="both"/>
        <w:rPr>
          <w:del w:id="104" w:author="uzivatel" w:date="2026-09-22T12:14:00Z" w16du:dateUtc="2026-09-22T16:14:00Z"/>
          <w:rFonts w:ascii="Times New Roman" w:eastAsia="Arial" w:hAnsi="Times New Roman" w:cs="Times New Roman"/>
          <w:sz w:val="24"/>
          <w:szCs w:val="24"/>
          <w:lang w:val="lv" w:eastAsia="lv-LV"/>
        </w:rPr>
      </w:pPr>
      <w:del w:id="105" w:author="uzivatel" w:date="2026-09-22T12:14:00Z" w16du:dateUtc="2026-09-22T16:14:00Z">
        <w:r w:rsidRPr="00246329">
          <w:rPr>
            <w:rFonts w:ascii="Times New Roman" w:eastAsia="Arial" w:hAnsi="Times New Roman" w:cs="Times New Roman"/>
            <w:sz w:val="24"/>
            <w:szCs w:val="24"/>
            <w:lang w:val="lv" w:eastAsia="lv-LV"/>
          </w:rPr>
          <w:delText xml:space="preserve">Kā svarīgākos turpmākajos gados skolai veicamos darbus akreditācijas ekspertu komisija ir noteikusi </w:delText>
        </w:r>
        <w:r w:rsidR="00952C7C">
          <w:rPr>
            <w:rFonts w:ascii="Times New Roman" w:eastAsia="Arial" w:hAnsi="Times New Roman" w:cs="Times New Roman"/>
            <w:sz w:val="24"/>
            <w:szCs w:val="24"/>
            <w:lang w:val="lv" w:eastAsia="lv-LV"/>
          </w:rPr>
          <w:delText>sekojošo:</w:delText>
        </w:r>
      </w:del>
    </w:p>
    <w:p w14:paraId="00DC783F" w14:textId="4BF257EB" w:rsidR="00B7647C" w:rsidRPr="00B7647C" w:rsidRDefault="00B7647C" w:rsidP="00B7647C">
      <w:pPr>
        <w:pStyle w:val="ListParagraph"/>
        <w:numPr>
          <w:ilvl w:val="0"/>
          <w:numId w:val="8"/>
        </w:numPr>
        <w:spacing w:after="120"/>
        <w:jc w:val="both"/>
        <w:rPr>
          <w:del w:id="106" w:author="uzivatel" w:date="2026-09-22T12:14:00Z" w16du:dateUtc="2026-09-22T16:14:00Z"/>
          <w:rFonts w:ascii="Times New Roman" w:eastAsia="Times New Roman" w:hAnsi="Times New Roman" w:cs="Times New Roman"/>
          <w:sz w:val="24"/>
          <w:szCs w:val="24"/>
          <w:lang w:val="lv" w:eastAsia="lv-LV"/>
        </w:rPr>
      </w:pPr>
      <w:del w:id="107" w:author="uzivatel" w:date="2026-09-22T12:14:00Z" w16du:dateUtc="2026-09-22T16:14:00Z">
        <w:r w:rsidRPr="00B7647C">
          <w:rPr>
            <w:rFonts w:ascii="Times New Roman" w:eastAsia="Times New Roman" w:hAnsi="Times New Roman" w:cs="Times New Roman"/>
            <w:sz w:val="24"/>
            <w:szCs w:val="24"/>
            <w:lang w:val="lv"/>
          </w:rPr>
          <w:delText xml:space="preserve">pilnveidot mācīšanas un mācīšanās kvalitāti </w:delText>
        </w:r>
        <w:r>
          <w:rPr>
            <w:rFonts w:ascii="Times New Roman" w:eastAsia="Times New Roman" w:hAnsi="Times New Roman" w:cs="Times New Roman"/>
            <w:sz w:val="24"/>
            <w:szCs w:val="24"/>
            <w:lang w:val="lv"/>
          </w:rPr>
          <w:delText>skolā</w:delText>
        </w:r>
        <w:r w:rsidRPr="00B7647C">
          <w:rPr>
            <w:rFonts w:ascii="Times New Roman" w:eastAsia="Times New Roman" w:hAnsi="Times New Roman" w:cs="Times New Roman"/>
            <w:sz w:val="24"/>
            <w:szCs w:val="24"/>
            <w:lang w:val="lv"/>
          </w:rPr>
          <w:delText>:</w:delText>
        </w:r>
        <w:r>
          <w:rPr>
            <w:rFonts w:ascii="Times New Roman" w:eastAsia="Times New Roman" w:hAnsi="Times New Roman" w:cs="Times New Roman"/>
            <w:sz w:val="24"/>
            <w:szCs w:val="24"/>
            <w:lang w:val="lv"/>
          </w:rPr>
          <w:delText xml:space="preserve"> (i) </w:delText>
        </w:r>
        <w:r w:rsidRPr="00B7647C">
          <w:rPr>
            <w:rFonts w:ascii="Times New Roman" w:eastAsia="Times New Roman" w:hAnsi="Times New Roman" w:cs="Times New Roman"/>
            <w:sz w:val="24"/>
            <w:szCs w:val="24"/>
            <w:lang w:val="lv"/>
          </w:rPr>
          <w:delText>nodrošinot mācību un audzināšanas pakāpenisku pāreju no pedagogcentrēta uz izglītojamo centrētu un pašvadītu mācību procesu;</w:delText>
        </w:r>
        <w:r>
          <w:rPr>
            <w:rFonts w:ascii="Times New Roman" w:eastAsia="Times New Roman" w:hAnsi="Times New Roman" w:cs="Times New Roman"/>
            <w:sz w:val="24"/>
            <w:szCs w:val="24"/>
            <w:lang w:val="lv"/>
          </w:rPr>
          <w:delText xml:space="preserve"> (ii) </w:delText>
        </w:r>
        <w:r w:rsidRPr="00B7647C">
          <w:rPr>
            <w:rFonts w:ascii="Times New Roman" w:eastAsia="Times New Roman" w:hAnsi="Times New Roman" w:cs="Times New Roman"/>
            <w:sz w:val="24"/>
            <w:szCs w:val="24"/>
            <w:lang w:val="lv"/>
          </w:rPr>
          <w:delText>palielinot un dažādojot atgriezeniskās saites sniegšanu ikdienas mācību darbā gan no procesa, gan uzdevuma, gan personas dimensijas skatu punkta, regulāri iesaistot izglītojamos pašvērtēšanas un savstarpējās vērtēšanas procesā;</w:delText>
        </w:r>
        <w:r>
          <w:rPr>
            <w:rFonts w:ascii="Times New Roman" w:eastAsia="Times New Roman" w:hAnsi="Times New Roman" w:cs="Times New Roman"/>
            <w:sz w:val="24"/>
            <w:szCs w:val="24"/>
            <w:lang w:val="lv"/>
          </w:rPr>
          <w:delText xml:space="preserve"> (iii) </w:delText>
        </w:r>
        <w:r w:rsidRPr="00B7647C">
          <w:rPr>
            <w:rFonts w:ascii="Times New Roman" w:eastAsia="Times New Roman" w:hAnsi="Times New Roman" w:cs="Times New Roman"/>
            <w:sz w:val="24"/>
            <w:szCs w:val="24"/>
            <w:lang w:val="lv"/>
          </w:rPr>
          <w:delText>palielinot mācību procesa iekšējo individualizāciju un diferenciāciju;</w:delText>
        </w:r>
        <w:r>
          <w:rPr>
            <w:rFonts w:ascii="Times New Roman" w:eastAsia="Times New Roman" w:hAnsi="Times New Roman" w:cs="Times New Roman"/>
            <w:sz w:val="24"/>
            <w:szCs w:val="24"/>
            <w:lang w:val="lv"/>
          </w:rPr>
          <w:delText xml:space="preserve"> (iv) </w:delText>
        </w:r>
        <w:r w:rsidRPr="00B7647C">
          <w:rPr>
            <w:rFonts w:ascii="Times New Roman" w:eastAsia="Times New Roman" w:hAnsi="Times New Roman" w:cs="Times New Roman"/>
            <w:sz w:val="24"/>
            <w:szCs w:val="24"/>
            <w:lang w:val="lv"/>
          </w:rPr>
          <w:delText>veicinot daudzveidīgāku informācijas un komunikācijas tehnoloģiju pielietojumu ikdienas mācību procesā izglītības programmu kvalitatīvas un efektīvas apguves nodrošināšanai, interaktīva mācību procesa radīšanai un īstenošanai</w:delText>
        </w:r>
        <w:r>
          <w:rPr>
            <w:rFonts w:ascii="Times New Roman" w:eastAsia="Times New Roman" w:hAnsi="Times New Roman" w:cs="Times New Roman"/>
            <w:sz w:val="24"/>
            <w:szCs w:val="24"/>
            <w:lang w:val="lv"/>
          </w:rPr>
          <w:delText>;</w:delText>
        </w:r>
      </w:del>
    </w:p>
    <w:p w14:paraId="4485C66E" w14:textId="3AACFB79" w:rsidR="00BA6158" w:rsidRDefault="00BA6158" w:rsidP="00780D7F">
      <w:pPr>
        <w:pStyle w:val="ListParagraph"/>
        <w:numPr>
          <w:ilvl w:val="0"/>
          <w:numId w:val="8"/>
        </w:numPr>
        <w:spacing w:after="120"/>
        <w:jc w:val="both"/>
        <w:rPr>
          <w:del w:id="108" w:author="uzivatel" w:date="2026-09-22T12:14:00Z" w16du:dateUtc="2026-09-22T16:14:00Z"/>
          <w:rFonts w:ascii="Times New Roman" w:eastAsia="Times New Roman" w:hAnsi="Times New Roman" w:cs="Times New Roman"/>
          <w:sz w:val="24"/>
          <w:szCs w:val="24"/>
          <w:lang w:val="lv" w:eastAsia="lv-LV"/>
        </w:rPr>
      </w:pPr>
      <w:del w:id="109" w:author="uzivatel" w:date="2026-09-22T12:14:00Z" w16du:dateUtc="2026-09-22T16:14:00Z">
        <w:r w:rsidRPr="00BA6158">
          <w:rPr>
            <w:rFonts w:ascii="Times New Roman" w:eastAsia="Times New Roman" w:hAnsi="Times New Roman" w:cs="Times New Roman"/>
            <w:sz w:val="24"/>
            <w:szCs w:val="24"/>
            <w:lang w:val="lv" w:eastAsia="lv-LV"/>
          </w:rPr>
          <w:delText xml:space="preserve">izstrādāt un ieviest kārtību, kādā tiek aizvietots prombūtnē esošs pedagogs, lai nodrošinātu izglītojamajiem nepārtrauktu un kvalitatīvu izglītības programmu apguvi saskaņā ar mācību priekšmetu stundu plānu, izglītības iestādes administrācijai nodrošināt pārraudzību par korektu mācību un audzināšanas procesa atspoguļošanu skolvadības sistēmā </w:delText>
        </w:r>
        <w:r w:rsidRPr="00BA6158">
          <w:rPr>
            <w:rFonts w:ascii="Times New Roman" w:eastAsia="Times New Roman" w:hAnsi="Times New Roman" w:cs="Times New Roman"/>
            <w:i/>
            <w:sz w:val="24"/>
            <w:szCs w:val="24"/>
            <w:lang w:val="lv" w:eastAsia="lv-LV"/>
          </w:rPr>
          <w:delText>e-klase</w:delText>
        </w:r>
        <w:r w:rsidRPr="00BA6158">
          <w:rPr>
            <w:rFonts w:ascii="Times New Roman" w:eastAsia="Times New Roman" w:hAnsi="Times New Roman" w:cs="Times New Roman"/>
            <w:sz w:val="24"/>
            <w:szCs w:val="24"/>
            <w:lang w:val="lv" w:eastAsia="lv-LV"/>
          </w:rPr>
          <w:delText>, aizvietojot prombūtnē esošus pedagogus</w:delText>
        </w:r>
        <w:r>
          <w:rPr>
            <w:rFonts w:ascii="Times New Roman" w:eastAsia="Times New Roman" w:hAnsi="Times New Roman" w:cs="Times New Roman"/>
            <w:sz w:val="24"/>
            <w:szCs w:val="24"/>
            <w:lang w:val="lv" w:eastAsia="lv-LV"/>
          </w:rPr>
          <w:delText>;</w:delText>
        </w:r>
      </w:del>
    </w:p>
    <w:p w14:paraId="19382F85" w14:textId="0F70CD9C" w:rsidR="00BA6158" w:rsidRDefault="00BA6158" w:rsidP="00780D7F">
      <w:pPr>
        <w:pStyle w:val="ListParagraph"/>
        <w:numPr>
          <w:ilvl w:val="0"/>
          <w:numId w:val="8"/>
        </w:numPr>
        <w:spacing w:after="120"/>
        <w:jc w:val="both"/>
        <w:rPr>
          <w:del w:id="110" w:author="uzivatel" w:date="2026-09-22T12:14:00Z" w16du:dateUtc="2026-09-22T16:14:00Z"/>
          <w:rFonts w:ascii="Times New Roman" w:eastAsia="Times New Roman" w:hAnsi="Times New Roman" w:cs="Times New Roman"/>
          <w:sz w:val="24"/>
          <w:szCs w:val="24"/>
          <w:lang w:val="lv" w:eastAsia="lv-LV"/>
        </w:rPr>
      </w:pPr>
      <w:del w:id="111" w:author="uzivatel" w:date="2026-09-22T12:14:00Z" w16du:dateUtc="2026-09-22T16:14:00Z">
        <w:r w:rsidRPr="00BA6158">
          <w:rPr>
            <w:rFonts w:ascii="Times New Roman" w:eastAsia="Times New Roman" w:hAnsi="Times New Roman" w:cs="Times New Roman"/>
            <w:sz w:val="24"/>
            <w:szCs w:val="24"/>
            <w:lang w:val="lv" w:eastAsia="lv-LV"/>
          </w:rPr>
          <w:delText>izstrādāt ilgtspējīgu stratēģiju jaunu pedagogu piesaistei un/vai iniciēt izglītības iestādē strādājošo pedagogu pārkvalifikāciju esošo/prognozējamo pedagogu amatu vakanču aizpildīšanai un optimālas pedagogu noslodzes nodrošināšanai</w:delText>
        </w:r>
        <w:r>
          <w:rPr>
            <w:rFonts w:ascii="Times New Roman" w:eastAsia="Times New Roman" w:hAnsi="Times New Roman" w:cs="Times New Roman"/>
            <w:sz w:val="24"/>
            <w:szCs w:val="24"/>
            <w:lang w:val="lv" w:eastAsia="lv-LV"/>
          </w:rPr>
          <w:delText>;</w:delText>
        </w:r>
      </w:del>
    </w:p>
    <w:p w14:paraId="758C84C1" w14:textId="50B6F479" w:rsidR="00BA6158" w:rsidRPr="00BA6158" w:rsidRDefault="00BA6158" w:rsidP="00780D7F">
      <w:pPr>
        <w:pStyle w:val="ListParagraph"/>
        <w:numPr>
          <w:ilvl w:val="0"/>
          <w:numId w:val="8"/>
        </w:numPr>
        <w:spacing w:after="120"/>
        <w:jc w:val="both"/>
        <w:rPr>
          <w:del w:id="112" w:author="uzivatel" w:date="2026-09-22T12:14:00Z" w16du:dateUtc="2026-09-22T16:14:00Z"/>
          <w:rFonts w:ascii="Times New Roman" w:eastAsia="Times New Roman" w:hAnsi="Times New Roman" w:cs="Times New Roman"/>
          <w:sz w:val="24"/>
          <w:szCs w:val="24"/>
          <w:lang w:val="lv" w:eastAsia="lv-LV"/>
        </w:rPr>
      </w:pPr>
      <w:del w:id="113" w:author="uzivatel" w:date="2026-09-22T12:14:00Z" w16du:dateUtc="2026-09-22T16:14:00Z">
        <w:r w:rsidRPr="00BA6158">
          <w:rPr>
            <w:rFonts w:ascii="Times New Roman" w:eastAsia="Times New Roman" w:hAnsi="Times New Roman" w:cs="Times New Roman"/>
            <w:iCs/>
            <w:sz w:val="24"/>
            <w:szCs w:val="24"/>
            <w:lang w:val="lv" w:eastAsia="lv-LV"/>
          </w:rPr>
          <w:delText>sadarbībā ar dibinātāju ir nodrošināt nepieciešamo infrastruktūras pieejamību cilvēkiem ar īpašām vajadzībām</w:delText>
        </w:r>
        <w:r>
          <w:rPr>
            <w:rFonts w:ascii="Times New Roman" w:eastAsia="Times New Roman" w:hAnsi="Times New Roman" w:cs="Times New Roman"/>
            <w:iCs/>
            <w:sz w:val="24"/>
            <w:szCs w:val="24"/>
            <w:lang w:val="lv" w:eastAsia="lv-LV"/>
          </w:rPr>
          <w:delText>;</w:delText>
        </w:r>
      </w:del>
    </w:p>
    <w:p w14:paraId="15CDAA5D" w14:textId="3014BF77" w:rsidR="00BA6158" w:rsidRDefault="00BA6158" w:rsidP="00780D7F">
      <w:pPr>
        <w:pStyle w:val="ListParagraph"/>
        <w:numPr>
          <w:ilvl w:val="0"/>
          <w:numId w:val="8"/>
        </w:numPr>
        <w:spacing w:after="120"/>
        <w:jc w:val="both"/>
        <w:rPr>
          <w:del w:id="114" w:author="uzivatel" w:date="2026-09-22T12:14:00Z" w16du:dateUtc="2026-09-22T16:14:00Z"/>
          <w:rFonts w:ascii="Times New Roman" w:eastAsia="Times New Roman" w:hAnsi="Times New Roman" w:cs="Times New Roman"/>
          <w:sz w:val="24"/>
          <w:szCs w:val="24"/>
          <w:lang w:val="lv" w:eastAsia="lv-LV"/>
        </w:rPr>
      </w:pPr>
      <w:del w:id="115" w:author="uzivatel" w:date="2026-09-22T12:14:00Z" w16du:dateUtc="2026-09-22T16:14:00Z">
        <w:r w:rsidRPr="00BA6158">
          <w:rPr>
            <w:rFonts w:ascii="Times New Roman" w:eastAsia="Times New Roman" w:hAnsi="Times New Roman" w:cs="Times New Roman"/>
            <w:sz w:val="24"/>
            <w:szCs w:val="24"/>
            <w:lang w:val="lv" w:eastAsia="lv-LV"/>
          </w:rPr>
          <w:delText>stiprināt atbalsta personāla darbības koordināciju, noteikt katra individuālo kompetenci un  komandā veicamos pienākumus, lai veidotu vienotu,  regulāri, sistēmiski  iegūtos datos balstītu, pieeju  situāciju izvērtēšanā un vispusīga, efektīva atbalsta sniegšanā</w:delText>
        </w:r>
        <w:r w:rsidR="00422A6E">
          <w:rPr>
            <w:rFonts w:ascii="Times New Roman" w:eastAsia="Times New Roman" w:hAnsi="Times New Roman" w:cs="Times New Roman"/>
            <w:sz w:val="24"/>
            <w:szCs w:val="24"/>
            <w:lang w:val="lv" w:eastAsia="lv-LV"/>
          </w:rPr>
          <w:delText>.</w:delText>
        </w:r>
      </w:del>
    </w:p>
    <w:p w14:paraId="3B5B0613" w14:textId="2D0ACECA" w:rsidR="0037475B" w:rsidRPr="00814E42" w:rsidRDefault="00583209" w:rsidP="008576CF">
      <w:pPr>
        <w:pBdr>
          <w:top w:val="nil"/>
          <w:left w:val="nil"/>
          <w:bottom w:val="nil"/>
          <w:right w:val="nil"/>
          <w:between w:val="nil"/>
        </w:pBdr>
        <w:spacing w:after="120"/>
        <w:jc w:val="both"/>
        <w:rPr>
          <w:del w:id="116" w:author="uzivatel" w:date="2026-09-22T12:14:00Z" w16du:dateUtc="2026-09-22T16:14:00Z"/>
          <w:rFonts w:ascii="Times New Roman" w:eastAsia="Times New Roman" w:hAnsi="Times New Roman" w:cs="Times New Roman"/>
          <w:sz w:val="24"/>
          <w:szCs w:val="24"/>
          <w:lang w:val="lv-LV"/>
        </w:rPr>
      </w:pPr>
      <w:del w:id="117" w:author="uzivatel" w:date="2026-09-22T12:14:00Z" w16du:dateUtc="2026-09-22T16:14:00Z">
        <w:r w:rsidRPr="00814E42">
          <w:rPr>
            <w:rFonts w:ascii="Times New Roman" w:eastAsia="Times New Roman" w:hAnsi="Times New Roman" w:cs="Times New Roman"/>
            <w:sz w:val="24"/>
            <w:szCs w:val="24"/>
            <w:lang w:val="lv-LV"/>
          </w:rPr>
          <w:delText xml:space="preserve">Novēlu jums </w:delText>
        </w:r>
        <w:r w:rsidR="00292EC2" w:rsidRPr="00814E42">
          <w:rPr>
            <w:rFonts w:ascii="Times New Roman" w:eastAsia="Times New Roman" w:hAnsi="Times New Roman" w:cs="Times New Roman"/>
            <w:sz w:val="24"/>
            <w:szCs w:val="24"/>
            <w:lang w:val="lv-LV"/>
          </w:rPr>
          <w:delText xml:space="preserve">sekmīgu </w:delText>
        </w:r>
        <w:r w:rsidRPr="00814E42">
          <w:rPr>
            <w:rFonts w:ascii="Times New Roman" w:eastAsia="Times New Roman" w:hAnsi="Times New Roman" w:cs="Times New Roman"/>
            <w:sz w:val="24"/>
            <w:szCs w:val="24"/>
            <w:lang w:val="lv-LV"/>
          </w:rPr>
          <w:delText xml:space="preserve">turpmāko </w:delText>
        </w:r>
        <w:r w:rsidR="00292EC2" w:rsidRPr="00814E42">
          <w:rPr>
            <w:rFonts w:ascii="Times New Roman" w:eastAsia="Times New Roman" w:hAnsi="Times New Roman" w:cs="Times New Roman"/>
            <w:sz w:val="24"/>
            <w:szCs w:val="24"/>
            <w:lang w:val="lv-LV"/>
          </w:rPr>
          <w:delText xml:space="preserve">sadarbību ar izglītības </w:delText>
        </w:r>
        <w:r w:rsidRPr="00814E42">
          <w:rPr>
            <w:rFonts w:ascii="Times New Roman" w:eastAsia="Times New Roman" w:hAnsi="Times New Roman" w:cs="Times New Roman"/>
            <w:sz w:val="24"/>
            <w:szCs w:val="24"/>
            <w:lang w:val="lv-LV"/>
          </w:rPr>
          <w:delText>iestādes vadību un pedagogiem!</w:delText>
        </w:r>
      </w:del>
    </w:p>
    <w:p w14:paraId="3972D8C2" w14:textId="77777777" w:rsidR="00583209" w:rsidRPr="00814E42" w:rsidRDefault="00583209" w:rsidP="00CE2E74">
      <w:pPr>
        <w:pBdr>
          <w:top w:val="nil"/>
          <w:left w:val="nil"/>
          <w:bottom w:val="nil"/>
          <w:right w:val="nil"/>
          <w:between w:val="nil"/>
        </w:pBdr>
        <w:spacing w:after="120"/>
        <w:jc w:val="both"/>
        <w:rPr>
          <w:del w:id="118" w:author="uzivatel" w:date="2026-09-22T12:14:00Z" w16du:dateUtc="2026-09-22T16:14:00Z"/>
          <w:rFonts w:ascii="Times New Roman" w:eastAsia="Times New Roman" w:hAnsi="Times New Roman" w:cs="Times New Roman"/>
          <w:sz w:val="24"/>
          <w:szCs w:val="24"/>
          <w:lang w:val="lv-LV"/>
        </w:rPr>
      </w:pPr>
    </w:p>
    <w:p w14:paraId="504F9669" w14:textId="56670239" w:rsidR="0037475B" w:rsidRDefault="00412191" w:rsidP="006D0779">
      <w:pPr>
        <w:pStyle w:val="Default"/>
        <w:ind w:left="720"/>
        <w:rPr>
          <w:rFonts w:ascii="Roboto" w:hAnsi="Roboto"/>
          <w:rPrChange w:id="119" w:author="uzivatel" w:date="2026-09-22T12:14:00Z" w16du:dateUtc="2026-09-22T16:14:00Z">
            <w:rPr>
              <w:rFonts w:ascii="Times New Roman" w:eastAsia="Times New Roman" w:hAnsi="Times New Roman" w:cs="Times New Roman"/>
              <w:color w:val="000000"/>
              <w:sz w:val="24"/>
              <w:szCs w:val="24"/>
              <w:lang w:val="lv-LV"/>
            </w:rPr>
          </w:rPrChange>
        </w:rPr>
        <w:pPrChange w:id="120" w:author="uzivatel" w:date="2026-09-22T12:14:00Z" w16du:dateUtc="2026-09-22T16:14:00Z">
          <w:pPr>
            <w:pBdr>
              <w:top w:val="nil"/>
              <w:left w:val="nil"/>
              <w:bottom w:val="nil"/>
              <w:right w:val="nil"/>
              <w:between w:val="nil"/>
            </w:pBdr>
            <w:spacing w:after="0"/>
            <w:jc w:val="both"/>
          </w:pPr>
        </w:pPrChange>
      </w:pPr>
      <w:del w:id="121" w:author="uzivatel" w:date="2026-09-22T12:14:00Z" w16du:dateUtc="2026-09-22T16:14:00Z">
        <w:r>
          <w:rPr>
            <w:rFonts w:ascii="Times New Roman" w:eastAsia="Times New Roman" w:hAnsi="Times New Roman" w:cs="Times New Roman"/>
            <w:lang w:val="lv-LV"/>
          </w:rPr>
          <w:delText>Akreditācijas e</w:delText>
        </w:r>
        <w:r w:rsidR="00583209" w:rsidRPr="00814E42">
          <w:rPr>
            <w:rFonts w:ascii="Times New Roman" w:eastAsia="Times New Roman" w:hAnsi="Times New Roman" w:cs="Times New Roman"/>
            <w:lang w:val="lv-LV"/>
          </w:rPr>
          <w:delText xml:space="preserve">kspertu </w:delText>
        </w:r>
        <w:r w:rsidR="00D66766" w:rsidRPr="00814E42">
          <w:rPr>
            <w:rFonts w:ascii="Times New Roman" w:eastAsia="Times New Roman" w:hAnsi="Times New Roman" w:cs="Times New Roman"/>
            <w:lang w:val="lv-LV"/>
          </w:rPr>
          <w:delText>komisijas vadītāja</w:delText>
        </w:r>
        <w:r>
          <w:rPr>
            <w:rFonts w:ascii="Times New Roman" w:eastAsia="Times New Roman" w:hAnsi="Times New Roman" w:cs="Times New Roman"/>
            <w:lang w:val="lv-LV"/>
          </w:rPr>
          <w:delText xml:space="preserve">                                               Inita Ozoliņa</w:delText>
        </w:r>
        <w:r w:rsidR="00D66766" w:rsidRPr="00814E42">
          <w:rPr>
            <w:rFonts w:ascii="Times New Roman" w:eastAsia="Times New Roman" w:hAnsi="Times New Roman" w:cs="Times New Roman"/>
            <w:lang w:val="lv-LV"/>
          </w:rPr>
          <w:tab/>
        </w:r>
        <w:r>
          <w:rPr>
            <w:rFonts w:ascii="Times New Roman" w:eastAsia="Times New Roman" w:hAnsi="Times New Roman" w:cs="Times New Roman"/>
            <w:lang w:val="lv-LV"/>
          </w:rPr>
          <w:delText xml:space="preserve"> </w:delText>
        </w:r>
        <w:r w:rsidR="00D66766" w:rsidRPr="00814E42">
          <w:rPr>
            <w:rFonts w:ascii="Times New Roman" w:eastAsia="Times New Roman" w:hAnsi="Times New Roman" w:cs="Times New Roman"/>
            <w:lang w:val="lv-LV"/>
          </w:rPr>
          <w:tab/>
        </w:r>
        <w:r w:rsidR="00D66766" w:rsidRPr="00814E42">
          <w:rPr>
            <w:rFonts w:ascii="Times New Roman" w:eastAsia="Times New Roman" w:hAnsi="Times New Roman" w:cs="Times New Roman"/>
            <w:lang w:val="lv-LV"/>
          </w:rPr>
          <w:tab/>
        </w:r>
        <w:r w:rsidR="00D66766" w:rsidRPr="00814E42">
          <w:rPr>
            <w:rFonts w:ascii="Times New Roman" w:eastAsia="Times New Roman" w:hAnsi="Times New Roman" w:cs="Times New Roman"/>
            <w:lang w:val="lv-LV"/>
          </w:rPr>
          <w:tab/>
        </w:r>
        <w:r w:rsidR="00D66766" w:rsidRPr="00814E42">
          <w:rPr>
            <w:rFonts w:ascii="Times New Roman" w:eastAsia="Times New Roman" w:hAnsi="Times New Roman" w:cs="Times New Roman"/>
            <w:lang w:val="lv-LV"/>
          </w:rPr>
          <w:tab/>
        </w:r>
        <w:r w:rsidR="00D66766" w:rsidRPr="00814E42">
          <w:rPr>
            <w:rFonts w:ascii="Times New Roman" w:eastAsia="Times New Roman" w:hAnsi="Times New Roman" w:cs="Times New Roman"/>
            <w:lang w:val="lv-LV"/>
          </w:rPr>
          <w:tab/>
        </w:r>
        <w:r w:rsidR="00D66766" w:rsidRPr="00814E42">
          <w:rPr>
            <w:rFonts w:ascii="Times New Roman" w:eastAsia="Times New Roman" w:hAnsi="Times New Roman" w:cs="Times New Roman"/>
            <w:lang w:val="lv-LV"/>
          </w:rPr>
          <w:tab/>
        </w:r>
      </w:del>
    </w:p>
    <w:sectPr w:rsidR="0037475B" w:rsidSect="00067C1B">
      <w:headerReference w:type="default" r:id="rId8"/>
      <w:footerReference w:type="default" r:id="rId9"/>
      <w:pgSz w:w="11906" w:h="16838" w:code="0"/>
      <w:pgMar w:top="142" w:right="849" w:bottom="142" w:left="1417" w:header="708" w:footer="708" w:gutter="0"/>
      <w:cols w:space="708"/>
      <w:docGrid w:linePitch="360"/>
      <w:sectPrChange w:id="131" w:author="uzivatel" w:date="2026-09-22T12:14:00Z" w16du:dateUtc="2026-09-22T16:14:00Z">
        <w:sectPr w:rsidR="0037475B" w:rsidSect="00067C1B">
          <w:pgSz w:w="12240" w:h="15840" w:code="1"/>
          <w:pgMar w:top="567" w:right="1134" w:bottom="1134" w:left="1134" w:header="284"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32F3C8" w14:textId="77777777" w:rsidR="00514ADB" w:rsidRDefault="00514ADB" w:rsidP="00325453">
      <w:pPr>
        <w:spacing w:after="0" w:line="240" w:lineRule="auto"/>
      </w:pPr>
      <w:r>
        <w:separator/>
      </w:r>
    </w:p>
  </w:endnote>
  <w:endnote w:type="continuationSeparator" w:id="0">
    <w:p w14:paraId="02346902" w14:textId="77777777" w:rsidR="00514ADB" w:rsidRDefault="00514ADB" w:rsidP="003254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Roboto">
    <w:altName w:val="Times New Roman"/>
    <w:panose1 w:val="02000000000000000000"/>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CDF620" w14:textId="517B9996" w:rsidR="00325453" w:rsidRDefault="00325453">
    <w:pPr>
      <w:pStyle w:val="CommentTextChar"/>
      <w:rPr>
        <w:rPrChange w:id="128" w:author="uzivatel" w:date="2026-09-22T12:14:00Z" w16du:dateUtc="2026-09-22T16:14:00Z">
          <w:rPr>
            <w:rFonts w:ascii="Arial" w:hAnsi="Arial" w:cs="Arial"/>
            <w:sz w:val="18"/>
            <w:szCs w:val="18"/>
            <w:lang w:val="lv-LV"/>
          </w:rPr>
        </w:rPrChange>
      </w:rPr>
      <w:pPrChange w:id="129" w:author="uzivatel" w:date="2026-09-22T12:14:00Z" w16du:dateUtc="2026-09-22T16:14:00Z">
        <w:pPr>
          <w:pStyle w:val="Footer"/>
          <w:jc w:val="center"/>
        </w:pPr>
      </w:pPrChange>
    </w:pPr>
    <w:del w:id="130" w:author="uzivatel" w:date="2026-09-22T12:14:00Z" w16du:dateUtc="2026-09-22T16:14:00Z">
      <w:r w:rsidRPr="00325453">
        <w:rPr>
          <w:rFonts w:ascii="Arial" w:hAnsi="Arial" w:cs="Arial"/>
          <w:sz w:val="18"/>
          <w:szCs w:val="18"/>
          <w:lang w:val="lv-LV"/>
        </w:rPr>
        <w:delText>ŠIS DOKUMENTS IR PARAKSTĪTS AR DROŠU ELEKTRONISKO PARAKSTU UN SATUR LAIKA ZĪMOGU</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AE790A" w14:textId="77777777" w:rsidR="00514ADB" w:rsidRDefault="00514ADB" w:rsidP="00325453">
      <w:pPr>
        <w:spacing w:after="0" w:line="240" w:lineRule="auto"/>
      </w:pPr>
      <w:r>
        <w:separator/>
      </w:r>
    </w:p>
  </w:footnote>
  <w:footnote w:type="continuationSeparator" w:id="0">
    <w:p w14:paraId="5E548068" w14:textId="77777777" w:rsidR="00514ADB" w:rsidRDefault="00514ADB" w:rsidP="003254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264974" w14:textId="77777777" w:rsidR="00970867" w:rsidRDefault="00970867" w:rsidP="00583209">
    <w:pPr>
      <w:pStyle w:val="Title"/>
      <w:jc w:val="right"/>
      <w:rPr>
        <w:del w:id="122" w:author="uzivatel" w:date="2026-09-22T12:14:00Z" w16du:dateUtc="2026-09-22T16:14:00Z"/>
      </w:rPr>
    </w:pPr>
    <w:del w:id="123" w:author="uzivatel" w:date="2026-09-22T12:14:00Z" w16du:dateUtc="2026-09-22T16:14:00Z">
      <w:r>
        <w:rPr>
          <w:noProof/>
          <w:sz w:val="24"/>
          <w:szCs w:val="24"/>
          <w:lang w:eastAsia="lv-LV"/>
        </w:rPr>
        <w:drawing>
          <wp:anchor distT="0" distB="0" distL="114300" distR="114300" simplePos="0" relativeHeight="251658240" behindDoc="0" locked="0" layoutInCell="1" allowOverlap="1" wp14:anchorId="5416F0A5" wp14:editId="0E454FD4">
            <wp:simplePos x="0" y="0"/>
            <wp:positionH relativeFrom="column">
              <wp:posOffset>-4445</wp:posOffset>
            </wp:positionH>
            <wp:positionV relativeFrom="paragraph">
              <wp:posOffset>-2540</wp:posOffset>
            </wp:positionV>
            <wp:extent cx="1495425" cy="134302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_vienkarss_pilnkrasu_rgb_v_LV-38.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5425" cy="1343025"/>
                    </a:xfrm>
                    <a:prstGeom prst="rect">
                      <a:avLst/>
                    </a:prstGeom>
                  </pic:spPr>
                </pic:pic>
              </a:graphicData>
            </a:graphic>
            <wp14:sizeRelH relativeFrom="page">
              <wp14:pctWidth>0</wp14:pctWidth>
            </wp14:sizeRelH>
            <wp14:sizeRelV relativeFrom="page">
              <wp14:pctHeight>0</wp14:pctHeight>
            </wp14:sizeRelV>
          </wp:anchor>
        </w:drawing>
      </w:r>
      <w:r w:rsidRPr="00970867">
        <w:delText xml:space="preserve">Akreditācijas ekspertu </w:delText>
      </w:r>
    </w:del>
  </w:p>
  <w:p w14:paraId="30EA1161" w14:textId="77777777" w:rsidR="00583209" w:rsidRPr="00970867" w:rsidRDefault="00583209" w:rsidP="00583209">
    <w:pPr>
      <w:pStyle w:val="Header"/>
      <w:jc w:val="right"/>
      <w:rPr>
        <w:del w:id="124" w:author="uzivatel" w:date="2026-09-22T12:14:00Z" w16du:dateUtc="2026-09-22T16:14:00Z"/>
      </w:rPr>
    </w:pPr>
    <w:del w:id="125" w:author="uzivatel" w:date="2026-09-22T12:14:00Z" w16du:dateUtc="2026-09-22T16:14:00Z">
      <w:r w:rsidRPr="00970867">
        <w:rPr>
          <w:rFonts w:ascii="Times New Roman" w:hAnsi="Times New Roman" w:cs="Times New Roman"/>
          <w:b/>
          <w:sz w:val="36"/>
          <w:szCs w:val="36"/>
          <w:lang w:val="lv-LV"/>
        </w:rPr>
        <w:delText>komisijas informācija</w:delText>
      </w:r>
    </w:del>
  </w:p>
  <w:p w14:paraId="6C773EA8" w14:textId="77777777" w:rsidR="00583209" w:rsidRPr="00583209" w:rsidRDefault="00583209" w:rsidP="00583209">
    <w:pPr>
      <w:rPr>
        <w:del w:id="126" w:author="uzivatel" w:date="2026-09-22T12:14:00Z" w16du:dateUtc="2026-09-22T16:14:00Z"/>
        <w:lang w:val="lv-LV"/>
      </w:rPr>
    </w:pPr>
  </w:p>
  <w:p w14:paraId="35AB9C4E" w14:textId="77777777" w:rsidR="00583209" w:rsidRDefault="00583209">
    <w:pPr>
      <w:pStyle w:val="CommentReference"/>
      <w:pPrChange w:id="127" w:author="uzivatel" w:date="2026-09-22T12:14:00Z" w16du:dateUtc="2026-09-22T16:14:00Z">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BF3C21"/>
    <w:multiLevelType w:val="hybridMultilevel"/>
    <w:tmpl w:val="EBD6161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 w15:restartNumberingAfterBreak="0">
    <w:nsid w:val="072534BF"/>
    <w:multiLevelType w:val="hybridMultilevel"/>
    <w:tmpl w:val="95AC602A"/>
    <w:lvl w:ilvl="0" w:tplc="45B8F850">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2" w15:restartNumberingAfterBreak="0">
    <w:nsid w:val="0C430D72"/>
    <w:multiLevelType w:val="hybridMultilevel"/>
    <w:tmpl w:val="0DAE2A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15:restartNumberingAfterBreak="0">
    <w:nsid w:val="0D86799B"/>
    <w:multiLevelType w:val="hybridMultilevel"/>
    <w:tmpl w:val="E69C916A"/>
    <w:lvl w:ilvl="0" w:tplc="B9F44CFC">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 w15:restartNumberingAfterBreak="0">
    <w:nsid w:val="16003948"/>
    <w:multiLevelType w:val="hybridMultilevel"/>
    <w:tmpl w:val="6F2EC27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1FEB2AB3"/>
    <w:multiLevelType w:val="hybridMultilevel"/>
    <w:tmpl w:val="BABA173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 w15:restartNumberingAfterBreak="0">
    <w:nsid w:val="249639FD"/>
    <w:multiLevelType w:val="multilevel"/>
    <w:tmpl w:val="AE42C2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6333769"/>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8C3FB0"/>
    <w:multiLevelType w:val="hybridMultilevel"/>
    <w:tmpl w:val="CD5CE3D8"/>
    <w:lvl w:ilvl="0" w:tplc="1FEC14D0">
      <w:start w:val="2"/>
      <w:numFmt w:val="bullet"/>
      <w:lvlText w:val="-"/>
      <w:lvlJc w:val="left"/>
      <w:pPr>
        <w:ind w:left="1080" w:hanging="360"/>
      </w:pPr>
      <w:rPr>
        <w:rFonts w:ascii="Calibri" w:eastAsiaTheme="minorHAnsi" w:hAnsi="Calibri" w:cs="Calibri"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9" w15:restartNumberingAfterBreak="0">
    <w:nsid w:val="2CAE5712"/>
    <w:multiLevelType w:val="hybridMultilevel"/>
    <w:tmpl w:val="2DD6BE78"/>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0" w15:restartNumberingAfterBreak="0">
    <w:nsid w:val="2D4558F2"/>
    <w:multiLevelType w:val="hybridMultilevel"/>
    <w:tmpl w:val="2C287D04"/>
    <w:lvl w:ilvl="0" w:tplc="CABC3A40">
      <w:start w:val="1"/>
      <w:numFmt w:val="lowerLetter"/>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41C31082"/>
    <w:multiLevelType w:val="hybridMultilevel"/>
    <w:tmpl w:val="EE0A843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15:restartNumberingAfterBreak="0">
    <w:nsid w:val="47251F03"/>
    <w:multiLevelType w:val="hybridMultilevel"/>
    <w:tmpl w:val="CAB06F5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15:restartNumberingAfterBreak="0">
    <w:nsid w:val="5735501B"/>
    <w:multiLevelType w:val="hybridMultilevel"/>
    <w:tmpl w:val="FC563C46"/>
    <w:lvl w:ilvl="0" w:tplc="EB3C215A">
      <w:start w:val="1"/>
      <w:numFmt w:val="decimal"/>
      <w:lvlText w:val="%1."/>
      <w:lvlJc w:val="left"/>
      <w:pPr>
        <w:ind w:left="720" w:hanging="360"/>
      </w:pPr>
      <w:rPr>
        <w:rFonts w:hint="default"/>
        <w:b/>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89D4DBC"/>
    <w:multiLevelType w:val="hybridMultilevel"/>
    <w:tmpl w:val="8B18922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15:restartNumberingAfterBreak="0">
    <w:nsid w:val="5D5132E0"/>
    <w:multiLevelType w:val="multilevel"/>
    <w:tmpl w:val="F4FE45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45C7A49"/>
    <w:multiLevelType w:val="multilevel"/>
    <w:tmpl w:val="0C7AFE0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6C320DF7"/>
    <w:multiLevelType w:val="hybridMultilevel"/>
    <w:tmpl w:val="E25A2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19233B"/>
    <w:multiLevelType w:val="hybridMultilevel"/>
    <w:tmpl w:val="27262C9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781F05CF"/>
    <w:multiLevelType w:val="hybridMultilevel"/>
    <w:tmpl w:val="AB8A69EA"/>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0" w15:restartNumberingAfterBreak="0">
    <w:nsid w:val="78647027"/>
    <w:multiLevelType w:val="hybridMultilevel"/>
    <w:tmpl w:val="6EB211CE"/>
    <w:lvl w:ilvl="0" w:tplc="87680E92">
      <w:numFmt w:val="bullet"/>
      <w:lvlText w:val="-"/>
      <w:lvlJc w:val="left"/>
      <w:pPr>
        <w:ind w:left="720" w:hanging="360"/>
      </w:pPr>
      <w:rPr>
        <w:rFonts w:ascii="Roboto" w:eastAsiaTheme="minorHAnsi" w:hAnsi="Roboto" w:cs="Calibr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476146435">
    <w:abstractNumId w:val="7"/>
  </w:num>
  <w:num w:numId="2" w16cid:durableId="1706561753">
    <w:abstractNumId w:val="15"/>
  </w:num>
  <w:num w:numId="3" w16cid:durableId="799998877">
    <w:abstractNumId w:val="19"/>
  </w:num>
  <w:num w:numId="4" w16cid:durableId="536817360">
    <w:abstractNumId w:val="17"/>
  </w:num>
  <w:num w:numId="5" w16cid:durableId="564293949">
    <w:abstractNumId w:val="16"/>
  </w:num>
  <w:num w:numId="6" w16cid:durableId="2105684457">
    <w:abstractNumId w:val="6"/>
  </w:num>
  <w:num w:numId="7" w16cid:durableId="1553535170">
    <w:abstractNumId w:val="5"/>
  </w:num>
  <w:num w:numId="8" w16cid:durableId="131409692">
    <w:abstractNumId w:val="0"/>
  </w:num>
  <w:num w:numId="9" w16cid:durableId="10500410">
    <w:abstractNumId w:val="1"/>
  </w:num>
  <w:num w:numId="10" w16cid:durableId="896743522">
    <w:abstractNumId w:val="13"/>
  </w:num>
  <w:num w:numId="11" w16cid:durableId="96756584">
    <w:abstractNumId w:val="18"/>
  </w:num>
  <w:num w:numId="12" w16cid:durableId="195583010">
    <w:abstractNumId w:val="14"/>
  </w:num>
  <w:num w:numId="13" w16cid:durableId="202059007">
    <w:abstractNumId w:val="4"/>
  </w:num>
  <w:num w:numId="14" w16cid:durableId="1695838555">
    <w:abstractNumId w:val="12"/>
  </w:num>
  <w:num w:numId="15" w16cid:durableId="1910726340">
    <w:abstractNumId w:val="9"/>
  </w:num>
  <w:num w:numId="16" w16cid:durableId="46295257">
    <w:abstractNumId w:val="2"/>
  </w:num>
  <w:num w:numId="17" w16cid:durableId="2084907907">
    <w:abstractNumId w:val="8"/>
  </w:num>
  <w:num w:numId="18" w16cid:durableId="153300050">
    <w:abstractNumId w:val="11"/>
  </w:num>
  <w:num w:numId="19" w16cid:durableId="806777923">
    <w:abstractNumId w:val="20"/>
  </w:num>
  <w:num w:numId="20" w16cid:durableId="1985968375">
    <w:abstractNumId w:val="10"/>
  </w:num>
  <w:num w:numId="21" w16cid:durableId="53014641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0C22"/>
    <w:rsid w:val="00020A3C"/>
    <w:rsid w:val="00021D99"/>
    <w:rsid w:val="0002301B"/>
    <w:rsid w:val="00025896"/>
    <w:rsid w:val="00033C9D"/>
    <w:rsid w:val="00050127"/>
    <w:rsid w:val="000609DB"/>
    <w:rsid w:val="0006396F"/>
    <w:rsid w:val="00067C1B"/>
    <w:rsid w:val="00070B7A"/>
    <w:rsid w:val="00080774"/>
    <w:rsid w:val="000C1D5B"/>
    <w:rsid w:val="000E3B54"/>
    <w:rsid w:val="00103BC6"/>
    <w:rsid w:val="00110FAA"/>
    <w:rsid w:val="00111EE4"/>
    <w:rsid w:val="00131188"/>
    <w:rsid w:val="001A12F4"/>
    <w:rsid w:val="001A2E52"/>
    <w:rsid w:val="001D66D1"/>
    <w:rsid w:val="001E2E4C"/>
    <w:rsid w:val="001E46CC"/>
    <w:rsid w:val="001E62AD"/>
    <w:rsid w:val="00222525"/>
    <w:rsid w:val="0022327D"/>
    <w:rsid w:val="00234346"/>
    <w:rsid w:val="00246329"/>
    <w:rsid w:val="0028602A"/>
    <w:rsid w:val="002914C2"/>
    <w:rsid w:val="00292EC2"/>
    <w:rsid w:val="002A38B6"/>
    <w:rsid w:val="002B27AF"/>
    <w:rsid w:val="002C0620"/>
    <w:rsid w:val="002E5199"/>
    <w:rsid w:val="00325453"/>
    <w:rsid w:val="00332BB9"/>
    <w:rsid w:val="003377F2"/>
    <w:rsid w:val="0034171E"/>
    <w:rsid w:val="00355828"/>
    <w:rsid w:val="00360063"/>
    <w:rsid w:val="0037475B"/>
    <w:rsid w:val="00375782"/>
    <w:rsid w:val="00375F25"/>
    <w:rsid w:val="00391BE2"/>
    <w:rsid w:val="00393DFA"/>
    <w:rsid w:val="003A4848"/>
    <w:rsid w:val="003B5D2C"/>
    <w:rsid w:val="003C35F2"/>
    <w:rsid w:val="003C53E2"/>
    <w:rsid w:val="003D040E"/>
    <w:rsid w:val="003D7825"/>
    <w:rsid w:val="00405037"/>
    <w:rsid w:val="00412191"/>
    <w:rsid w:val="00421D86"/>
    <w:rsid w:val="00422A6E"/>
    <w:rsid w:val="0043051E"/>
    <w:rsid w:val="00435127"/>
    <w:rsid w:val="004435CB"/>
    <w:rsid w:val="004714D6"/>
    <w:rsid w:val="004834FD"/>
    <w:rsid w:val="00494AC3"/>
    <w:rsid w:val="004A08F3"/>
    <w:rsid w:val="004A5136"/>
    <w:rsid w:val="004B046E"/>
    <w:rsid w:val="004B4DCD"/>
    <w:rsid w:val="004D0C22"/>
    <w:rsid w:val="005025CD"/>
    <w:rsid w:val="00504D1F"/>
    <w:rsid w:val="00514ADB"/>
    <w:rsid w:val="005379D3"/>
    <w:rsid w:val="005406F7"/>
    <w:rsid w:val="00542EDD"/>
    <w:rsid w:val="00554CC8"/>
    <w:rsid w:val="005631B3"/>
    <w:rsid w:val="00583209"/>
    <w:rsid w:val="005940DB"/>
    <w:rsid w:val="00596269"/>
    <w:rsid w:val="005A171C"/>
    <w:rsid w:val="005A30F5"/>
    <w:rsid w:val="005B02AA"/>
    <w:rsid w:val="005C4054"/>
    <w:rsid w:val="005E49DE"/>
    <w:rsid w:val="005E787A"/>
    <w:rsid w:val="005F4481"/>
    <w:rsid w:val="0060371B"/>
    <w:rsid w:val="00605D71"/>
    <w:rsid w:val="0060742E"/>
    <w:rsid w:val="00655772"/>
    <w:rsid w:val="00663F98"/>
    <w:rsid w:val="0069557F"/>
    <w:rsid w:val="00696B99"/>
    <w:rsid w:val="006B75D9"/>
    <w:rsid w:val="006C7A22"/>
    <w:rsid w:val="006D0779"/>
    <w:rsid w:val="006D1D2C"/>
    <w:rsid w:val="00703706"/>
    <w:rsid w:val="0071556C"/>
    <w:rsid w:val="00716C66"/>
    <w:rsid w:val="00720C04"/>
    <w:rsid w:val="007220A7"/>
    <w:rsid w:val="00723FDE"/>
    <w:rsid w:val="00743F7E"/>
    <w:rsid w:val="00780D7F"/>
    <w:rsid w:val="007A09BF"/>
    <w:rsid w:val="007B5BC0"/>
    <w:rsid w:val="00814E42"/>
    <w:rsid w:val="00821A06"/>
    <w:rsid w:val="00822581"/>
    <w:rsid w:val="008250ED"/>
    <w:rsid w:val="008576CF"/>
    <w:rsid w:val="00875E83"/>
    <w:rsid w:val="008814E1"/>
    <w:rsid w:val="008C374B"/>
    <w:rsid w:val="008E16D0"/>
    <w:rsid w:val="008F695B"/>
    <w:rsid w:val="00905D4F"/>
    <w:rsid w:val="00915B03"/>
    <w:rsid w:val="00926BE8"/>
    <w:rsid w:val="00952C7C"/>
    <w:rsid w:val="00966F64"/>
    <w:rsid w:val="00967EDD"/>
    <w:rsid w:val="009700EB"/>
    <w:rsid w:val="00970867"/>
    <w:rsid w:val="00975CE3"/>
    <w:rsid w:val="00990862"/>
    <w:rsid w:val="00992F5A"/>
    <w:rsid w:val="009973A8"/>
    <w:rsid w:val="009B0147"/>
    <w:rsid w:val="009B14F4"/>
    <w:rsid w:val="009D1EFE"/>
    <w:rsid w:val="009D457F"/>
    <w:rsid w:val="009E4030"/>
    <w:rsid w:val="00A16DD8"/>
    <w:rsid w:val="00A53A17"/>
    <w:rsid w:val="00A82EA4"/>
    <w:rsid w:val="00AB7A30"/>
    <w:rsid w:val="00AE1E9D"/>
    <w:rsid w:val="00AF086B"/>
    <w:rsid w:val="00AF4405"/>
    <w:rsid w:val="00AF69EB"/>
    <w:rsid w:val="00B06B01"/>
    <w:rsid w:val="00B17B05"/>
    <w:rsid w:val="00B26CF3"/>
    <w:rsid w:val="00B36EA1"/>
    <w:rsid w:val="00B62C25"/>
    <w:rsid w:val="00B7647C"/>
    <w:rsid w:val="00B85AEA"/>
    <w:rsid w:val="00B90F9A"/>
    <w:rsid w:val="00B912D4"/>
    <w:rsid w:val="00B95474"/>
    <w:rsid w:val="00BA0835"/>
    <w:rsid w:val="00BA6158"/>
    <w:rsid w:val="00BD1EDF"/>
    <w:rsid w:val="00BF6360"/>
    <w:rsid w:val="00C309DE"/>
    <w:rsid w:val="00C62D9A"/>
    <w:rsid w:val="00C67620"/>
    <w:rsid w:val="00C7559B"/>
    <w:rsid w:val="00C83DB3"/>
    <w:rsid w:val="00C9043F"/>
    <w:rsid w:val="00CE2E74"/>
    <w:rsid w:val="00D166A3"/>
    <w:rsid w:val="00D229E5"/>
    <w:rsid w:val="00D66766"/>
    <w:rsid w:val="00D66A77"/>
    <w:rsid w:val="00D714EE"/>
    <w:rsid w:val="00DB23CA"/>
    <w:rsid w:val="00DC741D"/>
    <w:rsid w:val="00DF0E9B"/>
    <w:rsid w:val="00E00BFC"/>
    <w:rsid w:val="00E06EB6"/>
    <w:rsid w:val="00E2631A"/>
    <w:rsid w:val="00E502CE"/>
    <w:rsid w:val="00E60474"/>
    <w:rsid w:val="00E74891"/>
    <w:rsid w:val="00E80D77"/>
    <w:rsid w:val="00ED3AF5"/>
    <w:rsid w:val="00EE51FF"/>
    <w:rsid w:val="00EF2DAF"/>
    <w:rsid w:val="00EF7C95"/>
    <w:rsid w:val="00F01D59"/>
    <w:rsid w:val="00F06F6B"/>
    <w:rsid w:val="00F428E1"/>
    <w:rsid w:val="00F43F7B"/>
    <w:rsid w:val="00F91991"/>
    <w:rsid w:val="00F92274"/>
    <w:rsid w:val="00FB1D3E"/>
    <w:rsid w:val="00FB2884"/>
    <w:rsid w:val="00FD1080"/>
    <w:rsid w:val="00FE5E56"/>
    <w:rsid w:val="00FF3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08803"/>
  <w15:docId w15:val="{E32914B1-5EBC-41EC-8BE5-7ECB25493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semiHidden/>
    <w:unhideWhenUsed/>
    <w:qFormat/>
    <w:rsid w:val="00A16DD8"/>
    <w:pPr>
      <w:keepNext/>
      <w:pBdr>
        <w:bottom w:val="double" w:sz="6" w:space="1" w:color="auto"/>
      </w:pBdr>
      <w:spacing w:after="0" w:line="240" w:lineRule="auto"/>
      <w:jc w:val="both"/>
      <w:outlineLvl w:val="3"/>
    </w:pPr>
    <w:rPr>
      <w:rFonts w:ascii="Times New Roman" w:eastAsia="Times New Roman" w:hAnsi="Times New Roman" w:cs="Times New Roman"/>
      <w:b/>
      <w:sz w:val="32"/>
      <w:szCs w:val="20"/>
      <w:lang w:val="cs-CZ" w:eastAsia="cs-C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0C22"/>
    <w:pPr>
      <w:ind w:left="720"/>
      <w:contextualSpacing/>
    </w:pPr>
  </w:style>
  <w:style w:type="paragraph" w:styleId="Header">
    <w:name w:val="header"/>
    <w:basedOn w:val="Normal"/>
    <w:link w:val="HeaderChar"/>
    <w:uiPriority w:val="99"/>
    <w:unhideWhenUsed/>
    <w:rsid w:val="00325453"/>
    <w:pPr>
      <w:tabs>
        <w:tab w:val="center" w:pos="4320"/>
        <w:tab w:val="right" w:pos="8640"/>
      </w:tabs>
      <w:spacing w:after="0" w:line="240" w:lineRule="auto"/>
    </w:pPr>
  </w:style>
  <w:style w:type="character" w:customStyle="1" w:styleId="HeaderChar">
    <w:name w:val="Header Char"/>
    <w:basedOn w:val="DefaultParagraphFont"/>
    <w:link w:val="Header"/>
    <w:uiPriority w:val="99"/>
    <w:rsid w:val="00325453"/>
  </w:style>
  <w:style w:type="paragraph" w:styleId="Footer">
    <w:name w:val="footer"/>
    <w:basedOn w:val="Normal"/>
    <w:link w:val="FooterChar"/>
    <w:uiPriority w:val="99"/>
    <w:unhideWhenUsed/>
    <w:rsid w:val="00325453"/>
    <w:pPr>
      <w:tabs>
        <w:tab w:val="center" w:pos="4320"/>
        <w:tab w:val="right" w:pos="8640"/>
      </w:tabs>
      <w:spacing w:after="0" w:line="240" w:lineRule="auto"/>
    </w:pPr>
  </w:style>
  <w:style w:type="character" w:customStyle="1" w:styleId="FooterChar">
    <w:name w:val="Footer Char"/>
    <w:basedOn w:val="DefaultParagraphFont"/>
    <w:link w:val="Footer"/>
    <w:uiPriority w:val="99"/>
    <w:rsid w:val="00325453"/>
  </w:style>
  <w:style w:type="character" w:styleId="CommentReference">
    <w:name w:val="annotation reference"/>
    <w:basedOn w:val="DefaultParagraphFont"/>
    <w:uiPriority w:val="99"/>
    <w:semiHidden/>
    <w:unhideWhenUsed/>
    <w:rsid w:val="00696B99"/>
    <w:rPr>
      <w:sz w:val="16"/>
      <w:szCs w:val="16"/>
    </w:rPr>
  </w:style>
  <w:style w:type="paragraph" w:styleId="CommentText">
    <w:name w:val="annotation text"/>
    <w:basedOn w:val="Normal"/>
    <w:link w:val="CommentTextChar"/>
    <w:uiPriority w:val="99"/>
    <w:semiHidden/>
    <w:unhideWhenUsed/>
    <w:rsid w:val="00696B99"/>
    <w:pPr>
      <w:spacing w:line="240" w:lineRule="auto"/>
    </w:pPr>
    <w:rPr>
      <w:sz w:val="20"/>
      <w:szCs w:val="20"/>
    </w:rPr>
  </w:style>
  <w:style w:type="character" w:customStyle="1" w:styleId="CommentTextChar">
    <w:name w:val="Comment Text Char"/>
    <w:basedOn w:val="DefaultParagraphFont"/>
    <w:link w:val="CommentText"/>
    <w:uiPriority w:val="99"/>
    <w:semiHidden/>
    <w:rsid w:val="00696B99"/>
    <w:rPr>
      <w:sz w:val="20"/>
      <w:szCs w:val="20"/>
    </w:rPr>
  </w:style>
  <w:style w:type="paragraph" w:styleId="CommentSubject">
    <w:name w:val="annotation subject"/>
    <w:basedOn w:val="CommentText"/>
    <w:next w:val="CommentText"/>
    <w:link w:val="CommentSubjectChar"/>
    <w:uiPriority w:val="99"/>
    <w:semiHidden/>
    <w:unhideWhenUsed/>
    <w:rsid w:val="00696B99"/>
    <w:rPr>
      <w:b/>
      <w:bCs/>
    </w:rPr>
  </w:style>
  <w:style w:type="character" w:customStyle="1" w:styleId="CommentSubjectChar">
    <w:name w:val="Comment Subject Char"/>
    <w:basedOn w:val="CommentTextChar"/>
    <w:link w:val="CommentSubject"/>
    <w:uiPriority w:val="99"/>
    <w:semiHidden/>
    <w:rsid w:val="00696B99"/>
    <w:rPr>
      <w:b/>
      <w:bCs/>
      <w:sz w:val="20"/>
      <w:szCs w:val="20"/>
    </w:rPr>
  </w:style>
  <w:style w:type="paragraph" w:styleId="BalloonText">
    <w:name w:val="Balloon Text"/>
    <w:basedOn w:val="Normal"/>
    <w:link w:val="BalloonTextChar"/>
    <w:uiPriority w:val="99"/>
    <w:semiHidden/>
    <w:unhideWhenUsed/>
    <w:rsid w:val="009708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0867"/>
    <w:rPr>
      <w:rFonts w:ascii="Tahoma" w:hAnsi="Tahoma" w:cs="Tahoma"/>
      <w:sz w:val="16"/>
      <w:szCs w:val="16"/>
    </w:rPr>
  </w:style>
  <w:style w:type="paragraph" w:styleId="Title">
    <w:name w:val="Title"/>
    <w:basedOn w:val="Normal"/>
    <w:next w:val="Normal"/>
    <w:link w:val="TitleChar"/>
    <w:qFormat/>
    <w:rsid w:val="00970867"/>
    <w:pPr>
      <w:spacing w:after="0"/>
      <w:jc w:val="center"/>
    </w:pPr>
    <w:rPr>
      <w:rFonts w:ascii="Times New Roman" w:hAnsi="Times New Roman" w:cs="Times New Roman"/>
      <w:b/>
      <w:sz w:val="36"/>
      <w:szCs w:val="36"/>
      <w:lang w:val="lv-LV"/>
    </w:rPr>
  </w:style>
  <w:style w:type="character" w:customStyle="1" w:styleId="TitleChar">
    <w:name w:val="Title Char"/>
    <w:basedOn w:val="DefaultParagraphFont"/>
    <w:link w:val="Title"/>
    <w:uiPriority w:val="10"/>
    <w:rsid w:val="00970867"/>
    <w:rPr>
      <w:rFonts w:ascii="Times New Roman" w:hAnsi="Times New Roman" w:cs="Times New Roman"/>
      <w:b/>
      <w:sz w:val="36"/>
      <w:szCs w:val="36"/>
      <w:lang w:val="lv-LV"/>
    </w:rPr>
  </w:style>
  <w:style w:type="character" w:styleId="Hyperlink">
    <w:name w:val="Hyperlink"/>
    <w:basedOn w:val="DefaultParagraphFont"/>
    <w:uiPriority w:val="99"/>
    <w:semiHidden/>
    <w:unhideWhenUsed/>
    <w:rsid w:val="009700EB"/>
    <w:rPr>
      <w:color w:val="03375F"/>
      <w:u w:val="single"/>
      <w:shd w:val="clear" w:color="auto" w:fill="auto"/>
      <w:rPrChange w:id="0" w:author="uzivatel" w:date="2026-09-22T12:14:00Z">
        <w:rPr>
          <w:color w:val="0563C1" w:themeColor="hyperlink"/>
          <w:u w:val="single"/>
        </w:rPr>
      </w:rPrChange>
    </w:rPr>
  </w:style>
  <w:style w:type="character" w:styleId="UnresolvedMention">
    <w:name w:val="Unresolved Mention"/>
    <w:basedOn w:val="DefaultParagraphFont"/>
    <w:uiPriority w:val="99"/>
    <w:semiHidden/>
    <w:unhideWhenUsed/>
    <w:rsid w:val="00703706"/>
    <w:rPr>
      <w:color w:val="605E5C"/>
      <w:shd w:val="clear" w:color="auto" w:fill="E1DFDD"/>
    </w:rPr>
  </w:style>
  <w:style w:type="character" w:customStyle="1" w:styleId="Heading4Char">
    <w:name w:val="Heading 4 Char"/>
    <w:basedOn w:val="DefaultParagraphFont"/>
    <w:link w:val="Heading4"/>
    <w:semiHidden/>
    <w:rsid w:val="00A16DD8"/>
    <w:rPr>
      <w:rFonts w:ascii="Times New Roman" w:eastAsia="Times New Roman" w:hAnsi="Times New Roman" w:cs="Times New Roman"/>
      <w:b/>
      <w:sz w:val="32"/>
      <w:szCs w:val="20"/>
      <w:lang w:val="cs-CZ" w:eastAsia="cs-CZ"/>
    </w:rPr>
  </w:style>
  <w:style w:type="paragraph" w:customStyle="1" w:styleId="Default">
    <w:name w:val="Default"/>
    <w:rsid w:val="00A16DD8"/>
    <w:pPr>
      <w:autoSpaceDE w:val="0"/>
      <w:autoSpaceDN w:val="0"/>
      <w:adjustRightInd w:val="0"/>
      <w:spacing w:after="0" w:line="240" w:lineRule="auto"/>
    </w:pPr>
    <w:rPr>
      <w:rFonts w:ascii="Calibri" w:hAnsi="Calibri" w:cs="Calibri"/>
      <w:color w:val="000000"/>
      <w:sz w:val="24"/>
      <w:szCs w:val="24"/>
      <w:lang w:val="cs-CZ"/>
    </w:rPr>
  </w:style>
  <w:style w:type="table" w:styleId="TableGrid">
    <w:name w:val="Table Grid"/>
    <w:basedOn w:val="TableNormal"/>
    <w:uiPriority w:val="59"/>
    <w:rsid w:val="00A16DD8"/>
    <w:pPr>
      <w:spacing w:after="0" w:line="240" w:lineRule="auto"/>
    </w:pPr>
    <w:rPr>
      <w:lang w:val="cs-C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1606791">
      <w:bodyDiv w:val="1"/>
      <w:marLeft w:val="0"/>
      <w:marRight w:val="0"/>
      <w:marTop w:val="0"/>
      <w:marBottom w:val="0"/>
      <w:divBdr>
        <w:top w:val="none" w:sz="0" w:space="0" w:color="auto"/>
        <w:left w:val="none" w:sz="0" w:space="0" w:color="auto"/>
        <w:bottom w:val="none" w:sz="0" w:space="0" w:color="auto"/>
        <w:right w:val="none" w:sz="0" w:space="0" w:color="auto"/>
      </w:divBdr>
    </w:div>
    <w:div w:id="1107773996">
      <w:bodyDiv w:val="1"/>
      <w:marLeft w:val="0"/>
      <w:marRight w:val="0"/>
      <w:marTop w:val="0"/>
      <w:marBottom w:val="0"/>
      <w:divBdr>
        <w:top w:val="none" w:sz="0" w:space="0" w:color="auto"/>
        <w:left w:val="none" w:sz="0" w:space="0" w:color="auto"/>
        <w:bottom w:val="none" w:sz="0" w:space="0" w:color="auto"/>
        <w:right w:val="none" w:sz="0" w:space="0" w:color="auto"/>
      </w:divBdr>
    </w:div>
    <w:div w:id="115468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F4F0E-E2DA-4EC7-8067-FC647D2A6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1195</Words>
  <Characters>6813</Characters>
  <Application>Microsoft Office Word</Application>
  <DocSecurity>0</DocSecurity>
  <Lines>56</Lines>
  <Paragraphs>15</Paragraphs>
  <ScaleCrop>false</ScaleCrop>
  <HeadingPairs>
    <vt:vector size="4" baseType="variant">
      <vt:variant>
        <vt:lpstr>Nosaukums</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Rolands.Ozols</dc:creator>
  <cp:lastModifiedBy>Arthur Souza Rodrigues</cp:lastModifiedBy>
  <cp:revision>1</cp:revision>
  <dcterms:created xsi:type="dcterms:W3CDTF">2022-04-01T19:57:00Z</dcterms:created>
  <dcterms:modified xsi:type="dcterms:W3CDTF">2026-09-22T16:14:00Z</dcterms:modified>
</cp:coreProperties>
</file>