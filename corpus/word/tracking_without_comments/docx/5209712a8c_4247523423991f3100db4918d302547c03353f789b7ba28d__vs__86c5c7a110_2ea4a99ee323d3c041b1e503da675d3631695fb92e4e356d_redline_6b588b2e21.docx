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6A5C93" w14:textId="77777777" w:rsidR="00032B3F" w:rsidRDefault="00032B3F">
      <w:pPr>
        <w:rPr>
          <w:ins w:id="3" w:author="Harrod, Kylie" w:date="2026-09-25T21:10:00Z" w16du:dateUtc="2026-09-26T01:10:00Z"/>
          <w:rFonts w:ascii="Arial" w:hAnsi="Arial" w:cs="Arial"/>
        </w:rPr>
      </w:pPr>
    </w:p>
    <w:p w14:paraId="23110BB5" w14:textId="77777777" w:rsidR="00BE7545" w:rsidRPr="00BE7545" w:rsidRDefault="00BE7545" w:rsidP="00BE7545">
      <w:pPr>
        <w:jc w:val="center"/>
        <w:rPr>
          <w:ins w:id="4" w:author="Harrod, Kylie" w:date="2026-09-25T21:10:00Z" w16du:dateUtc="2026-09-26T01:10:00Z"/>
          <w:rFonts w:cs="Arial"/>
          <w:b/>
          <w:sz w:val="20"/>
          <w:szCs w:val="22"/>
        </w:rPr>
      </w:pPr>
      <w:ins w:id="5" w:author="Harrod, Kylie" w:date="2026-09-25T21:10:00Z" w16du:dateUtc="2026-09-26T01:10:00Z">
        <w:r w:rsidRPr="00BE7545">
          <w:rPr>
            <w:rFonts w:cs="Arial"/>
            <w:b/>
            <w:sz w:val="28"/>
            <w:szCs w:val="22"/>
          </w:rPr>
          <w:t>FY 2022 LIHEAP Cooling Eligibility Guidelines</w:t>
        </w:r>
      </w:ins>
    </w:p>
    <w:p w14:paraId="5FFAE9D5" w14:textId="77777777" w:rsidR="00BE7545" w:rsidRDefault="00BE7545" w:rsidP="00BE7545">
      <w:pPr>
        <w:jc w:val="center"/>
        <w:rPr>
          <w:ins w:id="6" w:author="Harrod, Kylie" w:date="2026-09-25T21:10:00Z" w16du:dateUtc="2026-09-26T01:10:00Z"/>
          <w:rFonts w:cs="Arial"/>
          <w:b/>
        </w:rPr>
      </w:pPr>
    </w:p>
    <w:tbl>
      <w:tblPr>
        <w:tblpPr w:leftFromText="180" w:rightFromText="180" w:vertAnchor="text" w:horzAnchor="margin" w:tblpXSpec="center" w:tblpY="577"/>
        <w:tblW w:w="10994" w:type="dxa"/>
        <w:tblLook w:val="04A0" w:firstRow="1" w:lastRow="0" w:firstColumn="1" w:lastColumn="0" w:noHBand="0" w:noVBand="1"/>
      </w:tblPr>
      <w:tblGrid>
        <w:gridCol w:w="1460"/>
        <w:gridCol w:w="1330"/>
        <w:gridCol w:w="1440"/>
        <w:gridCol w:w="1800"/>
        <w:gridCol w:w="1710"/>
        <w:gridCol w:w="1530"/>
        <w:gridCol w:w="1724"/>
      </w:tblGrid>
      <w:tr w:rsidR="00BE7545" w:rsidRPr="008C24B4" w14:paraId="2A852F9C" w14:textId="77777777" w:rsidTr="0070709D">
        <w:trPr>
          <w:trHeight w:val="630"/>
          <w:ins w:id="7" w:author="Harrod, Kylie" w:date="2026-09-25T21:10:00Z" w16du:dateUtc="2026-09-26T01:10:00Z"/>
        </w:trPr>
        <w:tc>
          <w:tcPr>
            <w:tcW w:w="14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000000"/>
            <w:hideMark/>
          </w:tcPr>
          <w:p w14:paraId="37E9815F" w14:textId="77777777" w:rsidR="00BE7545" w:rsidRPr="008C24B4" w:rsidRDefault="00BE7545" w:rsidP="0070709D">
            <w:pPr>
              <w:jc w:val="center"/>
              <w:rPr>
                <w:ins w:id="8" w:author="Harrod, Kylie" w:date="2026-09-25T21:10:00Z" w16du:dateUtc="2026-09-26T01:10:00Z"/>
                <w:rFonts w:cs="Arial"/>
                <w:b/>
                <w:bCs/>
                <w:color w:val="FFFFFF"/>
              </w:rPr>
            </w:pPr>
            <w:ins w:id="9" w:author="Harrod, Kylie" w:date="2026-09-25T21:10:00Z" w16du:dateUtc="2026-09-26T01:10:00Z">
              <w:r w:rsidRPr="008C24B4">
                <w:rPr>
                  <w:rFonts w:cs="Arial"/>
                  <w:b/>
                  <w:bCs/>
                  <w:color w:val="FFFFFF"/>
                </w:rPr>
                <w:t>Household Size</w:t>
              </w:r>
            </w:ins>
          </w:p>
        </w:tc>
        <w:tc>
          <w:tcPr>
            <w:tcW w:w="277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000000"/>
            <w:hideMark/>
          </w:tcPr>
          <w:p w14:paraId="1414F00F" w14:textId="77777777" w:rsidR="00BE7545" w:rsidRPr="008C24B4" w:rsidRDefault="00BE7545" w:rsidP="0070709D">
            <w:pPr>
              <w:jc w:val="center"/>
              <w:rPr>
                <w:ins w:id="10" w:author="Harrod, Kylie" w:date="2026-09-25T21:10:00Z" w16du:dateUtc="2026-09-26T01:10:00Z"/>
                <w:rFonts w:cs="Arial"/>
                <w:b/>
                <w:bCs/>
                <w:color w:val="FFFFFF"/>
              </w:rPr>
            </w:pPr>
            <w:ins w:id="11" w:author="Harrod, Kylie" w:date="2026-09-25T21:10:00Z" w16du:dateUtc="2026-09-26T01:10:00Z">
              <w:r w:rsidRPr="008C24B4">
                <w:rPr>
                  <w:rFonts w:cs="Arial"/>
                  <w:b/>
                  <w:bCs/>
                  <w:color w:val="FFFFFF"/>
                </w:rPr>
                <w:t>Level I Income</w:t>
              </w:r>
            </w:ins>
          </w:p>
        </w:tc>
        <w:tc>
          <w:tcPr>
            <w:tcW w:w="351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000000"/>
            <w:hideMark/>
          </w:tcPr>
          <w:p w14:paraId="024A1B10" w14:textId="77777777" w:rsidR="00BE7545" w:rsidRPr="008C24B4" w:rsidRDefault="00BE7545" w:rsidP="0070709D">
            <w:pPr>
              <w:jc w:val="center"/>
              <w:rPr>
                <w:ins w:id="12" w:author="Harrod, Kylie" w:date="2026-09-25T21:10:00Z" w16du:dateUtc="2026-09-26T01:10:00Z"/>
                <w:rFonts w:cs="Arial"/>
                <w:b/>
                <w:bCs/>
                <w:color w:val="FFFFFF"/>
              </w:rPr>
            </w:pPr>
            <w:ins w:id="13" w:author="Harrod, Kylie" w:date="2026-09-25T21:10:00Z" w16du:dateUtc="2026-09-26T01:10:00Z">
              <w:r w:rsidRPr="008C24B4">
                <w:rPr>
                  <w:rFonts w:cs="Arial"/>
                  <w:b/>
                  <w:bCs/>
                  <w:color w:val="FFFFFF"/>
                </w:rPr>
                <w:t>Level II Income</w:t>
              </w:r>
            </w:ins>
          </w:p>
        </w:tc>
        <w:tc>
          <w:tcPr>
            <w:tcW w:w="3254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000000"/>
            <w:hideMark/>
          </w:tcPr>
          <w:p w14:paraId="6FFCDD59" w14:textId="77777777" w:rsidR="00BE7545" w:rsidRDefault="00BE7545" w:rsidP="0070709D">
            <w:pPr>
              <w:jc w:val="center"/>
              <w:rPr>
                <w:ins w:id="14" w:author="Harrod, Kylie" w:date="2026-09-25T21:10:00Z" w16du:dateUtc="2026-09-26T01:10:00Z"/>
                <w:rFonts w:cs="Arial"/>
                <w:b/>
                <w:bCs/>
                <w:color w:val="FFFFFF"/>
              </w:rPr>
            </w:pPr>
            <w:ins w:id="15" w:author="Harrod, Kylie" w:date="2026-09-25T21:10:00Z" w16du:dateUtc="2026-09-26T01:10:00Z">
              <w:r>
                <w:rPr>
                  <w:rFonts w:cs="Arial"/>
                  <w:b/>
                  <w:bCs/>
                  <w:color w:val="FFFFFF"/>
                </w:rPr>
                <w:t>Level III Income</w:t>
              </w:r>
            </w:ins>
          </w:p>
          <w:p w14:paraId="52C48370" w14:textId="77777777" w:rsidR="00BE7545" w:rsidRPr="0021463D" w:rsidRDefault="00BE7545" w:rsidP="0070709D">
            <w:pPr>
              <w:jc w:val="center"/>
              <w:rPr>
                <w:ins w:id="16" w:author="Harrod, Kylie" w:date="2026-09-25T21:10:00Z" w16du:dateUtc="2026-09-26T01:10:00Z"/>
                <w:rFonts w:cs="Arial"/>
                <w:b/>
                <w:bCs/>
                <w:color w:val="FFFFFF"/>
                <w:sz w:val="20"/>
                <w:szCs w:val="20"/>
              </w:rPr>
            </w:pPr>
            <w:ins w:id="17" w:author="Harrod, Kylie" w:date="2026-09-25T21:10:00Z" w16du:dateUtc="2026-09-26T01:10:00Z">
              <w:r w:rsidRPr="0021463D">
                <w:rPr>
                  <w:rFonts w:cs="Arial"/>
                  <w:b/>
                  <w:bCs/>
                  <w:color w:val="FFFFFF"/>
                  <w:sz w:val="20"/>
                  <w:szCs w:val="20"/>
                </w:rPr>
                <w:t>Vulnerable Population</w:t>
              </w:r>
            </w:ins>
          </w:p>
          <w:p w14:paraId="57F34404" w14:textId="77777777" w:rsidR="00BE7545" w:rsidRPr="008C24B4" w:rsidRDefault="00BE7545" w:rsidP="0070709D">
            <w:pPr>
              <w:jc w:val="center"/>
              <w:rPr>
                <w:ins w:id="18" w:author="Harrod, Kylie" w:date="2026-09-25T21:10:00Z" w16du:dateUtc="2026-09-26T01:10:00Z"/>
                <w:rFonts w:cs="Arial"/>
                <w:b/>
                <w:bCs/>
                <w:color w:val="FFFFFF"/>
              </w:rPr>
            </w:pPr>
            <w:ins w:id="19" w:author="Harrod, Kylie" w:date="2026-09-25T21:10:00Z" w16du:dateUtc="2026-09-26T01:10:00Z">
              <w:r w:rsidRPr="00F20151">
                <w:rPr>
                  <w:rFonts w:cs="Arial"/>
                  <w:color w:val="FFFFFF"/>
                  <w:sz w:val="16"/>
                </w:rPr>
                <w:t xml:space="preserve">(Households with </w:t>
              </w:r>
              <w:r>
                <w:rPr>
                  <w:rFonts w:cs="Arial"/>
                  <w:color w:val="FFFFFF"/>
                  <w:sz w:val="16"/>
                </w:rPr>
                <w:t>elderly</w:t>
              </w:r>
              <w:r w:rsidRPr="00F20151">
                <w:rPr>
                  <w:rFonts w:cs="Arial"/>
                  <w:color w:val="FFFFFF"/>
                  <w:sz w:val="16"/>
                </w:rPr>
                <w:t xml:space="preserve"> aged 60 or over)</w:t>
              </w:r>
            </w:ins>
          </w:p>
        </w:tc>
      </w:tr>
      <w:tr w:rsidR="00BE7545" w:rsidRPr="008C24B4" w14:paraId="27CD6C0E" w14:textId="77777777" w:rsidTr="0070709D">
        <w:trPr>
          <w:trHeight w:val="238"/>
          <w:ins w:id="20" w:author="Harrod, Kylie" w:date="2026-09-25T21:10:00Z" w16du:dateUtc="2026-09-26T01:10:00Z"/>
        </w:trPr>
        <w:tc>
          <w:tcPr>
            <w:tcW w:w="14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2804B90" w14:textId="77777777" w:rsidR="00BE7545" w:rsidRPr="008C24B4" w:rsidRDefault="00BE7545" w:rsidP="0070709D">
            <w:pPr>
              <w:rPr>
                <w:ins w:id="21" w:author="Harrod, Kylie" w:date="2026-09-25T21:10:00Z" w16du:dateUtc="2026-09-26T01:10:00Z"/>
                <w:rFonts w:cs="Arial"/>
                <w:b/>
                <w:bCs/>
                <w:color w:val="FFFFFF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0000"/>
            <w:vAlign w:val="center"/>
            <w:hideMark/>
          </w:tcPr>
          <w:p w14:paraId="1EDFAFA0" w14:textId="77777777" w:rsidR="00BE7545" w:rsidRPr="008C24B4" w:rsidRDefault="00BE7545" w:rsidP="0070709D">
            <w:pPr>
              <w:jc w:val="center"/>
              <w:rPr>
                <w:ins w:id="22" w:author="Harrod, Kylie" w:date="2026-09-25T21:10:00Z" w16du:dateUtc="2026-09-26T01:10:00Z"/>
                <w:rFonts w:cs="Arial"/>
                <w:color w:val="FFFFFF"/>
              </w:rPr>
            </w:pPr>
            <w:ins w:id="23" w:author="Harrod, Kylie" w:date="2026-09-25T21:10:00Z" w16du:dateUtc="2026-09-26T01:10:00Z">
              <w:r w:rsidRPr="008C24B4">
                <w:rPr>
                  <w:rFonts w:cs="Arial"/>
                  <w:color w:val="FFFFFF"/>
                </w:rPr>
                <w:t>($</w:t>
              </w:r>
              <w:r>
                <w:rPr>
                  <w:rFonts w:cs="Arial"/>
                  <w:color w:val="FFFFFF"/>
                </w:rPr>
                <w:t>450</w:t>
              </w:r>
              <w:r w:rsidRPr="008C24B4">
                <w:rPr>
                  <w:rFonts w:cs="Arial"/>
                  <w:color w:val="FFFFFF"/>
                </w:rPr>
                <w:t xml:space="preserve"> benefit)</w:t>
              </w:r>
            </w:ins>
          </w:p>
        </w:tc>
        <w:tc>
          <w:tcPr>
            <w:tcW w:w="35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0000"/>
            <w:vAlign w:val="center"/>
            <w:hideMark/>
          </w:tcPr>
          <w:p w14:paraId="06615E93" w14:textId="77777777" w:rsidR="00BE7545" w:rsidRPr="008C24B4" w:rsidRDefault="00BE7545" w:rsidP="0070709D">
            <w:pPr>
              <w:jc w:val="center"/>
              <w:rPr>
                <w:ins w:id="24" w:author="Harrod, Kylie" w:date="2026-09-25T21:10:00Z" w16du:dateUtc="2026-09-26T01:10:00Z"/>
                <w:rFonts w:cs="Arial"/>
                <w:color w:val="FFFFFF"/>
              </w:rPr>
            </w:pPr>
            <w:ins w:id="25" w:author="Harrod, Kylie" w:date="2026-09-25T21:10:00Z" w16du:dateUtc="2026-09-26T01:10:00Z">
              <w:r w:rsidRPr="008C24B4">
                <w:rPr>
                  <w:rFonts w:cs="Arial"/>
                  <w:color w:val="FFFFFF"/>
                </w:rPr>
                <w:t>($3</w:t>
              </w:r>
              <w:r>
                <w:rPr>
                  <w:rFonts w:cs="Arial"/>
                  <w:color w:val="FFFFFF"/>
                </w:rPr>
                <w:t>5</w:t>
              </w:r>
              <w:r w:rsidRPr="008C24B4">
                <w:rPr>
                  <w:rFonts w:cs="Arial"/>
                  <w:color w:val="FFFFFF"/>
                </w:rPr>
                <w:t>0 benefit)</w:t>
              </w:r>
            </w:ins>
          </w:p>
        </w:tc>
        <w:tc>
          <w:tcPr>
            <w:tcW w:w="325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0000"/>
            <w:vAlign w:val="center"/>
            <w:hideMark/>
          </w:tcPr>
          <w:p w14:paraId="6075F1E3" w14:textId="77777777" w:rsidR="00BE7545" w:rsidRPr="008C24B4" w:rsidRDefault="00BE7545" w:rsidP="0070709D">
            <w:pPr>
              <w:jc w:val="center"/>
              <w:rPr>
                <w:ins w:id="26" w:author="Harrod, Kylie" w:date="2026-09-25T21:10:00Z" w16du:dateUtc="2026-09-26T01:10:00Z"/>
                <w:rFonts w:cs="Arial"/>
                <w:color w:val="FFFFFF"/>
              </w:rPr>
            </w:pPr>
            <w:ins w:id="27" w:author="Harrod, Kylie" w:date="2026-09-25T21:10:00Z" w16du:dateUtc="2026-09-26T01:10:00Z">
              <w:r w:rsidRPr="008C24B4">
                <w:rPr>
                  <w:rFonts w:cs="Arial"/>
                  <w:color w:val="FFFFFF"/>
                </w:rPr>
                <w:t>($</w:t>
              </w:r>
              <w:r>
                <w:rPr>
                  <w:rFonts w:cs="Arial"/>
                  <w:color w:val="FFFFFF"/>
                </w:rPr>
                <w:t>500</w:t>
              </w:r>
              <w:r w:rsidRPr="008C24B4">
                <w:rPr>
                  <w:rFonts w:cs="Arial"/>
                  <w:color w:val="FFFFFF"/>
                </w:rPr>
                <w:t xml:space="preserve"> benefit)</w:t>
              </w:r>
            </w:ins>
          </w:p>
        </w:tc>
      </w:tr>
      <w:tr w:rsidR="00BE7545" w:rsidRPr="008C24B4" w14:paraId="7C840A74" w14:textId="77777777" w:rsidTr="0070709D">
        <w:trPr>
          <w:trHeight w:val="345"/>
          <w:ins w:id="28" w:author="Harrod, Kylie" w:date="2026-09-25T21:10:00Z" w16du:dateUtc="2026-09-26T01:10:00Z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EB71FB8" w14:textId="77777777" w:rsidR="00BE7545" w:rsidRPr="00CA60EE" w:rsidRDefault="00BE7545" w:rsidP="0070709D">
            <w:pPr>
              <w:jc w:val="center"/>
              <w:rPr>
                <w:ins w:id="29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30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1</w:t>
              </w:r>
            </w:ins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noWrap/>
            <w:vAlign w:val="bottom"/>
            <w:hideMark/>
          </w:tcPr>
          <w:p w14:paraId="22488606" w14:textId="77777777" w:rsidR="00BE7545" w:rsidRPr="00CA60EE" w:rsidRDefault="00BE7545" w:rsidP="0070709D">
            <w:pPr>
              <w:jc w:val="center"/>
              <w:rPr>
                <w:ins w:id="31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32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$0</w:t>
              </w:r>
            </w:ins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534A6626" w14:textId="77777777" w:rsidR="00BE7545" w:rsidRPr="00CA60EE" w:rsidRDefault="00BE7545" w:rsidP="0070709D">
            <w:pPr>
              <w:jc w:val="center"/>
              <w:rPr>
                <w:ins w:id="33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34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$17,207</w:t>
              </w:r>
            </w:ins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noWrap/>
            <w:vAlign w:val="bottom"/>
            <w:hideMark/>
          </w:tcPr>
          <w:p w14:paraId="683DB511" w14:textId="77777777" w:rsidR="00BE7545" w:rsidRPr="00CA60EE" w:rsidRDefault="00BE7545" w:rsidP="0070709D">
            <w:pPr>
              <w:jc w:val="center"/>
              <w:rPr>
                <w:ins w:id="35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36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$17,208</w:t>
              </w:r>
            </w:ins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583148" w14:textId="77777777" w:rsidR="00BE7545" w:rsidRPr="00CA60EE" w:rsidRDefault="00BE7545" w:rsidP="0070709D">
            <w:pPr>
              <w:jc w:val="center"/>
              <w:rPr>
                <w:ins w:id="37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38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$26,474</w:t>
              </w:r>
            </w:ins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noWrap/>
            <w:vAlign w:val="center"/>
            <w:hideMark/>
          </w:tcPr>
          <w:p w14:paraId="2C676469" w14:textId="77777777" w:rsidR="00BE7545" w:rsidRPr="00CA60EE" w:rsidRDefault="00BE7545" w:rsidP="0070709D">
            <w:pPr>
              <w:jc w:val="center"/>
              <w:rPr>
                <w:ins w:id="39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40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 xml:space="preserve">$0 </w:t>
              </w:r>
            </w:ins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83CE0A" w14:textId="77777777" w:rsidR="00BE7545" w:rsidRPr="00CA60EE" w:rsidRDefault="00BE7545" w:rsidP="0070709D">
            <w:pPr>
              <w:jc w:val="center"/>
              <w:rPr>
                <w:ins w:id="41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42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$26,474</w:t>
              </w:r>
            </w:ins>
          </w:p>
        </w:tc>
      </w:tr>
      <w:tr w:rsidR="00BE7545" w:rsidRPr="008C24B4" w14:paraId="390CEA73" w14:textId="77777777" w:rsidTr="0070709D">
        <w:trPr>
          <w:trHeight w:val="345"/>
          <w:ins w:id="43" w:author="Harrod, Kylie" w:date="2026-09-25T21:10:00Z" w16du:dateUtc="2026-09-26T01:10:00Z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0920683" w14:textId="77777777" w:rsidR="00BE7545" w:rsidRPr="00CA60EE" w:rsidRDefault="00BE7545" w:rsidP="0070709D">
            <w:pPr>
              <w:jc w:val="center"/>
              <w:rPr>
                <w:ins w:id="44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45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2</w:t>
              </w:r>
            </w:ins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2D10D1E4" w14:textId="77777777" w:rsidR="00BE7545" w:rsidRPr="00CA60EE" w:rsidRDefault="00BE7545" w:rsidP="0070709D">
            <w:pPr>
              <w:jc w:val="center"/>
              <w:rPr>
                <w:ins w:id="46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47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$0</w:t>
              </w:r>
            </w:ins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noWrap/>
            <w:vAlign w:val="bottom"/>
            <w:hideMark/>
          </w:tcPr>
          <w:p w14:paraId="7950ECDE" w14:textId="77777777" w:rsidR="00BE7545" w:rsidRPr="00CA60EE" w:rsidRDefault="00BE7545" w:rsidP="0070709D">
            <w:pPr>
              <w:jc w:val="center"/>
              <w:rPr>
                <w:ins w:id="48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49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$22,502</w:t>
              </w:r>
            </w:ins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309C0712" w14:textId="77777777" w:rsidR="00BE7545" w:rsidRPr="00CA60EE" w:rsidRDefault="00BE7545" w:rsidP="0070709D">
            <w:pPr>
              <w:jc w:val="center"/>
              <w:rPr>
                <w:ins w:id="50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51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$22,503</w:t>
              </w:r>
            </w:ins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CC81248" w14:textId="77777777" w:rsidR="00BE7545" w:rsidRPr="00CA60EE" w:rsidRDefault="00BE7545" w:rsidP="0070709D">
            <w:pPr>
              <w:jc w:val="center"/>
              <w:rPr>
                <w:ins w:id="52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53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$34,619</w:t>
              </w:r>
            </w:ins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center"/>
            <w:hideMark/>
          </w:tcPr>
          <w:p w14:paraId="52723EB4" w14:textId="77777777" w:rsidR="00BE7545" w:rsidRPr="00CA60EE" w:rsidRDefault="00BE7545" w:rsidP="0070709D">
            <w:pPr>
              <w:jc w:val="center"/>
              <w:rPr>
                <w:ins w:id="54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55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 xml:space="preserve">$0 </w:t>
              </w:r>
            </w:ins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03DC649F" w14:textId="77777777" w:rsidR="00BE7545" w:rsidRPr="00CA60EE" w:rsidRDefault="00BE7545" w:rsidP="0070709D">
            <w:pPr>
              <w:jc w:val="center"/>
              <w:rPr>
                <w:ins w:id="56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57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$34,619</w:t>
              </w:r>
            </w:ins>
          </w:p>
        </w:tc>
      </w:tr>
      <w:tr w:rsidR="00BE7545" w:rsidRPr="008C24B4" w14:paraId="14FB56C0" w14:textId="77777777" w:rsidTr="0070709D">
        <w:trPr>
          <w:trHeight w:val="345"/>
          <w:ins w:id="58" w:author="Harrod, Kylie" w:date="2026-09-25T21:10:00Z" w16du:dateUtc="2026-09-26T01:10:00Z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8B0A94" w14:textId="77777777" w:rsidR="00BE7545" w:rsidRPr="00CA60EE" w:rsidRDefault="00BE7545" w:rsidP="0070709D">
            <w:pPr>
              <w:jc w:val="center"/>
              <w:rPr>
                <w:ins w:id="59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60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3</w:t>
              </w:r>
            </w:ins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noWrap/>
            <w:vAlign w:val="bottom"/>
            <w:hideMark/>
          </w:tcPr>
          <w:p w14:paraId="5421B092" w14:textId="77777777" w:rsidR="00BE7545" w:rsidRPr="00CA60EE" w:rsidRDefault="00BE7545" w:rsidP="0070709D">
            <w:pPr>
              <w:jc w:val="center"/>
              <w:rPr>
                <w:ins w:id="61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62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$0</w:t>
              </w:r>
            </w:ins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2B7FC4F4" w14:textId="77777777" w:rsidR="00BE7545" w:rsidRPr="00CA60EE" w:rsidRDefault="00BE7545" w:rsidP="0070709D">
            <w:pPr>
              <w:jc w:val="center"/>
              <w:rPr>
                <w:ins w:id="63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64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$27,796</w:t>
              </w:r>
            </w:ins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noWrap/>
            <w:vAlign w:val="bottom"/>
            <w:hideMark/>
          </w:tcPr>
          <w:p w14:paraId="5FB39E67" w14:textId="77777777" w:rsidR="00BE7545" w:rsidRPr="00CA60EE" w:rsidRDefault="00BE7545" w:rsidP="0070709D">
            <w:pPr>
              <w:jc w:val="center"/>
              <w:rPr>
                <w:ins w:id="65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66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$27,797</w:t>
              </w:r>
            </w:ins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D0C67D" w14:textId="77777777" w:rsidR="00BE7545" w:rsidRPr="00CA60EE" w:rsidRDefault="00BE7545" w:rsidP="0070709D">
            <w:pPr>
              <w:jc w:val="center"/>
              <w:rPr>
                <w:ins w:id="67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68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$42,765</w:t>
              </w:r>
            </w:ins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noWrap/>
            <w:vAlign w:val="center"/>
            <w:hideMark/>
          </w:tcPr>
          <w:p w14:paraId="4C5B608F" w14:textId="77777777" w:rsidR="00BE7545" w:rsidRPr="00CA60EE" w:rsidRDefault="00BE7545" w:rsidP="0070709D">
            <w:pPr>
              <w:jc w:val="center"/>
              <w:rPr>
                <w:ins w:id="69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70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 xml:space="preserve">$0 </w:t>
              </w:r>
            </w:ins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941BCC" w14:textId="77777777" w:rsidR="00BE7545" w:rsidRPr="00CA60EE" w:rsidRDefault="00BE7545" w:rsidP="0070709D">
            <w:pPr>
              <w:jc w:val="center"/>
              <w:rPr>
                <w:ins w:id="71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72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$42,765</w:t>
              </w:r>
            </w:ins>
          </w:p>
        </w:tc>
      </w:tr>
      <w:tr w:rsidR="00BE7545" w:rsidRPr="008C24B4" w14:paraId="53E3E651" w14:textId="77777777" w:rsidTr="0070709D">
        <w:trPr>
          <w:trHeight w:val="345"/>
          <w:ins w:id="73" w:author="Harrod, Kylie" w:date="2026-09-25T21:10:00Z" w16du:dateUtc="2026-09-26T01:10:00Z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93BBDF9" w14:textId="77777777" w:rsidR="00BE7545" w:rsidRPr="00CA60EE" w:rsidRDefault="00BE7545" w:rsidP="0070709D">
            <w:pPr>
              <w:jc w:val="center"/>
              <w:rPr>
                <w:ins w:id="74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75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4</w:t>
              </w:r>
            </w:ins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53F3B21A" w14:textId="77777777" w:rsidR="00BE7545" w:rsidRPr="00CA60EE" w:rsidRDefault="00BE7545" w:rsidP="0070709D">
            <w:pPr>
              <w:jc w:val="center"/>
              <w:rPr>
                <w:ins w:id="76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77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$0</w:t>
              </w:r>
            </w:ins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noWrap/>
            <w:vAlign w:val="bottom"/>
            <w:hideMark/>
          </w:tcPr>
          <w:p w14:paraId="47047593" w14:textId="77777777" w:rsidR="00BE7545" w:rsidRPr="00CA60EE" w:rsidRDefault="00BE7545" w:rsidP="0070709D">
            <w:pPr>
              <w:jc w:val="center"/>
              <w:rPr>
                <w:ins w:id="78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79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$33,091</w:t>
              </w:r>
            </w:ins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111F51FC" w14:textId="77777777" w:rsidR="00BE7545" w:rsidRPr="00CA60EE" w:rsidRDefault="00BE7545" w:rsidP="0070709D">
            <w:pPr>
              <w:jc w:val="center"/>
              <w:rPr>
                <w:ins w:id="80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81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$33,092</w:t>
              </w:r>
            </w:ins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7998F241" w14:textId="77777777" w:rsidR="00BE7545" w:rsidRPr="00CA60EE" w:rsidRDefault="00BE7545" w:rsidP="0070709D">
            <w:pPr>
              <w:jc w:val="center"/>
              <w:rPr>
                <w:ins w:id="82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83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$50,911</w:t>
              </w:r>
            </w:ins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center"/>
            <w:hideMark/>
          </w:tcPr>
          <w:p w14:paraId="7B92B347" w14:textId="77777777" w:rsidR="00BE7545" w:rsidRPr="00CA60EE" w:rsidRDefault="00BE7545" w:rsidP="0070709D">
            <w:pPr>
              <w:jc w:val="center"/>
              <w:rPr>
                <w:ins w:id="84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85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 xml:space="preserve">$0 </w:t>
              </w:r>
            </w:ins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45F49AD0" w14:textId="77777777" w:rsidR="00BE7545" w:rsidRPr="00CA60EE" w:rsidRDefault="00BE7545" w:rsidP="0070709D">
            <w:pPr>
              <w:jc w:val="center"/>
              <w:rPr>
                <w:ins w:id="86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87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$50,911</w:t>
              </w:r>
            </w:ins>
          </w:p>
        </w:tc>
      </w:tr>
      <w:tr w:rsidR="00BE7545" w:rsidRPr="008C24B4" w14:paraId="523A9A4C" w14:textId="77777777" w:rsidTr="0070709D">
        <w:trPr>
          <w:trHeight w:val="345"/>
          <w:ins w:id="88" w:author="Harrod, Kylie" w:date="2026-09-25T21:10:00Z" w16du:dateUtc="2026-09-26T01:10:00Z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9079993" w14:textId="77777777" w:rsidR="00BE7545" w:rsidRPr="00CA60EE" w:rsidRDefault="00BE7545" w:rsidP="0070709D">
            <w:pPr>
              <w:jc w:val="center"/>
              <w:rPr>
                <w:ins w:id="89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90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5</w:t>
              </w:r>
            </w:ins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noWrap/>
            <w:vAlign w:val="bottom"/>
            <w:hideMark/>
          </w:tcPr>
          <w:p w14:paraId="639B88AC" w14:textId="77777777" w:rsidR="00BE7545" w:rsidRPr="00CA60EE" w:rsidRDefault="00BE7545" w:rsidP="0070709D">
            <w:pPr>
              <w:jc w:val="center"/>
              <w:rPr>
                <w:ins w:id="91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92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$0</w:t>
              </w:r>
            </w:ins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60D71A61" w14:textId="77777777" w:rsidR="00BE7545" w:rsidRPr="00CA60EE" w:rsidRDefault="00BE7545" w:rsidP="0070709D">
            <w:pPr>
              <w:jc w:val="center"/>
              <w:rPr>
                <w:ins w:id="93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94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$38,386</w:t>
              </w:r>
            </w:ins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noWrap/>
            <w:vAlign w:val="bottom"/>
            <w:hideMark/>
          </w:tcPr>
          <w:p w14:paraId="371BEAA8" w14:textId="77777777" w:rsidR="00BE7545" w:rsidRPr="00CA60EE" w:rsidRDefault="00BE7545" w:rsidP="0070709D">
            <w:pPr>
              <w:jc w:val="center"/>
              <w:rPr>
                <w:ins w:id="95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96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$38,387</w:t>
              </w:r>
            </w:ins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060CB1" w14:textId="77777777" w:rsidR="00BE7545" w:rsidRPr="00CA60EE" w:rsidRDefault="00BE7545" w:rsidP="0070709D">
            <w:pPr>
              <w:jc w:val="center"/>
              <w:rPr>
                <w:ins w:id="97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98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$59,057</w:t>
              </w:r>
            </w:ins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noWrap/>
            <w:vAlign w:val="center"/>
            <w:hideMark/>
          </w:tcPr>
          <w:p w14:paraId="1421BE17" w14:textId="77777777" w:rsidR="00BE7545" w:rsidRPr="00CA60EE" w:rsidRDefault="00BE7545" w:rsidP="0070709D">
            <w:pPr>
              <w:jc w:val="center"/>
              <w:rPr>
                <w:ins w:id="99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00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 xml:space="preserve">$0 </w:t>
              </w:r>
            </w:ins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863F63" w14:textId="77777777" w:rsidR="00BE7545" w:rsidRPr="00CA60EE" w:rsidRDefault="00BE7545" w:rsidP="0070709D">
            <w:pPr>
              <w:jc w:val="center"/>
              <w:rPr>
                <w:ins w:id="101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02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$59,057</w:t>
              </w:r>
            </w:ins>
          </w:p>
        </w:tc>
      </w:tr>
      <w:tr w:rsidR="00BE7545" w:rsidRPr="008C24B4" w14:paraId="49FCC293" w14:textId="77777777" w:rsidTr="0070709D">
        <w:trPr>
          <w:trHeight w:val="345"/>
          <w:ins w:id="103" w:author="Harrod, Kylie" w:date="2026-09-25T21:10:00Z" w16du:dateUtc="2026-09-26T01:10:00Z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D3E2DA7" w14:textId="77777777" w:rsidR="00BE7545" w:rsidRPr="00CA60EE" w:rsidRDefault="00BE7545" w:rsidP="0070709D">
            <w:pPr>
              <w:jc w:val="center"/>
              <w:rPr>
                <w:ins w:id="104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05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6</w:t>
              </w:r>
            </w:ins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456A238E" w14:textId="77777777" w:rsidR="00BE7545" w:rsidRPr="00CA60EE" w:rsidRDefault="00BE7545" w:rsidP="0070709D">
            <w:pPr>
              <w:jc w:val="center"/>
              <w:rPr>
                <w:ins w:id="106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07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$0</w:t>
              </w:r>
            </w:ins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noWrap/>
            <w:vAlign w:val="bottom"/>
            <w:hideMark/>
          </w:tcPr>
          <w:p w14:paraId="13E2C7CB" w14:textId="77777777" w:rsidR="00BE7545" w:rsidRPr="00CA60EE" w:rsidRDefault="00BE7545" w:rsidP="0070709D">
            <w:pPr>
              <w:jc w:val="center"/>
              <w:rPr>
                <w:ins w:id="108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09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$43,681</w:t>
              </w:r>
            </w:ins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7E177BFA" w14:textId="77777777" w:rsidR="00BE7545" w:rsidRPr="00CA60EE" w:rsidRDefault="00BE7545" w:rsidP="0070709D">
            <w:pPr>
              <w:jc w:val="center"/>
              <w:rPr>
                <w:ins w:id="110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11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$43,682</w:t>
              </w:r>
            </w:ins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5FC1FBA" w14:textId="77777777" w:rsidR="00BE7545" w:rsidRPr="00CA60EE" w:rsidRDefault="00BE7545" w:rsidP="0070709D">
            <w:pPr>
              <w:jc w:val="center"/>
              <w:rPr>
                <w:ins w:id="112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13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$67,203</w:t>
              </w:r>
            </w:ins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center"/>
            <w:hideMark/>
          </w:tcPr>
          <w:p w14:paraId="145A10CB" w14:textId="77777777" w:rsidR="00BE7545" w:rsidRPr="00CA60EE" w:rsidRDefault="00BE7545" w:rsidP="0070709D">
            <w:pPr>
              <w:jc w:val="center"/>
              <w:rPr>
                <w:ins w:id="114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15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 xml:space="preserve">$0 </w:t>
              </w:r>
            </w:ins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E42F6A3" w14:textId="77777777" w:rsidR="00BE7545" w:rsidRPr="00CA60EE" w:rsidRDefault="00BE7545" w:rsidP="0070709D">
            <w:pPr>
              <w:jc w:val="center"/>
              <w:rPr>
                <w:ins w:id="116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17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$67,203</w:t>
              </w:r>
            </w:ins>
          </w:p>
        </w:tc>
      </w:tr>
      <w:tr w:rsidR="00BE7545" w:rsidRPr="008C24B4" w14:paraId="726DAA04" w14:textId="77777777" w:rsidTr="0070709D">
        <w:trPr>
          <w:trHeight w:val="345"/>
          <w:ins w:id="118" w:author="Harrod, Kylie" w:date="2026-09-25T21:10:00Z" w16du:dateUtc="2026-09-26T01:10:00Z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0C168CF" w14:textId="77777777" w:rsidR="00BE7545" w:rsidRPr="00CA60EE" w:rsidRDefault="00BE7545" w:rsidP="0070709D">
            <w:pPr>
              <w:jc w:val="center"/>
              <w:rPr>
                <w:ins w:id="119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20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7</w:t>
              </w:r>
            </w:ins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noWrap/>
            <w:vAlign w:val="bottom"/>
            <w:hideMark/>
          </w:tcPr>
          <w:p w14:paraId="16DE73CA" w14:textId="77777777" w:rsidR="00BE7545" w:rsidRPr="00CA60EE" w:rsidRDefault="00BE7545" w:rsidP="0070709D">
            <w:pPr>
              <w:jc w:val="center"/>
              <w:rPr>
                <w:ins w:id="121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22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$0</w:t>
              </w:r>
            </w:ins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6F0CD4C3" w14:textId="77777777" w:rsidR="00BE7545" w:rsidRPr="00CA60EE" w:rsidRDefault="00BE7545" w:rsidP="0070709D">
            <w:pPr>
              <w:jc w:val="center"/>
              <w:rPr>
                <w:ins w:id="123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24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$44,673</w:t>
              </w:r>
            </w:ins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noWrap/>
            <w:vAlign w:val="bottom"/>
            <w:hideMark/>
          </w:tcPr>
          <w:p w14:paraId="5A4B3403" w14:textId="77777777" w:rsidR="00BE7545" w:rsidRPr="00CA60EE" w:rsidRDefault="00BE7545" w:rsidP="0070709D">
            <w:pPr>
              <w:jc w:val="center"/>
              <w:rPr>
                <w:ins w:id="125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26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$44,674</w:t>
              </w:r>
            </w:ins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217405E" w14:textId="77777777" w:rsidR="00BE7545" w:rsidRPr="00CA60EE" w:rsidRDefault="00BE7545" w:rsidP="0070709D">
            <w:pPr>
              <w:jc w:val="center"/>
              <w:rPr>
                <w:ins w:id="127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28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$68,730</w:t>
              </w:r>
            </w:ins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noWrap/>
            <w:vAlign w:val="center"/>
            <w:hideMark/>
          </w:tcPr>
          <w:p w14:paraId="210D117E" w14:textId="77777777" w:rsidR="00BE7545" w:rsidRPr="00CA60EE" w:rsidRDefault="00BE7545" w:rsidP="0070709D">
            <w:pPr>
              <w:jc w:val="center"/>
              <w:rPr>
                <w:ins w:id="129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30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 xml:space="preserve">$0 </w:t>
              </w:r>
            </w:ins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D64E339" w14:textId="77777777" w:rsidR="00BE7545" w:rsidRPr="00CA60EE" w:rsidRDefault="00BE7545" w:rsidP="0070709D">
            <w:pPr>
              <w:jc w:val="center"/>
              <w:rPr>
                <w:ins w:id="131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32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$68,730</w:t>
              </w:r>
            </w:ins>
          </w:p>
        </w:tc>
      </w:tr>
      <w:tr w:rsidR="00BE7545" w:rsidRPr="008C24B4" w14:paraId="39A9A23E" w14:textId="77777777" w:rsidTr="0070709D">
        <w:trPr>
          <w:trHeight w:val="345"/>
          <w:ins w:id="133" w:author="Harrod, Kylie" w:date="2026-09-25T21:10:00Z" w16du:dateUtc="2026-09-26T01:10:00Z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4205103" w14:textId="77777777" w:rsidR="00BE7545" w:rsidRPr="00CA60EE" w:rsidRDefault="00BE7545" w:rsidP="0070709D">
            <w:pPr>
              <w:jc w:val="center"/>
              <w:rPr>
                <w:ins w:id="134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35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8</w:t>
              </w:r>
            </w:ins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16D0E025" w14:textId="77777777" w:rsidR="00BE7545" w:rsidRPr="00CA60EE" w:rsidRDefault="00BE7545" w:rsidP="0070709D">
            <w:pPr>
              <w:jc w:val="center"/>
              <w:rPr>
                <w:ins w:id="136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37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$0</w:t>
              </w:r>
            </w:ins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noWrap/>
            <w:vAlign w:val="bottom"/>
            <w:hideMark/>
          </w:tcPr>
          <w:p w14:paraId="6633AF40" w14:textId="77777777" w:rsidR="00BE7545" w:rsidRPr="00CA60EE" w:rsidRDefault="00BE7545" w:rsidP="0070709D">
            <w:pPr>
              <w:jc w:val="center"/>
              <w:rPr>
                <w:ins w:id="138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39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$45,666</w:t>
              </w:r>
            </w:ins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67D712D9" w14:textId="77777777" w:rsidR="00BE7545" w:rsidRPr="00CA60EE" w:rsidRDefault="00BE7545" w:rsidP="0070709D">
            <w:pPr>
              <w:jc w:val="center"/>
              <w:rPr>
                <w:ins w:id="140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41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$45,667</w:t>
              </w:r>
            </w:ins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40FAFE8D" w14:textId="77777777" w:rsidR="00BE7545" w:rsidRPr="00CA60EE" w:rsidRDefault="00BE7545" w:rsidP="0070709D">
            <w:pPr>
              <w:jc w:val="center"/>
              <w:rPr>
                <w:ins w:id="142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43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$70,257</w:t>
              </w:r>
            </w:ins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center"/>
            <w:hideMark/>
          </w:tcPr>
          <w:p w14:paraId="78043A64" w14:textId="77777777" w:rsidR="00BE7545" w:rsidRPr="00CA60EE" w:rsidRDefault="00BE7545" w:rsidP="0070709D">
            <w:pPr>
              <w:jc w:val="center"/>
              <w:rPr>
                <w:ins w:id="144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45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 xml:space="preserve">$0 </w:t>
              </w:r>
            </w:ins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540FFFE" w14:textId="77777777" w:rsidR="00BE7545" w:rsidRPr="00CA60EE" w:rsidRDefault="00BE7545" w:rsidP="0070709D">
            <w:pPr>
              <w:jc w:val="center"/>
              <w:rPr>
                <w:ins w:id="146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47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$70,257</w:t>
              </w:r>
            </w:ins>
          </w:p>
        </w:tc>
      </w:tr>
      <w:tr w:rsidR="00BE7545" w:rsidRPr="008C24B4" w14:paraId="29271EA7" w14:textId="77777777" w:rsidTr="0070709D">
        <w:trPr>
          <w:trHeight w:val="345"/>
          <w:ins w:id="148" w:author="Harrod, Kylie" w:date="2026-09-25T21:10:00Z" w16du:dateUtc="2026-09-26T01:10:00Z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BC1FEBD" w14:textId="77777777" w:rsidR="00BE7545" w:rsidRPr="00CA60EE" w:rsidRDefault="00BE7545" w:rsidP="0070709D">
            <w:pPr>
              <w:jc w:val="center"/>
              <w:rPr>
                <w:ins w:id="149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50" w:author="Harrod, Kylie" w:date="2026-09-25T21:10:00Z" w16du:dateUtc="2026-09-26T01:10:00Z">
              <w:r w:rsidRPr="00CA60EE">
                <w:rPr>
                  <w:rFonts w:cs="Arial"/>
                  <w:iCs/>
                  <w:color w:val="000000"/>
                  <w:sz w:val="26"/>
                  <w:szCs w:val="26"/>
                </w:rPr>
                <w:t>9</w:t>
              </w:r>
            </w:ins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noWrap/>
            <w:vAlign w:val="bottom"/>
            <w:hideMark/>
          </w:tcPr>
          <w:p w14:paraId="1C5666D0" w14:textId="77777777" w:rsidR="00BE7545" w:rsidRPr="00CA60EE" w:rsidRDefault="00BE7545" w:rsidP="0070709D">
            <w:pPr>
              <w:jc w:val="center"/>
              <w:rPr>
                <w:ins w:id="151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52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$0</w:t>
              </w:r>
            </w:ins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39B2FE59" w14:textId="77777777" w:rsidR="00BE7545" w:rsidRPr="00CA60EE" w:rsidRDefault="00BE7545" w:rsidP="0070709D">
            <w:pPr>
              <w:jc w:val="center"/>
              <w:rPr>
                <w:ins w:id="153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54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$46,659</w:t>
              </w:r>
            </w:ins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noWrap/>
            <w:vAlign w:val="bottom"/>
            <w:hideMark/>
          </w:tcPr>
          <w:p w14:paraId="22D46C6F" w14:textId="77777777" w:rsidR="00BE7545" w:rsidRPr="00CA60EE" w:rsidRDefault="00BE7545" w:rsidP="0070709D">
            <w:pPr>
              <w:jc w:val="center"/>
              <w:rPr>
                <w:ins w:id="155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56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$46,660</w:t>
              </w:r>
            </w:ins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509878" w14:textId="77777777" w:rsidR="00BE7545" w:rsidRPr="00CA60EE" w:rsidRDefault="00BE7545" w:rsidP="0070709D">
            <w:pPr>
              <w:jc w:val="center"/>
              <w:rPr>
                <w:ins w:id="157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58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$71,785</w:t>
              </w:r>
            </w:ins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noWrap/>
            <w:vAlign w:val="center"/>
            <w:hideMark/>
          </w:tcPr>
          <w:p w14:paraId="10F60BA3" w14:textId="77777777" w:rsidR="00BE7545" w:rsidRPr="00CA60EE" w:rsidRDefault="00BE7545" w:rsidP="0070709D">
            <w:pPr>
              <w:jc w:val="center"/>
              <w:rPr>
                <w:ins w:id="159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60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 xml:space="preserve">$0 </w:t>
              </w:r>
            </w:ins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293019" w14:textId="77777777" w:rsidR="00BE7545" w:rsidRPr="00CA60EE" w:rsidRDefault="00BE7545" w:rsidP="0070709D">
            <w:pPr>
              <w:jc w:val="center"/>
              <w:rPr>
                <w:ins w:id="161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62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$71,785</w:t>
              </w:r>
            </w:ins>
          </w:p>
        </w:tc>
      </w:tr>
      <w:tr w:rsidR="00BE7545" w:rsidRPr="008C24B4" w14:paraId="0666D238" w14:textId="77777777" w:rsidTr="0070709D">
        <w:trPr>
          <w:trHeight w:val="345"/>
          <w:ins w:id="163" w:author="Harrod, Kylie" w:date="2026-09-25T21:10:00Z" w16du:dateUtc="2026-09-26T01:10:00Z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CCFB1E6" w14:textId="77777777" w:rsidR="00BE7545" w:rsidRPr="00CA60EE" w:rsidRDefault="00BE7545" w:rsidP="0070709D">
            <w:pPr>
              <w:jc w:val="center"/>
              <w:rPr>
                <w:ins w:id="164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65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10</w:t>
              </w:r>
            </w:ins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26E8BE77" w14:textId="77777777" w:rsidR="00BE7545" w:rsidRPr="00CA60EE" w:rsidRDefault="00BE7545" w:rsidP="0070709D">
            <w:pPr>
              <w:jc w:val="center"/>
              <w:rPr>
                <w:ins w:id="166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67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$0</w:t>
              </w:r>
            </w:ins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noWrap/>
            <w:vAlign w:val="bottom"/>
            <w:hideMark/>
          </w:tcPr>
          <w:p w14:paraId="49DFA303" w14:textId="77777777" w:rsidR="00BE7545" w:rsidRPr="00CA60EE" w:rsidRDefault="00BE7545" w:rsidP="0070709D">
            <w:pPr>
              <w:jc w:val="center"/>
              <w:rPr>
                <w:ins w:id="168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69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$47,652</w:t>
              </w:r>
            </w:ins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237D8461" w14:textId="77777777" w:rsidR="00BE7545" w:rsidRPr="00CA60EE" w:rsidRDefault="00BE7545" w:rsidP="0070709D">
            <w:pPr>
              <w:jc w:val="center"/>
              <w:rPr>
                <w:ins w:id="170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71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$47,653</w:t>
              </w:r>
            </w:ins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214C525C" w14:textId="77777777" w:rsidR="00BE7545" w:rsidRPr="00CA60EE" w:rsidRDefault="00BE7545" w:rsidP="0070709D">
            <w:pPr>
              <w:jc w:val="center"/>
              <w:rPr>
                <w:ins w:id="172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73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$73,312</w:t>
              </w:r>
            </w:ins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center"/>
            <w:hideMark/>
          </w:tcPr>
          <w:p w14:paraId="08005417" w14:textId="77777777" w:rsidR="00BE7545" w:rsidRPr="00CA60EE" w:rsidRDefault="00BE7545" w:rsidP="0070709D">
            <w:pPr>
              <w:jc w:val="center"/>
              <w:rPr>
                <w:ins w:id="174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75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 xml:space="preserve">$0 </w:t>
              </w:r>
            </w:ins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0FA6A078" w14:textId="77777777" w:rsidR="00BE7545" w:rsidRPr="00CA60EE" w:rsidRDefault="00BE7545" w:rsidP="0070709D">
            <w:pPr>
              <w:jc w:val="center"/>
              <w:rPr>
                <w:ins w:id="176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77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$73,312</w:t>
              </w:r>
            </w:ins>
          </w:p>
        </w:tc>
      </w:tr>
      <w:tr w:rsidR="00BE7545" w:rsidRPr="008C24B4" w14:paraId="5DECC233" w14:textId="77777777" w:rsidTr="0070709D">
        <w:trPr>
          <w:trHeight w:val="345"/>
          <w:ins w:id="178" w:author="Harrod, Kylie" w:date="2026-09-25T21:10:00Z" w16du:dateUtc="2026-09-26T01:10:00Z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19B71C8" w14:textId="77777777" w:rsidR="00BE7545" w:rsidRPr="00CA60EE" w:rsidRDefault="00BE7545" w:rsidP="0070709D">
            <w:pPr>
              <w:jc w:val="center"/>
              <w:rPr>
                <w:ins w:id="179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80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11</w:t>
              </w:r>
            </w:ins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noWrap/>
            <w:vAlign w:val="bottom"/>
            <w:hideMark/>
          </w:tcPr>
          <w:p w14:paraId="3368CB6A" w14:textId="77777777" w:rsidR="00BE7545" w:rsidRPr="00CA60EE" w:rsidRDefault="00BE7545" w:rsidP="0070709D">
            <w:pPr>
              <w:jc w:val="center"/>
              <w:rPr>
                <w:ins w:id="181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82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$0</w:t>
              </w:r>
            </w:ins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56507F78" w14:textId="77777777" w:rsidR="00BE7545" w:rsidRPr="00CA60EE" w:rsidRDefault="00BE7545" w:rsidP="0070709D">
            <w:pPr>
              <w:jc w:val="center"/>
              <w:rPr>
                <w:ins w:id="183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84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$48,644</w:t>
              </w:r>
            </w:ins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noWrap/>
            <w:vAlign w:val="bottom"/>
            <w:hideMark/>
          </w:tcPr>
          <w:p w14:paraId="6936EFE4" w14:textId="77777777" w:rsidR="00BE7545" w:rsidRPr="00CA60EE" w:rsidRDefault="00BE7545" w:rsidP="0070709D">
            <w:pPr>
              <w:jc w:val="center"/>
              <w:rPr>
                <w:ins w:id="185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86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$48,645</w:t>
              </w:r>
            </w:ins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B9DDABC" w14:textId="77777777" w:rsidR="00BE7545" w:rsidRPr="00CA60EE" w:rsidRDefault="00BE7545" w:rsidP="0070709D">
            <w:pPr>
              <w:jc w:val="center"/>
              <w:rPr>
                <w:ins w:id="187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88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$74,839</w:t>
              </w:r>
            </w:ins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noWrap/>
            <w:vAlign w:val="center"/>
            <w:hideMark/>
          </w:tcPr>
          <w:p w14:paraId="71DD677D" w14:textId="77777777" w:rsidR="00BE7545" w:rsidRPr="00CA60EE" w:rsidRDefault="00BE7545" w:rsidP="0070709D">
            <w:pPr>
              <w:jc w:val="center"/>
              <w:rPr>
                <w:ins w:id="189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90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 xml:space="preserve">$0 </w:t>
              </w:r>
            </w:ins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D816BA" w14:textId="77777777" w:rsidR="00BE7545" w:rsidRPr="00CA60EE" w:rsidRDefault="00BE7545" w:rsidP="0070709D">
            <w:pPr>
              <w:jc w:val="center"/>
              <w:rPr>
                <w:ins w:id="191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92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$74,839</w:t>
              </w:r>
            </w:ins>
          </w:p>
        </w:tc>
      </w:tr>
      <w:tr w:rsidR="00BE7545" w:rsidRPr="008C24B4" w14:paraId="696CF858" w14:textId="77777777" w:rsidTr="0070709D">
        <w:trPr>
          <w:trHeight w:val="345"/>
          <w:ins w:id="193" w:author="Harrod, Kylie" w:date="2026-09-25T21:10:00Z" w16du:dateUtc="2026-09-26T01:10:00Z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EE2F631" w14:textId="77777777" w:rsidR="00BE7545" w:rsidRPr="00CA60EE" w:rsidRDefault="00BE7545" w:rsidP="0070709D">
            <w:pPr>
              <w:jc w:val="center"/>
              <w:rPr>
                <w:ins w:id="194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95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12</w:t>
              </w:r>
            </w:ins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440BA392" w14:textId="77777777" w:rsidR="00BE7545" w:rsidRPr="00CA60EE" w:rsidRDefault="00BE7545" w:rsidP="0070709D">
            <w:pPr>
              <w:jc w:val="center"/>
              <w:rPr>
                <w:ins w:id="196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97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$0</w:t>
              </w:r>
            </w:ins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noWrap/>
            <w:vAlign w:val="bottom"/>
            <w:hideMark/>
          </w:tcPr>
          <w:p w14:paraId="0D8EF5DA" w14:textId="77777777" w:rsidR="00BE7545" w:rsidRPr="00CA60EE" w:rsidRDefault="00BE7545" w:rsidP="0070709D">
            <w:pPr>
              <w:jc w:val="center"/>
              <w:rPr>
                <w:ins w:id="198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199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$49,637</w:t>
              </w:r>
            </w:ins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407A6F8E" w14:textId="77777777" w:rsidR="00BE7545" w:rsidRPr="00CA60EE" w:rsidRDefault="00BE7545" w:rsidP="0070709D">
            <w:pPr>
              <w:jc w:val="center"/>
              <w:rPr>
                <w:ins w:id="200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01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$49,638</w:t>
              </w:r>
            </w:ins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34167FBD" w14:textId="77777777" w:rsidR="00BE7545" w:rsidRPr="00CA60EE" w:rsidRDefault="00BE7545" w:rsidP="0070709D">
            <w:pPr>
              <w:jc w:val="center"/>
              <w:rPr>
                <w:ins w:id="202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03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$76,367</w:t>
              </w:r>
            </w:ins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center"/>
            <w:hideMark/>
          </w:tcPr>
          <w:p w14:paraId="5E2F57BD" w14:textId="77777777" w:rsidR="00BE7545" w:rsidRPr="00CA60EE" w:rsidRDefault="00BE7545" w:rsidP="0070709D">
            <w:pPr>
              <w:jc w:val="center"/>
              <w:rPr>
                <w:ins w:id="204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05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 xml:space="preserve">$0 </w:t>
              </w:r>
            </w:ins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945E4F2" w14:textId="77777777" w:rsidR="00BE7545" w:rsidRPr="00CA60EE" w:rsidRDefault="00BE7545" w:rsidP="0070709D">
            <w:pPr>
              <w:jc w:val="center"/>
              <w:rPr>
                <w:ins w:id="206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07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$76,367</w:t>
              </w:r>
            </w:ins>
          </w:p>
        </w:tc>
      </w:tr>
      <w:tr w:rsidR="00BE7545" w:rsidRPr="008C24B4" w14:paraId="64245F1B" w14:textId="77777777" w:rsidTr="0070709D">
        <w:trPr>
          <w:trHeight w:val="345"/>
          <w:ins w:id="208" w:author="Harrod, Kylie" w:date="2026-09-25T21:10:00Z" w16du:dateUtc="2026-09-26T01:10:00Z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4803F68" w14:textId="77777777" w:rsidR="00BE7545" w:rsidRPr="00CA60EE" w:rsidRDefault="00BE7545" w:rsidP="0070709D">
            <w:pPr>
              <w:jc w:val="center"/>
              <w:rPr>
                <w:ins w:id="209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10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13</w:t>
              </w:r>
            </w:ins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noWrap/>
            <w:vAlign w:val="bottom"/>
            <w:hideMark/>
          </w:tcPr>
          <w:p w14:paraId="170D40CA" w14:textId="77777777" w:rsidR="00BE7545" w:rsidRPr="00CA60EE" w:rsidRDefault="00BE7545" w:rsidP="0070709D">
            <w:pPr>
              <w:jc w:val="center"/>
              <w:rPr>
                <w:ins w:id="211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12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$0</w:t>
              </w:r>
            </w:ins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727B4E36" w14:textId="77777777" w:rsidR="00BE7545" w:rsidRPr="00CA60EE" w:rsidRDefault="00BE7545" w:rsidP="0070709D">
            <w:pPr>
              <w:jc w:val="center"/>
              <w:rPr>
                <w:ins w:id="213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14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$50,630</w:t>
              </w:r>
            </w:ins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noWrap/>
            <w:vAlign w:val="bottom"/>
            <w:hideMark/>
          </w:tcPr>
          <w:p w14:paraId="7F745CBB" w14:textId="77777777" w:rsidR="00BE7545" w:rsidRPr="00CA60EE" w:rsidRDefault="00BE7545" w:rsidP="0070709D">
            <w:pPr>
              <w:jc w:val="center"/>
              <w:rPr>
                <w:ins w:id="215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16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$50,631</w:t>
              </w:r>
            </w:ins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168086" w14:textId="77777777" w:rsidR="00BE7545" w:rsidRPr="00CA60EE" w:rsidRDefault="00BE7545" w:rsidP="0070709D">
            <w:pPr>
              <w:jc w:val="center"/>
              <w:rPr>
                <w:ins w:id="217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18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$77,894</w:t>
              </w:r>
            </w:ins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noWrap/>
            <w:vAlign w:val="center"/>
            <w:hideMark/>
          </w:tcPr>
          <w:p w14:paraId="304D61A2" w14:textId="77777777" w:rsidR="00BE7545" w:rsidRPr="00CA60EE" w:rsidRDefault="00BE7545" w:rsidP="0070709D">
            <w:pPr>
              <w:jc w:val="center"/>
              <w:rPr>
                <w:ins w:id="219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20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 xml:space="preserve">$0 </w:t>
              </w:r>
            </w:ins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A74C3C" w14:textId="77777777" w:rsidR="00BE7545" w:rsidRPr="00CA60EE" w:rsidRDefault="00BE7545" w:rsidP="0070709D">
            <w:pPr>
              <w:jc w:val="center"/>
              <w:rPr>
                <w:ins w:id="221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22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$77,894</w:t>
              </w:r>
            </w:ins>
          </w:p>
        </w:tc>
      </w:tr>
      <w:tr w:rsidR="00BE7545" w:rsidRPr="008C24B4" w14:paraId="0B3889A2" w14:textId="77777777" w:rsidTr="0070709D">
        <w:trPr>
          <w:trHeight w:val="345"/>
          <w:ins w:id="223" w:author="Harrod, Kylie" w:date="2026-09-25T21:10:00Z" w16du:dateUtc="2026-09-26T01:10:00Z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2616952" w14:textId="77777777" w:rsidR="00BE7545" w:rsidRPr="00CA60EE" w:rsidRDefault="00BE7545" w:rsidP="0070709D">
            <w:pPr>
              <w:jc w:val="center"/>
              <w:rPr>
                <w:ins w:id="224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25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14</w:t>
              </w:r>
            </w:ins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4E1258D0" w14:textId="77777777" w:rsidR="00BE7545" w:rsidRPr="00CA60EE" w:rsidRDefault="00BE7545" w:rsidP="0070709D">
            <w:pPr>
              <w:jc w:val="center"/>
              <w:rPr>
                <w:ins w:id="226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27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$0</w:t>
              </w:r>
            </w:ins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noWrap/>
            <w:vAlign w:val="bottom"/>
            <w:hideMark/>
          </w:tcPr>
          <w:p w14:paraId="30E5FE3A" w14:textId="77777777" w:rsidR="00BE7545" w:rsidRPr="00CA60EE" w:rsidRDefault="00BE7545" w:rsidP="0070709D">
            <w:pPr>
              <w:jc w:val="center"/>
              <w:rPr>
                <w:ins w:id="228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29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$51,623</w:t>
              </w:r>
            </w:ins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0256C8AC" w14:textId="77777777" w:rsidR="00BE7545" w:rsidRPr="00CA60EE" w:rsidRDefault="00BE7545" w:rsidP="0070709D">
            <w:pPr>
              <w:jc w:val="center"/>
              <w:rPr>
                <w:ins w:id="230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31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$51,624</w:t>
              </w:r>
            </w:ins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65D1A8B" w14:textId="77777777" w:rsidR="00BE7545" w:rsidRPr="00CA60EE" w:rsidRDefault="00BE7545" w:rsidP="0070709D">
            <w:pPr>
              <w:jc w:val="center"/>
              <w:rPr>
                <w:ins w:id="232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33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$79,421</w:t>
              </w:r>
            </w:ins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center"/>
            <w:hideMark/>
          </w:tcPr>
          <w:p w14:paraId="4CD018D8" w14:textId="77777777" w:rsidR="00BE7545" w:rsidRPr="00CA60EE" w:rsidRDefault="00BE7545" w:rsidP="0070709D">
            <w:pPr>
              <w:jc w:val="center"/>
              <w:rPr>
                <w:ins w:id="234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35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 xml:space="preserve">$0 </w:t>
              </w:r>
            </w:ins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655F8D9" w14:textId="77777777" w:rsidR="00BE7545" w:rsidRPr="00CA60EE" w:rsidRDefault="00BE7545" w:rsidP="0070709D">
            <w:pPr>
              <w:jc w:val="center"/>
              <w:rPr>
                <w:ins w:id="236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37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$79,421</w:t>
              </w:r>
            </w:ins>
          </w:p>
        </w:tc>
      </w:tr>
      <w:tr w:rsidR="00BE7545" w:rsidRPr="008C24B4" w14:paraId="4A49A185" w14:textId="77777777" w:rsidTr="0070709D">
        <w:trPr>
          <w:trHeight w:val="345"/>
          <w:ins w:id="238" w:author="Harrod, Kylie" w:date="2026-09-25T21:10:00Z" w16du:dateUtc="2026-09-26T01:10:00Z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304B571" w14:textId="77777777" w:rsidR="00BE7545" w:rsidRPr="00CA60EE" w:rsidRDefault="00BE7545" w:rsidP="0070709D">
            <w:pPr>
              <w:jc w:val="center"/>
              <w:rPr>
                <w:ins w:id="239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40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15</w:t>
              </w:r>
            </w:ins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noWrap/>
            <w:vAlign w:val="bottom"/>
            <w:hideMark/>
          </w:tcPr>
          <w:p w14:paraId="36B15C42" w14:textId="77777777" w:rsidR="00BE7545" w:rsidRPr="00CA60EE" w:rsidRDefault="00BE7545" w:rsidP="0070709D">
            <w:pPr>
              <w:jc w:val="center"/>
              <w:rPr>
                <w:ins w:id="241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42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$0</w:t>
              </w:r>
            </w:ins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4D2D3042" w14:textId="77777777" w:rsidR="00BE7545" w:rsidRPr="00CA60EE" w:rsidRDefault="00BE7545" w:rsidP="0070709D">
            <w:pPr>
              <w:jc w:val="center"/>
              <w:rPr>
                <w:ins w:id="243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44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$52,616</w:t>
              </w:r>
            </w:ins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noWrap/>
            <w:vAlign w:val="bottom"/>
            <w:hideMark/>
          </w:tcPr>
          <w:p w14:paraId="59A13D79" w14:textId="77777777" w:rsidR="00BE7545" w:rsidRPr="00CA60EE" w:rsidRDefault="00BE7545" w:rsidP="0070709D">
            <w:pPr>
              <w:jc w:val="center"/>
              <w:rPr>
                <w:ins w:id="245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46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$52,617</w:t>
              </w:r>
            </w:ins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C04192" w14:textId="77777777" w:rsidR="00BE7545" w:rsidRPr="00CA60EE" w:rsidRDefault="00BE7545" w:rsidP="0070709D">
            <w:pPr>
              <w:jc w:val="center"/>
              <w:rPr>
                <w:ins w:id="247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48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$80,948</w:t>
              </w:r>
            </w:ins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noWrap/>
            <w:vAlign w:val="center"/>
            <w:hideMark/>
          </w:tcPr>
          <w:p w14:paraId="7FA0461E" w14:textId="77777777" w:rsidR="00BE7545" w:rsidRPr="00CA60EE" w:rsidRDefault="00BE7545" w:rsidP="0070709D">
            <w:pPr>
              <w:jc w:val="center"/>
              <w:rPr>
                <w:ins w:id="249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50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 xml:space="preserve">$0 </w:t>
              </w:r>
            </w:ins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2AEE30F" w14:textId="77777777" w:rsidR="00BE7545" w:rsidRPr="00CA60EE" w:rsidRDefault="00BE7545" w:rsidP="0070709D">
            <w:pPr>
              <w:jc w:val="center"/>
              <w:rPr>
                <w:ins w:id="251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52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$80,948</w:t>
              </w:r>
            </w:ins>
          </w:p>
        </w:tc>
      </w:tr>
      <w:tr w:rsidR="00BE7545" w:rsidRPr="008C24B4" w14:paraId="3B3D6877" w14:textId="77777777" w:rsidTr="0070709D">
        <w:trPr>
          <w:trHeight w:val="345"/>
          <w:ins w:id="253" w:author="Harrod, Kylie" w:date="2026-09-25T21:10:00Z" w16du:dateUtc="2026-09-26T01:10:00Z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5C65AD0" w14:textId="77777777" w:rsidR="00BE7545" w:rsidRPr="00CA60EE" w:rsidRDefault="00BE7545" w:rsidP="0070709D">
            <w:pPr>
              <w:jc w:val="center"/>
              <w:rPr>
                <w:ins w:id="254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55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16</w:t>
              </w:r>
            </w:ins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25969BD4" w14:textId="77777777" w:rsidR="00BE7545" w:rsidRPr="00CA60EE" w:rsidRDefault="00BE7545" w:rsidP="0070709D">
            <w:pPr>
              <w:jc w:val="center"/>
              <w:rPr>
                <w:ins w:id="256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57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$0</w:t>
              </w:r>
            </w:ins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noWrap/>
            <w:vAlign w:val="bottom"/>
            <w:hideMark/>
          </w:tcPr>
          <w:p w14:paraId="1DE4EBAF" w14:textId="77777777" w:rsidR="00BE7545" w:rsidRPr="00CA60EE" w:rsidRDefault="00BE7545" w:rsidP="0070709D">
            <w:pPr>
              <w:jc w:val="center"/>
              <w:rPr>
                <w:ins w:id="258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59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$53,608</w:t>
              </w:r>
            </w:ins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72325FFA" w14:textId="77777777" w:rsidR="00BE7545" w:rsidRPr="00CA60EE" w:rsidRDefault="00BE7545" w:rsidP="0070709D">
            <w:pPr>
              <w:jc w:val="center"/>
              <w:rPr>
                <w:ins w:id="260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61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$53,609</w:t>
              </w:r>
            </w:ins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1198FDFF" w14:textId="77777777" w:rsidR="00BE7545" w:rsidRPr="00CA60EE" w:rsidRDefault="00BE7545" w:rsidP="0070709D">
            <w:pPr>
              <w:jc w:val="center"/>
              <w:rPr>
                <w:ins w:id="262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63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$82,476</w:t>
              </w:r>
            </w:ins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center"/>
            <w:hideMark/>
          </w:tcPr>
          <w:p w14:paraId="3554E300" w14:textId="77777777" w:rsidR="00BE7545" w:rsidRPr="00CA60EE" w:rsidRDefault="00BE7545" w:rsidP="0070709D">
            <w:pPr>
              <w:jc w:val="center"/>
              <w:rPr>
                <w:ins w:id="264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65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 xml:space="preserve">$0 </w:t>
              </w:r>
            </w:ins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149535CB" w14:textId="77777777" w:rsidR="00BE7545" w:rsidRPr="00CA60EE" w:rsidRDefault="00BE7545" w:rsidP="0070709D">
            <w:pPr>
              <w:jc w:val="center"/>
              <w:rPr>
                <w:ins w:id="266" w:author="Harrod, Kylie" w:date="2026-09-25T21:10:00Z" w16du:dateUtc="2026-09-26T01:10:00Z"/>
                <w:rFonts w:cs="Arial"/>
                <w:color w:val="000000"/>
                <w:sz w:val="26"/>
                <w:szCs w:val="26"/>
              </w:rPr>
            </w:pPr>
            <w:ins w:id="267" w:author="Harrod, Kylie" w:date="2026-09-25T21:10:00Z" w16du:dateUtc="2026-09-26T01:10:00Z">
              <w:r w:rsidRPr="00CA60EE">
                <w:rPr>
                  <w:rFonts w:cs="Arial"/>
                  <w:color w:val="000000"/>
                  <w:sz w:val="26"/>
                  <w:szCs w:val="26"/>
                </w:rPr>
                <w:t>$82,476</w:t>
              </w:r>
            </w:ins>
          </w:p>
        </w:tc>
      </w:tr>
    </w:tbl>
    <w:p w14:paraId="3DDD6E27" w14:textId="77777777" w:rsidR="00BE7545" w:rsidRDefault="00BE7545" w:rsidP="00BE7545">
      <w:pPr>
        <w:jc w:val="center"/>
        <w:rPr>
          <w:ins w:id="268" w:author="Harrod, Kylie" w:date="2026-09-25T21:10:00Z" w16du:dateUtc="2026-09-26T01:10:00Z"/>
          <w:rFonts w:cs="Arial"/>
          <w:b/>
        </w:rPr>
      </w:pPr>
      <w:ins w:id="269" w:author="Harrod, Kylie" w:date="2026-09-25T21:10:00Z" w16du:dateUtc="2026-09-26T01:10:00Z">
        <w:r w:rsidRPr="008C24B4">
          <w:rPr>
            <w:rFonts w:cs="Arial"/>
            <w:b/>
          </w:rPr>
          <w:t>ESTIMATED ANNUAL INCOME</w:t>
        </w:r>
      </w:ins>
    </w:p>
    <w:p w14:paraId="72D7AE99" w14:textId="2FAFD0FF" w:rsidR="00BE7545" w:rsidRDefault="00BE7545" w:rsidP="00BE7545">
      <w:pPr>
        <w:jc w:val="center"/>
        <w:rPr>
          <w:ins w:id="270" w:author="Harrod, Kylie" w:date="2026-09-25T21:10:00Z" w16du:dateUtc="2026-09-26T01:10:00Z"/>
          <w:rFonts w:cs="Arial"/>
          <w:b/>
        </w:rPr>
      </w:pPr>
    </w:p>
    <w:p w14:paraId="06F19670" w14:textId="00E0B2E4" w:rsidR="00BE7545" w:rsidRDefault="00BE7545" w:rsidP="00BE7545">
      <w:pPr>
        <w:jc w:val="center"/>
        <w:rPr>
          <w:ins w:id="271" w:author="Harrod, Kylie" w:date="2026-09-25T21:10:00Z" w16du:dateUtc="2026-09-26T01:10:00Z"/>
          <w:rFonts w:cs="Arial"/>
          <w:b/>
        </w:rPr>
      </w:pPr>
    </w:p>
    <w:p w14:paraId="473B8CB9" w14:textId="52928261" w:rsidR="00BE7545" w:rsidRDefault="00BE7545" w:rsidP="00BE7545">
      <w:pPr>
        <w:jc w:val="center"/>
        <w:rPr>
          <w:ins w:id="272" w:author="Harrod, Kylie" w:date="2026-09-25T21:10:00Z" w16du:dateUtc="2026-09-26T01:10:00Z"/>
          <w:rFonts w:cs="Arial"/>
          <w:b/>
        </w:rPr>
      </w:pPr>
    </w:p>
    <w:p w14:paraId="59A09B21" w14:textId="016C1D4E" w:rsidR="00BE7545" w:rsidRDefault="00BE7545" w:rsidP="00BE7545">
      <w:pPr>
        <w:jc w:val="center"/>
        <w:rPr>
          <w:ins w:id="273" w:author="Harrod, Kylie" w:date="2026-09-25T21:10:00Z" w16du:dateUtc="2026-09-26T01:10:00Z"/>
          <w:rFonts w:cs="Arial"/>
          <w:b/>
        </w:rPr>
      </w:pPr>
    </w:p>
    <w:p w14:paraId="2BACE46C" w14:textId="22C3C7B9" w:rsidR="00BE7545" w:rsidRDefault="00BE7545" w:rsidP="00BE7545">
      <w:pPr>
        <w:jc w:val="center"/>
        <w:rPr>
          <w:ins w:id="274" w:author="Harrod, Kylie" w:date="2026-09-25T21:10:00Z" w16du:dateUtc="2026-09-26T01:10:00Z"/>
          <w:rFonts w:cs="Arial"/>
          <w:b/>
        </w:rPr>
      </w:pPr>
    </w:p>
    <w:p w14:paraId="4BD1C3EF" w14:textId="77777777" w:rsidR="00BE7545" w:rsidRDefault="00BE7545" w:rsidP="00BE7545">
      <w:pPr>
        <w:jc w:val="center"/>
        <w:rPr>
          <w:ins w:id="275" w:author="Harrod, Kylie" w:date="2026-09-25T21:10:00Z" w16du:dateUtc="2026-09-26T01:10:00Z"/>
          <w:rFonts w:cs="Arial"/>
          <w:b/>
        </w:rPr>
      </w:pPr>
    </w:p>
    <w:p w14:paraId="57521B04" w14:textId="77777777" w:rsidR="00BE7545" w:rsidRPr="00174F2F" w:rsidRDefault="00BE7545" w:rsidP="00BE7545">
      <w:pPr>
        <w:jc w:val="center"/>
        <w:rPr>
          <w:ins w:id="276" w:author="Harrod, Kylie" w:date="2026-09-25T21:10:00Z" w16du:dateUtc="2026-09-26T01:10:00Z"/>
          <w:rFonts w:cs="Arial"/>
          <w:b/>
        </w:rPr>
      </w:pPr>
    </w:p>
    <w:tbl>
      <w:tblPr>
        <w:tblW w:w="5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5"/>
        <w:gridCol w:w="2610"/>
      </w:tblGrid>
      <w:tr w:rsidR="00BE7545" w:rsidRPr="00CA60EE" w14:paraId="438C6539" w14:textId="77777777" w:rsidTr="0070709D">
        <w:trPr>
          <w:trHeight w:val="300"/>
          <w:jc w:val="center"/>
          <w:ins w:id="277" w:author="Harrod, Kylie" w:date="2026-09-25T21:10:00Z" w16du:dateUtc="2026-09-26T01:10:00Z"/>
        </w:trPr>
        <w:tc>
          <w:tcPr>
            <w:tcW w:w="5495" w:type="dxa"/>
            <w:gridSpan w:val="2"/>
            <w:shd w:val="clear" w:color="000000" w:fill="000000"/>
            <w:vAlign w:val="bottom"/>
            <w:hideMark/>
          </w:tcPr>
          <w:p w14:paraId="03E356FA" w14:textId="77777777" w:rsidR="00BE7545" w:rsidRPr="00CA60EE" w:rsidRDefault="00BE7545" w:rsidP="0070709D">
            <w:pPr>
              <w:jc w:val="center"/>
              <w:rPr>
                <w:ins w:id="278" w:author="Harrod, Kylie" w:date="2026-09-25T21:10:00Z" w16du:dateUtc="2026-09-26T01:10:00Z"/>
                <w:rFonts w:eastAsia="Times New Roman" w:cs="Arial"/>
                <w:b/>
                <w:bCs/>
                <w:color w:val="FFFFFF"/>
                <w:sz w:val="22"/>
              </w:rPr>
            </w:pPr>
            <w:ins w:id="279" w:author="Harrod, Kylie" w:date="2026-09-25T21:10:00Z" w16du:dateUtc="2026-09-26T01:10:00Z">
              <w:r w:rsidRPr="00CA60EE">
                <w:rPr>
                  <w:rFonts w:eastAsia="Times New Roman" w:cs="Arial"/>
                  <w:b/>
                  <w:bCs/>
                  <w:color w:val="FFFFFF"/>
                  <w:sz w:val="22"/>
                </w:rPr>
                <w:lastRenderedPageBreak/>
                <w:t xml:space="preserve">Payment Assistance Schedule </w:t>
              </w:r>
              <w:r w:rsidRPr="00CA60EE">
                <w:rPr>
                  <w:rFonts w:eastAsia="Times New Roman" w:cs="Arial"/>
                  <w:b/>
                  <w:bCs/>
                  <w:color w:val="FFFFFF"/>
                  <w:sz w:val="22"/>
                </w:rPr>
                <w:br/>
                <w:t>for All Fuel Types</w:t>
              </w:r>
            </w:ins>
          </w:p>
        </w:tc>
      </w:tr>
      <w:tr w:rsidR="00BE7545" w:rsidRPr="00CA60EE" w14:paraId="58D1CCC5" w14:textId="77777777" w:rsidTr="0070709D">
        <w:trPr>
          <w:trHeight w:val="300"/>
          <w:jc w:val="center"/>
          <w:ins w:id="280" w:author="Harrod, Kylie" w:date="2026-09-25T21:10:00Z" w16du:dateUtc="2026-09-26T01:10:00Z"/>
        </w:trPr>
        <w:tc>
          <w:tcPr>
            <w:tcW w:w="2885" w:type="dxa"/>
            <w:noWrap/>
            <w:vAlign w:val="bottom"/>
            <w:hideMark/>
          </w:tcPr>
          <w:p w14:paraId="7C142295" w14:textId="77777777" w:rsidR="00BE7545" w:rsidRPr="00CA60EE" w:rsidRDefault="00BE7545" w:rsidP="0070709D">
            <w:pPr>
              <w:jc w:val="center"/>
              <w:rPr>
                <w:ins w:id="281" w:author="Harrod, Kylie" w:date="2026-09-25T21:10:00Z" w16du:dateUtc="2026-09-26T01:10:00Z"/>
                <w:rFonts w:eastAsia="Times New Roman" w:cs="Arial"/>
                <w:color w:val="000000"/>
              </w:rPr>
            </w:pPr>
            <w:ins w:id="282" w:author="Harrod, Kylie" w:date="2026-09-25T21:10:00Z" w16du:dateUtc="2026-09-26T01:10:00Z">
              <w:r w:rsidRPr="00CA60EE">
                <w:rPr>
                  <w:rFonts w:eastAsia="Times New Roman" w:cs="Arial"/>
                  <w:color w:val="000000"/>
                </w:rPr>
                <w:t>Income Level</w:t>
              </w:r>
            </w:ins>
          </w:p>
        </w:tc>
        <w:tc>
          <w:tcPr>
            <w:tcW w:w="2610" w:type="dxa"/>
            <w:noWrap/>
            <w:vAlign w:val="bottom"/>
            <w:hideMark/>
          </w:tcPr>
          <w:p w14:paraId="2B7F9708" w14:textId="77777777" w:rsidR="00BE7545" w:rsidRPr="00CA60EE" w:rsidRDefault="00BE7545" w:rsidP="0070709D">
            <w:pPr>
              <w:jc w:val="center"/>
              <w:rPr>
                <w:ins w:id="283" w:author="Harrod, Kylie" w:date="2026-09-25T21:10:00Z" w16du:dateUtc="2026-09-26T01:10:00Z"/>
                <w:rFonts w:eastAsia="Times New Roman" w:cs="Arial"/>
                <w:color w:val="000000"/>
              </w:rPr>
            </w:pPr>
            <w:ins w:id="284" w:author="Harrod, Kylie" w:date="2026-09-25T21:10:00Z" w16du:dateUtc="2026-09-26T01:10:00Z">
              <w:r w:rsidRPr="00CA60EE">
                <w:rPr>
                  <w:rFonts w:eastAsia="Times New Roman" w:cs="Arial"/>
                  <w:color w:val="000000"/>
                </w:rPr>
                <w:t>Benefit Amount</w:t>
              </w:r>
            </w:ins>
          </w:p>
        </w:tc>
      </w:tr>
      <w:tr w:rsidR="00BE7545" w:rsidRPr="00CA60EE" w14:paraId="62703155" w14:textId="77777777" w:rsidTr="0070709D">
        <w:trPr>
          <w:trHeight w:val="300"/>
          <w:jc w:val="center"/>
          <w:ins w:id="285" w:author="Harrod, Kylie" w:date="2026-09-25T21:10:00Z" w16du:dateUtc="2026-09-26T01:10:00Z"/>
        </w:trPr>
        <w:tc>
          <w:tcPr>
            <w:tcW w:w="2885" w:type="dxa"/>
            <w:noWrap/>
            <w:vAlign w:val="bottom"/>
            <w:hideMark/>
          </w:tcPr>
          <w:p w14:paraId="03A98A9F" w14:textId="77777777" w:rsidR="00BE7545" w:rsidRPr="00CA60EE" w:rsidRDefault="00BE7545" w:rsidP="0070709D">
            <w:pPr>
              <w:jc w:val="center"/>
              <w:rPr>
                <w:ins w:id="286" w:author="Harrod, Kylie" w:date="2026-09-25T21:10:00Z" w16du:dateUtc="2026-09-26T01:10:00Z"/>
                <w:rFonts w:eastAsia="Times New Roman" w:cs="Arial"/>
                <w:color w:val="000000"/>
              </w:rPr>
            </w:pPr>
            <w:ins w:id="287" w:author="Harrod, Kylie" w:date="2026-09-25T21:10:00Z" w16du:dateUtc="2026-09-26T01:10:00Z">
              <w:r w:rsidRPr="00CA60EE">
                <w:rPr>
                  <w:rFonts w:eastAsia="Times New Roman" w:cs="Arial"/>
                  <w:color w:val="000000"/>
                </w:rPr>
                <w:t>Level I</w:t>
              </w:r>
            </w:ins>
          </w:p>
        </w:tc>
        <w:tc>
          <w:tcPr>
            <w:tcW w:w="2610" w:type="dxa"/>
            <w:noWrap/>
            <w:vAlign w:val="bottom"/>
            <w:hideMark/>
          </w:tcPr>
          <w:p w14:paraId="1A379C34" w14:textId="77777777" w:rsidR="00BE7545" w:rsidRPr="00CA60EE" w:rsidRDefault="00BE7545" w:rsidP="0070709D">
            <w:pPr>
              <w:jc w:val="center"/>
              <w:rPr>
                <w:ins w:id="288" w:author="Harrod, Kylie" w:date="2026-09-25T21:10:00Z" w16du:dateUtc="2026-09-26T01:10:00Z"/>
                <w:rFonts w:eastAsia="Times New Roman" w:cs="Arial"/>
                <w:color w:val="000000"/>
              </w:rPr>
            </w:pPr>
            <w:ins w:id="289" w:author="Harrod, Kylie" w:date="2026-09-25T21:10:00Z" w16du:dateUtc="2026-09-26T01:10:00Z">
              <w:r w:rsidRPr="00CA60EE">
                <w:rPr>
                  <w:rFonts w:eastAsia="Times New Roman" w:cs="Arial"/>
                  <w:color w:val="000000"/>
                </w:rPr>
                <w:t>$450</w:t>
              </w:r>
            </w:ins>
          </w:p>
        </w:tc>
      </w:tr>
      <w:tr w:rsidR="00BE7545" w:rsidRPr="00CA60EE" w14:paraId="69AAA24B" w14:textId="77777777" w:rsidTr="0070709D">
        <w:trPr>
          <w:trHeight w:val="315"/>
          <w:jc w:val="center"/>
          <w:ins w:id="290" w:author="Harrod, Kylie" w:date="2026-09-25T21:10:00Z" w16du:dateUtc="2026-09-26T01:10:00Z"/>
        </w:trPr>
        <w:tc>
          <w:tcPr>
            <w:tcW w:w="2885" w:type="dxa"/>
            <w:noWrap/>
            <w:vAlign w:val="bottom"/>
            <w:hideMark/>
          </w:tcPr>
          <w:p w14:paraId="05217DCC" w14:textId="77777777" w:rsidR="00BE7545" w:rsidRPr="00CA60EE" w:rsidRDefault="00BE7545" w:rsidP="0070709D">
            <w:pPr>
              <w:jc w:val="center"/>
              <w:rPr>
                <w:ins w:id="291" w:author="Harrod, Kylie" w:date="2026-09-25T21:10:00Z" w16du:dateUtc="2026-09-26T01:10:00Z"/>
                <w:rFonts w:eastAsia="Times New Roman" w:cs="Arial"/>
                <w:color w:val="000000"/>
              </w:rPr>
            </w:pPr>
            <w:ins w:id="292" w:author="Harrod, Kylie" w:date="2026-09-25T21:10:00Z" w16du:dateUtc="2026-09-26T01:10:00Z">
              <w:r w:rsidRPr="00CA60EE">
                <w:rPr>
                  <w:rFonts w:eastAsia="Times New Roman" w:cs="Arial"/>
                  <w:color w:val="000000"/>
                </w:rPr>
                <w:t>Level II</w:t>
              </w:r>
            </w:ins>
          </w:p>
        </w:tc>
        <w:tc>
          <w:tcPr>
            <w:tcW w:w="2610" w:type="dxa"/>
            <w:noWrap/>
            <w:vAlign w:val="bottom"/>
            <w:hideMark/>
          </w:tcPr>
          <w:p w14:paraId="70E3AE82" w14:textId="77777777" w:rsidR="00BE7545" w:rsidRPr="00CA60EE" w:rsidRDefault="00BE7545" w:rsidP="0070709D">
            <w:pPr>
              <w:jc w:val="center"/>
              <w:rPr>
                <w:ins w:id="293" w:author="Harrod, Kylie" w:date="2026-09-25T21:10:00Z" w16du:dateUtc="2026-09-26T01:10:00Z"/>
                <w:rFonts w:eastAsia="Times New Roman" w:cs="Arial"/>
                <w:color w:val="000000"/>
              </w:rPr>
            </w:pPr>
            <w:ins w:id="294" w:author="Harrod, Kylie" w:date="2026-09-25T21:10:00Z" w16du:dateUtc="2026-09-26T01:10:00Z">
              <w:r w:rsidRPr="00CA60EE">
                <w:rPr>
                  <w:rFonts w:eastAsia="Times New Roman" w:cs="Arial"/>
                  <w:color w:val="000000"/>
                </w:rPr>
                <w:t>$350</w:t>
              </w:r>
            </w:ins>
          </w:p>
        </w:tc>
      </w:tr>
      <w:tr w:rsidR="00BE7545" w:rsidRPr="00CA60EE" w14:paraId="7AD9C3AD" w14:textId="77777777" w:rsidTr="0070709D">
        <w:trPr>
          <w:trHeight w:val="315"/>
          <w:jc w:val="center"/>
          <w:ins w:id="295" w:author="Harrod, Kylie" w:date="2026-09-25T21:10:00Z" w16du:dateUtc="2026-09-26T01:10:00Z"/>
        </w:trPr>
        <w:tc>
          <w:tcPr>
            <w:tcW w:w="2885" w:type="dxa"/>
            <w:noWrap/>
            <w:vAlign w:val="bottom"/>
          </w:tcPr>
          <w:p w14:paraId="5220F4D5" w14:textId="77777777" w:rsidR="00BE7545" w:rsidRPr="0021463D" w:rsidRDefault="00BE7545" w:rsidP="0070709D">
            <w:pPr>
              <w:jc w:val="center"/>
              <w:rPr>
                <w:ins w:id="296" w:author="Harrod, Kylie" w:date="2026-09-25T21:10:00Z" w16du:dateUtc="2026-09-26T01:10:00Z"/>
                <w:rFonts w:eastAsia="Times New Roman" w:cs="Arial"/>
                <w:color w:val="000000"/>
                <w:sz w:val="22"/>
              </w:rPr>
            </w:pPr>
            <w:ins w:id="297" w:author="Harrod, Kylie" w:date="2026-09-25T21:10:00Z" w16du:dateUtc="2026-09-26T01:10:00Z">
              <w:r>
                <w:rPr>
                  <w:rFonts w:eastAsia="Times New Roman" w:cs="Arial"/>
                  <w:color w:val="000000"/>
                  <w:sz w:val="22"/>
                </w:rPr>
                <w:t>Level III (</w:t>
              </w:r>
              <w:r w:rsidRPr="0021463D">
                <w:rPr>
                  <w:rFonts w:eastAsia="Times New Roman" w:cs="Arial"/>
                  <w:color w:val="000000"/>
                  <w:sz w:val="16"/>
                  <w:szCs w:val="16"/>
                </w:rPr>
                <w:t>vulnerable population)</w:t>
              </w:r>
            </w:ins>
          </w:p>
        </w:tc>
        <w:tc>
          <w:tcPr>
            <w:tcW w:w="2610" w:type="dxa"/>
            <w:noWrap/>
            <w:vAlign w:val="bottom"/>
          </w:tcPr>
          <w:p w14:paraId="555D6432" w14:textId="77777777" w:rsidR="00BE7545" w:rsidRPr="00CA60EE" w:rsidRDefault="00BE7545" w:rsidP="0070709D">
            <w:pPr>
              <w:jc w:val="center"/>
              <w:rPr>
                <w:ins w:id="298" w:author="Harrod, Kylie" w:date="2026-09-25T21:10:00Z" w16du:dateUtc="2026-09-26T01:10:00Z"/>
                <w:rFonts w:eastAsia="Times New Roman" w:cs="Arial"/>
                <w:color w:val="000000"/>
              </w:rPr>
            </w:pPr>
            <w:ins w:id="299" w:author="Harrod, Kylie" w:date="2026-09-25T21:10:00Z" w16du:dateUtc="2026-09-26T01:10:00Z">
              <w:r>
                <w:rPr>
                  <w:rFonts w:eastAsia="Times New Roman" w:cs="Arial"/>
                  <w:color w:val="000000"/>
                </w:rPr>
                <w:t>$500</w:t>
              </w:r>
            </w:ins>
          </w:p>
        </w:tc>
      </w:tr>
    </w:tbl>
    <w:p w14:paraId="0F34CB2C" w14:textId="77777777" w:rsidR="00BE7545" w:rsidRDefault="00BE7545" w:rsidP="00BE7545">
      <w:pPr>
        <w:rPr>
          <w:ins w:id="300" w:author="Harrod, Kylie" w:date="2026-09-25T21:10:00Z" w16du:dateUtc="2026-09-26T01:10:00Z"/>
          <w:rFonts w:eastAsia="Times New Roman" w:cs="Arial"/>
          <w:color w:val="000000"/>
          <w:sz w:val="16"/>
          <w:szCs w:val="16"/>
        </w:rPr>
      </w:pPr>
    </w:p>
    <w:p w14:paraId="77630C41" w14:textId="77777777" w:rsidR="00BE7545" w:rsidRDefault="00BE7545" w:rsidP="00BE7545">
      <w:pPr>
        <w:rPr>
          <w:ins w:id="301" w:author="Harrod, Kylie" w:date="2026-09-25T21:10:00Z" w16du:dateUtc="2026-09-26T01:10:00Z"/>
          <w:rFonts w:eastAsia="Times New Roman" w:cs="Arial"/>
          <w:color w:val="000000"/>
          <w:sz w:val="16"/>
          <w:szCs w:val="16"/>
        </w:rPr>
      </w:pPr>
    </w:p>
    <w:p w14:paraId="2DDA1F70" w14:textId="77777777" w:rsidR="00BE7545" w:rsidRPr="0021463D" w:rsidRDefault="00BE7545" w:rsidP="00BE7545">
      <w:pPr>
        <w:rPr>
          <w:ins w:id="302" w:author="Harrod, Kylie" w:date="2026-09-25T21:10:00Z" w16du:dateUtc="2026-09-26T01:10:00Z"/>
          <w:rFonts w:eastAsia="Times New Roman" w:cs="Arial"/>
          <w:color w:val="000000"/>
          <w:sz w:val="16"/>
          <w:szCs w:val="16"/>
        </w:rPr>
      </w:pPr>
    </w:p>
    <w:p w14:paraId="23F4CF0D" w14:textId="77777777" w:rsidR="00BE7545" w:rsidRPr="0021463D" w:rsidRDefault="00BE7545" w:rsidP="00BE7545">
      <w:pPr>
        <w:ind w:left="-900"/>
        <w:rPr>
          <w:ins w:id="303" w:author="Harrod, Kylie" w:date="2026-09-25T21:10:00Z" w16du:dateUtc="2026-09-26T01:10:00Z"/>
          <w:rFonts w:eastAsia="Times New Roman" w:cs="Arial"/>
          <w:color w:val="000000"/>
          <w:sz w:val="20"/>
          <w:szCs w:val="20"/>
        </w:rPr>
      </w:pPr>
      <w:ins w:id="304" w:author="Harrod, Kylie" w:date="2026-09-25T21:10:00Z" w16du:dateUtc="2026-09-26T01:10:00Z">
        <w:r w:rsidRPr="0021463D">
          <w:rPr>
            <w:rFonts w:eastAsia="Times New Roman" w:cs="Arial"/>
            <w:color w:val="000000"/>
            <w:sz w:val="20"/>
            <w:szCs w:val="20"/>
          </w:rPr>
          <w:t>Source: DHHS LIHEAP-IM-2021-03, July 6, 2021</w:t>
        </w:r>
      </w:ins>
    </w:p>
    <w:p w14:paraId="3557B4B7" w14:textId="0C576BEB" w:rsidR="002D30FE" w:rsidRPr="002A169C" w:rsidRDefault="00BE7545" w:rsidP="002D30FE">
      <w:pPr>
        <w:rPr>
          <w:del w:id="305" w:author="Harrod, Kylie" w:date="2026-09-25T21:10:00Z" w16du:dateUtc="2026-09-26T01:10:00Z"/>
          <w:rFonts w:eastAsia="Times New Roman" w:cstheme="minorHAnsi"/>
          <w:color w:val="000000" w:themeColor="text1"/>
        </w:rPr>
      </w:pPr>
      <w:ins w:id="306" w:author="Harrod, Kylie" w:date="2026-09-25T21:10:00Z" w16du:dateUtc="2026-09-26T01:10:00Z">
        <w:r w:rsidRPr="0021463D">
          <w:rPr>
            <w:rFonts w:eastAsia="Times New Roman" w:cs="Arial"/>
            <w:color w:val="000000"/>
            <w:sz w:val="20"/>
            <w:szCs w:val="20"/>
          </w:rPr>
          <w:t>Effective:</w:t>
        </w:r>
      </w:ins>
      <w:del w:id="307" w:author="Harrod, Kylie" w:date="2026-09-25T21:10:00Z" w16du:dateUtc="2026-09-26T01:10:00Z">
        <w:r w:rsidR="002D30FE" w:rsidRPr="002A169C">
          <w:rPr>
            <w:rFonts w:eastAsia="Times New Roman" w:cstheme="minorHAnsi"/>
            <w:color w:val="000000" w:themeColor="text1"/>
          </w:rPr>
          <w:delText xml:space="preserve">Supplementary material </w:delText>
        </w:r>
        <w:r w:rsidR="001D7149" w:rsidRPr="002A169C">
          <w:rPr>
            <w:rFonts w:eastAsia="Times New Roman" w:cstheme="minorHAnsi"/>
            <w:color w:val="000000" w:themeColor="text1"/>
          </w:rPr>
          <w:delText>2</w:delText>
        </w:r>
        <w:r w:rsidR="002D30FE" w:rsidRPr="002A169C">
          <w:rPr>
            <w:rFonts w:eastAsia="Times New Roman" w:cstheme="minorHAnsi"/>
            <w:color w:val="000000" w:themeColor="text1"/>
          </w:rPr>
          <w:delText>. Grey literature database search strategy</w:delText>
        </w:r>
      </w:del>
    </w:p>
    <w:p w14:paraId="1357731C" w14:textId="77777777" w:rsidR="002D30FE" w:rsidRPr="002A169C" w:rsidRDefault="002D30FE" w:rsidP="002D30FE">
      <w:pPr>
        <w:tabs>
          <w:tab w:val="num" w:pos="720"/>
        </w:tabs>
        <w:spacing w:line="276" w:lineRule="auto"/>
        <w:textAlignment w:val="baseline"/>
        <w:rPr>
          <w:del w:id="308" w:author="Harrod, Kylie" w:date="2026-09-25T21:10:00Z" w16du:dateUtc="2026-09-26T01:10:00Z"/>
          <w:rFonts w:cstheme="minorHAnsi"/>
          <w:color w:val="000000" w:themeColor="text1"/>
        </w:rPr>
      </w:pPr>
    </w:p>
    <w:p w14:paraId="00BCA0A8" w14:textId="2A156F31" w:rsidR="002D30FE" w:rsidRPr="0021463D" w:rsidRDefault="002D30FE" w:rsidP="00BE7545">
      <w:pPr>
        <w:ind w:left="-900"/>
        <w:rPr>
          <w:color w:val="000000"/>
          <w:sz w:val="20"/>
          <w:rPrChange w:id="309" w:author="Harrod, Kylie" w:date="2026-09-25T21:10:00Z" w16du:dateUtc="2026-09-26T01:10:00Z">
            <w:rPr>
              <w:rFonts w:asciiTheme="minorHAnsi" w:hAnsiTheme="minorHAnsi" w:cstheme="minorHAnsi"/>
              <w:color w:val="000000" w:themeColor="text1"/>
            </w:rPr>
          </w:rPrChange>
        </w:rPr>
        <w:pPrChange w:id="310" w:author="Harrod, Kylie" w:date="2026-09-25T21:10:00Z" w16du:dateUtc="2026-09-26T01:10:00Z">
          <w:pPr>
            <w:tabs>
              <w:tab w:val="num" w:pos="720"/>
            </w:tabs>
            <w:spacing w:line="276" w:lineRule="auto"/>
            <w:textAlignment w:val="baseline"/>
          </w:pPr>
        </w:pPrChange>
      </w:pPr>
      <w:del w:id="311" w:author="Harrod, Kylie" w:date="2026-09-25T21:10:00Z" w16du:dateUtc="2026-09-26T01:10:00Z">
        <w:r w:rsidRPr="002A169C">
          <w:rPr>
            <w:rFonts w:cstheme="minorHAnsi"/>
            <w:color w:val="000000" w:themeColor="text1"/>
          </w:rPr>
          <w:delText>Searches conducted: 08</w:delText>
        </w:r>
      </w:del>
      <w:r w:rsidRPr="0021463D">
        <w:rPr>
          <w:color w:val="000000"/>
          <w:sz w:val="20"/>
          <w:rPrChange w:id="312" w:author="Harrod, Kylie" w:date="2026-09-25T21:10:00Z" w16du:dateUtc="2026-09-26T01:10:00Z">
            <w:rPr>
              <w:rFonts w:asciiTheme="minorHAnsi" w:hAnsiTheme="minorHAnsi" w:cstheme="minorHAnsi"/>
              <w:color w:val="000000" w:themeColor="text1"/>
            </w:rPr>
          </w:rPrChange>
        </w:rPr>
        <w:t xml:space="preserve"> October </w:t>
      </w:r>
      <w:ins w:id="313" w:author="Harrod, Kylie" w:date="2026-09-25T21:10:00Z" w16du:dateUtc="2026-09-26T01:10:00Z">
        <w:r w:rsidR="00BE7545" w:rsidRPr="0021463D">
          <w:rPr>
            <w:rFonts w:eastAsia="Times New Roman" w:cs="Arial"/>
            <w:color w:val="000000"/>
            <w:sz w:val="20"/>
            <w:szCs w:val="20"/>
          </w:rPr>
          <w:t xml:space="preserve">1, </w:t>
        </w:r>
      </w:ins>
      <w:r w:rsidRPr="0021463D">
        <w:rPr>
          <w:color w:val="000000"/>
          <w:sz w:val="20"/>
          <w:rPrChange w:id="314" w:author="Harrod, Kylie" w:date="2026-09-25T21:10:00Z" w16du:dateUtc="2026-09-26T01:10:00Z">
            <w:rPr>
              <w:rFonts w:asciiTheme="minorHAnsi" w:hAnsiTheme="minorHAnsi" w:cstheme="minorHAnsi"/>
              <w:color w:val="000000" w:themeColor="text1"/>
            </w:rPr>
          </w:rPrChange>
        </w:rPr>
        <w:t>2021</w:t>
      </w:r>
      <w:ins w:id="315" w:author="Harrod, Kylie" w:date="2026-09-25T21:10:00Z" w16du:dateUtc="2026-09-26T01:10:00Z">
        <w:r w:rsidR="00BE7545" w:rsidRPr="0021463D">
          <w:rPr>
            <w:rFonts w:eastAsia="Times New Roman" w:cs="Arial"/>
            <w:color w:val="000000"/>
            <w:sz w:val="20"/>
            <w:szCs w:val="20"/>
          </w:rPr>
          <w:t xml:space="preserve"> - September 30, 2022</w:t>
        </w:r>
      </w:ins>
    </w:p>
    <w:p w14:paraId="06C657AD" w14:textId="77777777" w:rsidR="00BE7545" w:rsidRPr="00BC1B6B" w:rsidRDefault="00BE7545" w:rsidP="00BE7545">
      <w:pPr>
        <w:ind w:left="-900"/>
        <w:rPr>
          <w:ins w:id="316" w:author="Harrod, Kylie" w:date="2026-09-25T21:10:00Z" w16du:dateUtc="2026-09-26T01:10:00Z"/>
        </w:rPr>
      </w:pPr>
      <w:ins w:id="317" w:author="Harrod, Kylie" w:date="2026-09-25T21:10:00Z" w16du:dateUtc="2026-09-26T01:10:00Z">
        <w:r w:rsidRPr="0021463D">
          <w:rPr>
            <w:rFonts w:eastAsia="Times New Roman" w:cs="Arial"/>
            <w:color w:val="000000"/>
            <w:sz w:val="20"/>
            <w:szCs w:val="20"/>
          </w:rPr>
          <w:t>Note: GA SMI for 4 person HH is $84,851; 60% SMI is $50,911</w:t>
        </w:r>
      </w:ins>
    </w:p>
    <w:p w14:paraId="5F6C0E24" w14:textId="77777777" w:rsidR="002D30FE" w:rsidRPr="002A169C" w:rsidRDefault="002D30FE" w:rsidP="002D30FE">
      <w:pPr>
        <w:rPr>
          <w:del w:id="318" w:author="Harrod, Kylie" w:date="2026-09-25T21:10:00Z" w16du:dateUtc="2026-09-26T01:10:00Z"/>
          <w:rFonts w:eastAsia="Times New Roman" w:cstheme="minorHAnsi"/>
          <w:b/>
          <w:color w:val="000000" w:themeColor="text1"/>
        </w:rPr>
      </w:pPr>
      <w:del w:id="319" w:author="Harrod, Kylie" w:date="2026-09-25T21:10:00Z" w16du:dateUtc="2026-09-26T01:10:00Z">
        <w:r w:rsidRPr="002A169C">
          <w:rPr>
            <w:rFonts w:eastAsia="Times New Roman" w:cstheme="minorHAnsi"/>
            <w:b/>
            <w:color w:val="000000" w:themeColor="text1"/>
          </w:rPr>
          <w:delText>Database: ProQuest Dissertations and Theses Global</w:delText>
        </w:r>
      </w:del>
    </w:p>
    <w:p w14:paraId="4F67755D" w14:textId="77777777" w:rsidR="002D30FE" w:rsidRPr="002A169C" w:rsidRDefault="002D30FE" w:rsidP="002D30FE">
      <w:pPr>
        <w:rPr>
          <w:del w:id="320" w:author="Harrod, Kylie" w:date="2026-09-25T21:10:00Z" w16du:dateUtc="2026-09-26T01:10:00Z"/>
          <w:rFonts w:eastAsia="Times New Roman" w:cstheme="minorHAnsi"/>
          <w:color w:val="000000" w:themeColor="text1"/>
        </w:rPr>
      </w:pPr>
      <w:del w:id="321" w:author="Harrod, Kylie" w:date="2026-09-25T21:10:00Z" w16du:dateUtc="2026-09-26T01:10:00Z">
        <w:r w:rsidRPr="002A169C">
          <w:rPr>
            <w:rFonts w:eastAsia="Times New Roman" w:cstheme="minorHAnsi"/>
            <w:color w:val="000000" w:themeColor="text1"/>
          </w:rPr>
          <w:delText>noft</w:delText>
        </w:r>
        <w:r w:rsidRPr="002A169C">
          <w:rPr>
            <w:rFonts w:eastAsia="Times New Roman" w:cstheme="minorHAnsi"/>
            <w:color w:val="000000" w:themeColor="text1"/>
            <w:bdr w:val="none" w:sz="0" w:space="0" w:color="auto" w:frame="1"/>
            <w:lang w:eastAsia="en-GB"/>
          </w:rPr>
          <w:delText>((parent* or carer* or caregiv* or pregnan* or "pre natal*" or "peri natal*" or "post natal*" or postpartum or "post partum" or prenatal* or perinatal* or postnatal* or matern* or patern* or mother* or father* or famil* or relation* or dyad* or couple* or marital*</w:delText>
        </w:r>
        <w:r w:rsidRPr="002A169C">
          <w:rPr>
            <w:rFonts w:eastAsia="Times New Roman" w:cstheme="minorHAnsi"/>
            <w:color w:val="000000" w:themeColor="text1"/>
          </w:rPr>
          <w:delText>) NEAR/2 (</w:delText>
        </w:r>
        <w:r w:rsidRPr="002A169C">
          <w:rPr>
            <w:rFonts w:eastAsia="Times New Roman" w:cstheme="minorHAnsi"/>
            <w:color w:val="000000" w:themeColor="text1"/>
            <w:bdr w:val="none" w:sz="0" w:space="0" w:color="auto" w:frame="1"/>
            <w:lang w:eastAsia="en-GB"/>
          </w:rPr>
          <w:delText>educat* or train* or program* or intervention* or coach* or guid*)</w:delText>
        </w:r>
        <w:r w:rsidRPr="002A169C">
          <w:rPr>
            <w:rFonts w:eastAsia="Times New Roman" w:cstheme="minorHAnsi"/>
            <w:color w:val="000000" w:themeColor="text1"/>
          </w:rPr>
          <w:delText xml:space="preserve">) AND </w:delText>
        </w:r>
      </w:del>
    </w:p>
    <w:p w14:paraId="4F0E4082" w14:textId="77777777" w:rsidR="002D30FE" w:rsidRPr="002A169C" w:rsidRDefault="002D30FE" w:rsidP="002D30FE">
      <w:pPr>
        <w:rPr>
          <w:del w:id="322" w:author="Harrod, Kylie" w:date="2026-09-25T21:10:00Z" w16du:dateUtc="2026-09-26T01:10:00Z"/>
          <w:rFonts w:eastAsia="Times New Roman" w:cstheme="minorHAnsi"/>
          <w:color w:val="000000" w:themeColor="text1"/>
        </w:rPr>
      </w:pPr>
      <w:del w:id="323" w:author="Harrod, Kylie" w:date="2026-09-25T21:10:00Z" w16du:dateUtc="2026-09-26T01:10:00Z">
        <w:r w:rsidRPr="002A169C">
          <w:rPr>
            <w:rFonts w:eastAsia="Times New Roman" w:cstheme="minorHAnsi"/>
            <w:color w:val="000000" w:themeColor="text1"/>
          </w:rPr>
          <w:delText>noft(</w:delText>
        </w:r>
        <w:r w:rsidRPr="002A169C">
          <w:rPr>
            <w:rFonts w:eastAsia="Times New Roman" w:cstheme="minorHAnsi"/>
            <w:color w:val="000000" w:themeColor="text1"/>
            <w:bdr w:val="none" w:sz="0" w:space="0" w:color="auto" w:frame="1"/>
            <w:lang w:eastAsia="en-GB"/>
          </w:rPr>
          <w:delText xml:space="preserve">online* or "on line" or internet* or "web based" or website or "e learning*" or elearning or "self paced*" or "self guided" or "technolog* based" or "computer* based" or "app based" or "mobile app*" or "phone app*" or telephone* or "tele phone" or smartphone* or "smart phone*" or "mobile phone*" or cellphone* or "cell* phone*" or iphone* or android or mhealth or "m health" or "mobile device*" or "mobile based" or "mobile health" or "tablet based") </w:delText>
        </w:r>
        <w:r w:rsidRPr="002A169C">
          <w:rPr>
            <w:rFonts w:eastAsia="Times New Roman" w:cstheme="minorHAnsi"/>
            <w:color w:val="000000" w:themeColor="text1"/>
          </w:rPr>
          <w:delText xml:space="preserve">AND </w:delText>
        </w:r>
      </w:del>
    </w:p>
    <w:p w14:paraId="70CD9F41" w14:textId="77777777" w:rsidR="002D30FE" w:rsidRPr="002A169C" w:rsidRDefault="002D30FE" w:rsidP="002D30FE">
      <w:pPr>
        <w:rPr>
          <w:del w:id="324" w:author="Harrod, Kylie" w:date="2026-09-25T21:10:00Z" w16du:dateUtc="2026-09-26T01:10:00Z"/>
          <w:rFonts w:eastAsia="Times New Roman" w:cstheme="minorHAnsi"/>
          <w:color w:val="000000" w:themeColor="text1"/>
          <w:bdr w:val="none" w:sz="0" w:space="0" w:color="auto" w:frame="1"/>
          <w:lang w:eastAsia="en-GB"/>
        </w:rPr>
      </w:pPr>
      <w:del w:id="325" w:author="Harrod, Kylie" w:date="2026-09-25T21:10:00Z" w16du:dateUtc="2026-09-26T01:10:00Z">
        <w:r w:rsidRPr="002A169C">
          <w:rPr>
            <w:rFonts w:eastAsia="Times New Roman" w:cstheme="minorHAnsi"/>
            <w:color w:val="000000" w:themeColor="text1"/>
            <w:bdr w:val="none" w:sz="0" w:space="0" w:color="auto" w:frame="1"/>
            <w:lang w:eastAsia="en-GB"/>
          </w:rPr>
          <w:delText>noft(infan* or neonat* or baby or babies or newborn* or toddl* or kindergar?en* or kinder-gar?en* or nurser* or pre-K or "pre K" or "pre school*" or preschool*)</w:delText>
        </w:r>
      </w:del>
    </w:p>
    <w:p w14:paraId="1B636D43" w14:textId="77777777" w:rsidR="002D30FE" w:rsidRPr="002A169C" w:rsidRDefault="002D30FE" w:rsidP="002D30FE">
      <w:pPr>
        <w:rPr>
          <w:del w:id="326" w:author="Harrod, Kylie" w:date="2026-09-25T21:10:00Z" w16du:dateUtc="2026-09-26T01:10:00Z"/>
          <w:rFonts w:eastAsia="Times New Roman" w:cstheme="minorHAnsi"/>
          <w:b/>
          <w:color w:val="000000" w:themeColor="text1"/>
        </w:rPr>
      </w:pPr>
    </w:p>
    <w:p w14:paraId="50636580" w14:textId="77777777" w:rsidR="002D30FE" w:rsidRPr="002A169C" w:rsidRDefault="002D30FE" w:rsidP="002D30FE">
      <w:pPr>
        <w:rPr>
          <w:del w:id="327" w:author="Harrod, Kylie" w:date="2026-09-25T21:10:00Z" w16du:dateUtc="2026-09-26T01:10:00Z"/>
          <w:rFonts w:eastAsia="Times New Roman" w:cstheme="minorHAnsi"/>
          <w:b/>
          <w:color w:val="000000" w:themeColor="text1"/>
        </w:rPr>
      </w:pPr>
      <w:del w:id="328" w:author="Harrod, Kylie" w:date="2026-09-25T21:10:00Z" w16du:dateUtc="2026-09-26T01:10:00Z">
        <w:r w:rsidRPr="002A169C">
          <w:rPr>
            <w:rFonts w:eastAsia="Times New Roman" w:cstheme="minorHAnsi"/>
            <w:b/>
            <w:color w:val="000000" w:themeColor="text1"/>
          </w:rPr>
          <w:delText xml:space="preserve">Database: Scopus </w:delText>
        </w:r>
      </w:del>
    </w:p>
    <w:p w14:paraId="1039C841" w14:textId="77777777" w:rsidR="002D30FE" w:rsidRPr="002A169C" w:rsidRDefault="002D30FE" w:rsidP="002D30FE">
      <w:pPr>
        <w:rPr>
          <w:del w:id="329" w:author="Harrod, Kylie" w:date="2026-09-25T21:10:00Z" w16du:dateUtc="2026-09-26T01:10:00Z"/>
          <w:rFonts w:eastAsia="Times New Roman" w:cstheme="minorHAnsi"/>
          <w:color w:val="000000" w:themeColor="text1"/>
        </w:rPr>
      </w:pPr>
      <w:del w:id="330" w:author="Harrod, Kylie" w:date="2026-09-25T21:10:00Z" w16du:dateUtc="2026-09-26T01:10:00Z">
        <w:r w:rsidRPr="002A169C">
          <w:rPr>
            <w:rFonts w:eastAsia="Times New Roman" w:cstheme="minorHAnsi"/>
            <w:color w:val="000000" w:themeColor="text1"/>
            <w:bdr w:val="none" w:sz="0" w:space="0" w:color="auto" w:frame="1"/>
            <w:lang w:eastAsia="en-GB"/>
          </w:rPr>
          <w:delText>((parent* or carer* or caregiv* or pregnan* or "pre natal*" or "peri natal*" or "post natal*" or postpartum or "post partum" or prenatal* or perinatal* or postnatal* or matern* or patern* or mother* or father* or famil* or relation* or dyad* or couple* or marital*</w:delText>
        </w:r>
        <w:r w:rsidRPr="002A169C">
          <w:rPr>
            <w:rFonts w:eastAsia="Times New Roman" w:cstheme="minorHAnsi"/>
            <w:color w:val="000000" w:themeColor="text1"/>
          </w:rPr>
          <w:delText>) W/2 (</w:delText>
        </w:r>
        <w:r w:rsidRPr="002A169C">
          <w:rPr>
            <w:rFonts w:eastAsia="Times New Roman" w:cstheme="minorHAnsi"/>
            <w:color w:val="000000" w:themeColor="text1"/>
            <w:bdr w:val="none" w:sz="0" w:space="0" w:color="auto" w:frame="1"/>
            <w:lang w:eastAsia="en-GB"/>
          </w:rPr>
          <w:delText>educat* or train* or program* or intervention* or coach* or guid*)</w:delText>
        </w:r>
        <w:r w:rsidRPr="002A169C">
          <w:rPr>
            <w:rFonts w:eastAsia="Times New Roman" w:cstheme="minorHAnsi"/>
            <w:color w:val="000000" w:themeColor="text1"/>
          </w:rPr>
          <w:delText xml:space="preserve">) AND </w:delText>
        </w:r>
      </w:del>
    </w:p>
    <w:p w14:paraId="13C4168B" w14:textId="77777777" w:rsidR="002D30FE" w:rsidRPr="002A169C" w:rsidRDefault="002D30FE" w:rsidP="002D30FE">
      <w:pPr>
        <w:rPr>
          <w:del w:id="331" w:author="Harrod, Kylie" w:date="2026-09-25T21:10:00Z" w16du:dateUtc="2026-09-26T01:10:00Z"/>
          <w:rFonts w:eastAsia="Times New Roman" w:cstheme="minorHAnsi"/>
          <w:color w:val="000000" w:themeColor="text1"/>
        </w:rPr>
      </w:pPr>
      <w:del w:id="332" w:author="Harrod, Kylie" w:date="2026-09-25T21:10:00Z" w16du:dateUtc="2026-09-26T01:10:00Z">
        <w:r w:rsidRPr="002A169C">
          <w:rPr>
            <w:rFonts w:eastAsia="Times New Roman" w:cstheme="minorHAnsi"/>
            <w:color w:val="000000" w:themeColor="text1"/>
            <w:bdr w:val="none" w:sz="0" w:space="0" w:color="auto" w:frame="1"/>
            <w:lang w:eastAsia="en-GB"/>
          </w:rPr>
          <w:delText xml:space="preserve">(online* or "on line" or internet* or "web based" or website or "e learning*" or elearning or "self paced*" or "self guided" or "technolog* based" or "computer* based" or "app based" or "mobile app*" or "phone app*" or telephone* or "tele phone" or smartphone* or "smart phone*" or "mobile phone*" or cellphone* or "cell* phone*" or iphone* or android or mhealth or "m health" or "mobile device*" or "mobile based" or "mobile health" or "tablet based") </w:delText>
        </w:r>
        <w:r w:rsidRPr="002A169C">
          <w:rPr>
            <w:rFonts w:eastAsia="Times New Roman" w:cstheme="minorHAnsi"/>
            <w:color w:val="000000" w:themeColor="text1"/>
          </w:rPr>
          <w:delText xml:space="preserve">AND </w:delText>
        </w:r>
      </w:del>
    </w:p>
    <w:p w14:paraId="64A19D6C" w14:textId="77777777" w:rsidR="002D30FE" w:rsidRPr="002A169C" w:rsidRDefault="002D30FE" w:rsidP="002D30FE">
      <w:pPr>
        <w:rPr>
          <w:del w:id="333" w:author="Harrod, Kylie" w:date="2026-09-25T21:10:00Z" w16du:dateUtc="2026-09-26T01:10:00Z"/>
          <w:rFonts w:eastAsia="Times New Roman" w:cstheme="minorHAnsi"/>
          <w:color w:val="000000" w:themeColor="text1"/>
          <w:bdr w:val="none" w:sz="0" w:space="0" w:color="auto" w:frame="1"/>
          <w:lang w:eastAsia="en-GB"/>
        </w:rPr>
      </w:pPr>
      <w:del w:id="334" w:author="Harrod, Kylie" w:date="2026-09-25T21:10:00Z" w16du:dateUtc="2026-09-26T01:10:00Z">
        <w:r w:rsidRPr="002A169C">
          <w:rPr>
            <w:rFonts w:eastAsia="Times New Roman" w:cstheme="minorHAnsi"/>
            <w:color w:val="000000" w:themeColor="text1"/>
            <w:bdr w:val="none" w:sz="0" w:space="0" w:color="auto" w:frame="1"/>
            <w:lang w:eastAsia="en-GB"/>
          </w:rPr>
          <w:delText>(infan* or neonat* or baby or babies or newborn* or toddl* or kindergar?en* or kinder-gar?en* or nurser* or pre-K or "pre K" or "pre school*" or preschool*)</w:delText>
        </w:r>
      </w:del>
    </w:p>
    <w:p w14:paraId="27212AA7" w14:textId="77777777" w:rsidR="002D30FE" w:rsidRPr="002A169C" w:rsidRDefault="002D30FE" w:rsidP="002D30FE">
      <w:pPr>
        <w:rPr>
          <w:del w:id="335" w:author="Harrod, Kylie" w:date="2026-09-25T21:10:00Z" w16du:dateUtc="2026-09-26T01:10:00Z"/>
          <w:rFonts w:eastAsia="Times New Roman" w:cstheme="minorHAnsi"/>
          <w:b/>
          <w:color w:val="000000" w:themeColor="text1"/>
        </w:rPr>
      </w:pPr>
    </w:p>
    <w:p w14:paraId="3E6E0A28" w14:textId="77777777" w:rsidR="002D30FE" w:rsidRPr="002A169C" w:rsidRDefault="002D30FE" w:rsidP="002D30FE">
      <w:pPr>
        <w:rPr>
          <w:del w:id="336" w:author="Harrod, Kylie" w:date="2026-09-25T21:10:00Z" w16du:dateUtc="2026-09-26T01:10:00Z"/>
          <w:rFonts w:eastAsia="Times New Roman" w:cstheme="minorHAnsi"/>
          <w:b/>
          <w:color w:val="000000" w:themeColor="text1"/>
        </w:rPr>
      </w:pPr>
      <w:del w:id="337" w:author="Harrod, Kylie" w:date="2026-09-25T21:10:00Z" w16du:dateUtc="2026-09-26T01:10:00Z">
        <w:r w:rsidRPr="002A169C">
          <w:rPr>
            <w:rFonts w:eastAsia="Times New Roman" w:cstheme="minorHAnsi"/>
            <w:b/>
            <w:color w:val="000000" w:themeColor="text1"/>
          </w:rPr>
          <w:delText>Database: OpenGrey</w:delText>
        </w:r>
      </w:del>
    </w:p>
    <w:p w14:paraId="1E8870EF" w14:textId="77777777" w:rsidR="002D30FE" w:rsidRPr="002A169C" w:rsidRDefault="002D30FE" w:rsidP="002D30FE">
      <w:pPr>
        <w:rPr>
          <w:del w:id="338" w:author="Harrod, Kylie" w:date="2026-09-25T21:10:00Z" w16du:dateUtc="2026-09-26T01:10:00Z"/>
          <w:rFonts w:eastAsia="Times New Roman" w:cstheme="minorHAnsi"/>
          <w:color w:val="000000" w:themeColor="text1"/>
        </w:rPr>
      </w:pPr>
      <w:del w:id="339" w:author="Harrod, Kylie" w:date="2026-09-25T21:10:00Z" w16du:dateUtc="2026-09-26T01:10:00Z">
        <w:r w:rsidRPr="002A169C">
          <w:rPr>
            <w:rFonts w:eastAsia="Times New Roman" w:cstheme="minorHAnsi"/>
            <w:color w:val="000000" w:themeColor="text1"/>
            <w:bdr w:val="none" w:sz="0" w:space="0" w:color="auto" w:frame="1"/>
            <w:lang w:eastAsia="en-GB"/>
          </w:rPr>
          <w:delText>((parent* or carer* or caregiv* or pregnan* or "pre natal*" or "peri natal*" or "post natal*" or postpartum or "post partum" or prenatal* or perinatal* or postnatal* or matern* or patern* or mother* or father* or famil* or relation* or dyad* or couple* or marital*</w:delText>
        </w:r>
        <w:r w:rsidRPr="002A169C">
          <w:rPr>
            <w:rFonts w:eastAsia="Times New Roman" w:cstheme="minorHAnsi"/>
            <w:color w:val="000000" w:themeColor="text1"/>
          </w:rPr>
          <w:delText>) NEAR/2 (</w:delText>
        </w:r>
        <w:r w:rsidRPr="002A169C">
          <w:rPr>
            <w:rFonts w:eastAsia="Times New Roman" w:cstheme="minorHAnsi"/>
            <w:color w:val="000000" w:themeColor="text1"/>
            <w:bdr w:val="none" w:sz="0" w:space="0" w:color="auto" w:frame="1"/>
            <w:lang w:eastAsia="en-GB"/>
          </w:rPr>
          <w:delText>educat* or train* or program* or intervention* or coach* or guid*)</w:delText>
        </w:r>
        <w:r w:rsidRPr="002A169C">
          <w:rPr>
            <w:rFonts w:eastAsia="Times New Roman" w:cstheme="minorHAnsi"/>
            <w:color w:val="000000" w:themeColor="text1"/>
          </w:rPr>
          <w:delText xml:space="preserve">) AND </w:delText>
        </w:r>
      </w:del>
    </w:p>
    <w:p w14:paraId="7361307A" w14:textId="77777777" w:rsidR="002D30FE" w:rsidRPr="002A169C" w:rsidRDefault="002D30FE" w:rsidP="002D30FE">
      <w:pPr>
        <w:rPr>
          <w:del w:id="340" w:author="Harrod, Kylie" w:date="2026-09-25T21:10:00Z" w16du:dateUtc="2026-09-26T01:10:00Z"/>
          <w:rFonts w:eastAsia="Times New Roman" w:cstheme="minorHAnsi"/>
          <w:color w:val="000000" w:themeColor="text1"/>
        </w:rPr>
      </w:pPr>
      <w:del w:id="341" w:author="Harrod, Kylie" w:date="2026-09-25T21:10:00Z" w16du:dateUtc="2026-09-26T01:10:00Z">
        <w:r w:rsidRPr="002A169C">
          <w:rPr>
            <w:rFonts w:eastAsia="Times New Roman" w:cstheme="minorHAnsi"/>
            <w:color w:val="000000" w:themeColor="text1"/>
            <w:bdr w:val="none" w:sz="0" w:space="0" w:color="auto" w:frame="1"/>
            <w:lang w:eastAsia="en-GB"/>
          </w:rPr>
          <w:delText xml:space="preserve">(online* or "on line" or internet* or "web based" or website or "e learning*" or elearning or "self paced*" or "self guided" or "technolog* based" or "computer* based" or "app based" or "mobile app*" or "phone app*" or telephone* or "tele phone" or smartphone* or "smart phone*" or "mobile phone*" or cellphone* or "cell* phone*" or iphone* or android or mhealth or "m health" or "mobile device*" or "mobile based" or "mobile health" or "tablet based") </w:delText>
        </w:r>
        <w:r w:rsidRPr="002A169C">
          <w:rPr>
            <w:rFonts w:eastAsia="Times New Roman" w:cstheme="minorHAnsi"/>
            <w:color w:val="000000" w:themeColor="text1"/>
          </w:rPr>
          <w:delText xml:space="preserve">AND </w:delText>
        </w:r>
      </w:del>
    </w:p>
    <w:p w14:paraId="728DA63D" w14:textId="77777777" w:rsidR="002D30FE" w:rsidRPr="002A169C" w:rsidRDefault="002D30FE" w:rsidP="002D30FE">
      <w:pPr>
        <w:rPr>
          <w:del w:id="342" w:author="Harrod, Kylie" w:date="2026-09-25T21:10:00Z" w16du:dateUtc="2026-09-26T01:10:00Z"/>
          <w:rFonts w:eastAsia="Times New Roman" w:cstheme="minorHAnsi"/>
          <w:color w:val="000000" w:themeColor="text1"/>
          <w:bdr w:val="none" w:sz="0" w:space="0" w:color="auto" w:frame="1"/>
          <w:lang w:eastAsia="en-GB"/>
        </w:rPr>
      </w:pPr>
      <w:del w:id="343" w:author="Harrod, Kylie" w:date="2026-09-25T21:10:00Z" w16du:dateUtc="2026-09-26T01:10:00Z">
        <w:r w:rsidRPr="002A169C">
          <w:rPr>
            <w:rFonts w:eastAsia="Times New Roman" w:cstheme="minorHAnsi"/>
            <w:color w:val="000000" w:themeColor="text1"/>
            <w:bdr w:val="none" w:sz="0" w:space="0" w:color="auto" w:frame="1"/>
            <w:lang w:eastAsia="en-GB"/>
          </w:rPr>
          <w:delText>(infan* or neonat* or baby or babies or newborn* or toddl* or kindergar?en* or kinder-gar?en* or nurser* or pre-K or "pre K" or "pre school*" or preschool*)</w:delText>
        </w:r>
      </w:del>
    </w:p>
    <w:p w14:paraId="3F2F5DFB" w14:textId="77777777" w:rsidR="002D30FE" w:rsidRPr="002A169C" w:rsidRDefault="002D30FE" w:rsidP="002D30FE">
      <w:pPr>
        <w:rPr>
          <w:del w:id="344" w:author="Harrod, Kylie" w:date="2026-09-25T21:10:00Z" w16du:dateUtc="2026-09-26T01:10:00Z"/>
          <w:rFonts w:eastAsia="Times New Roman" w:cstheme="minorHAnsi"/>
          <w:b/>
          <w:bCs/>
          <w:color w:val="000000" w:themeColor="text1"/>
          <w:bdr w:val="none" w:sz="0" w:space="0" w:color="auto" w:frame="1"/>
          <w:lang w:eastAsia="en-GB"/>
        </w:rPr>
      </w:pPr>
    </w:p>
    <w:p w14:paraId="17354EB6" w14:textId="77777777" w:rsidR="002D30FE" w:rsidRPr="002A169C" w:rsidRDefault="002D30FE" w:rsidP="002D30FE">
      <w:pPr>
        <w:rPr>
          <w:del w:id="345" w:author="Harrod, Kylie" w:date="2026-09-25T21:10:00Z" w16du:dateUtc="2026-09-26T01:10:00Z"/>
          <w:rFonts w:eastAsia="Times New Roman" w:cstheme="minorHAnsi"/>
          <w:b/>
          <w:bCs/>
          <w:color w:val="000000" w:themeColor="text1"/>
          <w:bdr w:val="none" w:sz="0" w:space="0" w:color="auto" w:frame="1"/>
          <w:lang w:eastAsia="en-GB"/>
        </w:rPr>
      </w:pPr>
      <w:del w:id="346" w:author="Harrod, Kylie" w:date="2026-09-25T21:10:00Z" w16du:dateUtc="2026-09-26T01:10:00Z">
        <w:r w:rsidRPr="002A169C">
          <w:rPr>
            <w:rFonts w:eastAsia="Times New Roman" w:cstheme="minorHAnsi"/>
            <w:b/>
            <w:bCs/>
            <w:color w:val="000000" w:themeColor="text1"/>
            <w:bdr w:val="none" w:sz="0" w:space="0" w:color="auto" w:frame="1"/>
            <w:lang w:eastAsia="en-GB"/>
          </w:rPr>
          <w:delText>Google scholar search engine</w:delText>
        </w:r>
      </w:del>
    </w:p>
    <w:p w14:paraId="73195E80" w14:textId="77777777" w:rsidR="002D30FE" w:rsidRPr="002A169C" w:rsidRDefault="002D30FE" w:rsidP="002D30FE">
      <w:pPr>
        <w:rPr>
          <w:del w:id="347" w:author="Harrod, Kylie" w:date="2026-09-25T21:10:00Z" w16du:dateUtc="2026-09-26T01:10:00Z"/>
          <w:rFonts w:cstheme="minorHAnsi"/>
          <w:color w:val="000000" w:themeColor="text1"/>
        </w:rPr>
      </w:pPr>
      <w:del w:id="348" w:author="Harrod, Kylie" w:date="2026-09-25T21:10:00Z" w16du:dateUtc="2026-09-26T01:10:00Z">
        <w:r w:rsidRPr="002A169C">
          <w:rPr>
            <w:rFonts w:cstheme="minorHAnsi"/>
            <w:color w:val="000000" w:themeColor="text1"/>
          </w:rPr>
          <w:delText>Online web mobile app child infant toddler relationship mental health parent intervention program</w:delText>
        </w:r>
      </w:del>
    </w:p>
    <w:p w14:paraId="544C27A6" w14:textId="77777777" w:rsidR="00091BB6" w:rsidRPr="007B0F19" w:rsidRDefault="00091BB6">
      <w:pPr>
        <w:rPr>
          <w:rFonts w:ascii="Arial" w:hAnsi="Arial"/>
          <w:rPrChange w:id="349" w:author="Harrod, Kylie" w:date="2026-09-25T21:10:00Z" w16du:dateUtc="2026-09-26T01:10:00Z">
            <w:rPr>
              <w:color w:val="000000" w:themeColor="text1"/>
            </w:rPr>
          </w:rPrChange>
        </w:rPr>
      </w:pPr>
    </w:p>
    <w:sectPr w:rsidR="00091BB6" w:rsidRPr="007B0F19" w:rsidSect="00F70189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 w:code="0"/>
      <w:pgMar w:top="1440" w:right="1440" w:bottom="1440" w:left="1440" w:header="1440" w:footer="720" w:gutter="0"/>
      <w:cols w:space="720"/>
      <w:titlePg/>
      <w:docGrid w:linePitch="360"/>
      <w:sectPrChange w:id="366" w:author="Harrod, Kylie" w:date="2026-09-25T21:10:00Z" w16du:dateUtc="2026-09-26T01:10:00Z">
        <w:sectPr w:rsidR="00091BB6" w:rsidRPr="007B0F19" w:rsidSect="00F70189">
          <w:pgSz w:w="11909" w:h="16834" w:code="9"/>
          <w:pgMar w:top="1440" w:right="1440" w:bottom="1440" w:left="1440" w:header="706" w:footer="706" w:gutter="0"/>
          <w:titlePg w:val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418D63" w14:textId="77777777" w:rsidR="002A0010" w:rsidRDefault="002A0010" w:rsidP="007807EC">
      <w:r>
        <w:separator/>
      </w:r>
    </w:p>
  </w:endnote>
  <w:endnote w:type="continuationSeparator" w:id="0">
    <w:p w14:paraId="0C4A0C1D" w14:textId="77777777" w:rsidR="002A0010" w:rsidRDefault="002A0010" w:rsidP="00780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C3921B" w14:textId="77777777" w:rsidR="007807EC" w:rsidRPr="009D045F" w:rsidRDefault="00C55B7F" w:rsidP="00A47551">
    <w:pPr>
      <w:pStyle w:val="Footer"/>
      <w:jc w:val="center"/>
      <w:rPr>
        <w:rFonts w:ascii="Arial" w:hAnsi="Arial"/>
        <w:sz w:val="18"/>
        <w:rPrChange w:id="359" w:author="Harrod, Kylie" w:date="2026-09-25T21:10:00Z" w16du:dateUtc="2026-09-26T01:10:00Z">
          <w:rPr/>
        </w:rPrChange>
      </w:rPr>
      <w:pPrChange w:id="360" w:author="Harrod, Kylie" w:date="2026-09-25T21:10:00Z" w16du:dateUtc="2026-09-26T01:10:00Z">
        <w:pPr>
          <w:pStyle w:val="Footer"/>
        </w:pPr>
      </w:pPrChange>
    </w:pPr>
    <w:ins w:id="361" w:author="Harrod, Kylie" w:date="2026-09-25T21:10:00Z" w16du:dateUtc="2026-09-26T01:10:00Z">
      <w:r>
        <w:rPr>
          <w:rFonts w:ascii="Arial" w:hAnsi="Arial" w:cs="Arial"/>
          <w:sz w:val="18"/>
        </w:rPr>
        <w:t>2</w:t>
      </w:r>
      <w:r w:rsidR="00312860" w:rsidRPr="009D045F">
        <w:rPr>
          <w:rFonts w:ascii="Arial" w:hAnsi="Arial" w:cs="Arial"/>
          <w:sz w:val="18"/>
        </w:rPr>
        <w:t xml:space="preserve"> Peachtree St.</w:t>
      </w:r>
      <w:r w:rsidR="009D045F" w:rsidRPr="009D045F">
        <w:rPr>
          <w:rFonts w:ascii="Arial" w:hAnsi="Arial" w:cs="Arial"/>
          <w:sz w:val="18"/>
        </w:rPr>
        <w:t xml:space="preserve"> N</w:t>
      </w:r>
      <w:r>
        <w:rPr>
          <w:rFonts w:ascii="Arial" w:hAnsi="Arial" w:cs="Arial"/>
          <w:sz w:val="18"/>
        </w:rPr>
        <w:t>.</w:t>
      </w:r>
      <w:r w:rsidR="009D045F" w:rsidRPr="009D045F">
        <w:rPr>
          <w:rFonts w:ascii="Arial" w:hAnsi="Arial" w:cs="Arial"/>
          <w:sz w:val="18"/>
        </w:rPr>
        <w:t>W</w:t>
      </w:r>
      <w:r>
        <w:rPr>
          <w:rFonts w:ascii="Arial" w:hAnsi="Arial" w:cs="Arial"/>
          <w:sz w:val="18"/>
        </w:rPr>
        <w:t>.</w:t>
      </w:r>
      <w:r w:rsidR="009D045F" w:rsidRPr="009D045F">
        <w:rPr>
          <w:rFonts w:ascii="Arial" w:hAnsi="Arial" w:cs="Arial"/>
          <w:sz w:val="18"/>
        </w:rPr>
        <w:t>,</w:t>
      </w:r>
      <w:r w:rsidR="00312860" w:rsidRPr="009D045F">
        <w:rPr>
          <w:rFonts w:ascii="Arial" w:hAnsi="Arial" w:cs="Arial"/>
          <w:sz w:val="18"/>
        </w:rPr>
        <w:t xml:space="preserve"> Atlanta, GA </w:t>
      </w:r>
      <w:r w:rsidR="009D045F" w:rsidRPr="009D045F">
        <w:rPr>
          <w:rFonts w:ascii="Arial" w:hAnsi="Arial" w:cs="Arial"/>
          <w:sz w:val="18"/>
        </w:rPr>
        <w:t>30303</w:t>
      </w:r>
      <w:r w:rsidR="00A47551">
        <w:rPr>
          <w:rFonts w:ascii="Arial" w:hAnsi="Arial" w:cs="Arial"/>
          <w:sz w:val="18"/>
        </w:rPr>
        <w:t xml:space="preserve"> </w:t>
      </w:r>
      <w:r w:rsidR="009D045F" w:rsidRPr="009D045F">
        <w:rPr>
          <w:rFonts w:ascii="Arial" w:hAnsi="Arial" w:cs="Arial"/>
          <w:sz w:val="18"/>
        </w:rPr>
        <w:t>| dhs.ga.gov</w:t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1A69B4" w14:textId="77777777" w:rsidR="007807EC" w:rsidRPr="00F70189" w:rsidRDefault="00F70189" w:rsidP="00F70189">
    <w:pPr>
      <w:pStyle w:val="Footer"/>
      <w:jc w:val="center"/>
      <w:rPr>
        <w:rFonts w:ascii="Arial" w:hAnsi="Arial"/>
        <w:sz w:val="16"/>
        <w:rPrChange w:id="363" w:author="Harrod, Kylie" w:date="2026-09-25T21:10:00Z" w16du:dateUtc="2026-09-26T01:10:00Z">
          <w:rPr/>
        </w:rPrChange>
      </w:rPr>
      <w:pPrChange w:id="364" w:author="Harrod, Kylie" w:date="2026-09-25T21:10:00Z" w16du:dateUtc="2026-09-26T01:10:00Z">
        <w:pPr>
          <w:pStyle w:val="Footer"/>
        </w:pPr>
      </w:pPrChange>
    </w:pPr>
    <w:ins w:id="365" w:author="Harrod, Kylie" w:date="2026-09-25T21:10:00Z" w16du:dateUtc="2026-09-26T01:10:00Z">
      <w:r w:rsidRPr="00F70189">
        <w:rPr>
          <w:rFonts w:ascii="Arial" w:hAnsi="Arial" w:cs="Arial"/>
          <w:sz w:val="16"/>
        </w:rPr>
        <w:t>2</w:t>
      </w:r>
      <w:r w:rsidR="00160A36">
        <w:rPr>
          <w:rFonts w:ascii="Arial" w:hAnsi="Arial" w:cs="Arial"/>
          <w:sz w:val="16"/>
        </w:rPr>
        <w:t xml:space="preserve"> Peachtree St.</w:t>
      </w:r>
      <w:r w:rsidRPr="00F70189">
        <w:rPr>
          <w:rFonts w:ascii="Arial" w:hAnsi="Arial" w:cs="Arial"/>
          <w:sz w:val="16"/>
        </w:rPr>
        <w:t xml:space="preserve"> N</w:t>
      </w:r>
      <w:r w:rsidR="00160A36">
        <w:rPr>
          <w:rFonts w:ascii="Arial" w:hAnsi="Arial" w:cs="Arial"/>
          <w:sz w:val="16"/>
        </w:rPr>
        <w:t>.</w:t>
      </w:r>
      <w:r w:rsidRPr="00F70189">
        <w:rPr>
          <w:rFonts w:ascii="Arial" w:hAnsi="Arial" w:cs="Arial"/>
          <w:sz w:val="16"/>
        </w:rPr>
        <w:t>W</w:t>
      </w:r>
      <w:r w:rsidR="00160A36">
        <w:rPr>
          <w:rFonts w:ascii="Arial" w:hAnsi="Arial" w:cs="Arial"/>
          <w:sz w:val="16"/>
        </w:rPr>
        <w:t>.</w:t>
      </w:r>
      <w:r w:rsidRPr="00F70189">
        <w:rPr>
          <w:rFonts w:ascii="Arial" w:hAnsi="Arial" w:cs="Arial"/>
          <w:sz w:val="16"/>
        </w:rPr>
        <w:t>, Atlanta, GA 30303 | dhs.ga.gov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1102DB" w14:textId="77777777" w:rsidR="002A0010" w:rsidRDefault="002A0010" w:rsidP="007807EC">
      <w:r>
        <w:separator/>
      </w:r>
    </w:p>
  </w:footnote>
  <w:footnote w:type="continuationSeparator" w:id="0">
    <w:p w14:paraId="52692D39" w14:textId="77777777" w:rsidR="002A0010" w:rsidRDefault="002A0010" w:rsidP="007807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48AED0" w14:textId="77777777" w:rsidR="00F70189" w:rsidRDefault="00F70189" w:rsidP="004014B0">
    <w:pPr>
      <w:pStyle w:val="Header"/>
      <w:framePr w:wrap="none" w:vAnchor="text" w:hAnchor="margin" w:xAlign="right" w:y="1"/>
      <w:rPr>
        <w:ins w:id="350" w:author="Harrod, Kylie" w:date="2026-09-25T21:10:00Z" w16du:dateUtc="2026-09-26T01:10:00Z"/>
        <w:rStyle w:val="PageNumber"/>
      </w:rPr>
    </w:pPr>
    <w:ins w:id="351" w:author="Harrod, Kylie" w:date="2026-09-25T21:10:00Z" w16du:dateUtc="2026-09-26T01:10:00Z">
      <w:r>
        <w:rPr>
          <w:rStyle w:val="PageNumber"/>
        </w:rPr>
        <w:fldChar w:fldCharType="begin"/>
      </w:r>
      <w:r>
        <w:rPr>
          <w:rStyle w:val="PageNumber"/>
        </w:rPr>
        <w:instrText xml:space="preserve">PAGE  </w:instrText>
      </w:r>
      <w:r>
        <w:rPr>
          <w:rStyle w:val="PageNumber"/>
        </w:rPr>
        <w:fldChar w:fldCharType="end"/>
      </w:r>
    </w:ins>
  </w:p>
  <w:p w14:paraId="719B74EF" w14:textId="77777777" w:rsidR="00F70189" w:rsidRDefault="00F70189" w:rsidP="00F70189">
    <w:pPr>
      <w:pStyle w:val="Header"/>
      <w:framePr w:wrap="none" w:vAnchor="text" w:hAnchor="margin" w:xAlign="right" w:y="1"/>
      <w:ind w:right="360"/>
      <w:rPr>
        <w:ins w:id="352" w:author="Harrod, Kylie" w:date="2026-09-25T21:10:00Z" w16du:dateUtc="2026-09-26T01:10:00Z"/>
        <w:rStyle w:val="PageNumber"/>
      </w:rPr>
    </w:pPr>
    <w:ins w:id="353" w:author="Harrod, Kylie" w:date="2026-09-25T21:10:00Z" w16du:dateUtc="2026-09-26T01:10:00Z">
      <w:r>
        <w:rPr>
          <w:rStyle w:val="PageNumber"/>
        </w:rPr>
        <w:fldChar w:fldCharType="begin"/>
      </w:r>
      <w:r>
        <w:rPr>
          <w:rStyle w:val="PageNumber"/>
        </w:rPr>
        <w:instrText xml:space="preserve">PAGE  </w:instrText>
      </w:r>
      <w:r>
        <w:rPr>
          <w:rStyle w:val="PageNumber"/>
        </w:rPr>
        <w:fldChar w:fldCharType="end"/>
      </w:r>
    </w:ins>
  </w:p>
  <w:p w14:paraId="40604CE2" w14:textId="77777777" w:rsidR="007807EC" w:rsidRDefault="007807EC" w:rsidP="00F70189">
    <w:pPr>
      <w:pStyle w:val="Header"/>
      <w:ind w:right="360"/>
      <w:pPrChange w:id="354" w:author="Harrod, Kylie" w:date="2026-09-25T21:10:00Z" w16du:dateUtc="2026-09-26T01:10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671E2D" w14:textId="680F0CAB" w:rsidR="00F70189" w:rsidRPr="00E511EF" w:rsidRDefault="0080383B" w:rsidP="0080383B">
    <w:pPr>
      <w:pStyle w:val="Header"/>
      <w:framePr w:wrap="none" w:vAnchor="text" w:hAnchor="page" w:x="10798" w:y="18"/>
      <w:rPr>
        <w:ins w:id="355" w:author="Harrod, Kylie" w:date="2026-09-25T21:10:00Z" w16du:dateUtc="2026-09-26T01:10:00Z"/>
        <w:rStyle w:val="PageNumber"/>
        <w:rFonts w:ascii="Arial" w:hAnsi="Arial" w:cs="Arial"/>
      </w:rPr>
    </w:pPr>
    <w:ins w:id="356" w:author="Harrod, Kylie" w:date="2026-09-25T21:10:00Z" w16du:dateUtc="2026-09-26T01:10:00Z">
      <w:r>
        <w:rPr>
          <w:rStyle w:val="PageNumber"/>
          <w:rFonts w:ascii="Arial" w:hAnsi="Arial" w:cs="Arial"/>
        </w:rPr>
        <w:t xml:space="preserve"> </w:t>
      </w:r>
    </w:ins>
  </w:p>
  <w:p w14:paraId="0675B939" w14:textId="77777777" w:rsidR="007807EC" w:rsidRPr="00F70189" w:rsidRDefault="007807EC" w:rsidP="00F70189">
    <w:pPr>
      <w:pStyle w:val="Header"/>
      <w:ind w:right="360"/>
      <w:rPr>
        <w:rFonts w:ascii="Arial" w:hAnsi="Arial"/>
        <w:rPrChange w:id="357" w:author="Harrod, Kylie" w:date="2026-09-25T21:10:00Z" w16du:dateUtc="2026-09-26T01:10:00Z">
          <w:rPr/>
        </w:rPrChange>
      </w:rPr>
      <w:pPrChange w:id="358" w:author="Harrod, Kylie" w:date="2026-09-25T21:10:00Z" w16du:dateUtc="2026-09-26T01:10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67691B" w14:textId="77777777" w:rsidR="007807EC" w:rsidRDefault="00F70189">
    <w:pPr>
      <w:pStyle w:val="Header"/>
    </w:pPr>
    <w:ins w:id="362" w:author="Harrod, Kylie" w:date="2026-09-25T21:10:00Z" w16du:dateUtc="2026-09-26T01:10:00Z">
      <w:r>
        <w:rPr>
          <w:noProof/>
        </w:rPr>
        <w:drawing>
          <wp:inline distT="0" distB="0" distL="0" distR="0" wp14:anchorId="3750EA63" wp14:editId="0F6668CB">
            <wp:extent cx="5849611" cy="1444273"/>
            <wp:effectExtent l="0" t="0" r="571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611" cy="144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ins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mirrorMargi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30FE"/>
    <w:rsid w:val="00032B3F"/>
    <w:rsid w:val="00075D55"/>
    <w:rsid w:val="00082CD8"/>
    <w:rsid w:val="00091BB6"/>
    <w:rsid w:val="00134705"/>
    <w:rsid w:val="00160A36"/>
    <w:rsid w:val="00161313"/>
    <w:rsid w:val="00187B35"/>
    <w:rsid w:val="001D5DA6"/>
    <w:rsid w:val="001D7149"/>
    <w:rsid w:val="002151C3"/>
    <w:rsid w:val="0023680E"/>
    <w:rsid w:val="002A0010"/>
    <w:rsid w:val="002A169C"/>
    <w:rsid w:val="002D30FE"/>
    <w:rsid w:val="002F5436"/>
    <w:rsid w:val="00312860"/>
    <w:rsid w:val="0033747C"/>
    <w:rsid w:val="00390F89"/>
    <w:rsid w:val="003A3B28"/>
    <w:rsid w:val="003D759A"/>
    <w:rsid w:val="00406A8C"/>
    <w:rsid w:val="00415262"/>
    <w:rsid w:val="0044460E"/>
    <w:rsid w:val="004D1B15"/>
    <w:rsid w:val="004D301D"/>
    <w:rsid w:val="004D3F02"/>
    <w:rsid w:val="005430A5"/>
    <w:rsid w:val="00565A3E"/>
    <w:rsid w:val="006240D4"/>
    <w:rsid w:val="006D494B"/>
    <w:rsid w:val="006F2FA7"/>
    <w:rsid w:val="007746B6"/>
    <w:rsid w:val="007807EC"/>
    <w:rsid w:val="00796A85"/>
    <w:rsid w:val="007B0F19"/>
    <w:rsid w:val="0080383B"/>
    <w:rsid w:val="0086546A"/>
    <w:rsid w:val="008D2C16"/>
    <w:rsid w:val="008F6F48"/>
    <w:rsid w:val="009449F6"/>
    <w:rsid w:val="009D045F"/>
    <w:rsid w:val="00A47551"/>
    <w:rsid w:val="00B22AE9"/>
    <w:rsid w:val="00B37FA1"/>
    <w:rsid w:val="00BA14C8"/>
    <w:rsid w:val="00BB07D9"/>
    <w:rsid w:val="00BB2B2A"/>
    <w:rsid w:val="00BE7545"/>
    <w:rsid w:val="00C55B7F"/>
    <w:rsid w:val="00C84DF0"/>
    <w:rsid w:val="00C87D59"/>
    <w:rsid w:val="00D236BC"/>
    <w:rsid w:val="00D245C1"/>
    <w:rsid w:val="00D41A35"/>
    <w:rsid w:val="00D42623"/>
    <w:rsid w:val="00D81A34"/>
    <w:rsid w:val="00E511EF"/>
    <w:rsid w:val="00E63053"/>
    <w:rsid w:val="00ED487C"/>
    <w:rsid w:val="00F70189"/>
    <w:rsid w:val="00F7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90458"/>
  <w15:docId w15:val="{A9463B99-368C-440E-AA93-7A51B0E43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Harrod, Kylie" w:date="2026-09-25T21:10:00Z">
        <w:pPr/>
      </w:pPrChange>
    </w:pPr>
    <w:rPr>
      <w:sz w:val="24"/>
      <w:szCs w:val="24"/>
      <w:rPrChange w:id="0" w:author="Harrod, Kylie" w:date="2026-09-25T21:10:00Z">
        <w:rPr>
          <w:rFonts w:eastAsiaTheme="minorHAnsi" w:cs="Courier New"/>
          <w:sz w:val="22"/>
          <w:lang w:val="en-AU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07D9"/>
    <w:pPr>
      <w:tabs>
        <w:tab w:val="center" w:pos="4680"/>
        <w:tab w:val="right" w:pos="9360"/>
      </w:tabs>
      <w:pPrChange w:id="1" w:author="Harrod, Kylie" w:date="2026-09-25T21:10:00Z">
        <w:pPr>
          <w:tabs>
            <w:tab w:val="center" w:pos="4680"/>
            <w:tab w:val="right" w:pos="9360"/>
          </w:tabs>
        </w:pPr>
      </w:pPrChange>
    </w:pPr>
    <w:rPr>
      <w:rPrChange w:id="1" w:author="Harrod, Kylie" w:date="2026-09-25T21:10:00Z">
        <w:rPr>
          <w:rFonts w:asciiTheme="minorHAnsi" w:eastAsiaTheme="minorHAnsi" w:hAnsiTheme="minorHAnsi" w:cstheme="minorBidi"/>
          <w:sz w:val="24"/>
          <w:szCs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807E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B07D9"/>
    <w:pPr>
      <w:tabs>
        <w:tab w:val="center" w:pos="4680"/>
        <w:tab w:val="right" w:pos="9360"/>
      </w:tabs>
      <w:pPrChange w:id="2" w:author="Harrod, Kylie" w:date="2026-09-25T21:10:00Z">
        <w:pPr>
          <w:tabs>
            <w:tab w:val="center" w:pos="4680"/>
            <w:tab w:val="right" w:pos="9360"/>
          </w:tabs>
        </w:pPr>
      </w:pPrChange>
    </w:pPr>
    <w:rPr>
      <w:rPrChange w:id="2" w:author="Harrod, Kylie" w:date="2026-09-25T21:10:00Z">
        <w:rPr>
          <w:rFonts w:asciiTheme="minorHAnsi" w:eastAsiaTheme="minorHAnsi" w:hAnsiTheme="minorHAnsi" w:cstheme="minorBidi"/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807EC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780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CD076DB4944242BD8F10DB27929B21" ma:contentTypeVersion="14" ma:contentTypeDescription="Create a new document." ma:contentTypeScope="" ma:versionID="76d6280827467d84939e4694bc88b638">
  <xsd:schema xmlns:xsd="http://www.w3.org/2001/XMLSchema" xmlns:xs="http://www.w3.org/2001/XMLSchema" xmlns:p="http://schemas.microsoft.com/office/2006/metadata/properties" xmlns:ns2="6f1c3b6d-7f32-4752-9b60-8760effeb2ab" xmlns:ns3="b77b1af8-43ce-437e-80a0-2a6bb447a677" targetNamespace="http://schemas.microsoft.com/office/2006/metadata/properties" ma:root="true" ma:fieldsID="74c914b0449d12a5aaf279a9afdd045c" ns2:_="" ns3:_="">
    <xsd:import namespace="6f1c3b6d-7f32-4752-9b60-8760effeb2ab"/>
    <xsd:import namespace="b77b1af8-43ce-437e-80a0-2a6bb447a6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c3b6d-7f32-4752-9b60-8760effeb2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b76b242-6fdc-4a91-9ac1-a1e9a1762e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b1af8-43ce-437e-80a0-2a6bb447a67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126db1-2e22-4aaf-905e-438ac433fc2b}" ma:internalName="TaxCatchAll" ma:showField="CatchAllData" ma:web="b77b1af8-43ce-437e-80a0-2a6bb447a6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1c3b6d-7f32-4752-9b60-8760effeb2ab">
      <Terms xmlns="http://schemas.microsoft.com/office/infopath/2007/PartnerControls"/>
    </lcf76f155ced4ddcb4097134ff3c332f>
    <TaxCatchAll xmlns="b77b1af8-43ce-437e-80a0-2a6bb447a67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A2EFCA-97A3-4521-971B-758F229D8F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E97B61-DD5F-449F-A440-4AE7448FF9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1c3b6d-7f32-4752-9b60-8760effeb2ab"/>
    <ds:schemaRef ds:uri="b77b1af8-43ce-437e-80a0-2a6bb447a6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B74AE6-95DA-47C8-B6F9-FE64528A51D2}">
  <ds:schemaRefs>
    <ds:schemaRef ds:uri="http://schemas.microsoft.com/office/2006/metadata/properties"/>
    <ds:schemaRef ds:uri="http://schemas.microsoft.com/office/infopath/2007/PartnerControls"/>
    <ds:schemaRef ds:uri="6f1c3b6d-7f32-4752-9b60-8760effeb2ab"/>
    <ds:schemaRef ds:uri="b77b1af8-43ce-437e-80a0-2a6bb447a677"/>
  </ds:schemaRefs>
</ds:datastoreItem>
</file>

<file path=customXml/itemProps4.xml><?xml version="1.0" encoding="utf-8"?>
<ds:datastoreItem xmlns:ds="http://schemas.openxmlformats.org/officeDocument/2006/customXml" ds:itemID="{9530550C-BBB1-F84A-A087-B19AC1572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Opie</dc:creator>
  <cp:keywords/>
  <dc:description/>
  <cp:lastModifiedBy>Arthur Souza Rodrigues</cp:lastModifiedBy>
  <cp:revision>1</cp:revision>
  <dcterms:created xsi:type="dcterms:W3CDTF">2023-05-12T17:48:00Z</dcterms:created>
  <dcterms:modified xsi:type="dcterms:W3CDTF">2026-09-26T01:10:00Z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0x010100CBCD076DB4944242BD8F10DB27929B21</vt:lpwstr>
  </property>
  <property fmtid="{D5CDD505-2E9C-101B-9397-08002B2CF9AE}" pid="3" name="MediaServiceImageTags">
    <vt:lpwstr/>
  </property>
</Properties>
</file>