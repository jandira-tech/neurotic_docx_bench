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0ABB8" w14:textId="77777777" w:rsidR="00BB7FD6" w:rsidRDefault="00BB7FD6">
      <w:r>
        <w:t>file_</w:t>
      </w:r>
      <w:ins w:id="0" w:author="Arthur Souza Rodrigues" w:date="2026-07-10T21:50:00Z" w16du:dateUtc="2026-07-11T01:50:00Z">
        <w:r w:rsidR="00F4182D">
          <w:t>158</w:t>
        </w:r>
      </w:ins>
      <w:del w:id="1" w:author="Arthur Souza Rodrigues" w:date="2026-07-10T21:50:00Z" w16du:dateUtc="2026-07-11T01:50:00Z">
        <w:r>
          <w:delText>157</w:delText>
        </w:r>
      </w:del>
      <w:r>
        <w:t>.docx</w:t>
      </w:r>
    </w:p>
    <w:p w14:paraId="5666CD43" w14:textId="508D01AD" w:rsidR="00C65AC4" w:rsidRDefault="008C13E1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Underline Text Demo</w:t>
        </w:r>
      </w:ins>
    </w:p>
    <w:p w14:paraId="40DD5A08" w14:textId="77777777" w:rsidR="00C65AC4" w:rsidRDefault="008C13E1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Demonstrating underline formatting.</w:t>
        </w:r>
      </w:ins>
    </w:p>
    <w:p w14:paraId="32B77DA2" w14:textId="6F489FA0" w:rsidR="00CA6B09" w:rsidRDefault="008C13E1">
      <w:pPr>
        <w:rPr>
          <w:del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This text is underlined.</w:t>
        </w:r>
      </w:ins>
      <w:del w:id="8" w:author="Arthur Souza Rodrigues" w:date="2026-07-10T21:50:00Z" w16du:dateUtc="2026-07-11T01:50:00Z">
        <w:r>
          <w:delText>Marketing Strategy 2026</w:delText>
        </w:r>
      </w:del>
    </w:p>
    <w:p w14:paraId="445B75FC" w14:textId="77777777" w:rsidR="00CA6B09" w:rsidRDefault="008C13E1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Target Market: Small and Medium Businesses</w:delText>
        </w:r>
      </w:del>
    </w:p>
    <w:p w14:paraId="03CA1EFD" w14:textId="77777777" w:rsidR="00CA6B09" w:rsidRDefault="008C13E1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delText>Channels: Soci</w:delText>
        </w:r>
        <w:r>
          <w:delText xml:space="preserve"> and Podcasts</w:delText>
        </w:r>
        <w:r>
          <w:delText>al Media, Email, SEO</w:delText>
        </w:r>
      </w:del>
    </w:p>
    <w:p w14:paraId="7C138C99" w14:textId="77777777" w:rsidR="00CA6B09" w:rsidRDefault="008C13E1">
      <w:pPr>
        <w:rPr>
          <w:del w:id="13" w:author="Arthur Souza Rodrigues" w:date="2026-07-10T21:50:00Z" w16du:dateUtc="2026-07-11T01:50:00Z"/>
        </w:rPr>
      </w:pPr>
      <w:del w:id="14" w:author="Arthur Souza Rodrigues" w:date="2026-07-10T21:50:00Z" w16du:dateUtc="2026-07-11T01:50:00Z">
        <w:r>
          <w:delText>Budget Allocation: $200,000</w:delText>
        </w:r>
      </w:del>
    </w:p>
    <w:p w14:paraId="1505CEBC" w14:textId="77777777" w:rsidR="00CA6B09" w:rsidRDefault="008C13E1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Campaign Timeline: Q1-Q4</w:delText>
        </w:r>
      </w:del>
    </w:p>
    <w:p w14:paraId="1AD8AD3C" w14:textId="77777777" w:rsidR="00CA6B09" w:rsidRDefault="008C13E1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delText>Expected ROI: 250%</w:delText>
        </w:r>
      </w:del>
    </w:p>
    <w:p w14:paraId="057A8D59" w14:textId="77777777" w:rsidR="00CA6B09" w:rsidRDefault="008C13E1">
      <w:del w:id="19" w:author="Arthur Souza Rodrigues" w:date="2026-07-10T21:50:00Z" w16du:dateUtc="2026-07-11T01:50:00Z">
        <w:r>
          <w:delText>KPI: Customer Acquisition Cost under $500</w:delText>
        </w:r>
      </w:del>
    </w:p>
    <w:sectPr w:rsidR="00CA6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09"/>
    <w:rsid w:val="002A4F4B"/>
    <w:rsid w:val="00607FDE"/>
    <w:rsid w:val="00BB7FD6"/>
    <w:rsid w:val="00C65AC4"/>
    <w:rsid w:val="00CA6B09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D9F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