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28206" w14:textId="77777777" w:rsidR="003B6998" w:rsidRDefault="00C20EF2">
      <w:pPr>
        <w:rPr>
          <w:ins w:id="0" w:author="Author" w:date="2026-06-29T11:19:00Z" w16du:dateUtc="2026-06-29T15:19:00Z"/>
        </w:rPr>
      </w:pPr>
      <w:ins w:id="1" w:author="Author" w:date="2026-06-29T11:19:00Z" w16du:dateUtc="2026-06-29T15:19:00Z">
        <w:r>
          <w:t>Risk Assessment - Product Launch</w:t>
        </w:r>
      </w:ins>
    </w:p>
    <w:p w14:paraId="1FE2D934" w14:textId="77777777" w:rsidR="003B6998" w:rsidRDefault="00C20EF2">
      <w:pPr>
        <w:rPr>
          <w:ins w:id="2" w:author="Author" w:date="2026-06-29T11:19:00Z" w16du:dateUtc="2026-06-29T15:19:00Z"/>
        </w:rPr>
      </w:pPr>
      <w:ins w:id="3" w:author="Author" w:date="2026-06-29T11:19:00Z" w16du:dateUtc="2026-06-29T15:19:00Z">
        <w:r>
          <w:t>Project: New CRM System</w:t>
        </w:r>
      </w:ins>
    </w:p>
    <w:p w14:paraId="5CB35C22" w14:textId="77777777" w:rsidR="003B6998" w:rsidRDefault="00C20EF2">
      <w:pPr>
        <w:rPr>
          <w:ins w:id="4" w:author="Author" w:date="2026-06-29T11:19:00Z" w16du:dateUtc="2026-06-29T15:19:00Z"/>
        </w:rPr>
      </w:pPr>
      <w:ins w:id="5" w:author="Author" w:date="2026-06-29T11:19:00Z" w16du:dateUtc="2026-06-29T15:19:00Z">
        <w:r>
          <w:t>High Risk: Data migration errors</w:t>
        </w:r>
      </w:ins>
    </w:p>
    <w:p w14:paraId="67E25FB0" w14:textId="77777777" w:rsidR="003B6998" w:rsidRDefault="00C20EF2">
      <w:pPr>
        <w:rPr>
          <w:ins w:id="6" w:author="Author" w:date="2026-06-29T11:19:00Z" w16du:dateUtc="2026-06-29T15:19:00Z"/>
        </w:rPr>
      </w:pPr>
      <w:ins w:id="7" w:author="Author" w:date="2026-06-29T11:19:00Z" w16du:dateUtc="2026-06-29T15:19:00Z">
        <w:r>
          <w:t>Medium Risk: User adoption rate</w:t>
        </w:r>
      </w:ins>
    </w:p>
    <w:p w14:paraId="727DCCE2" w14:textId="77777777" w:rsidR="003B6998" w:rsidRDefault="00C20EF2">
      <w:pPr>
        <w:rPr>
          <w:ins w:id="8" w:author="Author" w:date="2026-06-29T11:19:00Z" w16du:dateUtc="2026-06-29T15:19:00Z"/>
        </w:rPr>
      </w:pPr>
      <w:ins w:id="9" w:author="Author" w:date="2026-06-29T11:19:00Z" w16du:dateUtc="2026-06-29T15:19:00Z">
        <w:r>
          <w:t>Low Risk: Integration delays</w:t>
        </w:r>
      </w:ins>
    </w:p>
    <w:p w14:paraId="5F29F428" w14:textId="77777777" w:rsidR="003B6998" w:rsidRDefault="00C20EF2">
      <w:pPr>
        <w:rPr>
          <w:ins w:id="10" w:author="Author" w:date="2026-06-29T11:19:00Z" w16du:dateUtc="2026-06-29T15:19:00Z"/>
        </w:rPr>
      </w:pPr>
      <w:ins w:id="11" w:author="Author" w:date="2026-06-29T11:19:00Z" w16du:dateUtc="2026-06-29T15:19:00Z">
        <w:r>
          <w:t>Mitigation Plan: Phased rollou</w:t>
        </w:r>
      </w:ins>
      <w:ins w:id="12" w:author="Online User" w:date="2026-05-14T18:20:00Z">
        <w:r>
          <w:t xml:space="preserve"> with testing</w:t>
        </w:r>
      </w:ins>
      <w:ins w:id="13" w:author="Author" w:date="2026-06-29T11:19:00Z" w16du:dateUtc="2026-06-29T15:19:00Z">
        <w:r>
          <w:t>t</w:t>
        </w:r>
      </w:ins>
    </w:p>
    <w:p w14:paraId="67889EAF" w14:textId="77777777" w:rsidR="003B6998" w:rsidRDefault="00C20EF2">
      <w:pPr>
        <w:rPr>
          <w:ins w:id="14" w:author="Author" w:date="2026-06-29T11:19:00Z" w16du:dateUtc="2026-06-29T15:19:00Z"/>
        </w:rPr>
      </w:pPr>
      <w:ins w:id="15" w:author="Author" w:date="2026-06-29T11:19:00Z" w16du:dateUtc="2026-06-29T15:19:00Z">
        <w:r>
          <w:t>Owner: IT Department</w:t>
        </w:r>
      </w:ins>
    </w:p>
    <w:p w14:paraId="7DE4939F" w14:textId="77777777" w:rsidR="00FC10B5" w:rsidRDefault="00C20EF2">
      <w:pPr>
        <w:jc w:val="right"/>
        <w:rPr>
          <w:del w:id="16" w:author="Author" w:date="2026-06-29T11:19:00Z" w16du:dateUtc="2026-06-29T15:19:00Z"/>
        </w:rPr>
      </w:pPr>
      <w:ins w:id="17" w:author="Author" w:date="2026-06-29T11:19:00Z" w16du:dateUtc="2026-06-29T15:19:00Z">
        <w:r>
          <w:t>Review Date: March 15, 2026</w:t>
        </w:r>
      </w:ins>
      <w:del w:id="18" w:author="Author" w:date="2026-06-29T11:19:00Z" w16du:dateUtc="2026-06-29T15:19:00Z">
        <w:r>
          <w:rPr>
            <w:b/>
            <w:bCs/>
          </w:rPr>
          <w:delText>Right Alignment Demo</w:delText>
        </w:r>
      </w:del>
    </w:p>
    <w:p w14:paraId="45004109" w14:textId="77777777" w:rsidR="00FC10B5" w:rsidRDefault="00C20EF2">
      <w:pPr>
        <w:jc w:val="right"/>
        <w:rPr>
          <w:del w:id="19" w:author="Author" w:date="2026-06-29T11:19:00Z" w16du:dateUtc="2026-06-29T15:19:00Z"/>
        </w:rPr>
      </w:pPr>
      <w:del w:id="20" w:author="Author" w:date="2026-06-29T11:19:00Z" w16du:dateUtc="2026-06-29T15:19:00Z">
        <w:r>
          <w:rPr>
            <w:b/>
            <w:bCs/>
          </w:rPr>
          <w:delText>This document demonstrates right alignment.</w:delText>
        </w:r>
      </w:del>
    </w:p>
    <w:p w14:paraId="35CBBCEE" w14:textId="77777777" w:rsidR="00FC10B5" w:rsidRDefault="00C20EF2">
      <w:pPr>
        <w:jc w:val="right"/>
        <w:rPr>
          <w:del w:id="21" w:author="Author" w:date="2026-06-29T11:19:00Z" w16du:dateUtc="2026-06-29T15:19:00Z"/>
        </w:rPr>
      </w:pPr>
      <w:del w:id="22" w:author="Author" w:date="2026-06-29T11:19:00Z" w16du:dateUtc="2026-06-29T15:19:00Z">
        <w:r>
          <w:rPr>
            <w:b/>
            <w:bCs/>
          </w:rPr>
          <w:delText>All text is aligned to the right margin.</w:delText>
        </w:r>
      </w:del>
    </w:p>
    <w:p w14:paraId="641BB4F3" w14:textId="77777777" w:rsidR="00FC10B5" w:rsidRDefault="00C20EF2">
      <w:pPr>
        <w:pPrChange w:id="23" w:author="Author" w:date="2026-06-29T11:19:00Z" w16du:dateUtc="2026-06-29T15:19:00Z">
          <w:pPr>
            <w:jc w:val="right"/>
          </w:pPr>
        </w:pPrChange>
      </w:pPr>
      <w:del w:id="24" w:author="Author" w:date="2026-06-29T11:19:00Z" w16du:dateUtc="2026-06-29T15:19:00Z">
        <w:r>
          <w:rPr>
            <w:b/>
            <w:bCs/>
          </w:rPr>
          <w:delText>Right alignment is used in certain layouts.</w:delText>
        </w:r>
      </w:del>
    </w:p>
    <w:sectPr w:rsidR="00FC10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0B5"/>
    <w:rsid w:val="00325BC5"/>
    <w:rsid w:val="00355F50"/>
    <w:rsid w:val="003B6998"/>
    <w:rsid w:val="00C20EF2"/>
    <w:rsid w:val="00FC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33283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2026-06-29T15:19:00Z</dcterms:modified>
</cp:coreProperties>
</file>