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6DB102" w14:textId="77777777" w:rsidR="002B2C5F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17:00Z" w16du:dateUtc="2026-09-22T16:17:00Z"/>
          <w:rFonts w:cstheme="minorHAnsi"/>
          <w:b/>
          <w:smallCaps/>
          <w:sz w:val="32"/>
          <w:szCs w:val="32"/>
        </w:rPr>
      </w:pPr>
      <w:ins w:id="4" w:author="Pribil-Kövesdy Döníz" w:date="2026-09-22T12:17:00Z" w16du:dateUtc="2026-09-22T16:1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92C5871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17:00Z" w16du:dateUtc="2026-09-22T16:17:00Z"/>
          <w:sz w:val="28"/>
          <w:szCs w:val="28"/>
        </w:rPr>
      </w:pPr>
      <w:ins w:id="6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7" w:author="Pribil-Kövesdy Döníz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8">
          <w:tblGrid>
            <w:gridCol w:w="2802"/>
            <w:gridCol w:w="1841"/>
            <w:gridCol w:w="4643"/>
            <w:gridCol w:w="4856"/>
          </w:tblGrid>
        </w:tblGridChange>
      </w:tblGrid>
      <w:tr w:rsidR="00624A22" w:rsidRPr="00FD3C31" w14:paraId="104DED76" w14:textId="5C446572" w:rsidTr="00AD06DF">
        <w:trPr>
          <w:trPrChange w:id="9" w:author="Pribil-Kövesdy Döníz" w:date="2026-09-22T12:17:00Z" w16du:dateUtc="2026-09-22T16:17:00Z">
            <w:trPr>
              <w:gridAfter w:val="1"/>
              <w:trHeight w:val="517"/>
            </w:trPr>
          </w:trPrChange>
        </w:trPr>
        <w:tc>
          <w:tcPr>
            <w:tcW w:w="2802" w:type="dxa"/>
            <w:tcPrChange w:id="10" w:author="Pribil-Kövesdy Döníz" w:date="2026-09-22T12:17:00Z" w16du:dateUtc="2026-09-22T16:17:00Z">
              <w:tcPr>
                <w:tcW w:w="9286" w:type="dxa"/>
                <w:gridSpan w:val="2"/>
                <w:tcBorders>
                  <w:bottom w:val="dotted" w:sz="4" w:space="0" w:color="auto"/>
                </w:tcBorders>
                <w:vAlign w:val="center"/>
              </w:tcPr>
            </w:tcPrChange>
          </w:tcPr>
          <w:p w14:paraId="5C0917C5" w14:textId="77777777" w:rsidR="00624A22" w:rsidRPr="00384DF9" w:rsidRDefault="00854C26" w:rsidP="00715085">
            <w:pPr>
              <w:framePr w:hSpace="180" w:wrap="around" w:vAnchor="page" w:hAnchor="margin" w:y="2621"/>
              <w:rPr>
                <w:del w:id="11" w:author="Pribil-Kövesdy Döníz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  <w:ins w:id="12" w:author="Pribil-Kövesdy Döníz" w:date="2026-09-22T12:17:00Z" w16du:dateUtc="2026-09-22T16:17:00Z">
              <w:r>
                <w:t>Név</w:t>
              </w:r>
            </w:ins>
          </w:p>
          <w:p w14:paraId="392EBE71" w14:textId="42236540" w:rsidR="00615674" w:rsidRDefault="007D5DC8" w:rsidP="00715085">
            <w:pPr>
              <w:framePr w:hSpace="180" w:wrap="around" w:vAnchor="page" w:hAnchor="margin" w:y="2621"/>
              <w:jc w:val="center"/>
              <w:rPr>
                <w:del w:id="13" w:author="Pribil-Kövesdy Döníz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14" w:author="Pribil-Kövesdy Döníz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 xml:space="preserve">Příloha ZD č. </w:delText>
              </w:r>
              <w:r w:rsidR="00E4376D">
                <w:rPr>
                  <w:rFonts w:ascii="Arial" w:hAnsi="Arial" w:cs="Arial"/>
                  <w:b/>
                  <w:sz w:val="26"/>
                  <w:szCs w:val="26"/>
                </w:rPr>
                <w:delText>7</w:delText>
              </w:r>
              <w:r w:rsidR="00624A22" w:rsidRPr="0019410C">
                <w:rPr>
                  <w:rFonts w:ascii="Arial" w:hAnsi="Arial" w:cs="Arial"/>
                  <w:b/>
                  <w:sz w:val="26"/>
                  <w:szCs w:val="26"/>
                </w:rPr>
                <w:delText xml:space="preserve"> – Seznam poddodavatelů </w:delText>
              </w:r>
              <w:r w:rsidR="00615674">
                <w:rPr>
                  <w:rFonts w:ascii="Arial" w:hAnsi="Arial" w:cs="Arial"/>
                  <w:b/>
                  <w:sz w:val="26"/>
                  <w:szCs w:val="26"/>
                </w:rPr>
                <w:delText xml:space="preserve">na plnění </w:delText>
              </w:r>
            </w:del>
          </w:p>
          <w:p w14:paraId="63E1CB56" w14:textId="01C68D7E" w:rsidR="00624A22" w:rsidRPr="0019410C" w:rsidRDefault="00615674" w:rsidP="00715085">
            <w:pPr>
              <w:framePr w:hSpace="180" w:wrap="around" w:vAnchor="page" w:hAnchor="margin" w:y="2621"/>
              <w:jc w:val="center"/>
              <w:rPr>
                <w:del w:id="15" w:author="Pribil-Kövesdy Döníz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16" w:author="Pribil-Kövesdy Döníz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>předmětu veřejné zakázky</w:delText>
              </w:r>
            </w:del>
          </w:p>
          <w:p w14:paraId="68429C39" w14:textId="535C71E2" w:rsidR="00624A22" w:rsidRPr="00E4376D" w:rsidRDefault="00624A22" w:rsidP="00715085">
            <w:pPr>
              <w:framePr w:hSpace="180" w:wrap="around" w:vAnchor="page" w:hAnchor="margin" w:y="2621"/>
              <w:jc w:val="center"/>
              <w:rPr>
                <w:del w:id="17" w:author="Pribil-Kövesdy Döníz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  <w:del w:id="18" w:author="Pribil-Kövesdy Döníz" w:date="2026-09-22T12:17:00Z" w16du:dateUtc="2026-09-22T16:17:00Z"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 xml:space="preserve">(vzorový </w:delText>
              </w:r>
              <w:r w:rsidR="00E4376D" w:rsidRPr="00E4376D">
                <w:rPr>
                  <w:rFonts w:ascii="Arial" w:hAnsi="Arial" w:cs="Arial"/>
                  <w:b/>
                  <w:sz w:val="24"/>
                  <w:szCs w:val="24"/>
                </w:rPr>
                <w:delText>dokument</w:delText>
              </w:r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>)</w:delText>
              </w:r>
            </w:del>
          </w:p>
          <w:p w14:paraId="5E702BD2" w14:textId="77777777" w:rsidR="00624A22" w:rsidRDefault="00624A22" w:rsidP="00391C9E">
            <w:pPr>
              <w:rPr>
                <w:rPrChange w:id="19" w:author="Pribil-Kövesdy Döníz" w:date="2026-09-22T12:17:00Z" w16du:dateUtc="2026-09-22T16:17:00Z">
                  <w:rPr>
                    <w:rFonts w:ascii="Arial" w:hAnsi="Arial" w:cs="Arial"/>
                    <w:b/>
                    <w:sz w:val="24"/>
                    <w:szCs w:val="24"/>
                  </w:rPr>
                </w:rPrChange>
              </w:rPr>
              <w:pPrChange w:id="20" w:author="Pribil-Kövesdy Döníz" w:date="2026-09-22T12:17:00Z" w16du:dateUtc="2026-09-22T16:17:00Z">
                <w:pPr>
                  <w:framePr w:hSpace="180" w:wrap="around" w:vAnchor="page" w:hAnchor="margin" w:y="2621"/>
                  <w:jc w:val="center"/>
                </w:pPr>
              </w:pPrChange>
            </w:pPr>
          </w:p>
        </w:tc>
        <w:tc>
          <w:tcPr>
            <w:tcW w:w="11340" w:type="dxa"/>
            <w:tcPrChange w:id="21" w:author="Pribil-Kövesdy Döníz" w:date="2026-09-22T12:17:00Z" w16du:dateUtc="2026-09-22T16:17:00Z">
              <w:tcPr>
                <w:tcW w:w="11340" w:type="dxa"/>
              </w:tcPr>
            </w:tcPrChange>
          </w:tcPr>
          <w:p w14:paraId="19AA9A4E" w14:textId="77777777" w:rsidR="00854C26" w:rsidRDefault="00854C26" w:rsidP="00391C9E">
            <w:pPr>
              <w:rPr>
                <w:lang w:val="hu-HU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  <w:tblPrChange w:id="22" w:author="Pribil-Kövesdy Döníz" w:date="2026-09-22T12:17:00Z" w16du:dateUtc="2026-09-22T16:17:00Z">
          <w:tblPr>
            <w:tblStyle w:val="TableGrid"/>
            <w:tblpPr w:leftFromText="180" w:rightFromText="180" w:vertAnchor="page" w:horzAnchor="margin" w:tblpY="2621"/>
            <w:tblW w:w="0" w:type="auto"/>
            <w:tbl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23">
          <w:tblGrid>
            <w:gridCol w:w="2802"/>
            <w:gridCol w:w="1841"/>
            <w:gridCol w:w="4643"/>
            <w:gridCol w:w="4856"/>
          </w:tblGrid>
        </w:tblGridChange>
      </w:tblGrid>
      <w:tr w:rsidR="0063386F" w:rsidRPr="00346492" w14:paraId="174D3961" w14:textId="3642A853" w:rsidTr="00AD06DF">
        <w:trPr>
          <w:trPrChange w:id="24" w:author="Pribil-Kövesdy Döníz" w:date="2026-09-22T12:17:00Z" w16du:dateUtc="2026-09-22T16:17:00Z">
            <w:trPr>
              <w:gridAfter w:val="1"/>
              <w:trHeight w:val="63"/>
            </w:trPr>
          </w:trPrChange>
        </w:trPr>
        <w:tc>
          <w:tcPr>
            <w:tcW w:w="2802" w:type="dxa"/>
            <w:tcPrChange w:id="25" w:author="Pribil-Kövesdy Döníz" w:date="2026-09-22T12:17:00Z" w16du:dateUtc="2026-09-22T16:17:00Z">
              <w:tcPr>
                <w:tcW w:w="9286" w:type="dxa"/>
                <w:gridSpan w:val="2"/>
                <w:tcBorders>
                  <w:top w:val="dotted" w:sz="4" w:space="0" w:color="auto"/>
                  <w:bottom w:val="dotted" w:sz="4" w:space="0" w:color="auto"/>
                </w:tcBorders>
                <w:shd w:val="pct20" w:color="auto" w:fill="auto"/>
                <w:vAlign w:val="center"/>
              </w:tcPr>
            </w:tcPrChange>
          </w:tcPr>
          <w:p w14:paraId="7D0A82EA" w14:textId="3DD1504B" w:rsidR="0063386F" w:rsidRDefault="00F520F7" w:rsidP="00F520F7">
            <w:pPr>
              <w:rPr>
                <w:rPrChange w:id="26" w:author="Pribil-Kövesdy Döníz" w:date="2026-09-22T12:17:00Z" w16du:dateUtc="2026-09-22T16:17:00Z">
                  <w:rPr>
                    <w:rFonts w:ascii="Arial" w:hAnsi="Arial" w:cs="Arial"/>
                    <w:b/>
                    <w:sz w:val="18"/>
                    <w:szCs w:val="18"/>
                  </w:rPr>
                </w:rPrChange>
              </w:rPr>
              <w:pPrChange w:id="27" w:author="Pribil-Kövesdy Döníz" w:date="2026-09-22T12:17:00Z" w16du:dateUtc="2026-09-22T16:17:00Z">
                <w:pPr>
                  <w:framePr w:hSpace="180" w:wrap="around" w:vAnchor="page" w:hAnchor="margin" w:y="2621"/>
                  <w:spacing w:before="120" w:after="120"/>
                </w:pPr>
              </w:pPrChange>
            </w:pPr>
            <w:ins w:id="28" w:author="Pribil-Kövesdy Döníz" w:date="2026-09-22T12:17:00Z" w16du:dateUtc="2026-09-22T16:17:00Z">
              <w:r>
                <w:t>B</w:t>
              </w:r>
              <w:r w:rsidR="00854C26">
                <w:t>eosztás</w:t>
              </w:r>
            </w:ins>
            <w:del w:id="29" w:author="Pribil-Kövesdy Döníz" w:date="2026-09-22T12:17:00Z" w16du:dateUtc="2026-09-22T16:17:00Z">
              <w:r w:rsidR="0063386F"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zadavatele a název veřejné zakázky:</w:delText>
              </w:r>
            </w:del>
          </w:p>
        </w:tc>
        <w:tc>
          <w:tcPr>
            <w:tcW w:w="11340" w:type="dxa"/>
            <w:tcPrChange w:id="30" w:author="Pribil-Kövesdy Döníz" w:date="2026-09-22T12:17:00Z" w16du:dateUtc="2026-09-22T16:17:00Z">
              <w:tcPr>
                <w:tcW w:w="11340" w:type="dxa"/>
              </w:tcPr>
            </w:tcPrChange>
          </w:tcPr>
          <w:p w14:paraId="1D54D21D" w14:textId="77777777" w:rsidR="00854C26" w:rsidRDefault="00854C26" w:rsidP="00391C9E">
            <w:pPr>
              <w:rPr>
                <w:lang w:val="hu-HU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3002"/>
        <w:gridCol w:w="2698"/>
        <w:gridCol w:w="2299"/>
        <w:gridCol w:w="920"/>
      </w:tblGrid>
      <w:tr w:rsidR="0063386F" w:rsidRPr="00346492" w14:paraId="397F7B3E" w14:textId="77777777" w:rsidTr="00715085">
        <w:trPr>
          <w:trHeight w:val="641"/>
          <w:del w:id="31" w:author="Pribil-Kövesdy Döníz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0AC15104" w14:textId="17E03AFE" w:rsidR="0063386F" w:rsidRPr="00346492" w:rsidRDefault="0063386F" w:rsidP="00715085">
            <w:pPr>
              <w:rPr>
                <w:del w:id="32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3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Zadavatel veřejné zakázky: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</w:tcPr>
          <w:p w14:paraId="33270B50" w14:textId="3BA3010B" w:rsidR="0063386F" w:rsidRPr="00346492" w:rsidRDefault="0063386F" w:rsidP="00715085">
            <w:pPr>
              <w:pStyle w:val="Default"/>
              <w:rPr>
                <w:del w:id="34" w:author="Pribil-Kövesdy Döníz" w:date="2026-09-22T12:17:00Z" w16du:dateUtc="2026-09-22T16:17:00Z"/>
                <w:b/>
                <w:sz w:val="18"/>
                <w:szCs w:val="18"/>
              </w:rPr>
            </w:pPr>
            <w:del w:id="35" w:author="Pribil-Kövesdy Döníz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>Název: Město</w:delText>
              </w:r>
              <w:r w:rsidR="00E4376D">
                <w:rPr>
                  <w:b/>
                  <w:sz w:val="18"/>
                  <w:szCs w:val="18"/>
                </w:rPr>
                <w:delText xml:space="preserve"> Bruntál</w:delText>
              </w:r>
            </w:del>
          </w:p>
          <w:p w14:paraId="7BE9C5CA" w14:textId="2E268367" w:rsidR="0063386F" w:rsidRPr="00346492" w:rsidRDefault="0063386F" w:rsidP="00715085">
            <w:pPr>
              <w:pStyle w:val="Default"/>
              <w:rPr>
                <w:del w:id="36" w:author="Pribil-Kövesdy Döníz" w:date="2026-09-22T12:17:00Z" w16du:dateUtc="2026-09-22T16:17:00Z"/>
                <w:b/>
                <w:sz w:val="18"/>
                <w:szCs w:val="18"/>
              </w:rPr>
            </w:pPr>
            <w:del w:id="37" w:author="Pribil-Kövesdy Döníz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 xml:space="preserve">Adresa: </w:delText>
              </w:r>
              <w:r w:rsidR="00E4376D">
                <w:rPr>
                  <w:b/>
                  <w:sz w:val="18"/>
                  <w:szCs w:val="18"/>
                </w:rPr>
                <w:delText>Nádražní 994/20, 792 01 Bruntál 1</w:delText>
              </w:r>
            </w:del>
          </w:p>
          <w:p w14:paraId="023EAD00" w14:textId="79974CE6" w:rsidR="0063386F" w:rsidRPr="00346492" w:rsidRDefault="0063386F" w:rsidP="00715085">
            <w:pPr>
              <w:rPr>
                <w:del w:id="38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9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IČ/DIČ: 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 / CZ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</w:del>
          </w:p>
        </w:tc>
      </w:tr>
      <w:tr w:rsidR="0063386F" w:rsidRPr="00346492" w14:paraId="10FEFF4B" w14:textId="77777777" w:rsidTr="00715085">
        <w:trPr>
          <w:trHeight w:val="63"/>
          <w:del w:id="40" w:author="Pribil-Kövesdy Döníz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B35862B" w14:textId="423A869C" w:rsidR="0063386F" w:rsidRPr="00346492" w:rsidRDefault="0063386F" w:rsidP="00715085">
            <w:pPr>
              <w:rPr>
                <w:del w:id="41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2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Název veřejné zakázky: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</w:tcPr>
          <w:p w14:paraId="35A4DEAA" w14:textId="0724AACE" w:rsidR="0063386F" w:rsidRPr="00346492" w:rsidRDefault="00E4376D" w:rsidP="00715085">
            <w:pPr>
              <w:rPr>
                <w:del w:id="43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4" w:author="Pribil-Kövesdy Döníz" w:date="2026-09-22T12:17:00Z" w16du:dateUtc="2026-09-22T16:17:00Z">
              <w:r>
                <w:rPr>
                  <w:rFonts w:ascii="Arial" w:hAnsi="Arial" w:cs="Arial"/>
                  <w:b/>
                  <w:sz w:val="18"/>
                  <w:szCs w:val="18"/>
                </w:rPr>
                <w:delText xml:space="preserve">Modernizace veřejného osvětlení </w:delText>
              </w:r>
              <w:r w:rsidR="00361A26">
                <w:rPr>
                  <w:rFonts w:ascii="Arial" w:hAnsi="Arial" w:cs="Arial"/>
                  <w:b/>
                  <w:sz w:val="18"/>
                  <w:szCs w:val="18"/>
                </w:rPr>
                <w:delText>M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ěsto Bruntál</w:delText>
              </w:r>
            </w:del>
          </w:p>
        </w:tc>
      </w:tr>
      <w:tr w:rsidR="0063386F" w:rsidRPr="00346492" w14:paraId="29B4ACFE" w14:textId="77777777" w:rsidTr="00715085">
        <w:trPr>
          <w:trHeight w:val="86"/>
          <w:del w:id="45" w:author="Pribil-Kövesdy Döníz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49DC7656" w14:textId="685AA54D" w:rsidR="0063386F" w:rsidRPr="00346492" w:rsidRDefault="0063386F" w:rsidP="00715085">
            <w:pPr>
              <w:spacing w:before="120" w:after="120"/>
              <w:rPr>
                <w:del w:id="46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47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účastníka zadávacího řízení:</w:delText>
              </w:r>
            </w:del>
          </w:p>
        </w:tc>
      </w:tr>
      <w:tr w:rsidR="0063386F" w:rsidRPr="00346492" w14:paraId="6C756F1B" w14:textId="77777777" w:rsidTr="00715085">
        <w:trPr>
          <w:trHeight w:val="192"/>
          <w:del w:id="48" w:author="Pribil-Kövesdy Döníz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</w:tcPr>
          <w:p w14:paraId="3A1B7956" w14:textId="77777777" w:rsidR="0063386F" w:rsidRPr="00346492" w:rsidRDefault="0063386F" w:rsidP="00715085">
            <w:pPr>
              <w:rPr>
                <w:del w:id="49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0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Účastník zadávacího řízení:</w:delText>
              </w:r>
            </w:del>
          </w:p>
          <w:p w14:paraId="135D4765" w14:textId="4B0A9A54" w:rsidR="0063386F" w:rsidRPr="00346492" w:rsidRDefault="0063386F" w:rsidP="00715085">
            <w:pPr>
              <w:rPr>
                <w:del w:id="51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2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(obchodní firma nebo název organizace)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  <w:vAlign w:val="center"/>
          </w:tcPr>
          <w:p w14:paraId="226A8B79" w14:textId="77777777" w:rsidR="0063386F" w:rsidRPr="00346492" w:rsidRDefault="0063386F" w:rsidP="00715085">
            <w:pPr>
              <w:jc w:val="center"/>
              <w:rPr>
                <w:del w:id="53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16AEC0C" w14:textId="77777777" w:rsidTr="00715085">
        <w:trPr>
          <w:trHeight w:val="198"/>
          <w:del w:id="54" w:author="Pribil-Kövesdy Döníz" w:date="2026-09-22T12:17:00Z" w16du:dateUtc="2026-09-22T16:17:00Z"/>
        </w:trPr>
        <w:tc>
          <w:tcPr>
            <w:tcW w:w="6067" w:type="dxa"/>
            <w:gridSpan w:val="3"/>
          </w:tcPr>
          <w:p w14:paraId="41AB74DF" w14:textId="77777777" w:rsidR="0063386F" w:rsidRPr="00346492" w:rsidRDefault="0063386F" w:rsidP="00715085">
            <w:pPr>
              <w:rPr>
                <w:del w:id="55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6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Sídlo:</w:delText>
              </w:r>
            </w:del>
          </w:p>
          <w:p w14:paraId="3130BF0A" w14:textId="69AF651A" w:rsidR="0063386F" w:rsidRPr="00346492" w:rsidRDefault="0063386F" w:rsidP="00715085">
            <w:pPr>
              <w:rPr>
                <w:del w:id="57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58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(celá adresa včetně PSČ)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2C10F3EF" w14:textId="77777777" w:rsidR="0063386F" w:rsidRPr="00346492" w:rsidRDefault="0063386F" w:rsidP="00715085">
            <w:pPr>
              <w:jc w:val="center"/>
              <w:rPr>
                <w:del w:id="59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BBFAEAC" w14:textId="77777777" w:rsidTr="00715085">
        <w:trPr>
          <w:trHeight w:val="76"/>
          <w:del w:id="60" w:author="Pribil-Kövesdy Döníz" w:date="2026-09-22T12:17:00Z" w16du:dateUtc="2026-09-22T16:17:00Z"/>
        </w:trPr>
        <w:tc>
          <w:tcPr>
            <w:tcW w:w="6067" w:type="dxa"/>
            <w:gridSpan w:val="3"/>
            <w:vAlign w:val="center"/>
          </w:tcPr>
          <w:p w14:paraId="7F03528E" w14:textId="08C68B56" w:rsidR="0063386F" w:rsidRPr="00346492" w:rsidRDefault="0063386F" w:rsidP="00715085">
            <w:pPr>
              <w:rPr>
                <w:del w:id="61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62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IČ: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6606BE4E" w14:textId="77777777" w:rsidR="0063386F" w:rsidRPr="00346492" w:rsidRDefault="0063386F" w:rsidP="00715085">
            <w:pPr>
              <w:jc w:val="center"/>
              <w:rPr>
                <w:del w:id="63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664A93A6" w14:textId="77777777" w:rsidTr="00715085">
        <w:trPr>
          <w:trHeight w:val="136"/>
          <w:del w:id="64" w:author="Pribil-Kövesdy Döníz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194AA6D" w14:textId="43DC2381" w:rsidR="0063386F" w:rsidRPr="00346492" w:rsidRDefault="0063386F" w:rsidP="00715085">
            <w:pPr>
              <w:rPr>
                <w:del w:id="65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66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DIČ: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  <w:vAlign w:val="center"/>
          </w:tcPr>
          <w:p w14:paraId="3DEA7300" w14:textId="77777777" w:rsidR="0063386F" w:rsidRPr="00346492" w:rsidRDefault="0063386F" w:rsidP="00715085">
            <w:pPr>
              <w:jc w:val="center"/>
              <w:rPr>
                <w:del w:id="67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3D4B45A9" w14:textId="77777777" w:rsidTr="00715085">
        <w:trPr>
          <w:trHeight w:val="63"/>
          <w:del w:id="68" w:author="Pribil-Kövesdy Döníz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1379A8BE" w14:textId="64195D61" w:rsidR="0063386F" w:rsidRPr="00346492" w:rsidRDefault="0063386F" w:rsidP="00715085">
            <w:pPr>
              <w:spacing w:before="120" w:after="120"/>
              <w:rPr>
                <w:del w:id="69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70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Seznam poddodavatelů:</w:delText>
              </w:r>
            </w:del>
          </w:p>
        </w:tc>
      </w:tr>
      <w:tr w:rsidR="0063386F" w:rsidRPr="00346492" w14:paraId="53D1388F" w14:textId="77777777" w:rsidTr="00715085">
        <w:trPr>
          <w:trHeight w:val="641"/>
          <w:del w:id="71" w:author="Pribil-Kövesdy Döníz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del w:id="7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73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</w:delText>
              </w:r>
            </w:del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del w:id="74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75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Specifikace části plnění zakázky, kterou má </w:delText>
              </w:r>
              <w:r w:rsidRPr="00346492"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delText>účastník zadávacího řízení</w:delText>
              </w:r>
              <w:r w:rsidRPr="00346492">
                <w:rPr>
                  <w:rFonts w:ascii="Arial" w:hAnsi="Arial" w:cs="Arial"/>
                  <w:color w:val="000000"/>
                  <w:sz w:val="18"/>
                  <w:szCs w:val="18"/>
                </w:rPr>
                <w:delText xml:space="preserve"> 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v úmyslu zadat poddodavateli</w:delText>
              </w:r>
            </w:del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del w:id="76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77" w:author="Pribil-Kövesdy Döníz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% podíl na plnění zakázky</w:delText>
              </w:r>
            </w:del>
          </w:p>
        </w:tc>
      </w:tr>
      <w:tr w:rsidR="00346492" w:rsidRPr="00346492" w14:paraId="4A417B12" w14:textId="77777777" w:rsidTr="00715085">
        <w:trPr>
          <w:trHeight w:val="269"/>
          <w:del w:id="78" w:author="Pribil-Kövesdy Döníz" w:date="2026-09-22T12:17:00Z" w16du:dateUtc="2026-09-22T16:17:00Z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del w:id="7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8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1.</w:delText>
              </w:r>
            </w:del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del w:id="8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82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del w:id="8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del w:id="8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del w:id="8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  <w:del w:id="86" w:author="Pribil-Kövesdy Döníz" w:date="2026-09-22T12:17:00Z" w16du:dateUtc="2026-09-22T16:17:00Z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del w:id="8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del w:id="8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8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del w:id="9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del w:id="9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del w:id="9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  <w:del w:id="93" w:author="Pribil-Kövesdy Döníz" w:date="2026-09-22T12:17:00Z" w16du:dateUtc="2026-09-22T16:17:00Z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del w:id="9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del w:id="9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96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del w:id="9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del w:id="9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del w:id="9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  <w:del w:id="100" w:author="Pribil-Kövesdy Döníz" w:date="2026-09-22T12:17:00Z" w16du:dateUtc="2026-09-22T16:17:00Z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del w:id="10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del w:id="10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03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</w:delText>
              </w:r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/DIČ</w:delText>
              </w:r>
              <w:r w:rsidRPr="00346492">
                <w:rPr>
                  <w:rFonts w:ascii="Arial" w:hAnsi="Arial" w:cs="Arial"/>
                  <w:sz w:val="18"/>
                  <w:szCs w:val="18"/>
                </w:rPr>
                <w:delText>:</w:delText>
              </w:r>
            </w:del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del w:id="10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del w:id="10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del w:id="10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  <w:del w:id="107" w:author="Pribil-Kövesdy Döníz" w:date="2026-09-22T12:17:00Z" w16du:dateUtc="2026-09-22T16:17:00Z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del w:id="10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del w:id="10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1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del w:id="11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del w:id="11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del w:id="11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  <w:del w:id="114" w:author="Pribil-Kövesdy Döníz" w:date="2026-09-22T12:17:00Z" w16du:dateUtc="2026-09-22T16:17:00Z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del w:id="11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del w:id="11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17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del w:id="11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del w:id="11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del w:id="12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  <w:del w:id="121" w:author="Pribil-Kövesdy Döníz" w:date="2026-09-22T12:17:00Z" w16du:dateUtc="2026-09-22T16:17:00Z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del w:id="12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del w:id="12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24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del w:id="12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del w:id="12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del w:id="12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  <w:del w:id="128" w:author="Pribil-Kövesdy Döníz" w:date="2026-09-22T12:17:00Z" w16du:dateUtc="2026-09-22T16:17:00Z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del w:id="12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del w:id="13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31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del w:id="13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del w:id="13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del w:id="13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  <w:del w:id="135" w:author="Pribil-Kövesdy Döníz" w:date="2026-09-22T12:17:00Z" w16du:dateUtc="2026-09-22T16:17:00Z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del w:id="13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del w:id="13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216F1E2" w14:textId="77777777" w:rsidTr="00715085">
        <w:trPr>
          <w:del w:id="138" w:author="Pribil-Kövesdy Döníz" w:date="2026-09-22T12:17:00Z" w16du:dateUtc="2026-09-22T16:17:00Z"/>
        </w:trPr>
        <w:tc>
          <w:tcPr>
            <w:tcW w:w="367" w:type="dxa"/>
            <w:vMerge w:val="restart"/>
          </w:tcPr>
          <w:p w14:paraId="3BE73259" w14:textId="77777777" w:rsidR="003112D2" w:rsidRPr="00346492" w:rsidRDefault="003112D2" w:rsidP="00715085">
            <w:pPr>
              <w:rPr>
                <w:del w:id="13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4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2.</w:delText>
              </w:r>
            </w:del>
          </w:p>
        </w:tc>
        <w:tc>
          <w:tcPr>
            <w:tcW w:w="3002" w:type="dxa"/>
            <w:vAlign w:val="center"/>
          </w:tcPr>
          <w:p w14:paraId="2F835A06" w14:textId="6D9A6440" w:rsidR="003112D2" w:rsidRPr="00346492" w:rsidRDefault="003112D2" w:rsidP="00715085">
            <w:pPr>
              <w:rPr>
                <w:del w:id="14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42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5D215BEA" w14:textId="77777777" w:rsidR="003112D2" w:rsidRPr="00346492" w:rsidRDefault="003112D2" w:rsidP="00715085">
            <w:pPr>
              <w:rPr>
                <w:del w:id="14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63D001A3" w14:textId="77777777" w:rsidR="003112D2" w:rsidRPr="00346492" w:rsidRDefault="003112D2" w:rsidP="00715085">
            <w:pPr>
              <w:rPr>
                <w:del w:id="14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3DDBBE0E" w14:textId="77777777" w:rsidR="003112D2" w:rsidRPr="00346492" w:rsidRDefault="003112D2" w:rsidP="00715085">
            <w:pPr>
              <w:rPr>
                <w:del w:id="14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715085">
        <w:trPr>
          <w:del w:id="146" w:author="Pribil-Kövesdy Döníz" w:date="2026-09-22T12:17:00Z" w16du:dateUtc="2026-09-22T16:17:00Z"/>
        </w:trPr>
        <w:tc>
          <w:tcPr>
            <w:tcW w:w="367" w:type="dxa"/>
            <w:vMerge/>
          </w:tcPr>
          <w:p w14:paraId="354A39ED" w14:textId="77777777" w:rsidR="003112D2" w:rsidRPr="00346492" w:rsidRDefault="003112D2" w:rsidP="00715085">
            <w:pPr>
              <w:rPr>
                <w:del w:id="14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B9D163B" w14:textId="19BA0180" w:rsidR="003112D2" w:rsidRPr="00346492" w:rsidRDefault="003112D2" w:rsidP="00715085">
            <w:pPr>
              <w:rPr>
                <w:del w:id="14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4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46ACD2B" w14:textId="77777777" w:rsidR="003112D2" w:rsidRPr="00346492" w:rsidRDefault="003112D2" w:rsidP="00715085">
            <w:pPr>
              <w:rPr>
                <w:del w:id="15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04DCEA7" w14:textId="77777777" w:rsidR="003112D2" w:rsidRPr="00346492" w:rsidRDefault="003112D2" w:rsidP="00715085">
            <w:pPr>
              <w:rPr>
                <w:del w:id="15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FDA2F3" w14:textId="77777777" w:rsidR="003112D2" w:rsidRPr="00346492" w:rsidRDefault="003112D2" w:rsidP="00715085">
            <w:pPr>
              <w:rPr>
                <w:del w:id="15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715085">
        <w:trPr>
          <w:del w:id="153" w:author="Pribil-Kövesdy Döníz" w:date="2026-09-22T12:17:00Z" w16du:dateUtc="2026-09-22T16:17:00Z"/>
        </w:trPr>
        <w:tc>
          <w:tcPr>
            <w:tcW w:w="367" w:type="dxa"/>
            <w:vMerge/>
          </w:tcPr>
          <w:p w14:paraId="6EFADD7B" w14:textId="77777777" w:rsidR="003112D2" w:rsidRPr="00346492" w:rsidRDefault="003112D2" w:rsidP="00715085">
            <w:pPr>
              <w:rPr>
                <w:del w:id="15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0F9738" w14:textId="7A10DF28" w:rsidR="003112D2" w:rsidRPr="00346492" w:rsidRDefault="003112D2" w:rsidP="00715085">
            <w:pPr>
              <w:rPr>
                <w:del w:id="15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56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6290999" w14:textId="77777777" w:rsidR="003112D2" w:rsidRPr="00346492" w:rsidRDefault="003112D2" w:rsidP="00715085">
            <w:pPr>
              <w:rPr>
                <w:del w:id="15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F620CA4" w14:textId="77777777" w:rsidR="003112D2" w:rsidRPr="00346492" w:rsidRDefault="003112D2" w:rsidP="00715085">
            <w:pPr>
              <w:rPr>
                <w:del w:id="15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F8BFC84" w14:textId="77777777" w:rsidR="003112D2" w:rsidRPr="00346492" w:rsidRDefault="003112D2" w:rsidP="00715085">
            <w:pPr>
              <w:rPr>
                <w:del w:id="15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715085">
        <w:trPr>
          <w:del w:id="160" w:author="Pribil-Kövesdy Döníz" w:date="2026-09-22T12:17:00Z" w16du:dateUtc="2026-09-22T16:17:00Z"/>
        </w:trPr>
        <w:tc>
          <w:tcPr>
            <w:tcW w:w="367" w:type="dxa"/>
            <w:vMerge/>
          </w:tcPr>
          <w:p w14:paraId="607613EC" w14:textId="77777777" w:rsidR="003112D2" w:rsidRPr="00346492" w:rsidRDefault="003112D2" w:rsidP="00715085">
            <w:pPr>
              <w:rPr>
                <w:del w:id="16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CE727B7" w14:textId="744DF525" w:rsidR="003112D2" w:rsidRPr="00346492" w:rsidRDefault="003112D2" w:rsidP="00715085">
            <w:pPr>
              <w:rPr>
                <w:del w:id="16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63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3AEB6F4C" w14:textId="77777777" w:rsidR="003112D2" w:rsidRPr="00346492" w:rsidRDefault="003112D2" w:rsidP="00715085">
            <w:pPr>
              <w:rPr>
                <w:del w:id="16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5198BF3" w14:textId="77777777" w:rsidR="003112D2" w:rsidRPr="00346492" w:rsidRDefault="003112D2" w:rsidP="00715085">
            <w:pPr>
              <w:rPr>
                <w:del w:id="16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01AE535" w14:textId="77777777" w:rsidR="003112D2" w:rsidRPr="00346492" w:rsidRDefault="003112D2" w:rsidP="00715085">
            <w:pPr>
              <w:rPr>
                <w:del w:id="16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596B290" w14:textId="77777777" w:rsidTr="00715085">
        <w:trPr>
          <w:del w:id="167" w:author="Pribil-Kövesdy Döníz" w:date="2026-09-22T12:17:00Z" w16du:dateUtc="2026-09-22T16:17:00Z"/>
        </w:trPr>
        <w:tc>
          <w:tcPr>
            <w:tcW w:w="367" w:type="dxa"/>
            <w:vMerge/>
          </w:tcPr>
          <w:p w14:paraId="43B7AA43" w14:textId="77777777" w:rsidR="003112D2" w:rsidRPr="00346492" w:rsidRDefault="003112D2" w:rsidP="00715085">
            <w:pPr>
              <w:rPr>
                <w:del w:id="16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del w:id="16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del w:id="17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5C566E7" w14:textId="77777777" w:rsidR="003112D2" w:rsidRPr="00346492" w:rsidRDefault="003112D2" w:rsidP="00715085">
            <w:pPr>
              <w:rPr>
                <w:del w:id="17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1098741" w14:textId="77777777" w:rsidR="003112D2" w:rsidRPr="00346492" w:rsidRDefault="003112D2" w:rsidP="00715085">
            <w:pPr>
              <w:rPr>
                <w:del w:id="17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rPr>
          <w:del w:id="174" w:author="Pribil-Kövesdy Döníz" w:date="2026-09-22T12:17:00Z" w16du:dateUtc="2026-09-22T16:17:00Z"/>
        </w:trPr>
        <w:tc>
          <w:tcPr>
            <w:tcW w:w="367" w:type="dxa"/>
            <w:vMerge/>
          </w:tcPr>
          <w:p w14:paraId="214D1202" w14:textId="77777777" w:rsidR="003112D2" w:rsidRPr="00346492" w:rsidRDefault="003112D2" w:rsidP="00715085">
            <w:pPr>
              <w:rPr>
                <w:del w:id="17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del w:id="17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77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del w:id="17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5407BBC" w14:textId="77777777" w:rsidR="003112D2" w:rsidRPr="00346492" w:rsidRDefault="003112D2" w:rsidP="00715085">
            <w:pPr>
              <w:rPr>
                <w:del w:id="17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5D7BB47" w14:textId="77777777" w:rsidR="003112D2" w:rsidRPr="00346492" w:rsidRDefault="003112D2" w:rsidP="00715085">
            <w:pPr>
              <w:rPr>
                <w:del w:id="18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rPr>
          <w:del w:id="181" w:author="Pribil-Kövesdy Döníz" w:date="2026-09-22T12:17:00Z" w16du:dateUtc="2026-09-22T16:17:00Z"/>
        </w:trPr>
        <w:tc>
          <w:tcPr>
            <w:tcW w:w="367" w:type="dxa"/>
            <w:vMerge/>
          </w:tcPr>
          <w:p w14:paraId="43978764" w14:textId="77777777" w:rsidR="003112D2" w:rsidRPr="00346492" w:rsidRDefault="003112D2" w:rsidP="00715085">
            <w:pPr>
              <w:rPr>
                <w:del w:id="18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del w:id="18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84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del w:id="18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EE6329F" w14:textId="77777777" w:rsidR="003112D2" w:rsidRPr="00346492" w:rsidRDefault="003112D2" w:rsidP="00715085">
            <w:pPr>
              <w:rPr>
                <w:del w:id="18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0310588" w14:textId="77777777" w:rsidR="003112D2" w:rsidRPr="00346492" w:rsidRDefault="003112D2" w:rsidP="00715085">
            <w:pPr>
              <w:rPr>
                <w:del w:id="18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  <w:del w:id="188" w:author="Pribil-Kövesdy Döníz" w:date="2026-09-22T12:17:00Z" w16du:dateUtc="2026-09-22T16:17:00Z"/>
        </w:trPr>
        <w:tc>
          <w:tcPr>
            <w:tcW w:w="367" w:type="dxa"/>
            <w:vMerge/>
          </w:tcPr>
          <w:p w14:paraId="57DC15C3" w14:textId="77777777" w:rsidR="003112D2" w:rsidRPr="00346492" w:rsidRDefault="003112D2" w:rsidP="00715085">
            <w:pPr>
              <w:rPr>
                <w:del w:id="18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del w:id="19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191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del w:id="19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72DC39" w14:textId="77777777" w:rsidR="003112D2" w:rsidRPr="00346492" w:rsidRDefault="003112D2" w:rsidP="00715085">
            <w:pPr>
              <w:rPr>
                <w:del w:id="19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37754F8" w14:textId="77777777" w:rsidR="003112D2" w:rsidRPr="00346492" w:rsidRDefault="003112D2" w:rsidP="00715085">
            <w:pPr>
              <w:rPr>
                <w:del w:id="19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  <w:del w:id="195" w:author="Pribil-Kövesdy Döníz" w:date="2026-09-22T12:17:00Z" w16du:dateUtc="2026-09-22T16:17:00Z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del w:id="19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del w:id="19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rPr>
          <w:del w:id="198" w:author="Pribil-Kövesdy Döníz" w:date="2026-09-22T12:17:00Z" w16du:dateUtc="2026-09-22T16:17:00Z"/>
        </w:trPr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del w:id="19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3.</w:delText>
              </w:r>
            </w:del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del w:id="20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2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del w:id="20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del w:id="20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del w:id="20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rPr>
          <w:del w:id="206" w:author="Pribil-Kövesdy Döníz" w:date="2026-09-22T12:17:00Z" w16du:dateUtc="2026-09-22T16:17:00Z"/>
        </w:trPr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del w:id="20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del w:id="20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0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del w:id="21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del w:id="21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del w:id="21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rPr>
          <w:del w:id="213" w:author="Pribil-Kövesdy Döníz" w:date="2026-09-22T12:17:00Z" w16du:dateUtc="2026-09-22T16:17:00Z"/>
        </w:trPr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del w:id="21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del w:id="21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16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del w:id="21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del w:id="21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del w:id="21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rPr>
          <w:del w:id="220" w:author="Pribil-Kövesdy Döníz" w:date="2026-09-22T12:17:00Z" w16du:dateUtc="2026-09-22T16:17:00Z"/>
        </w:trPr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del w:id="22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del w:id="22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23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del w:id="22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del w:id="22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del w:id="22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rPr>
          <w:del w:id="227" w:author="Pribil-Kövesdy Döníz" w:date="2026-09-22T12:17:00Z" w16du:dateUtc="2026-09-22T16:17:00Z"/>
        </w:trPr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del w:id="22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del w:id="22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3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del w:id="23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del w:id="23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del w:id="23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rPr>
          <w:del w:id="234" w:author="Pribil-Kövesdy Döníz" w:date="2026-09-22T12:17:00Z" w16du:dateUtc="2026-09-22T16:17:00Z"/>
        </w:trPr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del w:id="23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del w:id="23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37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del w:id="23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del w:id="23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del w:id="24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rPr>
          <w:del w:id="241" w:author="Pribil-Kövesdy Döníz" w:date="2026-09-22T12:17:00Z" w16du:dateUtc="2026-09-22T16:17:00Z"/>
        </w:trPr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del w:id="24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del w:id="24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44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del w:id="24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del w:id="24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del w:id="24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  <w:del w:id="248" w:author="Pribil-Kövesdy Döníz" w:date="2026-09-22T12:17:00Z" w16du:dateUtc="2026-09-22T16:17:00Z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del w:id="24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del w:id="25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51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del w:id="25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del w:id="25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del w:id="25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  <w:del w:id="255" w:author="Pribil-Kövesdy Döníz" w:date="2026-09-22T12:17:00Z" w16du:dateUtc="2026-09-22T16:17:00Z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del w:id="256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  <w:del w:id="257" w:author="Pribil-Kövesdy Döníz" w:date="2026-09-22T12:17:00Z" w16du:dateUtc="2026-09-22T16:17:00Z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del w:id="25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5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4.</w:delText>
              </w:r>
            </w:del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del w:id="26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61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del w:id="26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del w:id="26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del w:id="26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  <w:del w:id="265" w:author="Pribil-Kövesdy Döníz" w:date="2026-09-22T12:17:00Z" w16du:dateUtc="2026-09-22T16:17:00Z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del w:id="26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del w:id="26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68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del w:id="26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del w:id="27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del w:id="27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  <w:del w:id="272" w:author="Pribil-Kövesdy Döníz" w:date="2026-09-22T12:17:00Z" w16du:dateUtc="2026-09-22T16:17:00Z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del w:id="27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del w:id="27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75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del w:id="27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del w:id="27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del w:id="27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  <w:del w:id="279" w:author="Pribil-Kövesdy Döníz" w:date="2026-09-22T12:17:00Z" w16du:dateUtc="2026-09-22T16:17:00Z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del w:id="28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del w:id="28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82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del w:id="28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del w:id="28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del w:id="28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  <w:del w:id="286" w:author="Pribil-Kövesdy Döníz" w:date="2026-09-22T12:17:00Z" w16du:dateUtc="2026-09-22T16:17:00Z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del w:id="28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del w:id="28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8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del w:id="29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del w:id="29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del w:id="29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  <w:del w:id="293" w:author="Pribil-Kövesdy Döníz" w:date="2026-09-22T12:17:00Z" w16du:dateUtc="2026-09-22T16:17:00Z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del w:id="29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del w:id="29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296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del w:id="29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del w:id="29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del w:id="29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  <w:del w:id="300" w:author="Pribil-Kövesdy Döníz" w:date="2026-09-22T12:17:00Z" w16du:dateUtc="2026-09-22T16:17:00Z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del w:id="30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del w:id="30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03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del w:id="30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del w:id="30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del w:id="30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  <w:del w:id="307" w:author="Pribil-Kövesdy Döníz" w:date="2026-09-22T12:17:00Z" w16du:dateUtc="2026-09-22T16:17:00Z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del w:id="30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del w:id="30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0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del w:id="31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del w:id="31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del w:id="31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  <w:del w:id="314" w:author="Pribil-Kövesdy Döníz" w:date="2026-09-22T12:17:00Z" w16du:dateUtc="2026-09-22T16:17:00Z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del w:id="31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del w:id="31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rPr>
          <w:del w:id="317" w:author="Pribil-Kövesdy Döníz" w:date="2026-09-22T12:17:00Z" w16du:dateUtc="2026-09-22T16:17:00Z"/>
        </w:trPr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del w:id="31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1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5.</w:delText>
              </w:r>
            </w:del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del w:id="32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1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del w:id="32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del w:id="32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del w:id="32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rPr>
          <w:del w:id="325" w:author="Pribil-Kövesdy Döníz" w:date="2026-09-22T12:17:00Z" w16du:dateUtc="2026-09-22T16:17:00Z"/>
        </w:trPr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del w:id="32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del w:id="32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28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del w:id="32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del w:id="33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del w:id="33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rPr>
          <w:del w:id="332" w:author="Pribil-Kövesdy Döníz" w:date="2026-09-22T12:17:00Z" w16du:dateUtc="2026-09-22T16:17:00Z"/>
        </w:trPr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del w:id="33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del w:id="33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35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del w:id="33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del w:id="33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del w:id="33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rPr>
          <w:del w:id="339" w:author="Pribil-Kövesdy Döníz" w:date="2026-09-22T12:17:00Z" w16du:dateUtc="2026-09-22T16:17:00Z"/>
        </w:trPr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del w:id="34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del w:id="34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2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del w:id="34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del w:id="34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del w:id="34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rPr>
          <w:del w:id="346" w:author="Pribil-Kövesdy Döníz" w:date="2026-09-22T12:17:00Z" w16du:dateUtc="2026-09-22T16:17:00Z"/>
        </w:trPr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del w:id="34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del w:id="34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9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del w:id="35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del w:id="35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del w:id="35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rPr>
          <w:del w:id="353" w:author="Pribil-Kövesdy Döníz" w:date="2026-09-22T12:17:00Z" w16du:dateUtc="2026-09-22T16:17:00Z"/>
        </w:trPr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del w:id="35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del w:id="35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6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del w:id="35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del w:id="35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del w:id="35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rPr>
          <w:del w:id="360" w:author="Pribil-Kövesdy Döníz" w:date="2026-09-22T12:17:00Z" w16du:dateUtc="2026-09-22T16:17:00Z"/>
        </w:trPr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del w:id="36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del w:id="36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3" w:author="Pribil-Kövesdy Döníz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del w:id="364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del w:id="36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del w:id="36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rPr>
          <w:del w:id="367" w:author="Pribil-Kövesdy Döníz" w:date="2026-09-22T12:17:00Z" w16du:dateUtc="2026-09-22T16:17:00Z"/>
        </w:trPr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del w:id="36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rPr>
          <w:del w:id="369" w:author="Pribil-Kövesdy Döníz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del w:id="37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71" w:author="Pribil-Kövesdy Döníz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Datum a místo zpracování nabídky:</w:delText>
              </w:r>
            </w:del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del w:id="372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rPr>
          <w:del w:id="373" w:author="Pribil-Kövesdy Döníz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del w:id="374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75" w:author="Pribil-Kövesdy Döníz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Jméno a příjmení osoby podepisující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seznam poddodavatelů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, tzn. osoby oprávněné jednat jménem či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řízení:</w:delText>
              </w:r>
            </w:del>
          </w:p>
          <w:p w14:paraId="53403D49" w14:textId="344CF934" w:rsidR="00346492" w:rsidRPr="002F2F12" w:rsidRDefault="00346492" w:rsidP="00715085">
            <w:pPr>
              <w:rPr>
                <w:del w:id="376" w:author="Pribil-Kövesdy Döníz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77" w:author="Pribil-Kövesdy Döníz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(tiskacím)</w:delText>
              </w:r>
            </w:del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del w:id="37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del w:id="37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del w:id="380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del w:id="381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rPr>
          <w:del w:id="382" w:author="Pribil-Kövesdy Döníz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del w:id="383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4" w:author="Pribil-Kövesdy Döníz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Podpis osoby oprávněné jednat jménem nebo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 / razítko:</w:delText>
              </w:r>
            </w:del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del w:id="385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del w:id="386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del w:id="387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del w:id="388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del w:id="389" w:author="Pribil-Kövesdy Döníz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p w14:paraId="4F94E123" w14:textId="77777777" w:rsidR="00854C26" w:rsidRPr="00854C26" w:rsidRDefault="00854C26" w:rsidP="0061350B">
      <w:pPr>
        <w:spacing w:before="360" w:line="240" w:lineRule="auto"/>
        <w:rPr>
          <w:ins w:id="390" w:author="Pribil-Kövesdy Döníz" w:date="2026-09-22T12:17:00Z" w16du:dateUtc="2026-09-22T16:17:00Z"/>
          <w:sz w:val="28"/>
          <w:szCs w:val="28"/>
        </w:rPr>
      </w:pPr>
      <w:ins w:id="391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5364C7BF" w14:textId="77777777" w:rsidTr="0061350B">
        <w:trPr>
          <w:trHeight w:val="1168"/>
          <w:ins w:id="392" w:author="Pribil-Kövesdy Döníz" w:date="2026-09-22T12:17:00Z" w16du:dateUtc="2026-09-22T16:17:00Z"/>
        </w:trPr>
        <w:tc>
          <w:tcPr>
            <w:tcW w:w="2802" w:type="dxa"/>
          </w:tcPr>
          <w:p w14:paraId="1D8DD7CE" w14:textId="77777777" w:rsidR="00854C26" w:rsidRDefault="00A236F9" w:rsidP="00391C9E">
            <w:pPr>
              <w:rPr>
                <w:ins w:id="393" w:author="Pribil-Kövesdy Döníz" w:date="2026-09-22T12:17:00Z" w16du:dateUtc="2026-09-22T16:17:00Z"/>
              </w:rPr>
            </w:pPr>
            <w:ins w:id="394" w:author="Pribil-Kövesdy Döníz" w:date="2026-09-22T12:17:00Z" w16du:dateUtc="2026-09-22T16:17:00Z">
              <w:r>
                <w:t>Mobilitás típusa</w:t>
              </w:r>
            </w:ins>
          </w:p>
          <w:p w14:paraId="659CB660" w14:textId="77777777" w:rsidR="00A236F9" w:rsidRDefault="00A236F9" w:rsidP="00391C9E">
            <w:pPr>
              <w:rPr>
                <w:ins w:id="395" w:author="Pribil-Kövesdy Döníz" w:date="2026-09-22T12:17:00Z" w16du:dateUtc="2026-09-22T16:17:00Z"/>
              </w:rPr>
            </w:pPr>
            <w:ins w:id="396" w:author="Pribil-Kövesdy Döníz" w:date="2026-09-22T12:17:00Z" w16du:dateUtc="2026-09-22T16:1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80D7816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397" w:author="Pribil-Kövesdy Döníz" w:date="2026-09-22T12:17:00Z" w16du:dateUtc="2026-09-22T16:17:00Z"/>
              </w:rPr>
            </w:pPr>
            <w:ins w:id="398" w:author="Pribil-Kövesdy Döníz" w:date="2026-09-22T12:17:00Z" w16du:dateUtc="2026-09-22T16:17:00Z">
              <w:r>
                <w:t>szakmai továbbképzés</w:t>
              </w:r>
            </w:ins>
          </w:p>
          <w:p w14:paraId="47C4BD75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399" w:author="Pribil-Kövesdy Döníz" w:date="2026-09-22T12:17:00Z" w16du:dateUtc="2026-09-22T16:17:00Z"/>
              </w:rPr>
            </w:pPr>
            <w:ins w:id="400" w:author="Pribil-Kövesdy Döníz" w:date="2026-09-22T12:17:00Z" w16du:dateUtc="2026-09-22T16:17:00Z">
              <w:r>
                <w:t>nyelvtanfolyam</w:t>
              </w:r>
            </w:ins>
          </w:p>
          <w:p w14:paraId="61A506B2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401" w:author="Pribil-Kövesdy Döníz" w:date="2026-09-22T12:17:00Z" w16du:dateUtc="2026-09-22T16:17:00Z"/>
              </w:rPr>
            </w:pPr>
            <w:ins w:id="402" w:author="Pribil-Kövesdy Döníz" w:date="2026-09-22T12:17:00Z" w16du:dateUtc="2026-09-22T16:1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2FEC8A9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403" w:author="Pribil-Kövesdy Döníz" w:date="2026-09-22T12:17:00Z" w16du:dateUtc="2026-09-22T16:17:00Z"/>
              </w:rPr>
            </w:pPr>
            <w:ins w:id="404" w:author="Pribil-Kövesdy Döníz" w:date="2026-09-22T12:17:00Z" w16du:dateUtc="2026-09-22T16:17:00Z">
              <w:r>
                <w:t>oktatási tevékenység</w:t>
              </w:r>
            </w:ins>
          </w:p>
        </w:tc>
      </w:tr>
      <w:tr w:rsidR="00A236F9" w14:paraId="03DA1A44" w14:textId="77777777" w:rsidTr="00AD06DF">
        <w:trPr>
          <w:ins w:id="405" w:author="Pribil-Kövesdy Döníz" w:date="2026-09-22T12:17:00Z" w16du:dateUtc="2026-09-22T16:17:00Z"/>
        </w:trPr>
        <w:tc>
          <w:tcPr>
            <w:tcW w:w="2802" w:type="dxa"/>
          </w:tcPr>
          <w:p w14:paraId="5C4FC7BF" w14:textId="77777777" w:rsidR="00A236F9" w:rsidRDefault="00A236F9" w:rsidP="00391C9E">
            <w:pPr>
              <w:rPr>
                <w:ins w:id="406" w:author="Pribil-Kövesdy Döníz" w:date="2026-09-22T12:17:00Z" w16du:dateUtc="2026-09-22T16:17:00Z"/>
              </w:rPr>
            </w:pPr>
            <w:ins w:id="407" w:author="Pribil-Kövesdy Döníz" w:date="2026-09-22T12:17:00Z" w16du:dateUtc="2026-09-22T16:17:00Z">
              <w:r>
                <w:t>Továbbképzés címe</w:t>
              </w:r>
            </w:ins>
          </w:p>
          <w:p w14:paraId="7BAED0A9" w14:textId="77777777" w:rsidR="00A236F9" w:rsidRDefault="00A236F9" w:rsidP="00391C9E">
            <w:pPr>
              <w:rPr>
                <w:ins w:id="408" w:author="Pribil-Kövesdy Döníz" w:date="2026-09-22T12:17:00Z" w16du:dateUtc="2026-09-22T16:17:00Z"/>
              </w:rPr>
            </w:pPr>
            <w:ins w:id="409" w:author="Pribil-Kövesdy Döníz" w:date="2026-09-22T12:17:00Z" w16du:dateUtc="2026-09-22T16:17:00Z">
              <w:r>
                <w:t>(amennyiben releváns)</w:t>
              </w:r>
            </w:ins>
          </w:p>
        </w:tc>
        <w:tc>
          <w:tcPr>
            <w:tcW w:w="11340" w:type="dxa"/>
          </w:tcPr>
          <w:p w14:paraId="7C87E145" w14:textId="77777777" w:rsidR="00A236F9" w:rsidRDefault="00A236F9" w:rsidP="00391C9E">
            <w:pPr>
              <w:rPr>
                <w:ins w:id="410" w:author="Pribil-Kövesdy Döníz" w:date="2026-09-22T12:17:00Z" w16du:dateUtc="2026-09-22T16:17:00Z"/>
              </w:rPr>
            </w:pPr>
          </w:p>
        </w:tc>
      </w:tr>
      <w:tr w:rsidR="00A236F9" w14:paraId="30440310" w14:textId="77777777" w:rsidTr="0061350B">
        <w:trPr>
          <w:trHeight w:val="428"/>
          <w:ins w:id="411" w:author="Pribil-Kövesdy Döníz" w:date="2026-09-22T12:17:00Z" w16du:dateUtc="2026-09-22T16:17:00Z"/>
        </w:trPr>
        <w:tc>
          <w:tcPr>
            <w:tcW w:w="2802" w:type="dxa"/>
          </w:tcPr>
          <w:p w14:paraId="612E6277" w14:textId="77777777" w:rsidR="00A236F9" w:rsidRDefault="00A236F9" w:rsidP="00391C9E">
            <w:pPr>
              <w:rPr>
                <w:ins w:id="412" w:author="Pribil-Kövesdy Döníz" w:date="2026-09-22T12:17:00Z" w16du:dateUtc="2026-09-22T16:17:00Z"/>
              </w:rPr>
            </w:pPr>
            <w:ins w:id="413" w:author="Pribil-Kövesdy Döníz" w:date="2026-09-22T12:17:00Z" w16du:dateUtc="2026-09-22T16:1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B845F2C" w14:textId="77777777" w:rsidR="005E7FFD" w:rsidRDefault="005E7FFD" w:rsidP="00391C9E">
            <w:pPr>
              <w:rPr>
                <w:ins w:id="414" w:author="Pribil-Kövesdy Döníz" w:date="2026-09-22T12:17:00Z" w16du:dateUtc="2026-09-22T16:17:00Z"/>
              </w:rPr>
            </w:pPr>
          </w:p>
        </w:tc>
      </w:tr>
      <w:tr w:rsidR="005E7FFD" w14:paraId="2A6038A5" w14:textId="77777777" w:rsidTr="0061350B">
        <w:trPr>
          <w:trHeight w:val="703"/>
          <w:ins w:id="415" w:author="Pribil-Kövesdy Döníz" w:date="2026-09-22T12:17:00Z" w16du:dateUtc="2026-09-22T16:17:00Z"/>
        </w:trPr>
        <w:tc>
          <w:tcPr>
            <w:tcW w:w="2802" w:type="dxa"/>
          </w:tcPr>
          <w:p w14:paraId="3C363BC1" w14:textId="77777777" w:rsidR="005E7FFD" w:rsidRDefault="005E7FFD" w:rsidP="00391C9E">
            <w:pPr>
              <w:rPr>
                <w:ins w:id="416" w:author="Pribil-Kövesdy Döníz" w:date="2026-09-22T12:17:00Z" w16du:dateUtc="2026-09-22T16:17:00Z"/>
              </w:rPr>
            </w:pPr>
            <w:ins w:id="417" w:author="Pribil-Kövesdy Döníz" w:date="2026-09-22T12:17:00Z" w16du:dateUtc="2026-09-22T16:17:00Z">
              <w:r>
                <w:t>Fogadó intézmény típusa</w:t>
              </w:r>
            </w:ins>
          </w:p>
          <w:p w14:paraId="079F24C6" w14:textId="77777777" w:rsidR="005E7FFD" w:rsidRDefault="005E7FFD" w:rsidP="00391C9E">
            <w:pPr>
              <w:rPr>
                <w:ins w:id="418" w:author="Pribil-Kövesdy Döníz" w:date="2026-09-22T12:17:00Z" w16du:dateUtc="2026-09-22T16:17:00Z"/>
              </w:rPr>
            </w:pPr>
            <w:ins w:id="419" w:author="Pribil-Kövesdy Döníz" w:date="2026-09-22T12:17:00Z" w16du:dateUtc="2026-09-22T16:1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7F52623E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20" w:author="Pribil-Kövesdy Döníz" w:date="2026-09-22T12:17:00Z" w16du:dateUtc="2026-09-22T16:17:00Z"/>
              </w:rPr>
            </w:pPr>
            <w:ins w:id="421" w:author="Pribil-Kövesdy Döníz" w:date="2026-09-22T12:17:00Z" w16du:dateUtc="2026-09-22T16:17:00Z">
              <w:r>
                <w:t>oktatási intézmény</w:t>
              </w:r>
            </w:ins>
          </w:p>
          <w:p w14:paraId="168FEC12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22" w:author="Pribil-Kövesdy Döníz" w:date="2026-09-22T12:17:00Z" w16du:dateUtc="2026-09-22T16:17:00Z"/>
              </w:rPr>
            </w:pPr>
            <w:ins w:id="423" w:author="Pribil-Kövesdy Döníz" w:date="2026-09-22T12:17:00Z" w16du:dateUtc="2026-09-22T16:17:00Z">
              <w:r>
                <w:t>továbbképző intézmény</w:t>
              </w:r>
            </w:ins>
          </w:p>
        </w:tc>
      </w:tr>
      <w:tr w:rsidR="00A236F9" w14:paraId="61F3A2E9" w14:textId="77777777" w:rsidTr="00AD06DF">
        <w:trPr>
          <w:ins w:id="424" w:author="Pribil-Kövesdy Döníz" w:date="2026-09-22T12:17:00Z" w16du:dateUtc="2026-09-22T16:17:00Z"/>
        </w:trPr>
        <w:tc>
          <w:tcPr>
            <w:tcW w:w="2802" w:type="dxa"/>
          </w:tcPr>
          <w:p w14:paraId="4869DE12" w14:textId="77777777" w:rsidR="00A236F9" w:rsidRDefault="00A236F9" w:rsidP="00391C9E">
            <w:pPr>
              <w:rPr>
                <w:ins w:id="425" w:author="Pribil-Kövesdy Döníz" w:date="2026-09-22T12:17:00Z" w16du:dateUtc="2026-09-22T16:17:00Z"/>
              </w:rPr>
            </w:pPr>
            <w:ins w:id="426" w:author="Pribil-Kövesdy Döníz" w:date="2026-09-22T12:17:00Z" w16du:dateUtc="2026-09-22T16:17:00Z">
              <w:r>
                <w:t>Fogadó ország</w:t>
              </w:r>
            </w:ins>
          </w:p>
        </w:tc>
        <w:tc>
          <w:tcPr>
            <w:tcW w:w="11340" w:type="dxa"/>
          </w:tcPr>
          <w:p w14:paraId="207920FF" w14:textId="77777777" w:rsidR="00A236F9" w:rsidRDefault="00A236F9" w:rsidP="00391C9E">
            <w:pPr>
              <w:rPr>
                <w:ins w:id="427" w:author="Pribil-Kövesdy Döníz" w:date="2026-09-22T12:17:00Z" w16du:dateUtc="2026-09-22T16:17:00Z"/>
              </w:rPr>
            </w:pPr>
          </w:p>
        </w:tc>
      </w:tr>
      <w:tr w:rsidR="00A236F9" w14:paraId="79684947" w14:textId="77777777" w:rsidTr="00AD06DF">
        <w:trPr>
          <w:ins w:id="428" w:author="Pribil-Kövesdy Döníz" w:date="2026-09-22T12:17:00Z" w16du:dateUtc="2026-09-22T16:17:00Z"/>
        </w:trPr>
        <w:tc>
          <w:tcPr>
            <w:tcW w:w="2802" w:type="dxa"/>
          </w:tcPr>
          <w:p w14:paraId="5ABDC166" w14:textId="77777777" w:rsidR="00A236F9" w:rsidRDefault="00A236F9" w:rsidP="00391C9E">
            <w:pPr>
              <w:rPr>
                <w:ins w:id="429" w:author="Pribil-Kövesdy Döníz" w:date="2026-09-22T12:17:00Z" w16du:dateUtc="2026-09-22T16:17:00Z"/>
              </w:rPr>
            </w:pPr>
            <w:ins w:id="430" w:author="Pribil-Kövesdy Döníz" w:date="2026-09-22T12:17:00Z" w16du:dateUtc="2026-09-22T16:17:00Z">
              <w:r>
                <w:t>Munkanyelv</w:t>
              </w:r>
            </w:ins>
          </w:p>
        </w:tc>
        <w:tc>
          <w:tcPr>
            <w:tcW w:w="11340" w:type="dxa"/>
          </w:tcPr>
          <w:p w14:paraId="3CB15074" w14:textId="77777777" w:rsidR="00A236F9" w:rsidRDefault="00A236F9" w:rsidP="00391C9E">
            <w:pPr>
              <w:rPr>
                <w:ins w:id="431" w:author="Pribil-Kövesdy Döníz" w:date="2026-09-22T12:17:00Z" w16du:dateUtc="2026-09-22T16:17:00Z"/>
              </w:rPr>
            </w:pPr>
          </w:p>
        </w:tc>
      </w:tr>
      <w:tr w:rsidR="00A236F9" w14:paraId="4B4E0A55" w14:textId="77777777" w:rsidTr="00AD06DF">
        <w:trPr>
          <w:ins w:id="432" w:author="Pribil-Kövesdy Döníz" w:date="2026-09-22T12:17:00Z" w16du:dateUtc="2026-09-22T16:17:00Z"/>
        </w:trPr>
        <w:tc>
          <w:tcPr>
            <w:tcW w:w="2802" w:type="dxa"/>
          </w:tcPr>
          <w:p w14:paraId="30D03283" w14:textId="77777777" w:rsidR="00A236F9" w:rsidRDefault="00A236F9" w:rsidP="00391C9E">
            <w:pPr>
              <w:rPr>
                <w:ins w:id="433" w:author="Pribil-Kövesdy Döníz" w:date="2026-09-22T12:17:00Z" w16du:dateUtc="2026-09-22T16:17:00Z"/>
              </w:rPr>
            </w:pPr>
            <w:ins w:id="434" w:author="Pribil-Kövesdy Döníz" w:date="2026-09-22T12:17:00Z" w16du:dateUtc="2026-09-22T16:17:00Z">
              <w:r>
                <w:t>Mobilitás időtartama</w:t>
              </w:r>
            </w:ins>
          </w:p>
          <w:p w14:paraId="3E2E9FE2" w14:textId="77777777" w:rsidR="00A236F9" w:rsidRDefault="00A236F9" w:rsidP="00AD06DF">
            <w:pPr>
              <w:rPr>
                <w:ins w:id="435" w:author="Pribil-Kövesdy Döníz" w:date="2026-09-22T12:17:00Z" w16du:dateUtc="2026-09-22T16:17:00Z"/>
              </w:rPr>
            </w:pPr>
            <w:ins w:id="436" w:author="Pribil-Kövesdy Döníz" w:date="2026-09-22T12:17:00Z" w16du:dateUtc="2026-09-22T16:1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DB88835" w14:textId="77777777" w:rsidR="00A236F9" w:rsidRDefault="00A236F9" w:rsidP="0061350B">
            <w:pPr>
              <w:ind w:firstLine="882"/>
              <w:rPr>
                <w:ins w:id="437" w:author="Pribil-Kövesdy Döníz" w:date="2026-09-22T12:17:00Z" w16du:dateUtc="2026-09-22T16:17:00Z"/>
              </w:rPr>
            </w:pPr>
            <w:ins w:id="438" w:author="Pribil-Kövesdy Döníz" w:date="2026-09-22T12:17:00Z" w16du:dateUtc="2026-09-22T16:17:00Z">
              <w:r>
                <w:t>nap</w:t>
              </w:r>
            </w:ins>
          </w:p>
        </w:tc>
      </w:tr>
    </w:tbl>
    <w:p w14:paraId="0BEF37BF" w14:textId="77777777" w:rsidR="0061350B" w:rsidRDefault="0061350B">
      <w:pPr>
        <w:rPr>
          <w:ins w:id="439" w:author="Pribil-Kövesdy Döníz" w:date="2026-09-22T12:17:00Z" w16du:dateUtc="2026-09-22T16:17:00Z"/>
          <w:sz w:val="28"/>
          <w:szCs w:val="28"/>
          <w:highlight w:val="lightGray"/>
        </w:rPr>
      </w:pPr>
      <w:ins w:id="440" w:author="Pribil-Kövesdy Döníz" w:date="2026-09-22T12:17:00Z" w16du:dateUtc="2026-09-22T16:17:00Z">
        <w:r>
          <w:rPr>
            <w:sz w:val="28"/>
            <w:szCs w:val="28"/>
            <w:highlight w:val="lightGray"/>
          </w:rPr>
          <w:br w:type="page"/>
        </w:r>
      </w:ins>
    </w:p>
    <w:p w14:paraId="733A5E32" w14:textId="77777777" w:rsidR="007A6560" w:rsidRPr="007C10F6" w:rsidRDefault="007C10F6" w:rsidP="007C10F6">
      <w:pPr>
        <w:spacing w:line="240" w:lineRule="auto"/>
        <w:rPr>
          <w:ins w:id="441" w:author="Pribil-Kövesdy Döníz" w:date="2026-09-22T12:17:00Z" w16du:dateUtc="2026-09-22T16:17:00Z"/>
          <w:sz w:val="28"/>
          <w:szCs w:val="28"/>
        </w:rPr>
      </w:pPr>
      <w:ins w:id="442" w:author="Pribil-Kövesdy Döníz" w:date="2026-09-22T12:17:00Z" w16du:dateUtc="2026-09-22T16:1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78DF6EA9" w14:textId="77777777" w:rsidTr="007A6560">
        <w:trPr>
          <w:ins w:id="443" w:author="Pribil-Kövesdy Döníz" w:date="2026-09-22T12:17:00Z" w16du:dateUtc="2026-09-22T16:17:00Z"/>
        </w:trPr>
        <w:tc>
          <w:tcPr>
            <w:tcW w:w="4714" w:type="dxa"/>
          </w:tcPr>
          <w:p w14:paraId="213C8CC4" w14:textId="77777777" w:rsidR="007A6560" w:rsidRPr="004B3A33" w:rsidRDefault="007A6560" w:rsidP="007A6560">
            <w:pPr>
              <w:rPr>
                <w:ins w:id="444" w:author="Pribil-Kövesdy Döníz" w:date="2026-09-22T12:17:00Z" w16du:dateUtc="2026-09-22T16:17:00Z"/>
                <w:b/>
                <w:bCs/>
              </w:rPr>
            </w:pPr>
            <w:ins w:id="445" w:author="Pribil-Kövesdy Döníz" w:date="2026-09-22T12:17:00Z" w16du:dateUtc="2026-09-22T16:1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2AF1048F" w14:textId="77777777" w:rsidR="007A6560" w:rsidRPr="00AD06DF" w:rsidRDefault="007A6560" w:rsidP="007A6560">
            <w:pPr>
              <w:rPr>
                <w:ins w:id="446" w:author="Pribil-Kövesdy Döníz" w:date="2026-09-22T12:17:00Z" w16du:dateUtc="2026-09-22T16:17:00Z"/>
              </w:rPr>
            </w:pPr>
            <w:ins w:id="447" w:author="Pribil-Kövesdy Döníz" w:date="2026-09-22T12:17:00Z" w16du:dateUtc="2026-09-22T16:1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B48B51E" w14:textId="77777777" w:rsidR="007A6560" w:rsidRPr="004B3A33" w:rsidRDefault="007A6560" w:rsidP="007A6560">
            <w:pPr>
              <w:rPr>
                <w:ins w:id="448" w:author="Pribil-Kövesdy Döníz" w:date="2026-09-22T12:17:00Z" w16du:dateUtc="2026-09-22T16:17:00Z"/>
                <w:b/>
                <w:bCs/>
              </w:rPr>
            </w:pPr>
            <w:ins w:id="449" w:author="Pribil-Kövesdy Döníz" w:date="2026-09-22T12:17:00Z" w16du:dateUtc="2026-09-22T16:1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F593191" w14:textId="77777777" w:rsidR="007A6560" w:rsidRPr="00AD06DF" w:rsidRDefault="007A6560" w:rsidP="004B3A33">
            <w:pPr>
              <w:rPr>
                <w:ins w:id="450" w:author="Pribil-Kövesdy Döníz" w:date="2026-09-22T12:17:00Z" w16du:dateUtc="2026-09-22T16:17:00Z"/>
              </w:rPr>
            </w:pPr>
            <w:ins w:id="451" w:author="Pribil-Kövesdy Döníz" w:date="2026-09-22T12:17:00Z" w16du:dateUtc="2026-09-22T16:1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BCF5049" w14:textId="77777777" w:rsidR="004B3A33" w:rsidRDefault="007A6560" w:rsidP="007A6560">
            <w:pPr>
              <w:rPr>
                <w:ins w:id="452" w:author="Pribil-Kövesdy Döníz" w:date="2026-09-22T12:17:00Z" w16du:dateUtc="2026-09-22T16:17:00Z"/>
              </w:rPr>
            </w:pPr>
            <w:ins w:id="453" w:author="Pribil-Kövesdy Döníz" w:date="2026-09-22T12:17:00Z" w16du:dateUtc="2026-09-22T16:1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B47B45F" w14:textId="77777777" w:rsidR="007A6560" w:rsidRPr="00AD06DF" w:rsidRDefault="004B3A33" w:rsidP="007A6560">
            <w:pPr>
              <w:rPr>
                <w:ins w:id="454" w:author="Pribil-Kövesdy Döníz" w:date="2026-09-22T12:17:00Z" w16du:dateUtc="2026-09-22T16:17:00Z"/>
              </w:rPr>
            </w:pPr>
            <w:ins w:id="455" w:author="Pribil-Kövesdy Döníz" w:date="2026-09-22T12:17:00Z" w16du:dateUtc="2026-09-22T16:1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73E2A9D" w14:textId="77777777" w:rsidTr="007C10F6">
        <w:trPr>
          <w:trHeight w:val="2994"/>
          <w:ins w:id="456" w:author="Pribil-Kövesdy Döníz" w:date="2026-09-22T12:17:00Z" w16du:dateUtc="2026-09-22T16:17:00Z"/>
        </w:trPr>
        <w:tc>
          <w:tcPr>
            <w:tcW w:w="4714" w:type="dxa"/>
          </w:tcPr>
          <w:p w14:paraId="2EA5348B" w14:textId="77777777" w:rsidR="007A6560" w:rsidRDefault="007A6560" w:rsidP="00391C9E">
            <w:pPr>
              <w:rPr>
                <w:ins w:id="457" w:author="Pribil-Kövesdy Döníz" w:date="2026-09-22T12:17:00Z" w16du:dateUtc="2026-09-22T16:17:00Z"/>
              </w:rPr>
            </w:pPr>
          </w:p>
        </w:tc>
        <w:tc>
          <w:tcPr>
            <w:tcW w:w="4715" w:type="dxa"/>
          </w:tcPr>
          <w:p w14:paraId="12DD8899" w14:textId="77777777" w:rsidR="007A6560" w:rsidRDefault="007A6560" w:rsidP="00391C9E">
            <w:pPr>
              <w:rPr>
                <w:ins w:id="458" w:author="Pribil-Kövesdy Döníz" w:date="2026-09-22T12:17:00Z" w16du:dateUtc="2026-09-22T16:17:00Z"/>
              </w:rPr>
            </w:pPr>
          </w:p>
        </w:tc>
        <w:tc>
          <w:tcPr>
            <w:tcW w:w="4715" w:type="dxa"/>
          </w:tcPr>
          <w:p w14:paraId="57CE0FBA" w14:textId="77777777" w:rsidR="007A6560" w:rsidRDefault="007A6560" w:rsidP="00391C9E">
            <w:pPr>
              <w:rPr>
                <w:ins w:id="459" w:author="Pribil-Kövesdy Döníz" w:date="2026-09-22T12:17:00Z" w16du:dateUtc="2026-09-22T16:17:00Z"/>
              </w:rPr>
            </w:pPr>
          </w:p>
        </w:tc>
      </w:tr>
    </w:tbl>
    <w:p w14:paraId="46F58CEC" w14:textId="77777777" w:rsidR="00686BE4" w:rsidRPr="00AD06DF" w:rsidRDefault="004B3A33" w:rsidP="00391C9E">
      <w:pPr>
        <w:spacing w:line="240" w:lineRule="auto"/>
        <w:rPr>
          <w:ins w:id="460" w:author="Pribil-Kövesdy Döníz" w:date="2026-09-22T12:17:00Z" w16du:dateUtc="2026-09-22T16:17:00Z"/>
        </w:rPr>
      </w:pPr>
      <w:ins w:id="461" w:author="Pribil-Kövesdy Döníz" w:date="2026-09-22T12:17:00Z" w16du:dateUtc="2026-09-22T16:1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52C02F0" w14:textId="77777777" w:rsidR="005E7FFD" w:rsidRDefault="005E7FFD" w:rsidP="00391C9E">
      <w:pPr>
        <w:spacing w:line="240" w:lineRule="auto"/>
        <w:rPr>
          <w:ins w:id="462" w:author="Pribil-Kövesdy Döníz" w:date="2026-09-22T12:17:00Z" w16du:dateUtc="2026-09-22T16:17:00Z"/>
        </w:rPr>
      </w:pPr>
      <w:ins w:id="463" w:author="Pribil-Kövesdy Döníz" w:date="2026-09-22T12:17:00Z" w16du:dateUtc="2026-09-22T16:1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18809E91" w14:textId="77777777" w:rsidTr="0061350B">
        <w:trPr>
          <w:trHeight w:val="2835"/>
          <w:ins w:id="464" w:author="Pribil-Kövesdy Döníz" w:date="2026-09-22T12:17:00Z" w16du:dateUtc="2026-09-22T16:17:00Z"/>
        </w:trPr>
        <w:tc>
          <w:tcPr>
            <w:tcW w:w="14142" w:type="dxa"/>
          </w:tcPr>
          <w:p w14:paraId="14799CCA" w14:textId="77777777" w:rsidR="005E7FFD" w:rsidRDefault="005E7FFD" w:rsidP="0061350B">
            <w:pPr>
              <w:rPr>
                <w:ins w:id="465" w:author="Pribil-Kövesdy Döníz" w:date="2026-09-22T12:17:00Z" w16du:dateUtc="2026-09-22T16:17:00Z"/>
              </w:rPr>
            </w:pPr>
          </w:p>
        </w:tc>
      </w:tr>
    </w:tbl>
    <w:p w14:paraId="194FE876" w14:textId="77777777" w:rsidR="00391C9E" w:rsidRDefault="00646D28" w:rsidP="00391C9E">
      <w:pPr>
        <w:spacing w:before="120" w:after="0" w:line="240" w:lineRule="auto"/>
        <w:rPr>
          <w:ins w:id="466" w:author="Pribil-Kövesdy Döníz" w:date="2026-09-22T12:17:00Z" w16du:dateUtc="2026-09-22T16:17:00Z"/>
          <w:sz w:val="28"/>
          <w:szCs w:val="28"/>
          <w:highlight w:val="lightGray"/>
        </w:rPr>
      </w:pPr>
      <w:ins w:id="467" w:author="Pribil-Kövesdy Döníz" w:date="2026-09-22T12:17:00Z" w16du:dateUtc="2026-09-22T16:1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995AACB" w14:textId="77777777" w:rsidR="00391C9E" w:rsidRDefault="00391C9E" w:rsidP="00391C9E">
      <w:pPr>
        <w:spacing w:before="120" w:after="0" w:line="240" w:lineRule="auto"/>
        <w:rPr>
          <w:ins w:id="468" w:author="Pribil-Kövesdy Döníz" w:date="2026-09-22T12:17:00Z" w16du:dateUtc="2026-09-22T16:17:00Z"/>
        </w:rPr>
      </w:pPr>
      <w:ins w:id="469" w:author="Pribil-Kövesdy Döníz" w:date="2026-09-22T12:17:00Z" w16du:dateUtc="2026-09-22T16:1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6068BF4F" w14:textId="77777777" w:rsidTr="003C2C83">
        <w:trPr>
          <w:trHeight w:val="1701"/>
          <w:ins w:id="470" w:author="Pribil-Kövesdy Döníz" w:date="2026-09-22T12:17:00Z" w16du:dateUtc="2026-09-22T16:17:00Z"/>
        </w:trPr>
        <w:tc>
          <w:tcPr>
            <w:tcW w:w="14142" w:type="dxa"/>
          </w:tcPr>
          <w:p w14:paraId="6DC602DD" w14:textId="77777777" w:rsidR="00391C9E" w:rsidRDefault="00391C9E" w:rsidP="0061350B">
            <w:pPr>
              <w:spacing w:before="120"/>
              <w:rPr>
                <w:ins w:id="471" w:author="Pribil-Kövesdy Döníz" w:date="2026-09-22T12:17:00Z" w16du:dateUtc="2026-09-22T16:17:00Z"/>
              </w:rPr>
            </w:pPr>
          </w:p>
        </w:tc>
      </w:tr>
    </w:tbl>
    <w:p w14:paraId="2D80309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472" w:author="Pribil-Kövesdy Döníz" w:date="2026-09-22T12:17:00Z" w16du:dateUtc="2026-09-22T16:17:00Z"/>
          <w:sz w:val="28"/>
          <w:szCs w:val="28"/>
        </w:rPr>
      </w:pPr>
      <w:ins w:id="473" w:author="Pribil-Kövesdy Döníz" w:date="2026-09-22T12:17:00Z" w16du:dateUtc="2026-09-22T16:1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DE1E210" w14:textId="2BD3255C" w:rsidR="003E7363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474" w:author="Pribil-Kövesdy Döníz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475" w:author="Pribil-Kövesdy Döníz" w:date="2026-09-22T12:17:00Z" w16du:dateUtc="2026-09-22T16:17:00Z">
          <w:pPr>
            <w:tabs>
              <w:tab w:val="left" w:pos="1280"/>
            </w:tabs>
          </w:pPr>
        </w:pPrChange>
      </w:pPr>
      <w:ins w:id="476" w:author="Pribil-Kövesdy Döníz" w:date="2026-09-22T12:17:00Z" w16du:dateUtc="2026-09-22T16:17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3E7363" w:rsidRPr="003C2C83" w:rsidSect="00AD06DF">
      <w:headerReference w:type="default" r:id="rId8"/>
      <w:footerReference w:type="default" r:id="rId9"/>
      <w:headerReference w:type="first" r:id="rId10"/>
      <w:pgSz w:w="16838" w:h="11906" w:orient="landscape"/>
      <w:pgMar w:top="1417" w:right="1417" w:bottom="1417" w:left="1417" w:header="708" w:footer="708" w:gutter="0"/>
      <w:cols w:space="708"/>
      <w:titlePg w:val="0"/>
      <w:docGrid w:linePitch="360"/>
      <w:sectPrChange w:id="483" w:author="Pribil-Kövesdy Döníz" w:date="2026-09-22T12:17:00Z" w16du:dateUtc="2026-09-22T16:17:00Z">
        <w:sectPr w:rsidR="003E7363" w:rsidRPr="003C2C83" w:rsidSect="00AD06DF">
          <w:pgSz w:w="11906" w:h="16838" w:orient="portrait"/>
          <w:pgMar w:top="1418" w:right="1418" w:bottom="851" w:left="1418" w:header="567" w:footer="567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869858" w14:textId="77777777" w:rsidR="002B2C5F" w:rsidRDefault="002B2C5F" w:rsidP="008B7B1D">
      <w:pPr>
        <w:spacing w:after="0" w:line="240" w:lineRule="auto"/>
      </w:pPr>
      <w:r>
        <w:separator/>
      </w:r>
    </w:p>
  </w:endnote>
  <w:endnote w:type="continuationSeparator" w:id="0">
    <w:p w14:paraId="0B757B0F" w14:textId="77777777" w:rsidR="002B2C5F" w:rsidRDefault="002B2C5F" w:rsidP="008B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95A3E6" w14:textId="77777777" w:rsidR="00BD6379" w:rsidRDefault="00BD6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7698EF" w14:textId="77777777" w:rsidR="002B2C5F" w:rsidRDefault="002B2C5F" w:rsidP="008B7B1D">
      <w:pPr>
        <w:spacing w:after="0" w:line="240" w:lineRule="auto"/>
      </w:pPr>
      <w:r>
        <w:separator/>
      </w:r>
    </w:p>
  </w:footnote>
  <w:footnote w:type="continuationSeparator" w:id="0">
    <w:p w14:paraId="575C435D" w14:textId="77777777" w:rsidR="002B2C5F" w:rsidRDefault="002B2C5F" w:rsidP="008B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618C3" w14:textId="061A6324" w:rsidR="00310B73" w:rsidRDefault="0061350B" w:rsidP="005A3345">
    <w:pPr>
      <w:pStyle w:val="Header"/>
      <w:jc w:val="center"/>
      <w:rPr>
        <w:del w:id="477" w:author="Pribil-Kövesdy Döníz" w:date="2026-09-22T12:17:00Z" w16du:dateUtc="2026-09-22T16:17:00Z"/>
      </w:rPr>
    </w:pPr>
    <w:ins w:id="478" w:author="Pribil-Kövesdy Döníz" w:date="2026-09-22T12:17:00Z" w16du:dateUtc="2026-09-22T16:1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  <w:p w14:paraId="349ABF3E" w14:textId="6B3EC856" w:rsidR="008B7B1D" w:rsidRPr="0061350B" w:rsidRDefault="008B7B1D" w:rsidP="0061350B">
    <w:pPr>
      <w:spacing w:after="0" w:line="240" w:lineRule="auto"/>
      <w:jc w:val="right"/>
      <w:rPr>
        <w:b/>
        <w:color w:val="0000FF"/>
        <w:sz w:val="16"/>
        <w:rPrChange w:id="479" w:author="Pribil-Kövesdy Döníz" w:date="2026-09-22T12:17:00Z" w16du:dateUtc="2026-09-22T16:17:00Z">
          <w:rPr/>
        </w:rPrChange>
      </w:rPr>
      <w:pPrChange w:id="480" w:author="Pribil-Kövesdy Döníz" w:date="2026-09-22T12:17:00Z" w16du:dateUtc="2026-09-22T16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>
    <w:pPr>
      <w:pStyle w:val="Header"/>
      <w:pPrChange w:id="481" w:author="Pribil-Kövesdy Döníz" w:date="2026-09-22T12:17:00Z" w16du:dateUtc="2026-09-22T16:17:00Z">
        <w:pPr>
          <w:pStyle w:val="Header"/>
          <w:jc w:val="center"/>
        </w:pPr>
      </w:pPrChange>
    </w:pPr>
    <w:del w:id="482" w:author="Pribil-Kövesdy Döníz" w:date="2026-09-22T12:17:00Z" w16du:dateUtc="2026-09-22T16:17:00Z">
      <w:r>
        <w:rPr>
          <w:rFonts w:ascii="Arial" w:hAnsi="Arial" w:cs="Arial"/>
          <w:noProof/>
          <w:sz w:val="15"/>
          <w:szCs w:val="15"/>
        </w:rPr>
        <w:drawing>
          <wp:inline distT="0" distB="0" distL="0" distR="0" wp14:anchorId="69CDB933" wp14:editId="1446CC05">
            <wp:extent cx="2233636" cy="102747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fekt-logo_s800px.g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61158" cy="10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17300">
    <w:abstractNumId w:val="1"/>
  </w:num>
  <w:num w:numId="2" w16cid:durableId="1024869734">
    <w:abstractNumId w:val="2"/>
  </w:num>
  <w:num w:numId="3" w16cid:durableId="1876305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22C34"/>
    <w:rsid w:val="000244C9"/>
    <w:rsid w:val="000446C4"/>
    <w:rsid w:val="00070D3E"/>
    <w:rsid w:val="000B4DF2"/>
    <w:rsid w:val="00122E4B"/>
    <w:rsid w:val="00125026"/>
    <w:rsid w:val="00150DDB"/>
    <w:rsid w:val="001511EB"/>
    <w:rsid w:val="0019410C"/>
    <w:rsid w:val="00205895"/>
    <w:rsid w:val="002B2C5F"/>
    <w:rsid w:val="002E38FF"/>
    <w:rsid w:val="00310B73"/>
    <w:rsid w:val="003112D2"/>
    <w:rsid w:val="00320296"/>
    <w:rsid w:val="00333640"/>
    <w:rsid w:val="00342938"/>
    <w:rsid w:val="00346492"/>
    <w:rsid w:val="00361A26"/>
    <w:rsid w:val="00384DF9"/>
    <w:rsid w:val="00391C9E"/>
    <w:rsid w:val="003C2C83"/>
    <w:rsid w:val="003E7363"/>
    <w:rsid w:val="00415A78"/>
    <w:rsid w:val="00440F44"/>
    <w:rsid w:val="00442E1A"/>
    <w:rsid w:val="00450B9C"/>
    <w:rsid w:val="004A3A9B"/>
    <w:rsid w:val="004B3A33"/>
    <w:rsid w:val="004E4C86"/>
    <w:rsid w:val="004E4E79"/>
    <w:rsid w:val="004E7063"/>
    <w:rsid w:val="004F6581"/>
    <w:rsid w:val="004F79EA"/>
    <w:rsid w:val="0053616F"/>
    <w:rsid w:val="00551FE3"/>
    <w:rsid w:val="00552928"/>
    <w:rsid w:val="00553168"/>
    <w:rsid w:val="0059253A"/>
    <w:rsid w:val="00597E52"/>
    <w:rsid w:val="005A3345"/>
    <w:rsid w:val="005E7FFD"/>
    <w:rsid w:val="005F1FE8"/>
    <w:rsid w:val="0061350B"/>
    <w:rsid w:val="00615674"/>
    <w:rsid w:val="00615EF2"/>
    <w:rsid w:val="00624A22"/>
    <w:rsid w:val="0063386F"/>
    <w:rsid w:val="006453DC"/>
    <w:rsid w:val="00646D28"/>
    <w:rsid w:val="0067146E"/>
    <w:rsid w:val="006764B7"/>
    <w:rsid w:val="00686BE4"/>
    <w:rsid w:val="006B432A"/>
    <w:rsid w:val="00703C98"/>
    <w:rsid w:val="0071140B"/>
    <w:rsid w:val="00711810"/>
    <w:rsid w:val="00715085"/>
    <w:rsid w:val="007241D7"/>
    <w:rsid w:val="0073548F"/>
    <w:rsid w:val="0074549C"/>
    <w:rsid w:val="00745992"/>
    <w:rsid w:val="007A6560"/>
    <w:rsid w:val="007C10F6"/>
    <w:rsid w:val="007D5DC8"/>
    <w:rsid w:val="00804E3D"/>
    <w:rsid w:val="00822FF0"/>
    <w:rsid w:val="00854C26"/>
    <w:rsid w:val="00866058"/>
    <w:rsid w:val="008750C4"/>
    <w:rsid w:val="00875E83"/>
    <w:rsid w:val="008B7245"/>
    <w:rsid w:val="008B7B1D"/>
    <w:rsid w:val="008E4C2D"/>
    <w:rsid w:val="008E7887"/>
    <w:rsid w:val="008F196A"/>
    <w:rsid w:val="008F3695"/>
    <w:rsid w:val="00900FD5"/>
    <w:rsid w:val="00963049"/>
    <w:rsid w:val="00986749"/>
    <w:rsid w:val="009A4CAD"/>
    <w:rsid w:val="009E79E2"/>
    <w:rsid w:val="009F3F29"/>
    <w:rsid w:val="00A1440D"/>
    <w:rsid w:val="00A236F9"/>
    <w:rsid w:val="00A7525F"/>
    <w:rsid w:val="00AC6170"/>
    <w:rsid w:val="00AD06DF"/>
    <w:rsid w:val="00AE61A4"/>
    <w:rsid w:val="00AF6982"/>
    <w:rsid w:val="00B04CF1"/>
    <w:rsid w:val="00B267D6"/>
    <w:rsid w:val="00B93400"/>
    <w:rsid w:val="00BD6379"/>
    <w:rsid w:val="00BE5B6E"/>
    <w:rsid w:val="00C67E9F"/>
    <w:rsid w:val="00CA245E"/>
    <w:rsid w:val="00CB363A"/>
    <w:rsid w:val="00D04F2E"/>
    <w:rsid w:val="00D12036"/>
    <w:rsid w:val="00D2776E"/>
    <w:rsid w:val="00D32A17"/>
    <w:rsid w:val="00D658B2"/>
    <w:rsid w:val="00D77FAD"/>
    <w:rsid w:val="00D80B04"/>
    <w:rsid w:val="00D93637"/>
    <w:rsid w:val="00E2037B"/>
    <w:rsid w:val="00E4376D"/>
    <w:rsid w:val="00EA78FA"/>
    <w:rsid w:val="00F00738"/>
    <w:rsid w:val="00F520F7"/>
    <w:rsid w:val="00F8157F"/>
    <w:rsid w:val="00FD3C31"/>
    <w:rsid w:val="00FE3AB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4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17:00Z">
        <w:pPr>
          <w:tabs>
            <w:tab w:val="center" w:pos="4153"/>
            <w:tab w:val="right" w:pos="8306"/>
          </w:tabs>
        </w:pPr>
      </w:pPrChange>
    </w:pPr>
    <w:rPr>
      <w:lang w:val="hu-HU"/>
      <w:rPrChange w:id="0" w:author="Pribil-Kövesdy Döníz" w:date="2026-09-22T12:1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B7B1D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7:00Z">
        <w:pPr>
          <w:tabs>
            <w:tab w:val="center" w:pos="4153"/>
            <w:tab w:val="right" w:pos="8306"/>
          </w:tabs>
        </w:pPr>
      </w:pPrChange>
    </w:pPr>
    <w:rPr>
      <w:lang w:val="hu-HU"/>
      <w:rPrChange w:id="1" w:author="Pribil-Kövesdy Döníz" w:date="2026-09-22T12:17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B7B1D"/>
    <w:rPr>
      <w:lang w:val="hu-HU"/>
    </w:rPr>
  </w:style>
  <w:style w:type="character" w:styleId="CommentReference">
    <w:name w:val="annotation reference"/>
    <w:basedOn w:val="DefaultParagraphFont"/>
    <w:uiPriority w:val="99"/>
    <w:semiHidden/>
    <w:unhideWhenUsed/>
    <w:rsid w:val="00D658B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8B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8B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2" w:author="Pribil-Kövesdy Döníz" w:date="2026-09-22T12:17:00Z">
        <w:rPr>
          <w:color w:val="0000FF"/>
          <w:u w:val="single"/>
        </w:rPr>
      </w:rPrChange>
    </w:rPr>
  </w:style>
  <w:style w:type="paragraph" w:customStyle="1" w:styleId="Default">
    <w:name w:val="Default"/>
    <w:rsid w:val="006338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BD6379"/>
    <w:pPr>
      <w:ind w:left="720"/>
      <w:contextualSpacing/>
    </w:pPr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1</cp:revision>
  <cp:lastPrinted>2019-03-11T12:55:00Z</cp:lastPrinted>
  <dcterms:created xsi:type="dcterms:W3CDTF">2017-03-13T13:08:00Z</dcterms:created>
  <dcterms:modified xsi:type="dcterms:W3CDTF">2026-09-22T16:17:00Z</dcterms:modified>
</cp:coreProperties>
</file>