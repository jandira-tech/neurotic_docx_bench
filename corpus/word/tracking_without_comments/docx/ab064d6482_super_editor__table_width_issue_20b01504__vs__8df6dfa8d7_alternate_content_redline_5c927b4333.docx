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3D863" w14:textId="77777777" w:rsidR="001A4AB0" w:rsidRDefault="00200F64">
      <w:pPr>
        <w:rPr>
          <w:ins w:id="35" w:author="Comparison" w:date="2026-09-26T15:23:00Z" w16du:dateUtc="2026-09-26T19:23:00Z"/>
        </w:rPr>
      </w:pPr>
      <w:ins w:id="36" w:author="Comparison" w:date="2026-09-26T15:23:00Z" w16du:dateUtc="2026-09-26T19:23:00Z">
        <w:r>
          <w:t>This document demonstrates valid uses of mc:AlternateContent for testing.</w:t>
        </w:r>
      </w:ins>
    </w:p>
    <w:p w14:paraId="20B131FF" w14:textId="77777777" w:rsidR="001A4AB0" w:rsidRDefault="00200F64">
      <w:pPr>
        <w:rPr>
          <w:ins w:id="37" w:author="Comparison" w:date="2026-09-26T15:23:00Z" w16du:dateUtc="2026-09-26T19:23:00Z"/>
        </w:rPr>
      </w:pPr>
      <w:ins w:id="38" w:author="Comparison" w:date="2026-09-26T15:23:00Z" w16du:dateUtc="2026-09-26T19:23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  <w:tblPrChange w:id="39" w:author="Comparison" w:date="2026-09-26T15:23:00Z" w16du:dateUtc="2026-09-26T19:23:00Z">
          <w:tblPr>
            <w:tblW w:w="0" w:type="auto"/>
            <w:tblInd w:w="1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704"/>
        <w:gridCol w:w="2363"/>
        <w:gridCol w:w="2573"/>
        <w:tblGridChange w:id="40">
          <w:tblGrid>
            <w:gridCol w:w="10"/>
            <w:gridCol w:w="3694"/>
            <w:gridCol w:w="288"/>
            <w:gridCol w:w="2075"/>
            <w:gridCol w:w="769"/>
            <w:gridCol w:w="1804"/>
            <w:gridCol w:w="2746"/>
          </w:tblGrid>
        </w:tblGridChange>
      </w:tblGrid>
      <w:tr w:rsidR="00581A63" w:rsidRPr="00880F52" w14:paraId="58CD568D" w14:textId="77777777">
        <w:trPr>
          <w:trPrChange w:id="41" w:author="Comparison" w:date="2026-09-26T15:23:00Z" w16du:dateUtc="2026-09-26T19:23:00Z">
            <w:trPr>
              <w:gridBefore w:val="1"/>
              <w:wAfter w:w="8" w:type="dxa"/>
            </w:trPr>
          </w:trPrChange>
        </w:trPr>
        <w:tc>
          <w:tcPr>
            <w:tcW w:w="8640" w:type="dxa"/>
            <w:tcPrChange w:id="42" w:author="Comparison" w:date="2026-09-26T15:23:00Z" w16du:dateUtc="2026-09-26T19:23:00Z">
              <w:tcPr>
                <w:tcW w:w="3982" w:type="dxa"/>
                <w:gridSpan w:val="2"/>
              </w:tcPr>
            </w:tcPrChange>
          </w:tcPr>
          <w:p w14:paraId="48D7C9EB" w14:textId="77777777" w:rsidR="001A4AB0" w:rsidRDefault="00200F64">
            <w:pPr>
              <w:rPr>
                <w:ins w:id="43" w:author="Comparison" w:date="2026-09-26T15:23:00Z" w16du:dateUtc="2026-09-26T19:23:00Z"/>
              </w:rPr>
            </w:pPr>
            <w:ins w:id="44" w:author="Comparison" w:date="2026-09-26T15:23:00Z" w16du:dateUtc="2026-09-26T19:23:00Z">
              <w:r>
                <w:t>Cell-level AlternateContent follows:</w:t>
              </w:r>
            </w:ins>
          </w:p>
          <w:p w14:paraId="078E69D0" w14:textId="3171B894" w:rsidR="00581A63" w:rsidRDefault="00200F64" w:rsidP="00377210">
            <w:pPr>
              <w:spacing w:after="0" w:line="240" w:lineRule="auto"/>
              <w:rPr>
                <w:del w:id="45" w:author="Comparison" w:date="2026-09-26T15:23:00Z" w16du:dateUtc="2026-09-26T19:23:00Z"/>
                <w:rFonts w:ascii="Arial" w:hAnsi="Arial" w:cs="Arial"/>
                <w:noProof/>
                <w:color w:val="000000"/>
                <w:sz w:val="14"/>
              </w:rPr>
            </w:pPr>
            <w:ins w:id="46" w:author="Comparison" w:date="2026-09-26T15:23:00Z" w16du:dateUtc="2026-09-26T19:23:00Z">
              <w:r>
                <w:t>Choice paragraph inside table cell (Requires=w14)</w:t>
              </w:r>
            </w:ins>
          </w:p>
          <w:p w14:paraId="7D7E175E" w14:textId="77777777" w:rsidR="00581A63" w:rsidRDefault="00581A63">
            <w:pPr>
              <w:rPr>
                <w:rPrChange w:id="47" w:author="Comparison" w:date="2026-09-26T15:23:00Z" w16du:dateUtc="2026-09-26T19:23:00Z">
                  <w:rPr>
                    <w:rFonts w:ascii="Arial" w:hAnsi="Arial" w:cs="Arial"/>
                  </w:rPr>
                </w:rPrChange>
              </w:rPr>
              <w:pPrChange w:id="48" w:author="Comparison" w:date="2026-09-26T15:23:00Z" w16du:dateUtc="2026-09-26T19:23:00Z">
                <w:pPr>
                  <w:tabs>
                    <w:tab w:val="left" w:pos="1282"/>
                  </w:tabs>
                </w:pPr>
              </w:pPrChange>
            </w:pPr>
            <w:del w:id="49" w:author="Comparison" w:date="2026-09-26T15:23:00Z" w16du:dateUtc="2026-09-26T19:23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del w:id="50" w:author="Comparison" w:date="2026-09-26T15:23:00Z" w16du:dateUtc="2026-09-26T19:23:00Z"/>
                                      </w:rPr>
                                    </w:pPr>
                                    <w:del w:id="51" w:author="Comparison" w:date="2026-09-26T15:23:00Z" w16du:dateUtc="2026-09-26T19:23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del w:id="52" w:author="Comparison" w:date="2026-09-26T15:23:00Z" w16du:dateUtc="2026-09-26T19:23:00Z"/>
                                </w:rPr>
                              </w:pPr>
                              <w:del w:id="53" w:author="Comparison" w:date="2026-09-26T15:23:00Z" w16du:dateUtc="2026-09-26T19:23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8640" w:type="dxa"/>
            <w:tcPrChange w:id="54" w:author="Comparison" w:date="2026-09-26T15:23:00Z" w16du:dateUtc="2026-09-26T19:23:00Z">
              <w:tcPr>
                <w:tcW w:w="2844" w:type="dxa"/>
                <w:gridSpan w:val="2"/>
              </w:tcPr>
            </w:tcPrChange>
          </w:tcPr>
          <w:p w14:paraId="695363F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del w:id="55" w:author="Comparison" w:date="2026-09-26T15:23:00Z" w16du:dateUtc="2026-09-26T19:23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8640" w:type="dxa"/>
            <w:tcPrChange w:id="56" w:author="Comparison" w:date="2026-09-26T15:23:00Z" w16du:dateUtc="2026-09-26T19:23:00Z">
              <w:tcPr>
                <w:tcW w:w="4550" w:type="dxa"/>
                <w:gridSpan w:val="2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tcMar>
                  <w:top w:w="30" w:type="dxa"/>
                  <w:left w:w="30" w:type="dxa"/>
                  <w:right w:w="30" w:type="dxa"/>
                </w:tcMar>
              </w:tcPr>
            </w:tcPrChange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 w:after="0" w:line="240" w:lineRule="auto"/>
              <w:rPr>
                <w:rFonts w:ascii="Arial" w:hAnsi="Arial" w:cs="Arial"/>
              </w:rPr>
            </w:pPr>
            <w:del w:id="57" w:author="Comparison" w:date="2026-09-26T15:23:00Z" w16du:dateUtc="2026-09-26T19:23:00Z">
              <w:r>
                <w:rPr>
                  <w:rFonts w:ascii="Arial" w:hAnsi="Arial" w:cs="Arial"/>
                  <w:color w:val="000000"/>
                  <w:sz w:val="14"/>
                </w:rPr>
                <w:delText>More text</w:delText>
              </w:r>
            </w:del>
          </w:p>
        </w:tc>
      </w:tr>
    </w:tbl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7085A791" w14:textId="77777777" w:rsidTr="00377210">
        <w:trPr>
          <w:gridAfter w:val="1"/>
          <w:wAfter w:w="8" w:type="dxa"/>
          <w:del w:id="58" w:author="Comparison" w:date="2026-09-26T15:23:00Z" w16du:dateUtc="2026-09-26T19:23:00Z"/>
        </w:trPr>
        <w:tc>
          <w:tcPr>
            <w:tcW w:w="3982" w:type="dxa"/>
            <w:gridSpan w:val="3"/>
          </w:tcPr>
          <w:p w14:paraId="587E5037" w14:textId="77777777" w:rsidR="00581A63" w:rsidRPr="00880F52" w:rsidRDefault="00581A63" w:rsidP="00377210">
            <w:pPr>
              <w:spacing w:after="0" w:line="240" w:lineRule="auto"/>
              <w:rPr>
                <w:del w:id="59" w:author="Comparison" w:date="2026-09-26T15:23:00Z" w16du:dateUtc="2026-09-26T19:23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0D82487" w14:textId="77777777" w:rsidR="00581A63" w:rsidRPr="00880F52" w:rsidRDefault="00581A63" w:rsidP="00377210">
            <w:pPr>
              <w:spacing w:after="0" w:line="240" w:lineRule="auto"/>
              <w:rPr>
                <w:del w:id="60" w:author="Comparison" w:date="2026-09-26T15:23:00Z" w16du:dateUtc="2026-09-26T19:23:00Z"/>
                <w:rFonts w:ascii="Arial" w:hAnsi="Arial" w:cs="Arial"/>
              </w:rPr>
            </w:pPr>
            <w:del w:id="61" w:author="Comparison" w:date="2026-09-26T15:23:00Z" w16du:dateUtc="2026-09-26T19:23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spacing w:after="0" w:line="240" w:lineRule="auto"/>
              <w:rPr>
                <w:del w:id="62" w:author="Comparison" w:date="2026-09-26T15:23:00Z" w16du:dateUtc="2026-09-26T19:23:00Z"/>
                <w:rFonts w:ascii="Arial" w:hAnsi="Arial"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  <w:del w:id="63" w:author="Comparison" w:date="2026-09-26T15:23:00Z" w16du:dateUtc="2026-09-26T19:23:00Z"/>
        </w:trPr>
        <w:tc>
          <w:tcPr>
            <w:tcW w:w="3982" w:type="dxa"/>
            <w:gridSpan w:val="3"/>
          </w:tcPr>
          <w:p w14:paraId="527A553E" w14:textId="77777777" w:rsidR="00581A63" w:rsidRPr="00880F52" w:rsidRDefault="00581A63" w:rsidP="00377210">
            <w:pPr>
              <w:spacing w:after="0" w:line="240" w:lineRule="auto"/>
              <w:rPr>
                <w:del w:id="64" w:author="Comparison" w:date="2026-09-26T15:23:00Z" w16du:dateUtc="2026-09-26T19:23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A251732" w14:textId="77777777" w:rsidR="00581A63" w:rsidRPr="00880F52" w:rsidRDefault="00581A63" w:rsidP="00377210">
            <w:pPr>
              <w:spacing w:after="0" w:line="240" w:lineRule="auto"/>
              <w:rPr>
                <w:del w:id="65" w:author="Comparison" w:date="2026-09-26T15:23:00Z" w16du:dateUtc="2026-09-26T19:23:00Z"/>
                <w:rFonts w:ascii="Arial" w:hAnsi="Arial" w:cs="Arial"/>
              </w:rPr>
            </w:pPr>
            <w:del w:id="66" w:author="Comparison" w:date="2026-09-26T15:23:00Z" w16du:dateUtc="2026-09-26T19:23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spacing w:after="0" w:line="240" w:lineRule="auto"/>
              <w:rPr>
                <w:del w:id="67" w:author="Comparison" w:date="2026-09-26T15:23:00Z" w16du:dateUtc="2026-09-26T19:23:00Z"/>
                <w:rFonts w:ascii="Arial" w:hAnsi="Arial"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  <w:del w:id="68" w:author="Comparison" w:date="2026-09-26T15:23:00Z" w16du:dateUtc="2026-09-26T19:23:00Z"/>
        </w:trPr>
        <w:tc>
          <w:tcPr>
            <w:tcW w:w="3982" w:type="dxa"/>
            <w:gridSpan w:val="3"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del w:id="69" w:author="Comparison" w:date="2026-09-26T15:23:00Z" w16du:dateUtc="2026-09-26T19:23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del w:id="70" w:author="Comparison" w:date="2026-09-26T15:23:00Z" w16du:dateUtc="2026-09-26T19:23:00Z"/>
                <w:rFonts w:ascii="Arial" w:hAnsi="Arial" w:cs="Arial"/>
              </w:rPr>
            </w:pPr>
            <w:del w:id="71" w:author="Comparison" w:date="2026-09-26T15:23:00Z" w16du:dateUtc="2026-09-26T19:23:00Z">
              <w:r>
                <w:rPr>
                  <w:rFonts w:ascii="Arial" w:hAnsi="Arial" w:cs="Arial"/>
                  <w:b/>
                  <w:color w:val="3067DB"/>
                  <w:sz w:val="24"/>
                </w:rPr>
                <w:delText>More text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del w:id="72" w:author="Comparison" w:date="2026-09-26T15:23:00Z" w16du:dateUtc="2026-09-26T19:23:00Z"/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  <w:del w:id="73" w:author="Comparison" w:date="2026-09-26T15:23:00Z" w16du:dateUtc="2026-09-26T19:23:00Z"/>
        </w:trPr>
        <w:tc>
          <w:tcPr>
            <w:tcW w:w="3982" w:type="dxa"/>
            <w:gridSpan w:val="3"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del w:id="74" w:author="Comparison" w:date="2026-09-26T15:23:00Z" w16du:dateUtc="2026-09-26T19:23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del w:id="75" w:author="Comparison" w:date="2026-09-26T15:23:00Z" w16du:dateUtc="2026-09-26T19:23:00Z"/>
                <w:rFonts w:ascii="Arial" w:hAnsi="Arial" w:cs="Arial"/>
              </w:rPr>
            </w:pPr>
            <w:del w:id="76" w:author="Comparison" w:date="2026-09-26T15:23:00Z" w16du:dateUtc="2026-09-26T19:23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del w:id="77" w:author="Comparison" w:date="2026-09-26T15:23:00Z" w16du:dateUtc="2026-09-26T19:23:00Z"/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  <w:del w:id="78" w:author="Comparison" w:date="2026-09-26T15:23:00Z" w16du:dateUtc="2026-09-26T19:23:00Z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del w:id="79" w:author="Comparison" w:date="2026-09-26T15:23:00Z" w16du:dateUtc="2026-09-26T19:23:00Z"/>
                <w:rFonts w:ascii="Arial" w:hAnsi="Arial" w:cs="Arial"/>
              </w:rPr>
            </w:pPr>
            <w:del w:id="80" w:author="Comparison" w:date="2026-09-26T15:23:00Z" w16du:dateUtc="2026-09-26T19:23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  <w:tr w:rsidR="00581A63" w:rsidRPr="00880F52" w14:paraId="43EB0628" w14:textId="77777777" w:rsidTr="00377210">
        <w:trPr>
          <w:gridBefore w:val="1"/>
          <w:wBefore w:w="8" w:type="dxa"/>
          <w:del w:id="81" w:author="Comparison" w:date="2026-09-26T15:23:00Z" w16du:dateUtc="2026-09-26T19:23:00Z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del w:id="82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83" w:author="Comparison" w:date="2026-09-26T15:23:00Z" w16du:dateUtc="2026-09-26T19:23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text</w:delText>
              </w:r>
            </w:del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del w:id="84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85" w:author="Comparison" w:date="2026-09-26T15:23:00Z" w16du:dateUtc="2026-09-26T19:23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more text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del w:id="86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87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 </w:delText>
              </w:r>
              <w:r w:rsidR="00E53FC7">
                <w:rPr>
                  <w:rFonts w:ascii="Arial" w:hAnsi="Arial" w:cs="Arial"/>
                  <w:highlight w:val="yellow"/>
                </w:rPr>
                <w:delText>Some more text</w:delText>
              </w:r>
            </w:del>
          </w:p>
        </w:tc>
      </w:tr>
      <w:tr w:rsidR="00581A63" w:rsidRPr="00880F52" w14:paraId="6A1742D3" w14:textId="77777777" w:rsidTr="00377210">
        <w:trPr>
          <w:gridBefore w:val="1"/>
          <w:wBefore w:w="8" w:type="dxa"/>
          <w:del w:id="88" w:author="Comparison" w:date="2026-09-26T15:23:00Z" w16du:dateUtc="2026-09-26T19:23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del w:id="89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90" w:author="Comparison" w:date="2026-09-26T15:23:00Z" w16du:dateUtc="2026-09-26T19:23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 xml:space="preserve">This is the really broken text 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del w:id="91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92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Phone No.</w:delText>
              </w:r>
            </w:del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del w:id="93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94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(</w:delText>
              </w:r>
            </w:del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del w:id="95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96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e-mail</w:delText>
              </w:r>
            </w:del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del w:id="97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98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k</w:delText>
              </w:r>
            </w:del>
          </w:p>
        </w:tc>
      </w:tr>
      <w:tr w:rsidR="00581A63" w:rsidRPr="00990111" w14:paraId="6EE2003E" w14:textId="77777777" w:rsidTr="00377210">
        <w:trPr>
          <w:gridBefore w:val="1"/>
          <w:wBefore w:w="8" w:type="dxa"/>
          <w:del w:id="99" w:author="Comparison" w:date="2026-09-26T15:23:00Z" w16du:dateUtc="2026-09-26T19:23:00Z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del w:id="100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101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Billing Street Address</w:delText>
              </w:r>
            </w:del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del w:id="102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103" w:author="Comparison" w:date="2026-09-26T15:23:00Z" w16du:dateUtc="2026-09-26T19:23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North pole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del w:id="104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105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City</w:delText>
              </w:r>
            </w:del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del w:id="106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107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Toronto</w:delText>
              </w:r>
            </w:del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del w:id="108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109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State/Province</w:delText>
              </w:r>
            </w:del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del w:id="110" w:author="Comparison" w:date="2026-09-26T15:23:00Z" w16du:dateUtc="2026-09-26T19:23:00Z"/>
                <w:rFonts w:ascii="Arial" w:hAnsi="Arial" w:cs="Arial"/>
                <w:highlight w:val="yellow"/>
              </w:rPr>
            </w:pPr>
            <w:del w:id="111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ON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del w:id="112" w:author="Comparison" w:date="2026-09-26T15:23:00Z" w16du:dateUtc="2026-09-26T19:23:00Z"/>
                <w:rFonts w:ascii="Arial" w:hAnsi="Arial" w:cs="Arial"/>
                <w:highlight w:val="yellow"/>
                <w:lang w:val="fr-CA"/>
              </w:rPr>
            </w:pPr>
            <w:del w:id="113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Zip/Postal Code</w:delText>
              </w:r>
            </w:del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del w:id="114" w:author="Comparison" w:date="2026-09-26T15:23:00Z" w16du:dateUtc="2026-09-26T19:23:00Z"/>
                <w:rFonts w:ascii="Arial" w:hAnsi="Arial" w:cs="Arial"/>
                <w:highlight w:val="yellow"/>
                <w:lang w:val="fr-CA"/>
              </w:rPr>
            </w:pPr>
            <w:del w:id="115" w:author="Comparison" w:date="2026-09-26T15:23:00Z" w16du:dateUtc="2026-09-26T19:23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M</w:delText>
              </w:r>
              <w:r w:rsid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00000</w:delText>
              </w:r>
            </w:del>
          </w:p>
        </w:tc>
      </w:tr>
    </w:tbl>
    <w:p w14:paraId="4E2C1A0F" w14:textId="77777777" w:rsidR="001A4AB0" w:rsidRDefault="00200F64">
      <w:pPr>
        <w:rPr>
          <w:ins w:id="116" w:author="Comparison" w:date="2026-09-26T15:23:00Z" w16du:dateUtc="2026-09-26T19:23:00Z"/>
        </w:rPr>
      </w:pPr>
      <w:ins w:id="117" w:author="Comparison" w:date="2026-09-26T15:23:00Z" w16du:dateUtc="2026-09-26T19:23:00Z">
        <w:r>
          <w:t>Choice paragraph at body level (Requires=w14)</w:t>
        </w:r>
      </w:ins>
    </w:p>
    <w:p w14:paraId="6F305045" w14:textId="77777777" w:rsidR="00581A63" w:rsidRPr="00990111" w:rsidRDefault="00200F64" w:rsidP="00581A63">
      <w:pPr>
        <w:spacing w:after="0" w:line="240" w:lineRule="auto"/>
        <w:rPr>
          <w:del w:id="118" w:author="Comparison" w:date="2026-09-26T15:23:00Z" w16du:dateUtc="2026-09-26T19:23:00Z"/>
          <w:rFonts w:ascii="Arial" w:hAnsi="Arial" w:cs="Arial"/>
          <w:lang w:val="fr-CA"/>
        </w:rPr>
      </w:pPr>
      <w:ins w:id="119" w:author="Comparison" w:date="2026-09-26T15:23:00Z" w16du:dateUtc="2026-09-26T19:23:00Z">
        <w:r>
          <w:t>Choice A: Requires=w15</w:t>
        </w:r>
      </w:ins>
      <w:del w:id="120" w:author="Comparison" w:date="2026-09-26T15:23:00Z" w16du:dateUtc="2026-09-26T19:23:00Z">
        <w:r w:rsidR="00581A63" w:rsidRPr="00990111">
          <w:rPr>
            <w:rFonts w:ascii="Arial" w:hAnsi="Arial" w:cs="Arial"/>
            <w:color w:val="000000"/>
            <w:sz w:val="14"/>
            <w:lang w:val="fr-CA"/>
          </w:rPr>
          <w:delText> </w:delText>
        </w:r>
      </w:del>
    </w:p>
    <w:p w14:paraId="181F7C85" w14:textId="77777777" w:rsidR="00C51EFF" w:rsidRPr="00581A63" w:rsidRDefault="00C51EFF" w:rsidP="00581A63"/>
    <w:sectPr w:rsidR="00C51EFF" w:rsidRPr="00581A63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sectPrChange w:id="133" w:author="Comparison" w:date="2026-09-26T15:23:00Z" w16du:dateUtc="2026-09-26T19:23:00Z">
        <w:sectPr w:rsidR="00C51EFF" w:rsidRPr="00581A63" w:rsidSect="00034616">
          <w:pgMar w:top="288" w:right="432" w:bottom="438" w:left="432" w:header="288" w:footer="288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D9C7EC" w14:textId="77777777" w:rsidR="00200F64" w:rsidRDefault="00200F64">
      <w:pPr>
        <w:spacing w:after="0" w:line="240" w:lineRule="auto"/>
      </w:pPr>
      <w:r>
        <w:separator/>
      </w:r>
    </w:p>
  </w:endnote>
  <w:endnote w:type="continuationSeparator" w:id="0">
    <w:p w14:paraId="0957DA01" w14:textId="77777777" w:rsidR="00200F64" w:rsidRDefault="0020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del w:id="121" w:author="Comparison" w:date="2026-09-26T15:23:00Z" w16du:dateUtc="2026-09-26T19:23:00Z"/>
      </w:trPr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del w:id="122" w:author="Comparison" w:date="2026-09-26T15:23:00Z" w16du:dateUtc="2026-09-26T19:23:00Z"/>
              <w:rFonts w:ascii="Arial" w:hAnsi="Arial" w:cs="Arial"/>
              <w:sz w:val="14"/>
              <w:szCs w:val="14"/>
              <w:highlight w:val="black"/>
            </w:rPr>
          </w:pPr>
          <w:del w:id="123" w:author="Comparison" w:date="2026-09-26T15:23:00Z" w16du:dateUtc="2026-09-26T19:23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6B3F1DEC" w14:textId="77777777" w:rsidR="00581A63" w:rsidRDefault="00581A63">
    <w:pPr>
      <w:pStyle w:val="Footer"/>
      <w:rPr>
        <w:rPrChange w:id="124" w:author="Comparison" w:date="2026-09-26T15:23:00Z" w16du:dateUtc="2026-09-26T19:23:00Z">
          <w:rPr>
            <w:rFonts w:ascii="Arial" w:hAnsi="Arial" w:cs="Arial"/>
            <w:sz w:val="14"/>
            <w:szCs w:val="14"/>
          </w:rPr>
        </w:rPrChange>
      </w:rPr>
      <w:pPrChange w:id="125" w:author="Comparison" w:date="2026-09-26T15:23:00Z" w16du:dateUtc="2026-09-26T19:23:00Z">
        <w:pPr>
          <w:spacing w:after="0" w:line="240" w:lineRule="auto"/>
          <w:jc w:val="right"/>
        </w:pPr>
      </w:pPrChange>
    </w:pPr>
    <w:del w:id="126" w:author="Comparison" w:date="2026-09-26T15:23:00Z" w16du:dateUtc="2026-09-26T19:23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del w:id="127" w:author="Comparison" w:date="2026-09-26T15:23:00Z" w16du:dateUtc="2026-09-26T19:23:00Z"/>
      </w:trPr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del w:id="128" w:author="Comparison" w:date="2026-09-26T15:23:00Z" w16du:dateUtc="2026-09-26T19:23:00Z"/>
              <w:rFonts w:ascii="Arial" w:hAnsi="Arial" w:cs="Arial"/>
              <w:sz w:val="14"/>
              <w:szCs w:val="14"/>
            </w:rPr>
          </w:pPr>
          <w:del w:id="129" w:author="Comparison" w:date="2026-09-26T15:23:00Z" w16du:dateUtc="2026-09-26T19:23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51DC9538" w14:textId="7883221D" w:rsidR="00581A63" w:rsidRDefault="00581A63">
    <w:pPr>
      <w:pStyle w:val="Footer"/>
      <w:rPr>
        <w:rPrChange w:id="130" w:author="Comparison" w:date="2026-09-26T15:23:00Z" w16du:dateUtc="2026-09-26T19:23:00Z">
          <w:rPr>
            <w:rFonts w:ascii="Arial" w:hAnsi="Arial" w:cs="Arial"/>
            <w:sz w:val="14"/>
            <w:szCs w:val="14"/>
          </w:rPr>
        </w:rPrChange>
      </w:rPr>
      <w:pPrChange w:id="131" w:author="Comparison" w:date="2026-09-26T15:23:00Z" w16du:dateUtc="2026-09-26T19:23:00Z">
        <w:pPr>
          <w:spacing w:after="0" w:line="240" w:lineRule="auto"/>
          <w:jc w:val="right"/>
        </w:pPr>
      </w:pPrChange>
    </w:pPr>
    <w:del w:id="132" w:author="Comparison" w:date="2026-09-26T15:23:00Z" w16du:dateUtc="2026-09-26T19:23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D56022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577C84" w14:textId="77777777" w:rsidR="00200F64" w:rsidRDefault="00200F64">
      <w:pPr>
        <w:spacing w:after="0" w:line="240" w:lineRule="auto"/>
      </w:pPr>
      <w:r>
        <w:separator/>
      </w:r>
    </w:p>
  </w:footnote>
  <w:footnote w:type="continuationSeparator" w:id="0">
    <w:p w14:paraId="7F594B3C" w14:textId="77777777" w:rsidR="00200F64" w:rsidRDefault="00200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61432A" w14:textId="77777777" w:rsidR="003D1864" w:rsidRDefault="003D18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95117">
    <w:abstractNumId w:val="8"/>
  </w:num>
  <w:num w:numId="2" w16cid:durableId="1767113773">
    <w:abstractNumId w:val="6"/>
  </w:num>
  <w:num w:numId="3" w16cid:durableId="758866321">
    <w:abstractNumId w:val="5"/>
  </w:num>
  <w:num w:numId="4" w16cid:durableId="1238252250">
    <w:abstractNumId w:val="4"/>
  </w:num>
  <w:num w:numId="5" w16cid:durableId="2142457288">
    <w:abstractNumId w:val="7"/>
  </w:num>
  <w:num w:numId="6" w16cid:durableId="324674566">
    <w:abstractNumId w:val="3"/>
  </w:num>
  <w:num w:numId="7" w16cid:durableId="663818200">
    <w:abstractNumId w:val="2"/>
  </w:num>
  <w:num w:numId="8" w16cid:durableId="1368991138">
    <w:abstractNumId w:val="1"/>
  </w:num>
  <w:num w:numId="9" w16cid:durableId="16038052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034616"/>
    <w:rsid w:val="0006063C"/>
    <w:rsid w:val="0015074B"/>
    <w:rsid w:val="001A4AB0"/>
    <w:rsid w:val="00200F64"/>
    <w:rsid w:val="0029639D"/>
    <w:rsid w:val="00326F90"/>
    <w:rsid w:val="003D1864"/>
    <w:rsid w:val="0041538A"/>
    <w:rsid w:val="004C1507"/>
    <w:rsid w:val="00581A63"/>
    <w:rsid w:val="00635A30"/>
    <w:rsid w:val="00707D07"/>
    <w:rsid w:val="00976151"/>
    <w:rsid w:val="00AA1D8D"/>
    <w:rsid w:val="00AF4127"/>
    <w:rsid w:val="00B47730"/>
    <w:rsid w:val="00C51EFF"/>
    <w:rsid w:val="00CB0664"/>
    <w:rsid w:val="00D56022"/>
    <w:rsid w:val="00E53FC7"/>
    <w:rsid w:val="00FA3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Comparison" w:date="2026-09-26T15:23:00Z">
        <w:pPr>
          <w:spacing w:after="160" w:line="259" w:lineRule="auto"/>
        </w:pPr>
      </w:pPrChange>
    </w:pPr>
    <w:rPr>
      <w:rFonts w:eastAsiaTheme="minorEastAsia"/>
      <w:kern w:val="0"/>
      <w:sz w:val="22"/>
      <w:szCs w:val="22"/>
      <w14:ligatures w14:val="none"/>
      <w:rPrChange w:id="0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9-26T15:2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Comparison" w:date="2026-09-26T15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9-26T15:2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Comparison" w:date="2026-09-26T15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9-26T15:2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Comparison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9-26T15:23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Comparison" w:date="2026-09-26T15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9-26T15:23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Comparison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9-26T15:23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Comparison" w:date="2026-09-26T15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9-26T15:23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9-26T15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9-26T15:23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Comparison" w:date="2026-09-26T15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9-26T15:23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9-26T15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Comparison" w:date="2026-09-26T15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Comparison" w:date="2026-09-26T15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Comparison" w:date="2026-09-26T15:23:00Z">
        <w:pPr>
          <w:numPr>
            <w:ilvl w:val="1"/>
          </w:numPr>
          <w:spacing w:after="20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Comparison" w:date="2026-09-26T15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Comparison" w:date="2026-09-26T15:23:00Z">
        <w:pPr>
          <w:spacing w:before="160" w:after="200" w:line="278" w:lineRule="auto"/>
          <w:jc w:val="center"/>
        </w:pPr>
      </w:pPrChange>
    </w:pPr>
    <w:rPr>
      <w:i/>
      <w:iCs/>
      <w:color w:val="000000" w:themeColor="text1"/>
      <w:rPrChange w:id="12" w:author="Comparison" w:date="2026-09-26T15:2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3" w:author="Comparison" w:date="2026-09-26T15:23:00Z">
        <w:pPr>
          <w:spacing w:after="200" w:line="278" w:lineRule="auto"/>
          <w:ind w:left="720"/>
          <w:contextualSpacing/>
        </w:pPr>
      </w:pPrChange>
    </w:pPr>
    <w:rPr>
      <w:rPrChange w:id="13" w:author="Comparison" w:date="2026-09-26T15:2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4" w:author="Comparison" w:date="2026-09-26T15:23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5" w:author="Comparison" w:date="2026-09-26T15:2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5" w:author="Comparison" w:date="2026-09-26T15:2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6" w:author="Comparison" w:date="2026-09-26T15:23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3D1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86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1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86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9-26T15:23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8" w:author="Comparison" w:date="2026-09-26T15:23:00Z">
        <w:pPr>
          <w:spacing w:after="120" w:line="276" w:lineRule="auto"/>
        </w:pPr>
      </w:pPrChange>
    </w:pPr>
    <w:rPr>
      <w:rPrChange w:id="18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D186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D186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D186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9" w:author="Comparison" w:date="2026-09-26T15:23:00Z">
        <w:pPr>
          <w:spacing w:after="120" w:line="276" w:lineRule="auto"/>
        </w:pPr>
      </w:pPrChange>
    </w:pPr>
    <w:rPr>
      <w:sz w:val="16"/>
      <w:szCs w:val="16"/>
      <w:rPrChange w:id="19" w:author="Comparison" w:date="2026-09-26T15:2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D186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0" w:author="Comparison" w:date="2026-09-26T15:23:00Z">
        <w:pPr>
          <w:spacing w:after="200" w:line="276" w:lineRule="auto"/>
          <w:ind w:left="360" w:hanging="360"/>
          <w:contextualSpacing/>
        </w:pPr>
      </w:pPrChange>
    </w:pPr>
    <w:rPr>
      <w:rPrChange w:id="20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1" w:author="Comparison" w:date="2026-09-26T15:23:00Z">
        <w:pPr>
          <w:spacing w:after="200" w:line="276" w:lineRule="auto"/>
          <w:ind w:left="720" w:hanging="360"/>
          <w:contextualSpacing/>
        </w:pPr>
      </w:pPrChange>
    </w:pPr>
    <w:rPr>
      <w:rPrChange w:id="21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2" w:author="Comparison" w:date="2026-09-26T15:23:00Z">
        <w:pPr>
          <w:spacing w:after="200" w:line="276" w:lineRule="auto"/>
          <w:ind w:left="1080" w:hanging="360"/>
          <w:contextualSpacing/>
        </w:pPr>
      </w:pPrChange>
    </w:pPr>
    <w:rPr>
      <w:rPrChange w:id="22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3" w:author="Comparison" w:date="2026-09-26T15:2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3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4" w:author="Comparison" w:date="2026-09-26T15:2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4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5" w:author="Comparison" w:date="2026-09-26T15:2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5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6" w:author="Comparison" w:date="2026-09-26T15:2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6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7" w:author="Comparison" w:date="2026-09-26T15:2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7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8" w:author="Comparison" w:date="2026-09-26T15:2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8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9" w:author="Comparison" w:date="2026-09-26T15:23:00Z">
        <w:pPr>
          <w:spacing w:after="120" w:line="276" w:lineRule="auto"/>
          <w:ind w:left="360"/>
          <w:contextualSpacing/>
        </w:pPr>
      </w:pPrChange>
    </w:pPr>
    <w:rPr>
      <w:rPrChange w:id="29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0" w:author="Comparison" w:date="2026-09-26T15:23:00Z">
        <w:pPr>
          <w:spacing w:after="120" w:line="276" w:lineRule="auto"/>
          <w:ind w:left="720"/>
          <w:contextualSpacing/>
        </w:pPr>
      </w:pPrChange>
    </w:pPr>
    <w:rPr>
      <w:rPrChange w:id="30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1" w:author="Comparison" w:date="2026-09-26T15:23:00Z">
        <w:pPr>
          <w:spacing w:after="120" w:line="276" w:lineRule="auto"/>
          <w:ind w:left="1080"/>
          <w:contextualSpacing/>
        </w:pPr>
      </w:pPrChange>
    </w:pPr>
    <w:rPr>
      <w:rPrChange w:id="31" w:author="Comparison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2" w:author="Comparison" w:date="2026-09-26T15:23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2" w:author="Comparison" w:date="2026-09-26T15:23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3D186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3" w:author="Comparison" w:date="2026-09-26T15:23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33" w:author="Comparison" w:date="2026-09-26T15:2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D1864"/>
    <w:rPr>
      <w:b/>
      <w:bCs/>
    </w:rPr>
  </w:style>
  <w:style w:type="character" w:styleId="Emphasis">
    <w:name w:val="Emphasis"/>
    <w:basedOn w:val="DefaultParagraphFont"/>
    <w:uiPriority w:val="20"/>
    <w:qFormat/>
    <w:rsid w:val="003D186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D186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D186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D186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4" w:author="Comparison" w:date="2026-09-26T15:23:00Z">
        <w:pPr>
          <w:keepNext/>
          <w:keepLines/>
          <w:spacing w:before="480" w:line="276" w:lineRule="auto"/>
        </w:pPr>
      </w:pPrChange>
    </w:pPr>
    <w:rPr>
      <w:rPrChange w:id="34" w:author="Comparison" w:date="2026-09-26T15:23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D186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D186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D186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D186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D186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D186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D186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D18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D18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D186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D186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D186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D186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D186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D186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D186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D186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A3EDEB-207D-1C49-88E1-ED928634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1</cp:revision>
  <dcterms:created xsi:type="dcterms:W3CDTF">2025-10-09T16:07:00Z</dcterms:created>
  <dcterms:modified xsi:type="dcterms:W3CDTF">2026-09-26T19:23:00Z</dcterms:modified>
</cp:coreProperties>
</file>