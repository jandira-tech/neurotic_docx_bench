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34DF7A" w14:textId="77777777" w:rsidR="00C93F84" w:rsidRDefault="00FF0C77">
      <w:ins w:id="0" w:author="Comparison" w:date="2026-09-26T14:40:00Z" w16du:dateUtc="2026-09-26T18:40:00Z">
        <w:r>
          <w:rPr>
            <w:b/>
            <w:bCs/>
          </w:rPr>
          <w:t>Double Spacing Bold</w:t>
        </w:r>
      </w:ins>
      <w:del w:id="1" w:author="Comparison" w:date="2026-09-26T14:40:00Z" w16du:dateUtc="2026-09-26T18:4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Document 100 - Ultimate</w:delText>
        </w:r>
      </w:del>
      <w:r>
        <w:rPr>
          <w:b/>
          <w:rPrChange w:id="2" w:author="Comparison" w:date="2026-09-26T14:40:00Z" w16du:dateUtc="2026-09-26T18:40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 Demo</w:t>
      </w:r>
    </w:p>
    <w:p w14:paraId="226E22D7" w14:textId="77777777" w:rsidR="00C93F84" w:rsidRDefault="00FF0C77">
      <w:pPr>
        <w:spacing w:line="480" w:lineRule="auto"/>
        <w:pPrChange w:id="3" w:author="Comparison" w:date="2026-09-26T14:40:00Z" w16du:dateUtc="2026-09-26T18:40:00Z">
          <w:pPr>
            <w:spacing w:before="400" w:after="120" w:line="240" w:lineRule="auto"/>
          </w:pPr>
        </w:pPrChange>
      </w:pPr>
      <w:r>
        <w:rPr>
          <w:b/>
          <w:rPrChange w:id="4" w:author="Comparison" w:date="2026-09-26T14:40:00Z" w16du:dateUtc="2026-09-26T18:40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This </w:t>
      </w:r>
      <w:del w:id="5" w:author="Comparison" w:date="2026-09-26T14:40:00Z" w16du:dateUtc="2026-09-26T18:4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 xml:space="preserve">is the 100th </w:delText>
        </w:r>
      </w:del>
      <w:r>
        <w:rPr>
          <w:b/>
          <w:rPrChange w:id="6" w:author="Comparison" w:date="2026-09-26T14:40:00Z" w16du:dateUtc="2026-09-26T18:40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document </w:t>
      </w:r>
      <w:ins w:id="7" w:author="Comparison" w:date="2026-09-26T14:40:00Z" w16du:dateUtc="2026-09-26T18:40:00Z">
        <w:r>
          <w:rPr>
            <w:b/>
            <w:bCs/>
          </w:rPr>
          <w:t>demonstrates double line spacing with bold text</w:t>
        </w:r>
      </w:ins>
      <w:del w:id="8" w:author="Comparison" w:date="2026-09-26T14:40:00Z" w16du:dateUtc="2026-09-26T18:4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demonstrating multiple formatting features</w:delText>
        </w:r>
      </w:del>
      <w:r>
        <w:rPr>
          <w:b/>
          <w:rPrChange w:id="9" w:author="Comparison" w:date="2026-09-26T14:40:00Z" w16du:dateUtc="2026-09-26T18:40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.</w:t>
      </w:r>
    </w:p>
    <w:p w14:paraId="763B4B93" w14:textId="77777777" w:rsidR="00C93F84" w:rsidRDefault="00FF0C77">
      <w:pPr>
        <w:spacing w:line="480" w:lineRule="auto"/>
        <w:pPrChange w:id="10" w:author="Comparison" w:date="2026-09-26T14:40:00Z" w16du:dateUtc="2026-09-26T18:40:00Z">
          <w:pPr>
            <w:spacing w:before="400" w:after="120" w:line="240" w:lineRule="auto"/>
          </w:pPr>
        </w:pPrChange>
      </w:pPr>
      <w:ins w:id="11" w:author="Comparison" w:date="2026-09-26T14:40:00Z" w16du:dateUtc="2026-09-26T18:40:00Z">
        <w:r>
          <w:rPr>
            <w:b/>
            <w:bCs/>
          </w:rPr>
          <w:t>Bold double-spaced text for easy</w:t>
        </w:r>
      </w:ins>
      <w:del w:id="12" w:author="Comparison" w:date="2026-09-26T14:40:00Z" w16du:dateUtc="2026-09-26T18:4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This final</w:delText>
        </w:r>
      </w:del>
      <w:r>
        <w:rPr>
          <w:b/>
          <w:rPrChange w:id="13" w:author="Comparison" w:date="2026-09-26T14:40:00Z" w16du:dateUtc="2026-09-26T18:40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 document </w:t>
      </w:r>
      <w:ins w:id="14" w:author="Comparison" w:date="2026-09-26T14:40:00Z" w16du:dateUtc="2026-09-26T18:40:00Z">
        <w:r>
          <w:rPr>
            <w:b/>
            <w:bCs/>
          </w:rPr>
          <w:t>editing and review</w:t>
        </w:r>
      </w:ins>
      <w:del w:id="15" w:author="Comparison" w:date="2026-09-26T14:40:00Z" w16du:dateUtc="2026-09-26T18:4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showcases the complete range of styling options available</w:delText>
        </w:r>
      </w:del>
      <w:r>
        <w:rPr>
          <w:b/>
          <w:rPrChange w:id="16" w:author="Comparison" w:date="2026-09-26T14:40:00Z" w16du:dateUtc="2026-09-26T18:40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.</w:t>
      </w:r>
    </w:p>
    <w:sectPr w:rsidR="00C93F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3F84"/>
    <w:rsid w:val="00275209"/>
    <w:rsid w:val="00411D6D"/>
    <w:rsid w:val="005017B3"/>
    <w:rsid w:val="00C93F84"/>
    <w:rsid w:val="00DB2E0C"/>
    <w:rsid w:val="00FF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AF027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2026-09-26T18:40:00Z</dcterms:modified>
</cp:coreProperties>
</file>