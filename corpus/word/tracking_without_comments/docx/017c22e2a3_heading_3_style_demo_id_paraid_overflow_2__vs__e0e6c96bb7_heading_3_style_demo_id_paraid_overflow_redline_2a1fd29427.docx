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66F9F" w14:textId="77777777" w:rsidR="00415DF8" w:rsidRDefault="00644EFC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7BB52576" w14:textId="77777777" w:rsidR="00415DF8" w:rsidRDefault="00644EFC">
      <w:pPr>
        <w:spacing w:before="320" w:after="80" w:line="240" w:lineRule="auto"/>
      </w:pPr>
      <w:ins w:id="0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>Demonstrating</w:t>
        </w:r>
      </w:ins>
      <w:del w:id="1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>This document demonstrates</w:delText>
        </w:r>
      </w:del>
      <w:r>
        <w:rPr>
          <w:rFonts w:ascii="Arial" w:hAnsi="Arial" w:cs="Arial"/>
          <w:b/>
          <w:bCs/>
          <w:sz w:val="28"/>
          <w:szCs w:val="28"/>
        </w:rPr>
        <w:t xml:space="preserve"> Heading 3 paragraph style.</w:t>
      </w:r>
    </w:p>
    <w:p w14:paraId="6F6B2610" w14:textId="77777777" w:rsidR="00415DF8" w:rsidRDefault="00644EFC">
      <w:pPr>
        <w:spacing w:before="320" w:after="80" w:line="240" w:lineRule="auto"/>
      </w:pPr>
      <w:ins w:id="2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3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415D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DF8"/>
    <w:rsid w:val="002B5AF9"/>
    <w:rsid w:val="00360D36"/>
    <w:rsid w:val="00415DF8"/>
    <w:rsid w:val="005017B3"/>
    <w:rsid w:val="00644EFC"/>
    <w:rsid w:val="007A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140E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2026-09-26T18:41:00Z</dcterms:modified>
</cp:coreProperties>
</file>