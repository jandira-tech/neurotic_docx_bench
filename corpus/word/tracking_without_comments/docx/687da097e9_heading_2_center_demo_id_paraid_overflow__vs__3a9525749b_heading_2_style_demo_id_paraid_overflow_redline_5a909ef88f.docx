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283FD" w14:textId="77777777" w:rsidR="00F50827" w:rsidRDefault="00153E7B">
      <w:r>
        <w:rPr>
          <w:rFonts w:ascii="Arial" w:hAnsi="Arial" w:cs="Arial"/>
          <w:b/>
          <w:bCs/>
          <w:sz w:val="32"/>
          <w:szCs w:val="32"/>
        </w:rPr>
        <w:t xml:space="preserve">Heading 2 </w:t>
      </w:r>
      <w:ins w:id="0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Style</w:t>
        </w:r>
      </w:ins>
      <w:del w:id="1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Center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Demo</w:t>
      </w:r>
    </w:p>
    <w:p w14:paraId="3FEE52A8" w14:textId="77777777" w:rsidR="00F50827" w:rsidRDefault="00153E7B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 xml:space="preserve">This document </w:t>
      </w:r>
      <w:ins w:id="2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demonstrates</w:t>
        </w:r>
      </w:ins>
      <w:del w:id="3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shows</w:delText>
        </w:r>
      </w:del>
      <w:r>
        <w:rPr>
          <w:rFonts w:ascii="Arial" w:hAnsi="Arial" w:cs="Arial"/>
          <w:b/>
          <w:bCs/>
          <w:sz w:val="32"/>
          <w:szCs w:val="32"/>
        </w:rPr>
        <w:t xml:space="preserve"> Heading 2 </w:t>
      </w:r>
      <w:ins w:id="4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 xml:space="preserve">paragraph </w:t>
        </w:r>
      </w:ins>
      <w:r>
        <w:rPr>
          <w:rFonts w:ascii="Arial" w:hAnsi="Arial" w:cs="Arial"/>
          <w:b/>
          <w:bCs/>
          <w:sz w:val="32"/>
          <w:szCs w:val="32"/>
        </w:rPr>
        <w:t>style</w:t>
      </w:r>
      <w:del w:id="5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32"/>
          <w:szCs w:val="32"/>
        </w:rPr>
        <w:t>.</w:t>
      </w:r>
    </w:p>
    <w:p w14:paraId="34E5D764" w14:textId="77777777" w:rsidR="00F50827" w:rsidRDefault="00153E7B">
      <w:pPr>
        <w:spacing w:before="360" w:after="80" w:line="240" w:lineRule="auto"/>
      </w:pPr>
      <w:ins w:id="6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7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Centered Heading 2 is useful for section titles in reports.</w:delText>
        </w:r>
      </w:del>
    </w:p>
    <w:sectPr w:rsidR="00F508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827"/>
    <w:rsid w:val="00153E7B"/>
    <w:rsid w:val="00302C49"/>
    <w:rsid w:val="005017B3"/>
    <w:rsid w:val="006A1F8D"/>
    <w:rsid w:val="00EC44D2"/>
    <w:rsid w:val="00F5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1EB8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2026-09-26T18:41:00Z</dcterms:modified>
</cp:coreProperties>
</file>