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1F833" w14:textId="77777777" w:rsidR="004A4A52" w:rsidRDefault="004A4A52">
      <w:r>
        <w:t>file_</w:t>
      </w:r>
      <w:ins w:id="0" w:author="Arthur Souza Rodrigues" w:date="2026-09-26T14:54:00Z" w16du:dateUtc="2026-09-26T18:54:00Z">
        <w:r w:rsidR="00F56A9A">
          <w:t>155</w:t>
        </w:r>
      </w:ins>
      <w:del w:id="1" w:author="Arthur Souza Rodrigues" w:date="2026-09-26T14:54:00Z" w16du:dateUtc="2026-09-26T18:54:00Z">
        <w:r>
          <w:delText>154</w:delText>
        </w:r>
      </w:del>
      <w:r>
        <w:t>.docx</w:t>
      </w:r>
    </w:p>
    <w:p w14:paraId="71AEF5CD" w14:textId="2C5A9A66" w:rsidR="00854988" w:rsidRDefault="00772EE4">
      <w:ins w:id="2" w:author="Arthur Souza Rodrigues" w:date="2026-09-26T14:54:00Z" w16du:dateUtc="2026-09-26T18:54:00Z">
        <w:r>
          <w:t>Justified Underline</w:t>
        </w:r>
      </w:ins>
      <w:del w:id="3" w:author="Arthur Souza Rodrigues" w:date="2026-09-26T14:54:00Z" w16du:dateUtc="2026-09-26T18:54:00Z">
        <w:r>
          <w:delText>Italic Text Formatting</w:delText>
        </w:r>
      </w:del>
      <w:r>
        <w:t xml:space="preserve"> Demo</w:t>
      </w:r>
    </w:p>
    <w:p w14:paraId="60189DA6" w14:textId="77777777" w:rsidR="00854988" w:rsidRDefault="00772EE4">
      <w:pPr>
        <w:rPr>
          <w:del w:id="4" w:author="Arthur Souza Rodrigues" w:date="2026-09-26T14:54:00Z" w16du:dateUtc="2026-09-26T18:54:00Z"/>
        </w:rPr>
      </w:pPr>
      <w:r>
        <w:t xml:space="preserve">This document </w:t>
      </w:r>
      <w:ins w:id="5" w:author="Arthur Souza Rodrigues" w:date="2026-09-26T14:54:00Z" w16du:dateUtc="2026-09-26T18:54:00Z">
        <w:r>
          <w:t>combines justify alignment with underline formatting for a formal document look</w:t>
        </w:r>
      </w:ins>
      <w:del w:id="6" w:author="Arthur Souza Rodrigues" w:date="2026-09-26T14:54:00Z" w16du:dateUtc="2026-09-26T18:54:00Z">
        <w:r>
          <w:delText>demonstrates italic text.</w:delText>
        </w:r>
      </w:del>
    </w:p>
    <w:p w14:paraId="2B64E3F7" w14:textId="77777777" w:rsidR="00854988" w:rsidRDefault="00772EE4">
      <w:del w:id="7" w:author="Arthur Souza Rodrigues" w:date="2026-09-26T14:54:00Z" w16du:dateUtc="2026-09-26T18:54:00Z">
        <w:r>
          <w:delText>This text is italic</w:delText>
        </w:r>
      </w:del>
      <w:r>
        <w:t>.</w:t>
      </w:r>
    </w:p>
    <w:sectPr w:rsidR="008549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988"/>
    <w:rsid w:val="002F5B90"/>
    <w:rsid w:val="003572E8"/>
    <w:rsid w:val="00365DB2"/>
    <w:rsid w:val="004A4A52"/>
    <w:rsid w:val="00854988"/>
    <w:rsid w:val="00D53FE7"/>
    <w:rsid w:val="00F20207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BFE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2026-09-26T18:54:00Z</dcterms:modified>
</cp:coreProperties>
</file>