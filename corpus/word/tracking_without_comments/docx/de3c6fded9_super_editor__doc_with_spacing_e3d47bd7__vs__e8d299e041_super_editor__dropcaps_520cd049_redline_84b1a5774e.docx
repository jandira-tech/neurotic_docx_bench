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A875" w14:textId="77777777" w:rsidR="00D874B7" w:rsidRPr="000A5BF6" w:rsidRDefault="00D874B7" w:rsidP="00D874B7">
      <w:pPr>
        <w:pStyle w:val="Heading2"/>
        <w:rPr>
          <w:ins w:id="15" w:author="Vladislava Andrushchenko" w:date="2026-08-03T22:18:00Z" w16du:dateUtc="2026-08-04T02:18:00Z"/>
          <w:b/>
          <w:bCs/>
          <w:color w:val="4C94D8" w:themeColor="text2" w:themeTint="80"/>
          <w:lang w:val="en-US"/>
        </w:rPr>
      </w:pPr>
      <w:bookmarkStart w:id="16" w:name="_Toc359077859"/>
      <w:ins w:id="17" w:author="Vladislava Andrushchenko" w:date="2026-08-03T22:18:00Z" w16du:dateUtc="2026-08-04T02:18:00Z">
        <w:r w:rsidRPr="00D874B7">
          <w:rPr>
            <w:b/>
            <w:bCs/>
            <w:color w:val="4C94D8" w:themeColor="text2" w:themeTint="80"/>
          </w:rPr>
          <w:t>Dropcaps</w:t>
        </w:r>
        <w:bookmarkEnd w:id="16"/>
      </w:ins>
    </w:p>
    <w:p w14:paraId="3BDB67A2" w14:textId="7ECB850D" w:rsidR="00903615" w:rsidRPr="00903615" w:rsidRDefault="00903615" w:rsidP="00903615">
      <w:pPr>
        <w:keepNext/>
        <w:framePr w:dropCap="drop" w:lines="3" w:wrap="around" w:vAnchor="text" w:hAnchor="text"/>
        <w:spacing w:line="951" w:lineRule="exact"/>
        <w:ind w:firstLine="0"/>
        <w:textAlignment w:val="baseline"/>
        <w:rPr>
          <w:ins w:id="18" w:author="Vladislava Andrushchenko" w:date="2026-08-03T22:18:00Z" w16du:dateUtc="2026-08-04T02:18:00Z"/>
          <w:position w:val="-10"/>
          <w:sz w:val="118"/>
        </w:rPr>
      </w:pPr>
      <w:ins w:id="19" w:author="Vladislava Andrushchenko" w:date="2026-08-03T22:18:00Z" w16du:dateUtc="2026-08-04T02:18:00Z">
        <w:r w:rsidRPr="00903615">
          <w:rPr>
            <w:position w:val="-10"/>
            <w:sz w:val="118"/>
          </w:rPr>
          <w:t>R</w:t>
        </w:r>
      </w:ins>
    </w:p>
    <w:p w14:paraId="6739264C" w14:textId="4BBBCD9B" w:rsidR="00D874B7" w:rsidRDefault="00D874B7" w:rsidP="00D874B7">
      <w:pPr>
        <w:ind w:firstLine="0"/>
        <w:rPr>
          <w:ins w:id="20" w:author="Vladislava Andrushchenko" w:date="2026-08-03T22:18:00Z" w16du:dateUtc="2026-08-04T02:18:00Z"/>
        </w:rPr>
      </w:pPr>
      <w:ins w:id="21" w:author="Vladislava Andrushchenko" w:date="2026-08-03T22:18:00Z" w16du:dateUtc="2026-08-04T02:18:00Z">
        <w:r>
          <w:t>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7FACADAF" w14:textId="77777777" w:rsidR="00D24516" w:rsidRDefault="00D24516">
      <w:pPr>
        <w:rPr>
          <w:ins w:id="22" w:author="Vladislava Andrushchenko" w:date="2026-08-03T22:18:00Z" w16du:dateUtc="2026-08-04T02:18:00Z"/>
        </w:rPr>
      </w:pPr>
    </w:p>
    <w:p w14:paraId="07EBDAEF" w14:textId="77777777" w:rsidR="000A5BF6" w:rsidRDefault="000A5BF6">
      <w:pPr>
        <w:rPr>
          <w:ins w:id="23" w:author="Vladislava Andrushchenko" w:date="2026-08-03T22:18:00Z" w16du:dateUtc="2026-08-04T02:18:00Z"/>
        </w:rPr>
      </w:pPr>
    </w:p>
    <w:p w14:paraId="4E9A3116" w14:textId="77777777" w:rsidR="000A5BF6" w:rsidRPr="000A5BF6" w:rsidRDefault="000A5BF6" w:rsidP="000A5BF6">
      <w:pPr>
        <w:pStyle w:val="Heading2"/>
        <w:rPr>
          <w:ins w:id="24" w:author="Vladislava Andrushchenko" w:date="2026-08-03T22:18:00Z" w16du:dateUtc="2026-08-04T02:18:00Z"/>
          <w:b/>
          <w:bCs/>
          <w:color w:val="4C94D8" w:themeColor="text2" w:themeTint="80"/>
          <w:lang w:val="en-US"/>
        </w:rPr>
      </w:pPr>
      <w:ins w:id="25" w:author="Vladislava Andrushchenko" w:date="2026-08-03T22:18:00Z" w16du:dateUtc="2026-08-04T02:18:00Z">
        <w:r w:rsidRPr="00D874B7">
          <w:rPr>
            <w:b/>
            <w:bCs/>
            <w:color w:val="4C94D8" w:themeColor="text2" w:themeTint="80"/>
          </w:rPr>
          <w:t>Dropcaps</w:t>
        </w:r>
      </w:ins>
    </w:p>
    <w:p w14:paraId="0C59EA85" w14:textId="290A8B7F" w:rsidR="000A5BF6" w:rsidRPr="003E227F" w:rsidRDefault="0024205F" w:rsidP="003E227F">
      <w:pPr>
        <w:keepNext/>
        <w:framePr w:dropCap="margin" w:lines="3" w:wrap="around" w:vAnchor="text" w:hAnchor="page"/>
        <w:spacing w:line="951" w:lineRule="exact"/>
        <w:textAlignment w:val="baseline"/>
        <w:rPr>
          <w:ins w:id="26" w:author="Vladislava Andrushchenko" w:date="2026-08-03T22:18:00Z" w16du:dateUtc="2026-08-04T02:18:00Z"/>
          <w:position w:val="-10"/>
          <w:sz w:val="117"/>
        </w:rPr>
      </w:pPr>
      <w:ins w:id="27" w:author="Vladislava Andrushchenko" w:date="2026-08-03T22:18:00Z" w16du:dateUtc="2026-08-04T02:18:00Z">
        <w:r>
          <w:rPr>
            <w:position w:val="-10"/>
            <w:sz w:val="117"/>
          </w:rPr>
          <w:t>W</w:t>
        </w:r>
      </w:ins>
    </w:p>
    <w:p w14:paraId="70869567" w14:textId="77777777" w:rsidR="000A5BF6" w:rsidRDefault="000A5BF6" w:rsidP="000A5BF6">
      <w:pPr>
        <w:ind w:firstLine="0"/>
        <w:rPr>
          <w:ins w:id="28" w:author="Vladislava Andrushchenko" w:date="2026-08-03T22:18:00Z" w16du:dateUtc="2026-08-04T02:18:00Z"/>
        </w:rPr>
      </w:pPr>
      <w:ins w:id="29" w:author="Vladislava Andrushchenko" w:date="2026-08-03T22:18:00Z" w16du:dateUtc="2026-08-04T02:18:00Z">
        <w:r>
          <w:t>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54A66C2B" w14:textId="49ACD6F7" w:rsidR="003333EF" w:rsidRPr="009521F7" w:rsidRDefault="003333EF" w:rsidP="003333EF">
      <w:pPr>
        <w:jc w:val="center"/>
        <w:rPr>
          <w:del w:id="30" w:author="Vladislava Andrushchenko" w:date="2026-08-03T22:18:00Z" w16du:dateUtc="2026-08-04T02:18:00Z"/>
          <w:rFonts w:ascii="Arial" w:eastAsia="Times New Roman" w:hAnsi="Arial" w:cs="Arial"/>
          <w:sz w:val="32"/>
          <w:szCs w:val="32"/>
          <w:lang w:eastAsia="en-IN"/>
        </w:rPr>
      </w:pPr>
      <w:del w:id="31" w:author="Vladislava Andrushchenko" w:date="2026-08-03T22:18:00Z" w16du:dateUtc="2026-08-04T02:18:00Z">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 company</w:delText>
        </w:r>
        <w:r w:rsidRPr="009521F7">
          <w:rPr>
            <w:rFonts w:ascii="Arial" w:eastAsia="Times New Roman" w:hAnsi="Arial" w:cs="Arial"/>
            <w:b/>
            <w:bCs/>
            <w:sz w:val="32"/>
            <w:szCs w:val="32"/>
            <w:lang w:eastAsia="en-IN"/>
          </w:rPr>
          <w:delText>]</w:delText>
        </w:r>
      </w:del>
    </w:p>
    <w:p w14:paraId="0F909DCB" w14:textId="77777777" w:rsidR="003333EF" w:rsidRPr="009521F7" w:rsidRDefault="003333EF" w:rsidP="003333EF">
      <w:pPr>
        <w:spacing w:before="100" w:beforeAutospacing="1" w:after="100" w:afterAutospacing="1"/>
        <w:jc w:val="center"/>
        <w:outlineLvl w:val="0"/>
        <w:rPr>
          <w:del w:id="32" w:author="Vladislava Andrushchenko" w:date="2026-08-03T22:18:00Z" w16du:dateUtc="2026-08-04T02:18:00Z"/>
          <w:rFonts w:ascii="Arial" w:eastAsia="Times New Roman" w:hAnsi="Arial" w:cs="Arial"/>
          <w:b/>
          <w:bCs/>
          <w:kern w:val="36"/>
          <w:sz w:val="32"/>
          <w:szCs w:val="32"/>
          <w:lang w:eastAsia="en-IN"/>
        </w:rPr>
      </w:pPr>
    </w:p>
    <w:p w14:paraId="3A022500" w14:textId="77777777" w:rsidR="003333EF" w:rsidRPr="009521F7" w:rsidRDefault="003333EF" w:rsidP="003333EF">
      <w:pPr>
        <w:spacing w:before="100" w:beforeAutospacing="1" w:after="100" w:afterAutospacing="1"/>
        <w:jc w:val="center"/>
        <w:outlineLvl w:val="0"/>
        <w:rPr>
          <w:del w:id="33" w:author="Vladislava Andrushchenko" w:date="2026-08-03T22:18:00Z" w16du:dateUtc="2026-08-04T02:18:00Z"/>
          <w:rFonts w:ascii="Arial" w:eastAsia="Times New Roman" w:hAnsi="Arial" w:cs="Arial"/>
          <w:b/>
          <w:bCs/>
          <w:kern w:val="36"/>
          <w:sz w:val="32"/>
          <w:szCs w:val="32"/>
          <w:lang w:eastAsia="en-IN"/>
        </w:rPr>
      </w:pPr>
    </w:p>
    <w:p w14:paraId="7F5249F0" w14:textId="77777777" w:rsidR="003333EF" w:rsidRPr="009521F7" w:rsidRDefault="003333EF" w:rsidP="003333EF">
      <w:pPr>
        <w:spacing w:before="100" w:beforeAutospacing="1" w:after="100" w:afterAutospacing="1"/>
        <w:jc w:val="center"/>
        <w:outlineLvl w:val="0"/>
        <w:rPr>
          <w:del w:id="34" w:author="Vladislava Andrushchenko" w:date="2026-08-03T22:18:00Z" w16du:dateUtc="2026-08-04T02:18:00Z"/>
          <w:rFonts w:ascii="Arial" w:eastAsia="Times New Roman" w:hAnsi="Arial" w:cs="Arial"/>
          <w:b/>
          <w:bCs/>
          <w:kern w:val="36"/>
          <w:sz w:val="32"/>
          <w:szCs w:val="32"/>
          <w:lang w:eastAsia="en-IN"/>
        </w:rPr>
      </w:pPr>
    </w:p>
    <w:p w14:paraId="12EB6D55" w14:textId="77777777" w:rsidR="003333EF" w:rsidRPr="009521F7" w:rsidRDefault="003333EF" w:rsidP="003333EF">
      <w:pPr>
        <w:jc w:val="center"/>
        <w:rPr>
          <w:del w:id="35" w:author="Vladislava Andrushchenko" w:date="2026-08-03T22:18:00Z" w16du:dateUtc="2026-08-04T02:18:00Z"/>
          <w:rFonts w:ascii="Arial" w:hAnsi="Arial" w:cs="Arial"/>
          <w:b/>
          <w:sz w:val="32"/>
          <w:szCs w:val="32"/>
        </w:rPr>
      </w:pPr>
      <w:del w:id="36" w:author="Vladislava Andrushchenko" w:date="2026-08-03T22:18:00Z" w16du:dateUtc="2026-08-04T02:18:00Z">
        <w:r w:rsidRPr="009521F7">
          <w:rPr>
            <w:rFonts w:ascii="Arial" w:hAnsi="Arial" w:cs="Arial"/>
            <w:b/>
            <w:sz w:val="32"/>
            <w:szCs w:val="32"/>
          </w:rPr>
          <w:delText>LABOR APPRENTICESHIP</w:delText>
        </w:r>
      </w:del>
    </w:p>
    <w:p w14:paraId="6CCE13FE" w14:textId="77777777" w:rsidR="003333EF" w:rsidRPr="009521F7" w:rsidRDefault="003333EF" w:rsidP="003333EF">
      <w:pPr>
        <w:jc w:val="center"/>
        <w:rPr>
          <w:del w:id="37" w:author="Vladislava Andrushchenko" w:date="2026-08-03T22:18:00Z" w16du:dateUtc="2026-08-04T02:18:00Z"/>
          <w:rFonts w:ascii="Arial" w:hAnsi="Arial" w:cs="Arial"/>
          <w:b/>
          <w:sz w:val="32"/>
          <w:szCs w:val="32"/>
        </w:rPr>
      </w:pPr>
      <w:del w:id="38" w:author="Vladislava Andrushchenko" w:date="2026-08-03T22:18:00Z" w16du:dateUtc="2026-08-04T02:18:00Z">
        <w:r w:rsidRPr="009521F7">
          <w:rPr>
            <w:rFonts w:ascii="Arial" w:hAnsi="Arial" w:cs="Arial"/>
            <w:b/>
            <w:sz w:val="32"/>
            <w:szCs w:val="32"/>
          </w:rPr>
          <w:delText>AGREEMENT</w:delText>
        </w:r>
      </w:del>
    </w:p>
    <w:p w14:paraId="38E1E75E" w14:textId="77777777" w:rsidR="003333EF" w:rsidRPr="009521F7" w:rsidRDefault="003333EF" w:rsidP="003333EF">
      <w:pPr>
        <w:jc w:val="center"/>
        <w:rPr>
          <w:del w:id="39" w:author="Vladislava Andrushchenko" w:date="2026-08-03T22:18:00Z" w16du:dateUtc="2026-08-04T02:18:00Z"/>
          <w:rFonts w:ascii="Arial" w:eastAsia="Times New Roman" w:hAnsi="Arial" w:cs="Arial"/>
          <w:sz w:val="32"/>
          <w:szCs w:val="32"/>
          <w:lang w:eastAsia="en-IN"/>
        </w:rPr>
      </w:pPr>
    </w:p>
    <w:p w14:paraId="4D75D0CC" w14:textId="77777777" w:rsidR="003333EF" w:rsidRPr="009521F7" w:rsidRDefault="003333EF" w:rsidP="003333EF">
      <w:pPr>
        <w:jc w:val="center"/>
        <w:rPr>
          <w:del w:id="40" w:author="Vladislava Andrushchenko" w:date="2026-08-03T22:18:00Z" w16du:dateUtc="2026-08-04T02:18:00Z"/>
          <w:rFonts w:ascii="Arial" w:eastAsia="Times New Roman" w:hAnsi="Arial" w:cs="Arial"/>
          <w:sz w:val="32"/>
          <w:szCs w:val="32"/>
          <w:lang w:eastAsia="en-IN"/>
        </w:rPr>
      </w:pPr>
    </w:p>
    <w:p w14:paraId="3BD7FF2C" w14:textId="77777777" w:rsidR="003333EF" w:rsidRPr="009521F7" w:rsidRDefault="003333EF" w:rsidP="003333EF">
      <w:pPr>
        <w:jc w:val="center"/>
        <w:rPr>
          <w:del w:id="41" w:author="Vladislava Andrushchenko" w:date="2026-08-03T22:18:00Z" w16du:dateUtc="2026-08-04T02:18:00Z"/>
          <w:rFonts w:ascii="Arial" w:eastAsia="Times New Roman" w:hAnsi="Arial" w:cs="Arial"/>
          <w:sz w:val="32"/>
          <w:szCs w:val="32"/>
          <w:lang w:eastAsia="en-IN"/>
        </w:rPr>
      </w:pPr>
    </w:p>
    <w:p w14:paraId="68650563" w14:textId="77777777" w:rsidR="003333EF" w:rsidRPr="009521F7" w:rsidRDefault="003333EF" w:rsidP="003333EF">
      <w:pPr>
        <w:jc w:val="center"/>
        <w:rPr>
          <w:del w:id="42" w:author="Vladislava Andrushchenko" w:date="2026-08-03T22:18:00Z" w16du:dateUtc="2026-08-04T02:18:00Z"/>
          <w:rFonts w:ascii="Arial" w:eastAsia="Times New Roman" w:hAnsi="Arial" w:cs="Arial"/>
          <w:sz w:val="32"/>
          <w:szCs w:val="32"/>
          <w:lang w:eastAsia="en-IN"/>
        </w:rPr>
      </w:pPr>
      <w:del w:id="43" w:author="Vladislava Andrushchenko" w:date="2026-08-03T22:18:00Z" w16du:dateUtc="2026-08-04T02:18:00Z">
        <w:r w:rsidRPr="009521F7">
          <w:rPr>
            <w:rFonts w:ascii="Arial" w:eastAsia="Times New Roman" w:hAnsi="Arial" w:cs="Arial"/>
            <w:sz w:val="32"/>
            <w:szCs w:val="32"/>
            <w:lang w:eastAsia="en-IN"/>
          </w:rPr>
          <w:delText>Prepared by</w:delText>
        </w:r>
      </w:del>
    </w:p>
    <w:p w14:paraId="068C8EF8" w14:textId="6623A338" w:rsidR="003333EF" w:rsidRPr="009521F7" w:rsidRDefault="003333EF" w:rsidP="003333EF">
      <w:pPr>
        <w:jc w:val="center"/>
        <w:rPr>
          <w:del w:id="44" w:author="Vladislava Andrushchenko" w:date="2026-08-03T22:18:00Z" w16du:dateUtc="2026-08-04T02:18:00Z"/>
          <w:rFonts w:ascii="Arial" w:eastAsia="Times New Roman" w:hAnsi="Arial" w:cs="Arial"/>
          <w:sz w:val="32"/>
          <w:szCs w:val="32"/>
          <w:lang w:eastAsia="en-IN"/>
        </w:rPr>
      </w:pPr>
      <w:del w:id="45" w:author="Vladislava Andrushchenko" w:date="2026-08-03T22:18:00Z" w16du:dateUtc="2026-08-04T02:18:00Z">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 Test</w:delText>
        </w:r>
        <w:r w:rsidRPr="009521F7">
          <w:rPr>
            <w:rFonts w:ascii="Arial" w:eastAsia="Times New Roman" w:hAnsi="Arial" w:cs="Arial"/>
            <w:b/>
            <w:bCs/>
            <w:sz w:val="32"/>
            <w:szCs w:val="32"/>
            <w:lang w:eastAsia="en-IN"/>
          </w:rPr>
          <w:delText>]</w:delText>
        </w:r>
      </w:del>
    </w:p>
    <w:p w14:paraId="59557810" w14:textId="0E3005A4" w:rsidR="003333EF" w:rsidRPr="009521F7" w:rsidRDefault="003333EF" w:rsidP="003333EF">
      <w:pPr>
        <w:jc w:val="center"/>
        <w:rPr>
          <w:del w:id="46" w:author="Vladislava Andrushchenko" w:date="2026-08-03T22:18:00Z" w16du:dateUtc="2026-08-04T02:18:00Z"/>
          <w:rFonts w:ascii="Arial" w:eastAsia="Times New Roman" w:hAnsi="Arial" w:cs="Arial"/>
          <w:sz w:val="32"/>
          <w:szCs w:val="32"/>
          <w:lang w:eastAsia="en-IN"/>
        </w:rPr>
      </w:pPr>
      <w:del w:id="47" w:author="Vladislava Andrushchenko" w:date="2026-08-03T22:18:00Z" w16du:dateUtc="2026-08-04T02:18:00Z">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w:delText>
        </w:r>
        <w:r w:rsidRPr="009521F7">
          <w:rPr>
            <w:rFonts w:ascii="Arial" w:eastAsia="Times New Roman" w:hAnsi="Arial" w:cs="Arial"/>
            <w:b/>
            <w:bCs/>
            <w:sz w:val="32"/>
            <w:szCs w:val="32"/>
            <w:lang w:eastAsia="en-IN"/>
          </w:rPr>
          <w:delText>@</w:delText>
        </w:r>
        <w:r>
          <w:rPr>
            <w:rFonts w:ascii="Arial" w:eastAsia="Times New Roman" w:hAnsi="Arial" w:cs="Arial"/>
            <w:b/>
            <w:bCs/>
            <w:sz w:val="32"/>
            <w:szCs w:val="32"/>
            <w:lang w:eastAsia="en-IN"/>
          </w:rPr>
          <w:delText>test</w:delText>
        </w:r>
        <w:r w:rsidRPr="009521F7">
          <w:rPr>
            <w:rFonts w:ascii="Arial" w:eastAsia="Times New Roman" w:hAnsi="Arial" w:cs="Arial"/>
            <w:b/>
            <w:bCs/>
            <w:sz w:val="32"/>
            <w:szCs w:val="32"/>
            <w:lang w:eastAsia="en-IN"/>
          </w:rPr>
          <w:delText>.com]</w:delText>
        </w:r>
      </w:del>
    </w:p>
    <w:p w14:paraId="3EEBF1F4" w14:textId="77777777" w:rsidR="003333EF" w:rsidRPr="009521F7" w:rsidRDefault="003333EF" w:rsidP="003333EF">
      <w:pPr>
        <w:jc w:val="center"/>
        <w:rPr>
          <w:del w:id="48" w:author="Vladislava Andrushchenko" w:date="2026-08-03T22:18:00Z" w16du:dateUtc="2026-08-04T02:18:00Z"/>
          <w:rFonts w:ascii="Arial" w:eastAsia="Times New Roman" w:hAnsi="Arial" w:cs="Arial"/>
          <w:sz w:val="32"/>
          <w:szCs w:val="32"/>
          <w:lang w:eastAsia="en-IN"/>
        </w:rPr>
      </w:pPr>
    </w:p>
    <w:p w14:paraId="7CADE5F1" w14:textId="77777777" w:rsidR="003333EF" w:rsidRPr="009521F7" w:rsidRDefault="003333EF" w:rsidP="003333EF">
      <w:pPr>
        <w:jc w:val="center"/>
        <w:rPr>
          <w:del w:id="49" w:author="Vladislava Andrushchenko" w:date="2026-08-03T22:18:00Z" w16du:dateUtc="2026-08-04T02:18:00Z"/>
          <w:rFonts w:ascii="Arial" w:eastAsia="Times New Roman" w:hAnsi="Arial" w:cs="Arial"/>
          <w:sz w:val="32"/>
          <w:szCs w:val="32"/>
          <w:lang w:eastAsia="en-IN"/>
        </w:rPr>
      </w:pPr>
    </w:p>
    <w:p w14:paraId="365B599E" w14:textId="77777777" w:rsidR="003333EF" w:rsidRPr="009521F7" w:rsidRDefault="003333EF" w:rsidP="003333EF">
      <w:pPr>
        <w:jc w:val="center"/>
        <w:rPr>
          <w:del w:id="50" w:author="Vladislava Andrushchenko" w:date="2026-08-03T22:18:00Z" w16du:dateUtc="2026-08-04T02:18:00Z"/>
          <w:rFonts w:ascii="Arial" w:eastAsia="Times New Roman" w:hAnsi="Arial" w:cs="Arial"/>
          <w:sz w:val="32"/>
          <w:szCs w:val="32"/>
          <w:lang w:eastAsia="en-IN"/>
        </w:rPr>
      </w:pPr>
      <w:del w:id="51" w:author="Vladislava Andrushchenko" w:date="2026-08-03T22:18:00Z" w16du:dateUtc="2026-08-04T02:18:00Z">
        <w:r w:rsidRPr="009521F7">
          <w:rPr>
            <w:rFonts w:ascii="Arial" w:eastAsia="Times New Roman" w:hAnsi="Arial" w:cs="Arial"/>
            <w:sz w:val="32"/>
            <w:szCs w:val="32"/>
            <w:lang w:eastAsia="en-IN"/>
          </w:rPr>
          <w:delText>March 10, 2040</w:delText>
        </w:r>
      </w:del>
    </w:p>
    <w:p w14:paraId="6989E108" w14:textId="77777777" w:rsidR="003333EF" w:rsidRPr="009521F7" w:rsidRDefault="003333EF" w:rsidP="003333EF">
      <w:pPr>
        <w:spacing w:before="100" w:beforeAutospacing="1" w:after="100" w:afterAutospacing="1"/>
        <w:jc w:val="both"/>
        <w:outlineLvl w:val="1"/>
        <w:rPr>
          <w:del w:id="52" w:author="Vladislava Andrushchenko" w:date="2026-08-03T22:18:00Z" w16du:dateUtc="2026-08-04T02:18:00Z"/>
          <w:rFonts w:ascii="Arial" w:eastAsia="Times New Roman" w:hAnsi="Arial" w:cs="Arial"/>
          <w:b/>
          <w:bCs/>
          <w:sz w:val="32"/>
          <w:szCs w:val="32"/>
          <w:lang w:eastAsia="en-IN"/>
        </w:rPr>
      </w:pPr>
    </w:p>
    <w:p w14:paraId="698AD98E" w14:textId="77777777" w:rsidR="003333EF" w:rsidRPr="009521F7" w:rsidRDefault="003333EF" w:rsidP="003333EF">
      <w:pPr>
        <w:spacing w:before="100" w:beforeAutospacing="1" w:after="100" w:afterAutospacing="1"/>
        <w:jc w:val="both"/>
        <w:outlineLvl w:val="1"/>
        <w:rPr>
          <w:del w:id="53" w:author="Vladislava Andrushchenko" w:date="2026-08-03T22:18:00Z" w16du:dateUtc="2026-08-04T02:18:00Z"/>
          <w:rFonts w:ascii="Arial" w:eastAsia="Times New Roman" w:hAnsi="Arial" w:cs="Arial"/>
          <w:b/>
          <w:bCs/>
          <w:sz w:val="32"/>
          <w:szCs w:val="32"/>
          <w:lang w:eastAsia="en-IN"/>
        </w:rPr>
      </w:pPr>
    </w:p>
    <w:p w14:paraId="0EC8FAC6" w14:textId="77777777" w:rsidR="003333EF" w:rsidRDefault="003333EF" w:rsidP="003333EF">
      <w:pPr>
        <w:spacing w:before="100" w:beforeAutospacing="1" w:after="100" w:afterAutospacing="1"/>
        <w:jc w:val="both"/>
        <w:outlineLvl w:val="1"/>
        <w:rPr>
          <w:del w:id="54" w:author="Vladislava Andrushchenko" w:date="2026-08-03T22:18:00Z" w16du:dateUtc="2026-08-04T02:18:00Z"/>
          <w:rFonts w:ascii="Arial" w:eastAsia="Times New Roman" w:hAnsi="Arial" w:cs="Arial"/>
          <w:b/>
          <w:bCs/>
          <w:sz w:val="32"/>
          <w:szCs w:val="32"/>
          <w:lang w:eastAsia="en-IN"/>
        </w:rPr>
      </w:pPr>
    </w:p>
    <w:p w14:paraId="4F493DC5" w14:textId="77777777" w:rsidR="003333EF" w:rsidRDefault="003333EF" w:rsidP="003333EF">
      <w:pPr>
        <w:spacing w:before="100" w:beforeAutospacing="1" w:after="100" w:afterAutospacing="1"/>
        <w:jc w:val="both"/>
        <w:outlineLvl w:val="1"/>
        <w:rPr>
          <w:del w:id="55" w:author="Vladislava Andrushchenko" w:date="2026-08-03T22:18:00Z" w16du:dateUtc="2026-08-04T02:18:00Z"/>
          <w:rFonts w:ascii="Arial" w:eastAsia="Times New Roman" w:hAnsi="Arial" w:cs="Arial"/>
          <w:b/>
          <w:bCs/>
          <w:sz w:val="32"/>
          <w:szCs w:val="32"/>
          <w:lang w:eastAsia="en-IN"/>
        </w:rPr>
      </w:pPr>
    </w:p>
    <w:p w14:paraId="47D37F1D" w14:textId="77777777" w:rsidR="003333EF" w:rsidRDefault="003333EF" w:rsidP="003333EF">
      <w:pPr>
        <w:spacing w:before="100" w:beforeAutospacing="1" w:after="100" w:afterAutospacing="1"/>
        <w:jc w:val="both"/>
        <w:outlineLvl w:val="1"/>
        <w:rPr>
          <w:del w:id="56" w:author="Vladislava Andrushchenko" w:date="2026-08-03T22:18:00Z" w16du:dateUtc="2026-08-04T02:18:00Z"/>
          <w:rFonts w:ascii="Arial" w:eastAsia="Times New Roman" w:hAnsi="Arial" w:cs="Arial"/>
          <w:b/>
          <w:bCs/>
          <w:sz w:val="32"/>
          <w:szCs w:val="32"/>
          <w:lang w:eastAsia="en-IN"/>
        </w:rPr>
      </w:pPr>
    </w:p>
    <w:p w14:paraId="17C05F7E" w14:textId="77777777" w:rsidR="003333EF" w:rsidRPr="009521F7" w:rsidRDefault="003333EF" w:rsidP="003333EF">
      <w:pPr>
        <w:spacing w:before="100" w:beforeAutospacing="1" w:after="100" w:afterAutospacing="1"/>
        <w:jc w:val="both"/>
        <w:outlineLvl w:val="1"/>
        <w:rPr>
          <w:del w:id="57" w:author="Vladislava Andrushchenko" w:date="2026-08-03T22:18:00Z" w16du:dateUtc="2026-08-04T02:18:00Z"/>
          <w:rFonts w:ascii="Arial" w:eastAsia="Times New Roman" w:hAnsi="Arial" w:cs="Arial"/>
          <w:b/>
          <w:bCs/>
          <w:sz w:val="32"/>
          <w:szCs w:val="32"/>
          <w:lang w:eastAsia="en-IN"/>
        </w:rPr>
      </w:pPr>
    </w:p>
    <w:p w14:paraId="4A1C2416" w14:textId="77777777" w:rsidR="003333EF" w:rsidRDefault="003333EF" w:rsidP="000A5BF6">
      <w:pPr>
        <w:ind w:firstLine="0"/>
        <w:rPr>
          <w:rPrChange w:id="58" w:author="Vladislava Andrushchenko" w:date="2026-08-03T22:18:00Z" w16du:dateUtc="2026-08-04T02:18:00Z">
            <w:rPr>
              <w:rFonts w:ascii="Arial" w:eastAsia="Times New Roman" w:hAnsi="Arial" w:cs="Arial"/>
              <w:b/>
              <w:bCs/>
              <w:sz w:val="32"/>
              <w:szCs w:val="32"/>
              <w:lang w:eastAsia="en-IN"/>
            </w:rPr>
          </w:rPrChange>
        </w:rPr>
        <w:pPrChange w:id="59" w:author="Vladislava Andrushchenko" w:date="2026-08-03T22:18:00Z" w16du:dateUtc="2026-08-04T02:18:00Z">
          <w:pPr>
            <w:spacing w:before="100" w:beforeAutospacing="1" w:after="100" w:afterAutospacing="1" w:line="276" w:lineRule="auto"/>
            <w:jc w:val="both"/>
            <w:outlineLvl w:val="1"/>
          </w:pPr>
        </w:pPrChange>
      </w:pPr>
    </w:p>
    <w:sectPr w:rsidR="003333EF">
      <w:pgSz w:w="11906" w:h="16838" w:code="0"/>
      <w:pgMar w:top="1440" w:right="1440" w:bottom="1440" w:left="1440" w:header="708" w:footer="708" w:gutter="0"/>
      <w:cols w:space="708"/>
      <w:docGrid w:linePitch="360"/>
      <w:sectPrChange w:id="60" w:author="Vladislava Andrushchenko" w:date="2026-08-03T22:18:00Z" w16du:dateUtc="2026-08-04T02:18:00Z">
        <w:sectPr w:rsidR="003333EF">
          <w:pgSz w:w="12240" w:h="15840" w:code="1"/>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EF"/>
    <w:rsid w:val="000A5BF6"/>
    <w:rsid w:val="00187679"/>
    <w:rsid w:val="0024205F"/>
    <w:rsid w:val="002B1C2A"/>
    <w:rsid w:val="00306583"/>
    <w:rsid w:val="003333EF"/>
    <w:rsid w:val="003A1882"/>
    <w:rsid w:val="003E227F"/>
    <w:rsid w:val="0060765C"/>
    <w:rsid w:val="00635D55"/>
    <w:rsid w:val="006C16E0"/>
    <w:rsid w:val="006D529B"/>
    <w:rsid w:val="00846FA8"/>
    <w:rsid w:val="0086697F"/>
    <w:rsid w:val="00903615"/>
    <w:rsid w:val="009F58C9"/>
    <w:rsid w:val="00AB0029"/>
    <w:rsid w:val="00B41974"/>
    <w:rsid w:val="00CF46F0"/>
    <w:rsid w:val="00D24516"/>
    <w:rsid w:val="00D874B7"/>
    <w:rsid w:val="00F35BA7"/>
    <w:rsid w:val="00F6796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9A08"/>
  <w15:chartTrackingRefBased/>
  <w15:docId w15:val="{5882A6AD-5C9E-B947-B22E-FEDA8DC41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7"/>
    <w:pPr>
      <w:spacing w:line="276" w:lineRule="auto"/>
      <w:ind w:firstLine="432"/>
      <w:pPrChange w:id="0" w:author="Vladislava Andrushchenko" w:date="2026-08-03T22:18:00Z">
        <w:pPr>
          <w:spacing w:after="160" w:line="259" w:lineRule="auto"/>
        </w:pPr>
      </w:pPrChange>
    </w:pPr>
    <w:rPr>
      <w:rFonts w:ascii="Ubuntu" w:hAnsi="Ubuntu"/>
      <w:kern w:val="0"/>
      <w:szCs w:val="22"/>
      <w:lang w:val="en-US"/>
      <w14:ligatures w14:val="none"/>
      <w:rPrChange w:id="0" w:author="Vladislava Andrushchenko" w:date="2026-08-03T22:18:00Z">
        <w:rPr>
          <w:rFonts w:asciiTheme="minorHAnsi" w:eastAsiaTheme="minorHAnsi" w:hAnsiTheme="minorHAnsi" w:cstheme="minorBidi"/>
          <w:sz w:val="22"/>
          <w:szCs w:val="22"/>
          <w:lang w:val="en-IN" w:eastAsia="en-US" w:bidi="ar-SA"/>
        </w:rPr>
      </w:rPrChange>
    </w:rPr>
  </w:style>
  <w:style w:type="paragraph" w:styleId="Heading1">
    <w:name w:val="heading 1"/>
    <w:basedOn w:val="Normal"/>
    <w:next w:val="Normal"/>
    <w:link w:val="Heading1Char"/>
    <w:uiPriority w:val="9"/>
    <w:qFormat/>
    <w:rsid w:val="00D874B7"/>
    <w:pPr>
      <w:keepNext/>
      <w:keepLines/>
      <w:spacing w:before="360" w:after="80" w:line="240" w:lineRule="auto"/>
      <w:ind w:firstLine="0"/>
      <w:outlineLvl w:val="0"/>
      <w:pPrChange w:id="1" w:author="Vladislava Andrushchenko" w:date="2026-08-03T22:18:00Z">
        <w:pPr>
          <w:keepNext/>
          <w:keepLines/>
          <w:spacing w:before="360" w:after="80"/>
          <w:ind w:firstLine="432"/>
          <w:outlineLvl w:val="0"/>
        </w:pPr>
      </w:pPrChange>
    </w:pPr>
    <w:rPr>
      <w:rFonts w:asciiTheme="majorHAnsi" w:eastAsiaTheme="majorEastAsia" w:hAnsiTheme="majorHAnsi" w:cstheme="majorBidi"/>
      <w:color w:val="0F4761" w:themeColor="accent1" w:themeShade="BF"/>
      <w:kern w:val="2"/>
      <w:sz w:val="40"/>
      <w:szCs w:val="40"/>
      <w:lang/>
      <w14:ligatures w14:val="standardContextual"/>
      <w:rPrChange w:id="1" w:author="Vladislava Andrushchenko" w:date="2026-08-03T22:18: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unhideWhenUsed/>
    <w:qFormat/>
    <w:rsid w:val="00D874B7"/>
    <w:pPr>
      <w:keepNext/>
      <w:keepLines/>
      <w:spacing w:before="160" w:after="80" w:line="240" w:lineRule="auto"/>
      <w:ind w:firstLine="0"/>
      <w:outlineLvl w:val="1"/>
      <w:pPrChange w:id="2" w:author="Vladislava Andrushchenko" w:date="2026-08-03T22:18:00Z">
        <w:pPr>
          <w:keepNext/>
          <w:keepLines/>
          <w:spacing w:before="160" w:after="80"/>
          <w:ind w:firstLine="432"/>
          <w:outlineLvl w:val="1"/>
        </w:pPr>
      </w:pPrChange>
    </w:pPr>
    <w:rPr>
      <w:rFonts w:asciiTheme="majorHAnsi" w:eastAsiaTheme="majorEastAsia" w:hAnsiTheme="majorHAnsi" w:cstheme="majorBidi"/>
      <w:color w:val="0F4761" w:themeColor="accent1" w:themeShade="BF"/>
      <w:kern w:val="2"/>
      <w:sz w:val="32"/>
      <w:szCs w:val="32"/>
      <w:lang/>
      <w14:ligatures w14:val="standardContextual"/>
      <w:rPrChange w:id="2" w:author="Vladislava Andrushchenko" w:date="2026-08-03T22:18: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semiHidden/>
    <w:unhideWhenUsed/>
    <w:qFormat/>
    <w:rsid w:val="00D874B7"/>
    <w:pPr>
      <w:keepNext/>
      <w:keepLines/>
      <w:spacing w:before="160" w:after="80" w:line="240" w:lineRule="auto"/>
      <w:ind w:firstLine="0"/>
      <w:outlineLvl w:val="2"/>
      <w:pPrChange w:id="3" w:author="Vladislava Andrushchenko" w:date="2026-08-03T22:18:00Z">
        <w:pPr>
          <w:keepNext/>
          <w:keepLines/>
          <w:spacing w:before="160" w:after="80"/>
          <w:ind w:firstLine="432"/>
          <w:outlineLvl w:val="2"/>
        </w:pPr>
      </w:pPrChange>
    </w:pPr>
    <w:rPr>
      <w:rFonts w:asciiTheme="minorHAnsi" w:eastAsiaTheme="majorEastAsia" w:hAnsiTheme="minorHAnsi" w:cstheme="majorBidi"/>
      <w:color w:val="0F4761" w:themeColor="accent1" w:themeShade="BF"/>
      <w:kern w:val="2"/>
      <w:sz w:val="28"/>
      <w:szCs w:val="28"/>
      <w:lang/>
      <w14:ligatures w14:val="standardContextual"/>
      <w:rPrChange w:id="3" w:author="Vladislava Andrushchenko" w:date="2026-08-03T22:18:00Z">
        <w:rPr>
          <w:rFonts w:ascii="Ubuntu" w:eastAsiaTheme="majorEastAsia" w:hAnsi="Ubuntu"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D874B7"/>
    <w:pPr>
      <w:keepNext/>
      <w:keepLines/>
      <w:spacing w:before="80" w:after="40" w:line="240" w:lineRule="auto"/>
      <w:ind w:firstLine="0"/>
      <w:outlineLvl w:val="3"/>
      <w:pPrChange w:id="4" w:author="Vladislava Andrushchenko" w:date="2026-08-03T22:18:00Z">
        <w:pPr>
          <w:keepNext/>
          <w:keepLines/>
          <w:spacing w:before="80" w:after="40"/>
          <w:ind w:firstLine="432"/>
          <w:outlineLvl w:val="3"/>
        </w:pPr>
      </w:pPrChange>
    </w:pPr>
    <w:rPr>
      <w:rFonts w:asciiTheme="minorHAnsi" w:eastAsiaTheme="majorEastAsia" w:hAnsiTheme="minorHAnsi" w:cstheme="majorBidi"/>
      <w:i/>
      <w:iCs/>
      <w:color w:val="0F4761" w:themeColor="accent1" w:themeShade="BF"/>
      <w:kern w:val="2"/>
      <w:szCs w:val="24"/>
      <w:lang/>
      <w14:ligatures w14:val="standardContextual"/>
      <w:rPrChange w:id="4" w:author="Vladislava Andrushchenko" w:date="2026-08-03T22:18:00Z">
        <w:rPr>
          <w:rFonts w:ascii="Ubuntu" w:eastAsiaTheme="majorEastAsia" w:hAnsi="Ubuntu"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D874B7"/>
    <w:pPr>
      <w:keepNext/>
      <w:keepLines/>
      <w:spacing w:before="80" w:after="40" w:line="240" w:lineRule="auto"/>
      <w:ind w:firstLine="0"/>
      <w:outlineLvl w:val="4"/>
      <w:pPrChange w:id="5" w:author="Vladislava Andrushchenko" w:date="2026-08-03T22:18:00Z">
        <w:pPr>
          <w:keepNext/>
          <w:keepLines/>
          <w:spacing w:before="80" w:after="40"/>
          <w:ind w:firstLine="432"/>
          <w:outlineLvl w:val="4"/>
        </w:pPr>
      </w:pPrChange>
    </w:pPr>
    <w:rPr>
      <w:rFonts w:asciiTheme="minorHAnsi" w:eastAsiaTheme="majorEastAsia" w:hAnsiTheme="minorHAnsi" w:cstheme="majorBidi"/>
      <w:color w:val="0F4761" w:themeColor="accent1" w:themeShade="BF"/>
      <w:kern w:val="2"/>
      <w:szCs w:val="24"/>
      <w:lang/>
      <w14:ligatures w14:val="standardContextual"/>
      <w:rPrChange w:id="5" w:author="Vladislava Andrushchenko" w:date="2026-08-03T22:18:00Z">
        <w:rPr>
          <w:rFonts w:ascii="Ubuntu" w:eastAsiaTheme="majorEastAsia" w:hAnsi="Ubuntu" w:cstheme="majorBidi"/>
          <w:color w:val="0F4761" w:themeColor="accent1" w:themeShade="BF"/>
          <w:kern w:val="2"/>
          <w:sz w:val="24"/>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D874B7"/>
    <w:pPr>
      <w:keepNext/>
      <w:keepLines/>
      <w:spacing w:before="40" w:line="240" w:lineRule="auto"/>
      <w:ind w:firstLine="0"/>
      <w:outlineLvl w:val="5"/>
      <w:pPrChange w:id="6" w:author="Vladislava Andrushchenko" w:date="2026-08-03T22:18:00Z">
        <w:pPr>
          <w:keepNext/>
          <w:keepLines/>
          <w:spacing w:before="40"/>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8-03T22:18:00Z">
        <w:rPr>
          <w:rFonts w:ascii="Ubuntu" w:eastAsiaTheme="majorEastAsia" w:hAnsi="Ubuntu"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D874B7"/>
    <w:pPr>
      <w:keepNext/>
      <w:keepLines/>
      <w:spacing w:before="40" w:line="240" w:lineRule="auto"/>
      <w:ind w:firstLine="0"/>
      <w:outlineLvl w:val="6"/>
      <w:pPrChange w:id="7" w:author="Vladislava Andrushchenko" w:date="2026-08-03T22:18:00Z">
        <w:pPr>
          <w:keepNext/>
          <w:keepLines/>
          <w:spacing w:before="40"/>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8-03T22:18:00Z">
        <w:rPr>
          <w:rFonts w:ascii="Ubuntu" w:eastAsiaTheme="majorEastAsia" w:hAnsi="Ubuntu"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D874B7"/>
    <w:pPr>
      <w:keepNext/>
      <w:keepLines/>
      <w:spacing w:line="240" w:lineRule="auto"/>
      <w:ind w:firstLine="0"/>
      <w:outlineLvl w:val="7"/>
      <w:pPrChange w:id="8" w:author="Vladislava Andrushchenko" w:date="2026-08-03T22:18:00Z">
        <w:pPr>
          <w:keepNext/>
          <w:keepLines/>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8-03T22:18:00Z">
        <w:rPr>
          <w:rFonts w:ascii="Ubuntu" w:eastAsiaTheme="majorEastAsia" w:hAnsi="Ubuntu"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D874B7"/>
    <w:pPr>
      <w:keepNext/>
      <w:keepLines/>
      <w:spacing w:line="240" w:lineRule="auto"/>
      <w:ind w:firstLine="0"/>
      <w:outlineLvl w:val="8"/>
      <w:pPrChange w:id="9" w:author="Vladislava Andrushchenko" w:date="2026-08-03T22:18:00Z">
        <w:pPr>
          <w:keepNext/>
          <w:keepLines/>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8-03T22:18:00Z">
        <w:rPr>
          <w:rFonts w:ascii="Ubuntu" w:eastAsiaTheme="majorEastAsia" w:hAnsi="Ubuntu"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3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3EF"/>
    <w:rPr>
      <w:rFonts w:eastAsiaTheme="majorEastAsia" w:cstheme="majorBidi"/>
      <w:color w:val="272727" w:themeColor="text1" w:themeTint="D8"/>
    </w:rPr>
  </w:style>
  <w:style w:type="paragraph" w:styleId="Title">
    <w:name w:val="Title"/>
    <w:basedOn w:val="Normal"/>
    <w:next w:val="Normal"/>
    <w:link w:val="TitleChar"/>
    <w:uiPriority w:val="10"/>
    <w:qFormat/>
    <w:rsid w:val="00D874B7"/>
    <w:pPr>
      <w:spacing w:after="80" w:line="240" w:lineRule="auto"/>
      <w:ind w:firstLine="0"/>
      <w:contextualSpacing/>
      <w:pPrChange w:id="10" w:author="Vladislava Andrushchenko" w:date="2026-08-03T22:18:00Z">
        <w:pPr>
          <w:spacing w:after="8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8-03T22:18: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33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B7"/>
    <w:pPr>
      <w:numPr>
        <w:ilvl w:val="1"/>
      </w:numPr>
      <w:spacing w:after="160" w:line="240" w:lineRule="auto"/>
      <w:ind w:firstLine="432"/>
      <w:pPrChange w:id="11" w:author="Vladislava Andrushchenko" w:date="2026-08-03T22:18:00Z">
        <w:pPr>
          <w:numPr>
            <w:ilvl w:val="1"/>
          </w:numPr>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8-03T22:18:00Z">
        <w:rPr>
          <w:rFonts w:ascii="Ubuntu" w:eastAsiaTheme="majorEastAsia" w:hAnsi="Ubuntu"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333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B7"/>
    <w:pPr>
      <w:spacing w:before="160" w:after="160" w:line="240" w:lineRule="auto"/>
      <w:ind w:firstLine="0"/>
      <w:jc w:val="center"/>
      <w:pPrChange w:id="12" w:author="Vladislava Andrushchenko" w:date="2026-08-03T22:18:00Z">
        <w:pPr>
          <w:spacing w:before="160"/>
          <w:ind w:firstLine="432"/>
          <w:jc w:val="center"/>
        </w:pPr>
      </w:pPrChange>
    </w:pPr>
    <w:rPr>
      <w:rFonts w:asciiTheme="minorHAnsi" w:hAnsiTheme="minorHAnsi"/>
      <w:i/>
      <w:iCs/>
      <w:color w:val="404040" w:themeColor="text1" w:themeTint="BF"/>
      <w:kern w:val="2"/>
      <w:szCs w:val="24"/>
      <w:lang/>
      <w14:ligatures w14:val="standardContextual"/>
      <w:rPrChange w:id="12" w:author="Vladislava Andrushchenko" w:date="2026-08-03T22:18:00Z">
        <w:rPr>
          <w:rFonts w:ascii="Ubuntu" w:eastAsiaTheme="minorHAnsi" w:hAnsi="Ubuntu" w:cstheme="minorBidi"/>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3333EF"/>
    <w:rPr>
      <w:i/>
      <w:iCs/>
      <w:color w:val="404040" w:themeColor="text1" w:themeTint="BF"/>
    </w:rPr>
  </w:style>
  <w:style w:type="paragraph" w:styleId="ListParagraph">
    <w:name w:val="List Paragraph"/>
    <w:basedOn w:val="Normal"/>
    <w:uiPriority w:val="34"/>
    <w:qFormat/>
    <w:rsid w:val="00D874B7"/>
    <w:pPr>
      <w:spacing w:line="240" w:lineRule="auto"/>
      <w:ind w:left="720" w:firstLine="0"/>
      <w:contextualSpacing/>
      <w:pPrChange w:id="13" w:author="Vladislava Andrushchenko" w:date="2026-08-03T22:18:00Z">
        <w:pPr>
          <w:ind w:left="720" w:firstLine="432"/>
          <w:contextualSpacing/>
        </w:pPr>
      </w:pPrChange>
    </w:pPr>
    <w:rPr>
      <w:rFonts w:asciiTheme="minorHAnsi" w:hAnsiTheme="minorHAnsi"/>
      <w:kern w:val="2"/>
      <w:szCs w:val="24"/>
      <w:lang/>
      <w14:ligatures w14:val="standardContextual"/>
      <w:rPrChange w:id="13" w:author="Vladislava Andrushchenko" w:date="2026-08-03T22:18:00Z">
        <w:rPr>
          <w:rFonts w:ascii="Ubuntu" w:eastAsiaTheme="minorHAnsi" w:hAnsi="Ubuntu" w:cstheme="minorBidi"/>
          <w:kern w:val="2"/>
          <w:sz w:val="24"/>
          <w:szCs w:val="24"/>
          <w:lang w:eastAsia="en-US" w:bidi="ar-SA"/>
          <w14:ligatures w14:val="standardContextual"/>
        </w:rPr>
      </w:rPrChange>
    </w:rPr>
  </w:style>
  <w:style w:type="character" w:styleId="IntenseEmphasis">
    <w:name w:val="Intense Emphasis"/>
    <w:basedOn w:val="DefaultParagraphFont"/>
    <w:uiPriority w:val="21"/>
    <w:qFormat/>
    <w:rsid w:val="003333EF"/>
    <w:rPr>
      <w:i/>
      <w:iCs/>
      <w:color w:val="0F4761" w:themeColor="accent1" w:themeShade="BF"/>
    </w:rPr>
  </w:style>
  <w:style w:type="paragraph" w:styleId="IntenseQuote">
    <w:name w:val="Intense Quote"/>
    <w:basedOn w:val="Normal"/>
    <w:next w:val="Normal"/>
    <w:link w:val="IntenseQuoteChar"/>
    <w:uiPriority w:val="30"/>
    <w:qFormat/>
    <w:rsid w:val="00D874B7"/>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Change w:id="14" w:author="Vladislava Andrushchenko" w:date="2026-08-03T22:18:00Z">
        <w:pPr>
          <w:pBdr>
            <w:top w:val="single" w:sz="4" w:space="10" w:color="0F4761" w:themeColor="accent1" w:themeShade="BF"/>
            <w:bottom w:val="single" w:sz="4" w:space="10" w:color="0F4761" w:themeColor="accent1" w:themeShade="BF"/>
          </w:pBdr>
          <w:spacing w:before="360" w:after="360"/>
          <w:ind w:left="864" w:right="864" w:firstLine="432"/>
          <w:jc w:val="center"/>
        </w:pPr>
      </w:pPrChange>
    </w:pPr>
    <w:rPr>
      <w:rFonts w:asciiTheme="minorHAnsi" w:hAnsiTheme="minorHAnsi"/>
      <w:i/>
      <w:iCs/>
      <w:color w:val="0F4761" w:themeColor="accent1" w:themeShade="BF"/>
      <w:kern w:val="2"/>
      <w:szCs w:val="24"/>
      <w:lang/>
      <w14:ligatures w14:val="standardContextual"/>
      <w:rPrChange w:id="14" w:author="Vladislava Andrushchenko" w:date="2026-08-03T22:18:00Z">
        <w:rPr>
          <w:rFonts w:ascii="Ubuntu" w:eastAsiaTheme="minorHAnsi" w:hAnsi="Ubuntu" w:cstheme="minorBidi"/>
          <w:i/>
          <w:iCs/>
          <w:color w:val="0F4761"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3333EF"/>
    <w:rPr>
      <w:i/>
      <w:iCs/>
      <w:color w:val="0F4761" w:themeColor="accent1" w:themeShade="BF"/>
    </w:rPr>
  </w:style>
  <w:style w:type="character" w:styleId="IntenseReference">
    <w:name w:val="Intense Reference"/>
    <w:basedOn w:val="DefaultParagraphFont"/>
    <w:uiPriority w:val="32"/>
    <w:qFormat/>
    <w:rsid w:val="003333EF"/>
    <w:rPr>
      <w:b/>
      <w:bCs/>
      <w:smallCaps/>
      <w:color w:val="0F4761" w:themeColor="accent1" w:themeShade="BF"/>
      <w:spacing w:val="5"/>
    </w:rPr>
  </w:style>
  <w:style w:type="character" w:styleId="Strong">
    <w:name w:val="Strong"/>
    <w:basedOn w:val="DefaultParagraphFont"/>
    <w:uiPriority w:val="22"/>
    <w:qFormat/>
    <w:rsid w:val="00333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2BF71-E3F9-8E41-8F48-6D5FE6B23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2025-04-10T14:12:00Z</dcterms:created>
  <dcterms:modified xsi:type="dcterms:W3CDTF">2026-08-04T02:18:00Z</dcterms:modified>
</cp:coreProperties>
</file>