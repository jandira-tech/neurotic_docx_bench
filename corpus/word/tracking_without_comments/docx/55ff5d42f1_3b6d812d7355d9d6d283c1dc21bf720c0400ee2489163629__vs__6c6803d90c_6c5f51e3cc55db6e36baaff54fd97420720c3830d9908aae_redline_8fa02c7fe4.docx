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C4678D" w14:textId="77777777" w:rsidR="002D0CCE" w:rsidRDefault="002D0CCE" w:rsidP="002D0CCE">
      <w:pPr>
        <w:jc w:val="center"/>
        <w:rPr>
          <w:ins w:id="7" w:author="Lisa Mellings" w:date="2026-09-25T21:09:00Z" w16du:dateUtc="2026-09-26T01:09:00Z"/>
        </w:rPr>
      </w:pPr>
      <w:ins w:id="8" w:author="Lisa Mellings" w:date="2026-09-25T21:09:00Z" w16du:dateUtc="2026-09-26T01:09:00Z">
        <w:r w:rsidRPr="00717504">
          <w:rPr>
            <w:rFonts w:eastAsia="Calibri"/>
            <w:b/>
            <w:noProof/>
            <w:sz w:val="32"/>
            <w:szCs w:val="32"/>
          </w:rPr>
          <w:drawing>
            <wp:inline distT="0" distB="0" distL="0" distR="0" wp14:anchorId="33EEBE63" wp14:editId="547ADA1B">
              <wp:extent cx="1621069" cy="818457"/>
              <wp:effectExtent l="0" t="0" r="0" b="127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35528" cy="825757"/>
                      </a:xfrm>
                      <a:prstGeom prst="rect">
                        <a:avLst/>
                      </a:prstGeom>
                      <a:noFill/>
                    </pic:spPr>
                  </pic:pic>
                </a:graphicData>
              </a:graphic>
            </wp:inline>
          </w:drawing>
        </w:r>
      </w:ins>
    </w:p>
    <w:p w14:paraId="65C54325" w14:textId="25367E67" w:rsidR="002D0CCE" w:rsidRDefault="002D0CCE" w:rsidP="002D0CCE">
      <w:pPr>
        <w:jc w:val="center"/>
        <w:rPr>
          <w:ins w:id="9" w:author="Lisa Mellings" w:date="2026-09-25T21:09:00Z" w16du:dateUtc="2026-09-26T01:09:00Z"/>
        </w:rPr>
      </w:pPr>
    </w:p>
    <w:p w14:paraId="367D205C" w14:textId="4460CB9C" w:rsidR="002D0CCE" w:rsidRPr="006E0236" w:rsidRDefault="002D0CCE" w:rsidP="00040620">
      <w:pPr>
        <w:spacing w:after="0"/>
        <w:jc w:val="center"/>
        <w:rPr>
          <w:ins w:id="10" w:author="Lisa Mellings" w:date="2026-09-25T21:09:00Z" w16du:dateUtc="2026-09-26T01:09:00Z"/>
          <w:sz w:val="28"/>
          <w:szCs w:val="28"/>
        </w:rPr>
      </w:pPr>
      <w:ins w:id="11" w:author="Lisa Mellings" w:date="2026-09-25T21:09:00Z" w16du:dateUtc="2026-09-26T01:09:00Z">
        <w:r w:rsidRPr="006E0236">
          <w:rPr>
            <w:b/>
            <w:bCs/>
            <w:sz w:val="28"/>
            <w:szCs w:val="28"/>
          </w:rPr>
          <w:t>DATA CAPABILITY STATEMENT</w:t>
        </w:r>
        <w:r w:rsidR="00D26775">
          <w:rPr>
            <w:b/>
            <w:bCs/>
            <w:sz w:val="28"/>
            <w:szCs w:val="28"/>
          </w:rPr>
          <w:t xml:space="preserve"> v2.</w:t>
        </w:r>
        <w:r w:rsidR="00A747DB">
          <w:rPr>
            <w:b/>
            <w:bCs/>
            <w:sz w:val="28"/>
            <w:szCs w:val="28"/>
          </w:rPr>
          <w:t>0</w:t>
        </w:r>
      </w:ins>
    </w:p>
    <w:tbl>
      <w:tblPr>
        <w:tblW w:w="9214" w:type="dxa"/>
        <w:tblLook w:val="04A0" w:firstRow="1" w:lastRow="0" w:firstColumn="1" w:lastColumn="0" w:noHBand="0" w:noVBand="1"/>
      </w:tblPr>
      <w:tblGrid>
        <w:gridCol w:w="1701"/>
        <w:gridCol w:w="1843"/>
        <w:gridCol w:w="1997"/>
        <w:gridCol w:w="1903"/>
        <w:gridCol w:w="1770"/>
      </w:tblGrid>
      <w:tr w:rsidR="00FA73CE" w:rsidRPr="00F30E33" w14:paraId="6F7E042D" w14:textId="77777777" w:rsidTr="002D0CCE">
        <w:trPr>
          <w:trHeight w:val="1230"/>
          <w:ins w:id="12" w:author="Lisa Mellings" w:date="2026-09-25T21:09:00Z" w16du:dateUtc="2026-09-26T01:09:00Z"/>
        </w:trPr>
        <w:tc>
          <w:tcPr>
            <w:tcW w:w="9214" w:type="dxa"/>
            <w:gridSpan w:val="5"/>
            <w:tcBorders>
              <w:top w:val="nil"/>
              <w:left w:val="nil"/>
              <w:bottom w:val="nil"/>
              <w:right w:val="nil"/>
            </w:tcBorders>
            <w:vAlign w:val="center"/>
            <w:hideMark/>
          </w:tcPr>
          <w:p w14:paraId="274BFAC7" w14:textId="77777777" w:rsidR="00FA73CE" w:rsidRDefault="00FA73CE" w:rsidP="003E5236">
            <w:pPr>
              <w:spacing w:after="0" w:line="240" w:lineRule="auto"/>
              <w:rPr>
                <w:ins w:id="13" w:author="Lisa Mellings" w:date="2026-09-25T21:09:00Z" w16du:dateUtc="2026-09-26T01:09:00Z"/>
                <w:rFonts w:ascii="Calibri" w:eastAsia="Times New Roman" w:hAnsi="Calibri" w:cs="Calibri"/>
                <w:i/>
                <w:iCs/>
                <w:color w:val="000000"/>
                <w:sz w:val="20"/>
                <w:szCs w:val="20"/>
                <w:lang w:eastAsia="en-GB"/>
              </w:rPr>
            </w:pPr>
            <w:ins w:id="14" w:author="Lisa Mellings" w:date="2026-09-25T21:09:00Z" w16du:dateUtc="2026-09-26T01:09:00Z">
              <w:r w:rsidRPr="00FA73CE">
                <w:rPr>
                  <w:b/>
                  <w:bCs/>
                  <w:u w:val="single"/>
                </w:rPr>
                <w:t xml:space="preserve">ADISA Data Capability Statement </w:t>
              </w:r>
              <w:r w:rsidRPr="00FA73CE">
                <w:rPr>
                  <w:rFonts w:ascii="Calibri" w:eastAsia="Times New Roman" w:hAnsi="Calibri" w:cs="Calibri"/>
                  <w:i/>
                  <w:iCs/>
                  <w:color w:val="000000"/>
                  <w:sz w:val="20"/>
                  <w:szCs w:val="20"/>
                  <w:lang w:eastAsia="en-GB"/>
                </w:rPr>
                <w:t>This table shows the Data Sanitisation Capabilities of the service provider being audited. These capabilities have been verified as being able to be delivered by the service provider themselves. This does not make these services approved as each customer should specific their preferred data sanitisation process after a risk assessment process.</w:t>
              </w:r>
            </w:ins>
          </w:p>
          <w:p w14:paraId="1FD95426" w14:textId="6CDE4D65" w:rsidR="002D0CCE" w:rsidRPr="002D0CCE" w:rsidRDefault="002D0CCE" w:rsidP="003E5236">
            <w:pPr>
              <w:spacing w:after="0" w:line="240" w:lineRule="auto"/>
              <w:rPr>
                <w:ins w:id="15" w:author="Lisa Mellings" w:date="2026-09-25T21:09:00Z" w16du:dateUtc="2026-09-26T01:09:00Z"/>
                <w:rFonts w:ascii="Calibri" w:eastAsia="Times New Roman" w:hAnsi="Calibri" w:cs="Calibri"/>
                <w:color w:val="000000"/>
                <w:lang w:eastAsia="en-GB"/>
              </w:rPr>
            </w:pPr>
          </w:p>
        </w:tc>
      </w:tr>
      <w:tr w:rsidR="00FA73CE" w:rsidRPr="00F30E33" w14:paraId="15D029D8" w14:textId="77777777" w:rsidTr="002D0CCE">
        <w:trPr>
          <w:trHeight w:val="315"/>
          <w:ins w:id="16" w:author="Lisa Mellings" w:date="2026-09-25T21:09:00Z" w16du:dateUtc="2026-09-26T01:09:00Z"/>
        </w:trPr>
        <w:tc>
          <w:tcPr>
            <w:tcW w:w="3544" w:type="dxa"/>
            <w:gridSpan w:val="2"/>
            <w:tcBorders>
              <w:top w:val="single" w:sz="8" w:space="0" w:color="auto"/>
              <w:left w:val="single" w:sz="8" w:space="0" w:color="auto"/>
              <w:bottom w:val="single" w:sz="8" w:space="0" w:color="auto"/>
              <w:right w:val="single" w:sz="8" w:space="0" w:color="000000"/>
            </w:tcBorders>
            <w:shd w:val="clear" w:color="000000" w:fill="FBD4B4"/>
            <w:vAlign w:val="center"/>
            <w:hideMark/>
          </w:tcPr>
          <w:p w14:paraId="50733266" w14:textId="77777777" w:rsidR="00FA73CE" w:rsidRPr="00F30E33" w:rsidRDefault="00FA73CE" w:rsidP="003E5236">
            <w:pPr>
              <w:spacing w:after="0" w:line="240" w:lineRule="auto"/>
              <w:jc w:val="center"/>
              <w:rPr>
                <w:ins w:id="17" w:author="Lisa Mellings" w:date="2026-09-25T21:09:00Z" w16du:dateUtc="2026-09-26T01:09:00Z"/>
                <w:rFonts w:ascii="Calibri" w:eastAsia="Times New Roman" w:hAnsi="Calibri" w:cs="Calibri"/>
                <w:b/>
                <w:bCs/>
                <w:color w:val="000000"/>
                <w:lang w:eastAsia="en-GB"/>
              </w:rPr>
            </w:pPr>
            <w:ins w:id="18" w:author="Lisa Mellings" w:date="2026-09-25T21:09:00Z" w16du:dateUtc="2026-09-26T01:09:00Z">
              <w:r w:rsidRPr="00F30E33">
                <w:rPr>
                  <w:rFonts w:ascii="Calibri" w:eastAsia="Times New Roman" w:hAnsi="Calibri" w:cs="Calibri"/>
                  <w:b/>
                  <w:bCs/>
                  <w:color w:val="000000"/>
                  <w:lang w:eastAsia="en-GB"/>
                </w:rPr>
                <w:t>On client site</w:t>
              </w:r>
            </w:ins>
          </w:p>
        </w:tc>
        <w:tc>
          <w:tcPr>
            <w:tcW w:w="1997" w:type="dxa"/>
            <w:tcBorders>
              <w:top w:val="single" w:sz="8" w:space="0" w:color="auto"/>
              <w:left w:val="nil"/>
              <w:bottom w:val="single" w:sz="8" w:space="0" w:color="auto"/>
              <w:right w:val="single" w:sz="8" w:space="0" w:color="auto"/>
            </w:tcBorders>
            <w:shd w:val="clear" w:color="000000" w:fill="FBD4B4"/>
            <w:vAlign w:val="center"/>
            <w:hideMark/>
          </w:tcPr>
          <w:p w14:paraId="6E615D3A" w14:textId="77777777" w:rsidR="00FA73CE" w:rsidRPr="00F30E33" w:rsidRDefault="00FA73CE" w:rsidP="003E5236">
            <w:pPr>
              <w:spacing w:after="0" w:line="240" w:lineRule="auto"/>
              <w:jc w:val="center"/>
              <w:rPr>
                <w:ins w:id="19" w:author="Lisa Mellings" w:date="2026-09-25T21:09:00Z" w16du:dateUtc="2026-09-26T01:09:00Z"/>
                <w:rFonts w:ascii="Calibri" w:eastAsia="Times New Roman" w:hAnsi="Calibri" w:cs="Calibri"/>
                <w:b/>
                <w:bCs/>
                <w:color w:val="000000"/>
                <w:lang w:eastAsia="en-GB"/>
              </w:rPr>
            </w:pPr>
            <w:ins w:id="20" w:author="Lisa Mellings" w:date="2026-09-25T21:09:00Z" w16du:dateUtc="2026-09-26T01:09:00Z">
              <w:r w:rsidRPr="00F30E33">
                <w:rPr>
                  <w:rFonts w:ascii="Calibri" w:eastAsia="Times New Roman" w:hAnsi="Calibri" w:cs="Calibri"/>
                  <w:b/>
                  <w:bCs/>
                  <w:color w:val="000000"/>
                  <w:lang w:eastAsia="en-GB"/>
                </w:rPr>
                <w:t>Media Type</w:t>
              </w:r>
            </w:ins>
          </w:p>
        </w:tc>
        <w:tc>
          <w:tcPr>
            <w:tcW w:w="3673" w:type="dxa"/>
            <w:gridSpan w:val="2"/>
            <w:tcBorders>
              <w:top w:val="single" w:sz="8" w:space="0" w:color="auto"/>
              <w:left w:val="nil"/>
              <w:bottom w:val="single" w:sz="8" w:space="0" w:color="auto"/>
              <w:right w:val="single" w:sz="8" w:space="0" w:color="000000"/>
            </w:tcBorders>
            <w:shd w:val="clear" w:color="000000" w:fill="FBD4B4"/>
            <w:vAlign w:val="center"/>
            <w:hideMark/>
          </w:tcPr>
          <w:p w14:paraId="284262AC" w14:textId="77777777" w:rsidR="00FA73CE" w:rsidRPr="00F30E33" w:rsidRDefault="00FA73CE" w:rsidP="003E5236">
            <w:pPr>
              <w:spacing w:after="0" w:line="240" w:lineRule="auto"/>
              <w:jc w:val="center"/>
              <w:rPr>
                <w:ins w:id="21" w:author="Lisa Mellings" w:date="2026-09-25T21:09:00Z" w16du:dateUtc="2026-09-26T01:09:00Z"/>
                <w:rFonts w:ascii="Calibri" w:eastAsia="Times New Roman" w:hAnsi="Calibri" w:cs="Calibri"/>
                <w:b/>
                <w:bCs/>
                <w:color w:val="000000"/>
                <w:lang w:eastAsia="en-GB"/>
              </w:rPr>
            </w:pPr>
            <w:ins w:id="22" w:author="Lisa Mellings" w:date="2026-09-25T21:09:00Z" w16du:dateUtc="2026-09-26T01:09:00Z">
              <w:r w:rsidRPr="00F30E33">
                <w:rPr>
                  <w:rFonts w:ascii="Calibri" w:eastAsia="Times New Roman" w:hAnsi="Calibri" w:cs="Calibri"/>
                  <w:b/>
                  <w:bCs/>
                  <w:color w:val="000000"/>
                  <w:lang w:eastAsia="en-GB"/>
                </w:rPr>
                <w:t>At processing facility</w:t>
              </w:r>
            </w:ins>
          </w:p>
        </w:tc>
      </w:tr>
      <w:tr w:rsidR="00FA73CE" w:rsidRPr="00F30E33" w14:paraId="2B225893" w14:textId="77777777" w:rsidTr="002D0CCE">
        <w:trPr>
          <w:trHeight w:val="315"/>
          <w:ins w:id="23" w:author="Lisa Mellings" w:date="2026-09-25T21:09:00Z" w16du:dateUtc="2026-09-26T01:09:00Z"/>
        </w:trPr>
        <w:tc>
          <w:tcPr>
            <w:tcW w:w="1701" w:type="dxa"/>
            <w:tcBorders>
              <w:top w:val="nil"/>
              <w:left w:val="single" w:sz="8" w:space="0" w:color="auto"/>
              <w:bottom w:val="single" w:sz="8" w:space="0" w:color="auto"/>
              <w:right w:val="single" w:sz="8" w:space="0" w:color="auto"/>
            </w:tcBorders>
            <w:shd w:val="clear" w:color="000000" w:fill="FBD4B4"/>
            <w:vAlign w:val="center"/>
            <w:hideMark/>
          </w:tcPr>
          <w:p w14:paraId="6DE1F046" w14:textId="77777777" w:rsidR="00FA73CE" w:rsidRPr="00F30E33" w:rsidRDefault="00FA73CE" w:rsidP="003E5236">
            <w:pPr>
              <w:spacing w:after="0" w:line="240" w:lineRule="auto"/>
              <w:jc w:val="center"/>
              <w:rPr>
                <w:ins w:id="24" w:author="Lisa Mellings" w:date="2026-09-25T21:09:00Z" w16du:dateUtc="2026-09-26T01:09:00Z"/>
                <w:rFonts w:ascii="Calibri" w:eastAsia="Times New Roman" w:hAnsi="Calibri" w:cs="Calibri"/>
                <w:b/>
                <w:bCs/>
                <w:color w:val="000000"/>
                <w:lang w:eastAsia="en-GB"/>
              </w:rPr>
            </w:pPr>
            <w:ins w:id="25" w:author="Lisa Mellings" w:date="2026-09-25T21:09:00Z" w16du:dateUtc="2026-09-26T01:09:00Z">
              <w:r w:rsidRPr="00F30E33">
                <w:rPr>
                  <w:rFonts w:ascii="Calibri" w:eastAsia="Times New Roman" w:hAnsi="Calibri" w:cs="Calibri"/>
                  <w:b/>
                  <w:bCs/>
                  <w:color w:val="000000"/>
                  <w:lang w:eastAsia="en-GB"/>
                </w:rPr>
                <w:t>Reuse</w:t>
              </w:r>
            </w:ins>
          </w:p>
        </w:tc>
        <w:tc>
          <w:tcPr>
            <w:tcW w:w="1843" w:type="dxa"/>
            <w:tcBorders>
              <w:top w:val="nil"/>
              <w:left w:val="nil"/>
              <w:bottom w:val="single" w:sz="8" w:space="0" w:color="auto"/>
              <w:right w:val="single" w:sz="8" w:space="0" w:color="auto"/>
            </w:tcBorders>
            <w:shd w:val="clear" w:color="000000" w:fill="FBD4B4"/>
            <w:vAlign w:val="center"/>
            <w:hideMark/>
          </w:tcPr>
          <w:p w14:paraId="0FCB9F19" w14:textId="77777777" w:rsidR="00FA73CE" w:rsidRPr="00F30E33" w:rsidRDefault="00FA73CE" w:rsidP="003E5236">
            <w:pPr>
              <w:spacing w:after="0" w:line="240" w:lineRule="auto"/>
              <w:jc w:val="center"/>
              <w:rPr>
                <w:ins w:id="26" w:author="Lisa Mellings" w:date="2026-09-25T21:09:00Z" w16du:dateUtc="2026-09-26T01:09:00Z"/>
                <w:rFonts w:ascii="Calibri" w:eastAsia="Times New Roman" w:hAnsi="Calibri" w:cs="Calibri"/>
                <w:b/>
                <w:bCs/>
                <w:color w:val="000000"/>
                <w:lang w:eastAsia="en-GB"/>
              </w:rPr>
            </w:pPr>
            <w:ins w:id="27" w:author="Lisa Mellings" w:date="2026-09-25T21:09:00Z" w16du:dateUtc="2026-09-26T01:09:00Z">
              <w:r w:rsidRPr="00F30E33">
                <w:rPr>
                  <w:rFonts w:ascii="Calibri" w:eastAsia="Times New Roman" w:hAnsi="Calibri" w:cs="Calibri"/>
                  <w:b/>
                  <w:bCs/>
                  <w:color w:val="000000"/>
                  <w:lang w:eastAsia="en-GB"/>
                </w:rPr>
                <w:t>Destruction</w:t>
              </w:r>
            </w:ins>
          </w:p>
        </w:tc>
        <w:tc>
          <w:tcPr>
            <w:tcW w:w="1997" w:type="dxa"/>
            <w:tcBorders>
              <w:top w:val="nil"/>
              <w:left w:val="nil"/>
              <w:bottom w:val="single" w:sz="8" w:space="0" w:color="auto"/>
              <w:right w:val="single" w:sz="8" w:space="0" w:color="auto"/>
            </w:tcBorders>
            <w:shd w:val="clear" w:color="000000" w:fill="FBD4B4"/>
            <w:vAlign w:val="center"/>
            <w:hideMark/>
          </w:tcPr>
          <w:p w14:paraId="11A34AB1" w14:textId="77777777" w:rsidR="00FA73CE" w:rsidRPr="00F30E33" w:rsidRDefault="00FA73CE" w:rsidP="003E5236">
            <w:pPr>
              <w:spacing w:after="0" w:line="240" w:lineRule="auto"/>
              <w:jc w:val="center"/>
              <w:rPr>
                <w:ins w:id="28" w:author="Lisa Mellings" w:date="2026-09-25T21:09:00Z" w16du:dateUtc="2026-09-26T01:09:00Z"/>
                <w:rFonts w:ascii="Calibri" w:eastAsia="Times New Roman" w:hAnsi="Calibri" w:cs="Calibri"/>
                <w:b/>
                <w:bCs/>
                <w:color w:val="000000"/>
                <w:lang w:eastAsia="en-GB"/>
              </w:rPr>
            </w:pPr>
            <w:ins w:id="29" w:author="Lisa Mellings" w:date="2026-09-25T21:09:00Z" w16du:dateUtc="2026-09-26T01:09:00Z">
              <w:r w:rsidRPr="00F30E33">
                <w:rPr>
                  <w:rFonts w:ascii="Calibri" w:eastAsia="Times New Roman" w:hAnsi="Calibri" w:cs="Calibri"/>
                  <w:b/>
                  <w:bCs/>
                  <w:color w:val="000000"/>
                  <w:lang w:eastAsia="en-GB"/>
                </w:rPr>
                <w:t> </w:t>
              </w:r>
            </w:ins>
          </w:p>
        </w:tc>
        <w:tc>
          <w:tcPr>
            <w:tcW w:w="1903" w:type="dxa"/>
            <w:tcBorders>
              <w:top w:val="nil"/>
              <w:left w:val="nil"/>
              <w:bottom w:val="single" w:sz="8" w:space="0" w:color="auto"/>
              <w:right w:val="single" w:sz="8" w:space="0" w:color="auto"/>
            </w:tcBorders>
            <w:shd w:val="clear" w:color="000000" w:fill="FBD4B4"/>
            <w:vAlign w:val="center"/>
            <w:hideMark/>
          </w:tcPr>
          <w:p w14:paraId="40751C27" w14:textId="77777777" w:rsidR="00FA73CE" w:rsidRPr="00F30E33" w:rsidRDefault="00FA73CE" w:rsidP="003E5236">
            <w:pPr>
              <w:spacing w:after="0" w:line="240" w:lineRule="auto"/>
              <w:jc w:val="center"/>
              <w:rPr>
                <w:ins w:id="30" w:author="Lisa Mellings" w:date="2026-09-25T21:09:00Z" w16du:dateUtc="2026-09-26T01:09:00Z"/>
                <w:rFonts w:ascii="Calibri" w:eastAsia="Times New Roman" w:hAnsi="Calibri" w:cs="Calibri"/>
                <w:b/>
                <w:bCs/>
                <w:color w:val="000000"/>
                <w:lang w:eastAsia="en-GB"/>
              </w:rPr>
            </w:pPr>
            <w:ins w:id="31" w:author="Lisa Mellings" w:date="2026-09-25T21:09:00Z" w16du:dateUtc="2026-09-26T01:09:00Z">
              <w:r w:rsidRPr="00F30E33">
                <w:rPr>
                  <w:rFonts w:ascii="Calibri" w:eastAsia="Times New Roman" w:hAnsi="Calibri" w:cs="Calibri"/>
                  <w:b/>
                  <w:bCs/>
                  <w:color w:val="000000"/>
                  <w:lang w:eastAsia="en-GB"/>
                </w:rPr>
                <w:t>Reuse</w:t>
              </w:r>
            </w:ins>
          </w:p>
        </w:tc>
        <w:tc>
          <w:tcPr>
            <w:tcW w:w="1770" w:type="dxa"/>
            <w:tcBorders>
              <w:top w:val="nil"/>
              <w:left w:val="nil"/>
              <w:bottom w:val="single" w:sz="8" w:space="0" w:color="auto"/>
              <w:right w:val="single" w:sz="8" w:space="0" w:color="auto"/>
            </w:tcBorders>
            <w:shd w:val="clear" w:color="000000" w:fill="FBD4B4"/>
            <w:vAlign w:val="center"/>
            <w:hideMark/>
          </w:tcPr>
          <w:p w14:paraId="67C5D251" w14:textId="77777777" w:rsidR="00FA73CE" w:rsidRPr="00F30E33" w:rsidRDefault="00FA73CE" w:rsidP="003E5236">
            <w:pPr>
              <w:spacing w:after="0" w:line="240" w:lineRule="auto"/>
              <w:jc w:val="center"/>
              <w:rPr>
                <w:ins w:id="32" w:author="Lisa Mellings" w:date="2026-09-25T21:09:00Z" w16du:dateUtc="2026-09-26T01:09:00Z"/>
                <w:rFonts w:ascii="Calibri" w:eastAsia="Times New Roman" w:hAnsi="Calibri" w:cs="Calibri"/>
                <w:b/>
                <w:bCs/>
                <w:color w:val="000000"/>
                <w:lang w:eastAsia="en-GB"/>
              </w:rPr>
            </w:pPr>
            <w:ins w:id="33" w:author="Lisa Mellings" w:date="2026-09-25T21:09:00Z" w16du:dateUtc="2026-09-26T01:09:00Z">
              <w:r w:rsidRPr="00F30E33">
                <w:rPr>
                  <w:rFonts w:ascii="Calibri" w:eastAsia="Times New Roman" w:hAnsi="Calibri" w:cs="Calibri"/>
                  <w:b/>
                  <w:bCs/>
                  <w:color w:val="000000"/>
                  <w:lang w:eastAsia="en-GB"/>
                </w:rPr>
                <w:t>Destruction</w:t>
              </w:r>
            </w:ins>
          </w:p>
        </w:tc>
      </w:tr>
      <w:tr w:rsidR="00FA73CE" w:rsidRPr="00F30E33" w14:paraId="0220A192" w14:textId="77777777" w:rsidTr="002D0CCE">
        <w:trPr>
          <w:trHeight w:val="1134"/>
          <w:ins w:id="34" w:author="Lisa Mellings" w:date="2026-09-25T21:09:00Z" w16du:dateUtc="2026-09-26T01:09:00Z"/>
        </w:trPr>
        <w:tc>
          <w:tcPr>
            <w:tcW w:w="1701" w:type="dxa"/>
            <w:tcBorders>
              <w:top w:val="nil"/>
              <w:left w:val="single" w:sz="8" w:space="0" w:color="auto"/>
              <w:bottom w:val="single" w:sz="8" w:space="0" w:color="auto"/>
              <w:right w:val="single" w:sz="8" w:space="0" w:color="auto"/>
            </w:tcBorders>
            <w:vAlign w:val="center"/>
            <w:hideMark/>
          </w:tcPr>
          <w:p w14:paraId="3071C337" w14:textId="1C5B5B6F" w:rsidR="00FA73CE" w:rsidRDefault="00286E85" w:rsidP="003E5236">
            <w:pPr>
              <w:spacing w:after="0" w:line="240" w:lineRule="auto"/>
              <w:jc w:val="center"/>
              <w:rPr>
                <w:ins w:id="35" w:author="Lisa Mellings" w:date="2026-09-25T21:09:00Z" w16du:dateUtc="2026-09-26T01:09:00Z"/>
                <w:rFonts w:ascii="Calibri" w:eastAsia="Times New Roman" w:hAnsi="Calibri" w:cs="Calibri"/>
                <w:b/>
                <w:bCs/>
                <w:color w:val="000000"/>
                <w:sz w:val="18"/>
                <w:szCs w:val="18"/>
                <w:lang w:eastAsia="en-GB"/>
              </w:rPr>
            </w:pPr>
            <w:ins w:id="36" w:author="Lisa Mellings" w:date="2026-09-25T21:09:00Z" w16du:dateUtc="2026-09-26T01:09:00Z">
              <w:r>
                <w:rPr>
                  <w:rFonts w:ascii="Calibri" w:eastAsia="Times New Roman" w:hAnsi="Calibri" w:cs="Calibri"/>
                  <w:b/>
                  <w:bCs/>
                  <w:color w:val="000000"/>
                  <w:sz w:val="18"/>
                  <w:szCs w:val="18"/>
                  <w:lang w:eastAsia="en-GB"/>
                </w:rPr>
                <w:t>Here you would add what software tool , version number of the product used to sanitise the assets on client site</w:t>
              </w:r>
            </w:ins>
          </w:p>
          <w:p w14:paraId="5FACCF80" w14:textId="13B20B8C" w:rsidR="00FA73CE" w:rsidRPr="00F30E33" w:rsidRDefault="00FA73CE" w:rsidP="003E5236">
            <w:pPr>
              <w:spacing w:after="0" w:line="240" w:lineRule="auto"/>
              <w:jc w:val="center"/>
              <w:rPr>
                <w:ins w:id="37" w:author="Lisa Mellings" w:date="2026-09-25T21:09:00Z" w16du:dateUtc="2026-09-26T01:09:00Z"/>
                <w:rFonts w:ascii="Calibri" w:eastAsia="Times New Roman" w:hAnsi="Calibri" w:cs="Calibri"/>
                <w:b/>
                <w:bCs/>
                <w:color w:val="000000"/>
                <w:sz w:val="18"/>
                <w:szCs w:val="18"/>
                <w:lang w:eastAsia="en-GB"/>
              </w:rPr>
            </w:pPr>
            <w:ins w:id="38" w:author="Lisa Mellings" w:date="2026-09-25T21:09:00Z" w16du:dateUtc="2026-09-26T01:09:00Z">
              <w:r w:rsidRPr="00F30E33">
                <w:rPr>
                  <w:rFonts w:ascii="Calibri" w:eastAsia="Times New Roman" w:hAnsi="Calibri" w:cs="Calibri"/>
                  <w:b/>
                  <w:bCs/>
                  <w:color w:val="000000"/>
                  <w:sz w:val="18"/>
                  <w:szCs w:val="18"/>
                  <w:lang w:eastAsia="en-GB"/>
                </w:rPr>
                <w:t> </w:t>
              </w:r>
            </w:ins>
          </w:p>
        </w:tc>
        <w:tc>
          <w:tcPr>
            <w:tcW w:w="1843" w:type="dxa"/>
            <w:tcBorders>
              <w:top w:val="nil"/>
              <w:left w:val="nil"/>
              <w:bottom w:val="single" w:sz="8" w:space="0" w:color="auto"/>
              <w:right w:val="single" w:sz="8" w:space="0" w:color="auto"/>
            </w:tcBorders>
            <w:vAlign w:val="center"/>
          </w:tcPr>
          <w:p w14:paraId="423D7062" w14:textId="125CAE16" w:rsidR="00286E85" w:rsidRPr="00286E85" w:rsidRDefault="00286E85" w:rsidP="00286E85">
            <w:pPr>
              <w:rPr>
                <w:ins w:id="39" w:author="Lisa Mellings" w:date="2026-09-25T21:09:00Z" w16du:dateUtc="2026-09-26T01:09:00Z"/>
                <w:rFonts w:ascii="Calibri" w:eastAsia="Times New Roman" w:hAnsi="Calibri" w:cs="Calibri"/>
                <w:b/>
                <w:bCs/>
                <w:color w:val="000000"/>
                <w:sz w:val="18"/>
                <w:szCs w:val="18"/>
                <w:lang w:eastAsia="en-GB"/>
              </w:rPr>
            </w:pPr>
            <w:ins w:id="40" w:author="Lisa Mellings" w:date="2026-09-25T21:09:00Z" w16du:dateUtc="2026-09-26T01:09:00Z">
              <w:r w:rsidRPr="00286E85">
                <w:rPr>
                  <w:rFonts w:ascii="Calibri" w:eastAsia="Times New Roman" w:hAnsi="Calibri" w:cs="Calibri"/>
                  <w:b/>
                  <w:bCs/>
                  <w:color w:val="000000"/>
                  <w:sz w:val="18"/>
                  <w:szCs w:val="18"/>
                  <w:lang w:eastAsia="en-GB"/>
                </w:rPr>
                <w:t xml:space="preserve">Here you would add what </w:t>
              </w:r>
              <w:r>
                <w:rPr>
                  <w:rFonts w:ascii="Calibri" w:eastAsia="Times New Roman" w:hAnsi="Calibri" w:cs="Calibri"/>
                  <w:b/>
                  <w:bCs/>
                  <w:color w:val="000000"/>
                  <w:sz w:val="18"/>
                  <w:szCs w:val="18"/>
                  <w:lang w:eastAsia="en-GB"/>
                </w:rPr>
                <w:t>method</w:t>
              </w:r>
              <w:r w:rsidRPr="00286E85">
                <w:rPr>
                  <w:rFonts w:ascii="Calibri" w:eastAsia="Times New Roman" w:hAnsi="Calibri" w:cs="Calibri"/>
                  <w:b/>
                  <w:bCs/>
                  <w:color w:val="000000"/>
                  <w:sz w:val="18"/>
                  <w:szCs w:val="18"/>
                  <w:lang w:eastAsia="en-GB"/>
                </w:rPr>
                <w:t xml:space="preserve"> used to </w:t>
              </w:r>
              <w:r>
                <w:rPr>
                  <w:rFonts w:ascii="Calibri" w:eastAsia="Times New Roman" w:hAnsi="Calibri" w:cs="Calibri"/>
                  <w:b/>
                  <w:bCs/>
                  <w:color w:val="000000"/>
                  <w:sz w:val="18"/>
                  <w:szCs w:val="18"/>
                  <w:lang w:eastAsia="en-GB"/>
                </w:rPr>
                <w:t>destroy the assets</w:t>
              </w:r>
              <w:r w:rsidRPr="00286E85">
                <w:rPr>
                  <w:rFonts w:ascii="Calibri" w:eastAsia="Times New Roman" w:hAnsi="Calibri" w:cs="Calibri"/>
                  <w:b/>
                  <w:bCs/>
                  <w:color w:val="000000"/>
                  <w:sz w:val="18"/>
                  <w:szCs w:val="18"/>
                  <w:lang w:eastAsia="en-GB"/>
                </w:rPr>
                <w:t xml:space="preserve"> the assets on client site</w:t>
              </w:r>
              <w:r>
                <w:rPr>
                  <w:rFonts w:ascii="Calibri" w:eastAsia="Times New Roman" w:hAnsi="Calibri" w:cs="Calibri"/>
                  <w:b/>
                  <w:bCs/>
                  <w:color w:val="000000"/>
                  <w:sz w:val="18"/>
                  <w:szCs w:val="18"/>
                  <w:lang w:eastAsia="en-GB"/>
                </w:rPr>
                <w:t xml:space="preserve"> eg. Shred to 6mm</w:t>
              </w:r>
            </w:ins>
          </w:p>
          <w:p w14:paraId="03A14203" w14:textId="24B8D871" w:rsidR="00FA73CE" w:rsidRPr="00F30E33" w:rsidRDefault="00FA73CE" w:rsidP="003E5236">
            <w:pPr>
              <w:spacing w:after="0" w:line="240" w:lineRule="auto"/>
              <w:jc w:val="center"/>
              <w:rPr>
                <w:ins w:id="41" w:author="Lisa Mellings" w:date="2026-09-25T21:09:00Z" w16du:dateUtc="2026-09-26T01:09:00Z"/>
                <w:rFonts w:ascii="Calibri" w:eastAsia="Times New Roman" w:hAnsi="Calibri" w:cs="Calibri"/>
                <w:b/>
                <w:bCs/>
                <w:color w:val="000000"/>
                <w:sz w:val="18"/>
                <w:szCs w:val="18"/>
                <w:lang w:eastAsia="en-GB"/>
              </w:rPr>
            </w:pPr>
          </w:p>
        </w:tc>
        <w:tc>
          <w:tcPr>
            <w:tcW w:w="1997" w:type="dxa"/>
            <w:tcBorders>
              <w:top w:val="nil"/>
              <w:left w:val="nil"/>
              <w:bottom w:val="single" w:sz="8" w:space="0" w:color="auto"/>
              <w:right w:val="single" w:sz="8" w:space="0" w:color="auto"/>
            </w:tcBorders>
            <w:shd w:val="clear" w:color="000000" w:fill="FBD4B4"/>
            <w:vAlign w:val="center"/>
            <w:hideMark/>
          </w:tcPr>
          <w:p w14:paraId="5C6E1EC4" w14:textId="77777777" w:rsidR="00FA73CE" w:rsidRPr="00F30E33" w:rsidRDefault="00FA73CE" w:rsidP="003E5236">
            <w:pPr>
              <w:spacing w:after="0" w:line="240" w:lineRule="auto"/>
              <w:jc w:val="center"/>
              <w:rPr>
                <w:ins w:id="42" w:author="Lisa Mellings" w:date="2026-09-25T21:09:00Z" w16du:dateUtc="2026-09-26T01:09:00Z"/>
                <w:rFonts w:ascii="Calibri" w:eastAsia="Times New Roman" w:hAnsi="Calibri" w:cs="Calibri"/>
                <w:b/>
                <w:bCs/>
                <w:color w:val="000000"/>
                <w:lang w:eastAsia="en-GB"/>
              </w:rPr>
            </w:pPr>
            <w:ins w:id="43" w:author="Lisa Mellings" w:date="2026-09-25T21:09:00Z" w16du:dateUtc="2026-09-26T01:09:00Z">
              <w:r w:rsidRPr="00F30E33">
                <w:rPr>
                  <w:rFonts w:ascii="Calibri" w:eastAsia="Times New Roman" w:hAnsi="Calibri" w:cs="Calibri"/>
                  <w:b/>
                  <w:bCs/>
                  <w:color w:val="000000"/>
                  <w:lang w:eastAsia="en-GB"/>
                </w:rPr>
                <w:t>Magnetic Hard Disk Drives</w:t>
              </w:r>
            </w:ins>
          </w:p>
        </w:tc>
        <w:tc>
          <w:tcPr>
            <w:tcW w:w="1903" w:type="dxa"/>
            <w:tcBorders>
              <w:top w:val="nil"/>
              <w:left w:val="nil"/>
              <w:bottom w:val="single" w:sz="8" w:space="0" w:color="auto"/>
              <w:right w:val="single" w:sz="8" w:space="0" w:color="auto"/>
            </w:tcBorders>
            <w:shd w:val="clear" w:color="000000" w:fill="FFFFFF"/>
            <w:vAlign w:val="center"/>
          </w:tcPr>
          <w:p w14:paraId="4E5296CF" w14:textId="49A1E3F2" w:rsidR="00286E85" w:rsidRDefault="00286E85" w:rsidP="00286E85">
            <w:pPr>
              <w:spacing w:after="0" w:line="240" w:lineRule="auto"/>
              <w:jc w:val="center"/>
              <w:rPr>
                <w:ins w:id="44" w:author="Lisa Mellings" w:date="2026-09-25T21:09:00Z" w16du:dateUtc="2026-09-26T01:09:00Z"/>
                <w:rFonts w:ascii="Calibri" w:eastAsia="Times New Roman" w:hAnsi="Calibri" w:cs="Calibri"/>
                <w:b/>
                <w:bCs/>
                <w:color w:val="000000"/>
                <w:sz w:val="18"/>
                <w:szCs w:val="18"/>
                <w:lang w:eastAsia="en-GB"/>
              </w:rPr>
            </w:pPr>
            <w:ins w:id="45" w:author="Lisa Mellings" w:date="2026-09-25T21:09:00Z" w16du:dateUtc="2026-09-26T01:09:00Z">
              <w:r>
                <w:rPr>
                  <w:rFonts w:ascii="Calibri" w:eastAsia="Times New Roman" w:hAnsi="Calibri" w:cs="Calibri"/>
                  <w:b/>
                  <w:bCs/>
                  <w:color w:val="000000"/>
                  <w:sz w:val="18"/>
                  <w:szCs w:val="18"/>
                  <w:lang w:eastAsia="en-GB"/>
                </w:rPr>
                <w:t>Here you would add what software tool, version number of the product used to sanitise the assets at your facility</w:t>
              </w:r>
            </w:ins>
          </w:p>
          <w:p w14:paraId="079F2F75" w14:textId="06E5CD04" w:rsidR="00FA73CE" w:rsidRPr="00F30E33" w:rsidRDefault="00FA73CE" w:rsidP="003E5236">
            <w:pPr>
              <w:spacing w:after="0" w:line="240" w:lineRule="auto"/>
              <w:jc w:val="center"/>
              <w:rPr>
                <w:ins w:id="46" w:author="Lisa Mellings" w:date="2026-09-25T21:09:00Z" w16du:dateUtc="2026-09-26T01:09:00Z"/>
                <w:rFonts w:ascii="Calibri" w:eastAsia="Times New Roman" w:hAnsi="Calibri" w:cs="Calibri"/>
                <w:sz w:val="20"/>
                <w:szCs w:val="20"/>
                <w:lang w:eastAsia="en-GB"/>
              </w:rPr>
            </w:pPr>
          </w:p>
        </w:tc>
        <w:tc>
          <w:tcPr>
            <w:tcW w:w="1770" w:type="dxa"/>
            <w:tcBorders>
              <w:top w:val="nil"/>
              <w:left w:val="nil"/>
              <w:bottom w:val="single" w:sz="8" w:space="0" w:color="auto"/>
              <w:right w:val="single" w:sz="8" w:space="0" w:color="auto"/>
            </w:tcBorders>
            <w:shd w:val="clear" w:color="000000" w:fill="FFFFFF"/>
            <w:vAlign w:val="center"/>
          </w:tcPr>
          <w:p w14:paraId="71BAF972" w14:textId="1D89644D" w:rsidR="00286E85" w:rsidRPr="00286E85" w:rsidRDefault="00286E85" w:rsidP="00286E85">
            <w:pPr>
              <w:rPr>
                <w:ins w:id="47" w:author="Lisa Mellings" w:date="2026-09-25T21:09:00Z" w16du:dateUtc="2026-09-26T01:09:00Z"/>
                <w:rFonts w:ascii="Calibri" w:eastAsia="Times New Roman" w:hAnsi="Calibri" w:cs="Calibri"/>
                <w:b/>
                <w:bCs/>
                <w:color w:val="000000"/>
                <w:sz w:val="18"/>
                <w:szCs w:val="18"/>
                <w:lang w:eastAsia="en-GB"/>
              </w:rPr>
            </w:pPr>
            <w:ins w:id="48" w:author="Lisa Mellings" w:date="2026-09-25T21:09:00Z" w16du:dateUtc="2026-09-26T01:09:00Z">
              <w:r w:rsidRPr="00286E85">
                <w:rPr>
                  <w:rFonts w:ascii="Calibri" w:eastAsia="Times New Roman" w:hAnsi="Calibri" w:cs="Calibri"/>
                  <w:b/>
                  <w:bCs/>
                  <w:color w:val="000000"/>
                  <w:sz w:val="18"/>
                  <w:szCs w:val="18"/>
                  <w:lang w:eastAsia="en-GB"/>
                </w:rPr>
                <w:t xml:space="preserve">Here you would add what </w:t>
              </w:r>
              <w:r>
                <w:rPr>
                  <w:rFonts w:ascii="Calibri" w:eastAsia="Times New Roman" w:hAnsi="Calibri" w:cs="Calibri"/>
                  <w:b/>
                  <w:bCs/>
                  <w:color w:val="000000"/>
                  <w:sz w:val="18"/>
                  <w:szCs w:val="18"/>
                  <w:lang w:eastAsia="en-GB"/>
                </w:rPr>
                <w:t>method</w:t>
              </w:r>
              <w:r w:rsidRPr="00286E85">
                <w:rPr>
                  <w:rFonts w:ascii="Calibri" w:eastAsia="Times New Roman" w:hAnsi="Calibri" w:cs="Calibri"/>
                  <w:b/>
                  <w:bCs/>
                  <w:color w:val="000000"/>
                  <w:sz w:val="18"/>
                  <w:szCs w:val="18"/>
                  <w:lang w:eastAsia="en-GB"/>
                </w:rPr>
                <w:t xml:space="preserve"> used to </w:t>
              </w:r>
              <w:r>
                <w:rPr>
                  <w:rFonts w:ascii="Calibri" w:eastAsia="Times New Roman" w:hAnsi="Calibri" w:cs="Calibri"/>
                  <w:b/>
                  <w:bCs/>
                  <w:color w:val="000000"/>
                  <w:sz w:val="18"/>
                  <w:szCs w:val="18"/>
                  <w:lang w:eastAsia="en-GB"/>
                </w:rPr>
                <w:t>destroy the assets</w:t>
              </w:r>
              <w:r w:rsidRPr="00286E85">
                <w:rPr>
                  <w:rFonts w:ascii="Calibri" w:eastAsia="Times New Roman" w:hAnsi="Calibri" w:cs="Calibri"/>
                  <w:b/>
                  <w:bCs/>
                  <w:color w:val="000000"/>
                  <w:sz w:val="18"/>
                  <w:szCs w:val="18"/>
                  <w:lang w:eastAsia="en-GB"/>
                </w:rPr>
                <w:t xml:space="preserve"> </w:t>
              </w:r>
              <w:r>
                <w:rPr>
                  <w:rFonts w:ascii="Calibri" w:eastAsia="Times New Roman" w:hAnsi="Calibri" w:cs="Calibri"/>
                  <w:b/>
                  <w:bCs/>
                  <w:color w:val="000000"/>
                  <w:sz w:val="18"/>
                  <w:szCs w:val="18"/>
                  <w:lang w:eastAsia="en-GB"/>
                </w:rPr>
                <w:t>at your facility eg. Shred to 6mm</w:t>
              </w:r>
            </w:ins>
          </w:p>
          <w:p w14:paraId="00EC3E5A" w14:textId="37E5D33E" w:rsidR="00FA73CE" w:rsidRPr="00F30E33" w:rsidRDefault="00FA73CE" w:rsidP="003E5236">
            <w:pPr>
              <w:spacing w:after="0" w:line="240" w:lineRule="auto"/>
              <w:jc w:val="center"/>
              <w:rPr>
                <w:ins w:id="49" w:author="Lisa Mellings" w:date="2026-09-25T21:09:00Z" w16du:dateUtc="2026-09-26T01:09:00Z"/>
                <w:rFonts w:ascii="Calibri" w:eastAsia="Times New Roman" w:hAnsi="Calibri" w:cs="Calibri"/>
                <w:sz w:val="20"/>
                <w:szCs w:val="20"/>
                <w:lang w:eastAsia="en-GB"/>
              </w:rPr>
            </w:pPr>
          </w:p>
        </w:tc>
      </w:tr>
      <w:tr w:rsidR="00FA73CE" w:rsidRPr="00F30E33" w14:paraId="15BA18FE" w14:textId="77777777" w:rsidTr="002D0CCE">
        <w:trPr>
          <w:trHeight w:val="1134"/>
          <w:ins w:id="50" w:author="Lisa Mellings" w:date="2026-09-25T21:09:00Z" w16du:dateUtc="2026-09-26T01:09:00Z"/>
        </w:trPr>
        <w:tc>
          <w:tcPr>
            <w:tcW w:w="1701" w:type="dxa"/>
            <w:tcBorders>
              <w:top w:val="nil"/>
              <w:left w:val="single" w:sz="8" w:space="0" w:color="auto"/>
              <w:bottom w:val="single" w:sz="8" w:space="0" w:color="auto"/>
              <w:right w:val="single" w:sz="8" w:space="0" w:color="auto"/>
            </w:tcBorders>
            <w:vAlign w:val="center"/>
            <w:hideMark/>
          </w:tcPr>
          <w:p w14:paraId="1588EB79" w14:textId="77777777" w:rsidR="00FA73CE" w:rsidRDefault="00FA73CE" w:rsidP="003E5236">
            <w:pPr>
              <w:spacing w:after="0" w:line="240" w:lineRule="auto"/>
              <w:jc w:val="center"/>
              <w:rPr>
                <w:ins w:id="51" w:author="Lisa Mellings" w:date="2026-09-25T21:09:00Z" w16du:dateUtc="2026-09-26T01:09:00Z"/>
                <w:rFonts w:ascii="Calibri" w:eastAsia="Times New Roman" w:hAnsi="Calibri" w:cs="Calibri"/>
                <w:b/>
                <w:bCs/>
                <w:color w:val="000000"/>
                <w:sz w:val="18"/>
                <w:szCs w:val="18"/>
                <w:lang w:eastAsia="en-GB"/>
              </w:rPr>
            </w:pPr>
          </w:p>
          <w:p w14:paraId="38E30B39" w14:textId="001A6F45" w:rsidR="00FA73CE" w:rsidRPr="00F30E33" w:rsidRDefault="00FA73CE" w:rsidP="003E5236">
            <w:pPr>
              <w:spacing w:after="0" w:line="240" w:lineRule="auto"/>
              <w:jc w:val="center"/>
              <w:rPr>
                <w:ins w:id="52" w:author="Lisa Mellings" w:date="2026-09-25T21:09:00Z" w16du:dateUtc="2026-09-26T01:09:00Z"/>
                <w:rFonts w:ascii="Calibri" w:eastAsia="Times New Roman" w:hAnsi="Calibri" w:cs="Calibri"/>
                <w:b/>
                <w:bCs/>
                <w:color w:val="000000"/>
                <w:sz w:val="18"/>
                <w:szCs w:val="18"/>
                <w:lang w:eastAsia="en-GB"/>
              </w:rPr>
            </w:pPr>
          </w:p>
        </w:tc>
        <w:tc>
          <w:tcPr>
            <w:tcW w:w="1843" w:type="dxa"/>
            <w:tcBorders>
              <w:top w:val="nil"/>
              <w:left w:val="nil"/>
              <w:bottom w:val="single" w:sz="8" w:space="0" w:color="auto"/>
              <w:right w:val="single" w:sz="8" w:space="0" w:color="auto"/>
            </w:tcBorders>
            <w:vAlign w:val="center"/>
          </w:tcPr>
          <w:p w14:paraId="79325CFC" w14:textId="625430EE" w:rsidR="00FA73CE" w:rsidRPr="00F30E33" w:rsidRDefault="00FA73CE" w:rsidP="003E5236">
            <w:pPr>
              <w:spacing w:after="0" w:line="240" w:lineRule="auto"/>
              <w:jc w:val="center"/>
              <w:rPr>
                <w:ins w:id="53" w:author="Lisa Mellings" w:date="2026-09-25T21:09:00Z" w16du:dateUtc="2026-09-26T01:09:00Z"/>
                <w:rFonts w:ascii="Calibri" w:eastAsia="Times New Roman" w:hAnsi="Calibri" w:cs="Calibri"/>
                <w:b/>
                <w:bCs/>
                <w:color w:val="000000"/>
                <w:sz w:val="18"/>
                <w:szCs w:val="18"/>
                <w:lang w:eastAsia="en-GB"/>
              </w:rPr>
            </w:pPr>
          </w:p>
        </w:tc>
        <w:tc>
          <w:tcPr>
            <w:tcW w:w="1997" w:type="dxa"/>
            <w:tcBorders>
              <w:top w:val="nil"/>
              <w:left w:val="nil"/>
              <w:bottom w:val="single" w:sz="8" w:space="0" w:color="auto"/>
              <w:right w:val="single" w:sz="8" w:space="0" w:color="auto"/>
            </w:tcBorders>
            <w:shd w:val="clear" w:color="000000" w:fill="FBD4B4"/>
            <w:vAlign w:val="center"/>
            <w:hideMark/>
          </w:tcPr>
          <w:p w14:paraId="1C2627E2" w14:textId="77777777" w:rsidR="00FA73CE" w:rsidRPr="00F30E33" w:rsidRDefault="00FA73CE" w:rsidP="003E5236">
            <w:pPr>
              <w:spacing w:after="0" w:line="240" w:lineRule="auto"/>
              <w:jc w:val="center"/>
              <w:rPr>
                <w:ins w:id="54" w:author="Lisa Mellings" w:date="2026-09-25T21:09:00Z" w16du:dateUtc="2026-09-26T01:09:00Z"/>
                <w:rFonts w:ascii="Calibri" w:eastAsia="Times New Roman" w:hAnsi="Calibri" w:cs="Calibri"/>
                <w:b/>
                <w:bCs/>
                <w:color w:val="000000"/>
                <w:lang w:eastAsia="en-GB"/>
              </w:rPr>
            </w:pPr>
            <w:ins w:id="55" w:author="Lisa Mellings" w:date="2026-09-25T21:09:00Z" w16du:dateUtc="2026-09-26T01:09:00Z">
              <w:r w:rsidRPr="00F30E33">
                <w:rPr>
                  <w:rFonts w:ascii="Calibri" w:eastAsia="Times New Roman" w:hAnsi="Calibri" w:cs="Calibri"/>
                  <w:b/>
                  <w:bCs/>
                  <w:color w:val="000000"/>
                  <w:lang w:eastAsia="en-GB"/>
                </w:rPr>
                <w:t>Solid State Hard Drives</w:t>
              </w:r>
            </w:ins>
          </w:p>
        </w:tc>
        <w:tc>
          <w:tcPr>
            <w:tcW w:w="1903" w:type="dxa"/>
            <w:tcBorders>
              <w:top w:val="nil"/>
              <w:left w:val="nil"/>
              <w:bottom w:val="single" w:sz="8" w:space="0" w:color="auto"/>
              <w:right w:val="single" w:sz="8" w:space="0" w:color="auto"/>
            </w:tcBorders>
            <w:shd w:val="clear" w:color="000000" w:fill="FFFFFF"/>
            <w:vAlign w:val="center"/>
          </w:tcPr>
          <w:p w14:paraId="7ED4D826" w14:textId="704773C8" w:rsidR="00FA73CE" w:rsidRPr="00F30E33" w:rsidRDefault="00FA73CE" w:rsidP="003E5236">
            <w:pPr>
              <w:spacing w:after="0" w:line="240" w:lineRule="auto"/>
              <w:jc w:val="center"/>
              <w:rPr>
                <w:ins w:id="56" w:author="Lisa Mellings" w:date="2026-09-25T21:09:00Z" w16du:dateUtc="2026-09-26T01:09:00Z"/>
                <w:rFonts w:ascii="Calibri" w:eastAsia="Times New Roman" w:hAnsi="Calibri" w:cs="Calibri"/>
                <w:sz w:val="20"/>
                <w:szCs w:val="20"/>
                <w:lang w:eastAsia="en-GB"/>
              </w:rPr>
            </w:pPr>
          </w:p>
        </w:tc>
        <w:tc>
          <w:tcPr>
            <w:tcW w:w="1770" w:type="dxa"/>
            <w:tcBorders>
              <w:top w:val="nil"/>
              <w:left w:val="nil"/>
              <w:bottom w:val="single" w:sz="8" w:space="0" w:color="auto"/>
              <w:right w:val="single" w:sz="8" w:space="0" w:color="auto"/>
            </w:tcBorders>
            <w:shd w:val="clear" w:color="000000" w:fill="FFFFFF"/>
            <w:vAlign w:val="center"/>
          </w:tcPr>
          <w:p w14:paraId="46751BD8" w14:textId="38F6D49E" w:rsidR="00FA73CE" w:rsidRPr="00F30E33" w:rsidRDefault="00FA73CE" w:rsidP="003E5236">
            <w:pPr>
              <w:spacing w:after="0" w:line="240" w:lineRule="auto"/>
              <w:jc w:val="center"/>
              <w:rPr>
                <w:ins w:id="57" w:author="Lisa Mellings" w:date="2026-09-25T21:09:00Z" w16du:dateUtc="2026-09-26T01:09:00Z"/>
                <w:rFonts w:ascii="Calibri" w:eastAsia="Times New Roman" w:hAnsi="Calibri" w:cs="Calibri"/>
                <w:sz w:val="20"/>
                <w:szCs w:val="20"/>
                <w:lang w:eastAsia="en-GB"/>
              </w:rPr>
            </w:pPr>
          </w:p>
        </w:tc>
      </w:tr>
      <w:tr w:rsidR="00FA73CE" w:rsidRPr="00F30E33" w14:paraId="281A136A" w14:textId="77777777" w:rsidTr="002D0CCE">
        <w:trPr>
          <w:trHeight w:val="1134"/>
          <w:ins w:id="58" w:author="Lisa Mellings" w:date="2026-09-25T21:09:00Z" w16du:dateUtc="2026-09-26T01:09:00Z"/>
        </w:trPr>
        <w:tc>
          <w:tcPr>
            <w:tcW w:w="1701" w:type="dxa"/>
            <w:tcBorders>
              <w:top w:val="nil"/>
              <w:left w:val="single" w:sz="8" w:space="0" w:color="auto"/>
              <w:bottom w:val="single" w:sz="8" w:space="0" w:color="auto"/>
              <w:right w:val="single" w:sz="8" w:space="0" w:color="auto"/>
            </w:tcBorders>
            <w:vAlign w:val="center"/>
            <w:hideMark/>
          </w:tcPr>
          <w:p w14:paraId="1F5D94DA" w14:textId="77777777" w:rsidR="00FA73CE" w:rsidRPr="00F30E33" w:rsidRDefault="00FA73CE" w:rsidP="003E5236">
            <w:pPr>
              <w:spacing w:after="0" w:line="240" w:lineRule="auto"/>
              <w:jc w:val="center"/>
              <w:rPr>
                <w:ins w:id="59" w:author="Lisa Mellings" w:date="2026-09-25T21:09:00Z" w16du:dateUtc="2026-09-26T01:09:00Z"/>
                <w:rFonts w:ascii="Calibri" w:eastAsia="Times New Roman" w:hAnsi="Calibri" w:cs="Calibri"/>
                <w:b/>
                <w:bCs/>
                <w:color w:val="000000"/>
                <w:sz w:val="18"/>
                <w:szCs w:val="18"/>
                <w:lang w:eastAsia="en-GB"/>
              </w:rPr>
            </w:pPr>
            <w:ins w:id="60" w:author="Lisa Mellings" w:date="2026-09-25T21:09:00Z" w16du:dateUtc="2026-09-26T01:09:00Z">
              <w:r w:rsidRPr="00F30E33">
                <w:rPr>
                  <w:rFonts w:ascii="Calibri" w:eastAsia="Times New Roman" w:hAnsi="Calibri" w:cs="Calibri"/>
                  <w:b/>
                  <w:bCs/>
                  <w:color w:val="000000"/>
                  <w:sz w:val="18"/>
                  <w:szCs w:val="18"/>
                  <w:lang w:eastAsia="en-GB"/>
                </w:rPr>
                <w:t> </w:t>
              </w:r>
            </w:ins>
          </w:p>
        </w:tc>
        <w:tc>
          <w:tcPr>
            <w:tcW w:w="1843" w:type="dxa"/>
            <w:tcBorders>
              <w:top w:val="nil"/>
              <w:left w:val="nil"/>
              <w:bottom w:val="single" w:sz="8" w:space="0" w:color="auto"/>
              <w:right w:val="single" w:sz="8" w:space="0" w:color="auto"/>
            </w:tcBorders>
            <w:vAlign w:val="center"/>
          </w:tcPr>
          <w:p w14:paraId="64243B19" w14:textId="52E5F80C" w:rsidR="00FA73CE" w:rsidRPr="00F30E33" w:rsidRDefault="00FA73CE" w:rsidP="003E5236">
            <w:pPr>
              <w:spacing w:after="0" w:line="240" w:lineRule="auto"/>
              <w:jc w:val="center"/>
              <w:rPr>
                <w:ins w:id="61" w:author="Lisa Mellings" w:date="2026-09-25T21:09:00Z" w16du:dateUtc="2026-09-26T01:09:00Z"/>
                <w:rFonts w:ascii="Calibri" w:eastAsia="Times New Roman" w:hAnsi="Calibri" w:cs="Calibri"/>
                <w:b/>
                <w:bCs/>
                <w:color w:val="000000"/>
                <w:sz w:val="18"/>
                <w:szCs w:val="18"/>
                <w:lang w:eastAsia="en-GB"/>
              </w:rPr>
            </w:pPr>
          </w:p>
        </w:tc>
        <w:tc>
          <w:tcPr>
            <w:tcW w:w="1997" w:type="dxa"/>
            <w:tcBorders>
              <w:top w:val="nil"/>
              <w:left w:val="nil"/>
              <w:bottom w:val="single" w:sz="8" w:space="0" w:color="auto"/>
              <w:right w:val="single" w:sz="8" w:space="0" w:color="auto"/>
            </w:tcBorders>
            <w:shd w:val="clear" w:color="000000" w:fill="FBD4B4"/>
            <w:vAlign w:val="center"/>
            <w:hideMark/>
          </w:tcPr>
          <w:p w14:paraId="5CFC07FF" w14:textId="77777777" w:rsidR="00FA73CE" w:rsidRPr="00F30E33" w:rsidRDefault="00FA73CE" w:rsidP="003E5236">
            <w:pPr>
              <w:spacing w:after="0" w:line="240" w:lineRule="auto"/>
              <w:jc w:val="center"/>
              <w:rPr>
                <w:ins w:id="62" w:author="Lisa Mellings" w:date="2026-09-25T21:09:00Z" w16du:dateUtc="2026-09-26T01:09:00Z"/>
                <w:rFonts w:ascii="Calibri" w:eastAsia="Times New Roman" w:hAnsi="Calibri" w:cs="Calibri"/>
                <w:b/>
                <w:bCs/>
                <w:color w:val="000000"/>
                <w:lang w:eastAsia="en-GB"/>
              </w:rPr>
            </w:pPr>
            <w:ins w:id="63" w:author="Lisa Mellings" w:date="2026-09-25T21:09:00Z" w16du:dateUtc="2026-09-26T01:09:00Z">
              <w:r w:rsidRPr="00F30E33">
                <w:rPr>
                  <w:rFonts w:ascii="Calibri" w:eastAsia="Times New Roman" w:hAnsi="Calibri" w:cs="Calibri"/>
                  <w:b/>
                  <w:bCs/>
                  <w:color w:val="000000"/>
                  <w:lang w:eastAsia="en-GB"/>
                </w:rPr>
                <w:t>Smart Phones</w:t>
              </w:r>
            </w:ins>
          </w:p>
        </w:tc>
        <w:tc>
          <w:tcPr>
            <w:tcW w:w="1903" w:type="dxa"/>
            <w:tcBorders>
              <w:top w:val="nil"/>
              <w:left w:val="nil"/>
              <w:bottom w:val="single" w:sz="8" w:space="0" w:color="auto"/>
              <w:right w:val="single" w:sz="8" w:space="0" w:color="auto"/>
            </w:tcBorders>
            <w:shd w:val="clear" w:color="000000" w:fill="FFFFFF"/>
            <w:vAlign w:val="center"/>
          </w:tcPr>
          <w:p w14:paraId="4BCB9A47" w14:textId="0F387112" w:rsidR="00FA73CE" w:rsidRPr="00F30E33" w:rsidRDefault="00FA73CE" w:rsidP="003E5236">
            <w:pPr>
              <w:spacing w:after="0" w:line="240" w:lineRule="auto"/>
              <w:jc w:val="center"/>
              <w:rPr>
                <w:ins w:id="64" w:author="Lisa Mellings" w:date="2026-09-25T21:09:00Z" w16du:dateUtc="2026-09-26T01:09:00Z"/>
                <w:rFonts w:ascii="Calibri" w:eastAsia="Times New Roman" w:hAnsi="Calibri" w:cs="Calibri"/>
                <w:sz w:val="20"/>
                <w:szCs w:val="20"/>
                <w:lang w:eastAsia="en-GB"/>
              </w:rPr>
            </w:pPr>
          </w:p>
        </w:tc>
        <w:tc>
          <w:tcPr>
            <w:tcW w:w="1770" w:type="dxa"/>
            <w:tcBorders>
              <w:top w:val="nil"/>
              <w:left w:val="nil"/>
              <w:bottom w:val="single" w:sz="8" w:space="0" w:color="auto"/>
              <w:right w:val="single" w:sz="8" w:space="0" w:color="auto"/>
            </w:tcBorders>
            <w:shd w:val="clear" w:color="000000" w:fill="FFFFFF"/>
            <w:vAlign w:val="center"/>
          </w:tcPr>
          <w:p w14:paraId="5CEA6B0F" w14:textId="0031BD51" w:rsidR="00FA73CE" w:rsidRPr="00F30E33" w:rsidRDefault="00FA73CE" w:rsidP="003E5236">
            <w:pPr>
              <w:spacing w:after="0" w:line="240" w:lineRule="auto"/>
              <w:jc w:val="center"/>
              <w:rPr>
                <w:ins w:id="65" w:author="Lisa Mellings" w:date="2026-09-25T21:09:00Z" w16du:dateUtc="2026-09-26T01:09:00Z"/>
                <w:rFonts w:ascii="Calibri" w:eastAsia="Times New Roman" w:hAnsi="Calibri" w:cs="Calibri"/>
                <w:sz w:val="20"/>
                <w:szCs w:val="20"/>
                <w:lang w:eastAsia="en-GB"/>
              </w:rPr>
            </w:pPr>
          </w:p>
        </w:tc>
      </w:tr>
      <w:tr w:rsidR="00FA73CE" w:rsidRPr="00F30E33" w14:paraId="31E21F63" w14:textId="77777777" w:rsidTr="002D0CCE">
        <w:trPr>
          <w:trHeight w:val="1134"/>
          <w:ins w:id="66" w:author="Lisa Mellings" w:date="2026-09-25T21:09:00Z" w16du:dateUtc="2026-09-26T01:09:00Z"/>
        </w:trPr>
        <w:tc>
          <w:tcPr>
            <w:tcW w:w="1701" w:type="dxa"/>
            <w:tcBorders>
              <w:top w:val="nil"/>
              <w:left w:val="single" w:sz="8" w:space="0" w:color="auto"/>
              <w:bottom w:val="single" w:sz="8" w:space="0" w:color="auto"/>
              <w:right w:val="single" w:sz="8" w:space="0" w:color="auto"/>
            </w:tcBorders>
            <w:vAlign w:val="center"/>
            <w:hideMark/>
          </w:tcPr>
          <w:p w14:paraId="66F7EA9E" w14:textId="77777777" w:rsidR="00FA73CE" w:rsidRDefault="00FA73CE" w:rsidP="003E5236">
            <w:pPr>
              <w:spacing w:after="0" w:line="240" w:lineRule="auto"/>
              <w:jc w:val="center"/>
              <w:rPr>
                <w:ins w:id="67" w:author="Lisa Mellings" w:date="2026-09-25T21:09:00Z" w16du:dateUtc="2026-09-26T01:09:00Z"/>
                <w:rFonts w:ascii="Calibri" w:eastAsia="Times New Roman" w:hAnsi="Calibri" w:cs="Calibri"/>
                <w:b/>
                <w:bCs/>
                <w:color w:val="000000"/>
                <w:sz w:val="18"/>
                <w:szCs w:val="18"/>
                <w:lang w:eastAsia="en-GB"/>
              </w:rPr>
            </w:pPr>
          </w:p>
          <w:p w14:paraId="5B630898" w14:textId="77777777" w:rsidR="00FA73CE" w:rsidRDefault="00FA73CE" w:rsidP="003E5236">
            <w:pPr>
              <w:spacing w:after="0" w:line="240" w:lineRule="auto"/>
              <w:jc w:val="center"/>
              <w:rPr>
                <w:ins w:id="68" w:author="Lisa Mellings" w:date="2026-09-25T21:09:00Z" w16du:dateUtc="2026-09-26T01:09:00Z"/>
                <w:rFonts w:ascii="Calibri" w:eastAsia="Times New Roman" w:hAnsi="Calibri" w:cs="Calibri"/>
                <w:b/>
                <w:bCs/>
                <w:color w:val="000000"/>
                <w:sz w:val="18"/>
                <w:szCs w:val="18"/>
                <w:lang w:eastAsia="en-GB"/>
              </w:rPr>
            </w:pPr>
          </w:p>
          <w:p w14:paraId="1B66BE62" w14:textId="77777777" w:rsidR="00FA73CE" w:rsidRDefault="00FA73CE" w:rsidP="003E5236">
            <w:pPr>
              <w:spacing w:after="0" w:line="240" w:lineRule="auto"/>
              <w:jc w:val="center"/>
              <w:rPr>
                <w:ins w:id="69" w:author="Lisa Mellings" w:date="2026-09-25T21:09:00Z" w16du:dateUtc="2026-09-26T01:09:00Z"/>
                <w:rFonts w:ascii="Calibri" w:eastAsia="Times New Roman" w:hAnsi="Calibri" w:cs="Calibri"/>
                <w:b/>
                <w:bCs/>
                <w:color w:val="000000"/>
                <w:sz w:val="18"/>
                <w:szCs w:val="18"/>
                <w:lang w:eastAsia="en-GB"/>
              </w:rPr>
            </w:pPr>
          </w:p>
          <w:p w14:paraId="289CB3CA" w14:textId="77777777" w:rsidR="00FA73CE" w:rsidRDefault="00FA73CE" w:rsidP="003E5236">
            <w:pPr>
              <w:spacing w:after="0" w:line="240" w:lineRule="auto"/>
              <w:jc w:val="center"/>
              <w:rPr>
                <w:ins w:id="70" w:author="Lisa Mellings" w:date="2026-09-25T21:09:00Z" w16du:dateUtc="2026-09-26T01:09:00Z"/>
                <w:rFonts w:ascii="Calibri" w:eastAsia="Times New Roman" w:hAnsi="Calibri" w:cs="Calibri"/>
                <w:b/>
                <w:bCs/>
                <w:color w:val="000000"/>
                <w:sz w:val="18"/>
                <w:szCs w:val="18"/>
                <w:lang w:eastAsia="en-GB"/>
              </w:rPr>
            </w:pPr>
          </w:p>
          <w:p w14:paraId="7D616EB7" w14:textId="77777777" w:rsidR="00FA73CE" w:rsidRDefault="00FA73CE" w:rsidP="003E5236">
            <w:pPr>
              <w:spacing w:after="0" w:line="240" w:lineRule="auto"/>
              <w:jc w:val="center"/>
              <w:rPr>
                <w:ins w:id="71" w:author="Lisa Mellings" w:date="2026-09-25T21:09:00Z" w16du:dateUtc="2026-09-26T01:09:00Z"/>
                <w:rFonts w:ascii="Calibri" w:eastAsia="Times New Roman" w:hAnsi="Calibri" w:cs="Calibri"/>
                <w:b/>
                <w:bCs/>
                <w:color w:val="000000"/>
                <w:sz w:val="18"/>
                <w:szCs w:val="18"/>
                <w:lang w:eastAsia="en-GB"/>
              </w:rPr>
            </w:pPr>
          </w:p>
          <w:p w14:paraId="0B6791BE" w14:textId="1EAA112B" w:rsidR="00FA73CE" w:rsidRPr="00F30E33" w:rsidRDefault="00FA73CE" w:rsidP="003E5236">
            <w:pPr>
              <w:spacing w:after="0" w:line="240" w:lineRule="auto"/>
              <w:jc w:val="center"/>
              <w:rPr>
                <w:ins w:id="72" w:author="Lisa Mellings" w:date="2026-09-25T21:09:00Z" w16du:dateUtc="2026-09-26T01:09:00Z"/>
                <w:rFonts w:ascii="Calibri" w:eastAsia="Times New Roman" w:hAnsi="Calibri" w:cs="Calibri"/>
                <w:b/>
                <w:bCs/>
                <w:color w:val="000000"/>
                <w:sz w:val="18"/>
                <w:szCs w:val="18"/>
                <w:lang w:eastAsia="en-GB"/>
              </w:rPr>
            </w:pPr>
            <w:ins w:id="73" w:author="Lisa Mellings" w:date="2026-09-25T21:09:00Z" w16du:dateUtc="2026-09-26T01:09:00Z">
              <w:r w:rsidRPr="00F30E33">
                <w:rPr>
                  <w:rFonts w:ascii="Calibri" w:eastAsia="Times New Roman" w:hAnsi="Calibri" w:cs="Calibri"/>
                  <w:b/>
                  <w:bCs/>
                  <w:color w:val="000000"/>
                  <w:sz w:val="18"/>
                  <w:szCs w:val="18"/>
                  <w:lang w:eastAsia="en-GB"/>
                </w:rPr>
                <w:t> </w:t>
              </w:r>
            </w:ins>
          </w:p>
        </w:tc>
        <w:tc>
          <w:tcPr>
            <w:tcW w:w="1843" w:type="dxa"/>
            <w:tcBorders>
              <w:top w:val="nil"/>
              <w:left w:val="nil"/>
              <w:bottom w:val="single" w:sz="8" w:space="0" w:color="auto"/>
              <w:right w:val="single" w:sz="8" w:space="0" w:color="auto"/>
            </w:tcBorders>
            <w:vAlign w:val="center"/>
          </w:tcPr>
          <w:p w14:paraId="1F4EDD66" w14:textId="5B69B92D" w:rsidR="00FA73CE" w:rsidRPr="00F30E33" w:rsidRDefault="00FA73CE" w:rsidP="003E5236">
            <w:pPr>
              <w:spacing w:after="0" w:line="240" w:lineRule="auto"/>
              <w:jc w:val="center"/>
              <w:rPr>
                <w:ins w:id="74" w:author="Lisa Mellings" w:date="2026-09-25T21:09:00Z" w16du:dateUtc="2026-09-26T01:09:00Z"/>
                <w:rFonts w:ascii="Calibri" w:eastAsia="Times New Roman" w:hAnsi="Calibri" w:cs="Calibri"/>
                <w:b/>
                <w:bCs/>
                <w:color w:val="000000"/>
                <w:sz w:val="18"/>
                <w:szCs w:val="18"/>
                <w:lang w:eastAsia="en-GB"/>
              </w:rPr>
            </w:pPr>
          </w:p>
        </w:tc>
        <w:tc>
          <w:tcPr>
            <w:tcW w:w="1997" w:type="dxa"/>
            <w:tcBorders>
              <w:top w:val="nil"/>
              <w:left w:val="nil"/>
              <w:bottom w:val="single" w:sz="8" w:space="0" w:color="auto"/>
              <w:right w:val="single" w:sz="8" w:space="0" w:color="auto"/>
            </w:tcBorders>
            <w:shd w:val="clear" w:color="000000" w:fill="FBD4B4"/>
            <w:vAlign w:val="center"/>
            <w:hideMark/>
          </w:tcPr>
          <w:p w14:paraId="2F904E73" w14:textId="77777777" w:rsidR="00FA73CE" w:rsidRPr="00F30E33" w:rsidRDefault="00FA73CE" w:rsidP="003E5236">
            <w:pPr>
              <w:spacing w:after="0" w:line="240" w:lineRule="auto"/>
              <w:jc w:val="center"/>
              <w:rPr>
                <w:ins w:id="75" w:author="Lisa Mellings" w:date="2026-09-25T21:09:00Z" w16du:dateUtc="2026-09-26T01:09:00Z"/>
                <w:rFonts w:ascii="Calibri" w:eastAsia="Times New Roman" w:hAnsi="Calibri" w:cs="Calibri"/>
                <w:b/>
                <w:bCs/>
                <w:color w:val="000000"/>
                <w:lang w:eastAsia="en-GB"/>
              </w:rPr>
            </w:pPr>
            <w:ins w:id="76" w:author="Lisa Mellings" w:date="2026-09-25T21:09:00Z" w16du:dateUtc="2026-09-26T01:09:00Z">
              <w:r w:rsidRPr="00F30E33">
                <w:rPr>
                  <w:rFonts w:ascii="Calibri" w:eastAsia="Times New Roman" w:hAnsi="Calibri" w:cs="Calibri"/>
                  <w:b/>
                  <w:bCs/>
                  <w:color w:val="000000"/>
                  <w:lang w:eastAsia="en-GB"/>
                </w:rPr>
                <w:t>Hybrid Disk Drives</w:t>
              </w:r>
            </w:ins>
          </w:p>
        </w:tc>
        <w:tc>
          <w:tcPr>
            <w:tcW w:w="1903" w:type="dxa"/>
            <w:tcBorders>
              <w:top w:val="nil"/>
              <w:left w:val="nil"/>
              <w:bottom w:val="single" w:sz="8" w:space="0" w:color="auto"/>
              <w:right w:val="single" w:sz="8" w:space="0" w:color="auto"/>
            </w:tcBorders>
            <w:shd w:val="clear" w:color="000000" w:fill="FFFFFF"/>
            <w:vAlign w:val="center"/>
          </w:tcPr>
          <w:p w14:paraId="4E1E54B0" w14:textId="2581AC43" w:rsidR="00FA73CE" w:rsidRPr="00F30E33" w:rsidRDefault="00FA73CE" w:rsidP="003E5236">
            <w:pPr>
              <w:spacing w:after="0" w:line="240" w:lineRule="auto"/>
              <w:jc w:val="center"/>
              <w:rPr>
                <w:ins w:id="77" w:author="Lisa Mellings" w:date="2026-09-25T21:09:00Z" w16du:dateUtc="2026-09-26T01:09:00Z"/>
                <w:rFonts w:ascii="Calibri" w:eastAsia="Times New Roman" w:hAnsi="Calibri" w:cs="Calibri"/>
                <w:sz w:val="20"/>
                <w:szCs w:val="20"/>
                <w:lang w:eastAsia="en-GB"/>
              </w:rPr>
            </w:pPr>
          </w:p>
        </w:tc>
        <w:tc>
          <w:tcPr>
            <w:tcW w:w="1770" w:type="dxa"/>
            <w:tcBorders>
              <w:top w:val="nil"/>
              <w:left w:val="nil"/>
              <w:bottom w:val="single" w:sz="8" w:space="0" w:color="auto"/>
              <w:right w:val="single" w:sz="8" w:space="0" w:color="auto"/>
            </w:tcBorders>
            <w:shd w:val="clear" w:color="000000" w:fill="FFFFFF"/>
            <w:vAlign w:val="center"/>
          </w:tcPr>
          <w:p w14:paraId="7CA3C5A4" w14:textId="03566C34" w:rsidR="00FA73CE" w:rsidRPr="00F30E33" w:rsidRDefault="00FA73CE" w:rsidP="003E5236">
            <w:pPr>
              <w:spacing w:after="0" w:line="240" w:lineRule="auto"/>
              <w:jc w:val="center"/>
              <w:rPr>
                <w:ins w:id="78" w:author="Lisa Mellings" w:date="2026-09-25T21:09:00Z" w16du:dateUtc="2026-09-26T01:09:00Z"/>
                <w:rFonts w:ascii="Calibri" w:eastAsia="Times New Roman" w:hAnsi="Calibri" w:cs="Calibri"/>
                <w:sz w:val="20"/>
                <w:szCs w:val="20"/>
                <w:lang w:eastAsia="en-GB"/>
              </w:rPr>
            </w:pPr>
          </w:p>
        </w:tc>
      </w:tr>
      <w:tr w:rsidR="00FA73CE" w:rsidRPr="00F30E33" w14:paraId="6F43578F" w14:textId="77777777" w:rsidTr="002D0CCE">
        <w:trPr>
          <w:trHeight w:val="1134"/>
          <w:ins w:id="79" w:author="Lisa Mellings" w:date="2026-09-25T21:09:00Z" w16du:dateUtc="2026-09-26T01:09:00Z"/>
        </w:trPr>
        <w:tc>
          <w:tcPr>
            <w:tcW w:w="1701" w:type="dxa"/>
            <w:tcBorders>
              <w:top w:val="nil"/>
              <w:left w:val="single" w:sz="8" w:space="0" w:color="auto"/>
              <w:bottom w:val="single" w:sz="8" w:space="0" w:color="auto"/>
              <w:right w:val="single" w:sz="8" w:space="0" w:color="auto"/>
            </w:tcBorders>
            <w:vAlign w:val="center"/>
            <w:hideMark/>
          </w:tcPr>
          <w:p w14:paraId="4ADAE7B7" w14:textId="77777777" w:rsidR="00FA73CE" w:rsidRPr="00F30E33" w:rsidRDefault="00FA73CE" w:rsidP="003E5236">
            <w:pPr>
              <w:spacing w:after="0" w:line="240" w:lineRule="auto"/>
              <w:jc w:val="center"/>
              <w:rPr>
                <w:ins w:id="80" w:author="Lisa Mellings" w:date="2026-09-25T21:09:00Z" w16du:dateUtc="2026-09-26T01:09:00Z"/>
                <w:rFonts w:ascii="Calibri" w:eastAsia="Times New Roman" w:hAnsi="Calibri" w:cs="Calibri"/>
                <w:b/>
                <w:bCs/>
                <w:color w:val="000000"/>
                <w:sz w:val="18"/>
                <w:szCs w:val="18"/>
                <w:lang w:eastAsia="en-GB"/>
              </w:rPr>
            </w:pPr>
            <w:ins w:id="81" w:author="Lisa Mellings" w:date="2026-09-25T21:09:00Z" w16du:dateUtc="2026-09-26T01:09:00Z">
              <w:r w:rsidRPr="00F30E33">
                <w:rPr>
                  <w:rFonts w:ascii="Calibri" w:eastAsia="Times New Roman" w:hAnsi="Calibri" w:cs="Calibri"/>
                  <w:b/>
                  <w:bCs/>
                  <w:color w:val="000000"/>
                  <w:sz w:val="18"/>
                  <w:szCs w:val="18"/>
                  <w:lang w:eastAsia="en-GB"/>
                </w:rPr>
                <w:t> </w:t>
              </w:r>
            </w:ins>
          </w:p>
        </w:tc>
        <w:tc>
          <w:tcPr>
            <w:tcW w:w="1843" w:type="dxa"/>
            <w:tcBorders>
              <w:top w:val="nil"/>
              <w:left w:val="nil"/>
              <w:bottom w:val="single" w:sz="8" w:space="0" w:color="auto"/>
              <w:right w:val="single" w:sz="8" w:space="0" w:color="auto"/>
            </w:tcBorders>
            <w:vAlign w:val="center"/>
          </w:tcPr>
          <w:p w14:paraId="4AF82DA6" w14:textId="01F1E4DE" w:rsidR="00FA73CE" w:rsidRPr="00F30E33" w:rsidRDefault="00FA73CE" w:rsidP="003E5236">
            <w:pPr>
              <w:spacing w:after="0" w:line="240" w:lineRule="auto"/>
              <w:jc w:val="center"/>
              <w:rPr>
                <w:ins w:id="82" w:author="Lisa Mellings" w:date="2026-09-25T21:09:00Z" w16du:dateUtc="2026-09-26T01:09:00Z"/>
                <w:rFonts w:ascii="Calibri" w:eastAsia="Times New Roman" w:hAnsi="Calibri" w:cs="Calibri"/>
                <w:b/>
                <w:bCs/>
                <w:color w:val="000000"/>
                <w:sz w:val="18"/>
                <w:szCs w:val="18"/>
                <w:lang w:eastAsia="en-GB"/>
              </w:rPr>
            </w:pPr>
          </w:p>
        </w:tc>
        <w:tc>
          <w:tcPr>
            <w:tcW w:w="1997" w:type="dxa"/>
            <w:tcBorders>
              <w:top w:val="nil"/>
              <w:left w:val="nil"/>
              <w:bottom w:val="single" w:sz="8" w:space="0" w:color="auto"/>
              <w:right w:val="single" w:sz="8" w:space="0" w:color="auto"/>
            </w:tcBorders>
            <w:shd w:val="clear" w:color="000000" w:fill="FBD4B4"/>
            <w:vAlign w:val="center"/>
            <w:hideMark/>
          </w:tcPr>
          <w:p w14:paraId="2DFC0ECD" w14:textId="20ED2C7F" w:rsidR="00FA73CE" w:rsidRPr="00944193" w:rsidRDefault="00944193" w:rsidP="003E5236">
            <w:pPr>
              <w:spacing w:after="0" w:line="240" w:lineRule="auto"/>
              <w:jc w:val="center"/>
              <w:rPr>
                <w:ins w:id="83" w:author="Lisa Mellings" w:date="2026-09-25T21:09:00Z" w16du:dateUtc="2026-09-26T01:09:00Z"/>
                <w:rFonts w:ascii="Calibri" w:eastAsia="Times New Roman" w:hAnsi="Calibri" w:cs="Calibri"/>
                <w:b/>
                <w:bCs/>
                <w:color w:val="000000"/>
                <w:lang w:eastAsia="en-GB"/>
              </w:rPr>
            </w:pPr>
            <w:ins w:id="84" w:author="Lisa Mellings" w:date="2026-09-25T21:09:00Z" w16du:dateUtc="2026-09-26T01:09:00Z">
              <w:r w:rsidRPr="00944193">
                <w:rPr>
                  <w:b/>
                  <w:bCs/>
                </w:rPr>
                <w:t>Networking Devices such as Switches, Routers etc</w:t>
              </w:r>
            </w:ins>
          </w:p>
        </w:tc>
        <w:tc>
          <w:tcPr>
            <w:tcW w:w="1903" w:type="dxa"/>
            <w:tcBorders>
              <w:top w:val="nil"/>
              <w:left w:val="nil"/>
              <w:bottom w:val="single" w:sz="8" w:space="0" w:color="auto"/>
              <w:right w:val="single" w:sz="8" w:space="0" w:color="auto"/>
            </w:tcBorders>
            <w:shd w:val="clear" w:color="000000" w:fill="FFFFFF"/>
            <w:vAlign w:val="center"/>
          </w:tcPr>
          <w:p w14:paraId="39D08B9D" w14:textId="5A21E8C7" w:rsidR="00FA73CE" w:rsidRPr="00F30E33" w:rsidRDefault="00FA73CE" w:rsidP="003E5236">
            <w:pPr>
              <w:spacing w:after="0" w:line="240" w:lineRule="auto"/>
              <w:jc w:val="center"/>
              <w:rPr>
                <w:ins w:id="85" w:author="Lisa Mellings" w:date="2026-09-25T21:09:00Z" w16du:dateUtc="2026-09-26T01:09:00Z"/>
                <w:rFonts w:ascii="Calibri" w:eastAsia="Times New Roman" w:hAnsi="Calibri" w:cs="Calibri"/>
                <w:sz w:val="20"/>
                <w:szCs w:val="20"/>
                <w:lang w:eastAsia="en-GB"/>
              </w:rPr>
            </w:pPr>
          </w:p>
        </w:tc>
        <w:tc>
          <w:tcPr>
            <w:tcW w:w="1770" w:type="dxa"/>
            <w:tcBorders>
              <w:top w:val="nil"/>
              <w:left w:val="nil"/>
              <w:bottom w:val="single" w:sz="8" w:space="0" w:color="auto"/>
              <w:right w:val="single" w:sz="8" w:space="0" w:color="auto"/>
            </w:tcBorders>
            <w:vAlign w:val="bottom"/>
          </w:tcPr>
          <w:p w14:paraId="1088E845" w14:textId="7ABA5A2A" w:rsidR="00FA73CE" w:rsidRPr="00F30E33" w:rsidRDefault="00FA73CE" w:rsidP="003E5236">
            <w:pPr>
              <w:spacing w:after="0" w:line="240" w:lineRule="auto"/>
              <w:jc w:val="center"/>
              <w:rPr>
                <w:ins w:id="86" w:author="Lisa Mellings" w:date="2026-09-25T21:09:00Z" w16du:dateUtc="2026-09-26T01:09:00Z"/>
                <w:rFonts w:ascii="Calibri" w:eastAsia="Times New Roman" w:hAnsi="Calibri" w:cs="Calibri"/>
                <w:color w:val="000000"/>
                <w:sz w:val="20"/>
                <w:szCs w:val="20"/>
                <w:lang w:eastAsia="en-GB"/>
              </w:rPr>
            </w:pPr>
          </w:p>
        </w:tc>
      </w:tr>
      <w:tr w:rsidR="00FA73CE" w:rsidRPr="00F30E33" w14:paraId="1FBD298A" w14:textId="77777777" w:rsidTr="002D0CCE">
        <w:trPr>
          <w:trHeight w:val="1134"/>
          <w:ins w:id="87" w:author="Lisa Mellings" w:date="2026-09-25T21:09:00Z" w16du:dateUtc="2026-09-26T01:09:00Z"/>
        </w:trPr>
        <w:tc>
          <w:tcPr>
            <w:tcW w:w="1701" w:type="dxa"/>
            <w:tcBorders>
              <w:top w:val="nil"/>
              <w:left w:val="single" w:sz="8" w:space="0" w:color="auto"/>
              <w:bottom w:val="single" w:sz="8" w:space="0" w:color="auto"/>
              <w:right w:val="single" w:sz="8" w:space="0" w:color="auto"/>
            </w:tcBorders>
            <w:vAlign w:val="center"/>
            <w:hideMark/>
          </w:tcPr>
          <w:p w14:paraId="05830782" w14:textId="4538D30B" w:rsidR="00FA73CE" w:rsidRPr="00F30E33" w:rsidRDefault="00FA73CE" w:rsidP="003E5236">
            <w:pPr>
              <w:spacing w:after="0" w:line="240" w:lineRule="auto"/>
              <w:jc w:val="center"/>
              <w:rPr>
                <w:ins w:id="88" w:author="Lisa Mellings" w:date="2026-09-25T21:09:00Z" w16du:dateUtc="2026-09-26T01:09:00Z"/>
                <w:rFonts w:ascii="Calibri" w:eastAsia="Times New Roman" w:hAnsi="Calibri" w:cs="Calibri"/>
                <w:b/>
                <w:bCs/>
                <w:color w:val="000000"/>
                <w:sz w:val="18"/>
                <w:szCs w:val="18"/>
                <w:lang w:eastAsia="en-GB"/>
              </w:rPr>
            </w:pPr>
          </w:p>
        </w:tc>
        <w:tc>
          <w:tcPr>
            <w:tcW w:w="1843" w:type="dxa"/>
            <w:tcBorders>
              <w:top w:val="nil"/>
              <w:left w:val="nil"/>
              <w:bottom w:val="single" w:sz="8" w:space="0" w:color="auto"/>
              <w:right w:val="single" w:sz="8" w:space="0" w:color="auto"/>
            </w:tcBorders>
            <w:vAlign w:val="center"/>
            <w:hideMark/>
          </w:tcPr>
          <w:p w14:paraId="0EC3B1C3" w14:textId="77777777" w:rsidR="00FA73CE" w:rsidRPr="00F30E33" w:rsidRDefault="00FA73CE" w:rsidP="003E5236">
            <w:pPr>
              <w:spacing w:after="0" w:line="240" w:lineRule="auto"/>
              <w:jc w:val="center"/>
              <w:rPr>
                <w:ins w:id="89" w:author="Lisa Mellings" w:date="2026-09-25T21:09:00Z" w16du:dateUtc="2026-09-26T01:09:00Z"/>
                <w:rFonts w:ascii="Calibri" w:eastAsia="Times New Roman" w:hAnsi="Calibri" w:cs="Calibri"/>
                <w:b/>
                <w:bCs/>
                <w:color w:val="000000"/>
                <w:sz w:val="18"/>
                <w:szCs w:val="18"/>
                <w:lang w:eastAsia="en-GB"/>
              </w:rPr>
            </w:pPr>
            <w:ins w:id="90" w:author="Lisa Mellings" w:date="2026-09-25T21:09:00Z" w16du:dateUtc="2026-09-26T01:09:00Z">
              <w:r w:rsidRPr="00F30E33">
                <w:rPr>
                  <w:rFonts w:ascii="Calibri" w:eastAsia="Times New Roman" w:hAnsi="Calibri" w:cs="Calibri"/>
                  <w:b/>
                  <w:bCs/>
                  <w:color w:val="000000"/>
                  <w:sz w:val="18"/>
                  <w:szCs w:val="18"/>
                  <w:lang w:eastAsia="en-GB"/>
                </w:rPr>
                <w:t> </w:t>
              </w:r>
            </w:ins>
          </w:p>
        </w:tc>
        <w:tc>
          <w:tcPr>
            <w:tcW w:w="1997" w:type="dxa"/>
            <w:tcBorders>
              <w:top w:val="nil"/>
              <w:left w:val="nil"/>
              <w:bottom w:val="single" w:sz="8" w:space="0" w:color="auto"/>
              <w:right w:val="single" w:sz="8" w:space="0" w:color="auto"/>
            </w:tcBorders>
            <w:shd w:val="clear" w:color="000000" w:fill="FBD4B4"/>
            <w:vAlign w:val="center"/>
            <w:hideMark/>
          </w:tcPr>
          <w:p w14:paraId="04874DC6" w14:textId="77777777" w:rsidR="00FA73CE" w:rsidRPr="00F30E33" w:rsidRDefault="00FA73CE" w:rsidP="003E5236">
            <w:pPr>
              <w:spacing w:after="0" w:line="240" w:lineRule="auto"/>
              <w:jc w:val="center"/>
              <w:rPr>
                <w:ins w:id="91" w:author="Lisa Mellings" w:date="2026-09-25T21:09:00Z" w16du:dateUtc="2026-09-26T01:09:00Z"/>
                <w:rFonts w:ascii="Calibri" w:eastAsia="Times New Roman" w:hAnsi="Calibri" w:cs="Calibri"/>
                <w:b/>
                <w:bCs/>
                <w:color w:val="000000"/>
                <w:lang w:eastAsia="en-GB"/>
              </w:rPr>
            </w:pPr>
            <w:ins w:id="92" w:author="Lisa Mellings" w:date="2026-09-25T21:09:00Z" w16du:dateUtc="2026-09-26T01:09:00Z">
              <w:r w:rsidRPr="00F30E33">
                <w:rPr>
                  <w:rFonts w:ascii="Calibri" w:eastAsia="Times New Roman" w:hAnsi="Calibri" w:cs="Calibri"/>
                  <w:b/>
                  <w:bCs/>
                  <w:color w:val="000000"/>
                  <w:lang w:eastAsia="en-GB"/>
                </w:rPr>
                <w:t>Printers, Copiers and Multi-function devices</w:t>
              </w:r>
            </w:ins>
          </w:p>
        </w:tc>
        <w:tc>
          <w:tcPr>
            <w:tcW w:w="1903" w:type="dxa"/>
            <w:tcBorders>
              <w:top w:val="nil"/>
              <w:left w:val="nil"/>
              <w:bottom w:val="single" w:sz="8" w:space="0" w:color="auto"/>
              <w:right w:val="single" w:sz="8" w:space="0" w:color="auto"/>
            </w:tcBorders>
            <w:vAlign w:val="center"/>
          </w:tcPr>
          <w:p w14:paraId="55BF66CA" w14:textId="37C76292" w:rsidR="00FA73CE" w:rsidRPr="00F30E33" w:rsidRDefault="00FA73CE" w:rsidP="003E5236">
            <w:pPr>
              <w:spacing w:after="0" w:line="240" w:lineRule="auto"/>
              <w:jc w:val="center"/>
              <w:rPr>
                <w:ins w:id="93" w:author="Lisa Mellings" w:date="2026-09-25T21:09:00Z" w16du:dateUtc="2026-09-26T01:09:00Z"/>
                <w:rFonts w:ascii="Calibri" w:eastAsia="Times New Roman" w:hAnsi="Calibri" w:cs="Calibri"/>
                <w:color w:val="000000"/>
                <w:sz w:val="20"/>
                <w:szCs w:val="20"/>
                <w:lang w:eastAsia="en-GB"/>
              </w:rPr>
            </w:pPr>
          </w:p>
        </w:tc>
        <w:tc>
          <w:tcPr>
            <w:tcW w:w="1770" w:type="dxa"/>
            <w:tcBorders>
              <w:top w:val="nil"/>
              <w:left w:val="nil"/>
              <w:bottom w:val="single" w:sz="8" w:space="0" w:color="auto"/>
              <w:right w:val="single" w:sz="8" w:space="0" w:color="auto"/>
            </w:tcBorders>
            <w:vAlign w:val="center"/>
          </w:tcPr>
          <w:p w14:paraId="2AD746A0" w14:textId="61EC0D4E" w:rsidR="00FA73CE" w:rsidRPr="00F30E33" w:rsidRDefault="00FA73CE" w:rsidP="003E5236">
            <w:pPr>
              <w:spacing w:after="0" w:line="240" w:lineRule="auto"/>
              <w:jc w:val="center"/>
              <w:rPr>
                <w:ins w:id="94" w:author="Lisa Mellings" w:date="2026-09-25T21:09:00Z" w16du:dateUtc="2026-09-26T01:09:00Z"/>
                <w:rFonts w:ascii="Calibri" w:eastAsia="Times New Roman" w:hAnsi="Calibri" w:cs="Calibri"/>
                <w:color w:val="000000"/>
                <w:sz w:val="20"/>
                <w:szCs w:val="20"/>
                <w:lang w:eastAsia="en-GB"/>
              </w:rPr>
            </w:pPr>
          </w:p>
        </w:tc>
      </w:tr>
      <w:tr w:rsidR="00FA73CE" w:rsidRPr="00F30E33" w14:paraId="67CD7703" w14:textId="77777777" w:rsidTr="002D0CCE">
        <w:trPr>
          <w:trHeight w:val="1134"/>
          <w:ins w:id="95" w:author="Lisa Mellings" w:date="2026-09-25T21:09:00Z" w16du:dateUtc="2026-09-26T01:09:00Z"/>
        </w:trPr>
        <w:tc>
          <w:tcPr>
            <w:tcW w:w="1701" w:type="dxa"/>
            <w:tcBorders>
              <w:top w:val="nil"/>
              <w:left w:val="single" w:sz="8" w:space="0" w:color="auto"/>
              <w:bottom w:val="single" w:sz="4" w:space="0" w:color="auto"/>
              <w:right w:val="single" w:sz="8" w:space="0" w:color="auto"/>
            </w:tcBorders>
            <w:vAlign w:val="center"/>
            <w:hideMark/>
          </w:tcPr>
          <w:p w14:paraId="29CE8B60" w14:textId="77777777" w:rsidR="00FA73CE" w:rsidRDefault="00FA73CE" w:rsidP="003E5236">
            <w:pPr>
              <w:spacing w:after="0" w:line="240" w:lineRule="auto"/>
              <w:jc w:val="center"/>
              <w:rPr>
                <w:ins w:id="96" w:author="Lisa Mellings" w:date="2026-09-25T21:09:00Z" w16du:dateUtc="2026-09-26T01:09:00Z"/>
                <w:rFonts w:ascii="Calibri" w:eastAsia="Times New Roman" w:hAnsi="Calibri" w:cs="Calibri"/>
                <w:b/>
                <w:bCs/>
                <w:color w:val="000000"/>
                <w:sz w:val="18"/>
                <w:szCs w:val="18"/>
                <w:lang w:eastAsia="en-GB"/>
              </w:rPr>
            </w:pPr>
          </w:p>
          <w:p w14:paraId="7F07E377" w14:textId="77777777" w:rsidR="00FA73CE" w:rsidRDefault="00FA73CE" w:rsidP="003E5236">
            <w:pPr>
              <w:spacing w:after="0" w:line="240" w:lineRule="auto"/>
              <w:jc w:val="center"/>
              <w:rPr>
                <w:ins w:id="97" w:author="Lisa Mellings" w:date="2026-09-25T21:09:00Z" w16du:dateUtc="2026-09-26T01:09:00Z"/>
                <w:rFonts w:ascii="Calibri" w:eastAsia="Times New Roman" w:hAnsi="Calibri" w:cs="Calibri"/>
                <w:b/>
                <w:bCs/>
                <w:color w:val="000000"/>
                <w:sz w:val="18"/>
                <w:szCs w:val="18"/>
                <w:lang w:eastAsia="en-GB"/>
              </w:rPr>
            </w:pPr>
          </w:p>
          <w:p w14:paraId="36EF5C90" w14:textId="73C59C3E" w:rsidR="00FA73CE" w:rsidRPr="00F30E33" w:rsidRDefault="00FA73CE" w:rsidP="003E5236">
            <w:pPr>
              <w:spacing w:after="0" w:line="240" w:lineRule="auto"/>
              <w:jc w:val="center"/>
              <w:rPr>
                <w:ins w:id="98" w:author="Lisa Mellings" w:date="2026-09-25T21:09:00Z" w16du:dateUtc="2026-09-26T01:09:00Z"/>
                <w:rFonts w:ascii="Calibri" w:eastAsia="Times New Roman" w:hAnsi="Calibri" w:cs="Calibri"/>
                <w:b/>
                <w:bCs/>
                <w:color w:val="000000"/>
                <w:sz w:val="18"/>
                <w:szCs w:val="18"/>
                <w:lang w:eastAsia="en-GB"/>
              </w:rPr>
            </w:pPr>
            <w:ins w:id="99" w:author="Lisa Mellings" w:date="2026-09-25T21:09:00Z" w16du:dateUtc="2026-09-26T01:09:00Z">
              <w:r w:rsidRPr="00F30E33">
                <w:rPr>
                  <w:rFonts w:ascii="Calibri" w:eastAsia="Times New Roman" w:hAnsi="Calibri" w:cs="Calibri"/>
                  <w:b/>
                  <w:bCs/>
                  <w:color w:val="000000"/>
                  <w:sz w:val="18"/>
                  <w:szCs w:val="18"/>
                  <w:lang w:eastAsia="en-GB"/>
                </w:rPr>
                <w:t> </w:t>
              </w:r>
            </w:ins>
          </w:p>
        </w:tc>
        <w:tc>
          <w:tcPr>
            <w:tcW w:w="1843" w:type="dxa"/>
            <w:tcBorders>
              <w:top w:val="nil"/>
              <w:left w:val="nil"/>
              <w:bottom w:val="single" w:sz="4" w:space="0" w:color="auto"/>
              <w:right w:val="single" w:sz="8" w:space="0" w:color="auto"/>
            </w:tcBorders>
            <w:vAlign w:val="center"/>
          </w:tcPr>
          <w:p w14:paraId="17BEDA74" w14:textId="6DB86DCE" w:rsidR="00FA73CE" w:rsidRPr="00F30E33" w:rsidRDefault="00FA73CE" w:rsidP="003E5236">
            <w:pPr>
              <w:spacing w:after="0" w:line="240" w:lineRule="auto"/>
              <w:jc w:val="center"/>
              <w:rPr>
                <w:ins w:id="100" w:author="Lisa Mellings" w:date="2026-09-25T21:09:00Z" w16du:dateUtc="2026-09-26T01:09:00Z"/>
                <w:rFonts w:ascii="Calibri" w:eastAsia="Times New Roman" w:hAnsi="Calibri" w:cs="Calibri"/>
                <w:b/>
                <w:bCs/>
                <w:color w:val="000000"/>
                <w:sz w:val="18"/>
                <w:szCs w:val="18"/>
                <w:lang w:eastAsia="en-GB"/>
              </w:rPr>
            </w:pPr>
          </w:p>
        </w:tc>
        <w:tc>
          <w:tcPr>
            <w:tcW w:w="1997" w:type="dxa"/>
            <w:tcBorders>
              <w:top w:val="nil"/>
              <w:left w:val="nil"/>
              <w:bottom w:val="single" w:sz="4" w:space="0" w:color="auto"/>
              <w:right w:val="single" w:sz="8" w:space="0" w:color="auto"/>
            </w:tcBorders>
            <w:shd w:val="clear" w:color="000000" w:fill="FBD4B4"/>
            <w:vAlign w:val="center"/>
            <w:hideMark/>
          </w:tcPr>
          <w:p w14:paraId="0FCF5B53" w14:textId="77777777" w:rsidR="00FA73CE" w:rsidRPr="00F30E33" w:rsidRDefault="00FA73CE" w:rsidP="003E5236">
            <w:pPr>
              <w:spacing w:after="0" w:line="240" w:lineRule="auto"/>
              <w:jc w:val="center"/>
              <w:rPr>
                <w:ins w:id="101" w:author="Lisa Mellings" w:date="2026-09-25T21:09:00Z" w16du:dateUtc="2026-09-26T01:09:00Z"/>
                <w:rFonts w:ascii="Calibri" w:eastAsia="Times New Roman" w:hAnsi="Calibri" w:cs="Calibri"/>
                <w:b/>
                <w:bCs/>
                <w:color w:val="000000"/>
                <w:lang w:eastAsia="en-GB"/>
              </w:rPr>
            </w:pPr>
            <w:ins w:id="102" w:author="Lisa Mellings" w:date="2026-09-25T21:09:00Z" w16du:dateUtc="2026-09-26T01:09:00Z">
              <w:r w:rsidRPr="00F30E33">
                <w:rPr>
                  <w:rFonts w:ascii="Calibri" w:eastAsia="Times New Roman" w:hAnsi="Calibri" w:cs="Calibri"/>
                  <w:b/>
                  <w:bCs/>
                  <w:color w:val="000000"/>
                  <w:lang w:eastAsia="en-GB"/>
                </w:rPr>
                <w:t>Magnetic Tapes</w:t>
              </w:r>
            </w:ins>
          </w:p>
        </w:tc>
        <w:tc>
          <w:tcPr>
            <w:tcW w:w="1903" w:type="dxa"/>
            <w:tcBorders>
              <w:top w:val="nil"/>
              <w:left w:val="nil"/>
              <w:bottom w:val="single" w:sz="4" w:space="0" w:color="auto"/>
              <w:right w:val="single" w:sz="8" w:space="0" w:color="auto"/>
            </w:tcBorders>
            <w:vAlign w:val="center"/>
          </w:tcPr>
          <w:p w14:paraId="20EF480F" w14:textId="3AB2D465" w:rsidR="00FA73CE" w:rsidRPr="00F30E33" w:rsidRDefault="00FA73CE" w:rsidP="003E5236">
            <w:pPr>
              <w:spacing w:after="0" w:line="240" w:lineRule="auto"/>
              <w:jc w:val="center"/>
              <w:rPr>
                <w:ins w:id="103" w:author="Lisa Mellings" w:date="2026-09-25T21:09:00Z" w16du:dateUtc="2026-09-26T01:09:00Z"/>
                <w:rFonts w:ascii="Calibri" w:eastAsia="Times New Roman" w:hAnsi="Calibri" w:cs="Calibri"/>
                <w:color w:val="000000"/>
                <w:sz w:val="20"/>
                <w:szCs w:val="20"/>
                <w:lang w:eastAsia="en-GB"/>
              </w:rPr>
            </w:pPr>
          </w:p>
        </w:tc>
        <w:tc>
          <w:tcPr>
            <w:tcW w:w="1770" w:type="dxa"/>
            <w:tcBorders>
              <w:top w:val="nil"/>
              <w:left w:val="nil"/>
              <w:bottom w:val="single" w:sz="4" w:space="0" w:color="auto"/>
              <w:right w:val="single" w:sz="8" w:space="0" w:color="auto"/>
            </w:tcBorders>
            <w:vAlign w:val="center"/>
          </w:tcPr>
          <w:p w14:paraId="16AC372D" w14:textId="771D50D4" w:rsidR="00FA73CE" w:rsidRPr="00F30E33" w:rsidRDefault="00FA73CE" w:rsidP="003E5236">
            <w:pPr>
              <w:spacing w:after="0" w:line="240" w:lineRule="auto"/>
              <w:jc w:val="center"/>
              <w:rPr>
                <w:ins w:id="104" w:author="Lisa Mellings" w:date="2026-09-25T21:09:00Z" w16du:dateUtc="2026-09-26T01:09:00Z"/>
                <w:rFonts w:ascii="Calibri" w:eastAsia="Times New Roman" w:hAnsi="Calibri" w:cs="Calibri"/>
                <w:color w:val="000000"/>
                <w:sz w:val="20"/>
                <w:szCs w:val="20"/>
                <w:lang w:eastAsia="en-GB"/>
              </w:rPr>
            </w:pPr>
          </w:p>
        </w:tc>
      </w:tr>
      <w:tr w:rsidR="00FA73CE" w:rsidRPr="00F30E33" w14:paraId="47F32DDB" w14:textId="77777777" w:rsidTr="002D0CCE">
        <w:trPr>
          <w:trHeight w:val="1134"/>
          <w:ins w:id="105" w:author="Lisa Mellings" w:date="2026-09-25T21:09:00Z" w16du:dateUtc="2026-09-26T01:09:00Z"/>
        </w:trPr>
        <w:tc>
          <w:tcPr>
            <w:tcW w:w="1701" w:type="dxa"/>
            <w:tcBorders>
              <w:top w:val="single" w:sz="4" w:space="0" w:color="auto"/>
              <w:left w:val="single" w:sz="4" w:space="0" w:color="auto"/>
              <w:bottom w:val="single" w:sz="4" w:space="0" w:color="auto"/>
              <w:right w:val="single" w:sz="8" w:space="0" w:color="auto"/>
            </w:tcBorders>
            <w:vAlign w:val="center"/>
            <w:hideMark/>
          </w:tcPr>
          <w:p w14:paraId="765808D3" w14:textId="77777777" w:rsidR="00FA73CE" w:rsidRDefault="00FA73CE" w:rsidP="003E5236">
            <w:pPr>
              <w:spacing w:after="0" w:line="240" w:lineRule="auto"/>
              <w:jc w:val="center"/>
              <w:rPr>
                <w:ins w:id="106" w:author="Lisa Mellings" w:date="2026-09-25T21:09:00Z" w16du:dateUtc="2026-09-26T01:09:00Z"/>
                <w:rFonts w:ascii="Calibri" w:eastAsia="Times New Roman" w:hAnsi="Calibri" w:cs="Calibri"/>
                <w:b/>
                <w:bCs/>
                <w:color w:val="000000"/>
                <w:sz w:val="18"/>
                <w:szCs w:val="18"/>
                <w:lang w:eastAsia="en-GB"/>
              </w:rPr>
            </w:pPr>
          </w:p>
          <w:p w14:paraId="7BC346F5" w14:textId="77777777" w:rsidR="00FA73CE" w:rsidRDefault="00FA73CE" w:rsidP="003E5236">
            <w:pPr>
              <w:spacing w:after="0" w:line="240" w:lineRule="auto"/>
              <w:jc w:val="center"/>
              <w:rPr>
                <w:ins w:id="107" w:author="Lisa Mellings" w:date="2026-09-25T21:09:00Z" w16du:dateUtc="2026-09-26T01:09:00Z"/>
                <w:rFonts w:ascii="Calibri" w:eastAsia="Times New Roman" w:hAnsi="Calibri" w:cs="Calibri"/>
                <w:b/>
                <w:bCs/>
                <w:color w:val="000000"/>
                <w:sz w:val="18"/>
                <w:szCs w:val="18"/>
                <w:lang w:eastAsia="en-GB"/>
              </w:rPr>
            </w:pPr>
          </w:p>
          <w:p w14:paraId="505B9ABC" w14:textId="2A578CDA" w:rsidR="00FA73CE" w:rsidRPr="00F30E33" w:rsidRDefault="00FA73CE" w:rsidP="003E5236">
            <w:pPr>
              <w:spacing w:after="0" w:line="240" w:lineRule="auto"/>
              <w:jc w:val="center"/>
              <w:rPr>
                <w:ins w:id="108" w:author="Lisa Mellings" w:date="2026-09-25T21:09:00Z" w16du:dateUtc="2026-09-26T01:09:00Z"/>
                <w:rFonts w:ascii="Calibri" w:eastAsia="Times New Roman" w:hAnsi="Calibri" w:cs="Calibri"/>
                <w:b/>
                <w:bCs/>
                <w:color w:val="000000"/>
                <w:sz w:val="18"/>
                <w:szCs w:val="18"/>
                <w:lang w:eastAsia="en-GB"/>
              </w:rPr>
            </w:pPr>
            <w:ins w:id="109" w:author="Lisa Mellings" w:date="2026-09-25T21:09:00Z" w16du:dateUtc="2026-09-26T01:09:00Z">
              <w:r w:rsidRPr="00F30E33">
                <w:rPr>
                  <w:rFonts w:ascii="Calibri" w:eastAsia="Times New Roman" w:hAnsi="Calibri" w:cs="Calibri"/>
                  <w:b/>
                  <w:bCs/>
                  <w:color w:val="000000"/>
                  <w:sz w:val="18"/>
                  <w:szCs w:val="18"/>
                  <w:lang w:eastAsia="en-GB"/>
                </w:rPr>
                <w:t> </w:t>
              </w:r>
            </w:ins>
          </w:p>
        </w:tc>
        <w:tc>
          <w:tcPr>
            <w:tcW w:w="1843" w:type="dxa"/>
            <w:tcBorders>
              <w:top w:val="single" w:sz="4" w:space="0" w:color="auto"/>
              <w:left w:val="nil"/>
              <w:bottom w:val="single" w:sz="4" w:space="0" w:color="auto"/>
              <w:right w:val="single" w:sz="8" w:space="0" w:color="auto"/>
            </w:tcBorders>
            <w:vAlign w:val="center"/>
          </w:tcPr>
          <w:p w14:paraId="654C06AC" w14:textId="57597929" w:rsidR="00FA73CE" w:rsidRPr="00F30E33" w:rsidRDefault="00FA73CE" w:rsidP="003E5236">
            <w:pPr>
              <w:spacing w:after="0" w:line="240" w:lineRule="auto"/>
              <w:jc w:val="center"/>
              <w:rPr>
                <w:ins w:id="110" w:author="Lisa Mellings" w:date="2026-09-25T21:09:00Z" w16du:dateUtc="2026-09-26T01:09:00Z"/>
                <w:rFonts w:ascii="Calibri" w:eastAsia="Times New Roman" w:hAnsi="Calibri" w:cs="Calibri"/>
                <w:b/>
                <w:bCs/>
                <w:color w:val="000000"/>
                <w:sz w:val="18"/>
                <w:szCs w:val="18"/>
                <w:lang w:eastAsia="en-GB"/>
              </w:rPr>
            </w:pPr>
          </w:p>
        </w:tc>
        <w:tc>
          <w:tcPr>
            <w:tcW w:w="1997" w:type="dxa"/>
            <w:tcBorders>
              <w:top w:val="single" w:sz="4" w:space="0" w:color="auto"/>
              <w:left w:val="nil"/>
              <w:bottom w:val="single" w:sz="4" w:space="0" w:color="auto"/>
              <w:right w:val="single" w:sz="8" w:space="0" w:color="auto"/>
            </w:tcBorders>
            <w:shd w:val="clear" w:color="000000" w:fill="FBD4B4"/>
            <w:vAlign w:val="center"/>
            <w:hideMark/>
          </w:tcPr>
          <w:p w14:paraId="30A8CF4C" w14:textId="77777777" w:rsidR="00FA73CE" w:rsidRPr="00F30E33" w:rsidRDefault="00FA73CE" w:rsidP="003E5236">
            <w:pPr>
              <w:spacing w:after="0" w:line="240" w:lineRule="auto"/>
              <w:jc w:val="center"/>
              <w:rPr>
                <w:ins w:id="111" w:author="Lisa Mellings" w:date="2026-09-25T21:09:00Z" w16du:dateUtc="2026-09-26T01:09:00Z"/>
                <w:rFonts w:ascii="Calibri" w:eastAsia="Times New Roman" w:hAnsi="Calibri" w:cs="Calibri"/>
                <w:b/>
                <w:bCs/>
                <w:color w:val="000000"/>
                <w:lang w:eastAsia="en-GB"/>
              </w:rPr>
            </w:pPr>
            <w:ins w:id="112" w:author="Lisa Mellings" w:date="2026-09-25T21:09:00Z" w16du:dateUtc="2026-09-26T01:09:00Z">
              <w:r w:rsidRPr="00F30E33">
                <w:rPr>
                  <w:rFonts w:ascii="Calibri" w:eastAsia="Times New Roman" w:hAnsi="Calibri" w:cs="Calibri"/>
                  <w:b/>
                  <w:bCs/>
                  <w:color w:val="000000"/>
                  <w:lang w:eastAsia="en-GB"/>
                </w:rPr>
                <w:t>Optical Disks</w:t>
              </w:r>
            </w:ins>
          </w:p>
        </w:tc>
        <w:tc>
          <w:tcPr>
            <w:tcW w:w="1903" w:type="dxa"/>
            <w:tcBorders>
              <w:top w:val="single" w:sz="4" w:space="0" w:color="auto"/>
              <w:left w:val="nil"/>
              <w:bottom w:val="single" w:sz="4" w:space="0" w:color="auto"/>
              <w:right w:val="single" w:sz="8" w:space="0" w:color="auto"/>
            </w:tcBorders>
            <w:vAlign w:val="center"/>
          </w:tcPr>
          <w:p w14:paraId="57257624" w14:textId="6369C10B" w:rsidR="00FA73CE" w:rsidRPr="00F30E33" w:rsidRDefault="00FA73CE" w:rsidP="003E5236">
            <w:pPr>
              <w:spacing w:after="0" w:line="240" w:lineRule="auto"/>
              <w:jc w:val="center"/>
              <w:rPr>
                <w:ins w:id="113" w:author="Lisa Mellings" w:date="2026-09-25T21:09:00Z" w16du:dateUtc="2026-09-26T01:09:00Z"/>
                <w:rFonts w:ascii="Calibri" w:eastAsia="Times New Roman" w:hAnsi="Calibri" w:cs="Calibri"/>
                <w:color w:val="000000"/>
                <w:sz w:val="20"/>
                <w:szCs w:val="20"/>
                <w:lang w:eastAsia="en-GB"/>
              </w:rPr>
            </w:pPr>
          </w:p>
        </w:tc>
        <w:tc>
          <w:tcPr>
            <w:tcW w:w="1770" w:type="dxa"/>
            <w:tcBorders>
              <w:top w:val="single" w:sz="4" w:space="0" w:color="auto"/>
              <w:left w:val="nil"/>
              <w:bottom w:val="single" w:sz="4" w:space="0" w:color="auto"/>
              <w:right w:val="single" w:sz="4" w:space="0" w:color="auto"/>
            </w:tcBorders>
            <w:vAlign w:val="center"/>
          </w:tcPr>
          <w:p w14:paraId="5332339F" w14:textId="798AF86F" w:rsidR="00FA73CE" w:rsidRPr="00F30E33" w:rsidRDefault="00FA73CE" w:rsidP="003E5236">
            <w:pPr>
              <w:spacing w:after="0" w:line="240" w:lineRule="auto"/>
              <w:jc w:val="center"/>
              <w:rPr>
                <w:ins w:id="114" w:author="Lisa Mellings" w:date="2026-09-25T21:09:00Z" w16du:dateUtc="2026-09-26T01:09:00Z"/>
                <w:rFonts w:ascii="Calibri" w:eastAsia="Times New Roman" w:hAnsi="Calibri" w:cs="Calibri"/>
                <w:color w:val="000000"/>
                <w:sz w:val="20"/>
                <w:szCs w:val="20"/>
                <w:lang w:eastAsia="en-GB"/>
              </w:rPr>
            </w:pPr>
          </w:p>
        </w:tc>
      </w:tr>
      <w:tr w:rsidR="00FA73CE" w:rsidRPr="00F30E33" w14:paraId="1406BD63" w14:textId="77777777" w:rsidTr="002D0CCE">
        <w:trPr>
          <w:trHeight w:val="1134"/>
          <w:ins w:id="115" w:author="Lisa Mellings" w:date="2026-09-25T21:09:00Z" w16du:dateUtc="2026-09-26T01:09:00Z"/>
        </w:trPr>
        <w:tc>
          <w:tcPr>
            <w:tcW w:w="1701" w:type="dxa"/>
            <w:tcBorders>
              <w:top w:val="single" w:sz="4" w:space="0" w:color="auto"/>
              <w:left w:val="single" w:sz="8" w:space="0" w:color="auto"/>
              <w:bottom w:val="single" w:sz="8" w:space="0" w:color="auto"/>
              <w:right w:val="single" w:sz="8" w:space="0" w:color="auto"/>
            </w:tcBorders>
            <w:vAlign w:val="center"/>
            <w:hideMark/>
          </w:tcPr>
          <w:p w14:paraId="6BDE7023" w14:textId="610C9473" w:rsidR="00FA73CE" w:rsidRDefault="00FA73CE" w:rsidP="003E5236">
            <w:pPr>
              <w:spacing w:after="0" w:line="240" w:lineRule="auto"/>
              <w:jc w:val="center"/>
              <w:rPr>
                <w:ins w:id="116" w:author="Lisa Mellings" w:date="2026-09-25T21:09:00Z" w16du:dateUtc="2026-09-26T01:09:00Z"/>
                <w:rFonts w:ascii="Calibri" w:eastAsia="Times New Roman" w:hAnsi="Calibri" w:cs="Calibri"/>
                <w:b/>
                <w:bCs/>
                <w:color w:val="000000"/>
                <w:sz w:val="18"/>
                <w:szCs w:val="18"/>
                <w:lang w:eastAsia="en-GB"/>
              </w:rPr>
            </w:pPr>
          </w:p>
          <w:p w14:paraId="3AA7F63D" w14:textId="77777777" w:rsidR="00FA73CE" w:rsidRDefault="00FA73CE" w:rsidP="003E5236">
            <w:pPr>
              <w:spacing w:after="0" w:line="240" w:lineRule="auto"/>
              <w:jc w:val="center"/>
              <w:rPr>
                <w:ins w:id="117" w:author="Lisa Mellings" w:date="2026-09-25T21:09:00Z" w16du:dateUtc="2026-09-26T01:09:00Z"/>
                <w:rFonts w:ascii="Calibri" w:eastAsia="Times New Roman" w:hAnsi="Calibri" w:cs="Calibri"/>
                <w:b/>
                <w:bCs/>
                <w:color w:val="000000"/>
                <w:sz w:val="18"/>
                <w:szCs w:val="18"/>
                <w:lang w:eastAsia="en-GB"/>
              </w:rPr>
            </w:pPr>
          </w:p>
          <w:p w14:paraId="57331541" w14:textId="0D8614F3" w:rsidR="00FA73CE" w:rsidRPr="00F30E33" w:rsidRDefault="00FA73CE" w:rsidP="003E5236">
            <w:pPr>
              <w:spacing w:after="0" w:line="240" w:lineRule="auto"/>
              <w:jc w:val="center"/>
              <w:rPr>
                <w:ins w:id="118" w:author="Lisa Mellings" w:date="2026-09-25T21:09:00Z" w16du:dateUtc="2026-09-26T01:09:00Z"/>
                <w:rFonts w:ascii="Calibri" w:eastAsia="Times New Roman" w:hAnsi="Calibri" w:cs="Calibri"/>
                <w:b/>
                <w:bCs/>
                <w:color w:val="000000"/>
                <w:sz w:val="18"/>
                <w:szCs w:val="18"/>
                <w:lang w:eastAsia="en-GB"/>
              </w:rPr>
            </w:pPr>
            <w:ins w:id="119" w:author="Lisa Mellings" w:date="2026-09-25T21:09:00Z" w16du:dateUtc="2026-09-26T01:09:00Z">
              <w:r w:rsidRPr="00F30E33">
                <w:rPr>
                  <w:rFonts w:ascii="Calibri" w:eastAsia="Times New Roman" w:hAnsi="Calibri" w:cs="Calibri"/>
                  <w:b/>
                  <w:bCs/>
                  <w:color w:val="000000"/>
                  <w:sz w:val="18"/>
                  <w:szCs w:val="18"/>
                  <w:lang w:eastAsia="en-GB"/>
                </w:rPr>
                <w:t> </w:t>
              </w:r>
            </w:ins>
          </w:p>
        </w:tc>
        <w:tc>
          <w:tcPr>
            <w:tcW w:w="1843" w:type="dxa"/>
            <w:tcBorders>
              <w:top w:val="single" w:sz="4" w:space="0" w:color="auto"/>
              <w:left w:val="nil"/>
              <w:bottom w:val="single" w:sz="8" w:space="0" w:color="auto"/>
              <w:right w:val="single" w:sz="8" w:space="0" w:color="auto"/>
            </w:tcBorders>
            <w:vAlign w:val="center"/>
          </w:tcPr>
          <w:p w14:paraId="5DC351A0" w14:textId="1E8A0784" w:rsidR="00FA73CE" w:rsidRPr="00F30E33" w:rsidRDefault="00FA73CE" w:rsidP="003E5236">
            <w:pPr>
              <w:spacing w:after="0" w:line="240" w:lineRule="auto"/>
              <w:jc w:val="center"/>
              <w:rPr>
                <w:ins w:id="120" w:author="Lisa Mellings" w:date="2026-09-25T21:09:00Z" w16du:dateUtc="2026-09-26T01:09:00Z"/>
                <w:rFonts w:ascii="Calibri" w:eastAsia="Times New Roman" w:hAnsi="Calibri" w:cs="Calibri"/>
                <w:b/>
                <w:bCs/>
                <w:color w:val="000000"/>
                <w:sz w:val="18"/>
                <w:szCs w:val="18"/>
                <w:lang w:eastAsia="en-GB"/>
              </w:rPr>
            </w:pPr>
          </w:p>
        </w:tc>
        <w:tc>
          <w:tcPr>
            <w:tcW w:w="1997" w:type="dxa"/>
            <w:tcBorders>
              <w:top w:val="single" w:sz="4" w:space="0" w:color="auto"/>
              <w:left w:val="nil"/>
              <w:bottom w:val="single" w:sz="8" w:space="0" w:color="auto"/>
              <w:right w:val="single" w:sz="8" w:space="0" w:color="auto"/>
            </w:tcBorders>
            <w:shd w:val="clear" w:color="000000" w:fill="FBD4B4"/>
            <w:vAlign w:val="center"/>
            <w:hideMark/>
          </w:tcPr>
          <w:p w14:paraId="291F605C" w14:textId="77777777" w:rsidR="00FA73CE" w:rsidRPr="00F30E33" w:rsidRDefault="00FA73CE" w:rsidP="003E5236">
            <w:pPr>
              <w:spacing w:after="0" w:line="240" w:lineRule="auto"/>
              <w:jc w:val="center"/>
              <w:rPr>
                <w:ins w:id="121" w:author="Lisa Mellings" w:date="2026-09-25T21:09:00Z" w16du:dateUtc="2026-09-26T01:09:00Z"/>
                <w:rFonts w:ascii="Calibri" w:eastAsia="Times New Roman" w:hAnsi="Calibri" w:cs="Calibri"/>
                <w:b/>
                <w:bCs/>
                <w:color w:val="000000"/>
                <w:lang w:eastAsia="en-GB"/>
              </w:rPr>
            </w:pPr>
            <w:ins w:id="122" w:author="Lisa Mellings" w:date="2026-09-25T21:09:00Z" w16du:dateUtc="2026-09-26T01:09:00Z">
              <w:r w:rsidRPr="00F30E33">
                <w:rPr>
                  <w:rFonts w:ascii="Calibri" w:eastAsia="Times New Roman" w:hAnsi="Calibri" w:cs="Calibri"/>
                  <w:b/>
                  <w:bCs/>
                  <w:color w:val="000000"/>
                  <w:lang w:eastAsia="en-GB"/>
                </w:rPr>
                <w:t>Removable Media such as USB</w:t>
              </w:r>
            </w:ins>
          </w:p>
        </w:tc>
        <w:tc>
          <w:tcPr>
            <w:tcW w:w="1903" w:type="dxa"/>
            <w:tcBorders>
              <w:top w:val="single" w:sz="4" w:space="0" w:color="auto"/>
              <w:left w:val="nil"/>
              <w:bottom w:val="single" w:sz="8" w:space="0" w:color="auto"/>
              <w:right w:val="single" w:sz="8" w:space="0" w:color="auto"/>
            </w:tcBorders>
            <w:vAlign w:val="center"/>
          </w:tcPr>
          <w:p w14:paraId="33C07F37" w14:textId="3A3A681A" w:rsidR="00FA73CE" w:rsidRPr="00F30E33" w:rsidRDefault="00FA73CE" w:rsidP="003E5236">
            <w:pPr>
              <w:spacing w:after="0" w:line="240" w:lineRule="auto"/>
              <w:jc w:val="center"/>
              <w:rPr>
                <w:ins w:id="123" w:author="Lisa Mellings" w:date="2026-09-25T21:09:00Z" w16du:dateUtc="2026-09-26T01:09:00Z"/>
                <w:rFonts w:ascii="Calibri" w:eastAsia="Times New Roman" w:hAnsi="Calibri" w:cs="Calibri"/>
                <w:color w:val="000000"/>
                <w:sz w:val="20"/>
                <w:szCs w:val="20"/>
                <w:lang w:eastAsia="en-GB"/>
              </w:rPr>
            </w:pPr>
          </w:p>
        </w:tc>
        <w:tc>
          <w:tcPr>
            <w:tcW w:w="1770" w:type="dxa"/>
            <w:tcBorders>
              <w:top w:val="single" w:sz="4" w:space="0" w:color="auto"/>
              <w:left w:val="nil"/>
              <w:bottom w:val="single" w:sz="8" w:space="0" w:color="auto"/>
              <w:right w:val="single" w:sz="8" w:space="0" w:color="auto"/>
            </w:tcBorders>
            <w:vAlign w:val="center"/>
          </w:tcPr>
          <w:p w14:paraId="7ADD39FE" w14:textId="6B1FB39C" w:rsidR="00FA73CE" w:rsidRPr="00F30E33" w:rsidRDefault="00FA73CE" w:rsidP="003E5236">
            <w:pPr>
              <w:spacing w:after="0" w:line="240" w:lineRule="auto"/>
              <w:jc w:val="center"/>
              <w:rPr>
                <w:ins w:id="124" w:author="Lisa Mellings" w:date="2026-09-25T21:09:00Z" w16du:dateUtc="2026-09-26T01:09:00Z"/>
                <w:rFonts w:ascii="Calibri" w:eastAsia="Times New Roman" w:hAnsi="Calibri" w:cs="Calibri"/>
                <w:color w:val="000000"/>
                <w:sz w:val="20"/>
                <w:szCs w:val="20"/>
                <w:lang w:eastAsia="en-GB"/>
              </w:rPr>
            </w:pPr>
          </w:p>
        </w:tc>
      </w:tr>
    </w:tbl>
    <w:p w14:paraId="3A9F9A62" w14:textId="5CC9FCA4" w:rsidR="004953FE" w:rsidRDefault="00E652DE">
      <w:pPr>
        <w:pStyle w:val="Title"/>
        <w:rPr>
          <w:del w:id="125" w:author="Lisa Mellings" w:date="2026-09-25T21:09:00Z" w16du:dateUtc="2026-09-26T01:09:00Z"/>
        </w:rPr>
      </w:pPr>
      <w:del w:id="126" w:author="Lisa Mellings" w:date="2026-09-25T21:09:00Z" w16du:dateUtc="2026-09-26T01:09:00Z">
        <w:r>
          <w:delText>Combi-Steamer</w:delText>
        </w:r>
        <w:r>
          <w:rPr>
            <w:spacing w:val="-2"/>
          </w:rPr>
          <w:delText xml:space="preserve"> </w:delText>
        </w:r>
        <w:r>
          <w:delText>with</w:delText>
        </w:r>
        <w:r>
          <w:rPr>
            <w:spacing w:val="-1"/>
          </w:rPr>
          <w:delText xml:space="preserve"> </w:delText>
        </w:r>
        <w:r w:rsidR="00D51391">
          <w:delText>10</w:delText>
        </w:r>
        <w:r>
          <w:rPr>
            <w:spacing w:val="-2"/>
          </w:rPr>
          <w:delText xml:space="preserve"> </w:delText>
        </w:r>
        <w:r>
          <w:delText>levels</w:delText>
        </w:r>
        <w:r>
          <w:rPr>
            <w:spacing w:val="-1"/>
          </w:rPr>
          <w:delText xml:space="preserve"> </w:delText>
        </w:r>
        <w:r w:rsidR="009B00A5">
          <w:delText>2</w:delText>
        </w:r>
        <w:r>
          <w:delText>/1</w:delText>
        </w:r>
        <w:r>
          <w:rPr>
            <w:spacing w:val="-2"/>
          </w:rPr>
          <w:delText xml:space="preserve"> </w:delText>
        </w:r>
        <w:r>
          <w:delText>GN</w:delText>
        </w:r>
        <w:r>
          <w:rPr>
            <w:spacing w:val="-4"/>
          </w:rPr>
          <w:delText xml:space="preserve"> </w:delText>
        </w:r>
        <w:r>
          <w:delText>electric</w:delText>
        </w:r>
      </w:del>
    </w:p>
    <w:p w14:paraId="17F26736" w14:textId="77777777" w:rsidR="004953FE" w:rsidRDefault="00E652DE">
      <w:pPr>
        <w:pStyle w:val="Heading1"/>
        <w:spacing w:before="230"/>
        <w:rPr>
          <w:del w:id="127" w:author="Lisa Mellings" w:date="2026-09-25T21:09:00Z" w16du:dateUtc="2026-09-26T01:09:00Z"/>
        </w:rPr>
      </w:pPr>
      <w:del w:id="128" w:author="Lisa Mellings" w:date="2026-09-25T21:09:00Z" w16du:dateUtc="2026-09-26T01:09:00Z">
        <w:r>
          <w:delText>Description:</w:delText>
        </w:r>
      </w:del>
    </w:p>
    <w:p w14:paraId="0C7D7FBE" w14:textId="2212F0C5" w:rsidR="00E652DE" w:rsidRDefault="00E652DE" w:rsidP="00E652DE">
      <w:pPr>
        <w:pStyle w:val="BodyText"/>
        <w:spacing w:line="240" w:lineRule="auto"/>
        <w:ind w:left="116" w:firstLine="0"/>
        <w:rPr>
          <w:del w:id="129" w:author="Lisa Mellings" w:date="2026-09-25T21:09:00Z" w16du:dateUtc="2026-09-26T01:09:00Z"/>
        </w:rPr>
      </w:pPr>
      <w:del w:id="130" w:author="Lisa Mellings" w:date="2026-09-25T21:09:00Z" w16du:dateUtc="2026-09-26T01:09:00Z">
        <w:r>
          <w:delText>Combi</w:delText>
        </w:r>
        <w:r>
          <w:rPr>
            <w:spacing w:val="-4"/>
          </w:rPr>
          <w:delText xml:space="preserve"> </w:delText>
        </w:r>
        <w:r>
          <w:delText>steamer according</w:delText>
        </w:r>
        <w:r>
          <w:rPr>
            <w:spacing w:val="-3"/>
          </w:rPr>
          <w:delText xml:space="preserve"> </w:delText>
        </w:r>
        <w:r>
          <w:delText>to</w:delText>
        </w:r>
        <w:r>
          <w:rPr>
            <w:spacing w:val="-3"/>
          </w:rPr>
          <w:delText xml:space="preserve"> </w:delText>
        </w:r>
        <w:r>
          <w:delText>DIN</w:delText>
        </w:r>
        <w:r>
          <w:rPr>
            <w:spacing w:val="-1"/>
          </w:rPr>
          <w:delText xml:space="preserve"> </w:delText>
        </w:r>
        <w:r>
          <w:delText>18866</w:delText>
        </w:r>
        <w:r>
          <w:rPr>
            <w:spacing w:val="-2"/>
          </w:rPr>
          <w:delText xml:space="preserve"> </w:delText>
        </w:r>
        <w:r>
          <w:delText>for</w:delText>
        </w:r>
        <w:r>
          <w:rPr>
            <w:spacing w:val="-3"/>
          </w:rPr>
          <w:delText xml:space="preserve"> </w:delText>
        </w:r>
        <w:r>
          <w:delText>most</w:delText>
        </w:r>
        <w:r>
          <w:rPr>
            <w:spacing w:val="-3"/>
          </w:rPr>
          <w:delText xml:space="preserve"> </w:delText>
        </w:r>
        <w:r>
          <w:delText>cooking</w:delText>
        </w:r>
        <w:r>
          <w:rPr>
            <w:spacing w:val="-3"/>
          </w:rPr>
          <w:delText xml:space="preserve"> </w:delText>
        </w:r>
        <w:r>
          <w:delText>methods</w:delText>
        </w:r>
        <w:r>
          <w:rPr>
            <w:spacing w:val="-1"/>
          </w:rPr>
          <w:delText xml:space="preserve"> </w:delText>
        </w:r>
        <w:r>
          <w:delText>used</w:delText>
        </w:r>
        <w:r>
          <w:rPr>
            <w:spacing w:val="-1"/>
          </w:rPr>
          <w:delText xml:space="preserve"> </w:delText>
        </w:r>
        <w:r>
          <w:delText>in</w:delText>
        </w:r>
        <w:r>
          <w:rPr>
            <w:spacing w:val="-1"/>
          </w:rPr>
          <w:delText xml:space="preserve"> </w:delText>
        </w:r>
        <w:r>
          <w:delText>commercial</w:delText>
        </w:r>
        <w:r>
          <w:rPr>
            <w:spacing w:val="-4"/>
          </w:rPr>
          <w:delText xml:space="preserve"> </w:delText>
        </w:r>
        <w:r>
          <w:delText>kitchens</w:delText>
        </w:r>
        <w:r>
          <w:rPr>
            <w:spacing w:val="-2"/>
          </w:rPr>
          <w:delText xml:space="preserve"> </w:delText>
        </w:r>
        <w:r>
          <w:delText>for</w:delText>
        </w:r>
        <w:r>
          <w:rPr>
            <w:spacing w:val="-3"/>
          </w:rPr>
          <w:delText xml:space="preserve"> </w:delText>
        </w:r>
        <w:r>
          <w:delText>the</w:delText>
        </w:r>
        <w:r>
          <w:rPr>
            <w:spacing w:val="-52"/>
          </w:rPr>
          <w:delText xml:space="preserve"> </w:delText>
        </w:r>
        <w:r>
          <w:delText xml:space="preserve">optional use of steam and convection, individually, sequentially or combined. Capacity </w:delText>
        </w:r>
        <w:r w:rsidRPr="00E652DE">
          <w:delText>2/1, 1/1 GN</w:delText>
        </w:r>
        <w:r>
          <w:delText xml:space="preserve"> containers</w:delText>
        </w:r>
      </w:del>
    </w:p>
    <w:p w14:paraId="2865371F" w14:textId="3965ABD3" w:rsidR="004953FE" w:rsidRDefault="00E652DE" w:rsidP="00E652DE">
      <w:pPr>
        <w:pStyle w:val="BodyText"/>
        <w:spacing w:line="240" w:lineRule="auto"/>
        <w:ind w:left="116" w:firstLine="0"/>
        <w:rPr>
          <w:del w:id="131" w:author="Lisa Mellings" w:date="2026-09-25T21:09:00Z" w16du:dateUtc="2026-09-26T01:09:00Z"/>
        </w:rPr>
      </w:pPr>
      <w:del w:id="132" w:author="Lisa Mellings" w:date="2026-09-25T21:09:00Z" w16du:dateUtc="2026-09-26T01:09:00Z">
        <w:r>
          <w:delText>Technical</w:delText>
        </w:r>
        <w:r>
          <w:rPr>
            <w:spacing w:val="-2"/>
          </w:rPr>
          <w:delText xml:space="preserve"> </w:delText>
        </w:r>
        <w:r>
          <w:delText>design:</w:delText>
        </w:r>
      </w:del>
    </w:p>
    <w:p w14:paraId="4E00560F" w14:textId="77777777" w:rsidR="004953FE" w:rsidRDefault="00E652DE">
      <w:pPr>
        <w:pStyle w:val="ListParagraph"/>
        <w:numPr>
          <w:ilvl w:val="0"/>
          <w:numId w:val="1"/>
        </w:numPr>
        <w:tabs>
          <w:tab w:val="left" w:pos="400"/>
        </w:tabs>
        <w:spacing w:before="1" w:line="245" w:lineRule="exact"/>
        <w:rPr>
          <w:del w:id="133" w:author="Lisa Mellings" w:date="2026-09-25T21:09:00Z" w16du:dateUtc="2026-09-26T01:09:00Z"/>
          <w:sz w:val="20"/>
        </w:rPr>
      </w:pPr>
      <w:del w:id="134" w:author="Lisa Mellings" w:date="2026-09-25T21:09:00Z" w16du:dateUtc="2026-09-26T01:09:00Z">
        <w:r>
          <w:rPr>
            <w:sz w:val="20"/>
          </w:rPr>
          <w:delText>Convection</w:delText>
        </w:r>
        <w:r>
          <w:rPr>
            <w:spacing w:val="-1"/>
            <w:sz w:val="20"/>
          </w:rPr>
          <w:delText xml:space="preserve"> </w:delText>
        </w:r>
        <w:r>
          <w:rPr>
            <w:sz w:val="20"/>
          </w:rPr>
          <w:delText>mode</w:delText>
        </w:r>
        <w:r>
          <w:rPr>
            <w:spacing w:val="-2"/>
            <w:sz w:val="20"/>
          </w:rPr>
          <w:delText xml:space="preserve"> </w:delText>
        </w:r>
        <w:r>
          <w:rPr>
            <w:sz w:val="20"/>
          </w:rPr>
          <w:delText>from</w:delText>
        </w:r>
        <w:r>
          <w:rPr>
            <w:spacing w:val="-1"/>
            <w:sz w:val="20"/>
          </w:rPr>
          <w:delText xml:space="preserve"> </w:delText>
        </w:r>
        <w:r>
          <w:rPr>
            <w:sz w:val="20"/>
          </w:rPr>
          <w:delText>30°C</w:delText>
        </w:r>
        <w:r>
          <w:rPr>
            <w:spacing w:val="-2"/>
            <w:sz w:val="20"/>
          </w:rPr>
          <w:delText xml:space="preserve"> </w:delText>
        </w:r>
        <w:r>
          <w:rPr>
            <w:sz w:val="20"/>
          </w:rPr>
          <w:delText>to</w:delText>
        </w:r>
        <w:r>
          <w:rPr>
            <w:spacing w:val="-3"/>
            <w:sz w:val="20"/>
          </w:rPr>
          <w:delText xml:space="preserve"> </w:delText>
        </w:r>
        <w:r>
          <w:rPr>
            <w:sz w:val="20"/>
          </w:rPr>
          <w:delText>300°C.</w:delText>
        </w:r>
      </w:del>
    </w:p>
    <w:p w14:paraId="7DF26752" w14:textId="77777777" w:rsidR="004953FE" w:rsidRDefault="00E652DE">
      <w:pPr>
        <w:pStyle w:val="ListParagraph"/>
        <w:numPr>
          <w:ilvl w:val="0"/>
          <w:numId w:val="1"/>
        </w:numPr>
        <w:tabs>
          <w:tab w:val="left" w:pos="400"/>
        </w:tabs>
        <w:rPr>
          <w:del w:id="135" w:author="Lisa Mellings" w:date="2026-09-25T21:09:00Z" w16du:dateUtc="2026-09-26T01:09:00Z"/>
          <w:sz w:val="20"/>
        </w:rPr>
      </w:pPr>
      <w:del w:id="136" w:author="Lisa Mellings" w:date="2026-09-25T21:09:00Z" w16du:dateUtc="2026-09-26T01:09:00Z">
        <w:r>
          <w:rPr>
            <w:sz w:val="20"/>
          </w:rPr>
          <w:delText>Steam</w:delText>
        </w:r>
        <w:r>
          <w:rPr>
            <w:spacing w:val="-3"/>
            <w:sz w:val="20"/>
          </w:rPr>
          <w:delText xml:space="preserve"> </w:delText>
        </w:r>
        <w:r>
          <w:rPr>
            <w:sz w:val="20"/>
          </w:rPr>
          <w:delText>mode</w:delText>
        </w:r>
        <w:r>
          <w:rPr>
            <w:spacing w:val="-1"/>
            <w:sz w:val="20"/>
          </w:rPr>
          <w:delText xml:space="preserve"> </w:delText>
        </w:r>
        <w:r>
          <w:rPr>
            <w:sz w:val="20"/>
          </w:rPr>
          <w:delText>from 30°C</w:delText>
        </w:r>
        <w:r>
          <w:rPr>
            <w:spacing w:val="-3"/>
            <w:sz w:val="20"/>
          </w:rPr>
          <w:delText xml:space="preserve"> </w:delText>
        </w:r>
        <w:r>
          <w:rPr>
            <w:sz w:val="20"/>
          </w:rPr>
          <w:delText>to</w:delText>
        </w:r>
        <w:r>
          <w:rPr>
            <w:spacing w:val="1"/>
            <w:sz w:val="20"/>
          </w:rPr>
          <w:delText xml:space="preserve"> </w:delText>
        </w:r>
        <w:r>
          <w:rPr>
            <w:sz w:val="20"/>
          </w:rPr>
          <w:delText>130°C.</w:delText>
        </w:r>
      </w:del>
    </w:p>
    <w:p w14:paraId="5772A7E1" w14:textId="77777777" w:rsidR="004953FE" w:rsidRDefault="00E652DE">
      <w:pPr>
        <w:pStyle w:val="ListParagraph"/>
        <w:numPr>
          <w:ilvl w:val="0"/>
          <w:numId w:val="1"/>
        </w:numPr>
        <w:tabs>
          <w:tab w:val="left" w:pos="400"/>
        </w:tabs>
        <w:rPr>
          <w:del w:id="137" w:author="Lisa Mellings" w:date="2026-09-25T21:09:00Z" w16du:dateUtc="2026-09-26T01:09:00Z"/>
          <w:sz w:val="20"/>
        </w:rPr>
      </w:pPr>
      <w:del w:id="138" w:author="Lisa Mellings" w:date="2026-09-25T21:09:00Z" w16du:dateUtc="2026-09-26T01:09:00Z">
        <w:r>
          <w:rPr>
            <w:sz w:val="20"/>
          </w:rPr>
          <w:delText>Combination</w:delText>
        </w:r>
        <w:r>
          <w:rPr>
            <w:spacing w:val="-3"/>
            <w:sz w:val="20"/>
          </w:rPr>
          <w:delText xml:space="preserve"> </w:delText>
        </w:r>
        <w:r>
          <w:rPr>
            <w:sz w:val="20"/>
          </w:rPr>
          <w:delText>of</w:delText>
        </w:r>
        <w:r>
          <w:rPr>
            <w:spacing w:val="-2"/>
            <w:sz w:val="20"/>
          </w:rPr>
          <w:delText xml:space="preserve"> </w:delText>
        </w:r>
        <w:r>
          <w:rPr>
            <w:sz w:val="20"/>
          </w:rPr>
          <w:delText>Convection</w:delText>
        </w:r>
        <w:r>
          <w:rPr>
            <w:spacing w:val="-1"/>
            <w:sz w:val="20"/>
          </w:rPr>
          <w:delText xml:space="preserve"> </w:delText>
        </w:r>
        <w:r>
          <w:rPr>
            <w:sz w:val="20"/>
          </w:rPr>
          <w:delText>and</w:delText>
        </w:r>
        <w:r>
          <w:rPr>
            <w:spacing w:val="-2"/>
            <w:sz w:val="20"/>
          </w:rPr>
          <w:delText xml:space="preserve"> </w:delText>
        </w:r>
        <w:r>
          <w:rPr>
            <w:sz w:val="20"/>
          </w:rPr>
          <w:delText>steam from</w:delText>
        </w:r>
        <w:r>
          <w:rPr>
            <w:spacing w:val="-1"/>
            <w:sz w:val="20"/>
          </w:rPr>
          <w:delText xml:space="preserve"> </w:delText>
        </w:r>
        <w:r>
          <w:rPr>
            <w:sz w:val="20"/>
          </w:rPr>
          <w:delText>30°C</w:delText>
        </w:r>
        <w:r>
          <w:rPr>
            <w:spacing w:val="-2"/>
            <w:sz w:val="20"/>
          </w:rPr>
          <w:delText xml:space="preserve"> </w:delText>
        </w:r>
        <w:r>
          <w:rPr>
            <w:sz w:val="20"/>
          </w:rPr>
          <w:delText>to</w:delText>
        </w:r>
        <w:r>
          <w:rPr>
            <w:spacing w:val="-1"/>
            <w:sz w:val="20"/>
          </w:rPr>
          <w:delText xml:space="preserve"> </w:delText>
        </w:r>
        <w:r>
          <w:rPr>
            <w:sz w:val="20"/>
          </w:rPr>
          <w:delText>300°C.</w:delText>
        </w:r>
      </w:del>
    </w:p>
    <w:p w14:paraId="649F3C93" w14:textId="77777777" w:rsidR="004953FE" w:rsidRDefault="00E652DE">
      <w:pPr>
        <w:pStyle w:val="ListParagraph"/>
        <w:numPr>
          <w:ilvl w:val="0"/>
          <w:numId w:val="1"/>
        </w:numPr>
        <w:tabs>
          <w:tab w:val="left" w:pos="400"/>
        </w:tabs>
        <w:rPr>
          <w:del w:id="139" w:author="Lisa Mellings" w:date="2026-09-25T21:09:00Z" w16du:dateUtc="2026-09-26T01:09:00Z"/>
          <w:sz w:val="20"/>
        </w:rPr>
      </w:pPr>
      <w:del w:id="140" w:author="Lisa Mellings" w:date="2026-09-25T21:09:00Z" w16du:dateUtc="2026-09-26T01:09:00Z">
        <w:r>
          <w:rPr>
            <w:sz w:val="20"/>
          </w:rPr>
          <w:delText>Steam</w:delText>
        </w:r>
        <w:r>
          <w:rPr>
            <w:spacing w:val="-3"/>
            <w:sz w:val="20"/>
          </w:rPr>
          <w:delText xml:space="preserve"> </w:delText>
        </w:r>
        <w:r>
          <w:rPr>
            <w:sz w:val="20"/>
          </w:rPr>
          <w:delText>generator</w:delText>
        </w:r>
        <w:r>
          <w:rPr>
            <w:spacing w:val="-2"/>
            <w:sz w:val="20"/>
          </w:rPr>
          <w:delText xml:space="preserve"> </w:delText>
        </w:r>
        <w:r>
          <w:rPr>
            <w:sz w:val="20"/>
          </w:rPr>
          <w:delText>with</w:delText>
        </w:r>
        <w:r>
          <w:rPr>
            <w:spacing w:val="-2"/>
            <w:sz w:val="20"/>
          </w:rPr>
          <w:delText xml:space="preserve"> </w:delText>
        </w:r>
        <w:r>
          <w:rPr>
            <w:sz w:val="20"/>
          </w:rPr>
          <w:delText>automatic</w:delText>
        </w:r>
        <w:r>
          <w:rPr>
            <w:spacing w:val="-2"/>
            <w:sz w:val="20"/>
          </w:rPr>
          <w:delText xml:space="preserve"> </w:delText>
        </w:r>
        <w:r>
          <w:rPr>
            <w:sz w:val="20"/>
          </w:rPr>
          <w:delText>cleaning</w:delText>
        </w:r>
        <w:r>
          <w:rPr>
            <w:spacing w:val="-3"/>
            <w:sz w:val="20"/>
          </w:rPr>
          <w:delText xml:space="preserve"> </w:delText>
        </w:r>
        <w:r>
          <w:rPr>
            <w:sz w:val="20"/>
          </w:rPr>
          <w:delText>and</w:delText>
        </w:r>
        <w:r>
          <w:rPr>
            <w:spacing w:val="-2"/>
            <w:sz w:val="20"/>
          </w:rPr>
          <w:delText xml:space="preserve"> </w:delText>
        </w:r>
        <w:r>
          <w:rPr>
            <w:sz w:val="20"/>
          </w:rPr>
          <w:delText>descaling.</w:delText>
        </w:r>
      </w:del>
    </w:p>
    <w:p w14:paraId="4BE3CB70" w14:textId="62ECF787" w:rsidR="004953FE" w:rsidRDefault="00E652DE">
      <w:pPr>
        <w:pStyle w:val="ListParagraph"/>
        <w:numPr>
          <w:ilvl w:val="0"/>
          <w:numId w:val="1"/>
        </w:numPr>
        <w:tabs>
          <w:tab w:val="left" w:pos="400"/>
        </w:tabs>
        <w:spacing w:before="3" w:line="235" w:lineRule="auto"/>
        <w:ind w:right="470"/>
        <w:rPr>
          <w:del w:id="141" w:author="Lisa Mellings" w:date="2026-09-25T21:09:00Z" w16du:dateUtc="2026-09-26T01:09:00Z"/>
          <w:sz w:val="20"/>
        </w:rPr>
      </w:pPr>
      <w:del w:id="142" w:author="Lisa Mellings" w:date="2026-09-25T21:09:00Z" w16du:dateUtc="2026-09-26T01:09:00Z">
        <w:r>
          <w:rPr>
            <w:sz w:val="20"/>
          </w:rPr>
          <w:delText xml:space="preserve">Automatic cooking system with time or core </w:delText>
        </w:r>
        <w:r w:rsidR="00B91982">
          <w:rPr>
            <w:sz w:val="20"/>
          </w:rPr>
          <w:delText>temperature-controlled</w:delText>
        </w:r>
        <w:r>
          <w:rPr>
            <w:sz w:val="20"/>
          </w:rPr>
          <w:delText xml:space="preserve"> processes, load detection and</w:delText>
        </w:r>
        <w:r>
          <w:rPr>
            <w:spacing w:val="-53"/>
            <w:sz w:val="20"/>
          </w:rPr>
          <w:delText xml:space="preserve"> </w:delText>
        </w:r>
        <w:r>
          <w:rPr>
            <w:sz w:val="20"/>
          </w:rPr>
          <w:delText>load-</w:delText>
        </w:r>
        <w:r w:rsidR="00B91982">
          <w:rPr>
            <w:sz w:val="20"/>
          </w:rPr>
          <w:delText>dependent</w:delText>
        </w:r>
        <w:r>
          <w:rPr>
            <w:spacing w:val="1"/>
            <w:sz w:val="20"/>
          </w:rPr>
          <w:delText xml:space="preserve"> </w:delText>
        </w:r>
        <w:r>
          <w:rPr>
            <w:sz w:val="20"/>
          </w:rPr>
          <w:delText>adaption</w:delText>
        </w:r>
        <w:r>
          <w:rPr>
            <w:spacing w:val="1"/>
            <w:sz w:val="20"/>
          </w:rPr>
          <w:delText xml:space="preserve"> </w:delText>
        </w:r>
        <w:r>
          <w:rPr>
            <w:sz w:val="20"/>
          </w:rPr>
          <w:delText>of</w:delText>
        </w:r>
        <w:r>
          <w:rPr>
            <w:spacing w:val="1"/>
            <w:sz w:val="20"/>
          </w:rPr>
          <w:delText xml:space="preserve"> </w:delText>
        </w:r>
        <w:r>
          <w:rPr>
            <w:sz w:val="20"/>
          </w:rPr>
          <w:delText>the</w:delText>
        </w:r>
        <w:r>
          <w:rPr>
            <w:spacing w:val="-1"/>
            <w:sz w:val="20"/>
          </w:rPr>
          <w:delText xml:space="preserve"> </w:delText>
        </w:r>
        <w:r>
          <w:rPr>
            <w:sz w:val="20"/>
          </w:rPr>
          <w:delText>cooking</w:delText>
        </w:r>
        <w:r>
          <w:rPr>
            <w:spacing w:val="1"/>
            <w:sz w:val="20"/>
          </w:rPr>
          <w:delText xml:space="preserve"> </w:delText>
        </w:r>
        <w:r>
          <w:rPr>
            <w:sz w:val="20"/>
          </w:rPr>
          <w:delText>process.</w:delText>
        </w:r>
      </w:del>
    </w:p>
    <w:p w14:paraId="7D006113" w14:textId="77777777" w:rsidR="004953FE" w:rsidRDefault="00E652DE">
      <w:pPr>
        <w:pStyle w:val="ListParagraph"/>
        <w:numPr>
          <w:ilvl w:val="0"/>
          <w:numId w:val="1"/>
        </w:numPr>
        <w:tabs>
          <w:tab w:val="left" w:pos="400"/>
        </w:tabs>
        <w:spacing w:before="3" w:line="240" w:lineRule="auto"/>
        <w:ind w:right="924"/>
        <w:rPr>
          <w:del w:id="143" w:author="Lisa Mellings" w:date="2026-09-25T21:09:00Z" w16du:dateUtc="2026-09-26T01:09:00Z"/>
          <w:sz w:val="20"/>
        </w:rPr>
      </w:pPr>
      <w:del w:id="144" w:author="Lisa Mellings" w:date="2026-09-25T21:09:00Z" w16du:dateUtc="2026-09-26T01:09:00Z">
        <w:r>
          <w:rPr>
            <w:sz w:val="20"/>
          </w:rPr>
          <w:delText>Automatic cooking processes for low temperature cooking, delta-T cooking and braising with</w:delText>
        </w:r>
        <w:r>
          <w:rPr>
            <w:spacing w:val="-53"/>
            <w:sz w:val="20"/>
          </w:rPr>
          <w:delText xml:space="preserve"> </w:delText>
        </w:r>
        <w:r>
          <w:rPr>
            <w:sz w:val="20"/>
          </w:rPr>
          <w:delText>automatic individual</w:delText>
        </w:r>
        <w:r>
          <w:rPr>
            <w:spacing w:val="-1"/>
            <w:sz w:val="20"/>
          </w:rPr>
          <w:delText xml:space="preserve"> </w:delText>
        </w:r>
        <w:r>
          <w:rPr>
            <w:sz w:val="20"/>
          </w:rPr>
          <w:delText>holding.</w:delText>
        </w:r>
      </w:del>
    </w:p>
    <w:p w14:paraId="12990A7E" w14:textId="77777777" w:rsidR="004953FE" w:rsidRDefault="00E652DE">
      <w:pPr>
        <w:pStyle w:val="ListParagraph"/>
        <w:numPr>
          <w:ilvl w:val="0"/>
          <w:numId w:val="1"/>
        </w:numPr>
        <w:tabs>
          <w:tab w:val="left" w:pos="400"/>
        </w:tabs>
        <w:spacing w:before="1"/>
        <w:rPr>
          <w:del w:id="145" w:author="Lisa Mellings" w:date="2026-09-25T21:09:00Z" w16du:dateUtc="2026-09-26T01:09:00Z"/>
          <w:sz w:val="20"/>
        </w:rPr>
      </w:pPr>
      <w:del w:id="146" w:author="Lisa Mellings" w:date="2026-09-25T21:09:00Z" w16du:dateUtc="2026-09-26T01:09:00Z">
        <w:r>
          <w:rPr>
            <w:sz w:val="20"/>
          </w:rPr>
          <w:delText>Individual</w:delText>
        </w:r>
        <w:r>
          <w:rPr>
            <w:spacing w:val="-3"/>
            <w:sz w:val="20"/>
          </w:rPr>
          <w:delText xml:space="preserve"> </w:delText>
        </w:r>
        <w:r>
          <w:rPr>
            <w:sz w:val="20"/>
          </w:rPr>
          <w:delText>control of each</w:delText>
        </w:r>
        <w:r>
          <w:rPr>
            <w:spacing w:val="-2"/>
            <w:sz w:val="20"/>
          </w:rPr>
          <w:delText xml:space="preserve"> </w:delText>
        </w:r>
        <w:r>
          <w:rPr>
            <w:sz w:val="20"/>
          </w:rPr>
          <w:delText>rack</w:delText>
        </w:r>
        <w:r>
          <w:rPr>
            <w:spacing w:val="-1"/>
            <w:sz w:val="20"/>
          </w:rPr>
          <w:delText xml:space="preserve"> </w:delText>
        </w:r>
        <w:r>
          <w:rPr>
            <w:sz w:val="20"/>
          </w:rPr>
          <w:delText>level</w:delText>
        </w:r>
        <w:r>
          <w:rPr>
            <w:spacing w:val="-3"/>
            <w:sz w:val="20"/>
          </w:rPr>
          <w:delText xml:space="preserve"> </w:delText>
        </w:r>
        <w:r>
          <w:rPr>
            <w:sz w:val="20"/>
          </w:rPr>
          <w:delText>with</w:delText>
        </w:r>
        <w:r>
          <w:rPr>
            <w:spacing w:val="-2"/>
            <w:sz w:val="20"/>
          </w:rPr>
          <w:delText xml:space="preserve"> </w:delText>
        </w:r>
        <w:r>
          <w:rPr>
            <w:sz w:val="20"/>
          </w:rPr>
          <w:delText>specific</w:delText>
        </w:r>
        <w:r>
          <w:rPr>
            <w:spacing w:val="-1"/>
            <w:sz w:val="20"/>
          </w:rPr>
          <w:delText xml:space="preserve"> </w:delText>
        </w:r>
        <w:r>
          <w:rPr>
            <w:sz w:val="20"/>
          </w:rPr>
          <w:delText>timer</w:delText>
        </w:r>
        <w:r>
          <w:rPr>
            <w:spacing w:val="1"/>
            <w:sz w:val="20"/>
          </w:rPr>
          <w:delText xml:space="preserve"> </w:delText>
        </w:r>
        <w:r>
          <w:rPr>
            <w:sz w:val="20"/>
          </w:rPr>
          <w:delText>or</w:delText>
        </w:r>
        <w:r>
          <w:rPr>
            <w:spacing w:val="-2"/>
            <w:sz w:val="20"/>
          </w:rPr>
          <w:delText xml:space="preserve"> </w:delText>
        </w:r>
        <w:r>
          <w:rPr>
            <w:sz w:val="20"/>
          </w:rPr>
          <w:delText>core</w:delText>
        </w:r>
        <w:r>
          <w:rPr>
            <w:spacing w:val="-2"/>
            <w:sz w:val="20"/>
          </w:rPr>
          <w:delText xml:space="preserve"> </w:delText>
        </w:r>
        <w:r>
          <w:rPr>
            <w:sz w:val="20"/>
          </w:rPr>
          <w:delText>temperature.</w:delText>
        </w:r>
      </w:del>
    </w:p>
    <w:p w14:paraId="14344F87" w14:textId="77777777" w:rsidR="004953FE" w:rsidRDefault="00E652DE">
      <w:pPr>
        <w:pStyle w:val="ListParagraph"/>
        <w:numPr>
          <w:ilvl w:val="0"/>
          <w:numId w:val="1"/>
        </w:numPr>
        <w:tabs>
          <w:tab w:val="left" w:pos="400"/>
        </w:tabs>
        <w:rPr>
          <w:del w:id="147" w:author="Lisa Mellings" w:date="2026-09-25T21:09:00Z" w16du:dateUtc="2026-09-26T01:09:00Z"/>
          <w:sz w:val="20"/>
        </w:rPr>
      </w:pPr>
      <w:del w:id="148" w:author="Lisa Mellings" w:date="2026-09-25T21:09:00Z" w16du:dateUtc="2026-09-26T01:09:00Z">
        <w:r>
          <w:rPr>
            <w:sz w:val="20"/>
          </w:rPr>
          <w:delText>Display</w:delText>
        </w:r>
        <w:r>
          <w:rPr>
            <w:spacing w:val="-2"/>
            <w:sz w:val="20"/>
          </w:rPr>
          <w:delText xml:space="preserve"> </w:delText>
        </w:r>
        <w:r>
          <w:rPr>
            <w:sz w:val="20"/>
          </w:rPr>
          <w:delText>of</w:delText>
        </w:r>
        <w:r>
          <w:rPr>
            <w:spacing w:val="-2"/>
            <w:sz w:val="20"/>
          </w:rPr>
          <w:delText xml:space="preserve"> </w:delText>
        </w:r>
        <w:r>
          <w:rPr>
            <w:sz w:val="20"/>
          </w:rPr>
          <w:delText>food</w:delText>
        </w:r>
        <w:r>
          <w:rPr>
            <w:spacing w:val="-1"/>
            <w:sz w:val="20"/>
          </w:rPr>
          <w:delText xml:space="preserve"> </w:delText>
        </w:r>
        <w:r>
          <w:rPr>
            <w:sz w:val="20"/>
          </w:rPr>
          <w:delText>which can</w:delText>
        </w:r>
        <w:r>
          <w:rPr>
            <w:spacing w:val="-1"/>
            <w:sz w:val="20"/>
          </w:rPr>
          <w:delText xml:space="preserve"> </w:delText>
        </w:r>
        <w:r>
          <w:rPr>
            <w:sz w:val="20"/>
          </w:rPr>
          <w:delText>be cooked</w:delText>
        </w:r>
        <w:r>
          <w:rPr>
            <w:spacing w:val="-1"/>
            <w:sz w:val="20"/>
          </w:rPr>
          <w:delText xml:space="preserve"> </w:delText>
        </w:r>
        <w:r>
          <w:rPr>
            <w:sz w:val="20"/>
          </w:rPr>
          <w:delText>in a</w:delText>
        </w:r>
        <w:r>
          <w:rPr>
            <w:spacing w:val="-3"/>
            <w:sz w:val="20"/>
          </w:rPr>
          <w:delText xml:space="preserve"> </w:delText>
        </w:r>
        <w:r>
          <w:rPr>
            <w:sz w:val="20"/>
          </w:rPr>
          <w:delText>mixed load.</w:delText>
        </w:r>
      </w:del>
    </w:p>
    <w:p w14:paraId="35DBBA05" w14:textId="77777777" w:rsidR="004953FE" w:rsidRDefault="00E652DE">
      <w:pPr>
        <w:pStyle w:val="ListParagraph"/>
        <w:numPr>
          <w:ilvl w:val="0"/>
          <w:numId w:val="1"/>
        </w:numPr>
        <w:tabs>
          <w:tab w:val="left" w:pos="400"/>
        </w:tabs>
        <w:rPr>
          <w:del w:id="149" w:author="Lisa Mellings" w:date="2026-09-25T21:09:00Z" w16du:dateUtc="2026-09-26T01:09:00Z"/>
          <w:sz w:val="20"/>
        </w:rPr>
      </w:pPr>
      <w:del w:id="150" w:author="Lisa Mellings" w:date="2026-09-25T21:09:00Z" w16du:dateUtc="2026-09-26T01:09:00Z">
        <w:r>
          <w:rPr>
            <w:sz w:val="20"/>
          </w:rPr>
          <w:delText>Percentage-accurate</w:delText>
        </w:r>
        <w:r>
          <w:rPr>
            <w:spacing w:val="-4"/>
            <w:sz w:val="20"/>
          </w:rPr>
          <w:delText xml:space="preserve"> </w:delText>
        </w:r>
        <w:r>
          <w:rPr>
            <w:sz w:val="20"/>
          </w:rPr>
          <w:delText>humidity measurement,</w:delText>
        </w:r>
        <w:r>
          <w:rPr>
            <w:spacing w:val="-3"/>
            <w:sz w:val="20"/>
          </w:rPr>
          <w:delText xml:space="preserve"> </w:delText>
        </w:r>
        <w:r>
          <w:rPr>
            <w:sz w:val="20"/>
          </w:rPr>
          <w:delText>setting</w:delText>
        </w:r>
        <w:r>
          <w:rPr>
            <w:spacing w:val="-2"/>
            <w:sz w:val="20"/>
          </w:rPr>
          <w:delText xml:space="preserve"> </w:delText>
        </w:r>
        <w:r>
          <w:rPr>
            <w:sz w:val="20"/>
          </w:rPr>
          <w:delText>and</w:delText>
        </w:r>
        <w:r>
          <w:rPr>
            <w:spacing w:val="-3"/>
            <w:sz w:val="20"/>
          </w:rPr>
          <w:delText xml:space="preserve"> </w:delText>
        </w:r>
        <w:r>
          <w:rPr>
            <w:sz w:val="20"/>
          </w:rPr>
          <w:delText>control</w:delText>
        </w:r>
        <w:r>
          <w:rPr>
            <w:spacing w:val="-1"/>
            <w:sz w:val="20"/>
          </w:rPr>
          <w:delText xml:space="preserve"> </w:delText>
        </w:r>
        <w:r>
          <w:rPr>
            <w:sz w:val="20"/>
          </w:rPr>
          <w:delText>from</w:delText>
        </w:r>
        <w:r>
          <w:rPr>
            <w:spacing w:val="-1"/>
            <w:sz w:val="20"/>
          </w:rPr>
          <w:delText xml:space="preserve"> </w:delText>
        </w:r>
        <w:r>
          <w:rPr>
            <w:sz w:val="20"/>
          </w:rPr>
          <w:delText>30°C</w:delText>
        </w:r>
        <w:r>
          <w:rPr>
            <w:spacing w:val="-2"/>
            <w:sz w:val="20"/>
          </w:rPr>
          <w:delText xml:space="preserve"> </w:delText>
        </w:r>
        <w:r>
          <w:rPr>
            <w:sz w:val="20"/>
          </w:rPr>
          <w:delText>to</w:delText>
        </w:r>
        <w:r>
          <w:rPr>
            <w:spacing w:val="-2"/>
            <w:sz w:val="20"/>
          </w:rPr>
          <w:delText xml:space="preserve"> </w:delText>
        </w:r>
        <w:r>
          <w:rPr>
            <w:sz w:val="20"/>
          </w:rPr>
          <w:delText>300°C.</w:delText>
        </w:r>
      </w:del>
    </w:p>
    <w:p w14:paraId="497C32B3" w14:textId="77777777" w:rsidR="004953FE" w:rsidRDefault="00E652DE">
      <w:pPr>
        <w:pStyle w:val="ListParagraph"/>
        <w:numPr>
          <w:ilvl w:val="0"/>
          <w:numId w:val="1"/>
        </w:numPr>
        <w:tabs>
          <w:tab w:val="left" w:pos="400"/>
        </w:tabs>
        <w:spacing w:line="242" w:lineRule="exact"/>
        <w:rPr>
          <w:del w:id="151" w:author="Lisa Mellings" w:date="2026-09-25T21:09:00Z" w16du:dateUtc="2026-09-26T01:09:00Z"/>
          <w:sz w:val="20"/>
        </w:rPr>
      </w:pPr>
      <w:del w:id="152" w:author="Lisa Mellings" w:date="2026-09-25T21:09:00Z" w16du:dateUtc="2026-09-26T01:09:00Z">
        <w:r>
          <w:rPr>
            <w:sz w:val="20"/>
          </w:rPr>
          <w:delText>Actual</w:delText>
        </w:r>
        <w:r>
          <w:rPr>
            <w:spacing w:val="-4"/>
            <w:sz w:val="20"/>
          </w:rPr>
          <w:delText xml:space="preserve"> </w:delText>
        </w:r>
        <w:r>
          <w:rPr>
            <w:sz w:val="20"/>
          </w:rPr>
          <w:delText>humidity in</w:delText>
        </w:r>
        <w:r>
          <w:rPr>
            <w:spacing w:val="-2"/>
            <w:sz w:val="20"/>
          </w:rPr>
          <w:delText xml:space="preserve"> </w:delText>
        </w:r>
        <w:r>
          <w:rPr>
            <w:sz w:val="20"/>
          </w:rPr>
          <w:delText>the</w:delText>
        </w:r>
        <w:r>
          <w:rPr>
            <w:spacing w:val="-3"/>
            <w:sz w:val="20"/>
          </w:rPr>
          <w:delText xml:space="preserve"> </w:delText>
        </w:r>
        <w:r>
          <w:rPr>
            <w:sz w:val="20"/>
          </w:rPr>
          <w:delText>cooking</w:delText>
        </w:r>
        <w:r>
          <w:rPr>
            <w:spacing w:val="-2"/>
            <w:sz w:val="20"/>
          </w:rPr>
          <w:delText xml:space="preserve"> </w:delText>
        </w:r>
        <w:r>
          <w:rPr>
            <w:sz w:val="20"/>
          </w:rPr>
          <w:delText>cabinet</w:delText>
        </w:r>
        <w:r>
          <w:rPr>
            <w:spacing w:val="-3"/>
            <w:sz w:val="20"/>
          </w:rPr>
          <w:delText xml:space="preserve"> </w:delText>
        </w:r>
        <w:r>
          <w:rPr>
            <w:sz w:val="20"/>
          </w:rPr>
          <w:delText>can be</w:delText>
        </w:r>
        <w:r>
          <w:rPr>
            <w:spacing w:val="-3"/>
            <w:sz w:val="20"/>
          </w:rPr>
          <w:delText xml:space="preserve"> </w:delText>
        </w:r>
        <w:r>
          <w:rPr>
            <w:sz w:val="20"/>
          </w:rPr>
          <w:delText>set and</w:delText>
        </w:r>
        <w:r>
          <w:rPr>
            <w:spacing w:val="-3"/>
            <w:sz w:val="20"/>
          </w:rPr>
          <w:delText xml:space="preserve"> </w:delText>
        </w:r>
        <w:r>
          <w:rPr>
            <w:sz w:val="20"/>
          </w:rPr>
          <w:delText>called up</w:delText>
        </w:r>
        <w:r>
          <w:rPr>
            <w:spacing w:val="-3"/>
            <w:sz w:val="20"/>
          </w:rPr>
          <w:delText xml:space="preserve"> </w:delText>
        </w:r>
        <w:r>
          <w:rPr>
            <w:sz w:val="20"/>
          </w:rPr>
          <w:delText>on</w:delText>
        </w:r>
        <w:r>
          <w:rPr>
            <w:spacing w:val="-2"/>
            <w:sz w:val="20"/>
          </w:rPr>
          <w:delText xml:space="preserve"> </w:delText>
        </w:r>
        <w:r>
          <w:rPr>
            <w:sz w:val="20"/>
          </w:rPr>
          <w:delText>the</w:delText>
        </w:r>
        <w:r>
          <w:rPr>
            <w:spacing w:val="-3"/>
            <w:sz w:val="20"/>
          </w:rPr>
          <w:delText xml:space="preserve"> </w:delText>
        </w:r>
        <w:r>
          <w:rPr>
            <w:sz w:val="20"/>
          </w:rPr>
          <w:delText>control</w:delText>
        </w:r>
        <w:r>
          <w:rPr>
            <w:spacing w:val="-1"/>
            <w:sz w:val="20"/>
          </w:rPr>
          <w:delText xml:space="preserve"> </w:delText>
        </w:r>
        <w:r>
          <w:rPr>
            <w:sz w:val="20"/>
          </w:rPr>
          <w:delText>panel.</w:delText>
        </w:r>
      </w:del>
    </w:p>
    <w:p w14:paraId="3CB1D18C" w14:textId="77777777" w:rsidR="004953FE" w:rsidRDefault="00E652DE">
      <w:pPr>
        <w:pStyle w:val="ListParagraph"/>
        <w:numPr>
          <w:ilvl w:val="0"/>
          <w:numId w:val="1"/>
        </w:numPr>
        <w:tabs>
          <w:tab w:val="left" w:pos="400"/>
        </w:tabs>
        <w:rPr>
          <w:del w:id="153" w:author="Lisa Mellings" w:date="2026-09-25T21:09:00Z" w16du:dateUtc="2026-09-26T01:09:00Z"/>
          <w:sz w:val="20"/>
        </w:rPr>
      </w:pPr>
      <w:del w:id="154" w:author="Lisa Mellings" w:date="2026-09-25T21:09:00Z" w16du:dateUtc="2026-09-26T01:09:00Z">
        <w:r>
          <w:rPr>
            <w:sz w:val="20"/>
          </w:rPr>
          <w:delText>Cooking</w:delText>
        </w:r>
        <w:r>
          <w:rPr>
            <w:spacing w:val="-4"/>
            <w:sz w:val="20"/>
          </w:rPr>
          <w:delText xml:space="preserve"> </w:delText>
        </w:r>
        <w:r>
          <w:rPr>
            <w:sz w:val="20"/>
          </w:rPr>
          <w:delText>cabinet</w:delText>
        </w:r>
        <w:r>
          <w:rPr>
            <w:spacing w:val="-4"/>
            <w:sz w:val="20"/>
          </w:rPr>
          <w:delText xml:space="preserve"> </w:delText>
        </w:r>
        <w:r>
          <w:rPr>
            <w:sz w:val="20"/>
          </w:rPr>
          <w:delText>dehumidification</w:delText>
        </w:r>
        <w:r>
          <w:rPr>
            <w:spacing w:val="1"/>
            <w:sz w:val="20"/>
          </w:rPr>
          <w:delText xml:space="preserve"> </w:delText>
        </w:r>
        <w:r>
          <w:rPr>
            <w:sz w:val="20"/>
          </w:rPr>
          <w:delText>without</w:delText>
        </w:r>
        <w:r>
          <w:rPr>
            <w:spacing w:val="-4"/>
            <w:sz w:val="20"/>
          </w:rPr>
          <w:delText xml:space="preserve"> </w:delText>
        </w:r>
        <w:r>
          <w:rPr>
            <w:sz w:val="20"/>
          </w:rPr>
          <w:delText>manual</w:delText>
        </w:r>
        <w:r>
          <w:rPr>
            <w:spacing w:val="-3"/>
            <w:sz w:val="20"/>
          </w:rPr>
          <w:delText xml:space="preserve"> </w:delText>
        </w:r>
        <w:r>
          <w:rPr>
            <w:sz w:val="20"/>
          </w:rPr>
          <w:delText>intervention.</w:delText>
        </w:r>
      </w:del>
    </w:p>
    <w:p w14:paraId="0CC0BD82" w14:textId="77777777" w:rsidR="004953FE" w:rsidRDefault="00E652DE">
      <w:pPr>
        <w:pStyle w:val="ListParagraph"/>
        <w:numPr>
          <w:ilvl w:val="0"/>
          <w:numId w:val="1"/>
        </w:numPr>
        <w:tabs>
          <w:tab w:val="left" w:pos="400"/>
        </w:tabs>
        <w:rPr>
          <w:del w:id="155" w:author="Lisa Mellings" w:date="2026-09-25T21:09:00Z" w16du:dateUtc="2026-09-26T01:09:00Z"/>
          <w:sz w:val="20"/>
        </w:rPr>
      </w:pPr>
      <w:del w:id="156" w:author="Lisa Mellings" w:date="2026-09-25T21:09:00Z" w16du:dateUtc="2026-09-26T01:09:00Z">
        <w:r>
          <w:rPr>
            <w:sz w:val="20"/>
          </w:rPr>
          <w:delText>Adjustable air</w:delText>
        </w:r>
        <w:r>
          <w:rPr>
            <w:spacing w:val="-1"/>
            <w:sz w:val="20"/>
          </w:rPr>
          <w:delText xml:space="preserve"> </w:delText>
        </w:r>
        <w:r>
          <w:rPr>
            <w:sz w:val="20"/>
          </w:rPr>
          <w:delText>speeds</w:delText>
        </w:r>
        <w:r>
          <w:rPr>
            <w:spacing w:val="1"/>
            <w:sz w:val="20"/>
          </w:rPr>
          <w:delText xml:space="preserve"> </w:delText>
        </w:r>
        <w:r>
          <w:rPr>
            <w:sz w:val="20"/>
          </w:rPr>
          <w:delText>in</w:delText>
        </w:r>
        <w:r>
          <w:rPr>
            <w:spacing w:val="-2"/>
            <w:sz w:val="20"/>
          </w:rPr>
          <w:delText xml:space="preserve"> </w:delText>
        </w:r>
        <w:r>
          <w:rPr>
            <w:sz w:val="20"/>
          </w:rPr>
          <w:delText>the</w:delText>
        </w:r>
        <w:r>
          <w:rPr>
            <w:spacing w:val="-2"/>
            <w:sz w:val="20"/>
          </w:rPr>
          <w:delText xml:space="preserve"> </w:delText>
        </w:r>
        <w:r>
          <w:rPr>
            <w:sz w:val="20"/>
          </w:rPr>
          <w:delText>cooking</w:delText>
        </w:r>
        <w:r>
          <w:rPr>
            <w:spacing w:val="-3"/>
            <w:sz w:val="20"/>
          </w:rPr>
          <w:delText xml:space="preserve"> </w:delText>
        </w:r>
        <w:r>
          <w:rPr>
            <w:sz w:val="20"/>
          </w:rPr>
          <w:delText>cabinet</w:delText>
        </w:r>
        <w:r>
          <w:rPr>
            <w:spacing w:val="-1"/>
            <w:sz w:val="20"/>
          </w:rPr>
          <w:delText xml:space="preserve"> </w:delText>
        </w:r>
        <w:r>
          <w:rPr>
            <w:sz w:val="20"/>
          </w:rPr>
          <w:delText>with</w:delText>
        </w:r>
        <w:r>
          <w:rPr>
            <w:spacing w:val="-2"/>
            <w:sz w:val="20"/>
          </w:rPr>
          <w:delText xml:space="preserve"> </w:delText>
        </w:r>
        <w:r>
          <w:rPr>
            <w:sz w:val="20"/>
          </w:rPr>
          <w:delText>clocked</w:delText>
        </w:r>
        <w:r>
          <w:rPr>
            <w:spacing w:val="-3"/>
            <w:sz w:val="20"/>
          </w:rPr>
          <w:delText xml:space="preserve"> </w:delText>
        </w:r>
        <w:r>
          <w:rPr>
            <w:sz w:val="20"/>
          </w:rPr>
          <w:delText>fan wheel</w:delText>
        </w:r>
        <w:r>
          <w:rPr>
            <w:spacing w:val="-1"/>
            <w:sz w:val="20"/>
          </w:rPr>
          <w:delText xml:space="preserve"> </w:delText>
        </w:r>
        <w:r>
          <w:rPr>
            <w:sz w:val="20"/>
          </w:rPr>
          <w:delText>for</w:delText>
        </w:r>
        <w:r>
          <w:rPr>
            <w:spacing w:val="-3"/>
            <w:sz w:val="20"/>
          </w:rPr>
          <w:delText xml:space="preserve"> </w:delText>
        </w:r>
        <w:r>
          <w:rPr>
            <w:sz w:val="20"/>
          </w:rPr>
          <w:delText>gentle</w:delText>
        </w:r>
        <w:r>
          <w:rPr>
            <w:spacing w:val="-1"/>
            <w:sz w:val="20"/>
          </w:rPr>
          <w:delText xml:space="preserve"> </w:delText>
        </w:r>
        <w:r>
          <w:rPr>
            <w:sz w:val="20"/>
          </w:rPr>
          <w:delText>air</w:delText>
        </w:r>
        <w:r>
          <w:rPr>
            <w:spacing w:val="1"/>
            <w:sz w:val="20"/>
          </w:rPr>
          <w:delText xml:space="preserve"> </w:delText>
        </w:r>
        <w:r>
          <w:rPr>
            <w:sz w:val="20"/>
          </w:rPr>
          <w:delText>flow.</w:delText>
        </w:r>
      </w:del>
    </w:p>
    <w:p w14:paraId="5932C8F1" w14:textId="180272FF" w:rsidR="004953FE" w:rsidRDefault="00E652DE">
      <w:pPr>
        <w:pStyle w:val="ListParagraph"/>
        <w:numPr>
          <w:ilvl w:val="0"/>
          <w:numId w:val="1"/>
        </w:numPr>
        <w:tabs>
          <w:tab w:val="left" w:pos="400"/>
        </w:tabs>
        <w:rPr>
          <w:del w:id="157" w:author="Lisa Mellings" w:date="2026-09-25T21:09:00Z" w16du:dateUtc="2026-09-26T01:09:00Z"/>
          <w:sz w:val="20"/>
        </w:rPr>
      </w:pPr>
      <w:del w:id="158" w:author="Lisa Mellings" w:date="2026-09-25T21:09:00Z" w16du:dateUtc="2026-09-26T01:09:00Z">
        <w:r>
          <w:rPr>
            <w:sz w:val="20"/>
          </w:rPr>
          <w:delText>Quick</w:delText>
        </w:r>
        <w:r>
          <w:rPr>
            <w:spacing w:val="-2"/>
            <w:sz w:val="20"/>
          </w:rPr>
          <w:delText xml:space="preserve"> </w:delText>
        </w:r>
        <w:r w:rsidR="00B91982">
          <w:rPr>
            <w:sz w:val="20"/>
          </w:rPr>
          <w:delText>humidification</w:delText>
        </w:r>
        <w:r>
          <w:rPr>
            <w:spacing w:val="-1"/>
            <w:sz w:val="20"/>
          </w:rPr>
          <w:delText xml:space="preserve"> </w:delText>
        </w:r>
        <w:r>
          <w:rPr>
            <w:sz w:val="20"/>
          </w:rPr>
          <w:delText>of</w:delText>
        </w:r>
        <w:r>
          <w:rPr>
            <w:spacing w:val="-3"/>
            <w:sz w:val="20"/>
          </w:rPr>
          <w:delText xml:space="preserve"> </w:delText>
        </w:r>
        <w:r>
          <w:rPr>
            <w:sz w:val="20"/>
          </w:rPr>
          <w:delText>the</w:delText>
        </w:r>
        <w:r>
          <w:rPr>
            <w:spacing w:val="-3"/>
            <w:sz w:val="20"/>
          </w:rPr>
          <w:delText xml:space="preserve"> </w:delText>
        </w:r>
        <w:r>
          <w:rPr>
            <w:sz w:val="20"/>
          </w:rPr>
          <w:delText>cooking</w:delText>
        </w:r>
        <w:r>
          <w:rPr>
            <w:spacing w:val="-2"/>
            <w:sz w:val="20"/>
          </w:rPr>
          <w:delText xml:space="preserve"> </w:delText>
        </w:r>
        <w:r>
          <w:rPr>
            <w:sz w:val="20"/>
          </w:rPr>
          <w:delText>cabinet</w:delText>
        </w:r>
        <w:r>
          <w:rPr>
            <w:spacing w:val="1"/>
            <w:sz w:val="20"/>
          </w:rPr>
          <w:delText xml:space="preserve"> </w:delText>
        </w:r>
        <w:r>
          <w:rPr>
            <w:sz w:val="20"/>
          </w:rPr>
          <w:delText>via</w:delText>
        </w:r>
        <w:r>
          <w:rPr>
            <w:spacing w:val="-1"/>
            <w:sz w:val="20"/>
          </w:rPr>
          <w:delText xml:space="preserve"> </w:delText>
        </w:r>
        <w:r>
          <w:rPr>
            <w:sz w:val="20"/>
          </w:rPr>
          <w:delText>water injection.</w:delText>
        </w:r>
      </w:del>
    </w:p>
    <w:p w14:paraId="0C539F8B" w14:textId="77777777" w:rsidR="004953FE" w:rsidRDefault="00E652DE">
      <w:pPr>
        <w:pStyle w:val="ListParagraph"/>
        <w:numPr>
          <w:ilvl w:val="0"/>
          <w:numId w:val="1"/>
        </w:numPr>
        <w:tabs>
          <w:tab w:val="left" w:pos="400"/>
        </w:tabs>
        <w:spacing w:before="4" w:line="235" w:lineRule="auto"/>
        <w:ind w:right="160"/>
        <w:rPr>
          <w:del w:id="159" w:author="Lisa Mellings" w:date="2026-09-25T21:09:00Z" w16du:dateUtc="2026-09-26T01:09:00Z"/>
          <w:sz w:val="20"/>
        </w:rPr>
      </w:pPr>
      <w:del w:id="160" w:author="Lisa Mellings" w:date="2026-09-25T21:09:00Z" w16du:dateUtc="2026-09-26T01:09:00Z">
        <w:r>
          <w:rPr>
            <w:sz w:val="20"/>
          </w:rPr>
          <w:delText>Core temperature probe with minimum 3 measuring points and automatic error correction of incorrect</w:delText>
        </w:r>
        <w:r>
          <w:rPr>
            <w:spacing w:val="-53"/>
            <w:sz w:val="20"/>
          </w:rPr>
          <w:delText xml:space="preserve"> </w:delText>
        </w:r>
        <w:r>
          <w:rPr>
            <w:sz w:val="20"/>
          </w:rPr>
          <w:delText>positioning of</w:delText>
        </w:r>
        <w:r>
          <w:rPr>
            <w:spacing w:val="-1"/>
            <w:sz w:val="20"/>
          </w:rPr>
          <w:delText xml:space="preserve"> </w:delText>
        </w:r>
        <w:r>
          <w:rPr>
            <w:sz w:val="20"/>
          </w:rPr>
          <w:delText>the</w:delText>
        </w:r>
        <w:r>
          <w:rPr>
            <w:spacing w:val="-1"/>
            <w:sz w:val="20"/>
          </w:rPr>
          <w:delText xml:space="preserve"> </w:delText>
        </w:r>
        <w:r>
          <w:rPr>
            <w:sz w:val="20"/>
          </w:rPr>
          <w:delText>core</w:delText>
        </w:r>
        <w:r>
          <w:rPr>
            <w:spacing w:val="2"/>
            <w:sz w:val="20"/>
          </w:rPr>
          <w:delText xml:space="preserve"> </w:delText>
        </w:r>
        <w:r>
          <w:rPr>
            <w:sz w:val="20"/>
          </w:rPr>
          <w:delText>temperature</w:delText>
        </w:r>
        <w:r>
          <w:rPr>
            <w:spacing w:val="1"/>
            <w:sz w:val="20"/>
          </w:rPr>
          <w:delText xml:space="preserve"> </w:delText>
        </w:r>
        <w:r>
          <w:rPr>
            <w:sz w:val="20"/>
          </w:rPr>
          <w:delText>probe.</w:delText>
        </w:r>
      </w:del>
    </w:p>
    <w:p w14:paraId="7F1C50BD" w14:textId="77777777" w:rsidR="004953FE" w:rsidRDefault="00E652DE">
      <w:pPr>
        <w:pStyle w:val="ListParagraph"/>
        <w:numPr>
          <w:ilvl w:val="0"/>
          <w:numId w:val="1"/>
        </w:numPr>
        <w:tabs>
          <w:tab w:val="left" w:pos="400"/>
        </w:tabs>
        <w:spacing w:before="3"/>
        <w:rPr>
          <w:del w:id="161" w:author="Lisa Mellings" w:date="2026-09-25T21:09:00Z" w16du:dateUtc="2026-09-26T01:09:00Z"/>
          <w:sz w:val="20"/>
        </w:rPr>
      </w:pPr>
      <w:del w:id="162" w:author="Lisa Mellings" w:date="2026-09-25T21:09:00Z" w16du:dateUtc="2026-09-26T01:09:00Z">
        <w:r>
          <w:rPr>
            <w:sz w:val="20"/>
          </w:rPr>
          <w:delText>Support</w:delText>
        </w:r>
        <w:r>
          <w:rPr>
            <w:spacing w:val="-3"/>
            <w:sz w:val="20"/>
          </w:rPr>
          <w:delText xml:space="preserve"> </w:delText>
        </w:r>
        <w:r>
          <w:rPr>
            <w:sz w:val="20"/>
          </w:rPr>
          <w:delText>function</w:delText>
        </w:r>
        <w:r>
          <w:rPr>
            <w:spacing w:val="-2"/>
            <w:sz w:val="20"/>
          </w:rPr>
          <w:delText xml:space="preserve"> </w:delText>
        </w:r>
        <w:r>
          <w:rPr>
            <w:sz w:val="20"/>
          </w:rPr>
          <w:delText>to</w:delText>
        </w:r>
        <w:r>
          <w:rPr>
            <w:spacing w:val="-3"/>
            <w:sz w:val="20"/>
          </w:rPr>
          <w:delText xml:space="preserve"> </w:delText>
        </w:r>
        <w:r>
          <w:rPr>
            <w:sz w:val="20"/>
          </w:rPr>
          <w:delText>find</w:delText>
        </w:r>
        <w:r>
          <w:rPr>
            <w:spacing w:val="-2"/>
            <w:sz w:val="20"/>
          </w:rPr>
          <w:delText xml:space="preserve"> </w:delText>
        </w:r>
        <w:r>
          <w:rPr>
            <w:sz w:val="20"/>
          </w:rPr>
          <w:delText>the</w:delText>
        </w:r>
        <w:r>
          <w:rPr>
            <w:spacing w:val="-1"/>
            <w:sz w:val="20"/>
          </w:rPr>
          <w:delText xml:space="preserve"> </w:delText>
        </w:r>
        <w:r>
          <w:rPr>
            <w:sz w:val="20"/>
          </w:rPr>
          <w:delText>right</w:delText>
        </w:r>
        <w:r>
          <w:rPr>
            <w:spacing w:val="-2"/>
            <w:sz w:val="20"/>
          </w:rPr>
          <w:delText xml:space="preserve"> </w:delText>
        </w:r>
        <w:r>
          <w:rPr>
            <w:sz w:val="20"/>
          </w:rPr>
          <w:delText>core</w:delText>
        </w:r>
        <w:r>
          <w:rPr>
            <w:spacing w:val="1"/>
            <w:sz w:val="20"/>
          </w:rPr>
          <w:delText xml:space="preserve"> </w:delText>
        </w:r>
        <w:r>
          <w:rPr>
            <w:sz w:val="20"/>
          </w:rPr>
          <w:delText>temperature</w:delText>
        </w:r>
        <w:r>
          <w:rPr>
            <w:spacing w:val="-3"/>
            <w:sz w:val="20"/>
          </w:rPr>
          <w:delText xml:space="preserve"> </w:delText>
        </w:r>
        <w:r>
          <w:rPr>
            <w:sz w:val="20"/>
          </w:rPr>
          <w:delText>for</w:delText>
        </w:r>
        <w:r>
          <w:rPr>
            <w:spacing w:val="-2"/>
            <w:sz w:val="20"/>
          </w:rPr>
          <w:delText xml:space="preserve"> </w:delText>
        </w:r>
        <w:r>
          <w:rPr>
            <w:sz w:val="20"/>
          </w:rPr>
          <w:delText>the</w:delText>
        </w:r>
        <w:r>
          <w:rPr>
            <w:spacing w:val="-3"/>
            <w:sz w:val="20"/>
          </w:rPr>
          <w:delText xml:space="preserve"> </w:delText>
        </w:r>
        <w:r>
          <w:rPr>
            <w:sz w:val="20"/>
          </w:rPr>
          <w:delText>respective</w:delText>
        </w:r>
        <w:r>
          <w:rPr>
            <w:spacing w:val="-2"/>
            <w:sz w:val="20"/>
          </w:rPr>
          <w:delText xml:space="preserve"> </w:delText>
        </w:r>
        <w:r>
          <w:rPr>
            <w:sz w:val="20"/>
          </w:rPr>
          <w:delText>food</w:delText>
        </w:r>
        <w:r>
          <w:rPr>
            <w:spacing w:val="6"/>
            <w:sz w:val="20"/>
          </w:rPr>
          <w:delText xml:space="preserve"> </w:delText>
        </w:r>
        <w:r>
          <w:rPr>
            <w:sz w:val="20"/>
          </w:rPr>
          <w:delText>and</w:delText>
        </w:r>
        <w:r>
          <w:rPr>
            <w:spacing w:val="-2"/>
            <w:sz w:val="20"/>
          </w:rPr>
          <w:delText xml:space="preserve"> </w:delText>
        </w:r>
        <w:r>
          <w:rPr>
            <w:sz w:val="20"/>
          </w:rPr>
          <w:delText>selection in</w:delText>
        </w:r>
        <w:r>
          <w:rPr>
            <w:spacing w:val="-3"/>
            <w:sz w:val="20"/>
          </w:rPr>
          <w:delText xml:space="preserve"> </w:delText>
        </w:r>
        <w:r>
          <w:rPr>
            <w:sz w:val="20"/>
          </w:rPr>
          <w:delText>the display.</w:delText>
        </w:r>
      </w:del>
    </w:p>
    <w:p w14:paraId="7C525A2B" w14:textId="77777777" w:rsidR="004953FE" w:rsidRDefault="00E652DE">
      <w:pPr>
        <w:pStyle w:val="ListParagraph"/>
        <w:numPr>
          <w:ilvl w:val="0"/>
          <w:numId w:val="1"/>
        </w:numPr>
        <w:tabs>
          <w:tab w:val="left" w:pos="400"/>
        </w:tabs>
        <w:rPr>
          <w:del w:id="163" w:author="Lisa Mellings" w:date="2026-09-25T21:09:00Z" w16du:dateUtc="2026-09-26T01:09:00Z"/>
          <w:sz w:val="20"/>
        </w:rPr>
      </w:pPr>
      <w:del w:id="164" w:author="Lisa Mellings" w:date="2026-09-25T21:09:00Z" w16du:dateUtc="2026-09-26T01:09:00Z">
        <w:r>
          <w:rPr>
            <w:sz w:val="20"/>
          </w:rPr>
          <w:delText>Presetting</w:delText>
        </w:r>
        <w:r>
          <w:rPr>
            <w:spacing w:val="-2"/>
            <w:sz w:val="20"/>
          </w:rPr>
          <w:delText xml:space="preserve"> </w:delText>
        </w:r>
        <w:r>
          <w:rPr>
            <w:sz w:val="20"/>
          </w:rPr>
          <w:delText>of</w:delText>
        </w:r>
        <w:r>
          <w:rPr>
            <w:spacing w:val="-3"/>
            <w:sz w:val="20"/>
          </w:rPr>
          <w:delText xml:space="preserve"> </w:delText>
        </w:r>
        <w:r>
          <w:rPr>
            <w:sz w:val="20"/>
          </w:rPr>
          <w:delText>frequently</w:delText>
        </w:r>
        <w:r>
          <w:rPr>
            <w:spacing w:val="-1"/>
            <w:sz w:val="20"/>
          </w:rPr>
          <w:delText xml:space="preserve"> </w:delText>
        </w:r>
        <w:r>
          <w:rPr>
            <w:sz w:val="20"/>
          </w:rPr>
          <w:delText>used</w:delText>
        </w:r>
        <w:r>
          <w:rPr>
            <w:spacing w:val="-3"/>
            <w:sz w:val="20"/>
          </w:rPr>
          <w:delText xml:space="preserve"> </w:delText>
        </w:r>
        <w:r>
          <w:rPr>
            <w:sz w:val="20"/>
          </w:rPr>
          <w:delText>cooking</w:delText>
        </w:r>
        <w:r>
          <w:rPr>
            <w:spacing w:val="-4"/>
            <w:sz w:val="20"/>
          </w:rPr>
          <w:delText xml:space="preserve"> </w:delText>
        </w:r>
        <w:r>
          <w:rPr>
            <w:sz w:val="20"/>
          </w:rPr>
          <w:delText>temperatures</w:delText>
        </w:r>
        <w:r>
          <w:rPr>
            <w:spacing w:val="-1"/>
            <w:sz w:val="20"/>
          </w:rPr>
          <w:delText xml:space="preserve"> </w:delText>
        </w:r>
        <w:r>
          <w:rPr>
            <w:sz w:val="20"/>
          </w:rPr>
          <w:delText>and</w:delText>
        </w:r>
        <w:r>
          <w:rPr>
            <w:spacing w:val="2"/>
            <w:sz w:val="20"/>
          </w:rPr>
          <w:delText xml:space="preserve"> </w:delText>
        </w:r>
        <w:r>
          <w:rPr>
            <w:sz w:val="20"/>
          </w:rPr>
          <w:delText>times</w:delText>
        </w:r>
        <w:r>
          <w:rPr>
            <w:spacing w:val="-2"/>
            <w:sz w:val="20"/>
          </w:rPr>
          <w:delText xml:space="preserve"> </w:delText>
        </w:r>
        <w:r>
          <w:rPr>
            <w:sz w:val="20"/>
          </w:rPr>
          <w:delText>for</w:delText>
        </w:r>
        <w:r>
          <w:rPr>
            <w:spacing w:val="-1"/>
            <w:sz w:val="20"/>
          </w:rPr>
          <w:delText xml:space="preserve"> </w:delText>
        </w:r>
        <w:r>
          <w:rPr>
            <w:sz w:val="20"/>
          </w:rPr>
          <w:delText>quick</w:delText>
        </w:r>
        <w:r>
          <w:rPr>
            <w:spacing w:val="-2"/>
            <w:sz w:val="20"/>
          </w:rPr>
          <w:delText xml:space="preserve"> </w:delText>
        </w:r>
        <w:r>
          <w:rPr>
            <w:sz w:val="20"/>
          </w:rPr>
          <w:delText>selection</w:delText>
        </w:r>
        <w:r>
          <w:rPr>
            <w:spacing w:val="-1"/>
            <w:sz w:val="20"/>
          </w:rPr>
          <w:delText xml:space="preserve"> </w:delText>
        </w:r>
        <w:r>
          <w:rPr>
            <w:sz w:val="20"/>
          </w:rPr>
          <w:delText>during</w:delText>
        </w:r>
        <w:r>
          <w:rPr>
            <w:spacing w:val="-4"/>
            <w:sz w:val="20"/>
          </w:rPr>
          <w:delText xml:space="preserve"> </w:delText>
        </w:r>
        <w:r>
          <w:rPr>
            <w:sz w:val="20"/>
          </w:rPr>
          <w:delText>operation.</w:delText>
        </w:r>
      </w:del>
    </w:p>
    <w:p w14:paraId="7E5A1908" w14:textId="77777777" w:rsidR="004953FE" w:rsidRDefault="00E652DE">
      <w:pPr>
        <w:pStyle w:val="ListParagraph"/>
        <w:numPr>
          <w:ilvl w:val="0"/>
          <w:numId w:val="1"/>
        </w:numPr>
        <w:tabs>
          <w:tab w:val="left" w:pos="400"/>
        </w:tabs>
        <w:spacing w:before="4" w:line="235" w:lineRule="auto"/>
        <w:ind w:right="956"/>
        <w:rPr>
          <w:del w:id="165" w:author="Lisa Mellings" w:date="2026-09-25T21:09:00Z" w16du:dateUtc="2026-09-26T01:09:00Z"/>
          <w:sz w:val="20"/>
        </w:rPr>
      </w:pPr>
      <w:del w:id="166" w:author="Lisa Mellings" w:date="2026-09-25T21:09:00Z" w16du:dateUtc="2026-09-26T01:09:00Z">
        <w:r>
          <w:rPr>
            <w:sz w:val="20"/>
          </w:rPr>
          <w:delText>Individual programming of more than 1.000 cooking programs with any number of steps and</w:delText>
        </w:r>
        <w:r>
          <w:rPr>
            <w:spacing w:val="-53"/>
            <w:sz w:val="20"/>
          </w:rPr>
          <w:delText xml:space="preserve"> </w:delText>
        </w:r>
        <w:r>
          <w:rPr>
            <w:sz w:val="20"/>
          </w:rPr>
          <w:delText>programmable</w:delText>
        </w:r>
        <w:r>
          <w:rPr>
            <w:spacing w:val="1"/>
            <w:sz w:val="20"/>
          </w:rPr>
          <w:delText xml:space="preserve"> </w:delText>
        </w:r>
        <w:r>
          <w:rPr>
            <w:sz w:val="20"/>
          </w:rPr>
          <w:delText>intermediate</w:delText>
        </w:r>
        <w:r>
          <w:rPr>
            <w:spacing w:val="1"/>
            <w:sz w:val="20"/>
          </w:rPr>
          <w:delText xml:space="preserve"> </w:delText>
        </w:r>
        <w:r>
          <w:rPr>
            <w:sz w:val="20"/>
          </w:rPr>
          <w:delText>messages.</w:delText>
        </w:r>
      </w:del>
    </w:p>
    <w:p w14:paraId="617F3A05" w14:textId="77777777" w:rsidR="004953FE" w:rsidRDefault="00E652DE">
      <w:pPr>
        <w:pStyle w:val="ListParagraph"/>
        <w:numPr>
          <w:ilvl w:val="0"/>
          <w:numId w:val="1"/>
        </w:numPr>
        <w:tabs>
          <w:tab w:val="left" w:pos="400"/>
        </w:tabs>
        <w:spacing w:before="3" w:line="245" w:lineRule="exact"/>
        <w:rPr>
          <w:del w:id="167" w:author="Lisa Mellings" w:date="2026-09-25T21:09:00Z" w16du:dateUtc="2026-09-26T01:09:00Z"/>
          <w:sz w:val="20"/>
        </w:rPr>
      </w:pPr>
      <w:del w:id="168" w:author="Lisa Mellings" w:date="2026-09-25T21:09:00Z" w16du:dateUtc="2026-09-26T01:09:00Z">
        <w:r>
          <w:rPr>
            <w:sz w:val="20"/>
          </w:rPr>
          <w:delText>Programmable</w:delText>
        </w:r>
        <w:r>
          <w:rPr>
            <w:spacing w:val="-4"/>
            <w:sz w:val="20"/>
          </w:rPr>
          <w:delText xml:space="preserve"> </w:delText>
        </w:r>
        <w:r>
          <w:rPr>
            <w:sz w:val="20"/>
          </w:rPr>
          <w:delText>proofing</w:delText>
        </w:r>
        <w:r>
          <w:rPr>
            <w:spacing w:val="-4"/>
            <w:sz w:val="20"/>
          </w:rPr>
          <w:delText xml:space="preserve"> </w:delText>
        </w:r>
        <w:r>
          <w:rPr>
            <w:sz w:val="20"/>
          </w:rPr>
          <w:delText>step.</w:delText>
        </w:r>
      </w:del>
    </w:p>
    <w:p w14:paraId="68E1C43B" w14:textId="77777777" w:rsidR="004953FE" w:rsidRDefault="00E652DE">
      <w:pPr>
        <w:pStyle w:val="ListParagraph"/>
        <w:numPr>
          <w:ilvl w:val="0"/>
          <w:numId w:val="1"/>
        </w:numPr>
        <w:tabs>
          <w:tab w:val="left" w:pos="400"/>
        </w:tabs>
        <w:rPr>
          <w:del w:id="169" w:author="Lisa Mellings" w:date="2026-09-25T21:09:00Z" w16du:dateUtc="2026-09-26T01:09:00Z"/>
          <w:sz w:val="20"/>
        </w:rPr>
      </w:pPr>
      <w:del w:id="170" w:author="Lisa Mellings" w:date="2026-09-25T21:09:00Z" w16du:dateUtc="2026-09-26T01:09:00Z">
        <w:r>
          <w:rPr>
            <w:sz w:val="20"/>
          </w:rPr>
          <w:delText>Rapid</w:delText>
        </w:r>
        <w:r>
          <w:rPr>
            <w:spacing w:val="-3"/>
            <w:sz w:val="20"/>
          </w:rPr>
          <w:delText xml:space="preserve"> </w:delText>
        </w:r>
        <w:r>
          <w:rPr>
            <w:sz w:val="20"/>
          </w:rPr>
          <w:delText>cool</w:delText>
        </w:r>
        <w:r>
          <w:rPr>
            <w:spacing w:val="-3"/>
            <w:sz w:val="20"/>
          </w:rPr>
          <w:delText xml:space="preserve"> </w:delText>
        </w:r>
        <w:r>
          <w:rPr>
            <w:sz w:val="20"/>
          </w:rPr>
          <w:delText>down</w:delText>
        </w:r>
        <w:r>
          <w:rPr>
            <w:spacing w:val="-1"/>
            <w:sz w:val="20"/>
          </w:rPr>
          <w:delText xml:space="preserve"> </w:delText>
        </w:r>
        <w:r>
          <w:rPr>
            <w:sz w:val="20"/>
          </w:rPr>
          <w:delText>of</w:delText>
        </w:r>
        <w:r>
          <w:rPr>
            <w:spacing w:val="-2"/>
            <w:sz w:val="20"/>
          </w:rPr>
          <w:delText xml:space="preserve"> </w:delText>
        </w:r>
        <w:r>
          <w:rPr>
            <w:sz w:val="20"/>
          </w:rPr>
          <w:delText>cooking cabinet</w:delText>
        </w:r>
        <w:r>
          <w:rPr>
            <w:spacing w:val="-3"/>
            <w:sz w:val="20"/>
          </w:rPr>
          <w:delText xml:space="preserve"> </w:delText>
        </w:r>
        <w:r>
          <w:rPr>
            <w:sz w:val="20"/>
          </w:rPr>
          <w:delText>without door opening.</w:delText>
        </w:r>
      </w:del>
    </w:p>
    <w:p w14:paraId="3831F349" w14:textId="77777777" w:rsidR="004953FE" w:rsidRDefault="00E652DE">
      <w:pPr>
        <w:pStyle w:val="ListParagraph"/>
        <w:numPr>
          <w:ilvl w:val="0"/>
          <w:numId w:val="1"/>
        </w:numPr>
        <w:tabs>
          <w:tab w:val="left" w:pos="400"/>
        </w:tabs>
        <w:spacing w:line="242" w:lineRule="exact"/>
        <w:rPr>
          <w:del w:id="171" w:author="Lisa Mellings" w:date="2026-09-25T21:09:00Z" w16du:dateUtc="2026-09-26T01:09:00Z"/>
          <w:sz w:val="20"/>
        </w:rPr>
      </w:pPr>
      <w:del w:id="172" w:author="Lisa Mellings" w:date="2026-09-25T21:09:00Z" w16du:dateUtc="2026-09-26T01:09:00Z">
        <w:r>
          <w:rPr>
            <w:sz w:val="20"/>
          </w:rPr>
          <w:delText>Customizable</w:delText>
        </w:r>
        <w:r>
          <w:rPr>
            <w:spacing w:val="-3"/>
            <w:sz w:val="20"/>
          </w:rPr>
          <w:delText xml:space="preserve"> </w:delText>
        </w:r>
        <w:r>
          <w:rPr>
            <w:sz w:val="20"/>
          </w:rPr>
          <w:delText>display</w:delText>
        </w:r>
        <w:r>
          <w:rPr>
            <w:spacing w:val="-1"/>
            <w:sz w:val="20"/>
          </w:rPr>
          <w:delText xml:space="preserve"> </w:delText>
        </w:r>
        <w:r>
          <w:rPr>
            <w:sz w:val="20"/>
          </w:rPr>
          <w:delText>with automatic,</w:delText>
        </w:r>
        <w:r>
          <w:rPr>
            <w:spacing w:val="-3"/>
            <w:sz w:val="20"/>
          </w:rPr>
          <w:delText xml:space="preserve"> </w:delText>
        </w:r>
        <w:r>
          <w:rPr>
            <w:sz w:val="20"/>
          </w:rPr>
          <w:delText>clear</w:delText>
        </w:r>
        <w:r>
          <w:rPr>
            <w:spacing w:val="-3"/>
            <w:sz w:val="20"/>
          </w:rPr>
          <w:delText xml:space="preserve"> </w:delText>
        </w:r>
        <w:r>
          <w:rPr>
            <w:sz w:val="20"/>
          </w:rPr>
          <w:delText>arrangement</w:delText>
        </w:r>
        <w:r>
          <w:rPr>
            <w:spacing w:val="-2"/>
            <w:sz w:val="20"/>
          </w:rPr>
          <w:delText xml:space="preserve"> </w:delText>
        </w:r>
        <w:r>
          <w:rPr>
            <w:sz w:val="20"/>
          </w:rPr>
          <w:delText>of</w:delText>
        </w:r>
        <w:r>
          <w:rPr>
            <w:spacing w:val="-3"/>
            <w:sz w:val="20"/>
          </w:rPr>
          <w:delText xml:space="preserve"> </w:delText>
        </w:r>
        <w:r>
          <w:rPr>
            <w:sz w:val="20"/>
          </w:rPr>
          <w:delText>the</w:delText>
        </w:r>
        <w:r>
          <w:rPr>
            <w:spacing w:val="-2"/>
            <w:sz w:val="20"/>
          </w:rPr>
          <w:delText xml:space="preserve"> </w:delText>
        </w:r>
        <w:r>
          <w:rPr>
            <w:sz w:val="20"/>
          </w:rPr>
          <w:delText>remaining</w:delText>
        </w:r>
        <w:r>
          <w:rPr>
            <w:spacing w:val="-1"/>
            <w:sz w:val="20"/>
          </w:rPr>
          <w:delText xml:space="preserve"> </w:delText>
        </w:r>
        <w:r>
          <w:rPr>
            <w:sz w:val="20"/>
          </w:rPr>
          <w:delText>functions</w:delText>
        </w:r>
        <w:r>
          <w:rPr>
            <w:spacing w:val="2"/>
            <w:sz w:val="20"/>
          </w:rPr>
          <w:delText xml:space="preserve"> </w:delText>
        </w:r>
        <w:r>
          <w:rPr>
            <w:sz w:val="20"/>
          </w:rPr>
          <w:delText>for</w:delText>
        </w:r>
        <w:r>
          <w:rPr>
            <w:spacing w:val="-2"/>
            <w:sz w:val="20"/>
          </w:rPr>
          <w:delText xml:space="preserve"> </w:delText>
        </w:r>
        <w:r>
          <w:rPr>
            <w:sz w:val="20"/>
          </w:rPr>
          <w:delText>different</w:delText>
        </w:r>
        <w:r>
          <w:rPr>
            <w:spacing w:val="-1"/>
            <w:sz w:val="20"/>
          </w:rPr>
          <w:delText xml:space="preserve"> </w:delText>
        </w:r>
        <w:r>
          <w:rPr>
            <w:sz w:val="20"/>
          </w:rPr>
          <w:delText>users.</w:delText>
        </w:r>
      </w:del>
    </w:p>
    <w:p w14:paraId="6F4F07EA" w14:textId="77777777" w:rsidR="004953FE" w:rsidRDefault="00E652DE">
      <w:pPr>
        <w:pStyle w:val="ListParagraph"/>
        <w:numPr>
          <w:ilvl w:val="0"/>
          <w:numId w:val="1"/>
        </w:numPr>
        <w:tabs>
          <w:tab w:val="left" w:pos="400"/>
        </w:tabs>
        <w:rPr>
          <w:del w:id="173" w:author="Lisa Mellings" w:date="2026-09-25T21:09:00Z" w16du:dateUtc="2026-09-26T01:09:00Z"/>
          <w:sz w:val="20"/>
        </w:rPr>
      </w:pPr>
      <w:del w:id="174" w:author="Lisa Mellings" w:date="2026-09-25T21:09:00Z" w16du:dateUtc="2026-09-26T01:09:00Z">
        <w:r>
          <w:rPr>
            <w:sz w:val="20"/>
          </w:rPr>
          <w:delText>Automatic</w:delText>
        </w:r>
        <w:r>
          <w:rPr>
            <w:spacing w:val="-2"/>
            <w:sz w:val="20"/>
          </w:rPr>
          <w:delText xml:space="preserve"> </w:delText>
        </w:r>
        <w:r>
          <w:rPr>
            <w:sz w:val="20"/>
          </w:rPr>
          <w:delText>cleaning</w:delText>
        </w:r>
        <w:r>
          <w:rPr>
            <w:spacing w:val="-3"/>
            <w:sz w:val="20"/>
          </w:rPr>
          <w:delText xml:space="preserve"> </w:delText>
        </w:r>
        <w:r>
          <w:rPr>
            <w:sz w:val="20"/>
          </w:rPr>
          <w:delText>system</w:delText>
        </w:r>
        <w:r>
          <w:rPr>
            <w:spacing w:val="-1"/>
            <w:sz w:val="20"/>
          </w:rPr>
          <w:delText xml:space="preserve"> </w:delText>
        </w:r>
        <w:r>
          <w:rPr>
            <w:sz w:val="20"/>
          </w:rPr>
          <w:delText>for</w:delText>
        </w:r>
        <w:r>
          <w:rPr>
            <w:spacing w:val="-3"/>
            <w:sz w:val="20"/>
          </w:rPr>
          <w:delText xml:space="preserve"> </w:delText>
        </w:r>
        <w:r>
          <w:rPr>
            <w:sz w:val="20"/>
          </w:rPr>
          <w:delText>cooking</w:delText>
        </w:r>
        <w:r>
          <w:rPr>
            <w:spacing w:val="-3"/>
            <w:sz w:val="20"/>
          </w:rPr>
          <w:delText xml:space="preserve"> </w:delText>
        </w:r>
        <w:r>
          <w:rPr>
            <w:sz w:val="20"/>
          </w:rPr>
          <w:delText>cabinet</w:delText>
        </w:r>
        <w:r>
          <w:rPr>
            <w:spacing w:val="-3"/>
            <w:sz w:val="20"/>
          </w:rPr>
          <w:delText xml:space="preserve"> </w:delText>
        </w:r>
        <w:r>
          <w:rPr>
            <w:sz w:val="20"/>
          </w:rPr>
          <w:delText>and</w:delText>
        </w:r>
        <w:r>
          <w:rPr>
            <w:spacing w:val="-2"/>
            <w:sz w:val="20"/>
          </w:rPr>
          <w:delText xml:space="preserve"> </w:delText>
        </w:r>
        <w:r>
          <w:rPr>
            <w:sz w:val="20"/>
          </w:rPr>
          <w:delText>steam</w:delText>
        </w:r>
        <w:r>
          <w:rPr>
            <w:spacing w:val="-3"/>
            <w:sz w:val="20"/>
          </w:rPr>
          <w:delText xml:space="preserve"> </w:delText>
        </w:r>
        <w:r>
          <w:rPr>
            <w:sz w:val="20"/>
          </w:rPr>
          <w:delText>generator, independent</w:delText>
        </w:r>
        <w:r>
          <w:rPr>
            <w:spacing w:val="-1"/>
            <w:sz w:val="20"/>
          </w:rPr>
          <w:delText xml:space="preserve"> </w:delText>
        </w:r>
        <w:r>
          <w:rPr>
            <w:sz w:val="20"/>
          </w:rPr>
          <w:delText>of</w:delText>
        </w:r>
        <w:r>
          <w:rPr>
            <w:spacing w:val="-3"/>
            <w:sz w:val="20"/>
          </w:rPr>
          <w:delText xml:space="preserve"> </w:delText>
        </w:r>
        <w:r>
          <w:rPr>
            <w:sz w:val="20"/>
          </w:rPr>
          <w:delText>main</w:delText>
        </w:r>
        <w:r>
          <w:rPr>
            <w:spacing w:val="6"/>
            <w:sz w:val="20"/>
          </w:rPr>
          <w:delText xml:space="preserve"> </w:delText>
        </w:r>
        <w:r>
          <w:rPr>
            <w:sz w:val="20"/>
          </w:rPr>
          <w:delText>pressure.</w:delText>
        </w:r>
      </w:del>
    </w:p>
    <w:p w14:paraId="45EF9864" w14:textId="77777777" w:rsidR="004953FE" w:rsidRDefault="00E652DE">
      <w:pPr>
        <w:pStyle w:val="ListParagraph"/>
        <w:numPr>
          <w:ilvl w:val="0"/>
          <w:numId w:val="1"/>
        </w:numPr>
        <w:tabs>
          <w:tab w:val="left" w:pos="400"/>
        </w:tabs>
        <w:spacing w:before="1"/>
        <w:rPr>
          <w:del w:id="175" w:author="Lisa Mellings" w:date="2026-09-25T21:09:00Z" w16du:dateUtc="2026-09-26T01:09:00Z"/>
          <w:sz w:val="20"/>
        </w:rPr>
      </w:pPr>
      <w:del w:id="176" w:author="Lisa Mellings" w:date="2026-09-25T21:09:00Z" w16du:dateUtc="2026-09-26T01:09:00Z">
        <w:r>
          <w:rPr>
            <w:sz w:val="20"/>
          </w:rPr>
          <w:delText>Adaptation</w:delText>
        </w:r>
        <w:r>
          <w:rPr>
            <w:spacing w:val="-3"/>
            <w:sz w:val="20"/>
          </w:rPr>
          <w:delText xml:space="preserve"> </w:delText>
        </w:r>
        <w:r>
          <w:rPr>
            <w:sz w:val="20"/>
          </w:rPr>
          <w:delText>of</w:delText>
        </w:r>
        <w:r>
          <w:rPr>
            <w:spacing w:val="-2"/>
            <w:sz w:val="20"/>
          </w:rPr>
          <w:delText xml:space="preserve"> </w:delText>
        </w:r>
        <w:r>
          <w:rPr>
            <w:sz w:val="20"/>
          </w:rPr>
          <w:delText>the</w:delText>
        </w:r>
        <w:r>
          <w:rPr>
            <w:spacing w:val="-3"/>
            <w:sz w:val="20"/>
          </w:rPr>
          <w:delText xml:space="preserve"> </w:delText>
        </w:r>
        <w:r>
          <w:rPr>
            <w:sz w:val="20"/>
          </w:rPr>
          <w:delText>cleaning process</w:delText>
        </w:r>
        <w:r>
          <w:rPr>
            <w:spacing w:val="-2"/>
            <w:sz w:val="20"/>
          </w:rPr>
          <w:delText xml:space="preserve"> </w:delText>
        </w:r>
        <w:r>
          <w:rPr>
            <w:sz w:val="20"/>
          </w:rPr>
          <w:delText>depending on</w:delText>
        </w:r>
        <w:r>
          <w:rPr>
            <w:spacing w:val="-3"/>
            <w:sz w:val="20"/>
          </w:rPr>
          <w:delText xml:space="preserve"> </w:delText>
        </w:r>
        <w:r>
          <w:rPr>
            <w:sz w:val="20"/>
          </w:rPr>
          <w:delText>the degree</w:delText>
        </w:r>
        <w:r>
          <w:rPr>
            <w:spacing w:val="-3"/>
            <w:sz w:val="20"/>
          </w:rPr>
          <w:delText xml:space="preserve"> </w:delText>
        </w:r>
        <w:r>
          <w:rPr>
            <w:sz w:val="20"/>
          </w:rPr>
          <w:delText>of</w:delText>
        </w:r>
        <w:r>
          <w:rPr>
            <w:spacing w:val="-2"/>
            <w:sz w:val="20"/>
          </w:rPr>
          <w:delText xml:space="preserve"> </w:delText>
        </w:r>
        <w:r>
          <w:rPr>
            <w:sz w:val="20"/>
          </w:rPr>
          <w:delText>soiling</w:delText>
        </w:r>
        <w:r>
          <w:rPr>
            <w:spacing w:val="3"/>
            <w:sz w:val="20"/>
          </w:rPr>
          <w:delText xml:space="preserve"> </w:delText>
        </w:r>
        <w:r>
          <w:rPr>
            <w:sz w:val="20"/>
          </w:rPr>
          <w:delText>in</w:delText>
        </w:r>
        <w:r>
          <w:rPr>
            <w:spacing w:val="-2"/>
            <w:sz w:val="20"/>
          </w:rPr>
          <w:delText xml:space="preserve"> </w:delText>
        </w:r>
        <w:r>
          <w:rPr>
            <w:sz w:val="20"/>
          </w:rPr>
          <w:delText>the</w:delText>
        </w:r>
        <w:r>
          <w:rPr>
            <w:spacing w:val="-3"/>
            <w:sz w:val="20"/>
          </w:rPr>
          <w:delText xml:space="preserve"> </w:delText>
        </w:r>
        <w:r>
          <w:rPr>
            <w:sz w:val="20"/>
          </w:rPr>
          <w:delText>cooking</w:delText>
        </w:r>
        <w:r>
          <w:rPr>
            <w:spacing w:val="-2"/>
            <w:sz w:val="20"/>
          </w:rPr>
          <w:delText xml:space="preserve"> </w:delText>
        </w:r>
        <w:r>
          <w:rPr>
            <w:sz w:val="20"/>
          </w:rPr>
          <w:delText>cabinet.</w:delText>
        </w:r>
      </w:del>
    </w:p>
    <w:p w14:paraId="13B5FBE3" w14:textId="77777777" w:rsidR="004953FE" w:rsidRDefault="00E652DE">
      <w:pPr>
        <w:pStyle w:val="ListParagraph"/>
        <w:numPr>
          <w:ilvl w:val="0"/>
          <w:numId w:val="1"/>
        </w:numPr>
        <w:tabs>
          <w:tab w:val="left" w:pos="400"/>
        </w:tabs>
        <w:rPr>
          <w:del w:id="177" w:author="Lisa Mellings" w:date="2026-09-25T21:09:00Z" w16du:dateUtc="2026-09-26T01:09:00Z"/>
          <w:sz w:val="20"/>
        </w:rPr>
      </w:pPr>
      <w:del w:id="178" w:author="Lisa Mellings" w:date="2026-09-25T21:09:00Z" w16du:dateUtc="2026-09-26T01:09:00Z">
        <w:r>
          <w:rPr>
            <w:sz w:val="20"/>
          </w:rPr>
          <w:delText>Soiling</w:delText>
        </w:r>
        <w:r>
          <w:rPr>
            <w:spacing w:val="-2"/>
            <w:sz w:val="20"/>
          </w:rPr>
          <w:delText xml:space="preserve"> </w:delText>
        </w:r>
        <w:r>
          <w:rPr>
            <w:sz w:val="20"/>
          </w:rPr>
          <w:delText>detection</w:delText>
        </w:r>
        <w:r>
          <w:rPr>
            <w:spacing w:val="-3"/>
            <w:sz w:val="20"/>
          </w:rPr>
          <w:delText xml:space="preserve"> </w:delText>
        </w:r>
        <w:r>
          <w:rPr>
            <w:sz w:val="20"/>
          </w:rPr>
          <w:delText>with</w:delText>
        </w:r>
        <w:r>
          <w:rPr>
            <w:spacing w:val="-4"/>
            <w:sz w:val="20"/>
          </w:rPr>
          <w:delText xml:space="preserve"> </w:delText>
        </w:r>
        <w:r>
          <w:rPr>
            <w:sz w:val="20"/>
          </w:rPr>
          <w:delText>soiling-dependent</w:delText>
        </w:r>
        <w:r>
          <w:rPr>
            <w:spacing w:val="-3"/>
            <w:sz w:val="20"/>
          </w:rPr>
          <w:delText xml:space="preserve"> </w:delText>
        </w:r>
        <w:r>
          <w:rPr>
            <w:sz w:val="20"/>
          </w:rPr>
          <w:delText>cleaning</w:delText>
        </w:r>
        <w:r>
          <w:rPr>
            <w:spacing w:val="-3"/>
            <w:sz w:val="20"/>
          </w:rPr>
          <w:delText xml:space="preserve"> </w:delText>
        </w:r>
        <w:r>
          <w:rPr>
            <w:sz w:val="20"/>
          </w:rPr>
          <w:delText>suggestion.</w:delText>
        </w:r>
      </w:del>
    </w:p>
    <w:p w14:paraId="478CF8D9" w14:textId="77777777" w:rsidR="004953FE" w:rsidRDefault="00E652DE">
      <w:pPr>
        <w:pStyle w:val="ListParagraph"/>
        <w:numPr>
          <w:ilvl w:val="0"/>
          <w:numId w:val="1"/>
        </w:numPr>
        <w:tabs>
          <w:tab w:val="left" w:pos="400"/>
        </w:tabs>
        <w:rPr>
          <w:del w:id="179" w:author="Lisa Mellings" w:date="2026-09-25T21:09:00Z" w16du:dateUtc="2026-09-26T01:09:00Z"/>
          <w:sz w:val="20"/>
        </w:rPr>
      </w:pPr>
      <w:del w:id="180" w:author="Lisa Mellings" w:date="2026-09-25T21:09:00Z" w16du:dateUtc="2026-09-26T01:09:00Z">
        <w:r>
          <w:rPr>
            <w:sz w:val="20"/>
          </w:rPr>
          <w:delText>Unattended</w:delText>
        </w:r>
        <w:r>
          <w:rPr>
            <w:spacing w:val="-3"/>
            <w:sz w:val="20"/>
          </w:rPr>
          <w:delText xml:space="preserve"> </w:delText>
        </w:r>
        <w:r>
          <w:rPr>
            <w:sz w:val="20"/>
          </w:rPr>
          <w:delText>cleaning,</w:delText>
        </w:r>
        <w:r>
          <w:rPr>
            <w:spacing w:val="-3"/>
            <w:sz w:val="20"/>
          </w:rPr>
          <w:delText xml:space="preserve"> </w:delText>
        </w:r>
        <w:r>
          <w:rPr>
            <w:sz w:val="20"/>
          </w:rPr>
          <w:delText>even</w:delText>
        </w:r>
        <w:r>
          <w:rPr>
            <w:spacing w:val="-1"/>
            <w:sz w:val="20"/>
          </w:rPr>
          <w:delText xml:space="preserve"> </w:delText>
        </w:r>
        <w:r>
          <w:rPr>
            <w:sz w:val="20"/>
          </w:rPr>
          <w:delText>overnight.</w:delText>
        </w:r>
      </w:del>
    </w:p>
    <w:p w14:paraId="06337E51" w14:textId="2F6E51F7" w:rsidR="004953FE" w:rsidRDefault="00E652DE">
      <w:pPr>
        <w:pStyle w:val="ListParagraph"/>
        <w:numPr>
          <w:ilvl w:val="0"/>
          <w:numId w:val="1"/>
        </w:numPr>
        <w:tabs>
          <w:tab w:val="left" w:pos="400"/>
        </w:tabs>
        <w:rPr>
          <w:del w:id="181" w:author="Lisa Mellings" w:date="2026-09-25T21:09:00Z" w16du:dateUtc="2026-09-26T01:09:00Z"/>
          <w:sz w:val="20"/>
        </w:rPr>
      </w:pPr>
      <w:del w:id="182" w:author="Lisa Mellings" w:date="2026-09-25T21:09:00Z" w16du:dateUtc="2026-09-26T01:09:00Z">
        <w:r>
          <w:rPr>
            <w:sz w:val="20"/>
          </w:rPr>
          <w:delText>Display</w:delText>
        </w:r>
        <w:r>
          <w:rPr>
            <w:spacing w:val="-2"/>
            <w:sz w:val="20"/>
          </w:rPr>
          <w:delText xml:space="preserve"> </w:delText>
        </w:r>
        <w:r>
          <w:rPr>
            <w:sz w:val="20"/>
          </w:rPr>
          <w:delText>of</w:delText>
        </w:r>
        <w:r>
          <w:rPr>
            <w:spacing w:val="-2"/>
            <w:sz w:val="20"/>
          </w:rPr>
          <w:delText xml:space="preserve"> </w:delText>
        </w:r>
        <w:r>
          <w:rPr>
            <w:sz w:val="20"/>
          </w:rPr>
          <w:delText>the</w:delText>
        </w:r>
        <w:r>
          <w:rPr>
            <w:spacing w:val="-2"/>
            <w:sz w:val="20"/>
          </w:rPr>
          <w:delText xml:space="preserve"> </w:delText>
        </w:r>
        <w:r>
          <w:rPr>
            <w:sz w:val="20"/>
          </w:rPr>
          <w:delText>consumption</w:delText>
        </w:r>
        <w:r>
          <w:rPr>
            <w:spacing w:val="-1"/>
            <w:sz w:val="20"/>
          </w:rPr>
          <w:delText xml:space="preserve"> </w:delText>
        </w:r>
        <w:r>
          <w:rPr>
            <w:sz w:val="20"/>
          </w:rPr>
          <w:delText>of water,</w:delText>
        </w:r>
        <w:r>
          <w:rPr>
            <w:spacing w:val="-2"/>
            <w:sz w:val="20"/>
          </w:rPr>
          <w:delText xml:space="preserve"> </w:delText>
        </w:r>
        <w:r w:rsidR="00B91982">
          <w:rPr>
            <w:sz w:val="20"/>
          </w:rPr>
          <w:delText>energy,</w:delText>
        </w:r>
        <w:r>
          <w:rPr>
            <w:spacing w:val="-1"/>
            <w:sz w:val="20"/>
          </w:rPr>
          <w:delText xml:space="preserve"> </w:delText>
        </w:r>
        <w:r>
          <w:rPr>
            <w:sz w:val="20"/>
          </w:rPr>
          <w:delText>and</w:delText>
        </w:r>
        <w:r>
          <w:rPr>
            <w:spacing w:val="-2"/>
            <w:sz w:val="20"/>
          </w:rPr>
          <w:delText xml:space="preserve"> </w:delText>
        </w:r>
        <w:r>
          <w:rPr>
            <w:sz w:val="20"/>
          </w:rPr>
          <w:delText>cleaning</w:delText>
        </w:r>
        <w:r>
          <w:rPr>
            <w:spacing w:val="-2"/>
            <w:sz w:val="20"/>
          </w:rPr>
          <w:delText xml:space="preserve"> </w:delText>
        </w:r>
        <w:r>
          <w:rPr>
            <w:sz w:val="20"/>
          </w:rPr>
          <w:delText>chemicals.</w:delText>
        </w:r>
      </w:del>
    </w:p>
    <w:p w14:paraId="0081A8F8" w14:textId="77777777" w:rsidR="004953FE" w:rsidRDefault="00E652DE">
      <w:pPr>
        <w:pStyle w:val="ListParagraph"/>
        <w:numPr>
          <w:ilvl w:val="0"/>
          <w:numId w:val="1"/>
        </w:numPr>
        <w:tabs>
          <w:tab w:val="left" w:pos="400"/>
        </w:tabs>
        <w:rPr>
          <w:del w:id="183" w:author="Lisa Mellings" w:date="2026-09-25T21:09:00Z" w16du:dateUtc="2026-09-26T01:09:00Z"/>
          <w:sz w:val="20"/>
        </w:rPr>
      </w:pPr>
      <w:del w:id="184" w:author="Lisa Mellings" w:date="2026-09-25T21:09:00Z" w16du:dateUtc="2026-09-26T01:09:00Z">
        <w:r>
          <w:rPr>
            <w:sz w:val="20"/>
          </w:rPr>
          <w:delText>Automatic</w:delText>
        </w:r>
        <w:r>
          <w:rPr>
            <w:spacing w:val="-2"/>
            <w:sz w:val="20"/>
          </w:rPr>
          <w:delText xml:space="preserve"> </w:delText>
        </w:r>
        <w:r>
          <w:rPr>
            <w:sz w:val="20"/>
          </w:rPr>
          <w:delText>adjustment of</w:delText>
        </w:r>
        <w:r>
          <w:rPr>
            <w:spacing w:val="-1"/>
            <w:sz w:val="20"/>
          </w:rPr>
          <w:delText xml:space="preserve"> </w:delText>
        </w:r>
        <w:r>
          <w:rPr>
            <w:sz w:val="20"/>
          </w:rPr>
          <w:delText>boiling</w:delText>
        </w:r>
        <w:r>
          <w:rPr>
            <w:spacing w:val="-1"/>
            <w:sz w:val="20"/>
          </w:rPr>
          <w:delText xml:space="preserve"> </w:delText>
        </w:r>
        <w:r>
          <w:rPr>
            <w:sz w:val="20"/>
          </w:rPr>
          <w:delText>temperature</w:delText>
        </w:r>
        <w:r>
          <w:rPr>
            <w:spacing w:val="-3"/>
            <w:sz w:val="20"/>
          </w:rPr>
          <w:delText xml:space="preserve"> </w:delText>
        </w:r>
        <w:r>
          <w:rPr>
            <w:sz w:val="20"/>
          </w:rPr>
          <w:delText>to the sea</w:delText>
        </w:r>
        <w:r>
          <w:rPr>
            <w:spacing w:val="-1"/>
            <w:sz w:val="20"/>
          </w:rPr>
          <w:delText xml:space="preserve"> </w:delText>
        </w:r>
        <w:r>
          <w:rPr>
            <w:sz w:val="20"/>
          </w:rPr>
          <w:delText>level</w:delText>
        </w:r>
        <w:r>
          <w:rPr>
            <w:spacing w:val="-4"/>
            <w:sz w:val="20"/>
          </w:rPr>
          <w:delText xml:space="preserve"> </w:delText>
        </w:r>
        <w:r>
          <w:rPr>
            <w:sz w:val="20"/>
          </w:rPr>
          <w:delText>of</w:delText>
        </w:r>
        <w:r>
          <w:rPr>
            <w:spacing w:val="-1"/>
            <w:sz w:val="20"/>
          </w:rPr>
          <w:delText xml:space="preserve"> </w:delText>
        </w:r>
        <w:r>
          <w:rPr>
            <w:sz w:val="20"/>
          </w:rPr>
          <w:delText>the installation location.</w:delText>
        </w:r>
      </w:del>
    </w:p>
    <w:p w14:paraId="093BE6C6" w14:textId="77777777" w:rsidR="004953FE" w:rsidRDefault="00E652DE">
      <w:pPr>
        <w:pStyle w:val="ListParagraph"/>
        <w:numPr>
          <w:ilvl w:val="0"/>
          <w:numId w:val="1"/>
        </w:numPr>
        <w:tabs>
          <w:tab w:val="left" w:pos="400"/>
        </w:tabs>
        <w:rPr>
          <w:del w:id="185" w:author="Lisa Mellings" w:date="2026-09-25T21:09:00Z" w16du:dateUtc="2026-09-26T01:09:00Z"/>
          <w:sz w:val="20"/>
        </w:rPr>
      </w:pPr>
      <w:del w:id="186" w:author="Lisa Mellings" w:date="2026-09-25T21:09:00Z" w16du:dateUtc="2026-09-26T01:09:00Z">
        <w:r>
          <w:rPr>
            <w:sz w:val="20"/>
          </w:rPr>
          <w:delText>Operation</w:delText>
        </w:r>
        <w:r>
          <w:rPr>
            <w:spacing w:val="-4"/>
            <w:sz w:val="20"/>
          </w:rPr>
          <w:delText xml:space="preserve"> </w:delText>
        </w:r>
        <w:r>
          <w:rPr>
            <w:sz w:val="20"/>
          </w:rPr>
          <w:delText>without</w:delText>
        </w:r>
        <w:r>
          <w:rPr>
            <w:spacing w:val="-1"/>
            <w:sz w:val="20"/>
          </w:rPr>
          <w:delText xml:space="preserve"> </w:delText>
        </w:r>
        <w:r>
          <w:rPr>
            <w:sz w:val="20"/>
          </w:rPr>
          <w:delText>water</w:delText>
        </w:r>
        <w:r>
          <w:rPr>
            <w:spacing w:val="-3"/>
            <w:sz w:val="20"/>
          </w:rPr>
          <w:delText xml:space="preserve"> </w:delText>
        </w:r>
        <w:r>
          <w:rPr>
            <w:sz w:val="20"/>
          </w:rPr>
          <w:delText>softening</w:delText>
        </w:r>
        <w:r>
          <w:rPr>
            <w:spacing w:val="-3"/>
            <w:sz w:val="20"/>
          </w:rPr>
          <w:delText xml:space="preserve"> </w:delText>
        </w:r>
        <w:r>
          <w:rPr>
            <w:sz w:val="20"/>
          </w:rPr>
          <w:delText>system</w:delText>
        </w:r>
        <w:r>
          <w:rPr>
            <w:spacing w:val="-1"/>
            <w:sz w:val="20"/>
          </w:rPr>
          <w:delText xml:space="preserve"> </w:delText>
        </w:r>
        <w:r>
          <w:rPr>
            <w:sz w:val="20"/>
          </w:rPr>
          <w:delText>and</w:delText>
        </w:r>
        <w:r>
          <w:rPr>
            <w:spacing w:val="-2"/>
            <w:sz w:val="20"/>
          </w:rPr>
          <w:delText xml:space="preserve"> </w:delText>
        </w:r>
        <w:r>
          <w:rPr>
            <w:sz w:val="20"/>
          </w:rPr>
          <w:delText>without</w:delText>
        </w:r>
        <w:r>
          <w:rPr>
            <w:spacing w:val="-1"/>
            <w:sz w:val="20"/>
          </w:rPr>
          <w:delText xml:space="preserve"> </w:delText>
        </w:r>
        <w:r>
          <w:rPr>
            <w:sz w:val="20"/>
          </w:rPr>
          <w:delText>additional</w:delText>
        </w:r>
        <w:r>
          <w:rPr>
            <w:spacing w:val="2"/>
            <w:sz w:val="20"/>
          </w:rPr>
          <w:delText xml:space="preserve"> </w:delText>
        </w:r>
        <w:r>
          <w:rPr>
            <w:sz w:val="20"/>
          </w:rPr>
          <w:delText>manual</w:delText>
        </w:r>
        <w:r>
          <w:rPr>
            <w:spacing w:val="-1"/>
            <w:sz w:val="20"/>
          </w:rPr>
          <w:delText xml:space="preserve"> </w:delText>
        </w:r>
        <w:r>
          <w:rPr>
            <w:sz w:val="20"/>
          </w:rPr>
          <w:delText>descaling.</w:delText>
        </w:r>
      </w:del>
    </w:p>
    <w:p w14:paraId="5A10E1A4" w14:textId="1B3AE2C3" w:rsidR="004953FE" w:rsidRDefault="00E652DE">
      <w:pPr>
        <w:pStyle w:val="ListParagraph"/>
        <w:numPr>
          <w:ilvl w:val="0"/>
          <w:numId w:val="1"/>
        </w:numPr>
        <w:tabs>
          <w:tab w:val="left" w:pos="400"/>
        </w:tabs>
        <w:rPr>
          <w:del w:id="187" w:author="Lisa Mellings" w:date="2026-09-25T21:09:00Z" w16du:dateUtc="2026-09-26T01:09:00Z"/>
          <w:sz w:val="20"/>
        </w:rPr>
      </w:pPr>
      <w:del w:id="188" w:author="Lisa Mellings" w:date="2026-09-25T21:09:00Z" w16du:dateUtc="2026-09-26T01:09:00Z">
        <w:r>
          <w:rPr>
            <w:sz w:val="20"/>
          </w:rPr>
          <w:delText>Lengthwise</w:delText>
        </w:r>
        <w:r>
          <w:rPr>
            <w:spacing w:val="-3"/>
            <w:sz w:val="20"/>
          </w:rPr>
          <w:delText xml:space="preserve"> </w:delText>
        </w:r>
        <w:r>
          <w:rPr>
            <w:sz w:val="20"/>
          </w:rPr>
          <w:delText>loading</w:delText>
        </w:r>
        <w:r>
          <w:rPr>
            <w:spacing w:val="-3"/>
            <w:sz w:val="20"/>
          </w:rPr>
          <w:delText xml:space="preserve"> </w:delText>
        </w:r>
      </w:del>
    </w:p>
    <w:p w14:paraId="54AD4042" w14:textId="53DFB2B0" w:rsidR="004953FE" w:rsidRDefault="00E652DE">
      <w:pPr>
        <w:pStyle w:val="ListParagraph"/>
        <w:numPr>
          <w:ilvl w:val="0"/>
          <w:numId w:val="1"/>
        </w:numPr>
        <w:tabs>
          <w:tab w:val="left" w:pos="400"/>
        </w:tabs>
        <w:spacing w:line="242" w:lineRule="exact"/>
        <w:rPr>
          <w:del w:id="189" w:author="Lisa Mellings" w:date="2026-09-25T21:09:00Z" w16du:dateUtc="2026-09-26T01:09:00Z"/>
          <w:sz w:val="20"/>
        </w:rPr>
      </w:pPr>
      <w:del w:id="190" w:author="Lisa Mellings" w:date="2026-09-25T21:09:00Z" w16du:dateUtc="2026-09-26T01:09:00Z">
        <w:r>
          <w:rPr>
            <w:sz w:val="20"/>
          </w:rPr>
          <w:delText>Removable</w:delText>
        </w:r>
        <w:r>
          <w:rPr>
            <w:spacing w:val="-3"/>
            <w:sz w:val="20"/>
          </w:rPr>
          <w:delText xml:space="preserve"> </w:delText>
        </w:r>
        <w:r>
          <w:rPr>
            <w:sz w:val="20"/>
          </w:rPr>
          <w:delText>hinged</w:delText>
        </w:r>
        <w:r>
          <w:rPr>
            <w:spacing w:val="-3"/>
            <w:sz w:val="20"/>
          </w:rPr>
          <w:delText xml:space="preserve"> </w:delText>
        </w:r>
        <w:r>
          <w:rPr>
            <w:sz w:val="20"/>
          </w:rPr>
          <w:delText>racks</w:delText>
        </w:r>
        <w:r>
          <w:rPr>
            <w:spacing w:val="-1"/>
            <w:sz w:val="20"/>
          </w:rPr>
          <w:delText xml:space="preserve"> </w:delText>
        </w:r>
        <w:r>
          <w:rPr>
            <w:sz w:val="20"/>
          </w:rPr>
          <w:delText>with</w:delText>
        </w:r>
        <w:r>
          <w:rPr>
            <w:spacing w:val="-2"/>
            <w:sz w:val="20"/>
          </w:rPr>
          <w:delText xml:space="preserve"> </w:delText>
        </w:r>
        <w:r>
          <w:rPr>
            <w:sz w:val="20"/>
          </w:rPr>
          <w:delText>rail</w:delText>
        </w:r>
        <w:r>
          <w:rPr>
            <w:spacing w:val="-4"/>
            <w:sz w:val="20"/>
          </w:rPr>
          <w:delText xml:space="preserve"> </w:delText>
        </w:r>
        <w:r>
          <w:rPr>
            <w:sz w:val="20"/>
          </w:rPr>
          <w:delText>spacing</w:delText>
        </w:r>
        <w:r>
          <w:rPr>
            <w:spacing w:val="-1"/>
            <w:sz w:val="20"/>
          </w:rPr>
          <w:delText xml:space="preserve"> </w:delText>
        </w:r>
        <w:r w:rsidR="00D51391">
          <w:rPr>
            <w:sz w:val="20"/>
          </w:rPr>
          <w:delText>67</w:delText>
        </w:r>
        <w:r>
          <w:rPr>
            <w:sz w:val="20"/>
          </w:rPr>
          <w:delText>mm.</w:delText>
        </w:r>
      </w:del>
    </w:p>
    <w:p w14:paraId="158706E3" w14:textId="77777777" w:rsidR="004953FE" w:rsidRDefault="00E652DE">
      <w:pPr>
        <w:pStyle w:val="ListParagraph"/>
        <w:numPr>
          <w:ilvl w:val="0"/>
          <w:numId w:val="1"/>
        </w:numPr>
        <w:tabs>
          <w:tab w:val="left" w:pos="400"/>
        </w:tabs>
        <w:rPr>
          <w:del w:id="191" w:author="Lisa Mellings" w:date="2026-09-25T21:09:00Z" w16du:dateUtc="2026-09-26T01:09:00Z"/>
          <w:sz w:val="20"/>
        </w:rPr>
      </w:pPr>
      <w:del w:id="192" w:author="Lisa Mellings" w:date="2026-09-25T21:09:00Z" w16du:dateUtc="2026-09-26T01:09:00Z">
        <w:r>
          <w:rPr>
            <w:sz w:val="20"/>
          </w:rPr>
          <w:delText>Appliance</w:delText>
        </w:r>
        <w:r>
          <w:rPr>
            <w:spacing w:val="-2"/>
            <w:sz w:val="20"/>
          </w:rPr>
          <w:delText xml:space="preserve"> </w:delText>
        </w:r>
        <w:r>
          <w:rPr>
            <w:sz w:val="20"/>
          </w:rPr>
          <w:delText>door</w:delText>
        </w:r>
        <w:r>
          <w:rPr>
            <w:spacing w:val="-3"/>
            <w:sz w:val="20"/>
          </w:rPr>
          <w:delText xml:space="preserve"> </w:delText>
        </w:r>
        <w:r>
          <w:rPr>
            <w:sz w:val="20"/>
          </w:rPr>
          <w:delText>with</w:delText>
        </w:r>
        <w:r>
          <w:rPr>
            <w:spacing w:val="-1"/>
            <w:sz w:val="20"/>
          </w:rPr>
          <w:delText xml:space="preserve"> </w:delText>
        </w:r>
        <w:r>
          <w:rPr>
            <w:sz w:val="20"/>
          </w:rPr>
          <w:delText>rear-ventilated</w:delText>
        </w:r>
        <w:r>
          <w:rPr>
            <w:spacing w:val="-3"/>
            <w:sz w:val="20"/>
          </w:rPr>
          <w:delText xml:space="preserve"> </w:delText>
        </w:r>
        <w:r>
          <w:rPr>
            <w:sz w:val="20"/>
          </w:rPr>
          <w:delText>double</w:delText>
        </w:r>
        <w:r>
          <w:rPr>
            <w:spacing w:val="-1"/>
            <w:sz w:val="20"/>
          </w:rPr>
          <w:delText xml:space="preserve"> </w:delText>
        </w:r>
        <w:r>
          <w:rPr>
            <w:sz w:val="20"/>
          </w:rPr>
          <w:delText>glass</w:delText>
        </w:r>
        <w:r>
          <w:rPr>
            <w:spacing w:val="-2"/>
            <w:sz w:val="20"/>
          </w:rPr>
          <w:delText xml:space="preserve"> </w:delText>
        </w:r>
        <w:r>
          <w:rPr>
            <w:sz w:val="20"/>
          </w:rPr>
          <w:delText>pane</w:delText>
        </w:r>
        <w:r>
          <w:rPr>
            <w:spacing w:val="1"/>
            <w:sz w:val="20"/>
          </w:rPr>
          <w:delText xml:space="preserve"> </w:delText>
        </w:r>
        <w:r>
          <w:rPr>
            <w:sz w:val="20"/>
          </w:rPr>
          <w:delText>and</w:delText>
        </w:r>
        <w:r>
          <w:rPr>
            <w:spacing w:val="-1"/>
            <w:sz w:val="20"/>
          </w:rPr>
          <w:delText xml:space="preserve"> </w:delText>
        </w:r>
        <w:r>
          <w:rPr>
            <w:sz w:val="20"/>
          </w:rPr>
          <w:delText>hinged</w:delText>
        </w:r>
        <w:r>
          <w:rPr>
            <w:spacing w:val="-2"/>
            <w:sz w:val="20"/>
          </w:rPr>
          <w:delText xml:space="preserve"> </w:delText>
        </w:r>
        <w:r>
          <w:rPr>
            <w:sz w:val="20"/>
          </w:rPr>
          <w:delText>inner</w:delText>
        </w:r>
        <w:r>
          <w:rPr>
            <w:spacing w:val="-2"/>
            <w:sz w:val="20"/>
          </w:rPr>
          <w:delText xml:space="preserve"> </w:delText>
        </w:r>
        <w:r>
          <w:rPr>
            <w:sz w:val="20"/>
          </w:rPr>
          <w:delText>pane.</w:delText>
        </w:r>
      </w:del>
    </w:p>
    <w:p w14:paraId="781FDCF2" w14:textId="77777777" w:rsidR="004953FE" w:rsidRDefault="00E652DE">
      <w:pPr>
        <w:pStyle w:val="ListParagraph"/>
        <w:numPr>
          <w:ilvl w:val="0"/>
          <w:numId w:val="1"/>
        </w:numPr>
        <w:tabs>
          <w:tab w:val="left" w:pos="400"/>
        </w:tabs>
        <w:rPr>
          <w:del w:id="193" w:author="Lisa Mellings" w:date="2026-09-25T21:09:00Z" w16du:dateUtc="2026-09-26T01:09:00Z"/>
          <w:sz w:val="20"/>
        </w:rPr>
      </w:pPr>
      <w:del w:id="194" w:author="Lisa Mellings" w:date="2026-09-25T21:09:00Z" w16du:dateUtc="2026-09-26T01:09:00Z">
        <w:r>
          <w:rPr>
            <w:sz w:val="20"/>
          </w:rPr>
          <w:delText>Hand</w:delText>
        </w:r>
        <w:r>
          <w:rPr>
            <w:spacing w:val="-3"/>
            <w:sz w:val="20"/>
          </w:rPr>
          <w:delText xml:space="preserve"> </w:delText>
        </w:r>
        <w:r>
          <w:rPr>
            <w:sz w:val="20"/>
          </w:rPr>
          <w:delText>shower</w:delText>
        </w:r>
        <w:r>
          <w:rPr>
            <w:spacing w:val="-2"/>
            <w:sz w:val="20"/>
          </w:rPr>
          <w:delText xml:space="preserve"> </w:delText>
        </w:r>
        <w:r>
          <w:rPr>
            <w:sz w:val="20"/>
          </w:rPr>
          <w:delText>with</w:delText>
        </w:r>
        <w:r>
          <w:rPr>
            <w:spacing w:val="-1"/>
            <w:sz w:val="20"/>
          </w:rPr>
          <w:delText xml:space="preserve"> </w:delText>
        </w:r>
        <w:r>
          <w:rPr>
            <w:sz w:val="20"/>
          </w:rPr>
          <w:delText>automatic</w:delText>
        </w:r>
        <w:r>
          <w:rPr>
            <w:spacing w:val="-1"/>
            <w:sz w:val="20"/>
          </w:rPr>
          <w:delText xml:space="preserve"> </w:delText>
        </w:r>
        <w:r>
          <w:rPr>
            <w:sz w:val="20"/>
          </w:rPr>
          <w:delText>return.</w:delText>
        </w:r>
      </w:del>
    </w:p>
    <w:p w14:paraId="796C2FBD" w14:textId="4175CD4D" w:rsidR="004953FE" w:rsidRDefault="00E652DE">
      <w:pPr>
        <w:pStyle w:val="ListParagraph"/>
        <w:numPr>
          <w:ilvl w:val="0"/>
          <w:numId w:val="1"/>
        </w:numPr>
        <w:tabs>
          <w:tab w:val="left" w:pos="400"/>
        </w:tabs>
        <w:rPr>
          <w:del w:id="195" w:author="Lisa Mellings" w:date="2026-09-25T21:09:00Z" w16du:dateUtc="2026-09-26T01:09:00Z"/>
          <w:sz w:val="20"/>
        </w:rPr>
      </w:pPr>
      <w:del w:id="196" w:author="Lisa Mellings" w:date="2026-09-25T21:09:00Z" w16du:dateUtc="2026-09-26T01:09:00Z">
        <w:r>
          <w:rPr>
            <w:sz w:val="20"/>
          </w:rPr>
          <w:delText>USB-</w:delText>
        </w:r>
        <w:r w:rsidR="00B91982">
          <w:rPr>
            <w:sz w:val="20"/>
          </w:rPr>
          <w:delText>Interface</w:delText>
        </w:r>
        <w:r>
          <w:rPr>
            <w:sz w:val="20"/>
          </w:rPr>
          <w:delText>.</w:delText>
        </w:r>
      </w:del>
    </w:p>
    <w:p w14:paraId="4670615E" w14:textId="77777777" w:rsidR="004953FE" w:rsidRDefault="00E652DE">
      <w:pPr>
        <w:pStyle w:val="ListParagraph"/>
        <w:numPr>
          <w:ilvl w:val="0"/>
          <w:numId w:val="1"/>
        </w:numPr>
        <w:tabs>
          <w:tab w:val="left" w:pos="400"/>
        </w:tabs>
        <w:rPr>
          <w:del w:id="197" w:author="Lisa Mellings" w:date="2026-09-25T21:09:00Z" w16du:dateUtc="2026-09-26T01:09:00Z"/>
          <w:sz w:val="20"/>
        </w:rPr>
      </w:pPr>
      <w:del w:id="198" w:author="Lisa Mellings" w:date="2026-09-25T21:09:00Z" w16du:dateUtc="2026-09-26T01:09:00Z">
        <w:r>
          <w:rPr>
            <w:sz w:val="20"/>
          </w:rPr>
          <w:delText>Maximum</w:delText>
        </w:r>
        <w:r>
          <w:rPr>
            <w:spacing w:val="-1"/>
            <w:sz w:val="20"/>
          </w:rPr>
          <w:delText xml:space="preserve"> </w:delText>
        </w:r>
        <w:r>
          <w:rPr>
            <w:sz w:val="20"/>
          </w:rPr>
          <w:delText>insertion height</w:delText>
        </w:r>
        <w:r>
          <w:rPr>
            <w:spacing w:val="-2"/>
            <w:sz w:val="20"/>
          </w:rPr>
          <w:delText xml:space="preserve"> </w:delText>
        </w:r>
        <w:r>
          <w:rPr>
            <w:sz w:val="20"/>
          </w:rPr>
          <w:delText>1.60</w:delText>
        </w:r>
        <w:r>
          <w:rPr>
            <w:spacing w:val="-2"/>
            <w:sz w:val="20"/>
          </w:rPr>
          <w:delText xml:space="preserve"> </w:delText>
        </w:r>
        <w:r>
          <w:rPr>
            <w:sz w:val="20"/>
          </w:rPr>
          <w:delText>m when</w:delText>
        </w:r>
        <w:r>
          <w:rPr>
            <w:spacing w:val="-2"/>
            <w:sz w:val="20"/>
          </w:rPr>
          <w:delText xml:space="preserve"> </w:delText>
        </w:r>
        <w:r>
          <w:rPr>
            <w:sz w:val="20"/>
          </w:rPr>
          <w:delText>using an original</w:delText>
        </w:r>
        <w:r>
          <w:rPr>
            <w:spacing w:val="-3"/>
            <w:sz w:val="20"/>
          </w:rPr>
          <w:delText xml:space="preserve"> </w:delText>
        </w:r>
        <w:r>
          <w:rPr>
            <w:sz w:val="20"/>
          </w:rPr>
          <w:delText>base</w:delText>
        </w:r>
        <w:r>
          <w:rPr>
            <w:spacing w:val="-2"/>
            <w:sz w:val="20"/>
          </w:rPr>
          <w:delText xml:space="preserve"> </w:delText>
        </w:r>
        <w:r>
          <w:rPr>
            <w:sz w:val="20"/>
          </w:rPr>
          <w:delText>cabinet.</w:delText>
        </w:r>
      </w:del>
    </w:p>
    <w:p w14:paraId="605428CA" w14:textId="63ECB996" w:rsidR="004953FE" w:rsidRDefault="00E652DE">
      <w:pPr>
        <w:pStyle w:val="ListParagraph"/>
        <w:numPr>
          <w:ilvl w:val="0"/>
          <w:numId w:val="1"/>
        </w:numPr>
        <w:tabs>
          <w:tab w:val="left" w:pos="400"/>
        </w:tabs>
        <w:rPr>
          <w:del w:id="199" w:author="Lisa Mellings" w:date="2026-09-25T21:09:00Z" w16du:dateUtc="2026-09-26T01:09:00Z"/>
          <w:sz w:val="20"/>
        </w:rPr>
      </w:pPr>
      <w:del w:id="200" w:author="Lisa Mellings" w:date="2026-09-25T21:09:00Z" w16du:dateUtc="2026-09-26T01:09:00Z">
        <w:r>
          <w:rPr>
            <w:sz w:val="20"/>
          </w:rPr>
          <w:delText>Height</w:delText>
        </w:r>
        <w:r>
          <w:rPr>
            <w:spacing w:val="-4"/>
            <w:sz w:val="20"/>
          </w:rPr>
          <w:delText xml:space="preserve"> </w:delText>
        </w:r>
        <w:r>
          <w:rPr>
            <w:sz w:val="20"/>
          </w:rPr>
          <w:delText>adjustable</w:delText>
        </w:r>
        <w:r>
          <w:rPr>
            <w:spacing w:val="-3"/>
            <w:sz w:val="20"/>
          </w:rPr>
          <w:delText xml:space="preserve"> </w:delText>
        </w:r>
        <w:r w:rsidR="00B91982">
          <w:rPr>
            <w:sz w:val="20"/>
          </w:rPr>
          <w:delText>feet</w:delText>
        </w:r>
        <w:r>
          <w:rPr>
            <w:spacing w:val="-2"/>
            <w:sz w:val="20"/>
          </w:rPr>
          <w:delText xml:space="preserve"> </w:delText>
        </w:r>
        <w:r>
          <w:rPr>
            <w:sz w:val="20"/>
          </w:rPr>
          <w:delText>for</w:delText>
        </w:r>
        <w:r>
          <w:rPr>
            <w:spacing w:val="-3"/>
            <w:sz w:val="20"/>
          </w:rPr>
          <w:delText xml:space="preserve"> </w:delText>
        </w:r>
        <w:r>
          <w:rPr>
            <w:sz w:val="20"/>
          </w:rPr>
          <w:delText>easy</w:delText>
        </w:r>
        <w:r>
          <w:rPr>
            <w:spacing w:val="1"/>
            <w:sz w:val="20"/>
          </w:rPr>
          <w:delText xml:space="preserve"> </w:delText>
        </w:r>
        <w:r>
          <w:rPr>
            <w:sz w:val="20"/>
          </w:rPr>
          <w:delText>leveling</w:delText>
        </w:r>
        <w:r>
          <w:rPr>
            <w:spacing w:val="-3"/>
            <w:sz w:val="20"/>
          </w:rPr>
          <w:delText xml:space="preserve"> </w:delText>
        </w:r>
        <w:r>
          <w:rPr>
            <w:sz w:val="20"/>
          </w:rPr>
          <w:delText>of</w:delText>
        </w:r>
        <w:r>
          <w:rPr>
            <w:spacing w:val="-1"/>
            <w:sz w:val="20"/>
          </w:rPr>
          <w:delText xml:space="preserve"> </w:delText>
        </w:r>
        <w:r>
          <w:rPr>
            <w:sz w:val="20"/>
          </w:rPr>
          <w:delText>the appliance.</w:delText>
        </w:r>
      </w:del>
    </w:p>
    <w:p w14:paraId="17ADBED4" w14:textId="4DEEE379" w:rsidR="004953FE" w:rsidRDefault="00E652DE">
      <w:pPr>
        <w:pStyle w:val="ListParagraph"/>
        <w:numPr>
          <w:ilvl w:val="0"/>
          <w:numId w:val="1"/>
        </w:numPr>
        <w:tabs>
          <w:tab w:val="left" w:pos="400"/>
        </w:tabs>
        <w:rPr>
          <w:del w:id="201" w:author="Lisa Mellings" w:date="2026-09-25T21:09:00Z" w16du:dateUtc="2026-09-26T01:09:00Z"/>
          <w:sz w:val="20"/>
        </w:rPr>
      </w:pPr>
      <w:del w:id="202" w:author="Lisa Mellings" w:date="2026-09-25T21:09:00Z" w16du:dateUtc="2026-09-26T01:09:00Z">
        <w:r>
          <w:rPr>
            <w:sz w:val="20"/>
          </w:rPr>
          <w:delText>Fixed</w:delText>
        </w:r>
        <w:r>
          <w:rPr>
            <w:spacing w:val="-4"/>
            <w:sz w:val="20"/>
          </w:rPr>
          <w:delText xml:space="preserve"> </w:delText>
        </w:r>
        <w:r w:rsidR="00B91982">
          <w:rPr>
            <w:sz w:val="20"/>
          </w:rPr>
          <w:delText>waste</w:delText>
        </w:r>
        <w:r w:rsidR="00B91982">
          <w:rPr>
            <w:spacing w:val="-3"/>
            <w:sz w:val="20"/>
          </w:rPr>
          <w:delText>water</w:delText>
        </w:r>
        <w:r>
          <w:rPr>
            <w:spacing w:val="-3"/>
            <w:sz w:val="20"/>
          </w:rPr>
          <w:delText xml:space="preserve"> </w:delText>
        </w:r>
        <w:r>
          <w:rPr>
            <w:sz w:val="20"/>
          </w:rPr>
          <w:delText>connection</w:delText>
        </w:r>
        <w:r>
          <w:rPr>
            <w:spacing w:val="-3"/>
            <w:sz w:val="20"/>
          </w:rPr>
          <w:delText xml:space="preserve"> </w:delText>
        </w:r>
        <w:r>
          <w:rPr>
            <w:sz w:val="20"/>
          </w:rPr>
          <w:delText>approved</w:delText>
        </w:r>
        <w:r>
          <w:rPr>
            <w:spacing w:val="-2"/>
            <w:sz w:val="20"/>
          </w:rPr>
          <w:delText xml:space="preserve"> </w:delText>
        </w:r>
        <w:r>
          <w:rPr>
            <w:sz w:val="20"/>
          </w:rPr>
          <w:delText>in</w:delText>
        </w:r>
        <w:r>
          <w:rPr>
            <w:spacing w:val="-1"/>
            <w:sz w:val="20"/>
          </w:rPr>
          <w:delText xml:space="preserve"> </w:delText>
        </w:r>
        <w:r>
          <w:rPr>
            <w:sz w:val="20"/>
          </w:rPr>
          <w:delText>accordance</w:delText>
        </w:r>
        <w:r>
          <w:rPr>
            <w:spacing w:val="-1"/>
            <w:sz w:val="20"/>
          </w:rPr>
          <w:delText xml:space="preserve"> </w:delText>
        </w:r>
        <w:r>
          <w:rPr>
            <w:sz w:val="20"/>
          </w:rPr>
          <w:delText>with</w:delText>
        </w:r>
        <w:r>
          <w:rPr>
            <w:spacing w:val="-2"/>
            <w:sz w:val="20"/>
          </w:rPr>
          <w:delText xml:space="preserve"> </w:delText>
        </w:r>
        <w:r>
          <w:rPr>
            <w:sz w:val="20"/>
          </w:rPr>
          <w:delText>SVGW.</w:delText>
        </w:r>
      </w:del>
    </w:p>
    <w:p w14:paraId="7F7E7EA3" w14:textId="77777777" w:rsidR="004953FE" w:rsidRDefault="00E652DE">
      <w:pPr>
        <w:pStyle w:val="ListParagraph"/>
        <w:numPr>
          <w:ilvl w:val="0"/>
          <w:numId w:val="1"/>
        </w:numPr>
        <w:tabs>
          <w:tab w:val="left" w:pos="400"/>
        </w:tabs>
        <w:rPr>
          <w:del w:id="203" w:author="Lisa Mellings" w:date="2026-09-25T21:09:00Z" w16du:dateUtc="2026-09-26T01:09:00Z"/>
          <w:sz w:val="20"/>
        </w:rPr>
      </w:pPr>
      <w:del w:id="204" w:author="Lisa Mellings" w:date="2026-09-25T21:09:00Z" w16du:dateUtc="2026-09-26T01:09:00Z">
        <w:r>
          <w:rPr>
            <w:sz w:val="20"/>
          </w:rPr>
          <w:delText>Separate</w:delText>
        </w:r>
        <w:r>
          <w:rPr>
            <w:spacing w:val="-3"/>
            <w:sz w:val="20"/>
          </w:rPr>
          <w:delText xml:space="preserve"> </w:delText>
        </w:r>
        <w:r>
          <w:rPr>
            <w:sz w:val="20"/>
          </w:rPr>
          <w:delText>solenoid</w:delText>
        </w:r>
        <w:r>
          <w:rPr>
            <w:spacing w:val="-2"/>
            <w:sz w:val="20"/>
          </w:rPr>
          <w:delText xml:space="preserve"> </w:delText>
        </w:r>
        <w:r>
          <w:rPr>
            <w:sz w:val="20"/>
          </w:rPr>
          <w:delText>valves</w:delText>
        </w:r>
        <w:r>
          <w:rPr>
            <w:spacing w:val="-2"/>
            <w:sz w:val="20"/>
          </w:rPr>
          <w:delText xml:space="preserve"> </w:delText>
        </w:r>
        <w:r>
          <w:rPr>
            <w:sz w:val="20"/>
          </w:rPr>
          <w:delText>for</w:delText>
        </w:r>
        <w:r>
          <w:rPr>
            <w:spacing w:val="-2"/>
            <w:sz w:val="20"/>
          </w:rPr>
          <w:delText xml:space="preserve"> </w:delText>
        </w:r>
        <w:r>
          <w:rPr>
            <w:sz w:val="20"/>
          </w:rPr>
          <w:delText>normal</w:delText>
        </w:r>
        <w:r>
          <w:rPr>
            <w:spacing w:val="-1"/>
            <w:sz w:val="20"/>
          </w:rPr>
          <w:delText xml:space="preserve"> </w:delText>
        </w:r>
        <w:r>
          <w:rPr>
            <w:sz w:val="20"/>
          </w:rPr>
          <w:delText>and</w:delText>
        </w:r>
        <w:r>
          <w:rPr>
            <w:spacing w:val="-3"/>
            <w:sz w:val="20"/>
          </w:rPr>
          <w:delText xml:space="preserve"> </w:delText>
        </w:r>
        <w:r>
          <w:rPr>
            <w:sz w:val="20"/>
          </w:rPr>
          <w:delText>soft</w:delText>
        </w:r>
        <w:r>
          <w:rPr>
            <w:spacing w:val="-2"/>
            <w:sz w:val="20"/>
          </w:rPr>
          <w:delText xml:space="preserve"> </w:delText>
        </w:r>
        <w:r>
          <w:rPr>
            <w:sz w:val="20"/>
          </w:rPr>
          <w:delText>water</w:delText>
        </w:r>
      </w:del>
    </w:p>
    <w:p w14:paraId="32CD3930" w14:textId="77777777" w:rsidR="004953FE" w:rsidRDefault="00E652DE">
      <w:pPr>
        <w:pStyle w:val="ListParagraph"/>
        <w:numPr>
          <w:ilvl w:val="0"/>
          <w:numId w:val="1"/>
        </w:numPr>
        <w:tabs>
          <w:tab w:val="left" w:pos="400"/>
        </w:tabs>
        <w:rPr>
          <w:del w:id="205" w:author="Lisa Mellings" w:date="2026-09-25T21:09:00Z" w16du:dateUtc="2026-09-26T01:09:00Z"/>
          <w:sz w:val="20"/>
        </w:rPr>
      </w:pPr>
      <w:del w:id="206" w:author="Lisa Mellings" w:date="2026-09-25T21:09:00Z" w16du:dateUtc="2026-09-26T01:09:00Z">
        <w:r>
          <w:rPr>
            <w:sz w:val="20"/>
          </w:rPr>
          <w:delText>Appliance</w:delText>
        </w:r>
        <w:r>
          <w:rPr>
            <w:spacing w:val="-1"/>
            <w:sz w:val="20"/>
          </w:rPr>
          <w:delText xml:space="preserve"> </w:delText>
        </w:r>
        <w:r>
          <w:rPr>
            <w:sz w:val="20"/>
          </w:rPr>
          <w:delText>approved</w:delText>
        </w:r>
        <w:r>
          <w:rPr>
            <w:spacing w:val="-3"/>
            <w:sz w:val="20"/>
          </w:rPr>
          <w:delText xml:space="preserve"> </w:delText>
        </w:r>
        <w:r>
          <w:rPr>
            <w:sz w:val="20"/>
          </w:rPr>
          <w:delText>for unsupervised operation</w:delText>
        </w:r>
        <w:r>
          <w:rPr>
            <w:spacing w:val="-1"/>
            <w:sz w:val="20"/>
          </w:rPr>
          <w:delText xml:space="preserve"> </w:delText>
        </w:r>
        <w:r>
          <w:rPr>
            <w:sz w:val="20"/>
          </w:rPr>
          <w:delText>in</w:delText>
        </w:r>
        <w:r>
          <w:rPr>
            <w:spacing w:val="-1"/>
            <w:sz w:val="20"/>
          </w:rPr>
          <w:delText xml:space="preserve"> </w:delText>
        </w:r>
        <w:r>
          <w:rPr>
            <w:sz w:val="20"/>
          </w:rPr>
          <w:delText>accordance</w:delText>
        </w:r>
        <w:r>
          <w:rPr>
            <w:spacing w:val="-3"/>
            <w:sz w:val="20"/>
          </w:rPr>
          <w:delText xml:space="preserve"> </w:delText>
        </w:r>
        <w:r>
          <w:rPr>
            <w:sz w:val="20"/>
          </w:rPr>
          <w:delText>with VDE.</w:delText>
        </w:r>
      </w:del>
    </w:p>
    <w:p w14:paraId="0617B797" w14:textId="77777777" w:rsidR="004953FE" w:rsidRDefault="00E652DE">
      <w:pPr>
        <w:pStyle w:val="ListParagraph"/>
        <w:numPr>
          <w:ilvl w:val="0"/>
          <w:numId w:val="1"/>
        </w:numPr>
        <w:tabs>
          <w:tab w:val="left" w:pos="400"/>
        </w:tabs>
        <w:spacing w:line="243" w:lineRule="exact"/>
        <w:rPr>
          <w:del w:id="207" w:author="Lisa Mellings" w:date="2026-09-25T21:09:00Z" w16du:dateUtc="2026-09-26T01:09:00Z"/>
          <w:sz w:val="20"/>
        </w:rPr>
      </w:pPr>
      <w:del w:id="208" w:author="Lisa Mellings" w:date="2026-09-25T21:09:00Z" w16du:dateUtc="2026-09-26T01:09:00Z">
        <w:r>
          <w:rPr>
            <w:sz w:val="20"/>
          </w:rPr>
          <w:delText>Splash</w:delText>
        </w:r>
        <w:r>
          <w:rPr>
            <w:spacing w:val="-3"/>
            <w:sz w:val="20"/>
          </w:rPr>
          <w:delText xml:space="preserve"> </w:delText>
        </w:r>
        <w:r>
          <w:rPr>
            <w:sz w:val="20"/>
          </w:rPr>
          <w:delText>and</w:delText>
        </w:r>
        <w:r>
          <w:rPr>
            <w:spacing w:val="-2"/>
            <w:sz w:val="20"/>
          </w:rPr>
          <w:delText xml:space="preserve"> </w:delText>
        </w:r>
        <w:r>
          <w:rPr>
            <w:sz w:val="20"/>
          </w:rPr>
          <w:delText>jet water</w:delText>
        </w:r>
        <w:r>
          <w:rPr>
            <w:spacing w:val="1"/>
            <w:sz w:val="20"/>
          </w:rPr>
          <w:delText xml:space="preserve"> </w:delText>
        </w:r>
        <w:r>
          <w:rPr>
            <w:sz w:val="20"/>
          </w:rPr>
          <w:delText>protection IP</w:delText>
        </w:r>
        <w:r>
          <w:rPr>
            <w:spacing w:val="-2"/>
            <w:sz w:val="20"/>
          </w:rPr>
          <w:delText xml:space="preserve"> </w:delText>
        </w:r>
        <w:r>
          <w:rPr>
            <w:sz w:val="20"/>
          </w:rPr>
          <w:delText>X5.</w:delText>
        </w:r>
      </w:del>
    </w:p>
    <w:p w14:paraId="56EAC477" w14:textId="49CE1C69" w:rsidR="004953FE" w:rsidRDefault="00E652DE">
      <w:pPr>
        <w:pStyle w:val="ListParagraph"/>
        <w:numPr>
          <w:ilvl w:val="0"/>
          <w:numId w:val="1"/>
        </w:numPr>
        <w:tabs>
          <w:tab w:val="left" w:pos="400"/>
        </w:tabs>
        <w:rPr>
          <w:del w:id="209" w:author="Lisa Mellings" w:date="2026-09-25T21:09:00Z" w16du:dateUtc="2026-09-26T01:09:00Z"/>
          <w:sz w:val="20"/>
        </w:rPr>
      </w:pPr>
      <w:del w:id="210" w:author="Lisa Mellings" w:date="2026-09-25T21:09:00Z" w16du:dateUtc="2026-09-26T01:09:00Z">
        <w:r>
          <w:rPr>
            <w:sz w:val="20"/>
          </w:rPr>
          <w:delText>Material</w:delText>
        </w:r>
        <w:r>
          <w:rPr>
            <w:spacing w:val="-3"/>
            <w:sz w:val="20"/>
          </w:rPr>
          <w:delText xml:space="preserve"> </w:delText>
        </w:r>
        <w:r>
          <w:rPr>
            <w:sz w:val="20"/>
          </w:rPr>
          <w:delText>inside</w:delText>
        </w:r>
        <w:r>
          <w:rPr>
            <w:spacing w:val="-1"/>
            <w:sz w:val="20"/>
          </w:rPr>
          <w:delText xml:space="preserve"> </w:delText>
        </w:r>
        <w:r>
          <w:rPr>
            <w:sz w:val="20"/>
          </w:rPr>
          <w:delText>and</w:delText>
        </w:r>
        <w:r>
          <w:rPr>
            <w:spacing w:val="-3"/>
            <w:sz w:val="20"/>
          </w:rPr>
          <w:delText xml:space="preserve"> </w:delText>
        </w:r>
        <w:r>
          <w:rPr>
            <w:sz w:val="20"/>
          </w:rPr>
          <w:delText xml:space="preserve">outside </w:delText>
        </w:r>
        <w:r w:rsidR="00B91982">
          <w:rPr>
            <w:sz w:val="20"/>
          </w:rPr>
          <w:delText>stainless</w:delText>
        </w:r>
        <w:r w:rsidR="00B91982">
          <w:rPr>
            <w:spacing w:val="-2"/>
            <w:sz w:val="20"/>
          </w:rPr>
          <w:delText>-steel</w:delText>
        </w:r>
        <w:r>
          <w:rPr>
            <w:spacing w:val="-1"/>
            <w:sz w:val="20"/>
          </w:rPr>
          <w:delText xml:space="preserve"> </w:delText>
        </w:r>
        <w:r>
          <w:rPr>
            <w:sz w:val="20"/>
          </w:rPr>
          <w:delText>DIN</w:delText>
        </w:r>
        <w:r>
          <w:rPr>
            <w:spacing w:val="-1"/>
            <w:sz w:val="20"/>
          </w:rPr>
          <w:delText xml:space="preserve"> </w:delText>
        </w:r>
        <w:r>
          <w:rPr>
            <w:sz w:val="20"/>
          </w:rPr>
          <w:delText>1.4301.</w:delText>
        </w:r>
      </w:del>
    </w:p>
    <w:p w14:paraId="23196B40" w14:textId="1956B4DF" w:rsidR="00B91982" w:rsidRDefault="00644D57">
      <w:pPr>
        <w:pStyle w:val="ListParagraph"/>
        <w:numPr>
          <w:ilvl w:val="0"/>
          <w:numId w:val="1"/>
        </w:numPr>
        <w:tabs>
          <w:tab w:val="left" w:pos="400"/>
        </w:tabs>
        <w:rPr>
          <w:del w:id="211" w:author="Lisa Mellings" w:date="2026-09-25T21:09:00Z" w16du:dateUtc="2026-09-26T01:09:00Z"/>
          <w:sz w:val="20"/>
        </w:rPr>
      </w:pPr>
      <w:del w:id="212" w:author="Lisa Mellings" w:date="2026-09-25T21:09:00Z" w16du:dateUtc="2026-09-26T01:09:00Z">
        <w:r>
          <w:rPr>
            <w:sz w:val="20"/>
          </w:rPr>
          <w:delText>150</w:delText>
        </w:r>
        <w:r w:rsidR="00B91982">
          <w:rPr>
            <w:sz w:val="20"/>
          </w:rPr>
          <w:delText>-</w:delText>
        </w:r>
        <w:r>
          <w:rPr>
            <w:sz w:val="20"/>
          </w:rPr>
          <w:delText>3</w:delText>
        </w:r>
        <w:r w:rsidR="00B91982">
          <w:rPr>
            <w:sz w:val="20"/>
          </w:rPr>
          <w:delText>00 meals per day</w:delText>
        </w:r>
      </w:del>
    </w:p>
    <w:p w14:paraId="077FF44F" w14:textId="77777777" w:rsidR="004953FE" w:rsidRDefault="004953FE">
      <w:pPr>
        <w:pStyle w:val="BodyText"/>
        <w:spacing w:before="8" w:line="240" w:lineRule="auto"/>
        <w:ind w:left="0" w:firstLine="0"/>
        <w:rPr>
          <w:del w:id="213" w:author="Lisa Mellings" w:date="2026-09-25T21:09:00Z" w16du:dateUtc="2026-09-26T01:09:00Z"/>
          <w:sz w:val="19"/>
        </w:rPr>
      </w:pPr>
    </w:p>
    <w:p w14:paraId="52CC1D77" w14:textId="2A802F21" w:rsidR="004953FE" w:rsidRPr="00B17F5C" w:rsidRDefault="00B17F5C" w:rsidP="00B17F5C">
      <w:pPr>
        <w:tabs>
          <w:tab w:val="left" w:pos="400"/>
        </w:tabs>
        <w:rPr>
          <w:del w:id="214" w:author="Lisa Mellings" w:date="2026-09-25T21:09:00Z" w16du:dateUtc="2026-09-26T01:09:00Z"/>
          <w:sz w:val="20"/>
        </w:rPr>
      </w:pPr>
      <w:del w:id="215" w:author="Lisa Mellings" w:date="2026-09-25T21:09:00Z" w16du:dateUtc="2026-09-26T01:09:00Z">
        <w:r>
          <w:rPr>
            <w:sz w:val="20"/>
          </w:rPr>
          <w:delText xml:space="preserve">  </w:delText>
        </w:r>
        <w:r w:rsidRPr="00B17F5C">
          <w:rPr>
            <w:sz w:val="20"/>
          </w:rPr>
          <w:delText>Technical data:</w:delText>
        </w:r>
      </w:del>
    </w:p>
    <w:p w14:paraId="08C88EEC" w14:textId="1D907111" w:rsidR="00B91982" w:rsidRPr="00B17F5C" w:rsidRDefault="00B91982" w:rsidP="00B17F5C">
      <w:pPr>
        <w:pStyle w:val="ListParagraph"/>
        <w:numPr>
          <w:ilvl w:val="0"/>
          <w:numId w:val="1"/>
        </w:numPr>
        <w:tabs>
          <w:tab w:val="left" w:pos="400"/>
        </w:tabs>
        <w:rPr>
          <w:del w:id="216" w:author="Lisa Mellings" w:date="2026-09-25T21:09:00Z" w16du:dateUtc="2026-09-26T01:09:00Z"/>
          <w:sz w:val="20"/>
        </w:rPr>
      </w:pPr>
      <w:del w:id="217" w:author="Lisa Mellings" w:date="2026-09-25T21:09:00Z" w16du:dateUtc="2026-09-26T01:09:00Z">
        <w:r w:rsidRPr="00B17F5C">
          <w:rPr>
            <w:sz w:val="20"/>
          </w:rPr>
          <w:delText>Weight : 1</w:delText>
        </w:r>
        <w:r w:rsidR="00D51391" w:rsidRPr="00B17F5C">
          <w:rPr>
            <w:sz w:val="20"/>
          </w:rPr>
          <w:delText>9</w:delText>
        </w:r>
        <w:r w:rsidRPr="00B17F5C">
          <w:rPr>
            <w:sz w:val="20"/>
          </w:rPr>
          <w:delText>0 kg</w:delText>
        </w:r>
      </w:del>
    </w:p>
    <w:p w14:paraId="3374DF84" w14:textId="4BAB7734" w:rsidR="00B91982" w:rsidRPr="00B17F5C" w:rsidRDefault="00E652DE" w:rsidP="05A7C11A">
      <w:pPr>
        <w:pStyle w:val="ListParagraph"/>
        <w:numPr>
          <w:ilvl w:val="0"/>
          <w:numId w:val="1"/>
        </w:numPr>
        <w:tabs>
          <w:tab w:val="left" w:pos="400"/>
        </w:tabs>
        <w:rPr>
          <w:del w:id="218" w:author="Lisa Mellings" w:date="2026-09-25T21:09:00Z" w16du:dateUtc="2026-09-26T01:09:00Z"/>
          <w:sz w:val="20"/>
          <w:szCs w:val="20"/>
        </w:rPr>
      </w:pPr>
      <w:del w:id="219" w:author="Lisa Mellings" w:date="2026-09-25T21:09:00Z" w16du:dateUtc="2026-09-26T01:09:00Z">
        <w:r w:rsidRPr="05A7C11A">
          <w:rPr>
            <w:sz w:val="20"/>
            <w:szCs w:val="20"/>
            <w:lang w:val="en-US"/>
          </w:rPr>
          <w:delText>Dimensions (W x D x L</w:delText>
        </w:r>
        <w:r w:rsidR="00B91982" w:rsidRPr="05A7C11A">
          <w:rPr>
            <w:sz w:val="20"/>
            <w:szCs w:val="20"/>
            <w:lang w:val="en-US"/>
          </w:rPr>
          <w:delText>) :</w:delText>
        </w:r>
        <w:r w:rsidRPr="05A7C11A">
          <w:rPr>
            <w:sz w:val="20"/>
            <w:szCs w:val="20"/>
            <w:lang w:val="en-US"/>
          </w:rPr>
          <w:delText xml:space="preserve"> </w:delText>
        </w:r>
        <w:r w:rsidR="009B00A5" w:rsidRPr="05A7C11A">
          <w:rPr>
            <w:sz w:val="20"/>
            <w:szCs w:val="20"/>
            <w:lang w:val="en-US"/>
          </w:rPr>
          <w:delText>1</w:delText>
        </w:r>
        <w:r w:rsidR="00B17F5C" w:rsidRPr="05A7C11A">
          <w:rPr>
            <w:sz w:val="20"/>
            <w:szCs w:val="20"/>
            <w:lang w:val="en-US"/>
          </w:rPr>
          <w:delText>,</w:delText>
        </w:r>
        <w:r w:rsidR="009B00A5" w:rsidRPr="05A7C11A">
          <w:rPr>
            <w:sz w:val="20"/>
            <w:szCs w:val="20"/>
            <w:lang w:val="en-US"/>
          </w:rPr>
          <w:delText>042</w:delText>
        </w:r>
        <w:r w:rsidRPr="05A7C11A">
          <w:rPr>
            <w:sz w:val="20"/>
            <w:szCs w:val="20"/>
            <w:lang w:val="en-US"/>
          </w:rPr>
          <w:delText xml:space="preserve"> x </w:delText>
        </w:r>
        <w:r w:rsidR="009B00A5" w:rsidRPr="05A7C11A">
          <w:rPr>
            <w:sz w:val="20"/>
            <w:szCs w:val="20"/>
            <w:lang w:val="en-US"/>
          </w:rPr>
          <w:delText>976</w:delText>
        </w:r>
        <w:r w:rsidRPr="05A7C11A">
          <w:rPr>
            <w:sz w:val="20"/>
            <w:szCs w:val="20"/>
            <w:lang w:val="en-US"/>
          </w:rPr>
          <w:delText xml:space="preserve"> x</w:delText>
        </w:r>
        <w:r w:rsidR="00B91982" w:rsidRPr="05A7C11A">
          <w:rPr>
            <w:sz w:val="20"/>
            <w:szCs w:val="20"/>
            <w:lang w:val="en-US"/>
          </w:rPr>
          <w:delText xml:space="preserve"> </w:delText>
        </w:r>
        <w:r w:rsidR="00D51391" w:rsidRPr="05A7C11A">
          <w:rPr>
            <w:sz w:val="20"/>
            <w:szCs w:val="20"/>
            <w:lang w:val="en-US"/>
          </w:rPr>
          <w:delText>1</w:delText>
        </w:r>
        <w:r w:rsidRPr="05A7C11A">
          <w:rPr>
            <w:sz w:val="20"/>
            <w:szCs w:val="20"/>
            <w:lang w:val="en-US"/>
          </w:rPr>
          <w:delText>,</w:delText>
        </w:r>
        <w:r w:rsidR="00D51391" w:rsidRPr="05A7C11A">
          <w:rPr>
            <w:sz w:val="20"/>
            <w:szCs w:val="20"/>
            <w:lang w:val="en-US"/>
          </w:rPr>
          <w:delText>075</w:delText>
        </w:r>
        <w:r w:rsidRPr="05A7C11A">
          <w:rPr>
            <w:sz w:val="20"/>
            <w:szCs w:val="20"/>
            <w:lang w:val="en-US"/>
          </w:rPr>
          <w:delText xml:space="preserve"> mm </w:delText>
        </w:r>
        <w:r w:rsidR="00B91982" w:rsidRPr="05A7C11A">
          <w:rPr>
            <w:sz w:val="20"/>
            <w:szCs w:val="20"/>
            <w:lang w:val="en-US"/>
          </w:rPr>
          <w:delText xml:space="preserve"> </w:delText>
        </w:r>
      </w:del>
    </w:p>
    <w:p w14:paraId="481FE13D" w14:textId="7B480A16" w:rsidR="00B91982" w:rsidRPr="00B17F5C" w:rsidRDefault="00E652DE" w:rsidP="00B17F5C">
      <w:pPr>
        <w:pStyle w:val="ListParagraph"/>
        <w:numPr>
          <w:ilvl w:val="0"/>
          <w:numId w:val="1"/>
        </w:numPr>
        <w:tabs>
          <w:tab w:val="left" w:pos="400"/>
        </w:tabs>
        <w:rPr>
          <w:del w:id="220" w:author="Lisa Mellings" w:date="2026-09-25T21:09:00Z" w16du:dateUtc="2026-09-26T01:09:00Z"/>
          <w:sz w:val="20"/>
        </w:rPr>
      </w:pPr>
      <w:del w:id="221" w:author="Lisa Mellings" w:date="2026-09-25T21:09:00Z" w16du:dateUtc="2026-09-26T01:09:00Z">
        <w:r w:rsidRPr="00B17F5C">
          <w:rPr>
            <w:sz w:val="20"/>
          </w:rPr>
          <w:delText xml:space="preserve">Connected load: </w:delText>
        </w:r>
        <w:r w:rsidR="00D51391" w:rsidRPr="00B17F5C">
          <w:rPr>
            <w:sz w:val="20"/>
          </w:rPr>
          <w:delText>35.6</w:delText>
        </w:r>
        <w:r w:rsidR="00DD17F9" w:rsidRPr="00B17F5C">
          <w:rPr>
            <w:sz w:val="20"/>
          </w:rPr>
          <w:delText xml:space="preserve"> </w:delText>
        </w:r>
        <w:r w:rsidR="00B91982" w:rsidRPr="00B17F5C">
          <w:rPr>
            <w:sz w:val="20"/>
          </w:rPr>
          <w:delText>kW</w:delText>
        </w:r>
        <w:r w:rsidRPr="00B17F5C">
          <w:rPr>
            <w:sz w:val="20"/>
          </w:rPr>
          <w:delText xml:space="preserve"> </w:delText>
        </w:r>
      </w:del>
    </w:p>
    <w:p w14:paraId="5691CD2B" w14:textId="685B7B2D" w:rsidR="00B91982" w:rsidRPr="00B17F5C" w:rsidRDefault="00B91982" w:rsidP="00B17F5C">
      <w:pPr>
        <w:pStyle w:val="ListParagraph"/>
        <w:numPr>
          <w:ilvl w:val="0"/>
          <w:numId w:val="1"/>
        </w:numPr>
        <w:tabs>
          <w:tab w:val="left" w:pos="400"/>
        </w:tabs>
        <w:rPr>
          <w:del w:id="222" w:author="Lisa Mellings" w:date="2026-09-25T21:09:00Z" w16du:dateUtc="2026-09-26T01:09:00Z"/>
          <w:sz w:val="20"/>
        </w:rPr>
      </w:pPr>
      <w:del w:id="223" w:author="Lisa Mellings" w:date="2026-09-25T21:09:00Z" w16du:dateUtc="2026-09-26T01:09:00Z">
        <w:r w:rsidRPr="00B17F5C">
          <w:rPr>
            <w:sz w:val="20"/>
          </w:rPr>
          <w:delText>Fuse: 3x</w:delText>
        </w:r>
        <w:r w:rsidR="00D51391" w:rsidRPr="00B17F5C">
          <w:rPr>
            <w:sz w:val="20"/>
          </w:rPr>
          <w:delText>63</w:delText>
        </w:r>
        <w:r w:rsidR="00DD17F9" w:rsidRPr="00B17F5C">
          <w:rPr>
            <w:sz w:val="20"/>
          </w:rPr>
          <w:delText xml:space="preserve"> </w:delText>
        </w:r>
        <w:r w:rsidRPr="00B17F5C">
          <w:rPr>
            <w:sz w:val="20"/>
          </w:rPr>
          <w:delText xml:space="preserve">A </w:delText>
        </w:r>
      </w:del>
    </w:p>
    <w:p w14:paraId="5D2FBEE2" w14:textId="7B707FF3" w:rsidR="00B91982" w:rsidRPr="00B17F5C" w:rsidRDefault="00E652DE" w:rsidP="00B17F5C">
      <w:pPr>
        <w:pStyle w:val="ListParagraph"/>
        <w:numPr>
          <w:ilvl w:val="0"/>
          <w:numId w:val="1"/>
        </w:numPr>
        <w:tabs>
          <w:tab w:val="left" w:pos="400"/>
        </w:tabs>
        <w:rPr>
          <w:del w:id="224" w:author="Lisa Mellings" w:date="2026-09-25T21:09:00Z" w16du:dateUtc="2026-09-26T01:09:00Z"/>
          <w:sz w:val="20"/>
        </w:rPr>
      </w:pPr>
      <w:del w:id="225" w:author="Lisa Mellings" w:date="2026-09-25T21:09:00Z" w16du:dateUtc="2026-09-26T01:09:00Z">
        <w:r w:rsidRPr="00B17F5C">
          <w:rPr>
            <w:sz w:val="20"/>
          </w:rPr>
          <w:delText xml:space="preserve">Voltage: 400V </w:delText>
        </w:r>
      </w:del>
    </w:p>
    <w:p w14:paraId="7B9342DB" w14:textId="3C6CD9FC" w:rsidR="004953FE" w:rsidRDefault="004953FE">
      <w:pPr>
        <w:rPr>
          <w:rPrChange w:id="226" w:author="Lisa Mellings" w:date="2026-09-25T21:09:00Z" w16du:dateUtc="2026-09-26T01:09:00Z">
            <w:rPr>
              <w:sz w:val="20"/>
            </w:rPr>
          </w:rPrChange>
        </w:rPr>
        <w:pPrChange w:id="227" w:author="Lisa Mellings" w:date="2026-09-25T21:09:00Z" w16du:dateUtc="2026-09-26T01:09:00Z">
          <w:pPr>
            <w:pStyle w:val="ListParagraph"/>
            <w:tabs>
              <w:tab w:val="left" w:pos="400"/>
            </w:tabs>
            <w:ind w:firstLine="0"/>
          </w:pPr>
        </w:pPrChange>
      </w:pPr>
    </w:p>
    <w:sectPr w:rsidR="004953FE" w:rsidSect="00D26775">
      <w:headerReference w:type="default" r:id="rId11"/>
      <w:footerReference w:type="default" r:id="rId12"/>
      <w:type w:val="nextPage"/>
      <w:pgSz w:w="11906" w:h="16838"/>
      <w:pgMar w:top="1440" w:right="1440" w:bottom="1440" w:left="1440" w:header="708" w:footer="0" w:gutter="0"/>
      <w:cols w:space="708"/>
      <w:docGrid w:linePitch="360"/>
      <w:sectPrChange w:id="232" w:author="Lisa Mellings" w:date="2026-09-25T21:09:00Z" w16du:dateUtc="2026-09-26T01:09:00Z">
        <w:sectPr w:rsidR="004953FE" w:rsidSect="00D26775">
          <w:type w:val="continuous"/>
          <w:pgSz w:w="11910" w:h="16840"/>
          <w:pgMar w:top="1320" w:right="1120" w:bottom="280" w:left="1300" w:header="720" w:footer="720" w:gutter="0"/>
          <w:cols w:space="72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573963" w14:textId="77777777" w:rsidR="008D0D79" w:rsidRDefault="008D0D79" w:rsidP="00FA73CE">
      <w:pPr>
        <w:spacing w:after="0" w:line="240" w:lineRule="auto"/>
        <w:pPrChange w:id="5" w:author="Lisa Mellings" w:date="2026-09-25T21:09:00Z" w16du:dateUtc="2026-09-26T01:09:00Z">
          <w:pPr/>
        </w:pPrChange>
      </w:pPr>
      <w:r>
        <w:separator/>
      </w:r>
    </w:p>
  </w:endnote>
  <w:endnote w:type="continuationSeparator" w:id="0">
    <w:p w14:paraId="5EE4CE98" w14:textId="77777777" w:rsidR="008D0D79" w:rsidRDefault="008D0D79" w:rsidP="00FA73CE">
      <w:pPr>
        <w:spacing w:after="0" w:line="240" w:lineRule="auto"/>
        <w:pPrChange w:id="6" w:author="Lisa Mellings" w:date="2026-09-25T21:09:00Z" w16du:dateUtc="2026-09-26T01:09: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panose1 w:val="020B0604020202020204"/>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785D65" w14:textId="71EC9B27" w:rsidR="00D26775" w:rsidRDefault="004531E1" w:rsidP="00D26775">
    <w:pPr>
      <w:pStyle w:val="Footer"/>
      <w:tabs>
        <w:tab w:val="clear" w:pos="4513"/>
      </w:tabs>
      <w:rPr>
        <w:ins w:id="228" w:author="Lisa Mellings" w:date="2026-09-25T21:09:00Z" w16du:dateUtc="2026-09-26T01:09:00Z"/>
      </w:rPr>
    </w:pPr>
    <w:ins w:id="229" w:author="Lisa Mellings" w:date="2026-09-25T21:09:00Z" w16du:dateUtc="2026-09-26T01:09:00Z">
      <w:r>
        <w:fldChar w:fldCharType="begin"/>
      </w:r>
      <w:r>
        <w:instrText xml:space="preserve"> FILENAME \* MERGEFORMAT </w:instrText>
      </w:r>
      <w:r>
        <w:fldChar w:fldCharType="separate"/>
      </w:r>
      <w:r w:rsidR="00D26775">
        <w:rPr>
          <w:rFonts w:cstheme="minorHAnsi"/>
        </w:rPr>
        <w:t>©</w:t>
      </w:r>
      <w:r w:rsidR="00D26775">
        <w:t xml:space="preserve"> ADISA 2021</w:t>
      </w:r>
    </w:ins>
  </w:p>
  <w:p w14:paraId="4F9273FC" w14:textId="77777777" w:rsidR="00E063B7" w:rsidRDefault="002D0CCE" w:rsidP="002D0CCE">
    <w:pPr>
      <w:pStyle w:val="Footer"/>
      <w:tabs>
        <w:tab w:val="clear" w:pos="4513"/>
      </w:tabs>
      <w:pPrChange w:id="230" w:author="Lisa Mellings" w:date="2026-09-25T21:09:00Z" w16du:dateUtc="2026-09-26T01:09:00Z">
        <w:pPr>
          <w:pStyle w:val="Footer"/>
        </w:pPr>
      </w:pPrChange>
    </w:pPr>
    <w:ins w:id="231" w:author="Lisa Mellings" w:date="2026-09-25T21:09:00Z" w16du:dateUtc="2026-09-26T01:09:00Z">
      <w:r>
        <w:rPr>
          <w:noProof/>
        </w:rPr>
        <w:t xml:space="preserve">Data Capability Statement </w:t>
      </w:r>
      <w:r w:rsidR="00944193">
        <w:rPr>
          <w:noProof/>
        </w:rPr>
        <w:t>v2.</w:t>
      </w:r>
      <w:r w:rsidR="00A747DB">
        <w:rPr>
          <w:noProof/>
        </w:rPr>
        <w:t>0</w:t>
      </w:r>
      <w:r w:rsidR="004531E1">
        <w:rPr>
          <w:noProof/>
        </w:rPr>
        <w:fldChar w:fldCharType="end"/>
      </w:r>
      <w:r w:rsidR="00D26775">
        <w:rPr>
          <w:noProof/>
        </w:rPr>
        <w:t xml:space="preserve">                                                                                                    Page </w:t>
      </w:r>
      <w:r w:rsidR="00D26775" w:rsidRPr="00D26775">
        <w:rPr>
          <w:b/>
          <w:bCs/>
          <w:noProof/>
        </w:rPr>
        <w:fldChar w:fldCharType="begin"/>
      </w:r>
      <w:r w:rsidR="00D26775" w:rsidRPr="00D26775">
        <w:rPr>
          <w:b/>
          <w:bCs/>
          <w:noProof/>
        </w:rPr>
        <w:instrText xml:space="preserve"> PAGE  \* Arabic  \* MERGEFORMAT </w:instrText>
      </w:r>
      <w:r w:rsidR="00D26775" w:rsidRPr="00D26775">
        <w:rPr>
          <w:b/>
          <w:bCs/>
          <w:noProof/>
        </w:rPr>
        <w:fldChar w:fldCharType="separate"/>
      </w:r>
      <w:r w:rsidR="00D26775" w:rsidRPr="00D26775">
        <w:rPr>
          <w:b/>
          <w:bCs/>
          <w:noProof/>
        </w:rPr>
        <w:t>1</w:t>
      </w:r>
      <w:r w:rsidR="00D26775" w:rsidRPr="00D26775">
        <w:rPr>
          <w:b/>
          <w:bCs/>
          <w:noProof/>
        </w:rPr>
        <w:fldChar w:fldCharType="end"/>
      </w:r>
      <w:r w:rsidR="00D26775">
        <w:rPr>
          <w:noProof/>
        </w:rPr>
        <w:t xml:space="preserve"> of </w:t>
      </w:r>
      <w:r w:rsidR="00D26775" w:rsidRPr="00D26775">
        <w:rPr>
          <w:b/>
          <w:bCs/>
          <w:noProof/>
        </w:rPr>
        <w:fldChar w:fldCharType="begin"/>
      </w:r>
      <w:r w:rsidR="00D26775" w:rsidRPr="00D26775">
        <w:rPr>
          <w:b/>
          <w:bCs/>
          <w:noProof/>
        </w:rPr>
        <w:instrText xml:space="preserve"> NUMPAGES  \* Arabic  \* MERGEFORMAT </w:instrText>
      </w:r>
      <w:r w:rsidR="00D26775" w:rsidRPr="00D26775">
        <w:rPr>
          <w:b/>
          <w:bCs/>
          <w:noProof/>
        </w:rPr>
        <w:fldChar w:fldCharType="separate"/>
      </w:r>
      <w:r w:rsidR="00D26775" w:rsidRPr="00D26775">
        <w:rPr>
          <w:b/>
          <w:bCs/>
          <w:noProof/>
        </w:rPr>
        <w:t>2</w:t>
      </w:r>
      <w:r w:rsidR="00D26775" w:rsidRPr="00D26775">
        <w:rPr>
          <w:b/>
          <w:bCs/>
          <w:noProof/>
        </w:rPr>
        <w:fldChar w:fldCharType="end"/>
      </w:r>
      <w:r w:rsidR="00D26775">
        <w:rPr>
          <w:noProof/>
        </w:rPr>
        <w:tab/>
      </w:r>
      <w:r w:rsidR="00D26775">
        <w:rPr>
          <w:noProof/>
        </w:rPr>
        <w:tab/>
      </w:r>
      <w:r>
        <w:tab/>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96CD28" w14:textId="77777777" w:rsidR="008D0D79" w:rsidRDefault="008D0D79" w:rsidP="00FA73CE">
      <w:pPr>
        <w:spacing w:after="0" w:line="240" w:lineRule="auto"/>
        <w:pPrChange w:id="3" w:author="Lisa Mellings" w:date="2026-09-25T21:09:00Z" w16du:dateUtc="2026-09-26T01:09:00Z">
          <w:pPr/>
        </w:pPrChange>
      </w:pPr>
      <w:r>
        <w:separator/>
      </w:r>
    </w:p>
  </w:footnote>
  <w:footnote w:type="continuationSeparator" w:id="0">
    <w:p w14:paraId="2E0BDA7B" w14:textId="77777777" w:rsidR="008D0D79" w:rsidRDefault="008D0D79" w:rsidP="00FA73CE">
      <w:pPr>
        <w:spacing w:after="0" w:line="240" w:lineRule="auto"/>
        <w:pPrChange w:id="4" w:author="Lisa Mellings" w:date="2026-09-25T21:09:00Z" w16du:dateUtc="2026-09-26T01:09: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529267" w14:textId="77777777" w:rsidR="00E063B7" w:rsidRDefault="00E063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A387E22"/>
    <w:multiLevelType w:val="hybridMultilevel"/>
    <w:tmpl w:val="6AF00C3C"/>
    <w:lvl w:ilvl="0" w:tplc="D458D5FE">
      <w:numFmt w:val="bullet"/>
      <w:lvlText w:val=""/>
      <w:lvlJc w:val="left"/>
      <w:pPr>
        <w:ind w:left="399" w:hanging="284"/>
      </w:pPr>
      <w:rPr>
        <w:rFonts w:ascii="Symbol" w:eastAsia="Symbol" w:hAnsi="Symbol" w:cs="Symbol" w:hint="default"/>
        <w:w w:val="99"/>
        <w:sz w:val="20"/>
        <w:szCs w:val="20"/>
        <w:lang w:val="en-US" w:eastAsia="en-US" w:bidi="ar-SA"/>
      </w:rPr>
    </w:lvl>
    <w:lvl w:ilvl="1" w:tplc="E9BC7838">
      <w:numFmt w:val="bullet"/>
      <w:lvlText w:val="•"/>
      <w:lvlJc w:val="left"/>
      <w:pPr>
        <w:ind w:left="1308" w:hanging="284"/>
      </w:pPr>
      <w:rPr>
        <w:rFonts w:hint="default"/>
        <w:lang w:val="en-US" w:eastAsia="en-US" w:bidi="ar-SA"/>
      </w:rPr>
    </w:lvl>
    <w:lvl w:ilvl="2" w:tplc="99ACED12">
      <w:numFmt w:val="bullet"/>
      <w:lvlText w:val="•"/>
      <w:lvlJc w:val="left"/>
      <w:pPr>
        <w:ind w:left="2217" w:hanging="284"/>
      </w:pPr>
      <w:rPr>
        <w:rFonts w:hint="default"/>
        <w:lang w:val="en-US" w:eastAsia="en-US" w:bidi="ar-SA"/>
      </w:rPr>
    </w:lvl>
    <w:lvl w:ilvl="3" w:tplc="73143844">
      <w:numFmt w:val="bullet"/>
      <w:lvlText w:val="•"/>
      <w:lvlJc w:val="left"/>
      <w:pPr>
        <w:ind w:left="3125" w:hanging="284"/>
      </w:pPr>
      <w:rPr>
        <w:rFonts w:hint="default"/>
        <w:lang w:val="en-US" w:eastAsia="en-US" w:bidi="ar-SA"/>
      </w:rPr>
    </w:lvl>
    <w:lvl w:ilvl="4" w:tplc="1068B482">
      <w:numFmt w:val="bullet"/>
      <w:lvlText w:val="•"/>
      <w:lvlJc w:val="left"/>
      <w:pPr>
        <w:ind w:left="4034" w:hanging="284"/>
      </w:pPr>
      <w:rPr>
        <w:rFonts w:hint="default"/>
        <w:lang w:val="en-US" w:eastAsia="en-US" w:bidi="ar-SA"/>
      </w:rPr>
    </w:lvl>
    <w:lvl w:ilvl="5" w:tplc="81B4731A">
      <w:numFmt w:val="bullet"/>
      <w:lvlText w:val="•"/>
      <w:lvlJc w:val="left"/>
      <w:pPr>
        <w:ind w:left="4943" w:hanging="284"/>
      </w:pPr>
      <w:rPr>
        <w:rFonts w:hint="default"/>
        <w:lang w:val="en-US" w:eastAsia="en-US" w:bidi="ar-SA"/>
      </w:rPr>
    </w:lvl>
    <w:lvl w:ilvl="6" w:tplc="4FAC0A88">
      <w:numFmt w:val="bullet"/>
      <w:lvlText w:val="•"/>
      <w:lvlJc w:val="left"/>
      <w:pPr>
        <w:ind w:left="5851" w:hanging="284"/>
      </w:pPr>
      <w:rPr>
        <w:rFonts w:hint="default"/>
        <w:lang w:val="en-US" w:eastAsia="en-US" w:bidi="ar-SA"/>
      </w:rPr>
    </w:lvl>
    <w:lvl w:ilvl="7" w:tplc="723A9FD6">
      <w:numFmt w:val="bullet"/>
      <w:lvlText w:val="•"/>
      <w:lvlJc w:val="left"/>
      <w:pPr>
        <w:ind w:left="6760" w:hanging="284"/>
      </w:pPr>
      <w:rPr>
        <w:rFonts w:hint="default"/>
        <w:lang w:val="en-US" w:eastAsia="en-US" w:bidi="ar-SA"/>
      </w:rPr>
    </w:lvl>
    <w:lvl w:ilvl="8" w:tplc="43C8D52A">
      <w:numFmt w:val="bullet"/>
      <w:lvlText w:val="•"/>
      <w:lvlJc w:val="left"/>
      <w:pPr>
        <w:ind w:left="7669" w:hanging="284"/>
      </w:pPr>
      <w:rPr>
        <w:rFonts w:hint="default"/>
        <w:lang w:val="en-US" w:eastAsia="en-US" w:bidi="ar-SA"/>
      </w:rPr>
    </w:lvl>
  </w:abstractNum>
  <w:num w:numId="1" w16cid:durableId="6635072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953FE"/>
    <w:rsid w:val="00001093"/>
    <w:rsid w:val="00040620"/>
    <w:rsid w:val="00110921"/>
    <w:rsid w:val="001C6918"/>
    <w:rsid w:val="00286E85"/>
    <w:rsid w:val="002D0CCE"/>
    <w:rsid w:val="00341079"/>
    <w:rsid w:val="004531E1"/>
    <w:rsid w:val="004953FE"/>
    <w:rsid w:val="005E6838"/>
    <w:rsid w:val="0062307B"/>
    <w:rsid w:val="00644D57"/>
    <w:rsid w:val="006D54C4"/>
    <w:rsid w:val="006E0236"/>
    <w:rsid w:val="006F2FA7"/>
    <w:rsid w:val="0071543F"/>
    <w:rsid w:val="007423C1"/>
    <w:rsid w:val="007D2253"/>
    <w:rsid w:val="008D0D79"/>
    <w:rsid w:val="00944193"/>
    <w:rsid w:val="009A2246"/>
    <w:rsid w:val="009B00A5"/>
    <w:rsid w:val="00A441DA"/>
    <w:rsid w:val="00A549B8"/>
    <w:rsid w:val="00A747DB"/>
    <w:rsid w:val="00A8607D"/>
    <w:rsid w:val="00AC37BC"/>
    <w:rsid w:val="00B17F5C"/>
    <w:rsid w:val="00B81750"/>
    <w:rsid w:val="00B91982"/>
    <w:rsid w:val="00BE6698"/>
    <w:rsid w:val="00BF63E9"/>
    <w:rsid w:val="00C025DD"/>
    <w:rsid w:val="00CB05D8"/>
    <w:rsid w:val="00D26775"/>
    <w:rsid w:val="00D51391"/>
    <w:rsid w:val="00DC4A42"/>
    <w:rsid w:val="00DD17F9"/>
    <w:rsid w:val="00E061E0"/>
    <w:rsid w:val="00E063B7"/>
    <w:rsid w:val="00E652DE"/>
    <w:rsid w:val="00F32CED"/>
    <w:rsid w:val="00FA73CE"/>
    <w:rsid w:val="05A7C1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6D69"/>
  <w15:docId w15:val="{0558375A-C633-4A26-8DF7-C8AD104B0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3CE"/>
    <w:pPr>
      <w:widowControl/>
      <w:autoSpaceDE/>
      <w:autoSpaceDN/>
      <w:spacing w:after="160" w:line="259" w:lineRule="auto"/>
      <w:pPrChange w:id="0" w:author="Lisa Mellings" w:date="2026-09-25T21:09:00Z">
        <w:pPr>
          <w:widowControl w:val="0"/>
          <w:autoSpaceDE w:val="0"/>
          <w:autoSpaceDN w:val="0"/>
        </w:pPr>
      </w:pPrChange>
    </w:pPr>
    <w:rPr>
      <w:lang w:val="en-GB"/>
      <w:rPrChange w:id="0" w:author="Lisa Mellings" w:date="2026-09-25T21:09:00Z">
        <w:rPr>
          <w:rFonts w:ascii="Arial MT" w:eastAsia="Arial MT" w:hAnsi="Arial MT" w:cs="Arial MT"/>
          <w:sz w:val="22"/>
          <w:szCs w:val="22"/>
          <w:lang w:val="en-US" w:eastAsia="en-US" w:bidi="ar-SA"/>
        </w:rPr>
      </w:rPrChange>
    </w:rPr>
  </w:style>
  <w:style w:type="paragraph" w:styleId="Heading1">
    <w:name w:val="heading 1"/>
    <w:basedOn w:val="Normal"/>
    <w:uiPriority w:val="9"/>
    <w:qFormat/>
    <w:pPr>
      <w:ind w:left="116"/>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spacing w:line="244" w:lineRule="exact"/>
      <w:ind w:left="399" w:hanging="284"/>
    </w:pPr>
    <w:rPr>
      <w:sz w:val="20"/>
      <w:szCs w:val="20"/>
    </w:rPr>
  </w:style>
  <w:style w:type="paragraph" w:styleId="Title">
    <w:name w:val="Title"/>
    <w:basedOn w:val="Normal"/>
    <w:uiPriority w:val="10"/>
    <w:qFormat/>
    <w:pPr>
      <w:spacing w:before="78"/>
      <w:ind w:left="116"/>
    </w:pPr>
    <w:rPr>
      <w:rFonts w:ascii="Arial" w:eastAsia="Arial" w:hAnsi="Arial" w:cs="Arial"/>
      <w:b/>
      <w:bCs/>
      <w:sz w:val="24"/>
      <w:szCs w:val="24"/>
    </w:rPr>
  </w:style>
  <w:style w:type="paragraph" w:styleId="ListParagraph">
    <w:name w:val="List Paragraph"/>
    <w:basedOn w:val="Normal"/>
    <w:uiPriority w:val="1"/>
    <w:qFormat/>
    <w:pPr>
      <w:spacing w:line="244" w:lineRule="exact"/>
      <w:ind w:left="399" w:hanging="284"/>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A73CE"/>
    <w:pPr>
      <w:tabs>
        <w:tab w:val="center" w:pos="4513"/>
        <w:tab w:val="right" w:pos="9026"/>
      </w:tabs>
      <w:spacing w:after="0" w:line="240" w:lineRule="auto"/>
      <w:pPrChange w:id="1" w:author="Lisa Mellings" w:date="2026-09-25T21:09:00Z">
        <w:pPr>
          <w:tabs>
            <w:tab w:val="center" w:pos="4513"/>
            <w:tab w:val="right" w:pos="9026"/>
          </w:tabs>
          <w:spacing w:after="160" w:line="259" w:lineRule="auto"/>
        </w:pPr>
      </w:pPrChange>
    </w:pPr>
    <w:rPr>
      <w:rPrChange w:id="1" w:author="Lisa Mellings" w:date="2026-09-25T21:09:00Z">
        <w:rPr>
          <w:rFonts w:asciiTheme="minorHAnsi" w:eastAsiaTheme="minorHAnsi" w:hAnsiTheme="minorHAnsi" w:cstheme="minorBidi"/>
          <w:sz w:val="22"/>
          <w:szCs w:val="22"/>
          <w:lang w:val="en-GB" w:eastAsia="en-US" w:bidi="ar-SA"/>
        </w:rPr>
      </w:rPrChange>
    </w:rPr>
  </w:style>
  <w:style w:type="character" w:customStyle="1" w:styleId="HeaderChar">
    <w:name w:val="Header Char"/>
    <w:basedOn w:val="DefaultParagraphFont"/>
    <w:link w:val="Header"/>
    <w:uiPriority w:val="99"/>
    <w:rsid w:val="00E063B7"/>
    <w:rPr>
      <w:lang w:val="en-GB"/>
    </w:rPr>
  </w:style>
  <w:style w:type="paragraph" w:styleId="Footer">
    <w:name w:val="footer"/>
    <w:basedOn w:val="Normal"/>
    <w:link w:val="FooterChar"/>
    <w:uiPriority w:val="99"/>
    <w:unhideWhenUsed/>
    <w:rsid w:val="00FA73CE"/>
    <w:pPr>
      <w:tabs>
        <w:tab w:val="center" w:pos="4513"/>
        <w:tab w:val="right" w:pos="9026"/>
      </w:tabs>
      <w:spacing w:after="0" w:line="240" w:lineRule="auto"/>
      <w:pPrChange w:id="2" w:author="Lisa Mellings" w:date="2026-09-25T21:09:00Z">
        <w:pPr>
          <w:tabs>
            <w:tab w:val="center" w:pos="4513"/>
            <w:tab w:val="right" w:pos="9026"/>
          </w:tabs>
          <w:spacing w:after="160" w:line="259" w:lineRule="auto"/>
        </w:pPr>
      </w:pPrChange>
    </w:pPr>
    <w:rPr>
      <w:rPrChange w:id="2" w:author="Lisa Mellings" w:date="2026-09-25T21:09:00Z">
        <w:rPr>
          <w:rFonts w:asciiTheme="minorHAnsi" w:eastAsiaTheme="minorHAnsi" w:hAnsiTheme="minorHAnsi" w:cstheme="minorBidi"/>
          <w:sz w:val="22"/>
          <w:szCs w:val="22"/>
          <w:lang w:val="en-GB" w:eastAsia="en-US" w:bidi="ar-SA"/>
        </w:rPr>
      </w:rPrChange>
    </w:rPr>
  </w:style>
  <w:style w:type="character" w:customStyle="1" w:styleId="FooterChar">
    <w:name w:val="Footer Char"/>
    <w:basedOn w:val="DefaultParagraphFont"/>
    <w:link w:val="Footer"/>
    <w:uiPriority w:val="99"/>
    <w:rsid w:val="00E063B7"/>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4131215">
      <w:bodyDiv w:val="1"/>
      <w:marLeft w:val="0"/>
      <w:marRight w:val="0"/>
      <w:marTop w:val="0"/>
      <w:marBottom w:val="0"/>
      <w:divBdr>
        <w:top w:val="none" w:sz="0" w:space="0" w:color="auto"/>
        <w:left w:val="none" w:sz="0" w:space="0" w:color="auto"/>
        <w:bottom w:val="none" w:sz="0" w:space="0" w:color="auto"/>
        <w:right w:val="none" w:sz="0" w:space="0" w:color="auto"/>
      </w:divBdr>
    </w:div>
    <w:div w:id="17582814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5d76754-e78d-430f-861f-acdcf4825002">
      <Terms xmlns="http://schemas.microsoft.com/office/infopath/2007/PartnerControls"/>
    </lcf76f155ced4ddcb4097134ff3c332f>
    <TaxCatchAll xmlns="f041c9f3-4c8b-47c5-b341-a302a9af76c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2BCD840DC783C4D9EF8D28DA231D8E7" ma:contentTypeVersion="12" ma:contentTypeDescription="Create a new document." ma:contentTypeScope="" ma:versionID="1b0711303aeb93eff5aecb2bb382884d">
  <xsd:schema xmlns:xsd="http://www.w3.org/2001/XMLSchema" xmlns:xs="http://www.w3.org/2001/XMLSchema" xmlns:p="http://schemas.microsoft.com/office/2006/metadata/properties" xmlns:ns2="25d76754-e78d-430f-861f-acdcf4825002" xmlns:ns3="f041c9f3-4c8b-47c5-b341-a302a9af76c9" targetNamespace="http://schemas.microsoft.com/office/2006/metadata/properties" ma:root="true" ma:fieldsID="3eb1fbf7b28b52dffd828a8816791b3f" ns2:_="" ns3:_="">
    <xsd:import namespace="25d76754-e78d-430f-861f-acdcf4825002"/>
    <xsd:import namespace="f041c9f3-4c8b-47c5-b341-a302a9af76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d76754-e78d-430f-861f-acdcf48250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3f62fe3-247a-475f-a21a-9537e92534d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041c9f3-4c8b-47c5-b341-a302a9af76c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5b51a3e-378e-4047-adf2-c048d5834fa5}" ma:internalName="TaxCatchAll" ma:showField="CatchAllData" ma:web="f041c9f3-4c8b-47c5-b341-a302a9af76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24AA8C-1DBC-4652-822B-6B7DBCFEF15D}">
  <ds:schemaRefs>
    <ds:schemaRef ds:uri="http://schemas.microsoft.com/office/2006/metadata/properties"/>
    <ds:schemaRef ds:uri="http://schemas.microsoft.com/office/infopath/2007/PartnerControls"/>
    <ds:schemaRef ds:uri="25d76754-e78d-430f-861f-acdcf4825002"/>
    <ds:schemaRef ds:uri="f041c9f3-4c8b-47c5-b341-a302a9af76c9"/>
  </ds:schemaRefs>
</ds:datastoreItem>
</file>

<file path=customXml/itemProps2.xml><?xml version="1.0" encoding="utf-8"?>
<ds:datastoreItem xmlns:ds="http://schemas.openxmlformats.org/officeDocument/2006/customXml" ds:itemID="{EC2CB091-336D-4318-8C29-4EA470648195}">
  <ds:schemaRefs>
    <ds:schemaRef ds:uri="http://schemas.microsoft.com/sharepoint/v3/contenttype/forms"/>
  </ds:schemaRefs>
</ds:datastoreItem>
</file>

<file path=customXml/itemProps3.xml><?xml version="1.0" encoding="utf-8"?>
<ds:datastoreItem xmlns:ds="http://schemas.openxmlformats.org/officeDocument/2006/customXml" ds:itemID="{27F44D40-D7AC-4FDF-8C6E-A9D2CC1590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d76754-e78d-430f-861f-acdcf4825002"/>
    <ds:schemaRef ds:uri="f041c9f3-4c8b-47c5-b341-a302a9af76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659</Words>
  <Characters>3758</Characters>
  <Application>Microsoft Office Word</Application>
  <DocSecurity>0</DocSecurity>
  <Lines>31</Lines>
  <Paragraphs>8</Paragraphs>
  <ScaleCrop>false</ScaleCrop>
  <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1</cp:revision>
  <dcterms:created xsi:type="dcterms:W3CDTF">2024-03-28T13:19:00Z</dcterms:created>
  <dcterms:modified xsi:type="dcterms:W3CDTF">2026-09-26T01:09:00Z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2024-03-15T00:00:00Z</vt:filetime>
  </property>
  <property fmtid="{D5CDD505-2E9C-101B-9397-08002B2CF9AE}" pid="3" name="Creator">
    <vt:lpwstr>Microsoft® Word für Microsoft 365</vt:lpwstr>
  </property>
  <property fmtid="{D5CDD505-2E9C-101B-9397-08002B2CF9AE}" pid="4" name="LastSaved">
    <vt:filetime>2024-03-28T00:00:00Z</vt:filetime>
  </property>
  <property fmtid="{D5CDD505-2E9C-101B-9397-08002B2CF9AE}" pid="5" name="ContentTypeId">
    <vt:lpwstr>0x01010022BCD840DC783C4D9EF8D28DA231D8E7</vt:lpwstr>
  </property>
  <property fmtid="{D5CDD505-2E9C-101B-9397-08002B2CF9AE}" pid="6" name="MediaServiceImageTags">
    <vt:lpwstr/>
  </property>
</Properties>
</file>