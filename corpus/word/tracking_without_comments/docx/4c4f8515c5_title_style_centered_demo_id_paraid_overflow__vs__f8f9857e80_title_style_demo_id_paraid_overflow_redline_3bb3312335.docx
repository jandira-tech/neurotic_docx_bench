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1A93BA" w14:textId="77777777" w:rsidR="00F66156" w:rsidRDefault="00171C64">
      <w:r>
        <w:rPr>
          <w:rFonts w:ascii="Arial" w:hAnsi="Arial" w:cs="Arial"/>
          <w:b/>
          <w:bCs/>
          <w:sz w:val="52"/>
          <w:szCs w:val="52"/>
        </w:rPr>
        <w:t xml:space="preserve">Title Style </w:t>
      </w:r>
      <w:del w:id="0" w:author="Author" w:date="2026-06-29T11:26:00Z" w16du:dateUtc="2026-06-29T15:26:00Z">
        <w:r>
          <w:rPr>
            <w:rFonts w:ascii="Arial" w:hAnsi="Arial" w:cs="Arial"/>
            <w:b/>
            <w:bCs/>
            <w:sz w:val="52"/>
            <w:szCs w:val="52"/>
          </w:rPr>
          <w:delText xml:space="preserve">Centered </w:delText>
        </w:r>
      </w:del>
      <w:r>
        <w:rPr>
          <w:rFonts w:ascii="Arial" w:hAnsi="Arial" w:cs="Arial"/>
          <w:b/>
          <w:bCs/>
          <w:sz w:val="52"/>
          <w:szCs w:val="52"/>
        </w:rPr>
        <w:t>Demo</w:t>
      </w:r>
    </w:p>
    <w:p w14:paraId="75A22BCC" w14:textId="77777777" w:rsidR="00F66156" w:rsidRDefault="00171C64">
      <w:pPr>
        <w:spacing w:line="240" w:lineRule="auto"/>
      </w:pPr>
      <w:ins w:id="1" w:author="Author" w:date="2026-06-29T11:26:00Z" w16du:dateUtc="2026-06-29T15:26:00Z">
        <w:r>
          <w:rPr>
            <w:rFonts w:ascii="Arial" w:hAnsi="Arial" w:cs="Arial"/>
            <w:b/>
            <w:bCs/>
            <w:sz w:val="52"/>
            <w:szCs w:val="52"/>
          </w:rPr>
          <w:t>Demonstrating</w:t>
        </w:r>
      </w:ins>
      <w:del w:id="2" w:author="Author" w:date="2026-06-29T11:26:00Z" w16du:dateUtc="2026-06-29T15:26:00Z">
        <w:r>
          <w:rPr>
            <w:rFonts w:ascii="Arial" w:hAnsi="Arial" w:cs="Arial"/>
            <w:b/>
            <w:bCs/>
            <w:sz w:val="52"/>
            <w:szCs w:val="52"/>
          </w:rPr>
          <w:delText>This document shows</w:delText>
        </w:r>
      </w:del>
      <w:r>
        <w:rPr>
          <w:rFonts w:ascii="Arial" w:hAnsi="Arial" w:cs="Arial"/>
          <w:b/>
          <w:bCs/>
          <w:sz w:val="52"/>
          <w:szCs w:val="52"/>
        </w:rPr>
        <w:t xml:space="preserve"> Title </w:t>
      </w:r>
      <w:ins w:id="3" w:author="Author" w:date="2026-06-29T11:26:00Z" w16du:dateUtc="2026-06-29T15:26:00Z">
        <w:r>
          <w:rPr>
            <w:rFonts w:ascii="Arial" w:hAnsi="Arial" w:cs="Arial"/>
            <w:b/>
            <w:bCs/>
            <w:sz w:val="52"/>
            <w:szCs w:val="52"/>
          </w:rPr>
          <w:t xml:space="preserve">paragraph </w:t>
        </w:r>
      </w:ins>
      <w:r>
        <w:rPr>
          <w:rFonts w:ascii="Arial" w:hAnsi="Arial" w:cs="Arial"/>
          <w:b/>
          <w:bCs/>
          <w:sz w:val="52"/>
          <w:szCs w:val="52"/>
        </w:rPr>
        <w:t>style</w:t>
      </w:r>
      <w:del w:id="4" w:author="Author" w:date="2026-06-29T11:26:00Z" w16du:dateUtc="2026-06-29T15:26:00Z">
        <w:r>
          <w:rPr>
            <w:rFonts w:ascii="Arial" w:hAnsi="Arial" w:cs="Arial"/>
            <w:b/>
            <w:bCs/>
            <w:sz w:val="52"/>
            <w:szCs w:val="52"/>
          </w:rPr>
          <w:delText xml:space="preserve"> with center alignment</w:delText>
        </w:r>
      </w:del>
      <w:r>
        <w:rPr>
          <w:rFonts w:ascii="Arial" w:hAnsi="Arial" w:cs="Arial"/>
          <w:b/>
          <w:bCs/>
          <w:sz w:val="52"/>
          <w:szCs w:val="52"/>
        </w:rPr>
        <w:t>.</w:t>
      </w:r>
    </w:p>
    <w:p w14:paraId="69771A3B" w14:textId="77777777" w:rsidR="00F66156" w:rsidRDefault="00171C64">
      <w:pPr>
        <w:spacing w:line="240" w:lineRule="auto"/>
      </w:pPr>
      <w:ins w:id="5" w:author="Author" w:date="2026-06-29T11:26:00Z" w16du:dateUtc="2026-06-29T15:26:00Z">
        <w:r>
          <w:rPr>
            <w:rFonts w:ascii="Arial" w:hAnsi="Arial" w:cs="Arial"/>
            <w:b/>
            <w:bCs/>
            <w:sz w:val="52"/>
            <w:szCs w:val="52"/>
          </w:rPr>
          <w:t>Document Title</w:t>
        </w:r>
      </w:ins>
      <w:del w:id="6" w:author="Author" w:date="2026-06-29T11:26:00Z" w16du:dateUtc="2026-06-29T15:26:00Z">
        <w:r>
          <w:rPr>
            <w:rFonts w:ascii="Arial" w:hAnsi="Arial" w:cs="Arial"/>
            <w:b/>
            <w:bCs/>
            <w:sz w:val="52"/>
            <w:szCs w:val="52"/>
          </w:rPr>
          <w:delText>Centered Title style creates an impressive document cover page.</w:delText>
        </w:r>
      </w:del>
    </w:p>
    <w:sectPr w:rsidR="00F6615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6156"/>
    <w:rsid w:val="000678C6"/>
    <w:rsid w:val="00171C64"/>
    <w:rsid w:val="00725A16"/>
    <w:rsid w:val="007F6CB4"/>
    <w:rsid w:val="00F66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919CC0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2026-05-14T17:15:00Z</dcterms:created>
  <dcterms:modified xsi:type="dcterms:W3CDTF">2026-06-29T15:26:00Z</dcterms:modified>
</cp:coreProperties>
</file>