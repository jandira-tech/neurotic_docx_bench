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E6418" w14:textId="5392DD9C" w:rsidR="00627681" w:rsidRDefault="0039055B">
      <w:pPr>
        <w:rPr>
          <w:ins w:id="0" w:author="Nick Bernal" w:date="2026-09-26T15:16:00Z" w16du:dateUtc="2026-09-26T19:16:00Z"/>
        </w:rPr>
      </w:pPr>
      <w:ins w:id="1" w:author="Nick Bernal" w:date="2026-09-26T15:16:00Z" w16du:dateUtc="2026-09-26T19:16:00Z">
        <w:r>
          <w:t>Before block-level SDT</w:t>
        </w:r>
        <w:r w:rsidR="008D0F0C">
          <w:t xml:space="preserve"> </w:t>
        </w:r>
      </w:ins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customXmlInsRangeStart w:id="2" w:author="Nick Bernal" w:date="2026-09-26T15:16:00Z"/>
      <w:sdt>
        <w:sdtPr>
          <w:alias w:val="Block Table Control"/>
          <w:tag w:val="block_table_sdt"/>
          <w:id w:val="-22177123"/>
        </w:sdtPr>
        <w:sdtEndPr/>
        <w:sdtContent>
          <w:customXmlInsRangeEnd w:id="2"/>
          <w:tr w:rsidR="00627681" w14:paraId="220AD313" w14:textId="77777777">
            <w:trPr>
              <w:ins w:id="3" w:author="Nick Bernal" w:date="2026-09-26T15:16:00Z" w16du:dateUtc="2026-09-26T19:16:00Z"/>
            </w:trPr>
            <w:tc>
              <w:tcPr>
                <w:tcW w:w="2500" w:type="dxa"/>
              </w:tcPr>
              <w:p w14:paraId="63E2A24A" w14:textId="77777777" w:rsidR="00627681" w:rsidRDefault="0039055B">
                <w:pPr>
                  <w:rPr>
                    <w:ins w:id="4" w:author="Nick Bernal" w:date="2026-09-26T15:16:00Z" w16du:dateUtc="2026-09-26T19:16:00Z"/>
                  </w:rPr>
                </w:pPr>
                <w:ins w:id="5" w:author="Nick Bernal" w:date="2026-09-26T15:16:00Z" w16du:dateUtc="2026-09-26T19:16:00Z">
                  <w:r>
                    <w:t>A1</w:t>
                  </w:r>
                </w:ins>
              </w:p>
            </w:tc>
            <w:tc>
              <w:tcPr>
                <w:tcW w:w="2500" w:type="dxa"/>
              </w:tcPr>
              <w:p w14:paraId="0878EC38" w14:textId="77777777" w:rsidR="00627681" w:rsidRDefault="0039055B">
                <w:pPr>
                  <w:rPr>
                    <w:ins w:id="6" w:author="Nick Bernal" w:date="2026-09-26T15:16:00Z" w16du:dateUtc="2026-09-26T19:16:00Z"/>
                  </w:rPr>
                </w:pPr>
                <w:ins w:id="7" w:author="Nick Bernal" w:date="2026-09-26T15:16:00Z" w16du:dateUtc="2026-09-26T19:16:00Z">
                  <w:r>
                    <w:t>B1</w:t>
                  </w:r>
                </w:ins>
              </w:p>
            </w:tc>
          </w:tr>
          <w:customXmlInsRangeStart w:id="8" w:author="Nick Bernal" w:date="2026-09-26T15:16:00Z"/>
        </w:sdtContent>
      </w:sdt>
      <w:customXmlInsRangeEnd w:id="8"/>
    </w:tbl>
    <w:p w14:paraId="14503242" w14:textId="77777777" w:rsidR="00627681" w:rsidRDefault="0039055B">
      <w:pPr>
        <w:rPr>
          <w:ins w:id="9" w:author="Nick Bernal" w:date="2026-09-26T15:16:00Z" w16du:dateUtc="2026-09-26T19:16:00Z"/>
        </w:rPr>
      </w:pPr>
      <w:ins w:id="10" w:author="Nick Bernal" w:date="2026-09-26T15:16:00Z" w16du:dateUtc="2026-09-26T19:16:00Z">
        <w:r>
          <w:t>Between SDTs</w:t>
        </w:r>
      </w:ins>
    </w:p>
    <w:p w14:paraId="63A4C3D9" w14:textId="77777777" w:rsidR="00627681" w:rsidRDefault="0039055B">
      <w:pPr>
        <w:rPr>
          <w:ins w:id="11" w:author="Nick Bernal" w:date="2026-09-26T15:16:00Z" w16du:dateUtc="2026-09-26T19:16:00Z"/>
        </w:rPr>
      </w:pPr>
      <w:ins w:id="12" w:author="Nick Bernal" w:date="2026-09-26T15:16:00Z" w16du:dateUtc="2026-09-26T19:16:00Z">
        <w:r>
          <w:t>Inline before</w:t>
        </w:r>
        <w:r>
          <w:t>controlled text</w:t>
        </w:r>
        <w:r>
          <w:t>inline after.</w:t>
        </w:r>
      </w:ins>
    </w:p>
    <w:p w14:paraId="613C9262" w14:textId="77777777" w:rsidR="00DB60A5" w:rsidRDefault="0039055B">
      <w:pPr>
        <w:rPr>
          <w:del w:id="13" w:author="Nick Bernal" w:date="2026-09-26T15:16:00Z" w16du:dateUtc="2026-09-26T19:16:00Z"/>
        </w:rPr>
      </w:pPr>
      <w:ins w:id="14" w:author="Nick Bernal" w:date="2026-09-26T15:16:00Z" w16du:dateUtc="2026-09-26T19:16:00Z">
        <w:r>
          <w:t>After inline-level SDT</w:t>
        </w:r>
      </w:ins>
      <m:oMath>
        <m:eqArr>
          <m:eqArrPr>
            <m:ctrlPr>
              <w:del w:id="15" w:author="Nick Bernal" w:date="2026-09-26T15:16:00Z" w16du:dateUtc="2026-09-26T19:16:00Z">
                <w:rPr>
                  <w:rFonts w:ascii="Cambria Math" w:hAnsi="Cambria Math"/>
                </w:rPr>
              </w:del>
            </m:ctrlPr>
          </m:eqArrPr>
          <m:e>
            <m:r>
              <w:del w:id="16" w:author="Nick Bernal" w:date="2026-09-26T15:16:00Z" w16du:dateUtc="2026-09-26T19:16:00Z">
                <w:rPr>
                  <w:rFonts w:ascii="Cambria Math" w:hAnsi="Cambria Math"/>
                </w:rPr>
                <m:t>x</m:t>
              </w:del>
            </m:r>
            <m:r>
              <w:del w:id="17" w:author="Nick Bernal" w:date="2026-09-26T15:16:00Z" w16du:dateUtc="2026-09-26T19:16:00Z">
                <w:rPr>
                  <w:rFonts w:ascii="Cambria Math" w:hAnsi="Cambria Math"/>
                </w:rPr>
                <m:t>=1</m:t>
              </w:del>
            </m:r>
          </m:e>
          <m:e>
            <m:r>
              <w:del w:id="18" w:author="Nick Bernal" w:date="2026-09-26T15:16:00Z" w16du:dateUtc="2026-09-26T19:16:00Z">
                <w:rPr>
                  <w:rFonts w:ascii="Cambria Math" w:hAnsi="Cambria Math"/>
                </w:rPr>
                <m:t>y</m:t>
              </w:del>
            </m:r>
            <m:r>
              <w:del w:id="19" w:author="Nick Bernal" w:date="2026-09-26T15:16:00Z" w16du:dateUtc="2026-09-26T19:16:00Z">
                <w:rPr>
                  <w:rFonts w:ascii="Cambria Math" w:hAnsi="Cambria Math"/>
                </w:rPr>
                <m:t>=2</m:t>
              </w:del>
            </m:r>
          </m:e>
        </m:eqArr>
      </m:oMath>
    </w:p>
    <w:p w14:paraId="6BC8AD10" w14:textId="77777777" w:rsidR="00DB60A5" w:rsidRDefault="0039055B">
      <w:pPr>
        <w:rPr>
          <w:del w:id="20" w:author="Nick Bernal" w:date="2026-09-26T15:16:00Z" w16du:dateUtc="2026-09-26T19:16:00Z"/>
        </w:rPr>
      </w:pPr>
      <m:oMathPara>
        <m:oMath>
          <m:eqArr>
            <m:eqArrPr>
              <m:ctrlPr>
                <w:del w:id="21" w:author="Nick Bernal" w:date="2026-09-26T15:16:00Z" w16du:dateUtc="2026-09-26T19:16:00Z">
                  <w:rPr>
                    <w:rFonts w:ascii="Cambria Math" w:hAnsi="Cambria Math"/>
                  </w:rPr>
                </w:del>
              </m:ctrlPr>
            </m:eqArrPr>
            <m:e>
              <m:f>
                <m:fPr>
                  <m:ctrlPr>
                    <w:del w:id="22" w:author="Nick Bernal" w:date="2026-09-26T15:16:00Z" w16du:dateUtc="2026-09-26T19:1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3" w:author="Nick Bernal" w:date="2026-09-26T15:16:00Z" w16du:dateUtc="2026-09-26T19:16:00Z">
                      <w:rPr>
                        <w:rFonts w:ascii="Cambria Math" w:hAnsi="Cambria Math"/>
                      </w:rPr>
                      <m:t>a</m:t>
                    </w:del>
                  </m:r>
                </m:num>
                <m:den>
                  <m:r>
                    <w:del w:id="24" w:author="Nick Bernal" w:date="2026-09-26T15:16:00Z" w16du:dateUtc="2026-09-26T19:16:00Z">
                      <w:rPr>
                        <w:rFonts w:ascii="Cambria Math" w:hAnsi="Cambria Math"/>
                      </w:rPr>
                      <m:t>b</m:t>
                    </w:del>
                  </m:r>
                </m:den>
              </m:f>
              <m:r>
                <w:del w:id="25" w:author="Nick Bernal" w:date="2026-09-26T15:16:00Z" w16du:dateUtc="2026-09-26T19:16:00Z">
                  <w:rPr>
                    <w:rFonts w:ascii="Cambria Math" w:hAnsi="Cambria Math"/>
                  </w:rPr>
                  <m:t>=</m:t>
                </w:del>
              </m:r>
              <m:r>
                <w:del w:id="26" w:author="Nick Bernal" w:date="2026-09-26T15:16:00Z" w16du:dateUtc="2026-09-26T19:16:00Z">
                  <w:rPr>
                    <w:rFonts w:ascii="Cambria Math" w:hAnsi="Cambria Math"/>
                  </w:rPr>
                  <m:t>c</m:t>
                </w:del>
              </m:r>
            </m:e>
            <m:e>
              <m:r>
                <w:del w:id="27" w:author="Nick Bernal" w:date="2026-09-26T15:16:00Z" w16du:dateUtc="2026-09-26T19:16:00Z">
                  <w:rPr>
                    <w:rFonts w:ascii="Cambria Math" w:hAnsi="Cambria Math"/>
                  </w:rPr>
                  <m:t>x</m:t>
                </w:del>
              </m:r>
              <m:r>
                <w:del w:id="28" w:author="Nick Bernal" w:date="2026-09-26T15:16:00Z" w16du:dateUtc="2026-09-26T19:16:00Z">
                  <w:rPr>
                    <w:rFonts w:ascii="Cambria Math" w:hAnsi="Cambria Math"/>
                  </w:rPr>
                  <m:t>=</m:t>
                </w:del>
              </m:r>
              <m:r>
                <w:del w:id="29" w:author="Nick Bernal" w:date="2026-09-26T15:16:00Z" w16du:dateUtc="2026-09-26T19:16:00Z">
                  <w:rPr>
                    <w:rFonts w:ascii="Cambria Math" w:hAnsi="Cambria Math"/>
                  </w:rPr>
                  <m:t>y</m:t>
                </w:del>
              </m:r>
            </m:e>
          </m:eqArr>
        </m:oMath>
      </m:oMathPara>
    </w:p>
    <w:p w14:paraId="0CA43B7F" w14:textId="77777777" w:rsidR="00DB60A5" w:rsidRDefault="0039055B">
      <w:pPr>
        <w:rPr>
          <w:del w:id="30" w:author="Nick Bernal" w:date="2026-09-26T15:16:00Z" w16du:dateUtc="2026-09-26T19:16:00Z"/>
        </w:rPr>
      </w:pPr>
      <m:oMathPara>
        <m:oMath>
          <m:eqArr>
            <m:eqArrPr>
              <m:ctrlPr>
                <w:del w:id="31" w:author="Nick Bernal" w:date="2026-09-26T15:16:00Z" w16du:dateUtc="2026-09-26T19:16:00Z">
                  <w:rPr>
                    <w:rFonts w:ascii="Cambria Math" w:hAnsi="Cambria Math"/>
                  </w:rPr>
                </w:del>
              </m:ctrlPr>
            </m:eqArrPr>
            <m:e>
              <m:sSub>
                <m:sSubPr>
                  <m:ctrlPr>
                    <w:del w:id="32" w:author="Nick Bernal" w:date="2026-09-26T15:16:00Z" w16du:dateUtc="2026-09-26T19:16:00Z">
                      <w:rPr>
                        <w:rFonts w:ascii="Cambria Math" w:hAnsi="Cambria Math"/>
                      </w:rPr>
                    </w:del>
                  </m:ctrlPr>
                </m:sSubPr>
                <m:e>
                  <m:r>
                    <w:del w:id="33" w:author="Nick Bernal" w:date="2026-09-26T15:16:00Z" w16du:dateUtc="2026-09-26T19:16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b>
                  <m:r>
                    <w:del w:id="34" w:author="Nick Bernal" w:date="2026-09-26T15:16:00Z" w16du:dateUtc="2026-09-26T19:16:00Z">
                      <w:rPr>
                        <w:rFonts w:ascii="Cambria Math" w:hAnsi="Cambria Math"/>
                      </w:rPr>
                      <m:t>1</m:t>
                    </w:del>
                  </m:r>
                </m:sub>
              </m:sSub>
              <m:r>
                <w:del w:id="35" w:author="Nick Bernal" w:date="2026-09-26T15:16:00Z" w16du:dateUtc="2026-09-26T19:16:00Z">
                  <w:rPr>
                    <w:rFonts w:ascii="Cambria Math" w:hAnsi="Cambria Math"/>
                  </w:rPr>
                  <m:t>=</m:t>
                </w:del>
              </m:r>
              <m:r>
                <w:del w:id="36" w:author="Nick Bernal" w:date="2026-09-26T15:16:00Z" w16du:dateUtc="2026-09-26T19:1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37" w:author="Nick Bernal" w:date="2026-09-26T15:16:00Z" w16du:dateUtc="2026-09-26T19:16:00Z">
                  <w:rPr>
                    <w:rFonts w:ascii="Cambria Math" w:hAnsi="Cambria Math"/>
                  </w:rPr>
                  <m:t>y</m:t>
                </w:del>
              </m:r>
              <m:r>
                <w:del w:id="38" w:author="Nick Bernal" w:date="2026-09-26T15:16:00Z" w16du:dateUtc="2026-09-26T19:16:00Z">
                  <w:rPr>
                    <w:rFonts w:ascii="Cambria Math" w:hAnsi="Cambria Math"/>
                  </w:rPr>
                  <m:t>=</m:t>
                </w:del>
              </m:r>
              <m:r>
                <w:del w:id="39" w:author="Nick Bernal" w:date="2026-09-26T15:16:00Z" w16du:dateUtc="2026-09-26T19:16:00Z">
                  <w:rPr>
                    <w:rFonts w:ascii="Cambria Math" w:hAnsi="Cambria Math"/>
                  </w:rPr>
                  <m:t>b</m:t>
                </w:del>
              </m:r>
            </m:e>
          </m:eqArr>
        </m:oMath>
      </m:oMathPara>
    </w:p>
    <w:p w14:paraId="138B3435" w14:textId="77777777" w:rsidR="00DB60A5" w:rsidRDefault="0039055B">
      <w:pPr>
        <w:rPr>
          <w:del w:id="40" w:author="Nick Bernal" w:date="2026-09-26T15:16:00Z" w16du:dateUtc="2026-09-26T19:16:00Z"/>
        </w:rPr>
      </w:pPr>
      <m:oMathPara>
        <m:oMath>
          <m:eqArr>
            <m:eqArrPr>
              <m:ctrlPr>
                <w:del w:id="41" w:author="Nick Bernal" w:date="2026-09-26T15:16:00Z" w16du:dateUtc="2026-09-26T19:16:00Z">
                  <w:rPr>
                    <w:rFonts w:ascii="Cambria Math" w:hAnsi="Cambria Math"/>
                  </w:rPr>
                </w:del>
              </m:ctrlPr>
            </m:eqArrPr>
            <m:e>
              <m:r>
                <w:del w:id="42" w:author="Nick Bernal" w:date="2026-09-26T15:16:00Z" w16du:dateUtc="2026-09-26T19:16:00Z">
                  <w:rPr>
                    <w:rFonts w:ascii="Cambria Math" w:hAnsi="Cambria Math"/>
                  </w:rPr>
                  <m:t>x</m:t>
                </w:del>
              </m:r>
              <m:r>
                <w:del w:id="43" w:author="Nick Bernal" w:date="2026-09-26T15:16:00Z" w16du:dateUtc="2026-09-26T19:16:00Z">
                  <w:rPr>
                    <w:rFonts w:ascii="Cambria Math" w:hAnsi="Cambria Math"/>
                  </w:rPr>
                  <m:t>&amp;=1</m:t>
                </w:del>
              </m:r>
            </m:e>
            <m:e>
              <m:r>
                <w:del w:id="44" w:author="Nick Bernal" w:date="2026-09-26T15:16:00Z" w16du:dateUtc="2026-09-26T19:16:00Z">
                  <w:rPr>
                    <w:rFonts w:ascii="Cambria Math" w:hAnsi="Cambria Math"/>
                  </w:rPr>
                  <m:t>yy</m:t>
                </w:del>
              </m:r>
              <m:r>
                <w:del w:id="45" w:author="Nick Bernal" w:date="2026-09-26T15:16:00Z" w16du:dateUtc="2026-09-26T19:16:00Z">
                  <w:rPr>
                    <w:rFonts w:ascii="Cambria Math" w:hAnsi="Cambria Math"/>
                  </w:rPr>
                  <m:t>&amp;=22</m:t>
                </w:del>
              </m:r>
            </m:e>
          </m:eqArr>
        </m:oMath>
      </m:oMathPara>
    </w:p>
    <w:p w14:paraId="5E5E8A27" w14:textId="77777777" w:rsidR="00DB60A5" w:rsidRDefault="0039055B">
      <m:oMathPara>
        <m:oMath>
          <m:eqArr>
            <m:eqArrPr>
              <m:maxDist m:val="1"/>
              <m:ctrlPr>
                <w:del w:id="46" w:author="Nick Bernal" w:date="2026-09-26T15:16:00Z" w16du:dateUtc="2026-09-26T19:16:00Z">
                  <w:rPr>
                    <w:rFonts w:ascii="Cambria Math" w:hAnsi="Cambria Math"/>
                    <w:i/>
                  </w:rPr>
                </w:del>
              </m:ctrlPr>
            </m:eqArrPr>
            <m:e>
              <m:r>
                <w:del w:id="47" w:author="Nick Bernal" w:date="2026-09-26T15:16:00Z" w16du:dateUtc="2026-09-26T19:16:00Z">
                  <w:rPr>
                    <w:rFonts w:ascii="Cambria Math" w:hAnsi="Cambria Math"/>
                  </w:rPr>
                  <m:t>x</m:t>
                </w:del>
              </m:r>
              <m:r>
                <w:del w:id="48" w:author="Nick Bernal" w:date="2026-09-26T15:16:00Z" w16du:dateUtc="2026-09-26T19:16:00Z">
                  <w:rPr>
                    <w:rFonts w:ascii="Cambria Math" w:hAnsi="Cambria Math"/>
                  </w:rPr>
                  <m:t>=1</m:t>
                </w:del>
              </m:r>
            </m:e>
            <m:e>
              <m:r>
                <w:del w:id="49" w:author="Nick Bernal" w:date="2026-09-26T15:16:00Z" w16du:dateUtc="2026-09-26T19:16:00Z">
                  <w:rPr>
                    <w:rFonts w:ascii="Cambria Math" w:hAnsi="Cambria Math"/>
                  </w:rPr>
                  <m:t>y</m:t>
                </w:del>
              </m:r>
              <m:r>
                <w:del w:id="50" w:author="Nick Bernal" w:date="2026-09-26T15:16:00Z" w16du:dateUtc="2026-09-26T19:16:00Z">
                  <w:rPr>
                    <w:rFonts w:ascii="Cambria Math" w:hAnsi="Cambria Math"/>
                  </w:rPr>
                  <m:t>=2</m:t>
                </w:del>
              </m:r>
            </m:e>
          </m:eqArr>
        </m:oMath>
      </m:oMathPara>
    </w:p>
    <w:sectPr w:rsidR="00DB60A5">
      <w:pgSz w:w="12240" w:h="15840"/>
      <w:pgMar w:top="1440" w:right="1440" w:bottom="1440" w:left="1440" w:header="708" w:footer="708" w:gutter="0"/>
      <w:cols w:space="708"/>
      <w:docGrid w:linePitch="360"/>
      <w:sectPrChange w:id="51" w:author="Nick Bernal" w:date="2026-09-26T15:16:00Z" w16du:dateUtc="2026-09-26T19:16:00Z">
        <w:sectPr w:rsidR="00DB60A5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2031F9"/>
    <w:rsid w:val="0039055B"/>
    <w:rsid w:val="0049513F"/>
    <w:rsid w:val="004B5419"/>
    <w:rsid w:val="00627681"/>
    <w:rsid w:val="00732B45"/>
    <w:rsid w:val="00744453"/>
    <w:rsid w:val="008D0F0C"/>
    <w:rsid w:val="00922A29"/>
    <w:rsid w:val="00AF4127"/>
    <w:rsid w:val="00DB60A5"/>
    <w:rsid w:val="00DE0A42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9571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2026-04-12T22:11:00Z</dcterms:created>
  <dcterms:modified xsi:type="dcterms:W3CDTF">2026-09-26T19:16:00Z</dcterms:modified>
</cp:coreProperties>
</file>