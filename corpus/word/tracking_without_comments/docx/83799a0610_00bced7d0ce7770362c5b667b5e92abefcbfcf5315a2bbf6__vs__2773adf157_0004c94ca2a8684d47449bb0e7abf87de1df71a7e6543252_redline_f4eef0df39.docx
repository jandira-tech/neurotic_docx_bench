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2C428" w14:textId="77777777" w:rsidR="001E08FA" w:rsidRDefault="001E08FA" w:rsidP="001E08FA">
      <w:pPr>
        <w:rPr>
          <w:ins w:id="10" w:author="1" w:date="2026-09-22T12:44:00Z" w16du:dateUtc="2026-09-22T16:44:00Z"/>
          <w:szCs w:val="24"/>
        </w:rPr>
      </w:pPr>
    </w:p>
    <w:p w14:paraId="476C0374" w14:textId="77777777" w:rsidR="001E08FA" w:rsidRDefault="00C40747" w:rsidP="001E08FA">
      <w:pPr>
        <w:rPr>
          <w:ins w:id="11" w:author="1" w:date="2026-09-22T12:44:00Z" w16du:dateUtc="2026-09-22T16:44:00Z"/>
          <w:b/>
          <w:szCs w:val="24"/>
        </w:rPr>
      </w:pPr>
      <w:ins w:id="12" w:author="1" w:date="2026-09-22T12:44:00Z" w16du:dateUtc="2026-09-22T16:44: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6"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15CD5994" w14:textId="77777777" w:rsidR="001E08FA" w:rsidRDefault="001E08FA" w:rsidP="001E08FA">
      <w:pPr>
        <w:jc w:val="center"/>
        <w:rPr>
          <w:ins w:id="13" w:author="1" w:date="2026-09-22T12:44:00Z" w16du:dateUtc="2026-09-22T16:44:00Z"/>
          <w:b/>
          <w:szCs w:val="24"/>
        </w:rPr>
      </w:pPr>
    </w:p>
    <w:p w14:paraId="01F22D7B" w14:textId="77777777" w:rsidR="001E08FA" w:rsidRDefault="001E08FA" w:rsidP="001E08FA">
      <w:pPr>
        <w:jc w:val="center"/>
        <w:rPr>
          <w:ins w:id="14" w:author="1" w:date="2026-09-22T12:44:00Z" w16du:dateUtc="2026-09-22T16:44:00Z"/>
          <w:b/>
          <w:szCs w:val="24"/>
        </w:rPr>
      </w:pPr>
    </w:p>
    <w:p w14:paraId="42C76954" w14:textId="77777777" w:rsidR="001E08FA" w:rsidRPr="001E08FA" w:rsidRDefault="001E08FA" w:rsidP="001E08FA">
      <w:pPr>
        <w:rPr>
          <w:ins w:id="15" w:author="1" w:date="2026-09-22T12:44:00Z" w16du:dateUtc="2026-09-22T16:44:00Z"/>
          <w:rFonts w:ascii="Times New Roman" w:hAnsi="Times New Roman" w:cs="Times New Roman"/>
          <w:b/>
          <w:sz w:val="24"/>
          <w:szCs w:val="24"/>
        </w:rPr>
      </w:pPr>
    </w:p>
    <w:p w14:paraId="77208458" w14:textId="77777777" w:rsidR="001E08FA" w:rsidRDefault="001E08FA" w:rsidP="001E08FA">
      <w:pPr>
        <w:jc w:val="center"/>
        <w:rPr>
          <w:ins w:id="16" w:author="1" w:date="2026-09-22T12:44:00Z" w16du:dateUtc="2026-09-22T16:44:00Z"/>
          <w:rFonts w:ascii="Times New Roman" w:hAnsi="Times New Roman" w:cs="Times New Roman"/>
          <w:b/>
          <w:sz w:val="24"/>
          <w:szCs w:val="24"/>
        </w:rPr>
      </w:pPr>
    </w:p>
    <w:p w14:paraId="35822A17" w14:textId="77777777" w:rsidR="00F37F73" w:rsidRDefault="001E08FA" w:rsidP="001E08FA">
      <w:pPr>
        <w:jc w:val="center"/>
        <w:rPr>
          <w:ins w:id="17" w:author="1" w:date="2026-09-22T12:44:00Z" w16du:dateUtc="2026-09-22T16:44:00Z"/>
          <w:rFonts w:ascii="Times New Roman" w:hAnsi="Times New Roman" w:cs="Times New Roman"/>
          <w:b/>
          <w:sz w:val="24"/>
          <w:szCs w:val="24"/>
        </w:rPr>
      </w:pPr>
      <w:ins w:id="18" w:author="1" w:date="2026-09-22T12:44:00Z" w16du:dateUtc="2026-09-22T16:44:00Z">
        <w:r w:rsidRPr="001E08FA">
          <w:rPr>
            <w:rFonts w:ascii="Times New Roman" w:hAnsi="Times New Roman" w:cs="Times New Roman"/>
            <w:b/>
            <w:sz w:val="24"/>
            <w:szCs w:val="24"/>
          </w:rPr>
          <w:t xml:space="preserve">МУНИЦИПАЛЬНЫЙ СОВЕТ </w:t>
        </w:r>
      </w:ins>
    </w:p>
    <w:p w14:paraId="5D959370" w14:textId="77777777" w:rsidR="001E08FA" w:rsidRPr="001E08FA" w:rsidRDefault="001E08FA" w:rsidP="001E08FA">
      <w:pPr>
        <w:jc w:val="center"/>
        <w:rPr>
          <w:ins w:id="19" w:author="1" w:date="2026-09-22T12:44:00Z" w16du:dateUtc="2026-09-22T16:44:00Z"/>
          <w:rFonts w:ascii="Times New Roman" w:hAnsi="Times New Roman" w:cs="Times New Roman"/>
          <w:b/>
          <w:sz w:val="24"/>
          <w:szCs w:val="24"/>
        </w:rPr>
      </w:pPr>
      <w:ins w:id="20" w:author="1" w:date="2026-09-22T12:44:00Z" w16du:dateUtc="2026-09-22T16:44:00Z">
        <w:r w:rsidRPr="001E08FA">
          <w:rPr>
            <w:rFonts w:ascii="Times New Roman" w:hAnsi="Times New Roman" w:cs="Times New Roman"/>
            <w:b/>
            <w:sz w:val="24"/>
            <w:szCs w:val="24"/>
          </w:rPr>
          <w:t>МУНИЦИПАЛЬНОГО ОБРАЗОВАНИЯ ПОСЕЛОК СТРЕЛЬНА</w:t>
        </w:r>
      </w:ins>
    </w:p>
    <w:p w14:paraId="4E461CC8" w14:textId="77777777" w:rsidR="001E08FA" w:rsidRPr="001E08FA" w:rsidRDefault="001E08FA" w:rsidP="001E08FA">
      <w:pPr>
        <w:pBdr>
          <w:bottom w:val="single" w:sz="12" w:space="1" w:color="auto"/>
        </w:pBdr>
        <w:jc w:val="center"/>
        <w:rPr>
          <w:ins w:id="21" w:author="1" w:date="2026-09-22T12:44:00Z" w16du:dateUtc="2026-09-22T16:44:00Z"/>
          <w:rFonts w:ascii="Times New Roman" w:hAnsi="Times New Roman" w:cs="Times New Roman"/>
          <w:b/>
          <w:sz w:val="24"/>
          <w:szCs w:val="24"/>
        </w:rPr>
      </w:pPr>
      <w:ins w:id="22" w:author="1" w:date="2026-09-22T12:44:00Z" w16du:dateUtc="2026-09-22T16:44: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72CB107A" w14:textId="77777777" w:rsidR="001E08FA" w:rsidRPr="001E08FA" w:rsidRDefault="001E08FA" w:rsidP="001E08FA">
      <w:pPr>
        <w:pStyle w:val="Heading1"/>
        <w:tabs>
          <w:tab w:val="num" w:pos="0"/>
        </w:tabs>
        <w:suppressAutoHyphens/>
        <w:ind w:left="432" w:hanging="432"/>
        <w:jc w:val="center"/>
        <w:rPr>
          <w:ins w:id="23" w:author="1" w:date="2026-09-22T12:44:00Z" w16du:dateUtc="2026-09-22T16:44:00Z"/>
          <w:b/>
          <w:sz w:val="24"/>
          <w:szCs w:val="24"/>
        </w:rPr>
      </w:pPr>
    </w:p>
    <w:p w14:paraId="734400C4" w14:textId="77777777" w:rsidR="001E08FA" w:rsidRPr="001E08FA" w:rsidRDefault="001E08FA" w:rsidP="001E08FA">
      <w:pPr>
        <w:pStyle w:val="Heading1"/>
        <w:tabs>
          <w:tab w:val="num" w:pos="0"/>
        </w:tabs>
        <w:suppressAutoHyphens/>
        <w:ind w:left="432" w:hanging="432"/>
        <w:jc w:val="center"/>
        <w:rPr>
          <w:ins w:id="24" w:author="1" w:date="2026-09-22T12:44:00Z" w16du:dateUtc="2026-09-22T16:44:00Z"/>
          <w:b/>
          <w:sz w:val="24"/>
          <w:szCs w:val="24"/>
        </w:rPr>
      </w:pPr>
      <w:ins w:id="25" w:author="1" w:date="2026-09-22T12:44:00Z" w16du:dateUtc="2026-09-22T16:44:00Z">
        <w:r w:rsidRPr="001E08FA">
          <w:rPr>
            <w:b/>
            <w:sz w:val="24"/>
            <w:szCs w:val="24"/>
          </w:rPr>
          <w:t>РЕШЕНИЕ (проект)</w:t>
        </w:r>
      </w:ins>
    </w:p>
    <w:p w14:paraId="12DE675A" w14:textId="77777777" w:rsidR="001E08FA" w:rsidRPr="001E08FA" w:rsidRDefault="001E08FA" w:rsidP="001E08FA">
      <w:pPr>
        <w:rPr>
          <w:ins w:id="26" w:author="1" w:date="2026-09-22T12:44:00Z" w16du:dateUtc="2026-09-22T16:44:00Z"/>
          <w:rFonts w:ascii="Times New Roman" w:hAnsi="Times New Roman" w:cs="Times New Roman"/>
          <w:sz w:val="24"/>
          <w:szCs w:val="24"/>
        </w:rPr>
      </w:pPr>
    </w:p>
    <w:p w14:paraId="792F9CD1" w14:textId="77777777" w:rsidR="001E08FA" w:rsidRPr="001E08FA" w:rsidRDefault="001E08FA" w:rsidP="001E08FA">
      <w:pPr>
        <w:rPr>
          <w:ins w:id="27" w:author="1" w:date="2026-09-22T12:44:00Z" w16du:dateUtc="2026-09-22T16:44:00Z"/>
          <w:rFonts w:ascii="Times New Roman" w:hAnsi="Times New Roman" w:cs="Times New Roman"/>
          <w:sz w:val="24"/>
          <w:szCs w:val="24"/>
        </w:rPr>
      </w:pPr>
      <w:ins w:id="28" w:author="1" w:date="2026-09-22T12:44:00Z" w16du:dateUtc="2026-09-22T16:44:00Z">
        <w:r w:rsidRPr="001E08FA">
          <w:rPr>
            <w:rFonts w:ascii="Times New Roman" w:hAnsi="Times New Roman" w:cs="Times New Roman"/>
            <w:sz w:val="24"/>
            <w:szCs w:val="24"/>
          </w:rPr>
          <w:t xml:space="preserve">  от __________ 2017 года                                                                                                      №__</w:t>
        </w:r>
      </w:ins>
    </w:p>
    <w:p w14:paraId="329FF5D0" w14:textId="77777777" w:rsidR="001E08FA" w:rsidRPr="001E08FA" w:rsidRDefault="001E08FA" w:rsidP="001E08FA">
      <w:pPr>
        <w:rPr>
          <w:ins w:id="29" w:author="1" w:date="2026-09-22T12:44:00Z" w16du:dateUtc="2026-09-22T16:44:00Z"/>
          <w:rFonts w:ascii="Times New Roman" w:hAnsi="Times New Roman" w:cs="Times New Roman"/>
          <w:b/>
          <w:bCs/>
          <w:sz w:val="24"/>
          <w:szCs w:val="24"/>
        </w:rPr>
      </w:pPr>
    </w:p>
    <w:p w14:paraId="3DA5F804" w14:textId="77777777" w:rsidR="001E08FA" w:rsidRPr="001E08FA" w:rsidRDefault="001E08FA" w:rsidP="001E08FA">
      <w:pPr>
        <w:rPr>
          <w:ins w:id="30" w:author="1" w:date="2026-09-22T12:44:00Z" w16du:dateUtc="2026-09-22T16:44:00Z"/>
          <w:rFonts w:ascii="Times New Roman" w:hAnsi="Times New Roman" w:cs="Times New Roman"/>
          <w:sz w:val="24"/>
          <w:szCs w:val="24"/>
        </w:rPr>
      </w:pPr>
    </w:p>
    <w:p w14:paraId="232887EC" w14:textId="77777777" w:rsidR="00F37F73" w:rsidRDefault="00F37F73" w:rsidP="001E08FA">
      <w:pPr>
        <w:pStyle w:val="NormalWeb"/>
        <w:spacing w:before="0" w:beforeAutospacing="0" w:after="0" w:afterAutospacing="0"/>
        <w:jc w:val="center"/>
        <w:rPr>
          <w:ins w:id="31" w:author="1" w:date="2026-09-22T12:44:00Z" w16du:dateUtc="2026-09-22T16:44:00Z"/>
          <w:b/>
          <w:spacing w:val="-2"/>
        </w:rPr>
      </w:pPr>
    </w:p>
    <w:p w14:paraId="64F333BC" w14:textId="77777777" w:rsidR="001E08FA" w:rsidRPr="001E08FA" w:rsidRDefault="00F37F73" w:rsidP="00F37F73">
      <w:pPr>
        <w:pStyle w:val="NormalWeb"/>
        <w:spacing w:before="0" w:beforeAutospacing="0" w:after="0" w:afterAutospacing="0"/>
        <w:jc w:val="center"/>
        <w:rPr>
          <w:ins w:id="32" w:author="1" w:date="2026-09-22T12:44:00Z" w16du:dateUtc="2026-09-22T16:44:00Z"/>
          <w:b/>
          <w:spacing w:val="-2"/>
        </w:rPr>
      </w:pPr>
      <w:ins w:id="33" w:author="1" w:date="2026-09-22T12:44:00Z" w16du:dateUtc="2026-09-22T16:44: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6114ACAE" w14:textId="77777777" w:rsidR="001E08FA" w:rsidRPr="001E08FA" w:rsidRDefault="001E08FA" w:rsidP="001E08FA">
      <w:pPr>
        <w:pStyle w:val="NormalWeb"/>
        <w:spacing w:before="0" w:beforeAutospacing="0" w:after="0" w:afterAutospacing="0"/>
        <w:jc w:val="center"/>
        <w:rPr>
          <w:ins w:id="34" w:author="1" w:date="2026-09-22T12:44:00Z" w16du:dateUtc="2026-09-22T16:44:00Z"/>
          <w:b/>
          <w:spacing w:val="-2"/>
        </w:rPr>
      </w:pPr>
    </w:p>
    <w:p w14:paraId="713172F0" w14:textId="77777777" w:rsidR="001E08FA" w:rsidRDefault="001E08FA" w:rsidP="001E08FA">
      <w:pPr>
        <w:pStyle w:val="21"/>
        <w:jc w:val="center"/>
        <w:rPr>
          <w:ins w:id="35" w:author="1" w:date="2026-09-22T12:44:00Z" w16du:dateUtc="2026-09-22T16:44:00Z"/>
          <w:sz w:val="24"/>
          <w:szCs w:val="24"/>
        </w:rPr>
      </w:pPr>
    </w:p>
    <w:p w14:paraId="11135854" w14:textId="77777777" w:rsidR="001E08FA" w:rsidRDefault="001E08FA" w:rsidP="009C61C2">
      <w:pPr>
        <w:pStyle w:val="21"/>
        <w:jc w:val="both"/>
        <w:rPr>
          <w:ins w:id="36" w:author="1" w:date="2026-09-22T12:44:00Z" w16du:dateUtc="2026-09-22T16:44:00Z"/>
          <w:sz w:val="24"/>
          <w:szCs w:val="24"/>
        </w:rPr>
      </w:pPr>
      <w:ins w:id="37" w:author="1" w:date="2026-09-22T12:44:00Z" w16du:dateUtc="2026-09-22T16:44: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2E303AA6" w14:textId="77777777" w:rsidR="001E08FA" w:rsidRDefault="001E08FA" w:rsidP="001E08FA">
      <w:pPr>
        <w:pStyle w:val="21"/>
        <w:jc w:val="center"/>
        <w:rPr>
          <w:ins w:id="38" w:author="1" w:date="2026-09-22T12:44:00Z" w16du:dateUtc="2026-09-22T16:44:00Z"/>
          <w:sz w:val="24"/>
          <w:szCs w:val="24"/>
        </w:rPr>
      </w:pPr>
    </w:p>
    <w:p w14:paraId="0B46CB9F" w14:textId="77777777" w:rsidR="001E08FA" w:rsidRPr="001E08FA" w:rsidRDefault="001E08FA" w:rsidP="001E08FA">
      <w:pPr>
        <w:pStyle w:val="21"/>
        <w:jc w:val="center"/>
        <w:rPr>
          <w:ins w:id="39" w:author="1" w:date="2026-09-22T12:44:00Z" w16du:dateUtc="2026-09-22T16:44:00Z"/>
          <w:b/>
          <w:sz w:val="24"/>
          <w:szCs w:val="24"/>
        </w:rPr>
      </w:pPr>
      <w:ins w:id="40" w:author="1" w:date="2026-09-22T12:44:00Z" w16du:dateUtc="2026-09-22T16:44:00Z">
        <w:r w:rsidRPr="001E08FA">
          <w:rPr>
            <w:sz w:val="24"/>
            <w:szCs w:val="24"/>
          </w:rPr>
          <w:t> </w:t>
        </w:r>
        <w:r w:rsidRPr="001E08FA">
          <w:rPr>
            <w:b/>
            <w:sz w:val="24"/>
            <w:szCs w:val="24"/>
          </w:rPr>
          <w:t>МУНИЦИПАЛЬНЫЙ СОВЕТ</w:t>
        </w:r>
      </w:ins>
    </w:p>
    <w:p w14:paraId="35FE5A05" w14:textId="77777777" w:rsidR="001E08FA" w:rsidRPr="001E08FA" w:rsidRDefault="001E08FA" w:rsidP="001E08FA">
      <w:pPr>
        <w:pStyle w:val="21"/>
        <w:jc w:val="center"/>
        <w:rPr>
          <w:ins w:id="41" w:author="1" w:date="2026-09-22T12:44:00Z" w16du:dateUtc="2026-09-22T16:44:00Z"/>
          <w:b/>
          <w:sz w:val="24"/>
          <w:szCs w:val="24"/>
        </w:rPr>
      </w:pPr>
      <w:ins w:id="42" w:author="1" w:date="2026-09-22T12:44:00Z" w16du:dateUtc="2026-09-22T16:44:00Z">
        <w:r w:rsidRPr="001E08FA">
          <w:rPr>
            <w:b/>
            <w:sz w:val="24"/>
            <w:szCs w:val="24"/>
          </w:rPr>
          <w:t>РЕШИЛ:</w:t>
        </w:r>
      </w:ins>
    </w:p>
    <w:p w14:paraId="79D041B0" w14:textId="77777777" w:rsidR="001E08FA" w:rsidRPr="001E08FA" w:rsidRDefault="001E08FA" w:rsidP="001E08FA">
      <w:pPr>
        <w:pStyle w:val="21"/>
        <w:jc w:val="center"/>
        <w:rPr>
          <w:ins w:id="43" w:author="1" w:date="2026-09-22T12:44:00Z" w16du:dateUtc="2026-09-22T16:44:00Z"/>
          <w:b/>
          <w:sz w:val="24"/>
          <w:szCs w:val="24"/>
        </w:rPr>
      </w:pPr>
    </w:p>
    <w:p w14:paraId="4574EEE7" w14:textId="77777777" w:rsidR="00F37F73" w:rsidRDefault="00F37F73" w:rsidP="00F37F73">
      <w:pPr>
        <w:numPr>
          <w:ilvl w:val="0"/>
          <w:numId w:val="18"/>
        </w:numPr>
        <w:ind w:left="0" w:firstLine="709"/>
        <w:jc w:val="both"/>
        <w:rPr>
          <w:ins w:id="44" w:author="1" w:date="2026-09-22T12:44:00Z" w16du:dateUtc="2026-09-22T16:44:00Z"/>
          <w:rFonts w:ascii="Times New Roman" w:hAnsi="Times New Roman" w:cs="Times New Roman"/>
          <w:sz w:val="24"/>
          <w:szCs w:val="24"/>
        </w:rPr>
      </w:pPr>
      <w:ins w:id="45" w:author="1" w:date="2026-09-22T12:44:00Z" w16du:dateUtc="2026-09-22T16:44: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31FDF866" w14:textId="77777777" w:rsidR="00F37F73" w:rsidRDefault="000B0709" w:rsidP="00FF542C">
      <w:pPr>
        <w:pStyle w:val="ListParagraph"/>
        <w:numPr>
          <w:ilvl w:val="0"/>
          <w:numId w:val="20"/>
        </w:numPr>
        <w:tabs>
          <w:tab w:val="left" w:pos="1134"/>
        </w:tabs>
        <w:ind w:left="0" w:firstLine="709"/>
        <w:jc w:val="both"/>
        <w:rPr>
          <w:ins w:id="46" w:author="1" w:date="2026-09-22T12:44:00Z" w16du:dateUtc="2026-09-22T16:44:00Z"/>
          <w:rFonts w:ascii="Times New Roman" w:hAnsi="Times New Roman"/>
          <w:sz w:val="24"/>
          <w:szCs w:val="24"/>
        </w:rPr>
      </w:pPr>
      <w:ins w:id="47" w:author="1" w:date="2026-09-22T12:44:00Z" w16du:dateUtc="2026-09-22T16:44: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772F2AC8" w14:textId="77777777" w:rsidR="00F37F73" w:rsidRDefault="00FF542C" w:rsidP="00FF542C">
      <w:pPr>
        <w:pStyle w:val="ListParagraph"/>
        <w:numPr>
          <w:ilvl w:val="0"/>
          <w:numId w:val="20"/>
        </w:numPr>
        <w:tabs>
          <w:tab w:val="left" w:pos="1134"/>
        </w:tabs>
        <w:ind w:left="0" w:firstLine="709"/>
        <w:jc w:val="both"/>
        <w:rPr>
          <w:ins w:id="48" w:author="1" w:date="2026-09-22T12:44:00Z" w16du:dateUtc="2026-09-22T16:44:00Z"/>
          <w:rFonts w:ascii="Times New Roman" w:hAnsi="Times New Roman"/>
          <w:sz w:val="24"/>
          <w:szCs w:val="24"/>
        </w:rPr>
      </w:pPr>
      <w:ins w:id="49" w:author="1" w:date="2026-09-22T12:44:00Z" w16du:dateUtc="2026-09-22T16:44: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678930AB" w14:textId="77777777" w:rsidR="00FF542C" w:rsidRDefault="00FF542C" w:rsidP="00FF542C">
      <w:pPr>
        <w:pStyle w:val="ListParagraph"/>
        <w:numPr>
          <w:ilvl w:val="0"/>
          <w:numId w:val="20"/>
        </w:numPr>
        <w:tabs>
          <w:tab w:val="left" w:pos="1134"/>
        </w:tabs>
        <w:ind w:left="0" w:firstLine="709"/>
        <w:jc w:val="both"/>
        <w:rPr>
          <w:ins w:id="50" w:author="1" w:date="2026-09-22T12:44:00Z" w16du:dateUtc="2026-09-22T16:44:00Z"/>
          <w:rFonts w:ascii="Times New Roman" w:hAnsi="Times New Roman"/>
          <w:sz w:val="24"/>
          <w:szCs w:val="24"/>
        </w:rPr>
      </w:pPr>
      <w:ins w:id="51" w:author="1" w:date="2026-09-22T12:44:00Z" w16du:dateUtc="2026-09-22T16:44:00Z">
        <w:r>
          <w:rPr>
            <w:rFonts w:ascii="Times New Roman" w:hAnsi="Times New Roman"/>
            <w:sz w:val="24"/>
            <w:szCs w:val="24"/>
          </w:rPr>
          <w:t>Пункт 2.5.3. Положения дополнить словом «уличной» перед словом «мебели».</w:t>
        </w:r>
      </w:ins>
    </w:p>
    <w:p w14:paraId="151CED43" w14:textId="77777777" w:rsidR="00FF542C" w:rsidRDefault="00FF542C" w:rsidP="00FF542C">
      <w:pPr>
        <w:pStyle w:val="ListParagraph"/>
        <w:numPr>
          <w:ilvl w:val="0"/>
          <w:numId w:val="20"/>
        </w:numPr>
        <w:tabs>
          <w:tab w:val="left" w:pos="1134"/>
        </w:tabs>
        <w:ind w:left="0" w:firstLine="709"/>
        <w:jc w:val="both"/>
        <w:rPr>
          <w:ins w:id="52" w:author="1" w:date="2026-09-22T12:44:00Z" w16du:dateUtc="2026-09-22T16:44:00Z"/>
          <w:rFonts w:ascii="Times New Roman" w:hAnsi="Times New Roman"/>
          <w:sz w:val="24"/>
          <w:szCs w:val="24"/>
        </w:rPr>
      </w:pPr>
      <w:ins w:id="53" w:author="1" w:date="2026-09-22T12:44:00Z" w16du:dateUtc="2026-09-22T16:44: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11C6CE5A" w14:textId="77777777" w:rsidR="00F37F73" w:rsidRDefault="00FF542C" w:rsidP="00FF542C">
      <w:pPr>
        <w:pStyle w:val="ListParagraph"/>
        <w:numPr>
          <w:ilvl w:val="0"/>
          <w:numId w:val="20"/>
        </w:numPr>
        <w:tabs>
          <w:tab w:val="left" w:pos="1134"/>
        </w:tabs>
        <w:ind w:left="0" w:firstLine="709"/>
        <w:jc w:val="both"/>
        <w:rPr>
          <w:ins w:id="54" w:author="1" w:date="2026-09-22T12:44:00Z" w16du:dateUtc="2026-09-22T16:44:00Z"/>
          <w:rFonts w:ascii="Times New Roman" w:hAnsi="Times New Roman"/>
          <w:sz w:val="24"/>
          <w:szCs w:val="24"/>
        </w:rPr>
      </w:pPr>
      <w:ins w:id="55" w:author="1" w:date="2026-09-22T12:44:00Z" w16du:dateUtc="2026-09-22T16:44: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12E71037" w14:textId="77777777" w:rsidR="00FF542C" w:rsidRPr="00FF542C" w:rsidRDefault="00FF542C" w:rsidP="00FF542C">
      <w:pPr>
        <w:pStyle w:val="ListParagraph"/>
        <w:tabs>
          <w:tab w:val="left" w:pos="1134"/>
        </w:tabs>
        <w:ind w:left="709"/>
        <w:jc w:val="both"/>
        <w:rPr>
          <w:ins w:id="56" w:author="1" w:date="2026-09-22T12:44:00Z" w16du:dateUtc="2026-09-22T16:44:00Z"/>
          <w:rFonts w:ascii="Times New Roman" w:hAnsi="Times New Roman"/>
          <w:sz w:val="24"/>
          <w:szCs w:val="24"/>
        </w:rPr>
      </w:pPr>
    </w:p>
    <w:p w14:paraId="4565C654" w14:textId="77777777" w:rsidR="009C61C2" w:rsidRPr="00637047" w:rsidRDefault="001E08FA" w:rsidP="009C61C2">
      <w:pPr>
        <w:numPr>
          <w:ilvl w:val="0"/>
          <w:numId w:val="18"/>
        </w:numPr>
        <w:spacing w:after="240"/>
        <w:ind w:left="0" w:firstLine="709"/>
        <w:jc w:val="both"/>
        <w:rPr>
          <w:ins w:id="57" w:author="1" w:date="2026-09-22T12:44:00Z" w16du:dateUtc="2026-09-22T16:44:00Z"/>
          <w:rFonts w:ascii="Times New Roman" w:hAnsi="Times New Roman" w:cs="Times New Roman"/>
          <w:sz w:val="24"/>
          <w:szCs w:val="24"/>
        </w:rPr>
      </w:pPr>
      <w:ins w:id="58" w:author="1" w:date="2026-09-22T12:44:00Z" w16du:dateUtc="2026-09-22T16:44: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6C764EC4" w14:textId="77777777" w:rsidR="001E08FA" w:rsidRPr="009C61C2" w:rsidRDefault="001E08FA" w:rsidP="009C61C2">
      <w:pPr>
        <w:numPr>
          <w:ilvl w:val="0"/>
          <w:numId w:val="18"/>
        </w:numPr>
        <w:spacing w:after="240"/>
        <w:ind w:left="0" w:firstLine="709"/>
        <w:jc w:val="both"/>
        <w:rPr>
          <w:ins w:id="59" w:author="1" w:date="2026-09-22T12:44:00Z" w16du:dateUtc="2026-09-22T16:44:00Z"/>
          <w:rFonts w:ascii="Times New Roman" w:hAnsi="Times New Roman" w:cs="Times New Roman"/>
          <w:sz w:val="24"/>
          <w:szCs w:val="24"/>
        </w:rPr>
      </w:pPr>
      <w:ins w:id="60" w:author="1" w:date="2026-09-22T12:44:00Z" w16du:dateUtc="2026-09-22T16:44: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11B8B5A2" w14:textId="77777777" w:rsidR="001E08FA" w:rsidRPr="001E08FA" w:rsidRDefault="001E08FA" w:rsidP="001E08FA">
      <w:pPr>
        <w:rPr>
          <w:ins w:id="61" w:author="1" w:date="2026-09-22T12:44:00Z" w16du:dateUtc="2026-09-22T16:44:00Z"/>
          <w:rFonts w:ascii="Times New Roman" w:hAnsi="Times New Roman" w:cs="Times New Roman"/>
          <w:sz w:val="24"/>
          <w:szCs w:val="24"/>
        </w:rPr>
      </w:pPr>
    </w:p>
    <w:p w14:paraId="761CC810" w14:textId="77777777" w:rsidR="001E08FA" w:rsidRPr="001E08FA" w:rsidRDefault="001E08FA" w:rsidP="001E08FA">
      <w:pPr>
        <w:rPr>
          <w:ins w:id="62" w:author="1" w:date="2026-09-22T12:44:00Z" w16du:dateUtc="2026-09-22T16:44:00Z"/>
          <w:rFonts w:ascii="Times New Roman" w:hAnsi="Times New Roman" w:cs="Times New Roman"/>
          <w:sz w:val="24"/>
          <w:szCs w:val="24"/>
        </w:rPr>
      </w:pPr>
    </w:p>
    <w:p w14:paraId="49340134" w14:textId="77777777" w:rsidR="001E08FA" w:rsidRPr="001E08FA" w:rsidRDefault="001E08FA" w:rsidP="001E08FA">
      <w:pPr>
        <w:rPr>
          <w:ins w:id="63" w:author="1" w:date="2026-09-22T12:44:00Z" w16du:dateUtc="2026-09-22T16:44:00Z"/>
          <w:rFonts w:ascii="Times New Roman" w:hAnsi="Times New Roman" w:cs="Times New Roman"/>
          <w:sz w:val="24"/>
          <w:szCs w:val="24"/>
        </w:rPr>
      </w:pPr>
      <w:ins w:id="64" w:author="1" w:date="2026-09-22T12:44:00Z" w16du:dateUtc="2026-09-22T16:44:00Z">
        <w:r w:rsidRPr="001E08FA">
          <w:rPr>
            <w:rFonts w:ascii="Times New Roman" w:hAnsi="Times New Roman" w:cs="Times New Roman"/>
            <w:sz w:val="24"/>
            <w:szCs w:val="24"/>
          </w:rPr>
          <w:t xml:space="preserve">Глава Муниципального образования, </w:t>
        </w:r>
      </w:ins>
    </w:p>
    <w:p w14:paraId="6B1EF73D" w14:textId="77777777" w:rsidR="001E08FA" w:rsidRPr="001E08FA" w:rsidRDefault="001E08FA" w:rsidP="001E08FA">
      <w:pPr>
        <w:rPr>
          <w:ins w:id="65" w:author="1" w:date="2026-09-22T12:44:00Z" w16du:dateUtc="2026-09-22T16:44:00Z"/>
          <w:rFonts w:ascii="Times New Roman" w:hAnsi="Times New Roman" w:cs="Times New Roman"/>
          <w:sz w:val="24"/>
          <w:szCs w:val="24"/>
        </w:rPr>
      </w:pPr>
      <w:ins w:id="66" w:author="1" w:date="2026-09-22T12:44:00Z" w16du:dateUtc="2026-09-22T16:44:00Z">
        <w:r w:rsidRPr="001E08FA">
          <w:rPr>
            <w:rFonts w:ascii="Times New Roman" w:hAnsi="Times New Roman" w:cs="Times New Roman"/>
            <w:sz w:val="24"/>
            <w:szCs w:val="24"/>
          </w:rPr>
          <w:t>исполняющий полномочия</w:t>
        </w:r>
      </w:ins>
    </w:p>
    <w:p w14:paraId="1DFFC6B7" w14:textId="77777777" w:rsidR="001E08FA" w:rsidRPr="001E08FA" w:rsidRDefault="001E08FA" w:rsidP="001E08FA">
      <w:pPr>
        <w:rPr>
          <w:ins w:id="67" w:author="1" w:date="2026-09-22T12:44:00Z" w16du:dateUtc="2026-09-22T16:44:00Z"/>
          <w:rFonts w:ascii="Times New Roman" w:hAnsi="Times New Roman" w:cs="Times New Roman"/>
          <w:sz w:val="24"/>
          <w:szCs w:val="24"/>
        </w:rPr>
      </w:pPr>
      <w:ins w:id="68" w:author="1" w:date="2026-09-22T12:44:00Z" w16du:dateUtc="2026-09-22T16:44: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78770F01" w14:textId="77777777" w:rsidR="001E08FA" w:rsidRPr="001E08FA" w:rsidRDefault="001E08FA" w:rsidP="001E08FA">
      <w:pPr>
        <w:rPr>
          <w:ins w:id="69" w:author="1" w:date="2026-09-22T12:44:00Z" w16du:dateUtc="2026-09-22T16:44:00Z"/>
          <w:rFonts w:ascii="Times New Roman" w:hAnsi="Times New Roman" w:cs="Times New Roman"/>
          <w:sz w:val="24"/>
          <w:szCs w:val="24"/>
        </w:rPr>
      </w:pPr>
    </w:p>
    <w:p w14:paraId="21202360" w14:textId="0CE62444" w:rsidR="00886833" w:rsidRDefault="00D9784C" w:rsidP="00886833">
      <w:pPr>
        <w:rPr>
          <w:del w:id="70" w:author="1" w:date="2026-09-22T12:44:00Z" w16du:dateUtc="2026-09-22T16:44:00Z"/>
          <w:b/>
          <w:bCs/>
        </w:rPr>
      </w:pPr>
      <w:del w:id="71" w:author="1" w:date="2026-09-22T12:44:00Z" w16du:dateUtc="2026-09-22T16:44:00Z">
        <w:r>
          <w:rPr>
            <w:b/>
            <w:bCs/>
          </w:rPr>
          <w:delText xml:space="preserve">WAKANDA </w:delText>
        </w:r>
        <w:r w:rsidR="00443FA9">
          <w:rPr>
            <w:b/>
            <w:bCs/>
          </w:rPr>
          <w:delText xml:space="preserve">CITY </w:delText>
        </w:r>
        <w:r>
          <w:rPr>
            <w:b/>
            <w:bCs/>
          </w:rPr>
          <w:delText>GRAND PRIX BID SEEKS ANSWERS</w:delText>
        </w:r>
      </w:del>
    </w:p>
    <w:p w14:paraId="1ACB0F28" w14:textId="28690708" w:rsidR="00D9784C" w:rsidRPr="00D9784C" w:rsidRDefault="00D9784C" w:rsidP="00886833">
      <w:pPr>
        <w:rPr>
          <w:del w:id="72" w:author="1" w:date="2026-09-22T12:44:00Z" w16du:dateUtc="2026-09-22T16:44:00Z"/>
          <w:i/>
          <w:iCs/>
        </w:rPr>
      </w:pPr>
      <w:del w:id="73" w:author="1" w:date="2026-09-22T12:44:00Z" w16du:dateUtc="2026-09-22T16:44:00Z">
        <w:r>
          <w:rPr>
            <w:i/>
            <w:iCs/>
          </w:rPr>
          <w:delText>Protocol requires an open bid on government projects</w:delText>
        </w:r>
      </w:del>
    </w:p>
    <w:p w14:paraId="68F9D60A" w14:textId="77777777" w:rsidR="00886833" w:rsidRDefault="00886833" w:rsidP="00886833">
      <w:pPr>
        <w:rPr>
          <w:del w:id="74" w:author="1" w:date="2026-09-22T12:44:00Z" w16du:dateUtc="2026-09-22T16:44:00Z"/>
        </w:rPr>
      </w:pPr>
      <w:del w:id="75" w:author="1" w:date="2026-09-22T12:44:00Z" w16du:dateUtc="2026-09-22T16:44:00Z">
        <w:r>
          <w:delText xml:space="preserve"> </w:delText>
        </w:r>
      </w:del>
    </w:p>
    <w:p w14:paraId="5B3782D2" w14:textId="77777777" w:rsidR="00D9784C" w:rsidRDefault="00D9784C" w:rsidP="00886833">
      <w:pPr>
        <w:rPr>
          <w:del w:id="76" w:author="1" w:date="2026-09-22T12:44:00Z" w16du:dateUtc="2026-09-22T16:44:00Z"/>
        </w:rPr>
      </w:pPr>
    </w:p>
    <w:p w14:paraId="4B8D5855" w14:textId="53A29B77" w:rsidR="00D9784C" w:rsidRDefault="00D9784C" w:rsidP="00886833">
      <w:pPr>
        <w:rPr>
          <w:del w:id="77" w:author="1" w:date="2026-09-22T12:44:00Z" w16du:dateUtc="2026-09-22T16:44:00Z"/>
        </w:rPr>
      </w:pPr>
      <w:del w:id="78" w:author="1" w:date="2026-09-22T12:44:00Z" w16du:dateUtc="2026-09-22T16:44: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79" w:author="1" w:date="2026-09-22T12:44:00Z" w16du:dateUtc="2026-09-22T16:44:00Z"/>
        </w:rPr>
      </w:pPr>
    </w:p>
    <w:p w14:paraId="619926EF" w14:textId="590ED77D" w:rsidR="00D9784C" w:rsidRDefault="00D9784C" w:rsidP="00D9784C">
      <w:pPr>
        <w:rPr>
          <w:del w:id="80" w:author="1" w:date="2026-09-22T12:44:00Z" w16du:dateUtc="2026-09-22T16:44:00Z"/>
        </w:rPr>
      </w:pPr>
      <w:del w:id="81" w:author="1" w:date="2026-09-22T12:44:00Z" w16du:dateUtc="2026-09-22T16:44: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82" w:author="1" w:date="2026-09-22T12:44:00Z" w16du:dateUtc="2026-09-22T16:44:00Z"/>
        </w:rPr>
      </w:pPr>
    </w:p>
    <w:p w14:paraId="62A8530D" w14:textId="056A3D93" w:rsidR="00D9784C" w:rsidRDefault="00D9784C" w:rsidP="00D9784C">
      <w:pPr>
        <w:rPr>
          <w:del w:id="83" w:author="1" w:date="2026-09-22T12:44:00Z" w16du:dateUtc="2026-09-22T16:44:00Z"/>
        </w:rPr>
      </w:pPr>
      <w:del w:id="84" w:author="1" w:date="2026-09-22T12:44:00Z" w16du:dateUtc="2026-09-22T16:44: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85" w:author="1" w:date="2026-09-22T12:44:00Z" w16du:dateUtc="2026-09-22T16:44:00Z"/>
        </w:rPr>
      </w:pPr>
    </w:p>
    <w:p w14:paraId="0B9E1840" w14:textId="4304163F" w:rsidR="009430C9" w:rsidRDefault="00D9784C" w:rsidP="00443FA9">
      <w:pPr>
        <w:rPr>
          <w:del w:id="86" w:author="1" w:date="2026-09-22T12:44:00Z" w16du:dateUtc="2026-09-22T16:44:00Z"/>
        </w:rPr>
      </w:pPr>
      <w:del w:id="87" w:author="1" w:date="2026-09-22T12:44:00Z" w16du:dateUtc="2026-09-22T16:44: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88" w:author="1" w:date="2026-09-22T12:44:00Z" w16du:dateUtc="2026-09-22T16:44:00Z"/>
        </w:rPr>
      </w:pPr>
    </w:p>
    <w:p w14:paraId="433B894F" w14:textId="77777777" w:rsidR="00182104" w:rsidRDefault="00443FA9" w:rsidP="00443FA9">
      <w:pPr>
        <w:rPr>
          <w:del w:id="89" w:author="1" w:date="2026-09-22T12:44:00Z" w16du:dateUtc="2026-09-22T16:44:00Z"/>
        </w:rPr>
      </w:pPr>
      <w:del w:id="90" w:author="1" w:date="2026-09-22T12:44:00Z" w16du:dateUtc="2026-09-22T16:44: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91" w:author="1" w:date="2026-09-22T12:44:00Z" w16du:dateUtc="2026-09-22T16:44:00Z"/>
        </w:rPr>
      </w:pPr>
    </w:p>
    <w:p w14:paraId="4BE95ABB" w14:textId="4DEE3BFD" w:rsidR="00886833" w:rsidRDefault="00182104" w:rsidP="00443FA9">
      <w:pPr>
        <w:rPr>
          <w:del w:id="92" w:author="1" w:date="2026-09-22T12:44:00Z" w16du:dateUtc="2026-09-22T16:44:00Z"/>
        </w:rPr>
      </w:pPr>
      <w:del w:id="93" w:author="1" w:date="2026-09-22T12:44:00Z" w16du:dateUtc="2026-09-22T16:44: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Pr="001E08FA" w:rsidRDefault="00694E63" w:rsidP="00FF542C">
      <w:pPr>
        <w:autoSpaceDE w:val="0"/>
        <w:rPr>
          <w:rFonts w:ascii="Times New Roman" w:hAnsi="Times New Roman"/>
          <w:sz w:val="24"/>
          <w:rPrChange w:id="94" w:author="1" w:date="2026-09-22T12:44:00Z" w16du:dateUtc="2026-09-22T16:44:00Z">
            <w:rPr/>
          </w:rPrChange>
        </w:rPr>
        <w:pPrChange w:id="95" w:author="1" w:date="2026-09-22T12:44:00Z" w16du:dateUtc="2026-09-22T16:44:00Z">
          <w:pPr/>
        </w:pPrChange>
      </w:pPr>
    </w:p>
    <w:sectPr w:rsidR="00694E63" w:rsidRPr="001E08FA" w:rsidSect="006E54AE">
      <w:pgSz w:w="11906" w:h="16838"/>
      <w:pgMar w:top="1079" w:right="850" w:bottom="1134" w:left="1440" w:header="708" w:footer="708" w:gutter="0"/>
      <w:cols w:space="708"/>
      <w:docGrid w:linePitch="360"/>
      <w:sectPrChange w:id="96" w:author="1" w:date="2026-09-22T12:44:00Z" w16du:dateUtc="2026-09-22T16:44:00Z">
        <w:sectPr w:rsidR="00694E63" w:rsidRPr="001E08FA" w:rsidSect="006E54AE">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4"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4"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5"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16"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7"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1182890843">
    <w:abstractNumId w:val="15"/>
  </w:num>
  <w:num w:numId="2" w16cid:durableId="1418012874">
    <w:abstractNumId w:val="14"/>
  </w:num>
  <w:num w:numId="3" w16cid:durableId="299725240">
    <w:abstractNumId w:val="16"/>
  </w:num>
  <w:num w:numId="4" w16cid:durableId="549264966">
    <w:abstractNumId w:val="13"/>
  </w:num>
  <w:num w:numId="5" w16cid:durableId="1580476730">
    <w:abstractNumId w:val="6"/>
  </w:num>
  <w:num w:numId="6" w16cid:durableId="1354840062">
    <w:abstractNumId w:val="18"/>
  </w:num>
  <w:num w:numId="7" w16cid:durableId="521094241">
    <w:abstractNumId w:val="7"/>
  </w:num>
  <w:num w:numId="8" w16cid:durableId="949776290">
    <w:abstractNumId w:val="11"/>
  </w:num>
  <w:num w:numId="9" w16cid:durableId="1548375539">
    <w:abstractNumId w:val="4"/>
  </w:num>
  <w:num w:numId="10" w16cid:durableId="573707930">
    <w:abstractNumId w:val="10"/>
  </w:num>
  <w:num w:numId="11" w16cid:durableId="1699236854">
    <w:abstractNumId w:val="3"/>
  </w:num>
  <w:num w:numId="12" w16cid:durableId="808979041">
    <w:abstractNumId w:val="1"/>
  </w:num>
  <w:num w:numId="13" w16cid:durableId="1425956348">
    <w:abstractNumId w:val="2"/>
  </w:num>
  <w:num w:numId="14" w16cid:durableId="1299455522">
    <w:abstractNumId w:val="5"/>
  </w:num>
  <w:num w:numId="15" w16cid:durableId="1487546769">
    <w:abstractNumId w:val="8"/>
  </w:num>
  <w:num w:numId="16" w16cid:durableId="1431505323">
    <w:abstractNumId w:val="17"/>
  </w:num>
  <w:num w:numId="17" w16cid:durableId="537813727">
    <w:abstractNumId w:val="12"/>
  </w:num>
  <w:num w:numId="18" w16cid:durableId="1157266131">
    <w:abstractNumId w:val="0"/>
  </w:num>
  <w:num w:numId="19" w16cid:durableId="10521212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830733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164B"/>
    <w:rsid w:val="000522D1"/>
    <w:rsid w:val="00054CD6"/>
    <w:rsid w:val="00056A73"/>
    <w:rsid w:val="00065CBD"/>
    <w:rsid w:val="0008309E"/>
    <w:rsid w:val="00086483"/>
    <w:rsid w:val="0009186C"/>
    <w:rsid w:val="00092A9F"/>
    <w:rsid w:val="00092F3A"/>
    <w:rsid w:val="000A0CCE"/>
    <w:rsid w:val="000A1A40"/>
    <w:rsid w:val="000A2FB9"/>
    <w:rsid w:val="000A5A91"/>
    <w:rsid w:val="000B0174"/>
    <w:rsid w:val="000B0709"/>
    <w:rsid w:val="000B174C"/>
    <w:rsid w:val="000B182B"/>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104"/>
    <w:rsid w:val="00182395"/>
    <w:rsid w:val="00183182"/>
    <w:rsid w:val="00185E2D"/>
    <w:rsid w:val="001906B0"/>
    <w:rsid w:val="00196BAD"/>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969"/>
    <w:rsid w:val="001F4798"/>
    <w:rsid w:val="001F75C6"/>
    <w:rsid w:val="002035C1"/>
    <w:rsid w:val="002058E2"/>
    <w:rsid w:val="0020723A"/>
    <w:rsid w:val="00207B33"/>
    <w:rsid w:val="00216BA5"/>
    <w:rsid w:val="00217736"/>
    <w:rsid w:val="00222C60"/>
    <w:rsid w:val="002260A7"/>
    <w:rsid w:val="0022733A"/>
    <w:rsid w:val="002308CA"/>
    <w:rsid w:val="00241FBA"/>
    <w:rsid w:val="00244108"/>
    <w:rsid w:val="00246E3C"/>
    <w:rsid w:val="0025088D"/>
    <w:rsid w:val="00252300"/>
    <w:rsid w:val="00252DF1"/>
    <w:rsid w:val="00253DC5"/>
    <w:rsid w:val="00260EE1"/>
    <w:rsid w:val="00262000"/>
    <w:rsid w:val="00262A9A"/>
    <w:rsid w:val="00262B2F"/>
    <w:rsid w:val="00263E44"/>
    <w:rsid w:val="002725B2"/>
    <w:rsid w:val="0027525B"/>
    <w:rsid w:val="00284F1D"/>
    <w:rsid w:val="00285FFD"/>
    <w:rsid w:val="00290449"/>
    <w:rsid w:val="00290613"/>
    <w:rsid w:val="00292762"/>
    <w:rsid w:val="0029493B"/>
    <w:rsid w:val="002A07A9"/>
    <w:rsid w:val="002A20C1"/>
    <w:rsid w:val="002A62DA"/>
    <w:rsid w:val="002A74BD"/>
    <w:rsid w:val="002B2AF1"/>
    <w:rsid w:val="002B35B4"/>
    <w:rsid w:val="002C10DE"/>
    <w:rsid w:val="002C2415"/>
    <w:rsid w:val="002C4E4C"/>
    <w:rsid w:val="002C6404"/>
    <w:rsid w:val="002C6880"/>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12D5"/>
    <w:rsid w:val="00316246"/>
    <w:rsid w:val="00316CFA"/>
    <w:rsid w:val="003248AA"/>
    <w:rsid w:val="00334406"/>
    <w:rsid w:val="00335088"/>
    <w:rsid w:val="00336395"/>
    <w:rsid w:val="003363CB"/>
    <w:rsid w:val="003370C3"/>
    <w:rsid w:val="0034111E"/>
    <w:rsid w:val="00343108"/>
    <w:rsid w:val="003456A4"/>
    <w:rsid w:val="003516AC"/>
    <w:rsid w:val="003516D1"/>
    <w:rsid w:val="003551AF"/>
    <w:rsid w:val="0036012D"/>
    <w:rsid w:val="003A4E09"/>
    <w:rsid w:val="003A6248"/>
    <w:rsid w:val="003A6526"/>
    <w:rsid w:val="003A7B90"/>
    <w:rsid w:val="003B0726"/>
    <w:rsid w:val="003B1829"/>
    <w:rsid w:val="003B22EA"/>
    <w:rsid w:val="003C2265"/>
    <w:rsid w:val="003C316A"/>
    <w:rsid w:val="003C4569"/>
    <w:rsid w:val="003D2AF2"/>
    <w:rsid w:val="003D4511"/>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5E1"/>
    <w:rsid w:val="00412DD0"/>
    <w:rsid w:val="00415E82"/>
    <w:rsid w:val="00420A30"/>
    <w:rsid w:val="00420CE3"/>
    <w:rsid w:val="00426403"/>
    <w:rsid w:val="00430045"/>
    <w:rsid w:val="00436FE4"/>
    <w:rsid w:val="00442F5D"/>
    <w:rsid w:val="00443152"/>
    <w:rsid w:val="00443A89"/>
    <w:rsid w:val="00443FA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259F"/>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CE1"/>
    <w:rsid w:val="00500277"/>
    <w:rsid w:val="00500EAE"/>
    <w:rsid w:val="005013D9"/>
    <w:rsid w:val="00503055"/>
    <w:rsid w:val="00511ECB"/>
    <w:rsid w:val="00512D95"/>
    <w:rsid w:val="0052257A"/>
    <w:rsid w:val="005242EE"/>
    <w:rsid w:val="00530DFC"/>
    <w:rsid w:val="00531B8F"/>
    <w:rsid w:val="00533E93"/>
    <w:rsid w:val="00536C62"/>
    <w:rsid w:val="0054404A"/>
    <w:rsid w:val="005442E2"/>
    <w:rsid w:val="005449A7"/>
    <w:rsid w:val="005469B0"/>
    <w:rsid w:val="00554BC8"/>
    <w:rsid w:val="00557396"/>
    <w:rsid w:val="00560BBE"/>
    <w:rsid w:val="00562214"/>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E48CB"/>
    <w:rsid w:val="005E7D0A"/>
    <w:rsid w:val="005F0ABC"/>
    <w:rsid w:val="005F1D9B"/>
    <w:rsid w:val="005F3D55"/>
    <w:rsid w:val="005F59C2"/>
    <w:rsid w:val="006003FB"/>
    <w:rsid w:val="00600A66"/>
    <w:rsid w:val="00602695"/>
    <w:rsid w:val="00603653"/>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41DD"/>
    <w:rsid w:val="006457D9"/>
    <w:rsid w:val="006555B9"/>
    <w:rsid w:val="006616BF"/>
    <w:rsid w:val="006626B8"/>
    <w:rsid w:val="0066277F"/>
    <w:rsid w:val="006641C7"/>
    <w:rsid w:val="00673BE3"/>
    <w:rsid w:val="00673C00"/>
    <w:rsid w:val="00674BF0"/>
    <w:rsid w:val="0067785F"/>
    <w:rsid w:val="00680896"/>
    <w:rsid w:val="00680D39"/>
    <w:rsid w:val="00682DCB"/>
    <w:rsid w:val="00684C68"/>
    <w:rsid w:val="006949E1"/>
    <w:rsid w:val="00694E63"/>
    <w:rsid w:val="00694EF8"/>
    <w:rsid w:val="006A3A7E"/>
    <w:rsid w:val="006A61A4"/>
    <w:rsid w:val="006B0AA2"/>
    <w:rsid w:val="006B13D8"/>
    <w:rsid w:val="006B5E48"/>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4F5C"/>
    <w:rsid w:val="00726661"/>
    <w:rsid w:val="007338BD"/>
    <w:rsid w:val="00737085"/>
    <w:rsid w:val="00743253"/>
    <w:rsid w:val="00743B55"/>
    <w:rsid w:val="0075100C"/>
    <w:rsid w:val="00751D91"/>
    <w:rsid w:val="007522E5"/>
    <w:rsid w:val="00752498"/>
    <w:rsid w:val="00763C2A"/>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73A"/>
    <w:rsid w:val="007E1A57"/>
    <w:rsid w:val="007E3401"/>
    <w:rsid w:val="007F2089"/>
    <w:rsid w:val="007F516C"/>
    <w:rsid w:val="007F7CBE"/>
    <w:rsid w:val="00805A52"/>
    <w:rsid w:val="00813B10"/>
    <w:rsid w:val="0082083D"/>
    <w:rsid w:val="00834528"/>
    <w:rsid w:val="008410CB"/>
    <w:rsid w:val="00843ACF"/>
    <w:rsid w:val="00851C18"/>
    <w:rsid w:val="00857BAC"/>
    <w:rsid w:val="00862F59"/>
    <w:rsid w:val="00866A05"/>
    <w:rsid w:val="00870738"/>
    <w:rsid w:val="00870E01"/>
    <w:rsid w:val="00871676"/>
    <w:rsid w:val="00875E83"/>
    <w:rsid w:val="00876071"/>
    <w:rsid w:val="0088009C"/>
    <w:rsid w:val="00882DA3"/>
    <w:rsid w:val="00886833"/>
    <w:rsid w:val="00892E3A"/>
    <w:rsid w:val="00894842"/>
    <w:rsid w:val="008A41B9"/>
    <w:rsid w:val="008A58AF"/>
    <w:rsid w:val="008A7FDC"/>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430C9"/>
    <w:rsid w:val="00950C6A"/>
    <w:rsid w:val="00956EE7"/>
    <w:rsid w:val="009613A6"/>
    <w:rsid w:val="00962BCF"/>
    <w:rsid w:val="0096674C"/>
    <w:rsid w:val="0097100D"/>
    <w:rsid w:val="00973CD1"/>
    <w:rsid w:val="00974E36"/>
    <w:rsid w:val="00985F19"/>
    <w:rsid w:val="00990487"/>
    <w:rsid w:val="009910F1"/>
    <w:rsid w:val="009951D9"/>
    <w:rsid w:val="00997F01"/>
    <w:rsid w:val="009A05C0"/>
    <w:rsid w:val="009A289B"/>
    <w:rsid w:val="009A4B45"/>
    <w:rsid w:val="009A75DE"/>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6139"/>
    <w:rsid w:val="00A206BD"/>
    <w:rsid w:val="00A23900"/>
    <w:rsid w:val="00A24DA5"/>
    <w:rsid w:val="00A26C2F"/>
    <w:rsid w:val="00A33AA9"/>
    <w:rsid w:val="00A36331"/>
    <w:rsid w:val="00A4155E"/>
    <w:rsid w:val="00A50A51"/>
    <w:rsid w:val="00A515CB"/>
    <w:rsid w:val="00A534B6"/>
    <w:rsid w:val="00A55CBA"/>
    <w:rsid w:val="00A73B17"/>
    <w:rsid w:val="00A75F22"/>
    <w:rsid w:val="00A90570"/>
    <w:rsid w:val="00A90C22"/>
    <w:rsid w:val="00A96B4D"/>
    <w:rsid w:val="00AA0759"/>
    <w:rsid w:val="00AA0D5F"/>
    <w:rsid w:val="00AA3851"/>
    <w:rsid w:val="00AA425E"/>
    <w:rsid w:val="00AA7060"/>
    <w:rsid w:val="00AB1EDF"/>
    <w:rsid w:val="00AB30FE"/>
    <w:rsid w:val="00AB6F5C"/>
    <w:rsid w:val="00AC2AC2"/>
    <w:rsid w:val="00AC391E"/>
    <w:rsid w:val="00AC42AD"/>
    <w:rsid w:val="00AC4731"/>
    <w:rsid w:val="00AC50C8"/>
    <w:rsid w:val="00AC54C0"/>
    <w:rsid w:val="00AC649A"/>
    <w:rsid w:val="00AD520C"/>
    <w:rsid w:val="00AD7B63"/>
    <w:rsid w:val="00AE3D77"/>
    <w:rsid w:val="00AF23C6"/>
    <w:rsid w:val="00AF4401"/>
    <w:rsid w:val="00B01029"/>
    <w:rsid w:val="00B02076"/>
    <w:rsid w:val="00B02C67"/>
    <w:rsid w:val="00B02F71"/>
    <w:rsid w:val="00B0374C"/>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72EED"/>
    <w:rsid w:val="00B77586"/>
    <w:rsid w:val="00B80D88"/>
    <w:rsid w:val="00B812C8"/>
    <w:rsid w:val="00B83077"/>
    <w:rsid w:val="00B83215"/>
    <w:rsid w:val="00B86CA0"/>
    <w:rsid w:val="00B92FB1"/>
    <w:rsid w:val="00B931BE"/>
    <w:rsid w:val="00B97BA2"/>
    <w:rsid w:val="00BA06B2"/>
    <w:rsid w:val="00BA20E8"/>
    <w:rsid w:val="00BA5A56"/>
    <w:rsid w:val="00BA74BA"/>
    <w:rsid w:val="00BC1E5F"/>
    <w:rsid w:val="00BC5303"/>
    <w:rsid w:val="00BC6832"/>
    <w:rsid w:val="00BC779E"/>
    <w:rsid w:val="00BC7D29"/>
    <w:rsid w:val="00BD0012"/>
    <w:rsid w:val="00BD0CF2"/>
    <w:rsid w:val="00BD0F13"/>
    <w:rsid w:val="00BD1FCE"/>
    <w:rsid w:val="00BD3E0E"/>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51761"/>
    <w:rsid w:val="00C52A67"/>
    <w:rsid w:val="00C53F8E"/>
    <w:rsid w:val="00C70FB8"/>
    <w:rsid w:val="00C76845"/>
    <w:rsid w:val="00C76F13"/>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BE4"/>
    <w:rsid w:val="00D0034D"/>
    <w:rsid w:val="00D04B49"/>
    <w:rsid w:val="00D06A93"/>
    <w:rsid w:val="00D15EDC"/>
    <w:rsid w:val="00D23514"/>
    <w:rsid w:val="00D3401C"/>
    <w:rsid w:val="00D428C6"/>
    <w:rsid w:val="00D44210"/>
    <w:rsid w:val="00D5063C"/>
    <w:rsid w:val="00D50E5C"/>
    <w:rsid w:val="00D57F92"/>
    <w:rsid w:val="00D601CF"/>
    <w:rsid w:val="00D6027E"/>
    <w:rsid w:val="00D60888"/>
    <w:rsid w:val="00D644D1"/>
    <w:rsid w:val="00D72347"/>
    <w:rsid w:val="00D7505A"/>
    <w:rsid w:val="00D834C8"/>
    <w:rsid w:val="00D926D1"/>
    <w:rsid w:val="00D92A47"/>
    <w:rsid w:val="00D9784C"/>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F069E"/>
    <w:rsid w:val="00DF0959"/>
    <w:rsid w:val="00DF1BFF"/>
    <w:rsid w:val="00DF4ADF"/>
    <w:rsid w:val="00DF77E8"/>
    <w:rsid w:val="00E00F3A"/>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E61"/>
    <w:rsid w:val="00E87018"/>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6238"/>
    <w:rsid w:val="00F4682B"/>
    <w:rsid w:val="00F46CEF"/>
    <w:rsid w:val="00F47F86"/>
    <w:rsid w:val="00F57A84"/>
    <w:rsid w:val="00F635E6"/>
    <w:rsid w:val="00F67AB3"/>
    <w:rsid w:val="00F7304E"/>
    <w:rsid w:val="00F821B4"/>
    <w:rsid w:val="00F84815"/>
    <w:rsid w:val="00F86FB9"/>
    <w:rsid w:val="00F9659B"/>
    <w:rsid w:val="00F96E80"/>
    <w:rsid w:val="00FA3BEF"/>
    <w:rsid w:val="00FB01E9"/>
    <w:rsid w:val="00FB04AF"/>
    <w:rsid w:val="00FB13E9"/>
    <w:rsid w:val="00FB21C0"/>
    <w:rsid w:val="00FB24D3"/>
    <w:rsid w:val="00FB3432"/>
    <w:rsid w:val="00FB5E37"/>
    <w:rsid w:val="00FC5A01"/>
    <w:rsid w:val="00FC5B2A"/>
    <w:rsid w:val="00FD0348"/>
    <w:rsid w:val="00FD5C73"/>
    <w:rsid w:val="00FD71EB"/>
    <w:rsid w:val="00FE220B"/>
    <w:rsid w:val="00FE4540"/>
    <w:rsid w:val="00FE4F05"/>
    <w:rsid w:val="00FE68F0"/>
    <w:rsid w:val="00FE6ACC"/>
    <w:rsid w:val="00FF0113"/>
    <w:rsid w:val="00FF0A2F"/>
    <w:rsid w:val="00FF1131"/>
    <w:rsid w:val="00FF17DB"/>
    <w:rsid w:val="00FF54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pPrChange w:id="0" w:author="1" w:date="2026-09-22T12:44:00Z">
        <w:pPr/>
      </w:pPrChange>
    </w:pPr>
    <w:rPr>
      <w:rFonts w:ascii="Arial" w:eastAsia="Times New Roman" w:hAnsi="Arial" w:cs="Arial"/>
      <w:kern w:val="0"/>
      <w:sz w:val="18"/>
      <w:szCs w:val="18"/>
      <w:lang w:val="ru-RU" w:eastAsia="ru-RU"/>
      <w14:ligatures w14:val="none"/>
      <w:rPrChange w:id="0" w:author="1" w:date="2026-09-22T12:44:00Z">
        <w:rPr>
          <w:rFonts w:asciiTheme="minorHAnsi" w:eastAsiaTheme="minorHAnsi" w:hAnsiTheme="minorHAnsi" w:cstheme="minorBidi"/>
          <w:kern w:val="2"/>
          <w:sz w:val="24"/>
          <w:szCs w:val="24"/>
          <w:lang w:val="en-GB" w:eastAsia="en-US" w:bidi="ar-SA"/>
          <w14:ligatures w14:val="standardContextual"/>
        </w:rPr>
      </w:rPrChange>
    </w:rPr>
  </w:style>
  <w:style w:type="paragraph" w:styleId="Heading1">
    <w:name w:val="heading 1"/>
    <w:basedOn w:val="Normal"/>
    <w:next w:val="Normal"/>
    <w:link w:val="Heading1Char"/>
    <w:uiPriority w:val="9"/>
    <w:qFormat/>
    <w:rsid w:val="002C10DE"/>
    <w:pPr>
      <w:keepNext/>
      <w:outlineLvl w:val="0"/>
      <w:pPrChange w:id="1" w:author="1" w:date="2026-09-22T12:44:00Z">
        <w:pPr>
          <w:keepNext/>
          <w:keepLines/>
          <w:spacing w:before="360" w:after="80"/>
          <w:outlineLvl w:val="0"/>
        </w:pPr>
      </w:pPrChange>
    </w:pPr>
    <w:rPr>
      <w:rFonts w:ascii="Times New Roman" w:hAnsi="Times New Roman" w:cs="Times New Roman"/>
      <w:sz w:val="32"/>
      <w:szCs w:val="20"/>
      <w:rPrChange w:id="1" w:author="1" w:date="2026-09-22T12:44:00Z">
        <w:rPr>
          <w:rFonts w:asciiTheme="majorHAnsi" w:eastAsiaTheme="majorEastAsia" w:hAnsiTheme="majorHAnsi" w:cstheme="majorBidi"/>
          <w:color w:val="0F4761" w:themeColor="accent1" w:themeShade="BF"/>
          <w:sz w:val="40"/>
          <w:szCs w:val="40"/>
          <w:lang w:val="ru-RU" w:eastAsia="ru-RU" w:bidi="ar-SA"/>
        </w:rPr>
      </w:rPrChange>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imes New Roman" w:eastAsia="Times New Roman" w:hAnsi="Times New Roman" w:cs="Times New Roman"/>
      <w:kern w:val="0"/>
      <w:sz w:val="32"/>
      <w:szCs w:val="20"/>
      <w:lang w:val="ru-RU" w:eastAsia="ru-RU"/>
      <w14:ligatures w14:val="none"/>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link w:val="ListParagraphChar"/>
    <w:uiPriority w:val="34"/>
    <w:qFormat/>
    <w:rsid w:val="00DC1FB9"/>
    <w:pPr>
      <w:ind w:left="708"/>
      <w:pPrChange w:id="2" w:author="1" w:date="2026-09-22T12:44:00Z">
        <w:pPr>
          <w:ind w:left="720"/>
          <w:contextualSpacing/>
        </w:pPr>
      </w:pPrChange>
    </w:pPr>
    <w:rPr>
      <w:rFonts w:cs="Times New Roman"/>
      <w:rPrChange w:id="2" w:author="1" w:date="2026-09-22T12:44:00Z">
        <w:rPr>
          <w:rFonts w:ascii="Arial" w:hAnsi="Arial" w:cs="Arial"/>
          <w:sz w:val="18"/>
          <w:szCs w:val="18"/>
          <w:lang w:val="ru-RU" w:eastAsia="ru-RU" w:bidi="ar-SA"/>
        </w:rPr>
      </w:rPrChange>
    </w:r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 w:type="paragraph" w:customStyle="1" w:styleId="a">
    <w:name w:val="Прижатый влево"/>
    <w:basedOn w:val="Normal"/>
    <w:next w:val="Normal"/>
    <w:rsid w:val="00BC5303"/>
    <w:pPr>
      <w:autoSpaceDE w:val="0"/>
      <w:autoSpaceDN w:val="0"/>
      <w:adjustRightInd w:val="0"/>
      <w:pPrChange w:id="3" w:author="1" w:date="2026-09-22T12:44:00Z">
        <w:pPr>
          <w:autoSpaceDE w:val="0"/>
          <w:autoSpaceDN w:val="0"/>
          <w:adjustRightInd w:val="0"/>
        </w:pPr>
      </w:pPrChange>
    </w:pPr>
    <w:rPr>
      <w:rFonts w:cs="Times New Roman"/>
      <w:sz w:val="24"/>
      <w:szCs w:val="24"/>
      <w:rPrChange w:id="3" w:author="1" w:date="2026-09-22T12:44:00Z">
        <w:rPr>
          <w:rFonts w:ascii="Arial" w:hAnsi="Arial"/>
          <w:sz w:val="18"/>
          <w:szCs w:val="18"/>
          <w:lang w:val="ru-RU" w:eastAsia="ru-RU" w:bidi="ar-SA"/>
        </w:rPr>
      </w:rPrChange>
    </w:rPr>
  </w:style>
  <w:style w:type="paragraph" w:customStyle="1" w:styleId="1">
    <w:name w:val="çàãîëîâîê 1"/>
    <w:basedOn w:val="Normal"/>
    <w:next w:val="Normal"/>
    <w:rsid w:val="002C10DE"/>
    <w:pPr>
      <w:keepNext/>
      <w:pPrChange w:id="4" w:author="1" w:date="2026-09-22T12:44:00Z">
        <w:pPr>
          <w:keepNext/>
        </w:pPr>
      </w:pPrChange>
    </w:pPr>
    <w:rPr>
      <w:rFonts w:ascii="Times New Roman" w:hAnsi="Times New Roman" w:cs="Times New Roman"/>
      <w:b/>
      <w:sz w:val="24"/>
      <w:szCs w:val="20"/>
      <w:rPrChange w:id="4" w:author="1" w:date="2026-09-22T12:44:00Z">
        <w:rPr>
          <w:b/>
          <w:sz w:val="18"/>
          <w:lang w:val="ru-RU" w:eastAsia="ru-RU" w:bidi="ar-SA"/>
        </w:rPr>
      </w:rPrChange>
    </w:rPr>
  </w:style>
  <w:style w:type="paragraph" w:customStyle="1" w:styleId="2">
    <w:name w:val="çàãîëîâîê 2"/>
    <w:basedOn w:val="Normal"/>
    <w:next w:val="Normal"/>
    <w:rsid w:val="002C10DE"/>
    <w:pPr>
      <w:keepNext/>
      <w:jc w:val="center"/>
      <w:pPrChange w:id="5" w:author="1" w:date="2026-09-22T12:44:00Z">
        <w:pPr>
          <w:keepNext/>
          <w:jc w:val="center"/>
        </w:pPr>
      </w:pPrChange>
    </w:pPr>
    <w:rPr>
      <w:rFonts w:ascii="Times New Roman" w:hAnsi="Times New Roman" w:cs="Times New Roman"/>
      <w:b/>
      <w:sz w:val="28"/>
      <w:szCs w:val="20"/>
      <w:rPrChange w:id="5" w:author="1" w:date="2026-09-22T12:44:00Z">
        <w:rPr>
          <w:b/>
          <w:sz w:val="28"/>
          <w:lang w:val="ru-RU" w:eastAsia="ru-RU" w:bidi="ar-SA"/>
        </w:rPr>
      </w:rPrChange>
    </w:rPr>
  </w:style>
  <w:style w:type="character" w:customStyle="1" w:styleId="FontStyle21">
    <w:name w:val="Font Style21"/>
    <w:basedOn w:val="DefaultParagraphFont"/>
    <w:rsid w:val="00415E82"/>
    <w:rPr>
      <w:rFonts w:ascii="Times New Roman" w:hAnsi="Times New Roman" w:cs="Times New Roman"/>
      <w:sz w:val="16"/>
      <w:szCs w:val="16"/>
    </w:rPr>
  </w:style>
  <w:style w:type="character" w:customStyle="1" w:styleId="a0">
    <w:name w:val="Гипертекстовая ссылка"/>
    <w:basedOn w:val="DefaultParagraphFont"/>
    <w:uiPriority w:val="99"/>
    <w:rsid w:val="00415E82"/>
    <w:rPr>
      <w:color w:val="008000"/>
    </w:rPr>
  </w:style>
  <w:style w:type="character" w:customStyle="1" w:styleId="ListParagraphChar">
    <w:name w:val="List Paragraph Char"/>
    <w:link w:val="ListParagraph"/>
    <w:uiPriority w:val="34"/>
    <w:locked/>
    <w:rsid w:val="00415E82"/>
    <w:rPr>
      <w:rFonts w:ascii="Arial" w:eastAsia="Times New Roman" w:hAnsi="Arial" w:cs="Times New Roman"/>
      <w:kern w:val="0"/>
      <w:sz w:val="18"/>
      <w:szCs w:val="18"/>
      <w:lang w:val="ru-RU" w:eastAsia="ru-RU"/>
      <w14:ligatures w14:val="none"/>
    </w:rPr>
  </w:style>
  <w:style w:type="paragraph" w:styleId="BalloonText">
    <w:name w:val="Balloon Text"/>
    <w:basedOn w:val="Normal"/>
    <w:link w:val="BalloonTextChar"/>
    <w:rsid w:val="001E08FA"/>
    <w:pPr>
      <w:pPrChange w:id="6" w:author="1" w:date="2026-09-22T12:44:00Z">
        <w:pPr/>
      </w:pPrChange>
    </w:pPr>
    <w:rPr>
      <w:rFonts w:ascii="Tahoma" w:hAnsi="Tahoma" w:cs="Tahoma"/>
      <w:sz w:val="16"/>
      <w:szCs w:val="16"/>
      <w:rPrChange w:id="6" w:author="1" w:date="2026-09-22T12:44:00Z">
        <w:rPr>
          <w:rFonts w:ascii="Tahoma" w:hAnsi="Tahoma" w:cs="Tahoma"/>
          <w:sz w:val="16"/>
          <w:szCs w:val="16"/>
          <w:lang w:val="ru-RU" w:eastAsia="ru-RU" w:bidi="ar-SA"/>
        </w:rPr>
      </w:rPrChange>
    </w:rPr>
  </w:style>
  <w:style w:type="character" w:customStyle="1" w:styleId="BalloonTextChar">
    <w:name w:val="Balloon Text Char"/>
    <w:basedOn w:val="DefaultParagraphFont"/>
    <w:link w:val="BalloonText"/>
    <w:rsid w:val="00415E82"/>
    <w:rPr>
      <w:rFonts w:ascii="Tahoma" w:eastAsia="Times New Roman" w:hAnsi="Tahoma" w:cs="Tahoma"/>
      <w:kern w:val="0"/>
      <w:sz w:val="16"/>
      <w:szCs w:val="16"/>
      <w:lang w:val="ru-RU" w:eastAsia="ru-RU"/>
      <w14:ligatures w14:val="none"/>
    </w:rPr>
  </w:style>
  <w:style w:type="paragraph" w:customStyle="1" w:styleId="21">
    <w:name w:val="Основной текст 21"/>
    <w:basedOn w:val="Normal"/>
    <w:rsid w:val="001E08FA"/>
    <w:pPr>
      <w:suppressAutoHyphens/>
      <w:pPrChange w:id="7" w:author="1" w:date="2026-09-22T12:44:00Z">
        <w:pPr>
          <w:suppressAutoHyphens/>
        </w:pPr>
      </w:pPrChange>
    </w:pPr>
    <w:rPr>
      <w:rFonts w:ascii="Times New Roman" w:hAnsi="Times New Roman" w:cs="Times New Roman"/>
      <w:bCs/>
      <w:sz w:val="20"/>
      <w:szCs w:val="20"/>
      <w:lang w:eastAsia="ar-SA"/>
      <w:rPrChange w:id="7" w:author="1" w:date="2026-09-22T12:44:00Z">
        <w:rPr>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1" w:date="2026-09-22T12:44:00Z">
        <w:pPr>
          <w:spacing w:before="100" w:beforeAutospacing="1" w:after="100" w:afterAutospacing="1"/>
        </w:pPr>
      </w:pPrChange>
    </w:pPr>
    <w:rPr>
      <w:rFonts w:ascii="Times New Roman" w:hAnsi="Times New Roman" w:cs="Times New Roman"/>
      <w:sz w:val="24"/>
      <w:szCs w:val="24"/>
      <w:rPrChange w:id="8" w:author="1" w:date="2026-09-22T12:44:00Z">
        <w:rPr>
          <w:sz w:val="18"/>
          <w:szCs w:val="18"/>
          <w:lang w:val="ru-RU" w:eastAsia="ru-RU" w:bidi="ar-SA"/>
        </w:rPr>
      </w:rPrChange>
    </w:rPr>
  </w:style>
  <w:style w:type="character" w:customStyle="1" w:styleId="BodyTextIndentChar">
    <w:name w:val="Body Text Indent Char"/>
    <w:basedOn w:val="DefaultParagraphFont"/>
    <w:link w:val="BodyTextIndent"/>
    <w:uiPriority w:val="99"/>
    <w:rsid w:val="00415E82"/>
    <w:rPr>
      <w:rFonts w:ascii="Times New Roman" w:eastAsia="Times New Roman" w:hAnsi="Times New Roman" w:cs="Times New Roman"/>
      <w:kern w:val="0"/>
      <w:lang w:val="ru-RU" w:eastAsia="ru-RU"/>
      <w14:ligatures w14:val="none"/>
    </w:rPr>
  </w:style>
  <w:style w:type="paragraph" w:styleId="NormalWeb">
    <w:name w:val="Normal (Web)"/>
    <w:basedOn w:val="Normal"/>
    <w:uiPriority w:val="99"/>
    <w:unhideWhenUsed/>
    <w:rsid w:val="001E08FA"/>
    <w:pPr>
      <w:spacing w:before="100" w:beforeAutospacing="1" w:after="100" w:afterAutospacing="1"/>
      <w:pPrChange w:id="9" w:author="1" w:date="2026-09-22T12:44:00Z">
        <w:pPr>
          <w:spacing w:before="100" w:beforeAutospacing="1" w:after="100" w:afterAutospacing="1"/>
        </w:pPr>
      </w:pPrChange>
    </w:pPr>
    <w:rPr>
      <w:rFonts w:ascii="Times New Roman" w:hAnsi="Times New Roman" w:cs="Times New Roman"/>
      <w:sz w:val="24"/>
      <w:szCs w:val="24"/>
      <w:rPrChange w:id="9" w:author="1" w:date="2026-09-22T12:44:00Z">
        <w:rPr>
          <w:sz w:val="18"/>
          <w:szCs w:val="18"/>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5964F-F656-1847-B959-46E7199C0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2026-09-22T16:44:00Z</dcterms:modified>
</cp:coreProperties>
</file>