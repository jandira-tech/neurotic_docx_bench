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1D0897"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center"/>
        <w:rPr>
          <w:ins w:id="18" w:author="Derrick Williamson" w:date="2026-09-25T20:09:00Z" w16du:dateUtc="2026-09-26T00:09:00Z"/>
        </w:rPr>
      </w:pPr>
      <w:ins w:id="19" w:author="Derrick Williamson" w:date="2026-09-25T20:09:00Z" w16du:dateUtc="2026-09-26T00:09:00Z">
        <w:r w:rsidRPr="00322791">
          <w:t>CHAPTER 27</w:t>
        </w:r>
      </w:ins>
    </w:p>
    <w:p w14:paraId="3DDF6F95" w14:textId="77777777" w:rsidR="00322791" w:rsidRP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center"/>
        <w:rPr>
          <w:ins w:id="20" w:author="Derrick Williamson" w:date="2026-09-25T20:09:00Z" w16du:dateUtc="2026-09-26T00:09:00Z"/>
          <w:b/>
        </w:rPr>
      </w:pPr>
      <w:ins w:id="21" w:author="Derrick Williamson" w:date="2026-09-25T20:09:00Z" w16du:dateUtc="2026-09-26T00:09:00Z">
        <w:r w:rsidRPr="00322791">
          <w:t>Police Districts in Unincorporated Communities</w:t>
        </w:r>
      </w:ins>
    </w:p>
    <w:p w14:paraId="3FC88218"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center"/>
        <w:rPr>
          <w:ins w:id="22" w:author="Derrick Williamson" w:date="2026-09-25T20:09:00Z" w16du:dateUtc="2026-09-26T00:09:00Z"/>
          <w:b/>
        </w:rPr>
      </w:pPr>
    </w:p>
    <w:p w14:paraId="0A3399D4"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23" w:author="Derrick Williamson" w:date="2026-09-25T20:09:00Z" w16du:dateUtc="2026-09-26T00:09:00Z"/>
        </w:rPr>
      </w:pPr>
      <w:ins w:id="24"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10.</w:t>
        </w:r>
        <w:r w:rsidR="00B33673" w:rsidRPr="00322791">
          <w:t xml:space="preserve"> Authorization for special police districts.</w:t>
        </w:r>
      </w:ins>
    </w:p>
    <w:p w14:paraId="78A11BF3"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25" w:author="Derrick Williamson" w:date="2026-09-25T20:09:00Z" w16du:dateUtc="2026-09-26T00:09:00Z"/>
        </w:rPr>
      </w:pPr>
      <w:ins w:id="26" w:author="Derrick Williamson" w:date="2026-09-25T20:09:00Z" w16du:dateUtc="2026-09-26T00:09:00Z">
        <w:r w:rsidRPr="00322791">
          <w:tab/>
          <w:t>In order to provide adequate police protection for unincorporated villages or towns or thickly populated areas outside the limits of incorporated municipalities, special police districts may be created and established within any county in this State for any such unincorporated area.</w:t>
        </w:r>
      </w:ins>
    </w:p>
    <w:p w14:paraId="57BA337C"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27" w:author="Derrick Williamson" w:date="2026-09-25T20:09:00Z" w16du:dateUtc="2026-09-26T00:09:00Z"/>
        </w:rPr>
      </w:pPr>
    </w:p>
    <w:p w14:paraId="1D55FFC7"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28" w:author="Derrick Williamson" w:date="2026-09-25T20:09:00Z" w16du:dateUtc="2026-09-26T00:09:00Z"/>
          <w:b/>
        </w:rPr>
      </w:pPr>
      <w:ins w:id="29"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301; 1952 Code </w:t>
        </w:r>
        <w:r w:rsidRPr="00322791">
          <w:t xml:space="preserve">Section </w:t>
        </w:r>
        <w:r w:rsidR="00B33673" w:rsidRPr="00322791">
          <w:t>53</w:t>
        </w:r>
        <w:r w:rsidRPr="00322791">
          <w:noBreakHyphen/>
        </w:r>
        <w:r w:rsidR="00B33673" w:rsidRPr="00322791">
          <w:t>301; 1948 (45) 1790.</w:t>
        </w:r>
      </w:ins>
    </w:p>
    <w:p w14:paraId="07424612"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30" w:author="Derrick Williamson" w:date="2026-09-25T20:09:00Z" w16du:dateUtc="2026-09-26T00:09:00Z"/>
          <w:b/>
        </w:rPr>
      </w:pPr>
    </w:p>
    <w:p w14:paraId="1486CCAD"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31" w:author="Derrick Williamson" w:date="2026-09-25T20:09:00Z" w16du:dateUtc="2026-09-26T00:09:00Z"/>
        </w:rPr>
      </w:pPr>
      <w:ins w:id="32"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20.</w:t>
        </w:r>
        <w:r w:rsidR="00B33673" w:rsidRPr="00322791">
          <w:t xml:space="preserve"> Petition to establish district.</w:t>
        </w:r>
      </w:ins>
    </w:p>
    <w:p w14:paraId="1266BBCD"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33" w:author="Derrick Williamson" w:date="2026-09-25T20:09:00Z" w16du:dateUtc="2026-09-26T00:09:00Z"/>
        </w:rPr>
      </w:pPr>
      <w:ins w:id="34" w:author="Derrick Williamson" w:date="2026-09-25T20:09:00Z" w16du:dateUtc="2026-09-26T00:09:00Z">
        <w:r w:rsidRPr="00322791">
          <w:tab/>
          <w:t>Before any such special district may be formed there shall be filed with the clerk of court of the county in which such district is proposed to be created a petition signed by a majority of the resident landowners in the proposed district. The petition shall be accompanied (a) by a plat or map showing the limits of the proposed district, (b) by an adequate description of the territory by reference to recorded plats or maps or (c) by any other general description sufficient for the commissioners of the district and the county auditor to ascertain the landowners within the area.</w:t>
        </w:r>
      </w:ins>
    </w:p>
    <w:p w14:paraId="0A3F6EBC"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35" w:author="Derrick Williamson" w:date="2026-09-25T20:09:00Z" w16du:dateUtc="2026-09-26T00:09:00Z"/>
        </w:rPr>
      </w:pPr>
    </w:p>
    <w:p w14:paraId="3E87CBCF"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36" w:author="Derrick Williamson" w:date="2026-09-25T20:09:00Z" w16du:dateUtc="2026-09-26T00:09:00Z"/>
          <w:b/>
        </w:rPr>
      </w:pPr>
      <w:ins w:id="37"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302; 1952 Code </w:t>
        </w:r>
        <w:r w:rsidRPr="00322791">
          <w:t xml:space="preserve">Section </w:t>
        </w:r>
        <w:r w:rsidR="00B33673" w:rsidRPr="00322791">
          <w:t>53</w:t>
        </w:r>
        <w:r w:rsidRPr="00322791">
          <w:noBreakHyphen/>
        </w:r>
        <w:r w:rsidR="00B33673" w:rsidRPr="00322791">
          <w:t>302; 1948 (45) 1790.</w:t>
        </w:r>
      </w:ins>
    </w:p>
    <w:p w14:paraId="7AA28FCC"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38" w:author="Derrick Williamson" w:date="2026-09-25T20:09:00Z" w16du:dateUtc="2026-09-26T00:09:00Z"/>
          <w:b/>
        </w:rPr>
      </w:pPr>
    </w:p>
    <w:p w14:paraId="49738FE0"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39" w:author="Derrick Williamson" w:date="2026-09-25T20:09:00Z" w16du:dateUtc="2026-09-26T00:09:00Z"/>
        </w:rPr>
      </w:pPr>
      <w:ins w:id="40"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30.</w:t>
        </w:r>
        <w:r w:rsidR="00B33673" w:rsidRPr="00322791">
          <w:t xml:space="preserve"> Election on establishment of district and for commissioners of district.</w:t>
        </w:r>
      </w:ins>
    </w:p>
    <w:p w14:paraId="71636D7F"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41" w:author="Derrick Williamson" w:date="2026-09-25T20:09:00Z" w16du:dateUtc="2026-09-26T00:09:00Z"/>
        </w:rPr>
      </w:pPr>
      <w:ins w:id="42" w:author="Derrick Williamson" w:date="2026-09-25T20:09:00Z" w16du:dateUtc="2026-09-26T00:09:00Z">
        <w:r w:rsidRPr="00322791">
          <w:tab/>
          <w:t>When the petition is approved by the clerk of court of the county in which the proposed special district is located the clerk shall call an election of the qualified voters within such district to vote upon the question of establishing the district for the purpose of special police protection. The clerk shall designate some place within the proposed district for the holding of the election and shall appoint the managers and declare the results thereof. He shall give notice of the time and place thereof for at least three weeks in some newspaper published in the county and by posting notices thereof in at least three public places within the proposed district for the same length of time. At such election only the qualified electors residing within the district shall be allowed to vote, according to the laws of general elections. They shall vote "Yes" or "No" on the question of establishing such special police district and at the same election they shall vote on the election of three commissioners to hold office, in the event a majority of the votes cast shall be in favor of establishing such district, for terms of two, four and six years and until their successors are elected and qualified, their successors, however, to have terms of office of six years and until their successors are elected and qualified. Thereafter a commissioner shall be elected at the time of each State biennial election.</w:t>
        </w:r>
      </w:ins>
    </w:p>
    <w:p w14:paraId="0E6C9B46"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43" w:author="Derrick Williamson" w:date="2026-09-25T20:09:00Z" w16du:dateUtc="2026-09-26T00:09:00Z"/>
        </w:rPr>
      </w:pPr>
    </w:p>
    <w:p w14:paraId="778D82C0"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44" w:author="Derrick Williamson" w:date="2026-09-25T20:09:00Z" w16du:dateUtc="2026-09-26T00:09:00Z"/>
          <w:b/>
        </w:rPr>
      </w:pPr>
      <w:ins w:id="45"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303; 1952 Code </w:t>
        </w:r>
        <w:r w:rsidRPr="00322791">
          <w:t xml:space="preserve">Section </w:t>
        </w:r>
        <w:r w:rsidR="00B33673" w:rsidRPr="00322791">
          <w:t>53</w:t>
        </w:r>
        <w:r w:rsidRPr="00322791">
          <w:noBreakHyphen/>
        </w:r>
        <w:r w:rsidR="00B33673" w:rsidRPr="00322791">
          <w:t>303; 1948 (45) 1790.</w:t>
        </w:r>
      </w:ins>
    </w:p>
    <w:p w14:paraId="0ADDF40B"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46" w:author="Derrick Williamson" w:date="2026-09-25T20:09:00Z" w16du:dateUtc="2026-09-26T00:09:00Z"/>
          <w:b/>
        </w:rPr>
      </w:pPr>
    </w:p>
    <w:p w14:paraId="7FE7F9DF"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47" w:author="Derrick Williamson" w:date="2026-09-25T20:09:00Z" w16du:dateUtc="2026-09-26T00:09:00Z"/>
        </w:rPr>
      </w:pPr>
      <w:ins w:id="48"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40.</w:t>
        </w:r>
        <w:r w:rsidR="00B33673" w:rsidRPr="00322791">
          <w:t xml:space="preserve"> Organization; vacancies; compensation.</w:t>
        </w:r>
      </w:ins>
    </w:p>
    <w:p w14:paraId="0169E2D7"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49" w:author="Derrick Williamson" w:date="2026-09-25T20:09:00Z" w16du:dateUtc="2026-09-26T00:09:00Z"/>
        </w:rPr>
      </w:pPr>
      <w:ins w:id="50" w:author="Derrick Williamson" w:date="2026-09-25T20:09:00Z" w16du:dateUtc="2026-09-26T00:09:00Z">
        <w:r w:rsidRPr="00322791">
          <w:tab/>
          <w:t>As soon as practicable after the election, if a majority of the votes cast be in favor of establishing such district, the commissioners shall meet and organize as the board of commissioners of such special police district and they shall draw, by lot, the commissioners who shall hold office for the two, four and six year terms respectively. At the organization meeting and following the election of any commissioner thereafter they shall elect one of their number as chairman and another as secretary who shall keep a record of the deliberations of the board. In the event of any vacancy on the commission the remaining members of the commission shall elect a commissioner to fill the unexpired term. They shall serve without compensation.</w:t>
        </w:r>
      </w:ins>
    </w:p>
    <w:p w14:paraId="56300B20"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51" w:author="Derrick Williamson" w:date="2026-09-25T20:09:00Z" w16du:dateUtc="2026-09-26T00:09:00Z"/>
        </w:rPr>
      </w:pPr>
    </w:p>
    <w:p w14:paraId="0C27AD3C"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52" w:author="Derrick Williamson" w:date="2026-09-25T20:09:00Z" w16du:dateUtc="2026-09-26T00:09:00Z"/>
          <w:b/>
        </w:rPr>
      </w:pPr>
      <w:ins w:id="53"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304; 1952 Code </w:t>
        </w:r>
        <w:r w:rsidRPr="00322791">
          <w:t xml:space="preserve">Section </w:t>
        </w:r>
        <w:r w:rsidR="00B33673" w:rsidRPr="00322791">
          <w:t>53</w:t>
        </w:r>
        <w:r w:rsidRPr="00322791">
          <w:noBreakHyphen/>
        </w:r>
        <w:r w:rsidR="00B33673" w:rsidRPr="00322791">
          <w:t>304; 1948 (45) 1790.</w:t>
        </w:r>
      </w:ins>
    </w:p>
    <w:p w14:paraId="692D973C"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54" w:author="Derrick Williamson" w:date="2026-09-25T20:09:00Z" w16du:dateUtc="2026-09-26T00:09:00Z"/>
          <w:b/>
        </w:rPr>
      </w:pPr>
    </w:p>
    <w:p w14:paraId="150FBABB"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55" w:author="Derrick Williamson" w:date="2026-09-25T20:09:00Z" w16du:dateUtc="2026-09-26T00:09:00Z"/>
        </w:rPr>
      </w:pPr>
      <w:ins w:id="56"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50.</w:t>
        </w:r>
        <w:r w:rsidR="00B33673" w:rsidRPr="00322791">
          <w:t xml:space="preserve"> Board as body politic; rights, privileges, and duties.</w:t>
        </w:r>
      </w:ins>
    </w:p>
    <w:p w14:paraId="177B5AEC"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57" w:author="Derrick Williamson" w:date="2026-09-25T20:09:00Z" w16du:dateUtc="2026-09-26T00:09:00Z"/>
        </w:rPr>
      </w:pPr>
      <w:ins w:id="58" w:author="Derrick Williamson" w:date="2026-09-25T20:09:00Z" w16du:dateUtc="2026-09-26T00:09:00Z">
        <w:r w:rsidRPr="00322791">
          <w:tab/>
          <w:t>The board of commissioners of any such special district shall be a body politic and shall exercise the rights, privileges and duties of such as herein further defined.</w:t>
        </w:r>
      </w:ins>
    </w:p>
    <w:p w14:paraId="725BD20B"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59" w:author="Derrick Williamson" w:date="2026-09-25T20:09:00Z" w16du:dateUtc="2026-09-26T00:09:00Z"/>
        </w:rPr>
      </w:pPr>
    </w:p>
    <w:p w14:paraId="4795E6AF"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60" w:author="Derrick Williamson" w:date="2026-09-25T20:09:00Z" w16du:dateUtc="2026-09-26T00:09:00Z"/>
          <w:b/>
        </w:rPr>
      </w:pPr>
      <w:ins w:id="61"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305; 1952 Code </w:t>
        </w:r>
        <w:r w:rsidRPr="00322791">
          <w:t xml:space="preserve">Section </w:t>
        </w:r>
        <w:r w:rsidR="00B33673" w:rsidRPr="00322791">
          <w:t>53</w:t>
        </w:r>
        <w:r w:rsidRPr="00322791">
          <w:noBreakHyphen/>
        </w:r>
        <w:r w:rsidR="00B33673" w:rsidRPr="00322791">
          <w:t>305; 1948 (45) 1790.</w:t>
        </w:r>
      </w:ins>
    </w:p>
    <w:p w14:paraId="5CBF969F"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62" w:author="Derrick Williamson" w:date="2026-09-25T20:09:00Z" w16du:dateUtc="2026-09-26T00:09:00Z"/>
          <w:b/>
        </w:rPr>
      </w:pPr>
    </w:p>
    <w:p w14:paraId="3D0243CE"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63" w:author="Derrick Williamson" w:date="2026-09-25T20:09:00Z" w16du:dateUtc="2026-09-26T00:09:00Z"/>
        </w:rPr>
      </w:pPr>
      <w:ins w:id="64"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60.</w:t>
        </w:r>
        <w:r w:rsidR="00B33673" w:rsidRPr="00322791">
          <w:t xml:space="preserve"> Recommendation of personnel for police duty in district.</w:t>
        </w:r>
      </w:ins>
    </w:p>
    <w:p w14:paraId="1AEFFAD9"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65" w:author="Derrick Williamson" w:date="2026-09-25T20:09:00Z" w16du:dateUtc="2026-09-26T00:09:00Z"/>
        </w:rPr>
      </w:pPr>
      <w:ins w:id="66" w:author="Derrick Williamson" w:date="2026-09-25T20:09:00Z" w16du:dateUtc="2026-09-26T00:09:00Z">
        <w:r w:rsidRPr="00322791">
          <w:tab/>
          <w:t>The board of commissioners may recommend to the sheriff of the county the personnel for police duty within the district and fix the salaries therefor or it may recommend the discharge of any thereof. Upon such recommendation to him the sheriff may commission the person or persons so recommended as a special deputy sheriff or deputies, but if any person recommended be unsatisfactory to him the sheriff may request the board of commissioners to name others until satisfactory ones are agreed upon.</w:t>
        </w:r>
      </w:ins>
    </w:p>
    <w:p w14:paraId="0377157A"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67" w:author="Derrick Williamson" w:date="2026-09-25T20:09:00Z" w16du:dateUtc="2026-09-26T00:09:00Z"/>
        </w:rPr>
      </w:pPr>
    </w:p>
    <w:p w14:paraId="0A7F971B"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68" w:author="Derrick Williamson" w:date="2026-09-25T20:09:00Z" w16du:dateUtc="2026-09-26T00:09:00Z"/>
          <w:b/>
        </w:rPr>
      </w:pPr>
      <w:ins w:id="69"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306; 1952 Code </w:t>
        </w:r>
        <w:r w:rsidRPr="00322791">
          <w:t xml:space="preserve">Section </w:t>
        </w:r>
        <w:r w:rsidR="00B33673" w:rsidRPr="00322791">
          <w:t>53</w:t>
        </w:r>
        <w:r w:rsidRPr="00322791">
          <w:noBreakHyphen/>
        </w:r>
        <w:r w:rsidR="00B33673" w:rsidRPr="00322791">
          <w:t>306; 1948 (45) 1790.</w:t>
        </w:r>
      </w:ins>
    </w:p>
    <w:p w14:paraId="5BD4999C"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70" w:author="Derrick Williamson" w:date="2026-09-25T20:09:00Z" w16du:dateUtc="2026-09-26T00:09:00Z"/>
          <w:b/>
        </w:rPr>
      </w:pPr>
    </w:p>
    <w:p w14:paraId="0615D55C"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71" w:author="Derrick Williamson" w:date="2026-09-25T20:09:00Z" w16du:dateUtc="2026-09-26T00:09:00Z"/>
        </w:rPr>
      </w:pPr>
      <w:ins w:id="72"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70.</w:t>
        </w:r>
        <w:r w:rsidR="00B33673" w:rsidRPr="00322791">
          <w:t xml:space="preserve"> Bond of deputy sheriffs for district.</w:t>
        </w:r>
      </w:ins>
    </w:p>
    <w:p w14:paraId="0EA6DC2D"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73" w:author="Derrick Williamson" w:date="2026-09-25T20:09:00Z" w16du:dateUtc="2026-09-26T00:09:00Z"/>
        </w:rPr>
      </w:pPr>
      <w:ins w:id="74" w:author="Derrick Williamson" w:date="2026-09-25T20:09:00Z" w16du:dateUtc="2026-09-26T00:09:00Z">
        <w:r w:rsidRPr="00322791">
          <w:tab/>
          <w:t>No person shall be commissioned as a deputy sheriff under the provisions of this chapter until he shall have furnished sufficient bond with surety, to be approved by the sheriff and filed as other such bonds are filed, for the faithful performance of his duties as special deputy sheriff, the cost of such bond to be paid by the district. There shall be no liability upon the sheriff or his bond for any act of any deputy commissioned under the provisions of this chapter.</w:t>
        </w:r>
      </w:ins>
    </w:p>
    <w:p w14:paraId="32597534"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75" w:author="Derrick Williamson" w:date="2026-09-25T20:09:00Z" w16du:dateUtc="2026-09-26T00:09:00Z"/>
        </w:rPr>
      </w:pPr>
    </w:p>
    <w:p w14:paraId="2CF210FA"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76" w:author="Derrick Williamson" w:date="2026-09-25T20:09:00Z" w16du:dateUtc="2026-09-26T00:09:00Z"/>
          <w:b/>
        </w:rPr>
      </w:pPr>
      <w:ins w:id="77"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307; 1952 Code </w:t>
        </w:r>
        <w:r w:rsidRPr="00322791">
          <w:t xml:space="preserve">Section </w:t>
        </w:r>
        <w:r w:rsidR="00B33673" w:rsidRPr="00322791">
          <w:t>53</w:t>
        </w:r>
        <w:r w:rsidRPr="00322791">
          <w:noBreakHyphen/>
        </w:r>
        <w:r w:rsidR="00B33673" w:rsidRPr="00322791">
          <w:t>307; 1948 (45) 1790.</w:t>
        </w:r>
      </w:ins>
    </w:p>
    <w:p w14:paraId="5D820C6D"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78" w:author="Derrick Williamson" w:date="2026-09-25T20:09:00Z" w16du:dateUtc="2026-09-26T00:09:00Z"/>
          <w:b/>
        </w:rPr>
      </w:pPr>
    </w:p>
    <w:p w14:paraId="6123A7FC"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79" w:author="Derrick Williamson" w:date="2026-09-25T20:09:00Z" w16du:dateUtc="2026-09-26T00:09:00Z"/>
        </w:rPr>
      </w:pPr>
      <w:ins w:id="80"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80.</w:t>
        </w:r>
        <w:r w:rsidR="00B33673" w:rsidRPr="00322791">
          <w:t xml:space="preserve"> Powers and duties of deputies.</w:t>
        </w:r>
      </w:ins>
    </w:p>
    <w:p w14:paraId="2FF04816"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81" w:author="Derrick Williamson" w:date="2026-09-25T20:09:00Z" w16du:dateUtc="2026-09-26T00:09:00Z"/>
        </w:rPr>
      </w:pPr>
      <w:ins w:id="82" w:author="Derrick Williamson" w:date="2026-09-25T20:09:00Z" w16du:dateUtc="2026-09-26T00:09:00Z">
        <w:r w:rsidRPr="00322791">
          <w:tab/>
          <w:t>The deputies so commissioned shall assume the general duties of law</w:t>
        </w:r>
        <w:r w:rsidR="00322791" w:rsidRPr="00322791">
          <w:noBreakHyphen/>
        </w:r>
        <w:r w:rsidRPr="00322791">
          <w:t>enforcement officers within the district to which they are appointed and as such officers they shall have the same power and authority as to offenses committed within the district as deputy sheriffs have within the county. Persons arrested by a special deputy sheriff commissioned under the provisions of this chapter may be carried by such arresting officer before any magistrate in the county having jurisdiction over the district and there be charged for the offense and the cases shall be disposed of as provided by law.</w:t>
        </w:r>
      </w:ins>
    </w:p>
    <w:p w14:paraId="300A5028"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83" w:author="Derrick Williamson" w:date="2026-09-25T20:09:00Z" w16du:dateUtc="2026-09-26T00:09:00Z"/>
        </w:rPr>
      </w:pPr>
    </w:p>
    <w:p w14:paraId="16B1D20B"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84" w:author="Derrick Williamson" w:date="2026-09-25T20:09:00Z" w16du:dateUtc="2026-09-26T00:09:00Z"/>
          <w:b/>
        </w:rPr>
      </w:pPr>
      <w:ins w:id="85"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308; 1952 Code </w:t>
        </w:r>
        <w:r w:rsidRPr="00322791">
          <w:t xml:space="preserve">Section </w:t>
        </w:r>
        <w:r w:rsidR="00B33673" w:rsidRPr="00322791">
          <w:t>53</w:t>
        </w:r>
        <w:r w:rsidRPr="00322791">
          <w:noBreakHyphen/>
        </w:r>
        <w:r w:rsidR="00B33673" w:rsidRPr="00322791">
          <w:t>308; 1948 (45) 1790.</w:t>
        </w:r>
      </w:ins>
    </w:p>
    <w:p w14:paraId="3ED3BCB9"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86" w:author="Derrick Williamson" w:date="2026-09-25T20:09:00Z" w16du:dateUtc="2026-09-26T00:09:00Z"/>
          <w:b/>
        </w:rPr>
      </w:pPr>
    </w:p>
    <w:p w14:paraId="5BFBDF0B"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87" w:author="Derrick Williamson" w:date="2026-09-25T20:09:00Z" w16du:dateUtc="2026-09-26T00:09:00Z"/>
        </w:rPr>
      </w:pPr>
      <w:ins w:id="88"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90.</w:t>
        </w:r>
        <w:r w:rsidR="00B33673" w:rsidRPr="00322791">
          <w:t xml:space="preserve"> Budget and description of district.</w:t>
        </w:r>
      </w:ins>
    </w:p>
    <w:p w14:paraId="68A8A107"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89" w:author="Derrick Williamson" w:date="2026-09-25T20:09:00Z" w16du:dateUtc="2026-09-26T00:09:00Z"/>
        </w:rPr>
      </w:pPr>
      <w:ins w:id="90" w:author="Derrick Williamson" w:date="2026-09-25T20:09:00Z" w16du:dateUtc="2026-09-26T00:09:00Z">
        <w:r w:rsidRPr="00322791">
          <w:tab/>
          <w:t>To meet the expenses for such special deputy sheriffs in any such special district, the board of commissioners of the district shall each year before the levying of taxes make up a budget or estimate for their district which shall give the estimated expenses for the succeeding year and shall submit it to the county auditor for approval. They shall also provide the county auditor with an adequate description of the special police district, either by reference to maps or plats filed or recorded in the records of the county or by designated boundaries of sufficient certainty to enable the county auditor to levy upon the property therein, and, if requested, they may assist the county auditor in listing the property within such district.</w:t>
        </w:r>
      </w:ins>
    </w:p>
    <w:p w14:paraId="2836894C"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91" w:author="Derrick Williamson" w:date="2026-09-25T20:09:00Z" w16du:dateUtc="2026-09-26T00:09:00Z"/>
        </w:rPr>
      </w:pPr>
    </w:p>
    <w:p w14:paraId="4F3DF6D5"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92" w:author="Derrick Williamson" w:date="2026-09-25T20:09:00Z" w16du:dateUtc="2026-09-26T00:09:00Z"/>
          <w:b/>
        </w:rPr>
      </w:pPr>
      <w:ins w:id="93"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309; 1952 Code </w:t>
        </w:r>
        <w:r w:rsidRPr="00322791">
          <w:t xml:space="preserve">Section </w:t>
        </w:r>
        <w:r w:rsidR="00B33673" w:rsidRPr="00322791">
          <w:t>53</w:t>
        </w:r>
        <w:r w:rsidRPr="00322791">
          <w:noBreakHyphen/>
        </w:r>
        <w:r w:rsidR="00B33673" w:rsidRPr="00322791">
          <w:t>309; 1948 (45) 1790.</w:t>
        </w:r>
      </w:ins>
    </w:p>
    <w:p w14:paraId="17333B7F"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94" w:author="Derrick Williamson" w:date="2026-09-25T20:09:00Z" w16du:dateUtc="2026-09-26T00:09:00Z"/>
          <w:b/>
        </w:rPr>
      </w:pPr>
    </w:p>
    <w:p w14:paraId="237E431E"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95" w:author="Derrick Williamson" w:date="2026-09-25T20:09:00Z" w16du:dateUtc="2026-09-26T00:09:00Z"/>
        </w:rPr>
      </w:pPr>
      <w:ins w:id="96"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100.</w:t>
        </w:r>
        <w:r w:rsidR="00B33673" w:rsidRPr="00322791">
          <w:t xml:space="preserve"> Levy of taxes; disposition of funds collected.</w:t>
        </w:r>
      </w:ins>
    </w:p>
    <w:p w14:paraId="3DE1906B"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97" w:author="Derrick Williamson" w:date="2026-09-25T20:09:00Z" w16du:dateUtc="2026-09-26T00:09:00Z"/>
        </w:rPr>
      </w:pPr>
      <w:ins w:id="98" w:author="Derrick Williamson" w:date="2026-09-25T20:09:00Z" w16du:dateUtc="2026-09-26T00:09:00Z">
        <w:r w:rsidRPr="00322791">
          <w:tab/>
          <w:t>Upon receipt of the budget submitted by the commission, the county auditor shall levy taxes upon all the assessable property in the district to meet the expenses thereof as herein authorized and upon the collection of such taxes by the county treasurer, they shall be disbursed by the treasurer upon the approval of the commissioners of the district for the purposes herein stated. All taxes so levied for such special district shall be kept separate on the assessment roll from other levies and moneys so collected and shall be kept in a separate fund for such district and any surplus that may occur in any one year shall be carried forward and applied to the next year's account and be properly considered in the budget for the expenses of such district for the ensuing year.</w:t>
        </w:r>
      </w:ins>
    </w:p>
    <w:p w14:paraId="116E2D65"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99" w:author="Derrick Williamson" w:date="2026-09-25T20:09:00Z" w16du:dateUtc="2026-09-26T00:09:00Z"/>
        </w:rPr>
      </w:pPr>
    </w:p>
    <w:p w14:paraId="4AD02AF9"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00" w:author="Derrick Williamson" w:date="2026-09-25T20:09:00Z" w16du:dateUtc="2026-09-26T00:09:00Z"/>
          <w:b/>
        </w:rPr>
      </w:pPr>
      <w:ins w:id="101"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310; 1952 Code </w:t>
        </w:r>
        <w:r w:rsidRPr="00322791">
          <w:t xml:space="preserve">Section </w:t>
        </w:r>
        <w:r w:rsidR="00B33673" w:rsidRPr="00322791">
          <w:t>53</w:t>
        </w:r>
        <w:r w:rsidRPr="00322791">
          <w:noBreakHyphen/>
        </w:r>
        <w:r w:rsidR="00B33673" w:rsidRPr="00322791">
          <w:t>310; 1948 (45) 1790.</w:t>
        </w:r>
      </w:ins>
    </w:p>
    <w:p w14:paraId="2F0D5D89"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02" w:author="Derrick Williamson" w:date="2026-09-25T20:09:00Z" w16du:dateUtc="2026-09-26T00:09:00Z"/>
          <w:b/>
        </w:rPr>
      </w:pPr>
    </w:p>
    <w:p w14:paraId="2ECA2AC3"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03" w:author="Derrick Williamson" w:date="2026-09-25T20:09:00Z" w16du:dateUtc="2026-09-26T00:09:00Z"/>
        </w:rPr>
      </w:pPr>
      <w:ins w:id="104"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110.</w:t>
        </w:r>
        <w:r w:rsidR="00B33673" w:rsidRPr="00322791">
          <w:t xml:space="preserve"> Procedure for abolishing district.</w:t>
        </w:r>
      </w:ins>
    </w:p>
    <w:p w14:paraId="1CD73416"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05" w:author="Derrick Williamson" w:date="2026-09-25T20:09:00Z" w16du:dateUtc="2026-09-26T00:09:00Z"/>
        </w:rPr>
      </w:pPr>
      <w:ins w:id="106" w:author="Derrick Williamson" w:date="2026-09-25T20:09:00Z" w16du:dateUtc="2026-09-26T00:09:00Z">
        <w:r w:rsidRPr="00322791">
          <w:tab/>
          <w:t>Any special police district created under the provisions of this chapter may be abolished at the end of any calendar year whenever a majority of the resident landowners therein shall sign a petition directed to the members of the county legislative delegation of the county wherein it is located requesting that the district be abolished, if public notice be given that the petition is to be circulated by three weeks' publication in some newspaper published in the county and by posting notices thereof in at least three public places within the district. Upon receipt of any such petition the county legislative delegation may pass a resolution directed to the clerk of court and to the county auditor, declaring the district abolished and all the rights and duties thereunder at an end.</w:t>
        </w:r>
      </w:ins>
    </w:p>
    <w:p w14:paraId="06F60125"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07" w:author="Derrick Williamson" w:date="2026-09-25T20:09:00Z" w16du:dateUtc="2026-09-26T00:09:00Z"/>
        </w:rPr>
      </w:pPr>
    </w:p>
    <w:p w14:paraId="2696910E"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08" w:author="Derrick Williamson" w:date="2026-09-25T20:09:00Z" w16du:dateUtc="2026-09-26T00:09:00Z"/>
          <w:b/>
        </w:rPr>
      </w:pPr>
      <w:ins w:id="109"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311; 1952 Code </w:t>
        </w:r>
        <w:r w:rsidRPr="00322791">
          <w:t xml:space="preserve">Section </w:t>
        </w:r>
        <w:r w:rsidR="00B33673" w:rsidRPr="00322791">
          <w:t>53</w:t>
        </w:r>
        <w:r w:rsidRPr="00322791">
          <w:noBreakHyphen/>
        </w:r>
        <w:r w:rsidR="00B33673" w:rsidRPr="00322791">
          <w:t>311; 1948 (45) 1790.</w:t>
        </w:r>
      </w:ins>
    </w:p>
    <w:p w14:paraId="79478ACB"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10" w:author="Derrick Williamson" w:date="2026-09-25T20:09:00Z" w16du:dateUtc="2026-09-26T00:09:00Z"/>
          <w:b/>
        </w:rPr>
      </w:pPr>
    </w:p>
    <w:p w14:paraId="48A47D3D"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11" w:author="Derrick Williamson" w:date="2026-09-25T20:09:00Z" w16du:dateUtc="2026-09-26T00:09:00Z"/>
        </w:rPr>
      </w:pPr>
      <w:ins w:id="112"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120.</w:t>
        </w:r>
        <w:r w:rsidR="00B33673" w:rsidRPr="00322791">
          <w:t xml:space="preserve"> Declaration of purpose; construction of chapter.</w:t>
        </w:r>
      </w:ins>
    </w:p>
    <w:p w14:paraId="696571C9"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13" w:author="Derrick Williamson" w:date="2026-09-25T20:09:00Z" w16du:dateUtc="2026-09-26T00:09:00Z"/>
        </w:rPr>
      </w:pPr>
      <w:ins w:id="114" w:author="Derrick Williamson" w:date="2026-09-25T20:09:00Z" w16du:dateUtc="2026-09-26T00:09:00Z">
        <w:r w:rsidRPr="00322791">
          <w:tab/>
          <w:t>The purpose of this chapter is to provide adequate police protection for unincorporated villages, towns and thickly populated areas outside of the limits of incorporated municipalities, and this chapter shall be liberally construed and interpreted to carry into effect such purpose.</w:t>
        </w:r>
      </w:ins>
    </w:p>
    <w:p w14:paraId="73CB2A0C"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15" w:author="Derrick Williamson" w:date="2026-09-25T20:09:00Z" w16du:dateUtc="2026-09-26T00:09:00Z"/>
        </w:rPr>
      </w:pPr>
    </w:p>
    <w:p w14:paraId="5418FC21"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16" w:author="Derrick Williamson" w:date="2026-09-25T20:09:00Z" w16du:dateUtc="2026-09-26T00:09:00Z"/>
          <w:b/>
        </w:rPr>
      </w:pPr>
      <w:ins w:id="117"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312; 1952 Code </w:t>
        </w:r>
        <w:r w:rsidRPr="00322791">
          <w:t xml:space="preserve">Section </w:t>
        </w:r>
        <w:r w:rsidR="00B33673" w:rsidRPr="00322791">
          <w:t>53</w:t>
        </w:r>
        <w:r w:rsidRPr="00322791">
          <w:noBreakHyphen/>
        </w:r>
        <w:r w:rsidR="00B33673" w:rsidRPr="00322791">
          <w:t>312; 1948 (45) 1790.</w:t>
        </w:r>
      </w:ins>
    </w:p>
    <w:p w14:paraId="5D8D5BDF" w14:textId="77777777" w:rsidR="00322791" w:rsidRP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18" w:author="Derrick Williamson" w:date="2026-09-25T20:09:00Z" w16du:dateUtc="2026-09-26T00:09:00Z"/>
          <w:b/>
        </w:rPr>
      </w:pPr>
    </w:p>
    <w:p w14:paraId="130A6AB5"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19" w:author="Derrick Williamson" w:date="2026-09-25T20:09:00Z" w16du:dateUtc="2026-09-26T00:09:00Z"/>
        </w:rPr>
      </w:pPr>
      <w:ins w:id="120" w:author="Derrick Williamson" w:date="2026-09-25T20:09:00Z" w16du:dateUtc="2026-09-26T00:09:00Z">
        <w:r w:rsidRPr="00322791">
          <w:rPr>
            <w:b/>
          </w:rPr>
          <w:t xml:space="preserve">SECTION </w:t>
        </w:r>
        <w:r w:rsidR="00B33673" w:rsidRPr="00322791">
          <w:rPr>
            <w:b/>
          </w:rPr>
          <w:t>23</w:t>
        </w:r>
        <w:r w:rsidRPr="00322791">
          <w:rPr>
            <w:b/>
          </w:rPr>
          <w:noBreakHyphen/>
        </w:r>
        <w:r w:rsidR="00B33673" w:rsidRPr="00322791">
          <w:rPr>
            <w:b/>
          </w:rPr>
          <w:t>27</w:t>
        </w:r>
        <w:r w:rsidRPr="00322791">
          <w:rPr>
            <w:b/>
          </w:rPr>
          <w:noBreakHyphen/>
        </w:r>
        <w:r w:rsidR="00B33673" w:rsidRPr="00322791">
          <w:rPr>
            <w:b/>
          </w:rPr>
          <w:t>130.</w:t>
        </w:r>
        <w:r w:rsidR="00B33673" w:rsidRPr="00322791">
          <w:t xml:space="preserve"> Chapter is cumulative.</w:t>
        </w:r>
      </w:ins>
    </w:p>
    <w:p w14:paraId="11AC5C6D" w14:textId="77777777" w:rsidR="00322791" w:rsidRDefault="00B33673"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21" w:author="Derrick Williamson" w:date="2026-09-25T20:09:00Z" w16du:dateUtc="2026-09-26T00:09:00Z"/>
        </w:rPr>
      </w:pPr>
      <w:ins w:id="122" w:author="Derrick Williamson" w:date="2026-09-25T20:09:00Z" w16du:dateUtc="2026-09-26T00:09:00Z">
        <w:r w:rsidRPr="00322791">
          <w:tab/>
          <w:t>The rights, privileges and methods provided for in this chapter for the creation of special districts and the appointment of special deputy sheriffs are cumulative to all other ways and methods provided by law in this State.</w:t>
        </w:r>
      </w:ins>
    </w:p>
    <w:p w14:paraId="1C627DB1"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23" w:author="Derrick Williamson" w:date="2026-09-25T20:09:00Z" w16du:dateUtc="2026-09-26T00:09:00Z"/>
        </w:rPr>
      </w:pPr>
    </w:p>
    <w:p w14:paraId="097CBCB5" w14:textId="77777777" w:rsidR="00322791" w:rsidRDefault="00322791"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rPr>
          <w:ins w:id="124" w:author="Derrick Williamson" w:date="2026-09-25T20:09:00Z" w16du:dateUtc="2026-09-26T00:09:00Z"/>
        </w:rPr>
      </w:pPr>
      <w:ins w:id="125" w:author="Derrick Williamson" w:date="2026-09-25T20:09:00Z" w16du:dateUtc="2026-09-26T00:09:00Z">
        <w:r>
          <w:t>HISTORY</w:t>
        </w:r>
        <w:r w:rsidR="00B33673" w:rsidRPr="00322791">
          <w:t xml:space="preserve">: 1962 Code </w:t>
        </w:r>
        <w:r w:rsidRPr="00322791">
          <w:t xml:space="preserve">Section </w:t>
        </w:r>
        <w:r w:rsidR="00B33673" w:rsidRPr="00322791">
          <w:t>53</w:t>
        </w:r>
        <w:r w:rsidRPr="00322791">
          <w:noBreakHyphen/>
        </w:r>
        <w:r w:rsidR="00B33673" w:rsidRPr="00322791">
          <w:t xml:space="preserve">313; 1952 Code </w:t>
        </w:r>
        <w:r w:rsidRPr="00322791">
          <w:t xml:space="preserve">Section </w:t>
        </w:r>
        <w:r w:rsidR="00B33673" w:rsidRPr="00322791">
          <w:t>53</w:t>
        </w:r>
        <w:r w:rsidRPr="00322791">
          <w:noBreakHyphen/>
        </w:r>
        <w:r w:rsidR="00B33673" w:rsidRPr="00322791">
          <w:t>313; 1948 (45) 1790.</w:t>
        </w:r>
      </w:ins>
    </w:p>
    <w:p w14:paraId="7EB9E358" w14:textId="3DC3F105" w:rsidR="00815FCF" w:rsidRPr="00D06620" w:rsidRDefault="00155D5E" w:rsidP="00815FCF">
      <w:pPr>
        <w:spacing w:after="0" w:line="240" w:lineRule="auto"/>
        <w:jc w:val="center"/>
        <w:rPr>
          <w:del w:id="126" w:author="Derrick Williamson" w:date="2026-09-25T20:09:00Z" w16du:dateUtc="2026-09-26T00:09:00Z"/>
          <w:rFonts w:eastAsia="Times New Roman" w:cs="Arial"/>
          <w:b/>
          <w:sz w:val="28"/>
          <w:szCs w:val="28"/>
        </w:rPr>
      </w:pPr>
      <w:del w:id="127" w:author="Derrick Williamson" w:date="2026-09-25T20:09:00Z" w16du:dateUtc="2026-09-26T00:09:00Z">
        <w:r>
          <w:rPr>
            <w:rFonts w:eastAsia="Times New Roman" w:cs="Arial"/>
            <w:b/>
            <w:sz w:val="28"/>
            <w:szCs w:val="28"/>
          </w:rPr>
          <w:delText>Burnham Without</w:delText>
        </w:r>
        <w:r w:rsidR="00ED564F">
          <w:rPr>
            <w:rFonts w:eastAsia="Times New Roman" w:cs="Arial"/>
            <w:b/>
            <w:sz w:val="28"/>
            <w:szCs w:val="28"/>
          </w:rPr>
          <w:delText xml:space="preserve"> Parish Council</w:delText>
        </w:r>
      </w:del>
    </w:p>
    <w:p w14:paraId="3C53B136" w14:textId="77777777" w:rsidR="00815FCF" w:rsidRPr="00DE762C" w:rsidRDefault="00815FCF" w:rsidP="00815FCF">
      <w:pPr>
        <w:spacing w:after="0" w:line="240" w:lineRule="auto"/>
        <w:jc w:val="center"/>
        <w:rPr>
          <w:del w:id="128" w:author="Derrick Williamson" w:date="2026-09-25T20:09:00Z" w16du:dateUtc="2026-09-26T00:09:00Z"/>
          <w:rFonts w:eastAsia="Times New Roman" w:cs="Arial"/>
          <w:b/>
          <w:sz w:val="2"/>
          <w:szCs w:val="2"/>
        </w:rPr>
      </w:pPr>
    </w:p>
    <w:p w14:paraId="71C24366" w14:textId="77777777" w:rsidR="00815FCF" w:rsidRPr="00D06620" w:rsidRDefault="00815FCF" w:rsidP="00815FCF">
      <w:pPr>
        <w:overflowPunct w:val="0"/>
        <w:autoSpaceDE w:val="0"/>
        <w:autoSpaceDN w:val="0"/>
        <w:adjustRightInd w:val="0"/>
        <w:spacing w:after="120" w:line="240" w:lineRule="auto"/>
        <w:ind w:left="1701" w:right="1627"/>
        <w:jc w:val="center"/>
        <w:textAlignment w:val="baseline"/>
        <w:rPr>
          <w:del w:id="129" w:author="Derrick Williamson" w:date="2026-09-25T20:09:00Z" w16du:dateUtc="2026-09-26T00:09:00Z"/>
          <w:rFonts w:eastAsia="Times New Roman" w:cs="Arial"/>
          <w:b/>
          <w:sz w:val="24"/>
          <w:szCs w:val="24"/>
        </w:rPr>
      </w:pPr>
      <w:del w:id="130" w:author="Derrick Williamson" w:date="2026-09-25T20:09:00Z" w16du:dateUtc="2026-09-26T00:09:00Z">
        <w:r w:rsidRPr="00D06620">
          <w:rPr>
            <w:rFonts w:eastAsia="Times New Roman" w:cs="Arial"/>
            <w:b/>
            <w:sz w:val="24"/>
            <w:szCs w:val="24"/>
          </w:rPr>
          <w:delText xml:space="preserve">NOTICE OF </w:delText>
        </w:r>
        <w:r>
          <w:rPr>
            <w:rFonts w:eastAsia="Times New Roman" w:cs="Arial"/>
            <w:b/>
            <w:sz w:val="24"/>
            <w:szCs w:val="24"/>
          </w:rPr>
          <w:delText xml:space="preserve">PUBLIC </w:delText>
        </w:r>
        <w:r w:rsidRPr="00D06620">
          <w:rPr>
            <w:rFonts w:eastAsia="Times New Roman" w:cs="Arial"/>
            <w:b/>
            <w:sz w:val="24"/>
            <w:szCs w:val="24"/>
          </w:rPr>
          <w:delText>RIGHTS</w:delText>
        </w:r>
        <w:r>
          <w:rPr>
            <w:rFonts w:eastAsia="Times New Roman" w:cs="Arial"/>
            <w:b/>
            <w:sz w:val="24"/>
            <w:szCs w:val="24"/>
          </w:rPr>
          <w:delText xml:space="preserve"> AND PUBLICATION </w:delText>
        </w:r>
        <w:r w:rsidR="00D5498D">
          <w:rPr>
            <w:rFonts w:eastAsia="Times New Roman" w:cs="Arial"/>
            <w:b/>
            <w:sz w:val="24"/>
            <w:szCs w:val="24"/>
          </w:rPr>
          <w:delText>O</w:delText>
        </w:r>
        <w:r>
          <w:rPr>
            <w:rFonts w:eastAsia="Times New Roman" w:cs="Arial"/>
            <w:b/>
            <w:sz w:val="24"/>
            <w:szCs w:val="24"/>
          </w:rPr>
          <w:delText xml:space="preserve">F UNAUDITED ANNUAL </w:delText>
        </w:r>
        <w:r w:rsidR="00C644E5">
          <w:rPr>
            <w:rFonts w:eastAsia="Times New Roman" w:cs="Arial"/>
            <w:b/>
            <w:sz w:val="24"/>
            <w:szCs w:val="24"/>
          </w:rPr>
          <w:delText xml:space="preserve">GOVERNANCE &amp; </w:delText>
        </w:r>
        <w:r w:rsidR="00D5498D">
          <w:rPr>
            <w:rFonts w:eastAsia="Times New Roman" w:cs="Arial"/>
            <w:b/>
            <w:sz w:val="24"/>
            <w:szCs w:val="24"/>
          </w:rPr>
          <w:delText>A</w:delText>
        </w:r>
        <w:r w:rsidR="00C644E5">
          <w:rPr>
            <w:rFonts w:eastAsia="Times New Roman" w:cs="Arial"/>
            <w:b/>
            <w:sz w:val="24"/>
            <w:szCs w:val="24"/>
          </w:rPr>
          <w:delText xml:space="preserve">CCOUNTABILITY </w:delText>
        </w:r>
        <w:r>
          <w:rPr>
            <w:rFonts w:eastAsia="Times New Roman" w:cs="Arial"/>
            <w:b/>
            <w:sz w:val="24"/>
            <w:szCs w:val="24"/>
          </w:rPr>
          <w:delText>RETURN</w:delText>
        </w:r>
      </w:del>
    </w:p>
    <w:p w14:paraId="44A097A4" w14:textId="4221ADE6" w:rsidR="00815FCF" w:rsidRPr="00D06620" w:rsidRDefault="00815FCF" w:rsidP="00815FCF">
      <w:pPr>
        <w:overflowPunct w:val="0"/>
        <w:autoSpaceDE w:val="0"/>
        <w:autoSpaceDN w:val="0"/>
        <w:adjustRightInd w:val="0"/>
        <w:spacing w:after="0" w:line="240" w:lineRule="auto"/>
        <w:jc w:val="center"/>
        <w:textAlignment w:val="baseline"/>
        <w:rPr>
          <w:del w:id="131" w:author="Derrick Williamson" w:date="2026-09-25T20:09:00Z" w16du:dateUtc="2026-09-26T00:09:00Z"/>
          <w:rFonts w:eastAsia="Times New Roman" w:cs="Arial"/>
          <w:b/>
          <w:szCs w:val="21"/>
        </w:rPr>
      </w:pPr>
      <w:del w:id="132" w:author="Derrick Williamson" w:date="2026-09-25T20:09:00Z" w16du:dateUtc="2026-09-26T00:09:00Z">
        <w:r w:rsidRPr="00D06620">
          <w:rPr>
            <w:rFonts w:eastAsia="Times New Roman" w:cs="Arial"/>
            <w:b/>
            <w:szCs w:val="21"/>
          </w:rPr>
          <w:delText>ACCOUNTS FOR THE YEAR ENDED 31 MARCH 20</w:delText>
        </w:r>
        <w:r w:rsidR="006F2BF0">
          <w:rPr>
            <w:rFonts w:eastAsia="Times New Roman" w:cs="Arial"/>
            <w:b/>
            <w:szCs w:val="21"/>
          </w:rPr>
          <w:delText>20</w:delText>
        </w:r>
      </w:del>
    </w:p>
    <w:p w14:paraId="5FE64485" w14:textId="77777777" w:rsidR="00815FCF" w:rsidRPr="00D06620" w:rsidRDefault="00815FCF" w:rsidP="00815FCF">
      <w:pPr>
        <w:overflowPunct w:val="0"/>
        <w:autoSpaceDE w:val="0"/>
        <w:autoSpaceDN w:val="0"/>
        <w:adjustRightInd w:val="0"/>
        <w:spacing w:after="0" w:line="240" w:lineRule="auto"/>
        <w:textAlignment w:val="baseline"/>
        <w:rPr>
          <w:del w:id="133" w:author="Derrick Williamson" w:date="2026-09-25T20:09:00Z" w16du:dateUtc="2026-09-26T00:09:00Z"/>
          <w:rFonts w:eastAsia="Times New Roman" w:cs="Arial"/>
          <w:szCs w:val="21"/>
        </w:rPr>
      </w:pPr>
    </w:p>
    <w:p w14:paraId="48B7369A" w14:textId="77777777" w:rsidR="00DE762C" w:rsidRPr="00D06620" w:rsidRDefault="00DE762C" w:rsidP="00DE762C">
      <w:pPr>
        <w:overflowPunct w:val="0"/>
        <w:autoSpaceDE w:val="0"/>
        <w:autoSpaceDN w:val="0"/>
        <w:adjustRightInd w:val="0"/>
        <w:spacing w:after="0" w:line="240" w:lineRule="auto"/>
        <w:jc w:val="center"/>
        <w:textAlignment w:val="baseline"/>
        <w:rPr>
          <w:del w:id="134" w:author="Derrick Williamson" w:date="2026-09-25T20:09:00Z" w16du:dateUtc="2026-09-26T00:09:00Z"/>
          <w:rFonts w:eastAsia="Times New Roman" w:cs="Arial"/>
          <w:b/>
          <w:szCs w:val="21"/>
        </w:rPr>
      </w:pPr>
      <w:del w:id="135" w:author="Derrick Williamson" w:date="2026-09-25T20:09:00Z" w16du:dateUtc="2026-09-26T00:09:00Z">
        <w:r>
          <w:rPr>
            <w:rFonts w:eastAsia="Times New Roman" w:cs="Arial"/>
            <w:b/>
            <w:szCs w:val="21"/>
          </w:rPr>
          <w:delText>Local Audit and Accountability Act 2014 Sections 25, 26 and 27</w:delText>
        </w:r>
        <w:r w:rsidRPr="00D06620">
          <w:rPr>
            <w:rFonts w:eastAsia="Times New Roman" w:cs="Arial"/>
            <w:b/>
            <w:szCs w:val="21"/>
          </w:rPr>
          <w:delText xml:space="preserve"> </w:delText>
        </w:r>
      </w:del>
    </w:p>
    <w:p w14:paraId="37B6856B" w14:textId="77777777" w:rsidR="00DE762C" w:rsidRDefault="00DE762C" w:rsidP="00DE762C">
      <w:pPr>
        <w:overflowPunct w:val="0"/>
        <w:autoSpaceDE w:val="0"/>
        <w:autoSpaceDN w:val="0"/>
        <w:adjustRightInd w:val="0"/>
        <w:spacing w:after="0" w:line="240" w:lineRule="auto"/>
        <w:jc w:val="center"/>
        <w:textAlignment w:val="baseline"/>
        <w:rPr>
          <w:del w:id="136" w:author="Derrick Williamson" w:date="2026-09-25T20:09:00Z" w16du:dateUtc="2026-09-26T00:09:00Z"/>
          <w:rFonts w:eastAsia="Times New Roman" w:cs="Arial"/>
          <w:b/>
          <w:szCs w:val="21"/>
        </w:rPr>
      </w:pPr>
      <w:del w:id="137" w:author="Derrick Williamson" w:date="2026-09-25T20:09:00Z" w16du:dateUtc="2026-09-26T00:09:00Z">
        <w:r w:rsidRPr="00D06620">
          <w:rPr>
            <w:rFonts w:eastAsia="Times New Roman" w:cs="Arial"/>
            <w:b/>
            <w:szCs w:val="21"/>
          </w:rPr>
          <w:delText>The Accounts and Audit Regulations 201</w:delText>
        </w:r>
        <w:r>
          <w:rPr>
            <w:rFonts w:eastAsia="Times New Roman" w:cs="Arial"/>
            <w:b/>
            <w:szCs w:val="21"/>
          </w:rPr>
          <w:delText>5</w:delText>
        </w:r>
        <w:r w:rsidRPr="00D06620">
          <w:rPr>
            <w:rFonts w:eastAsia="Times New Roman" w:cs="Arial"/>
            <w:b/>
            <w:szCs w:val="21"/>
          </w:rPr>
          <w:delText xml:space="preserve"> (SI 201</w:delText>
        </w:r>
        <w:r>
          <w:rPr>
            <w:rFonts w:eastAsia="Times New Roman" w:cs="Arial"/>
            <w:b/>
            <w:szCs w:val="21"/>
          </w:rPr>
          <w:delText>5/234</w:delText>
        </w:r>
        <w:r w:rsidRPr="00D06620">
          <w:rPr>
            <w:rFonts w:eastAsia="Times New Roman" w:cs="Arial"/>
            <w:b/>
            <w:szCs w:val="21"/>
          </w:rPr>
          <w:delText>)</w:delText>
        </w:r>
      </w:del>
    </w:p>
    <w:p w14:paraId="5DA1E592" w14:textId="70291AAE" w:rsidR="00815FCF" w:rsidRPr="00D06620" w:rsidRDefault="00DE762C" w:rsidP="00DE762C">
      <w:pPr>
        <w:overflowPunct w:val="0"/>
        <w:autoSpaceDE w:val="0"/>
        <w:autoSpaceDN w:val="0"/>
        <w:adjustRightInd w:val="0"/>
        <w:spacing w:after="0" w:line="240" w:lineRule="auto"/>
        <w:jc w:val="center"/>
        <w:textAlignment w:val="baseline"/>
        <w:rPr>
          <w:del w:id="138" w:author="Derrick Williamson" w:date="2026-09-25T20:09:00Z" w16du:dateUtc="2026-09-26T00:09:00Z"/>
          <w:rFonts w:eastAsia="Times New Roman" w:cs="Arial"/>
          <w:b/>
          <w:szCs w:val="21"/>
        </w:rPr>
      </w:pPr>
      <w:del w:id="139" w:author="Derrick Williamson" w:date="2026-09-25T20:09:00Z" w16du:dateUtc="2026-09-26T00:09:00Z">
        <w:r w:rsidRPr="00DC1668">
          <w:rPr>
            <w:rFonts w:eastAsia="Times New Roman" w:cs="Arial"/>
            <w:b/>
            <w:szCs w:val="21"/>
          </w:rPr>
          <w:delText>The Accounts and Audit (Coronavirus) (Amendment) Regulations 2020 (SI 2020/404)</w:delText>
        </w:r>
      </w:del>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2"/>
        <w:gridCol w:w="3119"/>
      </w:tblGrid>
      <w:tr w:rsidR="00815FCF" w:rsidRPr="00D06620" w14:paraId="71AFFCED" w14:textId="77777777" w:rsidTr="00743C17">
        <w:trPr>
          <w:del w:id="140" w:author="Derrick Williamson" w:date="2026-09-25T20:09:00Z" w16du:dateUtc="2026-09-26T00:09:00Z"/>
        </w:trPr>
        <w:tc>
          <w:tcPr>
            <w:tcW w:w="6912" w:type="dxa"/>
          </w:tcPr>
          <w:p w14:paraId="26F0F326" w14:textId="77777777" w:rsidR="00815FCF" w:rsidRPr="00D06620" w:rsidRDefault="00815FCF" w:rsidP="00743C17">
            <w:pPr>
              <w:overflowPunct w:val="0"/>
              <w:autoSpaceDE w:val="0"/>
              <w:autoSpaceDN w:val="0"/>
              <w:adjustRightInd w:val="0"/>
              <w:spacing w:after="0" w:line="240" w:lineRule="auto"/>
              <w:jc w:val="center"/>
              <w:textAlignment w:val="baseline"/>
              <w:rPr>
                <w:del w:id="141" w:author="Derrick Williamson" w:date="2026-09-25T20:09:00Z" w16du:dateUtc="2026-09-26T00:09:00Z"/>
                <w:rFonts w:eastAsia="Times New Roman" w:cs="Arial"/>
                <w:b/>
                <w:sz w:val="24"/>
                <w:szCs w:val="24"/>
              </w:rPr>
            </w:pPr>
            <w:del w:id="142" w:author="Derrick Williamson" w:date="2026-09-25T20:09:00Z" w16du:dateUtc="2026-09-26T00:09:00Z">
              <w:r w:rsidRPr="00D06620">
                <w:rPr>
                  <w:rFonts w:eastAsia="Times New Roman" w:cs="Arial"/>
                  <w:b/>
                  <w:sz w:val="24"/>
                  <w:szCs w:val="24"/>
                </w:rPr>
                <w:delText>NOTICE</w:delText>
              </w:r>
            </w:del>
          </w:p>
        </w:tc>
        <w:tc>
          <w:tcPr>
            <w:tcW w:w="3119" w:type="dxa"/>
          </w:tcPr>
          <w:p w14:paraId="04ACBBDF" w14:textId="77777777" w:rsidR="00815FCF" w:rsidRPr="00D06620" w:rsidRDefault="00815FCF" w:rsidP="00743C17">
            <w:pPr>
              <w:overflowPunct w:val="0"/>
              <w:autoSpaceDE w:val="0"/>
              <w:autoSpaceDN w:val="0"/>
              <w:adjustRightInd w:val="0"/>
              <w:spacing w:after="0" w:line="240" w:lineRule="auto"/>
              <w:jc w:val="center"/>
              <w:textAlignment w:val="baseline"/>
              <w:rPr>
                <w:del w:id="143" w:author="Derrick Williamson" w:date="2026-09-25T20:09:00Z" w16du:dateUtc="2026-09-26T00:09:00Z"/>
                <w:rFonts w:eastAsia="Times New Roman" w:cs="Arial"/>
                <w:szCs w:val="21"/>
              </w:rPr>
            </w:pPr>
            <w:del w:id="144" w:author="Derrick Williamson" w:date="2026-09-25T20:09:00Z" w16du:dateUtc="2026-09-26T00:09:00Z">
              <w:r w:rsidRPr="00D06620">
                <w:rPr>
                  <w:rFonts w:eastAsia="Times New Roman" w:cs="Arial"/>
                  <w:szCs w:val="21"/>
                </w:rPr>
                <w:delText>NOTES</w:delText>
              </w:r>
            </w:del>
          </w:p>
        </w:tc>
      </w:tr>
      <w:tr w:rsidR="00815FCF" w:rsidRPr="00D06620" w14:paraId="103019AE" w14:textId="77777777" w:rsidTr="00743C17">
        <w:trPr>
          <w:del w:id="145" w:author="Derrick Williamson" w:date="2026-09-25T20:09:00Z" w16du:dateUtc="2026-09-26T00:09:00Z"/>
        </w:trPr>
        <w:tc>
          <w:tcPr>
            <w:tcW w:w="6912" w:type="dxa"/>
          </w:tcPr>
          <w:p w14:paraId="078702AB" w14:textId="77777777" w:rsidR="00815FCF" w:rsidRPr="00D06620" w:rsidRDefault="00815FCF" w:rsidP="00743C17">
            <w:pPr>
              <w:overflowPunct w:val="0"/>
              <w:autoSpaceDE w:val="0"/>
              <w:autoSpaceDN w:val="0"/>
              <w:adjustRightInd w:val="0"/>
              <w:spacing w:after="0" w:line="240" w:lineRule="auto"/>
              <w:textAlignment w:val="baseline"/>
              <w:rPr>
                <w:del w:id="146" w:author="Derrick Williamson" w:date="2026-09-25T20:09:00Z" w16du:dateUtc="2026-09-26T00:09:00Z"/>
                <w:rFonts w:eastAsia="Times New Roman" w:cs="Arial"/>
                <w:b/>
                <w:sz w:val="18"/>
                <w:szCs w:val="18"/>
              </w:rPr>
            </w:pPr>
          </w:p>
          <w:p w14:paraId="3A4FCA1A" w14:textId="7779481F" w:rsidR="00815FCF" w:rsidRPr="00D06620" w:rsidRDefault="00815FCF" w:rsidP="00743C17">
            <w:pPr>
              <w:overflowPunct w:val="0"/>
              <w:autoSpaceDE w:val="0"/>
              <w:autoSpaceDN w:val="0"/>
              <w:adjustRightInd w:val="0"/>
              <w:spacing w:after="240" w:line="240" w:lineRule="auto"/>
              <w:textAlignment w:val="baseline"/>
              <w:rPr>
                <w:del w:id="147" w:author="Derrick Williamson" w:date="2026-09-25T20:09:00Z" w16du:dateUtc="2026-09-26T00:09:00Z"/>
                <w:rFonts w:eastAsia="Times New Roman" w:cs="Arial"/>
                <w:b/>
                <w:sz w:val="18"/>
                <w:szCs w:val="18"/>
              </w:rPr>
            </w:pPr>
            <w:del w:id="148" w:author="Derrick Williamson" w:date="2026-09-25T20:09:00Z" w16du:dateUtc="2026-09-26T00:09:00Z">
              <w:r>
                <w:rPr>
                  <w:rFonts w:eastAsia="Times New Roman" w:cs="Arial"/>
                  <w:b/>
                  <w:sz w:val="18"/>
                  <w:szCs w:val="18"/>
                </w:rPr>
                <w:delText xml:space="preserve">1. </w:delText>
              </w:r>
              <w:r w:rsidRPr="00D06620">
                <w:rPr>
                  <w:rFonts w:eastAsia="Times New Roman" w:cs="Arial"/>
                  <w:b/>
                  <w:sz w:val="18"/>
                  <w:szCs w:val="18"/>
                </w:rPr>
                <w:delText>Date of announcement</w:delText>
              </w:r>
              <w:r w:rsidR="00ED564F">
                <w:rPr>
                  <w:rFonts w:eastAsia="Times New Roman" w:cs="Arial"/>
                  <w:b/>
                  <w:sz w:val="18"/>
                  <w:szCs w:val="18"/>
                </w:rPr>
                <w:delText xml:space="preserve"> 12</w:delText>
              </w:r>
              <w:r w:rsidR="00ED564F" w:rsidRPr="00ED564F">
                <w:rPr>
                  <w:rFonts w:eastAsia="Times New Roman" w:cs="Arial"/>
                  <w:b/>
                  <w:sz w:val="18"/>
                  <w:szCs w:val="18"/>
                  <w:vertAlign w:val="superscript"/>
                </w:rPr>
                <w:delText>th</w:delText>
              </w:r>
              <w:r w:rsidR="00ED564F">
                <w:rPr>
                  <w:rFonts w:eastAsia="Times New Roman" w:cs="Arial"/>
                  <w:b/>
                  <w:sz w:val="18"/>
                  <w:szCs w:val="18"/>
                </w:rPr>
                <w:delText xml:space="preserve"> June 2020</w:delText>
              </w:r>
            </w:del>
          </w:p>
          <w:p w14:paraId="22091A18" w14:textId="77777777" w:rsidR="00815FCF" w:rsidRDefault="00815FCF" w:rsidP="00743C17">
            <w:pPr>
              <w:overflowPunct w:val="0"/>
              <w:autoSpaceDE w:val="0"/>
              <w:autoSpaceDN w:val="0"/>
              <w:adjustRightInd w:val="0"/>
              <w:spacing w:after="0" w:line="240" w:lineRule="auto"/>
              <w:contextualSpacing/>
              <w:textAlignment w:val="baseline"/>
              <w:rPr>
                <w:del w:id="149" w:author="Derrick Williamson" w:date="2026-09-25T20:09:00Z" w16du:dateUtc="2026-09-26T00:09:00Z"/>
                <w:rFonts w:eastAsia="Times New Roman" w:cs="Arial"/>
                <w:b/>
                <w:sz w:val="18"/>
                <w:szCs w:val="18"/>
              </w:rPr>
            </w:pPr>
            <w:del w:id="150" w:author="Derrick Williamson" w:date="2026-09-25T20:09:00Z" w16du:dateUtc="2026-09-26T00:09:00Z">
              <w:r>
                <w:rPr>
                  <w:rFonts w:eastAsia="Times New Roman" w:cs="Arial"/>
                  <w:b/>
                  <w:sz w:val="18"/>
                  <w:szCs w:val="18"/>
                </w:rPr>
                <w:delText xml:space="preserve">2. </w:delText>
              </w:r>
              <w:r w:rsidRPr="00D06620">
                <w:rPr>
                  <w:rFonts w:eastAsia="Times New Roman" w:cs="Arial"/>
                  <w:b/>
                  <w:sz w:val="18"/>
                  <w:szCs w:val="18"/>
                </w:rPr>
                <w:delText xml:space="preserve">Each year the </w:delText>
              </w:r>
              <w:r>
                <w:rPr>
                  <w:rFonts w:eastAsia="Times New Roman" w:cs="Arial"/>
                  <w:b/>
                  <w:sz w:val="18"/>
                  <w:szCs w:val="18"/>
                </w:rPr>
                <w:delText>smaller authorit</w:delText>
              </w:r>
              <w:r w:rsidRPr="00D06620">
                <w:rPr>
                  <w:rFonts w:eastAsia="Times New Roman" w:cs="Arial"/>
                  <w:b/>
                  <w:sz w:val="18"/>
                  <w:szCs w:val="18"/>
                </w:rPr>
                <w:delText xml:space="preserve">y’s </w:delText>
              </w:r>
              <w:r>
                <w:rPr>
                  <w:rFonts w:eastAsia="Times New Roman" w:cs="Arial"/>
                  <w:b/>
                  <w:sz w:val="18"/>
                  <w:szCs w:val="18"/>
                </w:rPr>
                <w:delText>A</w:delText>
              </w:r>
              <w:r w:rsidRPr="00D06620">
                <w:rPr>
                  <w:rFonts w:eastAsia="Times New Roman" w:cs="Arial"/>
                  <w:b/>
                  <w:sz w:val="18"/>
                  <w:szCs w:val="18"/>
                </w:rPr>
                <w:delText xml:space="preserve">nnual </w:delText>
              </w:r>
              <w:r w:rsidR="00C644E5">
                <w:rPr>
                  <w:rFonts w:eastAsia="Times New Roman" w:cs="Arial"/>
                  <w:b/>
                  <w:sz w:val="18"/>
                  <w:szCs w:val="18"/>
                </w:rPr>
                <w:delText xml:space="preserve">Governance and Accountability </w:delText>
              </w:r>
              <w:r>
                <w:rPr>
                  <w:rFonts w:eastAsia="Times New Roman" w:cs="Arial"/>
                  <w:b/>
                  <w:sz w:val="18"/>
                  <w:szCs w:val="18"/>
                </w:rPr>
                <w:delText>R</w:delText>
              </w:r>
              <w:r w:rsidRPr="00D06620">
                <w:rPr>
                  <w:rFonts w:eastAsia="Times New Roman" w:cs="Arial"/>
                  <w:b/>
                  <w:sz w:val="18"/>
                  <w:szCs w:val="18"/>
                </w:rPr>
                <w:delText xml:space="preserve">eturn </w:delText>
              </w:r>
              <w:r w:rsidR="00C644E5">
                <w:rPr>
                  <w:rFonts w:eastAsia="Times New Roman" w:cs="Arial"/>
                  <w:b/>
                  <w:sz w:val="18"/>
                  <w:szCs w:val="18"/>
                </w:rPr>
                <w:delText xml:space="preserve">(AGAR) </w:delText>
              </w:r>
              <w:r>
                <w:rPr>
                  <w:rFonts w:eastAsia="Times New Roman" w:cs="Arial"/>
                  <w:b/>
                  <w:sz w:val="18"/>
                  <w:szCs w:val="18"/>
                </w:rPr>
                <w:delText>needs to be reviewed by an external</w:delText>
              </w:r>
              <w:r w:rsidRPr="00D06620">
                <w:rPr>
                  <w:rFonts w:eastAsia="Times New Roman" w:cs="Arial"/>
                  <w:b/>
                  <w:sz w:val="18"/>
                  <w:szCs w:val="18"/>
                </w:rPr>
                <w:delText xml:space="preserve"> auditor appointed by </w:delText>
              </w:r>
              <w:r w:rsidR="00C644E5">
                <w:rPr>
                  <w:rFonts w:eastAsia="Times New Roman" w:cs="Arial"/>
                  <w:b/>
                  <w:sz w:val="18"/>
                  <w:szCs w:val="18"/>
                </w:rPr>
                <w:delText>Smaller Authorities’ Audit Appointments Ltd</w:delText>
              </w:r>
              <w:r w:rsidRPr="00D06620">
                <w:rPr>
                  <w:rFonts w:eastAsia="Times New Roman" w:cs="Arial"/>
                  <w:b/>
                  <w:sz w:val="18"/>
                  <w:szCs w:val="18"/>
                </w:rPr>
                <w:delText xml:space="preserve">.  </w:delText>
              </w:r>
              <w:r>
                <w:rPr>
                  <w:rFonts w:eastAsia="Times New Roman" w:cs="Arial"/>
                  <w:b/>
                  <w:sz w:val="18"/>
                  <w:szCs w:val="18"/>
                </w:rPr>
                <w:delText xml:space="preserve">The unaudited </w:delText>
              </w:r>
              <w:r w:rsidR="00C644E5">
                <w:rPr>
                  <w:rFonts w:eastAsia="Times New Roman" w:cs="Arial"/>
                  <w:b/>
                  <w:sz w:val="18"/>
                  <w:szCs w:val="18"/>
                </w:rPr>
                <w:delText>AGAR</w:delText>
              </w:r>
              <w:r>
                <w:rPr>
                  <w:rFonts w:eastAsia="Times New Roman" w:cs="Arial"/>
                  <w:b/>
                  <w:sz w:val="18"/>
                  <w:szCs w:val="18"/>
                </w:rPr>
                <w:delText xml:space="preserve"> has been published with this notice. As it has yet to be reviewed by the appointed auditor, it is subject to change as a result of that review. </w:delText>
              </w:r>
            </w:del>
          </w:p>
          <w:p w14:paraId="523ACB9B" w14:textId="0DC713C6" w:rsidR="00815FCF" w:rsidRPr="00D06620" w:rsidRDefault="00815FCF" w:rsidP="00743C17">
            <w:pPr>
              <w:overflowPunct w:val="0"/>
              <w:autoSpaceDE w:val="0"/>
              <w:autoSpaceDN w:val="0"/>
              <w:adjustRightInd w:val="0"/>
              <w:spacing w:after="0" w:line="240" w:lineRule="auto"/>
              <w:contextualSpacing/>
              <w:textAlignment w:val="baseline"/>
              <w:rPr>
                <w:del w:id="151" w:author="Derrick Williamson" w:date="2026-09-25T20:09:00Z" w16du:dateUtc="2026-09-26T00:09:00Z"/>
                <w:rFonts w:eastAsia="Times New Roman" w:cs="Arial"/>
                <w:b/>
                <w:sz w:val="18"/>
                <w:szCs w:val="18"/>
              </w:rPr>
            </w:pPr>
            <w:del w:id="152" w:author="Derrick Williamson" w:date="2026-09-25T20:09:00Z" w16du:dateUtc="2026-09-26T00:09:00Z">
              <w:r w:rsidRPr="00D06620">
                <w:rPr>
                  <w:rFonts w:eastAsia="Times New Roman" w:cs="Arial"/>
                  <w:b/>
                  <w:sz w:val="18"/>
                  <w:szCs w:val="18"/>
                </w:rPr>
                <w:delText>Any person interested has the right to inspect</w:delText>
              </w:r>
              <w:r>
                <w:rPr>
                  <w:rFonts w:eastAsia="Times New Roman" w:cs="Arial"/>
                  <w:b/>
                  <w:sz w:val="18"/>
                  <w:szCs w:val="18"/>
                </w:rPr>
                <w:delText xml:space="preserve"> and make copies of the</w:delText>
              </w:r>
              <w:r w:rsidRPr="00D06620">
                <w:rPr>
                  <w:rFonts w:eastAsia="Times New Roman" w:cs="Arial"/>
                  <w:b/>
                  <w:sz w:val="18"/>
                  <w:szCs w:val="18"/>
                </w:rPr>
                <w:delText xml:space="preserve"> </w:delText>
              </w:r>
              <w:r w:rsidRPr="00830ECB">
                <w:rPr>
                  <w:rFonts w:eastAsia="Times New Roman" w:cs="Arial"/>
                  <w:b/>
                  <w:sz w:val="18"/>
                  <w:szCs w:val="18"/>
                </w:rPr>
                <w:delText>accounting records for the financial year to which the audit relates and all books, deeds, contracts, bills, vouchers, receipts and other documents relating to those records</w:delText>
              </w:r>
              <w:r w:rsidRPr="00830ECB" w:rsidDel="008D7C6C">
                <w:rPr>
                  <w:rFonts w:eastAsia="Times New Roman" w:cs="Arial"/>
                  <w:b/>
                  <w:sz w:val="18"/>
                  <w:szCs w:val="18"/>
                </w:rPr>
                <w:delText xml:space="preserve"> </w:delText>
              </w:r>
              <w:r w:rsidRPr="00830ECB">
                <w:rPr>
                  <w:rFonts w:eastAsia="Times New Roman" w:cs="Arial"/>
                  <w:b/>
                  <w:sz w:val="18"/>
                  <w:szCs w:val="18"/>
                </w:rPr>
                <w:delText>must be made available for inspection by any person interested</w:delText>
              </w:r>
              <w:r w:rsidR="00270726">
                <w:rPr>
                  <w:rFonts w:eastAsia="Times New Roman" w:cs="Arial"/>
                  <w:b/>
                  <w:sz w:val="18"/>
                  <w:szCs w:val="18"/>
                </w:rPr>
                <w:delText>.</w:delText>
              </w:r>
              <w:r w:rsidR="005A520D">
                <w:rPr>
                  <w:rFonts w:eastAsia="Times New Roman" w:cs="Arial"/>
                  <w:b/>
                  <w:sz w:val="18"/>
                  <w:szCs w:val="18"/>
                </w:rPr>
                <w:delText xml:space="preserve"> </w:delText>
              </w:r>
              <w:r w:rsidRPr="00D06620">
                <w:rPr>
                  <w:rFonts w:eastAsia="Times New Roman" w:cs="Arial"/>
                  <w:b/>
                  <w:sz w:val="18"/>
                  <w:szCs w:val="18"/>
                </w:rPr>
                <w:delText>For the year ended 31 March 20</w:delText>
              </w:r>
              <w:r w:rsidR="006F2BF0">
                <w:rPr>
                  <w:rFonts w:eastAsia="Times New Roman" w:cs="Arial"/>
                  <w:b/>
                  <w:sz w:val="18"/>
                  <w:szCs w:val="18"/>
                </w:rPr>
                <w:delText>20</w:delText>
              </w:r>
              <w:r w:rsidR="00C644E5">
                <w:rPr>
                  <w:rFonts w:eastAsia="Times New Roman" w:cs="Arial"/>
                  <w:b/>
                  <w:sz w:val="18"/>
                  <w:szCs w:val="18"/>
                </w:rPr>
                <w:delText>,</w:delText>
              </w:r>
              <w:r w:rsidRPr="00D06620">
                <w:rPr>
                  <w:rFonts w:eastAsia="Times New Roman" w:cs="Arial"/>
                  <w:b/>
                  <w:sz w:val="18"/>
                  <w:szCs w:val="18"/>
                </w:rPr>
                <w:delText xml:space="preserve"> these documents will be available on reasonable notice by application to:</w:delText>
              </w:r>
            </w:del>
          </w:p>
          <w:p w14:paraId="34A1DEB0" w14:textId="77777777" w:rsidR="00815FCF" w:rsidRPr="00D06620" w:rsidRDefault="00815FCF" w:rsidP="00743C17">
            <w:pPr>
              <w:overflowPunct w:val="0"/>
              <w:autoSpaceDE w:val="0"/>
              <w:autoSpaceDN w:val="0"/>
              <w:adjustRightInd w:val="0"/>
              <w:spacing w:after="0" w:line="240" w:lineRule="auto"/>
              <w:textAlignment w:val="baseline"/>
              <w:rPr>
                <w:del w:id="153" w:author="Derrick Williamson" w:date="2026-09-25T20:09:00Z" w16du:dateUtc="2026-09-26T00:09:00Z"/>
                <w:rFonts w:eastAsia="Times New Roman" w:cs="Arial"/>
                <w:b/>
                <w:sz w:val="18"/>
                <w:szCs w:val="18"/>
              </w:rPr>
            </w:pPr>
          </w:p>
          <w:p w14:paraId="40E8D690" w14:textId="05128231"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54" w:author="Derrick Williamson" w:date="2026-09-25T20:09:00Z" w16du:dateUtc="2026-09-26T00:09:00Z"/>
                <w:rFonts w:eastAsia="Times New Roman" w:cs="Arial"/>
                <w:sz w:val="18"/>
                <w:szCs w:val="18"/>
              </w:rPr>
            </w:pPr>
            <w:del w:id="155" w:author="Derrick Williamson" w:date="2026-09-25T20:09:00Z" w16du:dateUtc="2026-09-26T00:09:00Z">
              <w:r w:rsidRPr="00D06620">
                <w:rPr>
                  <w:rFonts w:eastAsia="Times New Roman" w:cs="Arial"/>
                  <w:sz w:val="18"/>
                  <w:szCs w:val="18"/>
                </w:rPr>
                <w:delText xml:space="preserve">(b) </w:delText>
              </w:r>
              <w:r w:rsidRPr="00D06620">
                <w:rPr>
                  <w:rFonts w:eastAsia="Times New Roman" w:cs="Arial"/>
                  <w:sz w:val="18"/>
                  <w:szCs w:val="18"/>
                </w:rPr>
                <w:tab/>
              </w:r>
              <w:r w:rsidR="003413A6">
                <w:rPr>
                  <w:rFonts w:eastAsia="Times New Roman" w:cs="Arial"/>
                  <w:sz w:val="18"/>
                  <w:szCs w:val="18"/>
                </w:rPr>
                <w:delText>Richard Young, Clerk/RFO</w:delText>
              </w:r>
            </w:del>
          </w:p>
          <w:p w14:paraId="3F7C16DF" w14:textId="3ECE64B0"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56" w:author="Derrick Williamson" w:date="2026-09-25T20:09:00Z" w16du:dateUtc="2026-09-26T00:09:00Z"/>
                <w:rFonts w:eastAsia="Times New Roman" w:cs="Arial"/>
                <w:sz w:val="18"/>
                <w:szCs w:val="18"/>
              </w:rPr>
            </w:pPr>
            <w:del w:id="157" w:author="Derrick Williamson" w:date="2026-09-25T20:09:00Z" w16du:dateUtc="2026-09-26T00:09:00Z">
              <w:r w:rsidRPr="00D06620">
                <w:rPr>
                  <w:rFonts w:eastAsia="Times New Roman" w:cs="Arial"/>
                  <w:sz w:val="18"/>
                  <w:szCs w:val="18"/>
                </w:rPr>
                <w:tab/>
              </w:r>
              <w:r w:rsidR="003413A6">
                <w:rPr>
                  <w:rFonts w:eastAsia="Times New Roman" w:cs="Arial"/>
                  <w:sz w:val="18"/>
                  <w:szCs w:val="18"/>
                </w:rPr>
                <w:delText>5 Channel Court, Burnham on Sea TA8 1NE Tel 01289 789859</w:delText>
              </w:r>
            </w:del>
          </w:p>
          <w:p w14:paraId="16864A92" w14:textId="711AC8F1"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58" w:author="Derrick Williamson" w:date="2026-09-25T20:09:00Z" w16du:dateUtc="2026-09-26T00:09:00Z"/>
                <w:rFonts w:eastAsia="Times New Roman" w:cs="Arial"/>
                <w:sz w:val="18"/>
                <w:szCs w:val="18"/>
              </w:rPr>
            </w:pPr>
            <w:del w:id="159" w:author="Derrick Williamson" w:date="2026-09-25T20:09:00Z" w16du:dateUtc="2026-09-26T00:09:00Z">
              <w:r w:rsidRPr="00D06620">
                <w:rPr>
                  <w:rFonts w:eastAsia="Times New Roman" w:cs="Arial"/>
                  <w:sz w:val="18"/>
                  <w:szCs w:val="18"/>
                </w:rPr>
                <w:tab/>
              </w:r>
              <w:r w:rsidR="003413A6">
                <w:rPr>
                  <w:rFonts w:eastAsia="Times New Roman" w:cs="Arial"/>
                  <w:sz w:val="18"/>
                  <w:szCs w:val="18"/>
                </w:rPr>
                <w:delText>E mail woolavingtonpc@aol.com</w:delText>
              </w:r>
            </w:del>
          </w:p>
          <w:p w14:paraId="38E7898C" w14:textId="77777777"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60" w:author="Derrick Williamson" w:date="2026-09-25T20:09:00Z" w16du:dateUtc="2026-09-26T00:09:00Z"/>
                <w:rFonts w:eastAsia="Times New Roman" w:cs="Arial"/>
                <w:sz w:val="18"/>
                <w:szCs w:val="18"/>
              </w:rPr>
            </w:pPr>
          </w:p>
          <w:p w14:paraId="259496C7" w14:textId="290FC185"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61" w:author="Derrick Williamson" w:date="2026-09-25T20:09:00Z" w16du:dateUtc="2026-09-26T00:09:00Z"/>
                <w:rFonts w:eastAsia="Times New Roman" w:cs="Arial"/>
                <w:sz w:val="18"/>
                <w:szCs w:val="18"/>
              </w:rPr>
            </w:pPr>
            <w:del w:id="162" w:author="Derrick Williamson" w:date="2026-09-25T20:09:00Z" w16du:dateUtc="2026-09-26T00:09:00Z">
              <w:r w:rsidRPr="00D06620">
                <w:rPr>
                  <w:rFonts w:eastAsia="Times New Roman" w:cs="Arial"/>
                  <w:sz w:val="18"/>
                  <w:szCs w:val="18"/>
                </w:rPr>
                <w:delText xml:space="preserve">commencing on (c) </w:delText>
              </w:r>
              <w:r w:rsidR="003F371A">
                <w:rPr>
                  <w:rFonts w:eastAsia="Times New Roman" w:cs="Arial"/>
                  <w:sz w:val="18"/>
                  <w:szCs w:val="18"/>
                </w:rPr>
                <w:delText>__</w:delText>
              </w:r>
              <w:r w:rsidR="00BF3571">
                <w:rPr>
                  <w:rFonts w:eastAsia="Times New Roman" w:cs="Arial"/>
                  <w:b/>
                  <w:sz w:val="18"/>
                  <w:szCs w:val="18"/>
                </w:rPr>
                <w:delText>Monday 1</w:delText>
              </w:r>
              <w:r w:rsidR="006F2BF0">
                <w:rPr>
                  <w:rFonts w:eastAsia="Times New Roman" w:cs="Arial"/>
                  <w:b/>
                  <w:sz w:val="18"/>
                  <w:szCs w:val="18"/>
                </w:rPr>
                <w:delText>5</w:delText>
              </w:r>
              <w:r w:rsidR="00BF3571">
                <w:rPr>
                  <w:rFonts w:eastAsia="Times New Roman" w:cs="Arial"/>
                  <w:b/>
                  <w:sz w:val="18"/>
                  <w:szCs w:val="18"/>
                </w:rPr>
                <w:delText xml:space="preserve"> June 20</w:delText>
              </w:r>
              <w:r w:rsidR="006F2BF0">
                <w:rPr>
                  <w:rFonts w:eastAsia="Times New Roman" w:cs="Arial"/>
                  <w:b/>
                  <w:sz w:val="18"/>
                  <w:szCs w:val="18"/>
                </w:rPr>
                <w:delText>20</w:delText>
              </w:r>
              <w:r w:rsidR="00C551EB">
                <w:rPr>
                  <w:rFonts w:eastAsia="Times New Roman" w:cs="Arial"/>
                  <w:sz w:val="18"/>
                  <w:szCs w:val="18"/>
                </w:rPr>
                <w:delText xml:space="preserve"> </w:delText>
              </w:r>
              <w:r w:rsidR="003F371A">
                <w:rPr>
                  <w:rFonts w:eastAsia="Times New Roman" w:cs="Arial"/>
                  <w:sz w:val="18"/>
                  <w:szCs w:val="18"/>
                </w:rPr>
                <w:delText>_______________________</w:delText>
              </w:r>
              <w:r w:rsidRPr="00D06620">
                <w:rPr>
                  <w:rFonts w:eastAsia="Times New Roman" w:cs="Arial"/>
                  <w:sz w:val="18"/>
                  <w:szCs w:val="18"/>
                </w:rPr>
                <w:delText xml:space="preserve"> </w:delText>
              </w:r>
            </w:del>
          </w:p>
          <w:p w14:paraId="50691EBE" w14:textId="77777777"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63" w:author="Derrick Williamson" w:date="2026-09-25T20:09:00Z" w16du:dateUtc="2026-09-26T00:09:00Z"/>
                <w:rFonts w:eastAsia="Times New Roman" w:cs="Arial"/>
                <w:sz w:val="18"/>
                <w:szCs w:val="18"/>
              </w:rPr>
            </w:pPr>
          </w:p>
          <w:p w14:paraId="6BCD3FAE" w14:textId="77777777" w:rsidR="00815FCF" w:rsidRPr="00D06620" w:rsidRDefault="00815FCF" w:rsidP="00743C17">
            <w:pPr>
              <w:tabs>
                <w:tab w:val="left" w:pos="284"/>
                <w:tab w:val="left" w:pos="709"/>
              </w:tabs>
              <w:overflowPunct w:val="0"/>
              <w:autoSpaceDE w:val="0"/>
              <w:autoSpaceDN w:val="0"/>
              <w:adjustRightInd w:val="0"/>
              <w:spacing w:after="120" w:line="240" w:lineRule="auto"/>
              <w:ind w:left="357"/>
              <w:textAlignment w:val="baseline"/>
              <w:rPr>
                <w:del w:id="164" w:author="Derrick Williamson" w:date="2026-09-25T20:09:00Z" w16du:dateUtc="2026-09-26T00:09:00Z"/>
                <w:rFonts w:eastAsia="Times New Roman" w:cs="Arial"/>
                <w:sz w:val="18"/>
                <w:szCs w:val="18"/>
              </w:rPr>
            </w:pPr>
          </w:p>
          <w:p w14:paraId="3C10DC30" w14:textId="051B0D33"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65" w:author="Derrick Williamson" w:date="2026-09-25T20:09:00Z" w16du:dateUtc="2026-09-26T00:09:00Z"/>
                <w:rFonts w:eastAsia="Times New Roman" w:cs="Arial"/>
                <w:sz w:val="18"/>
                <w:szCs w:val="18"/>
              </w:rPr>
            </w:pPr>
            <w:del w:id="166" w:author="Derrick Williamson" w:date="2026-09-25T20:09:00Z" w16du:dateUtc="2026-09-26T00:09:00Z">
              <w:r w:rsidRPr="00D06620">
                <w:rPr>
                  <w:rFonts w:eastAsia="Times New Roman" w:cs="Arial"/>
                  <w:sz w:val="18"/>
                  <w:szCs w:val="18"/>
                </w:rPr>
                <w:delText xml:space="preserve">and ending on (d) </w:delText>
              </w:r>
              <w:r w:rsidR="003F371A">
                <w:rPr>
                  <w:rFonts w:eastAsia="Times New Roman" w:cs="Arial"/>
                  <w:sz w:val="18"/>
                  <w:szCs w:val="18"/>
                </w:rPr>
                <w:delText>___</w:delText>
              </w:r>
              <w:r w:rsidR="00BF3571">
                <w:rPr>
                  <w:rFonts w:eastAsia="Times New Roman" w:cs="Arial"/>
                  <w:b/>
                  <w:sz w:val="18"/>
                  <w:szCs w:val="18"/>
                </w:rPr>
                <w:delText>Friday 2</w:delText>
              </w:r>
              <w:r w:rsidR="006F2BF0">
                <w:rPr>
                  <w:rFonts w:eastAsia="Times New Roman" w:cs="Arial"/>
                  <w:b/>
                  <w:sz w:val="18"/>
                  <w:szCs w:val="18"/>
                </w:rPr>
                <w:delText>4</w:delText>
              </w:r>
              <w:r w:rsidR="00C551EB" w:rsidRPr="00C551EB">
                <w:rPr>
                  <w:rFonts w:eastAsia="Times New Roman" w:cs="Arial"/>
                  <w:b/>
                  <w:sz w:val="18"/>
                  <w:szCs w:val="18"/>
                </w:rPr>
                <w:delText xml:space="preserve"> July 20</w:delText>
              </w:r>
              <w:r w:rsidR="006F2BF0">
                <w:rPr>
                  <w:rFonts w:eastAsia="Times New Roman" w:cs="Arial"/>
                  <w:b/>
                  <w:sz w:val="18"/>
                  <w:szCs w:val="18"/>
                </w:rPr>
                <w:delText>20</w:delText>
              </w:r>
              <w:r w:rsidR="00C551EB">
                <w:rPr>
                  <w:rFonts w:eastAsia="Times New Roman" w:cs="Arial"/>
                  <w:sz w:val="18"/>
                  <w:szCs w:val="18"/>
                </w:rPr>
                <w:delText xml:space="preserve"> _</w:delText>
              </w:r>
              <w:r w:rsidR="003F371A">
                <w:rPr>
                  <w:rFonts w:eastAsia="Times New Roman" w:cs="Arial"/>
                  <w:sz w:val="18"/>
                  <w:szCs w:val="18"/>
                </w:rPr>
                <w:delText>_______________________</w:delText>
              </w:r>
              <w:r w:rsidRPr="00D06620">
                <w:rPr>
                  <w:rFonts w:eastAsia="Times New Roman" w:cs="Arial"/>
                  <w:sz w:val="18"/>
                  <w:szCs w:val="18"/>
                </w:rPr>
                <w:delText xml:space="preserve"> </w:delText>
              </w:r>
            </w:del>
          </w:p>
          <w:p w14:paraId="6DDBFF84" w14:textId="77777777"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del w:id="167" w:author="Derrick Williamson" w:date="2026-09-25T20:09:00Z" w16du:dateUtc="2026-09-26T00:09:00Z"/>
                <w:rFonts w:eastAsia="Times New Roman" w:cs="Arial"/>
                <w:sz w:val="18"/>
                <w:szCs w:val="18"/>
              </w:rPr>
            </w:pPr>
          </w:p>
          <w:p w14:paraId="2BE6623E" w14:textId="77777777" w:rsidR="00815FCF" w:rsidRPr="00D06620" w:rsidRDefault="00815FCF" w:rsidP="00743C17">
            <w:pPr>
              <w:overflowPunct w:val="0"/>
              <w:autoSpaceDE w:val="0"/>
              <w:autoSpaceDN w:val="0"/>
              <w:adjustRightInd w:val="0"/>
              <w:spacing w:after="0" w:line="240" w:lineRule="auto"/>
              <w:contextualSpacing/>
              <w:textAlignment w:val="baseline"/>
              <w:rPr>
                <w:del w:id="168" w:author="Derrick Williamson" w:date="2026-09-25T20:09:00Z" w16du:dateUtc="2026-09-26T00:09:00Z"/>
                <w:rFonts w:eastAsia="Times New Roman" w:cs="Arial"/>
                <w:b/>
                <w:sz w:val="18"/>
                <w:szCs w:val="18"/>
              </w:rPr>
            </w:pPr>
            <w:del w:id="169" w:author="Derrick Williamson" w:date="2026-09-25T20:09:00Z" w16du:dateUtc="2026-09-26T00:09:00Z">
              <w:r>
                <w:rPr>
                  <w:rFonts w:eastAsia="Times New Roman" w:cs="Arial"/>
                  <w:b/>
                  <w:sz w:val="18"/>
                  <w:szCs w:val="18"/>
                </w:rPr>
                <w:delText xml:space="preserve">3. </w:delText>
              </w:r>
              <w:r w:rsidRPr="00D06620">
                <w:rPr>
                  <w:rFonts w:eastAsia="Times New Roman" w:cs="Arial"/>
                  <w:b/>
                  <w:sz w:val="18"/>
                  <w:szCs w:val="18"/>
                </w:rPr>
                <w:delText>Local government electors and their representatives also have:</w:delText>
              </w:r>
            </w:del>
          </w:p>
          <w:p w14:paraId="40539E98" w14:textId="77777777" w:rsidR="00815FCF" w:rsidRPr="00D06620" w:rsidRDefault="00815FCF" w:rsidP="00743C17">
            <w:pPr>
              <w:overflowPunct w:val="0"/>
              <w:autoSpaceDE w:val="0"/>
              <w:autoSpaceDN w:val="0"/>
              <w:adjustRightInd w:val="0"/>
              <w:spacing w:after="0" w:line="240" w:lineRule="auto"/>
              <w:textAlignment w:val="baseline"/>
              <w:rPr>
                <w:del w:id="170" w:author="Derrick Williamson" w:date="2026-09-25T20:09:00Z" w16du:dateUtc="2026-09-26T00:09:00Z"/>
                <w:rFonts w:eastAsia="Times New Roman" w:cs="Arial"/>
                <w:b/>
                <w:sz w:val="18"/>
                <w:szCs w:val="18"/>
              </w:rPr>
            </w:pPr>
          </w:p>
          <w:p w14:paraId="62F7FE4A" w14:textId="77777777" w:rsidR="00815FCF" w:rsidRPr="00D06620" w:rsidRDefault="00815FCF" w:rsidP="00815FCF">
            <w:pPr>
              <w:numPr>
                <w:ilvl w:val="0"/>
                <w:numId w:val="1"/>
              </w:numPr>
              <w:overflowPunct w:val="0"/>
              <w:autoSpaceDE w:val="0"/>
              <w:autoSpaceDN w:val="0"/>
              <w:adjustRightInd w:val="0"/>
              <w:spacing w:after="240" w:line="240" w:lineRule="auto"/>
              <w:ind w:left="714" w:hanging="357"/>
              <w:textAlignment w:val="baseline"/>
              <w:rPr>
                <w:del w:id="171" w:author="Derrick Williamson" w:date="2026-09-25T20:09:00Z" w16du:dateUtc="2026-09-26T00:09:00Z"/>
                <w:rFonts w:eastAsia="Times New Roman" w:cs="Arial"/>
                <w:sz w:val="18"/>
                <w:szCs w:val="18"/>
              </w:rPr>
            </w:pPr>
            <w:del w:id="172" w:author="Derrick Williamson" w:date="2026-09-25T20:09:00Z" w16du:dateUtc="2026-09-26T00:09:00Z">
              <w:r w:rsidRPr="00D06620">
                <w:rPr>
                  <w:rFonts w:eastAsia="Times New Roman" w:cs="Arial"/>
                  <w:sz w:val="18"/>
                  <w:szCs w:val="18"/>
                </w:rPr>
                <w:delText xml:space="preserve">The opportunity to question the </w:delText>
              </w:r>
              <w:r>
                <w:rPr>
                  <w:rFonts w:eastAsia="Times New Roman" w:cs="Arial"/>
                  <w:sz w:val="18"/>
                  <w:szCs w:val="18"/>
                </w:rPr>
                <w:delText xml:space="preserve">appointed </w:delText>
              </w:r>
              <w:r w:rsidRPr="00D06620">
                <w:rPr>
                  <w:rFonts w:eastAsia="Times New Roman" w:cs="Arial"/>
                  <w:sz w:val="18"/>
                  <w:szCs w:val="18"/>
                </w:rPr>
                <w:delText>auditor about the account</w:delText>
              </w:r>
              <w:r>
                <w:rPr>
                  <w:rFonts w:eastAsia="Times New Roman" w:cs="Arial"/>
                  <w:sz w:val="18"/>
                  <w:szCs w:val="18"/>
                </w:rPr>
                <w:delText>ing record</w:delText>
              </w:r>
              <w:r w:rsidRPr="00D06620">
                <w:rPr>
                  <w:rFonts w:eastAsia="Times New Roman" w:cs="Arial"/>
                  <w:sz w:val="18"/>
                  <w:szCs w:val="18"/>
                </w:rPr>
                <w:delText>s; and</w:delText>
              </w:r>
            </w:del>
          </w:p>
          <w:p w14:paraId="5EE34B40" w14:textId="77777777" w:rsidR="00815FCF" w:rsidRPr="00D06620" w:rsidRDefault="00815FCF" w:rsidP="00815FCF">
            <w:pPr>
              <w:numPr>
                <w:ilvl w:val="0"/>
                <w:numId w:val="1"/>
              </w:numPr>
              <w:overflowPunct w:val="0"/>
              <w:autoSpaceDE w:val="0"/>
              <w:autoSpaceDN w:val="0"/>
              <w:adjustRightInd w:val="0"/>
              <w:spacing w:after="0" w:line="240" w:lineRule="auto"/>
              <w:contextualSpacing/>
              <w:textAlignment w:val="baseline"/>
              <w:rPr>
                <w:del w:id="173" w:author="Derrick Williamson" w:date="2026-09-25T20:09:00Z" w16du:dateUtc="2026-09-26T00:09:00Z"/>
                <w:rFonts w:eastAsia="Times New Roman" w:cs="Arial"/>
                <w:sz w:val="18"/>
                <w:szCs w:val="18"/>
              </w:rPr>
            </w:pPr>
            <w:del w:id="174" w:author="Derrick Williamson" w:date="2026-09-25T20:09:00Z" w16du:dateUtc="2026-09-26T00:09:00Z">
              <w:r w:rsidRPr="00D06620">
                <w:rPr>
                  <w:rFonts w:eastAsia="Times New Roman" w:cs="Arial"/>
                  <w:sz w:val="18"/>
                  <w:szCs w:val="18"/>
                </w:rPr>
                <w:delText xml:space="preserve">The right to make </w:delText>
              </w:r>
              <w:r>
                <w:rPr>
                  <w:rFonts w:eastAsia="Times New Roman" w:cs="Arial"/>
                  <w:sz w:val="18"/>
                  <w:szCs w:val="18"/>
                </w:rPr>
                <w:delText xml:space="preserve">an </w:delText>
              </w:r>
              <w:r w:rsidRPr="00D06620">
                <w:rPr>
                  <w:rFonts w:eastAsia="Times New Roman" w:cs="Arial"/>
                  <w:sz w:val="18"/>
                  <w:szCs w:val="18"/>
                </w:rPr>
                <w:delText xml:space="preserve">objection </w:delText>
              </w:r>
              <w:r>
                <w:rPr>
                  <w:rFonts w:eastAsia="Times New Roman" w:cs="Arial"/>
                  <w:sz w:val="18"/>
                  <w:szCs w:val="18"/>
                </w:rPr>
                <w:delText>which concerns a matter in respect of which the appointed auditor could either make a public interest report or apply to the court for a declaration that an item of account is unlawful</w:delText>
              </w:r>
              <w:r w:rsidRPr="00D06620">
                <w:rPr>
                  <w:rFonts w:eastAsia="Times New Roman" w:cs="Arial"/>
                  <w:sz w:val="18"/>
                  <w:szCs w:val="18"/>
                </w:rPr>
                <w:delText xml:space="preserve">. Written notice of an objection must first be given to the auditor and a copy sent to the </w:delText>
              </w:r>
              <w:r>
                <w:rPr>
                  <w:rFonts w:eastAsia="Times New Roman" w:cs="Arial"/>
                  <w:sz w:val="18"/>
                  <w:szCs w:val="18"/>
                </w:rPr>
                <w:delText>smaller authorit</w:delText>
              </w:r>
              <w:r w:rsidRPr="00D06620">
                <w:rPr>
                  <w:rFonts w:eastAsia="Times New Roman" w:cs="Arial"/>
                  <w:sz w:val="18"/>
                  <w:szCs w:val="18"/>
                </w:rPr>
                <w:delText>y.</w:delText>
              </w:r>
            </w:del>
          </w:p>
          <w:p w14:paraId="50CAC571" w14:textId="77777777" w:rsidR="00815FCF" w:rsidRPr="00D06620" w:rsidRDefault="00815FCF" w:rsidP="00743C17">
            <w:pPr>
              <w:overflowPunct w:val="0"/>
              <w:autoSpaceDE w:val="0"/>
              <w:autoSpaceDN w:val="0"/>
              <w:adjustRightInd w:val="0"/>
              <w:spacing w:after="0" w:line="240" w:lineRule="auto"/>
              <w:ind w:left="720"/>
              <w:contextualSpacing/>
              <w:textAlignment w:val="baseline"/>
              <w:rPr>
                <w:del w:id="175" w:author="Derrick Williamson" w:date="2026-09-25T20:09:00Z" w16du:dateUtc="2026-09-26T00:09:00Z"/>
                <w:rFonts w:eastAsia="Times New Roman" w:cs="Arial"/>
                <w:sz w:val="18"/>
                <w:szCs w:val="18"/>
              </w:rPr>
            </w:pPr>
          </w:p>
          <w:p w14:paraId="0E056F2C" w14:textId="77777777" w:rsidR="00815FCF" w:rsidRPr="00D06620" w:rsidRDefault="00815FCF" w:rsidP="00743C17">
            <w:pPr>
              <w:overflowPunct w:val="0"/>
              <w:autoSpaceDE w:val="0"/>
              <w:autoSpaceDN w:val="0"/>
              <w:adjustRightInd w:val="0"/>
              <w:spacing w:after="0" w:line="240" w:lineRule="auto"/>
              <w:ind w:left="360"/>
              <w:contextualSpacing/>
              <w:textAlignment w:val="baseline"/>
              <w:rPr>
                <w:del w:id="176" w:author="Derrick Williamson" w:date="2026-09-25T20:09:00Z" w16du:dateUtc="2026-09-26T00:09:00Z"/>
                <w:rFonts w:eastAsia="Times New Roman" w:cs="Arial"/>
                <w:sz w:val="18"/>
                <w:szCs w:val="18"/>
              </w:rPr>
            </w:pPr>
            <w:del w:id="177" w:author="Derrick Williamson" w:date="2026-09-25T20:09:00Z" w16du:dateUtc="2026-09-26T00:09:00Z">
              <w:r w:rsidRPr="00D06620">
                <w:rPr>
                  <w:rFonts w:eastAsia="Times New Roman" w:cs="Arial"/>
                  <w:sz w:val="18"/>
                  <w:szCs w:val="18"/>
                </w:rPr>
                <w:delText xml:space="preserve">The </w:delText>
              </w:r>
              <w:r>
                <w:rPr>
                  <w:rFonts w:eastAsia="Times New Roman" w:cs="Arial"/>
                  <w:sz w:val="18"/>
                  <w:szCs w:val="18"/>
                </w:rPr>
                <w:delText xml:space="preserve">appointed </w:delText>
              </w:r>
              <w:r w:rsidRPr="00D06620">
                <w:rPr>
                  <w:rFonts w:eastAsia="Times New Roman" w:cs="Arial"/>
                  <w:sz w:val="18"/>
                  <w:szCs w:val="18"/>
                </w:rPr>
                <w:delText xml:space="preserve">auditor can be contacted at the address in paragraph 4 below for this purpose </w:delText>
              </w:r>
              <w:r>
                <w:rPr>
                  <w:rFonts w:eastAsia="Times New Roman" w:cs="Arial"/>
                  <w:sz w:val="18"/>
                  <w:szCs w:val="18"/>
                </w:rPr>
                <w:delText>between the above dates only.</w:delText>
              </w:r>
            </w:del>
          </w:p>
          <w:p w14:paraId="0186ACC7" w14:textId="77777777" w:rsidR="00815FCF" w:rsidRPr="00D06620" w:rsidRDefault="00815FCF" w:rsidP="00743C17">
            <w:pPr>
              <w:overflowPunct w:val="0"/>
              <w:autoSpaceDE w:val="0"/>
              <w:autoSpaceDN w:val="0"/>
              <w:adjustRightInd w:val="0"/>
              <w:spacing w:after="0" w:line="240" w:lineRule="auto"/>
              <w:ind w:left="360"/>
              <w:contextualSpacing/>
              <w:textAlignment w:val="baseline"/>
              <w:rPr>
                <w:del w:id="178" w:author="Derrick Williamson" w:date="2026-09-25T20:09:00Z" w16du:dateUtc="2026-09-26T00:09:00Z"/>
                <w:rFonts w:eastAsia="Times New Roman" w:cs="Arial"/>
                <w:sz w:val="18"/>
                <w:szCs w:val="18"/>
              </w:rPr>
            </w:pPr>
          </w:p>
          <w:p w14:paraId="269EEDD7" w14:textId="77777777" w:rsidR="00815FCF" w:rsidRPr="00D06620" w:rsidRDefault="00815FCF" w:rsidP="00743C17">
            <w:pPr>
              <w:overflowPunct w:val="0"/>
              <w:autoSpaceDE w:val="0"/>
              <w:autoSpaceDN w:val="0"/>
              <w:adjustRightInd w:val="0"/>
              <w:spacing w:after="0" w:line="240" w:lineRule="auto"/>
              <w:contextualSpacing/>
              <w:textAlignment w:val="baseline"/>
              <w:rPr>
                <w:del w:id="179" w:author="Derrick Williamson" w:date="2026-09-25T20:09:00Z" w16du:dateUtc="2026-09-26T00:09:00Z"/>
                <w:rFonts w:eastAsia="Times New Roman" w:cs="Arial"/>
                <w:sz w:val="18"/>
                <w:szCs w:val="18"/>
              </w:rPr>
            </w:pPr>
            <w:del w:id="180" w:author="Derrick Williamson" w:date="2026-09-25T20:09:00Z" w16du:dateUtc="2026-09-26T00:09:00Z">
              <w:r>
                <w:rPr>
                  <w:rFonts w:eastAsia="Times New Roman" w:cs="Arial"/>
                  <w:b/>
                  <w:sz w:val="18"/>
                  <w:szCs w:val="18"/>
                </w:rPr>
                <w:delText xml:space="preserve">4. </w:delText>
              </w:r>
              <w:r w:rsidRPr="00D06620">
                <w:rPr>
                  <w:rFonts w:eastAsia="Times New Roman" w:cs="Arial"/>
                  <w:b/>
                  <w:sz w:val="18"/>
                  <w:szCs w:val="18"/>
                </w:rPr>
                <w:delText xml:space="preserve">The </w:delText>
              </w:r>
              <w:r>
                <w:rPr>
                  <w:rFonts w:eastAsia="Times New Roman" w:cs="Arial"/>
                  <w:b/>
                  <w:sz w:val="18"/>
                  <w:szCs w:val="18"/>
                </w:rPr>
                <w:delText xml:space="preserve">smaller authority’s </w:delText>
              </w:r>
              <w:r w:rsidR="00C644E5">
                <w:rPr>
                  <w:rFonts w:eastAsia="Times New Roman" w:cs="Arial"/>
                  <w:b/>
                  <w:sz w:val="18"/>
                  <w:szCs w:val="18"/>
                </w:rPr>
                <w:delText>AGAR</w:delText>
              </w:r>
              <w:r>
                <w:rPr>
                  <w:rFonts w:eastAsia="Times New Roman" w:cs="Arial"/>
                  <w:b/>
                  <w:sz w:val="18"/>
                  <w:szCs w:val="18"/>
                </w:rPr>
                <w:delText xml:space="preserve"> is subject to review by the appointed auditor </w:delText>
              </w:r>
              <w:r w:rsidRPr="00D06620">
                <w:rPr>
                  <w:rFonts w:eastAsia="Times New Roman" w:cs="Arial"/>
                  <w:b/>
                  <w:sz w:val="18"/>
                  <w:szCs w:val="18"/>
                </w:rPr>
                <w:delText xml:space="preserve">under the provisions of the </w:delText>
              </w:r>
              <w:r>
                <w:rPr>
                  <w:rFonts w:eastAsia="Times New Roman" w:cs="Arial"/>
                  <w:b/>
                  <w:sz w:val="18"/>
                  <w:szCs w:val="18"/>
                </w:rPr>
                <w:delText>Local Audit and Accountability Act 2014, the Accounts and Audit Regulations 2015 and the NAO’s</w:delText>
              </w:r>
              <w:r w:rsidRPr="001E5DD0">
                <w:rPr>
                  <w:rFonts w:eastAsia="Times New Roman" w:cs="Arial"/>
                  <w:b/>
                  <w:sz w:val="18"/>
                  <w:szCs w:val="18"/>
                </w:rPr>
                <w:delText xml:space="preserve"> Code of Audit Practice</w:delText>
              </w:r>
              <w:r>
                <w:rPr>
                  <w:rFonts w:eastAsia="Times New Roman" w:cs="Arial"/>
                  <w:b/>
                  <w:sz w:val="18"/>
                  <w:szCs w:val="18"/>
                </w:rPr>
                <w:delText xml:space="preserve"> 2015</w:delText>
              </w:r>
              <w:r w:rsidRPr="00D06620">
                <w:rPr>
                  <w:rFonts w:eastAsia="Times New Roman" w:cs="Arial"/>
                  <w:b/>
                  <w:sz w:val="18"/>
                  <w:szCs w:val="18"/>
                </w:rPr>
                <w:delText xml:space="preserve">.  </w:delText>
              </w:r>
              <w:r>
                <w:rPr>
                  <w:rFonts w:eastAsia="Times New Roman" w:cs="Arial"/>
                  <w:b/>
                  <w:sz w:val="18"/>
                  <w:szCs w:val="18"/>
                </w:rPr>
                <w:delText>The appointed auditor is</w:delText>
              </w:r>
              <w:r w:rsidRPr="00D06620">
                <w:rPr>
                  <w:rFonts w:eastAsia="Times New Roman" w:cs="Arial"/>
                  <w:b/>
                  <w:sz w:val="18"/>
                  <w:szCs w:val="18"/>
                </w:rPr>
                <w:delText>:</w:delText>
              </w:r>
            </w:del>
          </w:p>
          <w:p w14:paraId="3A1716A4" w14:textId="77777777" w:rsidR="00815FCF" w:rsidRPr="00D06620" w:rsidRDefault="00815FCF" w:rsidP="00743C17">
            <w:pPr>
              <w:overflowPunct w:val="0"/>
              <w:autoSpaceDE w:val="0"/>
              <w:autoSpaceDN w:val="0"/>
              <w:adjustRightInd w:val="0"/>
              <w:spacing w:after="0" w:line="240" w:lineRule="auto"/>
              <w:ind w:left="360"/>
              <w:contextualSpacing/>
              <w:textAlignment w:val="baseline"/>
              <w:rPr>
                <w:del w:id="181" w:author="Derrick Williamson" w:date="2026-09-25T20:09:00Z" w16du:dateUtc="2026-09-26T00:09:00Z"/>
                <w:rFonts w:eastAsia="Times New Roman" w:cs="Arial"/>
                <w:sz w:val="18"/>
                <w:szCs w:val="18"/>
              </w:rPr>
            </w:pPr>
          </w:p>
          <w:p w14:paraId="22CC6623" w14:textId="77777777" w:rsidR="00815FCF" w:rsidRPr="00D06620" w:rsidRDefault="00815FCF" w:rsidP="00D5498D">
            <w:pPr>
              <w:tabs>
                <w:tab w:val="left" w:pos="1393"/>
              </w:tabs>
              <w:overflowPunct w:val="0"/>
              <w:autoSpaceDE w:val="0"/>
              <w:autoSpaceDN w:val="0"/>
              <w:adjustRightInd w:val="0"/>
              <w:spacing w:after="0" w:line="240" w:lineRule="auto"/>
              <w:ind w:left="360"/>
              <w:contextualSpacing/>
              <w:textAlignment w:val="baseline"/>
              <w:rPr>
                <w:del w:id="182" w:author="Derrick Williamson" w:date="2026-09-25T20:09:00Z" w16du:dateUtc="2026-09-26T00:09:00Z"/>
                <w:rFonts w:eastAsia="Times New Roman" w:cs="Arial"/>
                <w:b/>
                <w:sz w:val="18"/>
                <w:szCs w:val="18"/>
              </w:rPr>
            </w:pPr>
            <w:del w:id="183" w:author="Derrick Williamson" w:date="2026-09-25T20:09:00Z" w16du:dateUtc="2026-09-26T00:09:00Z">
              <w:r w:rsidRPr="00D06620">
                <w:rPr>
                  <w:rFonts w:eastAsia="Times New Roman" w:cs="Arial"/>
                  <w:b/>
                  <w:sz w:val="18"/>
                  <w:szCs w:val="18"/>
                </w:rPr>
                <w:delText>PKF Littlejohn LLP</w:delText>
              </w:r>
              <w:r w:rsidR="00D5498D">
                <w:rPr>
                  <w:rFonts w:eastAsia="Times New Roman" w:cs="Arial"/>
                  <w:b/>
                  <w:sz w:val="18"/>
                  <w:szCs w:val="18"/>
                </w:rPr>
                <w:delText xml:space="preserve"> (Ref: SBA Team)</w:delText>
              </w:r>
            </w:del>
          </w:p>
          <w:p w14:paraId="167712B3" w14:textId="79D60A8E" w:rsidR="00815FCF" w:rsidRPr="00D06620" w:rsidRDefault="00815FCF" w:rsidP="00743C17">
            <w:pPr>
              <w:tabs>
                <w:tab w:val="left" w:pos="1393"/>
              </w:tabs>
              <w:overflowPunct w:val="0"/>
              <w:autoSpaceDE w:val="0"/>
              <w:autoSpaceDN w:val="0"/>
              <w:adjustRightInd w:val="0"/>
              <w:spacing w:after="0" w:line="240" w:lineRule="auto"/>
              <w:ind w:left="360"/>
              <w:contextualSpacing/>
              <w:textAlignment w:val="baseline"/>
              <w:rPr>
                <w:del w:id="184" w:author="Derrick Williamson" w:date="2026-09-25T20:09:00Z" w16du:dateUtc="2026-09-26T00:09:00Z"/>
                <w:rFonts w:eastAsia="Times New Roman" w:cs="Arial"/>
                <w:b/>
                <w:sz w:val="18"/>
                <w:szCs w:val="18"/>
              </w:rPr>
            </w:pPr>
            <w:del w:id="185" w:author="Derrick Williamson" w:date="2026-09-25T20:09:00Z" w16du:dateUtc="2026-09-26T00:09:00Z">
              <w:r w:rsidRPr="00D06620">
                <w:rPr>
                  <w:rFonts w:eastAsia="Times New Roman" w:cs="Arial"/>
                  <w:b/>
                  <w:sz w:val="18"/>
                  <w:szCs w:val="18"/>
                </w:rPr>
                <w:delText>1</w:delText>
              </w:r>
              <w:r w:rsidR="006F2BF0">
                <w:rPr>
                  <w:rFonts w:eastAsia="Times New Roman" w:cs="Arial"/>
                  <w:b/>
                  <w:sz w:val="18"/>
                  <w:szCs w:val="18"/>
                </w:rPr>
                <w:delText>5</w:delText>
              </w:r>
              <w:r w:rsidRPr="00D06620">
                <w:rPr>
                  <w:rFonts w:eastAsia="Times New Roman" w:cs="Arial"/>
                  <w:b/>
                  <w:sz w:val="18"/>
                  <w:szCs w:val="18"/>
                </w:rPr>
                <w:delText xml:space="preserve"> Westferry Circus</w:delText>
              </w:r>
            </w:del>
          </w:p>
          <w:p w14:paraId="71152987" w14:textId="77777777" w:rsidR="00815FCF" w:rsidRPr="00D06620" w:rsidRDefault="00815FCF" w:rsidP="00743C17">
            <w:pPr>
              <w:tabs>
                <w:tab w:val="left" w:pos="1393"/>
              </w:tabs>
              <w:overflowPunct w:val="0"/>
              <w:autoSpaceDE w:val="0"/>
              <w:autoSpaceDN w:val="0"/>
              <w:adjustRightInd w:val="0"/>
              <w:spacing w:after="0" w:line="240" w:lineRule="auto"/>
              <w:ind w:left="360"/>
              <w:contextualSpacing/>
              <w:textAlignment w:val="baseline"/>
              <w:rPr>
                <w:del w:id="186" w:author="Derrick Williamson" w:date="2026-09-25T20:09:00Z" w16du:dateUtc="2026-09-26T00:09:00Z"/>
                <w:rFonts w:eastAsia="Times New Roman" w:cs="Arial"/>
                <w:b/>
                <w:sz w:val="18"/>
                <w:szCs w:val="18"/>
              </w:rPr>
            </w:pPr>
            <w:del w:id="187" w:author="Derrick Williamson" w:date="2026-09-25T20:09:00Z" w16du:dateUtc="2026-09-26T00:09:00Z">
              <w:r w:rsidRPr="00D06620">
                <w:rPr>
                  <w:rFonts w:eastAsia="Times New Roman" w:cs="Arial"/>
                  <w:b/>
                  <w:sz w:val="18"/>
                  <w:szCs w:val="18"/>
                </w:rPr>
                <w:delText>Canary Wharf</w:delText>
              </w:r>
            </w:del>
          </w:p>
          <w:p w14:paraId="53E70B57" w14:textId="77777777" w:rsidR="00815FCF" w:rsidRPr="00AF05D5" w:rsidRDefault="00815FCF" w:rsidP="00743C17">
            <w:pPr>
              <w:tabs>
                <w:tab w:val="left" w:pos="1393"/>
              </w:tabs>
              <w:overflowPunct w:val="0"/>
              <w:autoSpaceDE w:val="0"/>
              <w:autoSpaceDN w:val="0"/>
              <w:adjustRightInd w:val="0"/>
              <w:spacing w:after="0" w:line="240" w:lineRule="auto"/>
              <w:ind w:left="360"/>
              <w:contextualSpacing/>
              <w:textAlignment w:val="baseline"/>
              <w:rPr>
                <w:del w:id="188" w:author="Derrick Williamson" w:date="2026-09-25T20:09:00Z" w16du:dateUtc="2026-09-26T00:09:00Z"/>
                <w:rFonts w:eastAsia="Times New Roman" w:cs="Arial"/>
                <w:b/>
                <w:color w:val="000000" w:themeColor="text1"/>
                <w:sz w:val="18"/>
                <w:szCs w:val="18"/>
              </w:rPr>
            </w:pPr>
            <w:del w:id="189" w:author="Derrick Williamson" w:date="2026-09-25T20:09:00Z" w16du:dateUtc="2026-09-26T00:09:00Z">
              <w:r w:rsidRPr="00AF05D5">
                <w:rPr>
                  <w:rFonts w:eastAsia="Times New Roman" w:cs="Arial"/>
                  <w:b/>
                  <w:color w:val="000000" w:themeColor="text1"/>
                  <w:sz w:val="18"/>
                  <w:szCs w:val="18"/>
                </w:rPr>
                <w:delText>London E14 4HD</w:delText>
              </w:r>
            </w:del>
          </w:p>
          <w:p w14:paraId="61AAE6A4" w14:textId="77777777" w:rsidR="00815FCF" w:rsidRDefault="00815FCF" w:rsidP="00743C17">
            <w:pPr>
              <w:tabs>
                <w:tab w:val="left" w:pos="1393"/>
              </w:tabs>
              <w:overflowPunct w:val="0"/>
              <w:autoSpaceDE w:val="0"/>
              <w:autoSpaceDN w:val="0"/>
              <w:adjustRightInd w:val="0"/>
              <w:spacing w:after="0" w:line="240" w:lineRule="auto"/>
              <w:ind w:left="360"/>
              <w:contextualSpacing/>
              <w:textAlignment w:val="baseline"/>
              <w:rPr>
                <w:del w:id="190" w:author="Derrick Williamson" w:date="2026-09-25T20:09:00Z" w16du:dateUtc="2026-09-26T00:09:00Z"/>
                <w:rFonts w:eastAsia="Times New Roman" w:cs="Arial"/>
                <w:color w:val="000000" w:themeColor="text1"/>
                <w:sz w:val="18"/>
                <w:szCs w:val="18"/>
              </w:rPr>
            </w:pPr>
            <w:del w:id="191" w:author="Derrick Williamson" w:date="2026-09-25T20:09:00Z" w16du:dateUtc="2026-09-26T00:09:00Z">
              <w:r w:rsidRPr="00AF05D5">
                <w:rPr>
                  <w:rFonts w:eastAsia="Times New Roman" w:cs="Arial"/>
                  <w:color w:val="000000" w:themeColor="text1"/>
                  <w:sz w:val="18"/>
                  <w:szCs w:val="18"/>
                </w:rPr>
                <w:delText>(</w:delText>
              </w:r>
              <w:r>
                <w:fldChar w:fldCharType="begin"/>
              </w:r>
              <w:r>
                <w:delInstrText>HYPERLINK "mailto:sba@pkf-littlejohn.com"</w:delInstrText>
              </w:r>
              <w:r>
                <w:fldChar w:fldCharType="separate"/>
              </w:r>
              <w:r w:rsidRPr="00AF05D5">
                <w:rPr>
                  <w:rFonts w:eastAsia="Times New Roman" w:cs="Arial"/>
                  <w:color w:val="000000" w:themeColor="text1"/>
                  <w:sz w:val="18"/>
                  <w:u w:val="single"/>
                </w:rPr>
                <w:delText>sba@pkf-littlejohn.com</w:delText>
              </w:r>
              <w:r>
                <w:fldChar w:fldCharType="end"/>
              </w:r>
              <w:r w:rsidRPr="00AF05D5">
                <w:rPr>
                  <w:rFonts w:eastAsia="Times New Roman" w:cs="Arial"/>
                  <w:color w:val="000000" w:themeColor="text1"/>
                  <w:sz w:val="18"/>
                  <w:szCs w:val="18"/>
                </w:rPr>
                <w:delText>)</w:delText>
              </w:r>
            </w:del>
          </w:p>
          <w:p w14:paraId="745EF9D7" w14:textId="77777777" w:rsidR="00D5498D" w:rsidRPr="00AF05D5" w:rsidRDefault="00D5498D" w:rsidP="00743C17">
            <w:pPr>
              <w:tabs>
                <w:tab w:val="left" w:pos="1393"/>
              </w:tabs>
              <w:overflowPunct w:val="0"/>
              <w:autoSpaceDE w:val="0"/>
              <w:autoSpaceDN w:val="0"/>
              <w:adjustRightInd w:val="0"/>
              <w:spacing w:after="0" w:line="240" w:lineRule="auto"/>
              <w:ind w:left="360"/>
              <w:contextualSpacing/>
              <w:textAlignment w:val="baseline"/>
              <w:rPr>
                <w:del w:id="192" w:author="Derrick Williamson" w:date="2026-09-25T20:09:00Z" w16du:dateUtc="2026-09-26T00:09:00Z"/>
                <w:rFonts w:eastAsia="Times New Roman" w:cs="Arial"/>
                <w:color w:val="000000" w:themeColor="text1"/>
                <w:sz w:val="18"/>
                <w:szCs w:val="18"/>
              </w:rPr>
            </w:pPr>
          </w:p>
          <w:p w14:paraId="7AA3AC41" w14:textId="74771DAE" w:rsidR="00815FCF" w:rsidRPr="00D06620" w:rsidRDefault="00815FCF" w:rsidP="00743C17">
            <w:pPr>
              <w:overflowPunct w:val="0"/>
              <w:autoSpaceDE w:val="0"/>
              <w:autoSpaceDN w:val="0"/>
              <w:adjustRightInd w:val="0"/>
              <w:spacing w:after="0" w:line="240" w:lineRule="auto"/>
              <w:contextualSpacing/>
              <w:textAlignment w:val="baseline"/>
              <w:rPr>
                <w:del w:id="193" w:author="Derrick Williamson" w:date="2026-09-25T20:09:00Z" w16du:dateUtc="2026-09-26T00:09:00Z"/>
                <w:rFonts w:eastAsia="Times New Roman" w:cs="Arial"/>
                <w:sz w:val="18"/>
                <w:szCs w:val="18"/>
              </w:rPr>
            </w:pPr>
            <w:del w:id="194" w:author="Derrick Williamson" w:date="2026-09-25T20:09:00Z" w16du:dateUtc="2026-09-26T00:09:00Z">
              <w:r>
                <w:rPr>
                  <w:rFonts w:eastAsia="Times New Roman" w:cs="Arial"/>
                  <w:b/>
                  <w:sz w:val="18"/>
                  <w:szCs w:val="18"/>
                </w:rPr>
                <w:delText xml:space="preserve">5. </w:delText>
              </w:r>
              <w:r w:rsidRPr="00D06620">
                <w:rPr>
                  <w:rFonts w:eastAsia="Times New Roman" w:cs="Arial"/>
                  <w:b/>
                  <w:sz w:val="18"/>
                  <w:szCs w:val="18"/>
                </w:rPr>
                <w:delText xml:space="preserve">This announcement is made by </w:delText>
              </w:r>
              <w:r w:rsidR="003413A6">
                <w:rPr>
                  <w:rFonts w:eastAsia="Times New Roman" w:cs="Arial"/>
                  <w:b/>
                  <w:sz w:val="18"/>
                  <w:szCs w:val="18"/>
                </w:rPr>
                <w:delText>Richard Young Clerk/RFO</w:delText>
              </w:r>
            </w:del>
          </w:p>
          <w:p w14:paraId="74144341" w14:textId="77777777" w:rsidR="00815FCF" w:rsidRPr="00D06620" w:rsidRDefault="00815FCF" w:rsidP="00743C17">
            <w:pPr>
              <w:overflowPunct w:val="0"/>
              <w:autoSpaceDE w:val="0"/>
              <w:autoSpaceDN w:val="0"/>
              <w:adjustRightInd w:val="0"/>
              <w:spacing w:after="0" w:line="240" w:lineRule="auto"/>
              <w:textAlignment w:val="baseline"/>
              <w:rPr>
                <w:del w:id="195" w:author="Derrick Williamson" w:date="2026-09-25T20:09:00Z" w16du:dateUtc="2026-09-26T00:09:00Z"/>
                <w:rFonts w:eastAsia="Times New Roman" w:cs="Arial"/>
                <w:b/>
                <w:sz w:val="20"/>
                <w:szCs w:val="20"/>
              </w:rPr>
            </w:pPr>
          </w:p>
        </w:tc>
        <w:tc>
          <w:tcPr>
            <w:tcW w:w="3119" w:type="dxa"/>
          </w:tcPr>
          <w:p w14:paraId="48650861" w14:textId="77777777" w:rsidR="00815FCF" w:rsidRPr="00D06620" w:rsidRDefault="00815FCF" w:rsidP="00743C17">
            <w:pPr>
              <w:overflowPunct w:val="0"/>
              <w:autoSpaceDE w:val="0"/>
              <w:autoSpaceDN w:val="0"/>
              <w:adjustRightInd w:val="0"/>
              <w:spacing w:after="0" w:line="240" w:lineRule="auto"/>
              <w:textAlignment w:val="baseline"/>
              <w:rPr>
                <w:del w:id="196" w:author="Derrick Williamson" w:date="2026-09-25T20:09:00Z" w16du:dateUtc="2026-09-26T00:09:00Z"/>
                <w:rFonts w:eastAsia="Times New Roman" w:cs="Arial"/>
                <w:sz w:val="19"/>
                <w:szCs w:val="19"/>
              </w:rPr>
            </w:pPr>
          </w:p>
          <w:p w14:paraId="68D967FD" w14:textId="77777777" w:rsidR="00815FCF" w:rsidRPr="00D06620" w:rsidRDefault="00815FCF" w:rsidP="00743C17">
            <w:pPr>
              <w:overflowPunct w:val="0"/>
              <w:autoSpaceDE w:val="0"/>
              <w:autoSpaceDN w:val="0"/>
              <w:adjustRightInd w:val="0"/>
              <w:spacing w:after="0" w:line="240" w:lineRule="auto"/>
              <w:ind w:left="18"/>
              <w:textAlignment w:val="baseline"/>
              <w:rPr>
                <w:del w:id="197" w:author="Derrick Williamson" w:date="2026-09-25T20:09:00Z" w16du:dateUtc="2026-09-26T00:09:00Z"/>
                <w:rFonts w:eastAsia="Times New Roman" w:cs="Arial"/>
                <w:sz w:val="16"/>
                <w:szCs w:val="16"/>
              </w:rPr>
            </w:pPr>
            <w:del w:id="198" w:author="Derrick Williamson" w:date="2026-09-25T20:09:00Z" w16du:dateUtc="2026-09-26T00:09:00Z">
              <w:r>
                <w:rPr>
                  <w:rFonts w:eastAsia="Times New Roman" w:cs="Arial"/>
                  <w:sz w:val="16"/>
                  <w:szCs w:val="16"/>
                </w:rPr>
                <w:delText xml:space="preserve">(a) </w:delText>
              </w:r>
              <w:r w:rsidRPr="00D06620">
                <w:rPr>
                  <w:rFonts w:eastAsia="Times New Roman" w:cs="Arial"/>
                  <w:sz w:val="16"/>
                  <w:szCs w:val="16"/>
                </w:rPr>
                <w:delText>Insert date of placing of the notice which must be not less than 1 day before the date in (c) below</w:delText>
              </w:r>
            </w:del>
          </w:p>
          <w:p w14:paraId="777753E9" w14:textId="77777777" w:rsidR="00815FCF" w:rsidRPr="00D06620" w:rsidRDefault="00815FCF" w:rsidP="00743C17">
            <w:pPr>
              <w:overflowPunct w:val="0"/>
              <w:autoSpaceDE w:val="0"/>
              <w:autoSpaceDN w:val="0"/>
              <w:adjustRightInd w:val="0"/>
              <w:spacing w:after="0" w:line="240" w:lineRule="auto"/>
              <w:textAlignment w:val="baseline"/>
              <w:rPr>
                <w:del w:id="199" w:author="Derrick Williamson" w:date="2026-09-25T20:09:00Z" w16du:dateUtc="2026-09-26T00:09:00Z"/>
                <w:rFonts w:eastAsia="Times New Roman" w:cs="Arial"/>
                <w:sz w:val="19"/>
                <w:szCs w:val="19"/>
              </w:rPr>
            </w:pPr>
          </w:p>
          <w:p w14:paraId="37DB0D47" w14:textId="77777777" w:rsidR="00815FCF" w:rsidRPr="00D06620" w:rsidRDefault="00815FCF" w:rsidP="00743C17">
            <w:pPr>
              <w:overflowPunct w:val="0"/>
              <w:autoSpaceDE w:val="0"/>
              <w:autoSpaceDN w:val="0"/>
              <w:adjustRightInd w:val="0"/>
              <w:spacing w:after="0" w:line="240" w:lineRule="auto"/>
              <w:textAlignment w:val="baseline"/>
              <w:rPr>
                <w:del w:id="200" w:author="Derrick Williamson" w:date="2026-09-25T20:09:00Z" w16du:dateUtc="2026-09-26T00:09:00Z"/>
                <w:rFonts w:eastAsia="Times New Roman" w:cs="Arial"/>
                <w:sz w:val="19"/>
                <w:szCs w:val="19"/>
              </w:rPr>
            </w:pPr>
          </w:p>
          <w:p w14:paraId="69992B8A" w14:textId="77777777" w:rsidR="00815FCF" w:rsidRPr="00D06620" w:rsidRDefault="00815FCF" w:rsidP="00743C17">
            <w:pPr>
              <w:overflowPunct w:val="0"/>
              <w:autoSpaceDE w:val="0"/>
              <w:autoSpaceDN w:val="0"/>
              <w:adjustRightInd w:val="0"/>
              <w:spacing w:after="0" w:line="240" w:lineRule="auto"/>
              <w:textAlignment w:val="baseline"/>
              <w:rPr>
                <w:del w:id="201" w:author="Derrick Williamson" w:date="2026-09-25T20:09:00Z" w16du:dateUtc="2026-09-26T00:09:00Z"/>
                <w:rFonts w:eastAsia="Times New Roman" w:cs="Arial"/>
                <w:sz w:val="19"/>
                <w:szCs w:val="19"/>
              </w:rPr>
            </w:pPr>
          </w:p>
          <w:p w14:paraId="342849AA" w14:textId="77777777" w:rsidR="00815FCF" w:rsidRPr="00D06620" w:rsidRDefault="00815FCF" w:rsidP="00743C17">
            <w:pPr>
              <w:overflowPunct w:val="0"/>
              <w:autoSpaceDE w:val="0"/>
              <w:autoSpaceDN w:val="0"/>
              <w:adjustRightInd w:val="0"/>
              <w:spacing w:after="0" w:line="240" w:lineRule="auto"/>
              <w:textAlignment w:val="baseline"/>
              <w:rPr>
                <w:del w:id="202" w:author="Derrick Williamson" w:date="2026-09-25T20:09:00Z" w16du:dateUtc="2026-09-26T00:09:00Z"/>
                <w:rFonts w:eastAsia="Times New Roman" w:cs="Arial"/>
                <w:sz w:val="19"/>
                <w:szCs w:val="19"/>
              </w:rPr>
            </w:pPr>
          </w:p>
          <w:p w14:paraId="089ED441" w14:textId="77777777" w:rsidR="00815FCF" w:rsidRPr="00D06620" w:rsidRDefault="00815FCF" w:rsidP="00743C17">
            <w:pPr>
              <w:overflowPunct w:val="0"/>
              <w:autoSpaceDE w:val="0"/>
              <w:autoSpaceDN w:val="0"/>
              <w:adjustRightInd w:val="0"/>
              <w:spacing w:after="0" w:line="240" w:lineRule="auto"/>
              <w:textAlignment w:val="baseline"/>
              <w:rPr>
                <w:del w:id="203" w:author="Derrick Williamson" w:date="2026-09-25T20:09:00Z" w16du:dateUtc="2026-09-26T00:09:00Z"/>
                <w:rFonts w:eastAsia="Times New Roman" w:cs="Arial"/>
                <w:sz w:val="19"/>
                <w:szCs w:val="19"/>
              </w:rPr>
            </w:pPr>
          </w:p>
          <w:p w14:paraId="50417EC1" w14:textId="77777777" w:rsidR="00815FCF" w:rsidRPr="00D06620" w:rsidRDefault="00815FCF" w:rsidP="00743C17">
            <w:pPr>
              <w:overflowPunct w:val="0"/>
              <w:autoSpaceDE w:val="0"/>
              <w:autoSpaceDN w:val="0"/>
              <w:adjustRightInd w:val="0"/>
              <w:spacing w:after="0" w:line="240" w:lineRule="auto"/>
              <w:textAlignment w:val="baseline"/>
              <w:rPr>
                <w:del w:id="204" w:author="Derrick Williamson" w:date="2026-09-25T20:09:00Z" w16du:dateUtc="2026-09-26T00:09:00Z"/>
                <w:rFonts w:eastAsia="Times New Roman" w:cs="Arial"/>
                <w:sz w:val="19"/>
                <w:szCs w:val="19"/>
              </w:rPr>
            </w:pPr>
          </w:p>
          <w:p w14:paraId="7BA89457" w14:textId="77777777" w:rsidR="00815FCF" w:rsidRPr="00D06620" w:rsidRDefault="00815FCF" w:rsidP="00743C17">
            <w:pPr>
              <w:overflowPunct w:val="0"/>
              <w:autoSpaceDE w:val="0"/>
              <w:autoSpaceDN w:val="0"/>
              <w:adjustRightInd w:val="0"/>
              <w:spacing w:after="0" w:line="240" w:lineRule="auto"/>
              <w:ind w:left="357"/>
              <w:textAlignment w:val="baseline"/>
              <w:rPr>
                <w:del w:id="205" w:author="Derrick Williamson" w:date="2026-09-25T20:09:00Z" w16du:dateUtc="2026-09-26T00:09:00Z"/>
                <w:rFonts w:eastAsia="Times New Roman" w:cs="Arial"/>
                <w:sz w:val="19"/>
                <w:szCs w:val="19"/>
              </w:rPr>
            </w:pPr>
          </w:p>
          <w:p w14:paraId="0D4FD2D5" w14:textId="77777777" w:rsidR="00815FCF" w:rsidRDefault="00815FCF" w:rsidP="00743C17">
            <w:pPr>
              <w:overflowPunct w:val="0"/>
              <w:autoSpaceDE w:val="0"/>
              <w:autoSpaceDN w:val="0"/>
              <w:adjustRightInd w:val="0"/>
              <w:spacing w:after="0" w:line="240" w:lineRule="auto"/>
              <w:textAlignment w:val="baseline"/>
              <w:rPr>
                <w:del w:id="206" w:author="Derrick Williamson" w:date="2026-09-25T20:09:00Z" w16du:dateUtc="2026-09-26T00:09:00Z"/>
                <w:rFonts w:eastAsia="Times New Roman" w:cs="Arial"/>
                <w:sz w:val="16"/>
                <w:szCs w:val="16"/>
              </w:rPr>
            </w:pPr>
          </w:p>
          <w:p w14:paraId="4A57E75B" w14:textId="77777777" w:rsidR="00C644E5" w:rsidRDefault="00C644E5" w:rsidP="00743C17">
            <w:pPr>
              <w:overflowPunct w:val="0"/>
              <w:autoSpaceDE w:val="0"/>
              <w:autoSpaceDN w:val="0"/>
              <w:adjustRightInd w:val="0"/>
              <w:spacing w:after="0" w:line="240" w:lineRule="auto"/>
              <w:textAlignment w:val="baseline"/>
              <w:rPr>
                <w:del w:id="207" w:author="Derrick Williamson" w:date="2026-09-25T20:09:00Z" w16du:dateUtc="2026-09-26T00:09:00Z"/>
                <w:rFonts w:eastAsia="Times New Roman" w:cs="Arial"/>
                <w:sz w:val="16"/>
                <w:szCs w:val="16"/>
              </w:rPr>
            </w:pPr>
          </w:p>
          <w:p w14:paraId="29536DD2" w14:textId="77777777" w:rsidR="00815FCF" w:rsidRDefault="00815FCF" w:rsidP="00743C17">
            <w:pPr>
              <w:overflowPunct w:val="0"/>
              <w:autoSpaceDE w:val="0"/>
              <w:autoSpaceDN w:val="0"/>
              <w:adjustRightInd w:val="0"/>
              <w:spacing w:after="0" w:line="240" w:lineRule="auto"/>
              <w:textAlignment w:val="baseline"/>
              <w:rPr>
                <w:del w:id="208" w:author="Derrick Williamson" w:date="2026-09-25T20:09:00Z" w16du:dateUtc="2026-09-26T00:09:00Z"/>
                <w:rFonts w:eastAsia="Times New Roman" w:cs="Arial"/>
                <w:sz w:val="16"/>
                <w:szCs w:val="16"/>
              </w:rPr>
            </w:pPr>
          </w:p>
          <w:p w14:paraId="00A8CA04" w14:textId="77777777" w:rsidR="00815FCF" w:rsidRPr="00D06620" w:rsidRDefault="00815FCF" w:rsidP="00743C17">
            <w:pPr>
              <w:overflowPunct w:val="0"/>
              <w:autoSpaceDE w:val="0"/>
              <w:autoSpaceDN w:val="0"/>
              <w:adjustRightInd w:val="0"/>
              <w:spacing w:after="0" w:line="240" w:lineRule="auto"/>
              <w:textAlignment w:val="baseline"/>
              <w:rPr>
                <w:del w:id="209" w:author="Derrick Williamson" w:date="2026-09-25T20:09:00Z" w16du:dateUtc="2026-09-26T00:09:00Z"/>
                <w:rFonts w:eastAsia="Times New Roman" w:cs="Arial"/>
                <w:sz w:val="16"/>
                <w:szCs w:val="16"/>
              </w:rPr>
            </w:pPr>
            <w:del w:id="210" w:author="Derrick Williamson" w:date="2026-09-25T20:09:00Z" w16du:dateUtc="2026-09-26T00:09:00Z">
              <w:r>
                <w:rPr>
                  <w:rFonts w:eastAsia="Times New Roman" w:cs="Arial"/>
                  <w:sz w:val="16"/>
                  <w:szCs w:val="16"/>
                </w:rPr>
                <w:delText xml:space="preserve">(b) </w:delText>
              </w:r>
              <w:r w:rsidRPr="00D06620">
                <w:rPr>
                  <w:rFonts w:eastAsia="Times New Roman" w:cs="Arial"/>
                  <w:sz w:val="16"/>
                  <w:szCs w:val="16"/>
                </w:rPr>
                <w:delText>Insert name, position and address</w:delText>
              </w:r>
              <w:r>
                <w:rPr>
                  <w:rFonts w:eastAsia="Times New Roman" w:cs="Arial"/>
                  <w:sz w:val="16"/>
                  <w:szCs w:val="16"/>
                </w:rPr>
                <w:delText xml:space="preserve">/telephone number/ email address, as appropriate, </w:delText>
              </w:r>
              <w:r w:rsidRPr="00D06620">
                <w:rPr>
                  <w:rFonts w:eastAsia="Times New Roman" w:cs="Arial"/>
                  <w:sz w:val="16"/>
                  <w:szCs w:val="16"/>
                </w:rPr>
                <w:delText>of the Clerk or other person to which any person may apply to inspect the accounts</w:delText>
              </w:r>
            </w:del>
          </w:p>
          <w:p w14:paraId="665A9BD2" w14:textId="77777777" w:rsidR="00815FCF" w:rsidRPr="00D06620" w:rsidRDefault="00815FCF" w:rsidP="00743C17">
            <w:pPr>
              <w:overflowPunct w:val="0"/>
              <w:autoSpaceDE w:val="0"/>
              <w:autoSpaceDN w:val="0"/>
              <w:adjustRightInd w:val="0"/>
              <w:spacing w:after="0" w:line="240" w:lineRule="auto"/>
              <w:ind w:left="357"/>
              <w:textAlignment w:val="baseline"/>
              <w:rPr>
                <w:del w:id="211" w:author="Derrick Williamson" w:date="2026-09-25T20:09:00Z" w16du:dateUtc="2026-09-26T00:09:00Z"/>
                <w:rFonts w:eastAsia="Times New Roman" w:cs="Arial"/>
                <w:sz w:val="16"/>
                <w:szCs w:val="16"/>
              </w:rPr>
            </w:pPr>
          </w:p>
          <w:p w14:paraId="3D18B31D" w14:textId="77777777" w:rsidR="00815FCF" w:rsidRPr="00D06620" w:rsidRDefault="00815FCF" w:rsidP="00743C17">
            <w:pPr>
              <w:overflowPunct w:val="0"/>
              <w:autoSpaceDE w:val="0"/>
              <w:autoSpaceDN w:val="0"/>
              <w:adjustRightInd w:val="0"/>
              <w:spacing w:after="0" w:line="240" w:lineRule="auto"/>
              <w:textAlignment w:val="baseline"/>
              <w:rPr>
                <w:del w:id="212" w:author="Derrick Williamson" w:date="2026-09-25T20:09:00Z" w16du:dateUtc="2026-09-26T00:09:00Z"/>
                <w:rFonts w:eastAsia="Times New Roman" w:cs="Arial"/>
                <w:sz w:val="16"/>
                <w:szCs w:val="16"/>
              </w:rPr>
            </w:pPr>
            <w:del w:id="213" w:author="Derrick Williamson" w:date="2026-09-25T20:09:00Z" w16du:dateUtc="2026-09-26T00:09:00Z">
              <w:r>
                <w:rPr>
                  <w:rFonts w:eastAsia="Times New Roman" w:cs="Arial"/>
                  <w:sz w:val="16"/>
                  <w:szCs w:val="16"/>
                </w:rPr>
                <w:delText xml:space="preserve">(c) </w:delText>
              </w:r>
              <w:r w:rsidRPr="00D06620">
                <w:rPr>
                  <w:rFonts w:eastAsia="Times New Roman" w:cs="Arial"/>
                  <w:sz w:val="16"/>
                  <w:szCs w:val="16"/>
                </w:rPr>
                <w:delText xml:space="preserve">Insert date, which must be at least 1 day after the date of announcement in (a) above and at least </w:delText>
              </w:r>
              <w:r>
                <w:rPr>
                  <w:rFonts w:eastAsia="Times New Roman" w:cs="Arial"/>
                  <w:sz w:val="16"/>
                  <w:szCs w:val="16"/>
                </w:rPr>
                <w:delText>30</w:delText>
              </w:r>
              <w:r w:rsidRPr="00D06620">
                <w:rPr>
                  <w:rFonts w:eastAsia="Times New Roman" w:cs="Arial"/>
                  <w:sz w:val="16"/>
                  <w:szCs w:val="16"/>
                </w:rPr>
                <w:delText xml:space="preserve"> working days before the date appointed in (</w:delText>
              </w:r>
              <w:r>
                <w:rPr>
                  <w:rFonts w:eastAsia="Times New Roman" w:cs="Arial"/>
                  <w:sz w:val="16"/>
                  <w:szCs w:val="16"/>
                </w:rPr>
                <w:delText>d</w:delText>
              </w:r>
              <w:r w:rsidRPr="00D06620">
                <w:rPr>
                  <w:rFonts w:eastAsia="Times New Roman" w:cs="Arial"/>
                  <w:sz w:val="16"/>
                  <w:szCs w:val="16"/>
                </w:rPr>
                <w:delText>) below</w:delText>
              </w:r>
            </w:del>
          </w:p>
          <w:p w14:paraId="779C2D15" w14:textId="77777777" w:rsidR="00815FCF" w:rsidRPr="00D06620" w:rsidRDefault="00815FCF" w:rsidP="00743C17">
            <w:pPr>
              <w:overflowPunct w:val="0"/>
              <w:autoSpaceDE w:val="0"/>
              <w:autoSpaceDN w:val="0"/>
              <w:adjustRightInd w:val="0"/>
              <w:spacing w:after="0" w:line="240" w:lineRule="auto"/>
              <w:ind w:left="357"/>
              <w:textAlignment w:val="baseline"/>
              <w:rPr>
                <w:del w:id="214" w:author="Derrick Williamson" w:date="2026-09-25T20:09:00Z" w16du:dateUtc="2026-09-26T00:09:00Z"/>
                <w:rFonts w:eastAsia="Times New Roman" w:cs="Arial"/>
                <w:sz w:val="14"/>
                <w:szCs w:val="14"/>
              </w:rPr>
            </w:pPr>
          </w:p>
          <w:p w14:paraId="3D7A7EC2" w14:textId="6CC6627C" w:rsidR="00815FCF" w:rsidRPr="00D06620" w:rsidRDefault="00815FCF" w:rsidP="00743C17">
            <w:pPr>
              <w:overflowPunct w:val="0"/>
              <w:autoSpaceDE w:val="0"/>
              <w:autoSpaceDN w:val="0"/>
              <w:adjustRightInd w:val="0"/>
              <w:spacing w:after="0" w:line="240" w:lineRule="auto"/>
              <w:ind w:left="18"/>
              <w:contextualSpacing/>
              <w:textAlignment w:val="baseline"/>
              <w:rPr>
                <w:del w:id="215" w:author="Derrick Williamson" w:date="2026-09-25T20:09:00Z" w16du:dateUtc="2026-09-26T00:09:00Z"/>
                <w:rFonts w:eastAsia="Times New Roman" w:cs="Arial"/>
                <w:sz w:val="16"/>
                <w:szCs w:val="16"/>
              </w:rPr>
            </w:pPr>
            <w:del w:id="216" w:author="Derrick Williamson" w:date="2026-09-25T20:09:00Z" w16du:dateUtc="2026-09-26T00:09:00Z">
              <w:r>
                <w:rPr>
                  <w:rFonts w:eastAsia="Times New Roman" w:cs="Arial"/>
                  <w:sz w:val="16"/>
                  <w:szCs w:val="16"/>
                </w:rPr>
                <w:delText xml:space="preserve">(d) </w:delText>
              </w:r>
              <w:r w:rsidR="00DE762C" w:rsidRPr="00D06620">
                <w:rPr>
                  <w:rFonts w:eastAsia="Times New Roman" w:cs="Arial"/>
                  <w:sz w:val="16"/>
                  <w:szCs w:val="16"/>
                </w:rPr>
                <w:delText xml:space="preserve">The inspection period between (c) and (d) must be </w:delText>
              </w:r>
              <w:r w:rsidR="00DE762C">
                <w:rPr>
                  <w:rFonts w:eastAsia="Times New Roman" w:cs="Arial"/>
                  <w:sz w:val="16"/>
                  <w:szCs w:val="16"/>
                </w:rPr>
                <w:delText>30</w:delText>
              </w:r>
              <w:r w:rsidR="00DE762C" w:rsidRPr="00D06620">
                <w:rPr>
                  <w:rFonts w:eastAsia="Times New Roman" w:cs="Arial"/>
                  <w:sz w:val="16"/>
                  <w:szCs w:val="16"/>
                </w:rPr>
                <w:delText xml:space="preserve"> working days</w:delText>
              </w:r>
              <w:r w:rsidR="00DE762C">
                <w:rPr>
                  <w:rFonts w:eastAsia="Times New Roman" w:cs="Arial"/>
                  <w:sz w:val="16"/>
                  <w:szCs w:val="16"/>
                </w:rPr>
                <w:delText xml:space="preserve"> inclusive and must start on or before 1 September 2020.</w:delText>
              </w:r>
            </w:del>
          </w:p>
          <w:p w14:paraId="1F5DA355" w14:textId="77777777" w:rsidR="00815FCF" w:rsidRPr="00D06620" w:rsidRDefault="00815FCF" w:rsidP="00743C17">
            <w:pPr>
              <w:overflowPunct w:val="0"/>
              <w:autoSpaceDE w:val="0"/>
              <w:autoSpaceDN w:val="0"/>
              <w:adjustRightInd w:val="0"/>
              <w:spacing w:after="0" w:line="240" w:lineRule="auto"/>
              <w:textAlignment w:val="baseline"/>
              <w:rPr>
                <w:del w:id="217" w:author="Derrick Williamson" w:date="2026-09-25T20:09:00Z" w16du:dateUtc="2026-09-26T00:09:00Z"/>
                <w:rFonts w:eastAsia="Times New Roman" w:cs="Arial"/>
                <w:sz w:val="19"/>
                <w:szCs w:val="19"/>
              </w:rPr>
            </w:pPr>
          </w:p>
          <w:p w14:paraId="664FB8F6" w14:textId="77777777" w:rsidR="00815FCF" w:rsidRPr="00D06620" w:rsidRDefault="00815FCF" w:rsidP="00743C17">
            <w:pPr>
              <w:overflowPunct w:val="0"/>
              <w:autoSpaceDE w:val="0"/>
              <w:autoSpaceDN w:val="0"/>
              <w:adjustRightInd w:val="0"/>
              <w:spacing w:after="0" w:line="240" w:lineRule="auto"/>
              <w:textAlignment w:val="baseline"/>
              <w:rPr>
                <w:del w:id="218" w:author="Derrick Williamson" w:date="2026-09-25T20:09:00Z" w16du:dateUtc="2026-09-26T00:09:00Z"/>
                <w:rFonts w:eastAsia="Times New Roman" w:cs="Arial"/>
                <w:sz w:val="19"/>
                <w:szCs w:val="19"/>
              </w:rPr>
            </w:pPr>
          </w:p>
          <w:p w14:paraId="1B77A157" w14:textId="77777777" w:rsidR="00815FCF" w:rsidRPr="00D06620" w:rsidRDefault="00815FCF" w:rsidP="00743C17">
            <w:pPr>
              <w:overflowPunct w:val="0"/>
              <w:autoSpaceDE w:val="0"/>
              <w:autoSpaceDN w:val="0"/>
              <w:adjustRightInd w:val="0"/>
              <w:spacing w:after="0" w:line="240" w:lineRule="auto"/>
              <w:textAlignment w:val="baseline"/>
              <w:rPr>
                <w:del w:id="219" w:author="Derrick Williamson" w:date="2026-09-25T20:09:00Z" w16du:dateUtc="2026-09-26T00:09:00Z"/>
                <w:rFonts w:eastAsia="Times New Roman" w:cs="Arial"/>
                <w:sz w:val="19"/>
                <w:szCs w:val="19"/>
              </w:rPr>
            </w:pPr>
          </w:p>
          <w:p w14:paraId="577556A1" w14:textId="77777777" w:rsidR="00815FCF" w:rsidRPr="00D06620" w:rsidRDefault="00815FCF" w:rsidP="00743C17">
            <w:pPr>
              <w:overflowPunct w:val="0"/>
              <w:autoSpaceDE w:val="0"/>
              <w:autoSpaceDN w:val="0"/>
              <w:adjustRightInd w:val="0"/>
              <w:spacing w:after="0" w:line="240" w:lineRule="auto"/>
              <w:textAlignment w:val="baseline"/>
              <w:rPr>
                <w:del w:id="220" w:author="Derrick Williamson" w:date="2026-09-25T20:09:00Z" w16du:dateUtc="2026-09-26T00:09:00Z"/>
                <w:rFonts w:eastAsia="Times New Roman" w:cs="Arial"/>
                <w:sz w:val="19"/>
                <w:szCs w:val="19"/>
              </w:rPr>
            </w:pPr>
          </w:p>
          <w:p w14:paraId="4B893807" w14:textId="77777777" w:rsidR="00815FCF" w:rsidRPr="00D06620" w:rsidRDefault="00815FCF" w:rsidP="00743C17">
            <w:pPr>
              <w:overflowPunct w:val="0"/>
              <w:autoSpaceDE w:val="0"/>
              <w:autoSpaceDN w:val="0"/>
              <w:adjustRightInd w:val="0"/>
              <w:spacing w:after="0" w:line="240" w:lineRule="auto"/>
              <w:textAlignment w:val="baseline"/>
              <w:rPr>
                <w:del w:id="221" w:author="Derrick Williamson" w:date="2026-09-25T20:09:00Z" w16du:dateUtc="2026-09-26T00:09:00Z"/>
                <w:rFonts w:eastAsia="Times New Roman" w:cs="Arial"/>
                <w:sz w:val="19"/>
                <w:szCs w:val="19"/>
              </w:rPr>
            </w:pPr>
          </w:p>
          <w:p w14:paraId="6A3740B4" w14:textId="77777777" w:rsidR="00815FCF" w:rsidRPr="00D06620" w:rsidRDefault="00815FCF" w:rsidP="00743C17">
            <w:pPr>
              <w:overflowPunct w:val="0"/>
              <w:autoSpaceDE w:val="0"/>
              <w:autoSpaceDN w:val="0"/>
              <w:adjustRightInd w:val="0"/>
              <w:spacing w:after="0" w:line="240" w:lineRule="auto"/>
              <w:textAlignment w:val="baseline"/>
              <w:rPr>
                <w:del w:id="222" w:author="Derrick Williamson" w:date="2026-09-25T20:09:00Z" w16du:dateUtc="2026-09-26T00:09:00Z"/>
                <w:rFonts w:eastAsia="Times New Roman" w:cs="Arial"/>
                <w:sz w:val="19"/>
                <w:szCs w:val="19"/>
              </w:rPr>
            </w:pPr>
          </w:p>
          <w:p w14:paraId="64BA2343" w14:textId="77777777" w:rsidR="00815FCF" w:rsidRPr="00D06620" w:rsidRDefault="00815FCF" w:rsidP="00743C17">
            <w:pPr>
              <w:overflowPunct w:val="0"/>
              <w:autoSpaceDE w:val="0"/>
              <w:autoSpaceDN w:val="0"/>
              <w:adjustRightInd w:val="0"/>
              <w:spacing w:after="0" w:line="240" w:lineRule="auto"/>
              <w:textAlignment w:val="baseline"/>
              <w:rPr>
                <w:del w:id="223" w:author="Derrick Williamson" w:date="2026-09-25T20:09:00Z" w16du:dateUtc="2026-09-26T00:09:00Z"/>
                <w:rFonts w:eastAsia="Times New Roman" w:cs="Arial"/>
                <w:sz w:val="19"/>
                <w:szCs w:val="19"/>
              </w:rPr>
            </w:pPr>
          </w:p>
          <w:p w14:paraId="53E7B46E" w14:textId="77777777" w:rsidR="00815FCF" w:rsidRDefault="00815FCF" w:rsidP="00743C17">
            <w:pPr>
              <w:overflowPunct w:val="0"/>
              <w:autoSpaceDE w:val="0"/>
              <w:autoSpaceDN w:val="0"/>
              <w:adjustRightInd w:val="0"/>
              <w:spacing w:after="0" w:line="240" w:lineRule="auto"/>
              <w:ind w:left="18"/>
              <w:contextualSpacing/>
              <w:textAlignment w:val="baseline"/>
              <w:rPr>
                <w:del w:id="224" w:author="Derrick Williamson" w:date="2026-09-25T20:09:00Z" w16du:dateUtc="2026-09-26T00:09:00Z"/>
                <w:rFonts w:eastAsia="Times New Roman" w:cs="Arial"/>
                <w:sz w:val="16"/>
                <w:szCs w:val="16"/>
              </w:rPr>
            </w:pPr>
          </w:p>
          <w:p w14:paraId="7B01B9CC" w14:textId="77777777" w:rsidR="00815FCF" w:rsidRPr="00D06620" w:rsidRDefault="00815FCF" w:rsidP="00743C17">
            <w:pPr>
              <w:overflowPunct w:val="0"/>
              <w:autoSpaceDE w:val="0"/>
              <w:autoSpaceDN w:val="0"/>
              <w:adjustRightInd w:val="0"/>
              <w:spacing w:after="0" w:line="240" w:lineRule="auto"/>
              <w:ind w:left="360"/>
              <w:textAlignment w:val="baseline"/>
              <w:rPr>
                <w:del w:id="225" w:author="Derrick Williamson" w:date="2026-09-25T20:09:00Z" w16du:dateUtc="2026-09-26T00:09:00Z"/>
                <w:rFonts w:eastAsia="Times New Roman" w:cs="Arial"/>
                <w:sz w:val="16"/>
                <w:szCs w:val="16"/>
              </w:rPr>
            </w:pPr>
          </w:p>
          <w:p w14:paraId="0C41BF26" w14:textId="77777777" w:rsidR="00815FCF" w:rsidRPr="00D06620" w:rsidRDefault="00815FCF" w:rsidP="00743C17">
            <w:pPr>
              <w:overflowPunct w:val="0"/>
              <w:autoSpaceDE w:val="0"/>
              <w:autoSpaceDN w:val="0"/>
              <w:adjustRightInd w:val="0"/>
              <w:spacing w:after="0" w:line="240" w:lineRule="auto"/>
              <w:textAlignment w:val="baseline"/>
              <w:rPr>
                <w:del w:id="226" w:author="Derrick Williamson" w:date="2026-09-25T20:09:00Z" w16du:dateUtc="2026-09-26T00:09:00Z"/>
                <w:rFonts w:eastAsia="Times New Roman" w:cs="Arial"/>
                <w:sz w:val="16"/>
                <w:szCs w:val="16"/>
              </w:rPr>
            </w:pPr>
          </w:p>
          <w:p w14:paraId="514EC7FB" w14:textId="77777777" w:rsidR="00815FCF" w:rsidRPr="00D06620" w:rsidRDefault="00815FCF" w:rsidP="00743C17">
            <w:pPr>
              <w:overflowPunct w:val="0"/>
              <w:autoSpaceDE w:val="0"/>
              <w:autoSpaceDN w:val="0"/>
              <w:adjustRightInd w:val="0"/>
              <w:spacing w:after="0" w:line="240" w:lineRule="auto"/>
              <w:textAlignment w:val="baseline"/>
              <w:rPr>
                <w:del w:id="227" w:author="Derrick Williamson" w:date="2026-09-25T20:09:00Z" w16du:dateUtc="2026-09-26T00:09:00Z"/>
                <w:rFonts w:eastAsia="Times New Roman" w:cs="Arial"/>
                <w:sz w:val="16"/>
                <w:szCs w:val="16"/>
              </w:rPr>
            </w:pPr>
          </w:p>
          <w:p w14:paraId="565AC458" w14:textId="77777777" w:rsidR="00815FCF" w:rsidRPr="00D06620" w:rsidRDefault="00815FCF" w:rsidP="00743C17">
            <w:pPr>
              <w:overflowPunct w:val="0"/>
              <w:autoSpaceDE w:val="0"/>
              <w:autoSpaceDN w:val="0"/>
              <w:adjustRightInd w:val="0"/>
              <w:spacing w:after="0" w:line="240" w:lineRule="auto"/>
              <w:textAlignment w:val="baseline"/>
              <w:rPr>
                <w:del w:id="228" w:author="Derrick Williamson" w:date="2026-09-25T20:09:00Z" w16du:dateUtc="2026-09-26T00:09:00Z"/>
                <w:rFonts w:eastAsia="Times New Roman" w:cs="Arial"/>
                <w:sz w:val="16"/>
                <w:szCs w:val="16"/>
              </w:rPr>
            </w:pPr>
          </w:p>
          <w:p w14:paraId="732B4DD7" w14:textId="77777777" w:rsidR="00815FCF" w:rsidRPr="00D06620" w:rsidRDefault="00815FCF" w:rsidP="00743C17">
            <w:pPr>
              <w:overflowPunct w:val="0"/>
              <w:autoSpaceDE w:val="0"/>
              <w:autoSpaceDN w:val="0"/>
              <w:adjustRightInd w:val="0"/>
              <w:spacing w:after="0" w:line="240" w:lineRule="auto"/>
              <w:textAlignment w:val="baseline"/>
              <w:rPr>
                <w:del w:id="229" w:author="Derrick Williamson" w:date="2026-09-25T20:09:00Z" w16du:dateUtc="2026-09-26T00:09:00Z"/>
                <w:rFonts w:eastAsia="Times New Roman" w:cs="Arial"/>
                <w:sz w:val="16"/>
                <w:szCs w:val="16"/>
              </w:rPr>
            </w:pPr>
          </w:p>
          <w:p w14:paraId="5F562432" w14:textId="77777777" w:rsidR="00815FCF" w:rsidRPr="00D06620" w:rsidRDefault="00815FCF" w:rsidP="00743C17">
            <w:pPr>
              <w:overflowPunct w:val="0"/>
              <w:autoSpaceDE w:val="0"/>
              <w:autoSpaceDN w:val="0"/>
              <w:adjustRightInd w:val="0"/>
              <w:spacing w:after="0" w:line="240" w:lineRule="auto"/>
              <w:textAlignment w:val="baseline"/>
              <w:rPr>
                <w:del w:id="230" w:author="Derrick Williamson" w:date="2026-09-25T20:09:00Z" w16du:dateUtc="2026-09-26T00:09:00Z"/>
                <w:rFonts w:eastAsia="Times New Roman" w:cs="Arial"/>
                <w:sz w:val="16"/>
                <w:szCs w:val="16"/>
              </w:rPr>
            </w:pPr>
          </w:p>
          <w:p w14:paraId="06B76C02" w14:textId="77777777" w:rsidR="00815FCF" w:rsidRPr="00D06620" w:rsidRDefault="00815FCF" w:rsidP="00743C17">
            <w:pPr>
              <w:overflowPunct w:val="0"/>
              <w:autoSpaceDE w:val="0"/>
              <w:autoSpaceDN w:val="0"/>
              <w:adjustRightInd w:val="0"/>
              <w:spacing w:after="0" w:line="240" w:lineRule="auto"/>
              <w:textAlignment w:val="baseline"/>
              <w:rPr>
                <w:del w:id="231" w:author="Derrick Williamson" w:date="2026-09-25T20:09:00Z" w16du:dateUtc="2026-09-26T00:09:00Z"/>
                <w:rFonts w:eastAsia="Times New Roman" w:cs="Arial"/>
                <w:sz w:val="16"/>
                <w:szCs w:val="16"/>
              </w:rPr>
            </w:pPr>
          </w:p>
          <w:p w14:paraId="45B73409" w14:textId="77777777" w:rsidR="00815FCF" w:rsidRDefault="00815FCF" w:rsidP="00743C17">
            <w:pPr>
              <w:overflowPunct w:val="0"/>
              <w:autoSpaceDE w:val="0"/>
              <w:autoSpaceDN w:val="0"/>
              <w:adjustRightInd w:val="0"/>
              <w:spacing w:after="0" w:line="240" w:lineRule="auto"/>
              <w:textAlignment w:val="baseline"/>
              <w:rPr>
                <w:del w:id="232" w:author="Derrick Williamson" w:date="2026-09-25T20:09:00Z" w16du:dateUtc="2026-09-26T00:09:00Z"/>
                <w:rFonts w:eastAsia="Times New Roman" w:cs="Arial"/>
                <w:sz w:val="16"/>
                <w:szCs w:val="16"/>
              </w:rPr>
            </w:pPr>
          </w:p>
          <w:p w14:paraId="205416A9" w14:textId="77777777" w:rsidR="00C644E5" w:rsidRPr="00D06620" w:rsidRDefault="00C644E5" w:rsidP="00743C17">
            <w:pPr>
              <w:overflowPunct w:val="0"/>
              <w:autoSpaceDE w:val="0"/>
              <w:autoSpaceDN w:val="0"/>
              <w:adjustRightInd w:val="0"/>
              <w:spacing w:after="0" w:line="240" w:lineRule="auto"/>
              <w:textAlignment w:val="baseline"/>
              <w:rPr>
                <w:del w:id="233" w:author="Derrick Williamson" w:date="2026-09-25T20:09:00Z" w16du:dateUtc="2026-09-26T00:09:00Z"/>
                <w:rFonts w:eastAsia="Times New Roman" w:cs="Arial"/>
                <w:sz w:val="16"/>
                <w:szCs w:val="16"/>
              </w:rPr>
            </w:pPr>
          </w:p>
          <w:p w14:paraId="54F61F9E" w14:textId="77777777" w:rsidR="00815FCF" w:rsidRPr="00D06620" w:rsidRDefault="00815FCF" w:rsidP="00743C17">
            <w:pPr>
              <w:overflowPunct w:val="0"/>
              <w:autoSpaceDE w:val="0"/>
              <w:autoSpaceDN w:val="0"/>
              <w:adjustRightInd w:val="0"/>
              <w:spacing w:after="0" w:line="240" w:lineRule="auto"/>
              <w:textAlignment w:val="baseline"/>
              <w:rPr>
                <w:del w:id="234" w:author="Derrick Williamson" w:date="2026-09-25T20:09:00Z" w16du:dateUtc="2026-09-26T00:09:00Z"/>
                <w:rFonts w:eastAsia="Times New Roman" w:cs="Arial"/>
                <w:sz w:val="16"/>
                <w:szCs w:val="16"/>
              </w:rPr>
            </w:pPr>
          </w:p>
          <w:p w14:paraId="0127E285" w14:textId="77777777" w:rsidR="00815FCF" w:rsidRPr="00D06620" w:rsidRDefault="00815FCF" w:rsidP="00743C17">
            <w:pPr>
              <w:overflowPunct w:val="0"/>
              <w:autoSpaceDE w:val="0"/>
              <w:autoSpaceDN w:val="0"/>
              <w:adjustRightInd w:val="0"/>
              <w:spacing w:after="0" w:line="240" w:lineRule="auto"/>
              <w:textAlignment w:val="baseline"/>
              <w:rPr>
                <w:del w:id="235" w:author="Derrick Williamson" w:date="2026-09-25T20:09:00Z" w16du:dateUtc="2026-09-26T00:09:00Z"/>
                <w:rFonts w:eastAsia="Times New Roman" w:cs="Arial"/>
                <w:sz w:val="16"/>
                <w:szCs w:val="16"/>
              </w:rPr>
            </w:pPr>
          </w:p>
          <w:p w14:paraId="7229ADED" w14:textId="77777777" w:rsidR="00815FCF" w:rsidRPr="00D06620" w:rsidRDefault="00815FCF" w:rsidP="00743C17">
            <w:pPr>
              <w:overflowPunct w:val="0"/>
              <w:autoSpaceDE w:val="0"/>
              <w:autoSpaceDN w:val="0"/>
              <w:adjustRightInd w:val="0"/>
              <w:spacing w:after="0" w:line="240" w:lineRule="auto"/>
              <w:textAlignment w:val="baseline"/>
              <w:rPr>
                <w:del w:id="236" w:author="Derrick Williamson" w:date="2026-09-25T20:09:00Z" w16du:dateUtc="2026-09-26T00:09:00Z"/>
                <w:rFonts w:eastAsia="Times New Roman" w:cs="Arial"/>
                <w:sz w:val="16"/>
                <w:szCs w:val="16"/>
              </w:rPr>
            </w:pPr>
          </w:p>
          <w:p w14:paraId="44026458" w14:textId="77777777" w:rsidR="00815FCF" w:rsidRPr="00D06620" w:rsidRDefault="00815FCF" w:rsidP="00743C17">
            <w:pPr>
              <w:overflowPunct w:val="0"/>
              <w:autoSpaceDE w:val="0"/>
              <w:autoSpaceDN w:val="0"/>
              <w:adjustRightInd w:val="0"/>
              <w:spacing w:after="0" w:line="240" w:lineRule="auto"/>
              <w:textAlignment w:val="baseline"/>
              <w:rPr>
                <w:del w:id="237" w:author="Derrick Williamson" w:date="2026-09-25T20:09:00Z" w16du:dateUtc="2026-09-26T00:09:00Z"/>
                <w:rFonts w:eastAsia="Times New Roman" w:cs="Arial"/>
                <w:sz w:val="16"/>
                <w:szCs w:val="16"/>
              </w:rPr>
            </w:pPr>
          </w:p>
          <w:p w14:paraId="2AD0641A" w14:textId="77777777" w:rsidR="00815FCF" w:rsidRDefault="00815FCF" w:rsidP="00743C17">
            <w:pPr>
              <w:overflowPunct w:val="0"/>
              <w:autoSpaceDE w:val="0"/>
              <w:autoSpaceDN w:val="0"/>
              <w:adjustRightInd w:val="0"/>
              <w:spacing w:after="0" w:line="240" w:lineRule="auto"/>
              <w:ind w:left="18"/>
              <w:contextualSpacing/>
              <w:textAlignment w:val="baseline"/>
              <w:rPr>
                <w:del w:id="238" w:author="Derrick Williamson" w:date="2026-09-25T20:09:00Z" w16du:dateUtc="2026-09-26T00:09:00Z"/>
                <w:rFonts w:eastAsia="Times New Roman" w:cs="Arial"/>
                <w:sz w:val="16"/>
                <w:szCs w:val="16"/>
              </w:rPr>
            </w:pPr>
          </w:p>
          <w:p w14:paraId="179D1503" w14:textId="77777777" w:rsidR="00815FCF" w:rsidRDefault="00815FCF" w:rsidP="00743C17">
            <w:pPr>
              <w:overflowPunct w:val="0"/>
              <w:autoSpaceDE w:val="0"/>
              <w:autoSpaceDN w:val="0"/>
              <w:adjustRightInd w:val="0"/>
              <w:spacing w:after="0" w:line="240" w:lineRule="auto"/>
              <w:ind w:left="18"/>
              <w:contextualSpacing/>
              <w:textAlignment w:val="baseline"/>
              <w:rPr>
                <w:del w:id="239" w:author="Derrick Williamson" w:date="2026-09-25T20:09:00Z" w16du:dateUtc="2026-09-26T00:09:00Z"/>
                <w:rFonts w:eastAsia="Times New Roman" w:cs="Arial"/>
                <w:sz w:val="16"/>
                <w:szCs w:val="16"/>
              </w:rPr>
            </w:pPr>
          </w:p>
          <w:p w14:paraId="003BC639" w14:textId="77777777" w:rsidR="00815FCF" w:rsidRPr="00D06620" w:rsidRDefault="00815FCF" w:rsidP="00743C17">
            <w:pPr>
              <w:overflowPunct w:val="0"/>
              <w:autoSpaceDE w:val="0"/>
              <w:autoSpaceDN w:val="0"/>
              <w:adjustRightInd w:val="0"/>
              <w:spacing w:after="0" w:line="240" w:lineRule="auto"/>
              <w:ind w:left="18"/>
              <w:contextualSpacing/>
              <w:textAlignment w:val="baseline"/>
              <w:rPr>
                <w:del w:id="240" w:author="Derrick Williamson" w:date="2026-09-25T20:09:00Z" w16du:dateUtc="2026-09-26T00:09:00Z"/>
                <w:rFonts w:eastAsia="Times New Roman" w:cs="Arial"/>
                <w:sz w:val="18"/>
                <w:szCs w:val="18"/>
              </w:rPr>
            </w:pPr>
            <w:del w:id="241" w:author="Derrick Williamson" w:date="2026-09-25T20:09:00Z" w16du:dateUtc="2026-09-26T00:09:00Z">
              <w:r>
                <w:rPr>
                  <w:rFonts w:eastAsia="Times New Roman" w:cs="Arial"/>
                  <w:sz w:val="16"/>
                  <w:szCs w:val="16"/>
                </w:rPr>
                <w:delText xml:space="preserve">(e) </w:delText>
              </w:r>
              <w:r w:rsidRPr="00D06620">
                <w:rPr>
                  <w:rFonts w:eastAsia="Times New Roman" w:cs="Arial"/>
                  <w:sz w:val="16"/>
                  <w:szCs w:val="16"/>
                </w:rPr>
                <w:delText>Insert name and position of person placing the notice</w:delText>
              </w:r>
              <w:r>
                <w:rPr>
                  <w:rFonts w:eastAsia="Times New Roman" w:cs="Arial"/>
                  <w:sz w:val="16"/>
                  <w:szCs w:val="16"/>
                </w:rPr>
                <w:delText xml:space="preserve"> – this person must be the responsible financial officer for the smaller authority</w:delText>
              </w:r>
            </w:del>
          </w:p>
        </w:tc>
      </w:tr>
    </w:tbl>
    <w:p w14:paraId="2055D8B1" w14:textId="77777777" w:rsidR="00815FCF" w:rsidRDefault="00815FCF" w:rsidP="00815FCF">
      <w:pPr>
        <w:rPr>
          <w:del w:id="242" w:author="Derrick Williamson" w:date="2026-09-25T20:09:00Z" w16du:dateUtc="2026-09-26T00:09:00Z"/>
        </w:rPr>
      </w:pPr>
    </w:p>
    <w:p w14:paraId="1866D427" w14:textId="77777777" w:rsidR="00815FCF" w:rsidRPr="003F371A" w:rsidRDefault="00921065" w:rsidP="00815FCF">
      <w:pPr>
        <w:overflowPunct w:val="0"/>
        <w:autoSpaceDE w:val="0"/>
        <w:autoSpaceDN w:val="0"/>
        <w:adjustRightInd w:val="0"/>
        <w:spacing w:after="0" w:line="240" w:lineRule="auto"/>
        <w:jc w:val="center"/>
        <w:textAlignment w:val="baseline"/>
        <w:rPr>
          <w:del w:id="243" w:author="Derrick Williamson" w:date="2026-09-25T20:09:00Z" w16du:dateUtc="2026-09-26T00:09:00Z"/>
          <w:rFonts w:eastAsia="Times New Roman" w:cs="Arial"/>
          <w:b/>
          <w:sz w:val="20"/>
          <w:szCs w:val="20"/>
        </w:rPr>
      </w:pPr>
      <w:del w:id="244" w:author="Derrick Williamson" w:date="2026-09-25T20:09:00Z" w16du:dateUtc="2026-09-26T00:09:00Z">
        <w:r>
          <w:rPr>
            <w:rFonts w:eastAsia="Times New Roman" w:cs="Arial"/>
            <w:b/>
            <w:sz w:val="20"/>
            <w:szCs w:val="20"/>
          </w:rPr>
          <w:delText>LOCAL AUTHORITY</w:delText>
        </w:r>
        <w:r w:rsidR="00815FCF" w:rsidRPr="003F371A">
          <w:rPr>
            <w:rFonts w:eastAsia="Times New Roman" w:cs="Arial"/>
            <w:b/>
            <w:sz w:val="20"/>
            <w:szCs w:val="20"/>
          </w:rPr>
          <w:delText xml:space="preserve"> ACCOUNTS: A SUMMARY OF YOUR RIGHTS</w:delText>
        </w:r>
      </w:del>
    </w:p>
    <w:p w14:paraId="3BE59DA8" w14:textId="77777777" w:rsidR="00815FCF" w:rsidRPr="003F371A" w:rsidRDefault="00815FCF" w:rsidP="00815FCF">
      <w:pPr>
        <w:overflowPunct w:val="0"/>
        <w:autoSpaceDE w:val="0"/>
        <w:autoSpaceDN w:val="0"/>
        <w:adjustRightInd w:val="0"/>
        <w:spacing w:after="0" w:line="240" w:lineRule="auto"/>
        <w:jc w:val="center"/>
        <w:textAlignment w:val="baseline"/>
        <w:rPr>
          <w:del w:id="245" w:author="Derrick Williamson" w:date="2026-09-25T20:09:00Z" w16du:dateUtc="2026-09-26T00:09:00Z"/>
          <w:rFonts w:eastAsia="Times New Roman" w:cs="Arial"/>
          <w:b/>
          <w:sz w:val="20"/>
          <w:szCs w:val="20"/>
        </w:rPr>
      </w:pPr>
    </w:p>
    <w:p w14:paraId="72DE066D" w14:textId="77777777" w:rsidR="00815FCF" w:rsidRPr="003F371A" w:rsidRDefault="00815FCF" w:rsidP="00815FCF">
      <w:pPr>
        <w:overflowPunct w:val="0"/>
        <w:autoSpaceDE w:val="0"/>
        <w:autoSpaceDN w:val="0"/>
        <w:adjustRightInd w:val="0"/>
        <w:spacing w:after="0" w:line="240" w:lineRule="auto"/>
        <w:textAlignment w:val="baseline"/>
        <w:rPr>
          <w:del w:id="246" w:author="Derrick Williamson" w:date="2026-09-25T20:09:00Z" w16du:dateUtc="2026-09-26T00:09:00Z"/>
          <w:rFonts w:eastAsia="Times New Roman" w:cs="Arial"/>
          <w:b/>
          <w:sz w:val="20"/>
          <w:szCs w:val="20"/>
        </w:rPr>
      </w:pPr>
      <w:del w:id="247" w:author="Derrick Williamson" w:date="2026-09-25T20:09:00Z" w16du:dateUtc="2026-09-26T00:09:00Z">
        <w:r w:rsidRPr="003F371A">
          <w:rPr>
            <w:rFonts w:eastAsia="Times New Roman" w:cs="Arial"/>
            <w:b/>
            <w:sz w:val="20"/>
            <w:szCs w:val="20"/>
          </w:rPr>
          <w:delText xml:space="preserve">Please note that this summary applies to all relevant smaller authorities, including </w:delText>
        </w:r>
        <w:r w:rsidR="0050557D">
          <w:rPr>
            <w:rFonts w:eastAsia="Times New Roman" w:cs="Arial"/>
            <w:b/>
            <w:sz w:val="20"/>
            <w:szCs w:val="20"/>
          </w:rPr>
          <w:delText xml:space="preserve">local councils, internal </w:delText>
        </w:r>
        <w:r w:rsidRPr="003F371A">
          <w:rPr>
            <w:rFonts w:eastAsia="Times New Roman" w:cs="Arial"/>
            <w:b/>
            <w:sz w:val="20"/>
            <w:szCs w:val="20"/>
          </w:rPr>
          <w:delText xml:space="preserve">drainage boards and </w:delText>
        </w:r>
        <w:r w:rsidR="00D5498D">
          <w:rPr>
            <w:rFonts w:eastAsia="Times New Roman" w:cs="Arial"/>
            <w:b/>
            <w:sz w:val="20"/>
            <w:szCs w:val="20"/>
          </w:rPr>
          <w:delText>‘</w:delText>
        </w:r>
        <w:r w:rsidRPr="003F371A">
          <w:rPr>
            <w:rFonts w:eastAsia="Times New Roman" w:cs="Arial"/>
            <w:b/>
            <w:sz w:val="20"/>
            <w:szCs w:val="20"/>
          </w:rPr>
          <w:delText>other</w:delText>
        </w:r>
        <w:r w:rsidR="00D5498D">
          <w:rPr>
            <w:rFonts w:eastAsia="Times New Roman" w:cs="Arial"/>
            <w:b/>
            <w:sz w:val="20"/>
            <w:szCs w:val="20"/>
          </w:rPr>
          <w:delText>’</w:delText>
        </w:r>
        <w:r w:rsidRPr="003F371A">
          <w:rPr>
            <w:rFonts w:eastAsia="Times New Roman" w:cs="Arial"/>
            <w:b/>
            <w:sz w:val="20"/>
            <w:szCs w:val="20"/>
          </w:rPr>
          <w:delText xml:space="preserve"> smaller authorities.</w:delText>
        </w:r>
      </w:del>
    </w:p>
    <w:p w14:paraId="4AA97FFA" w14:textId="77777777" w:rsidR="00815FCF" w:rsidRPr="003F371A" w:rsidRDefault="00815FCF" w:rsidP="00815FCF">
      <w:pPr>
        <w:overflowPunct w:val="0"/>
        <w:autoSpaceDE w:val="0"/>
        <w:autoSpaceDN w:val="0"/>
        <w:adjustRightInd w:val="0"/>
        <w:spacing w:after="0" w:line="240" w:lineRule="auto"/>
        <w:textAlignment w:val="baseline"/>
        <w:rPr>
          <w:del w:id="248" w:author="Derrick Williamson" w:date="2026-09-25T20:09:00Z" w16du:dateUtc="2026-09-26T00:09:00Z"/>
          <w:rFonts w:eastAsia="Times New Roman" w:cs="Arial"/>
          <w:b/>
          <w:sz w:val="20"/>
          <w:szCs w:val="20"/>
        </w:rPr>
      </w:pPr>
    </w:p>
    <w:p w14:paraId="639F87BD" w14:textId="77777777" w:rsidR="00815FCF" w:rsidRPr="003F371A" w:rsidRDefault="00815FCF" w:rsidP="00815FCF">
      <w:pPr>
        <w:overflowPunct w:val="0"/>
        <w:autoSpaceDE w:val="0"/>
        <w:autoSpaceDN w:val="0"/>
        <w:adjustRightInd w:val="0"/>
        <w:spacing w:after="0" w:line="240" w:lineRule="auto"/>
        <w:textAlignment w:val="baseline"/>
        <w:rPr>
          <w:del w:id="249" w:author="Derrick Williamson" w:date="2026-09-25T20:09:00Z" w16du:dateUtc="2026-09-26T00:09:00Z"/>
          <w:rFonts w:eastAsia="Times New Roman" w:cs="Arial"/>
          <w:b/>
          <w:sz w:val="20"/>
          <w:szCs w:val="20"/>
        </w:rPr>
      </w:pPr>
      <w:del w:id="250" w:author="Derrick Williamson" w:date="2026-09-25T20:09:00Z" w16du:dateUtc="2026-09-26T00:09:00Z">
        <w:r w:rsidRPr="003F371A">
          <w:rPr>
            <w:rFonts w:eastAsia="Times New Roman" w:cs="Arial"/>
            <w:b/>
            <w:sz w:val="20"/>
            <w:szCs w:val="20"/>
          </w:rPr>
          <w:delText>The basic position</w:delText>
        </w:r>
      </w:del>
    </w:p>
    <w:p w14:paraId="7A274967" w14:textId="77777777" w:rsidR="00815FCF" w:rsidRPr="003F371A" w:rsidRDefault="00815FCF" w:rsidP="00815FCF">
      <w:pPr>
        <w:overflowPunct w:val="0"/>
        <w:autoSpaceDE w:val="0"/>
        <w:autoSpaceDN w:val="0"/>
        <w:adjustRightInd w:val="0"/>
        <w:spacing w:after="0" w:line="240" w:lineRule="auto"/>
        <w:textAlignment w:val="baseline"/>
        <w:rPr>
          <w:del w:id="251" w:author="Derrick Williamson" w:date="2026-09-25T20:09:00Z" w16du:dateUtc="2026-09-26T00:09:00Z"/>
          <w:rFonts w:eastAsia="Times New Roman" w:cs="Arial"/>
          <w:sz w:val="20"/>
          <w:szCs w:val="20"/>
        </w:rPr>
      </w:pPr>
    </w:p>
    <w:p w14:paraId="5037FC43" w14:textId="01AFA2EA" w:rsidR="00815FCF" w:rsidRPr="003F371A" w:rsidRDefault="00DE762C" w:rsidP="00815FCF">
      <w:pPr>
        <w:spacing w:line="240" w:lineRule="auto"/>
        <w:rPr>
          <w:del w:id="252" w:author="Derrick Williamson" w:date="2026-09-25T20:09:00Z" w16du:dateUtc="2026-09-26T00:09:00Z"/>
          <w:rFonts w:eastAsia="Times New Roman" w:cs="Arial"/>
          <w:sz w:val="20"/>
          <w:szCs w:val="20"/>
        </w:rPr>
      </w:pPr>
      <w:del w:id="253" w:author="Derrick Williamson" w:date="2026-09-25T20:09:00Z" w16du:dateUtc="2026-09-26T00:09:00Z">
        <w:r w:rsidRPr="003F371A">
          <w:rPr>
            <w:rFonts w:eastAsia="Times New Roman" w:cs="Arial"/>
            <w:sz w:val="20"/>
            <w:szCs w:val="20"/>
          </w:rPr>
          <w:delText xml:space="preserve">The </w:delText>
        </w:r>
        <w:r>
          <w:fldChar w:fldCharType="begin"/>
        </w:r>
        <w:r>
          <w:delInstrText>HYPERLINK "http://www.legislation.gov.uk/ukpga/2014/2/contents"</w:delInstrText>
        </w:r>
        <w:r>
          <w:fldChar w:fldCharType="separate"/>
        </w:r>
        <w:r w:rsidRPr="00805A33">
          <w:rPr>
            <w:rStyle w:val="Hyperlink"/>
            <w:rFonts w:eastAsia="Times New Roman" w:cs="Arial"/>
            <w:sz w:val="20"/>
            <w:szCs w:val="20"/>
          </w:rPr>
          <w:delText>Local Audit and Accountability Act 2014</w:delText>
        </w:r>
        <w:r>
          <w:fldChar w:fldCharType="end"/>
        </w:r>
        <w:r w:rsidRPr="003F371A">
          <w:rPr>
            <w:rFonts w:eastAsia="Times New Roman" w:cs="Arial"/>
            <w:sz w:val="20"/>
            <w:szCs w:val="20"/>
          </w:rPr>
          <w:delText xml:space="preserve"> (the Act) governs the work of auditors appointed to </w:delText>
        </w:r>
        <w:r>
          <w:rPr>
            <w:rFonts w:eastAsia="Times New Roman" w:cs="Arial"/>
            <w:sz w:val="20"/>
            <w:szCs w:val="20"/>
          </w:rPr>
          <w:delText xml:space="preserve">smaller </w:delText>
        </w:r>
        <w:r w:rsidRPr="00962D93">
          <w:rPr>
            <w:rFonts w:eastAsia="Times New Roman" w:cs="Arial"/>
            <w:sz w:val="20"/>
            <w:szCs w:val="20"/>
          </w:rPr>
          <w:delText xml:space="preserve">authorities. This summary explains the provisions contained in Sections 26 and 27 of the Act. The Act, the </w:delText>
        </w:r>
        <w:r>
          <w:fldChar w:fldCharType="begin"/>
        </w:r>
        <w:r>
          <w:delInstrText>HYPERLINK "http://www.legislation.gov.uk/uksi/2015/234/contents/made"</w:delInstrText>
        </w:r>
        <w:r>
          <w:fldChar w:fldCharType="separate"/>
        </w:r>
        <w:r w:rsidRPr="00DC1668">
          <w:rPr>
            <w:rStyle w:val="Hyperlink"/>
            <w:rFonts w:eastAsia="Times New Roman" w:cs="Arial"/>
            <w:sz w:val="20"/>
            <w:szCs w:val="20"/>
          </w:rPr>
          <w:delText>Accounts and Audit Regulations 2015</w:delText>
        </w:r>
        <w:r>
          <w:fldChar w:fldCharType="end"/>
        </w:r>
        <w:r w:rsidRPr="00962D93">
          <w:rPr>
            <w:rFonts w:eastAsia="Times New Roman" w:cs="Arial"/>
            <w:sz w:val="20"/>
            <w:szCs w:val="20"/>
          </w:rPr>
          <w:delText xml:space="preserve"> and</w:delText>
        </w:r>
        <w:r>
          <w:rPr>
            <w:rFonts w:eastAsia="Times New Roman" w:cs="Arial"/>
            <w:sz w:val="20"/>
            <w:szCs w:val="20"/>
          </w:rPr>
          <w:delText xml:space="preserve"> </w:delText>
        </w:r>
        <w:r w:rsidRPr="00962D93">
          <w:rPr>
            <w:rFonts w:eastAsia="Times New Roman" w:cs="Arial"/>
            <w:sz w:val="20"/>
            <w:szCs w:val="20"/>
          </w:rPr>
          <w:delText xml:space="preserve">the </w:delText>
        </w:r>
        <w:r>
          <w:fldChar w:fldCharType="begin"/>
        </w:r>
        <w:r>
          <w:delInstrText>HYPERLINK "http://www.legislation.gov.uk/uksi/2020/404/contents/made"</w:delInstrText>
        </w:r>
        <w:r>
          <w:fldChar w:fldCharType="separate"/>
        </w:r>
        <w:r w:rsidRPr="00DC1668">
          <w:rPr>
            <w:rStyle w:val="Hyperlink"/>
            <w:rFonts w:eastAsia="Times New Roman" w:cs="Arial"/>
            <w:sz w:val="20"/>
            <w:szCs w:val="20"/>
          </w:rPr>
          <w:delText>Accounts and Audit (Coronavirus) (Amendment) Regulations 2020</w:delText>
        </w:r>
        <w:r>
          <w:fldChar w:fldCharType="end"/>
        </w:r>
        <w:r>
          <w:rPr>
            <w:rFonts w:eastAsia="Times New Roman" w:cs="Arial"/>
            <w:sz w:val="20"/>
            <w:szCs w:val="20"/>
          </w:rPr>
          <w:delText xml:space="preserve"> </w:delText>
        </w:r>
        <w:r w:rsidRPr="003F371A">
          <w:rPr>
            <w:rFonts w:eastAsia="Times New Roman" w:cs="Arial"/>
            <w:sz w:val="20"/>
            <w:szCs w:val="20"/>
          </w:rPr>
          <w:delText xml:space="preserve">also cover the duties, responsibilities and rights of </w:delText>
        </w:r>
        <w:r>
          <w:rPr>
            <w:rFonts w:eastAsia="Times New Roman" w:cs="Arial"/>
            <w:sz w:val="20"/>
            <w:szCs w:val="20"/>
          </w:rPr>
          <w:delText>smaller authoritie</w:delText>
        </w:r>
        <w:r w:rsidRPr="003F371A">
          <w:rPr>
            <w:rFonts w:eastAsia="Times New Roman" w:cs="Arial"/>
            <w:sz w:val="20"/>
            <w:szCs w:val="20"/>
          </w:rPr>
          <w:delText>s, other organisations and the public concerning the accounts being audited</w:delText>
        </w:r>
        <w:r w:rsidR="00815FCF" w:rsidRPr="003F371A">
          <w:rPr>
            <w:rFonts w:eastAsia="Times New Roman" w:cs="Arial"/>
            <w:sz w:val="20"/>
            <w:szCs w:val="20"/>
          </w:rPr>
          <w:delText xml:space="preserve">. </w:delText>
        </w:r>
      </w:del>
    </w:p>
    <w:p w14:paraId="0ED57C52" w14:textId="77777777" w:rsidR="00815FCF" w:rsidRPr="003F371A" w:rsidRDefault="00815FCF" w:rsidP="00815FCF">
      <w:pPr>
        <w:spacing w:line="240" w:lineRule="auto"/>
        <w:rPr>
          <w:del w:id="254" w:author="Derrick Williamson" w:date="2026-09-25T20:09:00Z" w16du:dateUtc="2026-09-26T00:09:00Z"/>
          <w:rFonts w:eastAsia="Times New Roman" w:cs="Arial"/>
          <w:sz w:val="20"/>
          <w:szCs w:val="20"/>
        </w:rPr>
      </w:pPr>
      <w:del w:id="255" w:author="Derrick Williamson" w:date="2026-09-25T20:09:00Z" w16du:dateUtc="2026-09-26T00:09:00Z">
        <w:r w:rsidRPr="003F371A">
          <w:rPr>
            <w:rFonts w:eastAsia="Times New Roman" w:cs="Arial"/>
            <w:sz w:val="20"/>
            <w:szCs w:val="20"/>
          </w:rPr>
          <w:delText xml:space="preserve">As a local elector, or an interested person, you have certain legal rights in respect of the accounting records of smaller authorities. As an interested person you can inspect accounting records and related documents. If you are a local government elector for the area to which the accounts relate you can also ask questions about the accounts and object to them. You do not have to pay directly for exercising your rights. However, any resulting costs incurred by the </w:delText>
        </w:r>
        <w:r w:rsidR="00D5498D">
          <w:rPr>
            <w:rFonts w:eastAsia="Times New Roman" w:cs="Arial"/>
            <w:sz w:val="20"/>
            <w:szCs w:val="20"/>
          </w:rPr>
          <w:delText>smaller authority</w:delText>
        </w:r>
        <w:r w:rsidRPr="003F371A">
          <w:rPr>
            <w:rFonts w:eastAsia="Times New Roman" w:cs="Arial"/>
            <w:sz w:val="20"/>
            <w:szCs w:val="20"/>
          </w:rPr>
          <w:delText xml:space="preserve"> form part of its running costs. Therefore, indirectly, local residents pay for the cost of you exercising your rights through their council tax.</w:delText>
        </w:r>
      </w:del>
    </w:p>
    <w:p w14:paraId="2F0F116F" w14:textId="77777777" w:rsidR="00815FCF" w:rsidRPr="003F371A" w:rsidRDefault="00815FCF" w:rsidP="00815FCF">
      <w:pPr>
        <w:overflowPunct w:val="0"/>
        <w:autoSpaceDE w:val="0"/>
        <w:autoSpaceDN w:val="0"/>
        <w:adjustRightInd w:val="0"/>
        <w:spacing w:after="0" w:line="240" w:lineRule="auto"/>
        <w:textAlignment w:val="baseline"/>
        <w:rPr>
          <w:del w:id="256" w:author="Derrick Williamson" w:date="2026-09-25T20:09:00Z" w16du:dateUtc="2026-09-26T00:09:00Z"/>
          <w:rFonts w:eastAsia="Times New Roman" w:cs="Arial"/>
          <w:sz w:val="20"/>
          <w:szCs w:val="20"/>
        </w:rPr>
      </w:pPr>
      <w:del w:id="257" w:author="Derrick Williamson" w:date="2026-09-25T20:09:00Z" w16du:dateUtc="2026-09-26T00:09:00Z">
        <w:r w:rsidRPr="003F371A">
          <w:rPr>
            <w:rFonts w:eastAsia="Times New Roman" w:cs="Arial"/>
            <w:b/>
            <w:sz w:val="20"/>
            <w:szCs w:val="20"/>
          </w:rPr>
          <w:delText>The right to inspect the accounting records</w:delText>
        </w:r>
      </w:del>
    </w:p>
    <w:p w14:paraId="701C9947" w14:textId="77777777" w:rsidR="00815FCF" w:rsidRPr="003F371A" w:rsidRDefault="00815FCF" w:rsidP="00815FCF">
      <w:pPr>
        <w:overflowPunct w:val="0"/>
        <w:autoSpaceDE w:val="0"/>
        <w:autoSpaceDN w:val="0"/>
        <w:adjustRightInd w:val="0"/>
        <w:spacing w:after="0" w:line="240" w:lineRule="auto"/>
        <w:textAlignment w:val="baseline"/>
        <w:rPr>
          <w:del w:id="258" w:author="Derrick Williamson" w:date="2026-09-25T20:09:00Z" w16du:dateUtc="2026-09-26T00:09:00Z"/>
          <w:rFonts w:eastAsia="Times New Roman" w:cs="Arial"/>
          <w:sz w:val="20"/>
          <w:szCs w:val="20"/>
        </w:rPr>
      </w:pPr>
    </w:p>
    <w:p w14:paraId="14311D5A" w14:textId="77777777" w:rsidR="00815FCF" w:rsidRPr="003F371A" w:rsidRDefault="00815FCF" w:rsidP="00815FCF">
      <w:pPr>
        <w:overflowPunct w:val="0"/>
        <w:autoSpaceDE w:val="0"/>
        <w:autoSpaceDN w:val="0"/>
        <w:adjustRightInd w:val="0"/>
        <w:spacing w:after="0" w:line="240" w:lineRule="auto"/>
        <w:textAlignment w:val="baseline"/>
        <w:rPr>
          <w:del w:id="259" w:author="Derrick Williamson" w:date="2026-09-25T20:09:00Z" w16du:dateUtc="2026-09-26T00:09:00Z"/>
          <w:rFonts w:eastAsia="Times New Roman" w:cs="Arial"/>
          <w:sz w:val="20"/>
          <w:szCs w:val="20"/>
        </w:rPr>
      </w:pPr>
      <w:del w:id="260" w:author="Derrick Williamson" w:date="2026-09-25T20:09:00Z" w16du:dateUtc="2026-09-26T00:09:00Z">
        <w:r w:rsidRPr="003F371A">
          <w:rPr>
            <w:rFonts w:eastAsia="Times New Roman" w:cs="Arial"/>
            <w:sz w:val="20"/>
            <w:szCs w:val="20"/>
          </w:rPr>
          <w:delText xml:space="preserve">Any interested person can inspect the accounting records, which includes but is not limited to local electors. You can inspect the accounting records for the financial year to which the audit relates and all books, deeds, contracts, bills, vouchers, receipts and other documents relating to those records. You can copy all, or part, of these records or documents. Your inspection must be about the accounts, or relate to an item in the accounts. You cannot, for example, inspect or copy documents unrelated to the accounts, or that include personal information (Section 26 (6) – (10) of the Act explains what is meant by personal information). You cannot inspect information which is protected by commercial confidentiality. This is information which would prejudice commercial confidentiality if it was released to the public and there is not, set against this, a very strong reason in the public interest why it should nevertheless be disclosed. </w:delText>
        </w:r>
      </w:del>
    </w:p>
    <w:p w14:paraId="3B3FB02E" w14:textId="77777777" w:rsidR="00815FCF" w:rsidRPr="003F371A" w:rsidRDefault="00815FCF" w:rsidP="00815FCF">
      <w:pPr>
        <w:overflowPunct w:val="0"/>
        <w:autoSpaceDE w:val="0"/>
        <w:autoSpaceDN w:val="0"/>
        <w:adjustRightInd w:val="0"/>
        <w:spacing w:after="0" w:line="240" w:lineRule="auto"/>
        <w:textAlignment w:val="baseline"/>
        <w:rPr>
          <w:del w:id="261" w:author="Derrick Williamson" w:date="2026-09-25T20:09:00Z" w16du:dateUtc="2026-09-26T00:09:00Z"/>
          <w:rFonts w:eastAsia="Times New Roman" w:cs="Arial"/>
          <w:sz w:val="20"/>
          <w:szCs w:val="20"/>
        </w:rPr>
      </w:pPr>
    </w:p>
    <w:p w14:paraId="1556AE2E" w14:textId="61095A15" w:rsidR="00815FCF" w:rsidRPr="003F371A" w:rsidRDefault="00815FCF" w:rsidP="00815FCF">
      <w:pPr>
        <w:overflowPunct w:val="0"/>
        <w:autoSpaceDE w:val="0"/>
        <w:autoSpaceDN w:val="0"/>
        <w:adjustRightInd w:val="0"/>
        <w:spacing w:after="0" w:line="240" w:lineRule="auto"/>
        <w:textAlignment w:val="baseline"/>
        <w:rPr>
          <w:del w:id="262" w:author="Derrick Williamson" w:date="2026-09-25T20:09:00Z" w16du:dateUtc="2026-09-26T00:09:00Z"/>
          <w:rFonts w:eastAsia="Times New Roman" w:cs="Arial"/>
          <w:sz w:val="20"/>
          <w:szCs w:val="20"/>
        </w:rPr>
      </w:pPr>
      <w:del w:id="263" w:author="Derrick Williamson" w:date="2026-09-25T20:09:00Z" w16du:dateUtc="2026-09-26T00:09:00Z">
        <w:r w:rsidRPr="003F371A">
          <w:rPr>
            <w:rFonts w:eastAsia="Times New Roman" w:cs="Arial"/>
            <w:sz w:val="20"/>
            <w:szCs w:val="20"/>
          </w:rPr>
          <w:delText xml:space="preserve">When </w:delText>
        </w:r>
        <w:r w:rsidR="00D5498D">
          <w:rPr>
            <w:rFonts w:eastAsia="Times New Roman" w:cs="Arial"/>
            <w:sz w:val="20"/>
            <w:szCs w:val="20"/>
          </w:rPr>
          <w:delText>smaller authoritie</w:delText>
        </w:r>
        <w:r w:rsidRPr="003F371A">
          <w:rPr>
            <w:rFonts w:eastAsia="Times New Roman" w:cs="Arial"/>
            <w:sz w:val="20"/>
            <w:szCs w:val="20"/>
          </w:rPr>
          <w:delText xml:space="preserve">s have finished preparing accounts for the financial year and approved them, they must publish them (including on </w:delText>
        </w:r>
        <w:r w:rsidR="00D5498D">
          <w:rPr>
            <w:rFonts w:eastAsia="Times New Roman" w:cs="Arial"/>
            <w:sz w:val="20"/>
            <w:szCs w:val="20"/>
          </w:rPr>
          <w:delText>a</w:delText>
        </w:r>
        <w:r w:rsidRPr="003F371A">
          <w:rPr>
            <w:rFonts w:eastAsia="Times New Roman" w:cs="Arial"/>
            <w:sz w:val="20"/>
            <w:szCs w:val="20"/>
          </w:rPr>
          <w:delText xml:space="preserve"> website). There must be a 30 working day period, called the ‘period for the exercise of public rights’, during which you can exercise your statutory right to inspect the accounting records. </w:delText>
        </w:r>
        <w:r w:rsidR="00D5498D">
          <w:rPr>
            <w:rFonts w:eastAsia="Times New Roman" w:cs="Arial"/>
            <w:sz w:val="20"/>
            <w:szCs w:val="20"/>
          </w:rPr>
          <w:delText>Smaller authoritie</w:delText>
        </w:r>
        <w:r w:rsidRPr="003F371A">
          <w:rPr>
            <w:rFonts w:eastAsia="Times New Roman" w:cs="Arial"/>
            <w:sz w:val="20"/>
            <w:szCs w:val="20"/>
          </w:rPr>
          <w:delText xml:space="preserve">s must tell the public, including advertising this on their website, that the accounting records and related documents are available to inspect. By arrangement you will then have 30 working days to inspect and make copies of the accounting records. You may have to pay a copying charge. </w:delText>
        </w:r>
        <w:r w:rsidR="00DE762C">
          <w:rPr>
            <w:rFonts w:eastAsia="Times New Roman" w:cs="Arial"/>
            <w:b/>
            <w:bCs/>
            <w:sz w:val="20"/>
            <w:szCs w:val="20"/>
          </w:rPr>
          <w:delText>Legislative changes have been made as a result of the restrictions imposed by the</w:delText>
        </w:r>
        <w:r w:rsidR="00DE762C" w:rsidRPr="00DC1668">
          <w:rPr>
            <w:rFonts w:eastAsia="Times New Roman" w:cs="Arial"/>
            <w:b/>
            <w:bCs/>
            <w:sz w:val="20"/>
            <w:szCs w:val="20"/>
          </w:rPr>
          <w:delText xml:space="preserve"> Coronavirus </w:delText>
        </w:r>
        <w:r w:rsidR="00DE762C" w:rsidRPr="006246F1">
          <w:rPr>
            <w:rFonts w:eastAsia="Times New Roman" w:cs="Arial"/>
            <w:b/>
            <w:bCs/>
            <w:sz w:val="20"/>
            <w:szCs w:val="20"/>
          </w:rPr>
          <w:delText xml:space="preserve">for the 2019/20 reporting year </w:delText>
        </w:r>
        <w:r w:rsidR="00DE762C">
          <w:rPr>
            <w:rFonts w:eastAsia="Times New Roman" w:cs="Arial"/>
            <w:b/>
            <w:bCs/>
            <w:sz w:val="20"/>
            <w:szCs w:val="20"/>
          </w:rPr>
          <w:delText xml:space="preserve">which mean that </w:delText>
        </w:r>
        <w:r w:rsidR="00DE762C" w:rsidRPr="00DC1668">
          <w:rPr>
            <w:rFonts w:eastAsia="Times New Roman" w:cs="Arial"/>
            <w:b/>
            <w:bCs/>
            <w:sz w:val="20"/>
            <w:szCs w:val="20"/>
          </w:rPr>
          <w:delText>there is no requirement for a common period for public rights</w:delText>
        </w:r>
        <w:r w:rsidR="00DE762C">
          <w:rPr>
            <w:rFonts w:eastAsia="Times New Roman" w:cs="Arial"/>
            <w:b/>
            <w:bCs/>
            <w:sz w:val="20"/>
            <w:szCs w:val="20"/>
          </w:rPr>
          <w:delText xml:space="preserve">.  The </w:delText>
        </w:r>
        <w:r w:rsidR="00DE762C" w:rsidRPr="00DC1668">
          <w:rPr>
            <w:rFonts w:eastAsia="Times New Roman" w:cs="Arial"/>
            <w:b/>
            <w:bCs/>
            <w:sz w:val="20"/>
            <w:szCs w:val="20"/>
          </w:rPr>
          <w:delText xml:space="preserve">period </w:delText>
        </w:r>
        <w:r w:rsidR="00DE762C">
          <w:rPr>
            <w:rFonts w:eastAsia="Times New Roman" w:cs="Arial"/>
            <w:b/>
            <w:bCs/>
            <w:sz w:val="20"/>
            <w:szCs w:val="20"/>
          </w:rPr>
          <w:delText xml:space="preserve">for the exercise of public rights </w:delText>
        </w:r>
        <w:r w:rsidR="00DE762C" w:rsidRPr="00DC1668">
          <w:rPr>
            <w:rFonts w:eastAsia="Times New Roman" w:cs="Arial"/>
            <w:b/>
            <w:bCs/>
            <w:sz w:val="20"/>
            <w:szCs w:val="20"/>
          </w:rPr>
          <w:delText xml:space="preserve">must </w:delText>
        </w:r>
        <w:r w:rsidR="00DE762C">
          <w:rPr>
            <w:rFonts w:eastAsia="Times New Roman" w:cs="Arial"/>
            <w:b/>
            <w:bCs/>
            <w:sz w:val="20"/>
            <w:szCs w:val="20"/>
          </w:rPr>
          <w:delText xml:space="preserve">however </w:delText>
        </w:r>
        <w:r w:rsidR="00DE762C" w:rsidRPr="00DC1668">
          <w:rPr>
            <w:rFonts w:eastAsia="Times New Roman" w:cs="Arial"/>
            <w:b/>
            <w:bCs/>
            <w:sz w:val="20"/>
            <w:szCs w:val="20"/>
          </w:rPr>
          <w:delText>commence on or before 1 September 2020.</w:delText>
        </w:r>
        <w:r w:rsidRPr="003F371A">
          <w:rPr>
            <w:rFonts w:eastAsia="Times New Roman" w:cs="Arial"/>
            <w:sz w:val="20"/>
            <w:szCs w:val="20"/>
          </w:rPr>
          <w:delText xml:space="preserve"> The advertisement must set out the dates of the period for the exercise of public rights, how you can communicate to the </w:delText>
        </w:r>
        <w:r w:rsidR="00D5498D">
          <w:rPr>
            <w:rFonts w:eastAsia="Times New Roman" w:cs="Arial"/>
            <w:sz w:val="20"/>
            <w:szCs w:val="20"/>
          </w:rPr>
          <w:delText>smaller authority</w:delText>
        </w:r>
        <w:r w:rsidRPr="003F371A">
          <w:rPr>
            <w:rFonts w:eastAsia="Times New Roman" w:cs="Arial"/>
            <w:sz w:val="20"/>
            <w:szCs w:val="20"/>
          </w:rPr>
          <w:delText xml:space="preserve"> that you wish to inspect the accounting records and related documents, the name and address of the auditor, and the relevant legislation that governs the inspection of accounts and objections. </w:delText>
        </w:r>
      </w:del>
    </w:p>
    <w:p w14:paraId="3964C98B" w14:textId="77777777" w:rsidR="00815FCF" w:rsidRPr="003F371A" w:rsidRDefault="00815FCF" w:rsidP="00815FCF">
      <w:pPr>
        <w:overflowPunct w:val="0"/>
        <w:autoSpaceDE w:val="0"/>
        <w:autoSpaceDN w:val="0"/>
        <w:adjustRightInd w:val="0"/>
        <w:spacing w:after="0" w:line="240" w:lineRule="auto"/>
        <w:textAlignment w:val="baseline"/>
        <w:rPr>
          <w:del w:id="264" w:author="Derrick Williamson" w:date="2026-09-25T20:09:00Z" w16du:dateUtc="2026-09-26T00:09:00Z"/>
          <w:rFonts w:eastAsia="Times New Roman" w:cs="Arial"/>
          <w:sz w:val="20"/>
          <w:szCs w:val="20"/>
        </w:rPr>
      </w:pPr>
    </w:p>
    <w:p w14:paraId="6A94A120" w14:textId="77777777" w:rsidR="00815FCF" w:rsidRPr="003F371A" w:rsidRDefault="00815FCF" w:rsidP="00815FCF">
      <w:pPr>
        <w:overflowPunct w:val="0"/>
        <w:autoSpaceDE w:val="0"/>
        <w:autoSpaceDN w:val="0"/>
        <w:adjustRightInd w:val="0"/>
        <w:spacing w:after="0" w:line="240" w:lineRule="auto"/>
        <w:textAlignment w:val="baseline"/>
        <w:rPr>
          <w:del w:id="265" w:author="Derrick Williamson" w:date="2026-09-25T20:09:00Z" w16du:dateUtc="2026-09-26T00:09:00Z"/>
          <w:rFonts w:eastAsia="Times New Roman" w:cs="Arial"/>
          <w:b/>
          <w:sz w:val="20"/>
          <w:szCs w:val="20"/>
        </w:rPr>
      </w:pPr>
      <w:del w:id="266" w:author="Derrick Williamson" w:date="2026-09-25T20:09:00Z" w16du:dateUtc="2026-09-26T00:09:00Z">
        <w:r w:rsidRPr="003F371A">
          <w:rPr>
            <w:rFonts w:eastAsia="Times New Roman" w:cs="Arial"/>
            <w:b/>
            <w:sz w:val="20"/>
            <w:szCs w:val="20"/>
          </w:rPr>
          <w:delText>The right to ask the auditor questions about the accounting records</w:delText>
        </w:r>
      </w:del>
    </w:p>
    <w:p w14:paraId="62F63B57" w14:textId="77777777" w:rsidR="00815FCF" w:rsidRPr="003F371A" w:rsidRDefault="00815FCF" w:rsidP="00815FCF">
      <w:pPr>
        <w:overflowPunct w:val="0"/>
        <w:autoSpaceDE w:val="0"/>
        <w:autoSpaceDN w:val="0"/>
        <w:adjustRightInd w:val="0"/>
        <w:spacing w:after="0" w:line="240" w:lineRule="auto"/>
        <w:textAlignment w:val="baseline"/>
        <w:rPr>
          <w:del w:id="267" w:author="Derrick Williamson" w:date="2026-09-25T20:09:00Z" w16du:dateUtc="2026-09-26T00:09:00Z"/>
          <w:rFonts w:eastAsia="Times New Roman" w:cs="Arial"/>
          <w:b/>
          <w:sz w:val="20"/>
          <w:szCs w:val="20"/>
        </w:rPr>
      </w:pPr>
    </w:p>
    <w:p w14:paraId="1B4F55F8" w14:textId="77777777" w:rsidR="00815FCF" w:rsidRPr="003F371A" w:rsidRDefault="00815FCF" w:rsidP="00815FCF">
      <w:pPr>
        <w:spacing w:line="240" w:lineRule="auto"/>
        <w:rPr>
          <w:del w:id="268" w:author="Derrick Williamson" w:date="2026-09-25T20:09:00Z" w16du:dateUtc="2026-09-26T00:09:00Z"/>
          <w:rFonts w:eastAsia="Times New Roman" w:cs="Arial"/>
          <w:sz w:val="20"/>
          <w:szCs w:val="20"/>
        </w:rPr>
      </w:pPr>
      <w:del w:id="269" w:author="Derrick Williamson" w:date="2026-09-25T20:09:00Z" w16du:dateUtc="2026-09-26T00:09:00Z">
        <w:r w:rsidRPr="003F371A">
          <w:rPr>
            <w:rFonts w:eastAsia="Times New Roman" w:cs="Arial"/>
            <w:b/>
            <w:sz w:val="20"/>
            <w:szCs w:val="20"/>
          </w:rPr>
          <w:delText xml:space="preserve">You should first ask your </w:delText>
        </w:r>
        <w:r w:rsidR="0050557D">
          <w:rPr>
            <w:rFonts w:eastAsia="Times New Roman" w:cs="Arial"/>
            <w:b/>
            <w:sz w:val="20"/>
            <w:szCs w:val="20"/>
          </w:rPr>
          <w:delText>smaller authority</w:delText>
        </w:r>
        <w:r w:rsidRPr="003F371A">
          <w:rPr>
            <w:rFonts w:eastAsia="Times New Roman" w:cs="Arial"/>
            <w:sz w:val="20"/>
            <w:szCs w:val="20"/>
          </w:rPr>
          <w:delText xml:space="preserve"> about the accounting records, since they hold all the details. If you are a local elector, your right to ask questions of the external auditor is enshrined in law. However, while the auditor will answer your questions where possible, they are not always obliged to do so. For example, the question might be better answered by another organisation, require investigation beyond the auditor’s remit, or involve disproportionate cost (which is borne by the local taxpayer). Give your </w:delText>
        </w:r>
        <w:r w:rsidR="0050557D">
          <w:rPr>
            <w:rFonts w:eastAsia="Times New Roman" w:cs="Arial"/>
            <w:sz w:val="20"/>
            <w:szCs w:val="20"/>
          </w:rPr>
          <w:delText xml:space="preserve">smaller authority </w:delText>
        </w:r>
        <w:r w:rsidRPr="003F371A">
          <w:rPr>
            <w:rFonts w:eastAsia="Times New Roman" w:cs="Arial"/>
            <w:sz w:val="20"/>
            <w:szCs w:val="20"/>
          </w:rPr>
          <w:delText>the opportunity first to explain anything in the accounting records that you are unsure about. If you are not satisfied with the</w:delText>
        </w:r>
        <w:r w:rsidR="0050557D">
          <w:rPr>
            <w:rFonts w:eastAsia="Times New Roman" w:cs="Arial"/>
            <w:sz w:val="20"/>
            <w:szCs w:val="20"/>
          </w:rPr>
          <w:delText>ir</w:delText>
        </w:r>
        <w:r w:rsidRPr="003F371A">
          <w:rPr>
            <w:rFonts w:eastAsia="Times New Roman" w:cs="Arial"/>
            <w:sz w:val="20"/>
            <w:szCs w:val="20"/>
          </w:rPr>
          <w:delText xml:space="preserve"> explanation, you can question the external auditor about the accounting records. </w:delText>
        </w:r>
      </w:del>
    </w:p>
    <w:p w14:paraId="4DA1CB02" w14:textId="37267201" w:rsidR="00815FCF" w:rsidRPr="003F371A" w:rsidRDefault="00815FCF" w:rsidP="00815FCF">
      <w:pPr>
        <w:spacing w:line="240" w:lineRule="auto"/>
        <w:rPr>
          <w:del w:id="270" w:author="Derrick Williamson" w:date="2026-09-25T20:09:00Z" w16du:dateUtc="2026-09-26T00:09:00Z"/>
          <w:rFonts w:eastAsia="Times New Roman" w:cs="Arial"/>
          <w:sz w:val="20"/>
          <w:szCs w:val="20"/>
        </w:rPr>
      </w:pPr>
      <w:del w:id="271" w:author="Derrick Williamson" w:date="2026-09-25T20:09:00Z" w16du:dateUtc="2026-09-26T00:09:00Z">
        <w:r w:rsidRPr="003F371A">
          <w:rPr>
            <w:rFonts w:eastAsia="Times New Roman" w:cs="Arial"/>
            <w:sz w:val="20"/>
            <w:szCs w:val="20"/>
          </w:rPr>
          <w:delText>The law limits the time available for you formally to ask questions. This must be done in the period for the exercise of pub</w:delText>
        </w:r>
        <w:r w:rsidR="00ED40C2">
          <w:rPr>
            <w:rFonts w:eastAsia="Times New Roman" w:cs="Arial"/>
            <w:sz w:val="20"/>
            <w:szCs w:val="20"/>
          </w:rPr>
          <w:delText>l</w:delText>
        </w:r>
        <w:r w:rsidRPr="003F371A">
          <w:rPr>
            <w:rFonts w:eastAsia="Times New Roman" w:cs="Arial"/>
            <w:sz w:val="20"/>
            <w:szCs w:val="20"/>
          </w:rPr>
          <w:delText xml:space="preserve">ic rights, so let the external auditor know your concern as soon as possible. The advertisement or notice that tells you the accounting records are available to inspect will also give the period for the exercise of public rights during which you may ask the auditor questions, which here means formally asking questions under the Act. You can ask someone to represent you when asking the external auditor questions. </w:delText>
        </w:r>
      </w:del>
    </w:p>
    <w:p w14:paraId="52F5E33E" w14:textId="77777777" w:rsidR="00815FCF" w:rsidRPr="003F371A" w:rsidRDefault="00815FCF" w:rsidP="00815FCF">
      <w:pPr>
        <w:spacing w:line="240" w:lineRule="auto"/>
        <w:rPr>
          <w:del w:id="272" w:author="Derrick Williamson" w:date="2026-09-25T20:09:00Z" w16du:dateUtc="2026-09-26T00:09:00Z"/>
          <w:rFonts w:eastAsia="Times New Roman" w:cs="Arial"/>
          <w:sz w:val="20"/>
          <w:szCs w:val="20"/>
        </w:rPr>
      </w:pPr>
      <w:del w:id="273" w:author="Derrick Williamson" w:date="2026-09-25T20:09:00Z" w16du:dateUtc="2026-09-26T00:09:00Z">
        <w:r w:rsidRPr="003F371A">
          <w:rPr>
            <w:rFonts w:eastAsia="Times New Roman" w:cs="Arial"/>
            <w:sz w:val="20"/>
            <w:szCs w:val="20"/>
          </w:rPr>
          <w:delText xml:space="preserve">Before you ask the external auditor any questions, inspect the accounting records fully, so you know what they contain. Please remember that you cannot formally ask questions, under the Act, after the end of the period for the exercise of public rights. You may ask your </w:delText>
        </w:r>
        <w:r w:rsidR="0050557D">
          <w:rPr>
            <w:rFonts w:eastAsia="Times New Roman" w:cs="Arial"/>
            <w:sz w:val="20"/>
            <w:szCs w:val="20"/>
          </w:rPr>
          <w:delText xml:space="preserve">smaller authority </w:delText>
        </w:r>
        <w:r w:rsidRPr="003F371A">
          <w:rPr>
            <w:rFonts w:eastAsia="Times New Roman" w:cs="Arial"/>
            <w:sz w:val="20"/>
            <w:szCs w:val="20"/>
          </w:rPr>
          <w:delText xml:space="preserve">other questions about their accounts for any year, at any time. But these are not questions under the Act. </w:delText>
        </w:r>
      </w:del>
    </w:p>
    <w:p w14:paraId="3E1BA15B" w14:textId="77777777" w:rsidR="00815FCF" w:rsidRPr="003F371A" w:rsidRDefault="00815FCF" w:rsidP="00815FCF">
      <w:pPr>
        <w:spacing w:line="240" w:lineRule="auto"/>
        <w:rPr>
          <w:del w:id="274" w:author="Derrick Williamson" w:date="2026-09-25T20:09:00Z" w16du:dateUtc="2026-09-26T00:09:00Z"/>
          <w:rFonts w:eastAsia="Times New Roman" w:cs="Arial"/>
          <w:sz w:val="20"/>
          <w:szCs w:val="20"/>
        </w:rPr>
      </w:pPr>
      <w:del w:id="275" w:author="Derrick Williamson" w:date="2026-09-25T20:09:00Z" w16du:dateUtc="2026-09-26T00:09:00Z">
        <w:r w:rsidRPr="003F371A">
          <w:rPr>
            <w:rFonts w:eastAsia="Times New Roman" w:cs="Arial"/>
            <w:sz w:val="20"/>
            <w:szCs w:val="20"/>
          </w:rPr>
          <w:delText xml:space="preserve">You can ask the external auditor questions about an item in the accounting records for the financial year being audited. However, your right to ask the external auditor questions is limited. The external auditor can only answer ‘what’ questions, not ‘why’ questions. The external auditor cannot answer questions about policies, finances, procedures or anything else unless it is directly relevant to an item in the accounting records. Remember that your questions must always be about facts, not opinions. To avoid misunderstanding, we recommend that you always put your questions in writing. </w:delText>
        </w:r>
      </w:del>
    </w:p>
    <w:p w14:paraId="450A061C" w14:textId="77777777" w:rsidR="00815FCF" w:rsidRPr="003F371A" w:rsidRDefault="00815FCF" w:rsidP="00815FCF">
      <w:pPr>
        <w:overflowPunct w:val="0"/>
        <w:autoSpaceDE w:val="0"/>
        <w:autoSpaceDN w:val="0"/>
        <w:adjustRightInd w:val="0"/>
        <w:spacing w:after="0" w:line="240" w:lineRule="auto"/>
        <w:textAlignment w:val="baseline"/>
        <w:rPr>
          <w:del w:id="276" w:author="Derrick Williamson" w:date="2026-09-25T20:09:00Z" w16du:dateUtc="2026-09-26T00:09:00Z"/>
          <w:rFonts w:eastAsia="Times New Roman" w:cs="Arial"/>
          <w:sz w:val="20"/>
          <w:szCs w:val="20"/>
        </w:rPr>
      </w:pPr>
      <w:del w:id="277" w:author="Derrick Williamson" w:date="2026-09-25T20:09:00Z" w16du:dateUtc="2026-09-26T00:09:00Z">
        <w:r w:rsidRPr="003F371A">
          <w:rPr>
            <w:rFonts w:eastAsia="Times New Roman" w:cs="Arial"/>
            <w:b/>
            <w:sz w:val="20"/>
            <w:szCs w:val="20"/>
          </w:rPr>
          <w:delText>The right to make objections at audit</w:delText>
        </w:r>
      </w:del>
    </w:p>
    <w:p w14:paraId="2C994926" w14:textId="77777777" w:rsidR="00815FCF" w:rsidRPr="003F371A" w:rsidRDefault="00815FCF" w:rsidP="00815FCF">
      <w:pPr>
        <w:overflowPunct w:val="0"/>
        <w:autoSpaceDE w:val="0"/>
        <w:autoSpaceDN w:val="0"/>
        <w:adjustRightInd w:val="0"/>
        <w:spacing w:after="0" w:line="240" w:lineRule="auto"/>
        <w:textAlignment w:val="baseline"/>
        <w:rPr>
          <w:del w:id="278" w:author="Derrick Williamson" w:date="2026-09-25T20:09:00Z" w16du:dateUtc="2026-09-26T00:09:00Z"/>
          <w:rFonts w:eastAsia="Times New Roman" w:cs="Arial"/>
          <w:sz w:val="20"/>
          <w:szCs w:val="20"/>
        </w:rPr>
      </w:pPr>
    </w:p>
    <w:p w14:paraId="0F97FCA4" w14:textId="77777777" w:rsidR="00815FCF" w:rsidRPr="003F371A" w:rsidRDefault="00815FCF" w:rsidP="00815FCF">
      <w:pPr>
        <w:spacing w:after="0" w:line="240" w:lineRule="auto"/>
        <w:rPr>
          <w:del w:id="279" w:author="Derrick Williamson" w:date="2026-09-25T20:09:00Z" w16du:dateUtc="2026-09-26T00:09:00Z"/>
          <w:rFonts w:eastAsia="Times New Roman" w:cs="Arial"/>
          <w:sz w:val="20"/>
          <w:szCs w:val="20"/>
        </w:rPr>
      </w:pPr>
      <w:del w:id="280" w:author="Derrick Williamson" w:date="2026-09-25T20:09:00Z" w16du:dateUtc="2026-09-26T00:09:00Z">
        <w:r w:rsidRPr="003F371A">
          <w:rPr>
            <w:rFonts w:eastAsia="Times New Roman" w:cs="Arial"/>
            <w:sz w:val="20"/>
            <w:szCs w:val="20"/>
          </w:rPr>
          <w:delText xml:space="preserve">You have inspected the accounting records and asked your questions of the smaller authority. Now you may wish to object to the accounts on the basis that an item in them is in your view unlawful or there are matters of wider concern arising from the </w:delText>
        </w:r>
        <w:r w:rsidR="0050557D">
          <w:rPr>
            <w:rFonts w:eastAsia="Times New Roman" w:cs="Arial"/>
            <w:sz w:val="20"/>
            <w:szCs w:val="20"/>
          </w:rPr>
          <w:delText>smaller authority’</w:delText>
        </w:r>
        <w:r w:rsidRPr="003F371A">
          <w:rPr>
            <w:rFonts w:eastAsia="Times New Roman" w:cs="Arial"/>
            <w:sz w:val="20"/>
            <w:szCs w:val="20"/>
          </w:rPr>
          <w:delText>s finances. A local government elector can ask the external auditor to apply to the High Court for a declaration that an item of account is unlawful, or to issue a report on matters which are in the public interest. You must tell the external auditor which specific item in the accounts you object to and why you think the item is unlawful, or why you think that a public interest report should be made about it. You must provide the external auditor with the evidence you have to support your objection. Disagreeing with income or spending does not mak</w:delText>
        </w:r>
        <w:r w:rsidR="0050557D">
          <w:rPr>
            <w:rFonts w:eastAsia="Times New Roman" w:cs="Arial"/>
            <w:sz w:val="20"/>
            <w:szCs w:val="20"/>
          </w:rPr>
          <w:delText>e it unlawful. To object to the</w:delText>
        </w:r>
        <w:r w:rsidRPr="003F371A">
          <w:rPr>
            <w:rFonts w:eastAsia="Times New Roman" w:cs="Arial"/>
            <w:sz w:val="20"/>
            <w:szCs w:val="20"/>
          </w:rPr>
          <w:delText xml:space="preserve"> accounts you must write to the external auditor stating you want to make an objection, including the information and evidence below and you must send a copy to the </w:delText>
        </w:r>
        <w:r w:rsidR="0050557D">
          <w:rPr>
            <w:rFonts w:eastAsia="Times New Roman" w:cs="Arial"/>
            <w:sz w:val="20"/>
            <w:szCs w:val="20"/>
          </w:rPr>
          <w:delText>smaller authority</w:delText>
        </w:r>
        <w:r w:rsidRPr="003F371A">
          <w:rPr>
            <w:rFonts w:eastAsia="Times New Roman" w:cs="Arial"/>
            <w:sz w:val="20"/>
            <w:szCs w:val="20"/>
          </w:rPr>
          <w:delText>. The notice must include:</w:delText>
        </w:r>
      </w:del>
    </w:p>
    <w:p w14:paraId="54C3DE24" w14:textId="77777777" w:rsidR="00815FCF" w:rsidRPr="003F371A" w:rsidRDefault="00815FCF" w:rsidP="00815FCF">
      <w:pPr>
        <w:spacing w:after="0" w:line="240" w:lineRule="auto"/>
        <w:rPr>
          <w:del w:id="281" w:author="Derrick Williamson" w:date="2026-09-25T20:09:00Z" w16du:dateUtc="2026-09-26T00:09:00Z"/>
          <w:rFonts w:eastAsia="Times New Roman" w:cs="Arial"/>
          <w:sz w:val="20"/>
          <w:szCs w:val="20"/>
        </w:rPr>
      </w:pPr>
    </w:p>
    <w:p w14:paraId="792DFE9D" w14:textId="77777777" w:rsidR="00815FCF" w:rsidRPr="003F371A" w:rsidRDefault="00815FCF" w:rsidP="00815FCF">
      <w:pPr>
        <w:pStyle w:val="ListParagraph"/>
        <w:numPr>
          <w:ilvl w:val="0"/>
          <w:numId w:val="1"/>
        </w:numPr>
        <w:rPr>
          <w:del w:id="282" w:author="Derrick Williamson" w:date="2026-09-25T20:09:00Z" w16du:dateUtc="2026-09-26T00:09:00Z"/>
          <w:sz w:val="20"/>
        </w:rPr>
      </w:pPr>
      <w:del w:id="283" w:author="Derrick Williamson" w:date="2026-09-25T20:09:00Z" w16du:dateUtc="2026-09-26T00:09:00Z">
        <w:r w:rsidRPr="003F371A">
          <w:rPr>
            <w:sz w:val="20"/>
          </w:rPr>
          <w:delText xml:space="preserve">confirmation that you are an elector in the </w:delText>
        </w:r>
        <w:r w:rsidR="0050557D">
          <w:rPr>
            <w:sz w:val="20"/>
          </w:rPr>
          <w:delText>smaller authority</w:delText>
        </w:r>
        <w:r w:rsidRPr="003F371A">
          <w:rPr>
            <w:sz w:val="20"/>
          </w:rPr>
          <w:delText>’s area;</w:delText>
        </w:r>
      </w:del>
    </w:p>
    <w:p w14:paraId="748DD0AE" w14:textId="77777777" w:rsidR="00815FCF" w:rsidRPr="003F371A" w:rsidRDefault="00815FCF" w:rsidP="00815FCF">
      <w:pPr>
        <w:pStyle w:val="ListParagraph"/>
        <w:numPr>
          <w:ilvl w:val="0"/>
          <w:numId w:val="1"/>
        </w:numPr>
        <w:rPr>
          <w:del w:id="284" w:author="Derrick Williamson" w:date="2026-09-25T20:09:00Z" w16du:dateUtc="2026-09-26T00:09:00Z"/>
          <w:sz w:val="20"/>
        </w:rPr>
      </w:pPr>
      <w:del w:id="285" w:author="Derrick Williamson" w:date="2026-09-25T20:09:00Z" w16du:dateUtc="2026-09-26T00:09:00Z">
        <w:r w:rsidRPr="003F371A">
          <w:rPr>
            <w:sz w:val="20"/>
          </w:rPr>
          <w:delText>why you are objecting to the accounts and the facts on which you rely;</w:delText>
        </w:r>
      </w:del>
    </w:p>
    <w:p w14:paraId="7F8BA8F4" w14:textId="77777777" w:rsidR="00815FCF" w:rsidRPr="003F371A" w:rsidRDefault="00815FCF" w:rsidP="00815FCF">
      <w:pPr>
        <w:pStyle w:val="ListParagraph"/>
        <w:numPr>
          <w:ilvl w:val="0"/>
          <w:numId w:val="1"/>
        </w:numPr>
        <w:rPr>
          <w:del w:id="286" w:author="Derrick Williamson" w:date="2026-09-25T20:09:00Z" w16du:dateUtc="2026-09-26T00:09:00Z"/>
          <w:sz w:val="20"/>
        </w:rPr>
      </w:pPr>
      <w:del w:id="287" w:author="Derrick Williamson" w:date="2026-09-25T20:09:00Z" w16du:dateUtc="2026-09-26T00:09:00Z">
        <w:r w:rsidRPr="003F371A">
          <w:rPr>
            <w:sz w:val="20"/>
          </w:rPr>
          <w:delText>details of any item in the accounts that you think is unlawful; and</w:delText>
        </w:r>
      </w:del>
    </w:p>
    <w:p w14:paraId="2BDDA1B0" w14:textId="77777777" w:rsidR="00815FCF" w:rsidRPr="003F371A" w:rsidRDefault="00815FCF" w:rsidP="00815FCF">
      <w:pPr>
        <w:pStyle w:val="ListParagraph"/>
        <w:numPr>
          <w:ilvl w:val="0"/>
          <w:numId w:val="1"/>
        </w:numPr>
        <w:rPr>
          <w:del w:id="288" w:author="Derrick Williamson" w:date="2026-09-25T20:09:00Z" w16du:dateUtc="2026-09-26T00:09:00Z"/>
          <w:sz w:val="20"/>
        </w:rPr>
      </w:pPr>
      <w:del w:id="289" w:author="Derrick Williamson" w:date="2026-09-25T20:09:00Z" w16du:dateUtc="2026-09-26T00:09:00Z">
        <w:r w:rsidRPr="003F371A">
          <w:rPr>
            <w:sz w:val="20"/>
          </w:rPr>
          <w:delText xml:space="preserve">details of any matter </w:delText>
        </w:r>
        <w:r w:rsidR="0050557D" w:rsidRPr="003F371A">
          <w:rPr>
            <w:sz w:val="20"/>
          </w:rPr>
          <w:delText>about</w:delText>
        </w:r>
        <w:r w:rsidR="0050557D">
          <w:rPr>
            <w:sz w:val="20"/>
          </w:rPr>
          <w:delText xml:space="preserve"> which</w:delText>
        </w:r>
        <w:r w:rsidR="0050557D" w:rsidRPr="003F371A">
          <w:rPr>
            <w:sz w:val="20"/>
          </w:rPr>
          <w:delText xml:space="preserve"> </w:delText>
        </w:r>
        <w:r w:rsidRPr="003F371A">
          <w:rPr>
            <w:sz w:val="20"/>
          </w:rPr>
          <w:delText>you think the external auditor should make a public interest report.</w:delText>
        </w:r>
      </w:del>
    </w:p>
    <w:p w14:paraId="709098F4" w14:textId="77777777" w:rsidR="00815FCF" w:rsidRPr="003F371A" w:rsidRDefault="00815FCF" w:rsidP="00815FCF">
      <w:pPr>
        <w:spacing w:after="0" w:line="240" w:lineRule="auto"/>
        <w:rPr>
          <w:del w:id="290" w:author="Derrick Williamson" w:date="2026-09-25T20:09:00Z" w16du:dateUtc="2026-09-26T00:09:00Z"/>
          <w:rFonts w:eastAsia="Times New Roman" w:cs="Arial"/>
          <w:sz w:val="20"/>
          <w:szCs w:val="20"/>
        </w:rPr>
      </w:pPr>
    </w:p>
    <w:p w14:paraId="7648B56F" w14:textId="0A0DC91C" w:rsidR="00815FCF" w:rsidRPr="003F371A" w:rsidRDefault="00815FCF" w:rsidP="00815FCF">
      <w:pPr>
        <w:spacing w:after="0" w:line="240" w:lineRule="auto"/>
        <w:rPr>
          <w:del w:id="291" w:author="Derrick Williamson" w:date="2026-09-25T20:09:00Z" w16du:dateUtc="2026-09-26T00:09:00Z"/>
          <w:sz w:val="20"/>
          <w:szCs w:val="20"/>
        </w:rPr>
      </w:pPr>
      <w:del w:id="292" w:author="Derrick Williamson" w:date="2026-09-25T20:09:00Z" w16du:dateUtc="2026-09-26T00:09:00Z">
        <w:r w:rsidRPr="003F371A">
          <w:rPr>
            <w:rFonts w:eastAsia="Times New Roman" w:cs="Arial"/>
            <w:sz w:val="20"/>
            <w:szCs w:val="20"/>
          </w:rPr>
          <w:delText xml:space="preserve">Other than it must be in writing, there is no set format for objecting. You can only ask the external auditor to act within the powers available under the </w:delText>
        </w:r>
        <w:r>
          <w:fldChar w:fldCharType="begin"/>
        </w:r>
        <w:r>
          <w:delInstrText>HYPERLINK "http://www.legislation.gov.uk/ukpga/2014/2/contents"</w:delInstrText>
        </w:r>
        <w:r>
          <w:fldChar w:fldCharType="separate"/>
        </w:r>
        <w:r w:rsidRPr="00805A33">
          <w:rPr>
            <w:rStyle w:val="Hyperlink"/>
            <w:rFonts w:eastAsia="Times New Roman" w:cs="Arial"/>
            <w:sz w:val="20"/>
            <w:szCs w:val="20"/>
          </w:rPr>
          <w:delText>Local Audit and Accountability Act 2014</w:delText>
        </w:r>
        <w:r>
          <w:fldChar w:fldCharType="end"/>
        </w:r>
        <w:r w:rsidRPr="003F371A">
          <w:rPr>
            <w:rFonts w:eastAsia="Times New Roman" w:cs="Arial"/>
            <w:sz w:val="20"/>
            <w:szCs w:val="20"/>
          </w:rPr>
          <w:delText xml:space="preserve">. </w:delText>
        </w:r>
      </w:del>
    </w:p>
    <w:p w14:paraId="5E6559A2" w14:textId="77777777" w:rsidR="00815FCF" w:rsidRPr="003F371A" w:rsidRDefault="00815FCF" w:rsidP="00815FCF">
      <w:pPr>
        <w:overflowPunct w:val="0"/>
        <w:autoSpaceDE w:val="0"/>
        <w:autoSpaceDN w:val="0"/>
        <w:adjustRightInd w:val="0"/>
        <w:spacing w:after="0" w:line="240" w:lineRule="auto"/>
        <w:textAlignment w:val="baseline"/>
        <w:rPr>
          <w:del w:id="293" w:author="Derrick Williamson" w:date="2026-09-25T20:09:00Z" w16du:dateUtc="2026-09-26T00:09:00Z"/>
          <w:rFonts w:eastAsia="Times New Roman" w:cs="Arial"/>
          <w:sz w:val="20"/>
          <w:szCs w:val="20"/>
        </w:rPr>
      </w:pPr>
    </w:p>
    <w:p w14:paraId="712C94DC" w14:textId="77777777" w:rsidR="00815FCF" w:rsidRPr="003F371A" w:rsidRDefault="00815FCF" w:rsidP="00815FCF">
      <w:pPr>
        <w:overflowPunct w:val="0"/>
        <w:autoSpaceDE w:val="0"/>
        <w:autoSpaceDN w:val="0"/>
        <w:adjustRightInd w:val="0"/>
        <w:spacing w:after="0" w:line="240" w:lineRule="auto"/>
        <w:textAlignment w:val="baseline"/>
        <w:rPr>
          <w:del w:id="294" w:author="Derrick Williamson" w:date="2026-09-25T20:09:00Z" w16du:dateUtc="2026-09-26T00:09:00Z"/>
          <w:rFonts w:eastAsia="Times New Roman" w:cs="Arial"/>
          <w:sz w:val="20"/>
          <w:szCs w:val="20"/>
        </w:rPr>
      </w:pPr>
      <w:del w:id="295" w:author="Derrick Williamson" w:date="2026-09-25T20:09:00Z" w16du:dateUtc="2026-09-26T00:09:00Z">
        <w:r w:rsidRPr="003F371A">
          <w:rPr>
            <w:rFonts w:eastAsia="Times New Roman" w:cs="Arial"/>
            <w:b/>
            <w:sz w:val="20"/>
            <w:szCs w:val="20"/>
          </w:rPr>
          <w:delText>A final word</w:delText>
        </w:r>
      </w:del>
    </w:p>
    <w:p w14:paraId="5657A32C" w14:textId="77777777" w:rsidR="00815FCF" w:rsidRPr="003F371A" w:rsidRDefault="00815FCF" w:rsidP="00815FCF">
      <w:pPr>
        <w:overflowPunct w:val="0"/>
        <w:autoSpaceDE w:val="0"/>
        <w:autoSpaceDN w:val="0"/>
        <w:adjustRightInd w:val="0"/>
        <w:spacing w:after="0" w:line="240" w:lineRule="auto"/>
        <w:textAlignment w:val="baseline"/>
        <w:rPr>
          <w:del w:id="296" w:author="Derrick Williamson" w:date="2026-09-25T20:09:00Z" w16du:dateUtc="2026-09-26T00:09:00Z"/>
          <w:rFonts w:eastAsia="Times New Roman" w:cs="Arial"/>
          <w:sz w:val="20"/>
          <w:szCs w:val="20"/>
        </w:rPr>
      </w:pPr>
    </w:p>
    <w:p w14:paraId="7B1BB482" w14:textId="77777777" w:rsidR="00815FCF" w:rsidRPr="003F371A" w:rsidRDefault="00815FCF" w:rsidP="00815FCF">
      <w:pPr>
        <w:overflowPunct w:val="0"/>
        <w:autoSpaceDE w:val="0"/>
        <w:autoSpaceDN w:val="0"/>
        <w:adjustRightInd w:val="0"/>
        <w:spacing w:after="0" w:line="240" w:lineRule="auto"/>
        <w:textAlignment w:val="baseline"/>
        <w:rPr>
          <w:del w:id="297" w:author="Derrick Williamson" w:date="2026-09-25T20:09:00Z" w16du:dateUtc="2026-09-26T00:09:00Z"/>
          <w:rFonts w:eastAsia="Times New Roman" w:cs="Arial"/>
          <w:sz w:val="20"/>
          <w:szCs w:val="20"/>
        </w:rPr>
      </w:pPr>
      <w:del w:id="298" w:author="Derrick Williamson" w:date="2026-09-25T20:09:00Z" w16du:dateUtc="2026-09-26T00:09:00Z">
        <w:r w:rsidRPr="003F371A">
          <w:rPr>
            <w:rFonts w:eastAsia="Times New Roman" w:cs="Arial"/>
            <w:sz w:val="20"/>
            <w:szCs w:val="20"/>
          </w:rPr>
          <w:delText xml:space="preserve">You may not use this ‘right to object’ to make a personal complaint or claim against your </w:delText>
        </w:r>
        <w:r w:rsidR="0050557D">
          <w:rPr>
            <w:rFonts w:eastAsia="Times New Roman" w:cs="Arial"/>
            <w:sz w:val="20"/>
            <w:szCs w:val="20"/>
          </w:rPr>
          <w:delText>smaller authority</w:delText>
        </w:r>
        <w:r w:rsidRPr="003F371A">
          <w:rPr>
            <w:rFonts w:eastAsia="Times New Roman" w:cs="Arial"/>
            <w:sz w:val="20"/>
            <w:szCs w:val="20"/>
          </w:rPr>
          <w:delText xml:space="preserve">.  You should take such complaints to your local Citizens’ Advice Bureau, local Law Centre or to your solicitor. </w:delText>
        </w:r>
        <w:r w:rsidR="0050557D">
          <w:rPr>
            <w:rFonts w:eastAsia="Times New Roman" w:cs="Arial"/>
            <w:sz w:val="20"/>
            <w:szCs w:val="20"/>
          </w:rPr>
          <w:delText>Smaller authoritie</w:delText>
        </w:r>
        <w:r w:rsidRPr="003F371A">
          <w:rPr>
            <w:rFonts w:eastAsia="Times New Roman" w:cs="Arial"/>
            <w:sz w:val="20"/>
            <w:szCs w:val="20"/>
          </w:rPr>
          <w:delText>s, and so local taxpayers, meet the costs of dealing with questions and objections.  In deciding whether to take your objection forward, one of a series of factors the auditor must take into account is the cost that will be involved, they will only continue with the objection if it is in the public interest to do so. They may also decide not to consider an objection if they think that it is frivolous or vexatious, or if it repeats an objection already considered. If you appeal to the courts against an auditor’s decision not to apply to the courts for a declaration that an item of account is unlawful, you will have to pay for the action yourself.</w:delText>
        </w:r>
      </w:del>
    </w:p>
    <w:p w14:paraId="70E8E426" w14:textId="77777777" w:rsidR="00815FCF" w:rsidRPr="003F371A" w:rsidRDefault="00815FCF" w:rsidP="00815FCF">
      <w:pPr>
        <w:overflowPunct w:val="0"/>
        <w:autoSpaceDE w:val="0"/>
        <w:autoSpaceDN w:val="0"/>
        <w:adjustRightInd w:val="0"/>
        <w:spacing w:after="0" w:line="240" w:lineRule="auto"/>
        <w:textAlignment w:val="baseline"/>
        <w:rPr>
          <w:del w:id="299" w:author="Derrick Williamson" w:date="2026-09-25T20:09:00Z" w16du:dateUtc="2026-09-26T00:09:00Z"/>
          <w:rFonts w:eastAsia="Times New Roman" w:cs="Arial"/>
          <w:sz w:val="20"/>
          <w:szCs w:val="20"/>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677"/>
      </w:tblGrid>
      <w:tr w:rsidR="00815FCF" w:rsidRPr="003F371A" w14:paraId="15840BF7" w14:textId="77777777" w:rsidTr="0050557D">
        <w:trPr>
          <w:del w:id="300" w:author="Derrick Williamson" w:date="2026-09-25T20:09:00Z" w16du:dateUtc="2026-09-26T00:09:00Z"/>
        </w:trPr>
        <w:tc>
          <w:tcPr>
            <w:tcW w:w="4390" w:type="dxa"/>
            <w:vAlign w:val="center"/>
          </w:tcPr>
          <w:p w14:paraId="318568A3" w14:textId="2434D83E" w:rsidR="00815FCF" w:rsidRPr="003F371A" w:rsidRDefault="00815FCF" w:rsidP="00921065">
            <w:pPr>
              <w:overflowPunct w:val="0"/>
              <w:autoSpaceDE w:val="0"/>
              <w:autoSpaceDN w:val="0"/>
              <w:adjustRightInd w:val="0"/>
              <w:spacing w:after="0" w:line="240" w:lineRule="auto"/>
              <w:textAlignment w:val="baseline"/>
              <w:rPr>
                <w:del w:id="301" w:author="Derrick Williamson" w:date="2026-09-25T20:09:00Z" w16du:dateUtc="2026-09-26T00:09:00Z"/>
                <w:rFonts w:eastAsia="Times New Roman" w:cs="Arial"/>
                <w:sz w:val="20"/>
                <w:szCs w:val="20"/>
              </w:rPr>
            </w:pPr>
            <w:del w:id="302" w:author="Derrick Williamson" w:date="2026-09-25T20:09:00Z" w16du:dateUtc="2026-09-26T00:09:00Z">
              <w:r w:rsidRPr="003F371A">
                <w:rPr>
                  <w:rFonts w:eastAsia="Times New Roman" w:cs="Arial"/>
                  <w:sz w:val="20"/>
                  <w:szCs w:val="20"/>
                </w:rPr>
                <w:delText xml:space="preserve">For more detailed guidance on public rights and the special powers of auditors, copies of the publication </w:delText>
              </w:r>
              <w:r w:rsidR="00921065">
                <w:fldChar w:fldCharType="begin"/>
              </w:r>
              <w:r w:rsidR="00921065">
                <w:delInstrText>HYPERLINK "https://www.pkf-littlejohn.com/sites/default/files/media/documents/local-authority-accounts-a-guide-to-your-rights_0.pdf"</w:delInstrText>
              </w:r>
              <w:r w:rsidR="00921065">
                <w:fldChar w:fldCharType="separate"/>
              </w:r>
              <w:r w:rsidR="00921065" w:rsidRPr="00805A33">
                <w:rPr>
                  <w:rStyle w:val="Hyperlink"/>
                  <w:rFonts w:eastAsia="Times New Roman" w:cs="Arial"/>
                  <w:sz w:val="20"/>
                  <w:szCs w:val="20"/>
                </w:rPr>
                <w:delText xml:space="preserve">Local authority </w:delText>
              </w:r>
              <w:r w:rsidRPr="00805A33">
                <w:rPr>
                  <w:rStyle w:val="Hyperlink"/>
                  <w:rFonts w:eastAsia="Times New Roman" w:cs="Arial"/>
                  <w:sz w:val="20"/>
                  <w:szCs w:val="20"/>
                </w:rPr>
                <w:delText>accounts: A guide to your rights</w:delText>
              </w:r>
              <w:r w:rsidR="00921065">
                <w:fldChar w:fldCharType="end"/>
              </w:r>
              <w:r w:rsidRPr="003F371A">
                <w:rPr>
                  <w:rFonts w:eastAsia="Times New Roman" w:cs="Arial"/>
                  <w:sz w:val="20"/>
                  <w:szCs w:val="20"/>
                </w:rPr>
                <w:delText xml:space="preserve"> are available from the NAO website.</w:delText>
              </w:r>
            </w:del>
          </w:p>
        </w:tc>
        <w:tc>
          <w:tcPr>
            <w:tcW w:w="4677" w:type="dxa"/>
          </w:tcPr>
          <w:p w14:paraId="660BFF2B" w14:textId="77777777" w:rsidR="00815FCF" w:rsidRPr="003F371A" w:rsidRDefault="00815FCF" w:rsidP="00743C17">
            <w:pPr>
              <w:overflowPunct w:val="0"/>
              <w:autoSpaceDE w:val="0"/>
              <w:autoSpaceDN w:val="0"/>
              <w:adjustRightInd w:val="0"/>
              <w:spacing w:after="0" w:line="240" w:lineRule="auto"/>
              <w:textAlignment w:val="baseline"/>
              <w:rPr>
                <w:del w:id="303" w:author="Derrick Williamson" w:date="2026-09-25T20:09:00Z" w16du:dateUtc="2026-09-26T00:09:00Z"/>
                <w:rFonts w:eastAsia="Times New Roman" w:cs="Arial"/>
                <w:sz w:val="20"/>
                <w:szCs w:val="20"/>
              </w:rPr>
            </w:pPr>
          </w:p>
          <w:p w14:paraId="7548F92C" w14:textId="77777777" w:rsidR="00815FCF" w:rsidRPr="003F371A" w:rsidRDefault="00815FCF" w:rsidP="00743C17">
            <w:pPr>
              <w:overflowPunct w:val="0"/>
              <w:autoSpaceDE w:val="0"/>
              <w:autoSpaceDN w:val="0"/>
              <w:adjustRightInd w:val="0"/>
              <w:spacing w:after="0" w:line="240" w:lineRule="auto"/>
              <w:textAlignment w:val="baseline"/>
              <w:rPr>
                <w:del w:id="304" w:author="Derrick Williamson" w:date="2026-09-25T20:09:00Z" w16du:dateUtc="2026-09-26T00:09:00Z"/>
                <w:rFonts w:eastAsia="Times New Roman" w:cs="Arial"/>
                <w:sz w:val="20"/>
                <w:szCs w:val="20"/>
              </w:rPr>
            </w:pPr>
            <w:del w:id="305" w:author="Derrick Williamson" w:date="2026-09-25T20:09:00Z" w16du:dateUtc="2026-09-26T00:09:00Z">
              <w:r w:rsidRPr="003F371A">
                <w:rPr>
                  <w:rFonts w:eastAsia="Times New Roman" w:cs="Arial"/>
                  <w:sz w:val="20"/>
                  <w:szCs w:val="20"/>
                </w:rPr>
                <w:delText xml:space="preserve">If you wish to contact your </w:delText>
              </w:r>
              <w:r w:rsidR="00D5498D">
                <w:rPr>
                  <w:rFonts w:eastAsia="Times New Roman" w:cs="Arial"/>
                  <w:sz w:val="20"/>
                  <w:szCs w:val="20"/>
                </w:rPr>
                <w:delText>authority</w:delText>
              </w:r>
              <w:r w:rsidRPr="003F371A">
                <w:rPr>
                  <w:rFonts w:eastAsia="Times New Roman" w:cs="Arial"/>
                  <w:sz w:val="20"/>
                  <w:szCs w:val="20"/>
                </w:rPr>
                <w:delText xml:space="preserve">’s appointed external auditor please write to the address in paragraph 4 of the </w:delText>
              </w:r>
              <w:r w:rsidRPr="003F371A">
                <w:rPr>
                  <w:rFonts w:eastAsia="Times New Roman" w:cs="Arial"/>
                  <w:i/>
                  <w:sz w:val="20"/>
                  <w:szCs w:val="20"/>
                </w:rPr>
                <w:delText xml:space="preserve">Notice of Public Rights and Publication of Unaudited Annual </w:delText>
              </w:r>
              <w:r w:rsidR="00D5498D">
                <w:rPr>
                  <w:rFonts w:eastAsia="Times New Roman" w:cs="Arial"/>
                  <w:i/>
                  <w:sz w:val="20"/>
                  <w:szCs w:val="20"/>
                </w:rPr>
                <w:delText xml:space="preserve">Governance &amp; Accountability </w:delText>
              </w:r>
              <w:r w:rsidRPr="003F371A">
                <w:rPr>
                  <w:rFonts w:eastAsia="Times New Roman" w:cs="Arial"/>
                  <w:i/>
                  <w:sz w:val="20"/>
                  <w:szCs w:val="20"/>
                </w:rPr>
                <w:delText>Return</w:delText>
              </w:r>
              <w:r w:rsidRPr="003F371A">
                <w:rPr>
                  <w:rFonts w:eastAsia="Times New Roman" w:cs="Arial"/>
                  <w:sz w:val="20"/>
                  <w:szCs w:val="20"/>
                </w:rPr>
                <w:delText>.</w:delText>
              </w:r>
            </w:del>
          </w:p>
          <w:p w14:paraId="0B8C040D" w14:textId="77777777" w:rsidR="00815FCF" w:rsidRPr="003F371A" w:rsidRDefault="00815FCF" w:rsidP="00743C17">
            <w:pPr>
              <w:overflowPunct w:val="0"/>
              <w:autoSpaceDE w:val="0"/>
              <w:autoSpaceDN w:val="0"/>
              <w:adjustRightInd w:val="0"/>
              <w:spacing w:after="0" w:line="240" w:lineRule="auto"/>
              <w:textAlignment w:val="baseline"/>
              <w:rPr>
                <w:del w:id="306" w:author="Derrick Williamson" w:date="2026-09-25T20:09:00Z" w16du:dateUtc="2026-09-26T00:09:00Z"/>
                <w:rFonts w:eastAsia="Times New Roman" w:cs="Arial"/>
                <w:sz w:val="20"/>
                <w:szCs w:val="20"/>
              </w:rPr>
            </w:pPr>
          </w:p>
        </w:tc>
      </w:tr>
    </w:tbl>
    <w:p w14:paraId="05CBC0C6" w14:textId="77777777" w:rsidR="00500F4D" w:rsidRDefault="00500F4D" w:rsidP="00322791">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after="0" w:line="240" w:lineRule="auto"/>
        <w:jc w:val="both"/>
        <w:pPrChange w:id="307" w:author="Derrick Williamson" w:date="2026-09-25T20:09:00Z" w16du:dateUtc="2026-09-26T00:09:00Z">
          <w:pPr>
            <w:spacing w:line="240" w:lineRule="auto"/>
            <w:jc w:val="left"/>
          </w:pPr>
        </w:pPrChange>
      </w:pPr>
    </w:p>
    <w:sectPr w:rsidR="00500F4D" w:rsidSect="0032279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Change w:id="308" w:author="Derrick Williamson" w:date="2026-09-25T20:09:00Z" w16du:dateUtc="2026-09-26T00:09:00Z">
        <w:sectPr w:rsidR="00500F4D" w:rsidSect="00322791">
          <w:pgSz w:w="11906" w:h="16838"/>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725B47" w14:textId="77777777" w:rsidR="000B26C1" w:rsidRDefault="000B26C1" w:rsidP="00EA4525">
      <w:pPr>
        <w:spacing w:after="0" w:line="240" w:lineRule="auto"/>
      </w:pPr>
      <w:r>
        <w:separator/>
      </w:r>
    </w:p>
  </w:endnote>
  <w:endnote w:type="continuationSeparator" w:id="0">
    <w:p w14:paraId="6F53BE9C" w14:textId="77777777" w:rsidR="000B26C1" w:rsidRDefault="000B26C1" w:rsidP="00EA4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9D4550" w14:textId="77777777" w:rsidR="00EA4525" w:rsidRDefault="00EA45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3C833A" w14:textId="77777777" w:rsidR="00EA4525" w:rsidRDefault="00EA4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058FD" w14:textId="77777777" w:rsidR="00EA4525" w:rsidRDefault="00EA45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11F09C" w14:textId="77777777" w:rsidR="000B26C1" w:rsidRDefault="000B26C1" w:rsidP="00EA4525">
      <w:pPr>
        <w:spacing w:after="0" w:line="240" w:lineRule="auto"/>
      </w:pPr>
      <w:r>
        <w:separator/>
      </w:r>
    </w:p>
  </w:footnote>
  <w:footnote w:type="continuationSeparator" w:id="0">
    <w:p w14:paraId="01E26A75" w14:textId="77777777" w:rsidR="000B26C1" w:rsidRDefault="000B26C1" w:rsidP="00EA4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E4779" w14:textId="77777777" w:rsidR="00EA4525" w:rsidRDefault="00EA45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45B69" w14:textId="77777777" w:rsidR="00EA4525" w:rsidRDefault="00EA45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92EF7" w14:textId="77777777" w:rsidR="00EA4525" w:rsidRDefault="00EA45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247C7D"/>
    <w:multiLevelType w:val="hybridMultilevel"/>
    <w:tmpl w:val="46708242"/>
    <w:lvl w:ilvl="0" w:tplc="08090019">
      <w:start w:val="1"/>
      <w:numFmt w:val="lowerLetter"/>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1" w15:restartNumberingAfterBreak="0">
    <w:nsid w:val="2E455A0B"/>
    <w:multiLevelType w:val="hybridMultilevel"/>
    <w:tmpl w:val="4164F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E46D26"/>
    <w:multiLevelType w:val="hybridMultilevel"/>
    <w:tmpl w:val="46708242"/>
    <w:lvl w:ilvl="0" w:tplc="08090019">
      <w:start w:val="1"/>
      <w:numFmt w:val="lowerLetter"/>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num w:numId="1" w16cid:durableId="1986928828">
    <w:abstractNumId w:val="1"/>
  </w:num>
  <w:num w:numId="2" w16cid:durableId="568610560">
    <w:abstractNumId w:val="0"/>
  </w:num>
  <w:num w:numId="3" w16cid:durableId="73173327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FCF"/>
    <w:rsid w:val="0001669C"/>
    <w:rsid w:val="000929E5"/>
    <w:rsid w:val="000B26C1"/>
    <w:rsid w:val="001051CD"/>
    <w:rsid w:val="00155D5E"/>
    <w:rsid w:val="00197975"/>
    <w:rsid w:val="00270726"/>
    <w:rsid w:val="002C68C1"/>
    <w:rsid w:val="00322791"/>
    <w:rsid w:val="003413A6"/>
    <w:rsid w:val="003860E1"/>
    <w:rsid w:val="003C285A"/>
    <w:rsid w:val="003F371A"/>
    <w:rsid w:val="00414553"/>
    <w:rsid w:val="00500F4D"/>
    <w:rsid w:val="0050557D"/>
    <w:rsid w:val="00514D67"/>
    <w:rsid w:val="005A520D"/>
    <w:rsid w:val="005E33BB"/>
    <w:rsid w:val="006074C4"/>
    <w:rsid w:val="006F2BF0"/>
    <w:rsid w:val="00700E5B"/>
    <w:rsid w:val="007248EF"/>
    <w:rsid w:val="007B431A"/>
    <w:rsid w:val="00805A33"/>
    <w:rsid w:val="00815FCF"/>
    <w:rsid w:val="00892412"/>
    <w:rsid w:val="00921065"/>
    <w:rsid w:val="00984CB8"/>
    <w:rsid w:val="009B3280"/>
    <w:rsid w:val="00A115C1"/>
    <w:rsid w:val="00B33673"/>
    <w:rsid w:val="00B53912"/>
    <w:rsid w:val="00BF3571"/>
    <w:rsid w:val="00C551EB"/>
    <w:rsid w:val="00C644E5"/>
    <w:rsid w:val="00D5498D"/>
    <w:rsid w:val="00DA0E71"/>
    <w:rsid w:val="00DE762C"/>
    <w:rsid w:val="00E70583"/>
    <w:rsid w:val="00EA4525"/>
    <w:rsid w:val="00ED40C2"/>
    <w:rsid w:val="00ED564F"/>
    <w:rsid w:val="00F124AC"/>
    <w:rsid w:val="00F53F58"/>
    <w:rsid w:val="00F90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7924"/>
  <w15:chartTrackingRefBased/>
  <w15:docId w15:val="{20D6398C-0EBE-407D-ACAB-F1B7032DA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Derrick Williamson" w:date="2026-09-25T20:09:00Z">
        <w:pPr>
          <w:spacing w:after="200" w:line="276" w:lineRule="auto"/>
          <w:jc w:val="both"/>
        </w:pPr>
      </w:pPrChange>
    </w:pPr>
    <w:rPr>
      <w:rFonts w:ascii="Times New Roman" w:hAnsi="Times New Roman" w:cs="Times New Roman"/>
      <w:lang w:val="en-US"/>
      <w:rPrChange w:id="0" w:author="Derrick Williamson" w:date="2026-09-25T20:09:00Z">
        <w:rPr>
          <w:rFonts w:ascii="Arial" w:eastAsiaTheme="minorHAnsi" w:hAnsi="Arial" w:cstheme="minorBidi"/>
          <w:sz w:val="21"/>
          <w:szCs w:val="22"/>
          <w:lang w:val="en-GB" w:eastAsia="en-US" w:bidi="ar-SA"/>
        </w:rPr>
      </w:rPrChange>
    </w:rPr>
  </w:style>
  <w:style w:type="paragraph" w:styleId="Heading1">
    <w:name w:val="heading 1"/>
    <w:basedOn w:val="Normal"/>
    <w:next w:val="Normal"/>
    <w:link w:val="Heading1Char"/>
    <w:uiPriority w:val="9"/>
    <w:qFormat/>
    <w:rsid w:val="00B33673"/>
    <w:pPr>
      <w:keepNext/>
      <w:keepLines/>
      <w:spacing w:before="360" w:after="80"/>
      <w:outlineLvl w:val="0"/>
      <w:pPrChange w:id="1" w:author="Derrick Williamson" w:date="2026-09-25T20:09:00Z">
        <w:pPr>
          <w:keepNext/>
          <w:keepLines/>
          <w:spacing w:before="360" w:after="80" w:line="259" w:lineRule="auto"/>
          <w:outlineLvl w:val="0"/>
        </w:pPr>
      </w:pPrChange>
    </w:pPr>
    <w:rPr>
      <w:rFonts w:asciiTheme="majorHAnsi" w:eastAsiaTheme="majorEastAsia" w:hAnsiTheme="majorHAnsi" w:cstheme="majorBidi"/>
      <w:color w:val="2E74B5" w:themeColor="accent1" w:themeShade="BF"/>
      <w:sz w:val="40"/>
      <w:szCs w:val="40"/>
      <w:rPrChange w:id="1" w:author="Derrick Williamson" w:date="2026-09-25T20:09:00Z">
        <w:rPr>
          <w:rFonts w:asciiTheme="majorHAnsi" w:eastAsiaTheme="majorEastAsia" w:hAnsiTheme="majorHAnsi" w:cstheme="majorBidi"/>
          <w:color w:val="2E74B5" w:themeColor="accent1" w:themeShade="BF"/>
          <w:sz w:val="40"/>
          <w:szCs w:val="40"/>
          <w:lang w:val="en-US" w:eastAsia="en-US" w:bidi="ar-SA"/>
        </w:rPr>
      </w:rPrChange>
    </w:rPr>
  </w:style>
  <w:style w:type="paragraph" w:styleId="Heading2">
    <w:name w:val="heading 2"/>
    <w:basedOn w:val="Normal"/>
    <w:next w:val="Normal"/>
    <w:link w:val="Heading2Char"/>
    <w:uiPriority w:val="9"/>
    <w:semiHidden/>
    <w:unhideWhenUsed/>
    <w:qFormat/>
    <w:rsid w:val="00B33673"/>
    <w:pPr>
      <w:keepNext/>
      <w:keepLines/>
      <w:spacing w:before="160" w:after="80"/>
      <w:outlineLvl w:val="1"/>
      <w:pPrChange w:id="2" w:author="Derrick Williamson" w:date="2026-09-25T20:09:00Z">
        <w:pPr>
          <w:keepNext/>
          <w:keepLines/>
          <w:spacing w:before="160" w:after="80" w:line="259" w:lineRule="auto"/>
          <w:outlineLvl w:val="1"/>
        </w:pPr>
      </w:pPrChange>
    </w:pPr>
    <w:rPr>
      <w:rFonts w:asciiTheme="majorHAnsi" w:eastAsiaTheme="majorEastAsia" w:hAnsiTheme="majorHAnsi" w:cstheme="majorBidi"/>
      <w:color w:val="2E74B5" w:themeColor="accent1" w:themeShade="BF"/>
      <w:sz w:val="32"/>
      <w:szCs w:val="32"/>
      <w:rPrChange w:id="2" w:author="Derrick Williamson" w:date="2026-09-25T20:09:00Z">
        <w:rPr>
          <w:rFonts w:asciiTheme="majorHAnsi" w:eastAsiaTheme="majorEastAsia" w:hAnsiTheme="majorHAnsi" w:cstheme="majorBidi"/>
          <w:color w:val="2E74B5" w:themeColor="accent1" w:themeShade="BF"/>
          <w:sz w:val="32"/>
          <w:szCs w:val="32"/>
          <w:lang w:val="en-US" w:eastAsia="en-US" w:bidi="ar-SA"/>
        </w:rPr>
      </w:rPrChange>
    </w:rPr>
  </w:style>
  <w:style w:type="paragraph" w:styleId="Heading3">
    <w:name w:val="heading 3"/>
    <w:basedOn w:val="Normal"/>
    <w:next w:val="Normal"/>
    <w:link w:val="Heading3Char"/>
    <w:uiPriority w:val="9"/>
    <w:semiHidden/>
    <w:unhideWhenUsed/>
    <w:qFormat/>
    <w:rsid w:val="00B33673"/>
    <w:pPr>
      <w:keepNext/>
      <w:keepLines/>
      <w:spacing w:before="160" w:after="80"/>
      <w:outlineLvl w:val="2"/>
      <w:pPrChange w:id="3" w:author="Derrick Williamson" w:date="2026-09-25T20:09:00Z">
        <w:pPr>
          <w:keepNext/>
          <w:keepLines/>
          <w:spacing w:before="160" w:after="80" w:line="259" w:lineRule="auto"/>
          <w:outlineLvl w:val="2"/>
        </w:pPr>
      </w:pPrChange>
    </w:pPr>
    <w:rPr>
      <w:rFonts w:eastAsiaTheme="majorEastAsia" w:cstheme="majorBidi"/>
      <w:color w:val="2E74B5" w:themeColor="accent1" w:themeShade="BF"/>
      <w:sz w:val="28"/>
      <w:szCs w:val="28"/>
      <w:rPrChange w:id="3" w:author="Derrick Williamson" w:date="2026-09-25T20:09:00Z">
        <w:rPr>
          <w:rFonts w:eastAsiaTheme="majorEastAsia" w:cstheme="majorBidi"/>
          <w:color w:val="2E74B5" w:themeColor="accent1" w:themeShade="BF"/>
          <w:sz w:val="28"/>
          <w:szCs w:val="28"/>
          <w:lang w:val="en-US" w:eastAsia="en-US" w:bidi="ar-SA"/>
        </w:rPr>
      </w:rPrChange>
    </w:rPr>
  </w:style>
  <w:style w:type="paragraph" w:styleId="Heading4">
    <w:name w:val="heading 4"/>
    <w:basedOn w:val="Normal"/>
    <w:next w:val="Normal"/>
    <w:link w:val="Heading4Char"/>
    <w:uiPriority w:val="9"/>
    <w:semiHidden/>
    <w:unhideWhenUsed/>
    <w:qFormat/>
    <w:rsid w:val="00B33673"/>
    <w:pPr>
      <w:keepNext/>
      <w:keepLines/>
      <w:spacing w:before="80" w:after="40"/>
      <w:outlineLvl w:val="3"/>
      <w:pPrChange w:id="4" w:author="Derrick Williamson" w:date="2026-09-25T20:09:00Z">
        <w:pPr>
          <w:keepNext/>
          <w:keepLines/>
          <w:spacing w:before="80" w:after="40" w:line="259" w:lineRule="auto"/>
          <w:outlineLvl w:val="3"/>
        </w:pPr>
      </w:pPrChange>
    </w:pPr>
    <w:rPr>
      <w:rFonts w:eastAsiaTheme="majorEastAsia" w:cstheme="majorBidi"/>
      <w:i/>
      <w:iCs/>
      <w:color w:val="2E74B5" w:themeColor="accent1" w:themeShade="BF"/>
      <w:rPrChange w:id="4" w:author="Derrick Williamson" w:date="2026-09-25T20:09:00Z">
        <w:rPr>
          <w:rFonts w:eastAsiaTheme="majorEastAsia" w:cstheme="majorBidi"/>
          <w:i/>
          <w:iCs/>
          <w:color w:val="2E74B5" w:themeColor="accent1" w:themeShade="BF"/>
          <w:sz w:val="22"/>
          <w:szCs w:val="22"/>
          <w:lang w:val="en-US" w:eastAsia="en-US" w:bidi="ar-SA"/>
        </w:rPr>
      </w:rPrChange>
    </w:rPr>
  </w:style>
  <w:style w:type="paragraph" w:styleId="Heading5">
    <w:name w:val="heading 5"/>
    <w:basedOn w:val="Normal"/>
    <w:next w:val="Normal"/>
    <w:link w:val="Heading5Char"/>
    <w:uiPriority w:val="9"/>
    <w:semiHidden/>
    <w:unhideWhenUsed/>
    <w:qFormat/>
    <w:rsid w:val="00B33673"/>
    <w:pPr>
      <w:keepNext/>
      <w:keepLines/>
      <w:spacing w:before="80" w:after="40"/>
      <w:outlineLvl w:val="4"/>
      <w:pPrChange w:id="5" w:author="Derrick Williamson" w:date="2026-09-25T20:09:00Z">
        <w:pPr>
          <w:keepNext/>
          <w:keepLines/>
          <w:spacing w:before="80" w:after="40" w:line="259" w:lineRule="auto"/>
          <w:outlineLvl w:val="4"/>
        </w:pPr>
      </w:pPrChange>
    </w:pPr>
    <w:rPr>
      <w:rFonts w:eastAsiaTheme="majorEastAsia" w:cstheme="majorBidi"/>
      <w:color w:val="2E74B5" w:themeColor="accent1" w:themeShade="BF"/>
      <w:rPrChange w:id="5" w:author="Derrick Williamson" w:date="2026-09-25T20:09:00Z">
        <w:rPr>
          <w:rFonts w:eastAsiaTheme="majorEastAsia" w:cstheme="majorBidi"/>
          <w:color w:val="2E74B5" w:themeColor="accent1" w:themeShade="BF"/>
          <w:sz w:val="22"/>
          <w:szCs w:val="22"/>
          <w:lang w:val="en-US" w:eastAsia="en-US" w:bidi="ar-SA"/>
        </w:rPr>
      </w:rPrChange>
    </w:rPr>
  </w:style>
  <w:style w:type="paragraph" w:styleId="Heading6">
    <w:name w:val="heading 6"/>
    <w:basedOn w:val="Normal"/>
    <w:next w:val="Normal"/>
    <w:link w:val="Heading6Char"/>
    <w:uiPriority w:val="9"/>
    <w:semiHidden/>
    <w:unhideWhenUsed/>
    <w:qFormat/>
    <w:rsid w:val="00B33673"/>
    <w:pPr>
      <w:keepNext/>
      <w:keepLines/>
      <w:spacing w:before="40" w:after="0"/>
      <w:outlineLvl w:val="5"/>
      <w:pPrChange w:id="6" w:author="Derrick Williamson" w:date="2026-09-25T20:09:00Z">
        <w:pPr>
          <w:keepNext/>
          <w:keepLines/>
          <w:spacing w:before="40" w:line="259" w:lineRule="auto"/>
          <w:outlineLvl w:val="5"/>
        </w:pPr>
      </w:pPrChange>
    </w:pPr>
    <w:rPr>
      <w:rFonts w:eastAsiaTheme="majorEastAsia" w:cstheme="majorBidi"/>
      <w:i/>
      <w:iCs/>
      <w:color w:val="595959" w:themeColor="text1" w:themeTint="A6"/>
      <w:rPrChange w:id="6" w:author="Derrick Williamson" w:date="2026-09-25T20:09:00Z">
        <w:rPr>
          <w:rFonts w:eastAsiaTheme="majorEastAsia" w:cstheme="majorBidi"/>
          <w:i/>
          <w:iCs/>
          <w:color w:val="595959" w:themeColor="text1" w:themeTint="A6"/>
          <w:sz w:val="22"/>
          <w:szCs w:val="22"/>
          <w:lang w:val="en-US" w:eastAsia="en-US" w:bidi="ar-SA"/>
        </w:rPr>
      </w:rPrChange>
    </w:rPr>
  </w:style>
  <w:style w:type="paragraph" w:styleId="Heading7">
    <w:name w:val="heading 7"/>
    <w:basedOn w:val="Normal"/>
    <w:next w:val="Normal"/>
    <w:link w:val="Heading7Char"/>
    <w:uiPriority w:val="9"/>
    <w:semiHidden/>
    <w:unhideWhenUsed/>
    <w:qFormat/>
    <w:rsid w:val="00B33673"/>
    <w:pPr>
      <w:keepNext/>
      <w:keepLines/>
      <w:spacing w:before="40" w:after="0"/>
      <w:outlineLvl w:val="6"/>
      <w:pPrChange w:id="7" w:author="Derrick Williamson" w:date="2026-09-25T20:09:00Z">
        <w:pPr>
          <w:keepNext/>
          <w:keepLines/>
          <w:spacing w:before="40" w:line="259" w:lineRule="auto"/>
          <w:outlineLvl w:val="6"/>
        </w:pPr>
      </w:pPrChange>
    </w:pPr>
    <w:rPr>
      <w:rFonts w:eastAsiaTheme="majorEastAsia" w:cstheme="majorBidi"/>
      <w:color w:val="595959" w:themeColor="text1" w:themeTint="A6"/>
      <w:rPrChange w:id="7" w:author="Derrick Williamson" w:date="2026-09-25T20:09:00Z">
        <w:rPr>
          <w:rFonts w:eastAsiaTheme="majorEastAsia" w:cstheme="majorBidi"/>
          <w:color w:val="595959" w:themeColor="text1" w:themeTint="A6"/>
          <w:sz w:val="22"/>
          <w:szCs w:val="22"/>
          <w:lang w:val="en-US" w:eastAsia="en-US" w:bidi="ar-SA"/>
        </w:rPr>
      </w:rPrChange>
    </w:rPr>
  </w:style>
  <w:style w:type="paragraph" w:styleId="Heading8">
    <w:name w:val="heading 8"/>
    <w:basedOn w:val="Normal"/>
    <w:next w:val="Normal"/>
    <w:link w:val="Heading8Char"/>
    <w:uiPriority w:val="9"/>
    <w:semiHidden/>
    <w:unhideWhenUsed/>
    <w:qFormat/>
    <w:rsid w:val="00B33673"/>
    <w:pPr>
      <w:keepNext/>
      <w:keepLines/>
      <w:spacing w:after="0"/>
      <w:outlineLvl w:val="7"/>
      <w:pPrChange w:id="8" w:author="Derrick Williamson" w:date="2026-09-25T20:09:00Z">
        <w:pPr>
          <w:keepNext/>
          <w:keepLines/>
          <w:spacing w:line="259" w:lineRule="auto"/>
          <w:outlineLvl w:val="7"/>
        </w:pPr>
      </w:pPrChange>
    </w:pPr>
    <w:rPr>
      <w:rFonts w:eastAsiaTheme="majorEastAsia" w:cstheme="majorBidi"/>
      <w:i/>
      <w:iCs/>
      <w:color w:val="272727" w:themeColor="text1" w:themeTint="D8"/>
      <w:rPrChange w:id="8" w:author="Derrick Williamson" w:date="2026-09-25T20:09:00Z">
        <w:rPr>
          <w:rFonts w:eastAsiaTheme="majorEastAsia" w:cstheme="majorBidi"/>
          <w:i/>
          <w:iCs/>
          <w:color w:val="272727" w:themeColor="text1" w:themeTint="D8"/>
          <w:sz w:val="22"/>
          <w:szCs w:val="22"/>
          <w:lang w:val="en-US" w:eastAsia="en-US" w:bidi="ar-SA"/>
        </w:rPr>
      </w:rPrChange>
    </w:rPr>
  </w:style>
  <w:style w:type="paragraph" w:styleId="Heading9">
    <w:name w:val="heading 9"/>
    <w:basedOn w:val="Normal"/>
    <w:next w:val="Normal"/>
    <w:link w:val="Heading9Char"/>
    <w:uiPriority w:val="9"/>
    <w:semiHidden/>
    <w:unhideWhenUsed/>
    <w:qFormat/>
    <w:rsid w:val="00B33673"/>
    <w:pPr>
      <w:keepNext/>
      <w:keepLines/>
      <w:spacing w:after="0"/>
      <w:outlineLvl w:val="8"/>
      <w:pPrChange w:id="9" w:author="Derrick Williamson" w:date="2026-09-25T20:09:00Z">
        <w:pPr>
          <w:keepNext/>
          <w:keepLines/>
          <w:spacing w:line="259" w:lineRule="auto"/>
          <w:outlineLvl w:val="8"/>
        </w:pPr>
      </w:pPrChange>
    </w:pPr>
    <w:rPr>
      <w:rFonts w:eastAsiaTheme="majorEastAsia" w:cstheme="majorBidi"/>
      <w:color w:val="272727" w:themeColor="text1" w:themeTint="D8"/>
      <w:rPrChange w:id="9" w:author="Derrick Williamson" w:date="2026-09-25T20:09:00Z">
        <w:rPr>
          <w:rFonts w:eastAsiaTheme="majorEastAsia" w:cstheme="majorBidi"/>
          <w:color w:val="272727" w:themeColor="text1" w:themeTint="D8"/>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673"/>
    <w:pPr>
      <w:ind w:left="720"/>
      <w:contextualSpacing/>
      <w:pPrChange w:id="10" w:author="Derrick Williamson" w:date="2026-09-25T20:09:00Z">
        <w:pPr>
          <w:overflowPunct w:val="0"/>
          <w:autoSpaceDE w:val="0"/>
          <w:autoSpaceDN w:val="0"/>
          <w:adjustRightInd w:val="0"/>
          <w:ind w:left="720"/>
          <w:contextualSpacing/>
          <w:textAlignment w:val="baseline"/>
        </w:pPr>
      </w:pPrChange>
    </w:pPr>
    <w:rPr>
      <w:rPrChange w:id="10" w:author="Derrick Williamson" w:date="2026-09-25T20:09:00Z">
        <w:rPr>
          <w:rFonts w:cs="Arial"/>
          <w:sz w:val="22"/>
          <w:lang w:val="en-US" w:eastAsia="en-US" w:bidi="ar-SA"/>
        </w:rPr>
      </w:rPrChange>
    </w:rPr>
  </w:style>
  <w:style w:type="character" w:styleId="CommentReference">
    <w:name w:val="annotation reference"/>
    <w:basedOn w:val="DefaultParagraphFont"/>
    <w:uiPriority w:val="99"/>
    <w:semiHidden/>
    <w:unhideWhenUsed/>
    <w:rsid w:val="00B53912"/>
    <w:rPr>
      <w:sz w:val="16"/>
      <w:szCs w:val="16"/>
    </w:rPr>
  </w:style>
  <w:style w:type="paragraph" w:styleId="CommentText">
    <w:name w:val="annotation text"/>
    <w:basedOn w:val="Normal"/>
    <w:link w:val="CommentTextChar"/>
    <w:uiPriority w:val="99"/>
    <w:semiHidden/>
    <w:unhideWhenUsed/>
    <w:rsid w:val="00B53912"/>
    <w:pPr>
      <w:spacing w:line="240" w:lineRule="auto"/>
    </w:pPr>
    <w:rPr>
      <w:sz w:val="20"/>
      <w:szCs w:val="20"/>
    </w:rPr>
  </w:style>
  <w:style w:type="character" w:customStyle="1" w:styleId="CommentTextChar">
    <w:name w:val="Comment Text Char"/>
    <w:basedOn w:val="DefaultParagraphFont"/>
    <w:link w:val="CommentText"/>
    <w:uiPriority w:val="99"/>
    <w:semiHidden/>
    <w:rsid w:val="00B5391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53912"/>
    <w:rPr>
      <w:b/>
      <w:bCs/>
    </w:rPr>
  </w:style>
  <w:style w:type="character" w:customStyle="1" w:styleId="CommentSubjectChar">
    <w:name w:val="Comment Subject Char"/>
    <w:basedOn w:val="CommentTextChar"/>
    <w:link w:val="CommentSubject"/>
    <w:uiPriority w:val="99"/>
    <w:semiHidden/>
    <w:rsid w:val="00B53912"/>
    <w:rPr>
      <w:rFonts w:ascii="Arial" w:hAnsi="Arial"/>
      <w:b/>
      <w:bCs/>
      <w:sz w:val="20"/>
      <w:szCs w:val="20"/>
    </w:rPr>
  </w:style>
  <w:style w:type="paragraph" w:styleId="BalloonText">
    <w:name w:val="Balloon Text"/>
    <w:basedOn w:val="Normal"/>
    <w:link w:val="BalloonTextChar"/>
    <w:uiPriority w:val="99"/>
    <w:semiHidden/>
    <w:unhideWhenUsed/>
    <w:rsid w:val="00B539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912"/>
    <w:rPr>
      <w:rFonts w:ascii="Segoe UI" w:hAnsi="Segoe UI" w:cs="Segoe UI"/>
      <w:sz w:val="18"/>
      <w:szCs w:val="18"/>
    </w:rPr>
  </w:style>
  <w:style w:type="character" w:styleId="Hyperlink">
    <w:name w:val="Hyperlink"/>
    <w:basedOn w:val="DefaultParagraphFont"/>
    <w:uiPriority w:val="99"/>
    <w:unhideWhenUsed/>
    <w:rsid w:val="00805A33"/>
    <w:rPr>
      <w:color w:val="0563C1" w:themeColor="hyperlink"/>
      <w:u w:val="single"/>
    </w:rPr>
  </w:style>
  <w:style w:type="character" w:customStyle="1" w:styleId="UnresolvedMention1">
    <w:name w:val="Unresolved Mention1"/>
    <w:basedOn w:val="DefaultParagraphFont"/>
    <w:uiPriority w:val="99"/>
    <w:semiHidden/>
    <w:unhideWhenUsed/>
    <w:rsid w:val="00805A33"/>
    <w:rPr>
      <w:color w:val="808080"/>
      <w:shd w:val="clear" w:color="auto" w:fill="E6E6E6"/>
    </w:rPr>
  </w:style>
  <w:style w:type="character" w:customStyle="1" w:styleId="Heading1Char">
    <w:name w:val="Heading 1 Char"/>
    <w:basedOn w:val="DefaultParagraphFont"/>
    <w:link w:val="Heading1"/>
    <w:uiPriority w:val="9"/>
    <w:rsid w:val="00EA4525"/>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semiHidden/>
    <w:rsid w:val="00EA4525"/>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EA4525"/>
    <w:rPr>
      <w:rFonts w:ascii="Times New Roman" w:eastAsiaTheme="majorEastAsia" w:hAnsi="Times New Roman" w:cstheme="majorBidi"/>
      <w:color w:val="2E74B5" w:themeColor="accent1" w:themeShade="BF"/>
      <w:sz w:val="28"/>
      <w:szCs w:val="28"/>
      <w:lang w:val="en-US"/>
    </w:rPr>
  </w:style>
  <w:style w:type="character" w:customStyle="1" w:styleId="Heading4Char">
    <w:name w:val="Heading 4 Char"/>
    <w:basedOn w:val="DefaultParagraphFont"/>
    <w:link w:val="Heading4"/>
    <w:uiPriority w:val="9"/>
    <w:semiHidden/>
    <w:rsid w:val="00EA4525"/>
    <w:rPr>
      <w:rFonts w:ascii="Times New Roman" w:eastAsiaTheme="majorEastAsia" w:hAnsi="Times New Roman"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EA4525"/>
    <w:rPr>
      <w:rFonts w:ascii="Times New Roman" w:eastAsiaTheme="majorEastAsia" w:hAnsi="Times New Roman" w:cstheme="majorBidi"/>
      <w:color w:val="2E74B5" w:themeColor="accent1" w:themeShade="BF"/>
      <w:lang w:val="en-US"/>
    </w:rPr>
  </w:style>
  <w:style w:type="character" w:customStyle="1" w:styleId="Heading6Char">
    <w:name w:val="Heading 6 Char"/>
    <w:basedOn w:val="DefaultParagraphFont"/>
    <w:link w:val="Heading6"/>
    <w:uiPriority w:val="9"/>
    <w:semiHidden/>
    <w:rsid w:val="00EA4525"/>
    <w:rPr>
      <w:rFonts w:ascii="Times New Roman" w:eastAsiaTheme="majorEastAsia" w:hAnsi="Times New Roman"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A4525"/>
    <w:rPr>
      <w:rFonts w:ascii="Times New Roman" w:eastAsiaTheme="majorEastAsia" w:hAnsi="Times New Roman" w:cstheme="majorBidi"/>
      <w:color w:val="595959" w:themeColor="text1" w:themeTint="A6"/>
      <w:lang w:val="en-US"/>
    </w:rPr>
  </w:style>
  <w:style w:type="character" w:customStyle="1" w:styleId="Heading8Char">
    <w:name w:val="Heading 8 Char"/>
    <w:basedOn w:val="DefaultParagraphFont"/>
    <w:link w:val="Heading8"/>
    <w:uiPriority w:val="9"/>
    <w:semiHidden/>
    <w:rsid w:val="00EA4525"/>
    <w:rPr>
      <w:rFonts w:ascii="Times New Roman" w:eastAsiaTheme="majorEastAsia" w:hAnsi="Times New Roman"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A4525"/>
    <w:rPr>
      <w:rFonts w:ascii="Times New Roman" w:eastAsiaTheme="majorEastAsia" w:hAnsi="Times New Roman" w:cstheme="majorBidi"/>
      <w:color w:val="272727" w:themeColor="text1" w:themeTint="D8"/>
      <w:lang w:val="en-US"/>
    </w:rPr>
  </w:style>
  <w:style w:type="paragraph" w:styleId="Title">
    <w:name w:val="Title"/>
    <w:basedOn w:val="Normal"/>
    <w:next w:val="Normal"/>
    <w:link w:val="TitleChar"/>
    <w:uiPriority w:val="10"/>
    <w:qFormat/>
    <w:rsid w:val="00B33673"/>
    <w:pPr>
      <w:spacing w:after="80" w:line="240" w:lineRule="auto"/>
      <w:contextualSpacing/>
      <w:pPrChange w:id="11" w:author="Derrick Williamson" w:date="2026-09-25T20:09:00Z">
        <w:pPr>
          <w:spacing w:after="80"/>
          <w:contextualSpacing/>
        </w:pPr>
      </w:pPrChange>
    </w:pPr>
    <w:rPr>
      <w:rFonts w:asciiTheme="majorHAnsi" w:eastAsiaTheme="majorEastAsia" w:hAnsiTheme="majorHAnsi" w:cstheme="majorBidi"/>
      <w:spacing w:val="-10"/>
      <w:kern w:val="28"/>
      <w:sz w:val="56"/>
      <w:szCs w:val="56"/>
      <w:rPrChange w:id="11" w:author="Derrick Williamson" w:date="2026-09-25T20:09: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EA452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33673"/>
    <w:pPr>
      <w:numPr>
        <w:ilvl w:val="1"/>
      </w:numPr>
      <w:pPrChange w:id="12" w:author="Derrick Williamson" w:date="2026-09-25T20:09:00Z">
        <w:pPr>
          <w:numPr>
            <w:ilvl w:val="1"/>
          </w:numPr>
          <w:spacing w:after="160" w:line="259" w:lineRule="auto"/>
        </w:pPr>
      </w:pPrChange>
    </w:pPr>
    <w:rPr>
      <w:rFonts w:eastAsiaTheme="majorEastAsia" w:cstheme="majorBidi"/>
      <w:color w:val="595959" w:themeColor="text1" w:themeTint="A6"/>
      <w:spacing w:val="15"/>
      <w:sz w:val="28"/>
      <w:szCs w:val="28"/>
      <w:rPrChange w:id="12" w:author="Derrick Williamson" w:date="2026-09-25T20:09:00Z">
        <w:rPr>
          <w:rFonts w:eastAsiaTheme="majorEastAsia" w:cstheme="majorBidi"/>
          <w:color w:val="595959" w:themeColor="text1" w:themeTint="A6"/>
          <w:spacing w:val="15"/>
          <w:sz w:val="28"/>
          <w:szCs w:val="28"/>
          <w:lang w:val="en-US" w:eastAsia="en-US" w:bidi="ar-SA"/>
        </w:rPr>
      </w:rPrChange>
    </w:rPr>
  </w:style>
  <w:style w:type="character" w:customStyle="1" w:styleId="SubtitleChar">
    <w:name w:val="Subtitle Char"/>
    <w:basedOn w:val="DefaultParagraphFont"/>
    <w:link w:val="Subtitle"/>
    <w:uiPriority w:val="11"/>
    <w:rsid w:val="00EA4525"/>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33673"/>
    <w:pPr>
      <w:spacing w:before="160"/>
      <w:jc w:val="center"/>
      <w:pPrChange w:id="13" w:author="Derrick Williamson" w:date="2026-09-25T20:09:00Z">
        <w:pPr>
          <w:spacing w:before="160" w:after="160" w:line="259" w:lineRule="auto"/>
          <w:jc w:val="center"/>
        </w:pPr>
      </w:pPrChange>
    </w:pPr>
    <w:rPr>
      <w:i/>
      <w:iCs/>
      <w:color w:val="404040" w:themeColor="text1" w:themeTint="BF"/>
      <w:rPrChange w:id="13" w:author="Derrick Williamson" w:date="2026-09-25T20:09:00Z">
        <w:rPr>
          <w:rFonts w:eastAsiaTheme="minorHAnsi"/>
          <w:i/>
          <w:iCs/>
          <w:color w:val="404040" w:themeColor="text1" w:themeTint="BF"/>
          <w:sz w:val="22"/>
          <w:szCs w:val="22"/>
          <w:lang w:val="en-US" w:eastAsia="en-US" w:bidi="ar-SA"/>
        </w:rPr>
      </w:rPrChange>
    </w:rPr>
  </w:style>
  <w:style w:type="character" w:customStyle="1" w:styleId="QuoteChar">
    <w:name w:val="Quote Char"/>
    <w:basedOn w:val="DefaultParagraphFont"/>
    <w:link w:val="Quote"/>
    <w:uiPriority w:val="29"/>
    <w:rsid w:val="00EA4525"/>
    <w:rPr>
      <w:rFonts w:ascii="Times New Roman" w:hAnsi="Times New Roman" w:cs="Times New Roman"/>
      <w:i/>
      <w:iCs/>
      <w:color w:val="404040" w:themeColor="text1" w:themeTint="BF"/>
      <w:lang w:val="en-US"/>
    </w:rPr>
  </w:style>
  <w:style w:type="character" w:styleId="IntenseEmphasis">
    <w:name w:val="Intense Emphasis"/>
    <w:basedOn w:val="DefaultParagraphFont"/>
    <w:uiPriority w:val="21"/>
    <w:qFormat/>
    <w:rsid w:val="00EA4525"/>
    <w:rPr>
      <w:i/>
      <w:iCs/>
      <w:color w:val="2E74B5" w:themeColor="accent1" w:themeShade="BF"/>
    </w:rPr>
  </w:style>
  <w:style w:type="paragraph" w:styleId="IntenseQuote">
    <w:name w:val="Intense Quote"/>
    <w:basedOn w:val="Normal"/>
    <w:next w:val="Normal"/>
    <w:link w:val="IntenseQuoteChar"/>
    <w:uiPriority w:val="30"/>
    <w:qFormat/>
    <w:rsid w:val="00B33673"/>
    <w:pPr>
      <w:pBdr>
        <w:top w:val="single" w:sz="4" w:space="10" w:color="2E74B5" w:themeColor="accent1" w:themeShade="BF"/>
        <w:bottom w:val="single" w:sz="4" w:space="10" w:color="2E74B5" w:themeColor="accent1" w:themeShade="BF"/>
      </w:pBdr>
      <w:spacing w:before="360" w:after="360"/>
      <w:ind w:left="864" w:right="864"/>
      <w:jc w:val="center"/>
      <w:pPrChange w:id="14" w:author="Derrick Williamson" w:date="2026-09-25T20:09:00Z">
        <w:pPr>
          <w:pBdr>
            <w:top w:val="single" w:sz="4" w:space="10" w:color="2E74B5" w:themeColor="accent1" w:themeShade="BF"/>
            <w:bottom w:val="single" w:sz="4" w:space="10" w:color="2E74B5" w:themeColor="accent1" w:themeShade="BF"/>
          </w:pBdr>
          <w:spacing w:before="360" w:after="360" w:line="259" w:lineRule="auto"/>
          <w:ind w:left="864" w:right="864"/>
          <w:jc w:val="center"/>
        </w:pPr>
      </w:pPrChange>
    </w:pPr>
    <w:rPr>
      <w:i/>
      <w:iCs/>
      <w:color w:val="2E74B5" w:themeColor="accent1" w:themeShade="BF"/>
      <w:rPrChange w:id="14" w:author="Derrick Williamson" w:date="2026-09-25T20:09:00Z">
        <w:rPr>
          <w:rFonts w:eastAsiaTheme="minorHAnsi"/>
          <w:i/>
          <w:iCs/>
          <w:color w:val="2E74B5" w:themeColor="accent1" w:themeShade="BF"/>
          <w:sz w:val="22"/>
          <w:szCs w:val="22"/>
          <w:lang w:val="en-US" w:eastAsia="en-US" w:bidi="ar-SA"/>
        </w:rPr>
      </w:rPrChange>
    </w:rPr>
  </w:style>
  <w:style w:type="character" w:customStyle="1" w:styleId="IntenseQuoteChar">
    <w:name w:val="Intense Quote Char"/>
    <w:basedOn w:val="DefaultParagraphFont"/>
    <w:link w:val="IntenseQuote"/>
    <w:uiPriority w:val="30"/>
    <w:rsid w:val="00EA4525"/>
    <w:rPr>
      <w:rFonts w:ascii="Times New Roman" w:hAnsi="Times New Roman" w:cs="Times New Roman"/>
      <w:i/>
      <w:iCs/>
      <w:color w:val="2E74B5" w:themeColor="accent1" w:themeShade="BF"/>
      <w:lang w:val="en-US"/>
    </w:rPr>
  </w:style>
  <w:style w:type="character" w:styleId="IntenseReference">
    <w:name w:val="Intense Reference"/>
    <w:basedOn w:val="DefaultParagraphFont"/>
    <w:uiPriority w:val="32"/>
    <w:qFormat/>
    <w:rsid w:val="00EA4525"/>
    <w:rPr>
      <w:b/>
      <w:bCs/>
      <w:smallCaps/>
      <w:color w:val="2E74B5" w:themeColor="accent1" w:themeShade="BF"/>
      <w:spacing w:val="5"/>
    </w:rPr>
  </w:style>
  <w:style w:type="paragraph" w:styleId="HTMLPreformatted">
    <w:name w:val="HTML Preformatted"/>
    <w:basedOn w:val="Normal"/>
    <w:link w:val="HTMLPreformattedChar"/>
    <w:uiPriority w:val="99"/>
    <w:semiHidden/>
    <w:unhideWhenUsed/>
    <w:rsid w:val="00B33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Change w:id="15" w:author="Derrick Williamson" w:date="2026-09-25T20: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PrChange>
    </w:pPr>
    <w:rPr>
      <w:rFonts w:ascii="Courier New" w:eastAsiaTheme="minorEastAsia" w:hAnsi="Courier New" w:cs="Courier New"/>
      <w:sz w:val="20"/>
      <w:szCs w:val="20"/>
      <w:rPrChange w:id="15" w:author="Derrick Williamson" w:date="2026-09-25T20:09:00Z">
        <w:rPr>
          <w:rFonts w:ascii="Courier New" w:eastAsiaTheme="minorEastAsia" w:hAnsi="Courier New" w:cs="Courier New"/>
          <w:lang w:val="en-US" w:eastAsia="en-US" w:bidi="ar-SA"/>
        </w:rPr>
      </w:rPrChange>
    </w:rPr>
  </w:style>
  <w:style w:type="character" w:customStyle="1" w:styleId="HTMLPreformattedChar">
    <w:name w:val="HTML Preformatted Char"/>
    <w:basedOn w:val="DefaultParagraphFont"/>
    <w:link w:val="HTMLPreformatted"/>
    <w:uiPriority w:val="99"/>
    <w:semiHidden/>
    <w:rsid w:val="00EA4525"/>
    <w:rPr>
      <w:rFonts w:ascii="Courier New" w:eastAsiaTheme="minorEastAsia" w:hAnsi="Courier New" w:cs="Courier New"/>
      <w:sz w:val="20"/>
      <w:szCs w:val="20"/>
      <w:lang w:val="en-US"/>
    </w:rPr>
  </w:style>
  <w:style w:type="paragraph" w:styleId="Header">
    <w:name w:val="header"/>
    <w:basedOn w:val="Normal"/>
    <w:link w:val="HeaderChar"/>
    <w:uiPriority w:val="99"/>
    <w:unhideWhenUsed/>
    <w:rsid w:val="00322791"/>
    <w:pPr>
      <w:tabs>
        <w:tab w:val="center" w:pos="4680"/>
        <w:tab w:val="right" w:pos="9360"/>
      </w:tabs>
      <w:spacing w:after="0" w:line="240" w:lineRule="auto"/>
      <w:pPrChange w:id="16" w:author="Derrick Williamson" w:date="2026-09-25T20:09:00Z">
        <w:pPr>
          <w:tabs>
            <w:tab w:val="center" w:pos="4680"/>
            <w:tab w:val="right" w:pos="9360"/>
          </w:tabs>
        </w:pPr>
      </w:pPrChange>
    </w:pPr>
    <w:rPr>
      <w:rPrChange w:id="16" w:author="Derrick Williamson" w:date="2026-09-25T20:09:00Z">
        <w:rPr>
          <w:rFonts w:eastAsiaTheme="minorHAnsi"/>
          <w:sz w:val="22"/>
          <w:szCs w:val="22"/>
          <w:lang w:val="en-US" w:eastAsia="en-US" w:bidi="ar-SA"/>
        </w:rPr>
      </w:rPrChange>
    </w:rPr>
  </w:style>
  <w:style w:type="character" w:customStyle="1" w:styleId="HeaderChar">
    <w:name w:val="Header Char"/>
    <w:basedOn w:val="DefaultParagraphFont"/>
    <w:link w:val="Header"/>
    <w:uiPriority w:val="99"/>
    <w:rsid w:val="00EA4525"/>
    <w:rPr>
      <w:rFonts w:ascii="Times New Roman" w:hAnsi="Times New Roman" w:cs="Times New Roman"/>
      <w:lang w:val="en-US"/>
    </w:rPr>
  </w:style>
  <w:style w:type="paragraph" w:styleId="Footer">
    <w:name w:val="footer"/>
    <w:basedOn w:val="Normal"/>
    <w:link w:val="FooterChar"/>
    <w:uiPriority w:val="99"/>
    <w:unhideWhenUsed/>
    <w:rsid w:val="00322791"/>
    <w:pPr>
      <w:tabs>
        <w:tab w:val="center" w:pos="4680"/>
        <w:tab w:val="right" w:pos="9360"/>
      </w:tabs>
      <w:spacing w:after="0" w:line="240" w:lineRule="auto"/>
      <w:pPrChange w:id="17" w:author="Derrick Williamson" w:date="2026-09-25T20:09:00Z">
        <w:pPr>
          <w:tabs>
            <w:tab w:val="center" w:pos="4680"/>
            <w:tab w:val="right" w:pos="9360"/>
          </w:tabs>
        </w:pPr>
      </w:pPrChange>
    </w:pPr>
    <w:rPr>
      <w:rPrChange w:id="17" w:author="Derrick Williamson" w:date="2026-09-25T20:09:00Z">
        <w:rPr>
          <w:rFonts w:eastAsiaTheme="minorHAnsi"/>
          <w:sz w:val="22"/>
          <w:szCs w:val="22"/>
          <w:lang w:val="en-US" w:eastAsia="en-US" w:bidi="ar-SA"/>
        </w:rPr>
      </w:rPrChange>
    </w:rPr>
  </w:style>
  <w:style w:type="character" w:customStyle="1" w:styleId="FooterChar">
    <w:name w:val="Footer Char"/>
    <w:basedOn w:val="DefaultParagraphFont"/>
    <w:link w:val="Footer"/>
    <w:uiPriority w:val="99"/>
    <w:rsid w:val="00EA4525"/>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3287</Words>
  <Characters>18737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PKF Littlejohn</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Plane</dc:creator>
  <cp:keywords/>
  <dc:description/>
  <cp:lastModifiedBy>Arthur Souza Rodrigues</cp:lastModifiedBy>
  <cp:revision>1</cp:revision>
  <dcterms:created xsi:type="dcterms:W3CDTF">2019-03-12T16:00:00Z</dcterms:created>
  <dcterms:modified xsi:type="dcterms:W3CDTF">2026-09-26T00:09:00Z</dcterms:modified>
</cp:coreProperties>
</file>