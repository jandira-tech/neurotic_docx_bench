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672BFF" w14:textId="77777777" w:rsidR="00F1489B" w:rsidRDefault="00B745F8">
      <w:r>
        <w:rPr>
          <w:i/>
          <w:rPrChange w:id="0" w:author="Author" w:date="2026-06-29T11:10:00Z" w16du:dateUtc="2026-06-29T15:10:00Z">
            <w:rPr>
              <w:i/>
              <w:iCs/>
              <w:vertAlign w:val="subscript"/>
            </w:rPr>
          </w:rPrChange>
        </w:rPr>
        <w:t xml:space="preserve">Italic </w:t>
      </w:r>
      <w:ins w:id="1" w:author="Author" w:date="2026-06-29T11:10:00Z" w16du:dateUtc="2026-06-29T15:10:00Z">
        <w:r>
          <w:rPr>
            <w:i/>
            <w:iCs/>
          </w:rPr>
          <w:t>Text Formatting</w:t>
        </w:r>
      </w:ins>
      <w:del w:id="2" w:author="Author" w:date="2026-06-29T11:10:00Z" w16du:dateUtc="2026-06-29T15:10:00Z">
        <w:r>
          <w:rPr>
            <w:i/>
            <w:iCs/>
            <w:vertAlign w:val="subscript"/>
          </w:rPr>
          <w:delText>Subscript</w:delText>
        </w:r>
      </w:del>
      <w:r>
        <w:rPr>
          <w:i/>
          <w:rPrChange w:id="3" w:author="Author" w:date="2026-06-29T11:10:00Z" w16du:dateUtc="2026-06-29T15:10:00Z">
            <w:rPr>
              <w:i/>
              <w:iCs/>
              <w:vertAlign w:val="subscript"/>
            </w:rPr>
          </w:rPrChange>
        </w:rPr>
        <w:t xml:space="preserve"> Demo</w:t>
      </w:r>
    </w:p>
    <w:p w14:paraId="6D17C75A" w14:textId="77777777" w:rsidR="00F1489B" w:rsidRDefault="00B745F8">
      <w:r>
        <w:rPr>
          <w:i/>
          <w:rPrChange w:id="4" w:author="Author" w:date="2026-06-29T11:10:00Z" w16du:dateUtc="2026-06-29T15:10:00Z">
            <w:rPr>
              <w:i/>
              <w:iCs/>
              <w:vertAlign w:val="subscript"/>
            </w:rPr>
          </w:rPrChange>
        </w:rPr>
        <w:t xml:space="preserve">This document </w:t>
      </w:r>
      <w:ins w:id="5" w:author="Author" w:date="2026-06-29T11:10:00Z" w16du:dateUtc="2026-06-29T15:10:00Z">
        <w:r>
          <w:rPr>
            <w:i/>
            <w:iCs/>
          </w:rPr>
          <w:t>demonstrates</w:t>
        </w:r>
      </w:ins>
      <w:del w:id="6" w:author="Author" w:date="2026-06-29T11:10:00Z" w16du:dateUtc="2026-06-29T15:10:00Z">
        <w:r>
          <w:rPr>
            <w:i/>
            <w:iCs/>
            <w:vertAlign w:val="subscript"/>
          </w:rPr>
          <w:delText>shows</w:delText>
        </w:r>
      </w:del>
      <w:r>
        <w:rPr>
          <w:i/>
          <w:rPrChange w:id="7" w:author="Author" w:date="2026-06-29T11:10:00Z" w16du:dateUtc="2026-06-29T15:10:00Z">
            <w:rPr>
              <w:i/>
              <w:iCs/>
              <w:vertAlign w:val="subscript"/>
            </w:rPr>
          </w:rPrChange>
        </w:rPr>
        <w:t xml:space="preserve"> italic </w:t>
      </w:r>
      <w:ins w:id="8" w:author="Author" w:date="2026-06-29T11:10:00Z" w16du:dateUtc="2026-06-29T15:10:00Z">
        <w:r>
          <w:rPr>
            <w:i/>
            <w:iCs/>
          </w:rPr>
          <w:t>text</w:t>
        </w:r>
      </w:ins>
      <w:del w:id="9" w:author="Author" w:date="2026-06-29T11:10:00Z" w16du:dateUtc="2026-06-29T15:10:00Z">
        <w:r>
          <w:rPr>
            <w:i/>
            <w:iCs/>
            <w:vertAlign w:val="subscript"/>
          </w:rPr>
          <w:delText>with subscript</w:delText>
        </w:r>
      </w:del>
      <w:r>
        <w:rPr>
          <w:i/>
          <w:rPrChange w:id="10" w:author="Author" w:date="2026-06-29T11:10:00Z" w16du:dateUtc="2026-06-29T15:10:00Z">
            <w:rPr>
              <w:i/>
              <w:iCs/>
              <w:vertAlign w:val="subscript"/>
            </w:rPr>
          </w:rPrChange>
        </w:rPr>
        <w:t xml:space="preserve"> formatting</w:t>
      </w:r>
      <w:del w:id="11" w:author="Author" w:date="2026-06-29T11:10:00Z" w16du:dateUtc="2026-06-29T15:10:00Z">
        <w:r>
          <w:rPr>
            <w:i/>
            <w:iCs/>
            <w:vertAlign w:val="subscript"/>
          </w:rPr>
          <w:delText xml:space="preserve"> combined</w:delText>
        </w:r>
      </w:del>
      <w:r>
        <w:rPr>
          <w:i/>
          <w:rPrChange w:id="12" w:author="Author" w:date="2026-06-29T11:10:00Z" w16du:dateUtc="2026-06-29T15:10:00Z">
            <w:rPr>
              <w:i/>
              <w:iCs/>
              <w:vertAlign w:val="subscript"/>
            </w:rPr>
          </w:rPrChange>
        </w:rPr>
        <w:t>.</w:t>
      </w:r>
    </w:p>
    <w:p w14:paraId="5CAB8E4E" w14:textId="77777777" w:rsidR="00F1489B" w:rsidRDefault="00B745F8">
      <w:ins w:id="13" w:author="Author" w:date="2026-06-29T11:10:00Z" w16du:dateUtc="2026-06-29T15:10:00Z">
        <w:r>
          <w:rPr>
            <w:i/>
            <w:iCs/>
          </w:rPr>
          <w:t>This text is italic.</w:t>
        </w:r>
      </w:ins>
      <w:del w:id="14" w:author="Author" w:date="2026-06-29T11:10:00Z" w16du:dateUtc="2026-06-29T15:10:00Z">
        <w:r>
          <w:rPr>
            <w:i/>
            <w:iCs/>
            <w:vertAlign w:val="subscript"/>
          </w:rPr>
          <w:delText>Italic subscript is used in chemistry and biology equations.</w:delText>
        </w:r>
      </w:del>
    </w:p>
    <w:sectPr w:rsidR="00F1489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89B"/>
    <w:rsid w:val="000C54F0"/>
    <w:rsid w:val="00325BC5"/>
    <w:rsid w:val="005C065A"/>
    <w:rsid w:val="00B745F8"/>
    <w:rsid w:val="00F1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60C57B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2026-06-29T15:10:00Z</dcterms:modified>
</cp:coreProperties>
</file>