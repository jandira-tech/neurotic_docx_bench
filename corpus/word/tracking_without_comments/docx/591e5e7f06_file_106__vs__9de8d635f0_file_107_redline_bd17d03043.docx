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57638E" w14:textId="77777777" w:rsidR="00F0347D" w:rsidRDefault="00F0347D">
      <w:pPr>
        <w:rPr>
          <w:i/>
          <w:highlight w:val="yellow"/>
          <w:rPrChange w:id="0" w:author="Arthur Souza Rodrigues" w:date="2026-07-10T21:47:00Z" w16du:dateUtc="2026-07-11T01:47:00Z">
            <w:rPr/>
          </w:rPrChange>
        </w:rPr>
      </w:pPr>
      <w:r>
        <w:rPr>
          <w:i/>
          <w:highlight w:val="yellow"/>
          <w:rPrChange w:id="1" w:author="Arthur Souza Rodrigues" w:date="2026-07-10T21:47:00Z" w16du:dateUtc="2026-07-11T01:47:00Z">
            <w:rPr/>
          </w:rPrChange>
        </w:rPr>
        <w:t>file_</w:t>
      </w:r>
      <w:ins w:id="2" w:author="Arthur Souza Rodrigues" w:date="2026-07-10T21:47:00Z" w16du:dateUtc="2026-07-11T01:47:00Z">
        <w:r w:rsidR="004815AB">
          <w:rPr>
            <w:i/>
            <w:iCs/>
            <w:highlight w:val="yellow"/>
          </w:rPr>
          <w:t>107</w:t>
        </w:r>
      </w:ins>
      <w:del w:id="3" w:author="Arthur Souza Rodrigues" w:date="2026-07-10T21:47:00Z" w16du:dateUtc="2026-07-11T01:47:00Z">
        <w:r>
          <w:delText>106</w:delText>
        </w:r>
      </w:del>
      <w:r>
        <w:rPr>
          <w:i/>
          <w:highlight w:val="yellow"/>
          <w:rPrChange w:id="4" w:author="Arthur Souza Rodrigues" w:date="2026-07-10T21:47:00Z" w16du:dateUtc="2026-07-11T01:47:00Z">
            <w:rPr/>
          </w:rPrChange>
        </w:rPr>
        <w:t>.docx</w:t>
      </w:r>
    </w:p>
    <w:p w14:paraId="146057A8" w14:textId="3FDFEE22" w:rsidR="007A13DB" w:rsidRDefault="00633268">
      <w:pPr>
        <w:rPr>
          <w:ins w:id="5" w:author="Arthur Souza Rodrigues" w:date="2026-07-10T21:47:00Z" w16du:dateUtc="2026-07-11T01:47:00Z"/>
        </w:rPr>
      </w:pPr>
      <w:ins w:id="6" w:author="Arthur Souza Rodrigues" w:date="2026-07-10T21:47:00Z" w16du:dateUtc="2026-07-11T01:47:00Z">
        <w:r>
          <w:rPr>
            <w:i/>
            <w:iCs/>
            <w:highlight w:val="yellow"/>
          </w:rPr>
          <w:t>Yellow Highlight Italic Demo</w:t>
        </w:r>
      </w:ins>
    </w:p>
    <w:p w14:paraId="0F7CA0EE" w14:textId="77777777" w:rsidR="007A13DB" w:rsidRDefault="00633268">
      <w:pPr>
        <w:rPr>
          <w:ins w:id="7" w:author="Arthur Souza Rodrigues" w:date="2026-07-10T21:47:00Z" w16du:dateUtc="2026-07-11T01:47:00Z"/>
        </w:rPr>
      </w:pPr>
      <w:ins w:id="8" w:author="Arthur Souza Rodrigues" w:date="2026-07-10T21:47:00Z" w16du:dateUtc="2026-07-11T01:47:00Z">
        <w:r>
          <w:rPr>
            <w:i/>
            <w:iCs/>
            <w:highlight w:val="yellow"/>
          </w:rPr>
          <w:t>This document combines yellow highlight with italic formatting.</w:t>
        </w:r>
      </w:ins>
    </w:p>
    <w:p w14:paraId="3D9CB896" w14:textId="65DB3399" w:rsidR="00AC5B7B" w:rsidRDefault="00633268">
      <w:pPr>
        <w:rPr>
          <w:del w:id="9" w:author="Arthur Souza Rodrigues" w:date="2026-07-10T21:47:00Z" w16du:dateUtc="2026-07-11T01:47:00Z"/>
        </w:rPr>
      </w:pPr>
      <w:ins w:id="10" w:author="Arthur Souza Rodrigues" w:date="2026-07-10T21:47:00Z" w16du:dateUtc="2026-07-11T01:47:00Z">
        <w:r>
          <w:rPr>
            <w:i/>
            <w:iCs/>
            <w:highlight w:val="yellow"/>
          </w:rPr>
          <w:t>Highlighted italic text draws attention to key quotations.</w:t>
        </w:r>
      </w:ins>
      <w:del w:id="11" w:author="Arthur Souza Rodrigues" w:date="2026-07-10T21:47:00Z" w16du:dateUtc="2026-07-11T01:47:00Z">
        <w:r>
          <w:delText>Q1 Sales Summary</w:delText>
        </w:r>
      </w:del>
    </w:p>
    <w:p w14:paraId="40623240" w14:textId="77777777" w:rsidR="00AC5B7B" w:rsidRDefault="00AC5B7B">
      <w:pPr>
        <w:rPr>
          <w:del w:id="12" w:author="Arthur Souza Rodrigues" w:date="2026-07-10T21:47:00Z" w16du:dateUtc="2026-07-11T01:47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C5B7B" w14:paraId="6913293E" w14:textId="77777777">
        <w:trPr>
          <w:trHeight w:val="360"/>
          <w:del w:id="13" w:author="Arthur Souza Rodrigues" w:date="2026-07-10T21:47:00Z" w16du:dateUtc="2026-07-11T01:4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EA056" w14:textId="77777777" w:rsidR="00AC5B7B" w:rsidRDefault="00633268">
            <w:pPr>
              <w:rPr>
                <w:del w:id="14" w:author="Arthur Souza Rodrigues" w:date="2026-07-10T21:47:00Z" w16du:dateUtc="2026-07-11T01:47:00Z"/>
              </w:rPr>
            </w:pPr>
            <w:del w:id="15" w:author="Arthur Souza Rodrigues" w:date="2026-07-10T21:47:00Z" w16du:dateUtc="2026-07-11T01:47:00Z">
              <w:r>
                <w:rPr>
                  <w:b/>
                  <w:bCs/>
                </w:rPr>
                <w:delText>Region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FA" w14:textId="77777777" w:rsidR="00AC5B7B" w:rsidRDefault="00633268">
            <w:pPr>
              <w:rPr>
                <w:del w:id="16" w:author="Arthur Souza Rodrigues" w:date="2026-07-10T21:47:00Z" w16du:dateUtc="2026-07-11T01:47:00Z"/>
              </w:rPr>
            </w:pPr>
            <w:del w:id="17" w:author="Arthur Souza Rodrigues" w:date="2026-07-10T21:47:00Z" w16du:dateUtc="2026-07-11T01:47:00Z">
              <w:r>
                <w:rPr>
                  <w:b/>
                  <w:bCs/>
                </w:rPr>
                <w:delText>Revenue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64147" w14:textId="77777777" w:rsidR="00AC5B7B" w:rsidRDefault="00633268">
            <w:pPr>
              <w:rPr>
                <w:del w:id="18" w:author="Arthur Souza Rodrigues" w:date="2026-07-10T21:47:00Z" w16du:dateUtc="2026-07-11T01:47:00Z"/>
              </w:rPr>
            </w:pPr>
            <w:del w:id="19" w:author="Arthur Souza Rodrigues" w:date="2026-07-10T21:47:00Z" w16du:dateUtc="2026-07-11T01:47:00Z">
              <w:r>
                <w:rPr>
                  <w:b/>
                  <w:bCs/>
                </w:rPr>
                <w:delText>Target</w:delText>
              </w:r>
            </w:del>
          </w:p>
        </w:tc>
      </w:tr>
      <w:tr w:rsidR="00AC5B7B" w14:paraId="7A6847FB" w14:textId="77777777">
        <w:trPr>
          <w:trHeight w:val="360"/>
          <w:del w:id="20" w:author="Arthur Souza Rodrigues" w:date="2026-07-10T21:47:00Z" w16du:dateUtc="2026-07-11T01:4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114F" w14:textId="77777777" w:rsidR="00AC5B7B" w:rsidRDefault="00633268">
            <w:pPr>
              <w:rPr>
                <w:del w:id="21" w:author="Arthur Souza Rodrigues" w:date="2026-07-10T21:47:00Z" w16du:dateUtc="2026-07-11T01:47:00Z"/>
              </w:rPr>
            </w:pPr>
            <w:del w:id="22" w:author="Arthur Souza Rodrigues" w:date="2026-07-10T21:47:00Z" w16du:dateUtc="2026-07-11T01:47:00Z">
              <w:r>
                <w:delText>North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EB8BF" w14:textId="77777777" w:rsidR="00AC5B7B" w:rsidRDefault="00633268">
            <w:pPr>
              <w:rPr>
                <w:del w:id="23" w:author="Arthur Souza Rodrigues" w:date="2026-07-10T21:47:00Z" w16du:dateUtc="2026-07-11T01:47:00Z"/>
              </w:rPr>
            </w:pPr>
            <w:del w:id="24" w:author="Arthur Souza Rodrigues" w:date="2026-07-10T21:47:00Z" w16du:dateUtc="2026-07-11T01:47:00Z">
              <w:r>
                <w:delText>$450,000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2684D" w14:textId="77777777" w:rsidR="00AC5B7B" w:rsidRDefault="00633268">
            <w:pPr>
              <w:rPr>
                <w:del w:id="25" w:author="Arthur Souza Rodrigues" w:date="2026-07-10T21:47:00Z" w16du:dateUtc="2026-07-11T01:47:00Z"/>
              </w:rPr>
            </w:pPr>
            <w:del w:id="26" w:author="Arthur Souza Rodrigues" w:date="2026-07-10T21:47:00Z" w16du:dateUtc="2026-07-11T01:47:00Z">
              <w:r>
                <w:delText>$400,000</w:delText>
              </w:r>
            </w:del>
          </w:p>
        </w:tc>
      </w:tr>
      <w:tr w:rsidR="00AC5B7B" w14:paraId="173D1641" w14:textId="77777777">
        <w:trPr>
          <w:trHeight w:val="360"/>
          <w:del w:id="27" w:author="Arthur Souza Rodrigues" w:date="2026-07-10T21:47:00Z" w16du:dateUtc="2026-07-11T01:4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E6B9C" w14:textId="77777777" w:rsidR="00AC5B7B" w:rsidRDefault="00633268">
            <w:pPr>
              <w:rPr>
                <w:del w:id="28" w:author="Arthur Souza Rodrigues" w:date="2026-07-10T21:47:00Z" w16du:dateUtc="2026-07-11T01:47:00Z"/>
              </w:rPr>
            </w:pPr>
            <w:del w:id="29" w:author="Arthur Souza Rodrigues" w:date="2026-07-10T21:47:00Z" w16du:dateUtc="2026-07-11T01:47:00Z">
              <w:r>
                <w:delText>South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30A14" w14:textId="77777777" w:rsidR="00AC5B7B" w:rsidRDefault="00633268">
            <w:pPr>
              <w:rPr>
                <w:del w:id="30" w:author="Arthur Souza Rodrigues" w:date="2026-07-10T21:47:00Z" w16du:dateUtc="2026-07-11T01:47:00Z"/>
              </w:rPr>
            </w:pPr>
            <w:del w:id="31" w:author="Arthur Souza Rodrigues" w:date="2026-07-10T21:47:00Z" w16du:dateUtc="2026-07-11T01:47:00Z">
              <w:r>
                <w:delText>$380,000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662E7" w14:textId="77777777" w:rsidR="00AC5B7B" w:rsidRDefault="00633268">
            <w:pPr>
              <w:rPr>
                <w:del w:id="32" w:author="Arthur Souza Rodrigues" w:date="2026-07-10T21:47:00Z" w16du:dateUtc="2026-07-11T01:47:00Z"/>
              </w:rPr>
            </w:pPr>
            <w:del w:id="33" w:author="Arthur Souza Rodrigues" w:date="2026-07-10T21:47:00Z" w16du:dateUtc="2026-07-11T01:47:00Z">
              <w:r>
                <w:delText>$350,000</w:delText>
              </w:r>
            </w:del>
          </w:p>
        </w:tc>
      </w:tr>
      <w:tr w:rsidR="00AC5B7B" w14:paraId="02475639" w14:textId="77777777">
        <w:trPr>
          <w:trHeight w:val="360"/>
          <w:del w:id="34" w:author="Arthur Souza Rodrigues" w:date="2026-07-10T21:47:00Z" w16du:dateUtc="2026-07-11T01:4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B8964" w14:textId="77777777" w:rsidR="00AC5B7B" w:rsidRDefault="00633268">
            <w:pPr>
              <w:rPr>
                <w:del w:id="35" w:author="Arthur Souza Rodrigues" w:date="2026-07-10T21:47:00Z" w16du:dateUtc="2026-07-11T01:47:00Z"/>
              </w:rPr>
            </w:pPr>
            <w:del w:id="36" w:author="Arthur Souza Rodrigues" w:date="2026-07-10T21:47:00Z" w16du:dateUtc="2026-07-11T01:47:00Z">
              <w:r>
                <w:delText>West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289A3" w14:textId="77777777" w:rsidR="00AC5B7B" w:rsidRDefault="00633268">
            <w:pPr>
              <w:rPr>
                <w:del w:id="37" w:author="Arthur Souza Rodrigues" w:date="2026-07-10T21:47:00Z" w16du:dateUtc="2026-07-11T01:47:00Z"/>
              </w:rPr>
            </w:pPr>
            <w:del w:id="38" w:author="Arthur Souza Rodrigues" w:date="2026-07-10T21:47:00Z" w16du:dateUtc="2026-07-11T01:47:00Z">
              <w:r>
                <w:delText>$520,000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6F08F" w14:textId="77777777" w:rsidR="00AC5B7B" w:rsidRDefault="00633268">
            <w:pPr>
              <w:rPr>
                <w:del w:id="39" w:author="Arthur Souza Rodrigues" w:date="2026-07-10T21:47:00Z" w16du:dateUtc="2026-07-11T01:47:00Z"/>
              </w:rPr>
            </w:pPr>
            <w:del w:id="40" w:author="Arthur Souza Rodrigues" w:date="2026-07-10T21:47:00Z" w16du:dateUtc="2026-07-11T01:47:00Z">
              <w:r>
                <w:delText>$500,000</w:delText>
              </w:r>
            </w:del>
          </w:p>
        </w:tc>
      </w:tr>
    </w:tbl>
    <w:p w14:paraId="05C38BFF" w14:textId="77777777" w:rsidR="00AC5B7B" w:rsidRDefault="00AC5B7B"/>
    <w:sectPr w:rsidR="00AC5B7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5B7B"/>
    <w:rsid w:val="004815AB"/>
    <w:rsid w:val="007A13DB"/>
    <w:rsid w:val="00A87144"/>
    <w:rsid w:val="00AC5B7B"/>
    <w:rsid w:val="00C34216"/>
    <w:rsid w:val="00D53FE7"/>
    <w:rsid w:val="00F0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6EA8E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2026-05-14T20:26:00Z</dcterms:created>
  <dcterms:modified xsi:type="dcterms:W3CDTF">2026-07-11T01:47:00Z</dcterms:modified>
</cp:coreProperties>
</file>