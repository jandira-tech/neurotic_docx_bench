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ECACF5" w14:textId="77777777" w:rsidR="00AB77EC" w:rsidRDefault="00E43392" w:rsidP="00E43392">
      <w:pPr>
        <w:spacing w:after="0"/>
        <w:rPr>
          <w:ins w:id="6" w:author="Microsoft Office User" w:date="2026-09-25T20:01:00Z" w16du:dateUtc="2026-09-26T00:01:00Z"/>
        </w:rPr>
      </w:pPr>
      <w:ins w:id="7" w:author="Microsoft Office User" w:date="2026-09-25T20:01:00Z" w16du:dateUtc="2026-09-26T00:01:00Z">
        <w:r>
          <w:t>Policy Committee</w:t>
        </w:r>
      </w:ins>
    </w:p>
    <w:p w14:paraId="75B4195A" w14:textId="77777777" w:rsidR="00E43392" w:rsidRDefault="00E43392" w:rsidP="00E43392">
      <w:pPr>
        <w:spacing w:after="0"/>
        <w:rPr>
          <w:ins w:id="8" w:author="Microsoft Office User" w:date="2026-09-25T20:01:00Z" w16du:dateUtc="2026-09-26T00:01:00Z"/>
        </w:rPr>
      </w:pPr>
      <w:ins w:id="9" w:author="Microsoft Office User" w:date="2026-09-25T20:01:00Z" w16du:dateUtc="2026-09-26T00:01:00Z">
        <w:r>
          <w:t>Of the Hamden Board of Education</w:t>
        </w:r>
      </w:ins>
    </w:p>
    <w:p w14:paraId="193D968C" w14:textId="77777777" w:rsidR="00E43392" w:rsidRDefault="00E43392" w:rsidP="00E43392">
      <w:pPr>
        <w:spacing w:after="0"/>
        <w:rPr>
          <w:ins w:id="10" w:author="Microsoft Office User" w:date="2026-09-25T20:01:00Z" w16du:dateUtc="2026-09-26T00:01:00Z"/>
        </w:rPr>
      </w:pPr>
    </w:p>
    <w:p w14:paraId="6AC52E48" w14:textId="77777777" w:rsidR="00E43392" w:rsidRDefault="00E43392" w:rsidP="00E43392">
      <w:pPr>
        <w:spacing w:after="0"/>
        <w:jc w:val="center"/>
        <w:rPr>
          <w:ins w:id="11" w:author="Microsoft Office User" w:date="2026-09-25T20:01:00Z" w16du:dateUtc="2026-09-26T00:01:00Z"/>
        </w:rPr>
      </w:pPr>
      <w:ins w:id="12" w:author="Microsoft Office User" w:date="2026-09-25T20:01:00Z" w16du:dateUtc="2026-09-26T00:01:00Z">
        <w:r>
          <w:t>ANNOUNCEMENT OF MEETING AND AGENDA</w:t>
        </w:r>
      </w:ins>
    </w:p>
    <w:p w14:paraId="298D6D8E" w14:textId="77777777" w:rsidR="00E43392" w:rsidRDefault="00E43392" w:rsidP="00E43392">
      <w:pPr>
        <w:spacing w:after="0"/>
        <w:jc w:val="center"/>
        <w:rPr>
          <w:ins w:id="13" w:author="Microsoft Office User" w:date="2026-09-25T20:01:00Z" w16du:dateUtc="2026-09-26T00:01:00Z"/>
        </w:rPr>
      </w:pPr>
      <w:ins w:id="14" w:author="Microsoft Office User" w:date="2026-09-25T20:01:00Z" w16du:dateUtc="2026-09-26T00:01:00Z">
        <w:r>
          <w:t>TUESDAY, JANUARY 21, 2020</w:t>
        </w:r>
      </w:ins>
    </w:p>
    <w:p w14:paraId="31B09B8E" w14:textId="77777777" w:rsidR="00E43392" w:rsidRDefault="00E43392" w:rsidP="00E43392">
      <w:pPr>
        <w:spacing w:after="0"/>
        <w:rPr>
          <w:ins w:id="15" w:author="Microsoft Office User" w:date="2026-09-25T20:01:00Z" w16du:dateUtc="2026-09-26T00:01:00Z"/>
        </w:rPr>
      </w:pPr>
    </w:p>
    <w:p w14:paraId="5F4C6E8D" w14:textId="77777777" w:rsidR="00E43392" w:rsidRDefault="00E43392" w:rsidP="00E43392">
      <w:pPr>
        <w:spacing w:after="0"/>
        <w:rPr>
          <w:ins w:id="16" w:author="Microsoft Office User" w:date="2026-09-25T20:01:00Z" w16du:dateUtc="2026-09-26T00:01:00Z"/>
        </w:rPr>
      </w:pPr>
      <w:ins w:id="17" w:author="Microsoft Office User" w:date="2026-09-25T20:01:00Z" w16du:dateUtc="2026-09-26T00:01:00Z">
        <w:r>
          <w:t>Public Session:</w:t>
        </w:r>
        <w:r>
          <w:tab/>
          <w:t>6:30 PM</w:t>
        </w:r>
        <w:r>
          <w:tab/>
        </w:r>
        <w:r>
          <w:tab/>
        </w:r>
        <w:r>
          <w:tab/>
        </w:r>
        <w:r>
          <w:tab/>
        </w:r>
        <w:r>
          <w:tab/>
          <w:t>Boardroom</w:t>
        </w:r>
      </w:ins>
    </w:p>
    <w:p w14:paraId="1239FA81" w14:textId="77777777" w:rsidR="00E43392" w:rsidRDefault="00E43392" w:rsidP="00E43392">
      <w:pPr>
        <w:spacing w:after="0"/>
        <w:rPr>
          <w:ins w:id="18" w:author="Microsoft Office User" w:date="2026-09-25T20:01:00Z" w16du:dateUtc="2026-09-26T00:01:00Z"/>
        </w:rPr>
      </w:pPr>
      <w:ins w:id="19" w:author="Microsoft Office User" w:date="2026-09-25T20:01:00Z" w16du:dateUtc="2026-09-26T00:01:00Z">
        <w:r>
          <w:t>60 Putnam Avenue</w:t>
        </w:r>
      </w:ins>
    </w:p>
    <w:p w14:paraId="554BF430" w14:textId="77777777" w:rsidR="00E43392" w:rsidRDefault="00E43392" w:rsidP="00E43392">
      <w:pPr>
        <w:spacing w:after="0"/>
        <w:rPr>
          <w:ins w:id="20" w:author="Microsoft Office User" w:date="2026-09-25T20:01:00Z" w16du:dateUtc="2026-09-26T00:01:00Z"/>
        </w:rPr>
      </w:pPr>
    </w:p>
    <w:p w14:paraId="5DE3C0A9" w14:textId="77777777" w:rsidR="00E43392" w:rsidRDefault="00E43392" w:rsidP="00E43392">
      <w:pPr>
        <w:pStyle w:val="ListParagraph"/>
        <w:numPr>
          <w:ilvl w:val="0"/>
          <w:numId w:val="2"/>
        </w:numPr>
        <w:spacing w:after="0"/>
        <w:ind w:hanging="720"/>
        <w:rPr>
          <w:ins w:id="21" w:author="Microsoft Office User" w:date="2026-09-25T20:01:00Z" w16du:dateUtc="2026-09-26T00:01:00Z"/>
        </w:rPr>
      </w:pPr>
      <w:ins w:id="22" w:author="Microsoft Office User" w:date="2026-09-25T20:01:00Z" w16du:dateUtc="2026-09-26T00:01:00Z">
        <w:r>
          <w:t>Call to order and roll call</w:t>
        </w:r>
      </w:ins>
    </w:p>
    <w:p w14:paraId="0562EA77" w14:textId="77777777" w:rsidR="00E43392" w:rsidRDefault="00E43392" w:rsidP="00E43392">
      <w:pPr>
        <w:spacing w:after="0"/>
        <w:rPr>
          <w:ins w:id="23" w:author="Microsoft Office User" w:date="2026-09-25T20:01:00Z" w16du:dateUtc="2026-09-26T00:01:00Z"/>
        </w:rPr>
      </w:pPr>
    </w:p>
    <w:p w14:paraId="3EC98D41" w14:textId="77777777" w:rsidR="00E43392" w:rsidRDefault="00E43392" w:rsidP="00E43392">
      <w:pPr>
        <w:pStyle w:val="ListParagraph"/>
        <w:numPr>
          <w:ilvl w:val="0"/>
          <w:numId w:val="2"/>
        </w:numPr>
        <w:spacing w:after="0"/>
        <w:ind w:hanging="720"/>
        <w:rPr>
          <w:ins w:id="24" w:author="Microsoft Office User" w:date="2026-09-25T20:01:00Z" w16du:dateUtc="2026-09-26T00:01:00Z"/>
        </w:rPr>
      </w:pPr>
      <w:ins w:id="25" w:author="Microsoft Office User" w:date="2026-09-25T20:01:00Z" w16du:dateUtc="2026-09-26T00:01:00Z">
        <w:r>
          <w:t>Additions to the agenda</w:t>
        </w:r>
      </w:ins>
    </w:p>
    <w:p w14:paraId="553CCF07" w14:textId="77777777" w:rsidR="00E43392" w:rsidRDefault="00E43392" w:rsidP="00E43392">
      <w:pPr>
        <w:pStyle w:val="ListParagraph"/>
        <w:rPr>
          <w:ins w:id="26" w:author="Microsoft Office User" w:date="2026-09-25T20:01:00Z" w16du:dateUtc="2026-09-26T00:01:00Z"/>
        </w:rPr>
      </w:pPr>
    </w:p>
    <w:p w14:paraId="18DF2646" w14:textId="77777777" w:rsidR="00E43392" w:rsidRDefault="00E43392" w:rsidP="00E43392">
      <w:pPr>
        <w:pStyle w:val="ListParagraph"/>
        <w:numPr>
          <w:ilvl w:val="0"/>
          <w:numId w:val="2"/>
        </w:numPr>
        <w:spacing w:after="0"/>
        <w:ind w:hanging="720"/>
        <w:rPr>
          <w:ins w:id="27" w:author="Microsoft Office User" w:date="2026-09-25T20:01:00Z" w16du:dateUtc="2026-09-26T00:01:00Z"/>
        </w:rPr>
      </w:pPr>
      <w:ins w:id="28" w:author="Microsoft Office User" w:date="2026-09-25T20:01:00Z" w16du:dateUtc="2026-09-26T00:01:00Z">
        <w:r>
          <w:t>Public Comments on Information Items</w:t>
        </w:r>
      </w:ins>
    </w:p>
    <w:p w14:paraId="43CC0008" w14:textId="77777777" w:rsidR="00E43392" w:rsidRDefault="00E43392" w:rsidP="00E43392">
      <w:pPr>
        <w:pStyle w:val="ListParagraph"/>
        <w:rPr>
          <w:ins w:id="29" w:author="Microsoft Office User" w:date="2026-09-25T20:01:00Z" w16du:dateUtc="2026-09-26T00:01:00Z"/>
        </w:rPr>
      </w:pPr>
    </w:p>
    <w:p w14:paraId="0429FA04" w14:textId="77777777" w:rsidR="00E43392" w:rsidRDefault="00E43392" w:rsidP="00E43392">
      <w:pPr>
        <w:pStyle w:val="ListParagraph"/>
        <w:numPr>
          <w:ilvl w:val="0"/>
          <w:numId w:val="2"/>
        </w:numPr>
        <w:spacing w:after="0"/>
        <w:ind w:hanging="720"/>
        <w:rPr>
          <w:ins w:id="30" w:author="Microsoft Office User" w:date="2026-09-25T20:01:00Z" w16du:dateUtc="2026-09-26T00:01:00Z"/>
        </w:rPr>
      </w:pPr>
      <w:ins w:id="31" w:author="Microsoft Office User" w:date="2026-09-25T20:01:00Z" w16du:dateUtc="2026-09-26T00:01:00Z">
        <w:r>
          <w:t>Information Item</w:t>
        </w:r>
      </w:ins>
    </w:p>
    <w:p w14:paraId="59692D64" w14:textId="77777777" w:rsidR="00E43392" w:rsidRDefault="00E43392" w:rsidP="00E43392">
      <w:pPr>
        <w:pStyle w:val="ListParagraph"/>
        <w:rPr>
          <w:ins w:id="32" w:author="Microsoft Office User" w:date="2026-09-25T20:01:00Z" w16du:dateUtc="2026-09-26T00:01:00Z"/>
        </w:rPr>
      </w:pPr>
    </w:p>
    <w:p w14:paraId="32FF292D" w14:textId="77777777" w:rsidR="00E43392" w:rsidRDefault="00E43392" w:rsidP="00E43392">
      <w:pPr>
        <w:pStyle w:val="ListParagraph"/>
        <w:numPr>
          <w:ilvl w:val="0"/>
          <w:numId w:val="3"/>
        </w:numPr>
        <w:spacing w:after="0"/>
        <w:rPr>
          <w:ins w:id="33" w:author="Microsoft Office User" w:date="2026-09-25T20:01:00Z" w16du:dateUtc="2026-09-26T00:01:00Z"/>
        </w:rPr>
      </w:pPr>
      <w:ins w:id="34" w:author="Microsoft Office User" w:date="2026-09-25T20:01:00Z" w16du:dateUtc="2026-09-26T00:01:00Z">
        <w:r>
          <w:t>Hamden Board of Education Policy #5131.911 Bullying</w:t>
        </w:r>
      </w:ins>
    </w:p>
    <w:p w14:paraId="01DB60A5" w14:textId="77777777" w:rsidR="00E43392" w:rsidRDefault="00E43392" w:rsidP="00E43392">
      <w:pPr>
        <w:spacing w:after="0"/>
        <w:rPr>
          <w:ins w:id="35" w:author="Microsoft Office User" w:date="2026-09-25T20:01:00Z" w16du:dateUtc="2026-09-26T00:01:00Z"/>
        </w:rPr>
      </w:pPr>
    </w:p>
    <w:p w14:paraId="58173D62" w14:textId="77777777" w:rsidR="00E43392" w:rsidRDefault="00E43392" w:rsidP="00E43392">
      <w:pPr>
        <w:pStyle w:val="ListParagraph"/>
        <w:numPr>
          <w:ilvl w:val="0"/>
          <w:numId w:val="2"/>
        </w:numPr>
        <w:spacing w:after="0"/>
        <w:ind w:hanging="720"/>
        <w:rPr>
          <w:ins w:id="36" w:author="Microsoft Office User" w:date="2026-09-25T20:01:00Z" w16du:dateUtc="2026-09-26T00:01:00Z"/>
        </w:rPr>
      </w:pPr>
      <w:ins w:id="37" w:author="Microsoft Office User" w:date="2026-09-25T20:01:00Z" w16du:dateUtc="2026-09-26T00:01:00Z">
        <w:r>
          <w:t>Public Comments on Action Items</w:t>
        </w:r>
      </w:ins>
    </w:p>
    <w:p w14:paraId="0E9AAF39" w14:textId="77777777" w:rsidR="00E43392" w:rsidRDefault="00E43392" w:rsidP="00E43392">
      <w:pPr>
        <w:spacing w:after="0"/>
        <w:rPr>
          <w:ins w:id="38" w:author="Microsoft Office User" w:date="2026-09-25T20:01:00Z" w16du:dateUtc="2026-09-26T00:01:00Z"/>
        </w:rPr>
      </w:pPr>
    </w:p>
    <w:p w14:paraId="5F40E749" w14:textId="77777777" w:rsidR="00E43392" w:rsidRDefault="00E43392" w:rsidP="00E43392">
      <w:pPr>
        <w:pStyle w:val="ListParagraph"/>
        <w:numPr>
          <w:ilvl w:val="0"/>
          <w:numId w:val="2"/>
        </w:numPr>
        <w:spacing w:after="0"/>
        <w:ind w:hanging="720"/>
        <w:rPr>
          <w:ins w:id="39" w:author="Microsoft Office User" w:date="2026-09-25T20:01:00Z" w16du:dateUtc="2026-09-26T00:01:00Z"/>
        </w:rPr>
      </w:pPr>
      <w:ins w:id="40" w:author="Microsoft Office User" w:date="2026-09-25T20:01:00Z" w16du:dateUtc="2026-09-26T00:01:00Z">
        <w:r>
          <w:t>Action Items</w:t>
        </w:r>
      </w:ins>
    </w:p>
    <w:p w14:paraId="57F5C398" w14:textId="77777777" w:rsidR="00E43392" w:rsidRDefault="00E43392" w:rsidP="00E43392">
      <w:pPr>
        <w:spacing w:after="0"/>
        <w:rPr>
          <w:ins w:id="41" w:author="Microsoft Office User" w:date="2026-09-25T20:01:00Z" w16du:dateUtc="2026-09-26T00:01:00Z"/>
        </w:rPr>
      </w:pPr>
    </w:p>
    <w:p w14:paraId="0A5D8387" w14:textId="77777777" w:rsidR="00E43392" w:rsidRDefault="00E43392" w:rsidP="00E43392">
      <w:pPr>
        <w:pStyle w:val="ListParagraph"/>
        <w:numPr>
          <w:ilvl w:val="0"/>
          <w:numId w:val="4"/>
        </w:numPr>
        <w:spacing w:after="0"/>
        <w:rPr>
          <w:ins w:id="42" w:author="Microsoft Office User" w:date="2026-09-25T20:01:00Z" w16du:dateUtc="2026-09-26T00:01:00Z"/>
        </w:rPr>
      </w:pPr>
      <w:ins w:id="43" w:author="Microsoft Office User" w:date="2026-09-25T20:01:00Z" w16du:dateUtc="2026-09-26T00:01:00Z">
        <w:r>
          <w:t>Approval to revise Hamden Board of Education Policy #4131 Staff Development</w:t>
        </w:r>
      </w:ins>
    </w:p>
    <w:p w14:paraId="408B7556" w14:textId="77777777" w:rsidR="00E43392" w:rsidRDefault="00E43392" w:rsidP="00E43392">
      <w:pPr>
        <w:spacing w:after="0"/>
        <w:rPr>
          <w:ins w:id="44" w:author="Microsoft Office User" w:date="2026-09-25T20:01:00Z" w16du:dateUtc="2026-09-26T00:01:00Z"/>
        </w:rPr>
      </w:pPr>
    </w:p>
    <w:p w14:paraId="41212CEC" w14:textId="77777777" w:rsidR="00E43392" w:rsidRDefault="00E43392" w:rsidP="00E43392">
      <w:pPr>
        <w:pStyle w:val="ListParagraph"/>
        <w:numPr>
          <w:ilvl w:val="0"/>
          <w:numId w:val="4"/>
        </w:numPr>
        <w:spacing w:after="0"/>
        <w:rPr>
          <w:ins w:id="45" w:author="Microsoft Office User" w:date="2026-09-25T20:01:00Z" w16du:dateUtc="2026-09-26T00:01:00Z"/>
        </w:rPr>
      </w:pPr>
      <w:ins w:id="46" w:author="Microsoft Office User" w:date="2026-09-25T20:01:00Z" w16du:dateUtc="2026-09-26T00:01:00Z">
        <w:r>
          <w:t>Approval to revise Hamden Board of Education Policy #5141.21 Administration of Medication</w:t>
        </w:r>
      </w:ins>
    </w:p>
    <w:p w14:paraId="30C53AEB" w14:textId="77777777" w:rsidR="00E43392" w:rsidRDefault="00E43392" w:rsidP="00E43392">
      <w:pPr>
        <w:pStyle w:val="ListParagraph"/>
        <w:rPr>
          <w:ins w:id="47" w:author="Microsoft Office User" w:date="2026-09-25T20:01:00Z" w16du:dateUtc="2026-09-26T00:01:00Z"/>
        </w:rPr>
      </w:pPr>
    </w:p>
    <w:p w14:paraId="19721367" w14:textId="77777777" w:rsidR="00E43392" w:rsidRDefault="00E43392" w:rsidP="00E43392">
      <w:pPr>
        <w:pStyle w:val="ListParagraph"/>
        <w:numPr>
          <w:ilvl w:val="0"/>
          <w:numId w:val="4"/>
        </w:numPr>
        <w:spacing w:after="0"/>
        <w:rPr>
          <w:ins w:id="48" w:author="Microsoft Office User" w:date="2026-09-25T20:01:00Z" w16du:dateUtc="2026-09-26T00:01:00Z"/>
        </w:rPr>
      </w:pPr>
      <w:ins w:id="49" w:author="Microsoft Office User" w:date="2026-09-25T20:01:00Z" w16du:dateUtc="2026-09-26T00:01:00Z">
        <w:r>
          <w:t>Approval of Hamden Board of Education Policy #6172 Alternative Education Program</w:t>
        </w:r>
      </w:ins>
    </w:p>
    <w:p w14:paraId="485F1B94" w14:textId="77777777" w:rsidR="00E43392" w:rsidRDefault="00E43392" w:rsidP="00E43392">
      <w:pPr>
        <w:pStyle w:val="ListParagraph"/>
        <w:rPr>
          <w:ins w:id="50" w:author="Microsoft Office User" w:date="2026-09-25T20:01:00Z" w16du:dateUtc="2026-09-26T00:01:00Z"/>
        </w:rPr>
      </w:pPr>
    </w:p>
    <w:p w14:paraId="03B1C959" w14:textId="77777777" w:rsidR="00E43392" w:rsidRDefault="00E43392" w:rsidP="00E43392">
      <w:pPr>
        <w:pStyle w:val="ListParagraph"/>
        <w:numPr>
          <w:ilvl w:val="0"/>
          <w:numId w:val="4"/>
        </w:numPr>
        <w:spacing w:after="0"/>
        <w:rPr>
          <w:ins w:id="51" w:author="Microsoft Office User" w:date="2026-09-25T20:01:00Z" w16du:dateUtc="2026-09-26T00:01:00Z"/>
        </w:rPr>
      </w:pPr>
      <w:ins w:id="52" w:author="Microsoft Office User" w:date="2026-09-25T20:01:00Z" w16du:dateUtc="2026-09-26T00:01:00Z">
        <w:r>
          <w:t>Approval to revise Hamden Board of Education Policy #9132 Bylaws and Committees</w:t>
        </w:r>
      </w:ins>
    </w:p>
    <w:p w14:paraId="568600DF" w14:textId="77777777" w:rsidR="00E43392" w:rsidRDefault="00E43392" w:rsidP="00E43392">
      <w:pPr>
        <w:pStyle w:val="ListParagraph"/>
        <w:rPr>
          <w:ins w:id="53" w:author="Microsoft Office User" w:date="2026-09-25T20:01:00Z" w16du:dateUtc="2026-09-26T00:01:00Z"/>
        </w:rPr>
      </w:pPr>
    </w:p>
    <w:p w14:paraId="6DDC44EC" w14:textId="77777777" w:rsidR="00E43392" w:rsidRDefault="00E43392" w:rsidP="00E43392">
      <w:pPr>
        <w:pStyle w:val="ListParagraph"/>
        <w:numPr>
          <w:ilvl w:val="0"/>
          <w:numId w:val="2"/>
        </w:numPr>
        <w:spacing w:after="0"/>
        <w:ind w:hanging="720"/>
        <w:rPr>
          <w:ins w:id="54" w:author="Microsoft Office User" w:date="2026-09-25T20:01:00Z" w16du:dateUtc="2026-09-26T00:01:00Z"/>
        </w:rPr>
      </w:pPr>
      <w:ins w:id="55" w:author="Microsoft Office User" w:date="2026-09-25T20:01:00Z" w16du:dateUtc="2026-09-26T00:01:00Z">
        <w:r>
          <w:t>Comments from Press and Public</w:t>
        </w:r>
      </w:ins>
    </w:p>
    <w:p w14:paraId="364D10BD" w14:textId="77777777" w:rsidR="00E43392" w:rsidRDefault="00E43392" w:rsidP="00E43392">
      <w:pPr>
        <w:spacing w:after="0"/>
        <w:rPr>
          <w:ins w:id="56" w:author="Microsoft Office User" w:date="2026-09-25T20:01:00Z" w16du:dateUtc="2026-09-26T00:01:00Z"/>
        </w:rPr>
      </w:pPr>
    </w:p>
    <w:p w14:paraId="0B478A4A" w14:textId="65689143" w:rsidR="00F505E0" w:rsidRDefault="00E43392" w:rsidP="00DC1A16">
      <w:pPr>
        <w:pStyle w:val="NoSpacing"/>
        <w:rPr>
          <w:del w:id="57" w:author="Microsoft Office User" w:date="2026-09-25T20:01:00Z" w16du:dateUtc="2026-09-26T00:01:00Z"/>
        </w:rPr>
      </w:pPr>
      <w:ins w:id="58" w:author="Microsoft Office User" w:date="2026-09-25T20:01:00Z" w16du:dateUtc="2026-09-26T00:01:00Z">
        <w:r>
          <w:t>Adjourn</w:t>
        </w:r>
      </w:ins>
      <w:del w:id="59" w:author="Microsoft Office User" w:date="2026-09-25T20:01:00Z" w16du:dateUtc="2026-09-26T00:01:00Z">
        <w:r w:rsidR="00DC1A16">
          <w:rPr>
            <w:b/>
            <w:bCs/>
          </w:rPr>
          <w:delText>School Forum Decisions – 1</w:delText>
        </w:r>
        <w:r w:rsidR="00A76C4E">
          <w:rPr>
            <w:b/>
            <w:bCs/>
          </w:rPr>
          <w:delText>3</w:delText>
        </w:r>
        <w:r w:rsidR="00DC1A16" w:rsidRPr="00DC1A16">
          <w:rPr>
            <w:b/>
            <w:bCs/>
            <w:vertAlign w:val="superscript"/>
          </w:rPr>
          <w:delText>th</w:delText>
        </w:r>
        <w:r w:rsidR="00DC1A16">
          <w:rPr>
            <w:b/>
            <w:bCs/>
          </w:rPr>
          <w:delText xml:space="preserve"> </w:delText>
        </w:r>
        <w:r w:rsidR="00A76C4E">
          <w:rPr>
            <w:b/>
            <w:bCs/>
          </w:rPr>
          <w:delText>July</w:delText>
        </w:r>
        <w:r w:rsidR="00DC1A16">
          <w:rPr>
            <w:b/>
            <w:bCs/>
          </w:rPr>
          <w:delText xml:space="preserve"> 2022</w:delText>
        </w:r>
      </w:del>
    </w:p>
    <w:p w14:paraId="05E98265" w14:textId="6A3C1F27" w:rsidR="00DC1A16" w:rsidRDefault="00DC1A16" w:rsidP="00DC1A16">
      <w:pPr>
        <w:pStyle w:val="NoSpacing"/>
        <w:rPr>
          <w:del w:id="60" w:author="Microsoft Office User" w:date="2026-09-25T20:01:00Z" w16du:dateUtc="2026-09-26T00:01:00Z"/>
        </w:rPr>
      </w:pPr>
    </w:p>
    <w:p w14:paraId="1F83F96E" w14:textId="1ACCD036" w:rsidR="00DC1A16" w:rsidRDefault="00DC1A16" w:rsidP="00DC1A16">
      <w:pPr>
        <w:pStyle w:val="NoSpacing"/>
        <w:rPr>
          <w:del w:id="61" w:author="Microsoft Office User" w:date="2026-09-25T20:01:00Z" w16du:dateUtc="2026-09-26T00:01:00Z"/>
        </w:rPr>
      </w:pPr>
      <w:del w:id="62" w:author="Microsoft Office User" w:date="2026-09-25T20:01:00Z" w16du:dateUtc="2026-09-26T00:01:00Z">
        <w:r>
          <w:rPr>
            <w:b/>
            <w:bCs/>
          </w:rPr>
          <w:delText xml:space="preserve">Agenda Item 2 – </w:delText>
        </w:r>
        <w:r w:rsidR="00AF534E">
          <w:rPr>
            <w:b/>
            <w:bCs/>
          </w:rPr>
          <w:delText>Early Years – Options for Allocating the Surplus Balance</w:delText>
        </w:r>
      </w:del>
    </w:p>
    <w:p w14:paraId="6456BDD6" w14:textId="6EBDB087" w:rsidR="00DC1A16" w:rsidRDefault="00DC1A16" w:rsidP="00DC1A16">
      <w:pPr>
        <w:pStyle w:val="NoSpacing"/>
        <w:rPr>
          <w:del w:id="63" w:author="Microsoft Office User" w:date="2026-09-25T20:01:00Z" w16du:dateUtc="2026-09-26T00:01:00Z"/>
        </w:rPr>
      </w:pPr>
    </w:p>
    <w:p w14:paraId="4519A57B" w14:textId="67C90A6B" w:rsidR="00DC1A16" w:rsidRPr="00023A9A" w:rsidRDefault="00DC1A16" w:rsidP="00DC1A16">
      <w:pPr>
        <w:ind w:left="540" w:hanging="540"/>
        <w:rPr>
          <w:del w:id="64" w:author="Microsoft Office User" w:date="2026-09-25T20:01:00Z" w16du:dateUtc="2026-09-26T00:01:00Z"/>
          <w:b/>
        </w:rPr>
      </w:pPr>
      <w:del w:id="65" w:author="Microsoft Office User" w:date="2026-09-25T20:01:00Z" w16du:dateUtc="2026-09-26T00:01:00Z">
        <w:r>
          <w:rPr>
            <w:b/>
          </w:rPr>
          <w:delText xml:space="preserve">2. </w:delText>
        </w:r>
        <w:r>
          <w:rPr>
            <w:b/>
          </w:rPr>
          <w:tab/>
          <w:delText xml:space="preserve">Recommendation </w:delText>
        </w:r>
      </w:del>
    </w:p>
    <w:p w14:paraId="7E2A198F" w14:textId="6134A853" w:rsidR="00DC1A16" w:rsidRDefault="00DC1A16" w:rsidP="00E460EE">
      <w:pPr>
        <w:spacing w:before="120"/>
        <w:ind w:left="567" w:hanging="567"/>
        <w:rPr>
          <w:del w:id="66" w:author="Microsoft Office User" w:date="2026-09-25T20:01:00Z" w16du:dateUtc="2026-09-26T00:01:00Z"/>
        </w:rPr>
      </w:pPr>
      <w:del w:id="67" w:author="Microsoft Office User" w:date="2026-09-25T20:01:00Z" w16du:dateUtc="2026-09-26T00:01:00Z">
        <w:r>
          <w:lastRenderedPageBreak/>
          <w:delText>2.1</w:delText>
        </w:r>
        <w:r>
          <w:tab/>
        </w:r>
        <w:r w:rsidR="00E460EE">
          <w:delText>Schools Forum approved the proposal to allocate £1 million of the Early Years Block surplus balance.</w:delText>
        </w:r>
        <w:r>
          <w:br/>
        </w:r>
      </w:del>
    </w:p>
    <w:p w14:paraId="540A9738" w14:textId="4EC99C9F" w:rsidR="00DC1A16" w:rsidRDefault="00DC1A16" w:rsidP="00DC1A16">
      <w:pPr>
        <w:pStyle w:val="NoSpacing"/>
        <w:ind w:left="567" w:hanging="567"/>
        <w:rPr>
          <w:del w:id="68" w:author="Microsoft Office User" w:date="2026-09-25T20:01:00Z" w16du:dateUtc="2026-09-26T00:01:00Z"/>
          <w:b/>
          <w:bCs/>
        </w:rPr>
      </w:pPr>
      <w:del w:id="69" w:author="Microsoft Office User" w:date="2026-09-25T20:01:00Z" w16du:dateUtc="2026-09-26T00:01:00Z">
        <w:r>
          <w:rPr>
            <w:b/>
            <w:bCs/>
          </w:rPr>
          <w:delText xml:space="preserve">Agenda Item 3 – </w:delText>
        </w:r>
        <w:r w:rsidR="00A3040B">
          <w:rPr>
            <w:b/>
            <w:bCs/>
          </w:rPr>
          <w:delText>Implementing the Schools National Funding Formula</w:delText>
        </w:r>
      </w:del>
    </w:p>
    <w:p w14:paraId="58EB4ACB" w14:textId="55A13585" w:rsidR="00DC1A16" w:rsidRDefault="00DC1A16" w:rsidP="00DC1A16">
      <w:pPr>
        <w:pStyle w:val="NoSpacing"/>
        <w:ind w:left="567" w:hanging="567"/>
        <w:rPr>
          <w:del w:id="70" w:author="Microsoft Office User" w:date="2026-09-25T20:01:00Z" w16du:dateUtc="2026-09-26T00:01:00Z"/>
          <w:b/>
          <w:bCs/>
        </w:rPr>
      </w:pPr>
    </w:p>
    <w:p w14:paraId="11A4D104" w14:textId="77777777" w:rsidR="00DC1A16" w:rsidRPr="00023A9A" w:rsidRDefault="00DC1A16" w:rsidP="00DC1A16">
      <w:pPr>
        <w:ind w:left="540" w:hanging="540"/>
        <w:rPr>
          <w:del w:id="71" w:author="Microsoft Office User" w:date="2026-09-25T20:01:00Z" w16du:dateUtc="2026-09-26T00:01:00Z"/>
          <w:b/>
        </w:rPr>
      </w:pPr>
      <w:del w:id="72" w:author="Microsoft Office User" w:date="2026-09-25T20:01:00Z" w16du:dateUtc="2026-09-26T00:01:00Z">
        <w:r>
          <w:rPr>
            <w:b/>
          </w:rPr>
          <w:delText xml:space="preserve">2. </w:delText>
        </w:r>
        <w:r>
          <w:rPr>
            <w:b/>
          </w:rPr>
          <w:tab/>
          <w:delText xml:space="preserve">Recommendations </w:delText>
        </w:r>
      </w:del>
    </w:p>
    <w:p w14:paraId="7AF33102" w14:textId="77777777" w:rsidR="00DC1A16" w:rsidRDefault="00DC1A16" w:rsidP="00DC1A16">
      <w:pPr>
        <w:pStyle w:val="TextR"/>
        <w:rPr>
          <w:del w:id="73" w:author="Microsoft Office User" w:date="2026-09-25T20:01:00Z" w16du:dateUtc="2026-09-26T00:01:00Z"/>
        </w:rPr>
      </w:pPr>
    </w:p>
    <w:p w14:paraId="40896B8B" w14:textId="14ACFCD8" w:rsidR="00DE3339" w:rsidRDefault="00DC1A16" w:rsidP="00DE3339">
      <w:pPr>
        <w:pStyle w:val="TextR"/>
        <w:ind w:left="567" w:hanging="567"/>
        <w:rPr>
          <w:del w:id="74" w:author="Microsoft Office User" w:date="2026-09-25T20:01:00Z" w16du:dateUtc="2026-09-26T00:01:00Z"/>
        </w:rPr>
      </w:pPr>
      <w:del w:id="75" w:author="Microsoft Office User" w:date="2026-09-25T20:01:00Z" w16du:dateUtc="2026-09-26T00:01:00Z">
        <w:r>
          <w:delText>2.1</w:delText>
        </w:r>
        <w:r>
          <w:tab/>
        </w:r>
        <w:r w:rsidR="00DE3339">
          <w:delText>Schools Forum noted the consultation.</w:delText>
        </w:r>
      </w:del>
    </w:p>
    <w:p w14:paraId="72EF8EFB" w14:textId="77777777" w:rsidR="00DE3339" w:rsidRDefault="00DE3339" w:rsidP="00DE3339">
      <w:pPr>
        <w:pStyle w:val="TextR"/>
        <w:ind w:left="567" w:hanging="567"/>
        <w:rPr>
          <w:del w:id="76" w:author="Microsoft Office User" w:date="2026-09-25T20:01:00Z" w16du:dateUtc="2026-09-26T00:01:00Z"/>
        </w:rPr>
      </w:pPr>
    </w:p>
    <w:p w14:paraId="6B4D2B11" w14:textId="467B9BFE" w:rsidR="00DE3339" w:rsidRDefault="00DE3339" w:rsidP="00DE3339">
      <w:pPr>
        <w:pStyle w:val="TextR"/>
        <w:ind w:left="567" w:hanging="567"/>
        <w:rPr>
          <w:del w:id="77" w:author="Microsoft Office User" w:date="2026-09-25T20:01:00Z" w16du:dateUtc="2026-09-26T00:01:00Z"/>
        </w:rPr>
      </w:pPr>
      <w:del w:id="78" w:author="Microsoft Office User" w:date="2026-09-25T20:01:00Z" w16du:dateUtc="2026-09-26T00:01:00Z">
        <w:r>
          <w:delText>2.2</w:delText>
        </w:r>
        <w:r>
          <w:tab/>
          <w:delText>Schools Forum agreed to submit a response to the consultation.</w:delText>
        </w:r>
      </w:del>
    </w:p>
    <w:p w14:paraId="0A7A1CFF" w14:textId="77777777" w:rsidR="00DE3339" w:rsidRDefault="00DE3339" w:rsidP="00DE3339">
      <w:pPr>
        <w:pStyle w:val="TextR"/>
        <w:ind w:left="567" w:hanging="567"/>
        <w:rPr>
          <w:del w:id="79" w:author="Microsoft Office User" w:date="2026-09-25T20:01:00Z" w16du:dateUtc="2026-09-26T00:01:00Z"/>
        </w:rPr>
      </w:pPr>
    </w:p>
    <w:p w14:paraId="09B712D2" w14:textId="557CAEEC" w:rsidR="00DE3339" w:rsidRDefault="00DE3339" w:rsidP="00DE3339">
      <w:pPr>
        <w:pStyle w:val="TextR"/>
        <w:ind w:left="567" w:hanging="567"/>
        <w:rPr>
          <w:del w:id="80" w:author="Microsoft Office User" w:date="2026-09-25T20:01:00Z" w16du:dateUtc="2026-09-26T00:01:00Z"/>
        </w:rPr>
      </w:pPr>
      <w:del w:id="81" w:author="Microsoft Office User" w:date="2026-09-25T20:01:00Z" w16du:dateUtc="2026-09-26T00:01:00Z">
        <w:r>
          <w:delText>2.3</w:delText>
        </w:r>
        <w:r>
          <w:tab/>
          <w:delText>Schools Forum agreed that the Finance Review Group formulates and submits a response on behalf of Forum.</w:delText>
        </w:r>
      </w:del>
    </w:p>
    <w:p w14:paraId="304868D2" w14:textId="64E9FBDB" w:rsidR="00036EE2" w:rsidRDefault="00036EE2" w:rsidP="00DC1A16">
      <w:pPr>
        <w:pStyle w:val="NoSpacing"/>
        <w:ind w:left="567" w:hanging="567"/>
        <w:rPr>
          <w:del w:id="82" w:author="Microsoft Office User" w:date="2026-09-25T20:01:00Z" w16du:dateUtc="2026-09-26T00:01:00Z"/>
        </w:rPr>
      </w:pPr>
    </w:p>
    <w:p w14:paraId="7F6FE9E7" w14:textId="39BBF3A9" w:rsidR="00036EE2" w:rsidRDefault="00036EE2" w:rsidP="00DC1A16">
      <w:pPr>
        <w:pStyle w:val="NoSpacing"/>
        <w:ind w:left="567" w:hanging="567"/>
        <w:rPr>
          <w:del w:id="83" w:author="Microsoft Office User" w:date="2026-09-25T20:01:00Z" w16du:dateUtc="2026-09-26T00:01:00Z"/>
        </w:rPr>
      </w:pPr>
      <w:del w:id="84" w:author="Microsoft Office User" w:date="2026-09-25T20:01:00Z" w16du:dateUtc="2026-09-26T00:01:00Z">
        <w:r>
          <w:rPr>
            <w:b/>
            <w:bCs/>
          </w:rPr>
          <w:delText xml:space="preserve">Agenda Item 4 – </w:delText>
        </w:r>
        <w:r w:rsidR="009324F2">
          <w:rPr>
            <w:b/>
            <w:bCs/>
          </w:rPr>
          <w:delText>Early Years Funding Formulae Consultation</w:delText>
        </w:r>
      </w:del>
    </w:p>
    <w:p w14:paraId="3117D5D3" w14:textId="7A72BC7E" w:rsidR="00036EE2" w:rsidRDefault="00036EE2" w:rsidP="00DC1A16">
      <w:pPr>
        <w:pStyle w:val="NoSpacing"/>
        <w:ind w:left="567" w:hanging="567"/>
        <w:rPr>
          <w:del w:id="85" w:author="Microsoft Office User" w:date="2026-09-25T20:01:00Z" w16du:dateUtc="2026-09-26T00:01:00Z"/>
        </w:rPr>
      </w:pPr>
    </w:p>
    <w:p w14:paraId="589194FF" w14:textId="6DBBCF1D" w:rsidR="00D91950" w:rsidRDefault="00036EE2" w:rsidP="00D91950">
      <w:pPr>
        <w:pStyle w:val="TextR"/>
        <w:ind w:left="567" w:hanging="567"/>
        <w:rPr>
          <w:del w:id="86" w:author="Microsoft Office User" w:date="2026-09-25T20:01:00Z" w16du:dateUtc="2026-09-26T00:01:00Z"/>
        </w:rPr>
      </w:pPr>
      <w:del w:id="87" w:author="Microsoft Office User" w:date="2026-09-25T20:01:00Z" w16du:dateUtc="2026-09-26T00:01:00Z">
        <w:r>
          <w:delText>2.1</w:delText>
        </w:r>
        <w:r>
          <w:tab/>
        </w:r>
        <w:r w:rsidR="00D91950">
          <w:delText>Schools Forum noted the consultation.</w:delText>
        </w:r>
      </w:del>
    </w:p>
    <w:p w14:paraId="640DE376" w14:textId="77777777" w:rsidR="00D91950" w:rsidRDefault="00D91950" w:rsidP="00D91950">
      <w:pPr>
        <w:pStyle w:val="TextR"/>
        <w:ind w:left="567" w:hanging="567"/>
        <w:rPr>
          <w:del w:id="88" w:author="Microsoft Office User" w:date="2026-09-25T20:01:00Z" w16du:dateUtc="2026-09-26T00:01:00Z"/>
        </w:rPr>
      </w:pPr>
    </w:p>
    <w:p w14:paraId="03DC0422" w14:textId="7F41251C" w:rsidR="00D91950" w:rsidRDefault="00D91950" w:rsidP="00D91950">
      <w:pPr>
        <w:pStyle w:val="TextR"/>
        <w:ind w:left="567" w:hanging="567"/>
        <w:rPr>
          <w:del w:id="89" w:author="Microsoft Office User" w:date="2026-09-25T20:01:00Z" w16du:dateUtc="2026-09-26T00:01:00Z"/>
        </w:rPr>
      </w:pPr>
      <w:del w:id="90" w:author="Microsoft Office User" w:date="2026-09-25T20:01:00Z" w16du:dateUtc="2026-09-26T00:01:00Z">
        <w:r>
          <w:delText>2.2</w:delText>
        </w:r>
        <w:r>
          <w:tab/>
          <w:delText>Schools Forum agreed to submit a response to the consultation.</w:delText>
        </w:r>
      </w:del>
    </w:p>
    <w:p w14:paraId="2A972CCC" w14:textId="77777777" w:rsidR="00D91950" w:rsidRDefault="00D91950" w:rsidP="00D91950">
      <w:pPr>
        <w:pStyle w:val="TextR"/>
        <w:ind w:left="567" w:hanging="567"/>
        <w:rPr>
          <w:del w:id="91" w:author="Microsoft Office User" w:date="2026-09-25T20:01:00Z" w16du:dateUtc="2026-09-26T00:01:00Z"/>
        </w:rPr>
      </w:pPr>
    </w:p>
    <w:p w14:paraId="58B4647E" w14:textId="3E6CAEC0" w:rsidR="00036EE2" w:rsidRDefault="00D91950" w:rsidP="00E43392">
      <w:pPr>
        <w:pStyle w:val="ListParagraph"/>
        <w:numPr>
          <w:ilvl w:val="0"/>
          <w:numId w:val="2"/>
        </w:numPr>
        <w:spacing w:after="0"/>
        <w:ind w:hanging="720"/>
        <w:pPrChange w:id="92" w:author="Microsoft Office User" w:date="2026-09-25T20:01:00Z" w16du:dateUtc="2026-09-26T00:01:00Z">
          <w:pPr>
            <w:pStyle w:val="TextR"/>
            <w:ind w:left="567" w:hanging="567"/>
          </w:pPr>
        </w:pPrChange>
      </w:pPr>
      <w:del w:id="93" w:author="Microsoft Office User" w:date="2026-09-25T20:01:00Z" w16du:dateUtc="2026-09-26T00:01:00Z">
        <w:r>
          <w:delText>2.3</w:delText>
        </w:r>
        <w:r>
          <w:tab/>
          <w:delText>Schools Forum agreed that the Finance Review Group formulates and submits a response on behalf of Forum, in consultation with the Early Years Sub Group.</w:delText>
        </w:r>
      </w:del>
    </w:p>
    <w:sectPr w:rsidR="00036EE2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  <w:sectPrChange w:id="96" w:author="Microsoft Office User" w:date="2026-09-25T20:01:00Z" w16du:dateUtc="2026-09-26T00:01:00Z">
        <w:sectPr w:rsidR="00036EE2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6C42C6" w14:textId="77777777" w:rsidR="00BB4A87" w:rsidRDefault="00BB4A87" w:rsidP="00B164FE">
      <w:pPr>
        <w:spacing w:after="0" w:line="240" w:lineRule="auto"/>
        <w:pPrChange w:id="4" w:author="Microsoft Office User" w:date="2026-09-25T20:01:00Z" w16du:dateUtc="2026-09-26T00:01:00Z">
          <w:pPr/>
        </w:pPrChange>
      </w:pPr>
      <w:r>
        <w:separator/>
      </w:r>
    </w:p>
  </w:endnote>
  <w:endnote w:type="continuationSeparator" w:id="0">
    <w:p w14:paraId="62BB5E3F" w14:textId="77777777" w:rsidR="00BB4A87" w:rsidRDefault="00BB4A87" w:rsidP="00B164FE">
      <w:pPr>
        <w:spacing w:after="0" w:line="240" w:lineRule="auto"/>
        <w:pPrChange w:id="5" w:author="Microsoft Office User" w:date="2026-09-25T20:01:00Z" w16du:dateUtc="2026-09-26T00:0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0AE770" w14:textId="77777777" w:rsidR="006E65B9" w:rsidRDefault="006E65B9">
    <w:pPr>
      <w:pStyle w:val="ListParagraph"/>
      <w:pPrChange w:id="95" w:author="Microsoft Office User" w:date="2026-09-25T20:01:00Z" w16du:dateUtc="2026-09-26T00:0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56BA0E" w14:textId="77777777" w:rsidR="00BB4A87" w:rsidRDefault="00BB4A87" w:rsidP="00B164FE">
      <w:pPr>
        <w:spacing w:after="0" w:line="240" w:lineRule="auto"/>
        <w:pPrChange w:id="2" w:author="Microsoft Office User" w:date="2026-09-25T20:01:00Z" w16du:dateUtc="2026-09-26T00:01:00Z">
          <w:pPr/>
        </w:pPrChange>
      </w:pPr>
      <w:r>
        <w:separator/>
      </w:r>
    </w:p>
  </w:footnote>
  <w:footnote w:type="continuationSeparator" w:id="0">
    <w:p w14:paraId="0AF986FC" w14:textId="77777777" w:rsidR="00BB4A87" w:rsidRDefault="00BB4A87" w:rsidP="00B164FE">
      <w:pPr>
        <w:spacing w:after="0" w:line="240" w:lineRule="auto"/>
        <w:pPrChange w:id="3" w:author="Microsoft Office User" w:date="2026-09-25T20:01:00Z" w16du:dateUtc="2026-09-26T00:0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DBE620" w14:textId="77777777" w:rsidR="006E65B9" w:rsidRDefault="006E65B9">
    <w:pPr>
      <w:pStyle w:val="TextR"/>
      <w:pPrChange w:id="94" w:author="Microsoft Office User" w:date="2026-09-25T20:01:00Z" w16du:dateUtc="2026-09-26T00:0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922A5"/>
    <w:multiLevelType w:val="hybridMultilevel"/>
    <w:tmpl w:val="73AE3822"/>
    <w:lvl w:ilvl="0" w:tplc="E89061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472ABD"/>
    <w:multiLevelType w:val="multilevel"/>
    <w:tmpl w:val="2EA6F64A"/>
    <w:lvl w:ilvl="0">
      <w:start w:val="1"/>
      <w:numFmt w:val="decimal"/>
      <w:lvlText w:val="%1."/>
      <w:lvlJc w:val="left"/>
      <w:pPr>
        <w:ind w:left="2629" w:hanging="360"/>
      </w:pPr>
      <w:rPr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2A94AE5"/>
    <w:multiLevelType w:val="hybridMultilevel"/>
    <w:tmpl w:val="A10CD276"/>
    <w:lvl w:ilvl="0" w:tplc="F1B2C6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B46DAA"/>
    <w:multiLevelType w:val="hybridMultilevel"/>
    <w:tmpl w:val="9808E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392968">
    <w:abstractNumId w:val="1"/>
  </w:num>
  <w:num w:numId="2" w16cid:durableId="1470322703">
    <w:abstractNumId w:val="3"/>
  </w:num>
  <w:num w:numId="3" w16cid:durableId="2060783058">
    <w:abstractNumId w:val="2"/>
  </w:num>
  <w:num w:numId="4" w16cid:durableId="10195029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16"/>
    <w:rsid w:val="000107D5"/>
    <w:rsid w:val="00036EE2"/>
    <w:rsid w:val="00101DB5"/>
    <w:rsid w:val="00361C0E"/>
    <w:rsid w:val="003A1E2C"/>
    <w:rsid w:val="0040115F"/>
    <w:rsid w:val="0054340B"/>
    <w:rsid w:val="00580541"/>
    <w:rsid w:val="005C7BB1"/>
    <w:rsid w:val="005D6D4D"/>
    <w:rsid w:val="005E33BB"/>
    <w:rsid w:val="00625A85"/>
    <w:rsid w:val="006E65B9"/>
    <w:rsid w:val="00863E50"/>
    <w:rsid w:val="008B3424"/>
    <w:rsid w:val="009324F2"/>
    <w:rsid w:val="00A114F8"/>
    <w:rsid w:val="00A3040B"/>
    <w:rsid w:val="00A76C4E"/>
    <w:rsid w:val="00AB77EC"/>
    <w:rsid w:val="00AF534E"/>
    <w:rsid w:val="00B164FE"/>
    <w:rsid w:val="00BB4A87"/>
    <w:rsid w:val="00BD6E98"/>
    <w:rsid w:val="00C52185"/>
    <w:rsid w:val="00C53598"/>
    <w:rsid w:val="00D91950"/>
    <w:rsid w:val="00DC1A16"/>
    <w:rsid w:val="00DD2B83"/>
    <w:rsid w:val="00DE3339"/>
    <w:rsid w:val="00E43392"/>
    <w:rsid w:val="00E460EE"/>
    <w:rsid w:val="00EE4F27"/>
    <w:rsid w:val="00F345ED"/>
    <w:rsid w:val="00F505E0"/>
    <w:rsid w:val="00F5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0F7CE"/>
  <w15:chartTrackingRefBased/>
  <w15:docId w15:val="{91E84CE9-0E89-4085-A702-32BF893A5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GB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7D5"/>
    <w:pPr>
      <w:widowControl w:val="0"/>
      <w:spacing w:after="200" w:line="276" w:lineRule="auto"/>
      <w:pPrChange w:id="0" w:author="Microsoft Office User" w:date="2026-09-25T20:01:00Z">
        <w:pPr/>
      </w:pPrChange>
    </w:pPr>
    <w:rPr>
      <w:rFonts w:ascii="Tahoma" w:eastAsia="Times New Roman" w:hAnsi="Tahoma" w:cs="Times New Roman"/>
      <w:sz w:val="22"/>
      <w:szCs w:val="20"/>
      <w:lang w:val="en-US"/>
      <w:rPrChange w:id="0" w:author="Microsoft Office User" w:date="2026-09-25T20:01:00Z">
        <w:rPr>
          <w:rFonts w:ascii="Arial" w:hAnsi="Arial"/>
          <w:sz w:val="24"/>
          <w:szCs w:val="24"/>
          <w:lang w:val="en-GB" w:eastAsia="en-GB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C1A16"/>
    <w:pPr>
      <w:spacing w:line="240" w:lineRule="auto"/>
    </w:pPr>
  </w:style>
  <w:style w:type="table" w:styleId="TableGrid">
    <w:name w:val="Table Grid"/>
    <w:basedOn w:val="TableNormal"/>
    <w:rsid w:val="00DC1A16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R">
    <w:name w:val="TextR"/>
    <w:basedOn w:val="Normal"/>
    <w:rsid w:val="00DC1A16"/>
    <w:pPr>
      <w:overflowPunct w:val="0"/>
      <w:autoSpaceDE w:val="0"/>
      <w:autoSpaceDN w:val="0"/>
      <w:adjustRightInd w:val="0"/>
      <w:textAlignment w:val="baseline"/>
    </w:pPr>
  </w:style>
  <w:style w:type="character" w:styleId="Emphasis">
    <w:name w:val="Emphasis"/>
    <w:basedOn w:val="DefaultParagraphFont"/>
    <w:qFormat/>
    <w:rsid w:val="006E65B9"/>
    <w:rPr>
      <w:i/>
      <w:iCs/>
    </w:rPr>
  </w:style>
  <w:style w:type="paragraph" w:styleId="ListParagraph">
    <w:name w:val="List Paragraph"/>
    <w:basedOn w:val="Normal"/>
    <w:uiPriority w:val="34"/>
    <w:qFormat/>
    <w:rsid w:val="00E43392"/>
    <w:pPr>
      <w:ind w:left="720"/>
      <w:contextualSpacing/>
      <w:pPrChange w:id="1" w:author="Microsoft Office User" w:date="2026-09-25T20:01:00Z">
        <w:pPr>
          <w:widowControl w:val="0"/>
          <w:spacing w:after="200" w:line="276" w:lineRule="auto"/>
          <w:ind w:left="720"/>
          <w:contextualSpacing/>
        </w:pPr>
      </w:pPrChange>
    </w:pPr>
    <w:rPr>
      <w:rPrChange w:id="1" w:author="Microsoft Office User" w:date="2026-09-25T20:01:00Z">
        <w:rPr>
          <w:rFonts w:ascii="Tahoma" w:hAnsi="Tahoma"/>
          <w:sz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6E65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5B9"/>
    <w:rPr>
      <w:rFonts w:eastAsia="Times New Roman" w:cs="Times New Roman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6E65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5B9"/>
    <w:rPr>
      <w:rFonts w:eastAsia="Times New Roman" w:cs="Times New Roman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0B48836D690C4AAC168C8448D2F721" ma:contentTypeVersion="3" ma:contentTypeDescription="Create a new document." ma:contentTypeScope="" ma:versionID="3c875ef21e689190717eaed2a37c2c3b">
  <xsd:schema xmlns:xsd="http://www.w3.org/2001/XMLSchema" xmlns:xs="http://www.w3.org/2001/XMLSchema" xmlns:p="http://schemas.microsoft.com/office/2006/metadata/properties" xmlns:ns1="http://schemas.microsoft.com/sharepoint/v3" xmlns:ns3="a5b7c433-9aa9-429c-ab64-277417faf551" targetNamespace="http://schemas.microsoft.com/office/2006/metadata/properties" ma:root="true" ma:fieldsID="1babdf99cd6754776f33f11ff93bbdd4" ns1:_="" ns3:_="">
    <xsd:import namespace="http://schemas.microsoft.com/sharepoint/v3"/>
    <xsd:import namespace="a5b7c433-9aa9-429c-ab64-277417faf551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b7c433-9aa9-429c-ab64-277417faf55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BE75C-90D0-43A9-BB77-F402FD8D4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95F01D71-8E1C-4961-A3B2-6BCC3C948A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E86A6B-BA42-4DC5-8EDF-B977A64572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5b7c433-9aa9-429c-ab64-277417faf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Stupples-Whyley - Senior Finance Business Partner</dc:creator>
  <cp:keywords/>
  <dc:description/>
  <cp:lastModifiedBy>Arthur Souza Rodrigues</cp:lastModifiedBy>
  <cp:revision>1</cp:revision>
  <dcterms:created xsi:type="dcterms:W3CDTF">2022-11-07T08:38:00Z</dcterms:created>
  <dcterms:modified xsi:type="dcterms:W3CDTF">2026-09-26T00:01:00Z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d8be9e-c8d9-4b9c-bd40-2c27cc7ea2e6_Enabled">
    <vt:lpwstr>true</vt:lpwstr>
  </property>
  <property fmtid="{D5CDD505-2E9C-101B-9397-08002B2CF9AE}" pid="3" name="MSIP_Label_39d8be9e-c8d9-4b9c-bd40-2c27cc7ea2e6_SetDate">
    <vt:lpwstr>2022-01-25T11:29:23Z</vt:lpwstr>
  </property>
  <property fmtid="{D5CDD505-2E9C-101B-9397-08002B2CF9AE}" pid="4" name="MSIP_Label_39d8be9e-c8d9-4b9c-bd40-2c27cc7ea2e6_Method">
    <vt:lpwstr>Standard</vt:lpwstr>
  </property>
  <property fmtid="{D5CDD505-2E9C-101B-9397-08002B2CF9AE}" pid="5" name="MSIP_Label_39d8be9e-c8d9-4b9c-bd40-2c27cc7ea2e6_Name">
    <vt:lpwstr>39d8be9e-c8d9-4b9c-bd40-2c27cc7ea2e6</vt:lpwstr>
  </property>
  <property fmtid="{D5CDD505-2E9C-101B-9397-08002B2CF9AE}" pid="6" name="MSIP_Label_39d8be9e-c8d9-4b9c-bd40-2c27cc7ea2e6_SiteId">
    <vt:lpwstr>a8b4324f-155c-4215-a0f1-7ed8cc9a992f</vt:lpwstr>
  </property>
  <property fmtid="{D5CDD505-2E9C-101B-9397-08002B2CF9AE}" pid="7" name="MSIP_Label_39d8be9e-c8d9-4b9c-bd40-2c27cc7ea2e6_ActionId">
    <vt:lpwstr>7b05b0ed-4df4-45f8-bd48-00007c59d46f</vt:lpwstr>
  </property>
  <property fmtid="{D5CDD505-2E9C-101B-9397-08002B2CF9AE}" pid="8" name="MSIP_Label_39d8be9e-c8d9-4b9c-bd40-2c27cc7ea2e6_ContentBits">
    <vt:lpwstr>0</vt:lpwstr>
  </property>
  <property fmtid="{D5CDD505-2E9C-101B-9397-08002B2CF9AE}" pid="9" name="ContentTypeId">
    <vt:lpwstr>0x0101004A0B48836D690C4AAC168C8448D2F721</vt:lpwstr>
  </property>
</Properties>
</file>