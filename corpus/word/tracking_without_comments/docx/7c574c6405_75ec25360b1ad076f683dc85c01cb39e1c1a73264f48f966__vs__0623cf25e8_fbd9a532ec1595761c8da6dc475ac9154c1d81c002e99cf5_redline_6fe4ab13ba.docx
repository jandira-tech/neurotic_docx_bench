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8BEF8" w14:textId="77777777" w:rsidR="00C7643B" w:rsidRPr="00EC0617" w:rsidRDefault="00C7643B" w:rsidP="00EC0617">
      <w:pPr>
        <w:spacing w:after="0"/>
        <w:rPr>
          <w:ins w:id="2" w:author="Pat" w:date="2026-09-25T19:59:00Z" w16du:dateUtc="2026-09-25T23:59:00Z"/>
          <w:b/>
          <w:bCs/>
        </w:rPr>
      </w:pPr>
      <w:ins w:id="3" w:author="Pat" w:date="2026-09-25T19:59:00Z" w16du:dateUtc="2026-09-25T23:59:00Z">
        <w:r w:rsidRPr="00EC0617">
          <w:rPr>
            <w:b/>
            <w:bCs/>
          </w:rPr>
          <w:t>Scramble for Africa</w:t>
        </w:r>
        <w:r w:rsidR="00EC0617">
          <w:rPr>
            <w:b/>
            <w:bCs/>
          </w:rPr>
          <w:t>!</w:t>
        </w:r>
        <w:r w:rsidRPr="00EC0617">
          <w:rPr>
            <w:b/>
            <w:bCs/>
          </w:rPr>
          <w:t xml:space="preserve"> Rules and Directions</w:t>
        </w:r>
      </w:ins>
    </w:p>
    <w:p w14:paraId="6BA31133" w14:textId="77777777" w:rsidR="00C7643B" w:rsidRPr="00EC0617" w:rsidRDefault="00C7643B" w:rsidP="00EC0617">
      <w:pPr>
        <w:spacing w:after="0"/>
        <w:rPr>
          <w:ins w:id="4" w:author="Pat" w:date="2026-09-25T19:59:00Z" w16du:dateUtc="2026-09-25T23:59:00Z"/>
          <w:u w:val="single"/>
        </w:rPr>
      </w:pPr>
      <w:ins w:id="5" w:author="Pat" w:date="2026-09-25T19:59:00Z" w16du:dateUtc="2026-09-25T23:59:00Z">
        <w:r w:rsidRPr="00EC0617">
          <w:rPr>
            <w:u w:val="single"/>
          </w:rPr>
          <w:t>Directions:</w:t>
        </w:r>
      </w:ins>
    </w:p>
    <w:p w14:paraId="69D7BAF3" w14:textId="77777777" w:rsidR="00C7643B" w:rsidRDefault="00C7643B" w:rsidP="00EC0617">
      <w:pPr>
        <w:spacing w:after="0"/>
        <w:rPr>
          <w:ins w:id="6" w:author="Pat" w:date="2026-09-25T19:59:00Z" w16du:dateUtc="2026-09-25T23:59:00Z"/>
        </w:rPr>
      </w:pPr>
      <w:ins w:id="7" w:author="Pat" w:date="2026-09-25T19:59:00Z" w16du:dateUtc="2026-09-25T23:59:00Z">
        <w:r>
          <w:t>1. Everyone starts at the Berlin Conference. To leave the Berlin Conference one must role a double anything.</w:t>
        </w:r>
      </w:ins>
    </w:p>
    <w:p w14:paraId="142BEC00" w14:textId="77777777" w:rsidR="00C7643B" w:rsidRDefault="00C7643B" w:rsidP="00E41711">
      <w:pPr>
        <w:spacing w:after="0"/>
        <w:rPr>
          <w:ins w:id="8" w:author="Pat" w:date="2026-09-25T19:59:00Z" w16du:dateUtc="2026-09-25T23:59:00Z"/>
        </w:rPr>
      </w:pPr>
      <w:ins w:id="9" w:author="Pat" w:date="2026-09-25T19:59:00Z" w16du:dateUtc="2026-09-25T23:59:00Z">
        <w:r>
          <w:t xml:space="preserve">2. The </w:t>
        </w:r>
        <w:r w:rsidR="00B5712E">
          <w:t>turn-</w:t>
        </w:r>
        <w:r>
          <w:t xml:space="preserve">order is: England, France, </w:t>
        </w:r>
        <w:r w:rsidR="00E41711">
          <w:t>Belgium</w:t>
        </w:r>
        <w:r>
          <w:t>, Italy, Germany</w:t>
        </w:r>
      </w:ins>
    </w:p>
    <w:p w14:paraId="740968CE" w14:textId="77777777" w:rsidR="00B5712E" w:rsidRDefault="00B5712E" w:rsidP="00E41711">
      <w:pPr>
        <w:spacing w:after="0"/>
        <w:rPr>
          <w:ins w:id="10" w:author="Pat" w:date="2026-09-25T19:59:00Z" w16du:dateUtc="2026-09-25T23:59:00Z"/>
        </w:rPr>
      </w:pPr>
      <w:ins w:id="11" w:author="Pat" w:date="2026-09-25T19:59:00Z" w16du:dateUtc="2026-09-25T23:59:00Z">
        <w:r>
          <w:t xml:space="preserve">3. England=Red; France=Blue; </w:t>
        </w:r>
        <w:r w:rsidR="00E41711">
          <w:t>Belgium</w:t>
        </w:r>
        <w:r>
          <w:t>=Yellow; Italy=Green; Germany=Orange</w:t>
        </w:r>
      </w:ins>
    </w:p>
    <w:p w14:paraId="28069881" w14:textId="77777777" w:rsidR="00C7643B" w:rsidRDefault="00B5712E" w:rsidP="006F06A5">
      <w:pPr>
        <w:spacing w:after="0"/>
        <w:rPr>
          <w:ins w:id="12" w:author="Pat" w:date="2026-09-25T19:59:00Z" w16du:dateUtc="2026-09-25T23:59:00Z"/>
        </w:rPr>
      </w:pPr>
      <w:ins w:id="13" w:author="Pat" w:date="2026-09-25T19:59:00Z" w16du:dateUtc="2026-09-25T23:59:00Z">
        <w:r>
          <w:t>4</w:t>
        </w:r>
        <w:r w:rsidR="00C7643B">
          <w:t xml:space="preserve">. Each Group has a task card that you </w:t>
        </w:r>
        <w:r w:rsidR="006F06A5">
          <w:t>need to</w:t>
        </w:r>
        <w:r w:rsidR="00C7643B">
          <w:t xml:space="preserve"> follow.</w:t>
        </w:r>
      </w:ins>
    </w:p>
    <w:p w14:paraId="20155579" w14:textId="77777777" w:rsidR="00C7643B" w:rsidRDefault="00B5712E" w:rsidP="006F06A5">
      <w:pPr>
        <w:spacing w:after="0"/>
        <w:rPr>
          <w:ins w:id="14" w:author="Pat" w:date="2026-09-25T19:59:00Z" w16du:dateUtc="2026-09-25T23:59:00Z"/>
        </w:rPr>
      </w:pPr>
      <w:ins w:id="15" w:author="Pat" w:date="2026-09-25T19:59:00Z" w16du:dateUtc="2026-09-25T23:59:00Z">
        <w:r>
          <w:t>5</w:t>
        </w:r>
        <w:r w:rsidR="00C7643B">
          <w:t>. On your turn you must declare which</w:t>
        </w:r>
        <w:r>
          <w:t xml:space="preserve"> unoccupied</w:t>
        </w:r>
        <w:r w:rsidR="00C7643B">
          <w:t xml:space="preserve"> colony t</w:t>
        </w:r>
        <w:r w:rsidR="006F06A5">
          <w:t xml:space="preserve">o enter. To get into the colony= role a </w:t>
        </w:r>
        <w:r w:rsidR="00C7643B">
          <w:t>double anything.</w:t>
        </w:r>
      </w:ins>
    </w:p>
    <w:p w14:paraId="6D7CB6CE" w14:textId="77777777" w:rsidR="00C7643B" w:rsidRDefault="00B5712E" w:rsidP="00EC0617">
      <w:pPr>
        <w:spacing w:after="0"/>
        <w:rPr>
          <w:ins w:id="16" w:author="Pat" w:date="2026-09-25T19:59:00Z" w16du:dateUtc="2026-09-25T23:59:00Z"/>
        </w:rPr>
      </w:pPr>
      <w:ins w:id="17" w:author="Pat" w:date="2026-09-25T19:59:00Z" w16du:dateUtc="2026-09-25T23:59:00Z">
        <w:r>
          <w:t>6</w:t>
        </w:r>
        <w:r w:rsidR="00C7643B">
          <w:t>.</w:t>
        </w:r>
        <w:r>
          <w:t xml:space="preserve"> Once you take a colony you need to LIGHTLY shade it your nations color.</w:t>
        </w:r>
      </w:ins>
    </w:p>
    <w:p w14:paraId="647DF159" w14:textId="77777777" w:rsidR="00EC0617" w:rsidRDefault="00EC0617" w:rsidP="00EC0617">
      <w:pPr>
        <w:spacing w:after="0"/>
        <w:rPr>
          <w:ins w:id="18" w:author="Pat" w:date="2026-09-25T19:59:00Z" w16du:dateUtc="2026-09-25T23:59:00Z"/>
        </w:rPr>
      </w:pPr>
    </w:p>
    <w:p w14:paraId="4EA0CE8E" w14:textId="77777777" w:rsidR="00C7643B" w:rsidRPr="00EC0617" w:rsidRDefault="006F06A5" w:rsidP="00EC0617">
      <w:pPr>
        <w:spacing w:after="0"/>
        <w:rPr>
          <w:ins w:id="19" w:author="Pat" w:date="2026-09-25T19:59:00Z" w16du:dateUtc="2026-09-25T23:59:00Z"/>
          <w:u w:val="single"/>
        </w:rPr>
      </w:pPr>
      <w:ins w:id="20" w:author="Pat" w:date="2026-09-25T19:59:00Z" w16du:dateUtc="2026-09-25T23:59:00Z">
        <w:r>
          <w:rPr>
            <w:u w:val="single"/>
          </w:rPr>
          <w:t xml:space="preserve">Game </w:t>
        </w:r>
        <w:r w:rsidR="00C7643B" w:rsidRPr="00EC0617">
          <w:rPr>
            <w:u w:val="single"/>
          </w:rPr>
          <w:t>Rules</w:t>
        </w:r>
      </w:ins>
    </w:p>
    <w:p w14:paraId="0A20F4A8" w14:textId="77777777" w:rsidR="00C7643B" w:rsidRDefault="00C7643B" w:rsidP="00EC0617">
      <w:pPr>
        <w:spacing w:after="0"/>
        <w:rPr>
          <w:ins w:id="21" w:author="Pat" w:date="2026-09-25T19:59:00Z" w16du:dateUtc="2026-09-25T23:59:00Z"/>
        </w:rPr>
      </w:pPr>
      <w:ins w:id="22" w:author="Pat" w:date="2026-09-25T19:59:00Z" w16du:dateUtc="2026-09-25T23:59:00Z">
        <w:r>
          <w:t xml:space="preserve">1. You can only enter a colony with a “star.” </w:t>
        </w:r>
      </w:ins>
    </w:p>
    <w:p w14:paraId="2D56870E" w14:textId="77777777" w:rsidR="00C7643B" w:rsidRDefault="00C7643B" w:rsidP="00EC0617">
      <w:pPr>
        <w:spacing w:after="0"/>
        <w:rPr>
          <w:ins w:id="23" w:author="Pat" w:date="2026-09-25T19:59:00Z" w16du:dateUtc="2026-09-25T23:59:00Z"/>
        </w:rPr>
      </w:pPr>
      <w:ins w:id="24" w:author="Pat" w:date="2026-09-25T19:59:00Z" w16du:dateUtc="2026-09-25T23:59:00Z">
        <w:r>
          <w:t>2. You can only leave a colony with a “star”</w:t>
        </w:r>
      </w:ins>
    </w:p>
    <w:p w14:paraId="6B87FC80" w14:textId="77777777" w:rsidR="00C7643B" w:rsidRDefault="00C7643B" w:rsidP="00EC0617">
      <w:pPr>
        <w:spacing w:after="0"/>
        <w:rPr>
          <w:ins w:id="25" w:author="Pat" w:date="2026-09-25T19:59:00Z" w16du:dateUtc="2026-09-25T23:59:00Z"/>
        </w:rPr>
      </w:pPr>
      <w:ins w:id="26" w:author="Pat" w:date="2026-09-25T19:59:00Z" w16du:dateUtc="2026-09-25T23:59:00Z">
        <w:r>
          <w:t>3. You are allowed to move inland from the shore and conquer</w:t>
        </w:r>
        <w:r w:rsidR="00B5712E">
          <w:t xml:space="preserve"> unoccupied</w:t>
        </w:r>
        <w:r>
          <w:t xml:space="preserve"> territories</w:t>
        </w:r>
        <w:r w:rsidR="00B5712E">
          <w:t xml:space="preserve"> by rolling Double 6’s</w:t>
        </w:r>
        <w:r>
          <w:t xml:space="preserve">. </w:t>
        </w:r>
      </w:ins>
    </w:p>
    <w:p w14:paraId="5AEEA13A" w14:textId="77777777" w:rsidR="00EC0617" w:rsidRDefault="00EC0617" w:rsidP="00EC0617">
      <w:pPr>
        <w:spacing w:after="0"/>
        <w:rPr>
          <w:ins w:id="27" w:author="Pat" w:date="2026-09-25T19:59:00Z" w16du:dateUtc="2026-09-25T23:59:00Z"/>
        </w:rPr>
      </w:pPr>
      <w:ins w:id="28" w:author="Pat" w:date="2026-09-25T19:59:00Z" w16du:dateUtc="2026-09-25T23:59:00Z">
        <w:r>
          <w:t>4. You may conquer an unoccupied colony OR you may attack an occupied colony on your turn. You may not do both. Colonies with stars may be attacked or occupied only.</w:t>
        </w:r>
      </w:ins>
    </w:p>
    <w:p w14:paraId="0FAC091D" w14:textId="77777777" w:rsidR="00EC0617" w:rsidRDefault="00EC0617" w:rsidP="00EC0617">
      <w:pPr>
        <w:spacing w:after="0"/>
        <w:rPr>
          <w:ins w:id="29" w:author="Pat" w:date="2026-09-25T19:59:00Z" w16du:dateUtc="2026-09-25T23:59:00Z"/>
        </w:rPr>
      </w:pPr>
      <w:ins w:id="30" w:author="Pat" w:date="2026-09-25T19:59:00Z" w16du:dateUtc="2026-09-25T23:59:00Z">
        <w:r>
          <w:t xml:space="preserve">5. Alliances may be formed or broken. The use of </w:t>
        </w:r>
        <w:r w:rsidRPr="00EC0617">
          <w:rPr>
            <w:i/>
            <w:iCs/>
          </w:rPr>
          <w:t>realpolitik</w:t>
        </w:r>
        <w:r>
          <w:t xml:space="preserve"> is encouraged.</w:t>
        </w:r>
      </w:ins>
    </w:p>
    <w:p w14:paraId="55E6453F" w14:textId="77777777" w:rsidR="00EC0617" w:rsidRDefault="00EC0617" w:rsidP="00EC0617">
      <w:pPr>
        <w:spacing w:after="0"/>
        <w:rPr>
          <w:ins w:id="31" w:author="Pat" w:date="2026-09-25T19:59:00Z" w16du:dateUtc="2026-09-25T23:59:00Z"/>
        </w:rPr>
      </w:pPr>
    </w:p>
    <w:p w14:paraId="7DFB6610" w14:textId="77777777" w:rsidR="00B5712E" w:rsidRPr="00EC0617" w:rsidRDefault="00EC0617" w:rsidP="00EC0617">
      <w:pPr>
        <w:spacing w:after="0"/>
        <w:rPr>
          <w:ins w:id="32" w:author="Pat" w:date="2026-09-25T19:59:00Z" w16du:dateUtc="2026-09-25T23:59:00Z"/>
          <w:u w:val="single"/>
        </w:rPr>
      </w:pPr>
      <w:ins w:id="33" w:author="Pat" w:date="2026-09-25T19:59:00Z" w16du:dateUtc="2026-09-25T23:59:00Z">
        <w:r w:rsidRPr="00EC0617">
          <w:rPr>
            <w:u w:val="single"/>
          </w:rPr>
          <w:t xml:space="preserve"> Attacking/Entering Occupied Colonies Rules</w:t>
        </w:r>
      </w:ins>
    </w:p>
    <w:p w14:paraId="30876E65" w14:textId="77777777" w:rsidR="00EC0617" w:rsidRDefault="00EC0617" w:rsidP="00EC0617">
      <w:pPr>
        <w:spacing w:after="0"/>
        <w:rPr>
          <w:ins w:id="34" w:author="Pat" w:date="2026-09-25T19:59:00Z" w16du:dateUtc="2026-09-25T23:59:00Z"/>
        </w:rPr>
      </w:pPr>
      <w:ins w:id="35" w:author="Pat" w:date="2026-09-25T19:59:00Z" w16du:dateUtc="2026-09-25T23:59:00Z">
        <w:r>
          <w:t>1. You may only attack adjacent colonies next to yours</w:t>
        </w:r>
      </w:ins>
    </w:p>
    <w:p w14:paraId="56A2F8D3" w14:textId="77777777" w:rsidR="00EC0617" w:rsidRDefault="00EC0617" w:rsidP="00EC0617">
      <w:pPr>
        <w:spacing w:after="0"/>
        <w:rPr>
          <w:ins w:id="36" w:author="Pat" w:date="2026-09-25T19:59:00Z" w16du:dateUtc="2026-09-25T23:59:00Z"/>
        </w:rPr>
      </w:pPr>
      <w:ins w:id="37" w:author="Pat" w:date="2026-09-25T19:59:00Z" w16du:dateUtc="2026-09-25T23:59:00Z">
        <w:r>
          <w:t>2. You must declare which colony you are attacking</w:t>
        </w:r>
      </w:ins>
    </w:p>
    <w:p w14:paraId="45309237" w14:textId="77777777" w:rsidR="00EC0617" w:rsidRDefault="00EC0617" w:rsidP="00EC0617">
      <w:pPr>
        <w:spacing w:after="0"/>
        <w:rPr>
          <w:ins w:id="38" w:author="Pat" w:date="2026-09-25T19:59:00Z" w16du:dateUtc="2026-09-25T23:59:00Z"/>
        </w:rPr>
      </w:pPr>
      <w:ins w:id="39" w:author="Pat" w:date="2026-09-25T19:59:00Z" w16du:dateUtc="2026-09-25T23:59:00Z">
        <w:r>
          <w:t>3. Each p</w:t>
        </w:r>
        <w:r w:rsidR="006F06A5">
          <w:t>erson rolls 1 die. Attacker rolls first. Defender roll</w:t>
        </w:r>
        <w:r>
          <w:t>s second. Highest number wins th</w:t>
        </w:r>
        <w:r w:rsidR="006F06A5">
          <w:t>e colony. If there is a tie their</w:t>
        </w:r>
        <w:r>
          <w:t xml:space="preserve"> is a re-roll until one person wins. </w:t>
        </w:r>
      </w:ins>
    </w:p>
    <w:p w14:paraId="73662078" w14:textId="77777777" w:rsidR="00EC0617" w:rsidRDefault="00EC0617" w:rsidP="00EC0617">
      <w:pPr>
        <w:spacing w:after="0"/>
        <w:rPr>
          <w:ins w:id="40" w:author="Pat" w:date="2026-09-25T19:59:00Z" w16du:dateUtc="2026-09-25T23:59:00Z"/>
        </w:rPr>
      </w:pPr>
      <w:ins w:id="41" w:author="Pat" w:date="2026-09-25T19:59:00Z" w16du:dateUtc="2026-09-25T23:59:00Z">
        <w:r>
          <w:t xml:space="preserve">    If defender wins=You defended off the attack and preserve your colony</w:t>
        </w:r>
      </w:ins>
    </w:p>
    <w:p w14:paraId="2FF8894A" w14:textId="77777777" w:rsidR="00EC0617" w:rsidRDefault="00EC0617" w:rsidP="00EC0617">
      <w:pPr>
        <w:spacing w:after="0"/>
        <w:rPr>
          <w:ins w:id="42" w:author="Pat" w:date="2026-09-25T19:59:00Z" w16du:dateUtc="2026-09-25T23:59:00Z"/>
        </w:rPr>
      </w:pPr>
      <w:ins w:id="43" w:author="Pat" w:date="2026-09-25T19:59:00Z" w16du:dateUtc="2026-09-25T23:59:00Z">
        <w:r>
          <w:t xml:space="preserve">    If attacker wins=You take the colony. LIGHTLY color over the existing color with your nation’s color.</w:t>
        </w:r>
      </w:ins>
    </w:p>
    <w:p w14:paraId="6CB7B2B9" w14:textId="77777777" w:rsidR="00EC0617" w:rsidRDefault="00EC0617" w:rsidP="00EC0617">
      <w:pPr>
        <w:spacing w:after="0"/>
        <w:rPr>
          <w:ins w:id="44" w:author="Pat" w:date="2026-09-25T19:59:00Z" w16du:dateUtc="2026-09-25T23:59:00Z"/>
        </w:rPr>
      </w:pPr>
    </w:p>
    <w:p w14:paraId="5E50510D" w14:textId="77777777" w:rsidR="00C7643B" w:rsidRPr="00EC0617" w:rsidRDefault="00EC0617" w:rsidP="00EC0617">
      <w:pPr>
        <w:spacing w:after="0"/>
        <w:rPr>
          <w:ins w:id="45" w:author="Pat" w:date="2026-09-25T19:59:00Z" w16du:dateUtc="2026-09-25T23:59:00Z"/>
        </w:rPr>
      </w:pPr>
      <w:ins w:id="46" w:author="Pat" w:date="2026-09-25T19:59:00Z" w16du:dateUtc="2026-09-25T23:59:00Z">
        <w:r>
          <w:t xml:space="preserve">   </w:t>
        </w:r>
        <w:r w:rsidR="00C7643B" w:rsidRPr="00EC0617">
          <w:rPr>
            <w:u w:val="single"/>
          </w:rPr>
          <w:t>Special Rules:</w:t>
        </w:r>
      </w:ins>
    </w:p>
    <w:p w14:paraId="4A424480" w14:textId="77777777" w:rsidR="00C7643B" w:rsidRDefault="00C7643B" w:rsidP="00EC0617">
      <w:pPr>
        <w:spacing w:after="0"/>
        <w:rPr>
          <w:ins w:id="47" w:author="Pat" w:date="2026-09-25T19:59:00Z" w16du:dateUtc="2026-09-25T23:59:00Z"/>
        </w:rPr>
      </w:pPr>
      <w:ins w:id="48" w:author="Pat" w:date="2026-09-25T19:59:00Z" w16du:dateUtc="2026-09-25T23:59:00Z">
        <w:r>
          <w:t>1. If you are to conquer Ethiopia you must role</w:t>
        </w:r>
        <w:r w:rsidR="00B5712E">
          <w:t xml:space="preserve"> Double 6’s to enter then</w:t>
        </w:r>
        <w:r>
          <w:t xml:space="preserve"> Double 6’s</w:t>
        </w:r>
        <w:r w:rsidR="00B5712E">
          <w:t xml:space="preserve"> to conquer it.</w:t>
        </w:r>
      </w:ins>
    </w:p>
    <w:p w14:paraId="6B4AC81A" w14:textId="77777777" w:rsidR="00B5712E" w:rsidRDefault="00C7643B" w:rsidP="00EC0617">
      <w:pPr>
        <w:spacing w:after="0"/>
        <w:rPr>
          <w:ins w:id="49" w:author="Pat" w:date="2026-09-25T19:59:00Z" w16du:dateUtc="2026-09-25T23:59:00Z"/>
        </w:rPr>
      </w:pPr>
      <w:ins w:id="50" w:author="Pat" w:date="2026-09-25T19:59:00Z" w16du:dateUtc="2026-09-25T23:59:00Z">
        <w:r>
          <w:t>2. If you are to conquer Liberia you must role Double 6’s</w:t>
        </w:r>
        <w:r w:rsidR="00B5712E">
          <w:t xml:space="preserve"> to enter and then Double 6’s to conquer it</w:t>
        </w:r>
        <w:r>
          <w:t xml:space="preserve">. </w:t>
        </w:r>
      </w:ins>
    </w:p>
    <w:p w14:paraId="2EEB72F9" w14:textId="77777777" w:rsidR="00EC0617" w:rsidRDefault="00EC0617" w:rsidP="00EC0617">
      <w:pPr>
        <w:spacing w:after="0"/>
        <w:rPr>
          <w:ins w:id="51" w:author="Pat" w:date="2026-09-25T19:59:00Z" w16du:dateUtc="2026-09-25T23:59:00Z"/>
        </w:rPr>
      </w:pPr>
    </w:p>
    <w:p w14:paraId="19A69918" w14:textId="77777777" w:rsidR="00EC0617" w:rsidRPr="00EC0617" w:rsidRDefault="00C7643B" w:rsidP="00EC0617">
      <w:pPr>
        <w:spacing w:after="0"/>
        <w:rPr>
          <w:ins w:id="52" w:author="Pat" w:date="2026-09-25T19:59:00Z" w16du:dateUtc="2026-09-25T23:59:00Z"/>
          <w:u w:val="single"/>
        </w:rPr>
      </w:pPr>
      <w:ins w:id="53" w:author="Pat" w:date="2026-09-25T19:59:00Z" w16du:dateUtc="2026-09-25T23:59:00Z">
        <w:r w:rsidRPr="00EC0617">
          <w:rPr>
            <w:u w:val="single"/>
          </w:rPr>
          <w:t>Winning:</w:t>
        </w:r>
      </w:ins>
    </w:p>
    <w:p w14:paraId="274BF102" w14:textId="77777777" w:rsidR="00C7643B" w:rsidRDefault="00C7643B" w:rsidP="00EC0617">
      <w:pPr>
        <w:spacing w:after="0"/>
        <w:rPr>
          <w:ins w:id="54" w:author="Pat" w:date="2026-09-25T19:59:00Z" w16du:dateUtc="2026-09-25T23:59:00Z"/>
        </w:rPr>
      </w:pPr>
      <w:ins w:id="55" w:author="Pat" w:date="2026-09-25T19:59:00Z" w16du:dateUtc="2026-09-25T23:59:00Z">
        <w:r>
          <w:t>1. You may win the game if you accomplish your nation’s task</w:t>
        </w:r>
      </w:ins>
    </w:p>
    <w:p w14:paraId="2769918D" w14:textId="77777777" w:rsidR="00C7643B" w:rsidRDefault="00C7643B" w:rsidP="00EC0617">
      <w:pPr>
        <w:spacing w:after="0"/>
        <w:rPr>
          <w:ins w:id="56" w:author="Pat" w:date="2026-09-25T19:59:00Z" w16du:dateUtc="2026-09-25T23:59:00Z"/>
        </w:rPr>
      </w:pPr>
      <w:ins w:id="57" w:author="Pat" w:date="2026-09-25T19:59:00Z" w16du:dateUtc="2026-09-25T23:59:00Z">
        <w:r>
          <w:t>2. You may win the game if you have the most amount of points</w:t>
        </w:r>
        <w:r w:rsidR="00B5712E">
          <w:t xml:space="preserve"> after time ends</w:t>
        </w:r>
        <w:r>
          <w:t>.</w:t>
        </w:r>
      </w:ins>
    </w:p>
    <w:p w14:paraId="18018E10" w14:textId="77777777" w:rsidR="00895F9C" w:rsidRDefault="00895F9C" w:rsidP="00EC0617">
      <w:pPr>
        <w:spacing w:after="0"/>
        <w:rPr>
          <w:ins w:id="58" w:author="Pat" w:date="2026-09-25T19:59:00Z" w16du:dateUtc="2026-09-25T23:59:00Z"/>
        </w:rPr>
      </w:pPr>
      <w:ins w:id="59" w:author="Pat" w:date="2026-09-25T19:59:00Z" w16du:dateUtc="2026-09-25T23:59:00Z">
        <w:r>
          <w:t xml:space="preserve">    </w:t>
        </w:r>
        <w:r>
          <w:sym w:font="Wingdings" w:char="F0E0"/>
        </w:r>
        <w:r>
          <w:t>Everyone needs to keep track of their points on a same group paper. Create columns for each student and enter/subtract points as needed.</w:t>
        </w:r>
      </w:ins>
    </w:p>
    <w:p w14:paraId="0EB3CC5D" w14:textId="77777777" w:rsidR="00EC0617" w:rsidRDefault="00B5712E" w:rsidP="006F06A5">
      <w:pPr>
        <w:spacing w:after="0"/>
        <w:rPr>
          <w:ins w:id="60" w:author="Pat" w:date="2026-09-25T19:59:00Z" w16du:dateUtc="2026-09-25T23:59:00Z"/>
        </w:rPr>
      </w:pPr>
      <w:ins w:id="61" w:author="Pat" w:date="2026-09-25T19:59:00Z" w16du:dateUtc="2026-09-25T23:59:00Z">
        <w:r>
          <w:t>3. You may win the game if you conquer all of Africa</w:t>
        </w:r>
      </w:ins>
    </w:p>
    <w:p w14:paraId="22B3C961" w14:textId="77777777" w:rsidR="00EC0617" w:rsidRPr="006F06A5" w:rsidRDefault="00EC0617" w:rsidP="00E41711">
      <w:pPr>
        <w:spacing w:after="0"/>
        <w:rPr>
          <w:ins w:id="62" w:author="Pat" w:date="2026-09-25T19:59:00Z" w16du:dateUtc="2026-09-25T23:59:00Z"/>
          <w:b/>
          <w:bCs/>
        </w:rPr>
      </w:pPr>
      <w:ins w:id="63" w:author="Pat" w:date="2026-09-25T19:59:00Z" w16du:dateUtc="2026-09-25T23:59:00Z">
        <w:r w:rsidRPr="006F06A5">
          <w:rPr>
            <w:b/>
            <w:bCs/>
          </w:rPr>
          <w:t>Ga</w:t>
        </w:r>
        <w:r w:rsidR="00E41711" w:rsidRPr="006F06A5">
          <w:rPr>
            <w:b/>
            <w:bCs/>
          </w:rPr>
          <w:t>me Questions: To be answered w</w:t>
        </w:r>
        <w:r w:rsidRPr="006F06A5">
          <w:rPr>
            <w:b/>
            <w:bCs/>
          </w:rPr>
          <w:t>h</w:t>
        </w:r>
        <w:r w:rsidR="00E41711" w:rsidRPr="006F06A5">
          <w:rPr>
            <w:b/>
            <w:bCs/>
          </w:rPr>
          <w:t>en</w:t>
        </w:r>
        <w:r w:rsidRPr="006F06A5">
          <w:rPr>
            <w:b/>
            <w:bCs/>
          </w:rPr>
          <w:t xml:space="preserve"> </w:t>
        </w:r>
        <w:r w:rsidR="00E41711" w:rsidRPr="006F06A5">
          <w:rPr>
            <w:b/>
            <w:bCs/>
          </w:rPr>
          <w:t>game</w:t>
        </w:r>
        <w:r w:rsidRPr="006F06A5">
          <w:rPr>
            <w:b/>
            <w:bCs/>
          </w:rPr>
          <w:t xml:space="preserve"> or time is over.</w:t>
        </w:r>
      </w:ins>
    </w:p>
    <w:p w14:paraId="66414D8D" w14:textId="77777777" w:rsidR="00EC0617" w:rsidRDefault="00EC0617" w:rsidP="006F06A5">
      <w:pPr>
        <w:spacing w:after="0" w:line="240" w:lineRule="auto"/>
        <w:rPr>
          <w:ins w:id="64" w:author="Pat" w:date="2026-09-25T19:59:00Z" w16du:dateUtc="2026-09-25T23:59:00Z"/>
        </w:rPr>
      </w:pPr>
      <w:ins w:id="65" w:author="Pat" w:date="2026-09-25T19:59:00Z" w16du:dateUtc="2026-09-25T23:59:00Z">
        <w:r>
          <w:t>1. Why did you win or lose?</w:t>
        </w:r>
      </w:ins>
    </w:p>
    <w:p w14:paraId="724906B7" w14:textId="77777777" w:rsidR="00E41711" w:rsidRDefault="00EC0617" w:rsidP="006F06A5">
      <w:pPr>
        <w:spacing w:after="0" w:line="240" w:lineRule="auto"/>
        <w:rPr>
          <w:ins w:id="66" w:author="Pat" w:date="2026-09-25T19:59:00Z" w16du:dateUtc="2026-09-25T23:59:00Z"/>
        </w:rPr>
      </w:pPr>
      <w:ins w:id="67" w:author="Pat" w:date="2026-09-25T19:59:00Z" w16du:dateUtc="2026-09-25T23:59:00Z">
        <w:r>
          <w:t>2.</w:t>
        </w:r>
        <w:r w:rsidR="00E41711">
          <w:t xml:space="preserve"> Why did you have to roll double 6’s to enter an unoccupied area of the board?</w:t>
        </w:r>
      </w:ins>
    </w:p>
    <w:p w14:paraId="76939B47" w14:textId="77777777" w:rsidR="00E41711" w:rsidRDefault="00E41711" w:rsidP="006F06A5">
      <w:pPr>
        <w:spacing w:after="0" w:line="240" w:lineRule="auto"/>
        <w:rPr>
          <w:ins w:id="68" w:author="Pat" w:date="2026-09-25T19:59:00Z" w16du:dateUtc="2026-09-25T23:59:00Z"/>
        </w:rPr>
      </w:pPr>
      <w:ins w:id="69" w:author="Pat" w:date="2026-09-25T19:59:00Z" w16du:dateUtc="2026-09-25T23:59:00Z">
        <w:r>
          <w:t>3. What do the points of each colony represent?</w:t>
        </w:r>
      </w:ins>
    </w:p>
    <w:p w14:paraId="17B8FC4A" w14:textId="77777777" w:rsidR="00E41711" w:rsidRDefault="00895F9C" w:rsidP="006F06A5">
      <w:pPr>
        <w:spacing w:after="0" w:line="240" w:lineRule="auto"/>
        <w:rPr>
          <w:ins w:id="70" w:author="Pat" w:date="2026-09-25T19:59:00Z" w16du:dateUtc="2026-09-25T23:59:00Z"/>
        </w:rPr>
      </w:pPr>
      <w:ins w:id="71" w:author="Pat" w:date="2026-09-25T19:59:00Z" w16du:dateUtc="2026-09-25T23:59:00Z">
        <w:r>
          <w:t xml:space="preserve">4. Why do you have to role double 6’s twice to take </w:t>
        </w:r>
        <w:r w:rsidR="00CF134F">
          <w:t>Ethiopia</w:t>
        </w:r>
        <w:r>
          <w:t>?</w:t>
        </w:r>
      </w:ins>
    </w:p>
    <w:p w14:paraId="2EB36259" w14:textId="77777777" w:rsidR="006F06A5" w:rsidRDefault="00CF134F" w:rsidP="006F06A5">
      <w:pPr>
        <w:spacing w:after="0" w:line="240" w:lineRule="auto"/>
        <w:rPr>
          <w:ins w:id="72" w:author="Pat" w:date="2026-09-25T19:59:00Z" w16du:dateUtc="2026-09-25T23:59:00Z"/>
        </w:rPr>
      </w:pPr>
      <w:ins w:id="73" w:author="Pat" w:date="2026-09-25T19:59:00Z" w16du:dateUtc="2026-09-25T23:59:00Z">
        <w:r>
          <w:t>5</w:t>
        </w:r>
        <w:r w:rsidR="006F06A5">
          <w:t>a</w:t>
        </w:r>
        <w:r>
          <w:t xml:space="preserve">. Did you pay attention to your competitors? </w:t>
        </w:r>
      </w:ins>
    </w:p>
    <w:p w14:paraId="32D0C467" w14:textId="77777777" w:rsidR="00CF134F" w:rsidRDefault="006F06A5" w:rsidP="006F06A5">
      <w:pPr>
        <w:spacing w:after="0" w:line="240" w:lineRule="auto"/>
        <w:rPr>
          <w:ins w:id="74" w:author="Pat" w:date="2026-09-25T19:59:00Z" w16du:dateUtc="2026-09-25T23:59:00Z"/>
        </w:rPr>
      </w:pPr>
      <w:ins w:id="75" w:author="Pat" w:date="2026-09-25T19:59:00Z" w16du:dateUtc="2026-09-25T23:59:00Z">
        <w:r>
          <w:t xml:space="preserve">      b. </w:t>
        </w:r>
        <w:r w:rsidR="00CF134F">
          <w:t>Were you aware of their goals?</w:t>
        </w:r>
      </w:ins>
    </w:p>
    <w:p w14:paraId="0E0B759E" w14:textId="77777777" w:rsidR="00E41711" w:rsidRDefault="006F06A5" w:rsidP="00EC0617">
      <w:pPr>
        <w:spacing w:after="0"/>
        <w:rPr>
          <w:ins w:id="76" w:author="Pat" w:date="2026-09-25T19:59:00Z" w16du:dateUtc="2026-09-25T23:59:00Z"/>
        </w:rPr>
      </w:pPr>
      <w:ins w:id="77" w:author="Pat" w:date="2026-09-25T19:59:00Z" w16du:dateUtc="2026-09-25T23:59:00Z">
        <w:r>
          <w:t xml:space="preserve">     c.How did their actions influence your actions?</w:t>
        </w:r>
      </w:ins>
    </w:p>
    <w:p w14:paraId="68ABEBD6" w14:textId="77777777" w:rsidR="006F06A5" w:rsidRDefault="006F06A5" w:rsidP="00EC0617">
      <w:pPr>
        <w:spacing w:after="0"/>
        <w:rPr>
          <w:ins w:id="78" w:author="Pat" w:date="2026-09-25T19:59:00Z" w16du:dateUtc="2026-09-25T23:59:00Z"/>
        </w:rPr>
      </w:pPr>
      <w:ins w:id="79" w:author="Pat" w:date="2026-09-25T19:59:00Z" w16du:dateUtc="2026-09-25T23:59:00Z">
        <w:r>
          <w:t xml:space="preserve">   d. Did you get angry with them?</w:t>
        </w:r>
      </w:ins>
    </w:p>
    <w:p w14:paraId="26836ED9" w14:textId="77777777" w:rsidR="006F06A5" w:rsidRDefault="006F06A5" w:rsidP="00EC0617">
      <w:pPr>
        <w:spacing w:after="0"/>
        <w:rPr>
          <w:ins w:id="80" w:author="Pat" w:date="2026-09-25T19:59:00Z" w16du:dateUtc="2026-09-25T23:59:00Z"/>
        </w:rPr>
      </w:pPr>
      <w:ins w:id="81" w:author="Pat" w:date="2026-09-25T19:59:00Z" w16du:dateUtc="2026-09-25T23:59:00Z">
        <w:r>
          <w:t xml:space="preserve">  e. If you could break the rules without getting caught would you?</w:t>
        </w:r>
      </w:ins>
    </w:p>
    <w:p w14:paraId="1B404936" w14:textId="77777777" w:rsidR="006F06A5" w:rsidRDefault="006F06A5" w:rsidP="00EC0617">
      <w:pPr>
        <w:spacing w:after="0"/>
        <w:rPr>
          <w:ins w:id="82" w:author="Pat" w:date="2026-09-25T19:59:00Z" w16du:dateUtc="2026-09-25T23:59:00Z"/>
        </w:rPr>
      </w:pPr>
      <w:ins w:id="83" w:author="Pat" w:date="2026-09-25T19:59:00Z" w16du:dateUtc="2026-09-25T23:59:00Z">
        <w:r>
          <w:t>6. Your decisions created colonial boundaries that will become the borders of modern-day African countries. What problems have you created by dividing up Africa based on European goals rather than African ones?</w:t>
        </w:r>
      </w:ins>
    </w:p>
    <w:p w14:paraId="0C454FF2" w14:textId="77777777" w:rsidR="006F06A5" w:rsidRDefault="006F06A5" w:rsidP="00EC0617">
      <w:pPr>
        <w:spacing w:after="0"/>
        <w:rPr>
          <w:ins w:id="84" w:author="Pat" w:date="2026-09-25T19:59:00Z" w16du:dateUtc="2026-09-25T23:59:00Z"/>
        </w:rPr>
      </w:pPr>
    </w:p>
    <w:p w14:paraId="5A18BAA6" w14:textId="77777777" w:rsidR="006F06A5" w:rsidRDefault="006F06A5" w:rsidP="00EC0617">
      <w:pPr>
        <w:spacing w:after="0"/>
        <w:rPr>
          <w:ins w:id="85" w:author="Pat" w:date="2026-09-25T19:59:00Z" w16du:dateUtc="2026-09-25T23:59:00Z"/>
        </w:rPr>
      </w:pPr>
    </w:p>
    <w:p w14:paraId="01BD53F1" w14:textId="77777777" w:rsidR="00E41711" w:rsidRDefault="00E41711" w:rsidP="00EC0617">
      <w:pPr>
        <w:spacing w:after="0"/>
        <w:rPr>
          <w:ins w:id="86" w:author="Pat" w:date="2026-09-25T19:59:00Z" w16du:dateUtc="2026-09-25T23:59:00Z"/>
        </w:rPr>
      </w:pPr>
    </w:p>
    <w:p w14:paraId="430A7CD7" w14:textId="77777777" w:rsidR="002C094E" w:rsidRDefault="00FE7CD5" w:rsidP="002C094E">
      <w:pPr>
        <w:rPr>
          <w:del w:id="87" w:author="Pat" w:date="2026-09-25T19:59:00Z" w16du:dateUtc="2026-09-25T23:59:00Z"/>
          <w:noProof/>
          <w:sz w:val="28"/>
          <w:szCs w:val="28"/>
          <w:vertAlign w:val="superscript"/>
        </w:rPr>
      </w:pPr>
      <w:ins w:id="88" w:author="Pat" w:date="2026-09-25T19:59:00Z" w16du:dateUtc="2026-09-25T23:59:00Z">
        <w:r>
          <w:rPr>
            <w:noProof/>
          </w:rPr>
          <w:pict w14:anchorId="0FFBE92C">
            <v:shapetype id="_x0000_t202" coordsize="21600,21600" o:spt="202" path="m,l,21600r21600,l21600,xe">
              <v:stroke joinstyle="miter"/>
              <v:path gradientshapeok="t" o:connecttype="rect"/>
            </v:shapetype>
            <v:shape id="_x0000_s1030" type="#_x0000_t202" alt="" style="position:absolute;margin-left:122.8pt;margin-top:300.6pt;width:277.7pt;height:118.5pt;z-index:251661312;mso-wrap-style:square;mso-wrap-edited:f;mso-width-percent:0;mso-height-percent:0;mso-width-percent:0;mso-height-percent:0;mso-width-relative:margin;mso-height-relative:margin;v-text-anchor:top">
              <v:textbox>
                <w:txbxContent>
                  <w:p w14:paraId="780CA754" w14:textId="77777777" w:rsidR="00895F9C" w:rsidRPr="00E41711" w:rsidRDefault="00895F9C" w:rsidP="00895F9C">
                    <w:pPr>
                      <w:rPr>
                        <w:ins w:id="89" w:author="Pat" w:date="2026-09-25T19:59:00Z" w16du:dateUtc="2026-09-25T23:59:00Z"/>
                        <w:b/>
                        <w:bCs/>
                      </w:rPr>
                    </w:pPr>
                    <w:ins w:id="90" w:author="Pat" w:date="2026-09-25T19:59:00Z" w16du:dateUtc="2026-09-25T23:59:00Z">
                      <w:r>
                        <w:rPr>
                          <w:b/>
                          <w:bCs/>
                        </w:rPr>
                        <w:t>GREAT BRITAIN</w:t>
                      </w:r>
                    </w:ins>
                  </w:p>
                  <w:p w14:paraId="187C2912" w14:textId="77777777" w:rsidR="00895F9C" w:rsidRDefault="00895F9C" w:rsidP="00895F9C">
                    <w:pPr>
                      <w:rPr>
                        <w:ins w:id="91" w:author="Pat" w:date="2026-09-25T19:59:00Z" w16du:dateUtc="2026-09-25T23:59:00Z"/>
                        <w:u w:val="single"/>
                      </w:rPr>
                    </w:pPr>
                    <w:ins w:id="92" w:author="Pat" w:date="2026-09-25T19:59:00Z" w16du:dateUtc="2026-09-25T23:59:00Z">
                      <w:r>
                        <w:t xml:space="preserve">YOUR JOB IS TO TAKE AND HOLD </w:t>
                      </w:r>
                      <w:r>
                        <w:rPr>
                          <w:u w:val="single"/>
                        </w:rPr>
                        <w:t xml:space="preserve">EGYPT </w:t>
                      </w:r>
                      <w:r>
                        <w:t xml:space="preserve">AND EXPAND SOUTHWARD TO TAKE AND HOLD </w:t>
                      </w:r>
                      <w:r w:rsidRPr="00895F9C">
                        <w:rPr>
                          <w:u w:val="single"/>
                        </w:rPr>
                        <w:t xml:space="preserve">SOUTH AFRICA </w:t>
                      </w:r>
                    </w:ins>
                  </w:p>
                  <w:p w14:paraId="6E404C10" w14:textId="77777777" w:rsidR="00895F9C" w:rsidRPr="00895F9C" w:rsidRDefault="00895F9C" w:rsidP="00895F9C">
                    <w:pPr>
                      <w:rPr>
                        <w:ins w:id="93" w:author="Pat" w:date="2026-09-25T19:59:00Z" w16du:dateUtc="2026-09-25T23:59:00Z"/>
                      </w:rPr>
                    </w:pPr>
                    <w:ins w:id="94" w:author="Pat" w:date="2026-09-25T19:59:00Z" w16du:dateUtc="2026-09-25T23:59:00Z">
                      <w:r>
                        <w:t>Historical Note: Great Britain wants Egypt to control the Suez Canal and build a railroad from Egypt to South Africa</w:t>
                      </w:r>
                    </w:ins>
                  </w:p>
                </w:txbxContent>
              </v:textbox>
            </v:shape>
          </w:pict>
        </w:r>
        <w:r>
          <w:rPr>
            <w:noProof/>
          </w:rPr>
          <w:pict w14:anchorId="47255797">
            <v:shape id="_x0000_s1029" type="#_x0000_t202" alt="" style="position:absolute;margin-left:108.55pt;margin-top:437.85pt;width:290.6pt;height:110.6pt;z-index:251662336;mso-wrap-style:square;mso-wrap-edited:f;mso-width-percent:0;mso-height-percent:0;mso-width-percent:0;mso-height-percent:0;mso-width-relative:margin;mso-height-relative:margin;v-text-anchor:top">
              <v:textbox>
                <w:txbxContent>
                  <w:p w14:paraId="7187317B" w14:textId="77777777" w:rsidR="00895F9C" w:rsidRPr="00E41711" w:rsidRDefault="00895F9C" w:rsidP="00895F9C">
                    <w:pPr>
                      <w:rPr>
                        <w:ins w:id="95" w:author="Pat" w:date="2026-09-25T19:59:00Z" w16du:dateUtc="2026-09-25T23:59:00Z"/>
                        <w:b/>
                        <w:bCs/>
                      </w:rPr>
                    </w:pPr>
                    <w:ins w:id="96" w:author="Pat" w:date="2026-09-25T19:59:00Z" w16du:dateUtc="2026-09-25T23:59:00Z">
                      <w:r>
                        <w:rPr>
                          <w:b/>
                          <w:bCs/>
                        </w:rPr>
                        <w:t>FRANCE TASK CARD</w:t>
                      </w:r>
                    </w:ins>
                  </w:p>
                  <w:p w14:paraId="6A823584" w14:textId="77777777" w:rsidR="00895F9C" w:rsidRDefault="00895F9C" w:rsidP="00CF134F">
                    <w:pPr>
                      <w:rPr>
                        <w:ins w:id="97" w:author="Pat" w:date="2026-09-25T19:59:00Z" w16du:dateUtc="2026-09-25T23:59:00Z"/>
                      </w:rPr>
                    </w:pPr>
                    <w:ins w:id="98" w:author="Pat" w:date="2026-09-25T19:59:00Z" w16du:dateUtc="2026-09-25T23:59:00Z">
                      <w:r>
                        <w:t xml:space="preserve">YOUR JOB IS TO TAKE AND HOLD </w:t>
                      </w:r>
                      <w:r w:rsidR="00CF134F">
                        <w:rPr>
                          <w:u w:val="single"/>
                        </w:rPr>
                        <w:t>FRENCH WEST AFRICA</w:t>
                      </w:r>
                      <w:r w:rsidRPr="00895F9C">
                        <w:rPr>
                          <w:u w:val="single"/>
                        </w:rPr>
                        <w:t xml:space="preserve"> </w:t>
                      </w:r>
                      <w:r>
                        <w:t xml:space="preserve">AND TO EXPAND </w:t>
                      </w:r>
                      <w:r w:rsidR="00CF134F">
                        <w:t>EAST</w:t>
                      </w:r>
                      <w:r>
                        <w:t xml:space="preserve">-WARD TO TAKE AND HOLD </w:t>
                      </w:r>
                      <w:r w:rsidR="00CF134F">
                        <w:rPr>
                          <w:u w:val="single"/>
                        </w:rPr>
                        <w:t>ERITREA and SOMALILAND</w:t>
                      </w:r>
                    </w:ins>
                  </w:p>
                </w:txbxContent>
              </v:textbox>
            </v:shape>
          </w:pict>
        </w:r>
        <w:r>
          <w:rPr>
            <w:noProof/>
          </w:rPr>
          <w:pict w14:anchorId="6BAB9D0A">
            <v:shape id="_x0000_s1028" type="#_x0000_t202" alt="" style="position:absolute;margin-left:126.75pt;margin-top:567.6pt;width:272.4pt;height:108.35pt;z-index:251663360;mso-wrap-style:square;mso-wrap-edited:f;mso-width-percent:0;mso-height-percent:0;mso-width-percent:0;mso-height-percent:0;mso-width-relative:margin;mso-height-relative:margin;v-text-anchor:top">
              <v:textbox>
                <w:txbxContent>
                  <w:p w14:paraId="1C480067" w14:textId="77777777" w:rsidR="00895F9C" w:rsidRPr="00E41711" w:rsidRDefault="00CF134F" w:rsidP="00895F9C">
                    <w:pPr>
                      <w:rPr>
                        <w:ins w:id="99" w:author="Pat" w:date="2026-09-25T19:59:00Z" w16du:dateUtc="2026-09-25T23:59:00Z"/>
                        <w:b/>
                        <w:bCs/>
                      </w:rPr>
                    </w:pPr>
                    <w:ins w:id="100" w:author="Pat" w:date="2026-09-25T19:59:00Z" w16du:dateUtc="2026-09-25T23:59:00Z">
                      <w:r>
                        <w:rPr>
                          <w:b/>
                          <w:bCs/>
                        </w:rPr>
                        <w:t>ITALY</w:t>
                      </w:r>
                      <w:r w:rsidR="00895F9C">
                        <w:rPr>
                          <w:b/>
                          <w:bCs/>
                        </w:rPr>
                        <w:t xml:space="preserve"> TASK CARD</w:t>
                      </w:r>
                    </w:ins>
                  </w:p>
                  <w:p w14:paraId="11441DCD" w14:textId="77777777" w:rsidR="00895F9C" w:rsidRDefault="00895F9C" w:rsidP="00CF134F">
                    <w:pPr>
                      <w:rPr>
                        <w:ins w:id="101" w:author="Pat" w:date="2026-09-25T19:59:00Z" w16du:dateUtc="2026-09-25T23:59:00Z"/>
                      </w:rPr>
                    </w:pPr>
                    <w:ins w:id="102" w:author="Pat" w:date="2026-09-25T19:59:00Z" w16du:dateUtc="2026-09-25T23:59:00Z">
                      <w:r>
                        <w:t xml:space="preserve">YOUR JOB IS TO TAKE AND HOLD </w:t>
                      </w:r>
                      <w:r w:rsidR="00CF134F">
                        <w:rPr>
                          <w:u w:val="single"/>
                        </w:rPr>
                        <w:t>ERITREA and SOMALILAND</w:t>
                      </w:r>
                      <w:r w:rsidR="00CF134F">
                        <w:t>, AND</w:t>
                      </w:r>
                      <w:r>
                        <w:t xml:space="preserve"> TO EXPAND </w:t>
                      </w:r>
                      <w:r w:rsidR="00CF134F">
                        <w:t>SOUTH</w:t>
                      </w:r>
                      <w:r>
                        <w:t xml:space="preserve">-WARD TO TAKE AND HOLD </w:t>
                      </w:r>
                      <w:r w:rsidR="00CF134F">
                        <w:rPr>
                          <w:u w:val="single"/>
                        </w:rPr>
                        <w:t>MOZAMBIQUE</w:t>
                      </w:r>
                    </w:ins>
                  </w:p>
                </w:txbxContent>
              </v:textbox>
            </v:shape>
          </w:pict>
        </w:r>
        <w:r>
          <w:rPr>
            <w:noProof/>
          </w:rPr>
          <w:pict w14:anchorId="34B5BE2E">
            <v:shape id="_x0000_s1027" type="#_x0000_t202" alt="" style="position:absolute;margin-left:140.8pt;margin-top:151.5pt;width:277.7pt;height:125.25pt;z-index:251660288;mso-wrap-style:square;mso-wrap-edited:f;mso-width-percent:0;mso-height-percent:0;mso-width-percent:0;mso-height-percent:0;mso-width-relative:margin;mso-height-relative:margin;v-text-anchor:top">
              <v:textbox>
                <w:txbxContent>
                  <w:p w14:paraId="693DE31B" w14:textId="77777777" w:rsidR="00E41711" w:rsidRPr="00E41711" w:rsidRDefault="00E41711" w:rsidP="00E41711">
                    <w:pPr>
                      <w:rPr>
                        <w:ins w:id="103" w:author="Pat" w:date="2026-09-25T19:59:00Z" w16du:dateUtc="2026-09-25T23:59:00Z"/>
                        <w:b/>
                        <w:bCs/>
                      </w:rPr>
                    </w:pPr>
                    <w:ins w:id="104" w:author="Pat" w:date="2026-09-25T19:59:00Z" w16du:dateUtc="2026-09-25T23:59:00Z">
                      <w:r>
                        <w:rPr>
                          <w:b/>
                          <w:bCs/>
                        </w:rPr>
                        <w:t>GERMAN TASK CARD</w:t>
                      </w:r>
                    </w:ins>
                  </w:p>
                  <w:p w14:paraId="063E845D" w14:textId="77777777" w:rsidR="00895F9C" w:rsidRDefault="00895F9C" w:rsidP="00E41711">
                    <w:pPr>
                      <w:rPr>
                        <w:ins w:id="105" w:author="Pat" w:date="2026-09-25T19:59:00Z" w16du:dateUtc="2026-09-25T23:59:00Z"/>
                        <w:u w:val="single"/>
                      </w:rPr>
                    </w:pPr>
                    <w:ins w:id="106" w:author="Pat" w:date="2026-09-25T19:59:00Z" w16du:dateUtc="2026-09-25T23:59:00Z">
                      <w:r>
                        <w:t xml:space="preserve">YOUR JOB IS TO TAKE AND HOLD </w:t>
                      </w:r>
                      <w:r w:rsidRPr="00895F9C">
                        <w:rPr>
                          <w:u w:val="single"/>
                        </w:rPr>
                        <w:t xml:space="preserve">UGANDA AND EAST AFRICA </w:t>
                      </w:r>
                      <w:r>
                        <w:t xml:space="preserve">AND TO EXPAND WEST-WARD TO TAKE AND HOLD </w:t>
                      </w:r>
                      <w:r w:rsidRPr="00895F9C">
                        <w:rPr>
                          <w:u w:val="single"/>
                        </w:rPr>
                        <w:t>KAMERUN</w:t>
                      </w:r>
                    </w:ins>
                  </w:p>
                  <w:p w14:paraId="27689970" w14:textId="77777777" w:rsidR="00895F9C" w:rsidRPr="00895F9C" w:rsidRDefault="00895F9C" w:rsidP="00895F9C">
                    <w:pPr>
                      <w:rPr>
                        <w:ins w:id="107" w:author="Pat" w:date="2026-09-25T19:59:00Z" w16du:dateUtc="2026-09-25T23:59:00Z"/>
                      </w:rPr>
                    </w:pPr>
                    <w:ins w:id="108" w:author="Pat" w:date="2026-09-25T19:59:00Z" w16du:dateUtc="2026-09-25T23:59:00Z">
                      <w:r>
                        <w:t>Historical Note: Germany arrived late to African colonization and sought to have any colonies.</w:t>
                      </w:r>
                    </w:ins>
                  </w:p>
                  <w:p w14:paraId="72D31342" w14:textId="77777777" w:rsidR="00895F9C" w:rsidRDefault="00895F9C" w:rsidP="00E41711">
                    <w:pPr>
                      <w:rPr>
                        <w:ins w:id="109" w:author="Pat" w:date="2026-09-25T19:59:00Z" w16du:dateUtc="2026-09-25T23:59:00Z"/>
                        <w:u w:val="single"/>
                      </w:rPr>
                    </w:pPr>
                  </w:p>
                  <w:p w14:paraId="2696C64F" w14:textId="77777777" w:rsidR="00E41711" w:rsidRDefault="00895F9C" w:rsidP="00E41711">
                    <w:pPr>
                      <w:rPr>
                        <w:ins w:id="110" w:author="Pat" w:date="2026-09-25T19:59:00Z" w16du:dateUtc="2026-09-25T23:59:00Z"/>
                      </w:rPr>
                    </w:pPr>
                    <w:ins w:id="111" w:author="Pat" w:date="2026-09-25T19:59:00Z" w16du:dateUtc="2026-09-25T23:59:00Z">
                      <w:r>
                        <w:rPr>
                          <w:u w:val="single"/>
                        </w:rPr>
                        <w:t>Hi</w:t>
                      </w:r>
                      <w:r w:rsidR="00E41711" w:rsidRPr="00895F9C">
                        <w:rPr>
                          <w:u w:val="single"/>
                        </w:rPr>
                        <w:t xml:space="preserve"> </w:t>
                      </w:r>
                    </w:ins>
                  </w:p>
                </w:txbxContent>
              </v:textbox>
            </v:shape>
          </w:pict>
        </w:r>
        <w:r>
          <w:rPr>
            <w:noProof/>
            <w:lang w:eastAsia="zh-TW"/>
          </w:rPr>
          <w:pict w14:anchorId="3F5EED66">
            <v:shape id="_x0000_s1026" type="#_x0000_t202" alt="" style="position:absolute;margin-left:149.65pt;margin-top:.8pt;width:268.85pt;height:106.85pt;z-index:251659264;mso-wrap-style:square;mso-wrap-edited:f;mso-width-percent:0;mso-height-percent:0;mso-width-percent:0;mso-height-percent:0;mso-width-relative:margin;mso-height-relative:margin;v-text-anchor:top">
              <v:textbox>
                <w:txbxContent>
                  <w:p w14:paraId="73AC2718" w14:textId="77777777" w:rsidR="00E41711" w:rsidRPr="00E41711" w:rsidRDefault="00E41711" w:rsidP="00E41711">
                    <w:pPr>
                      <w:rPr>
                        <w:ins w:id="112" w:author="Pat" w:date="2026-09-25T19:59:00Z" w16du:dateUtc="2026-09-25T23:59:00Z"/>
                        <w:b/>
                        <w:bCs/>
                      </w:rPr>
                    </w:pPr>
                    <w:ins w:id="113" w:author="Pat" w:date="2026-09-25T19:59:00Z" w16du:dateUtc="2026-09-25T23:59:00Z">
                      <w:r w:rsidRPr="00E41711">
                        <w:rPr>
                          <w:b/>
                          <w:bCs/>
                        </w:rPr>
                        <w:t>BELGIUM TASK CARD</w:t>
                      </w:r>
                    </w:ins>
                  </w:p>
                  <w:p w14:paraId="2E64C652" w14:textId="77777777" w:rsidR="00E41711" w:rsidRDefault="00895F9C" w:rsidP="00E41711">
                    <w:pPr>
                      <w:rPr>
                        <w:ins w:id="114" w:author="Pat" w:date="2026-09-25T19:59:00Z" w16du:dateUtc="2026-09-25T23:59:00Z"/>
                      </w:rPr>
                    </w:pPr>
                    <w:ins w:id="115" w:author="Pat" w:date="2026-09-25T19:59:00Z" w16du:dateUtc="2026-09-25T23:59:00Z">
                      <w:r>
                        <w:t xml:space="preserve">YOUR JOB IS TO HOLD THE </w:t>
                      </w:r>
                      <w:r w:rsidRPr="00895F9C">
                        <w:rPr>
                          <w:u w:val="single"/>
                        </w:rPr>
                        <w:t>BEL</w:t>
                      </w:r>
                      <w:r w:rsidR="00E41711" w:rsidRPr="00895F9C">
                        <w:rPr>
                          <w:u w:val="single"/>
                        </w:rPr>
                        <w:t>GIUM CONGO</w:t>
                      </w:r>
                      <w:r w:rsidR="00E41711">
                        <w:t xml:space="preserve"> AND ANY THREE COLONIES ADJACENT TO IT </w:t>
                      </w:r>
                    </w:ins>
                  </w:p>
                  <w:p w14:paraId="6B190DBB" w14:textId="77777777" w:rsidR="00895F9C" w:rsidRPr="00895F9C" w:rsidRDefault="00895F9C" w:rsidP="00E41711">
                    <w:pPr>
                      <w:rPr>
                        <w:ins w:id="116" w:author="Pat" w:date="2026-09-25T19:59:00Z" w16du:dateUtc="2026-09-25T23:59:00Z"/>
                      </w:rPr>
                    </w:pPr>
                    <w:ins w:id="117" w:author="Pat" w:date="2026-09-25T19:59:00Z" w16du:dateUtc="2026-09-25T23:59:00Z">
                      <w:r>
                        <w:t>Historical Note: Belgium gets many resources from the Congo, particularly rubber and ivory (from elephants).</w:t>
                      </w:r>
                    </w:ins>
                  </w:p>
                </w:txbxContent>
              </v:textbox>
            </v:shape>
          </w:pict>
        </w:r>
      </w:ins>
    </w:p>
    <w:p w14:paraId="04642B83" w14:textId="77777777" w:rsidR="002C094E" w:rsidRPr="00B026E0" w:rsidRDefault="002C094E" w:rsidP="002C094E">
      <w:pPr>
        <w:jc w:val="center"/>
        <w:rPr>
          <w:del w:id="118" w:author="Pat" w:date="2026-09-25T19:59:00Z" w16du:dateUtc="2026-09-25T23:59:00Z"/>
          <w:rFonts w:ascii="Book Antiqua" w:hAnsi="Book Antiqua"/>
        </w:rPr>
      </w:pPr>
      <w:del w:id="119" w:author="Pat" w:date="2026-09-25T19:59:00Z" w16du:dateUtc="2026-09-25T23:59:00Z">
        <w:r>
          <w:rPr>
            <w:rFonts w:ascii="Book Antiqua" w:hAnsi="Book Antiqua"/>
            <w:noProof/>
          </w:rPr>
          <w:drawing>
            <wp:inline distT="0" distB="0" distL="0" distR="0">
              <wp:extent cx="2438400" cy="923925"/>
              <wp:effectExtent l="19050" t="0" r="0" b="0"/>
              <wp:docPr id="1" name="Picture 7" descr="Description: Description: 602LAN SUITE Web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602LAN SUITE Web Mail"/>
                      <pic:cNvPicPr>
                        <a:picLocks noChangeAspect="1" noChangeArrowheads="1"/>
                      </pic:cNvPicPr>
                    </pic:nvPicPr>
                    <pic:blipFill>
                      <a:blip r:embed="rId5"/>
                      <a:srcRect/>
                      <a:stretch>
                        <a:fillRect/>
                      </a:stretch>
                    </pic:blipFill>
                    <pic:spPr bwMode="auto">
                      <a:xfrm>
                        <a:off x="0" y="0"/>
                        <a:ext cx="2438400" cy="923925"/>
                      </a:xfrm>
                      <a:prstGeom prst="rect">
                        <a:avLst/>
                      </a:prstGeom>
                      <a:noFill/>
                      <a:ln w="9525">
                        <a:noFill/>
                        <a:miter lim="800000"/>
                        <a:headEnd/>
                        <a:tailEnd/>
                      </a:ln>
                    </pic:spPr>
                  </pic:pic>
                </a:graphicData>
              </a:graphic>
            </wp:inline>
          </w:drawing>
        </w:r>
      </w:del>
    </w:p>
    <w:p w14:paraId="11E5E72E" w14:textId="77777777" w:rsidR="002C094E" w:rsidRPr="00B026E0" w:rsidRDefault="002C094E" w:rsidP="002C094E">
      <w:pPr>
        <w:jc w:val="center"/>
        <w:rPr>
          <w:del w:id="120" w:author="Pat" w:date="2026-09-25T19:59:00Z" w16du:dateUtc="2026-09-25T23:59:00Z"/>
          <w:rFonts w:ascii="Book Antiqua" w:hAnsi="Book Antiqua"/>
          <w:sz w:val="28"/>
          <w:szCs w:val="28"/>
        </w:rPr>
      </w:pPr>
      <w:del w:id="121" w:author="Pat" w:date="2026-09-25T19:59:00Z" w16du:dateUtc="2026-09-25T23:59:00Z">
        <w:r w:rsidRPr="00B026E0">
          <w:rPr>
            <w:rFonts w:ascii="Book Antiqua" w:hAnsi="Book Antiqua"/>
            <w:sz w:val="28"/>
            <w:szCs w:val="28"/>
          </w:rPr>
          <w:delText xml:space="preserve">School of Communication, Languages and Performing Arts  </w:delText>
        </w:r>
      </w:del>
    </w:p>
    <w:p w14:paraId="3BE29818" w14:textId="77777777" w:rsidR="002C094E" w:rsidRPr="00B026E0" w:rsidRDefault="002C094E" w:rsidP="002C094E">
      <w:pPr>
        <w:tabs>
          <w:tab w:val="center" w:pos="4680"/>
          <w:tab w:val="right" w:pos="9360"/>
        </w:tabs>
        <w:rPr>
          <w:del w:id="122" w:author="Pat" w:date="2026-09-25T19:59:00Z" w16du:dateUtc="2026-09-25T23:59:00Z"/>
          <w:rFonts w:ascii="Book Antiqua" w:hAnsi="Book Antiqua"/>
          <w:sz w:val="28"/>
          <w:szCs w:val="28"/>
        </w:rPr>
      </w:pPr>
      <w:del w:id="123" w:author="Pat" w:date="2026-09-25T19:59:00Z" w16du:dateUtc="2026-09-25T23:59:00Z">
        <w:r w:rsidRPr="00B026E0">
          <w:rPr>
            <w:rFonts w:ascii="Book Antiqua" w:hAnsi="Book Antiqua"/>
            <w:sz w:val="28"/>
            <w:szCs w:val="28"/>
          </w:rPr>
          <w:tab/>
          <w:delText>Department of Communication</w:delText>
        </w:r>
        <w:r w:rsidRPr="00B026E0">
          <w:rPr>
            <w:rFonts w:ascii="Book Antiqua" w:hAnsi="Book Antiqua"/>
            <w:sz w:val="28"/>
            <w:szCs w:val="28"/>
          </w:rPr>
          <w:tab/>
        </w:r>
      </w:del>
    </w:p>
    <w:p w14:paraId="7EF19606" w14:textId="77777777" w:rsidR="002C094E" w:rsidRPr="00B026E0" w:rsidRDefault="002C094E" w:rsidP="002C094E">
      <w:pPr>
        <w:tabs>
          <w:tab w:val="left" w:pos="5290"/>
        </w:tabs>
        <w:rPr>
          <w:del w:id="124" w:author="Pat" w:date="2026-09-25T19:59:00Z" w16du:dateUtc="2026-09-25T23:59:00Z"/>
          <w:rFonts w:ascii="Book Antiqua" w:hAnsi="Book Antiqua"/>
          <w:sz w:val="28"/>
          <w:szCs w:val="28"/>
        </w:rPr>
      </w:pPr>
      <w:del w:id="125" w:author="Pat" w:date="2026-09-25T19:59:00Z" w16du:dateUtc="2026-09-25T23:59:00Z">
        <w:r w:rsidRPr="00B026E0">
          <w:rPr>
            <w:rFonts w:ascii="Book Antiqua" w:hAnsi="Book Antiqua"/>
            <w:sz w:val="28"/>
            <w:szCs w:val="28"/>
          </w:rPr>
          <w:tab/>
        </w:r>
      </w:del>
    </w:p>
    <w:p w14:paraId="1515650F" w14:textId="77777777" w:rsidR="002C094E" w:rsidRPr="00B026E0" w:rsidRDefault="00030B49" w:rsidP="002C094E">
      <w:pPr>
        <w:jc w:val="center"/>
        <w:rPr>
          <w:del w:id="126" w:author="Pat" w:date="2026-09-25T19:59:00Z" w16du:dateUtc="2026-09-25T23:59:00Z"/>
          <w:rFonts w:ascii="Book Antiqua" w:hAnsi="Book Antiqua"/>
          <w:sz w:val="28"/>
          <w:szCs w:val="28"/>
        </w:rPr>
      </w:pPr>
      <w:del w:id="127" w:author="Pat" w:date="2026-09-25T19:59:00Z" w16du:dateUtc="2026-09-25T23:59:00Z">
        <w:r>
          <w:rPr>
            <w:rFonts w:ascii="Book Antiqua" w:hAnsi="Book Antiqua"/>
            <w:sz w:val="28"/>
            <w:szCs w:val="28"/>
          </w:rPr>
          <w:delText xml:space="preserve"> August 2017</w:delText>
        </w:r>
        <w:r w:rsidR="002C094E" w:rsidRPr="00B026E0">
          <w:rPr>
            <w:rFonts w:ascii="Book Antiqua" w:hAnsi="Book Antiqua"/>
            <w:sz w:val="28"/>
            <w:szCs w:val="28"/>
          </w:rPr>
          <w:delText xml:space="preserve"> Semester</w:delText>
        </w:r>
      </w:del>
    </w:p>
    <w:p w14:paraId="70D2B41B" w14:textId="77777777" w:rsidR="002C094E" w:rsidRPr="00B026E0" w:rsidRDefault="002C094E" w:rsidP="002C094E">
      <w:pPr>
        <w:jc w:val="center"/>
        <w:rPr>
          <w:del w:id="128" w:author="Pat" w:date="2026-09-25T19:59:00Z" w16du:dateUtc="2026-09-25T23:59:00Z"/>
          <w:rFonts w:ascii="Book Antiqua" w:hAnsi="Book Antiqua"/>
          <w:sz w:val="28"/>
          <w:szCs w:val="28"/>
        </w:rPr>
      </w:pPr>
      <w:del w:id="129" w:author="Pat" w:date="2026-09-25T19:59:00Z" w16du:dateUtc="2026-09-25T23:59:00Z">
        <w:r>
          <w:rPr>
            <w:rFonts w:ascii="Book Antiqua" w:hAnsi="Book Antiqua"/>
            <w:bCs/>
            <w:sz w:val="28"/>
            <w:szCs w:val="28"/>
          </w:rPr>
          <w:delText>COM 302X</w:delText>
        </w:r>
        <w:r w:rsidRPr="00B026E0">
          <w:rPr>
            <w:rFonts w:ascii="Book Antiqua" w:hAnsi="Book Antiqua"/>
            <w:sz w:val="28"/>
            <w:szCs w:val="28"/>
          </w:rPr>
          <w:delText xml:space="preserve">:  Statistics for Communication Research </w:delText>
        </w:r>
      </w:del>
    </w:p>
    <w:p w14:paraId="5E5470D5" w14:textId="77777777" w:rsidR="002C094E" w:rsidRPr="00B026E0" w:rsidRDefault="002C094E" w:rsidP="002C094E">
      <w:pPr>
        <w:jc w:val="center"/>
        <w:rPr>
          <w:del w:id="130" w:author="Pat" w:date="2026-09-25T19:59:00Z" w16du:dateUtc="2026-09-25T23:59:00Z"/>
          <w:rFonts w:ascii="Book Antiqua" w:hAnsi="Book Antiqua"/>
          <w:sz w:val="28"/>
          <w:szCs w:val="28"/>
        </w:rPr>
      </w:pPr>
      <w:del w:id="131" w:author="Pat" w:date="2026-09-25T19:59:00Z" w16du:dateUtc="2026-09-25T23:59:00Z">
        <w:r w:rsidRPr="00B026E0">
          <w:rPr>
            <w:rFonts w:ascii="Book Antiqua" w:hAnsi="Book Antiqua"/>
            <w:sz w:val="28"/>
            <w:szCs w:val="28"/>
          </w:rPr>
          <w:delText>Final Exam</w:delText>
        </w:r>
      </w:del>
    </w:p>
    <w:p w14:paraId="68799356" w14:textId="77777777" w:rsidR="002C094E" w:rsidRPr="00B026E0" w:rsidRDefault="002C094E" w:rsidP="002C094E">
      <w:pPr>
        <w:rPr>
          <w:del w:id="132" w:author="Pat" w:date="2026-09-25T19:59:00Z" w16du:dateUtc="2026-09-25T23:59:00Z"/>
          <w:rFonts w:ascii="Book Antiqua" w:hAnsi="Book Antiqua"/>
          <w:b/>
        </w:rPr>
      </w:pPr>
    </w:p>
    <w:p w14:paraId="1B164307" w14:textId="77777777" w:rsidR="002C094E" w:rsidRPr="00B026E0" w:rsidRDefault="002C094E" w:rsidP="002C094E">
      <w:pPr>
        <w:rPr>
          <w:del w:id="133" w:author="Pat" w:date="2026-09-25T19:59:00Z" w16du:dateUtc="2026-09-25T23:59:00Z"/>
          <w:rFonts w:ascii="Book Antiqua" w:hAnsi="Book Antiqua"/>
          <w:b/>
        </w:rPr>
      </w:pPr>
    </w:p>
    <w:p w14:paraId="401635E4" w14:textId="77777777" w:rsidR="002C094E" w:rsidRPr="00B026E0" w:rsidRDefault="002C094E" w:rsidP="002C094E">
      <w:pPr>
        <w:rPr>
          <w:del w:id="134" w:author="Pat" w:date="2026-09-25T19:59:00Z" w16du:dateUtc="2026-09-25T23:59:00Z"/>
          <w:rFonts w:ascii="Book Antiqua" w:hAnsi="Book Antiqua"/>
          <w:b/>
        </w:rPr>
      </w:pPr>
    </w:p>
    <w:p w14:paraId="2F1E3735" w14:textId="77777777" w:rsidR="002C094E" w:rsidRPr="00B026E0" w:rsidRDefault="002C094E" w:rsidP="002C094E">
      <w:pPr>
        <w:rPr>
          <w:del w:id="135" w:author="Pat" w:date="2026-09-25T19:59:00Z" w16du:dateUtc="2026-09-25T23:59:00Z"/>
          <w:rFonts w:ascii="Book Antiqua" w:hAnsi="Book Antiqua"/>
        </w:rPr>
      </w:pPr>
      <w:del w:id="136" w:author="Pat" w:date="2026-09-25T19:59:00Z" w16du:dateUtc="2026-09-25T23:59:00Z">
        <w:r w:rsidRPr="00B026E0">
          <w:rPr>
            <w:rFonts w:ascii="Book Antiqua" w:hAnsi="Book Antiqua"/>
          </w:rPr>
          <w:delText>Instructions</w:delText>
        </w:r>
      </w:del>
    </w:p>
    <w:p w14:paraId="3538BBC1" w14:textId="77777777" w:rsidR="002C094E" w:rsidRPr="00B026E0" w:rsidRDefault="002C094E" w:rsidP="002C094E">
      <w:pPr>
        <w:pStyle w:val="ListParagraph"/>
        <w:numPr>
          <w:ilvl w:val="0"/>
          <w:numId w:val="9"/>
        </w:numPr>
        <w:rPr>
          <w:del w:id="137" w:author="Pat" w:date="2026-09-25T19:59:00Z" w16du:dateUtc="2026-09-25T23:59:00Z"/>
          <w:rFonts w:ascii="Book Antiqua" w:hAnsi="Book Antiqua"/>
        </w:rPr>
      </w:pPr>
      <w:del w:id="138" w:author="Pat" w:date="2026-09-25T19:59:00Z" w16du:dateUtc="2026-09-25T23:59:00Z">
        <w:r>
          <w:rPr>
            <w:rFonts w:ascii="Book Antiqua" w:hAnsi="Book Antiqua"/>
          </w:rPr>
          <w:delText xml:space="preserve">This paper has </w:delText>
        </w:r>
        <w:r w:rsidR="000E344B" w:rsidRPr="00C94BD9">
          <w:rPr>
            <w:rFonts w:ascii="Book Antiqua" w:hAnsi="Book Antiqua"/>
            <w:b/>
          </w:rPr>
          <w:delText>FOUR</w:delText>
        </w:r>
        <w:r w:rsidR="000E344B">
          <w:rPr>
            <w:rFonts w:ascii="Book Antiqua" w:hAnsi="Book Antiqua"/>
          </w:rPr>
          <w:delText xml:space="preserve"> </w:delText>
        </w:r>
        <w:r w:rsidR="000E344B" w:rsidRPr="00B026E0">
          <w:rPr>
            <w:rFonts w:ascii="Book Antiqua" w:hAnsi="Book Antiqua"/>
          </w:rPr>
          <w:delText>questions</w:delText>
        </w:r>
        <w:r w:rsidRPr="00B026E0">
          <w:rPr>
            <w:rFonts w:ascii="Book Antiqua" w:hAnsi="Book Antiqua"/>
          </w:rPr>
          <w:delText>.</w:delText>
        </w:r>
      </w:del>
    </w:p>
    <w:p w14:paraId="5C87AA3C" w14:textId="77777777" w:rsidR="002C094E" w:rsidRPr="00B026E0" w:rsidRDefault="002C094E" w:rsidP="002C094E">
      <w:pPr>
        <w:pStyle w:val="ListParagraph"/>
        <w:numPr>
          <w:ilvl w:val="0"/>
          <w:numId w:val="9"/>
        </w:numPr>
        <w:rPr>
          <w:del w:id="139" w:author="Pat" w:date="2026-09-25T19:59:00Z" w16du:dateUtc="2026-09-25T23:59:00Z"/>
          <w:rFonts w:ascii="Book Antiqua" w:hAnsi="Book Antiqua"/>
        </w:rPr>
      </w:pPr>
      <w:del w:id="140" w:author="Pat" w:date="2026-09-25T19:59:00Z" w16du:dateUtc="2026-09-25T23:59:00Z">
        <w:r w:rsidRPr="00B026E0">
          <w:rPr>
            <w:rFonts w:ascii="Book Antiqua" w:hAnsi="Book Antiqua"/>
          </w:rPr>
          <w:delText xml:space="preserve">Answer Question </w:delText>
        </w:r>
        <w:r w:rsidRPr="00B026E0">
          <w:rPr>
            <w:rFonts w:ascii="Book Antiqua" w:hAnsi="Book Antiqua"/>
            <w:b/>
          </w:rPr>
          <w:delText>ONE</w:delText>
        </w:r>
        <w:r w:rsidRPr="00B026E0">
          <w:rPr>
            <w:rFonts w:ascii="Book Antiqua" w:hAnsi="Book Antiqua"/>
          </w:rPr>
          <w:delText xml:space="preserve"> and any other </w:delText>
        </w:r>
        <w:r w:rsidRPr="00B026E0">
          <w:rPr>
            <w:rFonts w:ascii="Book Antiqua" w:hAnsi="Book Antiqua"/>
            <w:b/>
          </w:rPr>
          <w:delText>TWO</w:delText>
        </w:r>
        <w:r w:rsidRPr="00B026E0">
          <w:rPr>
            <w:rFonts w:ascii="Book Antiqua" w:hAnsi="Book Antiqua"/>
          </w:rPr>
          <w:delText xml:space="preserve"> questions</w:delText>
        </w:r>
      </w:del>
    </w:p>
    <w:p w14:paraId="5B9AB8CE" w14:textId="77777777" w:rsidR="002C094E" w:rsidRPr="00B026E0" w:rsidRDefault="002C094E" w:rsidP="002C094E">
      <w:pPr>
        <w:pStyle w:val="ListParagraph"/>
        <w:numPr>
          <w:ilvl w:val="0"/>
          <w:numId w:val="9"/>
        </w:numPr>
        <w:rPr>
          <w:del w:id="141" w:author="Pat" w:date="2026-09-25T19:59:00Z" w16du:dateUtc="2026-09-25T23:59:00Z"/>
          <w:rFonts w:ascii="Book Antiqua" w:hAnsi="Book Antiqua"/>
        </w:rPr>
      </w:pPr>
      <w:del w:id="142" w:author="Pat" w:date="2026-09-25T19:59:00Z" w16du:dateUtc="2026-09-25T23:59:00Z">
        <w:r w:rsidRPr="00B026E0">
          <w:rPr>
            <w:rFonts w:ascii="Book Antiqua" w:hAnsi="Book Antiqua"/>
          </w:rPr>
          <w:delText>The exam is two hours long.</w:delText>
        </w:r>
      </w:del>
    </w:p>
    <w:p w14:paraId="59B09E16" w14:textId="77777777" w:rsidR="002C094E" w:rsidRPr="00B026E0" w:rsidRDefault="002C094E" w:rsidP="002C094E">
      <w:pPr>
        <w:pStyle w:val="ListParagraph"/>
        <w:numPr>
          <w:ilvl w:val="0"/>
          <w:numId w:val="9"/>
        </w:numPr>
        <w:rPr>
          <w:del w:id="143" w:author="Pat" w:date="2026-09-25T19:59:00Z" w16du:dateUtc="2026-09-25T23:59:00Z"/>
          <w:rFonts w:ascii="Book Antiqua" w:hAnsi="Book Antiqua"/>
        </w:rPr>
      </w:pPr>
      <w:del w:id="144" w:author="Pat" w:date="2026-09-25T19:59:00Z" w16du:dateUtc="2026-09-25T23:59:00Z">
        <w:r w:rsidRPr="00B026E0">
          <w:rPr>
            <w:rFonts w:ascii="Book Antiqua" w:hAnsi="Book Antiqua"/>
          </w:rPr>
          <w:delText>Any form of cheating will lead to immediate dismissal from the exam room. The candidate will earn a failing grade.</w:delText>
        </w:r>
      </w:del>
    </w:p>
    <w:p w14:paraId="67AD975E" w14:textId="77777777" w:rsidR="002C094E" w:rsidRPr="00B026E0" w:rsidRDefault="002C094E" w:rsidP="002C094E">
      <w:pPr>
        <w:pStyle w:val="ListParagraph"/>
        <w:numPr>
          <w:ilvl w:val="0"/>
          <w:numId w:val="9"/>
        </w:numPr>
        <w:rPr>
          <w:del w:id="145" w:author="Pat" w:date="2026-09-25T19:59:00Z" w16du:dateUtc="2026-09-25T23:59:00Z"/>
          <w:rFonts w:ascii="Book Antiqua" w:hAnsi="Book Antiqua"/>
          <w:b/>
        </w:rPr>
      </w:pPr>
      <w:del w:id="146" w:author="Pat" w:date="2026-09-25T19:59:00Z" w16du:dateUtc="2026-09-25T23:59:00Z">
        <w:r w:rsidRPr="00B026E0">
          <w:rPr>
            <w:rFonts w:ascii="Book Antiqua" w:hAnsi="Book Antiqua"/>
          </w:rPr>
          <w:delText>Please show all your working clearly.</w:delText>
        </w:r>
      </w:del>
    </w:p>
    <w:p w14:paraId="0994E823" w14:textId="77777777" w:rsidR="002C094E" w:rsidRPr="00B026E0" w:rsidRDefault="002C094E" w:rsidP="002C094E">
      <w:pPr>
        <w:pStyle w:val="ListParagraph"/>
        <w:rPr>
          <w:del w:id="147" w:author="Pat" w:date="2026-09-25T19:59:00Z" w16du:dateUtc="2026-09-25T23:59:00Z"/>
          <w:rFonts w:ascii="Book Antiqua" w:hAnsi="Book Antiqua"/>
          <w:b/>
        </w:rPr>
      </w:pPr>
    </w:p>
    <w:p w14:paraId="309A4B47" w14:textId="77777777" w:rsidR="002C094E" w:rsidRPr="00B026E0" w:rsidRDefault="002C094E" w:rsidP="002C094E">
      <w:pPr>
        <w:rPr>
          <w:del w:id="148" w:author="Pat" w:date="2026-09-25T19:59:00Z" w16du:dateUtc="2026-09-25T23:59:00Z"/>
          <w:rFonts w:ascii="Book Antiqua" w:hAnsi="Book Antiqua"/>
          <w:b/>
        </w:rPr>
      </w:pPr>
    </w:p>
    <w:p w14:paraId="2A469DFD" w14:textId="77777777" w:rsidR="002C094E" w:rsidRPr="00B026E0" w:rsidRDefault="002C094E" w:rsidP="002C094E">
      <w:pPr>
        <w:rPr>
          <w:del w:id="149" w:author="Pat" w:date="2026-09-25T19:59:00Z" w16du:dateUtc="2026-09-25T23:59:00Z"/>
          <w:rFonts w:ascii="Book Antiqua" w:hAnsi="Book Antiqua"/>
          <w:b/>
        </w:rPr>
      </w:pPr>
    </w:p>
    <w:p w14:paraId="7227B96A" w14:textId="77777777" w:rsidR="002C094E" w:rsidRPr="00B026E0" w:rsidRDefault="002C094E" w:rsidP="002C094E">
      <w:pPr>
        <w:rPr>
          <w:del w:id="150" w:author="Pat" w:date="2026-09-25T19:59:00Z" w16du:dateUtc="2026-09-25T23:59:00Z"/>
          <w:rFonts w:ascii="Book Antiqua" w:hAnsi="Book Antiqua"/>
          <w:b/>
        </w:rPr>
      </w:pPr>
    </w:p>
    <w:p w14:paraId="790114C9" w14:textId="77777777" w:rsidR="002C094E" w:rsidRDefault="002C094E" w:rsidP="002C094E">
      <w:pPr>
        <w:rPr>
          <w:del w:id="151" w:author="Pat" w:date="2026-09-25T19:59:00Z" w16du:dateUtc="2026-09-25T23:59:00Z"/>
        </w:rPr>
      </w:pPr>
      <w:del w:id="152" w:author="Pat" w:date="2026-09-25T19:59:00Z" w16du:dateUtc="2026-09-25T23:59:00Z">
        <w:r w:rsidRPr="00B026E0">
          <w:delText>EXAM BEGINS ON SECOND PAGE.</w:delText>
        </w:r>
      </w:del>
    </w:p>
    <w:p w14:paraId="398757D5" w14:textId="77777777" w:rsidR="002C094E" w:rsidRDefault="002C094E">
      <w:pPr>
        <w:rPr>
          <w:del w:id="153" w:author="Pat" w:date="2026-09-25T19:59:00Z" w16du:dateUtc="2026-09-25T23:59:00Z"/>
          <w:b/>
        </w:rPr>
      </w:pPr>
    </w:p>
    <w:p w14:paraId="1841671D" w14:textId="77777777" w:rsidR="002C094E" w:rsidRDefault="002C094E">
      <w:pPr>
        <w:rPr>
          <w:del w:id="154" w:author="Pat" w:date="2026-09-25T19:59:00Z" w16du:dateUtc="2026-09-25T23:59:00Z"/>
          <w:b/>
        </w:rPr>
      </w:pPr>
      <w:del w:id="155" w:author="Pat" w:date="2026-09-25T19:59:00Z" w16du:dateUtc="2026-09-25T23:59:00Z">
        <w:r>
          <w:rPr>
            <w:b/>
          </w:rPr>
          <w:br w:type="page"/>
        </w:r>
      </w:del>
    </w:p>
    <w:p w14:paraId="201D8A1F" w14:textId="77777777" w:rsidR="00FB2474" w:rsidRPr="00457647" w:rsidRDefault="005E2E98">
      <w:pPr>
        <w:rPr>
          <w:del w:id="156" w:author="Pat" w:date="2026-09-25T19:59:00Z" w16du:dateUtc="2026-09-25T23:59:00Z"/>
          <w:b/>
          <w:u w:val="single"/>
        </w:rPr>
      </w:pPr>
      <w:del w:id="157" w:author="Pat" w:date="2026-09-25T19:59:00Z" w16du:dateUtc="2026-09-25T23:59:00Z">
        <w:r w:rsidRPr="00457647">
          <w:rPr>
            <w:b/>
            <w:u w:val="single"/>
          </w:rPr>
          <w:delText>QUESTION ONE (30MKS)</w:delText>
        </w:r>
      </w:del>
    </w:p>
    <w:p w14:paraId="28487EC9" w14:textId="77777777" w:rsidR="00156337" w:rsidRDefault="00156337">
      <w:pPr>
        <w:rPr>
          <w:del w:id="158" w:author="Pat" w:date="2026-09-25T19:59:00Z" w16du:dateUtc="2026-09-25T23:59:00Z"/>
        </w:rPr>
      </w:pPr>
    </w:p>
    <w:p w14:paraId="0034AF5A" w14:textId="77777777" w:rsidR="00156337" w:rsidRPr="00457647" w:rsidRDefault="00156337" w:rsidP="00457647">
      <w:pPr>
        <w:pStyle w:val="ListParagraph"/>
        <w:numPr>
          <w:ilvl w:val="0"/>
          <w:numId w:val="12"/>
        </w:numPr>
        <w:spacing w:line="360" w:lineRule="auto"/>
        <w:jc w:val="both"/>
        <w:rPr>
          <w:del w:id="159" w:author="Pat" w:date="2026-09-25T19:59:00Z" w16du:dateUtc="2026-09-25T23:59:00Z"/>
          <w:color w:val="000000"/>
        </w:rPr>
      </w:pPr>
      <w:del w:id="160" w:author="Pat" w:date="2026-09-25T19:59:00Z" w16du:dateUtc="2026-09-25T23:59:00Z">
        <w:r w:rsidRPr="00457647">
          <w:rPr>
            <w:color w:val="000000"/>
          </w:rPr>
          <w:delText>Distinguish between the following statistical concepts</w:delText>
        </w:r>
      </w:del>
    </w:p>
    <w:p w14:paraId="0037CA5E" w14:textId="77777777" w:rsidR="00156337" w:rsidRDefault="00156337" w:rsidP="00156337">
      <w:pPr>
        <w:pStyle w:val="ListParagraph"/>
        <w:numPr>
          <w:ilvl w:val="0"/>
          <w:numId w:val="4"/>
        </w:numPr>
        <w:spacing w:line="360" w:lineRule="auto"/>
        <w:ind w:left="811" w:hanging="454"/>
        <w:jc w:val="both"/>
        <w:rPr>
          <w:del w:id="161" w:author="Pat" w:date="2026-09-25T19:59:00Z" w16du:dateUtc="2026-09-25T23:59:00Z"/>
          <w:color w:val="000000"/>
        </w:rPr>
      </w:pPr>
      <w:del w:id="162" w:author="Pat" w:date="2026-09-25T19:59:00Z" w16du:dateUtc="2026-09-25T23:59:00Z">
        <w:r>
          <w:rPr>
            <w:color w:val="000000"/>
          </w:rPr>
          <w:delText xml:space="preserve">Measures of central tendancy and Dispersion </w:delText>
        </w:r>
        <w:r>
          <w:rPr>
            <w:color w:val="000000"/>
          </w:rPr>
          <w:tab/>
        </w:r>
        <w:r>
          <w:rPr>
            <w:color w:val="000000"/>
          </w:rPr>
          <w:tab/>
        </w:r>
        <w:r>
          <w:rPr>
            <w:color w:val="000000"/>
          </w:rPr>
          <w:tab/>
        </w:r>
        <w:r>
          <w:rPr>
            <w:color w:val="000000"/>
          </w:rPr>
          <w:tab/>
          <w:delText>(2mks)</w:delText>
        </w:r>
      </w:del>
    </w:p>
    <w:p w14:paraId="775B343D" w14:textId="77777777" w:rsidR="00156337" w:rsidRDefault="00156337" w:rsidP="00156337">
      <w:pPr>
        <w:pStyle w:val="ListParagraph"/>
        <w:numPr>
          <w:ilvl w:val="0"/>
          <w:numId w:val="4"/>
        </w:numPr>
        <w:spacing w:line="360" w:lineRule="auto"/>
        <w:ind w:left="811" w:hanging="454"/>
        <w:jc w:val="both"/>
        <w:rPr>
          <w:del w:id="163" w:author="Pat" w:date="2026-09-25T19:59:00Z" w16du:dateUtc="2026-09-25T23:59:00Z"/>
          <w:color w:val="000000"/>
        </w:rPr>
      </w:pPr>
      <w:del w:id="164" w:author="Pat" w:date="2026-09-25T19:59:00Z" w16du:dateUtc="2026-09-25T23:59:00Z">
        <w:r>
          <w:rPr>
            <w:color w:val="000000"/>
          </w:rPr>
          <w:delText xml:space="preserve">Type I and Type II error </w:delText>
        </w:r>
        <w:r>
          <w:rPr>
            <w:color w:val="000000"/>
          </w:rPr>
          <w:tab/>
        </w:r>
        <w:r>
          <w:rPr>
            <w:color w:val="000000"/>
          </w:rPr>
          <w:tab/>
        </w:r>
        <w:r>
          <w:rPr>
            <w:color w:val="000000"/>
          </w:rPr>
          <w:tab/>
        </w:r>
        <w:r>
          <w:rPr>
            <w:color w:val="000000"/>
          </w:rPr>
          <w:tab/>
        </w:r>
        <w:r>
          <w:rPr>
            <w:color w:val="000000"/>
          </w:rPr>
          <w:tab/>
        </w:r>
        <w:r>
          <w:rPr>
            <w:color w:val="000000"/>
          </w:rPr>
          <w:tab/>
        </w:r>
        <w:r>
          <w:rPr>
            <w:color w:val="000000"/>
          </w:rPr>
          <w:tab/>
          <w:delText>(2mks)</w:delText>
        </w:r>
      </w:del>
    </w:p>
    <w:p w14:paraId="00F00A4D" w14:textId="77777777" w:rsidR="00156337" w:rsidRDefault="00156337" w:rsidP="00156337">
      <w:pPr>
        <w:pStyle w:val="ListParagraph"/>
        <w:numPr>
          <w:ilvl w:val="0"/>
          <w:numId w:val="4"/>
        </w:numPr>
        <w:spacing w:line="360" w:lineRule="auto"/>
        <w:ind w:left="811" w:hanging="454"/>
        <w:jc w:val="both"/>
        <w:rPr>
          <w:del w:id="165" w:author="Pat" w:date="2026-09-25T19:59:00Z" w16du:dateUtc="2026-09-25T23:59:00Z"/>
          <w:color w:val="000000"/>
        </w:rPr>
      </w:pPr>
      <w:del w:id="166" w:author="Pat" w:date="2026-09-25T19:59:00Z" w16du:dateUtc="2026-09-25T23:59:00Z">
        <w:r>
          <w:rPr>
            <w:color w:val="000000"/>
          </w:rPr>
          <w:delText>Continuous and Discreet variable</w:delText>
        </w:r>
        <w:r>
          <w:rPr>
            <w:color w:val="000000"/>
          </w:rPr>
          <w:tab/>
        </w:r>
        <w:r>
          <w:rPr>
            <w:color w:val="000000"/>
          </w:rPr>
          <w:tab/>
        </w:r>
        <w:r>
          <w:rPr>
            <w:color w:val="000000"/>
          </w:rPr>
          <w:tab/>
        </w:r>
        <w:r>
          <w:rPr>
            <w:color w:val="000000"/>
          </w:rPr>
          <w:tab/>
        </w:r>
        <w:r>
          <w:rPr>
            <w:color w:val="000000"/>
          </w:rPr>
          <w:tab/>
        </w:r>
        <w:r>
          <w:rPr>
            <w:color w:val="000000"/>
          </w:rPr>
          <w:tab/>
          <w:delText xml:space="preserve"> (2mks)</w:delText>
        </w:r>
      </w:del>
    </w:p>
    <w:p w14:paraId="13C7ED63" w14:textId="77777777" w:rsidR="00156337" w:rsidRDefault="00156337" w:rsidP="00156337">
      <w:pPr>
        <w:pStyle w:val="ListParagraph"/>
        <w:numPr>
          <w:ilvl w:val="0"/>
          <w:numId w:val="4"/>
        </w:numPr>
        <w:spacing w:line="360" w:lineRule="auto"/>
        <w:ind w:left="811" w:hanging="454"/>
        <w:jc w:val="both"/>
        <w:rPr>
          <w:del w:id="167" w:author="Pat" w:date="2026-09-25T19:59:00Z" w16du:dateUtc="2026-09-25T23:59:00Z"/>
          <w:color w:val="000000"/>
        </w:rPr>
      </w:pPr>
      <w:del w:id="168" w:author="Pat" w:date="2026-09-25T19:59:00Z" w16du:dateUtc="2026-09-25T23:59:00Z">
        <w:r>
          <w:rPr>
            <w:color w:val="000000"/>
          </w:rPr>
          <w:delText xml:space="preserve">Sample and Population </w:delText>
        </w:r>
        <w:r>
          <w:rPr>
            <w:color w:val="000000"/>
          </w:rPr>
          <w:tab/>
        </w:r>
        <w:r>
          <w:rPr>
            <w:color w:val="000000"/>
          </w:rPr>
          <w:tab/>
        </w:r>
        <w:r>
          <w:rPr>
            <w:color w:val="000000"/>
          </w:rPr>
          <w:tab/>
        </w:r>
        <w:r>
          <w:rPr>
            <w:color w:val="000000"/>
          </w:rPr>
          <w:tab/>
        </w:r>
        <w:r>
          <w:rPr>
            <w:color w:val="000000"/>
          </w:rPr>
          <w:tab/>
        </w:r>
        <w:r>
          <w:rPr>
            <w:color w:val="000000"/>
          </w:rPr>
          <w:tab/>
        </w:r>
        <w:r>
          <w:rPr>
            <w:color w:val="000000"/>
          </w:rPr>
          <w:tab/>
          <w:delText>(2mks)</w:delText>
        </w:r>
      </w:del>
    </w:p>
    <w:p w14:paraId="77EAB865" w14:textId="77777777" w:rsidR="00156337" w:rsidRDefault="00156337" w:rsidP="00156337">
      <w:pPr>
        <w:pStyle w:val="ListParagraph"/>
        <w:numPr>
          <w:ilvl w:val="0"/>
          <w:numId w:val="4"/>
        </w:numPr>
        <w:spacing w:line="360" w:lineRule="auto"/>
        <w:ind w:left="811" w:hanging="454"/>
        <w:jc w:val="both"/>
        <w:rPr>
          <w:del w:id="169" w:author="Pat" w:date="2026-09-25T19:59:00Z" w16du:dateUtc="2026-09-25T23:59:00Z"/>
          <w:color w:val="000000"/>
        </w:rPr>
      </w:pPr>
      <w:del w:id="170" w:author="Pat" w:date="2026-09-25T19:59:00Z" w16du:dateUtc="2026-09-25T23:59:00Z">
        <w:r>
          <w:rPr>
            <w:color w:val="000000"/>
          </w:rPr>
          <w:delText xml:space="preserve">Class interval and class limit </w:delText>
        </w:r>
        <w:r>
          <w:rPr>
            <w:color w:val="000000"/>
          </w:rPr>
          <w:tab/>
        </w:r>
        <w:r>
          <w:rPr>
            <w:color w:val="000000"/>
          </w:rPr>
          <w:tab/>
        </w:r>
        <w:r>
          <w:rPr>
            <w:color w:val="000000"/>
          </w:rPr>
          <w:tab/>
        </w:r>
        <w:r>
          <w:rPr>
            <w:color w:val="000000"/>
          </w:rPr>
          <w:tab/>
        </w:r>
        <w:r>
          <w:rPr>
            <w:color w:val="000000"/>
          </w:rPr>
          <w:tab/>
        </w:r>
        <w:r>
          <w:rPr>
            <w:color w:val="000000"/>
          </w:rPr>
          <w:tab/>
          <w:delText>(2mks)</w:delText>
        </w:r>
      </w:del>
    </w:p>
    <w:p w14:paraId="02B0E056" w14:textId="77777777" w:rsidR="00156337" w:rsidRDefault="00156337">
      <w:pPr>
        <w:rPr>
          <w:del w:id="171" w:author="Pat" w:date="2026-09-25T19:59:00Z" w16du:dateUtc="2026-09-25T23:59:00Z"/>
        </w:rPr>
      </w:pPr>
    </w:p>
    <w:p w14:paraId="569AF2AC" w14:textId="77777777" w:rsidR="00FB2474" w:rsidRDefault="00FB2474" w:rsidP="00457647">
      <w:pPr>
        <w:pStyle w:val="ListParagraph"/>
        <w:numPr>
          <w:ilvl w:val="0"/>
          <w:numId w:val="12"/>
        </w:numPr>
        <w:spacing w:line="360" w:lineRule="auto"/>
        <w:jc w:val="both"/>
        <w:rPr>
          <w:del w:id="172" w:author="Pat" w:date="2026-09-25T19:59:00Z" w16du:dateUtc="2026-09-25T23:59:00Z"/>
        </w:rPr>
      </w:pPr>
      <w:del w:id="173" w:author="Pat" w:date="2026-09-25T19:59:00Z" w16du:dateUtc="2026-09-25T23:59:00Z">
        <w:r>
          <w:delText>The following data shows the marks the student scored in</w:delText>
        </w:r>
        <w:r w:rsidR="005E2E98">
          <w:delText xml:space="preserve"> an IQ test</w:delText>
        </w:r>
        <w:r>
          <w:delText xml:space="preserve"> </w:delText>
        </w:r>
        <w:r w:rsidR="005E2E98">
          <w:delText xml:space="preserve">interview done to students who had applied for a public relation job in one </w:delText>
        </w:r>
        <w:r w:rsidR="00D83BC8">
          <w:delText>Media Company</w:delText>
        </w:r>
        <w:r w:rsidR="005E2E98">
          <w:delText>. Study the table below and answer the question that follows</w:delText>
        </w:r>
      </w:del>
    </w:p>
    <w:p w14:paraId="115C8981" w14:textId="77777777" w:rsidR="00FB2474" w:rsidRDefault="00FB2474" w:rsidP="00515372">
      <w:pPr>
        <w:spacing w:line="360" w:lineRule="auto"/>
        <w:jc w:val="both"/>
        <w:rPr>
          <w:del w:id="174" w:author="Pat" w:date="2026-09-25T19:59:00Z" w16du:dateUtc="2026-09-25T23:59:00Z"/>
        </w:rPr>
      </w:pPr>
    </w:p>
    <w:tbl>
      <w:tblPr>
        <w:tblW w:w="8221"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992"/>
        <w:gridCol w:w="851"/>
        <w:gridCol w:w="992"/>
        <w:gridCol w:w="1134"/>
        <w:gridCol w:w="992"/>
        <w:gridCol w:w="1276"/>
      </w:tblGrid>
      <w:tr w:rsidR="00FB2474" w14:paraId="7B300455" w14:textId="77777777" w:rsidTr="00D83BC8">
        <w:trPr>
          <w:trHeight w:val="375"/>
          <w:del w:id="175" w:author="Pat" w:date="2026-09-25T19:59:00Z" w16du:dateUtc="2026-09-25T23:59:00Z"/>
        </w:trPr>
        <w:tc>
          <w:tcPr>
            <w:tcW w:w="1984" w:type="dxa"/>
          </w:tcPr>
          <w:p w14:paraId="2613DC40" w14:textId="77777777" w:rsidR="00FB2474" w:rsidRDefault="00FB2474" w:rsidP="005E2E98">
            <w:pPr>
              <w:ind w:left="45"/>
              <w:jc w:val="both"/>
              <w:rPr>
                <w:del w:id="176" w:author="Pat" w:date="2026-09-25T19:59:00Z" w16du:dateUtc="2026-09-25T23:59:00Z"/>
                <w:color w:val="000000"/>
              </w:rPr>
            </w:pPr>
            <w:del w:id="177" w:author="Pat" w:date="2026-09-25T19:59:00Z" w16du:dateUtc="2026-09-25T23:59:00Z">
              <w:r>
                <w:rPr>
                  <w:color w:val="000000"/>
                </w:rPr>
                <w:delText>Classes (marks)</w:delText>
              </w:r>
            </w:del>
          </w:p>
        </w:tc>
        <w:tc>
          <w:tcPr>
            <w:tcW w:w="992" w:type="dxa"/>
          </w:tcPr>
          <w:p w14:paraId="62F55A8A" w14:textId="77777777" w:rsidR="00FB2474" w:rsidRDefault="00FB2474" w:rsidP="005E2E98">
            <w:pPr>
              <w:jc w:val="both"/>
              <w:rPr>
                <w:del w:id="178" w:author="Pat" w:date="2026-09-25T19:59:00Z" w16du:dateUtc="2026-09-25T23:59:00Z"/>
                <w:color w:val="000000"/>
              </w:rPr>
            </w:pPr>
            <w:del w:id="179" w:author="Pat" w:date="2026-09-25T19:59:00Z" w16du:dateUtc="2026-09-25T23:59:00Z">
              <w:r>
                <w:rPr>
                  <w:color w:val="000000"/>
                </w:rPr>
                <w:delText>20-30</w:delText>
              </w:r>
            </w:del>
          </w:p>
        </w:tc>
        <w:tc>
          <w:tcPr>
            <w:tcW w:w="851" w:type="dxa"/>
          </w:tcPr>
          <w:p w14:paraId="799F516C" w14:textId="77777777" w:rsidR="00FB2474" w:rsidRDefault="00FB2474" w:rsidP="005E2E98">
            <w:pPr>
              <w:jc w:val="both"/>
              <w:rPr>
                <w:del w:id="180" w:author="Pat" w:date="2026-09-25T19:59:00Z" w16du:dateUtc="2026-09-25T23:59:00Z"/>
                <w:color w:val="000000"/>
              </w:rPr>
            </w:pPr>
            <w:del w:id="181" w:author="Pat" w:date="2026-09-25T19:59:00Z" w16du:dateUtc="2026-09-25T23:59:00Z">
              <w:r>
                <w:rPr>
                  <w:color w:val="000000"/>
                </w:rPr>
                <w:delText>30-40</w:delText>
              </w:r>
            </w:del>
          </w:p>
        </w:tc>
        <w:tc>
          <w:tcPr>
            <w:tcW w:w="992" w:type="dxa"/>
          </w:tcPr>
          <w:p w14:paraId="70038EA6" w14:textId="77777777" w:rsidR="00FB2474" w:rsidRDefault="00FB2474" w:rsidP="005E2E98">
            <w:pPr>
              <w:jc w:val="both"/>
              <w:rPr>
                <w:del w:id="182" w:author="Pat" w:date="2026-09-25T19:59:00Z" w16du:dateUtc="2026-09-25T23:59:00Z"/>
                <w:color w:val="000000"/>
              </w:rPr>
            </w:pPr>
            <w:del w:id="183" w:author="Pat" w:date="2026-09-25T19:59:00Z" w16du:dateUtc="2026-09-25T23:59:00Z">
              <w:r>
                <w:rPr>
                  <w:color w:val="000000"/>
                </w:rPr>
                <w:delText>40-50</w:delText>
              </w:r>
            </w:del>
          </w:p>
        </w:tc>
        <w:tc>
          <w:tcPr>
            <w:tcW w:w="1134" w:type="dxa"/>
          </w:tcPr>
          <w:p w14:paraId="53845E3B" w14:textId="77777777" w:rsidR="00FB2474" w:rsidRDefault="00FB2474" w:rsidP="005E2E98">
            <w:pPr>
              <w:jc w:val="both"/>
              <w:rPr>
                <w:del w:id="184" w:author="Pat" w:date="2026-09-25T19:59:00Z" w16du:dateUtc="2026-09-25T23:59:00Z"/>
                <w:color w:val="000000"/>
              </w:rPr>
            </w:pPr>
            <w:del w:id="185" w:author="Pat" w:date="2026-09-25T19:59:00Z" w16du:dateUtc="2026-09-25T23:59:00Z">
              <w:r>
                <w:rPr>
                  <w:color w:val="000000"/>
                </w:rPr>
                <w:delText>50-60</w:delText>
              </w:r>
            </w:del>
          </w:p>
        </w:tc>
        <w:tc>
          <w:tcPr>
            <w:tcW w:w="992" w:type="dxa"/>
          </w:tcPr>
          <w:p w14:paraId="181FD4E1" w14:textId="77777777" w:rsidR="00FB2474" w:rsidRDefault="00FB2474" w:rsidP="005E2E98">
            <w:pPr>
              <w:jc w:val="both"/>
              <w:rPr>
                <w:del w:id="186" w:author="Pat" w:date="2026-09-25T19:59:00Z" w16du:dateUtc="2026-09-25T23:59:00Z"/>
                <w:color w:val="000000"/>
              </w:rPr>
            </w:pPr>
            <w:del w:id="187" w:author="Pat" w:date="2026-09-25T19:59:00Z" w16du:dateUtc="2026-09-25T23:59:00Z">
              <w:r>
                <w:rPr>
                  <w:color w:val="000000"/>
                </w:rPr>
                <w:delText>60-70</w:delText>
              </w:r>
            </w:del>
          </w:p>
        </w:tc>
        <w:tc>
          <w:tcPr>
            <w:tcW w:w="1276" w:type="dxa"/>
          </w:tcPr>
          <w:p w14:paraId="18366E3E" w14:textId="77777777" w:rsidR="00FB2474" w:rsidRDefault="00FB2474" w:rsidP="005E2E98">
            <w:pPr>
              <w:jc w:val="both"/>
              <w:rPr>
                <w:del w:id="188" w:author="Pat" w:date="2026-09-25T19:59:00Z" w16du:dateUtc="2026-09-25T23:59:00Z"/>
                <w:color w:val="000000"/>
              </w:rPr>
            </w:pPr>
            <w:del w:id="189" w:author="Pat" w:date="2026-09-25T19:59:00Z" w16du:dateUtc="2026-09-25T23:59:00Z">
              <w:r>
                <w:rPr>
                  <w:color w:val="000000"/>
                </w:rPr>
                <w:delText>70-80</w:delText>
              </w:r>
            </w:del>
          </w:p>
        </w:tc>
      </w:tr>
      <w:tr w:rsidR="00FB2474" w14:paraId="38952B42" w14:textId="77777777" w:rsidTr="00D83BC8">
        <w:trPr>
          <w:trHeight w:val="587"/>
          <w:del w:id="190" w:author="Pat" w:date="2026-09-25T19:59:00Z" w16du:dateUtc="2026-09-25T23:59:00Z"/>
        </w:trPr>
        <w:tc>
          <w:tcPr>
            <w:tcW w:w="1984" w:type="dxa"/>
          </w:tcPr>
          <w:p w14:paraId="7C23197A" w14:textId="77777777" w:rsidR="00FB2474" w:rsidRDefault="00FB2474" w:rsidP="005E2E98">
            <w:pPr>
              <w:ind w:left="45"/>
              <w:jc w:val="both"/>
              <w:rPr>
                <w:del w:id="191" w:author="Pat" w:date="2026-09-25T19:59:00Z" w16du:dateUtc="2026-09-25T23:59:00Z"/>
                <w:color w:val="000000"/>
              </w:rPr>
            </w:pPr>
            <w:del w:id="192" w:author="Pat" w:date="2026-09-25T19:59:00Z" w16du:dateUtc="2026-09-25T23:59:00Z">
              <w:r>
                <w:rPr>
                  <w:color w:val="000000"/>
                </w:rPr>
                <w:delText>Frequencies(No of students)</w:delText>
              </w:r>
            </w:del>
          </w:p>
        </w:tc>
        <w:tc>
          <w:tcPr>
            <w:tcW w:w="992" w:type="dxa"/>
          </w:tcPr>
          <w:p w14:paraId="69954D09" w14:textId="77777777" w:rsidR="00FB2474" w:rsidRDefault="00FB2474" w:rsidP="005E2E98">
            <w:pPr>
              <w:jc w:val="both"/>
              <w:rPr>
                <w:del w:id="193" w:author="Pat" w:date="2026-09-25T19:59:00Z" w16du:dateUtc="2026-09-25T23:59:00Z"/>
                <w:color w:val="000000"/>
              </w:rPr>
            </w:pPr>
            <w:del w:id="194" w:author="Pat" w:date="2026-09-25T19:59:00Z" w16du:dateUtc="2026-09-25T23:59:00Z">
              <w:r>
                <w:rPr>
                  <w:color w:val="000000"/>
                </w:rPr>
                <w:delText>4</w:delText>
              </w:r>
            </w:del>
          </w:p>
        </w:tc>
        <w:tc>
          <w:tcPr>
            <w:tcW w:w="851" w:type="dxa"/>
          </w:tcPr>
          <w:p w14:paraId="1FB94BE1" w14:textId="77777777" w:rsidR="00FB2474" w:rsidRDefault="00FB2474" w:rsidP="005E2E98">
            <w:pPr>
              <w:jc w:val="both"/>
              <w:rPr>
                <w:del w:id="195" w:author="Pat" w:date="2026-09-25T19:59:00Z" w16du:dateUtc="2026-09-25T23:59:00Z"/>
                <w:color w:val="000000"/>
              </w:rPr>
            </w:pPr>
            <w:del w:id="196" w:author="Pat" w:date="2026-09-25T19:59:00Z" w16du:dateUtc="2026-09-25T23:59:00Z">
              <w:r>
                <w:rPr>
                  <w:color w:val="000000"/>
                </w:rPr>
                <w:delText>4</w:delText>
              </w:r>
            </w:del>
          </w:p>
        </w:tc>
        <w:tc>
          <w:tcPr>
            <w:tcW w:w="992" w:type="dxa"/>
          </w:tcPr>
          <w:p w14:paraId="22A0C903" w14:textId="77777777" w:rsidR="00FB2474" w:rsidRDefault="00FB2474" w:rsidP="005E2E98">
            <w:pPr>
              <w:jc w:val="both"/>
              <w:rPr>
                <w:del w:id="197" w:author="Pat" w:date="2026-09-25T19:59:00Z" w16du:dateUtc="2026-09-25T23:59:00Z"/>
                <w:color w:val="000000"/>
              </w:rPr>
            </w:pPr>
            <w:del w:id="198" w:author="Pat" w:date="2026-09-25T19:59:00Z" w16du:dateUtc="2026-09-25T23:59:00Z">
              <w:r>
                <w:rPr>
                  <w:color w:val="000000"/>
                </w:rPr>
                <w:delText>8</w:delText>
              </w:r>
            </w:del>
          </w:p>
        </w:tc>
        <w:tc>
          <w:tcPr>
            <w:tcW w:w="1134" w:type="dxa"/>
          </w:tcPr>
          <w:p w14:paraId="0D4C3C81" w14:textId="77777777" w:rsidR="00FB2474" w:rsidRDefault="00FB2474" w:rsidP="005E2E98">
            <w:pPr>
              <w:jc w:val="both"/>
              <w:rPr>
                <w:del w:id="199" w:author="Pat" w:date="2026-09-25T19:59:00Z" w16du:dateUtc="2026-09-25T23:59:00Z"/>
                <w:color w:val="000000"/>
              </w:rPr>
            </w:pPr>
            <w:del w:id="200" w:author="Pat" w:date="2026-09-25T19:59:00Z" w16du:dateUtc="2026-09-25T23:59:00Z">
              <w:r>
                <w:rPr>
                  <w:color w:val="000000"/>
                </w:rPr>
                <w:delText>6</w:delText>
              </w:r>
            </w:del>
          </w:p>
        </w:tc>
        <w:tc>
          <w:tcPr>
            <w:tcW w:w="992" w:type="dxa"/>
          </w:tcPr>
          <w:p w14:paraId="40B9CE1F" w14:textId="77777777" w:rsidR="00FB2474" w:rsidRDefault="00FB2474" w:rsidP="005E2E98">
            <w:pPr>
              <w:jc w:val="both"/>
              <w:rPr>
                <w:del w:id="201" w:author="Pat" w:date="2026-09-25T19:59:00Z" w16du:dateUtc="2026-09-25T23:59:00Z"/>
                <w:color w:val="000000"/>
              </w:rPr>
            </w:pPr>
            <w:del w:id="202" w:author="Pat" w:date="2026-09-25T19:59:00Z" w16du:dateUtc="2026-09-25T23:59:00Z">
              <w:r>
                <w:rPr>
                  <w:color w:val="000000"/>
                </w:rPr>
                <w:delText>3</w:delText>
              </w:r>
            </w:del>
          </w:p>
        </w:tc>
        <w:tc>
          <w:tcPr>
            <w:tcW w:w="1276" w:type="dxa"/>
          </w:tcPr>
          <w:p w14:paraId="33254A03" w14:textId="77777777" w:rsidR="00FB2474" w:rsidRDefault="00FB2474" w:rsidP="005E2E98">
            <w:pPr>
              <w:jc w:val="both"/>
              <w:rPr>
                <w:del w:id="203" w:author="Pat" w:date="2026-09-25T19:59:00Z" w16du:dateUtc="2026-09-25T23:59:00Z"/>
                <w:color w:val="000000"/>
              </w:rPr>
            </w:pPr>
            <w:del w:id="204" w:author="Pat" w:date="2026-09-25T19:59:00Z" w16du:dateUtc="2026-09-25T23:59:00Z">
              <w:r>
                <w:rPr>
                  <w:color w:val="000000"/>
                </w:rPr>
                <w:delText>2</w:delText>
              </w:r>
            </w:del>
          </w:p>
        </w:tc>
      </w:tr>
    </w:tbl>
    <w:p w14:paraId="4DA95878" w14:textId="77777777" w:rsidR="00CD0066" w:rsidRDefault="00CD0066" w:rsidP="005E2E98">
      <w:pPr>
        <w:jc w:val="both"/>
        <w:rPr>
          <w:del w:id="205" w:author="Pat" w:date="2026-09-25T19:59:00Z" w16du:dateUtc="2026-09-25T23:59:00Z"/>
          <w:color w:val="000000"/>
        </w:rPr>
      </w:pPr>
    </w:p>
    <w:p w14:paraId="74B3D718" w14:textId="77777777" w:rsidR="00457647" w:rsidRPr="00192100" w:rsidRDefault="00457647" w:rsidP="00457647">
      <w:pPr>
        <w:pStyle w:val="ListParagraph"/>
        <w:spacing w:line="360" w:lineRule="auto"/>
        <w:jc w:val="both"/>
        <w:rPr>
          <w:del w:id="206" w:author="Pat" w:date="2026-09-25T19:59:00Z" w16du:dateUtc="2026-09-25T23:59:00Z"/>
        </w:rPr>
      </w:pPr>
      <w:del w:id="207" w:author="Pat" w:date="2026-09-25T19:59:00Z" w16du:dateUtc="2026-09-25T23:59:00Z">
        <w:r>
          <w:delText>Calculate the following:</w:delText>
        </w:r>
      </w:del>
    </w:p>
    <w:p w14:paraId="324FBC50" w14:textId="77777777" w:rsidR="00457647" w:rsidRPr="00192100" w:rsidRDefault="00457647" w:rsidP="00457647">
      <w:pPr>
        <w:pStyle w:val="ListParagraph"/>
        <w:spacing w:line="360" w:lineRule="auto"/>
        <w:ind w:left="1080"/>
        <w:jc w:val="both"/>
        <w:rPr>
          <w:del w:id="208" w:author="Pat" w:date="2026-09-25T19:59:00Z" w16du:dateUtc="2026-09-25T23:59:00Z"/>
        </w:rPr>
      </w:pPr>
    </w:p>
    <w:p w14:paraId="37F827FF" w14:textId="77777777" w:rsidR="00457647" w:rsidRPr="00560A46" w:rsidRDefault="00457647" w:rsidP="00457647">
      <w:pPr>
        <w:pStyle w:val="ListParagraph"/>
        <w:numPr>
          <w:ilvl w:val="0"/>
          <w:numId w:val="14"/>
        </w:numPr>
        <w:spacing w:line="360" w:lineRule="auto"/>
        <w:ind w:left="2160"/>
        <w:jc w:val="both"/>
        <w:rPr>
          <w:del w:id="209" w:author="Pat" w:date="2026-09-25T19:59:00Z" w16du:dateUtc="2026-09-25T23:59:00Z"/>
        </w:rPr>
      </w:pPr>
      <w:del w:id="210" w:author="Pat" w:date="2026-09-25T19:59:00Z" w16du:dateUtc="2026-09-25T23:59:00Z">
        <w:r>
          <w:delText xml:space="preserve"> Standard deviation   </w:delText>
        </w:r>
        <w:r>
          <w:tab/>
        </w:r>
        <w:r>
          <w:tab/>
        </w:r>
        <w:r>
          <w:tab/>
        </w:r>
        <w:r>
          <w:tab/>
        </w:r>
        <w:r>
          <w:tab/>
        </w:r>
        <w:r>
          <w:tab/>
        </w:r>
        <w:r w:rsidR="000E344B">
          <w:delText>(</w:delText>
        </w:r>
        <w:r w:rsidRPr="00560A46">
          <w:delText>6mks</w:delText>
        </w:r>
        <w:r w:rsidR="000E344B">
          <w:delText>)</w:delText>
        </w:r>
      </w:del>
    </w:p>
    <w:p w14:paraId="462340CC" w14:textId="77777777" w:rsidR="00457647" w:rsidRPr="00560A46" w:rsidRDefault="00457647" w:rsidP="00457647">
      <w:pPr>
        <w:pStyle w:val="ListParagraph"/>
        <w:numPr>
          <w:ilvl w:val="0"/>
          <w:numId w:val="14"/>
        </w:numPr>
        <w:spacing w:line="360" w:lineRule="auto"/>
        <w:ind w:left="2160"/>
        <w:jc w:val="both"/>
        <w:rPr>
          <w:del w:id="211" w:author="Pat" w:date="2026-09-25T19:59:00Z" w16du:dateUtc="2026-09-25T23:59:00Z"/>
        </w:rPr>
      </w:pPr>
      <w:del w:id="212" w:author="Pat" w:date="2026-09-25T19:59:00Z" w16du:dateUtc="2026-09-25T23:59:00Z">
        <w:r>
          <w:delText xml:space="preserve"> Median using the formulae……</w:delText>
        </w:r>
        <w:r>
          <w:tab/>
        </w:r>
        <w:r>
          <w:tab/>
        </w:r>
        <w:r w:rsidRPr="00560A46">
          <w:tab/>
        </w:r>
        <w:r w:rsidRPr="00560A46">
          <w:tab/>
        </w:r>
        <w:r w:rsidR="000E344B">
          <w:delText>(</w:delText>
        </w:r>
        <w:r w:rsidRPr="00560A46">
          <w:delText>4mks</w:delText>
        </w:r>
        <w:r w:rsidR="000E344B">
          <w:delText>)</w:delText>
        </w:r>
        <w:r w:rsidRPr="00560A46">
          <w:delText xml:space="preserve"> </w:delText>
        </w:r>
      </w:del>
    </w:p>
    <w:p w14:paraId="51799FCF" w14:textId="77777777" w:rsidR="00457647" w:rsidRPr="00560A46" w:rsidRDefault="00457647" w:rsidP="00457647">
      <w:pPr>
        <w:pStyle w:val="ListParagraph"/>
        <w:numPr>
          <w:ilvl w:val="0"/>
          <w:numId w:val="14"/>
        </w:numPr>
        <w:spacing w:line="360" w:lineRule="auto"/>
        <w:ind w:left="2160"/>
        <w:jc w:val="both"/>
        <w:rPr>
          <w:del w:id="213" w:author="Pat" w:date="2026-09-25T19:59:00Z" w16du:dateUtc="2026-09-25T23:59:00Z"/>
        </w:rPr>
      </w:pPr>
      <w:del w:id="214" w:author="Pat" w:date="2026-09-25T19:59:00Z" w16du:dateUtc="2026-09-25T23:59:00Z">
        <w:r w:rsidRPr="00560A46">
          <w:delText>Quartile deviation</w:delText>
        </w:r>
        <w:r w:rsidRPr="00560A46">
          <w:tab/>
        </w:r>
        <w:r w:rsidRPr="00560A46">
          <w:tab/>
        </w:r>
        <w:r w:rsidRPr="00560A46">
          <w:tab/>
        </w:r>
        <w:r>
          <w:tab/>
        </w:r>
        <w:r w:rsidRPr="00560A46">
          <w:tab/>
        </w:r>
        <w:r w:rsidRPr="00560A46">
          <w:tab/>
        </w:r>
        <w:r w:rsidR="000E344B">
          <w:delText>(</w:delText>
        </w:r>
        <w:r w:rsidRPr="00560A46">
          <w:delText>6mks</w:delText>
        </w:r>
        <w:r w:rsidR="000E344B">
          <w:delText>)</w:delText>
        </w:r>
      </w:del>
    </w:p>
    <w:p w14:paraId="41F4AFE6" w14:textId="77777777" w:rsidR="00457647" w:rsidRPr="00B625BD" w:rsidRDefault="00457647" w:rsidP="00457647">
      <w:pPr>
        <w:pStyle w:val="ListParagraph"/>
        <w:numPr>
          <w:ilvl w:val="0"/>
          <w:numId w:val="12"/>
        </w:numPr>
        <w:jc w:val="both"/>
        <w:rPr>
          <w:del w:id="215" w:author="Pat" w:date="2026-09-25T19:59:00Z" w16du:dateUtc="2026-09-25T23:59:00Z"/>
        </w:rPr>
      </w:pPr>
      <w:del w:id="216" w:author="Pat" w:date="2026-09-25T19:59:00Z" w16du:dateUtc="2026-09-25T23:59:00Z">
        <w:r>
          <w:delText>Discuss three types of correlation analysis</w:delText>
        </w:r>
        <w:r>
          <w:tab/>
        </w:r>
        <w:r>
          <w:tab/>
        </w:r>
        <w:r>
          <w:tab/>
        </w:r>
        <w:r>
          <w:tab/>
        </w:r>
        <w:r>
          <w:tab/>
          <w:delText>(4mks)</w:delText>
        </w:r>
      </w:del>
    </w:p>
    <w:p w14:paraId="630CF361" w14:textId="77777777" w:rsidR="00457647" w:rsidRPr="009B63F8" w:rsidRDefault="00457647" w:rsidP="00457647">
      <w:pPr>
        <w:pStyle w:val="ListParagraph"/>
        <w:jc w:val="both"/>
        <w:rPr>
          <w:del w:id="217" w:author="Pat" w:date="2026-09-25T19:59:00Z" w16du:dateUtc="2026-09-25T23:59:00Z"/>
          <w:b/>
          <w:i/>
        </w:rPr>
      </w:pPr>
    </w:p>
    <w:p w14:paraId="02E1AE81" w14:textId="77777777" w:rsidR="00CD0066" w:rsidRPr="00457647" w:rsidRDefault="00CD0066" w:rsidP="00CD0066">
      <w:pPr>
        <w:spacing w:line="360" w:lineRule="auto"/>
        <w:jc w:val="both"/>
        <w:rPr>
          <w:del w:id="218" w:author="Pat" w:date="2026-09-25T19:59:00Z" w16du:dateUtc="2026-09-25T23:59:00Z"/>
          <w:b/>
          <w:u w:val="single"/>
        </w:rPr>
      </w:pPr>
      <w:del w:id="219" w:author="Pat" w:date="2026-09-25T19:59:00Z" w16du:dateUtc="2026-09-25T23:59:00Z">
        <w:r w:rsidRPr="00457647">
          <w:rPr>
            <w:b/>
            <w:u w:val="single"/>
          </w:rPr>
          <w:delText>QUESTION TWO</w:delText>
        </w:r>
        <w:r w:rsidR="00156337" w:rsidRPr="00457647">
          <w:rPr>
            <w:b/>
            <w:u w:val="single"/>
          </w:rPr>
          <w:delText xml:space="preserve"> (20MKS)</w:delText>
        </w:r>
      </w:del>
    </w:p>
    <w:p w14:paraId="26F02B4F" w14:textId="77777777" w:rsidR="00CD0066" w:rsidRDefault="00CD0066" w:rsidP="00CD0066">
      <w:pPr>
        <w:spacing w:line="360" w:lineRule="auto"/>
        <w:jc w:val="both"/>
        <w:rPr>
          <w:del w:id="220" w:author="Pat" w:date="2026-09-25T19:59:00Z" w16du:dateUtc="2026-09-25T23:59:00Z"/>
        </w:rPr>
      </w:pPr>
      <w:del w:id="221" w:author="Pat" w:date="2026-09-25T19:59:00Z" w16du:dateUtc="2026-09-25T23:59:00Z">
        <w:r>
          <w:delText>Students at Daystar University in the</w:delText>
        </w:r>
        <w:r w:rsidRPr="00F50AA5">
          <w:delText xml:space="preserve"> 302 </w:delText>
        </w:r>
        <w:r>
          <w:delText xml:space="preserve">evening </w:delText>
        </w:r>
        <w:r w:rsidRPr="00F50AA5">
          <w:delText>class were polled by a researcher attempting to establish a relationship between hours of study in the week immediately preceding the end of semester exam and the marks received on the exam. The surveyor gathered the data listed in the accompanying table</w:delText>
        </w:r>
        <w:r w:rsidR="00EF02D0">
          <w:delText>.</w:delText>
        </w:r>
      </w:del>
    </w:p>
    <w:tbl>
      <w:tblPr>
        <w:tblW w:w="778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585"/>
        <w:gridCol w:w="585"/>
        <w:gridCol w:w="540"/>
        <w:gridCol w:w="585"/>
        <w:gridCol w:w="510"/>
        <w:gridCol w:w="525"/>
        <w:gridCol w:w="510"/>
        <w:gridCol w:w="585"/>
        <w:gridCol w:w="555"/>
        <w:gridCol w:w="690"/>
      </w:tblGrid>
      <w:tr w:rsidR="00EF02D0" w14:paraId="64F21163" w14:textId="77777777" w:rsidTr="00EF02D0">
        <w:trPr>
          <w:trHeight w:val="315"/>
          <w:del w:id="222" w:author="Pat" w:date="2026-09-25T19:59:00Z" w16du:dateUtc="2026-09-25T23:59:00Z"/>
        </w:trPr>
        <w:tc>
          <w:tcPr>
            <w:tcW w:w="2115" w:type="dxa"/>
          </w:tcPr>
          <w:p w14:paraId="66BA4220" w14:textId="77777777" w:rsidR="00EF02D0" w:rsidRDefault="00EF02D0" w:rsidP="00EF02D0">
            <w:pPr>
              <w:spacing w:line="360" w:lineRule="auto"/>
              <w:jc w:val="both"/>
              <w:rPr>
                <w:del w:id="223" w:author="Pat" w:date="2026-09-25T19:59:00Z" w16du:dateUtc="2026-09-25T23:59:00Z"/>
              </w:rPr>
            </w:pPr>
            <w:del w:id="224" w:author="Pat" w:date="2026-09-25T19:59:00Z" w16du:dateUtc="2026-09-25T23:59:00Z">
              <w:r w:rsidRPr="00F50AA5">
                <w:rPr>
                  <w:b/>
                </w:rPr>
                <w:delText>Hours of study</w:delText>
              </w:r>
            </w:del>
          </w:p>
        </w:tc>
        <w:tc>
          <w:tcPr>
            <w:tcW w:w="585" w:type="dxa"/>
          </w:tcPr>
          <w:p w14:paraId="1287C0F6" w14:textId="77777777" w:rsidR="00EF02D0" w:rsidRDefault="00EF02D0" w:rsidP="00EF02D0">
            <w:pPr>
              <w:spacing w:line="360" w:lineRule="auto"/>
              <w:jc w:val="both"/>
              <w:rPr>
                <w:del w:id="225" w:author="Pat" w:date="2026-09-25T19:59:00Z" w16du:dateUtc="2026-09-25T23:59:00Z"/>
              </w:rPr>
            </w:pPr>
            <w:del w:id="226" w:author="Pat" w:date="2026-09-25T19:59:00Z" w16du:dateUtc="2026-09-25T23:59:00Z">
              <w:r>
                <w:delText>25</w:delText>
              </w:r>
            </w:del>
          </w:p>
        </w:tc>
        <w:tc>
          <w:tcPr>
            <w:tcW w:w="585" w:type="dxa"/>
          </w:tcPr>
          <w:p w14:paraId="7D025017" w14:textId="77777777" w:rsidR="00EF02D0" w:rsidRDefault="00EF02D0" w:rsidP="00EF02D0">
            <w:pPr>
              <w:spacing w:line="360" w:lineRule="auto"/>
              <w:jc w:val="both"/>
              <w:rPr>
                <w:del w:id="227" w:author="Pat" w:date="2026-09-25T19:59:00Z" w16du:dateUtc="2026-09-25T23:59:00Z"/>
              </w:rPr>
            </w:pPr>
            <w:del w:id="228" w:author="Pat" w:date="2026-09-25T19:59:00Z" w16du:dateUtc="2026-09-25T23:59:00Z">
              <w:r>
                <w:delText>12</w:delText>
              </w:r>
            </w:del>
          </w:p>
        </w:tc>
        <w:tc>
          <w:tcPr>
            <w:tcW w:w="540" w:type="dxa"/>
          </w:tcPr>
          <w:p w14:paraId="5CC7816F" w14:textId="77777777" w:rsidR="00EF02D0" w:rsidRDefault="00EF02D0" w:rsidP="00EF02D0">
            <w:pPr>
              <w:spacing w:line="360" w:lineRule="auto"/>
              <w:jc w:val="both"/>
              <w:rPr>
                <w:del w:id="229" w:author="Pat" w:date="2026-09-25T19:59:00Z" w16du:dateUtc="2026-09-25T23:59:00Z"/>
              </w:rPr>
            </w:pPr>
            <w:del w:id="230" w:author="Pat" w:date="2026-09-25T19:59:00Z" w16du:dateUtc="2026-09-25T23:59:00Z">
              <w:r>
                <w:delText>18</w:delText>
              </w:r>
            </w:del>
          </w:p>
        </w:tc>
        <w:tc>
          <w:tcPr>
            <w:tcW w:w="585" w:type="dxa"/>
          </w:tcPr>
          <w:p w14:paraId="6CBD5B8F" w14:textId="77777777" w:rsidR="00EF02D0" w:rsidRDefault="00EF02D0" w:rsidP="00EF02D0">
            <w:pPr>
              <w:spacing w:line="360" w:lineRule="auto"/>
              <w:jc w:val="both"/>
              <w:rPr>
                <w:del w:id="231" w:author="Pat" w:date="2026-09-25T19:59:00Z" w16du:dateUtc="2026-09-25T23:59:00Z"/>
              </w:rPr>
            </w:pPr>
            <w:del w:id="232" w:author="Pat" w:date="2026-09-25T19:59:00Z" w16du:dateUtc="2026-09-25T23:59:00Z">
              <w:r>
                <w:delText>26</w:delText>
              </w:r>
            </w:del>
          </w:p>
        </w:tc>
        <w:tc>
          <w:tcPr>
            <w:tcW w:w="510" w:type="dxa"/>
          </w:tcPr>
          <w:p w14:paraId="376E6DCB" w14:textId="77777777" w:rsidR="00EF02D0" w:rsidRDefault="00EF02D0" w:rsidP="00EF02D0">
            <w:pPr>
              <w:spacing w:line="360" w:lineRule="auto"/>
              <w:jc w:val="both"/>
              <w:rPr>
                <w:del w:id="233" w:author="Pat" w:date="2026-09-25T19:59:00Z" w16du:dateUtc="2026-09-25T23:59:00Z"/>
              </w:rPr>
            </w:pPr>
            <w:del w:id="234" w:author="Pat" w:date="2026-09-25T19:59:00Z" w16du:dateUtc="2026-09-25T23:59:00Z">
              <w:r>
                <w:delText>19</w:delText>
              </w:r>
            </w:del>
          </w:p>
        </w:tc>
        <w:tc>
          <w:tcPr>
            <w:tcW w:w="525" w:type="dxa"/>
          </w:tcPr>
          <w:p w14:paraId="2276CD5B" w14:textId="77777777" w:rsidR="00EF02D0" w:rsidRDefault="00EF02D0" w:rsidP="00EF02D0">
            <w:pPr>
              <w:spacing w:line="360" w:lineRule="auto"/>
              <w:jc w:val="both"/>
              <w:rPr>
                <w:del w:id="235" w:author="Pat" w:date="2026-09-25T19:59:00Z" w16du:dateUtc="2026-09-25T23:59:00Z"/>
              </w:rPr>
            </w:pPr>
            <w:del w:id="236" w:author="Pat" w:date="2026-09-25T19:59:00Z" w16du:dateUtc="2026-09-25T23:59:00Z">
              <w:r>
                <w:delText>20</w:delText>
              </w:r>
            </w:del>
          </w:p>
        </w:tc>
        <w:tc>
          <w:tcPr>
            <w:tcW w:w="510" w:type="dxa"/>
          </w:tcPr>
          <w:p w14:paraId="42B0CFE9" w14:textId="77777777" w:rsidR="00EF02D0" w:rsidRDefault="00EF02D0" w:rsidP="00EF02D0">
            <w:pPr>
              <w:spacing w:line="360" w:lineRule="auto"/>
              <w:jc w:val="both"/>
              <w:rPr>
                <w:del w:id="237" w:author="Pat" w:date="2026-09-25T19:59:00Z" w16du:dateUtc="2026-09-25T23:59:00Z"/>
              </w:rPr>
            </w:pPr>
            <w:del w:id="238" w:author="Pat" w:date="2026-09-25T19:59:00Z" w16du:dateUtc="2026-09-25T23:59:00Z">
              <w:r>
                <w:delText>23</w:delText>
              </w:r>
            </w:del>
          </w:p>
        </w:tc>
        <w:tc>
          <w:tcPr>
            <w:tcW w:w="585" w:type="dxa"/>
          </w:tcPr>
          <w:p w14:paraId="1424EBCC" w14:textId="77777777" w:rsidR="00EF02D0" w:rsidRDefault="00EF02D0" w:rsidP="00EF02D0">
            <w:pPr>
              <w:spacing w:line="360" w:lineRule="auto"/>
              <w:jc w:val="both"/>
              <w:rPr>
                <w:del w:id="239" w:author="Pat" w:date="2026-09-25T19:59:00Z" w16du:dateUtc="2026-09-25T23:59:00Z"/>
              </w:rPr>
            </w:pPr>
            <w:del w:id="240" w:author="Pat" w:date="2026-09-25T19:59:00Z" w16du:dateUtc="2026-09-25T23:59:00Z">
              <w:r>
                <w:delText>15</w:delText>
              </w:r>
            </w:del>
          </w:p>
        </w:tc>
        <w:tc>
          <w:tcPr>
            <w:tcW w:w="555" w:type="dxa"/>
          </w:tcPr>
          <w:p w14:paraId="6776B5E4" w14:textId="77777777" w:rsidR="00EF02D0" w:rsidRDefault="00EF02D0" w:rsidP="00EF02D0">
            <w:pPr>
              <w:spacing w:line="360" w:lineRule="auto"/>
              <w:jc w:val="both"/>
              <w:rPr>
                <w:del w:id="241" w:author="Pat" w:date="2026-09-25T19:59:00Z" w16du:dateUtc="2026-09-25T23:59:00Z"/>
              </w:rPr>
            </w:pPr>
            <w:del w:id="242" w:author="Pat" w:date="2026-09-25T19:59:00Z" w16du:dateUtc="2026-09-25T23:59:00Z">
              <w:r>
                <w:delText>22</w:delText>
              </w:r>
            </w:del>
          </w:p>
        </w:tc>
        <w:tc>
          <w:tcPr>
            <w:tcW w:w="690" w:type="dxa"/>
          </w:tcPr>
          <w:p w14:paraId="502CE24A" w14:textId="77777777" w:rsidR="00EF02D0" w:rsidRDefault="00EF02D0" w:rsidP="00EF02D0">
            <w:pPr>
              <w:spacing w:line="360" w:lineRule="auto"/>
              <w:jc w:val="both"/>
              <w:rPr>
                <w:del w:id="243" w:author="Pat" w:date="2026-09-25T19:59:00Z" w16du:dateUtc="2026-09-25T23:59:00Z"/>
              </w:rPr>
            </w:pPr>
            <w:del w:id="244" w:author="Pat" w:date="2026-09-25T19:59:00Z" w16du:dateUtc="2026-09-25T23:59:00Z">
              <w:r>
                <w:delText>8</w:delText>
              </w:r>
            </w:del>
          </w:p>
        </w:tc>
      </w:tr>
      <w:tr w:rsidR="00EF02D0" w14:paraId="1B600153" w14:textId="77777777" w:rsidTr="00EF02D0">
        <w:trPr>
          <w:trHeight w:val="405"/>
          <w:del w:id="245" w:author="Pat" w:date="2026-09-25T19:59:00Z" w16du:dateUtc="2026-09-25T23:59:00Z"/>
        </w:trPr>
        <w:tc>
          <w:tcPr>
            <w:tcW w:w="2115" w:type="dxa"/>
          </w:tcPr>
          <w:p w14:paraId="3592015F" w14:textId="77777777" w:rsidR="00EF02D0" w:rsidRDefault="00EF02D0" w:rsidP="00EF02D0">
            <w:pPr>
              <w:spacing w:line="360" w:lineRule="auto"/>
              <w:jc w:val="both"/>
              <w:rPr>
                <w:del w:id="246" w:author="Pat" w:date="2026-09-25T19:59:00Z" w16du:dateUtc="2026-09-25T23:59:00Z"/>
              </w:rPr>
            </w:pPr>
            <w:del w:id="247" w:author="Pat" w:date="2026-09-25T19:59:00Z" w16du:dateUtc="2026-09-25T23:59:00Z">
              <w:r w:rsidRPr="00F50AA5">
                <w:rPr>
                  <w:b/>
                  <w:bCs/>
                </w:rPr>
                <w:delText>Exam score</w:delText>
              </w:r>
            </w:del>
          </w:p>
        </w:tc>
        <w:tc>
          <w:tcPr>
            <w:tcW w:w="585" w:type="dxa"/>
          </w:tcPr>
          <w:p w14:paraId="3D4B5D66" w14:textId="77777777" w:rsidR="00EF02D0" w:rsidRDefault="00EF02D0" w:rsidP="00EF02D0">
            <w:pPr>
              <w:spacing w:line="360" w:lineRule="auto"/>
              <w:jc w:val="both"/>
              <w:rPr>
                <w:del w:id="248" w:author="Pat" w:date="2026-09-25T19:59:00Z" w16du:dateUtc="2026-09-25T23:59:00Z"/>
              </w:rPr>
            </w:pPr>
            <w:del w:id="249" w:author="Pat" w:date="2026-09-25T19:59:00Z" w16du:dateUtc="2026-09-25T23:59:00Z">
              <w:r>
                <w:delText>93</w:delText>
              </w:r>
            </w:del>
          </w:p>
        </w:tc>
        <w:tc>
          <w:tcPr>
            <w:tcW w:w="585" w:type="dxa"/>
          </w:tcPr>
          <w:p w14:paraId="0F4ADB43" w14:textId="77777777" w:rsidR="00EF02D0" w:rsidRDefault="00EF02D0" w:rsidP="00EF02D0">
            <w:pPr>
              <w:spacing w:line="360" w:lineRule="auto"/>
              <w:jc w:val="both"/>
              <w:rPr>
                <w:del w:id="250" w:author="Pat" w:date="2026-09-25T19:59:00Z" w16du:dateUtc="2026-09-25T23:59:00Z"/>
              </w:rPr>
            </w:pPr>
            <w:del w:id="251" w:author="Pat" w:date="2026-09-25T19:59:00Z" w16du:dateUtc="2026-09-25T23:59:00Z">
              <w:r>
                <w:delText>57</w:delText>
              </w:r>
            </w:del>
          </w:p>
        </w:tc>
        <w:tc>
          <w:tcPr>
            <w:tcW w:w="540" w:type="dxa"/>
          </w:tcPr>
          <w:p w14:paraId="45CA5E93" w14:textId="77777777" w:rsidR="00EF02D0" w:rsidRDefault="00EF02D0" w:rsidP="00EF02D0">
            <w:pPr>
              <w:spacing w:line="360" w:lineRule="auto"/>
              <w:jc w:val="both"/>
              <w:rPr>
                <w:del w:id="252" w:author="Pat" w:date="2026-09-25T19:59:00Z" w16du:dateUtc="2026-09-25T23:59:00Z"/>
              </w:rPr>
            </w:pPr>
            <w:del w:id="253" w:author="Pat" w:date="2026-09-25T19:59:00Z" w16du:dateUtc="2026-09-25T23:59:00Z">
              <w:r>
                <w:delText>55</w:delText>
              </w:r>
            </w:del>
          </w:p>
        </w:tc>
        <w:tc>
          <w:tcPr>
            <w:tcW w:w="585" w:type="dxa"/>
          </w:tcPr>
          <w:p w14:paraId="7F9B00F2" w14:textId="77777777" w:rsidR="00EF02D0" w:rsidRDefault="00EF02D0" w:rsidP="00EF02D0">
            <w:pPr>
              <w:spacing w:line="360" w:lineRule="auto"/>
              <w:jc w:val="both"/>
              <w:rPr>
                <w:del w:id="254" w:author="Pat" w:date="2026-09-25T19:59:00Z" w16du:dateUtc="2026-09-25T23:59:00Z"/>
              </w:rPr>
            </w:pPr>
            <w:del w:id="255" w:author="Pat" w:date="2026-09-25T19:59:00Z" w16du:dateUtc="2026-09-25T23:59:00Z">
              <w:r>
                <w:delText>90</w:delText>
              </w:r>
            </w:del>
          </w:p>
        </w:tc>
        <w:tc>
          <w:tcPr>
            <w:tcW w:w="510" w:type="dxa"/>
          </w:tcPr>
          <w:p w14:paraId="7880320E" w14:textId="77777777" w:rsidR="00EF02D0" w:rsidRDefault="00EF02D0" w:rsidP="00EF02D0">
            <w:pPr>
              <w:spacing w:line="360" w:lineRule="auto"/>
              <w:jc w:val="both"/>
              <w:rPr>
                <w:del w:id="256" w:author="Pat" w:date="2026-09-25T19:59:00Z" w16du:dateUtc="2026-09-25T23:59:00Z"/>
              </w:rPr>
            </w:pPr>
            <w:del w:id="257" w:author="Pat" w:date="2026-09-25T19:59:00Z" w16du:dateUtc="2026-09-25T23:59:00Z">
              <w:r>
                <w:delText>82</w:delText>
              </w:r>
            </w:del>
          </w:p>
        </w:tc>
        <w:tc>
          <w:tcPr>
            <w:tcW w:w="525" w:type="dxa"/>
          </w:tcPr>
          <w:p w14:paraId="690D43BC" w14:textId="77777777" w:rsidR="00EF02D0" w:rsidRDefault="00EF02D0" w:rsidP="00EF02D0">
            <w:pPr>
              <w:spacing w:line="360" w:lineRule="auto"/>
              <w:jc w:val="both"/>
              <w:rPr>
                <w:del w:id="258" w:author="Pat" w:date="2026-09-25T19:59:00Z" w16du:dateUtc="2026-09-25T23:59:00Z"/>
              </w:rPr>
            </w:pPr>
            <w:del w:id="259" w:author="Pat" w:date="2026-09-25T19:59:00Z" w16du:dateUtc="2026-09-25T23:59:00Z">
              <w:r>
                <w:delText>95</w:delText>
              </w:r>
            </w:del>
          </w:p>
        </w:tc>
        <w:tc>
          <w:tcPr>
            <w:tcW w:w="510" w:type="dxa"/>
          </w:tcPr>
          <w:p w14:paraId="3CEC7EDB" w14:textId="77777777" w:rsidR="00EF02D0" w:rsidRDefault="00EF02D0" w:rsidP="00EF02D0">
            <w:pPr>
              <w:spacing w:line="360" w:lineRule="auto"/>
              <w:jc w:val="both"/>
              <w:rPr>
                <w:del w:id="260" w:author="Pat" w:date="2026-09-25T19:59:00Z" w16du:dateUtc="2026-09-25T23:59:00Z"/>
              </w:rPr>
            </w:pPr>
            <w:del w:id="261" w:author="Pat" w:date="2026-09-25T19:59:00Z" w16du:dateUtc="2026-09-25T23:59:00Z">
              <w:r>
                <w:delText>95</w:delText>
              </w:r>
            </w:del>
          </w:p>
        </w:tc>
        <w:tc>
          <w:tcPr>
            <w:tcW w:w="585" w:type="dxa"/>
          </w:tcPr>
          <w:p w14:paraId="57CB5F30" w14:textId="77777777" w:rsidR="00EF02D0" w:rsidRDefault="00EF02D0" w:rsidP="00EF02D0">
            <w:pPr>
              <w:spacing w:line="360" w:lineRule="auto"/>
              <w:jc w:val="both"/>
              <w:rPr>
                <w:del w:id="262" w:author="Pat" w:date="2026-09-25T19:59:00Z" w16du:dateUtc="2026-09-25T23:59:00Z"/>
              </w:rPr>
            </w:pPr>
            <w:del w:id="263" w:author="Pat" w:date="2026-09-25T19:59:00Z" w16du:dateUtc="2026-09-25T23:59:00Z">
              <w:r>
                <w:delText>80</w:delText>
              </w:r>
            </w:del>
          </w:p>
        </w:tc>
        <w:tc>
          <w:tcPr>
            <w:tcW w:w="555" w:type="dxa"/>
          </w:tcPr>
          <w:p w14:paraId="300FA727" w14:textId="77777777" w:rsidR="00EF02D0" w:rsidRDefault="00EF02D0" w:rsidP="00EF02D0">
            <w:pPr>
              <w:spacing w:line="360" w:lineRule="auto"/>
              <w:jc w:val="both"/>
              <w:rPr>
                <w:del w:id="264" w:author="Pat" w:date="2026-09-25T19:59:00Z" w16du:dateUtc="2026-09-25T23:59:00Z"/>
              </w:rPr>
            </w:pPr>
            <w:del w:id="265" w:author="Pat" w:date="2026-09-25T19:59:00Z" w16du:dateUtc="2026-09-25T23:59:00Z">
              <w:r>
                <w:delText>85</w:delText>
              </w:r>
            </w:del>
          </w:p>
        </w:tc>
        <w:tc>
          <w:tcPr>
            <w:tcW w:w="690" w:type="dxa"/>
          </w:tcPr>
          <w:p w14:paraId="638C6087" w14:textId="77777777" w:rsidR="00EF02D0" w:rsidRDefault="00EF02D0" w:rsidP="00EF02D0">
            <w:pPr>
              <w:spacing w:line="360" w:lineRule="auto"/>
              <w:jc w:val="both"/>
              <w:rPr>
                <w:del w:id="266" w:author="Pat" w:date="2026-09-25T19:59:00Z" w16du:dateUtc="2026-09-25T23:59:00Z"/>
              </w:rPr>
            </w:pPr>
            <w:del w:id="267" w:author="Pat" w:date="2026-09-25T19:59:00Z" w16du:dateUtc="2026-09-25T23:59:00Z">
              <w:r>
                <w:delText>61</w:delText>
              </w:r>
            </w:del>
          </w:p>
        </w:tc>
      </w:tr>
    </w:tbl>
    <w:p w14:paraId="4D1F7E4E" w14:textId="77777777" w:rsidR="00EF02D0" w:rsidRDefault="00EF02D0" w:rsidP="00CD0066">
      <w:pPr>
        <w:spacing w:line="360" w:lineRule="auto"/>
        <w:jc w:val="both"/>
        <w:rPr>
          <w:del w:id="268" w:author="Pat" w:date="2026-09-25T19:59:00Z" w16du:dateUtc="2026-09-25T23:59:00Z"/>
        </w:rPr>
      </w:pPr>
    </w:p>
    <w:p w14:paraId="4C3D562B" w14:textId="77777777" w:rsidR="00CD0066" w:rsidRPr="00F50AA5" w:rsidRDefault="00CD0066" w:rsidP="00EF02D0">
      <w:pPr>
        <w:pStyle w:val="ListParagraph"/>
        <w:numPr>
          <w:ilvl w:val="0"/>
          <w:numId w:val="10"/>
        </w:numPr>
        <w:spacing w:line="360" w:lineRule="auto"/>
        <w:jc w:val="both"/>
        <w:rPr>
          <w:del w:id="269" w:author="Pat" w:date="2026-09-25T19:59:00Z" w16du:dateUtc="2026-09-25T23:59:00Z"/>
        </w:rPr>
      </w:pPr>
      <w:del w:id="270" w:author="Pat" w:date="2026-09-25T19:59:00Z" w16du:dateUtc="2026-09-25T23:59:00Z">
        <w:r w:rsidRPr="00F50AA5">
          <w:delText>Find the least squares regression line by identifying the appropriate dependent and independent variable.</w:delText>
        </w:r>
        <w:r w:rsidRPr="00F50AA5">
          <w:tab/>
        </w:r>
        <w:r w:rsidR="00EF02D0">
          <w:tab/>
        </w:r>
        <w:r w:rsidR="00EF02D0">
          <w:tab/>
        </w:r>
        <w:r w:rsidR="00EF02D0">
          <w:tab/>
        </w:r>
        <w:r w:rsidR="00EF02D0">
          <w:tab/>
        </w:r>
        <w:r w:rsidR="00EF02D0">
          <w:tab/>
        </w:r>
        <w:r w:rsidR="00EF02D0">
          <w:tab/>
        </w:r>
        <w:r w:rsidR="00EF02D0">
          <w:tab/>
          <w:delText>(</w:delText>
        </w:r>
        <w:r>
          <w:delText>10mks</w:delText>
        </w:r>
        <w:r w:rsidR="00EF02D0">
          <w:delText>)</w:delText>
        </w:r>
        <w:r w:rsidRPr="00F50AA5">
          <w:tab/>
        </w:r>
        <w:r w:rsidRPr="00F50AA5">
          <w:tab/>
        </w:r>
        <w:r w:rsidRPr="00F50AA5">
          <w:tab/>
        </w:r>
      </w:del>
    </w:p>
    <w:p w14:paraId="681F95AC" w14:textId="77777777" w:rsidR="00CD0066" w:rsidRPr="00F50AA5" w:rsidRDefault="00CD0066" w:rsidP="00EF02D0">
      <w:pPr>
        <w:pStyle w:val="ListParagraph"/>
        <w:numPr>
          <w:ilvl w:val="0"/>
          <w:numId w:val="10"/>
        </w:numPr>
        <w:spacing w:line="360" w:lineRule="auto"/>
        <w:jc w:val="both"/>
        <w:rPr>
          <w:del w:id="271" w:author="Pat" w:date="2026-09-25T19:59:00Z" w16du:dateUtc="2026-09-25T23:59:00Z"/>
        </w:rPr>
      </w:pPr>
      <w:del w:id="272" w:author="Pat" w:date="2026-09-25T19:59:00Z" w16du:dateUtc="2026-09-25T23:59:00Z">
        <w:r w:rsidRPr="00F50AA5">
          <w:delText xml:space="preserve">Interpret the meaning of the values of </w:delText>
        </w:r>
        <w:r w:rsidRPr="00F50AA5">
          <w:sym w:font="Symbol" w:char="F062"/>
        </w:r>
        <w:r w:rsidRPr="00EF02D0">
          <w:rPr>
            <w:vertAlign w:val="subscript"/>
          </w:rPr>
          <w:delText xml:space="preserve">0 </w:delText>
        </w:r>
        <w:r w:rsidRPr="00F50AA5">
          <w:delText xml:space="preserve">and </w:delText>
        </w:r>
        <w:r w:rsidRPr="00F50AA5">
          <w:sym w:font="Symbol" w:char="F062"/>
        </w:r>
        <w:r w:rsidRPr="00EF02D0">
          <w:rPr>
            <w:vertAlign w:val="subscript"/>
          </w:rPr>
          <w:delText xml:space="preserve">1 </w:delText>
        </w:r>
        <w:r w:rsidRPr="00F50AA5">
          <w:delText>calculated in part (i).</w:delText>
        </w:r>
        <w:r w:rsidRPr="00F50AA5">
          <w:tab/>
        </w:r>
        <w:r>
          <w:delText xml:space="preserve"> 4mks</w:delText>
        </w:r>
      </w:del>
    </w:p>
    <w:p w14:paraId="1EBDD076" w14:textId="77777777" w:rsidR="00CD0066" w:rsidRDefault="00CD0066" w:rsidP="00EF02D0">
      <w:pPr>
        <w:pStyle w:val="ListParagraph"/>
        <w:numPr>
          <w:ilvl w:val="0"/>
          <w:numId w:val="10"/>
        </w:numPr>
        <w:spacing w:line="360" w:lineRule="auto"/>
        <w:jc w:val="both"/>
        <w:rPr>
          <w:del w:id="273" w:author="Pat" w:date="2026-09-25T19:59:00Z" w16du:dateUtc="2026-09-25T23:59:00Z"/>
        </w:rPr>
      </w:pPr>
      <w:del w:id="274" w:author="Pat" w:date="2026-09-25T19:59:00Z" w16du:dateUtc="2026-09-25T23:59:00Z">
        <w:r w:rsidRPr="00F50AA5">
          <w:delText>Compute the correlation of coefficient and coefficient of determination and interpret them.</w:delText>
        </w:r>
        <w:r w:rsidRPr="00F50AA5">
          <w:tab/>
        </w:r>
        <w:r w:rsidR="00EF02D0">
          <w:tab/>
        </w:r>
        <w:r w:rsidR="00EF02D0">
          <w:tab/>
        </w:r>
        <w:r w:rsidR="00EF02D0">
          <w:tab/>
        </w:r>
        <w:r w:rsidR="00EF02D0">
          <w:tab/>
        </w:r>
        <w:r w:rsidR="00EF02D0">
          <w:tab/>
        </w:r>
        <w:r w:rsidR="00EF02D0">
          <w:tab/>
        </w:r>
        <w:r w:rsidR="00EF02D0">
          <w:tab/>
        </w:r>
        <w:r w:rsidR="00EF02D0">
          <w:tab/>
        </w:r>
        <w:r w:rsidR="00EF02D0">
          <w:tab/>
        </w:r>
        <w:r>
          <w:delText>(6mks)</w:delText>
        </w:r>
      </w:del>
    </w:p>
    <w:p w14:paraId="72F304B3" w14:textId="77777777" w:rsidR="00CD0066" w:rsidRDefault="00CD0066" w:rsidP="00CD0066">
      <w:pPr>
        <w:tabs>
          <w:tab w:val="num" w:pos="504"/>
        </w:tabs>
        <w:spacing w:line="360" w:lineRule="auto"/>
        <w:ind w:left="144"/>
        <w:jc w:val="both"/>
        <w:rPr>
          <w:del w:id="275" w:author="Pat" w:date="2026-09-25T19:59:00Z" w16du:dateUtc="2026-09-25T23:59:00Z"/>
        </w:rPr>
      </w:pPr>
    </w:p>
    <w:p w14:paraId="70082BF4" w14:textId="77777777" w:rsidR="00CD0066" w:rsidRPr="00457647" w:rsidRDefault="00CD0066" w:rsidP="00CD0066">
      <w:pPr>
        <w:tabs>
          <w:tab w:val="num" w:pos="504"/>
        </w:tabs>
        <w:spacing w:line="360" w:lineRule="auto"/>
        <w:ind w:left="144"/>
        <w:jc w:val="both"/>
        <w:rPr>
          <w:del w:id="276" w:author="Pat" w:date="2026-09-25T19:59:00Z" w16du:dateUtc="2026-09-25T23:59:00Z"/>
          <w:b/>
          <w:u w:val="single"/>
        </w:rPr>
      </w:pPr>
      <w:del w:id="277" w:author="Pat" w:date="2026-09-25T19:59:00Z" w16du:dateUtc="2026-09-25T23:59:00Z">
        <w:r w:rsidRPr="00457647">
          <w:rPr>
            <w:b/>
            <w:u w:val="single"/>
          </w:rPr>
          <w:delText>QUESTION THREE</w:delText>
        </w:r>
        <w:r w:rsidR="00156337" w:rsidRPr="00457647">
          <w:rPr>
            <w:b/>
            <w:u w:val="single"/>
          </w:rPr>
          <w:delText xml:space="preserve"> (20MKS)</w:delText>
        </w:r>
      </w:del>
    </w:p>
    <w:p w14:paraId="048B2342" w14:textId="77777777" w:rsidR="0024691A" w:rsidRPr="0024691A" w:rsidRDefault="0024691A" w:rsidP="0024691A">
      <w:pPr>
        <w:spacing w:line="360" w:lineRule="auto"/>
        <w:rPr>
          <w:del w:id="278" w:author="Pat" w:date="2026-09-25T19:59:00Z" w16du:dateUtc="2026-09-25T23:59:00Z"/>
        </w:rPr>
      </w:pPr>
      <w:del w:id="279" w:author="Pat" w:date="2026-09-25T19:59:00Z" w16du:dateUtc="2026-09-25T23:59:00Z">
        <w:r w:rsidRPr="0024691A">
          <w:delText>(a)</w:delText>
        </w:r>
        <w:r>
          <w:tab/>
        </w:r>
        <w:r w:rsidRPr="0024691A">
          <w:delText xml:space="preserve">Explain the main characteristics of the normal distribution curve     </w:delText>
        </w:r>
        <w:r>
          <w:tab/>
        </w:r>
        <w:r w:rsidRPr="0024691A">
          <w:delText xml:space="preserve"> (5marks)</w:delText>
        </w:r>
      </w:del>
    </w:p>
    <w:p w14:paraId="68D458F1" w14:textId="77777777" w:rsidR="0024691A" w:rsidRPr="0024691A" w:rsidRDefault="0024691A" w:rsidP="0024691A">
      <w:pPr>
        <w:spacing w:line="360" w:lineRule="auto"/>
        <w:ind w:left="720" w:hanging="720"/>
        <w:rPr>
          <w:del w:id="280" w:author="Pat" w:date="2026-09-25T19:59:00Z" w16du:dateUtc="2026-09-25T23:59:00Z"/>
        </w:rPr>
      </w:pPr>
      <w:del w:id="281" w:author="Pat" w:date="2026-09-25T19:59:00Z" w16du:dateUtc="2026-09-25T23:59:00Z">
        <w:r w:rsidRPr="0024691A">
          <w:delText>(b)</w:delText>
        </w:r>
        <w:r>
          <w:tab/>
        </w:r>
        <w:r w:rsidRPr="0024691A">
          <w:delText>A supermarket stocks groceries whose prices are normally distributed with a mean of Ksh 200 and a standard deviation of 15. On a certain weekend Akinyi had visitors and went shopping for groceries. She spent Ksh 5000 on her shopping.</w:delText>
        </w:r>
      </w:del>
    </w:p>
    <w:p w14:paraId="3564F7B5" w14:textId="77777777" w:rsidR="0024691A" w:rsidRDefault="0024691A" w:rsidP="00C64906">
      <w:pPr>
        <w:pStyle w:val="ListParagraph"/>
        <w:numPr>
          <w:ilvl w:val="0"/>
          <w:numId w:val="11"/>
        </w:numPr>
        <w:spacing w:line="360" w:lineRule="auto"/>
        <w:rPr>
          <w:del w:id="282" w:author="Pat" w:date="2026-09-25T19:59:00Z" w16du:dateUtc="2026-09-25T23:59:00Z"/>
        </w:rPr>
      </w:pPr>
      <w:del w:id="283" w:author="Pat" w:date="2026-09-25T19:59:00Z" w16du:dateUtc="2026-09-25T23:59:00Z">
        <w:r w:rsidRPr="0024691A">
          <w:delText>How much did she spend on groceries whose prices are less than Ksh 220</w:delText>
        </w:r>
      </w:del>
    </w:p>
    <w:p w14:paraId="7D7FB2A4" w14:textId="77777777" w:rsidR="0024691A" w:rsidRPr="0024691A" w:rsidRDefault="0024691A" w:rsidP="00C64906">
      <w:pPr>
        <w:spacing w:line="360" w:lineRule="auto"/>
        <w:ind w:firstLine="720"/>
        <w:rPr>
          <w:del w:id="284" w:author="Pat" w:date="2026-09-25T19:59:00Z" w16du:dateUtc="2026-09-25T23:59:00Z"/>
        </w:rPr>
      </w:pPr>
      <w:del w:id="285" w:author="Pat" w:date="2026-09-25T19:59:00Z" w16du:dateUtc="2026-09-25T23:59:00Z">
        <w:r w:rsidRPr="0024691A">
          <w:delText xml:space="preserve">(X &lt; 220)?                                                                                    </w:delText>
        </w:r>
        <w:r>
          <w:tab/>
        </w:r>
        <w:r w:rsidR="000E344B">
          <w:tab/>
          <w:delText xml:space="preserve"> (2</w:delText>
        </w:r>
        <w:r w:rsidRPr="0024691A">
          <w:delText>marks)</w:delText>
        </w:r>
      </w:del>
    </w:p>
    <w:p w14:paraId="26F54041" w14:textId="77777777" w:rsidR="0024691A" w:rsidRDefault="0024691A" w:rsidP="00C64906">
      <w:pPr>
        <w:pStyle w:val="ListParagraph"/>
        <w:numPr>
          <w:ilvl w:val="0"/>
          <w:numId w:val="11"/>
        </w:numPr>
        <w:spacing w:line="360" w:lineRule="auto"/>
        <w:rPr>
          <w:del w:id="286" w:author="Pat" w:date="2026-09-25T19:59:00Z" w16du:dateUtc="2026-09-25T23:59:00Z"/>
        </w:rPr>
      </w:pPr>
      <w:del w:id="287" w:author="Pat" w:date="2026-09-25T19:59:00Z" w16du:dateUtc="2026-09-25T23:59:00Z">
        <w:r w:rsidRPr="0024691A">
          <w:delText>How much did she spend on groceries prices</w:delText>
        </w:r>
        <w:r>
          <w:delText xml:space="preserve"> are more than Ksh 150 </w:delText>
        </w:r>
      </w:del>
    </w:p>
    <w:p w14:paraId="29AECF10" w14:textId="77777777" w:rsidR="0024691A" w:rsidRPr="0024691A" w:rsidRDefault="0024691A" w:rsidP="00C64906">
      <w:pPr>
        <w:spacing w:line="360" w:lineRule="auto"/>
        <w:ind w:firstLine="720"/>
        <w:rPr>
          <w:del w:id="288" w:author="Pat" w:date="2026-09-25T19:59:00Z" w16du:dateUtc="2026-09-25T23:59:00Z"/>
        </w:rPr>
      </w:pPr>
      <w:del w:id="289" w:author="Pat" w:date="2026-09-25T19:59:00Z" w16du:dateUtc="2026-09-25T23:59:00Z">
        <w:r w:rsidRPr="0024691A">
          <w:delText xml:space="preserve">(X ≥ 150)?                                                                                        </w:delText>
        </w:r>
        <w:r>
          <w:tab/>
        </w:r>
        <w:r w:rsidR="000E344B">
          <w:tab/>
        </w:r>
        <w:r w:rsidRPr="0024691A">
          <w:delText xml:space="preserve"> (3marks)</w:delText>
        </w:r>
      </w:del>
    </w:p>
    <w:p w14:paraId="324A5D4C" w14:textId="77777777" w:rsidR="00C64906" w:rsidRPr="0024691A" w:rsidRDefault="0024691A" w:rsidP="00C64906">
      <w:pPr>
        <w:pStyle w:val="ListParagraph"/>
        <w:numPr>
          <w:ilvl w:val="0"/>
          <w:numId w:val="11"/>
        </w:numPr>
        <w:spacing w:line="360" w:lineRule="auto"/>
        <w:rPr>
          <w:del w:id="290" w:author="Pat" w:date="2026-09-25T19:59:00Z" w16du:dateUtc="2026-09-25T23:59:00Z"/>
        </w:rPr>
      </w:pPr>
      <w:del w:id="291" w:author="Pat" w:date="2026-09-25T19:59:00Z" w16du:dateUtc="2026-09-25T23:59:00Z">
        <w:r w:rsidRPr="0024691A">
          <w:delText>How much did she spend on groceries whose prices are between Ksh 180 and Ksh 210?</w:delText>
        </w:r>
        <w:r w:rsidR="00C64906" w:rsidRPr="00C64906">
          <w:delText xml:space="preserve"> </w:delText>
        </w:r>
        <w:r w:rsidR="00C64906" w:rsidRPr="0024691A">
          <w:delText xml:space="preserve"> (180 ≤ x ≤ 210).                                                  </w:delText>
        </w:r>
        <w:r w:rsidR="00C64906">
          <w:tab/>
        </w:r>
        <w:r w:rsidR="00C64906">
          <w:tab/>
        </w:r>
        <w:r w:rsidR="000E344B">
          <w:tab/>
        </w:r>
        <w:r w:rsidR="00C64906">
          <w:delText>(4</w:delText>
        </w:r>
        <w:r w:rsidR="00C64906" w:rsidRPr="0024691A">
          <w:delText>marks)</w:delText>
        </w:r>
      </w:del>
    </w:p>
    <w:p w14:paraId="69EA0732" w14:textId="77777777" w:rsidR="00C64906" w:rsidRDefault="00C64906" w:rsidP="00C64906">
      <w:pPr>
        <w:pStyle w:val="ListParagraph"/>
        <w:spacing w:line="360" w:lineRule="auto"/>
        <w:rPr>
          <w:del w:id="292" w:author="Pat" w:date="2026-09-25T19:59:00Z" w16du:dateUtc="2026-09-25T23:59:00Z"/>
        </w:rPr>
      </w:pPr>
    </w:p>
    <w:p w14:paraId="5222FA28" w14:textId="77777777" w:rsidR="00156337" w:rsidRDefault="0024691A" w:rsidP="00C64906">
      <w:pPr>
        <w:spacing w:line="360" w:lineRule="auto"/>
        <w:rPr>
          <w:del w:id="293" w:author="Pat" w:date="2026-09-25T19:59:00Z" w16du:dateUtc="2026-09-25T23:59:00Z"/>
        </w:rPr>
      </w:pPr>
      <w:del w:id="294" w:author="Pat" w:date="2026-09-25T19:59:00Z" w16du:dateUtc="2026-09-25T23:59:00Z">
        <w:r w:rsidRPr="0024691A">
          <w:delText xml:space="preserve">(c) </w:delText>
        </w:r>
        <w:r>
          <w:tab/>
          <w:delText>Explain three advantages of sampling</w:delText>
        </w:r>
        <w:r w:rsidR="00156337">
          <w:tab/>
        </w:r>
        <w:r w:rsidR="00156337">
          <w:tab/>
        </w:r>
        <w:r w:rsidR="00156337">
          <w:tab/>
        </w:r>
        <w:r w:rsidR="00156337">
          <w:tab/>
        </w:r>
        <w:r w:rsidR="00156337">
          <w:tab/>
        </w:r>
        <w:r>
          <w:delText>(6marks)</w:delText>
        </w:r>
        <w:r w:rsidRPr="0024691A">
          <w:delText xml:space="preserve"> </w:delText>
        </w:r>
      </w:del>
    </w:p>
    <w:p w14:paraId="22E3A713" w14:textId="77777777" w:rsidR="00156337" w:rsidRDefault="00156337" w:rsidP="00156337">
      <w:pPr>
        <w:spacing w:line="360" w:lineRule="auto"/>
        <w:rPr>
          <w:del w:id="295" w:author="Pat" w:date="2026-09-25T19:59:00Z" w16du:dateUtc="2026-09-25T23:59:00Z"/>
        </w:rPr>
      </w:pPr>
    </w:p>
    <w:p w14:paraId="128D55E1" w14:textId="77777777" w:rsidR="00156337" w:rsidRPr="00457647" w:rsidRDefault="00156337" w:rsidP="00156337">
      <w:pPr>
        <w:spacing w:line="360" w:lineRule="auto"/>
        <w:rPr>
          <w:del w:id="296" w:author="Pat" w:date="2026-09-25T19:59:00Z" w16du:dateUtc="2026-09-25T23:59:00Z"/>
          <w:b/>
          <w:u w:val="single"/>
        </w:rPr>
      </w:pPr>
      <w:del w:id="297" w:author="Pat" w:date="2026-09-25T19:59:00Z" w16du:dateUtc="2026-09-25T23:59:00Z">
        <w:r w:rsidRPr="00457647">
          <w:rPr>
            <w:b/>
            <w:u w:val="single"/>
          </w:rPr>
          <w:delText>QUESTION FOUR</w:delText>
        </w:r>
        <w:r w:rsidR="006C1833" w:rsidRPr="00457647">
          <w:rPr>
            <w:b/>
            <w:u w:val="single"/>
          </w:rPr>
          <w:delText xml:space="preserve"> (20MKS)</w:delText>
        </w:r>
      </w:del>
    </w:p>
    <w:p w14:paraId="53244146" w14:textId="77777777" w:rsidR="00156337" w:rsidRDefault="006C1833" w:rsidP="006C1833">
      <w:pPr>
        <w:pStyle w:val="ListParagraph"/>
        <w:numPr>
          <w:ilvl w:val="0"/>
          <w:numId w:val="7"/>
        </w:numPr>
        <w:jc w:val="both"/>
        <w:rPr>
          <w:del w:id="298" w:author="Pat" w:date="2026-09-25T19:59:00Z" w16du:dateUtc="2026-09-25T23:59:00Z"/>
        </w:rPr>
      </w:pPr>
      <w:del w:id="299" w:author="Pat" w:date="2026-09-25T19:59:00Z" w16du:dateUtc="2026-09-25T23:59:00Z">
        <w:r>
          <w:delText>Explain two advantages of median as a measure of central tendancy</w:delText>
        </w:r>
        <w:r>
          <w:tab/>
          <w:delText xml:space="preserve"> (4mks)</w:delText>
        </w:r>
      </w:del>
    </w:p>
    <w:p w14:paraId="30E8FE89" w14:textId="77777777" w:rsidR="006C1833" w:rsidRDefault="006C1833" w:rsidP="006C1833">
      <w:pPr>
        <w:pStyle w:val="ListParagraph"/>
        <w:ind w:left="990"/>
        <w:jc w:val="both"/>
        <w:rPr>
          <w:del w:id="300" w:author="Pat" w:date="2026-09-25T19:59:00Z" w16du:dateUtc="2026-09-25T23:59:00Z"/>
        </w:rPr>
      </w:pPr>
    </w:p>
    <w:p w14:paraId="75799B05" w14:textId="77777777" w:rsidR="006C1833" w:rsidRPr="00156337" w:rsidRDefault="006C1833" w:rsidP="006C1833">
      <w:pPr>
        <w:pStyle w:val="ListParagraph"/>
        <w:numPr>
          <w:ilvl w:val="0"/>
          <w:numId w:val="7"/>
        </w:numPr>
        <w:jc w:val="both"/>
        <w:rPr>
          <w:del w:id="301" w:author="Pat" w:date="2026-09-25T19:59:00Z" w16du:dateUtc="2026-09-25T23:59:00Z"/>
        </w:rPr>
      </w:pPr>
      <w:del w:id="302" w:author="Pat" w:date="2026-09-25T19:59:00Z" w16du:dateUtc="2026-09-25T23:59:00Z">
        <w:r>
          <w:delText>Explain four steps in hypothesis testing</w:delText>
        </w:r>
        <w:r>
          <w:tab/>
        </w:r>
        <w:r>
          <w:tab/>
        </w:r>
        <w:r>
          <w:tab/>
        </w:r>
        <w:r>
          <w:tab/>
        </w:r>
        <w:r>
          <w:tab/>
          <w:delText xml:space="preserve"> (6mks)</w:delText>
        </w:r>
      </w:del>
    </w:p>
    <w:p w14:paraId="553CF312" w14:textId="77777777" w:rsidR="00156337" w:rsidRDefault="00156337" w:rsidP="00156337">
      <w:pPr>
        <w:ind w:left="360"/>
        <w:jc w:val="both"/>
        <w:rPr>
          <w:del w:id="303" w:author="Pat" w:date="2026-09-25T19:59:00Z" w16du:dateUtc="2026-09-25T23:59:00Z"/>
        </w:rPr>
      </w:pPr>
    </w:p>
    <w:p w14:paraId="1E45D4BB" w14:textId="77777777" w:rsidR="006C1833" w:rsidRDefault="006C1833" w:rsidP="006C1833">
      <w:pPr>
        <w:pStyle w:val="ListParagraph"/>
        <w:numPr>
          <w:ilvl w:val="0"/>
          <w:numId w:val="7"/>
        </w:numPr>
        <w:jc w:val="both"/>
        <w:rPr>
          <w:del w:id="304" w:author="Pat" w:date="2026-09-25T19:59:00Z" w16du:dateUtc="2026-09-25T23:59:00Z"/>
        </w:rPr>
      </w:pPr>
      <w:del w:id="305" w:author="Pat" w:date="2026-09-25T19:59:00Z" w16du:dateUtc="2026-09-25T23:59:00Z">
        <w:r>
          <w:delText>The number of parts for a particular spare part in a factory was found to vary from day to day. In sample study the following information was obtained.</w:delText>
        </w:r>
      </w:del>
    </w:p>
    <w:p w14:paraId="77FEBF94" w14:textId="77777777" w:rsidR="006C1833" w:rsidRDefault="006C1833" w:rsidP="006C1833">
      <w:pPr>
        <w:pStyle w:val="ListParagraph"/>
        <w:rPr>
          <w:del w:id="306" w:author="Pat" w:date="2026-09-25T19:59:00Z" w16du:dateUtc="2026-09-25T23:59:00Z"/>
        </w:rPr>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1679"/>
      </w:tblGrid>
      <w:tr w:rsidR="006C1833" w14:paraId="27F9E821" w14:textId="77777777" w:rsidTr="002C094E">
        <w:trPr>
          <w:trHeight w:val="536"/>
          <w:del w:id="307" w:author="Pat" w:date="2026-09-25T19:59:00Z" w16du:dateUtc="2026-09-25T23:59:00Z"/>
        </w:trPr>
        <w:tc>
          <w:tcPr>
            <w:tcW w:w="1471" w:type="dxa"/>
          </w:tcPr>
          <w:p w14:paraId="03089312" w14:textId="77777777" w:rsidR="006C1833" w:rsidRPr="002C094E" w:rsidRDefault="006C1833" w:rsidP="006C1833">
            <w:pPr>
              <w:pStyle w:val="ListParagraph"/>
              <w:ind w:left="135"/>
              <w:jc w:val="both"/>
              <w:rPr>
                <w:del w:id="308" w:author="Pat" w:date="2026-09-25T19:59:00Z" w16du:dateUtc="2026-09-25T23:59:00Z"/>
                <w:b/>
              </w:rPr>
            </w:pPr>
            <w:del w:id="309" w:author="Pat" w:date="2026-09-25T19:59:00Z" w16du:dateUtc="2026-09-25T23:59:00Z">
              <w:r w:rsidRPr="002C094E">
                <w:rPr>
                  <w:b/>
                </w:rPr>
                <w:delText>Day</w:delText>
              </w:r>
            </w:del>
          </w:p>
          <w:p w14:paraId="7AFEC837" w14:textId="77777777" w:rsidR="006C1833" w:rsidRPr="002C094E" w:rsidRDefault="006C1833" w:rsidP="006C1833">
            <w:pPr>
              <w:pStyle w:val="ListParagraph"/>
              <w:ind w:left="135"/>
              <w:jc w:val="both"/>
              <w:rPr>
                <w:del w:id="310" w:author="Pat" w:date="2026-09-25T19:59:00Z" w16du:dateUtc="2026-09-25T23:59:00Z"/>
                <w:b/>
              </w:rPr>
            </w:pPr>
          </w:p>
        </w:tc>
        <w:tc>
          <w:tcPr>
            <w:tcW w:w="1679" w:type="dxa"/>
          </w:tcPr>
          <w:p w14:paraId="1B53EC68" w14:textId="77777777" w:rsidR="006C1833" w:rsidRPr="002C094E" w:rsidRDefault="006C1833" w:rsidP="006C1833">
            <w:pPr>
              <w:pStyle w:val="ListParagraph"/>
              <w:ind w:left="57"/>
              <w:jc w:val="both"/>
              <w:rPr>
                <w:del w:id="311" w:author="Pat" w:date="2026-09-25T19:59:00Z" w16du:dateUtc="2026-09-25T23:59:00Z"/>
                <w:b/>
              </w:rPr>
            </w:pPr>
            <w:del w:id="312" w:author="Pat" w:date="2026-09-25T19:59:00Z" w16du:dateUtc="2026-09-25T23:59:00Z">
              <w:r w:rsidRPr="002C094E">
                <w:rPr>
                  <w:b/>
                </w:rPr>
                <w:delText xml:space="preserve">No of parts </w:delText>
              </w:r>
            </w:del>
          </w:p>
          <w:p w14:paraId="7DA116F0" w14:textId="77777777" w:rsidR="006C1833" w:rsidRPr="002C094E" w:rsidRDefault="002C094E" w:rsidP="002C094E">
            <w:pPr>
              <w:rPr>
                <w:del w:id="313" w:author="Pat" w:date="2026-09-25T19:59:00Z" w16du:dateUtc="2026-09-25T23:59:00Z"/>
                <w:b/>
              </w:rPr>
            </w:pPr>
            <w:del w:id="314" w:author="Pat" w:date="2026-09-25T19:59:00Z" w16du:dateUtc="2026-09-25T23:59:00Z">
              <w:r w:rsidRPr="002C094E">
                <w:rPr>
                  <w:b/>
                </w:rPr>
                <w:delText>demanded</w:delText>
              </w:r>
            </w:del>
          </w:p>
        </w:tc>
      </w:tr>
      <w:tr w:rsidR="002C094E" w14:paraId="0F6DB2AB" w14:textId="77777777" w:rsidTr="002C094E">
        <w:trPr>
          <w:trHeight w:val="345"/>
          <w:del w:id="315" w:author="Pat" w:date="2026-09-25T19:59:00Z" w16du:dateUtc="2026-09-25T23:59:00Z"/>
        </w:trPr>
        <w:tc>
          <w:tcPr>
            <w:tcW w:w="1471" w:type="dxa"/>
          </w:tcPr>
          <w:p w14:paraId="394B05E4" w14:textId="77777777" w:rsidR="002C094E" w:rsidRDefault="002C094E" w:rsidP="006C1833">
            <w:pPr>
              <w:pStyle w:val="ListParagraph"/>
              <w:ind w:left="135"/>
              <w:jc w:val="both"/>
              <w:rPr>
                <w:del w:id="316" w:author="Pat" w:date="2026-09-25T19:59:00Z" w16du:dateUtc="2026-09-25T23:59:00Z"/>
              </w:rPr>
            </w:pPr>
            <w:del w:id="317" w:author="Pat" w:date="2026-09-25T19:59:00Z" w16du:dateUtc="2026-09-25T23:59:00Z">
              <w:r>
                <w:delText>Monday</w:delText>
              </w:r>
            </w:del>
          </w:p>
        </w:tc>
        <w:tc>
          <w:tcPr>
            <w:tcW w:w="1679" w:type="dxa"/>
          </w:tcPr>
          <w:p w14:paraId="0E2DD5BF" w14:textId="77777777" w:rsidR="002C094E" w:rsidRDefault="002C094E" w:rsidP="006C1833">
            <w:pPr>
              <w:pStyle w:val="ListParagraph"/>
              <w:ind w:left="0"/>
              <w:jc w:val="both"/>
              <w:rPr>
                <w:del w:id="318" w:author="Pat" w:date="2026-09-25T19:59:00Z" w16du:dateUtc="2026-09-25T23:59:00Z"/>
              </w:rPr>
            </w:pPr>
            <w:del w:id="319" w:author="Pat" w:date="2026-09-25T19:59:00Z" w16du:dateUtc="2026-09-25T23:59:00Z">
              <w:r>
                <w:delText>1124</w:delText>
              </w:r>
            </w:del>
          </w:p>
        </w:tc>
      </w:tr>
      <w:tr w:rsidR="002C094E" w14:paraId="3E3863BF" w14:textId="77777777" w:rsidTr="002C094E">
        <w:trPr>
          <w:trHeight w:val="285"/>
          <w:del w:id="320" w:author="Pat" w:date="2026-09-25T19:59:00Z" w16du:dateUtc="2026-09-25T23:59:00Z"/>
        </w:trPr>
        <w:tc>
          <w:tcPr>
            <w:tcW w:w="1471" w:type="dxa"/>
          </w:tcPr>
          <w:p w14:paraId="7E6BF906" w14:textId="77777777" w:rsidR="002C094E" w:rsidRDefault="002C094E" w:rsidP="006C1833">
            <w:pPr>
              <w:pStyle w:val="ListParagraph"/>
              <w:ind w:left="135"/>
              <w:jc w:val="both"/>
              <w:rPr>
                <w:del w:id="321" w:author="Pat" w:date="2026-09-25T19:59:00Z" w16du:dateUtc="2026-09-25T23:59:00Z"/>
              </w:rPr>
            </w:pPr>
            <w:del w:id="322" w:author="Pat" w:date="2026-09-25T19:59:00Z" w16du:dateUtc="2026-09-25T23:59:00Z">
              <w:r>
                <w:delText>Tuesday</w:delText>
              </w:r>
            </w:del>
          </w:p>
        </w:tc>
        <w:tc>
          <w:tcPr>
            <w:tcW w:w="1679" w:type="dxa"/>
          </w:tcPr>
          <w:p w14:paraId="0F3D5025" w14:textId="77777777" w:rsidR="002C094E" w:rsidRDefault="002C094E" w:rsidP="006C1833">
            <w:pPr>
              <w:pStyle w:val="ListParagraph"/>
              <w:ind w:left="0"/>
              <w:jc w:val="both"/>
              <w:rPr>
                <w:del w:id="323" w:author="Pat" w:date="2026-09-25T19:59:00Z" w16du:dateUtc="2026-09-25T23:59:00Z"/>
              </w:rPr>
            </w:pPr>
            <w:del w:id="324" w:author="Pat" w:date="2026-09-25T19:59:00Z" w16du:dateUtc="2026-09-25T23:59:00Z">
              <w:r>
                <w:delText>1125</w:delText>
              </w:r>
            </w:del>
          </w:p>
        </w:tc>
      </w:tr>
      <w:tr w:rsidR="002C094E" w14:paraId="2F7E768F" w14:textId="77777777" w:rsidTr="002C094E">
        <w:trPr>
          <w:trHeight w:val="285"/>
          <w:del w:id="325" w:author="Pat" w:date="2026-09-25T19:59:00Z" w16du:dateUtc="2026-09-25T23:59:00Z"/>
        </w:trPr>
        <w:tc>
          <w:tcPr>
            <w:tcW w:w="1471" w:type="dxa"/>
          </w:tcPr>
          <w:p w14:paraId="14577B18" w14:textId="77777777" w:rsidR="002C094E" w:rsidRDefault="002C094E" w:rsidP="006C1833">
            <w:pPr>
              <w:pStyle w:val="ListParagraph"/>
              <w:ind w:left="135"/>
              <w:jc w:val="both"/>
              <w:rPr>
                <w:del w:id="326" w:author="Pat" w:date="2026-09-25T19:59:00Z" w16du:dateUtc="2026-09-25T23:59:00Z"/>
              </w:rPr>
            </w:pPr>
            <w:del w:id="327" w:author="Pat" w:date="2026-09-25T19:59:00Z" w16du:dateUtc="2026-09-25T23:59:00Z">
              <w:r>
                <w:delText>Wednesday</w:delText>
              </w:r>
            </w:del>
          </w:p>
        </w:tc>
        <w:tc>
          <w:tcPr>
            <w:tcW w:w="1679" w:type="dxa"/>
          </w:tcPr>
          <w:p w14:paraId="7B19FFFD" w14:textId="77777777" w:rsidR="002C094E" w:rsidRDefault="002C094E" w:rsidP="006C1833">
            <w:pPr>
              <w:pStyle w:val="ListParagraph"/>
              <w:ind w:left="0"/>
              <w:jc w:val="both"/>
              <w:rPr>
                <w:del w:id="328" w:author="Pat" w:date="2026-09-25T19:59:00Z" w16du:dateUtc="2026-09-25T23:59:00Z"/>
              </w:rPr>
            </w:pPr>
            <w:del w:id="329" w:author="Pat" w:date="2026-09-25T19:59:00Z" w16du:dateUtc="2026-09-25T23:59:00Z">
              <w:r>
                <w:delText>1110</w:delText>
              </w:r>
            </w:del>
          </w:p>
        </w:tc>
      </w:tr>
      <w:tr w:rsidR="002C094E" w14:paraId="6C115822" w14:textId="77777777" w:rsidTr="002C094E">
        <w:trPr>
          <w:trHeight w:val="330"/>
          <w:del w:id="330" w:author="Pat" w:date="2026-09-25T19:59:00Z" w16du:dateUtc="2026-09-25T23:59:00Z"/>
        </w:trPr>
        <w:tc>
          <w:tcPr>
            <w:tcW w:w="1471" w:type="dxa"/>
          </w:tcPr>
          <w:p w14:paraId="21972A23" w14:textId="77777777" w:rsidR="002C094E" w:rsidRDefault="002C094E" w:rsidP="006C1833">
            <w:pPr>
              <w:pStyle w:val="ListParagraph"/>
              <w:ind w:left="135"/>
              <w:jc w:val="both"/>
              <w:rPr>
                <w:del w:id="331" w:author="Pat" w:date="2026-09-25T19:59:00Z" w16du:dateUtc="2026-09-25T23:59:00Z"/>
              </w:rPr>
            </w:pPr>
            <w:del w:id="332" w:author="Pat" w:date="2026-09-25T19:59:00Z" w16du:dateUtc="2026-09-25T23:59:00Z">
              <w:r>
                <w:delText>Thursday</w:delText>
              </w:r>
            </w:del>
          </w:p>
        </w:tc>
        <w:tc>
          <w:tcPr>
            <w:tcW w:w="1679" w:type="dxa"/>
          </w:tcPr>
          <w:p w14:paraId="3F38408E" w14:textId="77777777" w:rsidR="002C094E" w:rsidRDefault="002C094E" w:rsidP="006C1833">
            <w:pPr>
              <w:pStyle w:val="ListParagraph"/>
              <w:ind w:left="0"/>
              <w:jc w:val="both"/>
              <w:rPr>
                <w:del w:id="333" w:author="Pat" w:date="2026-09-25T19:59:00Z" w16du:dateUtc="2026-09-25T23:59:00Z"/>
              </w:rPr>
            </w:pPr>
            <w:del w:id="334" w:author="Pat" w:date="2026-09-25T19:59:00Z" w16du:dateUtc="2026-09-25T23:59:00Z">
              <w:r>
                <w:delText>1120</w:delText>
              </w:r>
            </w:del>
          </w:p>
        </w:tc>
      </w:tr>
      <w:tr w:rsidR="002C094E" w14:paraId="568171A9" w14:textId="77777777" w:rsidTr="002C094E">
        <w:trPr>
          <w:trHeight w:val="315"/>
          <w:del w:id="335" w:author="Pat" w:date="2026-09-25T19:59:00Z" w16du:dateUtc="2026-09-25T23:59:00Z"/>
        </w:trPr>
        <w:tc>
          <w:tcPr>
            <w:tcW w:w="1471" w:type="dxa"/>
          </w:tcPr>
          <w:p w14:paraId="706EF44E" w14:textId="77777777" w:rsidR="002C094E" w:rsidRDefault="002C094E" w:rsidP="006C1833">
            <w:pPr>
              <w:pStyle w:val="ListParagraph"/>
              <w:ind w:left="135"/>
              <w:jc w:val="both"/>
              <w:rPr>
                <w:del w:id="336" w:author="Pat" w:date="2026-09-25T19:59:00Z" w16du:dateUtc="2026-09-25T23:59:00Z"/>
              </w:rPr>
            </w:pPr>
            <w:del w:id="337" w:author="Pat" w:date="2026-09-25T19:59:00Z" w16du:dateUtc="2026-09-25T23:59:00Z">
              <w:r>
                <w:delText>Friday</w:delText>
              </w:r>
            </w:del>
          </w:p>
        </w:tc>
        <w:tc>
          <w:tcPr>
            <w:tcW w:w="1679" w:type="dxa"/>
          </w:tcPr>
          <w:p w14:paraId="6B9F3A03" w14:textId="77777777" w:rsidR="002C094E" w:rsidRDefault="002C094E" w:rsidP="006C1833">
            <w:pPr>
              <w:pStyle w:val="ListParagraph"/>
              <w:ind w:left="0"/>
              <w:jc w:val="both"/>
              <w:rPr>
                <w:del w:id="338" w:author="Pat" w:date="2026-09-25T19:59:00Z" w16du:dateUtc="2026-09-25T23:59:00Z"/>
              </w:rPr>
            </w:pPr>
            <w:del w:id="339" w:author="Pat" w:date="2026-09-25T19:59:00Z" w16du:dateUtc="2026-09-25T23:59:00Z">
              <w:r>
                <w:delText>1126</w:delText>
              </w:r>
            </w:del>
          </w:p>
        </w:tc>
      </w:tr>
      <w:tr w:rsidR="002C094E" w14:paraId="25D4C2D5" w14:textId="77777777" w:rsidTr="002C094E">
        <w:trPr>
          <w:trHeight w:val="285"/>
          <w:del w:id="340" w:author="Pat" w:date="2026-09-25T19:59:00Z" w16du:dateUtc="2026-09-25T23:59:00Z"/>
        </w:trPr>
        <w:tc>
          <w:tcPr>
            <w:tcW w:w="1471" w:type="dxa"/>
          </w:tcPr>
          <w:p w14:paraId="3EF241E0" w14:textId="77777777" w:rsidR="002C094E" w:rsidRDefault="002C094E" w:rsidP="006C1833">
            <w:pPr>
              <w:pStyle w:val="ListParagraph"/>
              <w:ind w:left="135"/>
              <w:jc w:val="both"/>
              <w:rPr>
                <w:del w:id="341" w:author="Pat" w:date="2026-09-25T19:59:00Z" w16du:dateUtc="2026-09-25T23:59:00Z"/>
              </w:rPr>
            </w:pPr>
            <w:del w:id="342" w:author="Pat" w:date="2026-09-25T19:59:00Z" w16du:dateUtc="2026-09-25T23:59:00Z">
              <w:r>
                <w:delText>Saturday</w:delText>
              </w:r>
            </w:del>
          </w:p>
        </w:tc>
        <w:tc>
          <w:tcPr>
            <w:tcW w:w="1679" w:type="dxa"/>
          </w:tcPr>
          <w:p w14:paraId="6ED61446" w14:textId="77777777" w:rsidR="002C094E" w:rsidRDefault="002C094E" w:rsidP="006C1833">
            <w:pPr>
              <w:pStyle w:val="ListParagraph"/>
              <w:ind w:left="0"/>
              <w:jc w:val="both"/>
              <w:rPr>
                <w:del w:id="343" w:author="Pat" w:date="2026-09-25T19:59:00Z" w16du:dateUtc="2026-09-25T23:59:00Z"/>
              </w:rPr>
            </w:pPr>
            <w:del w:id="344" w:author="Pat" w:date="2026-09-25T19:59:00Z" w16du:dateUtc="2026-09-25T23:59:00Z">
              <w:r>
                <w:delText>1115</w:delText>
              </w:r>
            </w:del>
          </w:p>
        </w:tc>
      </w:tr>
      <w:tr w:rsidR="002C094E" w14:paraId="1E2D00E7" w14:textId="77777777" w:rsidTr="002C094E">
        <w:trPr>
          <w:trHeight w:val="377"/>
          <w:del w:id="345" w:author="Pat" w:date="2026-09-25T19:59:00Z" w16du:dateUtc="2026-09-25T23:59:00Z"/>
        </w:trPr>
        <w:tc>
          <w:tcPr>
            <w:tcW w:w="1471" w:type="dxa"/>
          </w:tcPr>
          <w:p w14:paraId="6E433387" w14:textId="77777777" w:rsidR="002C094E" w:rsidRDefault="002C094E" w:rsidP="006C1833">
            <w:pPr>
              <w:pStyle w:val="ListParagraph"/>
              <w:ind w:left="135"/>
              <w:jc w:val="both"/>
              <w:rPr>
                <w:del w:id="346" w:author="Pat" w:date="2026-09-25T19:59:00Z" w16du:dateUtc="2026-09-25T23:59:00Z"/>
              </w:rPr>
            </w:pPr>
            <w:del w:id="347" w:author="Pat" w:date="2026-09-25T19:59:00Z" w16du:dateUtc="2026-09-25T23:59:00Z">
              <w:r>
                <w:delText>Total</w:delText>
              </w:r>
            </w:del>
          </w:p>
        </w:tc>
        <w:tc>
          <w:tcPr>
            <w:tcW w:w="1679" w:type="dxa"/>
          </w:tcPr>
          <w:p w14:paraId="231CAD31" w14:textId="77777777" w:rsidR="002C094E" w:rsidRDefault="002C094E" w:rsidP="006C1833">
            <w:pPr>
              <w:pStyle w:val="ListParagraph"/>
              <w:ind w:left="0"/>
              <w:jc w:val="both"/>
              <w:rPr>
                <w:del w:id="348" w:author="Pat" w:date="2026-09-25T19:59:00Z" w16du:dateUtc="2026-09-25T23:59:00Z"/>
              </w:rPr>
            </w:pPr>
            <w:del w:id="349" w:author="Pat" w:date="2026-09-25T19:59:00Z" w16du:dateUtc="2026-09-25T23:59:00Z">
              <w:r>
                <w:delText>6720</w:delText>
              </w:r>
            </w:del>
          </w:p>
        </w:tc>
      </w:tr>
    </w:tbl>
    <w:p w14:paraId="3F885810" w14:textId="77777777" w:rsidR="002C094E" w:rsidRDefault="002C094E" w:rsidP="002C094E">
      <w:pPr>
        <w:spacing w:line="360" w:lineRule="auto"/>
        <w:rPr>
          <w:del w:id="350" w:author="Pat" w:date="2026-09-25T19:59:00Z" w16du:dateUtc="2026-09-25T23:59:00Z"/>
        </w:rPr>
      </w:pPr>
    </w:p>
    <w:p w14:paraId="6CA735DA" w14:textId="77777777" w:rsidR="00156337" w:rsidRDefault="00A84A3C" w:rsidP="002C094E">
      <w:pPr>
        <w:spacing w:line="360" w:lineRule="auto"/>
        <w:rPr>
          <w:del w:id="351" w:author="Pat" w:date="2026-09-25T19:59:00Z" w16du:dateUtc="2026-09-25T23:59:00Z"/>
        </w:rPr>
      </w:pPr>
      <w:del w:id="352" w:author="Pat" w:date="2026-09-25T19:59:00Z" w16du:dateUtc="2026-09-25T23:59:00Z">
        <w:r>
          <w:delText>Using chi-square, t</w:delText>
        </w:r>
        <w:r w:rsidR="002C094E">
          <w:delText>est the hypothesis that the number of parts demanded does not depend on the day of the week at 5% level of significance</w:delText>
        </w:r>
        <w:r w:rsidR="002C094E">
          <w:tab/>
        </w:r>
        <w:r w:rsidR="002C094E">
          <w:tab/>
        </w:r>
        <w:r w:rsidR="002C094E">
          <w:tab/>
        </w:r>
        <w:r w:rsidR="002C094E">
          <w:tab/>
        </w:r>
        <w:r w:rsidR="002C094E">
          <w:tab/>
          <w:delText xml:space="preserve"> (10mks)</w:delText>
        </w:r>
      </w:del>
    </w:p>
    <w:p w14:paraId="65C9D671" w14:textId="77777777" w:rsidR="008F08DA" w:rsidRDefault="0024691A" w:rsidP="00EC0617">
      <w:pPr>
        <w:spacing w:after="0"/>
        <w:pPrChange w:id="353" w:author="Pat" w:date="2026-09-25T19:59:00Z" w16du:dateUtc="2026-09-25T23:59:00Z">
          <w:pPr>
            <w:spacing w:line="360" w:lineRule="auto"/>
            <w:ind w:left="7200" w:firstLine="720"/>
          </w:pPr>
        </w:pPrChange>
      </w:pPr>
      <w:del w:id="354" w:author="Pat" w:date="2026-09-25T19:59:00Z" w16du:dateUtc="2026-09-25T23:59:00Z">
        <w:r w:rsidRPr="0024691A">
          <w:delText xml:space="preserve">                                                                                                       </w:delText>
        </w:r>
      </w:del>
    </w:p>
    <w:sectPr w:rsidR="008F08DA" w:rsidSect="00EC0617">
      <w:pgSz w:w="12240" w:h="15840"/>
      <w:pgMar w:top="720" w:right="720" w:bottom="720" w:left="720" w:header="720" w:footer="720" w:gutter="0"/>
      <w:cols w:space="720"/>
      <w:docGrid w:linePitch="360"/>
      <w:sectPrChange w:id="355" w:author="Pat" w:date="2026-09-25T19:59:00Z" w16du:dateUtc="2026-09-25T23:59:00Z">
        <w:sectPr w:rsidR="008F08DA" w:rsidSect="00EC0617">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0158A"/>
    <w:multiLevelType w:val="hybridMultilevel"/>
    <w:tmpl w:val="298C3ABE"/>
    <w:lvl w:ilvl="0" w:tplc="1FB497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670375"/>
    <w:multiLevelType w:val="hybridMultilevel"/>
    <w:tmpl w:val="2F9256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810D4D"/>
    <w:multiLevelType w:val="hybridMultilevel"/>
    <w:tmpl w:val="5C8A7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F23D5E"/>
    <w:multiLevelType w:val="hybridMultilevel"/>
    <w:tmpl w:val="3AB6D70E"/>
    <w:lvl w:ilvl="0" w:tplc="E496D1CC">
      <w:start w:val="1"/>
      <w:numFmt w:val="lowerRoman"/>
      <w:lvlText w:val="%1)"/>
      <w:lvlJc w:val="left"/>
      <w:pPr>
        <w:ind w:left="1095" w:hanging="72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4" w15:restartNumberingAfterBreak="0">
    <w:nsid w:val="384917AE"/>
    <w:multiLevelType w:val="hybridMultilevel"/>
    <w:tmpl w:val="277C3BA8"/>
    <w:lvl w:ilvl="0" w:tplc="97EA94B0">
      <w:start w:val="1"/>
      <w:numFmt w:val="lowerRoman"/>
      <w:lvlText w:val="%1."/>
      <w:lvlJc w:val="left"/>
      <w:pPr>
        <w:tabs>
          <w:tab w:val="num" w:pos="432"/>
        </w:tabs>
        <w:ind w:left="432" w:hanging="288"/>
      </w:pPr>
      <w:rPr>
        <w:rFonts w:hint="default"/>
      </w:rPr>
    </w:lvl>
    <w:lvl w:ilvl="1" w:tplc="431AC27E">
      <w:start w:val="1"/>
      <w:numFmt w:val="lowerLetter"/>
      <w:lvlText w:val=" (%2)"/>
      <w:lvlJc w:val="left"/>
      <w:pPr>
        <w:tabs>
          <w:tab w:val="num" w:pos="1584"/>
        </w:tabs>
        <w:ind w:left="158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74D260A"/>
    <w:multiLevelType w:val="hybridMultilevel"/>
    <w:tmpl w:val="1B18A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E84A7C"/>
    <w:multiLevelType w:val="hybridMultilevel"/>
    <w:tmpl w:val="7406ABA6"/>
    <w:lvl w:ilvl="0" w:tplc="D57EFD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4B7B7A"/>
    <w:multiLevelType w:val="hybridMultilevel"/>
    <w:tmpl w:val="6C929B8A"/>
    <w:lvl w:ilvl="0" w:tplc="2D0808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6E3CBC"/>
    <w:multiLevelType w:val="hybridMultilevel"/>
    <w:tmpl w:val="FA121246"/>
    <w:lvl w:ilvl="0" w:tplc="5B9CD1AC">
      <w:start w:val="1"/>
      <w:numFmt w:val="lowerLetter"/>
      <w:lvlText w:val="%1)"/>
      <w:lvlJc w:val="left"/>
      <w:pPr>
        <w:ind w:left="99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8405A1"/>
    <w:multiLevelType w:val="hybridMultilevel"/>
    <w:tmpl w:val="3A3EE274"/>
    <w:lvl w:ilvl="0" w:tplc="D57EFD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A5623D"/>
    <w:multiLevelType w:val="hybridMultilevel"/>
    <w:tmpl w:val="F942F700"/>
    <w:lvl w:ilvl="0" w:tplc="460CAAF4">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99367A"/>
    <w:multiLevelType w:val="hybridMultilevel"/>
    <w:tmpl w:val="933AA440"/>
    <w:lvl w:ilvl="0" w:tplc="D57EFDA6">
      <w:start w:val="1"/>
      <w:numFmt w:val="lowerRoman"/>
      <w:lvlText w:val="%1)"/>
      <w:lvlJc w:val="left"/>
      <w:pPr>
        <w:ind w:left="10161" w:hanging="720"/>
      </w:pPr>
      <w:rPr>
        <w:rFonts w:hint="default"/>
      </w:rPr>
    </w:lvl>
    <w:lvl w:ilvl="1" w:tplc="08090019" w:tentative="1">
      <w:start w:val="1"/>
      <w:numFmt w:val="lowerLetter"/>
      <w:lvlText w:val="%2."/>
      <w:lvlJc w:val="left"/>
      <w:pPr>
        <w:ind w:left="10521" w:hanging="360"/>
      </w:pPr>
    </w:lvl>
    <w:lvl w:ilvl="2" w:tplc="0809001B" w:tentative="1">
      <w:start w:val="1"/>
      <w:numFmt w:val="lowerRoman"/>
      <w:lvlText w:val="%3."/>
      <w:lvlJc w:val="right"/>
      <w:pPr>
        <w:ind w:left="11241" w:hanging="180"/>
      </w:pPr>
    </w:lvl>
    <w:lvl w:ilvl="3" w:tplc="0809000F" w:tentative="1">
      <w:start w:val="1"/>
      <w:numFmt w:val="decimal"/>
      <w:lvlText w:val="%4."/>
      <w:lvlJc w:val="left"/>
      <w:pPr>
        <w:ind w:left="11961" w:hanging="360"/>
      </w:pPr>
    </w:lvl>
    <w:lvl w:ilvl="4" w:tplc="08090019" w:tentative="1">
      <w:start w:val="1"/>
      <w:numFmt w:val="lowerLetter"/>
      <w:lvlText w:val="%5."/>
      <w:lvlJc w:val="left"/>
      <w:pPr>
        <w:ind w:left="12681" w:hanging="360"/>
      </w:pPr>
    </w:lvl>
    <w:lvl w:ilvl="5" w:tplc="0809001B" w:tentative="1">
      <w:start w:val="1"/>
      <w:numFmt w:val="lowerRoman"/>
      <w:lvlText w:val="%6."/>
      <w:lvlJc w:val="right"/>
      <w:pPr>
        <w:ind w:left="13401" w:hanging="180"/>
      </w:pPr>
    </w:lvl>
    <w:lvl w:ilvl="6" w:tplc="0809000F" w:tentative="1">
      <w:start w:val="1"/>
      <w:numFmt w:val="decimal"/>
      <w:lvlText w:val="%7."/>
      <w:lvlJc w:val="left"/>
      <w:pPr>
        <w:ind w:left="14121" w:hanging="360"/>
      </w:pPr>
    </w:lvl>
    <w:lvl w:ilvl="7" w:tplc="08090019" w:tentative="1">
      <w:start w:val="1"/>
      <w:numFmt w:val="lowerLetter"/>
      <w:lvlText w:val="%8."/>
      <w:lvlJc w:val="left"/>
      <w:pPr>
        <w:ind w:left="14841" w:hanging="360"/>
      </w:pPr>
    </w:lvl>
    <w:lvl w:ilvl="8" w:tplc="0809001B" w:tentative="1">
      <w:start w:val="1"/>
      <w:numFmt w:val="lowerRoman"/>
      <w:lvlText w:val="%9."/>
      <w:lvlJc w:val="right"/>
      <w:pPr>
        <w:ind w:left="15561" w:hanging="180"/>
      </w:pPr>
    </w:lvl>
  </w:abstractNum>
  <w:abstractNum w:abstractNumId="12" w15:restartNumberingAfterBreak="0">
    <w:nsid w:val="7A7647FA"/>
    <w:multiLevelType w:val="hybridMultilevel"/>
    <w:tmpl w:val="5B74CA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E74016E"/>
    <w:multiLevelType w:val="hybridMultilevel"/>
    <w:tmpl w:val="C6566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892018">
    <w:abstractNumId w:val="4"/>
  </w:num>
  <w:num w:numId="2" w16cid:durableId="1540892277">
    <w:abstractNumId w:val="11"/>
  </w:num>
  <w:num w:numId="3" w16cid:durableId="1914194980">
    <w:abstractNumId w:val="2"/>
  </w:num>
  <w:num w:numId="4" w16cid:durableId="1971742439">
    <w:abstractNumId w:val="3"/>
  </w:num>
  <w:num w:numId="5" w16cid:durableId="1942448871">
    <w:abstractNumId w:val="12"/>
  </w:num>
  <w:num w:numId="6" w16cid:durableId="206917524">
    <w:abstractNumId w:val="13"/>
  </w:num>
  <w:num w:numId="7" w16cid:durableId="2125924587">
    <w:abstractNumId w:val="8"/>
  </w:num>
  <w:num w:numId="8" w16cid:durableId="44069672">
    <w:abstractNumId w:val="0"/>
  </w:num>
  <w:num w:numId="9" w16cid:durableId="1173257466">
    <w:abstractNumId w:val="5"/>
  </w:num>
  <w:num w:numId="10" w16cid:durableId="2024084170">
    <w:abstractNumId w:val="9"/>
  </w:num>
  <w:num w:numId="11" w16cid:durableId="2141875632">
    <w:abstractNumId w:val="6"/>
  </w:num>
  <w:num w:numId="12" w16cid:durableId="107892449">
    <w:abstractNumId w:val="1"/>
  </w:num>
  <w:num w:numId="13" w16cid:durableId="1010181772">
    <w:abstractNumId w:val="10"/>
  </w:num>
  <w:num w:numId="14" w16cid:durableId="212901065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0066"/>
    <w:rsid w:val="00030B49"/>
    <w:rsid w:val="000E344B"/>
    <w:rsid w:val="00156337"/>
    <w:rsid w:val="0024691A"/>
    <w:rsid w:val="002C094E"/>
    <w:rsid w:val="00413375"/>
    <w:rsid w:val="00427BF6"/>
    <w:rsid w:val="00457647"/>
    <w:rsid w:val="004A1519"/>
    <w:rsid w:val="00515372"/>
    <w:rsid w:val="00571FB7"/>
    <w:rsid w:val="00595ABE"/>
    <w:rsid w:val="005E2E98"/>
    <w:rsid w:val="005E33BB"/>
    <w:rsid w:val="006C1833"/>
    <w:rsid w:val="006F06A5"/>
    <w:rsid w:val="00716D28"/>
    <w:rsid w:val="007C7E92"/>
    <w:rsid w:val="008935D5"/>
    <w:rsid w:val="00895F9C"/>
    <w:rsid w:val="008F08DA"/>
    <w:rsid w:val="00940D1C"/>
    <w:rsid w:val="009F119B"/>
    <w:rsid w:val="00A84A3C"/>
    <w:rsid w:val="00AA4366"/>
    <w:rsid w:val="00B5712E"/>
    <w:rsid w:val="00C64906"/>
    <w:rsid w:val="00C7643B"/>
    <w:rsid w:val="00CD0066"/>
    <w:rsid w:val="00CE70DD"/>
    <w:rsid w:val="00CF134F"/>
    <w:rsid w:val="00CF4992"/>
    <w:rsid w:val="00D83BC8"/>
    <w:rsid w:val="00E41711"/>
    <w:rsid w:val="00EB38A6"/>
    <w:rsid w:val="00EC0617"/>
    <w:rsid w:val="00ED36E8"/>
    <w:rsid w:val="00EF02D0"/>
    <w:rsid w:val="00FB2474"/>
    <w:rsid w:val="00FE7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519"/>
    <w:pPr>
      <w:pPrChange w:id="0" w:author="Pat" w:date="2026-09-25T19:59:00Z">
        <w:pPr/>
      </w:pPrChange>
    </w:pPr>
    <w:rPr>
      <w:lang w:val="en-US"/>
      <w:rPrChange w:id="0" w:author="Pat" w:date="2026-09-25T19:5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0066"/>
    <w:pPr>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41711"/>
    <w:pPr>
      <w:spacing w:after="0" w:line="240" w:lineRule="auto"/>
      <w:pPrChange w:id="1" w:author="Pat" w:date="2026-09-25T19:59:00Z">
        <w:pPr>
          <w:spacing w:after="200" w:line="276" w:lineRule="auto"/>
        </w:pPr>
      </w:pPrChange>
    </w:pPr>
    <w:rPr>
      <w:rFonts w:ascii="Tahoma" w:hAnsi="Tahoma" w:cs="Tahoma"/>
      <w:sz w:val="16"/>
      <w:szCs w:val="16"/>
      <w:rPrChange w:id="1" w:author="Pat" w:date="2026-09-25T19:59: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CD0066"/>
    <w:rPr>
      <w:rFonts w:ascii="Tahoma" w:hAnsi="Tahoma" w:cs="Tahoma"/>
      <w:sz w:val="16"/>
      <w:szCs w:val="16"/>
      <w:lang w:val="en-US"/>
    </w:rPr>
  </w:style>
  <w:style w:type="paragraph" w:styleId="ListParagraph">
    <w:name w:val="List Paragraph"/>
    <w:basedOn w:val="Normal"/>
    <w:uiPriority w:val="34"/>
    <w:qFormat/>
    <w:rsid w:val="005E2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Arthur Souza Rodrigues</cp:lastModifiedBy>
  <cp:revision>1</cp:revision>
  <dcterms:created xsi:type="dcterms:W3CDTF">2017-10-19T06:14:00Z</dcterms:created>
  <dcterms:modified xsi:type="dcterms:W3CDTF">2026-09-25T23:59:00Z</dcterms:modified>
</cp:coreProperties>
</file>