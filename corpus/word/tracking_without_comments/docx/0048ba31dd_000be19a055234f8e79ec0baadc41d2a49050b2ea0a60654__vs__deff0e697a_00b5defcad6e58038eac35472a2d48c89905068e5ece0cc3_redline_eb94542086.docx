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1" w:author="NAZ, Mamoona (OLDHAM MEDICAL SERVICES)" w:date="2026-09-22T12:15:00Z" w16du:dateUtc="2026-09-22T16:15:00Z"/>
          <w:rFonts w:ascii="Californian FB" w:hAnsi="Californian FB"/>
        </w:rPr>
      </w:pPr>
      <w:ins w:id="2" w:author="NAZ, Mamoona (OLDHAM MEDICAL SERVICES)" w:date="2026-09-22T12:15:00Z" w16du:dateUtc="2026-09-22T16:15: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3" w:author="NAZ, Mamoona (OLDHAM MEDICAL SERVICES)" w:date="2026-09-22T12:15:00Z" w16du:dateUtc="2026-09-22T16:15:00Z"/>
          <w:rFonts w:ascii="Californian FB" w:hAnsi="Californian FB"/>
          <w:b/>
          <w:bCs/>
        </w:rPr>
      </w:pPr>
    </w:p>
    <w:p w14:paraId="43260A16" w14:textId="77777777" w:rsidR="006F1C2D" w:rsidRDefault="006F1C2D" w:rsidP="006F1C2D">
      <w:pPr>
        <w:jc w:val="center"/>
        <w:rPr>
          <w:ins w:id="4" w:author="NAZ, Mamoona (OLDHAM MEDICAL SERVICES)" w:date="2026-09-22T12:15:00Z" w16du:dateUtc="2026-09-22T16:15:00Z"/>
          <w:rFonts w:cstheme="minorHAnsi"/>
          <w:b/>
          <w:bCs/>
          <w:sz w:val="28"/>
          <w:szCs w:val="28"/>
          <w:u w:val="single"/>
        </w:rPr>
      </w:pPr>
      <w:ins w:id="5" w:author="NAZ, Mamoona (OLDHAM MEDICAL SERVICES)" w:date="2026-09-22T12:15:00Z" w16du:dateUtc="2026-09-22T16:15:00Z">
        <w:r w:rsidRPr="00FA0E32">
          <w:rPr>
            <w:rFonts w:cstheme="minorHAnsi"/>
            <w:b/>
            <w:bCs/>
            <w:sz w:val="28"/>
            <w:szCs w:val="28"/>
            <w:u w:val="single"/>
          </w:rPr>
          <w:t>PPG Meeting</w:t>
        </w:r>
      </w:ins>
    </w:p>
    <w:p w14:paraId="255DC642" w14:textId="487ECD42" w:rsidR="006F1C2D" w:rsidRDefault="00677B90" w:rsidP="006F1C2D">
      <w:pPr>
        <w:jc w:val="center"/>
        <w:rPr>
          <w:ins w:id="6" w:author="NAZ, Mamoona (OLDHAM MEDICAL SERVICES)" w:date="2026-09-22T12:15:00Z" w16du:dateUtc="2026-09-22T16:15:00Z"/>
          <w:rFonts w:cstheme="minorHAnsi"/>
          <w:b/>
          <w:bCs/>
          <w:sz w:val="28"/>
          <w:szCs w:val="28"/>
          <w:u w:val="single"/>
        </w:rPr>
      </w:pPr>
      <w:ins w:id="7" w:author="NAZ, Mamoona (OLDHAM MEDICAL SERVICES)" w:date="2026-09-22T12:15:00Z" w16du:dateUtc="2026-09-22T16:15: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8" w:author="NAZ, Mamoona (OLDHAM MEDICAL SERVICES)" w:date="2026-09-22T12:15:00Z" w16du:dateUtc="2026-09-22T16:15:00Z"/>
          <w:rFonts w:cstheme="minorHAnsi"/>
          <w:b/>
          <w:bCs/>
          <w:sz w:val="28"/>
          <w:szCs w:val="28"/>
          <w:u w:val="single"/>
        </w:rPr>
      </w:pPr>
    </w:p>
    <w:p w14:paraId="1E230469" w14:textId="77777777" w:rsidR="006F1C2D" w:rsidRDefault="006F1C2D" w:rsidP="006F1C2D">
      <w:pPr>
        <w:rPr>
          <w:ins w:id="9" w:author="NAZ, Mamoona (OLDHAM MEDICAL SERVICES)" w:date="2026-09-22T12:15:00Z" w16du:dateUtc="2026-09-22T16:15:00Z"/>
          <w:rFonts w:cstheme="minorHAnsi"/>
          <w:b/>
          <w:bCs/>
        </w:rPr>
      </w:pPr>
      <w:ins w:id="10" w:author="NAZ, Mamoona (OLDHAM MEDICAL SERVICES)" w:date="2026-09-22T12:15:00Z" w16du:dateUtc="2026-09-22T16:15:00Z">
        <w:r w:rsidRPr="00FA0E32">
          <w:rPr>
            <w:rFonts w:cstheme="minorHAnsi"/>
            <w:b/>
            <w:bCs/>
          </w:rPr>
          <w:t>Attendees:</w:t>
        </w:r>
      </w:ins>
    </w:p>
    <w:p w14:paraId="406CF681" w14:textId="77777777" w:rsidR="006F1C2D" w:rsidRDefault="006F1C2D" w:rsidP="006F1C2D">
      <w:pPr>
        <w:rPr>
          <w:ins w:id="11" w:author="NAZ, Mamoona (OLDHAM MEDICAL SERVICES)" w:date="2026-09-22T12:15:00Z" w16du:dateUtc="2026-09-22T16:15:00Z"/>
          <w:rFonts w:cstheme="minorHAnsi"/>
        </w:rPr>
      </w:pPr>
      <w:ins w:id="12" w:author="NAZ, Mamoona (OLDHAM MEDICAL SERVICES)" w:date="2026-09-22T12:15:00Z" w16du:dateUtc="2026-09-22T16:15:00Z">
        <w:r w:rsidRPr="00FA0E32">
          <w:rPr>
            <w:rFonts w:cstheme="minorHAnsi"/>
          </w:rPr>
          <w:t>MN – Deputy Manager</w:t>
        </w:r>
      </w:ins>
    </w:p>
    <w:p w14:paraId="160FF56E" w14:textId="7F229838" w:rsidR="0008331C" w:rsidRPr="00FA0E32" w:rsidRDefault="0008331C" w:rsidP="006F1C2D">
      <w:pPr>
        <w:rPr>
          <w:ins w:id="13" w:author="NAZ, Mamoona (OLDHAM MEDICAL SERVICES)" w:date="2026-09-22T12:15:00Z" w16du:dateUtc="2026-09-22T16:15:00Z"/>
          <w:rFonts w:cstheme="minorHAnsi"/>
        </w:rPr>
      </w:pPr>
      <w:ins w:id="14" w:author="NAZ, Mamoona (OLDHAM MEDICAL SERVICES)" w:date="2026-09-22T12:15:00Z" w16du:dateUtc="2026-09-22T16:15:00Z">
        <w:r>
          <w:rPr>
            <w:rFonts w:cstheme="minorHAnsi"/>
          </w:rPr>
          <w:t xml:space="preserve">SA – Practice Manager </w:t>
        </w:r>
      </w:ins>
    </w:p>
    <w:p w14:paraId="4B50E429" w14:textId="77777777" w:rsidR="006F1C2D" w:rsidRDefault="006F1C2D" w:rsidP="006F1C2D">
      <w:pPr>
        <w:rPr>
          <w:ins w:id="15" w:author="NAZ, Mamoona (OLDHAM MEDICAL SERVICES)" w:date="2026-09-22T12:15:00Z" w16du:dateUtc="2026-09-22T16:15:00Z"/>
          <w:rFonts w:cstheme="minorHAnsi"/>
        </w:rPr>
      </w:pPr>
    </w:p>
    <w:p w14:paraId="5F6386BB" w14:textId="77777777" w:rsidR="0008331C" w:rsidRDefault="006F1C2D" w:rsidP="0008331C">
      <w:pPr>
        <w:rPr>
          <w:ins w:id="16" w:author="NAZ, Mamoona (OLDHAM MEDICAL SERVICES)" w:date="2026-09-22T12:15:00Z" w16du:dateUtc="2026-09-22T16:15:00Z"/>
        </w:rPr>
      </w:pPr>
      <w:ins w:id="17" w:author="NAZ, Mamoona (OLDHAM MEDICAL SERVICES)" w:date="2026-09-22T12:15:00Z" w16du:dateUtc="2026-09-22T16:15:00Z">
        <w:r>
          <w:rPr>
            <w:rFonts w:cstheme="minorHAnsi"/>
          </w:rPr>
          <w:t>MC, GM</w:t>
        </w:r>
        <w:r w:rsidR="0008331C">
          <w:rPr>
            <w:rFonts w:cstheme="minorHAnsi"/>
          </w:rPr>
          <w:t>,</w:t>
        </w:r>
      </w:ins>
    </w:p>
    <w:p w14:paraId="0834AD2C" w14:textId="13228619" w:rsidR="0008331C" w:rsidRDefault="0008331C" w:rsidP="0008331C">
      <w:pPr>
        <w:rPr>
          <w:ins w:id="18" w:author="NAZ, Mamoona (OLDHAM MEDICAL SERVICES)" w:date="2026-09-22T12:15:00Z" w16du:dateUtc="2026-09-22T16:15:00Z"/>
        </w:rPr>
      </w:pPr>
      <w:ins w:id="19" w:author="NAZ, Mamoona (OLDHAM MEDICAL SERVICES)" w:date="2026-09-22T12:15:00Z" w16du:dateUtc="2026-09-22T16:15:00Z">
        <w:r>
          <w:t>JB, BB, ZF</w:t>
        </w:r>
        <w:r>
          <w:rPr>
            <w:rFonts w:cstheme="minorHAnsi"/>
          </w:rPr>
          <w:t>, JS, SN</w:t>
        </w:r>
        <w:r w:rsidR="00FF174A">
          <w:rPr>
            <w:rFonts w:cstheme="minorHAnsi"/>
          </w:rPr>
          <w:t>, AW</w:t>
        </w:r>
      </w:ins>
    </w:p>
    <w:p w14:paraId="1D3A4916" w14:textId="67E42069" w:rsidR="006F1C2D" w:rsidRDefault="006F1C2D" w:rsidP="006F1C2D">
      <w:pPr>
        <w:rPr>
          <w:ins w:id="20" w:author="NAZ, Mamoona (OLDHAM MEDICAL SERVICES)" w:date="2026-09-22T12:15:00Z" w16du:dateUtc="2026-09-22T16:15:00Z"/>
          <w:rFonts w:cstheme="minorHAnsi"/>
        </w:rPr>
      </w:pPr>
    </w:p>
    <w:p w14:paraId="2302B3A6" w14:textId="77777777" w:rsidR="006F1C2D" w:rsidRPr="00FA0E32" w:rsidRDefault="006F1C2D" w:rsidP="006F1C2D">
      <w:pPr>
        <w:rPr>
          <w:ins w:id="21" w:author="NAZ, Mamoona (OLDHAM MEDICAL SERVICES)" w:date="2026-09-22T12:15:00Z" w16du:dateUtc="2026-09-22T16:15:00Z"/>
          <w:rFonts w:cstheme="minorHAnsi"/>
        </w:rPr>
      </w:pPr>
    </w:p>
    <w:p w14:paraId="794DD8CD" w14:textId="77777777" w:rsidR="006F1C2D" w:rsidRDefault="006F1C2D" w:rsidP="006F1C2D">
      <w:pPr>
        <w:rPr>
          <w:ins w:id="22" w:author="NAZ, Mamoona (OLDHAM MEDICAL SERVICES)" w:date="2026-09-22T12:15:00Z" w16du:dateUtc="2026-09-22T16:15:00Z"/>
          <w:rFonts w:cstheme="minorHAnsi"/>
          <w:b/>
          <w:bCs/>
        </w:rPr>
      </w:pPr>
      <w:ins w:id="23" w:author="NAZ, Mamoona (OLDHAM MEDICAL SERVICES)" w:date="2026-09-22T12:15:00Z" w16du:dateUtc="2026-09-22T16:15:00Z">
        <w:r w:rsidRPr="00FA0E32">
          <w:rPr>
            <w:rFonts w:cstheme="minorHAnsi"/>
            <w:b/>
            <w:bCs/>
          </w:rPr>
          <w:t>Apologies:</w:t>
        </w:r>
      </w:ins>
    </w:p>
    <w:p w14:paraId="50FA62A7" w14:textId="77777777" w:rsidR="00677B90" w:rsidRDefault="00677B90" w:rsidP="006F1C2D">
      <w:pPr>
        <w:rPr>
          <w:ins w:id="24" w:author="NAZ, Mamoona (OLDHAM MEDICAL SERVICES)" w:date="2026-09-22T12:15:00Z" w16du:dateUtc="2026-09-22T16:15:00Z"/>
          <w:rFonts w:cstheme="minorHAnsi"/>
          <w:b/>
          <w:bCs/>
        </w:rPr>
      </w:pPr>
    </w:p>
    <w:p w14:paraId="27E4F2EE" w14:textId="6226EC7C" w:rsidR="00677B90" w:rsidRPr="00677B90" w:rsidRDefault="00677B90" w:rsidP="006F1C2D">
      <w:pPr>
        <w:rPr>
          <w:ins w:id="25" w:author="NAZ, Mamoona (OLDHAM MEDICAL SERVICES)" w:date="2026-09-22T12:15:00Z" w16du:dateUtc="2026-09-22T16:15:00Z"/>
          <w:rFonts w:cstheme="minorHAnsi"/>
        </w:rPr>
      </w:pPr>
      <w:ins w:id="26" w:author="NAZ, Mamoona (OLDHAM MEDICAL SERVICES)" w:date="2026-09-22T12:15:00Z" w16du:dateUtc="2026-09-22T16:15:00Z">
        <w:r>
          <w:rPr>
            <w:rFonts w:cstheme="minorHAnsi"/>
          </w:rPr>
          <w:t>CC, AK, LU, MAS, DR</w:t>
        </w:r>
      </w:ins>
    </w:p>
    <w:p w14:paraId="1282E9CD" w14:textId="77777777" w:rsidR="00A8494F" w:rsidRDefault="00A8494F">
      <w:pPr>
        <w:rPr>
          <w:ins w:id="27" w:author="NAZ, Mamoona (OLDHAM MEDICAL SERVICES)" w:date="2026-09-22T12:15:00Z" w16du:dateUtc="2026-09-22T16:15:00Z"/>
        </w:rPr>
      </w:pPr>
    </w:p>
    <w:p w14:paraId="09A61C5A" w14:textId="77777777" w:rsidR="006F1C2D" w:rsidRDefault="006F1C2D">
      <w:pPr>
        <w:rPr>
          <w:ins w:id="28" w:author="NAZ, Mamoona (OLDHAM MEDICAL SERVICES)" w:date="2026-09-22T12:15:00Z" w16du:dateUtc="2026-09-22T16:15:00Z"/>
        </w:rPr>
      </w:pPr>
    </w:p>
    <w:p w14:paraId="71B1EB70" w14:textId="6B3B9867" w:rsidR="006F1C2D" w:rsidRDefault="00FD25EC" w:rsidP="006F1C2D">
      <w:pPr>
        <w:pStyle w:val="ListParagraph"/>
        <w:numPr>
          <w:ilvl w:val="0"/>
          <w:numId w:val="5"/>
        </w:numPr>
        <w:rPr>
          <w:ins w:id="29" w:author="NAZ, Mamoona (OLDHAM MEDICAL SERVICES)" w:date="2026-09-22T12:15:00Z" w16du:dateUtc="2026-09-22T16:15:00Z"/>
        </w:rPr>
      </w:pPr>
      <w:ins w:id="30" w:author="NAZ, Mamoona (OLDHAM MEDICAL SERVICES)" w:date="2026-09-22T12:15:00Z" w16du:dateUtc="2026-09-22T16:15:00Z">
        <w:r>
          <w:t>Review of last minutes of meeting – everyone agreed no changes were needed.</w:t>
        </w:r>
      </w:ins>
    </w:p>
    <w:p w14:paraId="2F83712F" w14:textId="53312079" w:rsidR="00FF174A" w:rsidRDefault="00FF174A" w:rsidP="00FF174A">
      <w:pPr>
        <w:pStyle w:val="ListParagraph"/>
        <w:numPr>
          <w:ilvl w:val="0"/>
          <w:numId w:val="5"/>
        </w:numPr>
        <w:rPr>
          <w:ins w:id="31" w:author="NAZ, Mamoona (OLDHAM MEDICAL SERVICES)" w:date="2026-09-22T12:15:00Z" w16du:dateUtc="2026-09-22T16:15:00Z"/>
        </w:rPr>
      </w:pPr>
      <w:ins w:id="32" w:author="NAZ, Mamoona (OLDHAM MEDICAL SERVICES)" w:date="2026-09-22T12:15:00Z" w16du:dateUtc="2026-09-22T16:15:00Z">
        <w:r>
          <w:t>Meeting started at 13:</w:t>
        </w:r>
        <w:r w:rsidR="00677B90">
          <w:t>13</w:t>
        </w:r>
      </w:ins>
    </w:p>
    <w:p w14:paraId="04EF1223" w14:textId="0C5D5E3B" w:rsidR="00677B90" w:rsidRDefault="00677B90" w:rsidP="00FF174A">
      <w:pPr>
        <w:pStyle w:val="ListParagraph"/>
        <w:numPr>
          <w:ilvl w:val="0"/>
          <w:numId w:val="5"/>
        </w:numPr>
        <w:rPr>
          <w:ins w:id="33" w:author="NAZ, Mamoona (OLDHAM MEDICAL SERVICES)" w:date="2026-09-22T12:15:00Z" w16du:dateUtc="2026-09-22T16:15:00Z"/>
        </w:rPr>
      </w:pPr>
      <w:ins w:id="34" w:author="NAZ, Mamoona (OLDHAM MEDICAL SERVICES)" w:date="2026-09-22T12:15:00Z" w16du:dateUtc="2026-09-22T16:15: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5"/>
        </w:numPr>
        <w:rPr>
          <w:ins w:id="35" w:author="NAZ, Mamoona (OLDHAM MEDICAL SERVICES)" w:date="2026-09-22T12:15:00Z" w16du:dateUtc="2026-09-22T16:15:00Z"/>
        </w:rPr>
      </w:pPr>
      <w:ins w:id="36" w:author="NAZ, Mamoona (OLDHAM MEDICAL SERVICES)" w:date="2026-09-22T12:15:00Z" w16du:dateUtc="2026-09-22T16:15: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5"/>
        </w:numPr>
        <w:rPr>
          <w:ins w:id="37" w:author="NAZ, Mamoona (OLDHAM MEDICAL SERVICES)" w:date="2026-09-22T12:15:00Z" w16du:dateUtc="2026-09-22T16:15:00Z"/>
        </w:rPr>
      </w:pPr>
      <w:ins w:id="38" w:author="NAZ, Mamoona (OLDHAM MEDICAL SERVICES)" w:date="2026-09-22T12:15:00Z" w16du:dateUtc="2026-09-22T16:15: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5"/>
        </w:numPr>
        <w:rPr>
          <w:ins w:id="39" w:author="NAZ, Mamoona (OLDHAM MEDICAL SERVICES)" w:date="2026-09-22T12:15:00Z" w16du:dateUtc="2026-09-22T16:15:00Z"/>
        </w:rPr>
      </w:pPr>
      <w:ins w:id="40" w:author="NAZ, Mamoona (OLDHAM MEDICAL SERVICES)" w:date="2026-09-22T12:15:00Z" w16du:dateUtc="2026-09-22T16:15: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5"/>
        </w:numPr>
        <w:rPr>
          <w:ins w:id="41" w:author="NAZ, Mamoona (OLDHAM MEDICAL SERVICES)" w:date="2026-09-22T12:15:00Z" w16du:dateUtc="2026-09-22T16:15:00Z"/>
        </w:rPr>
      </w:pPr>
      <w:ins w:id="42" w:author="NAZ, Mamoona (OLDHAM MEDICAL SERVICES)" w:date="2026-09-22T12:15:00Z" w16du:dateUtc="2026-09-22T16:15: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5"/>
        </w:numPr>
        <w:rPr>
          <w:ins w:id="43" w:author="NAZ, Mamoona (OLDHAM MEDICAL SERVICES)" w:date="2026-09-22T12:15:00Z" w16du:dateUtc="2026-09-22T16:15:00Z"/>
        </w:rPr>
      </w:pPr>
      <w:ins w:id="44" w:author="NAZ, Mamoona (OLDHAM MEDICAL SERVICES)" w:date="2026-09-22T12:15:00Z" w16du:dateUtc="2026-09-22T16:15: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5"/>
        </w:numPr>
        <w:rPr>
          <w:ins w:id="45" w:author="NAZ, Mamoona (OLDHAM MEDICAL SERVICES)" w:date="2026-09-22T12:15:00Z" w16du:dateUtc="2026-09-22T16:15:00Z"/>
        </w:rPr>
      </w:pPr>
      <w:ins w:id="46" w:author="NAZ, Mamoona (OLDHAM MEDICAL SERVICES)" w:date="2026-09-22T12:15:00Z" w16du:dateUtc="2026-09-22T16:15: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5"/>
        </w:numPr>
        <w:rPr>
          <w:ins w:id="47" w:author="NAZ, Mamoona (OLDHAM MEDICAL SERVICES)" w:date="2026-09-22T12:15:00Z" w16du:dateUtc="2026-09-22T16:15:00Z"/>
        </w:rPr>
      </w:pPr>
      <w:ins w:id="48" w:author="NAZ, Mamoona (OLDHAM MEDICAL SERVICES)" w:date="2026-09-22T12:15:00Z" w16du:dateUtc="2026-09-22T16:15: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5"/>
        </w:numPr>
        <w:rPr>
          <w:ins w:id="49" w:author="NAZ, Mamoona (OLDHAM MEDICAL SERVICES)" w:date="2026-09-22T12:15:00Z" w16du:dateUtc="2026-09-22T16:15:00Z"/>
        </w:rPr>
      </w:pPr>
      <w:ins w:id="50" w:author="NAZ, Mamoona (OLDHAM MEDICAL SERVICES)" w:date="2026-09-22T12:15:00Z" w16du:dateUtc="2026-09-22T16:15: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5"/>
        </w:numPr>
        <w:rPr>
          <w:ins w:id="51" w:author="NAZ, Mamoona (OLDHAM MEDICAL SERVICES)" w:date="2026-09-22T12:15:00Z" w16du:dateUtc="2026-09-22T16:15:00Z"/>
        </w:rPr>
      </w:pPr>
      <w:ins w:id="52" w:author="NAZ, Mamoona (OLDHAM MEDICAL SERVICES)" w:date="2026-09-22T12:15:00Z" w16du:dateUtc="2026-09-22T16:15: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5"/>
        </w:numPr>
        <w:rPr>
          <w:ins w:id="53" w:author="NAZ, Mamoona (OLDHAM MEDICAL SERVICES)" w:date="2026-09-22T12:15:00Z" w16du:dateUtc="2026-09-22T16:15:00Z"/>
        </w:rPr>
      </w:pPr>
      <w:ins w:id="54" w:author="NAZ, Mamoona (OLDHAM MEDICAL SERVICES)" w:date="2026-09-22T12:15:00Z" w16du:dateUtc="2026-09-22T16:15:00Z">
        <w:r>
          <w:t xml:space="preserve">Also decided to display notices before they get sent out. </w:t>
        </w:r>
      </w:ins>
    </w:p>
    <w:p w14:paraId="0AD56979" w14:textId="7FA4E76F" w:rsidR="00677B90" w:rsidRDefault="00677B90" w:rsidP="00FF174A">
      <w:pPr>
        <w:pStyle w:val="ListParagraph"/>
        <w:numPr>
          <w:ilvl w:val="0"/>
          <w:numId w:val="5"/>
        </w:numPr>
        <w:rPr>
          <w:ins w:id="55" w:author="NAZ, Mamoona (OLDHAM MEDICAL SERVICES)" w:date="2026-09-22T12:15:00Z" w16du:dateUtc="2026-09-22T16:15:00Z"/>
        </w:rPr>
      </w:pPr>
      <w:ins w:id="56" w:author="NAZ, Mamoona (OLDHAM MEDICAL SERVICES)" w:date="2026-09-22T12:15:00Z" w16du:dateUtc="2026-09-22T16:15: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5"/>
        </w:numPr>
        <w:rPr>
          <w:ins w:id="57" w:author="NAZ, Mamoona (OLDHAM MEDICAL SERVICES)" w:date="2026-09-22T12:15:00Z" w16du:dateUtc="2026-09-22T16:15:00Z"/>
        </w:rPr>
      </w:pPr>
      <w:ins w:id="58" w:author="NAZ, Mamoona (OLDHAM MEDICAL SERVICES)" w:date="2026-09-22T12:15:00Z" w16du:dateUtc="2026-09-22T16:15: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5"/>
        </w:numPr>
        <w:rPr>
          <w:ins w:id="59" w:author="NAZ, Mamoona (OLDHAM MEDICAL SERVICES)" w:date="2026-09-22T12:15:00Z" w16du:dateUtc="2026-09-22T16:15:00Z"/>
        </w:rPr>
      </w:pPr>
      <w:ins w:id="60" w:author="NAZ, Mamoona (OLDHAM MEDICAL SERVICES)" w:date="2026-09-22T12:15:00Z" w16du:dateUtc="2026-09-22T16:15:00Z">
        <w:r>
          <w:t xml:space="preserve">The Practice has not yet received a confirmation date of delivery for flu jabs. </w:t>
        </w:r>
      </w:ins>
    </w:p>
    <w:p w14:paraId="0CEABE06" w14:textId="159751B6" w:rsidR="00677B90" w:rsidRDefault="00677B90" w:rsidP="00FF174A">
      <w:pPr>
        <w:pStyle w:val="ListParagraph"/>
        <w:numPr>
          <w:ilvl w:val="0"/>
          <w:numId w:val="5"/>
        </w:numPr>
        <w:rPr>
          <w:ins w:id="61" w:author="NAZ, Mamoona (OLDHAM MEDICAL SERVICES)" w:date="2026-09-22T12:15:00Z" w16du:dateUtc="2026-09-22T16:15:00Z"/>
        </w:rPr>
      </w:pPr>
      <w:ins w:id="62" w:author="NAZ, Mamoona (OLDHAM MEDICAL SERVICES)" w:date="2026-09-22T12:15:00Z" w16du:dateUtc="2026-09-22T16:15:00Z">
        <w:r>
          <w:t xml:space="preserve">Updates around the PCN clinics were shared. </w:t>
        </w:r>
      </w:ins>
    </w:p>
    <w:p w14:paraId="02B8F5B2" w14:textId="001EA95A" w:rsidR="00677B90" w:rsidRDefault="00677B90" w:rsidP="00FF174A">
      <w:pPr>
        <w:pStyle w:val="ListParagraph"/>
        <w:numPr>
          <w:ilvl w:val="0"/>
          <w:numId w:val="5"/>
        </w:numPr>
        <w:rPr>
          <w:ins w:id="63" w:author="NAZ, Mamoona (OLDHAM MEDICAL SERVICES)" w:date="2026-09-22T12:15:00Z" w16du:dateUtc="2026-09-22T16:15:00Z"/>
        </w:rPr>
      </w:pPr>
      <w:ins w:id="64" w:author="NAZ, Mamoona (OLDHAM MEDICAL SERVICES)" w:date="2026-09-22T12:15:00Z" w16du:dateUtc="2026-09-22T16:15:00Z">
        <w:r>
          <w:t xml:space="preserve">Meeting was kept brief due to summer holidays and many apologies. </w:t>
        </w:r>
      </w:ins>
    </w:p>
    <w:p w14:paraId="447CCA8D" w14:textId="3472B07F" w:rsidR="006F1C2D" w:rsidRPr="006F1C2D" w:rsidRDefault="006F1C2D" w:rsidP="006F1C2D">
      <w:pPr>
        <w:rPr>
          <w:ins w:id="65" w:author="NAZ, Mamoona (OLDHAM MEDICAL SERVICES)" w:date="2026-09-22T12:15:00Z" w16du:dateUtc="2026-09-22T16:15:00Z"/>
          <w:b/>
          <w:bCs/>
        </w:rPr>
      </w:pPr>
      <w:ins w:id="66" w:author="NAZ, Mamoona (OLDHAM MEDICAL SERVICES)" w:date="2026-09-22T12:15:00Z" w16du:dateUtc="2026-09-22T16:15: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7" w:author="NAZ, Mamoona (OLDHAM MEDICAL SERVICES)" w:date="2026-09-22T12:15:00Z" w16du:dateUtc="2026-09-22T16:15:00Z"/>
          <w:b/>
          <w:bCs/>
        </w:rPr>
      </w:pPr>
    </w:p>
    <w:p w14:paraId="7DA77EBC" w14:textId="77777777" w:rsidR="00CB322E" w:rsidRDefault="006F1C2D" w:rsidP="00133C7E">
      <w:pPr>
        <w:pStyle w:val="NoSpacing"/>
        <w:spacing w:line="300" w:lineRule="exact"/>
        <w:ind w:left="2832" w:firstLine="708"/>
        <w:rPr>
          <w:del w:id="68" w:author="NAZ, Mamoona (OLDHAM MEDICAL SERVICES)" w:date="2026-09-22T12:15:00Z" w16du:dateUtc="2026-09-22T16:15:00Z"/>
          <w:rFonts w:cs="Times New Roman"/>
          <w:b/>
          <w:sz w:val="24"/>
          <w:szCs w:val="24"/>
        </w:rPr>
      </w:pPr>
      <w:ins w:id="69" w:author="NAZ, Mamoona (OLDHAM MEDICAL SERVICES)" w:date="2026-09-22T12:15:00Z" w16du:dateUtc="2026-09-22T16:15: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p>
    <w:p w14:paraId="1DB5EB29" w14:textId="77777777" w:rsidR="00CB322E" w:rsidRPr="007B723E" w:rsidRDefault="008B235B" w:rsidP="00133C7E">
      <w:pPr>
        <w:pStyle w:val="NoSpacing"/>
        <w:spacing w:line="300" w:lineRule="exact"/>
        <w:jc w:val="center"/>
        <w:rPr>
          <w:del w:id="70" w:author="NAZ, Mamoona (OLDHAM MEDICAL SERVICES)" w:date="2026-09-22T12:15:00Z" w16du:dateUtc="2026-09-22T16:15:00Z"/>
          <w:rFonts w:cs="Times New Roman"/>
          <w:b/>
          <w:sz w:val="24"/>
          <w:szCs w:val="24"/>
        </w:rPr>
      </w:pPr>
      <w:del w:id="71" w:author="NAZ, Mamoona (OLDHAM MEDICAL SERVICES)" w:date="2026-09-22T12:15:00Z" w16du:dateUtc="2026-09-22T16:15:00Z">
        <w:r>
          <w:rPr>
            <w:rFonts w:cs="Times New Roman"/>
            <w:b/>
            <w:sz w:val="24"/>
            <w:szCs w:val="24"/>
          </w:rPr>
          <w:delText>ZARZĄDZENIE NR 180</w:delText>
        </w:r>
      </w:del>
    </w:p>
    <w:p w14:paraId="670B36EB" w14:textId="77777777" w:rsidR="00CB322E" w:rsidRPr="007B723E" w:rsidRDefault="00CB322E" w:rsidP="00133C7E">
      <w:pPr>
        <w:pStyle w:val="NoSpacing"/>
        <w:spacing w:line="300" w:lineRule="exact"/>
        <w:jc w:val="center"/>
        <w:rPr>
          <w:del w:id="72" w:author="NAZ, Mamoona (OLDHAM MEDICAL SERVICES)" w:date="2026-09-22T12:15:00Z" w16du:dateUtc="2026-09-22T16:15:00Z"/>
          <w:rFonts w:cs="Times New Roman"/>
          <w:b/>
          <w:sz w:val="24"/>
          <w:szCs w:val="24"/>
        </w:rPr>
      </w:pPr>
      <w:del w:id="73" w:author="NAZ, Mamoona (OLDHAM MEDICAL SERVICES)" w:date="2026-09-22T12:15:00Z" w16du:dateUtc="2026-09-22T16:15:00Z">
        <w:r w:rsidRPr="007B723E">
          <w:rPr>
            <w:rFonts w:cs="Times New Roman"/>
            <w:b/>
            <w:sz w:val="24"/>
            <w:szCs w:val="24"/>
          </w:rPr>
          <w:delText>PREZYDENTA MIASTA TORUNIA</w:delText>
        </w:r>
      </w:del>
    </w:p>
    <w:p w14:paraId="3446C9F6" w14:textId="77777777" w:rsidR="00CB322E" w:rsidRPr="007B723E" w:rsidRDefault="008B235B" w:rsidP="00133C7E">
      <w:pPr>
        <w:pStyle w:val="NoSpacing"/>
        <w:spacing w:line="300" w:lineRule="exact"/>
        <w:jc w:val="center"/>
        <w:rPr>
          <w:del w:id="74" w:author="NAZ, Mamoona (OLDHAM MEDICAL SERVICES)" w:date="2026-09-22T12:15:00Z" w16du:dateUtc="2026-09-22T16:15:00Z"/>
          <w:rFonts w:cs="Times New Roman"/>
          <w:sz w:val="24"/>
          <w:szCs w:val="24"/>
        </w:rPr>
      </w:pPr>
      <w:del w:id="75" w:author="NAZ, Mamoona (OLDHAM MEDICAL SERVICES)" w:date="2026-09-22T12:15:00Z" w16du:dateUtc="2026-09-22T16:15:00Z">
        <w:r>
          <w:rPr>
            <w:rFonts w:cs="Times New Roman"/>
            <w:b/>
            <w:sz w:val="24"/>
            <w:szCs w:val="24"/>
          </w:rPr>
          <w:delText>z dnia 12.08.2021 r.</w:delText>
        </w:r>
      </w:del>
    </w:p>
    <w:p w14:paraId="1ABEAE1F" w14:textId="77777777" w:rsidR="00CB322E" w:rsidRPr="007B723E" w:rsidRDefault="00CB322E" w:rsidP="00133C7E">
      <w:pPr>
        <w:pStyle w:val="NoSpacing"/>
        <w:spacing w:line="300" w:lineRule="exact"/>
        <w:jc w:val="center"/>
        <w:rPr>
          <w:del w:id="76" w:author="NAZ, Mamoona (OLDHAM MEDICAL SERVICES)" w:date="2026-09-22T12:15:00Z" w16du:dateUtc="2026-09-22T16:15:00Z"/>
          <w:rFonts w:cs="Times New Roman"/>
          <w:b/>
          <w:sz w:val="24"/>
          <w:szCs w:val="24"/>
        </w:rPr>
      </w:pPr>
    </w:p>
    <w:p w14:paraId="202AA73E" w14:textId="77777777" w:rsidR="00CB322E" w:rsidRDefault="00CB322E" w:rsidP="00133C7E">
      <w:pPr>
        <w:pStyle w:val="NoSpacing"/>
        <w:spacing w:line="300" w:lineRule="exact"/>
        <w:rPr>
          <w:del w:id="77" w:author="NAZ, Mamoona (OLDHAM MEDICAL SERVICES)" w:date="2026-09-22T12:15:00Z" w16du:dateUtc="2026-09-22T16:15:00Z"/>
          <w:rFonts w:cs="Times New Roman"/>
          <w:b/>
          <w:sz w:val="24"/>
          <w:szCs w:val="24"/>
        </w:rPr>
      </w:pPr>
      <w:del w:id="78" w:author="NAZ, Mamoona (OLDHAM MEDICAL SERVICES)" w:date="2026-09-22T12:15:00Z" w16du:dateUtc="2026-09-22T16:15:00Z">
        <w:r w:rsidRPr="007B723E">
          <w:rPr>
            <w:rFonts w:cs="Times New Roman"/>
            <w:b/>
            <w:sz w:val="24"/>
            <w:szCs w:val="24"/>
          </w:rPr>
          <w:delText xml:space="preserve">zmieniające zarządzenie w sprawie </w:delText>
        </w:r>
        <w:r>
          <w:rPr>
            <w:rFonts w:cs="Times New Roman"/>
            <w:b/>
            <w:sz w:val="24"/>
            <w:szCs w:val="24"/>
          </w:rPr>
          <w:delText>ustalenia Regulaminu wynagradzania pracowników</w:delText>
        </w:r>
        <w:r w:rsidR="00E71B95">
          <w:rPr>
            <w:rFonts w:cs="Times New Roman"/>
            <w:b/>
            <w:sz w:val="24"/>
            <w:szCs w:val="24"/>
          </w:rPr>
          <w:delText xml:space="preserve"> </w:delText>
        </w:r>
        <w:r w:rsidRPr="007B723E">
          <w:rPr>
            <w:rFonts w:cs="Times New Roman"/>
            <w:b/>
            <w:sz w:val="24"/>
            <w:szCs w:val="24"/>
          </w:rPr>
          <w:delText>Urzędu Miasta Torunia</w:delText>
        </w:r>
      </w:del>
    </w:p>
    <w:p w14:paraId="1F5EB00B" w14:textId="77777777" w:rsidR="00CB322E" w:rsidRDefault="00CB322E" w:rsidP="00133C7E">
      <w:pPr>
        <w:pStyle w:val="NoSpacing"/>
        <w:spacing w:line="300" w:lineRule="exact"/>
        <w:rPr>
          <w:del w:id="79" w:author="NAZ, Mamoona (OLDHAM MEDICAL SERVICES)" w:date="2026-09-22T12:15:00Z" w16du:dateUtc="2026-09-22T16:15:00Z"/>
          <w:rFonts w:cs="Times New Roman"/>
          <w:b/>
          <w:sz w:val="24"/>
          <w:szCs w:val="24"/>
        </w:rPr>
      </w:pPr>
    </w:p>
    <w:p w14:paraId="0E946A85" w14:textId="77777777" w:rsidR="0093536C" w:rsidRDefault="0093536C" w:rsidP="00133C7E">
      <w:pPr>
        <w:spacing w:line="300" w:lineRule="exact"/>
        <w:ind w:firstLine="708"/>
        <w:jc w:val="both"/>
        <w:rPr>
          <w:del w:id="80" w:author="NAZ, Mamoona (OLDHAM MEDICAL SERVICES)" w:date="2026-09-22T12:15:00Z" w16du:dateUtc="2026-09-22T16:15:00Z"/>
          <w:rFonts w:ascii="Times New Roman" w:hAnsi="Times New Roman"/>
        </w:rPr>
      </w:pPr>
      <w:del w:id="81" w:author="NAZ, Mamoona (OLDHAM MEDICAL SERVICES)" w:date="2026-09-22T12:15:00Z" w16du:dateUtc="2026-09-22T16:15:00Z">
        <w:r w:rsidRPr="006D4986">
          <w:rPr>
            <w:rFonts w:ascii="Times New Roman" w:hAnsi="Times New Roman"/>
          </w:rPr>
          <w:delText>Na podstawie art. 33 ust. 3 ustawy z dnia 8 marca 1990 r.</w:delText>
        </w:r>
        <w:r>
          <w:rPr>
            <w:rFonts w:ascii="Times New Roman" w:hAnsi="Times New Roman"/>
          </w:rPr>
          <w:delText xml:space="preserve"> o samorządzie gminnym </w:delText>
        </w:r>
        <w:r>
          <w:rPr>
            <w:rFonts w:ascii="Times New Roman" w:hAnsi="Times New Roman"/>
          </w:rPr>
          <w:br/>
        </w:r>
        <w:r w:rsidR="000740C7">
          <w:rPr>
            <w:rFonts w:ascii="Times New Roman" w:hAnsi="Times New Roman"/>
          </w:rPr>
          <w:delText>(Dz. U. z 2021 r. poz. 1372</w:delText>
        </w:r>
        <w:r>
          <w:rPr>
            <w:rFonts w:ascii="Times New Roman" w:hAnsi="Times New Roman"/>
          </w:rPr>
          <w:delText>), art. 36  ust.</w:delText>
        </w:r>
        <w:r w:rsidR="000740C7">
          <w:rPr>
            <w:rFonts w:ascii="Times New Roman" w:hAnsi="Times New Roman"/>
          </w:rPr>
          <w:delText xml:space="preserve"> 5 i 6 oraz</w:delText>
        </w:r>
        <w:r>
          <w:rPr>
            <w:rFonts w:ascii="Times New Roman" w:hAnsi="Times New Roman"/>
          </w:rPr>
          <w:delText xml:space="preserve"> art. 39 ust. 1 i 2 usta</w:delText>
        </w:r>
        <w:r w:rsidR="000740C7">
          <w:rPr>
            <w:rFonts w:ascii="Times New Roman" w:hAnsi="Times New Roman"/>
          </w:rPr>
          <w:delText xml:space="preserve">wy z dnia 21 listopada 2008 r. </w:delText>
        </w:r>
        <w:r>
          <w:rPr>
            <w:rFonts w:ascii="Times New Roman" w:hAnsi="Times New Roman"/>
          </w:rPr>
          <w:delText>o pracownik</w:delText>
        </w:r>
        <w:r w:rsidR="000740C7">
          <w:rPr>
            <w:rFonts w:ascii="Times New Roman" w:hAnsi="Times New Roman"/>
          </w:rPr>
          <w:delText>ach samorządowych (Dz. U. z 2019 r. poz. 1282</w:delText>
        </w:r>
        <w:r>
          <w:rPr>
            <w:rFonts w:ascii="Times New Roman" w:hAnsi="Times New Roman"/>
          </w:rPr>
          <w:delText>), § 5 ust. 6 rozporządzenia Rady Ministrów z dnia 15 maja 2018 r. w sprawie wynagradzania pracowników samorządowych (Dz. U. z 2018 r. poz. 936</w:delText>
        </w:r>
        <w:r w:rsidR="00467293">
          <w:rPr>
            <w:rFonts w:ascii="Times New Roman" w:hAnsi="Times New Roman"/>
          </w:rPr>
          <w:delText xml:space="preserve"> z późn. zm.</w:delText>
        </w:r>
        <w:r w:rsidR="000740C7">
          <w:rPr>
            <w:rFonts w:ascii="Times New Roman" w:hAnsi="Times New Roman"/>
            <w:vertAlign w:val="superscript"/>
          </w:rPr>
          <w:delText>1</w:delText>
        </w:r>
        <w:r w:rsidR="00467293" w:rsidRPr="00467293">
          <w:rPr>
            <w:rFonts w:ascii="Times New Roman" w:hAnsi="Times New Roman"/>
            <w:vertAlign w:val="superscript"/>
          </w:rPr>
          <w:delText>)</w:delText>
        </w:r>
        <w:r>
          <w:rPr>
            <w:rFonts w:ascii="Times New Roman" w:hAnsi="Times New Roman"/>
          </w:rPr>
          <w:delText xml:space="preserve">) oraz </w:delText>
        </w:r>
        <w:r w:rsidRPr="006D4986">
          <w:rPr>
            <w:rFonts w:ascii="Times New Roman" w:hAnsi="Times New Roman"/>
          </w:rPr>
          <w:delText xml:space="preserve">§ 18 pkt 8 Regulaminu Organizacyjnego Urzędu Miasta Torunia, stanowiącego załącznik nr 1 </w:delText>
        </w:r>
        <w:r w:rsidR="00397A1C">
          <w:rPr>
            <w:rFonts w:ascii="Times New Roman" w:hAnsi="Times New Roman"/>
          </w:rPr>
          <w:br/>
        </w:r>
        <w:r w:rsidRPr="006D4986">
          <w:rPr>
            <w:rFonts w:ascii="Times New Roman" w:hAnsi="Times New Roman"/>
          </w:rPr>
          <w:delText>do zarządzenia nr 378  Prezydenta Miasta Torunia z dnia 30</w:delText>
        </w:r>
        <w:r>
          <w:rPr>
            <w:rFonts w:ascii="Times New Roman" w:hAnsi="Times New Roman"/>
          </w:rPr>
          <w:delText xml:space="preserve"> października 2013 r.</w:delText>
        </w:r>
        <w:r w:rsidRPr="006D4986">
          <w:rPr>
            <w:rFonts w:ascii="Times New Roman" w:hAnsi="Times New Roman"/>
          </w:rPr>
          <w:delText>w sprawie nadania Regulaminu Organizacyjnego Urzędowi Miasta Torunia</w:delText>
        </w:r>
        <w:r>
          <w:rPr>
            <w:rFonts w:ascii="Times New Roman" w:hAnsi="Times New Roman"/>
          </w:rPr>
          <w:delText xml:space="preserve"> z późn. zm.</w:delText>
        </w:r>
        <w:r w:rsidR="000740C7">
          <w:rPr>
            <w:rFonts w:ascii="Times New Roman" w:hAnsi="Times New Roman"/>
            <w:vertAlign w:val="superscript"/>
          </w:rPr>
          <w:delText>2</w:delText>
        </w:r>
        <w:r>
          <w:rPr>
            <w:rFonts w:ascii="Times New Roman" w:hAnsi="Times New Roman"/>
            <w:vertAlign w:val="superscript"/>
          </w:rPr>
          <w:delText>)</w:delText>
        </w:r>
        <w:r>
          <w:rPr>
            <w:rFonts w:ascii="Times New Roman" w:hAnsi="Times New Roman"/>
          </w:rPr>
          <w:delText xml:space="preserve">), zarządza </w:delText>
        </w:r>
        <w:r w:rsidR="00397A1C">
          <w:rPr>
            <w:rFonts w:ascii="Times New Roman" w:hAnsi="Times New Roman"/>
          </w:rPr>
          <w:br/>
        </w:r>
        <w:r>
          <w:rPr>
            <w:rFonts w:ascii="Times New Roman" w:hAnsi="Times New Roman"/>
          </w:rPr>
          <w:delText>się co następuje:</w:delText>
        </w:r>
      </w:del>
    </w:p>
    <w:p w14:paraId="6EC71F98" w14:textId="77777777" w:rsidR="009F03CE" w:rsidRDefault="009F03CE" w:rsidP="00133C7E">
      <w:pPr>
        <w:spacing w:line="300" w:lineRule="exact"/>
        <w:jc w:val="both"/>
        <w:rPr>
          <w:del w:id="82" w:author="NAZ, Mamoona (OLDHAM MEDICAL SERVICES)" w:date="2026-09-22T12:15:00Z" w16du:dateUtc="2026-09-22T16:15:00Z"/>
          <w:rFonts w:ascii="Times New Roman" w:hAnsi="Times New Roman"/>
        </w:rPr>
      </w:pPr>
    </w:p>
    <w:p w14:paraId="6813FBA8" w14:textId="77777777" w:rsidR="00FF0A90" w:rsidRDefault="009F03CE" w:rsidP="00133C7E">
      <w:pPr>
        <w:spacing w:line="300" w:lineRule="exact"/>
        <w:jc w:val="center"/>
        <w:rPr>
          <w:del w:id="83" w:author="NAZ, Mamoona (OLDHAM MEDICAL SERVICES)" w:date="2026-09-22T12:15:00Z" w16du:dateUtc="2026-09-22T16:15:00Z"/>
          <w:rFonts w:ascii="Times New Roman" w:hAnsi="Times New Roman"/>
        </w:rPr>
      </w:pPr>
      <w:del w:id="84" w:author="NAZ, Mamoona (OLDHAM MEDICAL SERVICES)" w:date="2026-09-22T12:15:00Z" w16du:dateUtc="2026-09-22T16:15:00Z">
        <w:r>
          <w:rPr>
            <w:rFonts w:ascii="Times New Roman" w:hAnsi="Times New Roman"/>
          </w:rPr>
          <w:delText xml:space="preserve">§ </w:delText>
        </w:r>
        <w:r w:rsidRPr="009F03CE">
          <w:rPr>
            <w:rFonts w:ascii="Times New Roman" w:hAnsi="Times New Roman"/>
          </w:rPr>
          <w:delText>1</w:delText>
        </w:r>
      </w:del>
    </w:p>
    <w:p w14:paraId="61AA5C62" w14:textId="77777777" w:rsidR="00EE25EF" w:rsidRDefault="009F03CE" w:rsidP="00133C7E">
      <w:pPr>
        <w:spacing w:line="300" w:lineRule="exact"/>
        <w:jc w:val="both"/>
        <w:rPr>
          <w:del w:id="85" w:author="NAZ, Mamoona (OLDHAM MEDICAL SERVICES)" w:date="2026-09-22T12:15:00Z" w16du:dateUtc="2026-09-22T16:15:00Z"/>
          <w:rFonts w:ascii="Times New Roman" w:hAnsi="Times New Roman"/>
        </w:rPr>
      </w:pPr>
      <w:del w:id="86" w:author="NAZ, Mamoona (OLDHAM MEDICAL SERVICES)" w:date="2026-09-22T12:15:00Z" w16du:dateUtc="2026-09-22T16:15:00Z">
        <w:r w:rsidRPr="009F03CE">
          <w:rPr>
            <w:rFonts w:ascii="Times New Roman" w:hAnsi="Times New Roman"/>
          </w:rPr>
          <w:delText>W</w:delText>
        </w:r>
        <w:r w:rsidR="00FF0A90">
          <w:rPr>
            <w:rFonts w:ascii="Times New Roman" w:hAnsi="Times New Roman"/>
          </w:rPr>
          <w:delText xml:space="preserve"> Wykazie stanowisk, zaszeregowań, stawek dodatku funkcyjnego i wymagań kwalifikacyjnych pracowników stanowiącym załącznik nr 1 do Regulaminu</w:delText>
        </w:r>
        <w:r w:rsidR="00397A1C">
          <w:rPr>
            <w:rFonts w:ascii="Times New Roman" w:hAnsi="Times New Roman"/>
          </w:rPr>
          <w:delText xml:space="preserve"> </w:delText>
        </w:r>
        <w:r>
          <w:rPr>
            <w:rFonts w:ascii="Times New Roman" w:hAnsi="Times New Roman"/>
          </w:rPr>
          <w:delText xml:space="preserve">wynagradzania pracowników Urzędu </w:delText>
        </w:r>
        <w:r w:rsidR="00397A1C">
          <w:rPr>
            <w:rFonts w:ascii="Times New Roman" w:hAnsi="Times New Roman"/>
          </w:rPr>
          <w:delText>Miasta Torunia ustalonego</w:delText>
        </w:r>
        <w:r w:rsidR="00FF0A90">
          <w:rPr>
            <w:rFonts w:ascii="Times New Roman" w:hAnsi="Times New Roman"/>
          </w:rPr>
          <w:delText xml:space="preserve"> </w:delText>
        </w:r>
        <w:r w:rsidR="00EE25EF">
          <w:rPr>
            <w:rFonts w:ascii="Times New Roman" w:hAnsi="Times New Roman"/>
          </w:rPr>
          <w:delText>zarządzeniem Nr 385</w:delText>
        </w:r>
        <w:r w:rsidRPr="009F03CE">
          <w:rPr>
            <w:rFonts w:ascii="Times New Roman" w:hAnsi="Times New Roman"/>
          </w:rPr>
          <w:delText xml:space="preserve"> Pre</w:delText>
        </w:r>
        <w:r>
          <w:rPr>
            <w:rFonts w:ascii="Times New Roman" w:hAnsi="Times New Roman"/>
          </w:rPr>
          <w:delText xml:space="preserve">zydenta Miasta Torunia z dnia </w:delText>
        </w:r>
        <w:r w:rsidR="00EE25EF">
          <w:rPr>
            <w:rFonts w:ascii="Times New Roman" w:hAnsi="Times New Roman"/>
          </w:rPr>
          <w:delText>18.12.2019</w:delText>
        </w:r>
        <w:r w:rsidRPr="009F03CE">
          <w:rPr>
            <w:rFonts w:ascii="Times New Roman" w:hAnsi="Times New Roman"/>
          </w:rPr>
          <w:delText xml:space="preserve"> r. w sprawie </w:delText>
        </w:r>
        <w:r>
          <w:rPr>
            <w:rFonts w:ascii="Times New Roman" w:hAnsi="Times New Roman"/>
          </w:rPr>
          <w:delText xml:space="preserve">ustalenia </w:delText>
        </w:r>
        <w:r w:rsidRPr="009F03CE">
          <w:rPr>
            <w:rFonts w:ascii="Times New Roman" w:hAnsi="Times New Roman"/>
          </w:rPr>
          <w:delText xml:space="preserve">Regulaminu </w:delText>
        </w:r>
        <w:r>
          <w:rPr>
            <w:rFonts w:ascii="Times New Roman" w:hAnsi="Times New Roman"/>
          </w:rPr>
          <w:delText>wynagradzania pracowników</w:delText>
        </w:r>
        <w:r w:rsidRPr="009F03CE">
          <w:rPr>
            <w:rFonts w:ascii="Times New Roman" w:hAnsi="Times New Roman"/>
          </w:rPr>
          <w:delText xml:space="preserve"> Urzęd</w:delText>
        </w:r>
        <w:r>
          <w:rPr>
            <w:rFonts w:ascii="Times New Roman" w:hAnsi="Times New Roman"/>
          </w:rPr>
          <w:delText>u Miasta Torunia</w:delText>
        </w:r>
        <w:r w:rsidR="00EE25EF">
          <w:rPr>
            <w:rFonts w:ascii="Times New Roman" w:hAnsi="Times New Roman"/>
          </w:rPr>
          <w:delText xml:space="preserve"> </w:delText>
        </w:r>
        <w:r w:rsidR="00397A1C">
          <w:rPr>
            <w:rFonts w:ascii="Times New Roman" w:hAnsi="Times New Roman"/>
          </w:rPr>
          <w:delText>(</w:delText>
        </w:r>
        <w:r w:rsidR="00EE25EF">
          <w:rPr>
            <w:rFonts w:ascii="Times New Roman" w:hAnsi="Times New Roman"/>
          </w:rPr>
          <w:delText>zmienionego zarządzeniami Prezydenta Miasta Torunia nr 65 z dnia 16.04.2020 r. i nr 135 z dnia 06.07.2020 r.</w:delText>
        </w:r>
        <w:r w:rsidR="00397A1C">
          <w:rPr>
            <w:rFonts w:ascii="Times New Roman" w:hAnsi="Times New Roman"/>
          </w:rPr>
          <w:delText>)</w:delText>
        </w:r>
        <w:r w:rsidR="00EE25EF">
          <w:rPr>
            <w:rFonts w:ascii="Times New Roman" w:hAnsi="Times New Roman"/>
          </w:rPr>
          <w:delText xml:space="preserve">, </w:delText>
        </w:r>
        <w:r w:rsidR="00397A1C">
          <w:rPr>
            <w:rFonts w:ascii="Times New Roman" w:hAnsi="Times New Roman"/>
          </w:rPr>
          <w:delText xml:space="preserve">poz. 5 </w:delText>
        </w:r>
        <w:r w:rsidR="00EE25EF">
          <w:rPr>
            <w:rFonts w:ascii="Times New Roman" w:hAnsi="Times New Roman"/>
          </w:rPr>
          <w:delText>w części dotyczącej stanowisk urzędniczych otrzymuje brzmienie:</w:delText>
        </w:r>
      </w:del>
    </w:p>
    <w:p w14:paraId="5FA6FB35" w14:textId="77777777" w:rsidR="00EE25EF" w:rsidRDefault="00EE25EF" w:rsidP="00133C7E">
      <w:pPr>
        <w:spacing w:line="300" w:lineRule="exact"/>
        <w:jc w:val="both"/>
        <w:rPr>
          <w:del w:id="87" w:author="NAZ, Mamoona (OLDHAM MEDICAL SERVICES)" w:date="2026-09-22T12:15:00Z" w16du:dateUtc="2026-09-22T16:15:00Z"/>
          <w:rFonts w:ascii="Times New Roman" w:hAnsi="Times New Roman"/>
        </w:rPr>
      </w:pPr>
    </w:p>
    <w:tbl>
      <w:tblPr>
        <w:tblStyle w:val="TableGrid"/>
        <w:tblW w:w="0" w:type="auto"/>
        <w:tblLook w:val="04A0" w:firstRow="1" w:lastRow="0" w:firstColumn="1" w:lastColumn="0" w:noHBand="0" w:noVBand="1"/>
      </w:tblPr>
      <w:tblGrid>
        <w:gridCol w:w="560"/>
        <w:gridCol w:w="2118"/>
        <w:gridCol w:w="1831"/>
        <w:gridCol w:w="1500"/>
        <w:gridCol w:w="1506"/>
        <w:gridCol w:w="1501"/>
      </w:tblGrid>
      <w:tr w:rsidR="00EE25EF" w14:paraId="1D9731C2" w14:textId="77777777" w:rsidTr="00EE25EF">
        <w:trPr>
          <w:del w:id="88" w:author="NAZ, Mamoona (OLDHAM MEDICAL SERVICES)" w:date="2026-09-22T12:15:00Z" w16du:dateUtc="2026-09-22T16:15:00Z"/>
        </w:trPr>
        <w:tc>
          <w:tcPr>
            <w:tcW w:w="562" w:type="dxa"/>
            <w:vMerge w:val="restart"/>
            <w:vAlign w:val="center"/>
          </w:tcPr>
          <w:p w14:paraId="240017C4" w14:textId="77777777" w:rsidR="00EE25EF" w:rsidRDefault="00EE25EF" w:rsidP="00133C7E">
            <w:pPr>
              <w:spacing w:line="300" w:lineRule="exact"/>
              <w:jc w:val="center"/>
              <w:rPr>
                <w:del w:id="89" w:author="NAZ, Mamoona (OLDHAM MEDICAL SERVICES)" w:date="2026-09-22T12:15:00Z" w16du:dateUtc="2026-09-22T16:15:00Z"/>
                <w:rFonts w:ascii="Times New Roman" w:hAnsi="Times New Roman"/>
              </w:rPr>
            </w:pPr>
            <w:del w:id="90" w:author="NAZ, Mamoona (OLDHAM MEDICAL SERVICES)" w:date="2026-09-22T12:15:00Z" w16du:dateUtc="2026-09-22T16:15:00Z">
              <w:r>
                <w:rPr>
                  <w:rFonts w:ascii="Times New Roman" w:hAnsi="Times New Roman"/>
                </w:rPr>
                <w:delText>5</w:delText>
              </w:r>
            </w:del>
          </w:p>
        </w:tc>
        <w:tc>
          <w:tcPr>
            <w:tcW w:w="2127" w:type="dxa"/>
            <w:vMerge w:val="restart"/>
            <w:vAlign w:val="center"/>
          </w:tcPr>
          <w:p w14:paraId="329C892E" w14:textId="77777777" w:rsidR="00EE25EF" w:rsidRDefault="00EE25EF" w:rsidP="00133C7E">
            <w:pPr>
              <w:spacing w:line="300" w:lineRule="exact"/>
              <w:jc w:val="both"/>
              <w:rPr>
                <w:del w:id="91" w:author="NAZ, Mamoona (OLDHAM MEDICAL SERVICES)" w:date="2026-09-22T12:15:00Z" w16du:dateUtc="2026-09-22T16:15:00Z"/>
                <w:rFonts w:ascii="Times New Roman" w:hAnsi="Times New Roman"/>
              </w:rPr>
            </w:pPr>
            <w:del w:id="92" w:author="NAZ, Mamoona (OLDHAM MEDICAL SERVICES)" w:date="2026-09-22T12:15:00Z" w16du:dateUtc="2026-09-22T16:15:00Z">
              <w:r>
                <w:rPr>
                  <w:rFonts w:ascii="Times New Roman" w:hAnsi="Times New Roman"/>
                </w:rPr>
                <w:delText>Inspektor</w:delText>
              </w:r>
            </w:del>
          </w:p>
        </w:tc>
        <w:tc>
          <w:tcPr>
            <w:tcW w:w="1841" w:type="dxa"/>
            <w:vMerge w:val="restart"/>
            <w:vAlign w:val="center"/>
          </w:tcPr>
          <w:p w14:paraId="3A476E6C" w14:textId="77777777" w:rsidR="00EE25EF" w:rsidRDefault="00EE25EF" w:rsidP="00133C7E">
            <w:pPr>
              <w:spacing w:line="300" w:lineRule="exact"/>
              <w:jc w:val="center"/>
              <w:rPr>
                <w:del w:id="93" w:author="NAZ, Mamoona (OLDHAM MEDICAL SERVICES)" w:date="2026-09-22T12:15:00Z" w16du:dateUtc="2026-09-22T16:15:00Z"/>
                <w:rFonts w:ascii="Times New Roman" w:hAnsi="Times New Roman"/>
              </w:rPr>
            </w:pPr>
            <w:del w:id="94" w:author="NAZ, Mamoona (OLDHAM MEDICAL SERVICES)" w:date="2026-09-22T12:15:00Z" w16du:dateUtc="2026-09-22T16:15:00Z">
              <w:r>
                <w:rPr>
                  <w:rFonts w:ascii="Times New Roman" w:hAnsi="Times New Roman"/>
                </w:rPr>
                <w:delText>XII - XVI</w:delText>
              </w:r>
            </w:del>
          </w:p>
        </w:tc>
        <w:tc>
          <w:tcPr>
            <w:tcW w:w="1510" w:type="dxa"/>
            <w:vMerge w:val="restart"/>
            <w:vAlign w:val="center"/>
          </w:tcPr>
          <w:p w14:paraId="6163EE5D" w14:textId="77777777" w:rsidR="00EE25EF" w:rsidRDefault="00EE25EF" w:rsidP="00133C7E">
            <w:pPr>
              <w:spacing w:line="300" w:lineRule="exact"/>
              <w:jc w:val="center"/>
              <w:rPr>
                <w:del w:id="95" w:author="NAZ, Mamoona (OLDHAM MEDICAL SERVICES)" w:date="2026-09-22T12:15:00Z" w16du:dateUtc="2026-09-22T16:15:00Z"/>
                <w:rFonts w:ascii="Times New Roman" w:hAnsi="Times New Roman"/>
              </w:rPr>
            </w:pPr>
            <w:del w:id="96" w:author="NAZ, Mamoona (OLDHAM MEDICAL SERVICES)" w:date="2026-09-22T12:15:00Z" w16du:dateUtc="2026-09-22T16:15:00Z">
              <w:r>
                <w:rPr>
                  <w:rFonts w:ascii="Times New Roman" w:hAnsi="Times New Roman"/>
                </w:rPr>
                <w:delText>-</w:delText>
              </w:r>
            </w:del>
          </w:p>
        </w:tc>
        <w:tc>
          <w:tcPr>
            <w:tcW w:w="1511" w:type="dxa"/>
            <w:vAlign w:val="center"/>
          </w:tcPr>
          <w:p w14:paraId="51BC4A6A" w14:textId="77777777" w:rsidR="00EE25EF" w:rsidRDefault="00EE25EF" w:rsidP="00133C7E">
            <w:pPr>
              <w:spacing w:line="300" w:lineRule="exact"/>
              <w:jc w:val="both"/>
              <w:rPr>
                <w:del w:id="97" w:author="NAZ, Mamoona (OLDHAM MEDICAL SERVICES)" w:date="2026-09-22T12:15:00Z" w16du:dateUtc="2026-09-22T16:15:00Z"/>
                <w:rFonts w:ascii="Times New Roman" w:hAnsi="Times New Roman"/>
              </w:rPr>
            </w:pPr>
            <w:del w:id="98" w:author="NAZ, Mamoona (OLDHAM MEDICAL SERVICES)" w:date="2026-09-22T12:15:00Z" w16du:dateUtc="2026-09-22T16:15:00Z">
              <w:r>
                <w:rPr>
                  <w:rFonts w:ascii="Times New Roman" w:hAnsi="Times New Roman"/>
                </w:rPr>
                <w:delText>wyższe</w:delText>
              </w:r>
            </w:del>
          </w:p>
        </w:tc>
        <w:tc>
          <w:tcPr>
            <w:tcW w:w="1511" w:type="dxa"/>
            <w:vAlign w:val="center"/>
          </w:tcPr>
          <w:p w14:paraId="3F7F9C2D" w14:textId="77777777" w:rsidR="00EE25EF" w:rsidRDefault="00EE25EF" w:rsidP="00133C7E">
            <w:pPr>
              <w:spacing w:line="300" w:lineRule="exact"/>
              <w:jc w:val="center"/>
              <w:rPr>
                <w:del w:id="99" w:author="NAZ, Mamoona (OLDHAM MEDICAL SERVICES)" w:date="2026-09-22T12:15:00Z" w16du:dateUtc="2026-09-22T16:15:00Z"/>
                <w:rFonts w:ascii="Times New Roman" w:hAnsi="Times New Roman"/>
              </w:rPr>
            </w:pPr>
            <w:del w:id="100" w:author="NAZ, Mamoona (OLDHAM MEDICAL SERVICES)" w:date="2026-09-22T12:15:00Z" w16du:dateUtc="2026-09-22T16:15:00Z">
              <w:r>
                <w:rPr>
                  <w:rFonts w:ascii="Times New Roman" w:hAnsi="Times New Roman"/>
                </w:rPr>
                <w:delText>3</w:delText>
              </w:r>
            </w:del>
          </w:p>
        </w:tc>
      </w:tr>
      <w:tr w:rsidR="00EE25EF" w14:paraId="1C536A43" w14:textId="77777777" w:rsidTr="00EE25EF">
        <w:trPr>
          <w:del w:id="101" w:author="NAZ, Mamoona (OLDHAM MEDICAL SERVICES)" w:date="2026-09-22T12:15:00Z" w16du:dateUtc="2026-09-22T16:15:00Z"/>
        </w:trPr>
        <w:tc>
          <w:tcPr>
            <w:tcW w:w="562" w:type="dxa"/>
            <w:vMerge/>
            <w:vAlign w:val="center"/>
          </w:tcPr>
          <w:p w14:paraId="4C5C96EC" w14:textId="77777777" w:rsidR="00EE25EF" w:rsidRDefault="00EE25EF" w:rsidP="00133C7E">
            <w:pPr>
              <w:spacing w:line="300" w:lineRule="exact"/>
              <w:jc w:val="both"/>
              <w:rPr>
                <w:del w:id="102" w:author="NAZ, Mamoona (OLDHAM MEDICAL SERVICES)" w:date="2026-09-22T12:15:00Z" w16du:dateUtc="2026-09-22T16:15:00Z"/>
                <w:rFonts w:ascii="Times New Roman" w:hAnsi="Times New Roman"/>
              </w:rPr>
            </w:pPr>
          </w:p>
        </w:tc>
        <w:tc>
          <w:tcPr>
            <w:tcW w:w="2127" w:type="dxa"/>
            <w:vMerge/>
            <w:vAlign w:val="center"/>
          </w:tcPr>
          <w:p w14:paraId="1716C576" w14:textId="77777777" w:rsidR="00EE25EF" w:rsidRDefault="00EE25EF" w:rsidP="00133C7E">
            <w:pPr>
              <w:spacing w:line="300" w:lineRule="exact"/>
              <w:jc w:val="both"/>
              <w:rPr>
                <w:del w:id="103" w:author="NAZ, Mamoona (OLDHAM MEDICAL SERVICES)" w:date="2026-09-22T12:15:00Z" w16du:dateUtc="2026-09-22T16:15:00Z"/>
                <w:rFonts w:ascii="Times New Roman" w:hAnsi="Times New Roman"/>
              </w:rPr>
            </w:pPr>
          </w:p>
        </w:tc>
        <w:tc>
          <w:tcPr>
            <w:tcW w:w="1841" w:type="dxa"/>
            <w:vMerge/>
            <w:vAlign w:val="center"/>
          </w:tcPr>
          <w:p w14:paraId="5FA1FEA8" w14:textId="77777777" w:rsidR="00EE25EF" w:rsidRDefault="00EE25EF" w:rsidP="00133C7E">
            <w:pPr>
              <w:spacing w:line="300" w:lineRule="exact"/>
              <w:jc w:val="both"/>
              <w:rPr>
                <w:del w:id="104" w:author="NAZ, Mamoona (OLDHAM MEDICAL SERVICES)" w:date="2026-09-22T12:15:00Z" w16du:dateUtc="2026-09-22T16:15:00Z"/>
                <w:rFonts w:ascii="Times New Roman" w:hAnsi="Times New Roman"/>
              </w:rPr>
            </w:pPr>
          </w:p>
        </w:tc>
        <w:tc>
          <w:tcPr>
            <w:tcW w:w="1510" w:type="dxa"/>
            <w:vMerge/>
            <w:vAlign w:val="center"/>
          </w:tcPr>
          <w:p w14:paraId="64B3551C" w14:textId="77777777" w:rsidR="00EE25EF" w:rsidRDefault="00EE25EF" w:rsidP="00133C7E">
            <w:pPr>
              <w:spacing w:line="300" w:lineRule="exact"/>
              <w:jc w:val="both"/>
              <w:rPr>
                <w:del w:id="105" w:author="NAZ, Mamoona (OLDHAM MEDICAL SERVICES)" w:date="2026-09-22T12:15:00Z" w16du:dateUtc="2026-09-22T16:15:00Z"/>
                <w:rFonts w:ascii="Times New Roman" w:hAnsi="Times New Roman"/>
              </w:rPr>
            </w:pPr>
          </w:p>
        </w:tc>
        <w:tc>
          <w:tcPr>
            <w:tcW w:w="1511" w:type="dxa"/>
            <w:vAlign w:val="center"/>
          </w:tcPr>
          <w:p w14:paraId="4ED50A75" w14:textId="77777777" w:rsidR="00EE25EF" w:rsidRDefault="00EE25EF" w:rsidP="00133C7E">
            <w:pPr>
              <w:spacing w:line="300" w:lineRule="exact"/>
              <w:jc w:val="both"/>
              <w:rPr>
                <w:del w:id="106" w:author="NAZ, Mamoona (OLDHAM MEDICAL SERVICES)" w:date="2026-09-22T12:15:00Z" w16du:dateUtc="2026-09-22T16:15:00Z"/>
                <w:rFonts w:ascii="Times New Roman" w:hAnsi="Times New Roman"/>
              </w:rPr>
            </w:pPr>
            <w:del w:id="107" w:author="NAZ, Mamoona (OLDHAM MEDICAL SERVICES)" w:date="2026-09-22T12:15:00Z" w16du:dateUtc="2026-09-22T16:15:00Z">
              <w:r>
                <w:rPr>
                  <w:rFonts w:ascii="Times New Roman" w:hAnsi="Times New Roman"/>
                </w:rPr>
                <w:delText>średnie</w:delText>
              </w:r>
            </w:del>
          </w:p>
        </w:tc>
        <w:tc>
          <w:tcPr>
            <w:tcW w:w="1511" w:type="dxa"/>
            <w:vAlign w:val="center"/>
          </w:tcPr>
          <w:p w14:paraId="5DFF0AEF" w14:textId="77777777" w:rsidR="00EE25EF" w:rsidRDefault="00EE25EF" w:rsidP="00133C7E">
            <w:pPr>
              <w:spacing w:line="300" w:lineRule="exact"/>
              <w:jc w:val="center"/>
              <w:rPr>
                <w:del w:id="108" w:author="NAZ, Mamoona (OLDHAM MEDICAL SERVICES)" w:date="2026-09-22T12:15:00Z" w16du:dateUtc="2026-09-22T16:15:00Z"/>
                <w:rFonts w:ascii="Times New Roman" w:hAnsi="Times New Roman"/>
              </w:rPr>
            </w:pPr>
            <w:del w:id="109" w:author="NAZ, Mamoona (OLDHAM MEDICAL SERVICES)" w:date="2026-09-22T12:15:00Z" w16du:dateUtc="2026-09-22T16:15:00Z">
              <w:r>
                <w:rPr>
                  <w:rFonts w:ascii="Times New Roman" w:hAnsi="Times New Roman"/>
                </w:rPr>
                <w:delText>5</w:delText>
              </w:r>
            </w:del>
          </w:p>
        </w:tc>
      </w:tr>
    </w:tbl>
    <w:p w14:paraId="47205459" w14:textId="77777777" w:rsidR="005A10FC" w:rsidRDefault="005A10FC" w:rsidP="00133C7E">
      <w:pPr>
        <w:spacing w:line="300" w:lineRule="exact"/>
        <w:jc w:val="both"/>
        <w:rPr>
          <w:del w:id="110" w:author="NAZ, Mamoona (OLDHAM MEDICAL SERVICES)" w:date="2026-09-22T12:15:00Z" w16du:dateUtc="2026-09-22T16:15:00Z"/>
          <w:rFonts w:ascii="Times New Roman" w:hAnsi="Times New Roman"/>
        </w:rPr>
      </w:pPr>
    </w:p>
    <w:p w14:paraId="3E50A32A" w14:textId="77777777" w:rsidR="00EE25EF" w:rsidRDefault="00EE25EF" w:rsidP="00133C7E">
      <w:pPr>
        <w:spacing w:line="300" w:lineRule="exact"/>
        <w:jc w:val="both"/>
        <w:rPr>
          <w:del w:id="111" w:author="NAZ, Mamoona (OLDHAM MEDICAL SERVICES)" w:date="2026-09-22T12:15:00Z" w16du:dateUtc="2026-09-22T16:15:00Z"/>
          <w:rFonts w:ascii="Times New Roman" w:hAnsi="Times New Roman"/>
        </w:rPr>
      </w:pPr>
    </w:p>
    <w:p w14:paraId="36904B04" w14:textId="77777777" w:rsidR="00EE25EF" w:rsidRDefault="00EE25EF" w:rsidP="00133C7E">
      <w:pPr>
        <w:spacing w:line="300" w:lineRule="exact"/>
        <w:jc w:val="center"/>
        <w:rPr>
          <w:del w:id="112" w:author="NAZ, Mamoona (OLDHAM MEDICAL SERVICES)" w:date="2026-09-22T12:15:00Z" w16du:dateUtc="2026-09-22T16:15:00Z"/>
          <w:rFonts w:ascii="Times New Roman" w:hAnsi="Times New Roman"/>
        </w:rPr>
      </w:pPr>
      <w:del w:id="113" w:author="NAZ, Mamoona (OLDHAM MEDICAL SERVICES)" w:date="2026-09-22T12:15:00Z" w16du:dateUtc="2026-09-22T16:15:00Z">
        <w:r>
          <w:rPr>
            <w:rFonts w:ascii="Times New Roman" w:hAnsi="Times New Roman"/>
          </w:rPr>
          <w:delText>§ 2</w:delText>
        </w:r>
      </w:del>
    </w:p>
    <w:p w14:paraId="589A9A3D" w14:textId="77777777" w:rsidR="009F03CE" w:rsidRPr="009F03CE" w:rsidRDefault="00952F40" w:rsidP="00133C7E">
      <w:pPr>
        <w:spacing w:line="300" w:lineRule="exact"/>
        <w:jc w:val="both"/>
        <w:rPr>
          <w:del w:id="114" w:author="NAZ, Mamoona (OLDHAM MEDICAL SERVICES)" w:date="2026-09-22T12:15:00Z" w16du:dateUtc="2026-09-22T16:15:00Z"/>
          <w:rFonts w:ascii="Times New Roman" w:hAnsi="Times New Roman"/>
        </w:rPr>
      </w:pPr>
      <w:del w:id="115" w:author="NAZ, Mamoona (OLDHAM MEDICAL SERVICES)" w:date="2026-09-22T12:15:00Z" w16du:dateUtc="2026-09-22T16:15:00Z">
        <w:r w:rsidRPr="00952F40">
          <w:rPr>
            <w:rFonts w:ascii="Times New Roman" w:hAnsi="Times New Roman"/>
          </w:rPr>
          <w:delText xml:space="preserve">Zarządzenie wchodzi w życie po upływie dwóch tygodni od dnia podania go do wiadomości pracownikom poprzez wywieszenie na tablicy ogłoszeń w Urzędzie Miasta Torunia </w:delText>
        </w:r>
        <w:r w:rsidR="00EE25EF">
          <w:rPr>
            <w:rFonts w:ascii="Times New Roman" w:hAnsi="Times New Roman"/>
          </w:rPr>
          <w:br/>
        </w:r>
        <w:r w:rsidRPr="00952F40">
          <w:rPr>
            <w:rFonts w:ascii="Times New Roman" w:hAnsi="Times New Roman"/>
          </w:rPr>
          <w:delText>i opublikowaniu na stronie internetowej Urzędu Miasta Torunia.</w:delText>
        </w:r>
      </w:del>
    </w:p>
    <w:p w14:paraId="3E1C026F" w14:textId="77777777" w:rsidR="009F03CE" w:rsidRDefault="009F03CE" w:rsidP="00133C7E">
      <w:pPr>
        <w:spacing w:line="300" w:lineRule="exact"/>
        <w:jc w:val="both"/>
        <w:rPr>
          <w:del w:id="116" w:author="NAZ, Mamoona (OLDHAM MEDICAL SERVICES)" w:date="2026-09-22T12:15:00Z" w16du:dateUtc="2026-09-22T16:15:00Z"/>
          <w:rFonts w:ascii="Times New Roman" w:hAnsi="Times New Roman"/>
        </w:rPr>
      </w:pPr>
    </w:p>
    <w:p w14:paraId="539621DB" w14:textId="77777777" w:rsidR="00CB322E" w:rsidRDefault="00CB322E" w:rsidP="00133C7E">
      <w:pPr>
        <w:spacing w:line="300" w:lineRule="exact"/>
        <w:ind w:firstLine="708"/>
        <w:jc w:val="center"/>
        <w:rPr>
          <w:del w:id="117" w:author="NAZ, Mamoona (OLDHAM MEDICAL SERVICES)" w:date="2026-09-22T12:15:00Z" w16du:dateUtc="2026-09-22T16:15:00Z"/>
          <w:rFonts w:ascii="Times New Roman" w:hAnsi="Times New Roman"/>
        </w:rPr>
      </w:pPr>
    </w:p>
    <w:p w14:paraId="419DBDFA" w14:textId="77777777" w:rsidR="005A10FC" w:rsidRDefault="005A10FC" w:rsidP="00133C7E">
      <w:pPr>
        <w:spacing w:line="300" w:lineRule="exact"/>
        <w:ind w:firstLine="708"/>
        <w:jc w:val="center"/>
        <w:rPr>
          <w:del w:id="118" w:author="NAZ, Mamoona (OLDHAM MEDICAL SERVICES)" w:date="2026-09-22T12:15:00Z" w16du:dateUtc="2026-09-22T16:15:00Z"/>
          <w:rFonts w:ascii="Times New Roman" w:hAnsi="Times New Roman"/>
        </w:rPr>
      </w:pPr>
    </w:p>
    <w:p w14:paraId="5B8DFD7B" w14:textId="77777777" w:rsidR="005A10FC" w:rsidRPr="005A10FC" w:rsidRDefault="005A10FC" w:rsidP="00133C7E">
      <w:pPr>
        <w:pStyle w:val="NoSpacing"/>
        <w:spacing w:line="300" w:lineRule="exact"/>
        <w:ind w:firstLine="708"/>
        <w:jc w:val="both"/>
        <w:rPr>
          <w:del w:id="119" w:author="NAZ, Mamoona (OLDHAM MEDICAL SERVICES)" w:date="2026-09-22T12:15:00Z" w16du:dateUtc="2026-09-22T16:15:00Z"/>
          <w:rFonts w:cs="Times New Roman"/>
          <w:b/>
          <w:sz w:val="24"/>
          <w:szCs w:val="24"/>
        </w:rPr>
      </w:pPr>
      <w:del w:id="120" w:author="NAZ, Mamoona (OLDHAM MEDICAL SERVICES)" w:date="2026-09-22T12:15:00Z" w16du:dateUtc="2026-09-22T16:15:00Z">
        <w:r w:rsidRPr="007B723E">
          <w:rPr>
            <w:rFonts w:cs="Times New Roman"/>
            <w:sz w:val="24"/>
            <w:szCs w:val="24"/>
          </w:rPr>
          <w:tab/>
        </w:r>
        <w:r w:rsidRPr="005A10FC">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sidRPr="005A10FC">
          <w:rPr>
            <w:rFonts w:cs="Times New Roman"/>
            <w:b/>
            <w:sz w:val="24"/>
            <w:szCs w:val="24"/>
          </w:rPr>
          <w:delText>Prezydent Miasta Torunia</w:delText>
        </w:r>
      </w:del>
    </w:p>
    <w:p w14:paraId="71423378" w14:textId="77777777" w:rsidR="005A10FC" w:rsidRDefault="005A10FC" w:rsidP="00133C7E">
      <w:pPr>
        <w:widowControl w:val="0"/>
        <w:suppressAutoHyphens/>
        <w:overflowPunct w:val="0"/>
        <w:autoSpaceDE w:val="0"/>
        <w:spacing w:line="300" w:lineRule="exact"/>
        <w:ind w:firstLine="708"/>
        <w:jc w:val="both"/>
        <w:textAlignment w:val="baseline"/>
        <w:rPr>
          <w:del w:id="121" w:author="NAZ, Mamoona (OLDHAM MEDICAL SERVICES)" w:date="2026-09-22T12:15:00Z" w16du:dateUtc="2026-09-22T16:15:00Z"/>
          <w:rFonts w:ascii="Times New Roman" w:eastAsia="Times New Roman" w:hAnsi="Times New Roman"/>
          <w:b/>
          <w:lang w:eastAsia="ar-SA"/>
        </w:rPr>
      </w:pPr>
    </w:p>
    <w:p w14:paraId="13BD6FFE" w14:textId="77777777" w:rsidR="005A10FC" w:rsidRPr="005A10FC" w:rsidRDefault="005A10FC" w:rsidP="00133C7E">
      <w:pPr>
        <w:widowControl w:val="0"/>
        <w:suppressAutoHyphens/>
        <w:overflowPunct w:val="0"/>
        <w:autoSpaceDE w:val="0"/>
        <w:spacing w:line="300" w:lineRule="exact"/>
        <w:ind w:firstLine="708"/>
        <w:jc w:val="both"/>
        <w:textAlignment w:val="baseline"/>
        <w:rPr>
          <w:del w:id="122" w:author="NAZ, Mamoona (OLDHAM MEDICAL SERVICES)" w:date="2026-09-22T12:15:00Z" w16du:dateUtc="2026-09-22T16:15:00Z"/>
          <w:rFonts w:ascii="Times New Roman" w:eastAsia="Times New Roman" w:hAnsi="Times New Roman"/>
          <w:b/>
          <w:lang w:eastAsia="ar-SA"/>
        </w:rPr>
      </w:pPr>
    </w:p>
    <w:p w14:paraId="657E1E3D" w14:textId="77777777" w:rsidR="005A10FC" w:rsidRPr="005A10FC" w:rsidRDefault="005A10FC" w:rsidP="00133C7E">
      <w:pPr>
        <w:widowControl w:val="0"/>
        <w:suppressAutoHyphens/>
        <w:overflowPunct w:val="0"/>
        <w:autoSpaceDE w:val="0"/>
        <w:spacing w:line="300" w:lineRule="exact"/>
        <w:ind w:firstLine="708"/>
        <w:jc w:val="both"/>
        <w:textAlignment w:val="baseline"/>
        <w:rPr>
          <w:del w:id="123" w:author="NAZ, Mamoona (OLDHAM MEDICAL SERVICES)" w:date="2026-09-22T12:15:00Z" w16du:dateUtc="2026-09-22T16:15:00Z"/>
          <w:rFonts w:ascii="Times New Roman" w:eastAsia="Times New Roman" w:hAnsi="Times New Roman"/>
          <w:b/>
          <w:lang w:eastAsia="ar-SA"/>
        </w:rPr>
      </w:pPr>
      <w:del w:id="124" w:author="NAZ, Mamoona (OLDHAM MEDICAL SERVICES)" w:date="2026-09-22T12:15:00Z" w16du:dateUtc="2026-09-22T16:15:00Z">
        <w:r w:rsidRPr="005A10FC">
          <w:rPr>
            <w:rFonts w:ascii="Times New Roman" w:eastAsia="Times New Roman" w:hAnsi="Times New Roman"/>
            <w:b/>
            <w:lang w:eastAsia="ar-SA"/>
          </w:rPr>
          <w:tab/>
        </w:r>
        <w:r w:rsidRPr="005A10FC">
          <w:rPr>
            <w:rFonts w:ascii="Times New Roman" w:eastAsia="Times New Roman" w:hAnsi="Times New Roman"/>
            <w:b/>
            <w:lang w:eastAsia="ar-SA"/>
          </w:rPr>
          <w:tab/>
        </w:r>
        <w:r w:rsidRPr="005A10FC">
          <w:rPr>
            <w:rFonts w:ascii="Times New Roman" w:eastAsia="Times New Roman" w:hAnsi="Times New Roman"/>
            <w:b/>
            <w:lang w:eastAsia="ar-SA"/>
          </w:rPr>
          <w:tab/>
        </w:r>
        <w:r w:rsidRPr="005A10FC">
          <w:rPr>
            <w:rFonts w:ascii="Times New Roman" w:eastAsia="Times New Roman" w:hAnsi="Times New Roman"/>
            <w:b/>
            <w:lang w:eastAsia="ar-SA"/>
          </w:rPr>
          <w:tab/>
        </w:r>
        <w:r w:rsidRPr="005A10FC">
          <w:rPr>
            <w:rFonts w:ascii="Times New Roman" w:eastAsia="Times New Roman" w:hAnsi="Times New Roman"/>
            <w:b/>
            <w:lang w:eastAsia="ar-SA"/>
          </w:rPr>
          <w:tab/>
        </w:r>
        <w:r w:rsidRPr="005A10FC">
          <w:rPr>
            <w:rFonts w:ascii="Times New Roman" w:eastAsia="Times New Roman" w:hAnsi="Times New Roman"/>
            <w:b/>
            <w:lang w:eastAsia="ar-SA"/>
          </w:rPr>
          <w:tab/>
        </w:r>
        <w:r w:rsidRPr="005A10FC">
          <w:rPr>
            <w:rFonts w:ascii="Times New Roman" w:eastAsia="Times New Roman" w:hAnsi="Times New Roman"/>
            <w:b/>
            <w:lang w:eastAsia="ar-SA"/>
          </w:rPr>
          <w:tab/>
        </w:r>
      </w:del>
    </w:p>
    <w:p w14:paraId="325B087E" w14:textId="77777777" w:rsidR="005A10FC" w:rsidRPr="005A10FC" w:rsidRDefault="00397A1C" w:rsidP="00397A1C">
      <w:pPr>
        <w:widowControl w:val="0"/>
        <w:suppressAutoHyphens/>
        <w:overflowPunct w:val="0"/>
        <w:autoSpaceDE w:val="0"/>
        <w:spacing w:line="300" w:lineRule="exact"/>
        <w:ind w:left="5664"/>
        <w:jc w:val="both"/>
        <w:textAlignment w:val="baseline"/>
        <w:rPr>
          <w:del w:id="125" w:author="NAZ, Mamoona (OLDHAM MEDICAL SERVICES)" w:date="2026-09-22T12:15:00Z" w16du:dateUtc="2026-09-22T16:15:00Z"/>
          <w:rFonts w:ascii="Times New Roman" w:eastAsia="Times New Roman" w:hAnsi="Times New Roman"/>
          <w:b/>
          <w:lang w:eastAsia="ar-SA"/>
        </w:rPr>
      </w:pPr>
      <w:del w:id="126" w:author="NAZ, Mamoona (OLDHAM MEDICAL SERVICES)" w:date="2026-09-22T12:15:00Z" w16du:dateUtc="2026-09-22T16:15:00Z">
        <w:r>
          <w:rPr>
            <w:rFonts w:ascii="Times New Roman" w:eastAsia="Times New Roman" w:hAnsi="Times New Roman"/>
            <w:b/>
            <w:lang w:eastAsia="ar-SA"/>
          </w:rPr>
          <w:delText xml:space="preserve">        </w:delText>
        </w:r>
        <w:r w:rsidR="005A10FC" w:rsidRPr="005A10FC">
          <w:rPr>
            <w:rFonts w:ascii="Times New Roman" w:eastAsia="Times New Roman" w:hAnsi="Times New Roman"/>
            <w:b/>
            <w:lang w:eastAsia="ar-SA"/>
          </w:rPr>
          <w:delText>Michał Zaleski</w:delText>
        </w:r>
      </w:del>
    </w:p>
    <w:p w14:paraId="696186B0" w14:textId="77777777" w:rsidR="005A10FC" w:rsidRDefault="005A10FC" w:rsidP="00133C7E">
      <w:pPr>
        <w:tabs>
          <w:tab w:val="left" w:pos="708"/>
          <w:tab w:val="center" w:pos="4536"/>
          <w:tab w:val="right" w:pos="9072"/>
        </w:tabs>
        <w:spacing w:line="300" w:lineRule="exact"/>
        <w:rPr>
          <w:del w:id="127" w:author="NAZ, Mamoona (OLDHAM MEDICAL SERVICES)" w:date="2026-09-22T12:15:00Z" w16du:dateUtc="2026-09-22T16:15:00Z"/>
          <w:rFonts w:ascii="Times New Roman" w:eastAsia="Times New Roman" w:hAnsi="Times New Roman"/>
          <w:sz w:val="20"/>
          <w:szCs w:val="20"/>
          <w:lang w:eastAsia="pl-PL"/>
        </w:rPr>
      </w:pPr>
    </w:p>
    <w:p w14:paraId="5D7901A0" w14:textId="77777777" w:rsidR="00397A1C" w:rsidRDefault="00397A1C" w:rsidP="00397A1C">
      <w:pPr>
        <w:tabs>
          <w:tab w:val="left" w:pos="708"/>
          <w:tab w:val="center" w:pos="4536"/>
          <w:tab w:val="right" w:pos="9072"/>
        </w:tabs>
        <w:rPr>
          <w:del w:id="128" w:author="NAZ, Mamoona (OLDHAM MEDICAL SERVICES)" w:date="2026-09-22T12:15:00Z" w16du:dateUtc="2026-09-22T16:15:00Z"/>
          <w:rFonts w:ascii="Times New Roman" w:eastAsia="Times New Roman" w:hAnsi="Times New Roman"/>
          <w:sz w:val="20"/>
          <w:szCs w:val="20"/>
          <w:lang w:eastAsia="pl-PL"/>
        </w:rPr>
      </w:pPr>
    </w:p>
    <w:p w14:paraId="0640425A" w14:textId="77777777" w:rsidR="00255DFF" w:rsidRDefault="00255DFF" w:rsidP="00397A1C">
      <w:pPr>
        <w:tabs>
          <w:tab w:val="left" w:pos="708"/>
          <w:tab w:val="center" w:pos="4536"/>
          <w:tab w:val="right" w:pos="9072"/>
        </w:tabs>
        <w:rPr>
          <w:del w:id="129" w:author="NAZ, Mamoona (OLDHAM MEDICAL SERVICES)" w:date="2026-09-22T12:15:00Z" w16du:dateUtc="2026-09-22T16:15:00Z"/>
          <w:rFonts w:ascii="Times New Roman" w:eastAsia="Times New Roman" w:hAnsi="Times New Roman"/>
          <w:sz w:val="20"/>
          <w:szCs w:val="20"/>
          <w:lang w:eastAsia="pl-PL"/>
        </w:rPr>
      </w:pPr>
      <w:del w:id="130" w:author="NAZ, Mamoona (OLDHAM MEDICAL SERVICES)" w:date="2026-09-22T12:15:00Z" w16du:dateUtc="2026-09-22T16:15:00Z">
        <w:r>
          <w:rPr>
            <w:rFonts w:ascii="Times New Roman" w:eastAsia="Times New Roman" w:hAnsi="Times New Roman"/>
            <w:sz w:val="20"/>
            <w:szCs w:val="20"/>
            <w:lang w:eastAsia="pl-PL"/>
          </w:rPr>
          <w:delText>Zmiany regulaminu wprowadzone niniejszym zarządzeniem</w:delText>
        </w:r>
      </w:del>
    </w:p>
    <w:p w14:paraId="6A3E2765" w14:textId="77777777" w:rsidR="005A10FC" w:rsidRPr="005A10FC" w:rsidRDefault="005A10FC" w:rsidP="00397A1C">
      <w:pPr>
        <w:tabs>
          <w:tab w:val="left" w:pos="708"/>
          <w:tab w:val="center" w:pos="4536"/>
          <w:tab w:val="right" w:pos="9072"/>
        </w:tabs>
        <w:rPr>
          <w:del w:id="131" w:author="NAZ, Mamoona (OLDHAM MEDICAL SERVICES)" w:date="2026-09-22T12:15:00Z" w16du:dateUtc="2026-09-22T16:15:00Z"/>
          <w:rFonts w:ascii="Times New Roman" w:eastAsia="Times New Roman" w:hAnsi="Times New Roman"/>
          <w:b/>
          <w:lang w:eastAsia="pl-PL"/>
        </w:rPr>
      </w:pPr>
      <w:del w:id="132" w:author="NAZ, Mamoona (OLDHAM MEDICAL SERVICES)" w:date="2026-09-22T12:15:00Z" w16du:dateUtc="2026-09-22T16:15:00Z">
        <w:r w:rsidRPr="005A10FC">
          <w:rPr>
            <w:rFonts w:ascii="Times New Roman" w:eastAsia="Times New Roman" w:hAnsi="Times New Roman"/>
            <w:sz w:val="20"/>
            <w:szCs w:val="20"/>
            <w:lang w:eastAsia="pl-PL"/>
          </w:rPr>
          <w:delText>został</w:delText>
        </w:r>
        <w:r w:rsidR="00255DFF">
          <w:rPr>
            <w:rFonts w:ascii="Times New Roman" w:eastAsia="Times New Roman" w:hAnsi="Times New Roman"/>
            <w:sz w:val="20"/>
            <w:szCs w:val="20"/>
            <w:lang w:eastAsia="pl-PL"/>
          </w:rPr>
          <w:delText>y uzgodnione</w:delText>
        </w:r>
        <w:r w:rsidR="00E71B95">
          <w:rPr>
            <w:rFonts w:ascii="Times New Roman" w:eastAsia="Times New Roman" w:hAnsi="Times New Roman"/>
            <w:sz w:val="20"/>
            <w:szCs w:val="20"/>
            <w:lang w:eastAsia="pl-PL"/>
          </w:rPr>
          <w:delText xml:space="preserve"> </w:delText>
        </w:r>
        <w:r w:rsidRPr="005A10FC">
          <w:rPr>
            <w:rFonts w:ascii="Times New Roman" w:eastAsia="Times New Roman" w:hAnsi="Times New Roman"/>
            <w:sz w:val="20"/>
            <w:szCs w:val="20"/>
            <w:lang w:eastAsia="pl-PL"/>
          </w:rPr>
          <w:delText>z Niezależnym Samorządnym Związkiem</w:delText>
        </w:r>
      </w:del>
    </w:p>
    <w:p w14:paraId="6D7A5070" w14:textId="77777777" w:rsidR="00D87D76" w:rsidRDefault="005A10FC" w:rsidP="00397A1C">
      <w:pPr>
        <w:pBdr>
          <w:bottom w:val="single" w:sz="6" w:space="1" w:color="auto"/>
        </w:pBdr>
        <w:jc w:val="both"/>
        <w:rPr>
          <w:del w:id="133" w:author="NAZ, Mamoona (OLDHAM MEDICAL SERVICES)" w:date="2026-09-22T12:15:00Z" w16du:dateUtc="2026-09-22T16:15:00Z"/>
          <w:rFonts w:ascii="Times New Roman" w:eastAsia="Times New Roman" w:hAnsi="Times New Roman"/>
          <w:sz w:val="20"/>
          <w:szCs w:val="20"/>
          <w:lang w:eastAsia="pl-PL"/>
        </w:rPr>
      </w:pPr>
      <w:del w:id="134" w:author="NAZ, Mamoona (OLDHAM MEDICAL SERVICES)" w:date="2026-09-22T12:15:00Z" w16du:dateUtc="2026-09-22T16:15:00Z">
        <w:r w:rsidRPr="005A10FC">
          <w:rPr>
            <w:rFonts w:ascii="Times New Roman" w:eastAsia="Times New Roman" w:hAnsi="Times New Roman"/>
            <w:sz w:val="20"/>
            <w:szCs w:val="20"/>
            <w:lang w:eastAsia="pl-PL"/>
          </w:rPr>
          <w:delText>Zawodowym Pracowników Administracji</w:delText>
        </w:r>
        <w:r w:rsidR="00397A1C">
          <w:rPr>
            <w:rFonts w:ascii="Times New Roman" w:eastAsia="Times New Roman" w:hAnsi="Times New Roman"/>
            <w:sz w:val="20"/>
            <w:szCs w:val="20"/>
            <w:lang w:eastAsia="pl-PL"/>
          </w:rPr>
          <w:delText xml:space="preserve"> </w:delText>
        </w:r>
        <w:r w:rsidRPr="005A10FC">
          <w:rPr>
            <w:rFonts w:ascii="Times New Roman" w:eastAsia="Times New Roman" w:hAnsi="Times New Roman"/>
            <w:sz w:val="20"/>
            <w:szCs w:val="20"/>
            <w:lang w:eastAsia="pl-PL"/>
          </w:rPr>
          <w:delText>przy Urzędzie Miasta Torunia</w:delText>
        </w:r>
      </w:del>
    </w:p>
    <w:p w14:paraId="086CD778" w14:textId="77777777" w:rsidR="004A308D" w:rsidRPr="00402A4C" w:rsidRDefault="004A308D" w:rsidP="00133C7E">
      <w:pPr>
        <w:pStyle w:val="BodyText2"/>
        <w:spacing w:after="0" w:line="240" w:lineRule="auto"/>
        <w:jc w:val="both"/>
        <w:rPr>
          <w:del w:id="135" w:author="NAZ, Mamoona (OLDHAM MEDICAL SERVICES)" w:date="2026-09-22T12:15:00Z" w16du:dateUtc="2026-09-22T16:15:00Z"/>
          <w:sz w:val="17"/>
          <w:szCs w:val="17"/>
        </w:rPr>
      </w:pPr>
      <w:del w:id="136" w:author="NAZ, Mamoona (OLDHAM MEDICAL SERVICES)" w:date="2026-09-22T12:15:00Z" w16du:dateUtc="2026-09-22T16:15:00Z">
        <w:r w:rsidRPr="006D4986">
          <w:rPr>
            <w:sz w:val="17"/>
            <w:szCs w:val="17"/>
            <w:vertAlign w:val="superscript"/>
          </w:rPr>
          <w:delText>1</w:delText>
        </w:r>
        <w:r w:rsidR="00467293">
          <w:rPr>
            <w:sz w:val="17"/>
            <w:szCs w:val="17"/>
            <w:vertAlign w:val="superscript"/>
          </w:rPr>
          <w:delText>)</w:delText>
        </w:r>
        <w:r w:rsidRPr="00402A4C">
          <w:rPr>
            <w:sz w:val="17"/>
            <w:szCs w:val="17"/>
          </w:rPr>
          <w:delText>zmiany</w:delText>
        </w:r>
        <w:r w:rsidR="00467293">
          <w:rPr>
            <w:sz w:val="17"/>
            <w:szCs w:val="17"/>
          </w:rPr>
          <w:delText xml:space="preserve"> tekstu jednolitego wymienionego rozporządzenia </w:delText>
        </w:r>
        <w:r w:rsidRPr="00402A4C">
          <w:rPr>
            <w:sz w:val="17"/>
            <w:szCs w:val="17"/>
          </w:rPr>
          <w:delText>zostały</w:delText>
        </w:r>
        <w:r w:rsidR="00467293">
          <w:rPr>
            <w:sz w:val="17"/>
            <w:szCs w:val="17"/>
          </w:rPr>
          <w:delText xml:space="preserve"> ogłoszone w Dz. U. z 2018</w:delText>
        </w:r>
        <w:r>
          <w:rPr>
            <w:sz w:val="17"/>
            <w:szCs w:val="17"/>
          </w:rPr>
          <w:delText xml:space="preserve"> r. poz. </w:delText>
        </w:r>
        <w:r w:rsidR="00FF0A90">
          <w:rPr>
            <w:sz w:val="17"/>
            <w:szCs w:val="17"/>
          </w:rPr>
          <w:delText>2437, Dz. U. z</w:delText>
        </w:r>
        <w:r w:rsidR="000740C7">
          <w:rPr>
            <w:sz w:val="17"/>
            <w:szCs w:val="17"/>
          </w:rPr>
          <w:delText xml:space="preserve"> 2020 r. poz.</w:delText>
        </w:r>
        <w:r w:rsidR="00FF0A90">
          <w:rPr>
            <w:sz w:val="17"/>
            <w:szCs w:val="17"/>
          </w:rPr>
          <w:delText>268 i Dz. U. z 2021 r. poz. 791,</w:delText>
        </w:r>
      </w:del>
    </w:p>
    <w:p w14:paraId="5292D6F5" w14:textId="77777777" w:rsidR="00EE25EF" w:rsidRPr="006F1C2D" w:rsidRDefault="00FF0A90" w:rsidP="006F1C2D">
      <w:pPr>
        <w:rPr>
          <w:b/>
          <w:rPrChange w:id="137" w:author="NAZ, Mamoona (OLDHAM MEDICAL SERVICES)" w:date="2026-09-22T12:15:00Z" w16du:dateUtc="2026-09-22T16:15:00Z">
            <w:rPr>
              <w:rFonts w:ascii="Times New Roman" w:hAnsi="Times New Roman" w:cs="Times New Roman"/>
              <w:sz w:val="17"/>
              <w:szCs w:val="17"/>
            </w:rPr>
          </w:rPrChange>
        </w:rPr>
        <w:pPrChange w:id="138" w:author="NAZ, Mamoona (OLDHAM MEDICAL SERVICES)" w:date="2026-09-22T12:15:00Z" w16du:dateUtc="2026-09-22T16:15:00Z">
          <w:pPr>
            <w:spacing w:after="0" w:line="240" w:lineRule="auto"/>
            <w:jc w:val="both"/>
          </w:pPr>
        </w:pPrChange>
      </w:pPr>
      <w:del w:id="139" w:author="NAZ, Mamoona (OLDHAM MEDICAL SERVICES)" w:date="2026-09-22T12:15:00Z" w16du:dateUtc="2026-09-22T16:15:00Z">
        <w:r>
          <w:rPr>
            <w:rFonts w:ascii="Times New Roman" w:hAnsi="Times New Roman"/>
            <w:sz w:val="17"/>
            <w:szCs w:val="17"/>
            <w:vertAlign w:val="superscript"/>
          </w:rPr>
          <w:delText>2</w:delText>
        </w:r>
        <w:r w:rsidR="00467293">
          <w:rPr>
            <w:rFonts w:ascii="Times New Roman" w:hAnsi="Times New Roman"/>
            <w:sz w:val="17"/>
            <w:szCs w:val="17"/>
            <w:vertAlign w:val="superscript"/>
          </w:rPr>
          <w:delText xml:space="preserve">) </w:delText>
        </w:r>
        <w:r w:rsidRPr="00FF0A90">
          <w:rPr>
            <w:rFonts w:ascii="Times New Roman" w:hAnsi="Times New Roman"/>
            <w:sz w:val="17"/>
            <w:szCs w:val="17"/>
          </w:rPr>
          <w:delText>zmienionego zarządzeniami Prezydenta Miasta Torunia nr 312 z dnia 21.10.2014 r., nr 38</w:delText>
        </w:r>
        <w:r>
          <w:rPr>
            <w:rFonts w:ascii="Times New Roman" w:hAnsi="Times New Roman"/>
            <w:sz w:val="17"/>
            <w:szCs w:val="17"/>
          </w:rPr>
          <w:delText xml:space="preserve">0 z dnia 30.12.2014 r., nr 149 </w:delText>
        </w:r>
        <w:r w:rsidRPr="00FF0A90">
          <w:rPr>
            <w:rFonts w:ascii="Times New Roman" w:hAnsi="Times New Roman"/>
            <w:sz w:val="17"/>
            <w:szCs w:val="17"/>
          </w:rPr>
          <w:delText>z dnia 19.06.2015 r., nr 273 z dnia 21.08.2015 r., nr 391 z dnia 04.12.2015 r., nr 379 z dnia 24.11.2016 r., nr 40 z dnia 17.02.2017 r., nr 130 z dnia 23.05.2017 r., nr 254 z dnia 18.09.2017 r., nr 319 z dnia 31.10.2017 r., nr 353 z dnia 01.12.2017 r., nr 293 z dnia 27.08.2018 r., nr 124 z dnia 02.05.2019 r., nr 337 z dnia 23.10.2019 r., nr 202 z dnia 28.09.2020 r.</w:delText>
        </w:r>
        <w:r>
          <w:rPr>
            <w:rFonts w:ascii="Times New Roman" w:hAnsi="Times New Roman"/>
            <w:sz w:val="17"/>
            <w:szCs w:val="17"/>
          </w:rPr>
          <w:delText xml:space="preserve">, nr 222 z dnia 08.10.2020 r., </w:delText>
        </w:r>
        <w:r w:rsidRPr="00FF0A90">
          <w:rPr>
            <w:rFonts w:ascii="Times New Roman" w:hAnsi="Times New Roman"/>
            <w:sz w:val="17"/>
            <w:szCs w:val="17"/>
          </w:rPr>
          <w:delText>nr 230 z dnia 26.10.2020 r. oraz nr 253 z dnia 09.11.2020 r.</w:delText>
        </w:r>
      </w:del>
    </w:p>
    <w:sectPr w:rsidR="00EE25EF" w:rsidRPr="006F1C2D">
      <w:pgSz w:w="11906" w:h="16838"/>
      <w:pgMar w:top="1440" w:right="1440" w:bottom="1440" w:left="1440" w:header="708" w:footer="708" w:gutter="0"/>
      <w:cols w:space="708"/>
      <w:docGrid w:linePitch="360"/>
      <w:sectPrChange w:id="140" w:author="NAZ, Mamoona (OLDHAM MEDICAL SERVICES)" w:date="2026-09-22T12:15:00Z" w16du:dateUtc="2026-09-22T16:15:00Z">
        <w:sectPr w:rsidR="00EE25EF" w:rsidRPr="006F1C2D">
          <w:pgMar w:top="568" w:right="1417" w:bottom="426" w:left="1417"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D625BF"/>
    <w:multiLevelType w:val="hybridMultilevel"/>
    <w:tmpl w:val="5A1A2DEC"/>
    <w:lvl w:ilvl="0" w:tplc="4CCCB848">
      <w:start w:val="1"/>
      <w:numFmt w:val="lowerLetter"/>
      <w:lvlText w:val="%1)"/>
      <w:lvlJc w:val="left"/>
      <w:pPr>
        <w:ind w:left="1428" w:hanging="360"/>
      </w:pPr>
      <w:rPr>
        <w:rFonts w:hint="default"/>
      </w:rPr>
    </w:lvl>
    <w:lvl w:ilvl="1" w:tplc="04150019" w:tentative="1">
      <w:start w:val="1"/>
      <w:numFmt w:val="lowerLetter"/>
      <w:lvlText w:val="%2."/>
      <w:lvlJc w:val="left"/>
      <w:pPr>
        <w:ind w:left="2148" w:hanging="360"/>
      </w:pPr>
    </w:lvl>
    <w:lvl w:ilvl="2" w:tplc="0415001B" w:tentative="1">
      <w:start w:val="1"/>
      <w:numFmt w:val="lowerRoman"/>
      <w:lvlText w:val="%3."/>
      <w:lvlJc w:val="right"/>
      <w:pPr>
        <w:ind w:left="2868" w:hanging="180"/>
      </w:pPr>
    </w:lvl>
    <w:lvl w:ilvl="3" w:tplc="0415000F" w:tentative="1">
      <w:start w:val="1"/>
      <w:numFmt w:val="decimal"/>
      <w:lvlText w:val="%4."/>
      <w:lvlJc w:val="left"/>
      <w:pPr>
        <w:ind w:left="3588" w:hanging="360"/>
      </w:pPr>
    </w:lvl>
    <w:lvl w:ilvl="4" w:tplc="04150019" w:tentative="1">
      <w:start w:val="1"/>
      <w:numFmt w:val="lowerLetter"/>
      <w:lvlText w:val="%5."/>
      <w:lvlJc w:val="left"/>
      <w:pPr>
        <w:ind w:left="4308" w:hanging="360"/>
      </w:pPr>
    </w:lvl>
    <w:lvl w:ilvl="5" w:tplc="0415001B" w:tentative="1">
      <w:start w:val="1"/>
      <w:numFmt w:val="lowerRoman"/>
      <w:lvlText w:val="%6."/>
      <w:lvlJc w:val="right"/>
      <w:pPr>
        <w:ind w:left="5028" w:hanging="180"/>
      </w:pPr>
    </w:lvl>
    <w:lvl w:ilvl="6" w:tplc="0415000F" w:tentative="1">
      <w:start w:val="1"/>
      <w:numFmt w:val="decimal"/>
      <w:lvlText w:val="%7."/>
      <w:lvlJc w:val="left"/>
      <w:pPr>
        <w:ind w:left="5748" w:hanging="360"/>
      </w:pPr>
    </w:lvl>
    <w:lvl w:ilvl="7" w:tplc="04150019" w:tentative="1">
      <w:start w:val="1"/>
      <w:numFmt w:val="lowerLetter"/>
      <w:lvlText w:val="%8."/>
      <w:lvlJc w:val="left"/>
      <w:pPr>
        <w:ind w:left="6468" w:hanging="360"/>
      </w:pPr>
    </w:lvl>
    <w:lvl w:ilvl="8" w:tplc="0415001B" w:tentative="1">
      <w:start w:val="1"/>
      <w:numFmt w:val="lowerRoman"/>
      <w:lvlText w:val="%9."/>
      <w:lvlJc w:val="right"/>
      <w:pPr>
        <w:ind w:left="7188" w:hanging="180"/>
      </w:pPr>
    </w:lvl>
  </w:abstractNum>
  <w:abstractNum w:abstractNumId="2" w15:restartNumberingAfterBreak="0">
    <w:nsid w:val="11E05FF1"/>
    <w:multiLevelType w:val="hybridMultilevel"/>
    <w:tmpl w:val="C49C31DA"/>
    <w:lvl w:ilvl="0" w:tplc="A11E753A">
      <w:start w:val="1"/>
      <w:numFmt w:val="decimal"/>
      <w:lvlText w:val="%1)"/>
      <w:lvlJc w:val="left"/>
      <w:pPr>
        <w:ind w:left="1068" w:hanging="360"/>
      </w:pPr>
      <w:rPr>
        <w:rFonts w:hint="default"/>
      </w:rPr>
    </w:lvl>
    <w:lvl w:ilvl="1" w:tplc="04150019" w:tentative="1">
      <w:start w:val="1"/>
      <w:numFmt w:val="lowerLetter"/>
      <w:lvlText w:val="%2."/>
      <w:lvlJc w:val="left"/>
      <w:pPr>
        <w:ind w:left="1788" w:hanging="360"/>
      </w:pPr>
    </w:lvl>
    <w:lvl w:ilvl="2" w:tplc="0415001B" w:tentative="1">
      <w:start w:val="1"/>
      <w:numFmt w:val="lowerRoman"/>
      <w:lvlText w:val="%3."/>
      <w:lvlJc w:val="right"/>
      <w:pPr>
        <w:ind w:left="2508" w:hanging="180"/>
      </w:pPr>
    </w:lvl>
    <w:lvl w:ilvl="3" w:tplc="0415000F" w:tentative="1">
      <w:start w:val="1"/>
      <w:numFmt w:val="decimal"/>
      <w:lvlText w:val="%4."/>
      <w:lvlJc w:val="left"/>
      <w:pPr>
        <w:ind w:left="3228" w:hanging="360"/>
      </w:pPr>
    </w:lvl>
    <w:lvl w:ilvl="4" w:tplc="04150019" w:tentative="1">
      <w:start w:val="1"/>
      <w:numFmt w:val="lowerLetter"/>
      <w:lvlText w:val="%5."/>
      <w:lvlJc w:val="left"/>
      <w:pPr>
        <w:ind w:left="3948" w:hanging="360"/>
      </w:pPr>
    </w:lvl>
    <w:lvl w:ilvl="5" w:tplc="0415001B" w:tentative="1">
      <w:start w:val="1"/>
      <w:numFmt w:val="lowerRoman"/>
      <w:lvlText w:val="%6."/>
      <w:lvlJc w:val="right"/>
      <w:pPr>
        <w:ind w:left="4668" w:hanging="180"/>
      </w:pPr>
    </w:lvl>
    <w:lvl w:ilvl="6" w:tplc="0415000F" w:tentative="1">
      <w:start w:val="1"/>
      <w:numFmt w:val="decimal"/>
      <w:lvlText w:val="%7."/>
      <w:lvlJc w:val="left"/>
      <w:pPr>
        <w:ind w:left="5388" w:hanging="360"/>
      </w:pPr>
    </w:lvl>
    <w:lvl w:ilvl="7" w:tplc="04150019" w:tentative="1">
      <w:start w:val="1"/>
      <w:numFmt w:val="lowerLetter"/>
      <w:lvlText w:val="%8."/>
      <w:lvlJc w:val="left"/>
      <w:pPr>
        <w:ind w:left="6108" w:hanging="360"/>
      </w:pPr>
    </w:lvl>
    <w:lvl w:ilvl="8" w:tplc="0415001B" w:tentative="1">
      <w:start w:val="1"/>
      <w:numFmt w:val="lowerRoman"/>
      <w:lvlText w:val="%9."/>
      <w:lvlJc w:val="right"/>
      <w:pPr>
        <w:ind w:left="6828" w:hanging="180"/>
      </w:pPr>
    </w:lvl>
  </w:abstractNum>
  <w:abstractNum w:abstractNumId="3" w15:restartNumberingAfterBreak="0">
    <w:nsid w:val="1DD65112"/>
    <w:multiLevelType w:val="hybridMultilevel"/>
    <w:tmpl w:val="7FD80B82"/>
    <w:lvl w:ilvl="0" w:tplc="33A23160">
      <w:start w:val="1"/>
      <w:numFmt w:val="decimal"/>
      <w:lvlText w:val="%1)"/>
      <w:lvlJc w:val="left"/>
      <w:pPr>
        <w:ind w:left="1788" w:hanging="360"/>
      </w:pPr>
      <w:rPr>
        <w:rFonts w:hint="default"/>
      </w:rPr>
    </w:lvl>
    <w:lvl w:ilvl="1" w:tplc="04150019" w:tentative="1">
      <w:start w:val="1"/>
      <w:numFmt w:val="lowerLetter"/>
      <w:lvlText w:val="%2."/>
      <w:lvlJc w:val="left"/>
      <w:pPr>
        <w:ind w:left="2508" w:hanging="360"/>
      </w:pPr>
    </w:lvl>
    <w:lvl w:ilvl="2" w:tplc="0415001B" w:tentative="1">
      <w:start w:val="1"/>
      <w:numFmt w:val="lowerRoman"/>
      <w:lvlText w:val="%3."/>
      <w:lvlJc w:val="right"/>
      <w:pPr>
        <w:ind w:left="3228" w:hanging="180"/>
      </w:pPr>
    </w:lvl>
    <w:lvl w:ilvl="3" w:tplc="0415000F" w:tentative="1">
      <w:start w:val="1"/>
      <w:numFmt w:val="decimal"/>
      <w:lvlText w:val="%4."/>
      <w:lvlJc w:val="left"/>
      <w:pPr>
        <w:ind w:left="3948" w:hanging="360"/>
      </w:pPr>
    </w:lvl>
    <w:lvl w:ilvl="4" w:tplc="04150019" w:tentative="1">
      <w:start w:val="1"/>
      <w:numFmt w:val="lowerLetter"/>
      <w:lvlText w:val="%5."/>
      <w:lvlJc w:val="left"/>
      <w:pPr>
        <w:ind w:left="4668" w:hanging="360"/>
      </w:pPr>
    </w:lvl>
    <w:lvl w:ilvl="5" w:tplc="0415001B" w:tentative="1">
      <w:start w:val="1"/>
      <w:numFmt w:val="lowerRoman"/>
      <w:lvlText w:val="%6."/>
      <w:lvlJc w:val="right"/>
      <w:pPr>
        <w:ind w:left="5388" w:hanging="180"/>
      </w:pPr>
    </w:lvl>
    <w:lvl w:ilvl="6" w:tplc="0415000F" w:tentative="1">
      <w:start w:val="1"/>
      <w:numFmt w:val="decimal"/>
      <w:lvlText w:val="%7."/>
      <w:lvlJc w:val="left"/>
      <w:pPr>
        <w:ind w:left="6108" w:hanging="360"/>
      </w:pPr>
    </w:lvl>
    <w:lvl w:ilvl="7" w:tplc="04150019" w:tentative="1">
      <w:start w:val="1"/>
      <w:numFmt w:val="lowerLetter"/>
      <w:lvlText w:val="%8."/>
      <w:lvlJc w:val="left"/>
      <w:pPr>
        <w:ind w:left="6828" w:hanging="360"/>
      </w:pPr>
    </w:lvl>
    <w:lvl w:ilvl="8" w:tplc="0415001B" w:tentative="1">
      <w:start w:val="1"/>
      <w:numFmt w:val="lowerRoman"/>
      <w:lvlText w:val="%9."/>
      <w:lvlJc w:val="right"/>
      <w:pPr>
        <w:ind w:left="7548" w:hanging="180"/>
      </w:pPr>
    </w:lvl>
  </w:abstractNum>
  <w:abstractNum w:abstractNumId="4" w15:restartNumberingAfterBreak="0">
    <w:nsid w:val="781A557B"/>
    <w:multiLevelType w:val="hybridMultilevel"/>
    <w:tmpl w:val="10A286CE"/>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431434211">
    <w:abstractNumId w:val="2"/>
  </w:num>
  <w:num w:numId="2" w16cid:durableId="2144807026">
    <w:abstractNumId w:val="1"/>
  </w:num>
  <w:num w:numId="3" w16cid:durableId="1535583103">
    <w:abstractNumId w:val="3"/>
  </w:num>
  <w:num w:numId="4" w16cid:durableId="1816292522">
    <w:abstractNumId w:val="4"/>
  </w:num>
  <w:num w:numId="5"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22E"/>
    <w:rsid w:val="000740C7"/>
    <w:rsid w:val="0008331C"/>
    <w:rsid w:val="00086CDA"/>
    <w:rsid w:val="00133C7E"/>
    <w:rsid w:val="0017736E"/>
    <w:rsid w:val="001A5D49"/>
    <w:rsid w:val="00254AB7"/>
    <w:rsid w:val="00255DFF"/>
    <w:rsid w:val="00287C3F"/>
    <w:rsid w:val="003103D9"/>
    <w:rsid w:val="00397A1C"/>
    <w:rsid w:val="00467293"/>
    <w:rsid w:val="004A308D"/>
    <w:rsid w:val="005A10FC"/>
    <w:rsid w:val="005A464B"/>
    <w:rsid w:val="005D6C83"/>
    <w:rsid w:val="005E27DD"/>
    <w:rsid w:val="00677B90"/>
    <w:rsid w:val="006F1C2D"/>
    <w:rsid w:val="00796251"/>
    <w:rsid w:val="00853275"/>
    <w:rsid w:val="00873FED"/>
    <w:rsid w:val="00875E83"/>
    <w:rsid w:val="008B235B"/>
    <w:rsid w:val="009337CB"/>
    <w:rsid w:val="0093536C"/>
    <w:rsid w:val="00952F40"/>
    <w:rsid w:val="009F03CE"/>
    <w:rsid w:val="009F1231"/>
    <w:rsid w:val="00A8494F"/>
    <w:rsid w:val="00AA6204"/>
    <w:rsid w:val="00AC010B"/>
    <w:rsid w:val="00BF2A35"/>
    <w:rsid w:val="00C16EE5"/>
    <w:rsid w:val="00C624FE"/>
    <w:rsid w:val="00CB322E"/>
    <w:rsid w:val="00D52C92"/>
    <w:rsid w:val="00D87D76"/>
    <w:rsid w:val="00E71B95"/>
    <w:rsid w:val="00E95482"/>
    <w:rsid w:val="00EA2E34"/>
    <w:rsid w:val="00EB76BC"/>
    <w:rsid w:val="00EE25EF"/>
    <w:rsid w:val="00F26689"/>
    <w:rsid w:val="00F41C3B"/>
    <w:rsid w:val="00F977F1"/>
    <w:rsid w:val="00FD25EC"/>
    <w:rsid w:val="00FD7208"/>
    <w:rsid w:val="00FF0A90"/>
    <w:rsid w:val="00FF174A"/>
    <w:rsid w:val="00FF2F98"/>
  </w:rsids>
  <m:mathPr>
    <m:mathFont m:val="Cambria Math"/>
    <m:brkBin m:val="before"/>
    <m:brkBinSub m:val="--"/>
    <m:smallFrac/>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27E93"/>
  <w15:docId w15:val="{9D3D1707-25E8-4082-8F86-AD17BD857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15:00Z">
        <w:pPr>
          <w:spacing w:after="200" w:line="276" w:lineRule="auto"/>
        </w:pPr>
      </w:pPrChange>
    </w:pPr>
    <w:rPr>
      <w:rFonts w:cs="Times New Roman"/>
      <w:sz w:val="24"/>
      <w:szCs w:val="24"/>
      <w:lang w:val="en-GB"/>
      <w:rPrChange w:id="0" w:author="NAZ, Mamoona (OLDHAM MEDICAL SERVICES)" w:date="2026-09-22T12:15:00Z">
        <w:rPr>
          <w:rFonts w:asciiTheme="minorHAnsi" w:eastAsiaTheme="minorHAnsi" w:hAnsiTheme="minorHAnsi" w:cstheme="minorBidi"/>
          <w:sz w:val="22"/>
          <w:szCs w:val="22"/>
          <w:lang w:val="pl-PL"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B322E"/>
    <w:pPr>
      <w:widowControl w:val="0"/>
      <w:suppressAutoHyphens/>
      <w:overflowPunct w:val="0"/>
      <w:autoSpaceDE w:val="0"/>
      <w:spacing w:after="0" w:line="240" w:lineRule="auto"/>
      <w:textAlignment w:val="baseline"/>
    </w:pPr>
    <w:rPr>
      <w:rFonts w:ascii="Times New Roman" w:eastAsia="Times New Roman" w:hAnsi="Times New Roman" w:cs="Calibri"/>
      <w:sz w:val="20"/>
      <w:szCs w:val="20"/>
      <w:lang w:eastAsia="ar-SA"/>
    </w:rPr>
  </w:style>
  <w:style w:type="paragraph" w:styleId="ListParagraph">
    <w:name w:val="List Paragraph"/>
    <w:basedOn w:val="Normal"/>
    <w:uiPriority w:val="34"/>
    <w:qFormat/>
    <w:rsid w:val="009F03CE"/>
    <w:pPr>
      <w:ind w:left="720"/>
      <w:contextualSpacing/>
    </w:pPr>
  </w:style>
  <w:style w:type="paragraph" w:styleId="BodyText2">
    <w:name w:val="Body Text 2"/>
    <w:basedOn w:val="Normal"/>
    <w:link w:val="BodyText2Char"/>
    <w:rsid w:val="004A308D"/>
    <w:pPr>
      <w:spacing w:after="120" w:line="480" w:lineRule="auto"/>
    </w:pPr>
    <w:rPr>
      <w:rFonts w:ascii="Times New Roman" w:eastAsia="Times New Roman" w:hAnsi="Times New Roman"/>
      <w:lang w:eastAsia="pl-PL"/>
    </w:rPr>
  </w:style>
  <w:style w:type="character" w:customStyle="1" w:styleId="BodyText2Char">
    <w:name w:val="Body Text 2 Char"/>
    <w:basedOn w:val="DefaultParagraphFont"/>
    <w:link w:val="BodyText2"/>
    <w:rsid w:val="004A308D"/>
    <w:rPr>
      <w:rFonts w:ascii="Times New Roman" w:eastAsia="Times New Roman" w:hAnsi="Times New Roman" w:cs="Times New Roman"/>
      <w:sz w:val="24"/>
      <w:szCs w:val="24"/>
      <w:lang w:eastAsia="pl-PL"/>
    </w:rPr>
  </w:style>
  <w:style w:type="paragraph" w:styleId="BalloonText">
    <w:name w:val="Balloon Text"/>
    <w:basedOn w:val="Normal"/>
    <w:link w:val="BalloonTextChar"/>
    <w:uiPriority w:val="99"/>
    <w:semiHidden/>
    <w:unhideWhenUsed/>
    <w:rsid w:val="00D87D7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7D76"/>
    <w:rPr>
      <w:rFonts w:ascii="Segoe UI" w:hAnsi="Segoe UI" w:cs="Segoe UI"/>
      <w:sz w:val="18"/>
      <w:szCs w:val="18"/>
    </w:rPr>
  </w:style>
  <w:style w:type="paragraph" w:styleId="BodyTextIndent">
    <w:name w:val="Body Text Indent"/>
    <w:basedOn w:val="Normal"/>
    <w:link w:val="BodyTextIndentChar"/>
    <w:uiPriority w:val="99"/>
    <w:semiHidden/>
    <w:unhideWhenUsed/>
    <w:rsid w:val="00287C3F"/>
    <w:pPr>
      <w:spacing w:after="120"/>
      <w:ind w:left="283"/>
    </w:pPr>
  </w:style>
  <w:style w:type="character" w:customStyle="1" w:styleId="BodyTextIndentChar">
    <w:name w:val="Body Text Indent Char"/>
    <w:basedOn w:val="DefaultParagraphFont"/>
    <w:link w:val="BodyTextIndent"/>
    <w:uiPriority w:val="99"/>
    <w:semiHidden/>
    <w:rsid w:val="00287C3F"/>
  </w:style>
  <w:style w:type="paragraph" w:styleId="BodyText3">
    <w:name w:val="Body Text 3"/>
    <w:basedOn w:val="Normal"/>
    <w:link w:val="BodyText3Char"/>
    <w:uiPriority w:val="99"/>
    <w:unhideWhenUsed/>
    <w:rsid w:val="00287C3F"/>
    <w:pPr>
      <w:spacing w:after="120"/>
    </w:pPr>
    <w:rPr>
      <w:sz w:val="16"/>
      <w:szCs w:val="16"/>
    </w:rPr>
  </w:style>
  <w:style w:type="character" w:customStyle="1" w:styleId="BodyText3Char">
    <w:name w:val="Body Text 3 Char"/>
    <w:basedOn w:val="DefaultParagraphFont"/>
    <w:link w:val="BodyText3"/>
    <w:uiPriority w:val="99"/>
    <w:rsid w:val="00287C3F"/>
    <w:rPr>
      <w:sz w:val="16"/>
      <w:szCs w:val="16"/>
    </w:rPr>
  </w:style>
  <w:style w:type="paragraph" w:styleId="Footer">
    <w:name w:val="footer"/>
    <w:basedOn w:val="Normal"/>
    <w:link w:val="FooterChar"/>
    <w:semiHidden/>
    <w:rsid w:val="00287C3F"/>
    <w:pPr>
      <w:tabs>
        <w:tab w:val="center" w:pos="4536"/>
        <w:tab w:val="right" w:pos="9072"/>
      </w:tabs>
    </w:pPr>
    <w:rPr>
      <w:rFonts w:ascii="Times New Roman" w:eastAsia="Times New Roman" w:hAnsi="Times New Roman"/>
      <w:lang w:eastAsia="pl-PL"/>
    </w:rPr>
  </w:style>
  <w:style w:type="character" w:customStyle="1" w:styleId="FooterChar">
    <w:name w:val="Footer Char"/>
    <w:basedOn w:val="DefaultParagraphFont"/>
    <w:link w:val="Footer"/>
    <w:semiHidden/>
    <w:rsid w:val="00287C3F"/>
    <w:rPr>
      <w:rFonts w:ascii="Times New Roman" w:eastAsia="Times New Roman" w:hAnsi="Times New Roman" w:cs="Times New Roman"/>
      <w:sz w:val="24"/>
      <w:szCs w:val="24"/>
      <w:lang w:eastAsia="pl-PL"/>
    </w:rPr>
  </w:style>
  <w:style w:type="table" w:styleId="TableGrid">
    <w:name w:val="Table Grid"/>
    <w:basedOn w:val="TableNormal"/>
    <w:uiPriority w:val="39"/>
    <w:rsid w:val="00EE25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837</Words>
  <Characters>4775</Characters>
  <Application>Microsoft Office Word</Application>
  <DocSecurity>0</DocSecurity>
  <Lines>39</Lines>
  <Paragraphs>11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k.andrzejewska</dc:creator>
  <cp:keywords/>
  <dc:description/>
  <cp:lastModifiedBy>Arthur Souza Rodrigues</cp:lastModifiedBy>
  <cp:revision>1</cp:revision>
  <cp:lastPrinted>2021-08-12T11:36:00Z</cp:lastPrinted>
  <dcterms:created xsi:type="dcterms:W3CDTF">2021-08-25T10:45:00Z</dcterms:created>
  <dcterms:modified xsi:type="dcterms:W3CDTF">2026-09-22T16:15:00Z</dcterms:modified>
</cp:coreProperties>
</file>