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46311B" w14:textId="77777777" w:rsidR="00D46904" w:rsidRDefault="00A5391B" w:rsidP="00A5391B">
      <w:pPr>
        <w:jc w:val="center"/>
        <w:rPr>
          <w:ins w:id="2" w:author="mary.inoue@fap.local" w:date="2026-09-22T12:36:00Z" w16du:dateUtc="2026-09-22T16:36:00Z"/>
          <w:rFonts w:ascii="Arial" w:hAnsi="Arial" w:cs="Arial"/>
          <w:b/>
          <w:sz w:val="28"/>
          <w:szCs w:val="28"/>
        </w:rPr>
      </w:pPr>
      <w:ins w:id="3" w:author="mary.inoue@fap.local" w:date="2026-09-22T12:36:00Z" w16du:dateUtc="2026-09-22T16:36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7FD6B4F8" w14:textId="77777777" w:rsidR="00EB0E11" w:rsidRDefault="00EB0E11" w:rsidP="00A5391B">
      <w:pPr>
        <w:jc w:val="center"/>
        <w:rPr>
          <w:ins w:id="4" w:author="mary.inoue@fap.local" w:date="2026-09-22T12:36:00Z" w16du:dateUtc="2026-09-22T16:36:00Z"/>
          <w:rFonts w:ascii="Arial" w:hAnsi="Arial" w:cs="Arial"/>
          <w:b/>
          <w:sz w:val="28"/>
          <w:szCs w:val="28"/>
        </w:rPr>
      </w:pPr>
    </w:p>
    <w:p w14:paraId="6AE977F7" w14:textId="77777777" w:rsidR="00EB0E11" w:rsidRPr="00AC2557" w:rsidRDefault="00EB0E11" w:rsidP="00EB0E11">
      <w:pPr>
        <w:rPr>
          <w:ins w:id="5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6" w:author="mary.inoue@fap.local" w:date="2026-09-22T12:36:00Z" w16du:dateUtc="2026-09-22T16:36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19AC31E6" w14:textId="77777777" w:rsidR="00A5391B" w:rsidRDefault="00A5391B" w:rsidP="00A5391B">
      <w:pPr>
        <w:jc w:val="center"/>
        <w:rPr>
          <w:ins w:id="7" w:author="mary.inoue@fap.local" w:date="2026-09-22T12:36:00Z" w16du:dateUtc="2026-09-22T16:36:00Z"/>
          <w:rFonts w:ascii="Arial" w:hAnsi="Arial" w:cs="Arial"/>
          <w:b/>
          <w:sz w:val="28"/>
          <w:szCs w:val="28"/>
        </w:rPr>
      </w:pPr>
    </w:p>
    <w:p w14:paraId="7E02FF1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8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9" w:author="mary.inoue@fap.local" w:date="2026-09-22T12:36:00Z" w16du:dateUtc="2026-09-22T16:36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5400506C" w14:textId="77777777" w:rsidR="00132F7D" w:rsidRDefault="00132F7D" w:rsidP="00A5391B">
      <w:pPr>
        <w:jc w:val="center"/>
        <w:rPr>
          <w:ins w:id="10" w:author="mary.inoue@fap.local" w:date="2026-09-22T12:36:00Z" w16du:dateUtc="2026-09-22T16:36:00Z"/>
          <w:rFonts w:ascii="Arial" w:hAnsi="Arial" w:cs="Arial"/>
          <w:b/>
          <w:sz w:val="28"/>
          <w:szCs w:val="28"/>
        </w:rPr>
      </w:pPr>
    </w:p>
    <w:p w14:paraId="2B1A14E1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12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29FC6D2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3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</w:p>
    <w:p w14:paraId="669B19EA" w14:textId="77777777" w:rsidR="00A5391B" w:rsidRDefault="00A5391B" w:rsidP="00A5391B">
      <w:pPr>
        <w:rPr>
          <w:ins w:id="14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5" w:author="mary.inoue@fap.local" w:date="2026-09-22T12:36:00Z" w16du:dateUtc="2026-09-22T16:36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673E059D" w14:textId="77777777" w:rsidR="00EB0E11" w:rsidRDefault="00EB0E11" w:rsidP="00A5391B">
      <w:pPr>
        <w:rPr>
          <w:ins w:id="16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7" w:author="mary.inoue@fap.local" w:date="2026-09-22T12:36:00Z" w16du:dateUtc="2026-09-22T16:36:00Z">
        <w:r>
          <w:rPr>
            <w:rFonts w:ascii="Arial" w:hAnsi="Arial" w:cs="Arial"/>
            <w:sz w:val="24"/>
            <w:szCs w:val="24"/>
          </w:rPr>
          <w:tab/>
        </w:r>
      </w:ins>
    </w:p>
    <w:p w14:paraId="516A4F8C" w14:textId="77777777" w:rsidR="0065070B" w:rsidRPr="00345AD1" w:rsidRDefault="0065070B" w:rsidP="0065070B">
      <w:pPr>
        <w:pStyle w:val="Default"/>
        <w:rPr>
          <w:ins w:id="18" w:author="mary.inoue@fap.local" w:date="2026-09-22T12:36:00Z" w16du:dateUtc="2026-09-22T16:36:00Z"/>
        </w:rPr>
      </w:pPr>
      <w:ins w:id="19" w:author="mary.inoue@fap.local" w:date="2026-09-22T12:36:00Z" w16du:dateUtc="2026-09-22T16:36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767A7CD5" w14:textId="77777777" w:rsidR="0065070B" w:rsidRDefault="0065070B" w:rsidP="00A5391B">
      <w:pPr>
        <w:rPr>
          <w:ins w:id="20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5413E273" w14:textId="77777777" w:rsidR="00640AED" w:rsidRPr="00345AD1" w:rsidRDefault="00640AED" w:rsidP="00640AED">
      <w:pPr>
        <w:pStyle w:val="Default"/>
        <w:rPr>
          <w:ins w:id="21" w:author="mary.inoue@fap.local" w:date="2026-09-22T12:36:00Z" w16du:dateUtc="2026-09-22T16:36:00Z"/>
        </w:rPr>
      </w:pPr>
      <w:ins w:id="22" w:author="mary.inoue@fap.local" w:date="2026-09-22T12:36:00Z" w16du:dateUtc="2026-09-22T16:36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9E34559" w14:textId="77777777" w:rsidR="00640AED" w:rsidRPr="00345AD1" w:rsidRDefault="00640AED" w:rsidP="00640AED">
      <w:pPr>
        <w:rPr>
          <w:ins w:id="23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EE82C91" w14:textId="77777777" w:rsidR="00C9492A" w:rsidRDefault="00C9492A" w:rsidP="00C9492A">
      <w:pPr>
        <w:rPr>
          <w:ins w:id="24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5" w:author="mary.inoue@fap.local" w:date="2026-09-22T12:36:00Z" w16du:dateUtc="2026-09-22T16:36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6C028A3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6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27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387D747D" w14:textId="77777777" w:rsidR="00C9492A" w:rsidRDefault="00C9492A" w:rsidP="00C9492A">
      <w:pPr>
        <w:rPr>
          <w:ins w:id="2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FEAB9B3" w14:textId="77777777" w:rsidR="00A5391B" w:rsidRDefault="00A5391B" w:rsidP="00A5391B">
      <w:pPr>
        <w:rPr>
          <w:ins w:id="29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30" w:author="mary.inoue@fap.local" w:date="2026-09-22T12:36:00Z" w16du:dateUtc="2026-09-22T16:36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AE2DD26" w14:textId="77777777" w:rsidR="00EB0E11" w:rsidRPr="002D0CC2" w:rsidRDefault="00EB0E11" w:rsidP="00EB0E11">
      <w:pPr>
        <w:rPr>
          <w:ins w:id="31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32" w:author="mary.inoue@fap.local" w:date="2026-09-22T12:36:00Z" w16du:dateUtc="2026-09-22T16:36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5C4ABB77" w14:textId="77777777" w:rsidR="00EB0E11" w:rsidRDefault="00EB0E11" w:rsidP="00A5391B">
      <w:pPr>
        <w:rPr>
          <w:ins w:id="33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A06BB1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4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35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F43582A" w14:textId="77777777" w:rsidR="00C9492A" w:rsidRDefault="00C9492A" w:rsidP="00C9492A">
      <w:pPr>
        <w:rPr>
          <w:ins w:id="36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59A06B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38" w:author="mary.inoue@fap.local" w:date="2026-09-22T12:36:00Z" w16du:dateUtc="2026-09-22T16:36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40FFA06C" w14:textId="77777777" w:rsidR="00C9492A" w:rsidRDefault="00C9492A" w:rsidP="00C9492A">
      <w:pPr>
        <w:rPr>
          <w:ins w:id="39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29BA2D32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41" w:author="mary.inoue@fap.local" w:date="2026-09-22T12:36:00Z" w16du:dateUtc="2026-09-22T16:36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664A876" w14:textId="77777777" w:rsidR="002D511D" w:rsidRDefault="002D511D" w:rsidP="002D511D">
      <w:pPr>
        <w:rPr>
          <w:ins w:id="42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E9F93C7" w14:textId="77777777" w:rsidR="00F11D9F" w:rsidRDefault="00F11D9F" w:rsidP="00F11D9F">
      <w:pPr>
        <w:rPr>
          <w:ins w:id="43" w:author="mary.inoue@fap.local" w:date="2026-09-22T12:36:00Z" w16du:dateUtc="2026-09-22T16:36:00Z"/>
          <w:rFonts w:ascii="Arial" w:hAnsi="Arial" w:cs="Arial"/>
          <w:b/>
        </w:rPr>
      </w:pPr>
      <w:ins w:id="44" w:author="mary.inoue@fap.local" w:date="2026-09-22T12:36:00Z" w16du:dateUtc="2026-09-22T16:36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0AF51C20" w14:textId="77777777" w:rsidR="00F11D9F" w:rsidRPr="00F11D9F" w:rsidRDefault="00F11D9F" w:rsidP="00F11D9F">
      <w:pPr>
        <w:rPr>
          <w:ins w:id="45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46" w:author="mary.inoue@fap.local" w:date="2026-09-22T12:36:00Z" w16du:dateUtc="2026-09-22T16:36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7844C180" w14:textId="77777777" w:rsidR="00F11D9F" w:rsidRDefault="00F11D9F" w:rsidP="00F11D9F">
      <w:pPr>
        <w:rPr>
          <w:ins w:id="47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00C04F74" w14:textId="77777777" w:rsidR="00F11D9F" w:rsidRDefault="00F11D9F" w:rsidP="002D511D">
      <w:pPr>
        <w:rPr>
          <w:ins w:id="4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6CB4C3AB" w14:textId="77777777" w:rsidR="00A5391B" w:rsidRDefault="002D22E0" w:rsidP="00A5391B">
      <w:pPr>
        <w:rPr>
          <w:ins w:id="49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50" w:author="mary.inoue@fap.local" w:date="2026-09-22T12:36:00Z" w16du:dateUtc="2026-09-22T16:36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6DC36F9B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52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D9D75AE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3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</w:p>
    <w:p w14:paraId="1CB89577" w14:textId="77777777" w:rsidR="008C61C6" w:rsidRPr="00791921" w:rsidRDefault="008C61C6" w:rsidP="008C61C6">
      <w:pPr>
        <w:rPr>
          <w:ins w:id="54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55" w:author="mary.inoue@fap.local" w:date="2026-09-22T12:36:00Z" w16du:dateUtc="2026-09-22T16:36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704AB671" w14:textId="77777777" w:rsidR="001F3B9E" w:rsidRDefault="001F3B9E" w:rsidP="00A5391B">
      <w:pPr>
        <w:rPr>
          <w:ins w:id="56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7D460070" w14:textId="77777777" w:rsidR="001F3B9E" w:rsidRDefault="001F3B9E" w:rsidP="00A5391B">
      <w:pPr>
        <w:rPr>
          <w:ins w:id="57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018BBE67" w14:textId="77777777" w:rsidR="00DC250C" w:rsidRDefault="00DC250C" w:rsidP="00A5391B">
      <w:pPr>
        <w:rPr>
          <w:ins w:id="58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59" w:author="mary.inoue@fap.local" w:date="2026-09-22T12:36:00Z" w16du:dateUtc="2026-09-22T16:36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691436AE" w14:textId="77777777" w:rsidR="008C61C6" w:rsidRPr="002D0CC2" w:rsidRDefault="008C61C6" w:rsidP="008C61C6">
      <w:pPr>
        <w:rPr>
          <w:ins w:id="60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61" w:author="mary.inoue@fap.local" w:date="2026-09-22T12:36:00Z" w16du:dateUtc="2026-09-22T16:36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47829311" w14:textId="77777777" w:rsidR="003E02AD" w:rsidRDefault="003E02AD" w:rsidP="003E02AD">
      <w:pPr>
        <w:rPr>
          <w:ins w:id="62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7750E105" w14:textId="77777777" w:rsidR="003E02AD" w:rsidRDefault="003E02AD" w:rsidP="003E02AD">
      <w:pPr>
        <w:rPr>
          <w:ins w:id="63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64" w:author="mary.inoue@fap.local" w:date="2026-09-22T12:36:00Z" w16du:dateUtc="2026-09-22T16:36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74D56198" w14:textId="77777777" w:rsidR="008C61C6" w:rsidRDefault="008C61C6" w:rsidP="00A5391B">
      <w:pPr>
        <w:rPr>
          <w:ins w:id="65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90DE9E6" w14:textId="77777777" w:rsidR="00AF3743" w:rsidRDefault="00AF3743" w:rsidP="00AF3743">
      <w:pPr>
        <w:pStyle w:val="Default"/>
        <w:rPr>
          <w:ins w:id="66" w:author="mary.inoue@fap.local" w:date="2026-09-22T12:36:00Z" w16du:dateUtc="2026-09-22T16:36:00Z"/>
          <w:rFonts w:ascii="ArialMT" w:hAnsi="ArialMT" w:cs="ArialMT"/>
        </w:rPr>
      </w:pPr>
      <w:ins w:id="67" w:author="mary.inoue@fap.local" w:date="2026-09-22T12:36:00Z" w16du:dateUtc="2026-09-22T16:36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5D2E2C3" w14:textId="77777777" w:rsidR="00AF3743" w:rsidRDefault="00AF3743" w:rsidP="00A5391B">
      <w:pPr>
        <w:rPr>
          <w:ins w:id="6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6652343F" w14:textId="77777777" w:rsidR="00500EF8" w:rsidRPr="00500EF8" w:rsidRDefault="00500EF8" w:rsidP="00A5391B">
      <w:pPr>
        <w:rPr>
          <w:ins w:id="69" w:author="mary.inoue@fap.local" w:date="2026-09-22T12:36:00Z" w16du:dateUtc="2026-09-22T16:36:00Z"/>
          <w:rFonts w:ascii="Arial" w:hAnsi="Arial" w:cs="Arial"/>
          <w:sz w:val="24"/>
          <w:szCs w:val="24"/>
          <w:lang w:val="en-US"/>
        </w:rPr>
      </w:pPr>
      <w:ins w:id="70" w:author="mary.inoue@fap.local" w:date="2026-09-22T12:36:00Z" w16du:dateUtc="2026-09-22T16:36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7AAB33D1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72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14EFDE73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3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</w:p>
    <w:p w14:paraId="5135AF7A" w14:textId="77777777" w:rsidR="005120F2" w:rsidRPr="000759E6" w:rsidRDefault="005120F2" w:rsidP="005120F2">
      <w:pPr>
        <w:rPr>
          <w:ins w:id="74" w:author="mary.inoue@fap.local" w:date="2026-09-22T12:36:00Z" w16du:dateUtc="2026-09-22T16:36:00Z"/>
          <w:rFonts w:ascii="Arial" w:hAnsi="Arial" w:cs="Arial"/>
          <w:sz w:val="24"/>
          <w:szCs w:val="24"/>
          <w:lang w:val="en-US"/>
        </w:rPr>
      </w:pPr>
      <w:ins w:id="75" w:author="mary.inoue@fap.local" w:date="2026-09-22T12:36:00Z" w16du:dateUtc="2026-09-22T16:36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1399C306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</w:p>
    <w:p w14:paraId="0CDB7FA5" w14:textId="77777777" w:rsidR="009C4CE8" w:rsidRPr="00345AD1" w:rsidRDefault="009C4CE8" w:rsidP="009C4CE8">
      <w:pPr>
        <w:pStyle w:val="Default"/>
        <w:rPr>
          <w:ins w:id="77" w:author="mary.inoue@fap.local" w:date="2026-09-22T12:36:00Z" w16du:dateUtc="2026-09-22T16:36:00Z"/>
          <w:rFonts w:ascii="ArialMT" w:hAnsi="ArialMT" w:cs="ArialMT"/>
        </w:rPr>
      </w:pPr>
    </w:p>
    <w:p w14:paraId="5BBC94D6" w14:textId="77777777" w:rsidR="009C4CE8" w:rsidRDefault="009C4CE8" w:rsidP="009C4CE8">
      <w:pPr>
        <w:pStyle w:val="Default"/>
        <w:rPr>
          <w:ins w:id="78" w:author="mary.inoue@fap.local" w:date="2026-09-22T12:36:00Z" w16du:dateUtc="2026-09-22T16:36:00Z"/>
          <w:rFonts w:ascii="ArialMT" w:hAnsi="ArialMT" w:cs="ArialMT"/>
        </w:rPr>
      </w:pPr>
    </w:p>
    <w:p w14:paraId="6CA6C2E9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80" w:author="mary.inoue@fap.local" w:date="2026-09-22T12:36:00Z" w16du:dateUtc="2026-09-22T16:36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5490576F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36:00Z" w16du:dateUtc="2026-09-22T16:36:00Z"/>
          <w:rFonts w:ascii="ArialMT" w:hAnsi="ArialMT" w:cs="ArialMT"/>
          <w:sz w:val="24"/>
          <w:szCs w:val="24"/>
        </w:rPr>
      </w:pPr>
    </w:p>
    <w:p w14:paraId="407721A7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83" w:author="mary.inoue@fap.local" w:date="2026-09-22T12:36:00Z" w16du:dateUtc="2026-09-22T16:36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552E5D3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36:00Z" w16du:dateUtc="2026-09-22T16:36:00Z"/>
          <w:rFonts w:ascii="ArialMT" w:hAnsi="ArialMT" w:cs="ArialMT"/>
          <w:sz w:val="24"/>
          <w:szCs w:val="24"/>
        </w:rPr>
      </w:pPr>
    </w:p>
    <w:p w14:paraId="4847A78B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86" w:author="mary.inoue@fap.local" w:date="2026-09-22T12:36:00Z" w16du:dateUtc="2026-09-22T16:36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FF35BCE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36:00Z" w16du:dateUtc="2026-09-22T16:36:00Z"/>
          <w:rFonts w:ascii="ArialMT" w:hAnsi="ArialMT" w:cs="ArialMT"/>
          <w:sz w:val="24"/>
          <w:szCs w:val="24"/>
        </w:rPr>
      </w:pPr>
    </w:p>
    <w:p w14:paraId="3615E5A6" w14:textId="77777777" w:rsidR="004B4464" w:rsidRPr="000759E6" w:rsidRDefault="004B4464" w:rsidP="004B4464">
      <w:pPr>
        <w:rPr>
          <w:ins w:id="88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89" w:author="mary.inoue@fap.local" w:date="2026-09-22T12:36:00Z" w16du:dateUtc="2026-09-22T16:36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0117D5DE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36:00Z" w16du:dateUtc="2026-09-22T16:36:00Z"/>
          <w:rFonts w:ascii="ArialMT" w:hAnsi="ArialMT" w:cs="ArialMT"/>
          <w:sz w:val="24"/>
          <w:szCs w:val="24"/>
        </w:rPr>
      </w:pPr>
    </w:p>
    <w:p w14:paraId="0A7460D8" w14:textId="77777777" w:rsidR="009C4CE8" w:rsidRDefault="009C4CE8" w:rsidP="00A5391B">
      <w:pPr>
        <w:rPr>
          <w:ins w:id="91" w:author="mary.inoue@fap.local" w:date="2026-09-22T12:36:00Z" w16du:dateUtc="2026-09-22T16:36:00Z"/>
          <w:rFonts w:ascii="Arial" w:hAnsi="Arial" w:cs="Arial"/>
          <w:sz w:val="24"/>
          <w:szCs w:val="24"/>
          <w:lang w:val="en-US"/>
        </w:rPr>
      </w:pPr>
    </w:p>
    <w:p w14:paraId="2DB404FB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2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93" w:author="mary.inoue@fap.local" w:date="2026-09-22T12:36:00Z" w16du:dateUtc="2026-09-22T16:36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E2FCD3C" w14:textId="77777777" w:rsidR="00AA2126" w:rsidRDefault="00AA2126" w:rsidP="00A5391B">
      <w:pPr>
        <w:rPr>
          <w:ins w:id="94" w:author="mary.inoue@fap.local" w:date="2026-09-22T12:36:00Z" w16du:dateUtc="2026-09-22T16:36:00Z"/>
          <w:rFonts w:ascii="Arial" w:hAnsi="Arial" w:cs="Arial"/>
          <w:sz w:val="24"/>
          <w:szCs w:val="24"/>
          <w:lang w:val="en-US"/>
        </w:rPr>
      </w:pPr>
    </w:p>
    <w:p w14:paraId="3AE17A42" w14:textId="77777777" w:rsidR="00DC250C" w:rsidRDefault="00500EF8" w:rsidP="00A5391B">
      <w:pPr>
        <w:rPr>
          <w:ins w:id="95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96" w:author="mary.inoue@fap.local" w:date="2026-09-22T12:36:00Z" w16du:dateUtc="2026-09-22T16:36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771C1701" w14:textId="77777777" w:rsidR="00ED46E8" w:rsidRPr="002D0762" w:rsidRDefault="00ED46E8" w:rsidP="00ED46E8">
      <w:pPr>
        <w:rPr>
          <w:ins w:id="97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98" w:author="mary.inoue@fap.local" w:date="2026-09-22T12:36:00Z" w16du:dateUtc="2026-09-22T16:36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0BAB8A30" w14:textId="77777777" w:rsidR="00ED46E8" w:rsidRPr="00500EF8" w:rsidRDefault="00ED46E8" w:rsidP="00A5391B">
      <w:pPr>
        <w:rPr>
          <w:ins w:id="99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EE0FA79" w14:textId="77777777" w:rsidR="00DC250C" w:rsidRDefault="005B3636" w:rsidP="00A5391B">
      <w:pPr>
        <w:rPr>
          <w:ins w:id="100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01" w:author="mary.inoue@fap.local" w:date="2026-09-22T12:36:00Z" w16du:dateUtc="2026-09-22T16:36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27F5E626" w14:textId="77777777" w:rsidR="00E0284E" w:rsidRPr="00674D51" w:rsidRDefault="00E0284E" w:rsidP="00A5391B">
      <w:pPr>
        <w:rPr>
          <w:ins w:id="102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03" w:author="mary.inoue@fap.local" w:date="2026-09-22T12:36:00Z" w16du:dateUtc="2026-09-22T16:36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1F8B12C1" w14:textId="77777777" w:rsidR="00AA2126" w:rsidRDefault="00AA2126" w:rsidP="00AA2126">
      <w:pPr>
        <w:pStyle w:val="Default"/>
        <w:rPr>
          <w:ins w:id="104" w:author="mary.inoue@fap.local" w:date="2026-09-22T12:36:00Z" w16du:dateUtc="2026-09-22T16:36:00Z"/>
        </w:rPr>
      </w:pPr>
      <w:ins w:id="105" w:author="mary.inoue@fap.local" w:date="2026-09-22T12:36:00Z" w16du:dateUtc="2026-09-22T16:36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355B2C83" w14:textId="77777777" w:rsidR="000172AA" w:rsidRDefault="000172AA" w:rsidP="00AA2126">
      <w:pPr>
        <w:pStyle w:val="Default"/>
        <w:rPr>
          <w:ins w:id="106" w:author="mary.inoue@fap.local" w:date="2026-09-22T12:36:00Z" w16du:dateUtc="2026-09-22T16:36:00Z"/>
        </w:rPr>
      </w:pPr>
    </w:p>
    <w:p w14:paraId="05C7727D" w14:textId="77777777" w:rsidR="000172AA" w:rsidRDefault="000172AA" w:rsidP="000172AA">
      <w:pPr>
        <w:rPr>
          <w:ins w:id="107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08" w:author="mary.inoue@fap.local" w:date="2026-09-22T12:36:00Z" w16du:dateUtc="2026-09-22T16:36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4F7FD12B" w14:textId="77777777" w:rsidR="000172AA" w:rsidRDefault="000172AA" w:rsidP="00AA2126">
      <w:pPr>
        <w:pStyle w:val="Default"/>
        <w:rPr>
          <w:ins w:id="109" w:author="mary.inoue@fap.local" w:date="2026-09-22T12:36:00Z" w16du:dateUtc="2026-09-22T16:36:00Z"/>
        </w:rPr>
      </w:pPr>
    </w:p>
    <w:p w14:paraId="75883B74" w14:textId="77777777" w:rsidR="00AA2126" w:rsidRPr="00345AD1" w:rsidRDefault="00AA2126" w:rsidP="00AA2126">
      <w:pPr>
        <w:pStyle w:val="Default"/>
        <w:rPr>
          <w:ins w:id="110" w:author="mary.inoue@fap.local" w:date="2026-09-22T12:36:00Z" w16du:dateUtc="2026-09-22T16:36:00Z"/>
        </w:rPr>
      </w:pPr>
    </w:p>
    <w:p w14:paraId="065DD35F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1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112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8828B26" w14:textId="77777777" w:rsidR="00AA2126" w:rsidRDefault="00AA2126" w:rsidP="00A5391B">
      <w:pPr>
        <w:rPr>
          <w:ins w:id="113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23210E04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36:00Z" w16du:dateUtc="2026-09-22T16:36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462387C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5C1D5681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36:00Z" w16du:dateUtc="2026-09-22T16:36:00Z"/>
          <w:rFonts w:ascii="Arial" w:hAnsi="Arial" w:cs="Arial"/>
          <w:b/>
          <w:sz w:val="24"/>
          <w:szCs w:val="24"/>
        </w:rPr>
      </w:pPr>
      <w:ins w:id="118" w:author="mary.inoue@fap.local" w:date="2026-09-22T12:36:00Z" w16du:dateUtc="2026-09-22T16:36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6C8C71F2" w14:textId="77777777" w:rsidR="00C01CF0" w:rsidRDefault="00C01CF0" w:rsidP="00A5391B">
      <w:pPr>
        <w:rPr>
          <w:ins w:id="119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62FC3E02" w14:textId="77777777" w:rsidR="00E0284E" w:rsidRPr="006A49C0" w:rsidRDefault="006A49C0" w:rsidP="00A5391B">
      <w:pPr>
        <w:rPr>
          <w:ins w:id="120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21" w:author="mary.inoue@fap.local" w:date="2026-09-22T12:36:00Z" w16du:dateUtc="2026-09-22T16:36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01E3BE8D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36:00Z" w16du:dateUtc="2026-09-22T16:36:00Z"/>
          <w:rFonts w:ascii="ArialMT" w:hAnsi="ArialMT" w:cs="ArialMT"/>
          <w:sz w:val="24"/>
          <w:szCs w:val="24"/>
        </w:rPr>
      </w:pPr>
    </w:p>
    <w:p w14:paraId="1911E950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124" w:author="mary.inoue@fap.local" w:date="2026-09-22T12:36:00Z" w16du:dateUtc="2026-09-22T16:36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5F305D7B" w14:textId="77777777" w:rsidR="006575DD" w:rsidRDefault="006575DD" w:rsidP="006575DD">
      <w:pPr>
        <w:rPr>
          <w:ins w:id="125" w:author="mary.inoue@fap.local" w:date="2026-09-22T12:36:00Z" w16du:dateUtc="2026-09-22T16:36:00Z"/>
          <w:rFonts w:ascii="Arial" w:hAnsi="Arial" w:cs="Arial"/>
          <w:b/>
          <w:sz w:val="24"/>
          <w:szCs w:val="24"/>
        </w:rPr>
      </w:pPr>
    </w:p>
    <w:p w14:paraId="5D7F2A19" w14:textId="77777777" w:rsidR="006A49C0" w:rsidRDefault="006575DD" w:rsidP="00A5391B">
      <w:pPr>
        <w:rPr>
          <w:ins w:id="126" w:author="mary.inoue@fap.local" w:date="2026-09-22T12:36:00Z" w16du:dateUtc="2026-09-22T16:36:00Z"/>
          <w:rFonts w:ascii="Arial" w:hAnsi="Arial" w:cs="Arial"/>
          <w:b/>
          <w:sz w:val="24"/>
          <w:szCs w:val="24"/>
        </w:rPr>
      </w:pPr>
      <w:ins w:id="127" w:author="mary.inoue@fap.local" w:date="2026-09-22T12:36:00Z" w16du:dateUtc="2026-09-22T16:36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727EE8EE" w14:textId="77777777" w:rsidR="004D03FD" w:rsidRDefault="004D03FD" w:rsidP="00A5391B">
      <w:pPr>
        <w:rPr>
          <w:ins w:id="128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29" w:author="mary.inoue@fap.local" w:date="2026-09-22T12:36:00Z" w16du:dateUtc="2026-09-22T16:36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09BAE93A" w14:textId="77777777" w:rsidR="005B2275" w:rsidRDefault="005B2275" w:rsidP="00A5391B">
      <w:pPr>
        <w:rPr>
          <w:ins w:id="130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629205CC" w14:textId="77777777" w:rsidR="005B2275" w:rsidRPr="00FD6C0D" w:rsidRDefault="005B2275" w:rsidP="005B2275">
      <w:pPr>
        <w:rPr>
          <w:ins w:id="131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32" w:author="mary.inoue@fap.local" w:date="2026-09-22T12:36:00Z" w16du:dateUtc="2026-09-22T16:36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16F55800" w14:textId="77777777" w:rsidR="005B2275" w:rsidRPr="004D03FD" w:rsidRDefault="005B2275" w:rsidP="00A5391B">
      <w:pPr>
        <w:rPr>
          <w:ins w:id="133" w:author="mary.inoue@fap.local" w:date="2026-09-22T12:36:00Z" w16du:dateUtc="2026-09-22T16:36:00Z"/>
          <w:rFonts w:ascii="Arial" w:hAnsi="Arial" w:cs="Arial"/>
          <w:b/>
          <w:sz w:val="24"/>
          <w:szCs w:val="24"/>
        </w:rPr>
      </w:pPr>
    </w:p>
    <w:p w14:paraId="5D3DB943" w14:textId="77777777" w:rsidR="00C43956" w:rsidRDefault="00C43956" w:rsidP="00C43956">
      <w:pPr>
        <w:rPr>
          <w:ins w:id="134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35" w:author="mary.inoue@fap.local" w:date="2026-09-22T12:36:00Z" w16du:dateUtc="2026-09-22T16:36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23F92133" w14:textId="77777777" w:rsidR="00A54CA6" w:rsidRPr="00C6444F" w:rsidRDefault="00A54CA6" w:rsidP="00A54CA6">
      <w:pPr>
        <w:rPr>
          <w:ins w:id="136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37" w:author="mary.inoue@fap.local" w:date="2026-09-22T12:36:00Z" w16du:dateUtc="2026-09-22T16:36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277B5D8C" w14:textId="77777777" w:rsidR="00A54CA6" w:rsidRDefault="00A54CA6" w:rsidP="00A54CA6">
      <w:pPr>
        <w:rPr>
          <w:ins w:id="13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2C08A4B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9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140" w:author="mary.inoue@fap.local" w:date="2026-09-22T12:36:00Z" w16du:dateUtc="2026-09-22T16:36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6F862F31" w14:textId="77777777" w:rsidR="00C43956" w:rsidRDefault="00C43956" w:rsidP="00A5391B">
      <w:pPr>
        <w:rPr>
          <w:ins w:id="141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09CD63BD" w14:textId="77777777" w:rsidR="00ED407E" w:rsidRPr="00345AD1" w:rsidRDefault="00ED407E" w:rsidP="00ED407E">
      <w:pPr>
        <w:pStyle w:val="Default"/>
        <w:rPr>
          <w:ins w:id="142" w:author="mary.inoue@fap.local" w:date="2026-09-22T12:36:00Z" w16du:dateUtc="2026-09-22T16:36:00Z"/>
        </w:rPr>
      </w:pPr>
      <w:ins w:id="143" w:author="mary.inoue@fap.local" w:date="2026-09-22T12:36:00Z" w16du:dateUtc="2026-09-22T16:36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27780395" w14:textId="77777777" w:rsidR="00ED407E" w:rsidRDefault="00ED407E" w:rsidP="00A5391B">
      <w:pPr>
        <w:rPr>
          <w:ins w:id="144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22E2E44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146" w:author="mary.inoue@fap.local" w:date="2026-09-22T12:36:00Z" w16du:dateUtc="2026-09-22T16:36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00B1B6F5" w14:textId="77777777" w:rsidR="00AE71D2" w:rsidRDefault="00AE71D2" w:rsidP="00A5391B">
      <w:pPr>
        <w:rPr>
          <w:ins w:id="147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</w:p>
    <w:p w14:paraId="3CC476B9" w14:textId="77777777" w:rsidR="00901CD7" w:rsidRDefault="00AE71D2" w:rsidP="00A5391B">
      <w:pPr>
        <w:rPr>
          <w:ins w:id="148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149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580B6701" w14:textId="77777777" w:rsidR="00D64C4F" w:rsidRPr="00345AD1" w:rsidRDefault="00D64C4F" w:rsidP="00D64C4F">
      <w:pPr>
        <w:pStyle w:val="Default"/>
        <w:rPr>
          <w:ins w:id="150" w:author="mary.inoue@fap.local" w:date="2026-09-22T12:36:00Z" w16du:dateUtc="2026-09-22T16:36:00Z"/>
        </w:rPr>
      </w:pPr>
      <w:ins w:id="151" w:author="mary.inoue@fap.local" w:date="2026-09-22T12:36:00Z" w16du:dateUtc="2026-09-22T16:36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87B87D3" w14:textId="77777777" w:rsidR="00D64C4F" w:rsidRDefault="00D64C4F" w:rsidP="00A5391B">
      <w:pPr>
        <w:rPr>
          <w:ins w:id="152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6168A29" w14:textId="77777777" w:rsidR="00D1508E" w:rsidRDefault="00D1508E" w:rsidP="00D1508E">
      <w:pPr>
        <w:pStyle w:val="Default"/>
        <w:rPr>
          <w:ins w:id="153" w:author="mary.inoue@fap.local" w:date="2026-09-22T12:36:00Z" w16du:dateUtc="2026-09-22T16:36:00Z"/>
        </w:rPr>
      </w:pPr>
      <w:ins w:id="154" w:author="mary.inoue@fap.local" w:date="2026-09-22T12:36:00Z" w16du:dateUtc="2026-09-22T16:36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9BF1EEF" w14:textId="77777777" w:rsidR="00D1508E" w:rsidRDefault="00D1508E" w:rsidP="00A5391B">
      <w:pPr>
        <w:rPr>
          <w:ins w:id="155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6412A112" w14:textId="77777777" w:rsidR="00C43956" w:rsidRDefault="00C43956" w:rsidP="00A5391B">
      <w:pPr>
        <w:rPr>
          <w:ins w:id="156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9BA1F1C" w14:textId="77777777" w:rsidR="00425F7C" w:rsidRPr="009B31F7" w:rsidRDefault="009B31F7" w:rsidP="00A5391B">
      <w:pPr>
        <w:rPr>
          <w:ins w:id="157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58" w:author="mary.inoue@fap.local" w:date="2026-09-22T12:36:00Z" w16du:dateUtc="2026-09-22T16:36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34483A68" w14:textId="77777777" w:rsidR="00425F7C" w:rsidRDefault="00C549DE" w:rsidP="00A5391B">
      <w:pPr>
        <w:rPr>
          <w:ins w:id="159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60" w:author="mary.inoue@fap.local" w:date="2026-09-22T12:36:00Z" w16du:dateUtc="2026-09-22T16:36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51F57B53" w14:textId="77777777" w:rsidR="0040121F" w:rsidRDefault="0040121F" w:rsidP="0040121F">
      <w:pPr>
        <w:rPr>
          <w:ins w:id="161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62" w:author="mary.inoue@fap.local" w:date="2026-09-22T12:36:00Z" w16du:dateUtc="2026-09-22T16:36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51890D4C" w14:textId="77777777" w:rsidR="00A2270B" w:rsidRPr="00AF56D5" w:rsidRDefault="00A2270B" w:rsidP="00A2270B">
      <w:pPr>
        <w:rPr>
          <w:ins w:id="163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64" w:author="mary.inoue@fap.local" w:date="2026-09-22T12:36:00Z" w16du:dateUtc="2026-09-22T16:36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11CFF6E7" w14:textId="77777777" w:rsidR="00E45383" w:rsidRDefault="00E45383" w:rsidP="00E45383">
      <w:pPr>
        <w:rPr>
          <w:ins w:id="165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723FAAAC" w14:textId="77777777" w:rsidR="00395556" w:rsidRPr="000642ED" w:rsidRDefault="00395556" w:rsidP="00395556">
      <w:pPr>
        <w:rPr>
          <w:ins w:id="166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67" w:author="mary.inoue@fap.local" w:date="2026-09-22T12:36:00Z" w16du:dateUtc="2026-09-22T16:36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0F836F84" w14:textId="77777777" w:rsidR="0040121F" w:rsidRDefault="0040121F" w:rsidP="0040121F">
      <w:pPr>
        <w:rPr>
          <w:ins w:id="16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059C523" w14:textId="77777777" w:rsidR="00395556" w:rsidRDefault="00395556" w:rsidP="00E45383">
      <w:pPr>
        <w:rPr>
          <w:ins w:id="169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EECB3AB" w14:textId="77777777" w:rsidR="00E45383" w:rsidRPr="0050434A" w:rsidRDefault="00E45383" w:rsidP="00E45383">
      <w:pPr>
        <w:rPr>
          <w:ins w:id="170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71" w:author="mary.inoue@fap.local" w:date="2026-09-22T12:36:00Z" w16du:dateUtc="2026-09-22T16:36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69B58CCC" w14:textId="77777777" w:rsidR="00723985" w:rsidRDefault="00723985" w:rsidP="00723985">
      <w:pPr>
        <w:pStyle w:val="Default"/>
        <w:rPr>
          <w:ins w:id="172" w:author="mary.inoue@fap.local" w:date="2026-09-22T12:36:00Z" w16du:dateUtc="2026-09-22T16:36:00Z"/>
        </w:rPr>
      </w:pPr>
    </w:p>
    <w:p w14:paraId="74E75A9A" w14:textId="77777777" w:rsidR="00EB44BF" w:rsidRPr="008D7954" w:rsidRDefault="00EB44BF" w:rsidP="00EB44BF">
      <w:pPr>
        <w:rPr>
          <w:ins w:id="173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74" w:author="mary.inoue@fap.local" w:date="2026-09-22T12:36:00Z" w16du:dateUtc="2026-09-22T16:36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6A8BC6BF" w14:textId="77777777" w:rsidR="00E45383" w:rsidRDefault="00E45383" w:rsidP="00723985">
      <w:pPr>
        <w:pStyle w:val="Default"/>
        <w:rPr>
          <w:ins w:id="175" w:author="mary.inoue@fap.local" w:date="2026-09-22T12:36:00Z" w16du:dateUtc="2026-09-22T16:36:00Z"/>
        </w:rPr>
      </w:pPr>
    </w:p>
    <w:p w14:paraId="0F547085" w14:textId="77777777" w:rsidR="00723985" w:rsidRPr="00345AD1" w:rsidRDefault="00723985" w:rsidP="00723985">
      <w:pPr>
        <w:pStyle w:val="Default"/>
        <w:rPr>
          <w:ins w:id="176" w:author="mary.inoue@fap.local" w:date="2026-09-22T12:36:00Z" w16du:dateUtc="2026-09-22T16:36:00Z"/>
        </w:rPr>
      </w:pPr>
      <w:ins w:id="177" w:author="mary.inoue@fap.local" w:date="2026-09-22T12:36:00Z" w16du:dateUtc="2026-09-22T16:36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356D5DB5" w14:textId="77777777" w:rsidR="00723985" w:rsidRDefault="00723985" w:rsidP="00A5391B">
      <w:pPr>
        <w:rPr>
          <w:ins w:id="17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FB0B5DB" w14:textId="77777777" w:rsidR="00B30730" w:rsidRPr="00345AD1" w:rsidRDefault="00B30730" w:rsidP="00B30730">
      <w:pPr>
        <w:pStyle w:val="Default"/>
        <w:rPr>
          <w:ins w:id="179" w:author="mary.inoue@fap.local" w:date="2026-09-22T12:36:00Z" w16du:dateUtc="2026-09-22T16:36:00Z"/>
        </w:rPr>
      </w:pPr>
      <w:ins w:id="180" w:author="mary.inoue@fap.local" w:date="2026-09-22T12:36:00Z" w16du:dateUtc="2026-09-22T16:36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793D68DF" w14:textId="77777777" w:rsidR="00B30730" w:rsidRDefault="00B30730" w:rsidP="00A5391B">
      <w:pPr>
        <w:rPr>
          <w:ins w:id="181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3ED3CCE" w14:textId="77777777" w:rsidR="00723985" w:rsidRDefault="00723985" w:rsidP="00A5391B">
      <w:pPr>
        <w:rPr>
          <w:ins w:id="182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7F42862C" w14:textId="77777777" w:rsidR="00723985" w:rsidRDefault="00723985" w:rsidP="00A5391B">
      <w:pPr>
        <w:rPr>
          <w:ins w:id="183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6222FEF" w14:textId="77777777" w:rsidR="00BC4C01" w:rsidRPr="00BC4C01" w:rsidRDefault="00BC4C01" w:rsidP="00A5391B">
      <w:pPr>
        <w:rPr>
          <w:ins w:id="184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85" w:author="mary.inoue@fap.local" w:date="2026-09-22T12:36:00Z" w16du:dateUtc="2026-09-22T16:36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5895B785" w14:textId="77777777" w:rsidR="00B23618" w:rsidRDefault="00B23618" w:rsidP="00B23618">
      <w:pPr>
        <w:rPr>
          <w:ins w:id="186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87" w:author="mary.inoue@fap.local" w:date="2026-09-22T12:36:00Z" w16du:dateUtc="2026-09-22T16:36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02AE3F0A" w14:textId="77777777" w:rsidR="00B23618" w:rsidRDefault="00B23618" w:rsidP="00A5391B">
      <w:pPr>
        <w:rPr>
          <w:ins w:id="18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71B50E50" w14:textId="77777777" w:rsidR="00B23618" w:rsidRDefault="00B23618" w:rsidP="00A5391B">
      <w:pPr>
        <w:rPr>
          <w:ins w:id="189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9F30F4C" w14:textId="77777777" w:rsidR="006D73AD" w:rsidRDefault="006F5CEB" w:rsidP="00A5391B">
      <w:pPr>
        <w:rPr>
          <w:ins w:id="190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91" w:author="mary.inoue@fap.local" w:date="2026-09-22T12:36:00Z" w16du:dateUtc="2026-09-22T16:36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0C9EA729" w14:textId="77777777" w:rsidR="00B23618" w:rsidRPr="003A0E43" w:rsidRDefault="00B23618" w:rsidP="00B23618">
      <w:pPr>
        <w:rPr>
          <w:ins w:id="192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93" w:author="mary.inoue@fap.local" w:date="2026-09-22T12:36:00Z" w16du:dateUtc="2026-09-22T16:36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3D7F8D7C" w14:textId="77777777" w:rsidR="00B30730" w:rsidRDefault="00B30730" w:rsidP="00A5391B">
      <w:pPr>
        <w:rPr>
          <w:ins w:id="194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6163B3B9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196" w:author="mary.inoue@fap.local" w:date="2026-09-22T12:36:00Z" w16du:dateUtc="2026-09-22T16:36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48F2ACB4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7" w:author="mary.inoue@fap.local" w:date="2026-09-22T12:36:00Z" w16du:dateUtc="2026-09-22T16:36:00Z"/>
          <w:rFonts w:ascii="ArialMT" w:hAnsi="ArialMT" w:cs="ArialMT"/>
          <w:sz w:val="24"/>
          <w:szCs w:val="24"/>
        </w:rPr>
      </w:pPr>
    </w:p>
    <w:p w14:paraId="20D84FD5" w14:textId="77777777" w:rsidR="00B23618" w:rsidRDefault="00B23618" w:rsidP="00B23618">
      <w:pPr>
        <w:rPr>
          <w:ins w:id="198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199" w:author="mary.inoue@fap.local" w:date="2026-09-22T12:36:00Z" w16du:dateUtc="2026-09-22T16:36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257B5B13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201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0861A054" w14:textId="77777777" w:rsidR="00B23618" w:rsidRPr="00345AD1" w:rsidRDefault="00B23618" w:rsidP="00B23618">
      <w:pPr>
        <w:pStyle w:val="Default"/>
        <w:rPr>
          <w:ins w:id="202" w:author="mary.inoue@fap.local" w:date="2026-09-22T12:36:00Z" w16du:dateUtc="2026-09-22T16:36:00Z"/>
        </w:rPr>
      </w:pPr>
      <w:ins w:id="203" w:author="mary.inoue@fap.local" w:date="2026-09-22T12:36:00Z" w16du:dateUtc="2026-09-22T16:36:00Z">
        <w:r w:rsidRPr="00345AD1">
          <w:t xml:space="preserve"> </w:t>
        </w:r>
      </w:ins>
    </w:p>
    <w:p w14:paraId="24506160" w14:textId="77777777" w:rsidR="00B23618" w:rsidRDefault="00B23618" w:rsidP="00B23618">
      <w:pPr>
        <w:rPr>
          <w:ins w:id="204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AB475D2" w14:textId="77777777" w:rsidR="00B23618" w:rsidRDefault="00B23618" w:rsidP="00B23618">
      <w:pPr>
        <w:rPr>
          <w:ins w:id="205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818B9E1" w14:textId="77777777" w:rsidR="00B23618" w:rsidRDefault="00B23618" w:rsidP="00B23618">
      <w:pPr>
        <w:rPr>
          <w:ins w:id="206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07" w:author="mary.inoue@fap.local" w:date="2026-09-22T12:36:00Z" w16du:dateUtc="2026-09-22T16:36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279FB63F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8" w:author="mary.inoue@fap.local" w:date="2026-09-22T12:36:00Z" w16du:dateUtc="2026-09-22T16:36:00Z"/>
          <w:rFonts w:ascii="ArialMT" w:hAnsi="ArialMT" w:cs="ArialMT"/>
          <w:sz w:val="24"/>
          <w:szCs w:val="24"/>
        </w:rPr>
      </w:pPr>
    </w:p>
    <w:p w14:paraId="351F49A2" w14:textId="77777777" w:rsidR="00B30730" w:rsidRDefault="00B30730" w:rsidP="00A5391B">
      <w:pPr>
        <w:rPr>
          <w:ins w:id="209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0C588EEA" w14:textId="77777777" w:rsidR="00D1600A" w:rsidRPr="00345AD1" w:rsidRDefault="00D1600A" w:rsidP="00D1600A">
      <w:pPr>
        <w:pStyle w:val="Default"/>
        <w:rPr>
          <w:ins w:id="210" w:author="mary.inoue@fap.local" w:date="2026-09-22T12:36:00Z" w16du:dateUtc="2026-09-22T16:36:00Z"/>
        </w:rPr>
      </w:pPr>
      <w:ins w:id="211" w:author="mary.inoue@fap.local" w:date="2026-09-22T12:36:00Z" w16du:dateUtc="2026-09-22T16:36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3C6F704A" w14:textId="77777777" w:rsidR="004175E5" w:rsidRDefault="004175E5" w:rsidP="00A5391B">
      <w:pPr>
        <w:rPr>
          <w:ins w:id="212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1A339316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3" w:author="mary.inoue@fap.local" w:date="2026-09-22T12:36:00Z" w16du:dateUtc="2026-09-22T16:36:00Z"/>
          <w:rFonts w:ascii="Arial" w:hAnsi="Arial" w:cs="Arial"/>
          <w:b/>
          <w:sz w:val="24"/>
          <w:szCs w:val="24"/>
        </w:rPr>
      </w:pPr>
      <w:ins w:id="214" w:author="mary.inoue@fap.local" w:date="2026-09-22T12:36:00Z" w16du:dateUtc="2026-09-22T16:36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479E826B" w14:textId="77777777" w:rsidR="00F33C0F" w:rsidRDefault="00F33C0F" w:rsidP="00A5391B">
      <w:pPr>
        <w:rPr>
          <w:ins w:id="215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26FE0B07" w14:textId="77777777" w:rsidR="00D60738" w:rsidRDefault="00D60738" w:rsidP="00A5391B">
      <w:pPr>
        <w:rPr>
          <w:ins w:id="216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17" w:author="mary.inoue@fap.local" w:date="2026-09-22T12:36:00Z" w16du:dateUtc="2026-09-22T16:36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7AF9E24F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8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19" w:author="mary.inoue@fap.local" w:date="2026-09-22T12:36:00Z" w16du:dateUtc="2026-09-22T16:36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5F6BD793" w14:textId="77777777" w:rsidR="00A24980" w:rsidRPr="00D60738" w:rsidRDefault="00A24980" w:rsidP="00A5391B">
      <w:pPr>
        <w:rPr>
          <w:ins w:id="220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73A0B60" w14:textId="77777777" w:rsidR="00163BDD" w:rsidRDefault="00163BDD" w:rsidP="00A5391B">
      <w:pPr>
        <w:rPr>
          <w:ins w:id="221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22" w:author="mary.inoue@fap.local" w:date="2026-09-22T12:36:00Z" w16du:dateUtc="2026-09-22T16:36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18D34E13" w14:textId="77777777" w:rsidR="00B23618" w:rsidRDefault="00B23618" w:rsidP="00A5391B">
      <w:pPr>
        <w:rPr>
          <w:ins w:id="223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7D66ED77" w14:textId="77777777" w:rsidR="00B23618" w:rsidRDefault="00B23618" w:rsidP="00B23618">
      <w:pPr>
        <w:rPr>
          <w:ins w:id="224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70B0E1C4" w14:textId="77777777" w:rsidR="00B23618" w:rsidRDefault="00B23618" w:rsidP="00A5391B">
      <w:pPr>
        <w:rPr>
          <w:ins w:id="225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CD21FDA" w14:textId="77777777" w:rsidR="00094AC5" w:rsidRDefault="00094AC5" w:rsidP="00094AC5">
      <w:pPr>
        <w:pStyle w:val="Default"/>
        <w:rPr>
          <w:ins w:id="226" w:author="mary.inoue@fap.local" w:date="2026-09-22T12:36:00Z" w16du:dateUtc="2026-09-22T16:36:00Z"/>
        </w:rPr>
      </w:pPr>
      <w:ins w:id="227" w:author="mary.inoue@fap.local" w:date="2026-09-22T12:36:00Z" w16du:dateUtc="2026-09-22T16:36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41CCD95" w14:textId="77777777" w:rsidR="00B23618" w:rsidRDefault="00B23618" w:rsidP="00B23618">
      <w:pPr>
        <w:rPr>
          <w:ins w:id="22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5007895F" w14:textId="77777777" w:rsidR="00B23618" w:rsidRPr="003268AD" w:rsidRDefault="00B23618" w:rsidP="00B23618">
      <w:pPr>
        <w:rPr>
          <w:ins w:id="229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30" w:author="mary.inoue@fap.local" w:date="2026-09-22T12:36:00Z" w16du:dateUtc="2026-09-22T16:36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4C2DDCD9" w14:textId="77777777" w:rsidR="00B23618" w:rsidRPr="005B78AA" w:rsidRDefault="00B23618" w:rsidP="00B23618">
      <w:pPr>
        <w:rPr>
          <w:ins w:id="231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32" w:author="mary.inoue@fap.local" w:date="2026-09-22T12:36:00Z" w16du:dateUtc="2026-09-22T16:3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167E5AC9" w14:textId="77777777" w:rsidR="00B23618" w:rsidRPr="00345AD1" w:rsidRDefault="00B23618" w:rsidP="00094AC5">
      <w:pPr>
        <w:pStyle w:val="Default"/>
        <w:rPr>
          <w:ins w:id="233" w:author="mary.inoue@fap.local" w:date="2026-09-22T12:36:00Z" w16du:dateUtc="2026-09-22T16:36:00Z"/>
        </w:rPr>
      </w:pPr>
    </w:p>
    <w:p w14:paraId="086D7E5B" w14:textId="77777777" w:rsidR="00094AC5" w:rsidRDefault="00094AC5" w:rsidP="00094AC5">
      <w:pPr>
        <w:pStyle w:val="Default"/>
        <w:rPr>
          <w:ins w:id="234" w:author="mary.inoue@fap.local" w:date="2026-09-22T12:36:00Z" w16du:dateUtc="2026-09-22T16:36:00Z"/>
        </w:rPr>
      </w:pPr>
    </w:p>
    <w:p w14:paraId="6B951869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236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51D66C8E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</w:p>
    <w:p w14:paraId="2A0F598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9EA76FF" w14:textId="77777777" w:rsidR="00094AC5" w:rsidRPr="00163BDD" w:rsidRDefault="00094AC5" w:rsidP="00A5391B">
      <w:pPr>
        <w:rPr>
          <w:ins w:id="240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22E3DE25" w14:textId="77777777" w:rsidR="00A5391B" w:rsidRPr="00A5391B" w:rsidRDefault="00A5391B" w:rsidP="00A5391B">
      <w:pPr>
        <w:rPr>
          <w:ins w:id="241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42" w:author="mary.inoue@fap.local" w:date="2026-09-22T12:36:00Z" w16du:dateUtc="2026-09-22T16:36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1ACDEC30" w14:textId="77777777" w:rsidR="002C247D" w:rsidRDefault="002C247D" w:rsidP="002C247D">
      <w:pPr>
        <w:rPr>
          <w:ins w:id="243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44" w:author="mary.inoue@fap.local" w:date="2026-09-22T12:36:00Z" w16du:dateUtc="2026-09-22T16:36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68EAB07F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5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246" w:author="mary.inoue@fap.local" w:date="2026-09-22T12:36:00Z" w16du:dateUtc="2026-09-22T16:36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0E81E7C9" w14:textId="77777777" w:rsidR="00BB7F95" w:rsidRDefault="00BB7F95" w:rsidP="002C247D">
      <w:pPr>
        <w:rPr>
          <w:ins w:id="247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28A5AFDC" w14:textId="77777777" w:rsidR="00BB7F95" w:rsidRDefault="00BB7F95" w:rsidP="002C247D">
      <w:pPr>
        <w:rPr>
          <w:ins w:id="24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77585A58" w14:textId="77777777" w:rsidR="00BB7F95" w:rsidRDefault="00BB7F95" w:rsidP="002C247D">
      <w:pPr>
        <w:rPr>
          <w:ins w:id="249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138ED07E" w14:textId="77777777" w:rsidR="00140891" w:rsidRDefault="00140891" w:rsidP="002C247D">
      <w:pPr>
        <w:rPr>
          <w:ins w:id="250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51" w:author="mary.inoue@fap.local" w:date="2026-09-22T12:36:00Z" w16du:dateUtc="2026-09-22T16:36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68E12240" w14:textId="77777777" w:rsidR="00B23618" w:rsidRPr="005B78AA" w:rsidRDefault="00B23618" w:rsidP="00B23618">
      <w:pPr>
        <w:rPr>
          <w:ins w:id="252" w:author="mary.inoue@fap.local" w:date="2026-09-22T12:36:00Z" w16du:dateUtc="2026-09-22T16:36:00Z"/>
          <w:rFonts w:ascii="Arial" w:hAnsi="Arial" w:cs="Arial"/>
          <w:sz w:val="24"/>
          <w:szCs w:val="24"/>
        </w:rPr>
      </w:pPr>
      <w:bookmarkStart w:id="253" w:name="_Hlk10102745"/>
      <w:ins w:id="254" w:author="mary.inoue@fap.local" w:date="2026-09-22T12:36:00Z" w16du:dateUtc="2026-09-22T16:3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3"/>
    <w:p w14:paraId="1FEBDF19" w14:textId="77777777" w:rsidR="00B23618" w:rsidRPr="00140891" w:rsidRDefault="00B23618" w:rsidP="002C247D">
      <w:pPr>
        <w:rPr>
          <w:ins w:id="255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36DA8080" w14:textId="77777777" w:rsidR="00140891" w:rsidRDefault="00140891" w:rsidP="002C247D">
      <w:pPr>
        <w:rPr>
          <w:ins w:id="256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57" w:author="mary.inoue@fap.local" w:date="2026-09-22T12:36:00Z" w16du:dateUtc="2026-09-22T16:36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77806DBD" w14:textId="77777777" w:rsidR="00064320" w:rsidRDefault="00064320" w:rsidP="00064320">
      <w:pPr>
        <w:pStyle w:val="Default"/>
        <w:rPr>
          <w:ins w:id="258" w:author="mary.inoue@fap.local" w:date="2026-09-22T12:36:00Z" w16du:dateUtc="2026-09-22T16:36:00Z"/>
        </w:rPr>
      </w:pPr>
    </w:p>
    <w:p w14:paraId="14FED131" w14:textId="77777777" w:rsidR="00064320" w:rsidRPr="00345AD1" w:rsidRDefault="00064320" w:rsidP="00064320">
      <w:pPr>
        <w:pStyle w:val="Default"/>
        <w:rPr>
          <w:ins w:id="259" w:author="mary.inoue@fap.local" w:date="2026-09-22T12:36:00Z" w16du:dateUtc="2026-09-22T16:36:00Z"/>
        </w:rPr>
      </w:pPr>
      <w:ins w:id="260" w:author="mary.inoue@fap.local" w:date="2026-09-22T12:36:00Z" w16du:dateUtc="2026-09-22T16:36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0EABFD13" w14:textId="77777777" w:rsidR="00064320" w:rsidRDefault="00064320" w:rsidP="00064320">
      <w:pPr>
        <w:pStyle w:val="Default"/>
        <w:rPr>
          <w:ins w:id="261" w:author="mary.inoue@fap.local" w:date="2026-09-22T12:36:00Z" w16du:dateUtc="2026-09-22T16:36:00Z"/>
        </w:rPr>
      </w:pPr>
    </w:p>
    <w:p w14:paraId="7718852F" w14:textId="77777777" w:rsidR="00064320" w:rsidRPr="008A41B7" w:rsidRDefault="008A41B7" w:rsidP="002C247D">
      <w:pPr>
        <w:rPr>
          <w:ins w:id="262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63" w:author="mary.inoue@fap.local" w:date="2026-09-22T12:36:00Z" w16du:dateUtc="2026-09-22T16:36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02BA60A0" w14:textId="77777777" w:rsidR="00064320" w:rsidRDefault="00064320" w:rsidP="002C247D">
      <w:pPr>
        <w:rPr>
          <w:ins w:id="264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3199A0A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5" w:author="mary.inoue@fap.local" w:date="2026-09-22T12:36:00Z" w16du:dateUtc="2026-09-22T16:36:00Z"/>
          <w:rFonts w:ascii="Arial" w:hAnsi="Arial" w:cs="Arial"/>
          <w:color w:val="000000"/>
          <w:sz w:val="24"/>
          <w:szCs w:val="24"/>
        </w:rPr>
      </w:pPr>
      <w:ins w:id="266" w:author="mary.inoue@fap.local" w:date="2026-09-22T12:36:00Z" w16du:dateUtc="2026-09-22T16:36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48374927" w14:textId="77777777" w:rsidR="00706622" w:rsidRPr="00345AD1" w:rsidRDefault="00706622" w:rsidP="00706622">
      <w:pPr>
        <w:pStyle w:val="Default"/>
        <w:rPr>
          <w:ins w:id="267" w:author="mary.inoue@fap.local" w:date="2026-09-22T12:36:00Z" w16du:dateUtc="2026-09-22T16:36:00Z"/>
        </w:rPr>
      </w:pPr>
    </w:p>
    <w:p w14:paraId="0BFE2DA5" w14:textId="77777777" w:rsidR="00494500" w:rsidRDefault="00494500" w:rsidP="00494500">
      <w:pPr>
        <w:pStyle w:val="Default"/>
        <w:rPr>
          <w:ins w:id="268" w:author="mary.inoue@fap.local" w:date="2026-09-22T12:36:00Z" w16du:dateUtc="2026-09-22T16:36:00Z"/>
        </w:rPr>
      </w:pPr>
      <w:ins w:id="269" w:author="mary.inoue@fap.local" w:date="2026-09-22T12:36:00Z" w16du:dateUtc="2026-09-22T16:36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3129C991" w14:textId="77777777" w:rsidR="005201FD" w:rsidRDefault="005201FD" w:rsidP="00494500">
      <w:pPr>
        <w:pStyle w:val="Default"/>
        <w:rPr>
          <w:ins w:id="270" w:author="mary.inoue@fap.local" w:date="2026-09-22T12:36:00Z" w16du:dateUtc="2026-09-22T16:36:00Z"/>
        </w:rPr>
      </w:pPr>
    </w:p>
    <w:p w14:paraId="2B26831D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72" w:author="mary.inoue@fap.local" w:date="2026-09-22T12:36:00Z" w16du:dateUtc="2026-09-22T16:36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7F80B54A" w14:textId="77777777" w:rsidR="005201FD" w:rsidRPr="00345AD1" w:rsidRDefault="005201FD" w:rsidP="00494500">
      <w:pPr>
        <w:pStyle w:val="Default"/>
        <w:rPr>
          <w:ins w:id="273" w:author="mary.inoue@fap.local" w:date="2026-09-22T12:36:00Z" w16du:dateUtc="2026-09-22T16:36:00Z"/>
        </w:rPr>
      </w:pPr>
    </w:p>
    <w:p w14:paraId="07B7DC36" w14:textId="77777777" w:rsidR="00BD6490" w:rsidRPr="00345AD1" w:rsidRDefault="00BD6490" w:rsidP="00BD6490">
      <w:pPr>
        <w:pStyle w:val="Default"/>
        <w:rPr>
          <w:ins w:id="274" w:author="mary.inoue@fap.local" w:date="2026-09-22T12:36:00Z" w16du:dateUtc="2026-09-22T16:36:00Z"/>
        </w:rPr>
      </w:pPr>
      <w:ins w:id="275" w:author="mary.inoue@fap.local" w:date="2026-09-22T12:36:00Z" w16du:dateUtc="2026-09-22T16:36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3387AE8D" w14:textId="77777777" w:rsidR="00064320" w:rsidRDefault="00064320" w:rsidP="002C247D">
      <w:pPr>
        <w:rPr>
          <w:ins w:id="276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77403421" w14:textId="77777777" w:rsidR="00B9482B" w:rsidRDefault="00B9482B" w:rsidP="002C247D">
      <w:pPr>
        <w:rPr>
          <w:ins w:id="277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78" w:author="mary.inoue@fap.local" w:date="2026-09-22T12:36:00Z" w16du:dateUtc="2026-09-22T16:36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51CDF2E" w14:textId="77777777" w:rsidR="00B9482B" w:rsidRDefault="00B9482B" w:rsidP="002C247D">
      <w:pPr>
        <w:rPr>
          <w:ins w:id="279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80" w:author="mary.inoue@fap.local" w:date="2026-09-22T12:36:00Z" w16du:dateUtc="2026-09-22T16:36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6FAAD807" w14:textId="77777777" w:rsidR="009801CD" w:rsidRDefault="009801CD" w:rsidP="002C247D">
      <w:pPr>
        <w:rPr>
          <w:ins w:id="281" w:author="mary.inoue@fap.local" w:date="2026-09-22T12:36:00Z" w16du:dateUtc="2026-09-22T16:36:00Z"/>
          <w:rFonts w:ascii="Arial" w:hAnsi="Arial" w:cs="Arial"/>
          <w:sz w:val="24"/>
          <w:szCs w:val="24"/>
        </w:rPr>
      </w:pPr>
      <w:ins w:id="282" w:author="mary.inoue@fap.local" w:date="2026-09-22T12:36:00Z" w16du:dateUtc="2026-09-22T16:36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082E692D" w14:textId="77777777" w:rsidR="00C10C2A" w:rsidRPr="00345AD1" w:rsidRDefault="00C10C2A" w:rsidP="00C10C2A">
      <w:pPr>
        <w:pStyle w:val="Default"/>
        <w:rPr>
          <w:ins w:id="283" w:author="mary.inoue@fap.local" w:date="2026-09-22T12:36:00Z" w16du:dateUtc="2026-09-22T16:36:00Z"/>
        </w:rPr>
      </w:pPr>
      <w:ins w:id="284" w:author="mary.inoue@fap.local" w:date="2026-09-22T12:36:00Z" w16du:dateUtc="2026-09-22T16:36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778594B9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36:00Z" w16du:dateUtc="2026-09-22T16:36:00Z"/>
          <w:rFonts w:ascii="ArialMT" w:hAnsi="ArialMT" w:cs="ArialMT"/>
          <w:sz w:val="24"/>
          <w:szCs w:val="24"/>
        </w:rPr>
      </w:pPr>
    </w:p>
    <w:p w14:paraId="5AA771F2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6" w:author="mary.inoue@fap.local" w:date="2026-09-22T12:36:00Z" w16du:dateUtc="2026-09-22T16:36:00Z"/>
          <w:rFonts w:ascii="ArialMT" w:hAnsi="ArialMT" w:cs="ArialMT"/>
          <w:sz w:val="24"/>
          <w:szCs w:val="24"/>
        </w:rPr>
      </w:pPr>
      <w:ins w:id="287" w:author="mary.inoue@fap.local" w:date="2026-09-22T12:36:00Z" w16du:dateUtc="2026-09-22T16:36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64CB2A9A" w14:textId="77777777" w:rsidR="00C10C2A" w:rsidRPr="009801CD" w:rsidRDefault="00C10C2A" w:rsidP="002C247D">
      <w:pPr>
        <w:rPr>
          <w:ins w:id="288" w:author="mary.inoue@fap.local" w:date="2026-09-22T12:36:00Z" w16du:dateUtc="2026-09-22T16:36:00Z"/>
          <w:rFonts w:ascii="Arial" w:hAnsi="Arial" w:cs="Arial"/>
          <w:sz w:val="24"/>
          <w:szCs w:val="24"/>
        </w:rPr>
      </w:pPr>
    </w:p>
    <w:p w14:paraId="4AFFB770" w14:textId="3E4E3EBB" w:rsidR="003C10ED" w:rsidRPr="00D72AE0" w:rsidRDefault="00D72AE0" w:rsidP="00D72AE0">
      <w:pPr>
        <w:jc w:val="center"/>
        <w:rPr>
          <w:del w:id="289" w:author="mary.inoue@fap.local" w:date="2026-09-22T12:36:00Z" w16du:dateUtc="2026-09-22T16:36:00Z"/>
          <w:rFonts w:ascii="Verdana" w:hAnsi="Verdana"/>
          <w:b/>
          <w:bCs/>
          <w:sz w:val="28"/>
          <w:szCs w:val="28"/>
        </w:rPr>
      </w:pPr>
      <w:del w:id="290" w:author="mary.inoue@fap.local" w:date="2026-09-22T12:36:00Z" w16du:dateUtc="2026-09-22T16:36:00Z">
        <w:r w:rsidRPr="00D72AE0">
          <w:rPr>
            <w:rFonts w:ascii="Verdana" w:hAnsi="Verdana"/>
            <w:b/>
            <w:bCs/>
            <w:sz w:val="28"/>
            <w:szCs w:val="28"/>
          </w:rPr>
          <w:delText>Informativo Mundial das Missões</w:delText>
        </w:r>
      </w:del>
    </w:p>
    <w:p w14:paraId="4F2D2A0A" w14:textId="798C0308" w:rsidR="003C10ED" w:rsidRPr="00D72AE0" w:rsidRDefault="003C10ED" w:rsidP="00D72AE0">
      <w:pPr>
        <w:jc w:val="center"/>
        <w:rPr>
          <w:del w:id="291" w:author="mary.inoue@fap.local" w:date="2026-09-22T12:36:00Z" w16du:dateUtc="2026-09-22T16:36:00Z"/>
          <w:rFonts w:ascii="Verdana" w:hAnsi="Verdana"/>
          <w:b/>
          <w:bCs/>
          <w:sz w:val="28"/>
          <w:szCs w:val="28"/>
        </w:rPr>
      </w:pPr>
      <w:del w:id="292" w:author="mary.inoue@fap.local" w:date="2026-09-22T12:36:00Z" w16du:dateUtc="2026-09-22T16:36:00Z">
        <w:r w:rsidRPr="00D72AE0">
          <w:rPr>
            <w:rFonts w:ascii="Verdana" w:hAnsi="Verdana"/>
            <w:b/>
            <w:bCs/>
            <w:sz w:val="28"/>
            <w:szCs w:val="28"/>
          </w:rPr>
          <w:delText xml:space="preserve">Tentativa de </w:delText>
        </w:r>
        <w:r w:rsidR="00D72AE0" w:rsidRPr="00D72AE0">
          <w:rPr>
            <w:rFonts w:ascii="Verdana" w:hAnsi="Verdana"/>
            <w:b/>
            <w:bCs/>
            <w:sz w:val="28"/>
            <w:szCs w:val="28"/>
          </w:rPr>
          <w:delText>A</w:delText>
        </w:r>
        <w:r w:rsidRPr="00D72AE0">
          <w:rPr>
            <w:rFonts w:ascii="Verdana" w:hAnsi="Verdana"/>
            <w:b/>
            <w:bCs/>
            <w:sz w:val="28"/>
            <w:szCs w:val="28"/>
          </w:rPr>
          <w:delText>ssassinato</w:delText>
        </w:r>
      </w:del>
    </w:p>
    <w:p w14:paraId="12B2A01F" w14:textId="77777777" w:rsidR="003C10ED" w:rsidRPr="00D72AE0" w:rsidRDefault="003C10ED" w:rsidP="00D72AE0">
      <w:pPr>
        <w:rPr>
          <w:del w:id="293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0202A978" w14:textId="718688CC" w:rsidR="004B4CFE" w:rsidRDefault="003C10ED" w:rsidP="00D72AE0">
      <w:pPr>
        <w:rPr>
          <w:del w:id="294" w:author="mary.inoue@fap.local" w:date="2026-09-22T12:36:00Z" w16du:dateUtc="2026-09-22T16:36:00Z"/>
          <w:rFonts w:ascii="Verdana" w:hAnsi="Verdana"/>
          <w:sz w:val="28"/>
          <w:szCs w:val="28"/>
        </w:rPr>
      </w:pPr>
      <w:del w:id="295" w:author="mary.inoue@fap.local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A mãe de Maria ficou furiosa quando </w:delText>
        </w:r>
        <w:r w:rsidR="00300249">
          <w:rPr>
            <w:rFonts w:ascii="Verdana" w:hAnsi="Verdana"/>
            <w:sz w:val="28"/>
            <w:szCs w:val="28"/>
          </w:rPr>
          <w:delText xml:space="preserve">soube que a filha </w:delText>
        </w:r>
        <w:r w:rsidR="004B4CFE">
          <w:rPr>
            <w:rFonts w:ascii="Verdana" w:hAnsi="Verdana"/>
            <w:sz w:val="28"/>
            <w:szCs w:val="28"/>
          </w:rPr>
          <w:delText xml:space="preserve">tinha uma Bíblia e foi até a casa dela </w:delText>
        </w:r>
        <w:r w:rsidR="00325B07">
          <w:rPr>
            <w:rFonts w:ascii="Verdana" w:hAnsi="Verdana"/>
            <w:sz w:val="28"/>
            <w:szCs w:val="28"/>
          </w:rPr>
          <w:delText xml:space="preserve">para </w:delText>
        </w:r>
        <w:r w:rsidR="004B4CFE">
          <w:rPr>
            <w:rFonts w:ascii="Verdana" w:hAnsi="Verdana"/>
            <w:sz w:val="28"/>
            <w:szCs w:val="28"/>
          </w:rPr>
          <w:delText>rasgar o livro.</w:delText>
        </w:r>
      </w:del>
    </w:p>
    <w:p w14:paraId="5ED07831" w14:textId="77777777" w:rsidR="00103BC8" w:rsidRDefault="00103BC8" w:rsidP="00D72AE0">
      <w:pPr>
        <w:rPr>
          <w:del w:id="296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576CAEF1" w14:textId="4E080BD2" w:rsidR="00FF51DB" w:rsidRDefault="00FF51DB" w:rsidP="00D72AE0">
      <w:pPr>
        <w:rPr>
          <w:del w:id="297" w:author="mary.inoue@fap.local" w:date="2026-09-22T12:36:00Z" w16du:dateUtc="2026-09-22T16:36:00Z"/>
          <w:rFonts w:ascii="Verdana" w:hAnsi="Verdana"/>
          <w:sz w:val="28"/>
          <w:szCs w:val="28"/>
        </w:rPr>
      </w:pPr>
      <w:del w:id="298" w:author="mary.inoue@fap.local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A família de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Maria </w:delText>
        </w:r>
        <w:r>
          <w:rPr>
            <w:rFonts w:ascii="Verdana" w:hAnsi="Verdana"/>
            <w:sz w:val="28"/>
            <w:szCs w:val="28"/>
          </w:rPr>
          <w:delText xml:space="preserve">pertencia a uma religião pagã que abominada o cristianismo, passível até de morte para </w:delText>
        </w:r>
        <w:r w:rsidR="00EB3A18">
          <w:rPr>
            <w:rFonts w:ascii="Verdana" w:hAnsi="Verdana"/>
            <w:sz w:val="28"/>
            <w:szCs w:val="28"/>
          </w:rPr>
          <w:delText>o familiar</w:delText>
        </w:r>
        <w:r>
          <w:rPr>
            <w:rFonts w:ascii="Verdana" w:hAnsi="Verdana"/>
            <w:sz w:val="28"/>
            <w:szCs w:val="28"/>
          </w:rPr>
          <w:delText xml:space="preserve"> se torna-se cristão.</w:delText>
        </w:r>
      </w:del>
    </w:p>
    <w:p w14:paraId="0B1EDD75" w14:textId="77777777" w:rsidR="008E5AFC" w:rsidRDefault="008E5AFC" w:rsidP="00D72AE0">
      <w:pPr>
        <w:rPr>
          <w:del w:id="299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69B57A9C" w14:textId="797935EC" w:rsidR="003C10ED" w:rsidRDefault="00491FAA" w:rsidP="00D72AE0">
      <w:pPr>
        <w:rPr>
          <w:del w:id="300" w:author="mary.inoue@fap.local" w:date="2026-09-22T12:36:00Z" w16du:dateUtc="2026-09-22T16:36:00Z"/>
          <w:rFonts w:ascii="Verdana" w:hAnsi="Verdana"/>
          <w:sz w:val="28"/>
          <w:szCs w:val="28"/>
        </w:rPr>
      </w:pPr>
      <w:del w:id="301" w:author="mary.inoue@fap.local" w:date="2026-09-22T12:36:00Z" w16du:dateUtc="2026-09-22T16:36:00Z">
        <w:r>
          <w:rPr>
            <w:rFonts w:ascii="Verdana" w:hAnsi="Verdana"/>
            <w:sz w:val="28"/>
            <w:szCs w:val="28"/>
          </w:rPr>
          <w:delText>Ao chegar em casa</w:delText>
        </w:r>
        <w:r w:rsidR="00FF51DB">
          <w:rPr>
            <w:rFonts w:ascii="Verdana" w:hAnsi="Verdana"/>
            <w:sz w:val="28"/>
            <w:szCs w:val="28"/>
          </w:rPr>
          <w:delText xml:space="preserve"> da filha</w:delText>
        </w:r>
        <w:r>
          <w:rPr>
            <w:rFonts w:ascii="Verdana" w:hAnsi="Verdana"/>
            <w:sz w:val="28"/>
            <w:szCs w:val="28"/>
          </w:rPr>
          <w:delText>, a mãe perguntou: “Onde está a Bíblia?”. E a filha disse que estava no quarto.</w:delText>
        </w:r>
      </w:del>
    </w:p>
    <w:p w14:paraId="20825195" w14:textId="77777777" w:rsidR="00491FAA" w:rsidRPr="00D72AE0" w:rsidRDefault="00491FAA" w:rsidP="00D72AE0">
      <w:pPr>
        <w:rPr>
          <w:del w:id="302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78D63C37" w14:textId="3484C88A" w:rsidR="00F8429F" w:rsidRDefault="003C10ED" w:rsidP="00D72AE0">
      <w:pPr>
        <w:rPr>
          <w:del w:id="303" w:author="mary.inoue@fap.local" w:date="2026-09-22T12:36:00Z" w16du:dateUtc="2026-09-22T16:36:00Z"/>
          <w:rFonts w:ascii="Verdana" w:hAnsi="Verdana"/>
          <w:sz w:val="28"/>
          <w:szCs w:val="28"/>
        </w:rPr>
      </w:pPr>
      <w:del w:id="304" w:author="mary.inoue@fap.local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>A mãe invadiu o quarto</w:delText>
        </w:r>
        <w:r w:rsidR="00513EF9">
          <w:rPr>
            <w:rFonts w:ascii="Verdana" w:hAnsi="Verdana"/>
            <w:sz w:val="28"/>
            <w:szCs w:val="28"/>
          </w:rPr>
          <w:delText>, mas não encontro</w:delText>
        </w:r>
        <w:r w:rsidR="00072042">
          <w:rPr>
            <w:rFonts w:ascii="Verdana" w:hAnsi="Verdana"/>
            <w:sz w:val="28"/>
            <w:szCs w:val="28"/>
          </w:rPr>
          <w:delText>u</w:delText>
        </w:r>
        <w:r w:rsidR="00386542">
          <w:rPr>
            <w:rFonts w:ascii="Verdana" w:hAnsi="Verdana"/>
            <w:sz w:val="28"/>
            <w:szCs w:val="28"/>
          </w:rPr>
          <w:delText xml:space="preserve"> </w:delText>
        </w:r>
        <w:r w:rsidR="004C1C0C">
          <w:rPr>
            <w:rFonts w:ascii="Verdana" w:hAnsi="Verdana"/>
            <w:sz w:val="28"/>
            <w:szCs w:val="28"/>
          </w:rPr>
          <w:delText>a Bíblia</w:delText>
        </w:r>
        <w:r w:rsidR="00072042">
          <w:rPr>
            <w:rFonts w:ascii="Verdana" w:hAnsi="Verdana"/>
            <w:sz w:val="28"/>
            <w:szCs w:val="28"/>
          </w:rPr>
          <w:delText xml:space="preserve">, apesar de estar </w:delText>
        </w:r>
        <w:r w:rsidR="00A70133">
          <w:rPr>
            <w:rFonts w:ascii="Verdana" w:hAnsi="Verdana"/>
            <w:sz w:val="28"/>
            <w:szCs w:val="28"/>
          </w:rPr>
          <w:delText xml:space="preserve">visível </w:delText>
        </w:r>
        <w:r w:rsidR="00F8429F">
          <w:rPr>
            <w:rFonts w:ascii="Verdana" w:hAnsi="Verdana"/>
            <w:sz w:val="28"/>
            <w:szCs w:val="28"/>
          </w:rPr>
          <w:delText>em cima de uma mesinha.</w:delText>
        </w:r>
      </w:del>
    </w:p>
    <w:p w14:paraId="648C80C2" w14:textId="77777777" w:rsidR="00F8429F" w:rsidRDefault="00F8429F" w:rsidP="00D72AE0">
      <w:pPr>
        <w:rPr>
          <w:del w:id="305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5E0F5D48" w14:textId="6A1FCE79" w:rsidR="00781B42" w:rsidRDefault="0070349C" w:rsidP="00D72AE0">
      <w:pPr>
        <w:rPr>
          <w:del w:id="306" w:author="mary.inoue@fap.local" w:date="2026-09-22T12:36:00Z" w16du:dateUtc="2026-09-22T16:36:00Z"/>
          <w:rFonts w:ascii="Verdana" w:hAnsi="Verdana"/>
          <w:sz w:val="28"/>
          <w:szCs w:val="28"/>
        </w:rPr>
      </w:pPr>
      <w:del w:id="307" w:author="mary.inoue@fap.local" w:date="2026-09-22T12:36:00Z" w16du:dateUtc="2026-09-22T16:36:00Z">
        <w:r>
          <w:rPr>
            <w:rFonts w:ascii="Verdana" w:hAnsi="Verdana"/>
            <w:sz w:val="28"/>
            <w:szCs w:val="28"/>
          </w:rPr>
          <w:delText>A filha</w:delText>
        </w:r>
        <w:r w:rsidR="00E71B1B">
          <w:rPr>
            <w:rFonts w:ascii="Verdana" w:hAnsi="Verdana"/>
            <w:sz w:val="28"/>
            <w:szCs w:val="28"/>
          </w:rPr>
          <w:delText xml:space="preserve"> não se intimidou e continuou lendo a Bíblia e indo na igreja</w:delText>
        </w:r>
        <w:r w:rsidR="00781B42">
          <w:rPr>
            <w:rFonts w:ascii="Verdana" w:hAnsi="Verdana"/>
            <w:sz w:val="28"/>
            <w:szCs w:val="28"/>
          </w:rPr>
          <w:delText>. Ela estava se tornando uma cristã.</w:delText>
        </w:r>
      </w:del>
    </w:p>
    <w:p w14:paraId="6A82089B" w14:textId="19910597" w:rsidR="00781B42" w:rsidRDefault="00781B42" w:rsidP="00D72AE0">
      <w:pPr>
        <w:rPr>
          <w:del w:id="308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0502D967" w14:textId="5E4DE1D2" w:rsidR="0070349C" w:rsidRDefault="0070349C" w:rsidP="00D72AE0">
      <w:pPr>
        <w:rPr>
          <w:del w:id="309" w:author="mary.inoue@fap.local" w:date="2026-09-22T12:36:00Z" w16du:dateUtc="2026-09-22T16:36:00Z"/>
          <w:rFonts w:ascii="Verdana" w:hAnsi="Verdana"/>
          <w:sz w:val="28"/>
          <w:szCs w:val="28"/>
        </w:rPr>
      </w:pPr>
      <w:del w:id="310" w:author="mary.inoue@fap.local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Maria tentava explicar </w:delText>
        </w:r>
        <w:r w:rsidR="00BB0B13">
          <w:rPr>
            <w:rFonts w:ascii="Verdana" w:hAnsi="Verdana"/>
            <w:sz w:val="28"/>
            <w:szCs w:val="28"/>
          </w:rPr>
          <w:delText>sua nova fé</w:delText>
        </w:r>
        <w:r>
          <w:rPr>
            <w:rFonts w:ascii="Verdana" w:hAnsi="Verdana"/>
            <w:sz w:val="28"/>
            <w:szCs w:val="28"/>
          </w:rPr>
          <w:delText>, mas cada vez a mãe ficava mais irritada, até que passou a espanca</w:delText>
        </w:r>
        <w:r w:rsidR="009B1C99">
          <w:rPr>
            <w:rFonts w:ascii="Verdana" w:hAnsi="Verdana"/>
            <w:sz w:val="28"/>
            <w:szCs w:val="28"/>
          </w:rPr>
          <w:delText>r a filha</w:delText>
        </w:r>
        <w:r>
          <w:rPr>
            <w:rFonts w:ascii="Verdana" w:hAnsi="Verdana"/>
            <w:sz w:val="28"/>
            <w:szCs w:val="28"/>
          </w:rPr>
          <w:delText>.</w:delText>
        </w:r>
      </w:del>
    </w:p>
    <w:p w14:paraId="0F8EF8C4" w14:textId="77777777" w:rsidR="0070349C" w:rsidRDefault="0070349C" w:rsidP="00D72AE0">
      <w:pPr>
        <w:rPr>
          <w:del w:id="311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070994BA" w14:textId="2E791837" w:rsidR="00C6342E" w:rsidRDefault="00C6342E" w:rsidP="00D72AE0">
      <w:pPr>
        <w:rPr>
          <w:del w:id="312" w:author="mary.inoue@fap.local" w:date="2026-09-22T12:36:00Z" w16du:dateUtc="2026-09-22T16:36:00Z"/>
          <w:rFonts w:ascii="Verdana" w:hAnsi="Verdana"/>
          <w:sz w:val="28"/>
          <w:szCs w:val="28"/>
        </w:rPr>
      </w:pPr>
      <w:del w:id="313" w:author="mary.inoue@fap.local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isso</w:delText>
        </w:r>
        <w:r>
          <w:rPr>
            <w:rFonts w:ascii="Verdana" w:hAnsi="Verdana"/>
            <w:sz w:val="28"/>
            <w:szCs w:val="28"/>
          </w:rPr>
          <w:delText xml:space="preserve"> ainda não parou Maria </w:delText>
        </w:r>
        <w:r w:rsidR="004A4392">
          <w:rPr>
            <w:rFonts w:ascii="Verdana" w:hAnsi="Verdana"/>
            <w:sz w:val="28"/>
            <w:szCs w:val="28"/>
          </w:rPr>
          <w:delText xml:space="preserve">de ir na igreja </w:delText>
        </w:r>
        <w:r>
          <w:rPr>
            <w:rFonts w:ascii="Verdana" w:hAnsi="Verdana"/>
            <w:sz w:val="28"/>
            <w:szCs w:val="28"/>
          </w:rPr>
          <w:delText xml:space="preserve">e então a mãe afirmou que preferia </w:delText>
        </w:r>
        <w:r w:rsidR="00155EEF">
          <w:rPr>
            <w:rFonts w:ascii="Verdana" w:hAnsi="Verdana"/>
            <w:sz w:val="28"/>
            <w:szCs w:val="28"/>
          </w:rPr>
          <w:delText xml:space="preserve">ver </w:delText>
        </w:r>
        <w:r>
          <w:rPr>
            <w:rFonts w:ascii="Verdana" w:hAnsi="Verdana"/>
            <w:sz w:val="28"/>
            <w:szCs w:val="28"/>
          </w:rPr>
          <w:delText>sua filha morta do que cristã.</w:delText>
        </w:r>
      </w:del>
    </w:p>
    <w:p w14:paraId="00B55813" w14:textId="77777777" w:rsidR="00C6342E" w:rsidRDefault="00C6342E" w:rsidP="00D72AE0">
      <w:pPr>
        <w:rPr>
          <w:del w:id="314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348CA17F" w14:textId="0D4408D7" w:rsidR="00C3482E" w:rsidRDefault="003C10ED" w:rsidP="00D72AE0">
      <w:pPr>
        <w:rPr>
          <w:del w:id="315" w:author="mary.inoue@fap.local" w:date="2026-09-22T12:36:00Z" w16du:dateUtc="2026-09-22T16:36:00Z"/>
          <w:rFonts w:ascii="Verdana" w:hAnsi="Verdana"/>
          <w:sz w:val="28"/>
          <w:szCs w:val="28"/>
        </w:rPr>
      </w:pPr>
      <w:del w:id="316" w:author="mary.inoue@fap.local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Poucos dias depois, </w:delText>
        </w:r>
        <w:r w:rsidR="009658F9">
          <w:rPr>
            <w:rFonts w:ascii="Verdana" w:hAnsi="Verdana"/>
            <w:sz w:val="28"/>
            <w:szCs w:val="28"/>
          </w:rPr>
          <w:delText xml:space="preserve">a mãe preparou um ensopado </w:delText>
        </w:r>
        <w:r w:rsidR="00EE28CF">
          <w:rPr>
            <w:rFonts w:ascii="Verdana" w:hAnsi="Verdana"/>
            <w:sz w:val="28"/>
            <w:szCs w:val="28"/>
          </w:rPr>
          <w:delText xml:space="preserve">envenenado </w:delText>
        </w:r>
        <w:r w:rsidR="004A4392">
          <w:rPr>
            <w:rFonts w:ascii="Verdana" w:hAnsi="Verdana"/>
            <w:sz w:val="28"/>
            <w:szCs w:val="28"/>
          </w:rPr>
          <w:delText xml:space="preserve">e levou para a filha, </w:delText>
        </w:r>
        <w:r w:rsidR="00EE28CF"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ao chegar na casa de Maria, a panela acabou caindo</w:delText>
        </w:r>
        <w:r w:rsidR="007C1889">
          <w:rPr>
            <w:rFonts w:ascii="Verdana" w:hAnsi="Verdana"/>
            <w:sz w:val="28"/>
            <w:szCs w:val="28"/>
          </w:rPr>
          <w:delText xml:space="preserve"> no chão</w:delText>
        </w:r>
        <w:r w:rsidR="004A4392">
          <w:rPr>
            <w:rFonts w:ascii="Verdana" w:hAnsi="Verdana"/>
            <w:sz w:val="28"/>
            <w:szCs w:val="28"/>
          </w:rPr>
          <w:delText>.</w:delText>
        </w:r>
      </w:del>
    </w:p>
    <w:p w14:paraId="62808782" w14:textId="77777777" w:rsidR="00C3482E" w:rsidRDefault="00C3482E" w:rsidP="00D72AE0">
      <w:pPr>
        <w:rPr>
          <w:del w:id="317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11858489" w14:textId="0135B811" w:rsidR="00EE28CF" w:rsidRDefault="00D06C17" w:rsidP="00D72AE0">
      <w:pPr>
        <w:rPr>
          <w:del w:id="318" w:author="mary.inoue@fap.local" w:date="2026-09-22T12:36:00Z" w16du:dateUtc="2026-09-22T16:36:00Z"/>
          <w:rFonts w:ascii="Verdana" w:hAnsi="Verdana"/>
          <w:sz w:val="28"/>
          <w:szCs w:val="28"/>
        </w:rPr>
      </w:pPr>
      <w:del w:id="319" w:author="mary.inoue@fap.local" w:date="2026-09-22T12:36:00Z" w16du:dateUtc="2026-09-22T16:36:00Z">
        <w:r>
          <w:rPr>
            <w:rFonts w:ascii="Verdana" w:hAnsi="Verdana"/>
            <w:sz w:val="28"/>
            <w:szCs w:val="28"/>
          </w:rPr>
          <w:delText>Em um o</w:delText>
        </w:r>
        <w:r w:rsidR="00C3482E">
          <w:rPr>
            <w:rFonts w:ascii="Verdana" w:hAnsi="Verdana"/>
            <w:sz w:val="28"/>
            <w:szCs w:val="28"/>
          </w:rPr>
          <w:delText xml:space="preserve">utro dia, o </w:delText>
        </w:r>
        <w:r w:rsidR="007C1889">
          <w:rPr>
            <w:rFonts w:ascii="Verdana" w:hAnsi="Verdana"/>
            <w:sz w:val="28"/>
            <w:szCs w:val="28"/>
          </w:rPr>
          <w:delText xml:space="preserve">seu </w:delText>
        </w:r>
        <w:r w:rsidR="00C3482E">
          <w:rPr>
            <w:rFonts w:ascii="Verdana" w:hAnsi="Verdana"/>
            <w:sz w:val="28"/>
            <w:szCs w:val="28"/>
          </w:rPr>
          <w:delText xml:space="preserve">primo Hamadou </w:delText>
        </w:r>
        <w:r w:rsidR="00E42901">
          <w:rPr>
            <w:rFonts w:ascii="Verdana" w:hAnsi="Verdana"/>
            <w:sz w:val="28"/>
            <w:szCs w:val="28"/>
          </w:rPr>
          <w:delText xml:space="preserve">colocou veneno na água </w:delText>
        </w:r>
        <w:r w:rsidR="001B2627">
          <w:rPr>
            <w:rFonts w:ascii="Verdana" w:hAnsi="Verdana"/>
            <w:sz w:val="28"/>
            <w:szCs w:val="28"/>
          </w:rPr>
          <w:delText>de Maria</w:delText>
        </w:r>
        <w:r w:rsidR="00E42901">
          <w:rPr>
            <w:rFonts w:ascii="Verdana" w:hAnsi="Verdana"/>
            <w:sz w:val="28"/>
            <w:szCs w:val="28"/>
          </w:rPr>
          <w:delText>, que tomou e começou a p</w:delText>
        </w:r>
        <w:r w:rsidR="007C1889">
          <w:rPr>
            <w:rFonts w:ascii="Verdana" w:hAnsi="Verdana"/>
            <w:sz w:val="28"/>
            <w:szCs w:val="28"/>
          </w:rPr>
          <w:delText>assar mal</w:delText>
        </w:r>
        <w:r w:rsidR="00E42901">
          <w:rPr>
            <w:rFonts w:ascii="Verdana" w:hAnsi="Verdana"/>
            <w:sz w:val="28"/>
            <w:szCs w:val="28"/>
          </w:rPr>
          <w:delText>.</w:delText>
        </w:r>
      </w:del>
    </w:p>
    <w:p w14:paraId="6087C567" w14:textId="77777777" w:rsidR="00E42901" w:rsidRDefault="00E42901" w:rsidP="00D72AE0">
      <w:pPr>
        <w:rPr>
          <w:del w:id="320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5566477E" w14:textId="2888DB2B" w:rsidR="000B5777" w:rsidRDefault="00E42901" w:rsidP="00D72AE0">
      <w:pPr>
        <w:rPr>
          <w:del w:id="321" w:author="mary.inoue@fap.local" w:date="2026-09-22T12:36:00Z" w16du:dateUtc="2026-09-22T16:36:00Z"/>
          <w:rFonts w:ascii="Verdana" w:hAnsi="Verdana"/>
          <w:sz w:val="28"/>
          <w:szCs w:val="28"/>
        </w:rPr>
      </w:pPr>
      <w:del w:id="322" w:author="mary.inoue@fap.local" w:date="2026-09-22T12:36:00Z" w16du:dateUtc="2026-09-22T16:36:00Z">
        <w:r>
          <w:rPr>
            <w:rFonts w:ascii="Verdana" w:hAnsi="Verdana"/>
            <w:sz w:val="28"/>
            <w:szCs w:val="28"/>
          </w:rPr>
          <w:delText>Então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 Maria </w:delText>
        </w:r>
        <w:r>
          <w:rPr>
            <w:rFonts w:ascii="Verdana" w:hAnsi="Verdana"/>
            <w:sz w:val="28"/>
            <w:szCs w:val="28"/>
          </w:rPr>
          <w:delText xml:space="preserve">ligou </w:delText>
        </w:r>
        <w:r w:rsidR="00B73A37">
          <w:rPr>
            <w:rFonts w:ascii="Verdana" w:hAnsi="Verdana"/>
            <w:sz w:val="28"/>
            <w:szCs w:val="28"/>
          </w:rPr>
          <w:delText>pedindo socorro ao pastor Jacob</w:delText>
        </w:r>
        <w:r w:rsidR="005B1242">
          <w:rPr>
            <w:rFonts w:ascii="Verdana" w:hAnsi="Verdana"/>
            <w:sz w:val="28"/>
            <w:szCs w:val="28"/>
          </w:rPr>
          <w:delText xml:space="preserve">. O homem </w:delText>
        </w:r>
        <w:r w:rsidR="001C7477">
          <w:rPr>
            <w:rFonts w:ascii="Verdana" w:hAnsi="Verdana"/>
            <w:sz w:val="28"/>
            <w:szCs w:val="28"/>
          </w:rPr>
          <w:delText xml:space="preserve">rapidamente levou </w:delText>
        </w:r>
        <w:r w:rsidR="00404134">
          <w:rPr>
            <w:rFonts w:ascii="Verdana" w:hAnsi="Verdana"/>
            <w:sz w:val="28"/>
            <w:szCs w:val="28"/>
          </w:rPr>
          <w:delText>remédios</w:delText>
        </w:r>
        <w:r w:rsidR="001C7477">
          <w:rPr>
            <w:rFonts w:ascii="Verdana" w:hAnsi="Verdana"/>
            <w:sz w:val="28"/>
            <w:szCs w:val="28"/>
          </w:rPr>
          <w:delText xml:space="preserve"> </w:delText>
        </w:r>
        <w:r w:rsidR="00404134">
          <w:rPr>
            <w:rFonts w:ascii="Verdana" w:hAnsi="Verdana"/>
            <w:sz w:val="28"/>
            <w:szCs w:val="28"/>
          </w:rPr>
          <w:delText>na casa dela e ainda orou com a mulher</w:delText>
        </w:r>
        <w:r w:rsidR="005B1242">
          <w:rPr>
            <w:rFonts w:ascii="Verdana" w:hAnsi="Verdana"/>
            <w:sz w:val="28"/>
            <w:szCs w:val="28"/>
          </w:rPr>
          <w:delText>.</w:delText>
        </w:r>
      </w:del>
    </w:p>
    <w:p w14:paraId="34A48105" w14:textId="77777777" w:rsidR="000B5777" w:rsidRDefault="000B5777" w:rsidP="00D72AE0">
      <w:pPr>
        <w:rPr>
          <w:del w:id="323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04A4DD09" w14:textId="0F6197E1" w:rsidR="00E35558" w:rsidRDefault="00516E79" w:rsidP="00D72AE0">
      <w:pPr>
        <w:rPr>
          <w:del w:id="324" w:author="mary.inoue@fap.local" w:date="2026-09-22T12:36:00Z" w16du:dateUtc="2026-09-22T16:36:00Z"/>
          <w:rFonts w:ascii="Verdana" w:hAnsi="Verdana"/>
          <w:sz w:val="28"/>
          <w:szCs w:val="28"/>
        </w:rPr>
      </w:pPr>
      <w:del w:id="325" w:author="mary.inoue@fap.local" w:date="2026-09-22T12:36:00Z" w16du:dateUtc="2026-09-22T16:36:00Z">
        <w:r>
          <w:rPr>
            <w:rFonts w:ascii="Verdana" w:hAnsi="Verdana"/>
            <w:sz w:val="28"/>
            <w:szCs w:val="28"/>
          </w:rPr>
          <w:delText>Maria conseguiu sobreviver</w:delText>
        </w:r>
        <w:r w:rsidR="004A4F10">
          <w:rPr>
            <w:rFonts w:ascii="Verdana" w:hAnsi="Verdana"/>
            <w:sz w:val="28"/>
            <w:szCs w:val="28"/>
          </w:rPr>
          <w:delText xml:space="preserve"> a essa e outras tentativas da sua mãe de mata-la. Sempre</w:delText>
        </w:r>
        <w:r w:rsidR="00E35558">
          <w:rPr>
            <w:rFonts w:ascii="Verdana" w:hAnsi="Verdana"/>
            <w:sz w:val="28"/>
            <w:szCs w:val="28"/>
          </w:rPr>
          <w:delText xml:space="preserve"> algo inesperado acontecia.</w:delText>
        </w:r>
      </w:del>
    </w:p>
    <w:p w14:paraId="42D4A702" w14:textId="77777777" w:rsidR="00E35558" w:rsidRDefault="00E35558" w:rsidP="00D72AE0">
      <w:pPr>
        <w:rPr>
          <w:del w:id="326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1EC9C09A" w14:textId="77777777" w:rsidR="00A64BFD" w:rsidRDefault="003C10ED" w:rsidP="00D72AE0">
      <w:pPr>
        <w:rPr>
          <w:del w:id="327" w:author="mary.inoue@fap.local" w:date="2026-09-22T12:36:00Z" w16du:dateUtc="2026-09-22T16:36:00Z"/>
          <w:rFonts w:ascii="Verdana" w:hAnsi="Verdana"/>
          <w:sz w:val="28"/>
          <w:szCs w:val="28"/>
        </w:rPr>
      </w:pPr>
      <w:del w:id="328" w:author="mary.inoue@fap.local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Maria não tem dúvida que Jesus </w:delText>
        </w:r>
        <w:r w:rsidR="00714B84">
          <w:rPr>
            <w:rFonts w:ascii="Verdana" w:hAnsi="Verdana"/>
            <w:sz w:val="28"/>
            <w:szCs w:val="28"/>
          </w:rPr>
          <w:delText xml:space="preserve">tem a protegido. </w:delText>
        </w:r>
        <w:r w:rsidR="00A701D5">
          <w:rPr>
            <w:rFonts w:ascii="Verdana" w:hAnsi="Verdana"/>
            <w:sz w:val="28"/>
            <w:szCs w:val="28"/>
          </w:rPr>
          <w:delText xml:space="preserve">Ela </w:delText>
        </w:r>
        <w:r w:rsidR="008227F2">
          <w:rPr>
            <w:rFonts w:ascii="Verdana" w:hAnsi="Verdana"/>
            <w:sz w:val="28"/>
            <w:szCs w:val="28"/>
          </w:rPr>
          <w:delText xml:space="preserve">afirma de Ele pode solucionar </w:delText>
        </w:r>
        <w:r w:rsidR="00C73731">
          <w:rPr>
            <w:rFonts w:ascii="Verdana" w:hAnsi="Verdana"/>
            <w:sz w:val="28"/>
            <w:szCs w:val="28"/>
          </w:rPr>
          <w:delText xml:space="preserve">qualquer </w:delText>
        </w:r>
        <w:r w:rsidR="00A64BFD">
          <w:rPr>
            <w:rFonts w:ascii="Verdana" w:hAnsi="Verdana"/>
            <w:sz w:val="28"/>
            <w:szCs w:val="28"/>
          </w:rPr>
          <w:delText>problema.</w:delText>
        </w:r>
      </w:del>
    </w:p>
    <w:p w14:paraId="40AF1DA5" w14:textId="77777777" w:rsidR="004C5126" w:rsidRDefault="004C5126" w:rsidP="00D72AE0">
      <w:pPr>
        <w:rPr>
          <w:del w:id="329" w:author="mary.inoue@fap.local" w:date="2026-09-22T12:36:00Z" w16du:dateUtc="2026-09-22T16:36:00Z"/>
          <w:rFonts w:ascii="Verdana" w:hAnsi="Verdana"/>
          <w:sz w:val="28"/>
          <w:szCs w:val="28"/>
        </w:rPr>
      </w:pPr>
    </w:p>
    <w:p w14:paraId="08F3DDCA" w14:textId="720F2BC0" w:rsidR="009F39D3" w:rsidRDefault="004C5126" w:rsidP="00A5391B">
      <w:pPr>
        <w:jc w:val="center"/>
        <w:rPr>
          <w:rPrChange w:id="330" w:author="mary.inoue@fap.local" w:date="2026-09-22T12:36:00Z" w16du:dateUtc="2026-09-22T16:36:00Z">
            <w:rPr>
              <w:rFonts w:ascii="Verdana" w:hAnsi="Verdana"/>
              <w:sz w:val="28"/>
              <w:szCs w:val="28"/>
            </w:rPr>
          </w:rPrChange>
        </w:rPr>
        <w:pPrChange w:id="331" w:author="mary.inoue@fap.local" w:date="2026-09-22T12:36:00Z" w16du:dateUtc="2026-09-22T16:36:00Z">
          <w:pPr/>
        </w:pPrChange>
      </w:pPr>
      <w:del w:id="332" w:author="mary.inoue@fap.local" w:date="2026-09-22T12:36:00Z" w16du:dateUtc="2026-09-22T16:36:00Z">
        <w:r>
          <w:rPr>
            <w:rFonts w:ascii="Verdana" w:hAnsi="Verdana"/>
            <w:sz w:val="28"/>
            <w:szCs w:val="28"/>
          </w:rPr>
          <w:delText>P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arte da oferta do trimestre </w:delText>
        </w:r>
        <w:r>
          <w:rPr>
            <w:rFonts w:ascii="Verdana" w:hAnsi="Verdana"/>
            <w:sz w:val="28"/>
            <w:szCs w:val="28"/>
          </w:rPr>
          <w:delText xml:space="preserve">irá </w:delText>
        </w:r>
        <w:r w:rsidR="003C10ED" w:rsidRPr="00D72AE0">
          <w:rPr>
            <w:rFonts w:ascii="Verdana" w:hAnsi="Verdana"/>
            <w:sz w:val="28"/>
            <w:szCs w:val="28"/>
          </w:rPr>
          <w:delText>ajudar</w:delText>
        </w:r>
        <w:r>
          <w:rPr>
            <w:rFonts w:ascii="Verdana" w:hAnsi="Verdana"/>
            <w:sz w:val="28"/>
            <w:szCs w:val="28"/>
          </w:rPr>
          <w:delText xml:space="preserve">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 construir </w:delText>
        </w:r>
        <w:r>
          <w:rPr>
            <w:rFonts w:ascii="Verdana" w:hAnsi="Verdana"/>
            <w:sz w:val="28"/>
            <w:szCs w:val="28"/>
          </w:rPr>
          <w:delText xml:space="preserve">uma escola de </w:delText>
        </w:r>
        <w:r w:rsidR="002E3274">
          <w:rPr>
            <w:rFonts w:ascii="Verdana" w:hAnsi="Verdana"/>
            <w:sz w:val="28"/>
            <w:szCs w:val="28"/>
          </w:rPr>
          <w:delText>E</w:delText>
        </w:r>
        <w:r>
          <w:rPr>
            <w:rFonts w:ascii="Verdana" w:hAnsi="Verdana"/>
            <w:sz w:val="28"/>
            <w:szCs w:val="28"/>
          </w:rPr>
          <w:delText xml:space="preserve">nsino </w:delText>
        </w:r>
        <w:r w:rsidR="002E3274">
          <w:rPr>
            <w:rFonts w:ascii="Verdana" w:hAnsi="Verdana"/>
            <w:sz w:val="28"/>
            <w:szCs w:val="28"/>
          </w:rPr>
          <w:delText>M</w:delText>
        </w:r>
        <w:r>
          <w:rPr>
            <w:rFonts w:ascii="Verdana" w:hAnsi="Verdana"/>
            <w:sz w:val="28"/>
            <w:szCs w:val="28"/>
          </w:rPr>
          <w:delText xml:space="preserve">édio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em Conacri, Guiné. </w:delText>
        </w:r>
        <w:r>
          <w:rPr>
            <w:rFonts w:ascii="Verdana" w:hAnsi="Verdana"/>
            <w:sz w:val="28"/>
            <w:szCs w:val="28"/>
          </w:rPr>
          <w:delText>Sejamos liberais!</w:delText>
        </w:r>
      </w:del>
    </w:p>
    <w:sectPr w:rsidR="009F39D3">
      <w:pgSz w:w="11906" w:h="16838"/>
      <w:pgMar w:top="1417" w:right="1701" w:bottom="1417" w:left="1701" w:header="708" w:footer="708" w:gutter="0"/>
      <w:cols w:space="708"/>
      <w:docGrid w:linePitch="360"/>
      <w:sectPrChange w:id="333" w:author="mary.inoue@fap.local" w:date="2026-09-22T12:36:00Z" w16du:dateUtc="2026-09-22T16:36:00Z">
        <w:sectPr w:rsidR="009F39D3">
          <w:pgSz w:w="11900" w:h="16840"/>
          <w:pgMar w:top="1417" w:right="1701" w:bottom="1417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C933C6"/>
    <w:multiLevelType w:val="hybridMultilevel"/>
    <w:tmpl w:val="BEF44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2364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ED"/>
    <w:rsid w:val="000172AA"/>
    <w:rsid w:val="00064320"/>
    <w:rsid w:val="00072042"/>
    <w:rsid w:val="00094AC5"/>
    <w:rsid w:val="000B5777"/>
    <w:rsid w:val="00103BC8"/>
    <w:rsid w:val="00132F7D"/>
    <w:rsid w:val="00140891"/>
    <w:rsid w:val="00155120"/>
    <w:rsid w:val="00155EEF"/>
    <w:rsid w:val="00161B0C"/>
    <w:rsid w:val="00163BDD"/>
    <w:rsid w:val="001B2627"/>
    <w:rsid w:val="001C7477"/>
    <w:rsid w:val="001F3B9E"/>
    <w:rsid w:val="0029602C"/>
    <w:rsid w:val="002C247D"/>
    <w:rsid w:val="002D22E0"/>
    <w:rsid w:val="002D511D"/>
    <w:rsid w:val="002E206D"/>
    <w:rsid w:val="002E3274"/>
    <w:rsid w:val="00300249"/>
    <w:rsid w:val="00325B07"/>
    <w:rsid w:val="0038294C"/>
    <w:rsid w:val="00386542"/>
    <w:rsid w:val="00395556"/>
    <w:rsid w:val="003C10ED"/>
    <w:rsid w:val="003E02AD"/>
    <w:rsid w:val="0040121F"/>
    <w:rsid w:val="00404134"/>
    <w:rsid w:val="004175E5"/>
    <w:rsid w:val="00425F7C"/>
    <w:rsid w:val="00491FAA"/>
    <w:rsid w:val="00494500"/>
    <w:rsid w:val="004A4392"/>
    <w:rsid w:val="004A4F10"/>
    <w:rsid w:val="004B4464"/>
    <w:rsid w:val="004B4CFE"/>
    <w:rsid w:val="004C1C0C"/>
    <w:rsid w:val="004C5126"/>
    <w:rsid w:val="004D03FD"/>
    <w:rsid w:val="00500EF8"/>
    <w:rsid w:val="005120F2"/>
    <w:rsid w:val="00513EF9"/>
    <w:rsid w:val="00516E79"/>
    <w:rsid w:val="005201FD"/>
    <w:rsid w:val="00542DD8"/>
    <w:rsid w:val="005B1242"/>
    <w:rsid w:val="005B2275"/>
    <w:rsid w:val="005B3636"/>
    <w:rsid w:val="005C3975"/>
    <w:rsid w:val="00640AED"/>
    <w:rsid w:val="00647CC4"/>
    <w:rsid w:val="0065070B"/>
    <w:rsid w:val="006575DD"/>
    <w:rsid w:val="00674D51"/>
    <w:rsid w:val="006A4206"/>
    <w:rsid w:val="006A49C0"/>
    <w:rsid w:val="006D73AD"/>
    <w:rsid w:val="006F5CEB"/>
    <w:rsid w:val="0070349C"/>
    <w:rsid w:val="00706622"/>
    <w:rsid w:val="00714B84"/>
    <w:rsid w:val="00723985"/>
    <w:rsid w:val="00781B42"/>
    <w:rsid w:val="007C1889"/>
    <w:rsid w:val="008227F2"/>
    <w:rsid w:val="00875E83"/>
    <w:rsid w:val="00890013"/>
    <w:rsid w:val="008A41B7"/>
    <w:rsid w:val="008B57DC"/>
    <w:rsid w:val="008C61C6"/>
    <w:rsid w:val="008D0EF2"/>
    <w:rsid w:val="008E5AFC"/>
    <w:rsid w:val="00901CD7"/>
    <w:rsid w:val="009658F9"/>
    <w:rsid w:val="00974789"/>
    <w:rsid w:val="009801CD"/>
    <w:rsid w:val="009B1C99"/>
    <w:rsid w:val="009B31F7"/>
    <w:rsid w:val="009C4CE8"/>
    <w:rsid w:val="009C64B8"/>
    <w:rsid w:val="009F39D3"/>
    <w:rsid w:val="00A2270B"/>
    <w:rsid w:val="00A24980"/>
    <w:rsid w:val="00A3348E"/>
    <w:rsid w:val="00A5391B"/>
    <w:rsid w:val="00A53B1A"/>
    <w:rsid w:val="00A54CA6"/>
    <w:rsid w:val="00A64BFD"/>
    <w:rsid w:val="00A70133"/>
    <w:rsid w:val="00A701D5"/>
    <w:rsid w:val="00AA2126"/>
    <w:rsid w:val="00AE71D2"/>
    <w:rsid w:val="00AF3743"/>
    <w:rsid w:val="00B13CAB"/>
    <w:rsid w:val="00B23618"/>
    <w:rsid w:val="00B30730"/>
    <w:rsid w:val="00B73A37"/>
    <w:rsid w:val="00B9482B"/>
    <w:rsid w:val="00BB0B13"/>
    <w:rsid w:val="00BB7F95"/>
    <w:rsid w:val="00BC4C01"/>
    <w:rsid w:val="00BD6490"/>
    <w:rsid w:val="00C01CF0"/>
    <w:rsid w:val="00C10C2A"/>
    <w:rsid w:val="00C3482E"/>
    <w:rsid w:val="00C36038"/>
    <w:rsid w:val="00C43956"/>
    <w:rsid w:val="00C44A78"/>
    <w:rsid w:val="00C549DE"/>
    <w:rsid w:val="00C6342E"/>
    <w:rsid w:val="00C7033E"/>
    <w:rsid w:val="00C73731"/>
    <w:rsid w:val="00C9492A"/>
    <w:rsid w:val="00D06C17"/>
    <w:rsid w:val="00D1508E"/>
    <w:rsid w:val="00D1600A"/>
    <w:rsid w:val="00D46904"/>
    <w:rsid w:val="00D60738"/>
    <w:rsid w:val="00D63120"/>
    <w:rsid w:val="00D64C4F"/>
    <w:rsid w:val="00D72AE0"/>
    <w:rsid w:val="00D8677E"/>
    <w:rsid w:val="00DC250C"/>
    <w:rsid w:val="00E0284E"/>
    <w:rsid w:val="00E24A18"/>
    <w:rsid w:val="00E35558"/>
    <w:rsid w:val="00E409CD"/>
    <w:rsid w:val="00E42901"/>
    <w:rsid w:val="00E45383"/>
    <w:rsid w:val="00E71B1B"/>
    <w:rsid w:val="00EA1103"/>
    <w:rsid w:val="00EB0E11"/>
    <w:rsid w:val="00EB3A18"/>
    <w:rsid w:val="00EB44BF"/>
    <w:rsid w:val="00ED407E"/>
    <w:rsid w:val="00ED46E8"/>
    <w:rsid w:val="00EE28CF"/>
    <w:rsid w:val="00EE3D5D"/>
    <w:rsid w:val="00F11D9F"/>
    <w:rsid w:val="00F33C0F"/>
    <w:rsid w:val="00F8429F"/>
    <w:rsid w:val="00FA692E"/>
    <w:rsid w:val="00FC4DA5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63750"/>
  <w15:chartTrackingRefBased/>
  <w15:docId w15:val="{C48A7E01-041A-B141-B7E4-6DB7C919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36:00Z">
        <w:pPr/>
      </w:pPrChange>
    </w:pPr>
    <w:rPr>
      <w:sz w:val="22"/>
      <w:szCs w:val="22"/>
      <w:rPrChange w:id="0" w:author="mary.inoue@fap.local" w:date="2026-09-22T12:36:00Z">
        <w:rPr>
          <w:sz w:val="24"/>
          <w:szCs w:val="24"/>
          <w:lang w:val="pt-BR" w:eastAsia="pt-B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0ED"/>
    <w:pPr>
      <w:ind w:left="720"/>
      <w:contextualSpacing/>
    </w:pPr>
    <w:rPr>
      <w:lang w:val="en-US"/>
    </w:rPr>
  </w:style>
  <w:style w:type="paragraph" w:styleId="NoSpacing">
    <w:name w:val="No Spacing"/>
    <w:uiPriority w:val="1"/>
    <w:qFormat/>
    <w:rsid w:val="003C10ED"/>
    <w:rPr>
      <w:lang w:val="en-US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1" w:author="mary.inoue@fap.local" w:date="2026-09-22T12:36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rPrChange w:id="1" w:author="mary.inoue@fap.local" w:date="2026-09-22T12:36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3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1655</Words>
  <Characters>9437</Characters>
  <Application>Microsoft Office Word</Application>
  <DocSecurity>0</DocSecurity>
  <Lines>78</Lines>
  <Paragraphs>22</Paragraphs>
  <ScaleCrop>false</ScaleCrop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USB - AC - Daniel Goncalves</dc:creator>
  <cp:keywords/>
  <dc:description/>
  <cp:lastModifiedBy>Arthur Souza Rodrigues</cp:lastModifiedBy>
  <cp:revision>1</cp:revision>
  <dcterms:created xsi:type="dcterms:W3CDTF">2020-07-09T00:19:00Z</dcterms:created>
  <dcterms:modified xsi:type="dcterms:W3CDTF">2026-09-22T16:36:00Z</dcterms:modified>
</cp:coreProperties>
</file>