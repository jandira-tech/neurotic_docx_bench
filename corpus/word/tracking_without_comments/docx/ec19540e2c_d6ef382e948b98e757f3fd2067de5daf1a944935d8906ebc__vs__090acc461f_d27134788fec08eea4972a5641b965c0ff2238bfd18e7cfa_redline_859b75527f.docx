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E23A24" w14:textId="77777777" w:rsidR="003F7F10" w:rsidRPr="00335C31" w:rsidRDefault="003F7F10" w:rsidP="003F7F10">
      <w:pPr>
        <w:tabs>
          <w:tab w:val="left" w:pos="7200"/>
        </w:tabs>
        <w:spacing w:line="360" w:lineRule="auto"/>
        <w:ind w:right="-1260"/>
        <w:rPr>
          <w:ins w:id="1" w:author="Joey Hawkins" w:date="2026-09-25T20:06:00Z" w16du:dateUtc="2026-09-26T00:06:00Z"/>
          <w:rFonts w:ascii="Times New Roman" w:hAnsi="Times New Roman" w:cs="Times New Roman"/>
          <w:sz w:val="24"/>
          <w:szCs w:val="24"/>
        </w:rPr>
      </w:pPr>
    </w:p>
    <w:p w14:paraId="5D027CF5" w14:textId="77777777" w:rsidR="00456D27" w:rsidRDefault="00456D27" w:rsidP="00456D27">
      <w:pPr>
        <w:tabs>
          <w:tab w:val="left" w:pos="3960"/>
        </w:tabs>
        <w:spacing w:line="360" w:lineRule="auto"/>
        <w:rPr>
          <w:ins w:id="2" w:author="Joey Hawkins" w:date="2026-09-25T20:06:00Z" w16du:dateUtc="2026-09-26T00:06:00Z"/>
          <w:rFonts w:ascii="Times New Roman" w:hAnsi="Times New Roman" w:cs="Times New Roman"/>
          <w:b/>
          <w:sz w:val="24"/>
          <w:szCs w:val="24"/>
        </w:rPr>
      </w:pPr>
      <w:ins w:id="3" w:author="Joey Hawkins" w:date="2026-09-25T20:06:00Z" w16du:dateUtc="2026-09-26T00:06:00Z">
        <w:r>
          <w:rPr>
            <w:rFonts w:ascii="Times New Roman" w:hAnsi="Times New Roman" w:cs="Times New Roman"/>
            <w:b/>
            <w:sz w:val="24"/>
            <w:szCs w:val="24"/>
          </w:rPr>
          <w:t>File Name: A7R  The Fight for Education</w:t>
        </w:r>
      </w:ins>
    </w:p>
    <w:p w14:paraId="4380A9E1" w14:textId="77777777" w:rsidR="00456D27" w:rsidRPr="00D63755" w:rsidRDefault="00456D27" w:rsidP="00456D27">
      <w:pPr>
        <w:tabs>
          <w:tab w:val="left" w:pos="3960"/>
        </w:tabs>
        <w:spacing w:line="360" w:lineRule="auto"/>
        <w:rPr>
          <w:ins w:id="4" w:author="Joey Hawkins" w:date="2026-09-25T20:06:00Z" w16du:dateUtc="2026-09-26T00:06:00Z"/>
          <w:rFonts w:ascii="Times New Roman" w:hAnsi="Times New Roman" w:cs="Times New Roman"/>
          <w:b/>
          <w:sz w:val="24"/>
          <w:szCs w:val="24"/>
        </w:rPr>
      </w:pPr>
      <w:ins w:id="5" w:author="Joey Hawkins" w:date="2026-09-25T20:06:00Z" w16du:dateUtc="2026-09-26T00:06:00Z">
        <w:r w:rsidRPr="00D63755">
          <w:rPr>
            <w:rFonts w:ascii="Times New Roman" w:hAnsi="Times New Roman" w:cs="Times New Roman"/>
            <w:b/>
            <w:sz w:val="24"/>
            <w:szCs w:val="24"/>
          </w:rPr>
          <w:t>Argument</w:t>
        </w:r>
      </w:ins>
    </w:p>
    <w:p w14:paraId="70DE72D0" w14:textId="77777777" w:rsidR="009E359A" w:rsidRDefault="00456D27" w:rsidP="00026582">
      <w:pPr>
        <w:jc w:val="center"/>
        <w:rPr>
          <w:del w:id="6" w:author="Joey Hawkins" w:date="2026-09-25T20:06:00Z" w16du:dateUtc="2026-09-26T00:06:00Z"/>
          <w:b/>
        </w:rPr>
      </w:pPr>
      <w:ins w:id="7" w:author="Joey Hawkins" w:date="2026-09-25T20:06:00Z" w16du:dateUtc="2026-09-26T00:06:00Z">
        <w:r w:rsidRPr="00D63755">
          <w:rPr>
            <w:rFonts w:ascii="Times New Roman" w:hAnsi="Times New Roman" w:cs="Times New Roman"/>
            <w:b/>
            <w:sz w:val="24"/>
            <w:szCs w:val="24"/>
          </w:rPr>
          <w:t>Grade</w:t>
        </w:r>
      </w:ins>
      <w:del w:id="8" w:author="Joey Hawkins" w:date="2026-09-25T20:06:00Z" w16du:dateUtc="2026-09-26T00:06:00Z">
        <w:r w:rsidR="00492B04" w:rsidRPr="00D05757">
          <w:rPr>
            <w:noProof/>
          </w:rPr>
          <w:pict w14:anchorId="22895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alt="Geography and GeoInformation Science" style="width:254.75pt;height:64.45pt;visibility:visible;mso-wrap-style:square">
              <v:imagedata r:id="rId5" o:title="Geography and GeoInformation Science"/>
              <o:lock v:ext="edit" rotation="t" cropping="t" verticies="t"/>
            </v:shape>
          </w:pict>
        </w:r>
      </w:del>
    </w:p>
    <w:p w14:paraId="20E78D9A" w14:textId="77777777" w:rsidR="00D619E8" w:rsidRDefault="00D619E8" w:rsidP="00026582">
      <w:pPr>
        <w:jc w:val="center"/>
        <w:rPr>
          <w:del w:id="9" w:author="Joey Hawkins" w:date="2026-09-25T20:06:00Z" w16du:dateUtc="2026-09-26T00:06:00Z"/>
          <w:b/>
        </w:rPr>
      </w:pPr>
      <w:del w:id="10" w:author="Joey Hawkins" w:date="2026-09-25T20:06:00Z" w16du:dateUtc="2026-09-26T00:06:00Z">
        <w:r>
          <w:rPr>
            <w:b/>
          </w:rPr>
          <w:delText>College of Science</w:delText>
        </w:r>
      </w:del>
    </w:p>
    <w:p w14:paraId="6E2FFFF8" w14:textId="77777777" w:rsidR="008207AA" w:rsidRPr="006B5D64" w:rsidRDefault="008207AA" w:rsidP="00026582">
      <w:pPr>
        <w:jc w:val="center"/>
        <w:rPr>
          <w:del w:id="11" w:author="Joey Hawkins" w:date="2026-09-25T20:06:00Z" w16du:dateUtc="2026-09-26T00:06:00Z"/>
          <w:b/>
        </w:rPr>
      </w:pPr>
    </w:p>
    <w:p w14:paraId="427BC1AF" w14:textId="77777777" w:rsidR="00D619E8" w:rsidRPr="006B5D64" w:rsidRDefault="00555880" w:rsidP="00026582">
      <w:pPr>
        <w:jc w:val="center"/>
        <w:rPr>
          <w:del w:id="12" w:author="Joey Hawkins" w:date="2026-09-25T20:06:00Z" w16du:dateUtc="2026-09-26T00:06:00Z"/>
          <w:b/>
        </w:rPr>
      </w:pPr>
      <w:del w:id="13" w:author="Joey Hawkins" w:date="2026-09-25T20:06:00Z" w16du:dateUtc="2026-09-26T00:06:00Z">
        <w:r>
          <w:rPr>
            <w:b/>
          </w:rPr>
          <w:delText>GGS</w:delText>
        </w:r>
        <w:r w:rsidR="00D619E8" w:rsidRPr="006B5D64">
          <w:rPr>
            <w:b/>
          </w:rPr>
          <w:delText xml:space="preserve"> </w:delText>
        </w:r>
        <w:r w:rsidR="00EB0215">
          <w:rPr>
            <w:b/>
          </w:rPr>
          <w:delText>300</w:delText>
        </w:r>
        <w:r w:rsidR="00E3110B">
          <w:rPr>
            <w:b/>
          </w:rPr>
          <w:delText>:</w:delText>
        </w:r>
        <w:r w:rsidR="00EB0215">
          <w:rPr>
            <w:b/>
          </w:rPr>
          <w:delText xml:space="preserve"> </w:delText>
        </w:r>
        <w:r w:rsidR="00BB346C">
          <w:rPr>
            <w:b/>
          </w:rPr>
          <w:delText>Quantitative Methods</w:delText>
        </w:r>
        <w:r w:rsidR="00EB0215">
          <w:rPr>
            <w:b/>
          </w:rPr>
          <w:delText xml:space="preserve"> for Geographical Analysis</w:delText>
        </w:r>
      </w:del>
    </w:p>
    <w:p w14:paraId="20C22254" w14:textId="77777777" w:rsidR="00D619E8" w:rsidRPr="006B5D64" w:rsidRDefault="002D402F" w:rsidP="00026582">
      <w:pPr>
        <w:jc w:val="center"/>
        <w:rPr>
          <w:del w:id="14" w:author="Joey Hawkins" w:date="2026-09-25T20:06:00Z" w16du:dateUtc="2026-09-26T00:06:00Z"/>
          <w:b/>
        </w:rPr>
      </w:pPr>
      <w:del w:id="15" w:author="Joey Hawkins" w:date="2026-09-25T20:06:00Z" w16du:dateUtc="2026-09-26T00:06:00Z">
        <w:r>
          <w:rPr>
            <w:b/>
          </w:rPr>
          <w:delText>Course Syllabus</w:delText>
        </w:r>
      </w:del>
    </w:p>
    <w:p w14:paraId="52ABBC7E" w14:textId="77777777" w:rsidR="00D619E8" w:rsidRDefault="00D619E8" w:rsidP="00D619E8">
      <w:pPr>
        <w:rPr>
          <w:del w:id="16" w:author="Joey Hawkins" w:date="2026-09-25T20:06:00Z" w16du:dateUtc="2026-09-26T00:06:00Z"/>
        </w:rPr>
      </w:pPr>
    </w:p>
    <w:p w14:paraId="216B0EA8" w14:textId="77777777" w:rsidR="002D402F" w:rsidRPr="002D402F" w:rsidRDefault="002D402F" w:rsidP="00D619E8">
      <w:pPr>
        <w:rPr>
          <w:del w:id="17" w:author="Joey Hawkins" w:date="2026-09-25T20:06:00Z" w16du:dateUtc="2026-09-26T00:06:00Z"/>
        </w:rPr>
      </w:pPr>
      <w:del w:id="18" w:author="Joey Hawkins" w:date="2026-09-25T20:06:00Z" w16du:dateUtc="2026-09-26T00:06:00Z">
        <w:r>
          <w:br/>
        </w:r>
        <w:r w:rsidR="00EB0215">
          <w:rPr>
            <w:rStyle w:val="fieldlabeltext"/>
          </w:rPr>
          <w:delText xml:space="preserve">Associated Term: </w:delText>
        </w:r>
        <w:r w:rsidR="002D1577">
          <w:delText>Spring</w:delText>
        </w:r>
        <w:r w:rsidR="00F42FCD">
          <w:delText xml:space="preserve"> 20</w:delText>
        </w:r>
        <w:r w:rsidR="00F91519">
          <w:delText>2</w:delText>
        </w:r>
        <w:r w:rsidR="00DF3C25">
          <w:delText>5</w:delText>
        </w:r>
        <w:r w:rsidR="00EB0215">
          <w:br/>
        </w:r>
        <w:r w:rsidR="00EB0215">
          <w:rPr>
            <w:rStyle w:val="fieldlabeltext"/>
          </w:rPr>
          <w:delText xml:space="preserve">Levels: </w:delText>
        </w:r>
        <w:r w:rsidR="00EB0215">
          <w:delText xml:space="preserve">Non-Degree, Undergraduate, Consortium </w:delText>
        </w:r>
        <w:r w:rsidR="00EB0215">
          <w:br/>
        </w:r>
        <w:r w:rsidR="00EB0215">
          <w:rPr>
            <w:rStyle w:val="fieldlabeltext"/>
          </w:rPr>
          <w:delText xml:space="preserve">Attributes: </w:delText>
        </w:r>
        <w:r w:rsidR="00EB0215">
          <w:delText xml:space="preserve">Undergraduate - Upper Division </w:delText>
        </w:r>
        <w:r w:rsidR="00DD682D">
          <w:delText xml:space="preserve">  </w:delText>
        </w:r>
        <w:r w:rsidR="00EB0215">
          <w:br/>
        </w:r>
        <w:r w:rsidR="00EB0215">
          <w:rPr>
            <w:rStyle w:val="fieldlabeltext"/>
          </w:rPr>
          <w:delText xml:space="preserve">Instructors: </w:delText>
        </w:r>
        <w:r w:rsidR="00321EE4">
          <w:delText>Donglian</w:delText>
        </w:r>
        <w:r w:rsidR="00491B5F">
          <w:delText xml:space="preserve"> (Lillian)</w:delText>
        </w:r>
        <w:r w:rsidR="00321EE4">
          <w:delText xml:space="preserve"> Sun</w:delText>
        </w:r>
        <w:r w:rsidR="00EB0215">
          <w:delText xml:space="preserve"> (P</w:delText>
        </w:r>
        <w:r w:rsidR="00937073">
          <w:delText xml:space="preserve">) </w:delText>
        </w:r>
        <w:r w:rsidR="00937073">
          <w:br/>
        </w:r>
        <w:r w:rsidR="00EB0215">
          <w:delText xml:space="preserve">Fairfax Campus </w:delText>
        </w:r>
        <w:r w:rsidR="00EB0215">
          <w:br/>
          <w:delText xml:space="preserve">Lecture Schedule Type </w:delText>
        </w:r>
        <w:r w:rsidR="00EB0215">
          <w:br/>
          <w:delText>3.000 Credits</w:delText>
        </w:r>
        <w:r w:rsidRPr="002D402F">
          <w:br/>
        </w:r>
        <w:r w:rsidR="00EB0215">
          <w:delText>CRN: 71719</w:delText>
        </w:r>
        <w:r w:rsidRPr="002D402F">
          <w:delText xml:space="preserve"> </w:delText>
        </w:r>
        <w:r w:rsidRPr="002D402F">
          <w:br/>
        </w:r>
      </w:del>
    </w:p>
    <w:p w14:paraId="231E178D" w14:textId="77777777" w:rsidR="00D619E8" w:rsidRPr="00481E41" w:rsidRDefault="00D619E8" w:rsidP="00D619E8">
      <w:pPr>
        <w:rPr>
          <w:del w:id="19" w:author="Joey Hawkins" w:date="2026-09-25T20:06:00Z" w16du:dateUtc="2026-09-26T00:06:00Z"/>
          <w:b/>
        </w:rPr>
      </w:pPr>
      <w:del w:id="20" w:author="Joey Hawkins" w:date="2026-09-25T20:06:00Z" w16du:dateUtc="2026-09-26T00:06:00Z">
        <w:r w:rsidRPr="00481E41">
          <w:rPr>
            <w:b/>
          </w:rPr>
          <w:delText xml:space="preserve">Course Instructor: Dr. </w:delText>
        </w:r>
        <w:r w:rsidR="00321EE4" w:rsidRPr="00481E41">
          <w:rPr>
            <w:b/>
          </w:rPr>
          <w:delText>Donglian</w:delText>
        </w:r>
        <w:r w:rsidR="009563A7" w:rsidRPr="00481E41">
          <w:rPr>
            <w:b/>
          </w:rPr>
          <w:delText xml:space="preserve"> (Lilian)</w:delText>
        </w:r>
        <w:r w:rsidR="00321EE4" w:rsidRPr="00481E41">
          <w:rPr>
            <w:b/>
          </w:rPr>
          <w:delText xml:space="preserve"> Sun</w:delText>
        </w:r>
      </w:del>
    </w:p>
    <w:p w14:paraId="547A51DD" w14:textId="77777777" w:rsidR="00D619E8" w:rsidRPr="00481E41" w:rsidRDefault="00D619E8" w:rsidP="00D619E8">
      <w:pPr>
        <w:rPr>
          <w:del w:id="21" w:author="Joey Hawkins" w:date="2026-09-25T20:06:00Z" w16du:dateUtc="2026-09-26T00:06:00Z"/>
          <w:lang w:val="fr-FR"/>
        </w:rPr>
      </w:pPr>
      <w:del w:id="22" w:author="Joey Hawkins" w:date="2026-09-25T20:06:00Z" w16du:dateUtc="2026-09-26T00:06:00Z">
        <w:r w:rsidRPr="00481E41">
          <w:rPr>
            <w:lang w:val="fr-FR"/>
          </w:rPr>
          <w:delText xml:space="preserve">E-mail: </w:delText>
        </w:r>
        <w:r w:rsidR="00321EE4">
          <w:fldChar w:fldCharType="begin"/>
        </w:r>
        <w:r w:rsidR="00321EE4">
          <w:delInstrText>HYPERLINK "mailto:dsun@gmu.edu"</w:delInstrText>
        </w:r>
        <w:r w:rsidR="00321EE4">
          <w:fldChar w:fldCharType="separate"/>
        </w:r>
        <w:r w:rsidR="00321EE4" w:rsidRPr="00481E41">
          <w:rPr>
            <w:rStyle w:val="Hyperlink"/>
            <w:lang w:val="fr-FR"/>
          </w:rPr>
          <w:delText>dsun@gmu.edu</w:delText>
        </w:r>
        <w:r w:rsidR="00321EE4">
          <w:fldChar w:fldCharType="end"/>
        </w:r>
        <w:r w:rsidRPr="00481E41">
          <w:rPr>
            <w:lang w:val="fr-FR"/>
          </w:rPr>
          <w:delText xml:space="preserve"> </w:delText>
        </w:r>
      </w:del>
    </w:p>
    <w:p w14:paraId="73A37CB9" w14:textId="77777777" w:rsidR="005556E7" w:rsidRPr="00481E41" w:rsidRDefault="00C212C5" w:rsidP="00D619E8">
      <w:pPr>
        <w:rPr>
          <w:del w:id="23" w:author="Joey Hawkins" w:date="2026-09-25T20:06:00Z" w16du:dateUtc="2026-09-26T00:06:00Z"/>
          <w:lang w:val="fr-FR"/>
        </w:rPr>
      </w:pPr>
      <w:del w:id="24" w:author="Joey Hawkins" w:date="2026-09-25T20:06:00Z" w16du:dateUtc="2026-09-26T00:06:00Z">
        <w:r w:rsidRPr="00481E41">
          <w:rPr>
            <w:lang w:val="fr-FR"/>
          </w:rPr>
          <w:delText xml:space="preserve">Office: </w:delText>
        </w:r>
        <w:r w:rsidR="005556E7" w:rsidRPr="00481E41">
          <w:delText>Exploratory Hall #2407</w:delText>
        </w:r>
      </w:del>
    </w:p>
    <w:p w14:paraId="61F4C58F" w14:textId="77777777" w:rsidR="00D619E8" w:rsidRPr="00481E41" w:rsidRDefault="00321EE4" w:rsidP="00D619E8">
      <w:pPr>
        <w:rPr>
          <w:del w:id="25" w:author="Joey Hawkins" w:date="2026-09-25T20:06:00Z" w16du:dateUtc="2026-09-26T00:06:00Z"/>
          <w:lang w:val="fr-FR"/>
        </w:rPr>
      </w:pPr>
      <w:del w:id="26" w:author="Joey Hawkins" w:date="2026-09-25T20:06:00Z" w16du:dateUtc="2026-09-26T00:06:00Z">
        <w:r w:rsidRPr="00481E41">
          <w:rPr>
            <w:lang w:val="fr-FR"/>
          </w:rPr>
          <w:delText>Phone: 703-993-4736</w:delText>
        </w:r>
      </w:del>
    </w:p>
    <w:p w14:paraId="064BDEA3" w14:textId="77777777" w:rsidR="00491B5F" w:rsidRPr="00481E41" w:rsidRDefault="00491B5F" w:rsidP="00D619E8">
      <w:pPr>
        <w:rPr>
          <w:del w:id="27" w:author="Joey Hawkins" w:date="2026-09-25T20:06:00Z" w16du:dateUtc="2026-09-26T00:06:00Z"/>
          <w:lang w:val="fr-FR"/>
        </w:rPr>
      </w:pPr>
      <w:del w:id="28" w:author="Joey Hawkins" w:date="2026-09-25T20:06:00Z" w16du:dateUtc="2026-09-26T00:06:00Z">
        <w:r w:rsidRPr="00481E41">
          <w:rPr>
            <w:lang w:val="fr-FR"/>
          </w:rPr>
          <w:delText xml:space="preserve">Office </w:delText>
        </w:r>
        <w:r w:rsidR="00F91519" w:rsidRPr="00481E41">
          <w:rPr>
            <w:lang w:val="fr-FR"/>
          </w:rPr>
          <w:delText>hour</w:delText>
        </w:r>
        <w:r w:rsidR="00096856" w:rsidRPr="00481E41">
          <w:rPr>
            <w:lang w:val="fr-FR"/>
          </w:rPr>
          <w:delText>s</w:delText>
        </w:r>
        <w:r w:rsidRPr="00481E41">
          <w:rPr>
            <w:lang w:val="fr-FR"/>
          </w:rPr>
          <w:delText>:</w:delText>
        </w:r>
        <w:r w:rsidR="00675B56" w:rsidRPr="00481E41">
          <w:rPr>
            <w:lang w:val="fr-FR"/>
          </w:rPr>
          <w:delText xml:space="preserve"> </w:delText>
        </w:r>
        <w:r w:rsidR="00401ADE">
          <w:rPr>
            <w:lang w:val="fr-FR"/>
          </w:rPr>
          <w:delText>3</w:delText>
        </w:r>
        <w:r w:rsidRPr="00481E41">
          <w:rPr>
            <w:lang w:val="fr-FR"/>
          </w:rPr>
          <w:delText>.00-</w:delText>
        </w:r>
        <w:r w:rsidR="00DF3C25">
          <w:rPr>
            <w:lang w:val="fr-FR"/>
          </w:rPr>
          <w:delText>3</w:delText>
        </w:r>
        <w:r w:rsidRPr="00481E41">
          <w:rPr>
            <w:lang w:val="fr-FR"/>
          </w:rPr>
          <w:delText>.</w:delText>
        </w:r>
        <w:r w:rsidR="00DF3C25">
          <w:rPr>
            <w:lang w:val="fr-FR"/>
          </w:rPr>
          <w:delText>3</w:delText>
        </w:r>
        <w:r w:rsidRPr="00481E41">
          <w:rPr>
            <w:lang w:val="fr-FR"/>
          </w:rPr>
          <w:delText xml:space="preserve">0 PM on </w:delText>
        </w:r>
        <w:r w:rsidR="00DF3C25">
          <w:delText>Monday</w:delText>
        </w:r>
        <w:r w:rsidRPr="00481E41">
          <w:rPr>
            <w:lang w:val="fr-FR"/>
          </w:rPr>
          <w:delText xml:space="preserve"> or by </w:delText>
        </w:r>
        <w:r w:rsidR="00F122A3">
          <w:rPr>
            <w:lang w:val="fr-FR"/>
          </w:rPr>
          <w:delText>appointment</w:delText>
        </w:r>
        <w:r w:rsidR="00352FAF">
          <w:rPr>
            <w:lang w:val="fr-FR"/>
          </w:rPr>
          <w:delText>.</w:delText>
        </w:r>
      </w:del>
    </w:p>
    <w:p w14:paraId="27A8C4F8" w14:textId="77777777" w:rsidR="00D619E8" w:rsidRPr="00481E41" w:rsidRDefault="009563A7" w:rsidP="00D619E8">
      <w:pPr>
        <w:rPr>
          <w:del w:id="29" w:author="Joey Hawkins" w:date="2026-09-25T20:06:00Z" w16du:dateUtc="2026-09-26T00:06:00Z"/>
        </w:rPr>
      </w:pPr>
      <w:del w:id="30" w:author="Joey Hawkins" w:date="2026-09-25T20:06:00Z" w16du:dateUtc="2026-09-26T00:06:00Z">
        <w:r w:rsidRPr="00481E41">
          <w:delText>Course Web Page: http://courses.</w:delText>
        </w:r>
        <w:r w:rsidR="00D619E8" w:rsidRPr="00481E41">
          <w:delText>gmu.edu</w:delText>
        </w:r>
      </w:del>
    </w:p>
    <w:p w14:paraId="109928F3" w14:textId="77777777" w:rsidR="002D402F" w:rsidRPr="00481E41" w:rsidRDefault="002D402F" w:rsidP="00D619E8">
      <w:pPr>
        <w:rPr>
          <w:del w:id="31" w:author="Joey Hawkins" w:date="2026-09-25T20:06:00Z" w16du:dateUtc="2026-09-26T00:06:00Z"/>
        </w:rPr>
      </w:pPr>
    </w:p>
    <w:p w14:paraId="5EC4B75C" w14:textId="77777777" w:rsidR="00D619E8" w:rsidRPr="00481E41" w:rsidRDefault="00D619E8" w:rsidP="00D619E8">
      <w:pPr>
        <w:rPr>
          <w:del w:id="32" w:author="Joey Hawkins" w:date="2026-09-25T20:06:00Z" w16du:dateUtc="2026-09-26T00:06:00Z"/>
        </w:rPr>
      </w:pPr>
      <w:del w:id="33" w:author="Joey Hawkins" w:date="2026-09-25T20:06:00Z" w16du:dateUtc="2026-09-26T00:06:00Z">
        <w:r w:rsidRPr="00481E41">
          <w:delText xml:space="preserve">Class Location: </w:delText>
        </w:r>
        <w:r w:rsidR="006636F0" w:rsidRPr="00B938C3">
          <w:rPr>
            <w:b/>
          </w:rPr>
          <w:delText>Exploratory</w:delText>
        </w:r>
        <w:r w:rsidR="009563A7" w:rsidRPr="00B938C3">
          <w:rPr>
            <w:b/>
          </w:rPr>
          <w:delText xml:space="preserve"> Hall</w:delText>
        </w:r>
        <w:r w:rsidR="00F411C7" w:rsidRPr="00B938C3">
          <w:rPr>
            <w:b/>
          </w:rPr>
          <w:delText xml:space="preserve"> 2</w:delText>
        </w:r>
        <w:r w:rsidR="00096856" w:rsidRPr="00B938C3">
          <w:rPr>
            <w:b/>
          </w:rPr>
          <w:delText>103</w:delText>
        </w:r>
      </w:del>
    </w:p>
    <w:p w14:paraId="3BBB3065" w14:textId="77777777" w:rsidR="00D619E8" w:rsidRPr="00481E41" w:rsidRDefault="00D619E8" w:rsidP="00D619E8">
      <w:pPr>
        <w:rPr>
          <w:del w:id="34" w:author="Joey Hawkins" w:date="2026-09-25T20:06:00Z" w16du:dateUtc="2026-09-26T00:06:00Z"/>
        </w:rPr>
      </w:pPr>
      <w:del w:id="35" w:author="Joey Hawkins" w:date="2026-09-25T20:06:00Z" w16du:dateUtc="2026-09-26T00:06:00Z">
        <w:r w:rsidRPr="00481E41">
          <w:delText xml:space="preserve">Class Times: </w:delText>
        </w:r>
        <w:r w:rsidR="00675B56" w:rsidRPr="00481E41">
          <w:delText>1</w:delText>
        </w:r>
        <w:r w:rsidR="000F0EA7" w:rsidRPr="00481E41">
          <w:delText>:</w:delText>
        </w:r>
        <w:r w:rsidR="00675B56" w:rsidRPr="00481E41">
          <w:delText>3</w:delText>
        </w:r>
        <w:r w:rsidR="00F43288" w:rsidRPr="00481E41">
          <w:delText xml:space="preserve">0 p.m. </w:delText>
        </w:r>
        <w:r w:rsidR="006636F0" w:rsidRPr="00481E41">
          <w:delText xml:space="preserve">to </w:delText>
        </w:r>
        <w:r w:rsidR="00675B56" w:rsidRPr="00481E41">
          <w:delText>2</w:delText>
        </w:r>
        <w:r w:rsidR="00F43288" w:rsidRPr="00481E41">
          <w:delText>:</w:delText>
        </w:r>
        <w:r w:rsidR="00675B56" w:rsidRPr="00481E41">
          <w:delText>4</w:delText>
        </w:r>
        <w:r w:rsidR="00937073" w:rsidRPr="00481E41">
          <w:delText>5</w:delText>
        </w:r>
        <w:r w:rsidR="00F43288" w:rsidRPr="00481E41">
          <w:delText xml:space="preserve"> p.m.</w:delText>
        </w:r>
        <w:r w:rsidR="00F411C7" w:rsidRPr="00481E41">
          <w:delText xml:space="preserve"> every </w:delText>
        </w:r>
        <w:r w:rsidR="00DF3C25">
          <w:delText>Mon</w:delText>
        </w:r>
        <w:r w:rsidR="002D1577">
          <w:delText>day</w:delText>
        </w:r>
        <w:r w:rsidR="00675B56" w:rsidRPr="00481E41">
          <w:delText xml:space="preserve"> </w:delText>
        </w:r>
        <w:r w:rsidR="00F411C7" w:rsidRPr="00481E41">
          <w:delText xml:space="preserve">and </w:delText>
        </w:r>
        <w:r w:rsidR="00DF3C25">
          <w:delText>Wedne</w:delText>
        </w:r>
        <w:r w:rsidR="002D1577">
          <w:delText>s</w:delText>
        </w:r>
        <w:r w:rsidR="00F91519" w:rsidRPr="00481E41">
          <w:delText>da</w:delText>
        </w:r>
        <w:r w:rsidR="00096856" w:rsidRPr="00481E41">
          <w:delText>y (in-person)</w:delText>
        </w:r>
      </w:del>
    </w:p>
    <w:p w14:paraId="173C62B8" w14:textId="77777777" w:rsidR="00F91519" w:rsidRPr="00481E41" w:rsidRDefault="00D619E8" w:rsidP="00F91519">
      <w:pPr>
        <w:rPr>
          <w:del w:id="36" w:author="Joey Hawkins" w:date="2026-09-25T20:06:00Z" w16du:dateUtc="2026-09-26T00:06:00Z"/>
          <w:color w:val="000000"/>
        </w:rPr>
      </w:pPr>
      <w:del w:id="37" w:author="Joey Hawkins" w:date="2026-09-25T20:06:00Z" w16du:dateUtc="2026-09-26T00:06:00Z">
        <w:r w:rsidRPr="00481E41">
          <w:delText xml:space="preserve">Class Dates: </w:delText>
        </w:r>
        <w:r w:rsidR="00675B56" w:rsidRPr="00481E41">
          <w:rPr>
            <w:color w:val="000000"/>
          </w:rPr>
          <w:delText>0</w:delText>
        </w:r>
        <w:r w:rsidR="002D1577">
          <w:rPr>
            <w:color w:val="000000"/>
          </w:rPr>
          <w:delText>1</w:delText>
        </w:r>
        <w:r w:rsidR="00675B56" w:rsidRPr="00481E41">
          <w:rPr>
            <w:color w:val="000000"/>
          </w:rPr>
          <w:delText>/</w:delText>
        </w:r>
        <w:r w:rsidR="00DF3C25">
          <w:rPr>
            <w:color w:val="000000"/>
          </w:rPr>
          <w:delText>21</w:delText>
        </w:r>
        <w:r w:rsidR="00675B56" w:rsidRPr="00481E41">
          <w:rPr>
            <w:color w:val="000000"/>
          </w:rPr>
          <w:delText>-</w:delText>
        </w:r>
        <w:r w:rsidR="002D1577">
          <w:rPr>
            <w:color w:val="000000"/>
          </w:rPr>
          <w:delText>05</w:delText>
        </w:r>
        <w:r w:rsidR="00675B56" w:rsidRPr="00481E41">
          <w:rPr>
            <w:color w:val="000000"/>
          </w:rPr>
          <w:delText>/</w:delText>
        </w:r>
        <w:r w:rsidR="00DF3C25">
          <w:rPr>
            <w:color w:val="000000"/>
          </w:rPr>
          <w:delText>14</w:delText>
        </w:r>
        <w:r w:rsidR="00096856" w:rsidRPr="00481E41">
          <w:rPr>
            <w:color w:val="000000"/>
          </w:rPr>
          <w:delText>, 202</w:delText>
        </w:r>
        <w:r w:rsidR="00DF3C25">
          <w:rPr>
            <w:color w:val="000000"/>
          </w:rPr>
          <w:delText>5</w:delText>
        </w:r>
      </w:del>
    </w:p>
    <w:p w14:paraId="02A3E006" w14:textId="77777777" w:rsidR="00D619E8" w:rsidRPr="006B5D64" w:rsidRDefault="00D619E8" w:rsidP="00D619E8">
      <w:pPr>
        <w:rPr>
          <w:del w:id="38" w:author="Joey Hawkins" w:date="2026-09-25T20:06:00Z" w16du:dateUtc="2026-09-26T00:06:00Z"/>
        </w:rPr>
      </w:pPr>
    </w:p>
    <w:p w14:paraId="63D5FBFA" w14:textId="77777777" w:rsidR="00D619E8" w:rsidRPr="006B5D64" w:rsidRDefault="00D619E8" w:rsidP="00D619E8">
      <w:pPr>
        <w:rPr>
          <w:del w:id="39" w:author="Joey Hawkins" w:date="2026-09-25T20:06:00Z" w16du:dateUtc="2026-09-26T00:06:00Z"/>
        </w:rPr>
      </w:pPr>
    </w:p>
    <w:p w14:paraId="23308FB3" w14:textId="77777777" w:rsidR="00D619E8" w:rsidRDefault="00D619E8" w:rsidP="00D619E8">
      <w:pPr>
        <w:rPr>
          <w:del w:id="40" w:author="Joey Hawkins" w:date="2026-09-25T20:06:00Z" w16du:dateUtc="2026-09-26T00:06:00Z"/>
          <w:b/>
        </w:rPr>
      </w:pPr>
      <w:del w:id="41" w:author="Joey Hawkins" w:date="2026-09-25T20:06:00Z" w16du:dateUtc="2026-09-26T00:06:00Z">
        <w:r w:rsidRPr="006B5D64">
          <w:rPr>
            <w:b/>
          </w:rPr>
          <w:delText xml:space="preserve">Required Texts: </w:delText>
        </w:r>
      </w:del>
    </w:p>
    <w:p w14:paraId="19058365" w14:textId="77777777" w:rsidR="00AC417E" w:rsidRPr="00AC417E" w:rsidRDefault="00AC417E" w:rsidP="00AC417E">
      <w:pPr>
        <w:rPr>
          <w:del w:id="42" w:author="Joey Hawkins" w:date="2026-09-25T20:06:00Z" w16du:dateUtc="2026-09-26T00:06:00Z"/>
        </w:rPr>
      </w:pPr>
      <w:del w:id="43" w:author="Joey Hawkins" w:date="2026-09-25T20:06:00Z" w16du:dateUtc="2026-09-26T00:06:00Z">
        <w:r w:rsidRPr="00AC417E">
          <w:delText>McGrew, J.C., Lembo, A.J., and C.B. Monroe. 2014. An Introduction to Statistical Problem Solving in Geography (Third Edition). Waveland Press, Inc., Illinois. ISBN: 1478611197</w:delText>
        </w:r>
      </w:del>
    </w:p>
    <w:p w14:paraId="038E8A78" w14:textId="77777777" w:rsidR="00AC417E" w:rsidRPr="00AC417E" w:rsidRDefault="00AC417E" w:rsidP="00AC417E">
      <w:pPr>
        <w:rPr>
          <w:del w:id="44" w:author="Joey Hawkins" w:date="2026-09-25T20:06:00Z" w16du:dateUtc="2026-09-26T00:06:00Z"/>
        </w:rPr>
      </w:pPr>
      <w:del w:id="45" w:author="Joey Hawkins" w:date="2026-09-25T20:06:00Z" w16du:dateUtc="2026-09-26T00:06:00Z">
        <w:r w:rsidRPr="00AC417E">
          <w:delText>Make sure to get the Third Edition! Available at the GMU Bookstore or order online at www.waveland.com</w:delText>
        </w:r>
      </w:del>
    </w:p>
    <w:p w14:paraId="0E62C9BB" w14:textId="77777777" w:rsidR="00D619E8" w:rsidRPr="006B5D64" w:rsidRDefault="00D619E8" w:rsidP="00D619E8">
      <w:pPr>
        <w:rPr>
          <w:del w:id="46" w:author="Joey Hawkins" w:date="2026-09-25T20:06:00Z" w16du:dateUtc="2026-09-26T00:06:00Z"/>
        </w:rPr>
      </w:pPr>
    </w:p>
    <w:p w14:paraId="7EE1BDE2" w14:textId="77777777" w:rsidR="00D619E8" w:rsidRDefault="00D619E8" w:rsidP="00D619E8">
      <w:pPr>
        <w:rPr>
          <w:del w:id="47" w:author="Joey Hawkins" w:date="2026-09-25T20:06:00Z" w16du:dateUtc="2026-09-26T00:06:00Z"/>
        </w:rPr>
      </w:pPr>
      <w:del w:id="48" w:author="Joey Hawkins" w:date="2026-09-25T20:06:00Z" w16du:dateUtc="2026-09-26T00:06:00Z">
        <w:r w:rsidRPr="006B5D64">
          <w:rPr>
            <w:b/>
          </w:rPr>
          <w:delText>Other Requirements:</w:delText>
        </w:r>
        <w:r w:rsidRPr="006B5D64">
          <w:delText xml:space="preserve"> </w:delText>
        </w:r>
        <w:r w:rsidR="00F43288">
          <w:delText>Flash drive/memory stick.</w:delText>
        </w:r>
      </w:del>
    </w:p>
    <w:p w14:paraId="353E74B9" w14:textId="77777777" w:rsidR="00D619E8" w:rsidRPr="006B5D64" w:rsidRDefault="00D619E8" w:rsidP="00D619E8">
      <w:pPr>
        <w:rPr>
          <w:del w:id="49" w:author="Joey Hawkins" w:date="2026-09-25T20:06:00Z" w16du:dateUtc="2026-09-26T00:06:00Z"/>
        </w:rPr>
      </w:pPr>
    </w:p>
    <w:p w14:paraId="3810AD28" w14:textId="77777777" w:rsidR="00D619E8" w:rsidRPr="005C6BCA" w:rsidRDefault="00D619E8" w:rsidP="00D619E8">
      <w:pPr>
        <w:jc w:val="both"/>
        <w:rPr>
          <w:del w:id="50" w:author="Joey Hawkins" w:date="2026-09-25T20:06:00Z" w16du:dateUtc="2026-09-26T00:06:00Z"/>
        </w:rPr>
      </w:pPr>
      <w:del w:id="51" w:author="Joey Hawkins" w:date="2026-09-25T20:06:00Z" w16du:dateUtc="2026-09-26T00:06:00Z">
        <w:r w:rsidRPr="006B5D64">
          <w:rPr>
            <w:b/>
          </w:rPr>
          <w:delText>Course Overview:</w:delText>
        </w:r>
        <w:r w:rsidR="005C6BCA">
          <w:rPr>
            <w:b/>
          </w:rPr>
          <w:delText xml:space="preserve">  </w:delText>
        </w:r>
        <w:r w:rsidR="005C6BCA" w:rsidRPr="005C6BCA">
          <w:delText>A survey of quantitative methods commonly used in geographic research. Emphasizes spatial analysis techniques.</w:delText>
        </w:r>
      </w:del>
    </w:p>
    <w:p w14:paraId="72CFAA19" w14:textId="77777777" w:rsidR="00D619E8" w:rsidRDefault="00D619E8">
      <w:pPr>
        <w:rPr>
          <w:del w:id="52" w:author="Joey Hawkins" w:date="2026-09-25T20:06:00Z" w16du:dateUtc="2026-09-26T00:06:00Z"/>
        </w:rPr>
      </w:pPr>
    </w:p>
    <w:p w14:paraId="23BD87BB" w14:textId="77777777" w:rsidR="005C6BCA" w:rsidRDefault="005C6BCA">
      <w:pPr>
        <w:rPr>
          <w:del w:id="53" w:author="Joey Hawkins" w:date="2026-09-25T20:06:00Z" w16du:dateUtc="2026-09-26T00:06:00Z"/>
        </w:rPr>
      </w:pPr>
      <w:del w:id="54" w:author="Joey Hawkins" w:date="2026-09-25T20:06:00Z" w16du:dateUtc="2026-09-26T00:06:00Z">
        <w:r>
          <w:lastRenderedPageBreak/>
          <w:delText>Lab assignments will be based on the lecture material previously delivered and availabl</w:delText>
        </w:r>
        <w:r w:rsidR="009563A7">
          <w:delText xml:space="preserve">e as </w:delText>
        </w:r>
        <w:r w:rsidR="00F122A3">
          <w:delText>PowerPoints</w:delText>
        </w:r>
        <w:r w:rsidR="009563A7">
          <w:delText xml:space="preserve"> on Blackboard</w:delText>
        </w:r>
        <w:r>
          <w:delText>. Each lab assignment will be due one week after it is assigned (and at the start of the lecture). Late labs will only be marked for the usual documented medical reasons or by previous agreement with the instructor.</w:delText>
        </w:r>
        <w:r w:rsidR="0014591E">
          <w:delText xml:space="preserve"> Deployment of any family member is, of course, an acceptable reason for special arrangements to be made.</w:delText>
        </w:r>
      </w:del>
    </w:p>
    <w:p w14:paraId="390CD425" w14:textId="77777777" w:rsidR="003748A5" w:rsidRDefault="003748A5">
      <w:pPr>
        <w:rPr>
          <w:del w:id="55" w:author="Joey Hawkins" w:date="2026-09-25T20:06:00Z" w16du:dateUtc="2026-09-26T00:06:00Z"/>
        </w:rPr>
      </w:pPr>
    </w:p>
    <w:p w14:paraId="3C3366A9" w14:textId="77777777" w:rsidR="00530CBD" w:rsidRDefault="00530CBD">
      <w:pPr>
        <w:rPr>
          <w:del w:id="56" w:author="Joey Hawkins" w:date="2026-09-25T20:06:00Z" w16du:dateUtc="2026-09-26T00:06:00Z"/>
        </w:rPr>
      </w:pPr>
    </w:p>
    <w:p w14:paraId="1AF6255B" w14:textId="77777777" w:rsidR="00530CBD" w:rsidRPr="00530CBD" w:rsidRDefault="00530CBD">
      <w:pPr>
        <w:rPr>
          <w:del w:id="57" w:author="Joey Hawkins" w:date="2026-09-25T20:06:00Z" w16du:dateUtc="2026-09-26T00:06:00Z"/>
          <w:b/>
        </w:rPr>
      </w:pPr>
      <w:del w:id="58" w:author="Joey Hawkins" w:date="2026-09-25T20:06:00Z" w16du:dateUtc="2026-09-26T00:06:00Z">
        <w:r w:rsidRPr="00530CBD">
          <w:rPr>
            <w:b/>
          </w:rPr>
          <w:delText>Course Grading:</w:delText>
        </w:r>
      </w:del>
    </w:p>
    <w:p w14:paraId="7003E43B" w14:textId="77777777" w:rsidR="0014591E" w:rsidRDefault="00E3179F" w:rsidP="00530CBD">
      <w:pPr>
        <w:jc w:val="both"/>
        <w:outlineLvl w:val="0"/>
        <w:rPr>
          <w:del w:id="59" w:author="Joey Hawkins" w:date="2026-09-25T20:06:00Z" w16du:dateUtc="2026-09-26T00:06:00Z"/>
        </w:rPr>
      </w:pPr>
      <w:del w:id="60" w:author="Joey Hawkins" w:date="2026-09-25T20:06:00Z" w16du:dateUtc="2026-09-26T00:06:00Z">
        <w:r>
          <w:delText>Initial Test</w:delText>
        </w:r>
        <w:r w:rsidR="0014591E">
          <w:tab/>
        </w:r>
        <w:r w:rsidR="0014591E">
          <w:tab/>
        </w:r>
        <w:r w:rsidR="0014591E">
          <w:tab/>
        </w:r>
        <w:r w:rsidR="00FF2806">
          <w:delText>5</w:delText>
        </w:r>
        <w:r>
          <w:delText xml:space="preserve">% </w:delText>
        </w:r>
      </w:del>
    </w:p>
    <w:p w14:paraId="605792E8" w14:textId="77777777" w:rsidR="00E3179F" w:rsidRDefault="00E3179F" w:rsidP="00530CBD">
      <w:pPr>
        <w:jc w:val="both"/>
        <w:outlineLvl w:val="0"/>
        <w:rPr>
          <w:del w:id="61" w:author="Joey Hawkins" w:date="2026-09-25T20:06:00Z" w16du:dateUtc="2026-09-26T00:06:00Z"/>
        </w:rPr>
      </w:pPr>
      <w:del w:id="62" w:author="Joey Hawkins" w:date="2026-09-25T20:06:00Z" w16du:dateUtc="2026-09-26T00:06:00Z">
        <w:r>
          <w:delText>(Each student will be awarded</w:delText>
        </w:r>
        <w:r w:rsidR="0014591E">
          <w:tab/>
        </w:r>
        <w:r w:rsidR="00FF2806">
          <w:delText>5</w:delText>
        </w:r>
        <w:r>
          <w:delText>% for completing this test</w:delText>
        </w:r>
        <w:r w:rsidR="008527FC">
          <w:delText xml:space="preserve"> i.e. every student will get an A</w:delText>
        </w:r>
        <w:r>
          <w:delText xml:space="preserve"> </w:delText>
        </w:r>
        <w:r w:rsidR="008A738A">
          <w:delText xml:space="preserve">since </w:delText>
        </w:r>
        <w:r>
          <w:delText>I simply want to see what you know at the start of the course)</w:delText>
        </w:r>
      </w:del>
    </w:p>
    <w:p w14:paraId="1AABC8A4" w14:textId="77777777" w:rsidR="009563A7" w:rsidRPr="00530CBD" w:rsidRDefault="009563A7" w:rsidP="00530CBD">
      <w:pPr>
        <w:jc w:val="both"/>
        <w:outlineLvl w:val="0"/>
        <w:rPr>
          <w:del w:id="63" w:author="Joey Hawkins" w:date="2026-09-25T20:06:00Z" w16du:dateUtc="2026-09-26T00:06:00Z"/>
        </w:rPr>
      </w:pPr>
      <w:del w:id="64" w:author="Joey Hawkins" w:date="2026-09-25T20:06:00Z" w16du:dateUtc="2026-09-26T00:06:00Z">
        <w:r>
          <w:delText xml:space="preserve">Attendance                   </w:delText>
        </w:r>
        <w:r w:rsidR="00605511">
          <w:delText xml:space="preserve">           </w:delText>
        </w:r>
        <w:r>
          <w:delText>10%</w:delText>
        </w:r>
      </w:del>
    </w:p>
    <w:p w14:paraId="4B3D06CE" w14:textId="77777777" w:rsidR="00530CBD" w:rsidRDefault="00530CBD" w:rsidP="00530CBD">
      <w:pPr>
        <w:jc w:val="both"/>
        <w:outlineLvl w:val="0"/>
        <w:rPr>
          <w:del w:id="65" w:author="Joey Hawkins" w:date="2026-09-25T20:06:00Z" w16du:dateUtc="2026-09-26T00:06:00Z"/>
        </w:rPr>
      </w:pPr>
      <w:del w:id="66" w:author="Joey Hawkins" w:date="2026-09-25T20:06:00Z" w16du:dateUtc="2026-09-26T00:06:00Z">
        <w:r w:rsidRPr="00530CBD">
          <w:delText xml:space="preserve">Lab Exercises </w:delText>
        </w:r>
        <w:r w:rsidR="0014591E">
          <w:tab/>
        </w:r>
        <w:r w:rsidR="0014591E">
          <w:tab/>
        </w:r>
        <w:r w:rsidR="00D2271A">
          <w:delText xml:space="preserve">         </w:delText>
        </w:r>
        <w:r w:rsidR="00FF2806">
          <w:delText>30</w:delText>
        </w:r>
        <w:r w:rsidR="00F411C7">
          <w:delText xml:space="preserve">% </w:delText>
        </w:r>
      </w:del>
    </w:p>
    <w:p w14:paraId="7F3AF4C2" w14:textId="77777777" w:rsidR="00976356" w:rsidRDefault="00976356" w:rsidP="00976356">
      <w:pPr>
        <w:jc w:val="both"/>
        <w:outlineLvl w:val="0"/>
        <w:rPr>
          <w:del w:id="67" w:author="Joey Hawkins" w:date="2026-09-25T20:06:00Z" w16du:dateUtc="2026-09-26T00:06:00Z"/>
        </w:rPr>
      </w:pPr>
      <w:del w:id="68" w:author="Joey Hawkins" w:date="2026-09-25T20:06:00Z" w16du:dateUtc="2026-09-26T00:06:00Z">
        <w:r>
          <w:delText>Mid-te</w:delText>
        </w:r>
        <w:r w:rsidR="003C15F3">
          <w:delText>rm Exam                       25</w:delText>
        </w:r>
        <w:r>
          <w:delText>%</w:delText>
        </w:r>
      </w:del>
    </w:p>
    <w:p w14:paraId="13CCB436" w14:textId="77777777" w:rsidR="00976356" w:rsidRDefault="00D2271A" w:rsidP="00976356">
      <w:pPr>
        <w:jc w:val="both"/>
        <w:outlineLvl w:val="0"/>
        <w:rPr>
          <w:del w:id="69" w:author="Joey Hawkins" w:date="2026-09-25T20:06:00Z" w16du:dateUtc="2026-09-26T00:06:00Z"/>
        </w:rPr>
      </w:pPr>
      <w:del w:id="70" w:author="Joey Hawkins" w:date="2026-09-25T20:06:00Z" w16du:dateUtc="2026-09-26T00:06:00Z">
        <w:r>
          <w:delText xml:space="preserve">Final Project                            </w:delText>
        </w:r>
        <w:r w:rsidR="003C15F3">
          <w:delText>30</w:delText>
        </w:r>
        <w:r w:rsidR="00976356">
          <w:delText>%</w:delText>
        </w:r>
      </w:del>
    </w:p>
    <w:p w14:paraId="2F2A2727" w14:textId="77777777" w:rsidR="00976356" w:rsidRDefault="00976356" w:rsidP="00530CBD">
      <w:pPr>
        <w:jc w:val="both"/>
        <w:outlineLvl w:val="0"/>
        <w:rPr>
          <w:del w:id="71" w:author="Joey Hawkins" w:date="2026-09-25T20:06:00Z" w16du:dateUtc="2026-09-26T00:06:00Z"/>
        </w:rPr>
      </w:pPr>
    </w:p>
    <w:p w14:paraId="7F2CCB18" w14:textId="77777777" w:rsidR="000011B5" w:rsidRDefault="000011B5" w:rsidP="00530CBD">
      <w:pPr>
        <w:jc w:val="both"/>
        <w:rPr>
          <w:del w:id="72" w:author="Joey Hawkins" w:date="2026-09-25T20:06:00Z" w16du:dateUtc="2026-09-26T00:06:00Z"/>
        </w:rPr>
      </w:pPr>
    </w:p>
    <w:p w14:paraId="7478664E" w14:textId="77777777" w:rsidR="000011B5" w:rsidRDefault="000011B5" w:rsidP="000011B5">
      <w:pPr>
        <w:rPr>
          <w:del w:id="73" w:author="Joey Hawkins" w:date="2026-09-25T20:06:00Z" w16du:dateUtc="2026-09-26T00:06:00Z"/>
          <w:color w:val="FFCC66"/>
        </w:rPr>
      </w:pPr>
      <w:del w:id="74" w:author="Joey Hawkins" w:date="2026-09-25T20:06:00Z" w16du:dateUtc="2026-09-26T00:06:00Z">
        <w:r>
          <w:delText>All parts of the course are graded with a letter grade e.g. A+ B C- etc. For the multiple choice tests and labs letter grades are assigned as follows:</w:delText>
        </w:r>
        <w:r>
          <w:rPr>
            <w:color w:val="FFCC66"/>
          </w:rPr>
          <w:delText xml:space="preserve"> </w:delText>
        </w:r>
      </w:del>
    </w:p>
    <w:p w14:paraId="49F9B1A6" w14:textId="77777777" w:rsidR="00BD4CBF" w:rsidRPr="00BD4CBF" w:rsidRDefault="00BD4CBF" w:rsidP="00BD4CBF">
      <w:pPr>
        <w:rPr>
          <w:del w:id="75" w:author="Joey Hawkins" w:date="2026-09-25T20:06:00Z" w16du:dateUtc="2026-09-26T00:06:00Z"/>
          <w:color w:val="000000"/>
        </w:rPr>
      </w:pPr>
      <w:del w:id="76" w:author="Joey Hawkins" w:date="2026-09-25T20:06:00Z" w16du:dateUtc="2026-09-26T00:06:00Z">
        <w:r w:rsidRPr="00BD4CBF">
          <w:rPr>
            <w:b/>
            <w:bCs/>
            <w:color w:val="000000"/>
          </w:rPr>
          <w:delText>A+ 95% and over or top mark; A 91 to 94; A- 87 to 90</w:delText>
        </w:r>
      </w:del>
    </w:p>
    <w:p w14:paraId="0B211C21" w14:textId="77777777" w:rsidR="00BD4CBF" w:rsidRPr="00BD4CBF" w:rsidRDefault="00BD4CBF" w:rsidP="00BD4CBF">
      <w:pPr>
        <w:rPr>
          <w:del w:id="77" w:author="Joey Hawkins" w:date="2026-09-25T20:06:00Z" w16du:dateUtc="2026-09-26T00:06:00Z"/>
          <w:color w:val="000000"/>
        </w:rPr>
      </w:pPr>
      <w:del w:id="78" w:author="Joey Hawkins" w:date="2026-09-25T20:06:00Z" w16du:dateUtc="2026-09-26T00:06:00Z">
        <w:r w:rsidRPr="00BD4CBF">
          <w:rPr>
            <w:b/>
            <w:bCs/>
            <w:color w:val="000000"/>
          </w:rPr>
          <w:delText>B+ 85 to 86; B 81 to 84; B- 75 to 80</w:delText>
        </w:r>
      </w:del>
    </w:p>
    <w:p w14:paraId="1040C3E8" w14:textId="77777777" w:rsidR="00BD4CBF" w:rsidRPr="00BD4CBF" w:rsidRDefault="00BD4CBF" w:rsidP="00BD4CBF">
      <w:pPr>
        <w:rPr>
          <w:del w:id="79" w:author="Joey Hawkins" w:date="2026-09-25T20:06:00Z" w16du:dateUtc="2026-09-26T00:06:00Z"/>
          <w:color w:val="000000"/>
        </w:rPr>
      </w:pPr>
      <w:del w:id="80" w:author="Joey Hawkins" w:date="2026-09-25T20:06:00Z" w16du:dateUtc="2026-09-26T00:06:00Z">
        <w:r w:rsidRPr="00BD4CBF">
          <w:rPr>
            <w:b/>
            <w:bCs/>
            <w:color w:val="000000"/>
          </w:rPr>
          <w:delText>C+ 67 to 74; C 64 to 66; C- 60 to 63</w:delText>
        </w:r>
      </w:del>
    </w:p>
    <w:p w14:paraId="1FA84B50" w14:textId="77777777" w:rsidR="00BD4CBF" w:rsidRPr="00BD4CBF" w:rsidRDefault="00BD4CBF" w:rsidP="00BD4CBF">
      <w:pPr>
        <w:rPr>
          <w:del w:id="81" w:author="Joey Hawkins" w:date="2026-09-25T20:06:00Z" w16du:dateUtc="2026-09-26T00:06:00Z"/>
          <w:color w:val="000000"/>
        </w:rPr>
      </w:pPr>
      <w:del w:id="82" w:author="Joey Hawkins" w:date="2026-09-25T20:06:00Z" w16du:dateUtc="2026-09-26T00:06:00Z">
        <w:r w:rsidRPr="00BD4CBF">
          <w:rPr>
            <w:b/>
            <w:bCs/>
            <w:color w:val="000000"/>
          </w:rPr>
          <w:delText>D+ 57 to 59; D 50 to 56; F less than 50</w:delText>
        </w:r>
      </w:del>
    </w:p>
    <w:p w14:paraId="165E001A" w14:textId="77777777" w:rsidR="00BD4CBF" w:rsidRPr="000011B5" w:rsidRDefault="00BD4CBF">
      <w:pPr>
        <w:rPr>
          <w:del w:id="83" w:author="Joey Hawkins" w:date="2026-09-25T20:06:00Z" w16du:dateUtc="2026-09-26T00:06:00Z"/>
          <w:color w:val="000000"/>
        </w:rPr>
      </w:pPr>
    </w:p>
    <w:p w14:paraId="2F36963A" w14:textId="77777777" w:rsidR="0014591E" w:rsidRDefault="0014591E">
      <w:pPr>
        <w:rPr>
          <w:del w:id="84" w:author="Joey Hawkins" w:date="2026-09-25T20:06:00Z" w16du:dateUtc="2026-09-26T00:06:00Z"/>
          <w:b/>
          <w:u w:val="single"/>
        </w:rPr>
      </w:pPr>
    </w:p>
    <w:p w14:paraId="5C2DEC10" w14:textId="77777777" w:rsidR="00DC695F" w:rsidRPr="00DC695F" w:rsidRDefault="00DC695F" w:rsidP="00DC695F">
      <w:pPr>
        <w:rPr>
          <w:del w:id="85" w:author="Joey Hawkins" w:date="2026-09-25T20:06:00Z" w16du:dateUtc="2026-09-26T00:06:00Z"/>
          <w:b/>
          <w:u w:val="single"/>
        </w:rPr>
      </w:pPr>
      <w:del w:id="86" w:author="Joey Hawkins" w:date="2026-09-25T20:06:00Z" w16du:dateUtc="2026-09-26T00:06:00Z">
        <w:r>
          <w:rPr>
            <w:b/>
            <w:u w:val="single"/>
          </w:rPr>
          <w:delText>CLASS</w:delText>
        </w:r>
        <w:r w:rsidRPr="00DC695F">
          <w:rPr>
            <w:b/>
            <w:u w:val="single"/>
          </w:rPr>
          <w:delText xml:space="preserve"> SCHEDULE (subject to change)</w:delText>
        </w:r>
      </w:del>
    </w:p>
    <w:p w14:paraId="68C5F61B" w14:textId="77777777" w:rsidR="00DC695F" w:rsidRDefault="00DC695F">
      <w:pPr>
        <w:rPr>
          <w:del w:id="87" w:author="Joey Hawkins" w:date="2026-09-25T20:06:00Z" w16du:dateUtc="2026-09-26T00:06:00Z"/>
          <w:b/>
          <w:u w:val="single"/>
        </w:rPr>
      </w:pPr>
      <w:del w:id="88" w:author="Joey Hawkins" w:date="2026-09-25T20:06:00Z" w16du:dateUtc="2026-09-26T00:06:00Z">
        <w:r w:rsidRPr="00DC695F">
          <w:rPr>
            <w:b/>
            <w:u w:val="single"/>
          </w:rPr>
          <w:delText xml:space="preserve">note: </w:delText>
        </w:r>
        <w:r w:rsidR="00833AEE">
          <w:rPr>
            <w:b/>
            <w:u w:val="single"/>
          </w:rPr>
          <w:delText>The lab</w:delText>
        </w:r>
        <w:r w:rsidRPr="00DC695F">
          <w:rPr>
            <w:b/>
            <w:u w:val="single"/>
          </w:rPr>
          <w:delText xml:space="preserve"> dates below refer to the date they will be assigned!</w:delText>
        </w:r>
      </w:del>
    </w:p>
    <w:p w14:paraId="0D7F50EA" w14:textId="77777777" w:rsidR="00F42FCD" w:rsidRDefault="00F42FCD">
      <w:pPr>
        <w:rPr>
          <w:del w:id="89" w:author="Joey Hawkins" w:date="2026-09-25T20:06:00Z" w16du:dateUtc="2026-09-26T00:06:00Z"/>
          <w:b/>
          <w:u w:val="single"/>
        </w:rPr>
      </w:pPr>
    </w:p>
    <w:p w14:paraId="684FD215" w14:textId="77777777" w:rsidR="00F42FCD" w:rsidRPr="00812557" w:rsidRDefault="00F42FCD" w:rsidP="00F42FCD">
      <w:pPr>
        <w:rPr>
          <w:del w:id="90" w:author="Joey Hawkins" w:date="2026-09-25T20:06:00Z" w16du:dateUtc="2026-09-26T00:06:00Z"/>
        </w:rPr>
      </w:pPr>
      <w:del w:id="91" w:author="Joey Hawkins" w:date="2026-09-25T20:06:00Z" w16du:dateUtc="2026-09-26T00:06:00Z">
        <w:r w:rsidRPr="00812557">
          <w:delText xml:space="preserve">Schedule </w:delText>
        </w:r>
      </w:del>
    </w:p>
    <w:p w14:paraId="593B6EDB" w14:textId="77777777" w:rsidR="00F42FCD" w:rsidRPr="00240E51" w:rsidRDefault="00F42FCD" w:rsidP="00F42FCD">
      <w:pPr>
        <w:rPr>
          <w:del w:id="92" w:author="Joey Hawkins" w:date="2026-09-25T20:06:00Z" w16du:dateUtc="2026-09-26T00:06:00Z"/>
          <w:b/>
        </w:rPr>
      </w:pPr>
      <w:del w:id="93" w:author="Joey Hawkins" w:date="2026-09-25T20:06:00Z" w16du:dateUtc="2026-09-26T00:06:00Z">
        <w:r w:rsidRPr="00240E51">
          <w:rPr>
            <w:b/>
          </w:rPr>
          <w:delText xml:space="preserve">Lecture I </w:delText>
        </w:r>
      </w:del>
    </w:p>
    <w:p w14:paraId="5818B1BB" w14:textId="77777777" w:rsidR="00F42FCD" w:rsidRPr="00693E4E" w:rsidRDefault="00F42FCD" w:rsidP="00F42FCD">
      <w:pPr>
        <w:ind w:left="720" w:hanging="720"/>
        <w:rPr>
          <w:del w:id="94" w:author="Joey Hawkins" w:date="2026-09-25T20:06:00Z" w16du:dateUtc="2026-09-26T00:06:00Z"/>
          <w:b/>
          <w:color w:val="008000"/>
        </w:rPr>
      </w:pPr>
      <w:del w:id="95" w:author="Joey Hawkins" w:date="2026-09-25T20:06:00Z" w16du:dateUtc="2026-09-26T00:06:00Z">
        <w:r w:rsidRPr="00693E4E">
          <w:rPr>
            <w:b/>
            <w:color w:val="008000"/>
          </w:rPr>
          <w:delText>Introduction to the Course</w:delText>
        </w:r>
      </w:del>
    </w:p>
    <w:p w14:paraId="46673B89" w14:textId="77777777" w:rsidR="00F42FCD" w:rsidRPr="00B25A3F" w:rsidRDefault="00F42FCD" w:rsidP="00F42FCD">
      <w:pPr>
        <w:rPr>
          <w:del w:id="96" w:author="Joey Hawkins" w:date="2026-09-25T20:06:00Z" w16du:dateUtc="2026-09-26T00:06:00Z"/>
          <w:b/>
        </w:rPr>
      </w:pPr>
      <w:del w:id="97" w:author="Joey Hawkins" w:date="2026-09-25T20:06:00Z" w16du:dateUtc="2026-09-26T00:06:00Z">
        <w:r w:rsidRPr="00B25A3F">
          <w:rPr>
            <w:b/>
          </w:rPr>
          <w:delText>Benchmark Test to Establish Student’s Level of Knowledge</w:delText>
        </w:r>
      </w:del>
    </w:p>
    <w:p w14:paraId="0163C021" w14:textId="77777777" w:rsidR="00F42FCD" w:rsidRDefault="00F42FCD" w:rsidP="00F42FCD">
      <w:pPr>
        <w:rPr>
          <w:del w:id="98" w:author="Joey Hawkins" w:date="2026-09-25T20:06:00Z" w16du:dateUtc="2026-09-26T00:06:00Z"/>
        </w:rPr>
      </w:pPr>
      <w:del w:id="99" w:author="Joey Hawkins" w:date="2026-09-25T20:06:00Z" w16du:dateUtc="2026-09-26T00:06:00Z">
        <w:r w:rsidRPr="00B25A3F">
          <w:delText>McGrew, Ch 1: The Context of Statistical Techniques</w:delText>
        </w:r>
      </w:del>
    </w:p>
    <w:p w14:paraId="6ACE5ECB" w14:textId="77777777" w:rsidR="00F42FCD" w:rsidRPr="00784478" w:rsidRDefault="00F42FCD" w:rsidP="00F42FCD">
      <w:pPr>
        <w:rPr>
          <w:del w:id="100" w:author="Joey Hawkins" w:date="2026-09-25T20:06:00Z" w16du:dateUtc="2026-09-26T00:06:00Z"/>
          <w:b/>
        </w:rPr>
      </w:pPr>
      <w:del w:id="101" w:author="Joey Hawkins" w:date="2026-09-25T20:06:00Z" w16du:dateUtc="2026-09-26T00:06:00Z">
        <w:r>
          <w:rPr>
            <w:b/>
          </w:rPr>
          <w:delText xml:space="preserve">Lecture II </w:delText>
        </w:r>
      </w:del>
    </w:p>
    <w:p w14:paraId="0A17836B" w14:textId="77777777" w:rsidR="00693E4E" w:rsidRPr="00693E4E" w:rsidRDefault="00693E4E" w:rsidP="00F42FCD">
      <w:pPr>
        <w:rPr>
          <w:del w:id="102" w:author="Joey Hawkins" w:date="2026-09-25T20:06:00Z" w16du:dateUtc="2026-09-26T00:06:00Z"/>
          <w:b/>
          <w:color w:val="008000"/>
        </w:rPr>
      </w:pPr>
      <w:del w:id="103" w:author="Joey Hawkins" w:date="2026-09-25T20:06:00Z" w16du:dateUtc="2026-09-26T00:06:00Z">
        <w:r w:rsidRPr="00693E4E">
          <w:rPr>
            <w:b/>
            <w:color w:val="008000"/>
          </w:rPr>
          <w:delText>Characteristics of Geographic Data: Concepts</w:delText>
        </w:r>
      </w:del>
    </w:p>
    <w:p w14:paraId="43194D81" w14:textId="77777777" w:rsidR="00693E4E" w:rsidRPr="00812557" w:rsidRDefault="00693E4E" w:rsidP="00F42FCD">
      <w:pPr>
        <w:rPr>
          <w:del w:id="104" w:author="Joey Hawkins" w:date="2026-09-25T20:06:00Z" w16du:dateUtc="2026-09-26T00:06:00Z"/>
        </w:rPr>
      </w:pPr>
      <w:del w:id="105" w:author="Joey Hawkins" w:date="2026-09-25T20:06:00Z" w16du:dateUtc="2026-09-26T00:06:00Z">
        <w:r w:rsidRPr="00B25A3F">
          <w:delText>McGrew, Ch 2</w:delText>
        </w:r>
      </w:del>
    </w:p>
    <w:p w14:paraId="3CBF1918" w14:textId="77777777" w:rsidR="00F42FCD" w:rsidRPr="00784478" w:rsidRDefault="00F42FCD" w:rsidP="00F42FCD">
      <w:pPr>
        <w:rPr>
          <w:del w:id="106" w:author="Joey Hawkins" w:date="2026-09-25T20:06:00Z" w16du:dateUtc="2026-09-26T00:06:00Z"/>
          <w:b/>
        </w:rPr>
      </w:pPr>
      <w:del w:id="107" w:author="Joey Hawkins" w:date="2026-09-25T20:06:00Z" w16du:dateUtc="2026-09-26T00:06:00Z">
        <w:r>
          <w:rPr>
            <w:b/>
          </w:rPr>
          <w:delText xml:space="preserve">Lecture III </w:delText>
        </w:r>
      </w:del>
    </w:p>
    <w:p w14:paraId="0A326F49" w14:textId="77777777" w:rsidR="00693E4E" w:rsidRPr="00693E4E" w:rsidRDefault="00693E4E" w:rsidP="00F42FCD">
      <w:pPr>
        <w:rPr>
          <w:del w:id="108" w:author="Joey Hawkins" w:date="2026-09-25T20:06:00Z" w16du:dateUtc="2026-09-26T00:06:00Z"/>
          <w:b/>
          <w:color w:val="008000"/>
        </w:rPr>
      </w:pPr>
      <w:del w:id="109" w:author="Joey Hawkins" w:date="2026-09-25T20:06:00Z" w16du:dateUtc="2026-09-26T00:06:00Z">
        <w:r w:rsidRPr="00693E4E">
          <w:rPr>
            <w:b/>
            <w:color w:val="008000"/>
          </w:rPr>
          <w:delText xml:space="preserve">Descriptive Statistics </w:delText>
        </w:r>
      </w:del>
    </w:p>
    <w:p w14:paraId="4BE3F486" w14:textId="77777777" w:rsidR="00693E4E" w:rsidRDefault="00693E4E" w:rsidP="00F42FCD">
      <w:pPr>
        <w:rPr>
          <w:del w:id="110" w:author="Joey Hawkins" w:date="2026-09-25T20:06:00Z" w16du:dateUtc="2026-09-26T00:06:00Z"/>
        </w:rPr>
      </w:pPr>
      <w:del w:id="111" w:author="Joey Hawkins" w:date="2026-09-25T20:06:00Z" w16du:dateUtc="2026-09-26T00:06:00Z">
        <w:r w:rsidRPr="00B25A3F">
          <w:delText>McGrew, Ch 3</w:delText>
        </w:r>
      </w:del>
    </w:p>
    <w:p w14:paraId="03288A95" w14:textId="77777777" w:rsidR="00F42FCD" w:rsidRPr="00784478" w:rsidRDefault="00F42FCD" w:rsidP="00F42FCD">
      <w:pPr>
        <w:rPr>
          <w:del w:id="112" w:author="Joey Hawkins" w:date="2026-09-25T20:06:00Z" w16du:dateUtc="2026-09-26T00:06:00Z"/>
          <w:b/>
        </w:rPr>
      </w:pPr>
      <w:del w:id="113" w:author="Joey Hawkins" w:date="2026-09-25T20:06:00Z" w16du:dateUtc="2026-09-26T00:06:00Z">
        <w:r>
          <w:rPr>
            <w:b/>
          </w:rPr>
          <w:delText xml:space="preserve">Lecture IV </w:delText>
        </w:r>
      </w:del>
    </w:p>
    <w:p w14:paraId="455917B2" w14:textId="77777777" w:rsidR="00693E4E" w:rsidRPr="00693E4E" w:rsidRDefault="00693E4E" w:rsidP="00F42FCD">
      <w:pPr>
        <w:rPr>
          <w:del w:id="114" w:author="Joey Hawkins" w:date="2026-09-25T20:06:00Z" w16du:dateUtc="2026-09-26T00:06:00Z"/>
          <w:b/>
          <w:color w:val="008000"/>
        </w:rPr>
      </w:pPr>
      <w:del w:id="115" w:author="Joey Hawkins" w:date="2026-09-25T20:06:00Z" w16du:dateUtc="2026-09-26T00:06:00Z">
        <w:r w:rsidRPr="00693E4E">
          <w:rPr>
            <w:b/>
            <w:color w:val="008000"/>
          </w:rPr>
          <w:delText xml:space="preserve">Descriptive Spatial Statistics </w:delText>
        </w:r>
      </w:del>
    </w:p>
    <w:p w14:paraId="05EEEFE5" w14:textId="77777777" w:rsidR="00693E4E" w:rsidRPr="00B25A3F" w:rsidRDefault="00693E4E" w:rsidP="00693E4E">
      <w:pPr>
        <w:rPr>
          <w:del w:id="116" w:author="Joey Hawkins" w:date="2026-09-25T20:06:00Z" w16du:dateUtc="2026-09-26T00:06:00Z"/>
        </w:rPr>
      </w:pPr>
      <w:del w:id="117" w:author="Joey Hawkins" w:date="2026-09-25T20:06:00Z" w16du:dateUtc="2026-09-26T00:06:00Z">
        <w:r w:rsidRPr="00B25A3F">
          <w:delText>McGrew, Ch 4</w:delText>
        </w:r>
      </w:del>
    </w:p>
    <w:p w14:paraId="3A75E1B5" w14:textId="77777777" w:rsidR="00F42FCD" w:rsidRPr="005766FC" w:rsidRDefault="00693E4E" w:rsidP="00693E4E">
      <w:pPr>
        <w:rPr>
          <w:del w:id="118" w:author="Joey Hawkins" w:date="2026-09-25T20:06:00Z" w16du:dateUtc="2026-09-26T00:06:00Z"/>
        </w:rPr>
      </w:pPr>
      <w:del w:id="119" w:author="Joey Hawkins" w:date="2026-09-25T20:06:00Z" w16du:dateUtc="2026-09-26T00:06:00Z">
        <w:r w:rsidRPr="00B25A3F">
          <w:delText xml:space="preserve">Lab 1: </w:delText>
        </w:r>
        <w:r w:rsidRPr="00B25A3F">
          <w:rPr>
            <w:bCs/>
            <w:lang w:val="en-CA"/>
          </w:rPr>
          <w:delText>Context for Statistical Analysis: Questionnaires and Surveys</w:delText>
        </w:r>
      </w:del>
    </w:p>
    <w:p w14:paraId="5760BB76" w14:textId="77777777" w:rsidR="00F42FCD" w:rsidRPr="00784478" w:rsidRDefault="00F42FCD" w:rsidP="00F42FCD">
      <w:pPr>
        <w:rPr>
          <w:del w:id="120" w:author="Joey Hawkins" w:date="2026-09-25T20:06:00Z" w16du:dateUtc="2026-09-26T00:06:00Z"/>
          <w:b/>
        </w:rPr>
      </w:pPr>
      <w:del w:id="121" w:author="Joey Hawkins" w:date="2026-09-25T20:06:00Z" w16du:dateUtc="2026-09-26T00:06:00Z">
        <w:r>
          <w:rPr>
            <w:b/>
          </w:rPr>
          <w:delText xml:space="preserve">Lecture V </w:delText>
        </w:r>
      </w:del>
    </w:p>
    <w:p w14:paraId="35048E7C" w14:textId="77777777" w:rsidR="00693E4E" w:rsidRPr="00693E4E" w:rsidRDefault="00693E4E" w:rsidP="00F42FCD">
      <w:pPr>
        <w:rPr>
          <w:del w:id="122" w:author="Joey Hawkins" w:date="2026-09-25T20:06:00Z" w16du:dateUtc="2026-09-26T00:06:00Z"/>
          <w:b/>
          <w:color w:val="008000"/>
        </w:rPr>
      </w:pPr>
      <w:del w:id="123" w:author="Joey Hawkins" w:date="2026-09-25T20:06:00Z" w16du:dateUtc="2026-09-26T00:06:00Z">
        <w:r w:rsidRPr="00693E4E">
          <w:rPr>
            <w:b/>
            <w:bCs/>
            <w:color w:val="008000"/>
            <w:lang w:val="en-CA"/>
          </w:rPr>
          <w:delText>Probability</w:delText>
        </w:r>
        <w:r w:rsidRPr="00693E4E">
          <w:rPr>
            <w:b/>
            <w:color w:val="008000"/>
          </w:rPr>
          <w:delText xml:space="preserve"> </w:delText>
        </w:r>
      </w:del>
    </w:p>
    <w:p w14:paraId="0ADB051D" w14:textId="77777777" w:rsidR="00693E4E" w:rsidRDefault="00693E4E" w:rsidP="00F42FCD">
      <w:pPr>
        <w:rPr>
          <w:del w:id="124" w:author="Joey Hawkins" w:date="2026-09-25T20:06:00Z" w16du:dateUtc="2026-09-26T00:06:00Z"/>
        </w:rPr>
      </w:pPr>
      <w:del w:id="125" w:author="Joey Hawkins" w:date="2026-09-25T20:06:00Z" w16du:dateUtc="2026-09-26T00:06:00Z">
        <w:r w:rsidRPr="00B25A3F">
          <w:delText>McGrew, Ch 5</w:delText>
        </w:r>
      </w:del>
    </w:p>
    <w:p w14:paraId="0F5FE9C1" w14:textId="77777777" w:rsidR="00A64269" w:rsidRPr="00A64269" w:rsidRDefault="00A64269" w:rsidP="00F42FCD">
      <w:pPr>
        <w:rPr>
          <w:del w:id="126" w:author="Joey Hawkins" w:date="2026-09-25T20:06:00Z" w16du:dateUtc="2026-09-26T00:06:00Z"/>
        </w:rPr>
      </w:pPr>
      <w:del w:id="127" w:author="Joey Hawkins" w:date="2026-09-25T20:06:00Z" w16du:dateUtc="2026-09-26T00:06:00Z">
        <w:r w:rsidRPr="00B25A3F">
          <w:delText>Lab 2: Data Presentation &amp; Description with SPSS</w:delText>
        </w:r>
        <w:r w:rsidRPr="00812557">
          <w:delText xml:space="preserve"> </w:delText>
        </w:r>
      </w:del>
    </w:p>
    <w:p w14:paraId="6D9737C6" w14:textId="77777777" w:rsidR="00F42FCD" w:rsidRPr="00240E51" w:rsidRDefault="00F42FCD" w:rsidP="00F42FCD">
      <w:pPr>
        <w:rPr>
          <w:del w:id="128" w:author="Joey Hawkins" w:date="2026-09-25T20:06:00Z" w16du:dateUtc="2026-09-26T00:06:00Z"/>
          <w:b/>
        </w:rPr>
      </w:pPr>
      <w:del w:id="129" w:author="Joey Hawkins" w:date="2026-09-25T20:06:00Z" w16du:dateUtc="2026-09-26T00:06:00Z">
        <w:r>
          <w:rPr>
            <w:b/>
          </w:rPr>
          <w:delText xml:space="preserve">Lecture VI </w:delText>
        </w:r>
      </w:del>
    </w:p>
    <w:p w14:paraId="5D439CA4" w14:textId="77777777" w:rsidR="00A64269" w:rsidRDefault="00A64269" w:rsidP="00A64269">
      <w:pPr>
        <w:rPr>
          <w:del w:id="130" w:author="Joey Hawkins" w:date="2026-09-25T20:06:00Z" w16du:dateUtc="2026-09-26T00:06:00Z"/>
          <w:b/>
          <w:color w:val="008000"/>
        </w:rPr>
      </w:pPr>
      <w:del w:id="131" w:author="Joey Hawkins" w:date="2026-09-25T20:06:00Z" w16du:dateUtc="2026-09-26T00:06:00Z">
        <w:r w:rsidRPr="00693E4E">
          <w:rPr>
            <w:b/>
            <w:color w:val="008000"/>
          </w:rPr>
          <w:delText xml:space="preserve">Sampling </w:delText>
        </w:r>
      </w:del>
    </w:p>
    <w:p w14:paraId="05DD2735" w14:textId="77777777" w:rsidR="00A64269" w:rsidRDefault="00A64269" w:rsidP="00A64269">
      <w:pPr>
        <w:rPr>
          <w:del w:id="132" w:author="Joey Hawkins" w:date="2026-09-25T20:06:00Z" w16du:dateUtc="2026-09-26T00:06:00Z"/>
        </w:rPr>
      </w:pPr>
      <w:del w:id="133" w:author="Joey Hawkins" w:date="2026-09-25T20:06:00Z" w16du:dateUtc="2026-09-26T00:06:00Z">
        <w:r w:rsidRPr="00B25A3F">
          <w:delText>McGrew, Ch 6</w:delText>
        </w:r>
      </w:del>
    </w:p>
    <w:p w14:paraId="1035D7C0" w14:textId="77777777" w:rsidR="00A64269" w:rsidRPr="00A64269" w:rsidRDefault="00A64269" w:rsidP="00A64269">
      <w:pPr>
        <w:rPr>
          <w:del w:id="134" w:author="Joey Hawkins" w:date="2026-09-25T20:06:00Z" w16du:dateUtc="2026-09-26T00:06:00Z"/>
        </w:rPr>
      </w:pPr>
      <w:del w:id="135" w:author="Joey Hawkins" w:date="2026-09-25T20:06:00Z" w16du:dateUtc="2026-09-26T00:06:00Z">
        <w:r w:rsidRPr="00B25A3F">
          <w:delText>Lab 3: Data Description Using SPSS (continued); Probability Theory</w:delText>
        </w:r>
      </w:del>
    </w:p>
    <w:p w14:paraId="7CA29CC4" w14:textId="77777777" w:rsidR="00F42FCD" w:rsidRDefault="00F42FCD" w:rsidP="00F42FCD">
      <w:pPr>
        <w:rPr>
          <w:del w:id="136" w:author="Joey Hawkins" w:date="2026-09-25T20:06:00Z" w16du:dateUtc="2026-09-26T00:06:00Z"/>
          <w:b/>
        </w:rPr>
      </w:pPr>
      <w:del w:id="137" w:author="Joey Hawkins" w:date="2026-09-25T20:06:00Z" w16du:dateUtc="2026-09-26T00:06:00Z">
        <w:r w:rsidRPr="00240E51">
          <w:rPr>
            <w:b/>
          </w:rPr>
          <w:delText xml:space="preserve">Lecture VII </w:delText>
        </w:r>
      </w:del>
    </w:p>
    <w:p w14:paraId="0564F801" w14:textId="77777777" w:rsidR="00A64269" w:rsidRDefault="00A64269" w:rsidP="00A64269">
      <w:pPr>
        <w:rPr>
          <w:del w:id="138" w:author="Joey Hawkins" w:date="2026-09-25T20:06:00Z" w16du:dateUtc="2026-09-26T00:06:00Z"/>
          <w:b/>
          <w:color w:val="005C2A"/>
        </w:rPr>
      </w:pPr>
      <w:del w:id="139" w:author="Joey Hawkins" w:date="2026-09-25T20:06:00Z" w16du:dateUtc="2026-09-26T00:06:00Z">
        <w:r w:rsidRPr="00A64269">
          <w:rPr>
            <w:b/>
            <w:color w:val="005C2A"/>
            <w:lang w:val="fr-FR"/>
          </w:rPr>
          <w:delText>Estimation in sampling</w:delText>
        </w:r>
        <w:r w:rsidRPr="00A64269">
          <w:rPr>
            <w:b/>
            <w:color w:val="005C2A"/>
          </w:rPr>
          <w:delText xml:space="preserve"> </w:delText>
        </w:r>
      </w:del>
    </w:p>
    <w:p w14:paraId="0D8AE7F4" w14:textId="77777777" w:rsidR="00A64269" w:rsidRDefault="00A64269" w:rsidP="00456D27">
      <w:pPr>
        <w:spacing w:line="360" w:lineRule="auto"/>
        <w:rPr>
          <w:rFonts w:ascii="Times New Roman" w:hAnsi="Times New Roman"/>
          <w:b/>
          <w:sz w:val="24"/>
          <w:rPrChange w:id="140" w:author="Joey Hawkins" w:date="2026-09-25T20:06:00Z" w16du:dateUtc="2026-09-26T00:06:00Z">
            <w:rPr>
              <w:b/>
              <w:color w:val="005C2A"/>
            </w:rPr>
          </w:rPrChange>
        </w:rPr>
        <w:pPrChange w:id="141" w:author="Joey Hawkins" w:date="2026-09-25T20:06:00Z" w16du:dateUtc="2026-09-26T00:06:00Z">
          <w:pPr/>
        </w:pPrChange>
      </w:pPr>
      <w:del w:id="142" w:author="Joey Hawkins" w:date="2026-09-25T20:06:00Z" w16du:dateUtc="2026-09-26T00:06:00Z">
        <w:r w:rsidRPr="00B25A3F">
          <w:delText>McGrew, Ch</w:delText>
        </w:r>
      </w:del>
      <w:r w:rsidRPr="00D63755">
        <w:rPr>
          <w:rFonts w:ascii="Times New Roman" w:hAnsi="Times New Roman"/>
          <w:b/>
          <w:sz w:val="24"/>
          <w:rPrChange w:id="143" w:author="Joey Hawkins" w:date="2026-09-25T20:06:00Z" w16du:dateUtc="2026-09-26T00:06:00Z">
            <w:rPr>
              <w:sz w:val="22"/>
              <w:szCs w:val="22"/>
            </w:rPr>
          </w:rPrChange>
        </w:rPr>
        <w:t xml:space="preserve"> 7</w:t>
      </w:r>
    </w:p>
    <w:p w14:paraId="24F127DA" w14:textId="77777777" w:rsidR="00A64269" w:rsidRDefault="00456D27" w:rsidP="00A64269">
      <w:pPr>
        <w:rPr>
          <w:del w:id="144" w:author="Joey Hawkins" w:date="2026-09-25T20:06:00Z" w16du:dateUtc="2026-09-26T00:06:00Z"/>
        </w:rPr>
      </w:pPr>
      <w:ins w:id="145" w:author="Joey Hawkins" w:date="2026-09-25T20:06:00Z" w16du:dateUtc="2026-09-26T00:06:00Z">
        <w:r>
          <w:rPr>
            <w:rFonts w:ascii="Times New Roman" w:hAnsi="Times New Roman" w:cs="Times New Roman"/>
            <w:b/>
            <w:sz w:val="24"/>
            <w:szCs w:val="24"/>
          </w:rPr>
          <w:t>Range</w:t>
        </w:r>
      </w:ins>
      <w:del w:id="146" w:author="Joey Hawkins" w:date="2026-09-25T20:06:00Z" w16du:dateUtc="2026-09-26T00:06:00Z">
        <w:r w:rsidR="00A64269" w:rsidRPr="00B25A3F">
          <w:delText>Lab 4: SPSS, Normal Distribution; Standard Error</w:delText>
        </w:r>
      </w:del>
      <w:r w:rsidR="00A64269">
        <w:rPr>
          <w:rFonts w:ascii="Times New Roman" w:hAnsi="Times New Roman"/>
          <w:b/>
          <w:sz w:val="24"/>
          <w:rPrChange w:id="147" w:author="Joey Hawkins" w:date="2026-09-25T20:06:00Z" w16du:dateUtc="2026-09-26T00:06:00Z">
            <w:rPr>
              <w:sz w:val="22"/>
              <w:szCs w:val="22"/>
            </w:rPr>
          </w:rPrChange>
        </w:rPr>
        <w:t xml:space="preserve"> of </w:t>
      </w:r>
      <w:del w:id="148" w:author="Joey Hawkins" w:date="2026-09-25T20:06:00Z" w16du:dateUtc="2026-09-26T00:06:00Z">
        <w:r w:rsidR="00A64269" w:rsidRPr="00B25A3F">
          <w:rPr>
            <w:sz w:val="22"/>
            <w:szCs w:val="22"/>
          </w:rPr>
          <w:delText>the Mean</w:delText>
        </w:r>
      </w:del>
    </w:p>
    <w:p w14:paraId="5292901D" w14:textId="77777777" w:rsidR="00636F2D" w:rsidRDefault="00636F2D" w:rsidP="00A64269">
      <w:pPr>
        <w:rPr>
          <w:del w:id="149" w:author="Joey Hawkins" w:date="2026-09-25T20:06:00Z" w16du:dateUtc="2026-09-26T00:06:00Z"/>
          <w:b/>
          <w:color w:val="005C2A"/>
        </w:rPr>
      </w:pPr>
    </w:p>
    <w:p w14:paraId="5BAF9208" w14:textId="77777777" w:rsidR="00F42FCD" w:rsidRDefault="00F42FCD" w:rsidP="00F42FCD">
      <w:pPr>
        <w:rPr>
          <w:del w:id="150" w:author="Joey Hawkins" w:date="2026-09-25T20:06:00Z" w16du:dateUtc="2026-09-26T00:06:00Z"/>
          <w:b/>
        </w:rPr>
      </w:pPr>
      <w:del w:id="151" w:author="Joey Hawkins" w:date="2026-09-25T20:06:00Z" w16du:dateUtc="2026-09-26T00:06:00Z">
        <w:r w:rsidRPr="00240E51">
          <w:rPr>
            <w:b/>
          </w:rPr>
          <w:delText xml:space="preserve">Lecture VIII </w:delText>
        </w:r>
      </w:del>
    </w:p>
    <w:p w14:paraId="79823384" w14:textId="77777777" w:rsidR="00A64269" w:rsidRDefault="00A64269" w:rsidP="00F42FCD">
      <w:pPr>
        <w:rPr>
          <w:del w:id="152" w:author="Joey Hawkins" w:date="2026-09-25T20:06:00Z" w16du:dateUtc="2026-09-26T00:06:00Z"/>
          <w:b/>
          <w:color w:val="005C2A"/>
        </w:rPr>
      </w:pPr>
      <w:del w:id="153" w:author="Joey Hawkins" w:date="2026-09-25T20:06:00Z" w16du:dateUtc="2026-09-26T00:06:00Z">
        <w:r w:rsidRPr="00A64269">
          <w:rPr>
            <w:b/>
            <w:color w:val="005C2A"/>
          </w:rPr>
          <w:delText>Elements of Inferential Statistics</w:delText>
        </w:r>
      </w:del>
    </w:p>
    <w:p w14:paraId="12FF3D67" w14:textId="77777777" w:rsidR="00A64269" w:rsidRDefault="00A64269" w:rsidP="00F42FCD">
      <w:pPr>
        <w:rPr>
          <w:del w:id="154" w:author="Joey Hawkins" w:date="2026-09-25T20:06:00Z" w16du:dateUtc="2026-09-26T00:06:00Z"/>
        </w:rPr>
      </w:pPr>
      <w:del w:id="155" w:author="Joey Hawkins" w:date="2026-09-25T20:06:00Z" w16du:dateUtc="2026-09-26T00:06:00Z">
        <w:r w:rsidRPr="00B25A3F">
          <w:delText>McGrew, Ch 8</w:delText>
        </w:r>
      </w:del>
    </w:p>
    <w:p w14:paraId="64E341DA" w14:textId="77777777" w:rsidR="0023640C" w:rsidRDefault="0023640C" w:rsidP="00F42FCD">
      <w:pPr>
        <w:rPr>
          <w:del w:id="156" w:author="Joey Hawkins" w:date="2026-09-25T20:06:00Z" w16du:dateUtc="2026-09-26T00:06:00Z"/>
        </w:rPr>
      </w:pPr>
    </w:p>
    <w:p w14:paraId="7D623331" w14:textId="77777777" w:rsidR="0023640C" w:rsidRPr="00D2666F" w:rsidRDefault="0023640C" w:rsidP="0023640C">
      <w:pPr>
        <w:rPr>
          <w:del w:id="157" w:author="Joey Hawkins" w:date="2026-09-25T20:06:00Z" w16du:dateUtc="2026-09-26T00:06:00Z"/>
          <w:b/>
          <w:color w:val="FF0000"/>
        </w:rPr>
      </w:pPr>
      <w:del w:id="158" w:author="Joey Hawkins" w:date="2026-09-25T20:06:00Z" w16du:dateUtc="2026-09-26T00:06:00Z">
        <w:r w:rsidRPr="00D2666F">
          <w:rPr>
            <w:b/>
            <w:color w:val="FF0000"/>
          </w:rPr>
          <w:delText>Mid-term exam</w:delText>
        </w:r>
      </w:del>
    </w:p>
    <w:p w14:paraId="3B52C754" w14:textId="77777777" w:rsidR="0023640C" w:rsidRDefault="0023640C" w:rsidP="00F42FCD">
      <w:pPr>
        <w:rPr>
          <w:del w:id="159" w:author="Joey Hawkins" w:date="2026-09-25T20:06:00Z" w16du:dateUtc="2026-09-26T00:06:00Z"/>
        </w:rPr>
      </w:pPr>
    </w:p>
    <w:p w14:paraId="71B5A3F9" w14:textId="77777777" w:rsidR="00F42FCD" w:rsidRDefault="00F42FCD" w:rsidP="00F42FCD">
      <w:pPr>
        <w:rPr>
          <w:del w:id="160" w:author="Joey Hawkins" w:date="2026-09-25T20:06:00Z" w16du:dateUtc="2026-09-26T00:06:00Z"/>
          <w:b/>
        </w:rPr>
      </w:pPr>
      <w:del w:id="161" w:author="Joey Hawkins" w:date="2026-09-25T20:06:00Z" w16du:dateUtc="2026-09-26T00:06:00Z">
        <w:r w:rsidRPr="00240E51">
          <w:rPr>
            <w:b/>
          </w:rPr>
          <w:delText xml:space="preserve">Lecture </w:delText>
        </w:r>
        <w:r>
          <w:rPr>
            <w:b/>
          </w:rPr>
          <w:delText>I</w:delText>
        </w:r>
        <w:r w:rsidRPr="00240E51">
          <w:rPr>
            <w:b/>
          </w:rPr>
          <w:delText>X</w:delText>
        </w:r>
      </w:del>
    </w:p>
    <w:p w14:paraId="60608C14" w14:textId="77777777" w:rsidR="00A64269" w:rsidRDefault="00A64269" w:rsidP="00F42FCD">
      <w:pPr>
        <w:rPr>
          <w:del w:id="162" w:author="Joey Hawkins" w:date="2026-09-25T20:06:00Z" w16du:dateUtc="2026-09-26T00:06:00Z"/>
          <w:b/>
          <w:color w:val="005C2A"/>
        </w:rPr>
      </w:pPr>
      <w:del w:id="163" w:author="Joey Hawkins" w:date="2026-09-25T20:06:00Z" w16du:dateUtc="2026-09-26T00:06:00Z">
        <w:r w:rsidRPr="00A64269">
          <w:rPr>
            <w:b/>
            <w:color w:val="005C2A"/>
          </w:rPr>
          <w:delText>Two Sample and Matched Pairs Difference Tests</w:delText>
        </w:r>
      </w:del>
    </w:p>
    <w:p w14:paraId="72EAC86F" w14:textId="77777777" w:rsidR="00A64269" w:rsidRDefault="00A64269" w:rsidP="00F42FCD">
      <w:pPr>
        <w:rPr>
          <w:del w:id="164" w:author="Joey Hawkins" w:date="2026-09-25T20:06:00Z" w16du:dateUtc="2026-09-26T00:06:00Z"/>
        </w:rPr>
      </w:pPr>
      <w:del w:id="165" w:author="Joey Hawkins" w:date="2026-09-25T20:06:00Z" w16du:dateUtc="2026-09-26T00:06:00Z">
        <w:r w:rsidRPr="00552726">
          <w:delText>McGrew, Ch 9</w:delText>
        </w:r>
      </w:del>
    </w:p>
    <w:p w14:paraId="34183D1E" w14:textId="77777777" w:rsidR="00A64269" w:rsidRPr="0023640C" w:rsidRDefault="00A64269" w:rsidP="00F42FCD">
      <w:pPr>
        <w:rPr>
          <w:del w:id="166" w:author="Joey Hawkins" w:date="2026-09-25T20:06:00Z" w16du:dateUtc="2026-09-26T00:06:00Z"/>
        </w:rPr>
      </w:pPr>
      <w:del w:id="167" w:author="Joey Hawkins" w:date="2026-09-25T20:06:00Z" w16du:dateUtc="2026-09-26T00:06:00Z">
        <w:r w:rsidRPr="00B25A3F">
          <w:delText>Lab 5: Chi-Square One-Sample Goodness-of-Fit Test; Two Sample Difference Tests</w:delText>
        </w:r>
      </w:del>
    </w:p>
    <w:p w14:paraId="20ED65DE" w14:textId="77777777" w:rsidR="00F42FCD" w:rsidRDefault="00F42FCD" w:rsidP="00F42FCD">
      <w:pPr>
        <w:rPr>
          <w:del w:id="168" w:author="Joey Hawkins" w:date="2026-09-25T20:06:00Z" w16du:dateUtc="2026-09-26T00:06:00Z"/>
          <w:b/>
        </w:rPr>
      </w:pPr>
      <w:del w:id="169" w:author="Joey Hawkins" w:date="2026-09-25T20:06:00Z" w16du:dateUtc="2026-09-26T00:06:00Z">
        <w:r>
          <w:rPr>
            <w:b/>
          </w:rPr>
          <w:delText>Lecture X</w:delText>
        </w:r>
        <w:r w:rsidRPr="00240E51">
          <w:rPr>
            <w:b/>
          </w:rPr>
          <w:delText xml:space="preserve"> </w:delText>
        </w:r>
      </w:del>
    </w:p>
    <w:p w14:paraId="4E69B171" w14:textId="77777777" w:rsidR="00A64269" w:rsidRDefault="00A64269" w:rsidP="00F42FCD">
      <w:pPr>
        <w:rPr>
          <w:del w:id="170" w:author="Joey Hawkins" w:date="2026-09-25T20:06:00Z" w16du:dateUtc="2026-09-26T00:06:00Z"/>
          <w:b/>
          <w:color w:val="005C2A"/>
        </w:rPr>
      </w:pPr>
      <w:del w:id="171" w:author="Joey Hawkins" w:date="2026-09-25T20:06:00Z" w16du:dateUtc="2026-09-26T00:06:00Z">
        <w:r w:rsidRPr="00A64269">
          <w:rPr>
            <w:b/>
            <w:color w:val="005C2A"/>
          </w:rPr>
          <w:delText>Three-or-More sample Difference Tests: Analysis of Variance</w:delText>
        </w:r>
      </w:del>
    </w:p>
    <w:p w14:paraId="47C913F1" w14:textId="77777777" w:rsidR="00A64269" w:rsidRPr="00A64269" w:rsidRDefault="00A64269" w:rsidP="00F42FCD">
      <w:pPr>
        <w:rPr>
          <w:del w:id="172" w:author="Joey Hawkins" w:date="2026-09-25T20:06:00Z" w16du:dateUtc="2026-09-26T00:06:00Z"/>
          <w:b/>
          <w:color w:val="005C2A"/>
        </w:rPr>
      </w:pPr>
      <w:del w:id="173" w:author="Joey Hawkins" w:date="2026-09-25T20:06:00Z" w16du:dateUtc="2026-09-26T00:06:00Z">
        <w:r w:rsidRPr="00B25A3F">
          <w:delText>McGrew, Ch 10</w:delText>
        </w:r>
      </w:del>
    </w:p>
    <w:p w14:paraId="080EE0DE" w14:textId="77777777" w:rsidR="00F42FCD" w:rsidRDefault="00F42FCD" w:rsidP="00F42FCD">
      <w:pPr>
        <w:rPr>
          <w:del w:id="174" w:author="Joey Hawkins" w:date="2026-09-25T20:06:00Z" w16du:dateUtc="2026-09-26T00:06:00Z"/>
          <w:b/>
        </w:rPr>
      </w:pPr>
      <w:del w:id="175" w:author="Joey Hawkins" w:date="2026-09-25T20:06:00Z" w16du:dateUtc="2026-09-26T00:06:00Z">
        <w:r>
          <w:rPr>
            <w:b/>
          </w:rPr>
          <w:delText>Lecture XI</w:delText>
        </w:r>
      </w:del>
    </w:p>
    <w:p w14:paraId="3DD54FBC" w14:textId="77777777" w:rsidR="00A64269" w:rsidRDefault="00A64269" w:rsidP="00F42FCD">
      <w:pPr>
        <w:rPr>
          <w:del w:id="176" w:author="Joey Hawkins" w:date="2026-09-25T20:06:00Z" w16du:dateUtc="2026-09-26T00:06:00Z"/>
          <w:b/>
          <w:color w:val="005C2A"/>
        </w:rPr>
      </w:pPr>
      <w:del w:id="177" w:author="Joey Hawkins" w:date="2026-09-25T20:06:00Z" w16du:dateUtc="2026-09-26T00:06:00Z">
        <w:r w:rsidRPr="00A64269">
          <w:rPr>
            <w:b/>
            <w:color w:val="005C2A"/>
          </w:rPr>
          <w:delText>Goodness-of-Fit Tests and Categorical Difference Tests</w:delText>
        </w:r>
      </w:del>
    </w:p>
    <w:p w14:paraId="3B60A3C8" w14:textId="77777777" w:rsidR="00A64269" w:rsidRDefault="00A64269" w:rsidP="00F42FCD">
      <w:pPr>
        <w:rPr>
          <w:del w:id="178" w:author="Joey Hawkins" w:date="2026-09-25T20:06:00Z" w16du:dateUtc="2026-09-26T00:06:00Z"/>
        </w:rPr>
      </w:pPr>
      <w:del w:id="179" w:author="Joey Hawkins" w:date="2026-09-25T20:06:00Z" w16du:dateUtc="2026-09-26T00:06:00Z">
        <w:r w:rsidRPr="00B25A3F">
          <w:delText>McGrew, Ch 11</w:delText>
        </w:r>
      </w:del>
    </w:p>
    <w:p w14:paraId="05780A40" w14:textId="77777777" w:rsidR="00636F2D" w:rsidRDefault="00A64269" w:rsidP="00A64269">
      <w:pPr>
        <w:jc w:val="both"/>
        <w:rPr>
          <w:del w:id="180" w:author="Joey Hawkins" w:date="2026-09-25T20:06:00Z" w16du:dateUtc="2026-09-26T00:06:00Z"/>
        </w:rPr>
      </w:pPr>
      <w:del w:id="181" w:author="Joey Hawkins" w:date="2026-09-25T20:06:00Z" w16du:dateUtc="2026-09-26T00:06:00Z">
        <w:r w:rsidRPr="00B25A3F">
          <w:delText xml:space="preserve">Lab 6: Wilcoxon-Mann-Whitney Test for Two Independent Samples (using SPSS); </w:delText>
        </w:r>
      </w:del>
    </w:p>
    <w:p w14:paraId="692DDD83" w14:textId="77777777" w:rsidR="00A64269" w:rsidRPr="00B25A3F" w:rsidRDefault="00A64269" w:rsidP="00A64269">
      <w:pPr>
        <w:jc w:val="both"/>
        <w:rPr>
          <w:del w:id="182" w:author="Joey Hawkins" w:date="2026-09-25T20:06:00Z" w16du:dateUtc="2026-09-26T00:06:00Z"/>
        </w:rPr>
      </w:pPr>
      <w:del w:id="183" w:author="Joey Hawkins" w:date="2026-09-25T20:06:00Z" w16du:dateUtc="2026-09-26T00:06:00Z">
        <w:r w:rsidRPr="00B25A3F">
          <w:delText>Chi-Square 2 to K Sample Test (Contingency Table Analysis).</w:delText>
        </w:r>
      </w:del>
    </w:p>
    <w:p w14:paraId="1F97E77F" w14:textId="77777777" w:rsidR="00F42FCD" w:rsidRDefault="00F42FCD" w:rsidP="00F42FCD">
      <w:pPr>
        <w:rPr>
          <w:del w:id="184" w:author="Joey Hawkins" w:date="2026-09-25T20:06:00Z" w16du:dateUtc="2026-09-26T00:06:00Z"/>
          <w:b/>
        </w:rPr>
      </w:pPr>
      <w:del w:id="185" w:author="Joey Hawkins" w:date="2026-09-25T20:06:00Z" w16du:dateUtc="2026-09-26T00:06:00Z">
        <w:r>
          <w:rPr>
            <w:b/>
          </w:rPr>
          <w:delText>Lecture XII</w:delText>
        </w:r>
        <w:r w:rsidRPr="00240E51">
          <w:rPr>
            <w:b/>
          </w:rPr>
          <w:delText xml:space="preserve"> </w:delText>
        </w:r>
      </w:del>
    </w:p>
    <w:p w14:paraId="2198C51C" w14:textId="77777777" w:rsidR="00005077" w:rsidRPr="00005077" w:rsidRDefault="00005077" w:rsidP="00005077">
      <w:pPr>
        <w:rPr>
          <w:del w:id="186" w:author="Joey Hawkins" w:date="2026-09-25T20:06:00Z" w16du:dateUtc="2026-09-26T00:06:00Z"/>
          <w:b/>
          <w:color w:val="005C2A"/>
        </w:rPr>
      </w:pPr>
      <w:del w:id="187" w:author="Joey Hawkins" w:date="2026-09-25T20:06:00Z" w16du:dateUtc="2026-09-26T00:06:00Z">
        <w:r w:rsidRPr="00005077">
          <w:rPr>
            <w:b/>
            <w:color w:val="005C2A"/>
          </w:rPr>
          <w:delText>Inferential Spatial Statistics</w:delText>
        </w:r>
      </w:del>
    </w:p>
    <w:p w14:paraId="7CCE9211" w14:textId="77777777" w:rsidR="00005077" w:rsidRPr="00B25A3F" w:rsidRDefault="00005077" w:rsidP="00005077">
      <w:pPr>
        <w:rPr>
          <w:del w:id="188" w:author="Joey Hawkins" w:date="2026-09-25T20:06:00Z" w16du:dateUtc="2026-09-26T00:06:00Z"/>
          <w:b/>
        </w:rPr>
      </w:pPr>
      <w:del w:id="189" w:author="Joey Hawkins" w:date="2026-09-25T20:06:00Z" w16du:dateUtc="2026-09-26T00:06:00Z">
        <w:r w:rsidRPr="00B25A3F">
          <w:delText>McGrew, Ch 13 and 14</w:delText>
        </w:r>
      </w:del>
    </w:p>
    <w:p w14:paraId="1BC6A0A5" w14:textId="77777777" w:rsidR="00005077" w:rsidRPr="00240E51" w:rsidRDefault="00005077" w:rsidP="00F42FCD">
      <w:pPr>
        <w:rPr>
          <w:del w:id="190" w:author="Joey Hawkins" w:date="2026-09-25T20:06:00Z" w16du:dateUtc="2026-09-26T00:06:00Z"/>
          <w:b/>
        </w:rPr>
      </w:pPr>
      <w:del w:id="191" w:author="Joey Hawkins" w:date="2026-09-25T20:06:00Z" w16du:dateUtc="2026-09-26T00:06:00Z">
        <w:r w:rsidRPr="00B25A3F">
          <w:delText xml:space="preserve">Lab 7: One and </w:delText>
        </w:r>
        <w:r w:rsidR="00077111">
          <w:delText>Two-Way</w:delText>
        </w:r>
        <w:r w:rsidRPr="00B25A3F">
          <w:delText xml:space="preserve"> Analysis of Variance Using SPSS</w:delText>
        </w:r>
      </w:del>
    </w:p>
    <w:p w14:paraId="2E0DA732" w14:textId="77777777" w:rsidR="00F42FCD" w:rsidRPr="00240E51" w:rsidRDefault="00F42FCD" w:rsidP="00F42FCD">
      <w:pPr>
        <w:rPr>
          <w:del w:id="192" w:author="Joey Hawkins" w:date="2026-09-25T20:06:00Z" w16du:dateUtc="2026-09-26T00:06:00Z"/>
          <w:b/>
        </w:rPr>
      </w:pPr>
      <w:del w:id="193" w:author="Joey Hawkins" w:date="2026-09-25T20:06:00Z" w16du:dateUtc="2026-09-26T00:06:00Z">
        <w:r>
          <w:rPr>
            <w:b/>
          </w:rPr>
          <w:delText>Lecture XIII</w:delText>
        </w:r>
      </w:del>
    </w:p>
    <w:p w14:paraId="5CD3E70E" w14:textId="77777777" w:rsidR="00005077" w:rsidRPr="00005077" w:rsidRDefault="00005077" w:rsidP="00F42FCD">
      <w:pPr>
        <w:rPr>
          <w:del w:id="194" w:author="Joey Hawkins" w:date="2026-09-25T20:06:00Z" w16du:dateUtc="2026-09-26T00:06:00Z"/>
          <w:b/>
          <w:color w:val="005C2A"/>
        </w:rPr>
      </w:pPr>
      <w:del w:id="195" w:author="Joey Hawkins" w:date="2026-09-25T20:06:00Z" w16du:dateUtc="2026-09-26T00:06:00Z">
        <w:r w:rsidRPr="00005077">
          <w:rPr>
            <w:b/>
            <w:color w:val="005C2A"/>
          </w:rPr>
          <w:delText xml:space="preserve">Correlation </w:delText>
        </w:r>
      </w:del>
    </w:p>
    <w:p w14:paraId="4853DF46" w14:textId="77777777" w:rsidR="00005077" w:rsidRDefault="00005077" w:rsidP="00F42FCD">
      <w:pPr>
        <w:rPr>
          <w:del w:id="196" w:author="Joey Hawkins" w:date="2026-09-25T20:06:00Z" w16du:dateUtc="2026-09-26T00:06:00Z"/>
        </w:rPr>
      </w:pPr>
      <w:del w:id="197" w:author="Joey Hawkins" w:date="2026-09-25T20:06:00Z" w16du:dateUtc="2026-09-26T00:06:00Z">
        <w:r w:rsidRPr="00B25A3F">
          <w:delText>McGrew, Ch 16</w:delText>
        </w:r>
      </w:del>
    </w:p>
    <w:p w14:paraId="54A95C71" w14:textId="77777777" w:rsidR="00F42FCD" w:rsidRDefault="00F42FCD" w:rsidP="00F42FCD">
      <w:pPr>
        <w:rPr>
          <w:del w:id="198" w:author="Joey Hawkins" w:date="2026-09-25T20:06:00Z" w16du:dateUtc="2026-09-26T00:06:00Z"/>
          <w:b/>
        </w:rPr>
      </w:pPr>
      <w:del w:id="199" w:author="Joey Hawkins" w:date="2026-09-25T20:06:00Z" w16du:dateUtc="2026-09-26T00:06:00Z">
        <w:r w:rsidRPr="00240E51">
          <w:rPr>
            <w:b/>
          </w:rPr>
          <w:delText>Lecture X</w:delText>
        </w:r>
        <w:r>
          <w:rPr>
            <w:b/>
          </w:rPr>
          <w:delText>I</w:delText>
        </w:r>
        <w:r w:rsidRPr="00240E51">
          <w:rPr>
            <w:b/>
          </w:rPr>
          <w:delText xml:space="preserve">V </w:delText>
        </w:r>
      </w:del>
    </w:p>
    <w:p w14:paraId="004C36FE" w14:textId="77777777" w:rsidR="00005077" w:rsidRDefault="00005077" w:rsidP="00F42FCD">
      <w:pPr>
        <w:rPr>
          <w:del w:id="200" w:author="Joey Hawkins" w:date="2026-09-25T20:06:00Z" w16du:dateUtc="2026-09-26T00:06:00Z"/>
          <w:b/>
          <w:color w:val="005C2A"/>
        </w:rPr>
      </w:pPr>
      <w:del w:id="201" w:author="Joey Hawkins" w:date="2026-09-25T20:06:00Z" w16du:dateUtc="2026-09-26T00:06:00Z">
        <w:r w:rsidRPr="00005077">
          <w:rPr>
            <w:b/>
            <w:color w:val="005C2A"/>
          </w:rPr>
          <w:delText>Regression</w:delText>
        </w:r>
      </w:del>
    </w:p>
    <w:p w14:paraId="06E65CE2" w14:textId="77777777" w:rsidR="00005077" w:rsidRDefault="00005077" w:rsidP="00F42FCD">
      <w:pPr>
        <w:rPr>
          <w:del w:id="202" w:author="Joey Hawkins" w:date="2026-09-25T20:06:00Z" w16du:dateUtc="2026-09-26T00:06:00Z"/>
        </w:rPr>
      </w:pPr>
      <w:del w:id="203" w:author="Joey Hawkins" w:date="2026-09-25T20:06:00Z" w16du:dateUtc="2026-09-26T00:06:00Z">
        <w:r w:rsidRPr="00B25A3F">
          <w:delText>McGrew, Ch 17</w:delText>
        </w:r>
      </w:del>
    </w:p>
    <w:p w14:paraId="4E85FCD4" w14:textId="77777777" w:rsidR="00005077" w:rsidRPr="00B25A3F" w:rsidRDefault="00005077" w:rsidP="00005077">
      <w:pPr>
        <w:ind w:left="720" w:hanging="720"/>
        <w:jc w:val="both"/>
        <w:rPr>
          <w:del w:id="204" w:author="Joey Hawkins" w:date="2026-09-25T20:06:00Z" w16du:dateUtc="2026-09-26T00:06:00Z"/>
          <w:lang w:val="fr-FR"/>
        </w:rPr>
      </w:pPr>
      <w:del w:id="205" w:author="Joey Hawkins" w:date="2026-09-25T20:06:00Z" w16du:dateUtc="2026-09-26T00:06:00Z">
        <w:r w:rsidRPr="00B25A3F">
          <w:rPr>
            <w:lang w:val="fr-FR"/>
          </w:rPr>
          <w:delText>Lab 8: Correlation and Regression Analysis</w:delText>
        </w:r>
      </w:del>
    </w:p>
    <w:p w14:paraId="0541381D" w14:textId="77777777" w:rsidR="00005077" w:rsidRPr="00005077" w:rsidRDefault="00005077" w:rsidP="00F42FCD">
      <w:pPr>
        <w:rPr>
          <w:del w:id="206" w:author="Joey Hawkins" w:date="2026-09-25T20:06:00Z" w16du:dateUtc="2026-09-26T00:06:00Z"/>
          <w:b/>
        </w:rPr>
      </w:pPr>
      <w:del w:id="207" w:author="Joey Hawkins" w:date="2026-09-25T20:06:00Z" w16du:dateUtc="2026-09-26T00:06:00Z">
        <w:r w:rsidRPr="00240E51">
          <w:rPr>
            <w:b/>
          </w:rPr>
          <w:delText xml:space="preserve">Lecture XV </w:delText>
        </w:r>
      </w:del>
    </w:p>
    <w:p w14:paraId="32125254" w14:textId="77777777" w:rsidR="00005077" w:rsidRDefault="00005077" w:rsidP="00F42FCD">
      <w:pPr>
        <w:rPr>
          <w:del w:id="208" w:author="Joey Hawkins" w:date="2026-09-25T20:06:00Z" w16du:dateUtc="2026-09-26T00:06:00Z"/>
          <w:b/>
          <w:color w:val="005C2A"/>
        </w:rPr>
      </w:pPr>
      <w:del w:id="209" w:author="Joey Hawkins" w:date="2026-09-25T20:06:00Z" w16du:dateUtc="2026-09-26T00:06:00Z">
        <w:r w:rsidRPr="00005077">
          <w:rPr>
            <w:b/>
            <w:color w:val="005C2A"/>
          </w:rPr>
          <w:delText xml:space="preserve">Multiple </w:delText>
        </w:r>
        <w:r>
          <w:rPr>
            <w:b/>
            <w:color w:val="005C2A"/>
          </w:rPr>
          <w:delText>Regression</w:delText>
        </w:r>
      </w:del>
    </w:p>
    <w:p w14:paraId="03ED3749" w14:textId="77777777" w:rsidR="00005077" w:rsidRPr="00005077" w:rsidRDefault="00005077" w:rsidP="00F42FCD">
      <w:pPr>
        <w:rPr>
          <w:del w:id="210" w:author="Joey Hawkins" w:date="2026-09-25T20:06:00Z" w16du:dateUtc="2026-09-26T00:06:00Z"/>
          <w:color w:val="005C2A"/>
        </w:rPr>
      </w:pPr>
      <w:del w:id="211" w:author="Joey Hawkins" w:date="2026-09-25T20:06:00Z" w16du:dateUtc="2026-09-26T00:06:00Z">
        <w:r w:rsidRPr="00005077">
          <w:rPr>
            <w:color w:val="005C2A"/>
          </w:rPr>
          <w:delText>Cluster Analysis</w:delText>
        </w:r>
      </w:del>
    </w:p>
    <w:p w14:paraId="3E6EAC09" w14:textId="77777777" w:rsidR="00005077" w:rsidRDefault="00005077" w:rsidP="00F42FCD">
      <w:pPr>
        <w:rPr>
          <w:del w:id="212" w:author="Joey Hawkins" w:date="2026-09-25T20:06:00Z" w16du:dateUtc="2026-09-26T00:06:00Z"/>
          <w:lang w:val="fr-FR"/>
        </w:rPr>
      </w:pPr>
      <w:del w:id="213" w:author="Joey Hawkins" w:date="2026-09-25T20:06:00Z" w16du:dateUtc="2026-09-26T00:06:00Z">
        <w:r w:rsidRPr="00552726">
          <w:rPr>
            <w:lang w:val="fr-FR"/>
          </w:rPr>
          <w:delText>McGrew, Ch 18</w:delText>
        </w:r>
      </w:del>
    </w:p>
    <w:p w14:paraId="36CA97CF" w14:textId="77777777" w:rsidR="00005077" w:rsidRPr="00005077" w:rsidRDefault="00005077" w:rsidP="00F42FCD">
      <w:pPr>
        <w:rPr>
          <w:del w:id="214" w:author="Joey Hawkins" w:date="2026-09-25T20:06:00Z" w16du:dateUtc="2026-09-26T00:06:00Z"/>
          <w:b/>
        </w:rPr>
      </w:pPr>
      <w:del w:id="215" w:author="Joey Hawkins" w:date="2026-09-25T20:06:00Z" w16du:dateUtc="2026-09-26T00:06:00Z">
        <w:r w:rsidRPr="00240E51">
          <w:rPr>
            <w:b/>
          </w:rPr>
          <w:delText>Lecture XV</w:delText>
        </w:r>
        <w:r>
          <w:rPr>
            <w:b/>
          </w:rPr>
          <w:delText>I</w:delText>
        </w:r>
        <w:r w:rsidRPr="00240E51">
          <w:rPr>
            <w:b/>
          </w:rPr>
          <w:delText xml:space="preserve"> </w:delText>
        </w:r>
      </w:del>
    </w:p>
    <w:p w14:paraId="152E9F11" w14:textId="77777777" w:rsidR="00005077" w:rsidRPr="00005077" w:rsidRDefault="00005077" w:rsidP="00F42FCD">
      <w:pPr>
        <w:rPr>
          <w:del w:id="216" w:author="Joey Hawkins" w:date="2026-09-25T20:06:00Z" w16du:dateUtc="2026-09-26T00:06:00Z"/>
          <w:b/>
          <w:color w:val="005C2A"/>
        </w:rPr>
      </w:pPr>
      <w:del w:id="217" w:author="Joey Hawkins" w:date="2026-09-25T20:06:00Z" w16du:dateUtc="2026-09-26T00:06:00Z">
        <w:r w:rsidRPr="00005077">
          <w:rPr>
            <w:b/>
            <w:color w:val="005C2A"/>
          </w:rPr>
          <w:delText>Epilogue: Statistical Problem Solving in Geography</w:delText>
        </w:r>
      </w:del>
    </w:p>
    <w:p w14:paraId="389911DD" w14:textId="77777777" w:rsidR="00F42FCD" w:rsidRPr="00812557" w:rsidRDefault="00F42FCD" w:rsidP="00F42FCD">
      <w:pPr>
        <w:rPr>
          <w:del w:id="218" w:author="Joey Hawkins" w:date="2026-09-25T20:06:00Z" w16du:dateUtc="2026-09-26T00:06:00Z"/>
        </w:rPr>
      </w:pPr>
      <w:del w:id="219" w:author="Joey Hawkins" w:date="2026-09-25T20:06:00Z" w16du:dateUtc="2026-09-26T00:06:00Z">
        <w:r>
          <w:delText>Final Project</w:delText>
        </w:r>
      </w:del>
    </w:p>
    <w:p w14:paraId="634F1816" w14:textId="77777777" w:rsidR="00F42FCD" w:rsidRDefault="00F42FCD">
      <w:pPr>
        <w:rPr>
          <w:del w:id="220" w:author="Joey Hawkins" w:date="2026-09-25T20:06:00Z" w16du:dateUtc="2026-09-26T00:06:00Z"/>
          <w:b/>
          <w:u w:val="single"/>
        </w:rPr>
      </w:pPr>
    </w:p>
    <w:p w14:paraId="6C5BE4CC" w14:textId="77777777" w:rsidR="0095624D" w:rsidRDefault="00552726" w:rsidP="0095624D">
      <w:pPr>
        <w:spacing w:after="5" w:line="259" w:lineRule="auto"/>
        <w:rPr>
          <w:del w:id="221" w:author="Joey Hawkins" w:date="2026-09-25T20:06:00Z" w16du:dateUtc="2026-09-26T00:06:00Z"/>
        </w:rPr>
      </w:pPr>
      <w:del w:id="222" w:author="Joey Hawkins" w:date="2026-09-25T20:06:00Z" w16du:dateUtc="2026-09-26T00:06:00Z">
        <w:r>
          <w:rPr>
            <w:b/>
          </w:rPr>
          <w:delText>Student Resources</w:delText>
        </w:r>
        <w:r w:rsidR="0095624D">
          <w:rPr>
            <w:b/>
          </w:rPr>
          <w:delText xml:space="preserve">: </w:delText>
        </w:r>
      </w:del>
    </w:p>
    <w:p w14:paraId="1C655A07" w14:textId="77777777" w:rsidR="0095624D" w:rsidRDefault="0095624D" w:rsidP="0095624D">
      <w:pPr>
        <w:numPr>
          <w:ilvl w:val="0"/>
          <w:numId w:val="2"/>
        </w:numPr>
        <w:spacing w:after="32" w:line="249" w:lineRule="auto"/>
        <w:ind w:hanging="350"/>
        <w:jc w:val="both"/>
        <w:rPr>
          <w:del w:id="223" w:author="Joey Hawkins" w:date="2026-09-25T20:06:00Z" w16du:dateUtc="2026-09-26T00:06:00Z"/>
        </w:rPr>
      </w:pPr>
      <w:del w:id="224" w:author="Joey Hawkins" w:date="2026-09-25T20:06:00Z" w16du:dateUtc="2026-09-26T00:06:00Z">
        <w:r w:rsidRPr="00B526E1">
          <w:rPr>
            <w:b/>
          </w:rPr>
          <w:delText>Academic Integrity:</w:delText>
        </w:r>
        <w:r w:rsidRPr="00B526E1">
          <w:delText xml:space="preserve"> Students must be responsible for their work, and students and faculty must take on the responsibility of dealing explicitly with violations. The tenet must be </w:delText>
        </w:r>
        <w:r w:rsidR="00077111">
          <w:delText>the</w:delText>
        </w:r>
        <w:r w:rsidRPr="00B526E1">
          <w:delText xml:space="preserve"> foundation of our university culture. </w:delText>
        </w:r>
        <w:r>
          <w:delText xml:space="preserve">[See </w:delText>
        </w:r>
        <w:r>
          <w:rPr>
            <w:color w:val="0000FF"/>
            <w:u w:val="single"/>
          </w:rPr>
          <w:delText>http://academicintegrity.gmu.edu/distance</w:delText>
        </w:r>
        <w:r>
          <w:delText xml:space="preserve">]. </w:delText>
        </w:r>
      </w:del>
    </w:p>
    <w:p w14:paraId="773B7204" w14:textId="77777777" w:rsidR="0095624D" w:rsidRPr="00B526E1" w:rsidRDefault="0095624D" w:rsidP="0095624D">
      <w:pPr>
        <w:numPr>
          <w:ilvl w:val="0"/>
          <w:numId w:val="2"/>
        </w:numPr>
        <w:spacing w:after="33" w:line="249" w:lineRule="auto"/>
        <w:ind w:hanging="350"/>
        <w:jc w:val="both"/>
        <w:rPr>
          <w:del w:id="225" w:author="Joey Hawkins" w:date="2026-09-25T20:06:00Z" w16du:dateUtc="2026-09-26T00:06:00Z"/>
        </w:rPr>
      </w:pPr>
      <w:del w:id="226" w:author="Joey Hawkins" w:date="2026-09-25T20:06:00Z" w16du:dateUtc="2026-09-26T00:06:00Z">
        <w:r w:rsidRPr="00B526E1">
          <w:rPr>
            <w:b/>
          </w:rPr>
          <w:delText>Honor Code:</w:delText>
        </w:r>
        <w:r w:rsidRPr="00B526E1">
          <w:delText xml:space="preserve"> Students must adhere to the guidelines of the George Mason University Honor Code [See </w:delText>
        </w:r>
        <w:r w:rsidRPr="00B526E1">
          <w:rPr>
            <w:color w:val="7F007F"/>
            <w:u w:val="single" w:color="7F007F"/>
          </w:rPr>
          <w:delText>http://oai.gmu.edu/the‐mason‐honor‐code/</w:delText>
        </w:r>
        <w:r w:rsidRPr="00B526E1">
          <w:delText xml:space="preserve">]. </w:delText>
        </w:r>
      </w:del>
    </w:p>
    <w:p w14:paraId="3E91FB7D" w14:textId="77777777" w:rsidR="0095624D" w:rsidRPr="00B526E1" w:rsidRDefault="0095624D" w:rsidP="0095624D">
      <w:pPr>
        <w:numPr>
          <w:ilvl w:val="0"/>
          <w:numId w:val="2"/>
        </w:numPr>
        <w:spacing w:after="4" w:line="249" w:lineRule="auto"/>
        <w:ind w:hanging="350"/>
        <w:jc w:val="both"/>
        <w:rPr>
          <w:del w:id="227" w:author="Joey Hawkins" w:date="2026-09-25T20:06:00Z" w16du:dateUtc="2026-09-26T00:06:00Z"/>
        </w:rPr>
      </w:pPr>
      <w:del w:id="228" w:author="Joey Hawkins" w:date="2026-09-25T20:06:00Z" w16du:dateUtc="2026-09-26T00:06:00Z">
        <w:r w:rsidRPr="00B526E1">
          <w:rPr>
            <w:b/>
          </w:rPr>
          <w:delText>MasonLive/Email (GMU Email):</w:delText>
        </w:r>
        <w:r w:rsidRPr="00B526E1">
          <w:delText xml:space="preserve"> Students are responsible for the content of university communications sent to their George Mason University email account and are required to activate their account and check it regularly. All communication from the university, college, school, and program will be sent to students solely through their Mason email account. </w:delText>
        </w:r>
      </w:del>
    </w:p>
    <w:p w14:paraId="0169C3CE" w14:textId="77777777" w:rsidR="0095624D" w:rsidRPr="00B526E1" w:rsidRDefault="0095624D" w:rsidP="0095624D">
      <w:pPr>
        <w:spacing w:after="21" w:line="259" w:lineRule="auto"/>
        <w:ind w:left="1036"/>
        <w:rPr>
          <w:del w:id="229" w:author="Joey Hawkins" w:date="2026-09-25T20:06:00Z" w16du:dateUtc="2026-09-26T00:06:00Z"/>
        </w:rPr>
      </w:pPr>
      <w:del w:id="230" w:author="Joey Hawkins" w:date="2026-09-25T20:06:00Z" w16du:dateUtc="2026-09-26T00:06:00Z">
        <w:r w:rsidRPr="00B526E1">
          <w:delText xml:space="preserve">[See </w:delText>
        </w:r>
        <w:r w:rsidRPr="00B526E1">
          <w:rPr>
            <w:color w:val="0000FF"/>
            <w:u w:val="single"/>
          </w:rPr>
          <w:delText>https://masonlivelogin.gmu.edu</w:delText>
        </w:r>
        <w:r w:rsidRPr="00B526E1">
          <w:delText xml:space="preserve">]. </w:delText>
        </w:r>
      </w:del>
    </w:p>
    <w:p w14:paraId="51895DB2" w14:textId="77777777" w:rsidR="0095624D" w:rsidRDefault="0095624D" w:rsidP="0095624D">
      <w:pPr>
        <w:numPr>
          <w:ilvl w:val="0"/>
          <w:numId w:val="2"/>
        </w:numPr>
        <w:spacing w:after="32" w:line="249" w:lineRule="auto"/>
        <w:ind w:hanging="350"/>
        <w:jc w:val="both"/>
        <w:rPr>
          <w:del w:id="231" w:author="Joey Hawkins" w:date="2026-09-25T20:06:00Z" w16du:dateUtc="2026-09-26T00:06:00Z"/>
        </w:rPr>
      </w:pPr>
      <w:del w:id="232" w:author="Joey Hawkins" w:date="2026-09-25T20:06:00Z" w16du:dateUtc="2026-09-26T00:06:00Z">
        <w:r w:rsidRPr="00B526E1">
          <w:rPr>
            <w:b/>
          </w:rPr>
          <w:delText>Patriot Pass:</w:delText>
        </w:r>
        <w:r w:rsidRPr="00B526E1">
          <w:delText xml:space="preserve"> Once you sign up for your Patriot Pass, your passwords will be synchronized, and you will use your Patriot Pass username and password to log in to the following systems: Blackboard, University Libraries, MasonLive, myMason, Patriot Web, Virtual Computing Lab, and WEMS. </w:delText>
        </w:r>
        <w:r>
          <w:delText xml:space="preserve">[See </w:delText>
        </w:r>
        <w:r>
          <w:rPr>
            <w:color w:val="0000FF"/>
            <w:u w:val="single"/>
          </w:rPr>
          <w:delText>https://password.gmu.edu/index.jsp</w:delText>
        </w:r>
        <w:r>
          <w:delText xml:space="preserve">]. </w:delText>
        </w:r>
        <w:r>
          <w:br/>
        </w:r>
        <w:r>
          <w:br/>
        </w:r>
      </w:del>
    </w:p>
    <w:p w14:paraId="1DDC67C9" w14:textId="77777777" w:rsidR="0095624D" w:rsidRPr="00B526E1" w:rsidRDefault="0095624D" w:rsidP="0095624D">
      <w:pPr>
        <w:numPr>
          <w:ilvl w:val="0"/>
          <w:numId w:val="2"/>
        </w:numPr>
        <w:spacing w:after="4" w:line="249" w:lineRule="auto"/>
        <w:ind w:hanging="350"/>
        <w:jc w:val="both"/>
        <w:rPr>
          <w:del w:id="233" w:author="Joey Hawkins" w:date="2026-09-25T20:06:00Z" w16du:dateUtc="2026-09-26T00:06:00Z"/>
        </w:rPr>
      </w:pPr>
      <w:del w:id="234" w:author="Joey Hawkins" w:date="2026-09-25T20:06:00Z" w16du:dateUtc="2026-09-26T00:06:00Z">
        <w:r w:rsidRPr="00B526E1">
          <w:rPr>
            <w:b/>
          </w:rPr>
          <w:delText xml:space="preserve">University </w:delText>
        </w:r>
        <w:r w:rsidRPr="00B526E1">
          <w:rPr>
            <w:b/>
          </w:rPr>
          <w:tab/>
          <w:delText>Policies:</w:delText>
        </w:r>
        <w:r w:rsidRPr="00B526E1">
          <w:delText xml:space="preserve"> Students </w:delText>
        </w:r>
        <w:r w:rsidRPr="00B526E1">
          <w:tab/>
          <w:delText xml:space="preserve">must </w:delText>
        </w:r>
        <w:r w:rsidRPr="00B526E1">
          <w:tab/>
          <w:delText xml:space="preserve">follow </w:delText>
        </w:r>
        <w:r w:rsidRPr="00B526E1">
          <w:tab/>
          <w:delText xml:space="preserve">the </w:delText>
        </w:r>
        <w:r w:rsidRPr="00B526E1">
          <w:tab/>
          <w:delText xml:space="preserve">university </w:delText>
        </w:r>
        <w:r w:rsidRPr="00B526E1">
          <w:tab/>
          <w:delText xml:space="preserve">policies. </w:delText>
        </w:r>
      </w:del>
    </w:p>
    <w:p w14:paraId="2B863B19" w14:textId="77777777" w:rsidR="0095624D" w:rsidRPr="00B526E1" w:rsidRDefault="0095624D" w:rsidP="0095624D">
      <w:pPr>
        <w:ind w:left="1051"/>
        <w:rPr>
          <w:del w:id="235" w:author="Joey Hawkins" w:date="2026-09-25T20:06:00Z" w16du:dateUtc="2026-09-26T00:06:00Z"/>
        </w:rPr>
      </w:pPr>
      <w:del w:id="236" w:author="Joey Hawkins" w:date="2026-09-25T20:06:00Z" w16du:dateUtc="2026-09-26T00:06:00Z">
        <w:r w:rsidRPr="00B526E1">
          <w:delText xml:space="preserve">[See </w:delText>
        </w:r>
        <w:r w:rsidRPr="00B526E1">
          <w:rPr>
            <w:color w:val="0000FF"/>
            <w:u w:val="single"/>
          </w:rPr>
          <w:delText>http://universitypolicy.gmu.edu</w:delText>
        </w:r>
        <w:r w:rsidRPr="00B526E1">
          <w:delText xml:space="preserve">].Responsible Use of Computing ‐ Students must follow the university policy for Responsible Use of Computing. </w:delText>
        </w:r>
      </w:del>
    </w:p>
    <w:p w14:paraId="579606F2" w14:textId="77777777" w:rsidR="0095624D" w:rsidRPr="00B526E1" w:rsidRDefault="0095624D" w:rsidP="0095624D">
      <w:pPr>
        <w:spacing w:after="21" w:line="259" w:lineRule="auto"/>
        <w:ind w:left="1036"/>
        <w:rPr>
          <w:del w:id="237" w:author="Joey Hawkins" w:date="2026-09-25T20:06:00Z" w16du:dateUtc="2026-09-26T00:06:00Z"/>
        </w:rPr>
      </w:pPr>
      <w:del w:id="238" w:author="Joey Hawkins" w:date="2026-09-25T20:06:00Z" w16du:dateUtc="2026-09-26T00:06:00Z">
        <w:r w:rsidRPr="00B526E1">
          <w:delText xml:space="preserve">[See </w:delText>
        </w:r>
        <w:r w:rsidRPr="00B526E1">
          <w:rPr>
            <w:color w:val="0000FF"/>
            <w:u w:val="single"/>
          </w:rPr>
          <w:delText xml:space="preserve">http://universitypolicy.gmu.edu/policies/responsible‐use‐of‐computing </w:delText>
        </w:r>
        <w:r w:rsidRPr="00B526E1">
          <w:delText xml:space="preserve">]. </w:delText>
        </w:r>
      </w:del>
    </w:p>
    <w:p w14:paraId="31955C17" w14:textId="77777777" w:rsidR="0095624D" w:rsidRPr="00B526E1" w:rsidRDefault="0095624D" w:rsidP="0095624D">
      <w:pPr>
        <w:numPr>
          <w:ilvl w:val="0"/>
          <w:numId w:val="2"/>
        </w:numPr>
        <w:spacing w:after="4" w:line="249" w:lineRule="auto"/>
        <w:ind w:hanging="350"/>
        <w:jc w:val="both"/>
        <w:rPr>
          <w:del w:id="239" w:author="Joey Hawkins" w:date="2026-09-25T20:06:00Z" w16du:dateUtc="2026-09-26T00:06:00Z"/>
        </w:rPr>
      </w:pPr>
      <w:del w:id="240" w:author="Joey Hawkins" w:date="2026-09-25T20:06:00Z" w16du:dateUtc="2026-09-26T00:06:00Z">
        <w:r w:rsidRPr="00B526E1">
          <w:rPr>
            <w:b/>
          </w:rPr>
          <w:delText xml:space="preserve">University </w:delText>
        </w:r>
        <w:r w:rsidRPr="00B526E1">
          <w:rPr>
            <w:b/>
          </w:rPr>
          <w:tab/>
          <w:delText>Calendar:</w:delText>
        </w:r>
        <w:r w:rsidRPr="00B526E1">
          <w:delText xml:space="preserve"> Details </w:delText>
        </w:r>
        <w:r w:rsidRPr="00B526E1">
          <w:tab/>
          <w:delText xml:space="preserve">regarding </w:delText>
        </w:r>
        <w:r w:rsidRPr="00B526E1">
          <w:tab/>
          <w:delText xml:space="preserve">the </w:delText>
        </w:r>
        <w:r w:rsidRPr="00B526E1">
          <w:tab/>
          <w:delText xml:space="preserve">current </w:delText>
        </w:r>
        <w:r w:rsidRPr="00B526E1">
          <w:tab/>
          <w:delText xml:space="preserve">Academic </w:delText>
        </w:r>
        <w:r w:rsidRPr="00B526E1">
          <w:tab/>
          <w:delText xml:space="preserve">Calendar. </w:delText>
        </w:r>
      </w:del>
    </w:p>
    <w:p w14:paraId="49FAA098" w14:textId="77777777" w:rsidR="0095624D" w:rsidRPr="00B526E1" w:rsidRDefault="0095624D" w:rsidP="0095624D">
      <w:pPr>
        <w:spacing w:after="21" w:line="259" w:lineRule="auto"/>
        <w:ind w:left="1036"/>
        <w:rPr>
          <w:del w:id="241" w:author="Joey Hawkins" w:date="2026-09-25T20:06:00Z" w16du:dateUtc="2026-09-26T00:06:00Z"/>
        </w:rPr>
      </w:pPr>
      <w:del w:id="242" w:author="Joey Hawkins" w:date="2026-09-25T20:06:00Z" w16du:dateUtc="2026-09-26T00:06:00Z">
        <w:r w:rsidRPr="00B526E1">
          <w:delText xml:space="preserve">[See </w:delText>
        </w:r>
        <w:r w:rsidRPr="00B526E1">
          <w:rPr>
            <w:color w:val="0000FF"/>
            <w:u w:val="single"/>
          </w:rPr>
          <w:delText>http://registrar.gmu.edu/calendars/index.html</w:delText>
        </w:r>
        <w:r w:rsidRPr="00B526E1">
          <w:delText xml:space="preserve">]. </w:delText>
        </w:r>
      </w:del>
    </w:p>
    <w:p w14:paraId="2EEFB093" w14:textId="77777777" w:rsidR="0095624D" w:rsidRPr="00B526E1" w:rsidRDefault="0095624D" w:rsidP="0095624D">
      <w:pPr>
        <w:numPr>
          <w:ilvl w:val="0"/>
          <w:numId w:val="2"/>
        </w:numPr>
        <w:spacing w:after="33" w:line="249" w:lineRule="auto"/>
        <w:ind w:hanging="350"/>
        <w:jc w:val="both"/>
        <w:rPr>
          <w:del w:id="243" w:author="Joey Hawkins" w:date="2026-09-25T20:06:00Z" w16du:dateUtc="2026-09-26T00:06:00Z"/>
        </w:rPr>
      </w:pPr>
      <w:del w:id="244" w:author="Joey Hawkins" w:date="2026-09-25T20:06:00Z" w16du:dateUtc="2026-09-26T00:06:00Z">
        <w:r w:rsidRPr="00B526E1">
          <w:rPr>
            <w:b/>
          </w:rPr>
          <w:delText xml:space="preserve">Students with Disabilities: </w:delText>
        </w:r>
        <w:r w:rsidRPr="00B526E1">
          <w:delText xml:space="preserve">Students with disabilities who seek accommodations in a course must be registered with the George Mason University Office of Disability Services (ODS) and inform their instructor, in writing, at the beginning of the semester [See </w:delText>
        </w:r>
        <w:r w:rsidRPr="00B526E1">
          <w:rPr>
            <w:color w:val="0000FF"/>
            <w:u w:val="single"/>
          </w:rPr>
          <w:delText>http://ods.gmu.edu</w:delText>
        </w:r>
        <w:r w:rsidRPr="00B526E1">
          <w:delText xml:space="preserve">]. </w:delText>
        </w:r>
      </w:del>
    </w:p>
    <w:p w14:paraId="3C55CA93" w14:textId="77777777" w:rsidR="0095624D" w:rsidRPr="00B526E1" w:rsidRDefault="0095624D" w:rsidP="0095624D">
      <w:pPr>
        <w:numPr>
          <w:ilvl w:val="0"/>
          <w:numId w:val="2"/>
        </w:numPr>
        <w:spacing w:after="4" w:line="249" w:lineRule="auto"/>
        <w:ind w:hanging="350"/>
        <w:jc w:val="both"/>
        <w:rPr>
          <w:del w:id="245" w:author="Joey Hawkins" w:date="2026-09-25T20:06:00Z" w16du:dateUtc="2026-09-26T00:06:00Z"/>
        </w:rPr>
      </w:pPr>
      <w:del w:id="246" w:author="Joey Hawkins" w:date="2026-09-25T20:06:00Z" w16du:dateUtc="2026-09-26T00:06:00Z">
        <w:r w:rsidRPr="00B526E1">
          <w:delText xml:space="preserve">Students are expected to follow courteous Internet etiquette at all times; see </w:delText>
        </w:r>
        <w:r w:rsidRPr="00B526E1">
          <w:rPr>
            <w:color w:val="0000FF"/>
            <w:u w:val="single"/>
          </w:rPr>
          <w:delText>http://www.albion.com/netiquette/corerules.html</w:delText>
        </w:r>
        <w:r w:rsidRPr="00B526E1">
          <w:delText xml:space="preserve"> for more information regarding these expectations. </w:delText>
        </w:r>
      </w:del>
    </w:p>
    <w:p w14:paraId="424934B5" w14:textId="77777777" w:rsidR="0095624D" w:rsidRPr="00B526E1" w:rsidRDefault="0095624D" w:rsidP="0095624D">
      <w:pPr>
        <w:spacing w:after="9" w:line="259" w:lineRule="auto"/>
        <w:ind w:left="1041"/>
        <w:rPr>
          <w:del w:id="247" w:author="Joey Hawkins" w:date="2026-09-25T20:06:00Z" w16du:dateUtc="2026-09-26T00:06:00Z"/>
        </w:rPr>
      </w:pPr>
      <w:del w:id="248" w:author="Joey Hawkins" w:date="2026-09-25T20:06:00Z" w16du:dateUtc="2026-09-26T00:06:00Z">
        <w:r w:rsidRPr="00B526E1">
          <w:rPr>
            <w:b/>
          </w:rPr>
          <w:delText xml:space="preserve"> </w:delText>
        </w:r>
      </w:del>
    </w:p>
    <w:p w14:paraId="0D77CC4A" w14:textId="77777777" w:rsidR="0095624D" w:rsidRDefault="0095624D" w:rsidP="0095624D">
      <w:pPr>
        <w:spacing w:after="5" w:line="259" w:lineRule="auto"/>
        <w:ind w:left="700"/>
        <w:rPr>
          <w:del w:id="249" w:author="Joey Hawkins" w:date="2026-09-25T20:06:00Z" w16du:dateUtc="2026-09-26T00:06:00Z"/>
        </w:rPr>
      </w:pPr>
      <w:del w:id="250" w:author="Joey Hawkins" w:date="2026-09-25T20:06:00Z" w16du:dateUtc="2026-09-26T00:06:00Z">
        <w:r>
          <w:rPr>
            <w:b/>
          </w:rPr>
          <w:delText>2.</w:delText>
        </w:r>
        <w:r>
          <w:rPr>
            <w:rFonts w:ascii="Arial" w:eastAsia="Arial" w:hAnsi="Arial" w:cs="Arial"/>
            <w:b/>
          </w:rPr>
          <w:delText xml:space="preserve"> </w:delText>
        </w:r>
        <w:r>
          <w:rPr>
            <w:b/>
          </w:rPr>
          <w:delText xml:space="preserve">Student Services: </w:delText>
        </w:r>
      </w:del>
    </w:p>
    <w:p w14:paraId="47E4DFC4" w14:textId="77777777" w:rsidR="0095624D" w:rsidRPr="00B526E1" w:rsidRDefault="0095624D" w:rsidP="0095624D">
      <w:pPr>
        <w:numPr>
          <w:ilvl w:val="0"/>
          <w:numId w:val="3"/>
        </w:numPr>
        <w:spacing w:after="4" w:line="249" w:lineRule="auto"/>
        <w:ind w:left="1025" w:hanging="350"/>
        <w:rPr>
          <w:del w:id="251" w:author="Joey Hawkins" w:date="2026-09-25T20:06:00Z" w16du:dateUtc="2026-09-26T00:06:00Z"/>
        </w:rPr>
      </w:pPr>
      <w:del w:id="252" w:author="Joey Hawkins" w:date="2026-09-25T20:06:00Z" w16du:dateUtc="2026-09-26T00:06:00Z">
        <w:r w:rsidRPr="00B526E1">
          <w:rPr>
            <w:b/>
          </w:rPr>
          <w:delText>University Libraries:</w:delText>
        </w:r>
        <w:r w:rsidRPr="00B526E1">
          <w:delText xml:space="preserve"> University Libraries provides resources for distance students. </w:delText>
        </w:r>
      </w:del>
    </w:p>
    <w:p w14:paraId="3269347A" w14:textId="77777777" w:rsidR="0095624D" w:rsidRPr="00B526E1" w:rsidRDefault="0095624D" w:rsidP="0095624D">
      <w:pPr>
        <w:spacing w:after="21" w:line="259" w:lineRule="auto"/>
        <w:ind w:left="1036"/>
        <w:rPr>
          <w:del w:id="253" w:author="Joey Hawkins" w:date="2026-09-25T20:06:00Z" w16du:dateUtc="2026-09-26T00:06:00Z"/>
        </w:rPr>
      </w:pPr>
      <w:del w:id="254" w:author="Joey Hawkins" w:date="2026-09-25T20:06:00Z" w16du:dateUtc="2026-09-26T00:06:00Z">
        <w:r w:rsidRPr="00B526E1">
          <w:delText xml:space="preserve">[See </w:delText>
        </w:r>
        <w:r w:rsidRPr="00B526E1">
          <w:rPr>
            <w:color w:val="0000FF"/>
            <w:u w:val="single"/>
          </w:rPr>
          <w:delText>http://library.gmu.edu/distance</w:delText>
        </w:r>
        <w:r w:rsidRPr="00B526E1">
          <w:delText xml:space="preserve"> and </w:delText>
        </w:r>
        <w:r w:rsidRPr="00B526E1">
          <w:rPr>
            <w:color w:val="0000FF"/>
            <w:u w:val="single"/>
          </w:rPr>
          <w:delText>http://infoguides.gmu.edu/distance_students</w:delText>
        </w:r>
        <w:r w:rsidRPr="00B526E1">
          <w:delText xml:space="preserve">]. </w:delText>
        </w:r>
      </w:del>
    </w:p>
    <w:p w14:paraId="090EF0BC" w14:textId="77777777" w:rsidR="0095624D" w:rsidRPr="00D63755" w:rsidRDefault="0095624D" w:rsidP="00456D27">
      <w:pPr>
        <w:spacing w:line="360" w:lineRule="auto"/>
        <w:rPr>
          <w:rFonts w:ascii="Times New Roman" w:hAnsi="Times New Roman"/>
          <w:b/>
          <w:sz w:val="24"/>
          <w:rPrChange w:id="255" w:author="Joey Hawkins" w:date="2026-09-25T20:06:00Z" w16du:dateUtc="2026-09-26T00:06:00Z">
            <w:rPr/>
          </w:rPrChange>
        </w:rPr>
        <w:pPrChange w:id="256" w:author="Joey Hawkins" w:date="2026-09-25T20:06:00Z" w16du:dateUtc="2026-09-26T00:06:00Z">
          <w:pPr>
            <w:numPr>
              <w:numId w:val="3"/>
            </w:numPr>
            <w:spacing w:after="3" w:line="239" w:lineRule="auto"/>
            <w:ind w:left="1025" w:hanging="350"/>
          </w:pPr>
        </w:pPrChange>
      </w:pPr>
      <w:r>
        <w:rPr>
          <w:rFonts w:ascii="Times New Roman" w:hAnsi="Times New Roman"/>
          <w:b/>
          <w:sz w:val="24"/>
          <w:rPrChange w:id="257" w:author="Joey Hawkins" w:date="2026-09-25T20:06:00Z" w16du:dateUtc="2026-09-26T00:06:00Z">
            <w:rPr>
              <w:b/>
            </w:rPr>
          </w:rPrChange>
        </w:rPr>
        <w:t>Writing</w:t>
      </w:r>
      <w:del w:id="258" w:author="Joey Hawkins" w:date="2026-09-25T20:06:00Z" w16du:dateUtc="2026-09-26T00:06:00Z">
        <w:r w:rsidRPr="00B526E1">
          <w:rPr>
            <w:b/>
          </w:rPr>
          <w:delText xml:space="preserve"> Center:</w:delText>
        </w:r>
        <w:r w:rsidRPr="00B526E1">
          <w:delText xml:space="preserve"> The George Mason University Writing Center staff provides a variety of resources and services (e.g., tutoring, workshops, writing guides, handbooks) intended to support students as they work to construct and share knowledge through writing. [See </w:delText>
        </w:r>
        <w:r w:rsidRPr="00B526E1">
          <w:rPr>
            <w:color w:val="0000FF"/>
            <w:u w:val="single"/>
          </w:rPr>
          <w:delText>http://writingcenter.gmu.edu</w:delText>
        </w:r>
        <w:r w:rsidRPr="00B526E1">
          <w:delText xml:space="preserve">]. You can now sign up for an Online Writing Lab (OWL) session just like you sign up for a face‐to‐face session in the Writing Center, which means YOU set the date and time of the appointment! </w:delText>
        </w:r>
        <w:r>
          <w:delText xml:space="preserve">Learn more about the </w:delText>
        </w:r>
        <w:r w:rsidRPr="00552726">
          <w:rPr>
            <w:color w:val="0000FF"/>
            <w:u w:val="single"/>
          </w:rPr>
          <w:delText>Online Writing Lab (OWL)</w:delText>
        </w:r>
        <w:r>
          <w:delText xml:space="preserve">. </w:delText>
        </w:r>
      </w:del>
    </w:p>
    <w:p w14:paraId="461F8F1A" w14:textId="77777777" w:rsidR="00456D27" w:rsidRPr="00B411AA" w:rsidRDefault="00456D27" w:rsidP="00456D27">
      <w:pPr>
        <w:tabs>
          <w:tab w:val="left" w:pos="9270"/>
        </w:tabs>
        <w:spacing w:line="360" w:lineRule="auto"/>
        <w:rPr>
          <w:ins w:id="259" w:author="Joey Hawkins" w:date="2026-09-25T20:06:00Z" w16du:dateUtc="2026-09-26T00:06:00Z"/>
          <w:rFonts w:ascii="Times New Roman" w:hAnsi="Times New Roman" w:cs="Times New Roman"/>
          <w:b/>
          <w:sz w:val="24"/>
          <w:szCs w:val="24"/>
        </w:rPr>
      </w:pPr>
      <w:ins w:id="260" w:author="Joey Hawkins" w:date="2026-09-25T20:06:00Z" w16du:dateUtc="2026-09-26T00:06:00Z">
        <w:r>
          <w:rPr>
            <w:rFonts w:ascii="Times New Roman" w:hAnsi="Times New Roman" w:cs="Times New Roman"/>
            <w:sz w:val="24"/>
            <w:szCs w:val="24"/>
          </w:rPr>
          <w:tab/>
        </w:r>
        <w:r>
          <w:rPr>
            <w:rFonts w:ascii="Times New Roman" w:hAnsi="Times New Roman" w:cs="Times New Roman"/>
            <w:sz w:val="24"/>
            <w:szCs w:val="24"/>
          </w:rPr>
          <w:tab/>
        </w:r>
      </w:ins>
    </w:p>
    <w:p w14:paraId="43C1A566" w14:textId="77777777" w:rsidR="00456D27" w:rsidRDefault="00456D27" w:rsidP="00456D27">
      <w:pPr>
        <w:spacing w:line="360" w:lineRule="auto"/>
        <w:jc w:val="center"/>
        <w:rPr>
          <w:ins w:id="261" w:author="Joey Hawkins" w:date="2026-09-25T20:06:00Z" w16du:dateUtc="2026-09-26T00:06:00Z"/>
          <w:rFonts w:ascii="Times New Roman" w:hAnsi="Times New Roman" w:cs="Times New Roman"/>
          <w:b/>
          <w:sz w:val="24"/>
          <w:szCs w:val="24"/>
        </w:rPr>
      </w:pPr>
      <w:ins w:id="262" w:author="Joey Hawkins" w:date="2026-09-25T20:06:00Z" w16du:dateUtc="2026-09-26T00:06:00Z">
        <w:r>
          <w:rPr>
            <w:rFonts w:ascii="Times New Roman" w:hAnsi="Times New Roman" w:cs="Times New Roman"/>
            <w:b/>
            <w:sz w:val="24"/>
            <w:szCs w:val="24"/>
          </w:rPr>
          <w:t xml:space="preserve">                                        </w:t>
        </w:r>
      </w:ins>
    </w:p>
    <w:p w14:paraId="76F3026F" w14:textId="77777777" w:rsidR="00456D27" w:rsidRDefault="00456D27" w:rsidP="00456D27">
      <w:pPr>
        <w:spacing w:line="360" w:lineRule="auto"/>
        <w:jc w:val="center"/>
        <w:rPr>
          <w:ins w:id="263" w:author="Joey Hawkins" w:date="2026-09-25T20:06:00Z" w16du:dateUtc="2026-09-26T00:06:00Z"/>
          <w:rFonts w:ascii="Times New Roman" w:hAnsi="Times New Roman" w:cs="Times New Roman"/>
          <w:b/>
          <w:sz w:val="24"/>
          <w:szCs w:val="24"/>
        </w:rPr>
      </w:pPr>
      <w:ins w:id="264" w:author="Joey Hawkins" w:date="2026-09-25T20:06:00Z" w16du:dateUtc="2026-09-26T00:06:00Z">
        <w:r w:rsidRPr="00B61561">
          <w:rPr>
            <w:rFonts w:ascii="Times New Roman" w:hAnsi="Times New Roman" w:cs="Times New Roman"/>
            <w:b/>
            <w:sz w:val="24"/>
            <w:szCs w:val="24"/>
          </w:rPr>
          <w:t>The Fight for Education</w:t>
        </w:r>
      </w:ins>
    </w:p>
    <w:p w14:paraId="63B147FF" w14:textId="77777777" w:rsidR="00456D27" w:rsidRPr="00B61561" w:rsidRDefault="00456D27" w:rsidP="00456D27">
      <w:pPr>
        <w:tabs>
          <w:tab w:val="left" w:pos="9270"/>
        </w:tabs>
        <w:spacing w:line="360" w:lineRule="auto"/>
        <w:jc w:val="center"/>
        <w:rPr>
          <w:ins w:id="265" w:author="Joey Hawkins" w:date="2026-09-25T20:06:00Z" w16du:dateUtc="2026-09-26T00:06:00Z"/>
          <w:rFonts w:ascii="Times New Roman" w:hAnsi="Times New Roman" w:cs="Times New Roman"/>
          <w:b/>
          <w:sz w:val="24"/>
          <w:szCs w:val="24"/>
        </w:rPr>
      </w:pPr>
    </w:p>
    <w:p w14:paraId="2323DC3A" w14:textId="77777777" w:rsidR="00456D27" w:rsidRPr="00B61561" w:rsidRDefault="00456D27" w:rsidP="00456D27">
      <w:pPr>
        <w:rPr>
          <w:ins w:id="266" w:author="Joey Hawkins" w:date="2026-09-25T20:06:00Z" w16du:dateUtc="2026-09-26T00:06:00Z"/>
          <w:rFonts w:ascii="Times New Roman" w:hAnsi="Times New Roman" w:cs="Times New Roman"/>
          <w:i/>
          <w:sz w:val="24"/>
          <w:szCs w:val="24"/>
        </w:rPr>
      </w:pPr>
      <w:ins w:id="267" w:author="Joey Hawkins" w:date="2026-09-25T20:06:00Z" w16du:dateUtc="2026-09-26T00:06:00Z">
        <w:r w:rsidRPr="00B61561">
          <w:rPr>
            <w:rFonts w:ascii="Times New Roman" w:hAnsi="Times New Roman" w:cs="Times New Roman"/>
            <w:i/>
            <w:sz w:val="24"/>
            <w:szCs w:val="24"/>
          </w:rPr>
          <w:t>I ran as fast as I could. I could see my destination just ahead of me. Just a little further, I kept saying to myself, just a little further and I will have made it to the land of the free and the home of the brave, the land of opportunity.</w:t>
        </w:r>
      </w:ins>
    </w:p>
    <w:p w14:paraId="31C467B3" w14:textId="77777777" w:rsidR="00456D27" w:rsidRPr="00B61561" w:rsidRDefault="00456D27" w:rsidP="00456D27">
      <w:pPr>
        <w:rPr>
          <w:ins w:id="268" w:author="Joey Hawkins" w:date="2026-09-25T20:06:00Z" w16du:dateUtc="2026-09-26T00:06:00Z"/>
          <w:rFonts w:ascii="Times New Roman" w:hAnsi="Times New Roman" w:cs="Times New Roman"/>
          <w:sz w:val="24"/>
          <w:szCs w:val="24"/>
        </w:rPr>
      </w:pPr>
      <w:ins w:id="269" w:author="Joey Hawkins" w:date="2026-09-25T20:06:00Z" w16du:dateUtc="2026-09-26T00:06:00Z">
        <w:r w:rsidRPr="00B61561">
          <w:rPr>
            <w:rFonts w:ascii="Times New Roman" w:hAnsi="Times New Roman" w:cs="Times New Roman"/>
            <w:i/>
            <w:sz w:val="24"/>
            <w:szCs w:val="24"/>
          </w:rPr>
          <w:tab/>
          <w:t>Diego finally got to his destination. He had gotten to America without getting caught. Now he could get the education to become a mechanic.</w:t>
        </w:r>
      </w:ins>
    </w:p>
    <w:p w14:paraId="56CB1492" w14:textId="77777777" w:rsidR="00456D27" w:rsidRPr="00B61561" w:rsidRDefault="00456D27" w:rsidP="00456D27">
      <w:pPr>
        <w:spacing w:line="360" w:lineRule="auto"/>
        <w:rPr>
          <w:ins w:id="270" w:author="Joey Hawkins" w:date="2026-09-25T20:06:00Z" w16du:dateUtc="2026-09-26T00:06:00Z"/>
          <w:rFonts w:ascii="Times New Roman" w:hAnsi="Times New Roman" w:cs="Times New Roman"/>
          <w:sz w:val="24"/>
          <w:szCs w:val="24"/>
        </w:rPr>
      </w:pPr>
    </w:p>
    <w:p w14:paraId="47E0F703" w14:textId="77777777" w:rsidR="00456D27" w:rsidRPr="00B61561" w:rsidRDefault="00456D27" w:rsidP="00456D27">
      <w:pPr>
        <w:spacing w:line="360" w:lineRule="auto"/>
        <w:rPr>
          <w:ins w:id="271" w:author="Joey Hawkins" w:date="2026-09-25T20:06:00Z" w16du:dateUtc="2026-09-26T00:06:00Z"/>
          <w:rFonts w:ascii="Times New Roman" w:hAnsi="Times New Roman" w:cs="Times New Roman"/>
          <w:sz w:val="24"/>
          <w:szCs w:val="24"/>
        </w:rPr>
      </w:pPr>
      <w:ins w:id="272" w:author="Joey Hawkins" w:date="2026-09-25T20:06:00Z" w16du:dateUtc="2026-09-26T00:06:00Z">
        <w:r w:rsidRPr="00B61561">
          <w:rPr>
            <w:rFonts w:ascii="Times New Roman" w:hAnsi="Times New Roman" w:cs="Times New Roman"/>
            <w:sz w:val="24"/>
            <w:szCs w:val="24"/>
          </w:rPr>
          <w:tab/>
          <w:t>Like Diego, many illegal immigrants come to America every day for a better life and a better education. Whether these illegal immigrants should get the education they came for is very controversial in today’s economy. Some Americans think that illegal immigrants shouldn’t be eligible for instate tuition, but other Americans think that these illegal immigrants should be eligible for instate tuition. I am one who thinks that illegal immigrants should be eligible for instate tuition.</w:t>
        </w:r>
      </w:ins>
    </w:p>
    <w:p w14:paraId="1C70FCFE" w14:textId="77777777" w:rsidR="00456D27" w:rsidRPr="00B61561" w:rsidRDefault="00456D27" w:rsidP="00456D27">
      <w:pPr>
        <w:spacing w:line="360" w:lineRule="auto"/>
        <w:rPr>
          <w:ins w:id="273" w:author="Joey Hawkins" w:date="2026-09-25T20:06:00Z" w16du:dateUtc="2026-09-26T00:06:00Z"/>
          <w:rFonts w:ascii="Times New Roman" w:hAnsi="Times New Roman" w:cs="Times New Roman"/>
          <w:sz w:val="24"/>
          <w:szCs w:val="24"/>
        </w:rPr>
      </w:pPr>
      <w:ins w:id="274" w:author="Joey Hawkins" w:date="2026-09-25T20:06:00Z" w16du:dateUtc="2026-09-26T00:06:00Z">
        <w:r w:rsidRPr="00B61561">
          <w:rPr>
            <w:rFonts w:ascii="Times New Roman" w:hAnsi="Times New Roman" w:cs="Times New Roman"/>
            <w:sz w:val="24"/>
            <w:szCs w:val="24"/>
          </w:rPr>
          <w:tab/>
          <w:t>One of the most important arguments is that illegal immigrants pay taxes. By buying goods in America they are paying sales taxes, and in April most files and pay their [income] taxes. In fact, illegals pay about nine billion dollars in [Social Security] taxes every year. Where do these taxes go? They go to lowering the cost of instate tuition, making it so affordable today. So why shouldn’t the illegal immigrants be eligible for instate tuition when they are helping to lower the price of the tuition?</w:t>
        </w:r>
      </w:ins>
    </w:p>
    <w:p w14:paraId="35A65A04" w14:textId="77777777" w:rsidR="00456D27" w:rsidRPr="00B61561" w:rsidRDefault="00456D27" w:rsidP="00456D27">
      <w:pPr>
        <w:spacing w:line="360" w:lineRule="auto"/>
        <w:rPr>
          <w:ins w:id="275" w:author="Joey Hawkins" w:date="2026-09-25T20:06:00Z" w16du:dateUtc="2026-09-26T00:06:00Z"/>
          <w:rFonts w:ascii="Times New Roman" w:hAnsi="Times New Roman" w:cs="Times New Roman"/>
          <w:sz w:val="24"/>
          <w:szCs w:val="24"/>
        </w:rPr>
      </w:pPr>
      <w:ins w:id="276" w:author="Joey Hawkins" w:date="2026-09-25T20:06:00Z" w16du:dateUtc="2026-09-26T00:06:00Z">
        <w:r w:rsidRPr="00B61561">
          <w:rPr>
            <w:rFonts w:ascii="Times New Roman" w:hAnsi="Times New Roman" w:cs="Times New Roman"/>
            <w:sz w:val="24"/>
            <w:szCs w:val="24"/>
          </w:rPr>
          <w:tab/>
          <w:t>Another important argument is one that our forefathers set forth to make a better nation. “We hold these truths to be self-evident, that all men are created equal…and hold unalienable rights, among these are life, liberty, and the pursuit of happiness.” If we are truly equal, then illegal immigrants deserve the same rights as we do for instate tuition.</w:t>
        </w:r>
      </w:ins>
    </w:p>
    <w:p w14:paraId="49D818B4" w14:textId="77777777" w:rsidR="00456D27" w:rsidRPr="00B61561" w:rsidRDefault="00456D27" w:rsidP="00456D27">
      <w:pPr>
        <w:spacing w:line="360" w:lineRule="auto"/>
        <w:rPr>
          <w:ins w:id="277" w:author="Joey Hawkins" w:date="2026-09-25T20:06:00Z" w16du:dateUtc="2026-09-26T00:06:00Z"/>
          <w:rFonts w:ascii="Times New Roman" w:hAnsi="Times New Roman" w:cs="Times New Roman"/>
          <w:sz w:val="24"/>
          <w:szCs w:val="24"/>
        </w:rPr>
      </w:pPr>
      <w:ins w:id="278" w:author="Joey Hawkins" w:date="2026-09-25T20:06:00Z" w16du:dateUtc="2026-09-26T00:06:00Z">
        <w:r w:rsidRPr="00B61561">
          <w:rPr>
            <w:rFonts w:ascii="Times New Roman" w:hAnsi="Times New Roman" w:cs="Times New Roman"/>
            <w:sz w:val="24"/>
            <w:szCs w:val="24"/>
          </w:rPr>
          <w:tab/>
          <w:t>However, some Americans say that illegal immigrants don’t deserve instate tuition because they are sending money back to their home country and families. But we do not know how much money they are actually sending back, and besides, this helps spread the money around. It may even help a foreign country to get out of poverty. This could actually stop more illegal immigrants from coming to America because they would be stable enough from the money that is being sent to them so that they don’t need to look to the land of opportunity for a job.</w:t>
        </w:r>
      </w:ins>
    </w:p>
    <w:p w14:paraId="023895A6" w14:textId="77777777" w:rsidR="00456D27" w:rsidRPr="00B61561" w:rsidRDefault="00456D27" w:rsidP="00456D27">
      <w:pPr>
        <w:spacing w:line="360" w:lineRule="auto"/>
        <w:rPr>
          <w:ins w:id="279" w:author="Joey Hawkins" w:date="2026-09-25T20:06:00Z" w16du:dateUtc="2026-09-26T00:06:00Z"/>
          <w:rFonts w:ascii="Times New Roman" w:hAnsi="Times New Roman" w:cs="Times New Roman"/>
          <w:sz w:val="24"/>
          <w:szCs w:val="24"/>
        </w:rPr>
      </w:pPr>
      <w:ins w:id="280" w:author="Joey Hawkins" w:date="2026-09-25T20:06:00Z" w16du:dateUtc="2026-09-26T00:06:00Z">
        <w:r w:rsidRPr="00B61561">
          <w:rPr>
            <w:rFonts w:ascii="Times New Roman" w:hAnsi="Times New Roman" w:cs="Times New Roman"/>
            <w:sz w:val="24"/>
            <w:szCs w:val="24"/>
          </w:rPr>
          <w:tab/>
          <w:t>In conclusion, illegal immigrants should be eligible for instate tuition so, like Diego, they can follow their dreams. If you ever have to take a side on this issue, I hope you will consider mine.</w:t>
        </w:r>
      </w:ins>
    </w:p>
    <w:p w14:paraId="4FD1B621" w14:textId="77777777" w:rsidR="00456D27" w:rsidRPr="00B61561" w:rsidRDefault="00456D27" w:rsidP="00456D27">
      <w:pPr>
        <w:spacing w:line="360" w:lineRule="auto"/>
        <w:rPr>
          <w:ins w:id="281" w:author="Joey Hawkins" w:date="2026-09-25T20:06:00Z" w16du:dateUtc="2026-09-26T00:06:00Z"/>
          <w:rFonts w:ascii="Times New Roman" w:hAnsi="Times New Roman" w:cs="Times New Roman"/>
          <w:sz w:val="24"/>
          <w:szCs w:val="24"/>
        </w:rPr>
      </w:pPr>
    </w:p>
    <w:p w14:paraId="69DD2109" w14:textId="77777777" w:rsidR="006E2076" w:rsidRDefault="006E2076">
      <w:pPr>
        <w:rPr>
          <w:ins w:id="282" w:author="Joey Hawkins" w:date="2026-09-25T20:06:00Z" w16du:dateUtc="2026-09-26T00:06:00Z"/>
        </w:rPr>
      </w:pPr>
    </w:p>
    <w:p w14:paraId="63494BAE" w14:textId="77777777" w:rsidR="00571F06" w:rsidRDefault="00571F06">
      <w:pPr>
        <w:rPr>
          <w:ins w:id="283" w:author="Joey Hawkins" w:date="2026-09-25T20:06:00Z" w16du:dateUtc="2026-09-26T00:06:00Z"/>
        </w:rPr>
      </w:pPr>
    </w:p>
    <w:p w14:paraId="647947A7" w14:textId="77777777" w:rsidR="00EA2FF1" w:rsidRDefault="00EA2FF1" w:rsidP="00571F06">
      <w:pPr>
        <w:spacing w:line="360" w:lineRule="auto"/>
        <w:ind w:right="-1980"/>
        <w:rPr>
          <w:ins w:id="284" w:author="Joey Hawkins" w:date="2026-09-25T20:06:00Z" w16du:dateUtc="2026-09-26T00:06:00Z"/>
          <w:rFonts w:ascii="Times New Roman" w:hAnsi="Times New Roman" w:cs="Times New Roman"/>
          <w:b/>
          <w:sz w:val="24"/>
          <w:szCs w:val="24"/>
        </w:rPr>
      </w:pPr>
    </w:p>
    <w:p w14:paraId="0DE94441" w14:textId="77777777" w:rsidR="00571F06" w:rsidRPr="000E01E1" w:rsidRDefault="00571F06" w:rsidP="00571F06">
      <w:pPr>
        <w:spacing w:line="360" w:lineRule="auto"/>
        <w:ind w:right="-1980"/>
        <w:rPr>
          <w:ins w:id="285" w:author="Joey Hawkins" w:date="2026-09-25T20:06:00Z" w16du:dateUtc="2026-09-26T00:06:00Z"/>
          <w:rFonts w:ascii="Times New Roman" w:hAnsi="Times New Roman" w:cs="Times New Roman"/>
          <w:b/>
          <w:sz w:val="24"/>
          <w:szCs w:val="24"/>
        </w:rPr>
      </w:pPr>
      <w:ins w:id="286" w:author="Joey Hawkins" w:date="2026-09-25T20:06:00Z" w16du:dateUtc="2026-09-26T00:06:00Z">
        <w:r>
          <w:rPr>
            <w:rFonts w:ascii="Times New Roman" w:hAnsi="Times New Roman" w:cs="Times New Roman"/>
            <w:b/>
            <w:sz w:val="24"/>
            <w:szCs w:val="24"/>
          </w:rPr>
          <w:t>File Name: A 9-10R Is It Love?</w:t>
        </w:r>
      </w:ins>
    </w:p>
    <w:p w14:paraId="48EC369F" w14:textId="77777777" w:rsidR="00571F06" w:rsidRPr="00E601AD" w:rsidRDefault="00571F06" w:rsidP="00571F06">
      <w:pPr>
        <w:spacing w:line="360" w:lineRule="auto"/>
        <w:ind w:right="-1980"/>
        <w:rPr>
          <w:ins w:id="287" w:author="Joey Hawkins" w:date="2026-09-25T20:06:00Z" w16du:dateUtc="2026-09-26T00:06:00Z"/>
          <w:rFonts w:ascii="Times New Roman" w:hAnsi="Times New Roman" w:cs="Times New Roman"/>
          <w:b/>
          <w:sz w:val="24"/>
          <w:szCs w:val="24"/>
        </w:rPr>
      </w:pPr>
      <w:ins w:id="288" w:author="Joey Hawkins" w:date="2026-09-25T20:06:00Z" w16du:dateUtc="2026-09-26T00:06:00Z">
        <w:r w:rsidRPr="00E601AD">
          <w:rPr>
            <w:rFonts w:ascii="Times New Roman" w:hAnsi="Times New Roman" w:cs="Times New Roman"/>
            <w:b/>
            <w:sz w:val="24"/>
            <w:szCs w:val="24"/>
          </w:rPr>
          <w:t xml:space="preserve"> Argument</w:t>
        </w:r>
      </w:ins>
    </w:p>
    <w:p w14:paraId="28F856C4" w14:textId="77777777" w:rsidR="00571F06" w:rsidRPr="00E601AD" w:rsidRDefault="00571F06" w:rsidP="00571F06">
      <w:pPr>
        <w:spacing w:line="360" w:lineRule="auto"/>
        <w:ind w:right="-1980"/>
        <w:rPr>
          <w:ins w:id="289" w:author="Joey Hawkins" w:date="2026-09-25T20:06:00Z" w16du:dateUtc="2026-09-26T00:06:00Z"/>
          <w:rFonts w:ascii="Times New Roman" w:hAnsi="Times New Roman" w:cs="Times New Roman"/>
          <w:b/>
          <w:sz w:val="24"/>
          <w:szCs w:val="24"/>
        </w:rPr>
      </w:pPr>
      <w:ins w:id="290" w:author="Joey Hawkins" w:date="2026-09-25T20:06:00Z" w16du:dateUtc="2026-09-26T00:06:00Z">
        <w:r w:rsidRPr="00E601AD">
          <w:rPr>
            <w:rFonts w:ascii="Times New Roman" w:hAnsi="Times New Roman" w:cs="Times New Roman"/>
            <w:b/>
            <w:sz w:val="24"/>
            <w:szCs w:val="24"/>
          </w:rPr>
          <w:t>Grade 9</w:t>
        </w:r>
      </w:ins>
    </w:p>
    <w:p w14:paraId="5A257159" w14:textId="77777777" w:rsidR="00571F06" w:rsidRPr="00E601AD" w:rsidRDefault="00571F06" w:rsidP="00571F06">
      <w:pPr>
        <w:spacing w:line="360" w:lineRule="auto"/>
        <w:ind w:right="-1980"/>
        <w:rPr>
          <w:ins w:id="291" w:author="Joey Hawkins" w:date="2026-09-25T20:06:00Z" w16du:dateUtc="2026-09-26T00:06:00Z"/>
          <w:rFonts w:ascii="Times New Roman" w:hAnsi="Times New Roman" w:cs="Times New Roman"/>
          <w:b/>
          <w:sz w:val="24"/>
          <w:szCs w:val="24"/>
        </w:rPr>
      </w:pPr>
      <w:ins w:id="292" w:author="Joey Hawkins" w:date="2026-09-25T20:06:00Z" w16du:dateUtc="2026-09-26T00:06:00Z">
        <w:r>
          <w:rPr>
            <w:rFonts w:ascii="Times New Roman" w:hAnsi="Times New Roman" w:cs="Times New Roman"/>
            <w:b/>
            <w:sz w:val="24"/>
            <w:szCs w:val="24"/>
          </w:rPr>
          <w:t>Range of Writing</w:t>
        </w:r>
      </w:ins>
    </w:p>
    <w:p w14:paraId="697A3C7F" w14:textId="77777777" w:rsidR="00571F06" w:rsidRDefault="00571F06" w:rsidP="00571F06">
      <w:pPr>
        <w:spacing w:line="360" w:lineRule="auto"/>
        <w:ind w:right="-1980"/>
        <w:jc w:val="center"/>
        <w:rPr>
          <w:ins w:id="293" w:author="Joey Hawkins" w:date="2026-09-25T20:06:00Z" w16du:dateUtc="2026-09-26T00:06:00Z"/>
          <w:rFonts w:ascii="Times New Roman" w:hAnsi="Times New Roman" w:cs="Times New Roman"/>
          <w:sz w:val="24"/>
          <w:szCs w:val="24"/>
        </w:rPr>
      </w:pPr>
    </w:p>
    <w:p w14:paraId="116FB3D3" w14:textId="77777777" w:rsidR="00571F06" w:rsidRPr="00314B00" w:rsidRDefault="00571F06" w:rsidP="00571F06">
      <w:pPr>
        <w:spacing w:line="360" w:lineRule="auto"/>
        <w:ind w:right="-1980"/>
        <w:jc w:val="center"/>
        <w:rPr>
          <w:ins w:id="294" w:author="Joey Hawkins" w:date="2026-09-25T20:06:00Z" w16du:dateUtc="2026-09-26T00:06:00Z"/>
          <w:rFonts w:ascii="Times New Roman" w:hAnsi="Times New Roman" w:cs="Times New Roman"/>
          <w:b/>
          <w:sz w:val="28"/>
          <w:szCs w:val="28"/>
        </w:rPr>
      </w:pPr>
      <w:ins w:id="295" w:author="Joey Hawkins" w:date="2026-09-25T20:06:00Z" w16du:dateUtc="2026-09-26T00:06:00Z">
        <w:r w:rsidRPr="00314B00">
          <w:rPr>
            <w:rFonts w:ascii="Times New Roman" w:hAnsi="Times New Roman" w:cs="Times New Roman"/>
            <w:b/>
            <w:sz w:val="28"/>
            <w:szCs w:val="28"/>
          </w:rPr>
          <w:t>Is It Love?</w:t>
        </w:r>
      </w:ins>
    </w:p>
    <w:p w14:paraId="50BEF602" w14:textId="77777777" w:rsidR="00C664F1" w:rsidRDefault="00571F06" w:rsidP="00571F06">
      <w:pPr>
        <w:spacing w:line="360" w:lineRule="auto"/>
        <w:ind w:right="-1980"/>
        <w:rPr>
          <w:ins w:id="296" w:author="Joey Hawkins" w:date="2026-09-25T20:06:00Z" w16du:dateUtc="2026-09-26T00:06:00Z"/>
          <w:rFonts w:ascii="Times New Roman" w:hAnsi="Times New Roman" w:cs="Times New Roman"/>
          <w:sz w:val="24"/>
          <w:szCs w:val="24"/>
        </w:rPr>
      </w:pPr>
      <w:ins w:id="297" w:author="Joey Hawkins" w:date="2026-09-25T20:06:00Z" w16du:dateUtc="2026-09-26T00:06:00Z">
        <w:r>
          <w:rPr>
            <w:rFonts w:ascii="Times New Roman" w:hAnsi="Times New Roman" w:cs="Times New Roman"/>
            <w:sz w:val="24"/>
            <w:szCs w:val="24"/>
          </w:rPr>
          <w:tab/>
          <w:t xml:space="preserve">One of the most misunderstood emotions is love. There are so many </w:t>
        </w:r>
      </w:ins>
    </w:p>
    <w:p w14:paraId="3E343612" w14:textId="77777777" w:rsidR="00C664F1" w:rsidRDefault="00571F06" w:rsidP="00571F06">
      <w:pPr>
        <w:spacing w:line="360" w:lineRule="auto"/>
        <w:ind w:right="-1980"/>
        <w:rPr>
          <w:ins w:id="298" w:author="Joey Hawkins" w:date="2026-09-25T20:06:00Z" w16du:dateUtc="2026-09-26T00:06:00Z"/>
          <w:rFonts w:ascii="Times New Roman" w:hAnsi="Times New Roman" w:cs="Times New Roman"/>
          <w:sz w:val="24"/>
          <w:szCs w:val="24"/>
        </w:rPr>
      </w:pPr>
      <w:ins w:id="299" w:author="Joey Hawkins" w:date="2026-09-25T20:06:00Z" w16du:dateUtc="2026-09-26T00:06:00Z">
        <w:r>
          <w:rPr>
            <w:rFonts w:ascii="Times New Roman" w:hAnsi="Times New Roman" w:cs="Times New Roman"/>
            <w:sz w:val="24"/>
            <w:szCs w:val="24"/>
          </w:rPr>
          <w:t>different perspectives</w:t>
        </w:r>
        <w:r w:rsidR="00C664F1">
          <w:rPr>
            <w:rFonts w:ascii="Times New Roman" w:hAnsi="Times New Roman" w:cs="Times New Roman"/>
            <w:sz w:val="24"/>
            <w:szCs w:val="24"/>
          </w:rPr>
          <w:t xml:space="preserve"> </w:t>
        </w:r>
        <w:r>
          <w:rPr>
            <w:rFonts w:ascii="Times New Roman" w:hAnsi="Times New Roman" w:cs="Times New Roman"/>
            <w:sz w:val="24"/>
            <w:szCs w:val="24"/>
          </w:rPr>
          <w:t xml:space="preserve">that it can be interpreted as something completely opposite </w:t>
        </w:r>
      </w:ins>
    </w:p>
    <w:p w14:paraId="78C4C13C" w14:textId="77777777" w:rsidR="00C664F1" w:rsidRDefault="00571F06" w:rsidP="00571F06">
      <w:pPr>
        <w:spacing w:line="360" w:lineRule="auto"/>
        <w:ind w:right="-1980"/>
        <w:rPr>
          <w:ins w:id="300" w:author="Joey Hawkins" w:date="2026-09-25T20:06:00Z" w16du:dateUtc="2026-09-26T00:06:00Z"/>
          <w:rFonts w:ascii="Times New Roman" w:hAnsi="Times New Roman" w:cs="Times New Roman"/>
          <w:sz w:val="24"/>
          <w:szCs w:val="24"/>
        </w:rPr>
      </w:pPr>
      <w:ins w:id="301" w:author="Joey Hawkins" w:date="2026-09-25T20:06:00Z" w16du:dateUtc="2026-09-26T00:06:00Z">
        <w:r>
          <w:rPr>
            <w:rFonts w:ascii="Times New Roman" w:hAnsi="Times New Roman" w:cs="Times New Roman"/>
            <w:sz w:val="24"/>
            <w:szCs w:val="24"/>
          </w:rPr>
          <w:t>of its in</w:t>
        </w:r>
        <w:r w:rsidR="00C664F1">
          <w:rPr>
            <w:rFonts w:ascii="Times New Roman" w:hAnsi="Times New Roman" w:cs="Times New Roman"/>
            <w:sz w:val="24"/>
            <w:szCs w:val="24"/>
          </w:rPr>
          <w:t xml:space="preserve">tention. Harper Lee, the author </w:t>
        </w:r>
        <w:r>
          <w:rPr>
            <w:rFonts w:ascii="Times New Roman" w:hAnsi="Times New Roman" w:cs="Times New Roman"/>
            <w:sz w:val="24"/>
            <w:szCs w:val="24"/>
          </w:rPr>
          <w:t xml:space="preserve">of </w:t>
        </w:r>
        <w:r>
          <w:rPr>
            <w:rFonts w:ascii="Times New Roman" w:hAnsi="Times New Roman" w:cs="Times New Roman"/>
            <w:i/>
            <w:sz w:val="24"/>
            <w:szCs w:val="24"/>
          </w:rPr>
          <w:t>To Kill a Mockingbird</w:t>
        </w:r>
        <w:r>
          <w:rPr>
            <w:rFonts w:ascii="Times New Roman" w:hAnsi="Times New Roman" w:cs="Times New Roman"/>
            <w:sz w:val="24"/>
            <w:szCs w:val="24"/>
          </w:rPr>
          <w:t xml:space="preserve"> states that “it’s</w:t>
        </w:r>
      </w:ins>
    </w:p>
    <w:p w14:paraId="652D9376" w14:textId="77777777" w:rsidR="00C664F1" w:rsidRDefault="00571F06" w:rsidP="00571F06">
      <w:pPr>
        <w:spacing w:line="360" w:lineRule="auto"/>
        <w:ind w:right="-1980"/>
        <w:rPr>
          <w:ins w:id="302" w:author="Joey Hawkins" w:date="2026-09-25T20:06:00Z" w16du:dateUtc="2026-09-26T00:06:00Z"/>
          <w:rFonts w:ascii="Times New Roman" w:hAnsi="Times New Roman" w:cs="Times New Roman"/>
          <w:sz w:val="24"/>
          <w:szCs w:val="24"/>
        </w:rPr>
      </w:pPr>
      <w:ins w:id="303" w:author="Joey Hawkins" w:date="2026-09-25T20:06:00Z" w16du:dateUtc="2026-09-26T00:06:00Z">
        <w:r>
          <w:rPr>
            <w:rFonts w:ascii="Times New Roman" w:hAnsi="Times New Roman" w:cs="Times New Roman"/>
            <w:sz w:val="24"/>
            <w:szCs w:val="24"/>
          </w:rPr>
          <w:t xml:space="preserve"> a love story, plain and simple.” This statement confuses many people because her </w:t>
        </w:r>
      </w:ins>
    </w:p>
    <w:p w14:paraId="56277CB5" w14:textId="77777777" w:rsidR="00C664F1" w:rsidRDefault="00571F06" w:rsidP="00571F06">
      <w:pPr>
        <w:spacing w:line="360" w:lineRule="auto"/>
        <w:ind w:right="-1980"/>
        <w:rPr>
          <w:ins w:id="304" w:author="Joey Hawkins" w:date="2026-09-25T20:06:00Z" w16du:dateUtc="2026-09-26T00:06:00Z"/>
          <w:rFonts w:ascii="Times New Roman" w:hAnsi="Times New Roman" w:cs="Times New Roman"/>
          <w:sz w:val="24"/>
          <w:szCs w:val="24"/>
        </w:rPr>
      </w:pPr>
      <w:ins w:id="305" w:author="Joey Hawkins" w:date="2026-09-25T20:06:00Z" w16du:dateUtc="2026-09-26T00:06:00Z">
        <w:r>
          <w:rPr>
            <w:rFonts w:ascii="Times New Roman" w:hAnsi="Times New Roman" w:cs="Times New Roman"/>
            <w:sz w:val="24"/>
            <w:szCs w:val="24"/>
          </w:rPr>
          <w:t>book is anything but a romance novel. However, that is not the kind of</w:t>
        </w:r>
        <w:r w:rsidR="00C664F1">
          <w:rPr>
            <w:rFonts w:ascii="Times New Roman" w:hAnsi="Times New Roman" w:cs="Times New Roman"/>
            <w:sz w:val="24"/>
            <w:szCs w:val="24"/>
          </w:rPr>
          <w:t xml:space="preserve"> </w:t>
        </w:r>
        <w:r>
          <w:rPr>
            <w:rFonts w:ascii="Times New Roman" w:hAnsi="Times New Roman" w:cs="Times New Roman"/>
            <w:sz w:val="24"/>
            <w:szCs w:val="24"/>
          </w:rPr>
          <w:t xml:space="preserve">love she is </w:t>
        </w:r>
      </w:ins>
    </w:p>
    <w:p w14:paraId="4E980027" w14:textId="43E815F7" w:rsidR="00571F06" w:rsidRDefault="00571F06" w:rsidP="00571F06">
      <w:pPr>
        <w:spacing w:line="360" w:lineRule="auto"/>
        <w:ind w:right="-1980"/>
        <w:rPr>
          <w:ins w:id="306" w:author="Joey Hawkins" w:date="2026-09-25T20:06:00Z" w16du:dateUtc="2026-09-26T00:06:00Z"/>
          <w:rFonts w:ascii="Times New Roman" w:hAnsi="Times New Roman" w:cs="Times New Roman"/>
          <w:sz w:val="24"/>
          <w:szCs w:val="24"/>
        </w:rPr>
      </w:pPr>
      <w:ins w:id="307" w:author="Joey Hawkins" w:date="2026-09-25T20:06:00Z" w16du:dateUtc="2026-09-26T00:06:00Z">
        <w:r>
          <w:rPr>
            <w:rFonts w:ascii="Times New Roman" w:hAnsi="Times New Roman" w:cs="Times New Roman"/>
            <w:sz w:val="24"/>
            <w:szCs w:val="24"/>
          </w:rPr>
          <w:t>referring to. This is the love among family, friends, neighbors, and enemies. This love</w:t>
        </w:r>
      </w:ins>
    </w:p>
    <w:p w14:paraId="399F7D99" w14:textId="77777777" w:rsidR="00C664F1" w:rsidRDefault="00571F06" w:rsidP="00571F06">
      <w:pPr>
        <w:spacing w:line="360" w:lineRule="auto"/>
        <w:ind w:right="-1980"/>
        <w:rPr>
          <w:ins w:id="308" w:author="Joey Hawkins" w:date="2026-09-25T20:06:00Z" w16du:dateUtc="2026-09-26T00:06:00Z"/>
          <w:rFonts w:ascii="Times New Roman" w:hAnsi="Times New Roman" w:cs="Times New Roman"/>
          <w:sz w:val="24"/>
          <w:szCs w:val="24"/>
        </w:rPr>
      </w:pPr>
      <w:ins w:id="309" w:author="Joey Hawkins" w:date="2026-09-25T20:06:00Z" w16du:dateUtc="2026-09-26T00:06:00Z">
        <w:r>
          <w:rPr>
            <w:rFonts w:ascii="Times New Roman" w:hAnsi="Times New Roman" w:cs="Times New Roman"/>
            <w:sz w:val="24"/>
            <w:szCs w:val="24"/>
          </w:rPr>
          <w:t xml:space="preserve"> is called </w:t>
        </w:r>
        <w:r>
          <w:rPr>
            <w:rFonts w:ascii="Times New Roman" w:hAnsi="Times New Roman" w:cs="Times New Roman"/>
            <w:i/>
            <w:sz w:val="24"/>
            <w:szCs w:val="24"/>
          </w:rPr>
          <w:t>agape</w:t>
        </w:r>
        <w:r>
          <w:rPr>
            <w:rFonts w:ascii="Times New Roman" w:hAnsi="Times New Roman" w:cs="Times New Roman"/>
            <w:sz w:val="24"/>
            <w:szCs w:val="24"/>
          </w:rPr>
          <w:t xml:space="preserve">, and as Martin Luther King defines it, it is “a disinterested love in </w:t>
        </w:r>
      </w:ins>
    </w:p>
    <w:p w14:paraId="10A2B1D2" w14:textId="77777777" w:rsidR="00C664F1" w:rsidRDefault="00571F06" w:rsidP="00571F06">
      <w:pPr>
        <w:spacing w:line="360" w:lineRule="auto"/>
        <w:ind w:right="-1980"/>
        <w:rPr>
          <w:ins w:id="310" w:author="Joey Hawkins" w:date="2026-09-25T20:06:00Z" w16du:dateUtc="2026-09-26T00:06:00Z"/>
          <w:rFonts w:ascii="Times New Roman" w:hAnsi="Times New Roman" w:cs="Times New Roman"/>
          <w:sz w:val="24"/>
          <w:szCs w:val="24"/>
        </w:rPr>
      </w:pPr>
      <w:ins w:id="311" w:author="Joey Hawkins" w:date="2026-09-25T20:06:00Z" w16du:dateUtc="2026-09-26T00:06:00Z">
        <w:r>
          <w:rPr>
            <w:rFonts w:ascii="Times New Roman" w:hAnsi="Times New Roman" w:cs="Times New Roman"/>
            <w:sz w:val="24"/>
            <w:szCs w:val="24"/>
          </w:rPr>
          <w:t>which the individual seeks not his own good, but the good of his neighbor…it begins</w:t>
        </w:r>
      </w:ins>
    </w:p>
    <w:p w14:paraId="4301F463" w14:textId="77777777" w:rsidR="00C664F1" w:rsidRDefault="00571F06" w:rsidP="00571F06">
      <w:pPr>
        <w:spacing w:line="360" w:lineRule="auto"/>
        <w:ind w:right="-1980"/>
        <w:rPr>
          <w:ins w:id="312" w:author="Joey Hawkins" w:date="2026-09-25T20:06:00Z" w16du:dateUtc="2026-09-26T00:06:00Z"/>
          <w:rFonts w:ascii="Times New Roman" w:hAnsi="Times New Roman" w:cs="Times New Roman"/>
          <w:sz w:val="24"/>
          <w:szCs w:val="24"/>
        </w:rPr>
      </w:pPr>
      <w:ins w:id="313" w:author="Joey Hawkins" w:date="2026-09-25T20:06:00Z" w16du:dateUtc="2026-09-26T00:06:00Z">
        <w:r>
          <w:rPr>
            <w:rFonts w:ascii="Times New Roman" w:hAnsi="Times New Roman" w:cs="Times New Roman"/>
            <w:sz w:val="24"/>
            <w:szCs w:val="24"/>
          </w:rPr>
          <w:t xml:space="preserve"> by loving others </w:t>
        </w:r>
        <w:r>
          <w:rPr>
            <w:rFonts w:ascii="Times New Roman" w:hAnsi="Times New Roman" w:cs="Times New Roman"/>
            <w:i/>
            <w:sz w:val="24"/>
            <w:szCs w:val="24"/>
          </w:rPr>
          <w:t>for their sakes</w:t>
        </w:r>
        <w:r>
          <w:rPr>
            <w:rFonts w:ascii="Times New Roman" w:hAnsi="Times New Roman" w:cs="Times New Roman"/>
            <w:sz w:val="24"/>
            <w:szCs w:val="24"/>
          </w:rPr>
          <w:t xml:space="preserve">…it’s a love seeking to preserve and create community” </w:t>
        </w:r>
      </w:ins>
    </w:p>
    <w:p w14:paraId="6B4745A3" w14:textId="77777777" w:rsidR="00C664F1" w:rsidRDefault="00571F06" w:rsidP="00571F06">
      <w:pPr>
        <w:spacing w:line="360" w:lineRule="auto"/>
        <w:ind w:right="-1980"/>
        <w:rPr>
          <w:ins w:id="314" w:author="Joey Hawkins" w:date="2026-09-25T20:06:00Z" w16du:dateUtc="2026-09-26T00:06:00Z"/>
          <w:rFonts w:ascii="Times New Roman" w:hAnsi="Times New Roman" w:cs="Times New Roman"/>
          <w:sz w:val="24"/>
          <w:szCs w:val="24"/>
        </w:rPr>
      </w:pPr>
      <w:ins w:id="315" w:author="Joey Hawkins" w:date="2026-09-25T20:06:00Z" w16du:dateUtc="2026-09-26T00:06:00Z">
        <w:r>
          <w:rPr>
            <w:rFonts w:ascii="Times New Roman" w:hAnsi="Times New Roman" w:cs="Times New Roman"/>
            <w:sz w:val="24"/>
            <w:szCs w:val="24"/>
          </w:rPr>
          <w:t xml:space="preserve">(King 19-20). In </w:t>
        </w:r>
        <w:r>
          <w:rPr>
            <w:rFonts w:ascii="Times New Roman" w:hAnsi="Times New Roman" w:cs="Times New Roman"/>
            <w:i/>
            <w:sz w:val="24"/>
            <w:szCs w:val="24"/>
          </w:rPr>
          <w:t>To Kill a</w:t>
        </w:r>
        <w:r w:rsidR="00C664F1">
          <w:rPr>
            <w:rFonts w:ascii="Times New Roman" w:hAnsi="Times New Roman" w:cs="Times New Roman"/>
            <w:sz w:val="24"/>
            <w:szCs w:val="24"/>
          </w:rPr>
          <w:t xml:space="preserve"> </w:t>
        </w:r>
        <w:r>
          <w:rPr>
            <w:rFonts w:ascii="Times New Roman" w:hAnsi="Times New Roman" w:cs="Times New Roman"/>
            <w:i/>
            <w:sz w:val="24"/>
            <w:szCs w:val="24"/>
          </w:rPr>
          <w:t>Mockingbird</w:t>
        </w:r>
        <w:r>
          <w:rPr>
            <w:rFonts w:ascii="Times New Roman" w:hAnsi="Times New Roman" w:cs="Times New Roman"/>
            <w:sz w:val="24"/>
            <w:szCs w:val="24"/>
          </w:rPr>
          <w:t xml:space="preserve">, love is brought up in many ways. Love is </w:t>
        </w:r>
      </w:ins>
    </w:p>
    <w:p w14:paraId="666E75F0" w14:textId="77777777" w:rsidR="00C664F1" w:rsidRDefault="00571F06" w:rsidP="00571F06">
      <w:pPr>
        <w:spacing w:line="360" w:lineRule="auto"/>
        <w:ind w:right="-1980"/>
        <w:rPr>
          <w:ins w:id="316" w:author="Joey Hawkins" w:date="2026-09-25T20:06:00Z" w16du:dateUtc="2026-09-26T00:06:00Z"/>
          <w:rFonts w:ascii="Times New Roman" w:hAnsi="Times New Roman" w:cs="Times New Roman"/>
          <w:sz w:val="24"/>
          <w:szCs w:val="24"/>
        </w:rPr>
      </w:pPr>
      <w:ins w:id="317" w:author="Joey Hawkins" w:date="2026-09-25T20:06:00Z" w16du:dateUtc="2026-09-26T00:06:00Z">
        <w:r>
          <w:rPr>
            <w:rFonts w:ascii="Times New Roman" w:hAnsi="Times New Roman" w:cs="Times New Roman"/>
            <w:sz w:val="24"/>
            <w:szCs w:val="24"/>
          </w:rPr>
          <w:t xml:space="preserve">shown throughout the book as different actions by the characters coming together so </w:t>
        </w:r>
      </w:ins>
    </w:p>
    <w:p w14:paraId="0D2904D5" w14:textId="36AF5792" w:rsidR="00571F06" w:rsidRDefault="00571F06" w:rsidP="00571F06">
      <w:pPr>
        <w:spacing w:line="360" w:lineRule="auto"/>
        <w:ind w:right="-1980"/>
        <w:rPr>
          <w:ins w:id="318" w:author="Joey Hawkins" w:date="2026-09-25T20:06:00Z" w16du:dateUtc="2026-09-26T00:06:00Z"/>
          <w:rFonts w:ascii="Times New Roman" w:hAnsi="Times New Roman" w:cs="Times New Roman"/>
          <w:sz w:val="24"/>
          <w:szCs w:val="24"/>
        </w:rPr>
      </w:pPr>
      <w:ins w:id="319" w:author="Joey Hawkins" w:date="2026-09-25T20:06:00Z" w16du:dateUtc="2026-09-26T00:06:00Z">
        <w:r>
          <w:rPr>
            <w:rFonts w:ascii="Times New Roman" w:hAnsi="Times New Roman" w:cs="Times New Roman"/>
            <w:sz w:val="24"/>
            <w:szCs w:val="24"/>
          </w:rPr>
          <w:t>they can understand each other.</w:t>
        </w:r>
      </w:ins>
    </w:p>
    <w:p w14:paraId="2182AA53" w14:textId="77777777" w:rsidR="00822657" w:rsidRDefault="00571F06" w:rsidP="00571F06">
      <w:pPr>
        <w:spacing w:line="360" w:lineRule="auto"/>
        <w:ind w:right="-1980"/>
        <w:rPr>
          <w:ins w:id="320" w:author="Joey Hawkins" w:date="2026-09-25T20:06:00Z" w16du:dateUtc="2026-09-26T00:06:00Z"/>
          <w:rFonts w:ascii="Times New Roman" w:hAnsi="Times New Roman" w:cs="Times New Roman"/>
          <w:sz w:val="24"/>
          <w:szCs w:val="24"/>
        </w:rPr>
      </w:pPr>
      <w:ins w:id="321" w:author="Joey Hawkins" w:date="2026-09-25T20:06:00Z" w16du:dateUtc="2026-09-26T00:06:00Z">
        <w:r>
          <w:rPr>
            <w:rFonts w:ascii="Times New Roman" w:hAnsi="Times New Roman" w:cs="Times New Roman"/>
            <w:sz w:val="24"/>
            <w:szCs w:val="24"/>
          </w:rPr>
          <w:tab/>
          <w:t xml:space="preserve">Atticus shows love towards his neighbor Ms. Dubose, even though she is </w:t>
        </w:r>
      </w:ins>
    </w:p>
    <w:p w14:paraId="76D3CA23" w14:textId="77777777" w:rsidR="00822657" w:rsidRDefault="00571F06" w:rsidP="00571F06">
      <w:pPr>
        <w:spacing w:line="360" w:lineRule="auto"/>
        <w:ind w:right="-1980"/>
        <w:rPr>
          <w:ins w:id="322" w:author="Joey Hawkins" w:date="2026-09-25T20:06:00Z" w16du:dateUtc="2026-09-26T00:06:00Z"/>
          <w:rFonts w:ascii="Times New Roman" w:hAnsi="Times New Roman" w:cs="Times New Roman"/>
          <w:sz w:val="24"/>
          <w:szCs w:val="24"/>
        </w:rPr>
      </w:pPr>
      <w:ins w:id="323" w:author="Joey Hawkins" w:date="2026-09-25T20:06:00Z" w16du:dateUtc="2026-09-26T00:06:00Z">
        <w:r>
          <w:rPr>
            <w:rFonts w:ascii="Times New Roman" w:hAnsi="Times New Roman" w:cs="Times New Roman"/>
            <w:sz w:val="24"/>
            <w:szCs w:val="24"/>
          </w:rPr>
          <w:t xml:space="preserve">completely disrespectful towards him. Everyday she insults Atticus and his children </w:t>
        </w:r>
      </w:ins>
    </w:p>
    <w:p w14:paraId="59A0257E" w14:textId="77777777" w:rsidR="00822657" w:rsidRDefault="00571F06" w:rsidP="00571F06">
      <w:pPr>
        <w:spacing w:line="360" w:lineRule="auto"/>
        <w:ind w:right="-1980"/>
        <w:rPr>
          <w:ins w:id="324" w:author="Joey Hawkins" w:date="2026-09-25T20:06:00Z" w16du:dateUtc="2026-09-26T00:06:00Z"/>
          <w:rFonts w:ascii="Times New Roman" w:hAnsi="Times New Roman" w:cs="Times New Roman"/>
          <w:sz w:val="24"/>
          <w:szCs w:val="24"/>
        </w:rPr>
      </w:pPr>
      <w:ins w:id="325" w:author="Joey Hawkins" w:date="2026-09-25T20:06:00Z" w16du:dateUtc="2026-09-26T00:06:00Z">
        <w:r>
          <w:rPr>
            <w:rFonts w:ascii="Times New Roman" w:hAnsi="Times New Roman" w:cs="Times New Roman"/>
            <w:sz w:val="24"/>
            <w:szCs w:val="24"/>
          </w:rPr>
          <w:t>because he is defending</w:t>
        </w:r>
        <w:r w:rsidR="00822657">
          <w:rPr>
            <w:rFonts w:ascii="Times New Roman" w:hAnsi="Times New Roman" w:cs="Times New Roman"/>
            <w:sz w:val="24"/>
            <w:szCs w:val="24"/>
          </w:rPr>
          <w:t xml:space="preserve"> </w:t>
        </w:r>
        <w:r>
          <w:rPr>
            <w:rFonts w:ascii="Times New Roman" w:hAnsi="Times New Roman" w:cs="Times New Roman"/>
            <w:sz w:val="24"/>
            <w:szCs w:val="24"/>
          </w:rPr>
          <w:t>Tom Robinson, but he does nothing to stop her. Instead, he</w:t>
        </w:r>
      </w:ins>
    </w:p>
    <w:p w14:paraId="1839FE42" w14:textId="77777777" w:rsidR="00822657" w:rsidRDefault="00571F06" w:rsidP="00571F06">
      <w:pPr>
        <w:spacing w:line="360" w:lineRule="auto"/>
        <w:ind w:right="-1980"/>
        <w:rPr>
          <w:ins w:id="326" w:author="Joey Hawkins" w:date="2026-09-25T20:06:00Z" w16du:dateUtc="2026-09-26T00:06:00Z"/>
          <w:rFonts w:ascii="Times New Roman" w:hAnsi="Times New Roman" w:cs="Times New Roman"/>
          <w:sz w:val="24"/>
          <w:szCs w:val="24"/>
        </w:rPr>
      </w:pPr>
      <w:ins w:id="327" w:author="Joey Hawkins" w:date="2026-09-25T20:06:00Z" w16du:dateUtc="2026-09-26T00:06:00Z">
        <w:r>
          <w:rPr>
            <w:rFonts w:ascii="Times New Roman" w:hAnsi="Times New Roman" w:cs="Times New Roman"/>
            <w:sz w:val="24"/>
            <w:szCs w:val="24"/>
          </w:rPr>
          <w:t xml:space="preserve"> sends Jem over to her house everyday</w:t>
        </w:r>
        <w:r w:rsidR="00822657">
          <w:rPr>
            <w:rFonts w:ascii="Times New Roman" w:hAnsi="Times New Roman" w:cs="Times New Roman"/>
            <w:sz w:val="24"/>
            <w:szCs w:val="24"/>
          </w:rPr>
          <w:t xml:space="preserve"> </w:t>
        </w:r>
        <w:r>
          <w:rPr>
            <w:rFonts w:ascii="Times New Roman" w:hAnsi="Times New Roman" w:cs="Times New Roman"/>
            <w:sz w:val="24"/>
            <w:szCs w:val="24"/>
          </w:rPr>
          <w:t>for about a month to read to her. One day,</w:t>
        </w:r>
      </w:ins>
    </w:p>
    <w:p w14:paraId="7BFF4941" w14:textId="77777777" w:rsidR="00822657" w:rsidRDefault="00571F06" w:rsidP="00571F06">
      <w:pPr>
        <w:spacing w:line="360" w:lineRule="auto"/>
        <w:ind w:right="-1980"/>
        <w:rPr>
          <w:ins w:id="328" w:author="Joey Hawkins" w:date="2026-09-25T20:06:00Z" w16du:dateUtc="2026-09-26T00:06:00Z"/>
          <w:rFonts w:ascii="Times New Roman" w:hAnsi="Times New Roman" w:cs="Times New Roman"/>
          <w:sz w:val="24"/>
          <w:szCs w:val="24"/>
        </w:rPr>
      </w:pPr>
      <w:ins w:id="329" w:author="Joey Hawkins" w:date="2026-09-25T20:06:00Z" w16du:dateUtc="2026-09-26T00:06:00Z">
        <w:r>
          <w:rPr>
            <w:rFonts w:ascii="Times New Roman" w:hAnsi="Times New Roman" w:cs="Times New Roman"/>
            <w:sz w:val="24"/>
            <w:szCs w:val="24"/>
          </w:rPr>
          <w:t xml:space="preserve"> it is Atticus who goes to her house, and he stays for</w:t>
        </w:r>
        <w:r w:rsidR="00822657">
          <w:rPr>
            <w:rFonts w:ascii="Times New Roman" w:hAnsi="Times New Roman" w:cs="Times New Roman"/>
            <w:sz w:val="24"/>
            <w:szCs w:val="24"/>
          </w:rPr>
          <w:t xml:space="preserve"> </w:t>
        </w:r>
        <w:r>
          <w:rPr>
            <w:rFonts w:ascii="Times New Roman" w:hAnsi="Times New Roman" w:cs="Times New Roman"/>
            <w:sz w:val="24"/>
            <w:szCs w:val="24"/>
          </w:rPr>
          <w:t>most of the day. When he returns</w:t>
        </w:r>
      </w:ins>
    </w:p>
    <w:p w14:paraId="1C682ED5" w14:textId="77777777" w:rsidR="00822657" w:rsidRDefault="00571F06" w:rsidP="00571F06">
      <w:pPr>
        <w:spacing w:line="360" w:lineRule="auto"/>
        <w:ind w:right="-1980"/>
        <w:rPr>
          <w:ins w:id="330" w:author="Joey Hawkins" w:date="2026-09-25T20:06:00Z" w16du:dateUtc="2026-09-26T00:06:00Z"/>
          <w:rFonts w:ascii="Times New Roman" w:hAnsi="Times New Roman" w:cs="Times New Roman"/>
          <w:sz w:val="24"/>
          <w:szCs w:val="24"/>
        </w:rPr>
      </w:pPr>
      <w:ins w:id="331" w:author="Joey Hawkins" w:date="2026-09-25T20:06:00Z" w16du:dateUtc="2026-09-26T00:06:00Z">
        <w:r>
          <w:rPr>
            <w:rFonts w:ascii="Times New Roman" w:hAnsi="Times New Roman" w:cs="Times New Roman"/>
            <w:sz w:val="24"/>
            <w:szCs w:val="24"/>
          </w:rPr>
          <w:t xml:space="preserve"> home, he tells Jem that she has died, and the reason he had to</w:t>
        </w:r>
        <w:r w:rsidR="00822657">
          <w:rPr>
            <w:rFonts w:ascii="Times New Roman" w:hAnsi="Times New Roman" w:cs="Times New Roman"/>
            <w:sz w:val="24"/>
            <w:szCs w:val="24"/>
          </w:rPr>
          <w:t xml:space="preserve"> </w:t>
        </w:r>
        <w:r>
          <w:rPr>
            <w:rFonts w:ascii="Times New Roman" w:hAnsi="Times New Roman" w:cs="Times New Roman"/>
            <w:sz w:val="24"/>
            <w:szCs w:val="24"/>
          </w:rPr>
          <w:t>read to her was because</w:t>
        </w:r>
      </w:ins>
    </w:p>
    <w:p w14:paraId="1507F52A" w14:textId="63D96F14" w:rsidR="00571F06" w:rsidRDefault="00571F06" w:rsidP="00571F06">
      <w:pPr>
        <w:spacing w:line="360" w:lineRule="auto"/>
        <w:ind w:right="-1980"/>
        <w:rPr>
          <w:ins w:id="332" w:author="Joey Hawkins" w:date="2026-09-25T20:06:00Z" w16du:dateUtc="2026-09-26T00:06:00Z"/>
          <w:rFonts w:ascii="Times New Roman" w:hAnsi="Times New Roman" w:cs="Times New Roman"/>
          <w:sz w:val="24"/>
          <w:szCs w:val="24"/>
        </w:rPr>
      </w:pPr>
      <w:ins w:id="333" w:author="Joey Hawkins" w:date="2026-09-25T20:06:00Z" w16du:dateUtc="2026-09-26T00:06:00Z">
        <w:r>
          <w:rPr>
            <w:rFonts w:ascii="Times New Roman" w:hAnsi="Times New Roman" w:cs="Times New Roman"/>
            <w:sz w:val="24"/>
            <w:szCs w:val="24"/>
          </w:rPr>
          <w:t xml:space="preserve"> “ Ms. Dubose was a morphine addict”(147). Atticus knew that she wanted</w:t>
        </w:r>
      </w:ins>
    </w:p>
    <w:p w14:paraId="278739F8" w14:textId="77777777" w:rsidR="00822657" w:rsidRDefault="00571F06" w:rsidP="00571F06">
      <w:pPr>
        <w:spacing w:line="360" w:lineRule="auto"/>
        <w:ind w:right="-1980"/>
        <w:rPr>
          <w:ins w:id="334" w:author="Joey Hawkins" w:date="2026-09-25T20:06:00Z" w16du:dateUtc="2026-09-26T00:06:00Z"/>
          <w:rFonts w:ascii="Times New Roman" w:hAnsi="Times New Roman" w:cs="Times New Roman"/>
          <w:sz w:val="24"/>
          <w:szCs w:val="24"/>
        </w:rPr>
      </w:pPr>
      <w:ins w:id="335" w:author="Joey Hawkins" w:date="2026-09-25T20:06:00Z" w16du:dateUtc="2026-09-26T00:06:00Z">
        <w:r>
          <w:rPr>
            <w:rFonts w:ascii="Times New Roman" w:hAnsi="Times New Roman" w:cs="Times New Roman"/>
            <w:sz w:val="24"/>
            <w:szCs w:val="24"/>
          </w:rPr>
          <w:t xml:space="preserve"> to die free, and he helped her achieve her goal by sending Jem to read to her, so </w:t>
        </w:r>
      </w:ins>
    </w:p>
    <w:p w14:paraId="36AD25A4" w14:textId="77777777" w:rsidR="00822657" w:rsidRDefault="00571F06" w:rsidP="00571F06">
      <w:pPr>
        <w:spacing w:line="360" w:lineRule="auto"/>
        <w:ind w:right="-1980"/>
        <w:rPr>
          <w:ins w:id="336" w:author="Joey Hawkins" w:date="2026-09-25T20:06:00Z" w16du:dateUtc="2026-09-26T00:06:00Z"/>
          <w:rFonts w:ascii="Times New Roman" w:hAnsi="Times New Roman" w:cs="Times New Roman"/>
          <w:sz w:val="24"/>
          <w:szCs w:val="24"/>
        </w:rPr>
      </w:pPr>
      <w:ins w:id="337" w:author="Joey Hawkins" w:date="2026-09-25T20:06:00Z" w16du:dateUtc="2026-09-26T00:06:00Z">
        <w:r>
          <w:rPr>
            <w:rFonts w:ascii="Times New Roman" w:hAnsi="Times New Roman" w:cs="Times New Roman"/>
            <w:sz w:val="24"/>
            <w:szCs w:val="24"/>
          </w:rPr>
          <w:t xml:space="preserve">she could get her mind off the drug. “She said she was going to leave this world </w:t>
        </w:r>
      </w:ins>
    </w:p>
    <w:p w14:paraId="3BE22375" w14:textId="77777777" w:rsidR="00822657" w:rsidRDefault="00571F06" w:rsidP="00571F06">
      <w:pPr>
        <w:spacing w:line="360" w:lineRule="auto"/>
        <w:ind w:right="-1980"/>
        <w:rPr>
          <w:ins w:id="338" w:author="Joey Hawkins" w:date="2026-09-25T20:06:00Z" w16du:dateUtc="2026-09-26T00:06:00Z"/>
          <w:rFonts w:ascii="Times New Roman" w:hAnsi="Times New Roman" w:cs="Times New Roman"/>
          <w:sz w:val="24"/>
          <w:szCs w:val="24"/>
        </w:rPr>
      </w:pPr>
      <w:ins w:id="339" w:author="Joey Hawkins" w:date="2026-09-25T20:06:00Z" w16du:dateUtc="2026-09-26T00:06:00Z">
        <w:r>
          <w:rPr>
            <w:rFonts w:ascii="Times New Roman" w:hAnsi="Times New Roman" w:cs="Times New Roman"/>
            <w:sz w:val="24"/>
            <w:szCs w:val="24"/>
          </w:rPr>
          <w:t>beholden to nothing and nobody” Atticus tells Jem (148). This is when Atticus and</w:t>
        </w:r>
      </w:ins>
    </w:p>
    <w:p w14:paraId="238EA9D0" w14:textId="77777777" w:rsidR="00822657" w:rsidRDefault="00571F06" w:rsidP="00571F06">
      <w:pPr>
        <w:spacing w:line="360" w:lineRule="auto"/>
        <w:ind w:right="-1980"/>
        <w:rPr>
          <w:ins w:id="340" w:author="Joey Hawkins" w:date="2026-09-25T20:06:00Z" w16du:dateUtc="2026-09-26T00:06:00Z"/>
          <w:rFonts w:ascii="Times New Roman" w:hAnsi="Times New Roman" w:cs="Times New Roman"/>
          <w:sz w:val="24"/>
          <w:szCs w:val="24"/>
        </w:rPr>
      </w:pPr>
      <w:ins w:id="341" w:author="Joey Hawkins" w:date="2026-09-25T20:06:00Z" w16du:dateUtc="2026-09-26T00:06:00Z">
        <w:r>
          <w:rPr>
            <w:rFonts w:ascii="Times New Roman" w:hAnsi="Times New Roman" w:cs="Times New Roman"/>
            <w:sz w:val="24"/>
            <w:szCs w:val="24"/>
          </w:rPr>
          <w:t xml:space="preserve"> Jem realize her true determination to no longer be a morphine addict, and it’s in this </w:t>
        </w:r>
      </w:ins>
    </w:p>
    <w:p w14:paraId="62A83FE7" w14:textId="77777777" w:rsidR="00822657" w:rsidRDefault="00571F06" w:rsidP="00571F06">
      <w:pPr>
        <w:spacing w:line="360" w:lineRule="auto"/>
        <w:ind w:right="-1980"/>
        <w:rPr>
          <w:ins w:id="342" w:author="Joey Hawkins" w:date="2026-09-25T20:06:00Z" w16du:dateUtc="2026-09-26T00:06:00Z"/>
          <w:rFonts w:ascii="Times New Roman" w:hAnsi="Times New Roman" w:cs="Times New Roman"/>
          <w:sz w:val="24"/>
          <w:szCs w:val="24"/>
        </w:rPr>
      </w:pPr>
      <w:ins w:id="343" w:author="Joey Hawkins" w:date="2026-09-25T20:06:00Z" w16du:dateUtc="2026-09-26T00:06:00Z">
        <w:r>
          <w:rPr>
            <w:rFonts w:ascii="Times New Roman" w:hAnsi="Times New Roman" w:cs="Times New Roman"/>
            <w:sz w:val="24"/>
            <w:szCs w:val="24"/>
          </w:rPr>
          <w:t xml:space="preserve">way that they both truly understand her. Even though she was dying, Atticus still </w:t>
        </w:r>
      </w:ins>
    </w:p>
    <w:p w14:paraId="417C9E2D" w14:textId="77777777" w:rsidR="00822657" w:rsidRDefault="00571F06" w:rsidP="00571F06">
      <w:pPr>
        <w:spacing w:line="360" w:lineRule="auto"/>
        <w:ind w:right="-1980"/>
        <w:rPr>
          <w:ins w:id="344" w:author="Joey Hawkins" w:date="2026-09-25T20:06:00Z" w16du:dateUtc="2026-09-26T00:06:00Z"/>
          <w:rFonts w:ascii="Times New Roman" w:hAnsi="Times New Roman" w:cs="Times New Roman"/>
          <w:sz w:val="24"/>
          <w:szCs w:val="24"/>
        </w:rPr>
      </w:pPr>
      <w:ins w:id="345" w:author="Joey Hawkins" w:date="2026-09-25T20:06:00Z" w16du:dateUtc="2026-09-26T00:06:00Z">
        <w:r>
          <w:rPr>
            <w:rFonts w:ascii="Times New Roman" w:hAnsi="Times New Roman" w:cs="Times New Roman"/>
            <w:sz w:val="24"/>
            <w:szCs w:val="24"/>
          </w:rPr>
          <w:t xml:space="preserve">sends Jem to read to her everyday to help her become sober. Even when she is dying, </w:t>
        </w:r>
      </w:ins>
    </w:p>
    <w:p w14:paraId="139273BA" w14:textId="64CCF006" w:rsidR="00571F06" w:rsidRDefault="00571F06" w:rsidP="00571F06">
      <w:pPr>
        <w:spacing w:line="360" w:lineRule="auto"/>
        <w:ind w:right="-1980"/>
        <w:rPr>
          <w:ins w:id="346" w:author="Joey Hawkins" w:date="2026-09-25T20:06:00Z" w16du:dateUtc="2026-09-26T00:06:00Z"/>
          <w:rFonts w:ascii="Times New Roman" w:hAnsi="Times New Roman" w:cs="Times New Roman"/>
          <w:sz w:val="24"/>
          <w:szCs w:val="24"/>
        </w:rPr>
      </w:pPr>
      <w:ins w:id="347" w:author="Joey Hawkins" w:date="2026-09-25T20:06:00Z" w16du:dateUtc="2026-09-26T00:06:00Z">
        <w:r>
          <w:rPr>
            <w:rFonts w:ascii="Times New Roman" w:hAnsi="Times New Roman" w:cs="Times New Roman"/>
            <w:sz w:val="24"/>
            <w:szCs w:val="24"/>
          </w:rPr>
          <w:t xml:space="preserve">Ms. Dubose is still trying to conquer her addiction, and it’s for that reason Atticus </w:t>
        </w:r>
      </w:ins>
    </w:p>
    <w:p w14:paraId="3AF201FF" w14:textId="77777777" w:rsidR="00FB5F35" w:rsidRDefault="00571F06" w:rsidP="00571F06">
      <w:pPr>
        <w:spacing w:line="360" w:lineRule="auto"/>
        <w:ind w:right="-1980"/>
        <w:rPr>
          <w:ins w:id="348" w:author="Joey Hawkins" w:date="2026-09-25T20:06:00Z" w16du:dateUtc="2026-09-26T00:06:00Z"/>
          <w:rFonts w:ascii="Times New Roman" w:hAnsi="Times New Roman" w:cs="Times New Roman"/>
          <w:sz w:val="24"/>
          <w:szCs w:val="24"/>
        </w:rPr>
      </w:pPr>
      <w:ins w:id="349" w:author="Joey Hawkins" w:date="2026-09-25T20:06:00Z" w16du:dateUtc="2026-09-26T00:06:00Z">
        <w:r>
          <w:rPr>
            <w:rFonts w:ascii="Times New Roman" w:hAnsi="Times New Roman" w:cs="Times New Roman"/>
            <w:sz w:val="24"/>
            <w:szCs w:val="24"/>
          </w:rPr>
          <w:t>says, “She was the bravest person I ever knew” (149). Love is shown here</w:t>
        </w:r>
      </w:ins>
    </w:p>
    <w:p w14:paraId="10AB2686" w14:textId="77777777" w:rsidR="00FB5F35" w:rsidRDefault="00571F06" w:rsidP="00571F06">
      <w:pPr>
        <w:spacing w:line="360" w:lineRule="auto"/>
        <w:ind w:right="-1980"/>
        <w:rPr>
          <w:ins w:id="350" w:author="Joey Hawkins" w:date="2026-09-25T20:06:00Z" w16du:dateUtc="2026-09-26T00:06:00Z"/>
          <w:rFonts w:ascii="Times New Roman" w:hAnsi="Times New Roman" w:cs="Times New Roman"/>
          <w:sz w:val="24"/>
          <w:szCs w:val="24"/>
        </w:rPr>
      </w:pPr>
      <w:ins w:id="351" w:author="Joey Hawkins" w:date="2026-09-25T20:06:00Z" w16du:dateUtc="2026-09-26T00:06:00Z">
        <w:r>
          <w:rPr>
            <w:rFonts w:ascii="Times New Roman" w:hAnsi="Times New Roman" w:cs="Times New Roman"/>
            <w:sz w:val="24"/>
            <w:szCs w:val="24"/>
          </w:rPr>
          <w:t xml:space="preserve"> because even though</w:t>
        </w:r>
        <w:r w:rsidR="00FB5F35">
          <w:rPr>
            <w:rFonts w:ascii="Times New Roman" w:hAnsi="Times New Roman" w:cs="Times New Roman"/>
            <w:sz w:val="24"/>
            <w:szCs w:val="24"/>
          </w:rPr>
          <w:t xml:space="preserve"> </w:t>
        </w:r>
        <w:r>
          <w:rPr>
            <w:rFonts w:ascii="Times New Roman" w:hAnsi="Times New Roman" w:cs="Times New Roman"/>
            <w:sz w:val="24"/>
            <w:szCs w:val="24"/>
          </w:rPr>
          <w:t xml:space="preserve">Ms. Dubose is completely disrespectful towards Atticus, </w:t>
        </w:r>
      </w:ins>
    </w:p>
    <w:p w14:paraId="19EB1AD9" w14:textId="77777777" w:rsidR="00FB5F35" w:rsidRDefault="00571F06" w:rsidP="00571F06">
      <w:pPr>
        <w:spacing w:line="360" w:lineRule="auto"/>
        <w:ind w:right="-1980"/>
        <w:rPr>
          <w:ins w:id="352" w:author="Joey Hawkins" w:date="2026-09-25T20:06:00Z" w16du:dateUtc="2026-09-26T00:06:00Z"/>
          <w:rFonts w:ascii="Times New Roman" w:hAnsi="Times New Roman" w:cs="Times New Roman"/>
          <w:sz w:val="24"/>
          <w:szCs w:val="24"/>
        </w:rPr>
      </w:pPr>
      <w:ins w:id="353" w:author="Joey Hawkins" w:date="2026-09-25T20:06:00Z" w16du:dateUtc="2026-09-26T00:06:00Z">
        <w:r>
          <w:rPr>
            <w:rFonts w:ascii="Times New Roman" w:hAnsi="Times New Roman" w:cs="Times New Roman"/>
            <w:sz w:val="24"/>
            <w:szCs w:val="24"/>
          </w:rPr>
          <w:t xml:space="preserve">he steps up to help her die free. This is an example of agape because instead of </w:t>
        </w:r>
      </w:ins>
    </w:p>
    <w:p w14:paraId="69A31DBF" w14:textId="77777777" w:rsidR="00FB5F35" w:rsidRDefault="00571F06" w:rsidP="00571F06">
      <w:pPr>
        <w:spacing w:line="360" w:lineRule="auto"/>
        <w:ind w:right="-1980"/>
        <w:rPr>
          <w:ins w:id="354" w:author="Joey Hawkins" w:date="2026-09-25T20:06:00Z" w16du:dateUtc="2026-09-26T00:06:00Z"/>
          <w:rFonts w:ascii="Times New Roman" w:hAnsi="Times New Roman" w:cs="Times New Roman"/>
          <w:sz w:val="24"/>
          <w:szCs w:val="24"/>
        </w:rPr>
      </w:pPr>
      <w:ins w:id="355" w:author="Joey Hawkins" w:date="2026-09-25T20:06:00Z" w16du:dateUtc="2026-09-26T00:06:00Z">
        <w:r>
          <w:rPr>
            <w:rFonts w:ascii="Times New Roman" w:hAnsi="Times New Roman" w:cs="Times New Roman"/>
            <w:sz w:val="24"/>
            <w:szCs w:val="24"/>
          </w:rPr>
          <w:t xml:space="preserve">fighting hate with hate, Atticus loves Ms. Dubose, and by doing so, he is able to </w:t>
        </w:r>
      </w:ins>
    </w:p>
    <w:p w14:paraId="7DFBA308" w14:textId="31B91C87" w:rsidR="00571F06" w:rsidRDefault="00571F06" w:rsidP="00571F06">
      <w:pPr>
        <w:spacing w:line="360" w:lineRule="auto"/>
        <w:ind w:right="-1980"/>
        <w:rPr>
          <w:ins w:id="356" w:author="Joey Hawkins" w:date="2026-09-25T20:06:00Z" w16du:dateUtc="2026-09-26T00:06:00Z"/>
          <w:rFonts w:ascii="Times New Roman" w:hAnsi="Times New Roman" w:cs="Times New Roman"/>
          <w:sz w:val="24"/>
          <w:szCs w:val="24"/>
        </w:rPr>
      </w:pPr>
      <w:ins w:id="357" w:author="Joey Hawkins" w:date="2026-09-25T20:06:00Z" w16du:dateUtc="2026-09-26T00:06:00Z">
        <w:r>
          <w:rPr>
            <w:rFonts w:ascii="Times New Roman" w:hAnsi="Times New Roman" w:cs="Times New Roman"/>
            <w:sz w:val="24"/>
            <w:szCs w:val="24"/>
          </w:rPr>
          <w:t>understand her, and therefore love her.</w:t>
        </w:r>
      </w:ins>
    </w:p>
    <w:p w14:paraId="25882F5A" w14:textId="77777777" w:rsidR="00FB5F35" w:rsidRDefault="00571F06" w:rsidP="00571F06">
      <w:pPr>
        <w:spacing w:line="360" w:lineRule="auto"/>
        <w:ind w:right="-1980"/>
        <w:rPr>
          <w:ins w:id="358" w:author="Joey Hawkins" w:date="2026-09-25T20:06:00Z" w16du:dateUtc="2026-09-26T00:06:00Z"/>
          <w:rFonts w:ascii="Times New Roman" w:hAnsi="Times New Roman" w:cs="Times New Roman"/>
          <w:sz w:val="24"/>
          <w:szCs w:val="24"/>
        </w:rPr>
      </w:pPr>
      <w:ins w:id="359" w:author="Joey Hawkins" w:date="2026-09-25T20:06:00Z" w16du:dateUtc="2026-09-26T00:06:00Z">
        <w:r>
          <w:rPr>
            <w:rFonts w:ascii="Times New Roman" w:hAnsi="Times New Roman" w:cs="Times New Roman"/>
            <w:sz w:val="24"/>
            <w:szCs w:val="24"/>
          </w:rPr>
          <w:tab/>
          <w:t xml:space="preserve">Another place love shows up is during the trial. Atticus truly believes </w:t>
        </w:r>
      </w:ins>
    </w:p>
    <w:p w14:paraId="29F44ED8" w14:textId="77777777" w:rsidR="00E96891" w:rsidRDefault="00571F06" w:rsidP="00571F06">
      <w:pPr>
        <w:spacing w:line="360" w:lineRule="auto"/>
        <w:ind w:right="-1980"/>
        <w:rPr>
          <w:ins w:id="360" w:author="Joey Hawkins" w:date="2026-09-25T20:06:00Z" w16du:dateUtc="2026-09-26T00:06:00Z"/>
          <w:rFonts w:ascii="Times New Roman" w:hAnsi="Times New Roman" w:cs="Times New Roman"/>
          <w:sz w:val="24"/>
          <w:szCs w:val="24"/>
        </w:rPr>
      </w:pPr>
      <w:ins w:id="361" w:author="Joey Hawkins" w:date="2026-09-25T20:06:00Z" w16du:dateUtc="2026-09-26T00:06:00Z">
        <w:r>
          <w:rPr>
            <w:rFonts w:ascii="Times New Roman" w:hAnsi="Times New Roman" w:cs="Times New Roman"/>
            <w:sz w:val="24"/>
            <w:szCs w:val="24"/>
          </w:rPr>
          <w:t>that Tom Robinson</w:t>
        </w:r>
        <w:r w:rsidR="00E96891">
          <w:rPr>
            <w:rFonts w:ascii="Times New Roman" w:hAnsi="Times New Roman" w:cs="Times New Roman"/>
            <w:sz w:val="24"/>
            <w:szCs w:val="24"/>
          </w:rPr>
          <w:t xml:space="preserve"> </w:t>
        </w:r>
        <w:r>
          <w:rPr>
            <w:rFonts w:ascii="Times New Roman" w:hAnsi="Times New Roman" w:cs="Times New Roman"/>
            <w:sz w:val="24"/>
            <w:szCs w:val="24"/>
          </w:rPr>
          <w:t xml:space="preserve">is not guilty, and he goes out of his way to prove his point in </w:t>
        </w:r>
      </w:ins>
    </w:p>
    <w:p w14:paraId="6E8BE1C4" w14:textId="77777777" w:rsidR="00E96891" w:rsidRDefault="00571F06" w:rsidP="00571F06">
      <w:pPr>
        <w:spacing w:line="360" w:lineRule="auto"/>
        <w:ind w:right="-1980"/>
        <w:rPr>
          <w:ins w:id="362" w:author="Joey Hawkins" w:date="2026-09-25T20:06:00Z" w16du:dateUtc="2026-09-26T00:06:00Z"/>
          <w:rFonts w:ascii="Times New Roman" w:hAnsi="Times New Roman" w:cs="Times New Roman"/>
          <w:sz w:val="24"/>
          <w:szCs w:val="24"/>
        </w:rPr>
      </w:pPr>
      <w:ins w:id="363" w:author="Joey Hawkins" w:date="2026-09-25T20:06:00Z" w16du:dateUtc="2026-09-26T00:06:00Z">
        <w:r>
          <w:rPr>
            <w:rFonts w:ascii="Times New Roman" w:hAnsi="Times New Roman" w:cs="Times New Roman"/>
            <w:sz w:val="24"/>
            <w:szCs w:val="24"/>
          </w:rPr>
          <w:t xml:space="preserve">courts. A majority of Maycomb is mad at Atticus for even taking the case, let alone </w:t>
        </w:r>
      </w:ins>
    </w:p>
    <w:p w14:paraId="1E9C72DB" w14:textId="77777777" w:rsidR="00E96891" w:rsidRDefault="00571F06" w:rsidP="00571F06">
      <w:pPr>
        <w:spacing w:line="360" w:lineRule="auto"/>
        <w:ind w:right="-1980"/>
        <w:rPr>
          <w:ins w:id="364" w:author="Joey Hawkins" w:date="2026-09-25T20:06:00Z" w16du:dateUtc="2026-09-26T00:06:00Z"/>
          <w:rFonts w:ascii="Times New Roman" w:hAnsi="Times New Roman" w:cs="Times New Roman"/>
          <w:sz w:val="24"/>
          <w:szCs w:val="24"/>
        </w:rPr>
      </w:pPr>
      <w:ins w:id="365" w:author="Joey Hawkins" w:date="2026-09-25T20:06:00Z" w16du:dateUtc="2026-09-26T00:06:00Z">
        <w:r>
          <w:rPr>
            <w:rFonts w:ascii="Times New Roman" w:hAnsi="Times New Roman" w:cs="Times New Roman"/>
            <w:sz w:val="24"/>
            <w:szCs w:val="24"/>
          </w:rPr>
          <w:t xml:space="preserve">actually trying to set him free. Atticus turns to the jury and tells them, “I am confident </w:t>
        </w:r>
      </w:ins>
    </w:p>
    <w:p w14:paraId="2D7B648B" w14:textId="77777777" w:rsidR="00E96891" w:rsidRDefault="00571F06" w:rsidP="00571F06">
      <w:pPr>
        <w:spacing w:line="360" w:lineRule="auto"/>
        <w:ind w:right="-1980"/>
        <w:rPr>
          <w:ins w:id="366" w:author="Joey Hawkins" w:date="2026-09-25T20:06:00Z" w16du:dateUtc="2026-09-26T00:06:00Z"/>
          <w:rFonts w:ascii="Times New Roman" w:hAnsi="Times New Roman" w:cs="Times New Roman"/>
          <w:sz w:val="24"/>
          <w:szCs w:val="24"/>
        </w:rPr>
      </w:pPr>
      <w:ins w:id="367" w:author="Joey Hawkins" w:date="2026-09-25T20:06:00Z" w16du:dateUtc="2026-09-26T00:06:00Z">
        <w:r>
          <w:rPr>
            <w:rFonts w:ascii="Times New Roman" w:hAnsi="Times New Roman" w:cs="Times New Roman"/>
            <w:sz w:val="24"/>
            <w:szCs w:val="24"/>
          </w:rPr>
          <w:t xml:space="preserve">that you gentlemen will review without passion the evidence you have heard, come to </w:t>
        </w:r>
      </w:ins>
    </w:p>
    <w:p w14:paraId="62143106" w14:textId="77777777" w:rsidR="00E96891" w:rsidRDefault="00571F06" w:rsidP="00571F06">
      <w:pPr>
        <w:spacing w:line="360" w:lineRule="auto"/>
        <w:ind w:right="-1980"/>
        <w:rPr>
          <w:ins w:id="368" w:author="Joey Hawkins" w:date="2026-09-25T20:06:00Z" w16du:dateUtc="2026-09-26T00:06:00Z"/>
          <w:rFonts w:ascii="Times New Roman" w:hAnsi="Times New Roman" w:cs="Times New Roman"/>
          <w:sz w:val="24"/>
          <w:szCs w:val="24"/>
        </w:rPr>
      </w:pPr>
      <w:ins w:id="369" w:author="Joey Hawkins" w:date="2026-09-25T20:06:00Z" w16du:dateUtc="2026-09-26T00:06:00Z">
        <w:r>
          <w:rPr>
            <w:rFonts w:ascii="Times New Roman" w:hAnsi="Times New Roman" w:cs="Times New Roman"/>
            <w:sz w:val="24"/>
            <w:szCs w:val="24"/>
          </w:rPr>
          <w:t xml:space="preserve">a decision, and restore this defendant to his family”(275). Atticus fights as hard as </w:t>
        </w:r>
      </w:ins>
    </w:p>
    <w:p w14:paraId="75A4872E" w14:textId="77777777" w:rsidR="00E96891" w:rsidRDefault="00571F06" w:rsidP="00571F06">
      <w:pPr>
        <w:spacing w:line="360" w:lineRule="auto"/>
        <w:ind w:right="-1980"/>
        <w:rPr>
          <w:ins w:id="370" w:author="Joey Hawkins" w:date="2026-09-25T20:06:00Z" w16du:dateUtc="2026-09-26T00:06:00Z"/>
          <w:rFonts w:ascii="Times New Roman" w:hAnsi="Times New Roman" w:cs="Times New Roman"/>
          <w:sz w:val="24"/>
          <w:szCs w:val="24"/>
        </w:rPr>
      </w:pPr>
      <w:ins w:id="371" w:author="Joey Hawkins" w:date="2026-09-25T20:06:00Z" w16du:dateUtc="2026-09-26T00:06:00Z">
        <w:r>
          <w:rPr>
            <w:rFonts w:ascii="Times New Roman" w:hAnsi="Times New Roman" w:cs="Times New Roman"/>
            <w:sz w:val="24"/>
            <w:szCs w:val="24"/>
          </w:rPr>
          <w:t>he can to prove his case, but it just isn’t what people want to hear. The</w:t>
        </w:r>
        <w:r w:rsidR="00E96891">
          <w:rPr>
            <w:rFonts w:ascii="Times New Roman" w:hAnsi="Times New Roman" w:cs="Times New Roman"/>
            <w:sz w:val="24"/>
            <w:szCs w:val="24"/>
          </w:rPr>
          <w:t xml:space="preserve"> </w:t>
        </w:r>
        <w:r>
          <w:rPr>
            <w:rFonts w:ascii="Times New Roman" w:hAnsi="Times New Roman" w:cs="Times New Roman"/>
            <w:sz w:val="24"/>
            <w:szCs w:val="24"/>
          </w:rPr>
          <w:t xml:space="preserve">jury votes </w:t>
        </w:r>
      </w:ins>
    </w:p>
    <w:p w14:paraId="0F033715" w14:textId="43E2E2F3" w:rsidR="00571F06" w:rsidRDefault="00571F06" w:rsidP="00571F06">
      <w:pPr>
        <w:spacing w:line="360" w:lineRule="auto"/>
        <w:ind w:right="-1980"/>
        <w:rPr>
          <w:ins w:id="372" w:author="Joey Hawkins" w:date="2026-09-25T20:06:00Z" w16du:dateUtc="2026-09-26T00:06:00Z"/>
          <w:rFonts w:ascii="Times New Roman" w:hAnsi="Times New Roman" w:cs="Times New Roman"/>
          <w:sz w:val="24"/>
          <w:szCs w:val="24"/>
        </w:rPr>
      </w:pPr>
      <w:ins w:id="373" w:author="Joey Hawkins" w:date="2026-09-25T20:06:00Z" w16du:dateUtc="2026-09-26T00:06:00Z">
        <w:r>
          <w:rPr>
            <w:rFonts w:ascii="Times New Roman" w:hAnsi="Times New Roman" w:cs="Times New Roman"/>
            <w:sz w:val="24"/>
            <w:szCs w:val="24"/>
          </w:rPr>
          <w:t xml:space="preserve">Tom Robinson guilty, and less than a week later he is shot. This upsets Atticus, and </w:t>
        </w:r>
      </w:ins>
    </w:p>
    <w:p w14:paraId="0964D229" w14:textId="77777777" w:rsidR="00571F06" w:rsidRDefault="00571F06" w:rsidP="00571F06">
      <w:pPr>
        <w:spacing w:line="360" w:lineRule="auto"/>
        <w:ind w:right="-1980"/>
        <w:rPr>
          <w:ins w:id="374" w:author="Joey Hawkins" w:date="2026-09-25T20:06:00Z" w16du:dateUtc="2026-09-26T00:06:00Z"/>
          <w:rFonts w:ascii="Times New Roman" w:hAnsi="Times New Roman" w:cs="Times New Roman"/>
          <w:sz w:val="24"/>
          <w:szCs w:val="24"/>
        </w:rPr>
      </w:pPr>
      <w:ins w:id="375" w:author="Joey Hawkins" w:date="2026-09-25T20:06:00Z" w16du:dateUtc="2026-09-26T00:06:00Z">
        <w:r>
          <w:rPr>
            <w:rFonts w:ascii="Times New Roman" w:hAnsi="Times New Roman" w:cs="Times New Roman"/>
            <w:sz w:val="24"/>
            <w:szCs w:val="24"/>
          </w:rPr>
          <w:t xml:space="preserve">especially Jem. But Atticus comforts Jem by telling him it affected somebody on the jury, </w:t>
        </w:r>
      </w:ins>
    </w:p>
    <w:p w14:paraId="72296C33" w14:textId="77777777" w:rsidR="00E96891" w:rsidRDefault="00571F06" w:rsidP="00571F06">
      <w:pPr>
        <w:spacing w:line="360" w:lineRule="auto"/>
        <w:ind w:right="-1980"/>
        <w:rPr>
          <w:ins w:id="376" w:author="Joey Hawkins" w:date="2026-09-25T20:06:00Z" w16du:dateUtc="2026-09-26T00:06:00Z"/>
          <w:rFonts w:ascii="Times New Roman" w:hAnsi="Times New Roman" w:cs="Times New Roman"/>
          <w:sz w:val="24"/>
          <w:szCs w:val="24"/>
        </w:rPr>
      </w:pPr>
      <w:ins w:id="377" w:author="Joey Hawkins" w:date="2026-09-25T20:06:00Z" w16du:dateUtc="2026-09-26T00:06:00Z">
        <w:r>
          <w:rPr>
            <w:rFonts w:ascii="Times New Roman" w:hAnsi="Times New Roman" w:cs="Times New Roman"/>
            <w:sz w:val="24"/>
            <w:szCs w:val="24"/>
          </w:rPr>
          <w:t xml:space="preserve">because one of the Cunninghams wanted to vote ‘not guilty”. Confused, Jem says, </w:t>
        </w:r>
      </w:ins>
    </w:p>
    <w:p w14:paraId="494E280C" w14:textId="77777777" w:rsidR="00E96891" w:rsidRDefault="00571F06" w:rsidP="00571F06">
      <w:pPr>
        <w:spacing w:line="360" w:lineRule="auto"/>
        <w:ind w:right="-1980"/>
        <w:rPr>
          <w:ins w:id="378" w:author="Joey Hawkins" w:date="2026-09-25T20:06:00Z" w16du:dateUtc="2026-09-26T00:06:00Z"/>
          <w:rFonts w:ascii="Times New Roman" w:hAnsi="Times New Roman" w:cs="Times New Roman"/>
          <w:sz w:val="24"/>
          <w:szCs w:val="24"/>
        </w:rPr>
      </w:pPr>
      <w:ins w:id="379" w:author="Joey Hawkins" w:date="2026-09-25T20:06:00Z" w16du:dateUtc="2026-09-26T00:06:00Z">
        <w:r>
          <w:rPr>
            <w:rFonts w:ascii="Times New Roman" w:hAnsi="Times New Roman" w:cs="Times New Roman"/>
            <w:sz w:val="24"/>
            <w:szCs w:val="24"/>
          </w:rPr>
          <w:t>“ One minute they’re tryin’ to kill him and the next they’re tryin’ to turn him loose…</w:t>
        </w:r>
      </w:ins>
    </w:p>
    <w:p w14:paraId="08AFAB3A" w14:textId="77777777" w:rsidR="00E96891" w:rsidRDefault="00571F06" w:rsidP="00571F06">
      <w:pPr>
        <w:spacing w:line="360" w:lineRule="auto"/>
        <w:ind w:right="-1980"/>
        <w:rPr>
          <w:ins w:id="380" w:author="Joey Hawkins" w:date="2026-09-25T20:06:00Z" w16du:dateUtc="2026-09-26T00:06:00Z"/>
          <w:rFonts w:ascii="Times New Roman" w:hAnsi="Times New Roman" w:cs="Times New Roman"/>
          <w:sz w:val="24"/>
          <w:szCs w:val="24"/>
        </w:rPr>
      </w:pPr>
      <w:ins w:id="381" w:author="Joey Hawkins" w:date="2026-09-25T20:06:00Z" w16du:dateUtc="2026-09-26T00:06:00Z">
        <w:r>
          <w:rPr>
            <w:rFonts w:ascii="Times New Roman" w:hAnsi="Times New Roman" w:cs="Times New Roman"/>
            <w:sz w:val="24"/>
            <w:szCs w:val="24"/>
          </w:rPr>
          <w:t>I’ll never</w:t>
        </w:r>
        <w:r w:rsidR="00E96891">
          <w:rPr>
            <w:rFonts w:ascii="Times New Roman" w:hAnsi="Times New Roman" w:cs="Times New Roman"/>
            <w:sz w:val="24"/>
            <w:szCs w:val="24"/>
          </w:rPr>
          <w:t xml:space="preserve"> </w:t>
        </w:r>
        <w:r>
          <w:rPr>
            <w:rFonts w:ascii="Times New Roman" w:hAnsi="Times New Roman" w:cs="Times New Roman"/>
            <w:sz w:val="24"/>
            <w:szCs w:val="24"/>
          </w:rPr>
          <w:t xml:space="preserve">understand those folks as long as I live” (298). Jem is too young to really </w:t>
        </w:r>
      </w:ins>
    </w:p>
    <w:p w14:paraId="7BE275EB" w14:textId="77777777" w:rsidR="00E96891" w:rsidRDefault="00E96891" w:rsidP="00571F06">
      <w:pPr>
        <w:spacing w:line="360" w:lineRule="auto"/>
        <w:ind w:right="-1980"/>
        <w:rPr>
          <w:ins w:id="382" w:author="Joey Hawkins" w:date="2026-09-25T20:06:00Z" w16du:dateUtc="2026-09-26T00:06:00Z"/>
          <w:rFonts w:ascii="Times New Roman" w:hAnsi="Times New Roman" w:cs="Times New Roman"/>
          <w:sz w:val="24"/>
          <w:szCs w:val="24"/>
        </w:rPr>
      </w:pPr>
      <w:ins w:id="383" w:author="Joey Hawkins" w:date="2026-09-25T20:06:00Z" w16du:dateUtc="2026-09-26T00:06:00Z">
        <w:r>
          <w:rPr>
            <w:rFonts w:ascii="Times New Roman" w:hAnsi="Times New Roman" w:cs="Times New Roman"/>
            <w:sz w:val="24"/>
            <w:szCs w:val="24"/>
          </w:rPr>
          <w:t xml:space="preserve">understand, but </w:t>
        </w:r>
        <w:r w:rsidR="00571F06">
          <w:rPr>
            <w:rFonts w:ascii="Times New Roman" w:hAnsi="Times New Roman" w:cs="Times New Roman"/>
            <w:sz w:val="24"/>
            <w:szCs w:val="24"/>
          </w:rPr>
          <w:t>Atticus knows his case is changing the views and thoughts of racism</w:t>
        </w:r>
      </w:ins>
    </w:p>
    <w:p w14:paraId="55C9A5BD" w14:textId="77777777" w:rsidR="00E96891" w:rsidRDefault="00571F06" w:rsidP="00571F06">
      <w:pPr>
        <w:spacing w:line="360" w:lineRule="auto"/>
        <w:ind w:right="-1980"/>
        <w:rPr>
          <w:ins w:id="384" w:author="Joey Hawkins" w:date="2026-09-25T20:06:00Z" w16du:dateUtc="2026-09-26T00:06:00Z"/>
          <w:rFonts w:ascii="Times New Roman" w:hAnsi="Times New Roman" w:cs="Times New Roman"/>
          <w:sz w:val="24"/>
          <w:szCs w:val="24"/>
        </w:rPr>
      </w:pPr>
      <w:ins w:id="385" w:author="Joey Hawkins" w:date="2026-09-25T20:06:00Z" w16du:dateUtc="2026-09-26T00:06:00Z">
        <w:r>
          <w:rPr>
            <w:rFonts w:ascii="Times New Roman" w:hAnsi="Times New Roman" w:cs="Times New Roman"/>
            <w:sz w:val="24"/>
            <w:szCs w:val="24"/>
          </w:rPr>
          <w:t xml:space="preserve"> in their community. After the trial, Atticus is surprised to find that the entire black </w:t>
        </w:r>
      </w:ins>
    </w:p>
    <w:p w14:paraId="279521B8" w14:textId="77777777" w:rsidR="00E96891" w:rsidRDefault="00571F06" w:rsidP="00571F06">
      <w:pPr>
        <w:spacing w:line="360" w:lineRule="auto"/>
        <w:ind w:right="-1980"/>
        <w:rPr>
          <w:ins w:id="386" w:author="Joey Hawkins" w:date="2026-09-25T20:06:00Z" w16du:dateUtc="2026-09-26T00:06:00Z"/>
          <w:rFonts w:ascii="Times New Roman" w:hAnsi="Times New Roman" w:cs="Times New Roman"/>
          <w:sz w:val="24"/>
          <w:szCs w:val="24"/>
        </w:rPr>
      </w:pPr>
      <w:ins w:id="387" w:author="Joey Hawkins" w:date="2026-09-25T20:06:00Z" w16du:dateUtc="2026-09-26T00:06:00Z">
        <w:r>
          <w:rPr>
            <w:rFonts w:ascii="Times New Roman" w:hAnsi="Times New Roman" w:cs="Times New Roman"/>
            <w:sz w:val="24"/>
            <w:szCs w:val="24"/>
          </w:rPr>
          <w:t>community gave his family a surplusof food as a thank you. This touches his heart</w:t>
        </w:r>
      </w:ins>
    </w:p>
    <w:p w14:paraId="230A83FC" w14:textId="77777777" w:rsidR="00E96891" w:rsidRDefault="00571F06" w:rsidP="00571F06">
      <w:pPr>
        <w:spacing w:line="360" w:lineRule="auto"/>
        <w:ind w:right="-1980"/>
        <w:rPr>
          <w:ins w:id="388" w:author="Joey Hawkins" w:date="2026-09-25T20:06:00Z" w16du:dateUtc="2026-09-26T00:06:00Z"/>
          <w:rFonts w:ascii="Times New Roman" w:hAnsi="Times New Roman" w:cs="Times New Roman"/>
          <w:sz w:val="24"/>
          <w:szCs w:val="24"/>
        </w:rPr>
      </w:pPr>
      <w:ins w:id="389" w:author="Joey Hawkins" w:date="2026-09-25T20:06:00Z" w16du:dateUtc="2026-09-26T00:06:00Z">
        <w:r>
          <w:rPr>
            <w:rFonts w:ascii="Times New Roman" w:hAnsi="Times New Roman" w:cs="Times New Roman"/>
            <w:sz w:val="24"/>
            <w:szCs w:val="24"/>
          </w:rPr>
          <w:t xml:space="preserve"> because he starts crying, and he tell Calpurnia to“Tell them I’m very grateful” (86). </w:t>
        </w:r>
      </w:ins>
    </w:p>
    <w:p w14:paraId="4027C5B6" w14:textId="77777777" w:rsidR="00E96891" w:rsidRDefault="00571F06" w:rsidP="00571F06">
      <w:pPr>
        <w:spacing w:line="360" w:lineRule="auto"/>
        <w:ind w:right="-1980"/>
        <w:rPr>
          <w:ins w:id="390" w:author="Joey Hawkins" w:date="2026-09-25T20:06:00Z" w16du:dateUtc="2026-09-26T00:06:00Z"/>
          <w:rFonts w:ascii="Times New Roman" w:hAnsi="Times New Roman" w:cs="Times New Roman"/>
          <w:sz w:val="24"/>
          <w:szCs w:val="24"/>
        </w:rPr>
      </w:pPr>
      <w:ins w:id="391" w:author="Joey Hawkins" w:date="2026-09-25T20:06:00Z" w16du:dateUtc="2026-09-26T00:06:00Z">
        <w:r>
          <w:rPr>
            <w:rFonts w:ascii="Times New Roman" w:hAnsi="Times New Roman" w:cs="Times New Roman"/>
            <w:sz w:val="24"/>
            <w:szCs w:val="24"/>
          </w:rPr>
          <w:t xml:space="preserve">We again see love in this situation because Atticus got the jury to understand Tom, </w:t>
        </w:r>
      </w:ins>
    </w:p>
    <w:p w14:paraId="571093B6" w14:textId="77777777" w:rsidR="00E96891" w:rsidRDefault="00571F06" w:rsidP="00571F06">
      <w:pPr>
        <w:spacing w:line="360" w:lineRule="auto"/>
        <w:ind w:right="-1980"/>
        <w:rPr>
          <w:ins w:id="392" w:author="Joey Hawkins" w:date="2026-09-25T20:06:00Z" w16du:dateUtc="2026-09-26T00:06:00Z"/>
          <w:rFonts w:ascii="Times New Roman" w:hAnsi="Times New Roman" w:cs="Times New Roman"/>
          <w:sz w:val="24"/>
          <w:szCs w:val="24"/>
        </w:rPr>
      </w:pPr>
      <w:ins w:id="393" w:author="Joey Hawkins" w:date="2026-09-25T20:06:00Z" w16du:dateUtc="2026-09-26T00:06:00Z">
        <w:r>
          <w:rPr>
            <w:rFonts w:ascii="Times New Roman" w:hAnsi="Times New Roman" w:cs="Times New Roman"/>
            <w:sz w:val="24"/>
            <w:szCs w:val="24"/>
          </w:rPr>
          <w:t xml:space="preserve">even though he ends up dead. Also, when Tom’s friends and family reach out to thank </w:t>
        </w:r>
      </w:ins>
    </w:p>
    <w:p w14:paraId="36FCA7BB" w14:textId="77777777" w:rsidR="00E96891" w:rsidRDefault="00571F06" w:rsidP="00571F06">
      <w:pPr>
        <w:spacing w:line="360" w:lineRule="auto"/>
        <w:ind w:right="-1980"/>
        <w:rPr>
          <w:ins w:id="394" w:author="Joey Hawkins" w:date="2026-09-25T20:06:00Z" w16du:dateUtc="2026-09-26T00:06:00Z"/>
          <w:rFonts w:ascii="Times New Roman" w:hAnsi="Times New Roman" w:cs="Times New Roman"/>
          <w:sz w:val="24"/>
          <w:szCs w:val="24"/>
        </w:rPr>
      </w:pPr>
      <w:ins w:id="395" w:author="Joey Hawkins" w:date="2026-09-25T20:06:00Z" w16du:dateUtc="2026-09-26T00:06:00Z">
        <w:r>
          <w:rPr>
            <w:rFonts w:ascii="Times New Roman" w:hAnsi="Times New Roman" w:cs="Times New Roman"/>
            <w:sz w:val="24"/>
            <w:szCs w:val="24"/>
          </w:rPr>
          <w:t xml:space="preserve">Atticus for his efforts and his true support in the trial, we can see that there is </w:t>
        </w:r>
      </w:ins>
    </w:p>
    <w:p w14:paraId="56BEFFFD" w14:textId="77777777" w:rsidR="00E96891" w:rsidRDefault="00571F06" w:rsidP="00571F06">
      <w:pPr>
        <w:spacing w:line="360" w:lineRule="auto"/>
        <w:ind w:right="-1980"/>
        <w:rPr>
          <w:ins w:id="396" w:author="Joey Hawkins" w:date="2026-09-25T20:06:00Z" w16du:dateUtc="2026-09-26T00:06:00Z"/>
          <w:rFonts w:ascii="Times New Roman" w:hAnsi="Times New Roman" w:cs="Times New Roman"/>
          <w:sz w:val="24"/>
          <w:szCs w:val="24"/>
        </w:rPr>
      </w:pPr>
      <w:ins w:id="397" w:author="Joey Hawkins" w:date="2026-09-25T20:06:00Z" w16du:dateUtc="2026-09-26T00:06:00Z">
        <w:r>
          <w:rPr>
            <w:rFonts w:ascii="Times New Roman" w:hAnsi="Times New Roman" w:cs="Times New Roman"/>
            <w:sz w:val="24"/>
            <w:szCs w:val="24"/>
          </w:rPr>
          <w:t xml:space="preserve">understanding. One step at a time, Atticus is changing the thoughts of the people </w:t>
        </w:r>
      </w:ins>
    </w:p>
    <w:p w14:paraId="79348DAC" w14:textId="7548ED75" w:rsidR="00571F06" w:rsidRDefault="00571F06" w:rsidP="00571F06">
      <w:pPr>
        <w:spacing w:line="360" w:lineRule="auto"/>
        <w:ind w:right="-1980"/>
        <w:rPr>
          <w:ins w:id="398" w:author="Joey Hawkins" w:date="2026-09-25T20:06:00Z" w16du:dateUtc="2026-09-26T00:06:00Z"/>
          <w:rFonts w:ascii="Times New Roman" w:hAnsi="Times New Roman" w:cs="Times New Roman"/>
          <w:sz w:val="24"/>
          <w:szCs w:val="24"/>
        </w:rPr>
      </w:pPr>
      <w:ins w:id="399" w:author="Joey Hawkins" w:date="2026-09-25T20:06:00Z" w16du:dateUtc="2026-09-26T00:06:00Z">
        <w:r>
          <w:rPr>
            <w:rFonts w:ascii="Times New Roman" w:hAnsi="Times New Roman" w:cs="Times New Roman"/>
            <w:sz w:val="24"/>
            <w:szCs w:val="24"/>
          </w:rPr>
          <w:t>in the community</w:t>
        </w:r>
        <w:r w:rsidR="00E96891">
          <w:rPr>
            <w:rFonts w:ascii="Times New Roman" w:hAnsi="Times New Roman" w:cs="Times New Roman"/>
            <w:sz w:val="24"/>
            <w:szCs w:val="24"/>
          </w:rPr>
          <w:t xml:space="preserve"> </w:t>
        </w:r>
        <w:r>
          <w:rPr>
            <w:rFonts w:ascii="Times New Roman" w:hAnsi="Times New Roman" w:cs="Times New Roman"/>
            <w:sz w:val="24"/>
            <w:szCs w:val="24"/>
          </w:rPr>
          <w:t>to make it stronger by using agape.</w:t>
        </w:r>
      </w:ins>
    </w:p>
    <w:p w14:paraId="43A02D63" w14:textId="77777777" w:rsidR="00761131" w:rsidRDefault="00571F06" w:rsidP="00571F06">
      <w:pPr>
        <w:spacing w:line="360" w:lineRule="auto"/>
        <w:ind w:right="-1980"/>
        <w:rPr>
          <w:ins w:id="400" w:author="Joey Hawkins" w:date="2026-09-25T20:06:00Z" w16du:dateUtc="2026-09-26T00:06:00Z"/>
          <w:rFonts w:ascii="Times New Roman" w:hAnsi="Times New Roman" w:cs="Times New Roman"/>
          <w:sz w:val="24"/>
          <w:szCs w:val="24"/>
        </w:rPr>
      </w:pPr>
      <w:ins w:id="401" w:author="Joey Hawkins" w:date="2026-09-25T20:06:00Z" w16du:dateUtc="2026-09-26T00:06:00Z">
        <w:r>
          <w:rPr>
            <w:rFonts w:ascii="Times New Roman" w:hAnsi="Times New Roman" w:cs="Times New Roman"/>
            <w:sz w:val="24"/>
            <w:szCs w:val="24"/>
          </w:rPr>
          <w:tab/>
          <w:t xml:space="preserve">One of the places we see the most love is with Boo Radley. He is just a </w:t>
        </w:r>
      </w:ins>
    </w:p>
    <w:p w14:paraId="73D6BB53" w14:textId="77777777" w:rsidR="00761131" w:rsidRDefault="00571F06" w:rsidP="00571F06">
      <w:pPr>
        <w:spacing w:line="360" w:lineRule="auto"/>
        <w:ind w:right="-1980"/>
        <w:rPr>
          <w:ins w:id="402" w:author="Joey Hawkins" w:date="2026-09-25T20:06:00Z" w16du:dateUtc="2026-09-26T00:06:00Z"/>
          <w:rFonts w:ascii="Times New Roman" w:hAnsi="Times New Roman" w:cs="Times New Roman"/>
          <w:sz w:val="24"/>
          <w:szCs w:val="24"/>
        </w:rPr>
      </w:pPr>
      <w:ins w:id="403" w:author="Joey Hawkins" w:date="2026-09-25T20:06:00Z" w16du:dateUtc="2026-09-26T00:06:00Z">
        <w:r>
          <w:rPr>
            <w:rFonts w:ascii="Times New Roman" w:hAnsi="Times New Roman" w:cs="Times New Roman"/>
            <w:sz w:val="24"/>
            <w:szCs w:val="24"/>
          </w:rPr>
          <w:t xml:space="preserve">misunderstood man who Jem and Scout torment and talk about throughout the </w:t>
        </w:r>
      </w:ins>
    </w:p>
    <w:p w14:paraId="343B9F7F" w14:textId="77777777" w:rsidR="00761131" w:rsidRDefault="00571F06" w:rsidP="00571F06">
      <w:pPr>
        <w:spacing w:line="360" w:lineRule="auto"/>
        <w:ind w:right="-1980"/>
        <w:rPr>
          <w:ins w:id="404" w:author="Joey Hawkins" w:date="2026-09-25T20:06:00Z" w16du:dateUtc="2026-09-26T00:06:00Z"/>
          <w:rFonts w:ascii="Times New Roman" w:hAnsi="Times New Roman" w:cs="Times New Roman"/>
          <w:sz w:val="24"/>
          <w:szCs w:val="24"/>
        </w:rPr>
      </w:pPr>
      <w:ins w:id="405" w:author="Joey Hawkins" w:date="2026-09-25T20:06:00Z" w16du:dateUtc="2026-09-26T00:06:00Z">
        <w:r>
          <w:rPr>
            <w:rFonts w:ascii="Times New Roman" w:hAnsi="Times New Roman" w:cs="Times New Roman"/>
            <w:sz w:val="24"/>
            <w:szCs w:val="24"/>
          </w:rPr>
          <w:t>summer. Boo, however, does little things to change their opinion of him. One night</w:t>
        </w:r>
      </w:ins>
    </w:p>
    <w:p w14:paraId="45C0DCB2" w14:textId="77777777" w:rsidR="00761131" w:rsidRDefault="00571F06" w:rsidP="00571F06">
      <w:pPr>
        <w:spacing w:line="360" w:lineRule="auto"/>
        <w:ind w:right="-1980"/>
        <w:rPr>
          <w:ins w:id="406" w:author="Joey Hawkins" w:date="2026-09-25T20:06:00Z" w16du:dateUtc="2026-09-26T00:06:00Z"/>
          <w:rFonts w:ascii="Times New Roman" w:hAnsi="Times New Roman" w:cs="Times New Roman"/>
          <w:sz w:val="24"/>
          <w:szCs w:val="24"/>
        </w:rPr>
      </w:pPr>
      <w:ins w:id="407" w:author="Joey Hawkins" w:date="2026-09-25T20:06:00Z" w16du:dateUtc="2026-09-26T00:06:00Z">
        <w:r>
          <w:rPr>
            <w:rFonts w:ascii="Times New Roman" w:hAnsi="Times New Roman" w:cs="Times New Roman"/>
            <w:sz w:val="24"/>
            <w:szCs w:val="24"/>
          </w:rPr>
          <w:t xml:space="preserve"> when there is a fire, Boo Radley comes out of his house and puts a blanket on Scout</w:t>
        </w:r>
      </w:ins>
    </w:p>
    <w:p w14:paraId="262A9FC3" w14:textId="77777777" w:rsidR="00761131" w:rsidRDefault="00571F06" w:rsidP="00571F06">
      <w:pPr>
        <w:spacing w:line="360" w:lineRule="auto"/>
        <w:ind w:right="-1980"/>
        <w:rPr>
          <w:ins w:id="408" w:author="Joey Hawkins" w:date="2026-09-25T20:06:00Z" w16du:dateUtc="2026-09-26T00:06:00Z"/>
          <w:rFonts w:ascii="Times New Roman" w:hAnsi="Times New Roman" w:cs="Times New Roman"/>
          <w:sz w:val="24"/>
          <w:szCs w:val="24"/>
        </w:rPr>
      </w:pPr>
      <w:ins w:id="409" w:author="Joey Hawkins" w:date="2026-09-25T20:06:00Z" w16du:dateUtc="2026-09-26T00:06:00Z">
        <w:r>
          <w:rPr>
            <w:rFonts w:ascii="Times New Roman" w:hAnsi="Times New Roman" w:cs="Times New Roman"/>
            <w:sz w:val="24"/>
            <w:szCs w:val="24"/>
          </w:rPr>
          <w:t xml:space="preserve"> without knowing- a very loving and caring gesture. When Jem tells Atticus, he says,</w:t>
        </w:r>
      </w:ins>
    </w:p>
    <w:p w14:paraId="2A803D41" w14:textId="4C3FC27F" w:rsidR="00571F06" w:rsidRDefault="00571F06" w:rsidP="00571F06">
      <w:pPr>
        <w:spacing w:line="360" w:lineRule="auto"/>
        <w:ind w:right="-1980"/>
        <w:rPr>
          <w:ins w:id="410" w:author="Joey Hawkins" w:date="2026-09-25T20:06:00Z" w16du:dateUtc="2026-09-26T00:06:00Z"/>
          <w:rFonts w:ascii="Times New Roman" w:hAnsi="Times New Roman" w:cs="Times New Roman"/>
          <w:sz w:val="24"/>
          <w:szCs w:val="24"/>
        </w:rPr>
      </w:pPr>
      <w:ins w:id="411" w:author="Joey Hawkins" w:date="2026-09-25T20:06:00Z" w16du:dateUtc="2026-09-26T00:06:00Z">
        <w:r>
          <w:rPr>
            <w:rFonts w:ascii="Times New Roman" w:hAnsi="Times New Roman" w:cs="Times New Roman"/>
            <w:sz w:val="24"/>
            <w:szCs w:val="24"/>
          </w:rPr>
          <w:t xml:space="preserve"> “Someday, maybe, Scout can thank him for covering her up” (96).After </w:t>
        </w:r>
      </w:ins>
    </w:p>
    <w:p w14:paraId="451566FD" w14:textId="77777777" w:rsidR="00761131" w:rsidRDefault="00571F06" w:rsidP="00571F06">
      <w:pPr>
        <w:spacing w:line="360" w:lineRule="auto"/>
        <w:ind w:right="-1980"/>
        <w:rPr>
          <w:ins w:id="412" w:author="Joey Hawkins" w:date="2026-09-25T20:06:00Z" w16du:dateUtc="2026-09-26T00:06:00Z"/>
          <w:rFonts w:ascii="Times New Roman" w:hAnsi="Times New Roman" w:cs="Times New Roman"/>
          <w:sz w:val="24"/>
          <w:szCs w:val="24"/>
        </w:rPr>
      </w:pPr>
      <w:ins w:id="413" w:author="Joey Hawkins" w:date="2026-09-25T20:06:00Z" w16du:dateUtc="2026-09-26T00:06:00Z">
        <w:r>
          <w:rPr>
            <w:rFonts w:ascii="Times New Roman" w:hAnsi="Times New Roman" w:cs="Times New Roman"/>
            <w:sz w:val="24"/>
            <w:szCs w:val="24"/>
          </w:rPr>
          <w:t xml:space="preserve">this, the kids start thinking of Boo differently. One night, after the play, Jem </w:t>
        </w:r>
      </w:ins>
    </w:p>
    <w:p w14:paraId="12521EB3" w14:textId="77777777" w:rsidR="00761131" w:rsidRDefault="00571F06" w:rsidP="00571F06">
      <w:pPr>
        <w:spacing w:line="360" w:lineRule="auto"/>
        <w:ind w:right="-1980"/>
        <w:rPr>
          <w:ins w:id="414" w:author="Joey Hawkins" w:date="2026-09-25T20:06:00Z" w16du:dateUtc="2026-09-26T00:06:00Z"/>
          <w:rFonts w:ascii="Times New Roman" w:hAnsi="Times New Roman" w:cs="Times New Roman"/>
          <w:sz w:val="24"/>
          <w:szCs w:val="24"/>
        </w:rPr>
      </w:pPr>
      <w:ins w:id="415" w:author="Joey Hawkins" w:date="2026-09-25T20:06:00Z" w16du:dateUtc="2026-09-26T00:06:00Z">
        <w:r>
          <w:rPr>
            <w:rFonts w:ascii="Times New Roman" w:hAnsi="Times New Roman" w:cs="Times New Roman"/>
            <w:sz w:val="24"/>
            <w:szCs w:val="24"/>
          </w:rPr>
          <w:t>and Scout are attacked</w:t>
        </w:r>
        <w:r w:rsidR="00761131">
          <w:rPr>
            <w:rFonts w:ascii="Times New Roman" w:hAnsi="Times New Roman" w:cs="Times New Roman"/>
            <w:sz w:val="24"/>
            <w:szCs w:val="24"/>
          </w:rPr>
          <w:t xml:space="preserve"> </w:t>
        </w:r>
        <w:r>
          <w:rPr>
            <w:rFonts w:ascii="Times New Roman" w:hAnsi="Times New Roman" w:cs="Times New Roman"/>
            <w:sz w:val="24"/>
            <w:szCs w:val="24"/>
          </w:rPr>
          <w:t xml:space="preserve">in the woods by Mr. Ewell when they are walking home. </w:t>
        </w:r>
      </w:ins>
    </w:p>
    <w:p w14:paraId="3BE6D82B" w14:textId="77777777" w:rsidR="00761131" w:rsidRDefault="00571F06" w:rsidP="00571F06">
      <w:pPr>
        <w:spacing w:line="360" w:lineRule="auto"/>
        <w:ind w:right="-1980"/>
        <w:rPr>
          <w:ins w:id="416" w:author="Joey Hawkins" w:date="2026-09-25T20:06:00Z" w16du:dateUtc="2026-09-26T00:06:00Z"/>
          <w:rFonts w:ascii="Times New Roman" w:hAnsi="Times New Roman" w:cs="Times New Roman"/>
          <w:sz w:val="24"/>
          <w:szCs w:val="24"/>
        </w:rPr>
      </w:pPr>
      <w:ins w:id="417" w:author="Joey Hawkins" w:date="2026-09-25T20:06:00Z" w16du:dateUtc="2026-09-26T00:06:00Z">
        <w:r>
          <w:rPr>
            <w:rFonts w:ascii="Times New Roman" w:hAnsi="Times New Roman" w:cs="Times New Roman"/>
            <w:sz w:val="24"/>
            <w:szCs w:val="24"/>
          </w:rPr>
          <w:t>Suddenly, somebody kills their attacker</w:t>
        </w:r>
        <w:r w:rsidR="00761131">
          <w:rPr>
            <w:rFonts w:ascii="Times New Roman" w:hAnsi="Times New Roman" w:cs="Times New Roman"/>
            <w:sz w:val="24"/>
            <w:szCs w:val="24"/>
          </w:rPr>
          <w:t xml:space="preserve"> </w:t>
        </w:r>
        <w:r>
          <w:rPr>
            <w:rFonts w:ascii="Times New Roman" w:hAnsi="Times New Roman" w:cs="Times New Roman"/>
            <w:sz w:val="24"/>
            <w:szCs w:val="24"/>
          </w:rPr>
          <w:t xml:space="preserve">and brings injured Jem home. It’s not until </w:t>
        </w:r>
      </w:ins>
    </w:p>
    <w:p w14:paraId="73DF1CAA" w14:textId="77777777" w:rsidR="00761131" w:rsidRDefault="00571F06" w:rsidP="00571F06">
      <w:pPr>
        <w:spacing w:line="360" w:lineRule="auto"/>
        <w:ind w:right="-1980"/>
        <w:rPr>
          <w:ins w:id="418" w:author="Joey Hawkins" w:date="2026-09-25T20:06:00Z" w16du:dateUtc="2026-09-26T00:06:00Z"/>
          <w:rFonts w:ascii="Times New Roman" w:hAnsi="Times New Roman" w:cs="Times New Roman"/>
          <w:sz w:val="24"/>
          <w:szCs w:val="24"/>
        </w:rPr>
      </w:pPr>
      <w:ins w:id="419" w:author="Joey Hawkins" w:date="2026-09-25T20:06:00Z" w16du:dateUtc="2026-09-26T00:06:00Z">
        <w:r>
          <w:rPr>
            <w:rFonts w:ascii="Times New Roman" w:hAnsi="Times New Roman" w:cs="Times New Roman"/>
            <w:sz w:val="24"/>
            <w:szCs w:val="24"/>
          </w:rPr>
          <w:t xml:space="preserve">they are home that Scout realizes it was Boo who saved them. “Hey, Boo” she says (362). </w:t>
        </w:r>
      </w:ins>
    </w:p>
    <w:p w14:paraId="0C8ADF77" w14:textId="77777777" w:rsidR="00761131" w:rsidRDefault="00571F06" w:rsidP="00571F06">
      <w:pPr>
        <w:spacing w:line="360" w:lineRule="auto"/>
        <w:ind w:right="-1980"/>
        <w:rPr>
          <w:ins w:id="420" w:author="Joey Hawkins" w:date="2026-09-25T20:06:00Z" w16du:dateUtc="2026-09-26T00:06:00Z"/>
          <w:rFonts w:ascii="Times New Roman" w:hAnsi="Times New Roman" w:cs="Times New Roman"/>
          <w:sz w:val="24"/>
          <w:szCs w:val="24"/>
        </w:rPr>
      </w:pPr>
      <w:ins w:id="421" w:author="Joey Hawkins" w:date="2026-09-25T20:06:00Z" w16du:dateUtc="2026-09-26T00:06:00Z">
        <w:r>
          <w:rPr>
            <w:rFonts w:ascii="Times New Roman" w:hAnsi="Times New Roman" w:cs="Times New Roman"/>
            <w:sz w:val="24"/>
            <w:szCs w:val="24"/>
          </w:rPr>
          <w:t>This is the part of the story that the reader sees how much Boo Radley loves Jem and</w:t>
        </w:r>
      </w:ins>
    </w:p>
    <w:p w14:paraId="6A113D00" w14:textId="77777777" w:rsidR="00AE426C" w:rsidRDefault="00571F06" w:rsidP="00571F06">
      <w:pPr>
        <w:spacing w:line="360" w:lineRule="auto"/>
        <w:ind w:right="-1980"/>
        <w:rPr>
          <w:ins w:id="422" w:author="Joey Hawkins" w:date="2026-09-25T20:06:00Z" w16du:dateUtc="2026-09-26T00:06:00Z"/>
          <w:rFonts w:ascii="Times New Roman" w:hAnsi="Times New Roman" w:cs="Times New Roman"/>
          <w:sz w:val="24"/>
          <w:szCs w:val="24"/>
        </w:rPr>
      </w:pPr>
      <w:ins w:id="423" w:author="Joey Hawkins" w:date="2026-09-25T20:06:00Z" w16du:dateUtc="2026-09-26T00:06:00Z">
        <w:r>
          <w:rPr>
            <w:rFonts w:ascii="Times New Roman" w:hAnsi="Times New Roman" w:cs="Times New Roman"/>
            <w:sz w:val="24"/>
            <w:szCs w:val="24"/>
          </w:rPr>
          <w:t xml:space="preserve">Scout. When Scout looks out from Boo’s porch, she glimpses his perspective, and </w:t>
        </w:r>
      </w:ins>
    </w:p>
    <w:p w14:paraId="08963700" w14:textId="325E1FFD" w:rsidR="00571F06" w:rsidRDefault="00571F06" w:rsidP="00571F06">
      <w:pPr>
        <w:spacing w:line="360" w:lineRule="auto"/>
        <w:ind w:right="-1980"/>
        <w:rPr>
          <w:ins w:id="424" w:author="Joey Hawkins" w:date="2026-09-25T20:06:00Z" w16du:dateUtc="2026-09-26T00:06:00Z"/>
          <w:rFonts w:ascii="Times New Roman" w:hAnsi="Times New Roman" w:cs="Times New Roman"/>
          <w:sz w:val="24"/>
          <w:szCs w:val="24"/>
        </w:rPr>
      </w:pPr>
      <w:ins w:id="425" w:author="Joey Hawkins" w:date="2026-09-25T20:06:00Z" w16du:dateUtc="2026-09-26T00:06:00Z">
        <w:r>
          <w:rPr>
            <w:rFonts w:ascii="Times New Roman" w:hAnsi="Times New Roman" w:cs="Times New Roman"/>
            <w:sz w:val="24"/>
            <w:szCs w:val="24"/>
          </w:rPr>
          <w:t xml:space="preserve">summarized the events that took place over the summer, and thinks, “Autumn </w:t>
        </w:r>
      </w:ins>
    </w:p>
    <w:p w14:paraId="5FFDF178" w14:textId="77777777" w:rsidR="00AE426C" w:rsidRDefault="00571F06" w:rsidP="00571F06">
      <w:pPr>
        <w:spacing w:line="360" w:lineRule="auto"/>
        <w:ind w:right="-1980"/>
        <w:rPr>
          <w:ins w:id="426" w:author="Joey Hawkins" w:date="2026-09-25T20:06:00Z" w16du:dateUtc="2026-09-26T00:06:00Z"/>
          <w:rFonts w:ascii="Times New Roman" w:hAnsi="Times New Roman" w:cs="Times New Roman"/>
          <w:sz w:val="24"/>
          <w:szCs w:val="24"/>
        </w:rPr>
      </w:pPr>
      <w:ins w:id="427" w:author="Joey Hawkins" w:date="2026-09-25T20:06:00Z" w16du:dateUtc="2026-09-26T00:06:00Z">
        <w:r>
          <w:rPr>
            <w:rFonts w:ascii="Times New Roman" w:hAnsi="Times New Roman" w:cs="Times New Roman"/>
            <w:sz w:val="24"/>
            <w:szCs w:val="24"/>
          </w:rPr>
          <w:t xml:space="preserve">again, and Boo’s children needed him” (374). Boo cares for these children so much </w:t>
        </w:r>
      </w:ins>
    </w:p>
    <w:p w14:paraId="130063C4" w14:textId="77777777" w:rsidR="00AE426C" w:rsidRDefault="00571F06" w:rsidP="00571F06">
      <w:pPr>
        <w:spacing w:line="360" w:lineRule="auto"/>
        <w:ind w:right="-1980"/>
        <w:rPr>
          <w:ins w:id="428" w:author="Joey Hawkins" w:date="2026-09-25T20:06:00Z" w16du:dateUtc="2026-09-26T00:06:00Z"/>
          <w:rFonts w:ascii="Times New Roman" w:hAnsi="Times New Roman" w:cs="Times New Roman"/>
          <w:sz w:val="24"/>
          <w:szCs w:val="24"/>
        </w:rPr>
      </w:pPr>
      <w:ins w:id="429" w:author="Joey Hawkins" w:date="2026-09-25T20:06:00Z" w16du:dateUtc="2026-09-26T00:06:00Z">
        <w:r>
          <w:rPr>
            <w:rFonts w:ascii="Times New Roman" w:hAnsi="Times New Roman" w:cs="Times New Roman"/>
            <w:sz w:val="24"/>
            <w:szCs w:val="24"/>
          </w:rPr>
          <w:t xml:space="preserve">that he considers them his own kids. This is another example of agape, because he’s </w:t>
        </w:r>
      </w:ins>
    </w:p>
    <w:p w14:paraId="34301498" w14:textId="77777777" w:rsidR="00AE426C" w:rsidRDefault="00AE426C" w:rsidP="00571F06">
      <w:pPr>
        <w:spacing w:line="360" w:lineRule="auto"/>
        <w:ind w:right="-1980"/>
        <w:rPr>
          <w:ins w:id="430" w:author="Joey Hawkins" w:date="2026-09-25T20:06:00Z" w16du:dateUtc="2026-09-26T00:06:00Z"/>
          <w:rFonts w:ascii="Times New Roman" w:hAnsi="Times New Roman" w:cs="Times New Roman"/>
          <w:sz w:val="24"/>
          <w:szCs w:val="24"/>
        </w:rPr>
      </w:pPr>
      <w:ins w:id="431" w:author="Joey Hawkins" w:date="2026-09-25T20:06:00Z" w16du:dateUtc="2026-09-26T00:06:00Z">
        <w:r>
          <w:rPr>
            <w:rFonts w:ascii="Times New Roman" w:hAnsi="Times New Roman" w:cs="Times New Roman"/>
            <w:sz w:val="24"/>
            <w:szCs w:val="24"/>
          </w:rPr>
          <w:t xml:space="preserve">giving without </w:t>
        </w:r>
        <w:r w:rsidR="00571F06">
          <w:rPr>
            <w:rFonts w:ascii="Times New Roman" w:hAnsi="Times New Roman" w:cs="Times New Roman"/>
            <w:sz w:val="24"/>
            <w:szCs w:val="24"/>
          </w:rPr>
          <w:t xml:space="preserve">expecting anything in return. It’s when Jem and Scout finally realize </w:t>
        </w:r>
      </w:ins>
    </w:p>
    <w:p w14:paraId="4D468D12" w14:textId="214871B7" w:rsidR="00571F06" w:rsidRDefault="00571F06" w:rsidP="00571F06">
      <w:pPr>
        <w:spacing w:line="360" w:lineRule="auto"/>
        <w:ind w:right="-1980"/>
        <w:rPr>
          <w:ins w:id="432" w:author="Joey Hawkins" w:date="2026-09-25T20:06:00Z" w16du:dateUtc="2026-09-26T00:06:00Z"/>
          <w:rFonts w:ascii="Times New Roman" w:hAnsi="Times New Roman" w:cs="Times New Roman"/>
          <w:sz w:val="24"/>
          <w:szCs w:val="24"/>
        </w:rPr>
      </w:pPr>
      <w:ins w:id="433" w:author="Joey Hawkins" w:date="2026-09-25T20:06:00Z" w16du:dateUtc="2026-09-26T00:06:00Z">
        <w:r>
          <w:rPr>
            <w:rFonts w:ascii="Times New Roman" w:hAnsi="Times New Roman" w:cs="Times New Roman"/>
            <w:sz w:val="24"/>
            <w:szCs w:val="24"/>
          </w:rPr>
          <w:t>this that they know they love him back, which brings them closer together.</w:t>
        </w:r>
      </w:ins>
    </w:p>
    <w:p w14:paraId="163E5DE0" w14:textId="77777777" w:rsidR="009468C2" w:rsidRDefault="00571F06" w:rsidP="00571F06">
      <w:pPr>
        <w:spacing w:line="360" w:lineRule="auto"/>
        <w:ind w:right="-1980"/>
        <w:rPr>
          <w:ins w:id="434" w:author="Joey Hawkins" w:date="2026-09-25T20:06:00Z" w16du:dateUtc="2026-09-26T00:06:00Z"/>
          <w:rFonts w:ascii="Times New Roman" w:hAnsi="Times New Roman" w:cs="Times New Roman"/>
          <w:sz w:val="24"/>
          <w:szCs w:val="24"/>
        </w:rPr>
      </w:pPr>
      <w:ins w:id="435" w:author="Joey Hawkins" w:date="2026-09-25T20:06:00Z" w16du:dateUtc="2026-09-26T00:06:00Z">
        <w:r>
          <w:rPr>
            <w:rFonts w:ascii="Times New Roman" w:hAnsi="Times New Roman" w:cs="Times New Roman"/>
            <w:sz w:val="24"/>
            <w:szCs w:val="24"/>
          </w:rPr>
          <w:tab/>
          <w:t>We see countless examples of love throughout the book through the characters</w:t>
        </w:r>
      </w:ins>
    </w:p>
    <w:p w14:paraId="02C82621" w14:textId="77777777" w:rsidR="009468C2" w:rsidRDefault="00571F06" w:rsidP="00571F06">
      <w:pPr>
        <w:spacing w:line="360" w:lineRule="auto"/>
        <w:ind w:right="-1980"/>
        <w:rPr>
          <w:ins w:id="436" w:author="Joey Hawkins" w:date="2026-09-25T20:06:00Z" w16du:dateUtc="2026-09-26T00:06:00Z"/>
          <w:rFonts w:ascii="Times New Roman" w:hAnsi="Times New Roman" w:cs="Times New Roman"/>
          <w:sz w:val="24"/>
          <w:szCs w:val="24"/>
        </w:rPr>
      </w:pPr>
      <w:ins w:id="437" w:author="Joey Hawkins" w:date="2026-09-25T20:06:00Z" w16du:dateUtc="2026-09-26T00:06:00Z">
        <w:r>
          <w:rPr>
            <w:rFonts w:ascii="Times New Roman" w:hAnsi="Times New Roman" w:cs="Times New Roman"/>
            <w:sz w:val="24"/>
            <w:szCs w:val="24"/>
          </w:rPr>
          <w:t xml:space="preserve"> actions. Martine Luther states that agape is “understanding” (King 19). The more the </w:t>
        </w:r>
      </w:ins>
    </w:p>
    <w:p w14:paraId="2C582D2A" w14:textId="77777777" w:rsidR="009468C2" w:rsidRDefault="00571F06" w:rsidP="00571F06">
      <w:pPr>
        <w:spacing w:line="360" w:lineRule="auto"/>
        <w:ind w:right="-1980"/>
        <w:rPr>
          <w:ins w:id="438" w:author="Joey Hawkins" w:date="2026-09-25T20:06:00Z" w16du:dateUtc="2026-09-26T00:06:00Z"/>
          <w:rFonts w:ascii="Times New Roman" w:hAnsi="Times New Roman" w:cs="Times New Roman"/>
          <w:sz w:val="24"/>
          <w:szCs w:val="24"/>
        </w:rPr>
      </w:pPr>
      <w:ins w:id="439" w:author="Joey Hawkins" w:date="2026-09-25T20:06:00Z" w16du:dateUtc="2026-09-26T00:06:00Z">
        <w:r>
          <w:rPr>
            <w:rFonts w:ascii="Times New Roman" w:hAnsi="Times New Roman" w:cs="Times New Roman"/>
            <w:sz w:val="24"/>
            <w:szCs w:val="24"/>
          </w:rPr>
          <w:t xml:space="preserve">characters understand each other, the more they come to care and love each other. This </w:t>
        </w:r>
      </w:ins>
    </w:p>
    <w:p w14:paraId="251B86FD" w14:textId="77777777" w:rsidR="009468C2" w:rsidRDefault="00571F06" w:rsidP="00571F06">
      <w:pPr>
        <w:spacing w:line="360" w:lineRule="auto"/>
        <w:ind w:right="-1980"/>
        <w:rPr>
          <w:ins w:id="440" w:author="Joey Hawkins" w:date="2026-09-25T20:06:00Z" w16du:dateUtc="2026-09-26T00:06:00Z"/>
          <w:rFonts w:ascii="Times New Roman" w:hAnsi="Times New Roman" w:cs="Times New Roman"/>
          <w:sz w:val="24"/>
          <w:szCs w:val="24"/>
        </w:rPr>
      </w:pPr>
      <w:ins w:id="441" w:author="Joey Hawkins" w:date="2026-09-25T20:06:00Z" w16du:dateUtc="2026-09-26T00:06:00Z">
        <w:r>
          <w:rPr>
            <w:rFonts w:ascii="Times New Roman" w:hAnsi="Times New Roman" w:cs="Times New Roman"/>
            <w:sz w:val="24"/>
            <w:szCs w:val="24"/>
          </w:rPr>
          <w:t xml:space="preserve">makes them all, as a community, much stronger. “It’s a love story, plain and simple” </w:t>
        </w:r>
      </w:ins>
    </w:p>
    <w:p w14:paraId="354CA58F" w14:textId="77777777" w:rsidR="009468C2" w:rsidRDefault="00571F06" w:rsidP="00571F06">
      <w:pPr>
        <w:spacing w:line="360" w:lineRule="auto"/>
        <w:ind w:right="-1980"/>
        <w:rPr>
          <w:ins w:id="442" w:author="Joey Hawkins" w:date="2026-09-25T20:06:00Z" w16du:dateUtc="2026-09-26T00:06:00Z"/>
          <w:rFonts w:ascii="Times New Roman" w:hAnsi="Times New Roman" w:cs="Times New Roman"/>
          <w:sz w:val="24"/>
          <w:szCs w:val="24"/>
        </w:rPr>
      </w:pPr>
      <w:ins w:id="443" w:author="Joey Hawkins" w:date="2026-09-25T20:06:00Z" w16du:dateUtc="2026-09-26T00:06:00Z">
        <w:r>
          <w:rPr>
            <w:rFonts w:ascii="Times New Roman" w:hAnsi="Times New Roman" w:cs="Times New Roman"/>
            <w:sz w:val="24"/>
            <w:szCs w:val="24"/>
          </w:rPr>
          <w:t>Harper Lee states. Not a romance, but a book</w:t>
        </w:r>
        <w:r w:rsidR="009468C2">
          <w:rPr>
            <w:rFonts w:ascii="Times New Roman" w:hAnsi="Times New Roman" w:cs="Times New Roman"/>
            <w:sz w:val="24"/>
            <w:szCs w:val="24"/>
          </w:rPr>
          <w:t xml:space="preserve"> </w:t>
        </w:r>
        <w:r>
          <w:rPr>
            <w:rFonts w:ascii="Times New Roman" w:hAnsi="Times New Roman" w:cs="Times New Roman"/>
            <w:sz w:val="24"/>
            <w:szCs w:val="24"/>
          </w:rPr>
          <w:t xml:space="preserve">in which agape is shown throughout. </w:t>
        </w:r>
      </w:ins>
    </w:p>
    <w:p w14:paraId="510F949A" w14:textId="77777777" w:rsidR="009468C2" w:rsidRDefault="00571F06" w:rsidP="00571F06">
      <w:pPr>
        <w:spacing w:line="360" w:lineRule="auto"/>
        <w:ind w:right="-1980"/>
        <w:rPr>
          <w:ins w:id="444" w:author="Joey Hawkins" w:date="2026-09-25T20:06:00Z" w16du:dateUtc="2026-09-26T00:06:00Z"/>
          <w:rFonts w:ascii="Times New Roman" w:hAnsi="Times New Roman" w:cs="Times New Roman"/>
          <w:sz w:val="24"/>
          <w:szCs w:val="24"/>
        </w:rPr>
      </w:pPr>
      <w:ins w:id="445" w:author="Joey Hawkins" w:date="2026-09-25T20:06:00Z" w16du:dateUtc="2026-09-26T00:06:00Z">
        <w:r>
          <w:rPr>
            <w:rFonts w:ascii="Times New Roman" w:hAnsi="Times New Roman" w:cs="Times New Roman"/>
            <w:sz w:val="24"/>
            <w:szCs w:val="24"/>
          </w:rPr>
          <w:t>This is a book of understanding, and when there’s understanding, there is agape. This</w:t>
        </w:r>
      </w:ins>
    </w:p>
    <w:p w14:paraId="34DAF744" w14:textId="77777777" w:rsidR="009468C2" w:rsidRDefault="00571F06" w:rsidP="00571F06">
      <w:pPr>
        <w:spacing w:line="360" w:lineRule="auto"/>
        <w:ind w:right="-1980"/>
        <w:rPr>
          <w:ins w:id="446" w:author="Joey Hawkins" w:date="2026-09-25T20:06:00Z" w16du:dateUtc="2026-09-26T00:06:00Z"/>
          <w:rFonts w:ascii="Times New Roman" w:hAnsi="Times New Roman" w:cs="Times New Roman"/>
          <w:sz w:val="24"/>
          <w:szCs w:val="24"/>
        </w:rPr>
      </w:pPr>
      <w:ins w:id="447" w:author="Joey Hawkins" w:date="2026-09-25T20:06:00Z" w16du:dateUtc="2026-09-26T00:06:00Z">
        <w:r>
          <w:rPr>
            <w:rFonts w:ascii="Times New Roman" w:hAnsi="Times New Roman" w:cs="Times New Roman"/>
            <w:sz w:val="24"/>
            <w:szCs w:val="24"/>
          </w:rPr>
          <w:t xml:space="preserve"> love is important because this is what human nature needs in order to become united. </w:t>
        </w:r>
      </w:ins>
    </w:p>
    <w:p w14:paraId="78B219D8" w14:textId="77777777" w:rsidR="009468C2" w:rsidRDefault="00571F06" w:rsidP="00571F06">
      <w:pPr>
        <w:spacing w:line="360" w:lineRule="auto"/>
        <w:ind w:right="-1980"/>
        <w:rPr>
          <w:ins w:id="448" w:author="Joey Hawkins" w:date="2026-09-25T20:06:00Z" w16du:dateUtc="2026-09-26T00:06:00Z"/>
          <w:rFonts w:ascii="Times New Roman" w:hAnsi="Times New Roman" w:cs="Times New Roman"/>
          <w:sz w:val="24"/>
          <w:szCs w:val="24"/>
        </w:rPr>
      </w:pPr>
      <w:ins w:id="449" w:author="Joey Hawkins" w:date="2026-09-25T20:06:00Z" w16du:dateUtc="2026-09-26T00:06:00Z">
        <w:r>
          <w:rPr>
            <w:rFonts w:ascii="Times New Roman" w:hAnsi="Times New Roman" w:cs="Times New Roman"/>
            <w:sz w:val="24"/>
            <w:szCs w:val="24"/>
          </w:rPr>
          <w:t xml:space="preserve">King and Lee see this importance, and consider agape a tool used to bring people together </w:t>
        </w:r>
      </w:ins>
    </w:p>
    <w:p w14:paraId="699E010E" w14:textId="6396631C" w:rsidR="00571F06" w:rsidRDefault="00571F06" w:rsidP="00571F06">
      <w:pPr>
        <w:spacing w:line="360" w:lineRule="auto"/>
        <w:ind w:right="-1980"/>
        <w:rPr>
          <w:ins w:id="450" w:author="Joey Hawkins" w:date="2026-09-25T20:06:00Z" w16du:dateUtc="2026-09-26T00:06:00Z"/>
          <w:rFonts w:ascii="Times New Roman" w:hAnsi="Times New Roman" w:cs="Times New Roman"/>
          <w:sz w:val="24"/>
          <w:szCs w:val="24"/>
        </w:rPr>
      </w:pPr>
      <w:ins w:id="451" w:author="Joey Hawkins" w:date="2026-09-25T20:06:00Z" w16du:dateUtc="2026-09-26T00:06:00Z">
        <w:r>
          <w:rPr>
            <w:rFonts w:ascii="Times New Roman" w:hAnsi="Times New Roman" w:cs="Times New Roman"/>
            <w:sz w:val="24"/>
            <w:szCs w:val="24"/>
          </w:rPr>
          <w:t>to make a stronger community.</w:t>
        </w:r>
      </w:ins>
    </w:p>
    <w:p w14:paraId="6D9B559E" w14:textId="77777777" w:rsidR="00571F06" w:rsidRDefault="00571F06" w:rsidP="00571F06">
      <w:pPr>
        <w:spacing w:line="360" w:lineRule="auto"/>
        <w:ind w:right="-1980"/>
        <w:jc w:val="center"/>
        <w:rPr>
          <w:ins w:id="452" w:author="Joey Hawkins" w:date="2026-09-25T20:06:00Z" w16du:dateUtc="2026-09-26T00:06:00Z"/>
          <w:rFonts w:ascii="Times New Roman" w:hAnsi="Times New Roman" w:cs="Times New Roman"/>
          <w:sz w:val="24"/>
          <w:szCs w:val="24"/>
        </w:rPr>
      </w:pPr>
      <w:ins w:id="453" w:author="Joey Hawkins" w:date="2026-09-25T20:06:00Z" w16du:dateUtc="2026-09-26T00:06:00Z">
        <w:r>
          <w:rPr>
            <w:rFonts w:ascii="Times New Roman" w:hAnsi="Times New Roman" w:cs="Times New Roman"/>
            <w:sz w:val="24"/>
            <w:szCs w:val="24"/>
          </w:rPr>
          <w:t>Works Cited</w:t>
        </w:r>
      </w:ins>
    </w:p>
    <w:p w14:paraId="7B307EF0" w14:textId="77777777" w:rsidR="00571F06" w:rsidRDefault="00571F06" w:rsidP="00571F06">
      <w:pPr>
        <w:spacing w:line="360" w:lineRule="auto"/>
        <w:ind w:left="720" w:right="-1980" w:hanging="720"/>
        <w:jc w:val="both"/>
        <w:rPr>
          <w:ins w:id="454" w:author="Joey Hawkins" w:date="2026-09-25T20:06:00Z" w16du:dateUtc="2026-09-26T00:06:00Z"/>
          <w:rFonts w:ascii="Times New Roman" w:hAnsi="Times New Roman" w:cs="Times New Roman"/>
          <w:i/>
          <w:sz w:val="24"/>
          <w:szCs w:val="24"/>
        </w:rPr>
      </w:pPr>
      <w:ins w:id="455" w:author="Joey Hawkins" w:date="2026-09-25T20:06:00Z" w16du:dateUtc="2026-09-26T00:06:00Z">
        <w:r>
          <w:rPr>
            <w:rFonts w:ascii="Times New Roman" w:hAnsi="Times New Roman" w:cs="Times New Roman"/>
            <w:sz w:val="24"/>
            <w:szCs w:val="24"/>
          </w:rPr>
          <w:t xml:space="preserve">King, Martin Luther. “An Experiment in Love.” </w:t>
        </w:r>
        <w:r>
          <w:rPr>
            <w:rFonts w:ascii="Times New Roman" w:hAnsi="Times New Roman" w:cs="Times New Roman"/>
            <w:i/>
            <w:sz w:val="24"/>
            <w:szCs w:val="24"/>
          </w:rPr>
          <w:t xml:space="preserve">A Testament of Hope: The Essential Writings of </w:t>
        </w:r>
      </w:ins>
    </w:p>
    <w:p w14:paraId="0E82B6CD" w14:textId="77777777" w:rsidR="00571F06" w:rsidRDefault="00571F06" w:rsidP="00571F06">
      <w:pPr>
        <w:spacing w:line="360" w:lineRule="auto"/>
        <w:ind w:left="720" w:right="-1980" w:hanging="720"/>
        <w:jc w:val="both"/>
        <w:rPr>
          <w:ins w:id="456" w:author="Joey Hawkins" w:date="2026-09-25T20:06:00Z" w16du:dateUtc="2026-09-26T00:06:00Z"/>
          <w:rFonts w:ascii="Times New Roman" w:hAnsi="Times New Roman" w:cs="Times New Roman"/>
          <w:sz w:val="24"/>
          <w:szCs w:val="24"/>
        </w:rPr>
      </w:pPr>
      <w:ins w:id="457" w:author="Joey Hawkins" w:date="2026-09-25T20:06:00Z" w16du:dateUtc="2026-09-26T00:06:00Z">
        <w:r>
          <w:rPr>
            <w:rFonts w:ascii="Times New Roman" w:hAnsi="Times New Roman" w:cs="Times New Roman"/>
            <w:i/>
            <w:sz w:val="24"/>
            <w:szCs w:val="24"/>
          </w:rPr>
          <w:t>Martin Luther King.</w:t>
        </w:r>
        <w:r>
          <w:rPr>
            <w:rFonts w:ascii="Times New Roman" w:hAnsi="Times New Roman" w:cs="Times New Roman"/>
            <w:sz w:val="24"/>
            <w:szCs w:val="24"/>
          </w:rPr>
          <w:t xml:space="preserve"> Ed. James M. Washington. San Francisco, CA: HarperCollins, 199. 16-20.</w:t>
        </w:r>
      </w:ins>
    </w:p>
    <w:p w14:paraId="47AB8275" w14:textId="77777777" w:rsidR="00571F06" w:rsidRPr="00BA02E7" w:rsidRDefault="00571F06" w:rsidP="00571F06">
      <w:pPr>
        <w:spacing w:line="360" w:lineRule="auto"/>
        <w:ind w:left="720" w:right="-1980" w:hanging="720"/>
        <w:jc w:val="both"/>
        <w:rPr>
          <w:ins w:id="458" w:author="Joey Hawkins" w:date="2026-09-25T20:06:00Z" w16du:dateUtc="2026-09-26T00:06:00Z"/>
          <w:rFonts w:ascii="Times New Roman" w:hAnsi="Times New Roman" w:cs="Times New Roman"/>
          <w:sz w:val="24"/>
          <w:szCs w:val="24"/>
        </w:rPr>
      </w:pPr>
      <w:ins w:id="459" w:author="Joey Hawkins" w:date="2026-09-25T20:06:00Z" w16du:dateUtc="2026-09-26T00:06:00Z">
        <w:r>
          <w:rPr>
            <w:rFonts w:ascii="Times New Roman" w:hAnsi="Times New Roman" w:cs="Times New Roman"/>
            <w:sz w:val="24"/>
            <w:szCs w:val="24"/>
          </w:rPr>
          <w:t xml:space="preserve">Lee, Harper. </w:t>
        </w:r>
        <w:r>
          <w:rPr>
            <w:rFonts w:ascii="Times New Roman" w:hAnsi="Times New Roman" w:cs="Times New Roman"/>
            <w:i/>
            <w:sz w:val="24"/>
            <w:szCs w:val="24"/>
          </w:rPr>
          <w:t>To Kill a Mockingbird.</w:t>
        </w:r>
        <w:r>
          <w:rPr>
            <w:rFonts w:ascii="Times New Roman" w:hAnsi="Times New Roman" w:cs="Times New Roman"/>
            <w:sz w:val="24"/>
            <w:szCs w:val="24"/>
          </w:rPr>
          <w:t xml:space="preserve"> New York: Grand Central, 1982. Print.</w:t>
        </w:r>
      </w:ins>
    </w:p>
    <w:p w14:paraId="19B88DE2" w14:textId="77777777" w:rsidR="00571F06" w:rsidRPr="004E0B10" w:rsidRDefault="00571F06" w:rsidP="00571F06">
      <w:pPr>
        <w:spacing w:line="360" w:lineRule="auto"/>
        <w:ind w:right="-1980"/>
        <w:rPr>
          <w:ins w:id="460" w:author="Joey Hawkins" w:date="2026-09-25T20:06:00Z" w16du:dateUtc="2026-09-26T00:06:00Z"/>
          <w:rFonts w:ascii="Times New Roman" w:hAnsi="Times New Roman" w:cs="Times New Roman"/>
          <w:sz w:val="24"/>
          <w:szCs w:val="24"/>
        </w:rPr>
      </w:pPr>
      <w:ins w:id="461" w:author="Joey Hawkins" w:date="2026-09-25T20:06:00Z" w16du:dateUtc="2026-09-26T00:06:00Z">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ins>
    </w:p>
    <w:p w14:paraId="5827E699" w14:textId="77777777" w:rsidR="00571F06" w:rsidRPr="004E0B10" w:rsidRDefault="00571F06" w:rsidP="00571F06">
      <w:pPr>
        <w:spacing w:line="360" w:lineRule="auto"/>
        <w:ind w:right="-1980"/>
        <w:rPr>
          <w:ins w:id="462" w:author="Joey Hawkins" w:date="2026-09-25T20:06:00Z" w16du:dateUtc="2026-09-26T00:06:00Z"/>
          <w:rFonts w:ascii="Times New Roman" w:hAnsi="Times New Roman" w:cs="Times New Roman"/>
          <w:sz w:val="24"/>
          <w:szCs w:val="24"/>
        </w:rPr>
      </w:pPr>
      <w:ins w:id="463" w:author="Joey Hawkins" w:date="2026-09-25T20:06:00Z" w16du:dateUtc="2026-09-26T00:06:00Z">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ins>
    </w:p>
    <w:p w14:paraId="1D36098E" w14:textId="77777777" w:rsidR="0095624D" w:rsidRPr="00B526E1" w:rsidRDefault="0095624D" w:rsidP="0095624D">
      <w:pPr>
        <w:numPr>
          <w:ilvl w:val="0"/>
          <w:numId w:val="3"/>
        </w:numPr>
        <w:spacing w:after="41" w:line="239" w:lineRule="auto"/>
        <w:ind w:left="1025" w:hanging="350"/>
        <w:rPr>
          <w:del w:id="464" w:author="Joey Hawkins" w:date="2026-09-25T20:06:00Z" w16du:dateUtc="2026-09-26T00:06:00Z"/>
        </w:rPr>
      </w:pPr>
      <w:del w:id="465" w:author="Joey Hawkins" w:date="2026-09-25T20:06:00Z" w16du:dateUtc="2026-09-26T00:06:00Z">
        <w:r w:rsidRPr="00B526E1">
          <w:rPr>
            <w:b/>
          </w:rPr>
          <w:delText xml:space="preserve">Counseling and Psychological Services: </w:delText>
        </w:r>
        <w:r w:rsidRPr="00B526E1">
          <w:delText xml:space="preserve">The George Mason University Counseling and Psychological Services (CAPS) staff consists of professional counseling and clinical psychologists, social workers, and counselors who offer a wide range of services (e.g., individual and group counseling, workshops and outreach programs) to enhance students' personal experience and academic performance [See </w:delText>
        </w:r>
        <w:r w:rsidRPr="00B526E1">
          <w:rPr>
            <w:color w:val="0000FF"/>
            <w:u w:val="single"/>
          </w:rPr>
          <w:delText>http://caps.gmu.edu</w:delText>
        </w:r>
        <w:r w:rsidRPr="00B526E1">
          <w:delText xml:space="preserve">]. </w:delText>
        </w:r>
      </w:del>
    </w:p>
    <w:p w14:paraId="3D195B56" w14:textId="77777777" w:rsidR="0095624D" w:rsidRDefault="0095624D" w:rsidP="0095624D">
      <w:pPr>
        <w:numPr>
          <w:ilvl w:val="0"/>
          <w:numId w:val="3"/>
        </w:numPr>
        <w:spacing w:after="3" w:line="239" w:lineRule="auto"/>
        <w:ind w:left="1025" w:hanging="350"/>
        <w:rPr>
          <w:del w:id="466" w:author="Joey Hawkins" w:date="2026-09-25T20:06:00Z" w16du:dateUtc="2026-09-26T00:06:00Z"/>
        </w:rPr>
      </w:pPr>
      <w:del w:id="467" w:author="Joey Hawkins" w:date="2026-09-25T20:06:00Z" w16du:dateUtc="2026-09-26T00:06:00Z">
        <w:r w:rsidRPr="00B526E1">
          <w:rPr>
            <w:b/>
          </w:rPr>
          <w:delText>Family Educational Rights and Privacy Act (FERPA):</w:delText>
        </w:r>
        <w:r w:rsidRPr="00B526E1">
          <w:delText xml:space="preserve"> The Family Educational Rights and Privacy Act of 1974 (FERPA), also known as the "Buckley Amendment," is a federal law that gives protection to student educational records and provides students with certain rights. </w:delText>
        </w:r>
        <w:r>
          <w:delText xml:space="preserve">[See </w:delText>
        </w:r>
        <w:r>
          <w:rPr>
            <w:color w:val="0000FF"/>
            <w:u w:val="single"/>
          </w:rPr>
          <w:delText>http://registrar.gmu.edu/privacy</w:delText>
        </w:r>
        <w:r>
          <w:delText xml:space="preserve">]. </w:delText>
        </w:r>
      </w:del>
    </w:p>
    <w:p w14:paraId="10D1C86A" w14:textId="77777777" w:rsidR="0095624D" w:rsidRDefault="0095624D" w:rsidP="0095624D">
      <w:pPr>
        <w:spacing w:line="259" w:lineRule="auto"/>
        <w:rPr>
          <w:del w:id="468" w:author="Joey Hawkins" w:date="2026-09-25T20:06:00Z" w16du:dateUtc="2026-09-26T00:06:00Z"/>
        </w:rPr>
      </w:pPr>
      <w:del w:id="469" w:author="Joey Hawkins" w:date="2026-09-25T20:06:00Z" w16du:dateUtc="2026-09-26T00:06:00Z">
        <w:r>
          <w:delText xml:space="preserve"> </w:delText>
        </w:r>
      </w:del>
    </w:p>
    <w:p w14:paraId="5B0239A3" w14:textId="77777777" w:rsidR="0095624D" w:rsidRDefault="0095624D" w:rsidP="0095624D">
      <w:pPr>
        <w:spacing w:line="259" w:lineRule="auto"/>
        <w:rPr>
          <w:del w:id="470" w:author="Joey Hawkins" w:date="2026-09-25T20:06:00Z" w16du:dateUtc="2026-09-26T00:06:00Z"/>
        </w:rPr>
      </w:pPr>
      <w:del w:id="471" w:author="Joey Hawkins" w:date="2026-09-25T20:06:00Z" w16du:dateUtc="2026-09-26T00:06:00Z">
        <w:r>
          <w:delText xml:space="preserve"> </w:delText>
        </w:r>
      </w:del>
    </w:p>
    <w:p w14:paraId="7F6A05B7" w14:textId="77777777" w:rsidR="0095624D" w:rsidRDefault="00492B04" w:rsidP="0095624D">
      <w:pPr>
        <w:spacing w:after="36" w:line="259" w:lineRule="auto"/>
        <w:ind w:left="-29" w:right="-27"/>
        <w:rPr>
          <w:del w:id="472" w:author="Joey Hawkins" w:date="2026-09-25T20:06:00Z" w16du:dateUtc="2026-09-26T00:06:00Z"/>
        </w:rPr>
      </w:pPr>
      <w:del w:id="473" w:author="Joey Hawkins" w:date="2026-09-25T20:06:00Z" w16du:dateUtc="2026-09-26T00:06:00Z">
        <w:r>
          <w:pict w14:anchorId="2A6F98A7">
            <v:group id="Group 19320" o:spid="_x0000_s1026" alt="" style="width:458.05pt;height:.5pt;mso-position-horizontal-relative:char;mso-position-vertical-relative:line" coordsize="58171,60">
              <v:shape id="Shape 20042" o:spid="_x0000_s1027" alt="" style="position:absolute;width:58171;height:91;visibility:visible;mso-wrap-style:square;v-text-anchor:top" coordsize="5817108,9144" o:spt="100" adj="0,,0" path="m,l5817108,r,9144l,9144,,e" fillcolor="black" stroked="f" strokeweight="0">
                <v:stroke miterlimit="83231f" joinstyle="miter"/>
                <v:formulas/>
                <v:path arrowok="t" o:connecttype="segments" textboxrect="0,0,5817108,9144"/>
              </v:shape>
              <w10:anchorlock/>
            </v:group>
          </w:pict>
        </w:r>
      </w:del>
    </w:p>
    <w:p w14:paraId="216A4614" w14:textId="77777777" w:rsidR="0095624D" w:rsidRPr="00DB24BB" w:rsidRDefault="0095624D" w:rsidP="0095624D">
      <w:pPr>
        <w:spacing w:line="259" w:lineRule="auto"/>
        <w:rPr>
          <w:del w:id="474" w:author="Joey Hawkins" w:date="2026-09-25T20:06:00Z" w16du:dateUtc="2026-09-26T00:06:00Z"/>
        </w:rPr>
      </w:pPr>
      <w:del w:id="475" w:author="Joey Hawkins" w:date="2026-09-25T20:06:00Z" w16du:dateUtc="2026-09-26T00:06:00Z">
        <w:r w:rsidRPr="00DB24BB">
          <w:delText xml:space="preserve"> </w:delText>
        </w:r>
      </w:del>
    </w:p>
    <w:p w14:paraId="050F25D7" w14:textId="77777777" w:rsidR="0095624D" w:rsidRPr="00B526E1" w:rsidRDefault="0095624D" w:rsidP="0095624D">
      <w:pPr>
        <w:ind w:left="10"/>
        <w:rPr>
          <w:del w:id="476" w:author="Joey Hawkins" w:date="2026-09-25T20:06:00Z" w16du:dateUtc="2026-09-26T00:06:00Z"/>
        </w:rPr>
      </w:pPr>
      <w:del w:id="477" w:author="Joey Hawkins" w:date="2026-09-25T20:06:00Z" w16du:dateUtc="2026-09-26T00:06:00Z">
        <w:r w:rsidRPr="00B526E1">
          <w:rPr>
            <w:b/>
          </w:rPr>
          <w:delText>Disclaimer</w:delText>
        </w:r>
        <w:r w:rsidRPr="00B526E1">
          <w:delText xml:space="preserve">: Any typographical errors in this Course Outline are subject to change and will be announced in class.  The date of the final examination is set by the Registrar and takes precedence over the final examination date reported by the instructor.   </w:delText>
        </w:r>
      </w:del>
    </w:p>
    <w:p w14:paraId="312B61E7" w14:textId="77777777" w:rsidR="00A7346F" w:rsidRDefault="00A7346F">
      <w:pPr>
        <w:rPr>
          <w:del w:id="478" w:author="Joey Hawkins" w:date="2026-09-25T20:06:00Z" w16du:dateUtc="2026-09-26T00:06:00Z"/>
          <w:b/>
          <w:u w:val="single"/>
        </w:rPr>
      </w:pPr>
    </w:p>
    <w:p w14:paraId="6857A89E" w14:textId="77777777" w:rsidR="00A369BD" w:rsidRDefault="00A369BD">
      <w:pPr>
        <w:rPr>
          <w:del w:id="479" w:author="Joey Hawkins" w:date="2026-09-25T20:06:00Z" w16du:dateUtc="2026-09-26T00:06:00Z"/>
          <w:b/>
          <w:u w:val="single"/>
        </w:rPr>
      </w:pPr>
    </w:p>
    <w:p w14:paraId="05EC9D1A" w14:textId="77777777" w:rsidR="00A369BD" w:rsidRDefault="00A369BD">
      <w:pPr>
        <w:rPr>
          <w:rPrChange w:id="480" w:author="Joey Hawkins" w:date="2026-09-25T20:06:00Z" w16du:dateUtc="2026-09-26T00:06:00Z">
            <w:rPr>
              <w:b/>
              <w:sz w:val="22"/>
              <w:szCs w:val="22"/>
              <w:u w:val="single"/>
            </w:rPr>
          </w:rPrChange>
        </w:rPr>
      </w:pPr>
    </w:p>
    <w:sectPr w:rsidR="00A369BD" w:rsidSect="00603DDF">
      <w:pgSz w:w="12240" w:h="15840"/>
      <w:pgMar w:top="1440" w:right="1800" w:bottom="1440" w:left="1800" w:header="720" w:footer="720" w:gutter="0"/>
      <w:cols w:space="720"/>
      <w:docGrid w:linePitch="0"/>
      <w:sectPrChange w:id="481" w:author="Joey Hawkins" w:date="2026-09-25T20:06:00Z" w16du:dateUtc="2026-09-26T00:06:00Z">
        <w:sectPr w:rsidR="00A369BD" w:rsidSect="00603DDF">
          <w:pgMar w:top="1440" w:right="1800" w:bottom="1440" w:left="1800" w:header="720" w:footer="720" w:gutter="0"/>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B9C67D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13645B7"/>
    <w:multiLevelType w:val="hybridMultilevel"/>
    <w:tmpl w:val="A6A69A1C"/>
    <w:lvl w:ilvl="0" w:tplc="BFDCD122">
      <w:start w:val="1"/>
      <w:numFmt w:val="bullet"/>
      <w:lvlText w:val="•"/>
      <w:lvlJc w:val="left"/>
      <w:pPr>
        <w:ind w:left="10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C382F38">
      <w:start w:val="1"/>
      <w:numFmt w:val="bullet"/>
      <w:lvlText w:val="o"/>
      <w:lvlJc w:val="left"/>
      <w:pPr>
        <w:ind w:left="159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37CEDB6">
      <w:start w:val="1"/>
      <w:numFmt w:val="bullet"/>
      <w:lvlText w:val="▪"/>
      <w:lvlJc w:val="left"/>
      <w:pPr>
        <w:ind w:left="231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E89A1042">
      <w:start w:val="1"/>
      <w:numFmt w:val="bullet"/>
      <w:lvlText w:val="•"/>
      <w:lvlJc w:val="left"/>
      <w:pPr>
        <w:ind w:left="30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1CCA0C8">
      <w:start w:val="1"/>
      <w:numFmt w:val="bullet"/>
      <w:lvlText w:val="o"/>
      <w:lvlJc w:val="left"/>
      <w:pPr>
        <w:ind w:left="375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566CF06">
      <w:start w:val="1"/>
      <w:numFmt w:val="bullet"/>
      <w:lvlText w:val="▪"/>
      <w:lvlJc w:val="left"/>
      <w:pPr>
        <w:ind w:left="447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A9E1298">
      <w:start w:val="1"/>
      <w:numFmt w:val="bullet"/>
      <w:lvlText w:val="•"/>
      <w:lvlJc w:val="left"/>
      <w:pPr>
        <w:ind w:left="51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E243508">
      <w:start w:val="1"/>
      <w:numFmt w:val="bullet"/>
      <w:lvlText w:val="o"/>
      <w:lvlJc w:val="left"/>
      <w:pPr>
        <w:ind w:left="591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21AD038">
      <w:start w:val="1"/>
      <w:numFmt w:val="bullet"/>
      <w:lvlText w:val="▪"/>
      <w:lvlJc w:val="left"/>
      <w:pPr>
        <w:ind w:left="663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29F6A67"/>
    <w:multiLevelType w:val="hybridMultilevel"/>
    <w:tmpl w:val="63A08EB6"/>
    <w:lvl w:ilvl="0" w:tplc="43AC9DB8">
      <w:start w:val="1"/>
      <w:numFmt w:val="bullet"/>
      <w:lvlText w:val="•"/>
      <w:lvlJc w:val="left"/>
      <w:pPr>
        <w:ind w:left="10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02EEB64">
      <w:start w:val="1"/>
      <w:numFmt w:val="bullet"/>
      <w:lvlText w:val="o"/>
      <w:lvlJc w:val="left"/>
      <w:pPr>
        <w:ind w:left="14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9D20134">
      <w:start w:val="1"/>
      <w:numFmt w:val="bullet"/>
      <w:lvlText w:val="▪"/>
      <w:lvlJc w:val="left"/>
      <w:pPr>
        <w:ind w:left="21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4B2BF70">
      <w:start w:val="1"/>
      <w:numFmt w:val="bullet"/>
      <w:lvlText w:val="•"/>
      <w:lvlJc w:val="left"/>
      <w:pPr>
        <w:ind w:left="28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9007E68">
      <w:start w:val="1"/>
      <w:numFmt w:val="bullet"/>
      <w:lvlText w:val="o"/>
      <w:lvlJc w:val="left"/>
      <w:pPr>
        <w:ind w:left="35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FD21510">
      <w:start w:val="1"/>
      <w:numFmt w:val="bullet"/>
      <w:lvlText w:val="▪"/>
      <w:lvlJc w:val="left"/>
      <w:pPr>
        <w:ind w:left="43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83BC3D0C">
      <w:start w:val="1"/>
      <w:numFmt w:val="bullet"/>
      <w:lvlText w:val="•"/>
      <w:lvlJc w:val="left"/>
      <w:pPr>
        <w:ind w:left="50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D7CF090">
      <w:start w:val="1"/>
      <w:numFmt w:val="bullet"/>
      <w:lvlText w:val="o"/>
      <w:lvlJc w:val="left"/>
      <w:pPr>
        <w:ind w:left="57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2F2A10E">
      <w:start w:val="1"/>
      <w:numFmt w:val="bullet"/>
      <w:lvlText w:val="▪"/>
      <w:lvlJc w:val="left"/>
      <w:pPr>
        <w:ind w:left="64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68C4CFE"/>
    <w:multiLevelType w:val="hybridMultilevel"/>
    <w:tmpl w:val="E8825756"/>
    <w:lvl w:ilvl="0" w:tplc="FF224066">
      <w:start w:val="7"/>
      <w:numFmt w:val="decimal"/>
      <w:lvlText w:val="%1."/>
      <w:lvlJc w:val="left"/>
      <w:pPr>
        <w:ind w:left="729"/>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DC982DDE">
      <w:start w:val="2"/>
      <w:numFmt w:val="lowerLetter"/>
      <w:lvlText w:val="%2."/>
      <w:lvlJc w:val="left"/>
      <w:pPr>
        <w:ind w:left="1241"/>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FBAC9B64">
      <w:start w:val="1"/>
      <w:numFmt w:val="lowerRoman"/>
      <w:lvlText w:val="%3"/>
      <w:lvlJc w:val="left"/>
      <w:pPr>
        <w:ind w:left="161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BBDA531C">
      <w:start w:val="1"/>
      <w:numFmt w:val="decimal"/>
      <w:lvlText w:val="%4"/>
      <w:lvlJc w:val="left"/>
      <w:pPr>
        <w:ind w:left="233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C338BE70">
      <w:start w:val="1"/>
      <w:numFmt w:val="lowerLetter"/>
      <w:lvlText w:val="%5"/>
      <w:lvlJc w:val="left"/>
      <w:pPr>
        <w:ind w:left="305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76F043C4">
      <w:start w:val="1"/>
      <w:numFmt w:val="lowerRoman"/>
      <w:lvlText w:val="%6"/>
      <w:lvlJc w:val="left"/>
      <w:pPr>
        <w:ind w:left="377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0538B4E0">
      <w:start w:val="1"/>
      <w:numFmt w:val="decimal"/>
      <w:lvlText w:val="%7"/>
      <w:lvlJc w:val="left"/>
      <w:pPr>
        <w:ind w:left="449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791A65D2">
      <w:start w:val="1"/>
      <w:numFmt w:val="lowerLetter"/>
      <w:lvlText w:val="%8"/>
      <w:lvlJc w:val="left"/>
      <w:pPr>
        <w:ind w:left="521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C2BAFA40">
      <w:start w:val="1"/>
      <w:numFmt w:val="lowerRoman"/>
      <w:lvlText w:val="%9"/>
      <w:lvlJc w:val="left"/>
      <w:pPr>
        <w:ind w:left="5936"/>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num w:numId="1" w16cid:durableId="1455521291">
    <w:abstractNumId w:val="3"/>
  </w:num>
  <w:num w:numId="2" w16cid:durableId="524758437">
    <w:abstractNumId w:val="2"/>
  </w:num>
  <w:num w:numId="3" w16cid:durableId="1909800957">
    <w:abstractNumId w:val="1"/>
  </w:num>
  <w:num w:numId="4" w16cid:durableId="631063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619E8"/>
    <w:rsid w:val="000011B5"/>
    <w:rsid w:val="00005077"/>
    <w:rsid w:val="00017B49"/>
    <w:rsid w:val="00026582"/>
    <w:rsid w:val="00045F48"/>
    <w:rsid w:val="00056C33"/>
    <w:rsid w:val="000663BB"/>
    <w:rsid w:val="00077111"/>
    <w:rsid w:val="000771F9"/>
    <w:rsid w:val="00092C8D"/>
    <w:rsid w:val="00092D87"/>
    <w:rsid w:val="00096856"/>
    <w:rsid w:val="000D276B"/>
    <w:rsid w:val="000F0EA7"/>
    <w:rsid w:val="001032D8"/>
    <w:rsid w:val="00115407"/>
    <w:rsid w:val="00130D5A"/>
    <w:rsid w:val="001377FF"/>
    <w:rsid w:val="0014591E"/>
    <w:rsid w:val="00160FE4"/>
    <w:rsid w:val="00177CDC"/>
    <w:rsid w:val="002023F6"/>
    <w:rsid w:val="002163DE"/>
    <w:rsid w:val="0023640C"/>
    <w:rsid w:val="002A079D"/>
    <w:rsid w:val="002A201B"/>
    <w:rsid w:val="002A7DD1"/>
    <w:rsid w:val="002B3C14"/>
    <w:rsid w:val="002D1577"/>
    <w:rsid w:val="002D402F"/>
    <w:rsid w:val="002D6388"/>
    <w:rsid w:val="0031635A"/>
    <w:rsid w:val="00316B88"/>
    <w:rsid w:val="00321EE4"/>
    <w:rsid w:val="00347CF6"/>
    <w:rsid w:val="00350617"/>
    <w:rsid w:val="00352ABF"/>
    <w:rsid w:val="00352FAF"/>
    <w:rsid w:val="003748A5"/>
    <w:rsid w:val="003814B0"/>
    <w:rsid w:val="003B2A8E"/>
    <w:rsid w:val="003C15F3"/>
    <w:rsid w:val="003F7F10"/>
    <w:rsid w:val="00401ADE"/>
    <w:rsid w:val="004279B1"/>
    <w:rsid w:val="0045396A"/>
    <w:rsid w:val="00456D27"/>
    <w:rsid w:val="00461A60"/>
    <w:rsid w:val="00477302"/>
    <w:rsid w:val="00481E41"/>
    <w:rsid w:val="00491B5F"/>
    <w:rsid w:val="00492B04"/>
    <w:rsid w:val="004931AA"/>
    <w:rsid w:val="004A6476"/>
    <w:rsid w:val="004D2A0F"/>
    <w:rsid w:val="004F1B4E"/>
    <w:rsid w:val="00511429"/>
    <w:rsid w:val="00523AB9"/>
    <w:rsid w:val="00530CBD"/>
    <w:rsid w:val="00534F51"/>
    <w:rsid w:val="0054077C"/>
    <w:rsid w:val="00552726"/>
    <w:rsid w:val="005556E7"/>
    <w:rsid w:val="00555880"/>
    <w:rsid w:val="00571F06"/>
    <w:rsid w:val="00580414"/>
    <w:rsid w:val="00584863"/>
    <w:rsid w:val="00586245"/>
    <w:rsid w:val="00592A75"/>
    <w:rsid w:val="00594582"/>
    <w:rsid w:val="005C6BCA"/>
    <w:rsid w:val="005D5F8E"/>
    <w:rsid w:val="005E1A60"/>
    <w:rsid w:val="005E33BB"/>
    <w:rsid w:val="005E5591"/>
    <w:rsid w:val="005F7BB6"/>
    <w:rsid w:val="006015AC"/>
    <w:rsid w:val="00601D27"/>
    <w:rsid w:val="00603DDF"/>
    <w:rsid w:val="00605511"/>
    <w:rsid w:val="006071A0"/>
    <w:rsid w:val="00636F2D"/>
    <w:rsid w:val="00641146"/>
    <w:rsid w:val="006636F0"/>
    <w:rsid w:val="006645FA"/>
    <w:rsid w:val="00675B56"/>
    <w:rsid w:val="00693E4E"/>
    <w:rsid w:val="006C0D0D"/>
    <w:rsid w:val="006C3A30"/>
    <w:rsid w:val="006E0421"/>
    <w:rsid w:val="006E2076"/>
    <w:rsid w:val="00722790"/>
    <w:rsid w:val="00745D9F"/>
    <w:rsid w:val="00761131"/>
    <w:rsid w:val="00767D29"/>
    <w:rsid w:val="00782DCB"/>
    <w:rsid w:val="0079632A"/>
    <w:rsid w:val="007A5864"/>
    <w:rsid w:val="007C466A"/>
    <w:rsid w:val="007C4B72"/>
    <w:rsid w:val="007D7820"/>
    <w:rsid w:val="008207AA"/>
    <w:rsid w:val="00822657"/>
    <w:rsid w:val="00827D30"/>
    <w:rsid w:val="00833AEE"/>
    <w:rsid w:val="00837FF7"/>
    <w:rsid w:val="00841A48"/>
    <w:rsid w:val="008527FC"/>
    <w:rsid w:val="00863033"/>
    <w:rsid w:val="00863A72"/>
    <w:rsid w:val="008668C2"/>
    <w:rsid w:val="0086751B"/>
    <w:rsid w:val="008A2598"/>
    <w:rsid w:val="008A738A"/>
    <w:rsid w:val="008F38BC"/>
    <w:rsid w:val="009320A7"/>
    <w:rsid w:val="00937073"/>
    <w:rsid w:val="009468C2"/>
    <w:rsid w:val="0095624D"/>
    <w:rsid w:val="009563A7"/>
    <w:rsid w:val="009652C5"/>
    <w:rsid w:val="00965BC0"/>
    <w:rsid w:val="009733FA"/>
    <w:rsid w:val="00976356"/>
    <w:rsid w:val="009837A3"/>
    <w:rsid w:val="00992948"/>
    <w:rsid w:val="009E061C"/>
    <w:rsid w:val="009E06B4"/>
    <w:rsid w:val="009E359A"/>
    <w:rsid w:val="009F0149"/>
    <w:rsid w:val="009F6EE2"/>
    <w:rsid w:val="00A10DD0"/>
    <w:rsid w:val="00A178D4"/>
    <w:rsid w:val="00A25F4B"/>
    <w:rsid w:val="00A3301C"/>
    <w:rsid w:val="00A369BD"/>
    <w:rsid w:val="00A64269"/>
    <w:rsid w:val="00A7346F"/>
    <w:rsid w:val="00A7641E"/>
    <w:rsid w:val="00A8783C"/>
    <w:rsid w:val="00A94AA3"/>
    <w:rsid w:val="00AB14CC"/>
    <w:rsid w:val="00AB6B57"/>
    <w:rsid w:val="00AC417E"/>
    <w:rsid w:val="00AE426C"/>
    <w:rsid w:val="00B25818"/>
    <w:rsid w:val="00B25A3F"/>
    <w:rsid w:val="00B800BB"/>
    <w:rsid w:val="00B938C3"/>
    <w:rsid w:val="00BB346C"/>
    <w:rsid w:val="00BC0D7F"/>
    <w:rsid w:val="00BC5922"/>
    <w:rsid w:val="00BD4CBF"/>
    <w:rsid w:val="00BD4D9E"/>
    <w:rsid w:val="00BE26A8"/>
    <w:rsid w:val="00BF48D1"/>
    <w:rsid w:val="00BF4CDB"/>
    <w:rsid w:val="00C03DAE"/>
    <w:rsid w:val="00C212C5"/>
    <w:rsid w:val="00C305F7"/>
    <w:rsid w:val="00C344EF"/>
    <w:rsid w:val="00C4784D"/>
    <w:rsid w:val="00C664F1"/>
    <w:rsid w:val="00C70247"/>
    <w:rsid w:val="00CB5CF4"/>
    <w:rsid w:val="00CF7AED"/>
    <w:rsid w:val="00D039F8"/>
    <w:rsid w:val="00D2271A"/>
    <w:rsid w:val="00D2666F"/>
    <w:rsid w:val="00D267A0"/>
    <w:rsid w:val="00D27586"/>
    <w:rsid w:val="00D619E8"/>
    <w:rsid w:val="00D67B77"/>
    <w:rsid w:val="00D75250"/>
    <w:rsid w:val="00D966E1"/>
    <w:rsid w:val="00DB0AE6"/>
    <w:rsid w:val="00DC695F"/>
    <w:rsid w:val="00DD5AA5"/>
    <w:rsid w:val="00DD682D"/>
    <w:rsid w:val="00DF3C25"/>
    <w:rsid w:val="00E04BE7"/>
    <w:rsid w:val="00E22A0C"/>
    <w:rsid w:val="00E24E4C"/>
    <w:rsid w:val="00E27DCD"/>
    <w:rsid w:val="00E3110B"/>
    <w:rsid w:val="00E3179F"/>
    <w:rsid w:val="00E37F29"/>
    <w:rsid w:val="00E42D35"/>
    <w:rsid w:val="00E6171D"/>
    <w:rsid w:val="00E82BEE"/>
    <w:rsid w:val="00E96891"/>
    <w:rsid w:val="00EA2FF1"/>
    <w:rsid w:val="00EA404C"/>
    <w:rsid w:val="00EB0215"/>
    <w:rsid w:val="00EB5F7F"/>
    <w:rsid w:val="00EE3C2A"/>
    <w:rsid w:val="00EE74E3"/>
    <w:rsid w:val="00EF05FE"/>
    <w:rsid w:val="00F122A3"/>
    <w:rsid w:val="00F2041F"/>
    <w:rsid w:val="00F32275"/>
    <w:rsid w:val="00F40796"/>
    <w:rsid w:val="00F411C7"/>
    <w:rsid w:val="00F42FCD"/>
    <w:rsid w:val="00F43288"/>
    <w:rsid w:val="00F44ABE"/>
    <w:rsid w:val="00F4523A"/>
    <w:rsid w:val="00F4733A"/>
    <w:rsid w:val="00F73229"/>
    <w:rsid w:val="00F85C10"/>
    <w:rsid w:val="00F91519"/>
    <w:rsid w:val="00FA78CA"/>
    <w:rsid w:val="00FB15E6"/>
    <w:rsid w:val="00FB5F35"/>
    <w:rsid w:val="00FF2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chartTrackingRefBased/>
  <w15:docId w15:val="{CA1C9815-D169-4D22-B256-CC587920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7F10"/>
    <w:pPr>
      <w:pPrChange w:id="0" w:author="Joey Hawkins" w:date="2026-09-25T20:06:00Z">
        <w:pPr/>
      </w:pPrChange>
    </w:pPr>
    <w:rPr>
      <w:rFonts w:asciiTheme="minorHAnsi" w:eastAsiaTheme="minorHAnsi" w:hAnsiTheme="minorHAnsi" w:cstheme="minorBidi"/>
      <w:sz w:val="22"/>
      <w:szCs w:val="22"/>
      <w:u w:color="0000FF"/>
      <w:rPrChange w:id="0" w:author="Joey Hawkins" w:date="2026-09-25T20:06: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619E8"/>
    <w:rPr>
      <w:color w:val="0000FF"/>
      <w:u w:val="single"/>
    </w:rPr>
  </w:style>
  <w:style w:type="character" w:customStyle="1" w:styleId="fieldlabeltext">
    <w:name w:val="fieldlabeltext"/>
    <w:basedOn w:val="DefaultParagraphFont"/>
    <w:rsid w:val="002D402F"/>
  </w:style>
  <w:style w:type="table" w:styleId="TableGrid">
    <w:name w:val="Table Grid"/>
    <w:basedOn w:val="TableNormal"/>
    <w:rsid w:val="00523A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4">
    <w:name w:val="Medium Grid 1 Accent 4"/>
    <w:basedOn w:val="TableNormal"/>
    <w:uiPriority w:val="63"/>
    <w:rsid w:val="00B25A3F"/>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List1-Accent4">
    <w:name w:val="Medium List 1 Accent 4"/>
    <w:basedOn w:val="TableNormal"/>
    <w:uiPriority w:val="61"/>
    <w:rsid w:val="00B25A3F"/>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MediumShading2-Accent4">
    <w:name w:val="Medium Shading 2 Accent 4"/>
    <w:basedOn w:val="TableNormal"/>
    <w:uiPriority w:val="60"/>
    <w:rsid w:val="00B25A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622901">
      <w:bodyDiv w:val="1"/>
      <w:marLeft w:val="0"/>
      <w:marRight w:val="0"/>
      <w:marTop w:val="0"/>
      <w:marBottom w:val="0"/>
      <w:divBdr>
        <w:top w:val="none" w:sz="0" w:space="0" w:color="auto"/>
        <w:left w:val="none" w:sz="0" w:space="0" w:color="auto"/>
        <w:bottom w:val="none" w:sz="0" w:space="0" w:color="auto"/>
        <w:right w:val="none" w:sz="0" w:space="0" w:color="auto"/>
      </w:divBdr>
    </w:div>
    <w:div w:id="209520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2554</Words>
  <Characters>14562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College of Science</vt:lpstr>
    </vt:vector>
  </TitlesOfParts>
  <Company/>
  <LinksUpToDate>false</LinksUpToDate>
  <CharactersWithSpaces>17082</CharactersWithSpaces>
  <SharedDoc>false</SharedDoc>
  <HLinks>
    <vt:vector size="6" baseType="variant">
      <vt:variant>
        <vt:i4>1310752</vt:i4>
      </vt:variant>
      <vt:variant>
        <vt:i4>0</vt:i4>
      </vt:variant>
      <vt:variant>
        <vt:i4>0</vt:i4>
      </vt:variant>
      <vt:variant>
        <vt:i4>5</vt:i4>
      </vt:variant>
      <vt:variant>
        <vt:lpwstr>mailto:dsun@gmu.edu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of Science</dc:title>
  <dc:subject/>
  <dc:creator>nwaters2</dc:creator>
  <cp:keywords/>
  <cp:lastModifiedBy>Arthur Souza Rodrigues</cp:lastModifiedBy>
  <cp:revision>1</cp:revision>
  <dcterms:created xsi:type="dcterms:W3CDTF">2023-12-26T01:49:00Z</dcterms:created>
  <dcterms:modified xsi:type="dcterms:W3CDTF">2026-09-26T00:06:00Z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3090d341f87d9e5cbd6af05bcae4ba06325ade181a6c52bc67f27e98f7e72375</vt:lpwstr>
  </property>
</Properties>
</file>