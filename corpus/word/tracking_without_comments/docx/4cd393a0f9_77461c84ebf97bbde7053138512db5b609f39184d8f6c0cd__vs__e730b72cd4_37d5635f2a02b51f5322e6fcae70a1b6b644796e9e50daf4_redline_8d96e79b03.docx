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77D1AC" w14:textId="77777777" w:rsidR="004C5A05" w:rsidRPr="004C5A05" w:rsidRDefault="004C5A05" w:rsidP="004C5A05">
      <w:pPr>
        <w:rPr>
          <w:ins w:id="3" w:author="Schuemie, Martijn [JRDNL]" w:date="2026-09-25T19:59:00Z" w16du:dateUtc="2026-09-25T23:59:00Z"/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ins w:id="4" w:author="Schuemie, Martijn [JRDNL]" w:date="2026-09-25T19:59:00Z" w16du:dateUtc="2026-09-25T23:59:00Z">
        <w:r w:rsidRPr="004C5A05">
          <w:rPr>
            <w:rFonts w:asciiTheme="majorHAnsi" w:eastAsiaTheme="majorEastAsia" w:hAnsiTheme="majorHAnsi" w:cstheme="majorBidi"/>
            <w:b/>
            <w:bCs/>
            <w:color w:val="2F5496" w:themeColor="accent1" w:themeShade="BF"/>
            <w:sz w:val="28"/>
            <w:szCs w:val="28"/>
          </w:rPr>
          <w:t>Minutes of the Population-Level Estimation Workgroup</w:t>
        </w:r>
      </w:ins>
    </w:p>
    <w:p w14:paraId="67B394AA" w14:textId="77777777" w:rsidR="004C5A05" w:rsidRDefault="00417A40" w:rsidP="004C5A05">
      <w:pPr>
        <w:rPr>
          <w:ins w:id="5" w:author="Schuemie, Martijn [JRDNL]" w:date="2026-09-25T19:59:00Z" w16du:dateUtc="2026-09-25T23:59:00Z"/>
        </w:rPr>
      </w:pPr>
      <w:ins w:id="6" w:author="Schuemie, Martijn [JRDNL]" w:date="2026-09-25T19:59:00Z" w16du:dateUtc="2026-09-25T23:59:00Z">
        <w:r>
          <w:t>January 11, 2017</w:t>
        </w:r>
      </w:ins>
    </w:p>
    <w:p w14:paraId="6F5B2E26" w14:textId="77777777" w:rsidR="00417A40" w:rsidRDefault="00417A40" w:rsidP="00417A40">
      <w:pPr>
        <w:rPr>
          <w:ins w:id="7" w:author="Schuemie, Martijn [JRDNL]" w:date="2026-09-25T19:59:00Z" w16du:dateUtc="2026-09-25T23:59:00Z"/>
        </w:rPr>
      </w:pPr>
      <w:ins w:id="8" w:author="Schuemie, Martijn [JRDNL]" w:date="2026-09-25T19:59:00Z" w16du:dateUtc="2026-09-25T23:59:00Z">
        <w:r>
          <w:t xml:space="preserve">Present: Erica Voss, Ajou Students, Kenneth Man, Peter Rijnbeek, </w:t>
        </w:r>
      </w:ins>
    </w:p>
    <w:p w14:paraId="18065354" w14:textId="77777777" w:rsidR="007B6951" w:rsidRDefault="00417A40" w:rsidP="00417A40">
      <w:pPr>
        <w:rPr>
          <w:ins w:id="9" w:author="Schuemie, Martijn [JRDNL]" w:date="2026-09-25T19:59:00Z" w16du:dateUtc="2026-09-25T23:59:00Z"/>
        </w:rPr>
      </w:pPr>
      <w:ins w:id="10" w:author="Schuemie, Martijn [JRDNL]" w:date="2026-09-25T19:59:00Z" w16du:dateUtc="2026-09-25T23:59:00Z">
        <w:r>
          <w:t xml:space="preserve">Ajou Students: SW Lee, Junghyun, Minseok, Sanghyung Jin, </w:t>
        </w:r>
        <w:r w:rsidR="00FA2D87">
          <w:t>Chan YouSeng</w:t>
        </w:r>
        <w:r>
          <w:t>, SooYeon Cho, Sungjae Jung, YG Kim, Hojun Park, Shin Dahye, and more..</w:t>
        </w:r>
      </w:ins>
    </w:p>
    <w:p w14:paraId="45B78A2B" w14:textId="77777777" w:rsidR="00FA2D87" w:rsidRDefault="00FA2D87" w:rsidP="00417A40">
      <w:pPr>
        <w:rPr>
          <w:ins w:id="11" w:author="Schuemie, Martijn [JRDNL]" w:date="2026-09-25T19:59:00Z" w16du:dateUtc="2026-09-25T23:59:00Z"/>
        </w:rPr>
      </w:pPr>
    </w:p>
    <w:p w14:paraId="2D3C667E" w14:textId="77777777" w:rsidR="00DC336A" w:rsidRDefault="00FA2D87" w:rsidP="00FA2D87">
      <w:pPr>
        <w:rPr>
          <w:ins w:id="12" w:author="Schuemie, Martijn [JRDNL]" w:date="2026-09-25T19:59:00Z" w16du:dateUtc="2026-09-25T23:59:00Z"/>
        </w:rPr>
      </w:pPr>
      <w:ins w:id="13" w:author="Schuemie, Martijn [JRDNL]" w:date="2026-09-25T19:59:00Z" w16du:dateUtc="2026-09-25T23:59:00Z">
        <w:r>
          <w:t>Erica presented her work on “</w:t>
        </w:r>
        <w:r w:rsidRPr="00FA2D87">
          <w:t>Using Established Knowledge in Population-Level Estimation In a Systematic Way</w:t>
        </w:r>
        <w:r>
          <w:t>”</w:t>
        </w:r>
      </w:ins>
    </w:p>
    <w:p w14:paraId="55E17A3B" w14:textId="0AE8B949" w:rsidR="00002A98" w:rsidRDefault="00FA2D87" w:rsidP="00002A98">
      <w:pPr>
        <w:pStyle w:val="Heading1"/>
        <w:rPr>
          <w:del w:id="14" w:author="Schuemie, Martijn [JRDNL]" w:date="2026-09-25T19:59:00Z" w16du:dateUtc="2026-09-25T23:59:00Z"/>
        </w:rPr>
      </w:pPr>
      <w:ins w:id="15" w:author="Schuemie, Martijn [JRDNL]" w:date="2026-09-25T19:59:00Z" w16du:dateUtc="2026-09-25T23:59:00Z">
        <w:r>
          <w:t>Chan YouSeng: all information in LEARTES is at</w:t>
        </w:r>
      </w:ins>
      <w:del w:id="16" w:author="Schuemie, Martijn [JRDNL]" w:date="2026-09-25T19:59:00Z" w16du:dateUtc="2026-09-25T23:59:00Z">
        <w:r w:rsidR="00002A98">
          <w:delText>Helpdesk Assistant – Information Technology</w:delText>
        </w:r>
      </w:del>
    </w:p>
    <w:p w14:paraId="6C772F3D" w14:textId="77777777" w:rsidR="00002A98" w:rsidRPr="00002A98" w:rsidRDefault="00002A98" w:rsidP="00002A98">
      <w:pPr>
        <w:rPr>
          <w:del w:id="17" w:author="Schuemie, Martijn [JRDNL]" w:date="2026-09-25T19:59:00Z" w16du:dateUtc="2026-09-25T23:59:00Z"/>
        </w:rPr>
      </w:pPr>
    </w:p>
    <w:p w14:paraId="4185572A" w14:textId="70A3FA3F" w:rsidR="00FC19A9" w:rsidRDefault="00002A98" w:rsidP="00002A98">
      <w:pPr>
        <w:rPr>
          <w:del w:id="18" w:author="Schuemie, Martijn [JRDNL]" w:date="2026-09-25T19:59:00Z" w16du:dateUtc="2026-09-25T23:59:00Z"/>
        </w:rPr>
      </w:pPr>
      <w:del w:id="19" w:author="Schuemie, Martijn [JRDNL]" w:date="2026-09-25T19:59:00Z" w16du:dateUtc="2026-09-25T23:59:00Z">
        <w:r>
          <w:delText>Position Title:  Helpdesk Assistant</w:delText>
        </w:r>
      </w:del>
    </w:p>
    <w:p w14:paraId="0F65611B" w14:textId="2D0585B0" w:rsidR="00002A98" w:rsidRDefault="00002A98" w:rsidP="00002A98">
      <w:pPr>
        <w:rPr>
          <w:del w:id="20" w:author="Schuemie, Martijn [JRDNL]" w:date="2026-09-25T19:59:00Z" w16du:dateUtc="2026-09-25T23:59:00Z"/>
        </w:rPr>
      </w:pPr>
      <w:del w:id="21" w:author="Schuemie, Martijn [JRDNL]" w:date="2026-09-25T19:59:00Z" w16du:dateUtc="2026-09-25T23:59:00Z">
        <w:r>
          <w:delText>Department:  Information Technology</w:delText>
        </w:r>
      </w:del>
    </w:p>
    <w:p w14:paraId="72B74257" w14:textId="2F7E15DF" w:rsidR="00002A98" w:rsidRDefault="00002A98" w:rsidP="00002A98">
      <w:pPr>
        <w:rPr>
          <w:del w:id="22" w:author="Schuemie, Martijn [JRDNL]" w:date="2026-09-25T19:59:00Z" w16du:dateUtc="2026-09-25T23:59:00Z"/>
        </w:rPr>
      </w:pPr>
      <w:del w:id="23" w:author="Schuemie, Martijn [JRDNL]" w:date="2026-09-25T19:59:00Z" w16du:dateUtc="2026-09-25T23:59:00Z">
        <w:r>
          <w:delText>Location:  Penn Hall room 112</w:delText>
        </w:r>
      </w:del>
    </w:p>
    <w:p w14:paraId="62C4B72D" w14:textId="77777777" w:rsidR="00002A98" w:rsidRDefault="00002A98" w:rsidP="00002A98">
      <w:pPr>
        <w:rPr>
          <w:del w:id="24" w:author="Schuemie, Martijn [JRDNL]" w:date="2026-09-25T19:59:00Z" w16du:dateUtc="2026-09-25T23:59:00Z"/>
        </w:rPr>
      </w:pPr>
    </w:p>
    <w:p w14:paraId="2E787A43" w14:textId="2BE6D01A" w:rsidR="00002A98" w:rsidRDefault="00002A98" w:rsidP="00002A98">
      <w:pPr>
        <w:pStyle w:val="Heading2"/>
        <w:rPr>
          <w:del w:id="25" w:author="Schuemie, Martijn [JRDNL]" w:date="2026-09-25T19:59:00Z" w16du:dateUtc="2026-09-25T23:59:00Z"/>
        </w:rPr>
      </w:pPr>
      <w:del w:id="26" w:author="Schuemie, Martijn [JRDNL]" w:date="2026-09-25T19:59:00Z" w16du:dateUtc="2026-09-25T23:59:00Z">
        <w:r>
          <w:delText>Overview:</w:delText>
        </w:r>
      </w:del>
    </w:p>
    <w:p w14:paraId="7AA14896" w14:textId="51DD7DB8" w:rsidR="00002A98" w:rsidRDefault="00002A98" w:rsidP="00002A98">
      <w:pPr>
        <w:rPr>
          <w:del w:id="27" w:author="Schuemie, Martijn [JRDNL]" w:date="2026-09-25T19:59:00Z" w16du:dateUtc="2026-09-25T23:59:00Z"/>
        </w:rPr>
      </w:pPr>
      <w:del w:id="28" w:author="Schuemie, Martijn [JRDNL]" w:date="2026-09-25T19:59:00Z" w16du:dateUtc="2026-09-25T23:59:00Z">
        <w:r>
          <w:delText>Join our dynamic Information Technology team as a Helpdesk Assistant.  This on-campus work study position provides essential first-line support to students, faculty, and staff.</w:delText>
        </w:r>
      </w:del>
    </w:p>
    <w:p w14:paraId="09D497D1" w14:textId="77777777" w:rsidR="00002A98" w:rsidRDefault="00002A98" w:rsidP="00002A98">
      <w:pPr>
        <w:rPr>
          <w:del w:id="29" w:author="Schuemie, Martijn [JRDNL]" w:date="2026-09-25T19:59:00Z" w16du:dateUtc="2026-09-25T23:59:00Z"/>
        </w:rPr>
      </w:pPr>
    </w:p>
    <w:p w14:paraId="5754A00E" w14:textId="5A05DD47" w:rsidR="00002A98" w:rsidRDefault="00BB3BB5" w:rsidP="00BB3BB5">
      <w:pPr>
        <w:pStyle w:val="Heading3"/>
        <w:rPr>
          <w:del w:id="30" w:author="Schuemie, Martijn [JRDNL]" w:date="2026-09-25T19:59:00Z" w16du:dateUtc="2026-09-25T23:59:00Z"/>
        </w:rPr>
      </w:pPr>
      <w:del w:id="31" w:author="Schuemie, Martijn [JRDNL]" w:date="2026-09-25T19:59:00Z" w16du:dateUtc="2026-09-25T23:59:00Z">
        <w:r>
          <w:delText>Key Responsibilities:</w:delText>
        </w:r>
      </w:del>
    </w:p>
    <w:p w14:paraId="57AE079D" w14:textId="42C656B6" w:rsidR="00BB3BB5" w:rsidRDefault="00BB3BB5" w:rsidP="00BB3BB5">
      <w:pPr>
        <w:pStyle w:val="ListParagraph"/>
        <w:numPr>
          <w:ilvl w:val="0"/>
          <w:numId w:val="1"/>
        </w:numPr>
        <w:rPr>
          <w:del w:id="32" w:author="Schuemie, Martijn [JRDNL]" w:date="2026-09-25T19:59:00Z" w16du:dateUtc="2026-09-25T23:59:00Z"/>
        </w:rPr>
      </w:pPr>
      <w:del w:id="33" w:author="Schuemie, Martijn [JRDNL]" w:date="2026-09-25T19:59:00Z" w16du:dateUtc="2026-09-25T23:59:00Z">
        <w:r>
          <w:delText>Staff the IT Help Desk in Penn Hall</w:delText>
        </w:r>
      </w:del>
    </w:p>
    <w:p w14:paraId="71C47B1D" w14:textId="4F141296" w:rsidR="00BB3BB5" w:rsidRDefault="00BB3BB5" w:rsidP="00BB3BB5">
      <w:pPr>
        <w:pStyle w:val="ListParagraph"/>
        <w:numPr>
          <w:ilvl w:val="0"/>
          <w:numId w:val="1"/>
        </w:numPr>
        <w:rPr>
          <w:del w:id="34" w:author="Schuemie, Martijn [JRDNL]" w:date="2026-09-25T19:59:00Z" w16du:dateUtc="2026-09-25T23:59:00Z"/>
        </w:rPr>
      </w:pPr>
      <w:del w:id="35" w:author="Schuemie, Martijn [JRDNL]" w:date="2026-09-25T19:59:00Z" w16du:dateUtc="2026-09-25T23:59:00Z">
        <w:r>
          <w:delText>Answer</w:delText>
        </w:r>
      </w:del>
      <w:r>
        <w:t xml:space="preserve"> the </w:t>
      </w:r>
      <w:ins w:id="36" w:author="Schuemie, Martijn [JRDNL]" w:date="2026-09-25T19:59:00Z" w16du:dateUtc="2026-09-25T23:59:00Z">
        <w:r w:rsidR="00FA2D87">
          <w:t>ingredient</w:t>
        </w:r>
      </w:ins>
      <w:del w:id="37" w:author="Schuemie, Martijn [JRDNL]" w:date="2026-09-25T19:59:00Z" w16du:dateUtc="2026-09-25T23:59:00Z">
        <w:r>
          <w:delText>IT Help Desk phone and assist walk-ins</w:delText>
        </w:r>
      </w:del>
    </w:p>
    <w:p w14:paraId="0DC359EA" w14:textId="67BE1176" w:rsidR="00BB3BB5" w:rsidRDefault="000F5680" w:rsidP="00BB3BB5">
      <w:pPr>
        <w:pStyle w:val="ListParagraph"/>
        <w:numPr>
          <w:ilvl w:val="0"/>
          <w:numId w:val="1"/>
        </w:numPr>
        <w:rPr>
          <w:del w:id="38" w:author="Schuemie, Martijn [JRDNL]" w:date="2026-09-25T19:59:00Z" w16du:dateUtc="2026-09-25T23:59:00Z"/>
        </w:rPr>
      </w:pPr>
      <w:del w:id="39" w:author="Schuemie, Martijn [JRDNL]" w:date="2026-09-25T19:59:00Z" w16du:dateUtc="2026-09-25T23:59:00Z">
        <w:r>
          <w:delText>Provide</w:delText>
        </w:r>
      </w:del>
      <w:r>
        <w:t xml:space="preserve"> level</w:t>
      </w:r>
      <w:ins w:id="40" w:author="Schuemie, Martijn [JRDNL]" w:date="2026-09-25T19:59:00Z" w16du:dateUtc="2026-09-25T23:59:00Z">
        <w:r w:rsidR="00FA2D87">
          <w:t xml:space="preserve">. Sometimes we would like </w:t>
        </w:r>
      </w:ins>
      <w:del w:id="41" w:author="Schuemie, Martijn [JRDNL]" w:date="2026-09-25T19:59:00Z" w16du:dateUtc="2026-09-25T23:59:00Z">
        <w:r>
          <w:delText xml:space="preserve"> 1 support for IT-related inquiries</w:delText>
        </w:r>
      </w:del>
    </w:p>
    <w:p w14:paraId="73E42AAA" w14:textId="4AD382F0" w:rsidR="000F5680" w:rsidRDefault="000F5680" w:rsidP="00BB3BB5">
      <w:pPr>
        <w:pStyle w:val="ListParagraph"/>
        <w:numPr>
          <w:ilvl w:val="0"/>
          <w:numId w:val="1"/>
        </w:numPr>
        <w:rPr>
          <w:del w:id="42" w:author="Schuemie, Martijn [JRDNL]" w:date="2026-09-25T19:59:00Z" w16du:dateUtc="2026-09-25T23:59:00Z"/>
        </w:rPr>
      </w:pPr>
      <w:del w:id="43" w:author="Schuemie, Martijn [JRDNL]" w:date="2026-09-25T19:59:00Z" w16du:dateUtc="2026-09-25T23:59:00Z">
        <w:r>
          <w:delText xml:space="preserve">Log service request into </w:delText>
        </w:r>
      </w:del>
      <w:r>
        <w:t xml:space="preserve">the </w:t>
      </w:r>
      <w:ins w:id="44" w:author="Schuemie, Martijn [JRDNL]" w:date="2026-09-25T19:59:00Z" w16du:dateUtc="2026-09-25T23:59:00Z">
        <w:r w:rsidR="00FA2D87">
          <w:t>information at</w:t>
        </w:r>
      </w:ins>
      <w:del w:id="45" w:author="Schuemie, Martijn [JRDNL]" w:date="2026-09-25T19:59:00Z" w16du:dateUtc="2026-09-25T23:59:00Z">
        <w:r>
          <w:delText>IT Help Desk tracking system</w:delText>
        </w:r>
      </w:del>
    </w:p>
    <w:p w14:paraId="1FFD5BAA" w14:textId="6E2A486A" w:rsidR="000F5680" w:rsidRDefault="000F5680" w:rsidP="00BB3BB5">
      <w:pPr>
        <w:pStyle w:val="ListParagraph"/>
        <w:numPr>
          <w:ilvl w:val="0"/>
          <w:numId w:val="1"/>
        </w:numPr>
        <w:rPr>
          <w:del w:id="46" w:author="Schuemie, Martijn [JRDNL]" w:date="2026-09-25T19:59:00Z" w16du:dateUtc="2026-09-25T23:59:00Z"/>
        </w:rPr>
      </w:pPr>
      <w:del w:id="47" w:author="Schuemie, Martijn [JRDNL]" w:date="2026-09-25T19:59:00Z" w16du:dateUtc="2026-09-25T23:59:00Z">
        <w:r>
          <w:delText>Assist IT Technicians with various IT Services, including:</w:delText>
        </w:r>
      </w:del>
    </w:p>
    <w:p w14:paraId="2B92A50B" w14:textId="6DD20E00" w:rsidR="000F5680" w:rsidRDefault="000F5680" w:rsidP="000F5680">
      <w:pPr>
        <w:pStyle w:val="ListParagraph"/>
        <w:numPr>
          <w:ilvl w:val="1"/>
          <w:numId w:val="1"/>
        </w:numPr>
        <w:rPr>
          <w:del w:id="48" w:author="Schuemie, Martijn [JRDNL]" w:date="2026-09-25T19:59:00Z" w16du:dateUtc="2026-09-25T23:59:00Z"/>
        </w:rPr>
      </w:pPr>
      <w:del w:id="49" w:author="Schuemie, Martijn [JRDNL]" w:date="2026-09-25T19:59:00Z" w16du:dateUtc="2026-09-25T23:59:00Z">
        <w:r>
          <w:delText>Installing and Maintaining computer, phone, and classroom audio video equipment</w:delText>
        </w:r>
      </w:del>
    </w:p>
    <w:p w14:paraId="53470A6E" w14:textId="446B91AE" w:rsidR="000F5680" w:rsidRDefault="000F5680" w:rsidP="000F5680">
      <w:pPr>
        <w:pStyle w:val="ListParagraph"/>
        <w:numPr>
          <w:ilvl w:val="1"/>
          <w:numId w:val="1"/>
        </w:numPr>
        <w:rPr>
          <w:del w:id="50" w:author="Schuemie, Martijn [JRDNL]" w:date="2026-09-25T19:59:00Z" w16du:dateUtc="2026-09-25T23:59:00Z"/>
        </w:rPr>
      </w:pPr>
      <w:del w:id="51" w:author="Schuemie, Martijn [JRDNL]" w:date="2026-09-25T19:59:00Z" w16du:dateUtc="2026-09-25T23:59:00Z">
        <w:r>
          <w:delText>Performing software installation and maintenance</w:delText>
        </w:r>
      </w:del>
    </w:p>
    <w:p w14:paraId="12C2C0CD" w14:textId="37C2DB2A" w:rsidR="000F5680" w:rsidRDefault="000F5680" w:rsidP="000F5680">
      <w:pPr>
        <w:pStyle w:val="ListParagraph"/>
        <w:numPr>
          <w:ilvl w:val="0"/>
          <w:numId w:val="1"/>
        </w:numPr>
        <w:rPr>
          <w:del w:id="52" w:author="Schuemie, Martijn [JRDNL]" w:date="2026-09-25T19:59:00Z" w16du:dateUtc="2026-09-25T23:59:00Z"/>
        </w:rPr>
      </w:pPr>
      <w:del w:id="53" w:author="Schuemie, Martijn [JRDNL]" w:date="2026-09-25T19:59:00Z" w16du:dateUtc="2026-09-25T23:59:00Z">
        <w:r>
          <w:delText>Other duties as assigned</w:delText>
        </w:r>
      </w:del>
    </w:p>
    <w:p w14:paraId="500DA1D1" w14:textId="770AC7F8" w:rsidR="000F5680" w:rsidRDefault="000F5680" w:rsidP="000F5680">
      <w:pPr>
        <w:pStyle w:val="Heading3"/>
        <w:rPr>
          <w:del w:id="54" w:author="Schuemie, Martijn [JRDNL]" w:date="2026-09-25T19:59:00Z" w16du:dateUtc="2026-09-25T23:59:00Z"/>
        </w:rPr>
      </w:pPr>
      <w:del w:id="55" w:author="Schuemie, Martijn [JRDNL]" w:date="2026-09-25T19:59:00Z" w16du:dateUtc="2026-09-25T23:59:00Z">
        <w:r>
          <w:delText>Qualifications:</w:delText>
        </w:r>
      </w:del>
    </w:p>
    <w:p w14:paraId="52F4A188" w14:textId="228116E7" w:rsidR="000F5680" w:rsidRDefault="000F5680" w:rsidP="000F5680">
      <w:pPr>
        <w:pStyle w:val="ListParagraph"/>
        <w:numPr>
          <w:ilvl w:val="0"/>
          <w:numId w:val="2"/>
        </w:numPr>
        <w:rPr>
          <w:del w:id="56" w:author="Schuemie, Martijn [JRDNL]" w:date="2026-09-25T19:59:00Z" w16du:dateUtc="2026-09-25T23:59:00Z"/>
        </w:rPr>
      </w:pPr>
      <w:del w:id="57" w:author="Schuemie, Martijn [JRDNL]" w:date="2026-09-25T19:59:00Z" w16du:dateUtc="2026-09-25T23:59:00Z">
        <w:r>
          <w:delText>Current WPU Student</w:delText>
        </w:r>
      </w:del>
    </w:p>
    <w:p w14:paraId="50328421" w14:textId="613BFFD9" w:rsidR="000F5680" w:rsidRDefault="000F5680" w:rsidP="000F5680">
      <w:pPr>
        <w:pStyle w:val="ListParagraph"/>
        <w:numPr>
          <w:ilvl w:val="0"/>
          <w:numId w:val="2"/>
        </w:numPr>
        <w:rPr>
          <w:del w:id="58" w:author="Schuemie, Martijn [JRDNL]" w:date="2026-09-25T19:59:00Z" w16du:dateUtc="2026-09-25T23:59:00Z"/>
        </w:rPr>
      </w:pPr>
      <w:del w:id="59" w:author="Schuemie, Martijn [JRDNL]" w:date="2026-09-25T19:59:00Z" w16du:dateUtc="2026-09-25T23:59:00Z">
        <w:r>
          <w:delText>Strong customer service skills: friendly, helpful, and courteous</w:delText>
        </w:r>
      </w:del>
    </w:p>
    <w:p w14:paraId="1FD65CE7" w14:textId="3EBFCEAD" w:rsidR="000F5680" w:rsidRDefault="000F5680" w:rsidP="000F5680">
      <w:pPr>
        <w:pStyle w:val="ListParagraph"/>
        <w:numPr>
          <w:ilvl w:val="0"/>
          <w:numId w:val="2"/>
        </w:numPr>
        <w:rPr>
          <w:del w:id="60" w:author="Schuemie, Martijn [JRDNL]" w:date="2026-09-25T19:59:00Z" w16du:dateUtc="2026-09-25T23:59:00Z"/>
        </w:rPr>
      </w:pPr>
      <w:del w:id="61" w:author="Schuemie, Martijn [JRDNL]" w:date="2026-09-25T19:59:00Z" w16du:dateUtc="2026-09-25T23:59:00Z">
        <w:r>
          <w:delText>Basic understanding of PC systems, phones, classroom audio video equipment, and software</w:delText>
        </w:r>
      </w:del>
    </w:p>
    <w:p w14:paraId="48E019AC" w14:textId="570833D5" w:rsidR="000F5680" w:rsidRDefault="000F5680" w:rsidP="00FA2D87">
      <w:pPr>
        <w:pPrChange w:id="62" w:author="Schuemie, Martijn [JRDNL]" w:date="2026-09-25T19:59:00Z" w16du:dateUtc="2026-09-25T23:59:00Z">
          <w:pPr>
            <w:pStyle w:val="ListParagraph"/>
            <w:numPr>
              <w:numId w:val="2"/>
            </w:numPr>
            <w:ind w:hanging="360"/>
          </w:pPr>
        </w:pPrChange>
      </w:pPr>
      <w:del w:id="63" w:author="Schuemie, Martijn [JRDNL]" w:date="2026-09-25T19:59:00Z" w16du:dateUtc="2026-09-25T23:59:00Z">
        <w:r>
          <w:lastRenderedPageBreak/>
          <w:delText>Detail-oriented with</w:delText>
        </w:r>
      </w:del>
      <w:r>
        <w:t xml:space="preserve"> the </w:t>
      </w:r>
      <w:ins w:id="64" w:author="Schuemie, Martijn [JRDNL]" w:date="2026-09-25T19:59:00Z" w16du:dateUtc="2026-09-25T23:59:00Z">
        <w:r w:rsidR="00FA2D87">
          <w:t xml:space="preserve">class level. </w:t>
        </w:r>
      </w:ins>
      <w:del w:id="65" w:author="Schuemie, Martijn [JRDNL]" w:date="2026-09-25T19:59:00Z" w16du:dateUtc="2026-09-25T23:59:00Z">
        <w:r>
          <w:delText>ability to follow directions</w:delText>
        </w:r>
      </w:del>
    </w:p>
    <w:p w14:paraId="608C24B0" w14:textId="77777777" w:rsidR="00FA2D87" w:rsidRDefault="00FA2D87" w:rsidP="00FA2D87">
      <w:pPr>
        <w:rPr>
          <w:ins w:id="66" w:author="Schuemie, Martijn [JRDNL]" w:date="2026-09-25T19:59:00Z" w16du:dateUtc="2026-09-25T23:59:00Z"/>
        </w:rPr>
      </w:pPr>
      <w:ins w:id="67" w:author="Schuemie, Martijn [JRDNL]" w:date="2026-09-25T19:59:00Z" w16du:dateUtc="2026-09-25T23:59:00Z">
        <w:r>
          <w:t>Martijn: We can take that into account. Currently, to get information at the class level we simply integrate over all ingredients in the class.</w:t>
        </w:r>
      </w:ins>
    </w:p>
    <w:p w14:paraId="7B686C0C" w14:textId="77777777" w:rsidR="00FA2D87" w:rsidRDefault="00FA2D87" w:rsidP="00FA2D87">
      <w:pPr>
        <w:rPr>
          <w:ins w:id="68" w:author="Schuemie, Martijn [JRDNL]" w:date="2026-09-25T19:59:00Z" w16du:dateUtc="2026-09-25T23:59:00Z"/>
        </w:rPr>
      </w:pPr>
      <w:ins w:id="69" w:author="Schuemie, Martijn [JRDNL]" w:date="2026-09-25T19:59:00Z" w16du:dateUtc="2026-09-25T23:59:00Z">
        <w:r>
          <w:t>Chan YouSeng: Controls for combinations drugs can be difficult. For example, in some combinations, one drug is specifically to ameliorate the effect of the other, turning a positive control negative.</w:t>
        </w:r>
      </w:ins>
    </w:p>
    <w:p w14:paraId="7005F42E" w14:textId="77777777" w:rsidR="00FA2D87" w:rsidRDefault="00FA2D87" w:rsidP="00FA2D87">
      <w:pPr>
        <w:rPr>
          <w:ins w:id="70" w:author="Schuemie, Martijn [JRDNL]" w:date="2026-09-25T19:59:00Z" w16du:dateUtc="2026-09-25T23:59:00Z"/>
        </w:rPr>
      </w:pPr>
      <w:ins w:id="71" w:author="Schuemie, Martijn [JRDNL]" w:date="2026-09-25T19:59:00Z" w16du:dateUtc="2026-09-25T23:59:00Z">
        <w:r>
          <w:t>Martijn: Indeed, positive controls can be tricky. In general this is why we focus on negative controls. For a combination of drugs, we usually pick controls that are negative for both drugs.</w:t>
        </w:r>
      </w:ins>
    </w:p>
    <w:p w14:paraId="2F75713D" w14:textId="77777777" w:rsidR="00FA2D87" w:rsidRDefault="00FA2D87" w:rsidP="00FA2D87">
      <w:pPr>
        <w:rPr>
          <w:ins w:id="72" w:author="Schuemie, Martijn [JRDNL]" w:date="2026-09-25T19:59:00Z" w16du:dateUtc="2026-09-25T23:59:00Z"/>
        </w:rPr>
      </w:pPr>
      <w:ins w:id="73" w:author="Schuemie, Martijn [JRDNL]" w:date="2026-09-25T19:59:00Z" w16du:dateUtc="2026-09-25T23:59:00Z">
        <w:r>
          <w:t xml:space="preserve">Kenneth:  </w:t>
        </w:r>
        <w:r w:rsidR="00B84545">
          <w:t xml:space="preserve"> Would it not sometimes make sense to pick negative control exposures for the same outcome, instead of the other way around?</w:t>
        </w:r>
      </w:ins>
    </w:p>
    <w:p w14:paraId="4785F39F" w14:textId="77777777" w:rsidR="00B84545" w:rsidRDefault="00B84545" w:rsidP="00FA2D87">
      <w:pPr>
        <w:rPr>
          <w:ins w:id="74" w:author="Schuemie, Martijn [JRDNL]" w:date="2026-09-25T19:59:00Z" w16du:dateUtc="2026-09-25T23:59:00Z"/>
        </w:rPr>
      </w:pPr>
      <w:ins w:id="75" w:author="Schuemie, Martijn [JRDNL]" w:date="2026-09-25T19:59:00Z" w16du:dateUtc="2026-09-25T23:59:00Z">
        <w:r>
          <w:t>Martijn: Indeed, depending on your need you could use either exposure or outcome controls. The process for finding them stays the same.</w:t>
        </w:r>
      </w:ins>
    </w:p>
    <w:p w14:paraId="78DFF905" w14:textId="77777777" w:rsidR="00FA2D87" w:rsidRDefault="00FA2D87" w:rsidP="00FA2D87">
      <w:pPr>
        <w:rPr>
          <w:ins w:id="76" w:author="Schuemie, Martijn [JRDNL]" w:date="2026-09-25T19:59:00Z" w16du:dateUtc="2026-09-25T23:59:00Z"/>
        </w:rPr>
      </w:pPr>
    </w:p>
    <w:p w14:paraId="101DECFA" w14:textId="32F54B46" w:rsidR="000F5680" w:rsidRDefault="000F5680" w:rsidP="000F5680">
      <w:pPr>
        <w:pStyle w:val="ListParagraph"/>
        <w:numPr>
          <w:ilvl w:val="0"/>
          <w:numId w:val="2"/>
        </w:numPr>
        <w:rPr>
          <w:del w:id="77" w:author="Schuemie, Martijn [JRDNL]" w:date="2026-09-25T19:59:00Z" w16du:dateUtc="2026-09-25T23:59:00Z"/>
        </w:rPr>
      </w:pPr>
      <w:del w:id="78" w:author="Schuemie, Martijn [JRDNL]" w:date="2026-09-25T19:59:00Z" w16du:dateUtc="2026-09-25T23:59:00Z">
        <w:r>
          <w:delText>Enthusiasm for learning and helping others</w:delText>
        </w:r>
      </w:del>
    </w:p>
    <w:p w14:paraId="79A0A4AA" w14:textId="373546F0" w:rsidR="000F5680" w:rsidRDefault="000F5680" w:rsidP="000F5680">
      <w:pPr>
        <w:pStyle w:val="Heading3"/>
        <w:rPr>
          <w:del w:id="79" w:author="Schuemie, Martijn [JRDNL]" w:date="2026-09-25T19:59:00Z" w16du:dateUtc="2026-09-25T23:59:00Z"/>
        </w:rPr>
      </w:pPr>
      <w:del w:id="80" w:author="Schuemie, Martijn [JRDNL]" w:date="2026-09-25T19:59:00Z" w16du:dateUtc="2026-09-25T23:59:00Z">
        <w:r>
          <w:delText>Schedule:</w:delText>
        </w:r>
      </w:del>
    </w:p>
    <w:p w14:paraId="1F1BA634" w14:textId="1D0CCE61" w:rsidR="000F5680" w:rsidRDefault="000F5680" w:rsidP="000F5680">
      <w:pPr>
        <w:pStyle w:val="ListParagraph"/>
        <w:numPr>
          <w:ilvl w:val="0"/>
          <w:numId w:val="3"/>
        </w:numPr>
        <w:rPr>
          <w:del w:id="81" w:author="Schuemie, Martijn [JRDNL]" w:date="2026-09-25T19:59:00Z" w16du:dateUtc="2026-09-25T23:59:00Z"/>
        </w:rPr>
      </w:pPr>
      <w:del w:id="82" w:author="Schuemie, Martijn [JRDNL]" w:date="2026-09-25T19:59:00Z" w16du:dateUtc="2026-09-25T23:59:00Z">
        <w:r>
          <w:delText>Monday to Friday, 8 AM to 5 PM</w:delText>
        </w:r>
      </w:del>
    </w:p>
    <w:p w14:paraId="75BF5523" w14:textId="2656DAFE" w:rsidR="000F5680" w:rsidRDefault="000F5680" w:rsidP="000F5680">
      <w:pPr>
        <w:pStyle w:val="Heading3"/>
        <w:rPr>
          <w:del w:id="83" w:author="Schuemie, Martijn [JRDNL]" w:date="2026-09-25T19:59:00Z" w16du:dateUtc="2026-09-25T23:59:00Z"/>
        </w:rPr>
      </w:pPr>
      <w:del w:id="84" w:author="Schuemie, Martijn [JRDNL]" w:date="2026-09-25T19:59:00Z" w16du:dateUtc="2026-09-25T23:59:00Z">
        <w:r>
          <w:delText>Compensation:</w:delText>
        </w:r>
      </w:del>
    </w:p>
    <w:p w14:paraId="67B7B580" w14:textId="2E8FD642" w:rsidR="000F5680" w:rsidRDefault="000F5680" w:rsidP="000F5680">
      <w:pPr>
        <w:pStyle w:val="ListParagraph"/>
        <w:numPr>
          <w:ilvl w:val="0"/>
          <w:numId w:val="3"/>
        </w:numPr>
        <w:rPr>
          <w:del w:id="85" w:author="Schuemie, Martijn [JRDNL]" w:date="2026-09-25T19:59:00Z" w16du:dateUtc="2026-09-25T23:59:00Z"/>
        </w:rPr>
      </w:pPr>
      <w:del w:id="86" w:author="Schuemie, Martijn [JRDNL]" w:date="2026-09-25T19:59:00Z" w16du:dateUtc="2026-09-25T23:59:00Z">
        <w:r>
          <w:delText>$10.00 per hour</w:delText>
        </w:r>
      </w:del>
    </w:p>
    <w:p w14:paraId="3878DFFE" w14:textId="44057EC7" w:rsidR="000F5680" w:rsidRDefault="000F5680" w:rsidP="000F5680">
      <w:pPr>
        <w:pStyle w:val="Heading3"/>
        <w:rPr>
          <w:del w:id="87" w:author="Schuemie, Martijn [JRDNL]" w:date="2026-09-25T19:59:00Z" w16du:dateUtc="2026-09-25T23:59:00Z"/>
        </w:rPr>
      </w:pPr>
      <w:del w:id="88" w:author="Schuemie, Martijn [JRDNL]" w:date="2026-09-25T19:59:00Z" w16du:dateUtc="2026-09-25T23:59:00Z">
        <w:r>
          <w:delText>Employment Period:</w:delText>
        </w:r>
      </w:del>
    </w:p>
    <w:p w14:paraId="4525EE68" w14:textId="0AB0AF2C" w:rsidR="000F5680" w:rsidRPr="000F5680" w:rsidRDefault="005D7962" w:rsidP="000F5680">
      <w:pPr>
        <w:pStyle w:val="ListParagraph"/>
        <w:numPr>
          <w:ilvl w:val="0"/>
          <w:numId w:val="3"/>
        </w:numPr>
        <w:rPr>
          <w:del w:id="89" w:author="Schuemie, Martijn [JRDNL]" w:date="2026-09-25T19:59:00Z" w16du:dateUtc="2026-09-25T23:59:00Z"/>
        </w:rPr>
      </w:pPr>
      <w:del w:id="90" w:author="Schuemie, Martijn [JRDNL]" w:date="2026-09-25T19:59:00Z" w16du:dateUtc="2026-09-25T23:59:00Z">
        <w:r>
          <w:delText>August 26, 2024 through April 25, 2025</w:delText>
        </w:r>
      </w:del>
    </w:p>
    <w:p w14:paraId="12CD66EF" w14:textId="6541C08B" w:rsidR="00002A98" w:rsidRDefault="005D7962" w:rsidP="005D7962">
      <w:pPr>
        <w:pStyle w:val="Heading3"/>
        <w:rPr>
          <w:del w:id="91" w:author="Schuemie, Martijn [JRDNL]" w:date="2026-09-25T19:59:00Z" w16du:dateUtc="2026-09-25T23:59:00Z"/>
        </w:rPr>
      </w:pPr>
      <w:del w:id="92" w:author="Schuemie, Martijn [JRDNL]" w:date="2026-09-25T19:59:00Z" w16du:dateUtc="2026-09-25T23:59:00Z">
        <w:r>
          <w:delText>Contact Information:</w:delText>
        </w:r>
      </w:del>
    </w:p>
    <w:p w14:paraId="4252E1DD" w14:textId="3CE5ACE5" w:rsidR="005D7962" w:rsidRDefault="005D7962" w:rsidP="005D7962">
      <w:pPr>
        <w:pStyle w:val="ListParagraph"/>
        <w:numPr>
          <w:ilvl w:val="0"/>
          <w:numId w:val="3"/>
        </w:numPr>
        <w:rPr>
          <w:del w:id="93" w:author="Schuemie, Martijn [JRDNL]" w:date="2026-09-25T19:59:00Z" w16du:dateUtc="2026-09-25T23:59:00Z"/>
        </w:rPr>
      </w:pPr>
      <w:del w:id="94" w:author="Schuemie, Martijn [JRDNL]" w:date="2026-09-25T19:59:00Z" w16du:dateUtc="2026-09-25T23:59:00Z">
        <w:r>
          <w:delText>Supervisor: Micheal Beeler</w:delText>
        </w:r>
      </w:del>
    </w:p>
    <w:p w14:paraId="2AE60AAB" w14:textId="647660EC" w:rsidR="005D7962" w:rsidRDefault="005D7962" w:rsidP="005D7962">
      <w:pPr>
        <w:pStyle w:val="ListParagraph"/>
        <w:numPr>
          <w:ilvl w:val="0"/>
          <w:numId w:val="3"/>
        </w:numPr>
        <w:rPr>
          <w:del w:id="95" w:author="Schuemie, Martijn [JRDNL]" w:date="2026-09-25T19:59:00Z" w16du:dateUtc="2026-09-25T23:59:00Z"/>
        </w:rPr>
      </w:pPr>
      <w:del w:id="96" w:author="Schuemie, Martijn [JRDNL]" w:date="2026-09-25T19:59:00Z" w16du:dateUtc="2026-09-25T23:59:00Z">
        <w:r>
          <w:delText>Phone: (641) 673-1005</w:delText>
        </w:r>
      </w:del>
    </w:p>
    <w:p w14:paraId="0D4E29CA" w14:textId="2772D9F2" w:rsidR="005D7962" w:rsidRPr="005D7962" w:rsidRDefault="005D7962" w:rsidP="004C5A05">
      <w:pPr>
        <w:pPrChange w:id="97" w:author="Schuemie, Martijn [JRDNL]" w:date="2026-09-25T19:59:00Z" w16du:dateUtc="2026-09-25T23:59:00Z">
          <w:pPr>
            <w:pStyle w:val="ListParagraph"/>
            <w:numPr>
              <w:numId w:val="3"/>
            </w:numPr>
            <w:ind w:hanging="360"/>
          </w:pPr>
        </w:pPrChange>
      </w:pPr>
      <w:del w:id="98" w:author="Schuemie, Martijn [JRDNL]" w:date="2026-09-25T19:59:00Z" w16du:dateUtc="2026-09-25T23:59:00Z">
        <w:r>
          <w:delText xml:space="preserve">Email: </w:delText>
        </w:r>
        <w:r>
          <w:fldChar w:fldCharType="begin"/>
        </w:r>
        <w:r>
          <w:delInstrText>HYPERLINK "mailto:micheal.beeler@wmpenn.edu"</w:delInstrText>
        </w:r>
        <w:r>
          <w:fldChar w:fldCharType="separate"/>
        </w:r>
        <w:r w:rsidRPr="00660E03">
          <w:rPr>
            <w:rStyle w:val="Hyperlink"/>
          </w:rPr>
          <w:delText>micheal.beeler@wmpenn.edu</w:delText>
        </w:r>
        <w:r>
          <w:fldChar w:fldCharType="end"/>
        </w:r>
        <w:r>
          <w:delText xml:space="preserve"> </w:delText>
        </w:r>
      </w:del>
    </w:p>
    <w:sectPr w:rsidR="005D7962" w:rsidRPr="005D7962">
      <w:pgSz w:w="12240" w:h="15840"/>
      <w:pgMar w:top="1440" w:right="1440" w:bottom="1440" w:left="1440" w:header="720" w:footer="720" w:gutter="0"/>
      <w:cols w:space="720"/>
      <w:docGrid w:linePitch="360"/>
      <w:sectPrChange w:id="99" w:author="Schuemie, Martijn [JRDNL]" w:date="2026-09-25T19:59:00Z" w16du:dateUtc="2026-09-25T23:59:00Z">
        <w:sectPr w:rsidR="005D7962" w:rsidRPr="005D7962">
          <w:pgMar w:top="720" w:right="720" w:bottom="720" w:left="72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3954E2"/>
    <w:multiLevelType w:val="hybridMultilevel"/>
    <w:tmpl w:val="24DA0188"/>
    <w:lvl w:ilvl="0" w:tplc="28E093B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96A3C"/>
    <w:multiLevelType w:val="hybridMultilevel"/>
    <w:tmpl w:val="D1680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06D1E"/>
    <w:multiLevelType w:val="hybridMultilevel"/>
    <w:tmpl w:val="1788F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704CDC"/>
    <w:multiLevelType w:val="hybridMultilevel"/>
    <w:tmpl w:val="97400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F2F14"/>
    <w:multiLevelType w:val="hybridMultilevel"/>
    <w:tmpl w:val="BCDCD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226113">
    <w:abstractNumId w:val="4"/>
  </w:num>
  <w:num w:numId="2" w16cid:durableId="562567885">
    <w:abstractNumId w:val="3"/>
  </w:num>
  <w:num w:numId="3" w16cid:durableId="608971888">
    <w:abstractNumId w:val="1"/>
  </w:num>
  <w:num w:numId="4" w16cid:durableId="117798209">
    <w:abstractNumId w:val="0"/>
  </w:num>
  <w:num w:numId="5" w16cid:durableId="110187160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98"/>
    <w:rsid w:val="00002A98"/>
    <w:rsid w:val="00022D6B"/>
    <w:rsid w:val="0005502C"/>
    <w:rsid w:val="00075320"/>
    <w:rsid w:val="000F5680"/>
    <w:rsid w:val="00186DC9"/>
    <w:rsid w:val="001E5BB9"/>
    <w:rsid w:val="0024240C"/>
    <w:rsid w:val="00292828"/>
    <w:rsid w:val="002960CF"/>
    <w:rsid w:val="002E034D"/>
    <w:rsid w:val="002F7EBC"/>
    <w:rsid w:val="00316365"/>
    <w:rsid w:val="003B2833"/>
    <w:rsid w:val="003B2A21"/>
    <w:rsid w:val="00417A40"/>
    <w:rsid w:val="00434B27"/>
    <w:rsid w:val="004501DD"/>
    <w:rsid w:val="004C5A05"/>
    <w:rsid w:val="00512D05"/>
    <w:rsid w:val="005A48CE"/>
    <w:rsid w:val="005D7962"/>
    <w:rsid w:val="005E33BB"/>
    <w:rsid w:val="005E4F94"/>
    <w:rsid w:val="006273E4"/>
    <w:rsid w:val="006D0503"/>
    <w:rsid w:val="00715D7A"/>
    <w:rsid w:val="00745B8D"/>
    <w:rsid w:val="007A1E14"/>
    <w:rsid w:val="007A5B89"/>
    <w:rsid w:val="007B6951"/>
    <w:rsid w:val="00824551"/>
    <w:rsid w:val="00893B21"/>
    <w:rsid w:val="0089742A"/>
    <w:rsid w:val="0094209B"/>
    <w:rsid w:val="009652C4"/>
    <w:rsid w:val="00967BF9"/>
    <w:rsid w:val="009B5341"/>
    <w:rsid w:val="009B764A"/>
    <w:rsid w:val="00A06225"/>
    <w:rsid w:val="00B84545"/>
    <w:rsid w:val="00BB2CD1"/>
    <w:rsid w:val="00BB3BB5"/>
    <w:rsid w:val="00BF7B95"/>
    <w:rsid w:val="00C422AB"/>
    <w:rsid w:val="00C478D2"/>
    <w:rsid w:val="00D12C92"/>
    <w:rsid w:val="00D67717"/>
    <w:rsid w:val="00DB4990"/>
    <w:rsid w:val="00DB73B2"/>
    <w:rsid w:val="00DC336A"/>
    <w:rsid w:val="00DD52F4"/>
    <w:rsid w:val="00EB5DBB"/>
    <w:rsid w:val="00F64603"/>
    <w:rsid w:val="00F73E05"/>
    <w:rsid w:val="00FA2D87"/>
    <w:rsid w:val="00FC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ADB4D"/>
  <w15:chartTrackingRefBased/>
  <w15:docId w15:val="{CEB91ABA-216E-4695-8DED-5EAF3FE25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B89"/>
    <w:pPr>
      <w:keepNext/>
      <w:keepLines/>
      <w:spacing w:before="480" w:after="0" w:line="276" w:lineRule="auto"/>
      <w:outlineLvl w:val="0"/>
      <w:pPrChange w:id="0" w:author="Schuemie, Martijn [JRDNL]" w:date="2026-09-25T19:59:00Z">
        <w:pPr>
          <w:keepNext/>
          <w:keepLines/>
          <w:spacing w:before="360" w:after="80" w:line="259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zh-CN"/>
      <w14:ligatures w14:val="none"/>
      <w:rPrChange w:id="0" w:author="Schuemie, Martijn [JRDNL]" w:date="2026-09-25T19:59:00Z">
        <w:rPr>
          <w:rFonts w:asciiTheme="majorHAnsi" w:eastAsiaTheme="majorEastAsia" w:hAnsiTheme="majorHAnsi" w:cstheme="majorBidi"/>
          <w:color w:val="2F5496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365"/>
    <w:pPr>
      <w:keepNext/>
      <w:keepLines/>
      <w:spacing w:before="200" w:after="0" w:line="276" w:lineRule="auto"/>
      <w:outlineLvl w:val="1"/>
      <w:pPrChange w:id="1" w:author="Schuemie, Martijn [JRDNL]" w:date="2026-09-25T19:59:00Z">
        <w:pPr>
          <w:keepNext/>
          <w:keepLines/>
          <w:spacing w:before="160" w:after="80" w:line="259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zh-CN"/>
      <w14:ligatures w14:val="none"/>
      <w:rPrChange w:id="1" w:author="Schuemie, Martijn [JRDNL]" w:date="2026-09-25T19:59:00Z"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2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A98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zh-C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02A98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zh-C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02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A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79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962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C5A05"/>
    <w:pPr>
      <w:spacing w:after="200" w:line="276" w:lineRule="auto"/>
      <w:pPrChange w:id="2" w:author="Schuemie, Martijn [JRDNL]" w:date="2026-09-25T19:59:00Z">
        <w:pPr>
          <w:spacing w:after="200" w:line="276" w:lineRule="auto"/>
        </w:pPr>
      </w:pPrChange>
    </w:pPr>
    <w:rPr>
      <w:rFonts w:eastAsiaTheme="minorEastAsia"/>
      <w:kern w:val="0"/>
      <w:lang w:eastAsia="zh-CN"/>
      <w14:ligatures w14:val="none"/>
      <w:rPrChange w:id="2" w:author="Schuemie, Martijn [JRDNL]" w:date="2026-09-25T19:59:00Z">
        <w:rPr>
          <w:rFonts w:asciiTheme="minorHAnsi" w:eastAsiaTheme="minorEastAsia" w:hAnsiTheme="minorHAnsi" w:cstheme="minorBidi"/>
          <w:sz w:val="22"/>
          <w:szCs w:val="22"/>
          <w:lang w:val="en-US" w:eastAsia="zh-CN" w:bidi="ar-SA"/>
        </w:rPr>
      </w:rPrChange>
    </w:rPr>
  </w:style>
  <w:style w:type="character" w:customStyle="1" w:styleId="DateChar">
    <w:name w:val="Date Char"/>
    <w:basedOn w:val="DefaultParagraphFont"/>
    <w:link w:val="Date"/>
    <w:uiPriority w:val="99"/>
    <w:semiHidden/>
    <w:rsid w:val="0089742A"/>
    <w:rPr>
      <w:rFonts w:eastAsiaTheme="minorEastAsia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William Penn University</Company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Beeler, Micheal</dc:creator>
  <cp:keywords/>
  <dc:description/>
  <cp:lastModifiedBy>Arthur Souza Rodrigues</cp:lastModifiedBy>
  <cp:revision>1</cp:revision>
  <dcterms:created xsi:type="dcterms:W3CDTF">2024-07-23T16:26:00Z</dcterms:created>
  <dcterms:modified xsi:type="dcterms:W3CDTF">2026-09-25T23:59:00Z</dcterms:modified>
</cp:coreProperties>
</file>