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FCFAD" w14:textId="77777777" w:rsidR="001760EB" w:rsidRDefault="001760EB">
      <w:pPr>
        <w:rPr>
          <w:vertAlign w:val="subscript"/>
          <w:rPrChange w:id="0" w:author="Arthur Souza Rodrigues" w:date="2026-07-10T21:47:00Z" w16du:dateUtc="2026-07-11T01:47:00Z"/>
        </w:rPr>
      </w:pPr>
      <w:r>
        <w:rPr>
          <w:vertAlign w:val="subscript"/>
          <w:rPrChange w:id="1" w:author="Arthur Souza Rodrigues" w:date="2026-07-10T21:47:00Z" w16du:dateUtc="2026-07-11T01:47:00Z"/>
        </w:rPr>
        <w:t>file_</w:t>
      </w:r>
      <w:ins w:id="2" w:author="Arthur Souza Rodrigues" w:date="2026-07-10T21:47:00Z" w16du:dateUtc="2026-07-11T01:47:00Z">
        <w:r>
          <w:rPr>
            <w:vertAlign w:val="subscript"/>
          </w:rPr>
          <w:t>109</w:t>
        </w:r>
      </w:ins>
      <w:del w:id="3" w:author="Arthur Souza Rodrigues" w:date="2026-07-10T21:47:00Z" w16du:dateUtc="2026-07-11T01:47:00Z">
        <w:r>
          <w:delText>108</w:delText>
        </w:r>
      </w:del>
      <w:r>
        <w:rPr>
          <w:vertAlign w:val="subscript"/>
          <w:rPrChange w:id="4" w:author="Arthur Souza Rodrigues" w:date="2026-07-10T21:47:00Z" w16du:dateUtc="2026-07-11T01:47:00Z"/>
        </w:rPr>
        <w:t>.docx</w:t>
      </w:r>
    </w:p>
    <w:p w14:paraId="5F1B1E52" w14:textId="436BB886" w:rsidR="0095624A" w:rsidRDefault="00783F66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rPr>
            <w:vertAlign w:val="subscript"/>
          </w:rPr>
          <w:t>Subscript Demo</w:t>
        </w:r>
      </w:ins>
    </w:p>
    <w:p w14:paraId="2E671B76" w14:textId="77777777" w:rsidR="0095624A" w:rsidRDefault="00783F66">
      <w:pPr>
        <w:rPr>
          <w:ins w:id="7" w:author="Arthur Souza Rodrigues" w:date="2026-07-10T21:47:00Z" w16du:dateUtc="2026-07-11T01:47:00Z"/>
        </w:rPr>
      </w:pPr>
      <w:ins w:id="8" w:author="Arthur Souza Rodrigues" w:date="2026-07-10T21:47:00Z" w16du:dateUtc="2026-07-11T01:47:00Z">
        <w:r>
          <w:rPr>
            <w:vertAlign w:val="subscript"/>
          </w:rPr>
          <w:t>This document demonstrates subscript formatting.</w:t>
        </w:r>
      </w:ins>
    </w:p>
    <w:p w14:paraId="5AFE6D9E" w14:textId="63F4F1DE" w:rsidR="00575198" w:rsidRDefault="00783F66">
      <w:pPr>
        <w:rPr>
          <w:del w:id="9" w:author="Arthur Souza Rodrigues" w:date="2026-07-10T21:47:00Z" w16du:dateUtc="2026-07-11T01:47:00Z"/>
        </w:rPr>
      </w:pPr>
      <w:ins w:id="10" w:author="Arthur Souza Rodrigues" w:date="2026-07-10T21:47:00Z" w16du:dateUtc="2026-07-11T01:47:00Z">
        <w:r>
          <w:rPr>
            <w:vertAlign w:val="subscript"/>
          </w:rPr>
          <w:t>H2O and CO2 use subscript numbers in chemical notation.</w:t>
        </w:r>
      </w:ins>
      <w:del w:id="11" w:author="Arthur Souza Rodrigues" w:date="2026-07-10T21:47:00Z" w16du:dateUtc="2026-07-11T01:47:00Z">
        <w:r>
          <w:delText>Risk Assessment - Product Launch</w:delText>
        </w:r>
      </w:del>
    </w:p>
    <w:p w14:paraId="6DC02003" w14:textId="77777777" w:rsidR="00575198" w:rsidRDefault="00783F66">
      <w:pPr>
        <w:rPr>
          <w:del w:id="12" w:author="Arthur Souza Rodrigues" w:date="2026-07-10T21:47:00Z" w16du:dateUtc="2026-07-11T01:47:00Z"/>
        </w:rPr>
      </w:pPr>
      <w:del w:id="13" w:author="Arthur Souza Rodrigues" w:date="2026-07-10T21:47:00Z" w16du:dateUtc="2026-07-11T01:47:00Z">
        <w:r>
          <w:delText>Project: New CRM System</w:delText>
        </w:r>
      </w:del>
    </w:p>
    <w:p w14:paraId="7E98F637" w14:textId="77777777" w:rsidR="00575198" w:rsidRDefault="00783F66">
      <w:pPr>
        <w:rPr>
          <w:del w:id="14" w:author="Arthur Souza Rodrigues" w:date="2026-07-10T21:47:00Z" w16du:dateUtc="2026-07-11T01:47:00Z"/>
        </w:rPr>
      </w:pPr>
      <w:del w:id="15" w:author="Arthur Souza Rodrigues" w:date="2026-07-10T21:47:00Z" w16du:dateUtc="2026-07-11T01:47:00Z">
        <w:r>
          <w:delText>High Risk: Data migration errors</w:delText>
        </w:r>
      </w:del>
    </w:p>
    <w:p w14:paraId="4D2AA82C" w14:textId="77777777" w:rsidR="00575198" w:rsidRDefault="00783F66">
      <w:pPr>
        <w:rPr>
          <w:del w:id="16" w:author="Arthur Souza Rodrigues" w:date="2026-07-10T21:47:00Z" w16du:dateUtc="2026-07-11T01:47:00Z"/>
        </w:rPr>
      </w:pPr>
      <w:del w:id="17" w:author="Arthur Souza Rodrigues" w:date="2026-07-10T21:47:00Z" w16du:dateUtc="2026-07-11T01:47:00Z">
        <w:r>
          <w:delText>Medium Risk: User adoption rate</w:delText>
        </w:r>
      </w:del>
    </w:p>
    <w:p w14:paraId="78827420" w14:textId="77777777" w:rsidR="00575198" w:rsidRDefault="00783F66">
      <w:pPr>
        <w:rPr>
          <w:del w:id="18" w:author="Arthur Souza Rodrigues" w:date="2026-07-10T21:47:00Z" w16du:dateUtc="2026-07-11T01:47:00Z"/>
        </w:rPr>
      </w:pPr>
      <w:del w:id="19" w:author="Arthur Souza Rodrigues" w:date="2026-07-10T21:47:00Z" w16du:dateUtc="2026-07-11T01:47:00Z">
        <w:r>
          <w:delText>Low Risk: Integration delays</w:delText>
        </w:r>
      </w:del>
    </w:p>
    <w:p w14:paraId="3FADEF27" w14:textId="77777777" w:rsidR="00575198" w:rsidRDefault="00783F66">
      <w:pPr>
        <w:rPr>
          <w:del w:id="20" w:author="Arthur Souza Rodrigues" w:date="2026-07-10T21:47:00Z" w16du:dateUtc="2026-07-11T01:47:00Z"/>
        </w:rPr>
      </w:pPr>
      <w:del w:id="21" w:author="Arthur Souza Rodrigues" w:date="2026-07-10T21:47:00Z" w16du:dateUtc="2026-07-11T01:47:00Z">
        <w:r>
          <w:delText>Mitigation Plan: Phased rollou</w:delText>
        </w:r>
        <w:r>
          <w:delText xml:space="preserve"> with testing</w:delText>
        </w:r>
        <w:r>
          <w:delText>t</w:delText>
        </w:r>
      </w:del>
    </w:p>
    <w:p w14:paraId="0EBC8ADB" w14:textId="77777777" w:rsidR="00575198" w:rsidRDefault="00783F66">
      <w:pPr>
        <w:rPr>
          <w:del w:id="22" w:author="Arthur Souza Rodrigues" w:date="2026-07-10T21:47:00Z" w16du:dateUtc="2026-07-11T01:47:00Z"/>
        </w:rPr>
      </w:pPr>
      <w:del w:id="23" w:author="Arthur Souza Rodrigues" w:date="2026-07-10T21:47:00Z" w16du:dateUtc="2026-07-11T01:47:00Z">
        <w:r>
          <w:delText>Owner: IT Department</w:delText>
        </w:r>
      </w:del>
    </w:p>
    <w:p w14:paraId="7227A54F" w14:textId="77777777" w:rsidR="00575198" w:rsidRDefault="00783F66">
      <w:del w:id="24" w:author="Arthur Souza Rodrigues" w:date="2026-07-10T21:47:00Z" w16du:dateUtc="2026-07-11T01:47:00Z">
        <w:r>
          <w:delText>Review Date: March 15, 2026</w:delText>
        </w:r>
      </w:del>
    </w:p>
    <w:sectPr w:rsidR="005751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198"/>
    <w:rsid w:val="001760EB"/>
    <w:rsid w:val="00575198"/>
    <w:rsid w:val="0095624A"/>
    <w:rsid w:val="00B511E9"/>
    <w:rsid w:val="00BB133E"/>
    <w:rsid w:val="00D53FE7"/>
    <w:rsid w:val="00DB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E3C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2026-07-11T01:47:00Z</dcterms:modified>
</cp:coreProperties>
</file>