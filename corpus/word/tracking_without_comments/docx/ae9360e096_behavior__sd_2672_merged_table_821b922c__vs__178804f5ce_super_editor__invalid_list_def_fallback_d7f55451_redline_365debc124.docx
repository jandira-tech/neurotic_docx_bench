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F9F93B" w14:textId="77777777" w:rsidR="00E71E94" w:rsidRPr="00FE2E0C" w:rsidRDefault="00E71E94" w:rsidP="00E71E94">
      <w:pPr>
        <w:pStyle w:val="Heading3"/>
        <w:rPr>
          <w:ins w:id="19" w:author="Nick Bernal" w:date="2026-08-04T06:07:00Z" w16du:dateUtc="2026-08-04T10:07:00Z"/>
          <w:sz w:val="20"/>
        </w:rPr>
      </w:pPr>
      <w:ins w:id="20" w:author="Nick Bernal" w:date="2026-08-04T06:07:00Z" w16du:dateUtc="2026-08-04T10:07:00Z">
        <w:r w:rsidRPr="00FE2E0C">
          <w:rPr>
            <w:sz w:val="20"/>
          </w:rPr>
          <w:t>TERM AND TERMINATION</w:t>
        </w:r>
      </w:ins>
    </w:p>
    <w:p w14:paraId="4C22849E" w14:textId="47BBF8A1" w:rsidR="00E71E94" w:rsidRPr="00FE2E0C" w:rsidRDefault="00F10E8A" w:rsidP="00E71E94">
      <w:pPr>
        <w:pStyle w:val="Heading4"/>
        <w:rPr>
          <w:ins w:id="21" w:author="Nick Bernal" w:date="2026-08-04T06:07:00Z" w16du:dateUtc="2026-08-04T10:07:00Z"/>
          <w:sz w:val="20"/>
        </w:rPr>
      </w:pPr>
      <w:ins w:id="22" w:author="Nick Bernal" w:date="2026-08-04T06:07:00Z" w16du:dateUtc="2026-08-04T10:07:00Z">
        <w:r>
          <w:rPr>
            <w:sz w:val="20"/>
          </w:rPr>
          <w:t>1.1</w:t>
        </w:r>
      </w:ins>
    </w:p>
    <w:p w14:paraId="63468A4C" w14:textId="7588A734" w:rsidR="00E71E94" w:rsidRPr="00FE2E0C" w:rsidRDefault="00F10E8A" w:rsidP="00E71E94">
      <w:pPr>
        <w:pStyle w:val="Heading3"/>
        <w:rPr>
          <w:ins w:id="23" w:author="Nick Bernal" w:date="2026-08-04T06:07:00Z" w16du:dateUtc="2026-08-04T10:07:00Z"/>
          <w:sz w:val="20"/>
        </w:rPr>
      </w:pPr>
      <w:ins w:id="24" w:author="Nick Bernal" w:date="2026-08-04T06:07:00Z" w16du:dateUtc="2026-08-04T10:07:00Z">
        <w:r>
          <w:rPr>
            <w:sz w:val="20"/>
          </w:rPr>
          <w:t>TWO</w:t>
        </w:r>
      </w:ins>
    </w:p>
    <w:p w14:paraId="09F37CCC" w14:textId="2D320198" w:rsidR="00E71E94" w:rsidRPr="00177A69" w:rsidRDefault="00F10E8A" w:rsidP="00B9702C">
      <w:pPr>
        <w:pStyle w:val="Heading3"/>
        <w:numPr>
          <w:ilvl w:val="0"/>
          <w:numId w:val="0"/>
        </w:numPr>
        <w:rPr>
          <w:ins w:id="25" w:author="Nick Bernal" w:date="2026-08-04T06:07:00Z" w16du:dateUtc="2026-08-04T10:07:00Z"/>
          <w:b w:val="0"/>
          <w:bCs/>
          <w:sz w:val="20"/>
        </w:rPr>
      </w:pPr>
      <w:ins w:id="26" w:author="Nick Bernal" w:date="2026-08-04T06:07:00Z" w16du:dateUtc="2026-08-04T10:07:00Z">
        <w:r>
          <w:rPr>
            <w:b w:val="0"/>
            <w:bCs/>
            <w:sz w:val="20"/>
          </w:rPr>
          <w:t>NO VALID DEF</w:t>
        </w:r>
      </w:ins>
    </w:p>
    <w:p w14:paraId="5D07448C" w14:textId="79F856F6" w:rsidR="00E71E94" w:rsidRPr="00FE2E0C" w:rsidRDefault="00F10E8A" w:rsidP="00E71E94">
      <w:pPr>
        <w:pStyle w:val="Heading3"/>
        <w:rPr>
          <w:ins w:id="27" w:author="Nick Bernal" w:date="2026-08-04T06:07:00Z" w16du:dateUtc="2026-08-04T10:07:00Z"/>
          <w:sz w:val="20"/>
        </w:rPr>
      </w:pPr>
      <w:ins w:id="28" w:author="Nick Bernal" w:date="2026-08-04T06:07:00Z" w16du:dateUtc="2026-08-04T10:07:00Z">
        <w:r>
          <w:rPr>
            <w:sz w:val="20"/>
          </w:rPr>
          <w:t>THREE</w:t>
        </w:r>
      </w:ins>
    </w:p>
    <w:p w14:paraId="79F39538" w14:textId="77777777" w:rsidR="00E71E94" w:rsidRPr="00FE2E0C" w:rsidRDefault="00E71E94" w:rsidP="00F10E8A">
      <w:pPr>
        <w:jc w:val="both"/>
        <w:rPr>
          <w:ins w:id="29" w:author="Nick Bernal" w:date="2026-08-04T06:07:00Z" w16du:dateUtc="2026-08-04T10:07:00Z"/>
        </w:rPr>
      </w:pPr>
      <w:ins w:id="30" w:author="Nick Bernal" w:date="2026-08-04T06:07:00Z" w16du:dateUtc="2026-08-04T10:07:00Z">
        <w:r w:rsidRPr="00FE2E0C">
          <w:t xml:space="preserve">  </w:t>
        </w:r>
      </w:ins>
    </w:p>
    <w:p w14:paraId="03CEE0E2" w14:textId="504DBCCA" w:rsidR="00DE0A42" w:rsidRDefault="008659AD" w:rsidP="008659AD">
      <w:pPr>
        <w:pStyle w:val="Heading1"/>
        <w:rPr>
          <w:del w:id="31" w:author="Nick Bernal" w:date="2026-08-04T06:07:00Z" w16du:dateUtc="2026-08-04T10:07:00Z"/>
        </w:rPr>
      </w:pPr>
      <w:del w:id="32" w:author="Nick Bernal" w:date="2026-08-04T06:07:00Z" w16du:dateUtc="2026-08-04T10:07:00Z">
        <w:r>
          <w:delText>SD-2672 merged</w:delText>
        </w:r>
      </w:del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8659AD" w14:paraId="5192E672" w14:textId="77777777" w:rsidTr="00A1211A">
        <w:trPr>
          <w:del w:id="33" w:author="Nick Bernal" w:date="2026-08-04T06:07:00Z" w16du:dateUtc="2026-08-04T10:07:00Z"/>
        </w:trPr>
        <w:tc>
          <w:tcPr>
            <w:tcW w:w="6240" w:type="dxa"/>
            <w:gridSpan w:val="2"/>
          </w:tcPr>
          <w:p w14:paraId="71C309DC" w14:textId="559394C2" w:rsidR="008659AD" w:rsidRDefault="008659AD" w:rsidP="008659AD">
            <w:pPr>
              <w:rPr>
                <w:del w:id="34" w:author="Nick Bernal" w:date="2026-08-04T06:07:00Z" w16du:dateUtc="2026-08-04T10:07:00Z"/>
              </w:rPr>
            </w:pPr>
            <w:del w:id="35" w:author="Nick Bernal" w:date="2026-08-04T06:07:00Z" w16du:dateUtc="2026-08-04T10:07:00Z">
              <w:r>
                <w:delText>top-span</w:delText>
              </w:r>
            </w:del>
          </w:p>
        </w:tc>
        <w:tc>
          <w:tcPr>
            <w:tcW w:w="3120" w:type="dxa"/>
          </w:tcPr>
          <w:p w14:paraId="625E2A8A" w14:textId="19BEBFC1" w:rsidR="008659AD" w:rsidRDefault="008659AD" w:rsidP="008659AD">
            <w:pPr>
              <w:rPr>
                <w:del w:id="36" w:author="Nick Bernal" w:date="2026-08-04T06:07:00Z" w16du:dateUtc="2026-08-04T10:07:00Z"/>
              </w:rPr>
            </w:pPr>
            <w:del w:id="37" w:author="Nick Bernal" w:date="2026-08-04T06:07:00Z" w16du:dateUtc="2026-08-04T10:07:00Z">
              <w:r>
                <w:delText>r0c2</w:delText>
              </w:r>
            </w:del>
          </w:p>
        </w:tc>
      </w:tr>
      <w:tr w:rsidR="008659AD" w14:paraId="32CE1234" w14:textId="77777777" w:rsidTr="008659AD">
        <w:trPr>
          <w:del w:id="38" w:author="Nick Bernal" w:date="2026-08-04T06:07:00Z" w16du:dateUtc="2026-08-04T10:07:00Z"/>
        </w:trPr>
        <w:tc>
          <w:tcPr>
            <w:tcW w:w="3120" w:type="dxa"/>
            <w:vMerge w:val="restart"/>
          </w:tcPr>
          <w:p w14:paraId="4F7BAFF9" w14:textId="77777777" w:rsidR="008659AD" w:rsidRDefault="008659AD" w:rsidP="008659AD">
            <w:pPr>
              <w:rPr>
                <w:del w:id="39" w:author="Nick Bernal" w:date="2026-08-04T06:07:00Z" w16du:dateUtc="2026-08-04T10:07:00Z"/>
              </w:rPr>
            </w:pPr>
          </w:p>
          <w:p w14:paraId="0B9F75FD" w14:textId="66B882B8" w:rsidR="008659AD" w:rsidRDefault="008659AD" w:rsidP="008659AD">
            <w:pPr>
              <w:rPr>
                <w:del w:id="40" w:author="Nick Bernal" w:date="2026-08-04T06:07:00Z" w16du:dateUtc="2026-08-04T10:07:00Z"/>
              </w:rPr>
            </w:pPr>
            <w:del w:id="41" w:author="Nick Bernal" w:date="2026-08-04T06:07:00Z" w16du:dateUtc="2026-08-04T10:07:00Z">
              <w:r>
                <w:delText>left-span</w:delText>
              </w:r>
            </w:del>
          </w:p>
        </w:tc>
        <w:tc>
          <w:tcPr>
            <w:tcW w:w="3120" w:type="dxa"/>
          </w:tcPr>
          <w:p w14:paraId="7F7E24D4" w14:textId="32D0FEF3" w:rsidR="008659AD" w:rsidRDefault="008659AD" w:rsidP="008659AD">
            <w:pPr>
              <w:rPr>
                <w:del w:id="42" w:author="Nick Bernal" w:date="2026-08-04T06:07:00Z" w16du:dateUtc="2026-08-04T10:07:00Z"/>
              </w:rPr>
            </w:pPr>
            <w:del w:id="43" w:author="Nick Bernal" w:date="2026-08-04T06:07:00Z" w16du:dateUtc="2026-08-04T10:07:00Z">
              <w:r>
                <w:delText>r1c1</w:delText>
              </w:r>
            </w:del>
          </w:p>
        </w:tc>
        <w:tc>
          <w:tcPr>
            <w:tcW w:w="3120" w:type="dxa"/>
          </w:tcPr>
          <w:p w14:paraId="2557C284" w14:textId="16D17EF4" w:rsidR="008659AD" w:rsidRDefault="008659AD" w:rsidP="008659AD">
            <w:pPr>
              <w:rPr>
                <w:del w:id="44" w:author="Nick Bernal" w:date="2026-08-04T06:07:00Z" w16du:dateUtc="2026-08-04T10:07:00Z"/>
              </w:rPr>
            </w:pPr>
            <w:del w:id="45" w:author="Nick Bernal" w:date="2026-08-04T06:07:00Z" w16du:dateUtc="2026-08-04T10:07:00Z">
              <w:r>
                <w:delText>r1c2</w:delText>
              </w:r>
            </w:del>
          </w:p>
        </w:tc>
      </w:tr>
      <w:tr w:rsidR="008659AD" w14:paraId="1E3BFD33" w14:textId="77777777" w:rsidTr="008659AD">
        <w:trPr>
          <w:del w:id="46" w:author="Nick Bernal" w:date="2026-08-04T06:07:00Z" w16du:dateUtc="2026-08-04T10:07:00Z"/>
        </w:trPr>
        <w:tc>
          <w:tcPr>
            <w:tcW w:w="3120" w:type="dxa"/>
            <w:vMerge/>
          </w:tcPr>
          <w:p w14:paraId="269D1CF9" w14:textId="77777777" w:rsidR="008659AD" w:rsidRDefault="008659AD" w:rsidP="008659AD">
            <w:pPr>
              <w:rPr>
                <w:del w:id="47" w:author="Nick Bernal" w:date="2026-08-04T06:07:00Z" w16du:dateUtc="2026-08-04T10:07:00Z"/>
              </w:rPr>
            </w:pPr>
          </w:p>
        </w:tc>
        <w:tc>
          <w:tcPr>
            <w:tcW w:w="3120" w:type="dxa"/>
          </w:tcPr>
          <w:p w14:paraId="746D4C41" w14:textId="7E0025D6" w:rsidR="008659AD" w:rsidRDefault="008659AD" w:rsidP="008659AD">
            <w:pPr>
              <w:rPr>
                <w:del w:id="48" w:author="Nick Bernal" w:date="2026-08-04T06:07:00Z" w16du:dateUtc="2026-08-04T10:07:00Z"/>
              </w:rPr>
            </w:pPr>
            <w:del w:id="49" w:author="Nick Bernal" w:date="2026-08-04T06:07:00Z" w16du:dateUtc="2026-08-04T10:07:00Z">
              <w:r>
                <w:delText>r2c2</w:delText>
              </w:r>
            </w:del>
          </w:p>
        </w:tc>
        <w:tc>
          <w:tcPr>
            <w:tcW w:w="3120" w:type="dxa"/>
          </w:tcPr>
          <w:p w14:paraId="2013449D" w14:textId="77777777" w:rsidR="008659AD" w:rsidRDefault="008659AD" w:rsidP="008659AD">
            <w:pPr>
              <w:rPr>
                <w:del w:id="50" w:author="Nick Bernal" w:date="2026-08-04T06:07:00Z" w16du:dateUtc="2026-08-04T10:07:00Z"/>
              </w:rPr>
            </w:pPr>
          </w:p>
        </w:tc>
      </w:tr>
    </w:tbl>
    <w:p w14:paraId="14ACE134" w14:textId="77777777" w:rsidR="008659AD" w:rsidRPr="008659AD" w:rsidRDefault="008659AD" w:rsidP="008659AD"/>
    <w:sectPr w:rsidR="008659AD" w:rsidRPr="008659AD">
      <w:headerReference w:type="default" r:id="rId8"/>
      <w:footerReference w:type="default" r:id="rId9"/>
      <w:endnotePr>
        <w:numFmt w:val="decimal"/>
      </w:endnotePr>
      <w:pgSz w:w="12240" w:h="15840"/>
      <w:pgMar w:top="1440" w:right="720" w:bottom="1008" w:left="720" w:header="720" w:footer="720" w:gutter="0"/>
      <w:cols w:space="288"/>
      <w:titlePg/>
      <w:docGrid w:linePitch="0"/>
      <w:sectPrChange w:id="57" w:author="Nick Bernal" w:date="2026-08-04T06:07:00Z" w16du:dateUtc="2026-08-04T10:07:00Z">
        <w:sectPr w:rsidR="008659AD" w:rsidRPr="008659AD">
          <w:endnotePr>
            <w:numFmt w:val="lowerRoman"/>
          </w:endnotePr>
          <w:pgMar w:top="1440" w:right="1440" w:bottom="1440" w:left="1440" w:header="720" w:footer="720" w:gutter="0"/>
          <w:cols w:space="720"/>
          <w:titlePg w:val="0"/>
          <w:docGrid w:linePitch="360"/>
        </w:sectPr>
      </w:sectPrChange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4340EC" w14:textId="77777777" w:rsidR="00711587" w:rsidRDefault="00711587">
      <w:pPr>
        <w:pPrChange w:id="17" w:author="Nick Bernal" w:date="2026-08-04T06:07:00Z" w16du:dateUtc="2026-08-04T10:07:00Z">
          <w:pPr>
            <w:spacing w:after="0" w:line="240" w:lineRule="auto"/>
          </w:pPr>
        </w:pPrChange>
      </w:pPr>
      <w:r>
        <w:separator/>
      </w:r>
    </w:p>
  </w:endnote>
  <w:endnote w:type="continuationSeparator" w:id="0">
    <w:p w14:paraId="37B3A40E" w14:textId="77777777" w:rsidR="00711587" w:rsidRDefault="00711587">
      <w:pPr>
        <w:pPrChange w:id="18" w:author="Nick Bernal" w:date="2026-08-04T06:07:00Z" w16du:dateUtc="2026-08-04T10:07:00Z">
          <w:pPr>
            <w:spacing w:after="0" w:line="240" w:lineRule="auto"/>
          </w:pPr>
        </w:pPrChange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9A561B" w14:textId="77777777" w:rsidR="00080EEF" w:rsidRDefault="00970201">
    <w:pPr>
      <w:pStyle w:val="zDocID"/>
      <w:framePr w:wrap="around"/>
      <w:rPr>
        <w:ins w:id="51" w:author="Nick Bernal" w:date="2026-08-04T06:07:00Z" w16du:dateUtc="2026-08-04T10:07:00Z"/>
      </w:rPr>
    </w:pPr>
    <w:ins w:id="52" w:author="Nick Bernal" w:date="2026-08-04T06:07:00Z" w16du:dateUtc="2026-08-04T10:07:00Z">
      <w:r>
        <w:rPr>
          <w:b/>
          <w:sz w:val="18"/>
        </w:rPr>
        <w:tab/>
      </w:r>
    </w:ins>
  </w:p>
  <w:p w14:paraId="00E60980" w14:textId="77777777" w:rsidR="00080EEF" w:rsidRDefault="00970201">
    <w:pPr>
      <w:pStyle w:val="Footer"/>
      <w:tabs>
        <w:tab w:val="clear" w:pos="4320"/>
        <w:tab w:val="center" w:pos="5400"/>
      </w:tabs>
      <w:spacing w:line="200" w:lineRule="exact"/>
      <w:rPr>
        <w:ins w:id="53" w:author="Nick Bernal" w:date="2026-08-04T06:07:00Z" w16du:dateUtc="2026-08-04T10:07:00Z"/>
        <w:rStyle w:val="PageNumber"/>
        <w:rFonts w:eastAsiaTheme="majorEastAsia"/>
      </w:rPr>
    </w:pPr>
    <w:ins w:id="54" w:author="Nick Bernal" w:date="2026-08-04T06:07:00Z" w16du:dateUtc="2026-08-04T10:07:00Z">
      <w:r>
        <w:rPr>
          <w:sz w:val="16"/>
        </w:rPr>
        <w:tab/>
      </w:r>
      <w:r>
        <w:rPr>
          <w:rStyle w:val="PageNumber"/>
          <w:rFonts w:eastAsiaTheme="majorEastAsia"/>
        </w:rPr>
        <w:fldChar w:fldCharType="begin"/>
      </w:r>
      <w:r>
        <w:rPr>
          <w:rStyle w:val="PageNumber"/>
          <w:rFonts w:eastAsiaTheme="majorEastAsia"/>
        </w:rPr>
        <w:instrText xml:space="preserve"> PAGE </w:instrText>
      </w:r>
      <w:r>
        <w:rPr>
          <w:rStyle w:val="PageNumber"/>
          <w:rFonts w:eastAsiaTheme="majorEastAsia"/>
        </w:rPr>
        <w:fldChar w:fldCharType="separate"/>
      </w:r>
      <w:r>
        <w:rPr>
          <w:rStyle w:val="PageNumber"/>
          <w:rFonts w:eastAsiaTheme="majorEastAsia"/>
          <w:noProof/>
        </w:rPr>
        <w:t>4</w:t>
      </w:r>
      <w:r>
        <w:rPr>
          <w:rStyle w:val="PageNumber"/>
          <w:rFonts w:eastAsiaTheme="majorEastAsia"/>
        </w:rPr>
        <w:fldChar w:fldCharType="end"/>
      </w:r>
    </w:ins>
  </w:p>
  <w:p w14:paraId="1230883F" w14:textId="77777777" w:rsidR="008F4D11" w:rsidRDefault="008F4D11">
    <w:pPr>
      <w:pStyle w:val="Footer"/>
      <w:tabs>
        <w:tab w:val="clear" w:pos="4320"/>
        <w:tab w:val="center" w:pos="5400"/>
      </w:tabs>
      <w:spacing w:line="200" w:lineRule="exact"/>
      <w:rPr>
        <w:rStyle w:val="PageNumber"/>
        <w:rPrChange w:id="55" w:author="Nick Bernal" w:date="2026-08-04T06:07:00Z" w16du:dateUtc="2026-08-04T10:07:00Z">
          <w:rPr/>
        </w:rPrChange>
      </w:rPr>
      <w:pPrChange w:id="56" w:author="Nick Bernal" w:date="2026-08-04T06:07:00Z" w16du:dateUtc="2026-08-04T10:07:00Z">
        <w:pPr>
          <w:pStyle w:val="Footer"/>
        </w:pPr>
      </w:pPrChange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5B8312" w14:textId="77777777" w:rsidR="00711587" w:rsidRDefault="00711587">
      <w:pPr>
        <w:pPrChange w:id="15" w:author="Nick Bernal" w:date="2026-08-04T06:07:00Z" w16du:dateUtc="2026-08-04T10:07:00Z">
          <w:pPr>
            <w:spacing w:after="0" w:line="240" w:lineRule="auto"/>
          </w:pPr>
        </w:pPrChange>
      </w:pPr>
      <w:r>
        <w:separator/>
      </w:r>
    </w:p>
  </w:footnote>
  <w:footnote w:type="continuationSeparator" w:id="0">
    <w:p w14:paraId="6F5CDCF9" w14:textId="77777777" w:rsidR="00711587" w:rsidRDefault="00711587">
      <w:pPr>
        <w:pPrChange w:id="16" w:author="Nick Bernal" w:date="2026-08-04T06:07:00Z" w16du:dateUtc="2026-08-04T10:07:00Z">
          <w:pPr>
            <w:spacing w:after="0" w:line="240" w:lineRule="auto"/>
          </w:pPr>
        </w:pPrChange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F88F34" w14:textId="77777777" w:rsidR="008F4D11" w:rsidRDefault="008F4D1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5D6F33"/>
    <w:multiLevelType w:val="multilevel"/>
    <w:tmpl w:val="8C342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79938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Nick Bernal">
    <w15:presenceInfo w15:providerId="Windows Live" w15:userId="9a812e40746bcabb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numFmt w:val="decimal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59AD"/>
    <w:rsid w:val="00002911"/>
    <w:rsid w:val="000132DB"/>
    <w:rsid w:val="000159A3"/>
    <w:rsid w:val="000166A5"/>
    <w:rsid w:val="0001771D"/>
    <w:rsid w:val="00023DD7"/>
    <w:rsid w:val="000264C3"/>
    <w:rsid w:val="0004238E"/>
    <w:rsid w:val="0004281C"/>
    <w:rsid w:val="00053039"/>
    <w:rsid w:val="00054996"/>
    <w:rsid w:val="00056E88"/>
    <w:rsid w:val="00061111"/>
    <w:rsid w:val="00070F0D"/>
    <w:rsid w:val="00080EEF"/>
    <w:rsid w:val="00080FEE"/>
    <w:rsid w:val="0009088A"/>
    <w:rsid w:val="0009235F"/>
    <w:rsid w:val="000B58DE"/>
    <w:rsid w:val="000C62FA"/>
    <w:rsid w:val="000C772E"/>
    <w:rsid w:val="000C77FD"/>
    <w:rsid w:val="001100CE"/>
    <w:rsid w:val="001217B5"/>
    <w:rsid w:val="0012311D"/>
    <w:rsid w:val="001245B5"/>
    <w:rsid w:val="0012520D"/>
    <w:rsid w:val="001329F4"/>
    <w:rsid w:val="001416AE"/>
    <w:rsid w:val="00152E7F"/>
    <w:rsid w:val="00154FFA"/>
    <w:rsid w:val="001627F8"/>
    <w:rsid w:val="001713F8"/>
    <w:rsid w:val="00177A69"/>
    <w:rsid w:val="00181890"/>
    <w:rsid w:val="00181D0B"/>
    <w:rsid w:val="001A1D98"/>
    <w:rsid w:val="001B6CC0"/>
    <w:rsid w:val="001C0E1E"/>
    <w:rsid w:val="001C5B40"/>
    <w:rsid w:val="001E6707"/>
    <w:rsid w:val="001F1128"/>
    <w:rsid w:val="002031F9"/>
    <w:rsid w:val="00217D36"/>
    <w:rsid w:val="002233FF"/>
    <w:rsid w:val="002443E0"/>
    <w:rsid w:val="00251BE4"/>
    <w:rsid w:val="002525CF"/>
    <w:rsid w:val="00252C4B"/>
    <w:rsid w:val="00272004"/>
    <w:rsid w:val="002727E6"/>
    <w:rsid w:val="00292731"/>
    <w:rsid w:val="0029735A"/>
    <w:rsid w:val="002B0FAB"/>
    <w:rsid w:val="002B44D3"/>
    <w:rsid w:val="002D0E64"/>
    <w:rsid w:val="002E4FAD"/>
    <w:rsid w:val="00303AE6"/>
    <w:rsid w:val="00310699"/>
    <w:rsid w:val="00315029"/>
    <w:rsid w:val="00317229"/>
    <w:rsid w:val="00322F19"/>
    <w:rsid w:val="00350BD8"/>
    <w:rsid w:val="00352663"/>
    <w:rsid w:val="0036719A"/>
    <w:rsid w:val="003A1CB9"/>
    <w:rsid w:val="003C1571"/>
    <w:rsid w:val="003C5096"/>
    <w:rsid w:val="003E16C0"/>
    <w:rsid w:val="003E26F8"/>
    <w:rsid w:val="003F1F32"/>
    <w:rsid w:val="003F60F6"/>
    <w:rsid w:val="00407DBD"/>
    <w:rsid w:val="004326C4"/>
    <w:rsid w:val="00435442"/>
    <w:rsid w:val="00452071"/>
    <w:rsid w:val="0045405F"/>
    <w:rsid w:val="004813AA"/>
    <w:rsid w:val="004A7943"/>
    <w:rsid w:val="004C114D"/>
    <w:rsid w:val="004D204B"/>
    <w:rsid w:val="004D4E01"/>
    <w:rsid w:val="004F2F7B"/>
    <w:rsid w:val="005012F4"/>
    <w:rsid w:val="005141E6"/>
    <w:rsid w:val="00522712"/>
    <w:rsid w:val="005231C1"/>
    <w:rsid w:val="005233C6"/>
    <w:rsid w:val="0052772F"/>
    <w:rsid w:val="00552D07"/>
    <w:rsid w:val="00554D92"/>
    <w:rsid w:val="00555519"/>
    <w:rsid w:val="00581110"/>
    <w:rsid w:val="00584C39"/>
    <w:rsid w:val="00592B0D"/>
    <w:rsid w:val="005D6894"/>
    <w:rsid w:val="005D7802"/>
    <w:rsid w:val="005E28B1"/>
    <w:rsid w:val="005F4612"/>
    <w:rsid w:val="005F608C"/>
    <w:rsid w:val="005F7D32"/>
    <w:rsid w:val="00612713"/>
    <w:rsid w:val="006263D6"/>
    <w:rsid w:val="006271A4"/>
    <w:rsid w:val="00634D93"/>
    <w:rsid w:val="00640AB9"/>
    <w:rsid w:val="00651141"/>
    <w:rsid w:val="00662745"/>
    <w:rsid w:val="00671BC4"/>
    <w:rsid w:val="00681561"/>
    <w:rsid w:val="0068238A"/>
    <w:rsid w:val="00694276"/>
    <w:rsid w:val="006A5F48"/>
    <w:rsid w:val="006F4F42"/>
    <w:rsid w:val="006F5DE3"/>
    <w:rsid w:val="00703E5A"/>
    <w:rsid w:val="00705A38"/>
    <w:rsid w:val="00711587"/>
    <w:rsid w:val="00721B35"/>
    <w:rsid w:val="007373AB"/>
    <w:rsid w:val="00744453"/>
    <w:rsid w:val="007456F1"/>
    <w:rsid w:val="00761C7C"/>
    <w:rsid w:val="00767E8A"/>
    <w:rsid w:val="00776B6C"/>
    <w:rsid w:val="007823B5"/>
    <w:rsid w:val="00796A21"/>
    <w:rsid w:val="007B1E30"/>
    <w:rsid w:val="007C2166"/>
    <w:rsid w:val="007D086B"/>
    <w:rsid w:val="007D4FBE"/>
    <w:rsid w:val="007D5486"/>
    <w:rsid w:val="007D5E03"/>
    <w:rsid w:val="007D5F48"/>
    <w:rsid w:val="007F28BB"/>
    <w:rsid w:val="007F4887"/>
    <w:rsid w:val="0081091C"/>
    <w:rsid w:val="00816E67"/>
    <w:rsid w:val="00822A1F"/>
    <w:rsid w:val="00825A4B"/>
    <w:rsid w:val="00840166"/>
    <w:rsid w:val="008659AD"/>
    <w:rsid w:val="008770C1"/>
    <w:rsid w:val="00877427"/>
    <w:rsid w:val="00885269"/>
    <w:rsid w:val="00892D47"/>
    <w:rsid w:val="008B2DA3"/>
    <w:rsid w:val="008C784B"/>
    <w:rsid w:val="008E5D49"/>
    <w:rsid w:val="008E6A43"/>
    <w:rsid w:val="008F3E24"/>
    <w:rsid w:val="008F4D11"/>
    <w:rsid w:val="00903B82"/>
    <w:rsid w:val="00916A5A"/>
    <w:rsid w:val="00927849"/>
    <w:rsid w:val="0093269E"/>
    <w:rsid w:val="00945891"/>
    <w:rsid w:val="00952BBA"/>
    <w:rsid w:val="009544E9"/>
    <w:rsid w:val="00954C17"/>
    <w:rsid w:val="00964B42"/>
    <w:rsid w:val="00970201"/>
    <w:rsid w:val="009B5497"/>
    <w:rsid w:val="009B7121"/>
    <w:rsid w:val="009D1506"/>
    <w:rsid w:val="009E0A1F"/>
    <w:rsid w:val="00A01074"/>
    <w:rsid w:val="00A1048F"/>
    <w:rsid w:val="00A10790"/>
    <w:rsid w:val="00A16521"/>
    <w:rsid w:val="00A23362"/>
    <w:rsid w:val="00A37C6A"/>
    <w:rsid w:val="00A47063"/>
    <w:rsid w:val="00A5676F"/>
    <w:rsid w:val="00A57391"/>
    <w:rsid w:val="00A6581B"/>
    <w:rsid w:val="00AB6D45"/>
    <w:rsid w:val="00AC62D3"/>
    <w:rsid w:val="00AE72BF"/>
    <w:rsid w:val="00B12D7E"/>
    <w:rsid w:val="00B13F16"/>
    <w:rsid w:val="00B22F6A"/>
    <w:rsid w:val="00B311FA"/>
    <w:rsid w:val="00B369B5"/>
    <w:rsid w:val="00B42232"/>
    <w:rsid w:val="00B704D1"/>
    <w:rsid w:val="00B74C0E"/>
    <w:rsid w:val="00B93A73"/>
    <w:rsid w:val="00B9702C"/>
    <w:rsid w:val="00BB21D2"/>
    <w:rsid w:val="00BB3436"/>
    <w:rsid w:val="00BB397E"/>
    <w:rsid w:val="00BD114D"/>
    <w:rsid w:val="00BE36D3"/>
    <w:rsid w:val="00C126F3"/>
    <w:rsid w:val="00C2771A"/>
    <w:rsid w:val="00C40F04"/>
    <w:rsid w:val="00C47A69"/>
    <w:rsid w:val="00C5312F"/>
    <w:rsid w:val="00C63B4F"/>
    <w:rsid w:val="00C76031"/>
    <w:rsid w:val="00C8545B"/>
    <w:rsid w:val="00CA6016"/>
    <w:rsid w:val="00CA6DE7"/>
    <w:rsid w:val="00CB4AF2"/>
    <w:rsid w:val="00CB6FC9"/>
    <w:rsid w:val="00CD593B"/>
    <w:rsid w:val="00CE59CF"/>
    <w:rsid w:val="00CF103A"/>
    <w:rsid w:val="00CF3361"/>
    <w:rsid w:val="00D03EAA"/>
    <w:rsid w:val="00D05E14"/>
    <w:rsid w:val="00D105E8"/>
    <w:rsid w:val="00D13096"/>
    <w:rsid w:val="00D14459"/>
    <w:rsid w:val="00D217B9"/>
    <w:rsid w:val="00D328A9"/>
    <w:rsid w:val="00D40D75"/>
    <w:rsid w:val="00D431B0"/>
    <w:rsid w:val="00D5338D"/>
    <w:rsid w:val="00D65720"/>
    <w:rsid w:val="00D6791D"/>
    <w:rsid w:val="00D67AA2"/>
    <w:rsid w:val="00D908DF"/>
    <w:rsid w:val="00D95EAB"/>
    <w:rsid w:val="00DA18BA"/>
    <w:rsid w:val="00DA2792"/>
    <w:rsid w:val="00DA5F15"/>
    <w:rsid w:val="00DC4236"/>
    <w:rsid w:val="00DD679C"/>
    <w:rsid w:val="00DD7ABE"/>
    <w:rsid w:val="00DE0A42"/>
    <w:rsid w:val="00DE5268"/>
    <w:rsid w:val="00DE7A53"/>
    <w:rsid w:val="00DF5AE1"/>
    <w:rsid w:val="00E07FFC"/>
    <w:rsid w:val="00E20231"/>
    <w:rsid w:val="00E21C9D"/>
    <w:rsid w:val="00E34AD1"/>
    <w:rsid w:val="00E35AC2"/>
    <w:rsid w:val="00E47AC6"/>
    <w:rsid w:val="00E517F1"/>
    <w:rsid w:val="00E5267E"/>
    <w:rsid w:val="00E546AB"/>
    <w:rsid w:val="00E63F19"/>
    <w:rsid w:val="00E71E94"/>
    <w:rsid w:val="00E91A5A"/>
    <w:rsid w:val="00E957E4"/>
    <w:rsid w:val="00EB009F"/>
    <w:rsid w:val="00EB6EB6"/>
    <w:rsid w:val="00ED2F4B"/>
    <w:rsid w:val="00ED39C4"/>
    <w:rsid w:val="00ED3CA6"/>
    <w:rsid w:val="00EF637C"/>
    <w:rsid w:val="00F10353"/>
    <w:rsid w:val="00F10E8A"/>
    <w:rsid w:val="00F11061"/>
    <w:rsid w:val="00F23E87"/>
    <w:rsid w:val="00F3194E"/>
    <w:rsid w:val="00F37CA8"/>
    <w:rsid w:val="00F43385"/>
    <w:rsid w:val="00F43F8A"/>
    <w:rsid w:val="00F45E71"/>
    <w:rsid w:val="00F478AB"/>
    <w:rsid w:val="00F631EE"/>
    <w:rsid w:val="00FB4493"/>
    <w:rsid w:val="00FD550C"/>
    <w:rsid w:val="00FD63A4"/>
    <w:rsid w:val="00FE2268"/>
    <w:rsid w:val="00FF65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639C66"/>
  <w15:chartTrackingRefBased/>
  <w15:docId w15:val="{1432E53D-7657-46E5-818B-6D73D930BE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71E94"/>
    <w:pPr>
      <w:widowControl w:val="0"/>
      <w:spacing w:after="0" w:line="240" w:lineRule="auto"/>
      <w:pPrChange w:id="0" w:author="Nick Bernal" w:date="2026-08-04T06:07:00Z">
        <w:pPr>
          <w:spacing w:after="160" w:line="278" w:lineRule="auto"/>
        </w:pPr>
      </w:pPrChange>
    </w:pPr>
    <w:rPr>
      <w:rFonts w:ascii="Times New Roman" w:eastAsia="Times New Roman" w:hAnsi="Times New Roman" w:cs="Times New Roman"/>
      <w:kern w:val="0"/>
      <w:sz w:val="20"/>
      <w:szCs w:val="20"/>
      <w:lang w:eastAsia="ja-JP"/>
      <w14:ligatures w14:val="none"/>
      <w:rPrChange w:id="0" w:author="Nick Bernal" w:date="2026-08-04T06:07:00Z">
        <w:rPr>
          <w:rFonts w:asciiTheme="minorHAnsi" w:eastAsiaTheme="minorHAnsi" w:hAnsiTheme="minorHAnsi" w:cstheme="minorBidi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1">
    <w:name w:val="heading 1"/>
    <w:basedOn w:val="Normal"/>
    <w:next w:val="Normal"/>
    <w:link w:val="Heading1Char"/>
    <w:qFormat/>
    <w:rsid w:val="00E71E94"/>
    <w:pPr>
      <w:keepNext/>
      <w:spacing w:before="240" w:after="60"/>
      <w:outlineLvl w:val="0"/>
      <w:pPrChange w:id="1" w:author="Nick Bernal" w:date="2026-08-04T06:07:00Z">
        <w:pPr>
          <w:keepNext/>
          <w:keepLines/>
          <w:widowControl w:val="0"/>
          <w:spacing w:before="360" w:after="80"/>
          <w:outlineLvl w:val="0"/>
        </w:pPr>
      </w:pPrChange>
    </w:pPr>
    <w:rPr>
      <w:rFonts w:ascii="Arial" w:hAnsi="Arial"/>
      <w:b/>
      <w:kern w:val="28"/>
      <w:sz w:val="28"/>
      <w:rPrChange w:id="1" w:author="Nick Bernal" w:date="2026-08-04T06:07:00Z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US" w:eastAsia="ja-JP" w:bidi="ar-SA"/>
        </w:rPr>
      </w:rPrChange>
    </w:rPr>
  </w:style>
  <w:style w:type="paragraph" w:styleId="Heading2">
    <w:name w:val="heading 2"/>
    <w:basedOn w:val="Normal"/>
    <w:next w:val="Normal"/>
    <w:link w:val="Heading2Char"/>
    <w:qFormat/>
    <w:rsid w:val="00E71E94"/>
    <w:pPr>
      <w:keepNext/>
      <w:numPr>
        <w:ilvl w:val="1"/>
      </w:numPr>
      <w:tabs>
        <w:tab w:val="left" w:pos="270"/>
        <w:tab w:val="num" w:pos="1800"/>
      </w:tabs>
      <w:ind w:firstLine="1440"/>
      <w:jc w:val="center"/>
      <w:outlineLvl w:val="1"/>
      <w:pPrChange w:id="2" w:author="Nick Bernal" w:date="2026-08-04T06:07:00Z">
        <w:pPr>
          <w:keepNext/>
          <w:keepLines/>
          <w:widowControl w:val="0"/>
          <w:spacing w:before="160" w:after="80"/>
          <w:outlineLvl w:val="1"/>
        </w:pPr>
      </w:pPrChange>
    </w:pPr>
    <w:rPr>
      <w:b/>
      <w:sz w:val="24"/>
      <w:rPrChange w:id="2" w:author="Nick Bernal" w:date="2026-08-04T06:07:00Z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  <w:lang w:val="en-US" w:eastAsia="ja-JP" w:bidi="ar-SA"/>
        </w:rPr>
      </w:rPrChange>
    </w:rPr>
  </w:style>
  <w:style w:type="paragraph" w:styleId="Heading3">
    <w:name w:val="heading 3"/>
    <w:basedOn w:val="Normal"/>
    <w:next w:val="Normal"/>
    <w:link w:val="Heading3Char"/>
    <w:qFormat/>
    <w:rsid w:val="00E71E94"/>
    <w:pPr>
      <w:widowControl/>
      <w:numPr>
        <w:ilvl w:val="2"/>
      </w:numPr>
      <w:suppressAutoHyphens/>
      <w:spacing w:after="120"/>
      <w:outlineLvl w:val="2"/>
      <w:pPrChange w:id="3" w:author="Nick Bernal" w:date="2026-08-04T06:07:00Z">
        <w:pPr>
          <w:keepNext/>
          <w:keepLines/>
          <w:widowControl w:val="0"/>
          <w:spacing w:before="160" w:after="80"/>
          <w:outlineLvl w:val="2"/>
        </w:pPr>
      </w:pPrChange>
    </w:pPr>
    <w:rPr>
      <w:b/>
      <w:sz w:val="16"/>
      <w:rPrChange w:id="3" w:author="Nick Bernal" w:date="2026-08-04T06:07:00Z">
        <w:rPr>
          <w:rFonts w:eastAsiaTheme="majorEastAsia" w:cstheme="majorBidi"/>
          <w:color w:val="0F4761" w:themeColor="accent1" w:themeShade="BF"/>
          <w:sz w:val="28"/>
          <w:szCs w:val="28"/>
          <w:lang w:val="en-US" w:eastAsia="ja-JP" w:bidi="ar-SA"/>
        </w:rPr>
      </w:rPrChange>
    </w:rPr>
  </w:style>
  <w:style w:type="paragraph" w:styleId="Heading4">
    <w:name w:val="heading 4"/>
    <w:basedOn w:val="Normal"/>
    <w:next w:val="Normal"/>
    <w:link w:val="Heading4Char"/>
    <w:qFormat/>
    <w:rsid w:val="00E71E94"/>
    <w:pPr>
      <w:widowControl/>
      <w:numPr>
        <w:ilvl w:val="3"/>
      </w:numPr>
      <w:suppressAutoHyphens/>
      <w:spacing w:after="120"/>
      <w:jc w:val="both"/>
      <w:outlineLvl w:val="3"/>
      <w:pPrChange w:id="4" w:author="Nick Bernal" w:date="2026-08-04T06:07:00Z">
        <w:pPr>
          <w:keepNext/>
          <w:keepLines/>
          <w:widowControl w:val="0"/>
          <w:spacing w:before="80" w:after="40"/>
          <w:outlineLvl w:val="3"/>
        </w:pPr>
      </w:pPrChange>
    </w:pPr>
    <w:rPr>
      <w:sz w:val="16"/>
      <w:rPrChange w:id="4" w:author="Nick Bernal" w:date="2026-08-04T06:07:00Z">
        <w:rPr>
          <w:rFonts w:eastAsiaTheme="majorEastAsia" w:cstheme="majorBidi"/>
          <w:i/>
          <w:iCs/>
          <w:color w:val="0F4761" w:themeColor="accent1" w:themeShade="BF"/>
          <w:lang w:val="en-US" w:eastAsia="ja-JP" w:bidi="ar-SA"/>
        </w:rPr>
      </w:rPrChange>
    </w:rPr>
  </w:style>
  <w:style w:type="paragraph" w:styleId="Heading5">
    <w:name w:val="heading 5"/>
    <w:basedOn w:val="Normal"/>
    <w:next w:val="Normal"/>
    <w:link w:val="Heading5Char"/>
    <w:qFormat/>
    <w:rsid w:val="00E71E94"/>
    <w:pPr>
      <w:numPr>
        <w:ilvl w:val="4"/>
      </w:numPr>
      <w:tabs>
        <w:tab w:val="num" w:pos="4320"/>
      </w:tabs>
      <w:spacing w:before="240" w:after="60"/>
      <w:ind w:firstLine="3600"/>
      <w:outlineLvl w:val="4"/>
      <w:pPrChange w:id="5" w:author="Nick Bernal" w:date="2026-08-04T06:07:00Z">
        <w:pPr>
          <w:keepNext/>
          <w:keepLines/>
          <w:widowControl w:val="0"/>
          <w:spacing w:before="80" w:after="40"/>
          <w:outlineLvl w:val="4"/>
        </w:pPr>
      </w:pPrChange>
    </w:pPr>
    <w:rPr>
      <w:sz w:val="22"/>
      <w:rPrChange w:id="5" w:author="Nick Bernal" w:date="2026-08-04T06:07:00Z">
        <w:rPr>
          <w:rFonts w:eastAsiaTheme="majorEastAsia" w:cstheme="majorBidi"/>
          <w:color w:val="0F4761" w:themeColor="accent1" w:themeShade="BF"/>
          <w:lang w:val="en-US" w:eastAsia="ja-JP" w:bidi="ar-SA"/>
        </w:rPr>
      </w:rPrChange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59A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59A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59A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59A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8659AD"/>
    <w:rPr>
      <w:rFonts w:ascii="Arial" w:eastAsia="Times New Roman" w:hAnsi="Arial" w:cs="Times New Roman"/>
      <w:b/>
      <w:kern w:val="28"/>
      <w:sz w:val="28"/>
      <w:szCs w:val="20"/>
      <w:lang w:eastAsia="ja-JP"/>
      <w14:ligatures w14:val="none"/>
    </w:rPr>
  </w:style>
  <w:style w:type="character" w:customStyle="1" w:styleId="Heading2Char">
    <w:name w:val="Heading 2 Char"/>
    <w:basedOn w:val="DefaultParagraphFont"/>
    <w:link w:val="Heading2"/>
    <w:rsid w:val="008659AD"/>
    <w:rPr>
      <w:rFonts w:ascii="Times New Roman" w:eastAsia="Times New Roman" w:hAnsi="Times New Roman" w:cs="Times New Roman"/>
      <w:b/>
      <w:kern w:val="0"/>
      <w:szCs w:val="20"/>
      <w:lang w:eastAsia="ja-JP"/>
      <w14:ligatures w14:val="none"/>
    </w:rPr>
  </w:style>
  <w:style w:type="character" w:customStyle="1" w:styleId="Heading3Char">
    <w:name w:val="Heading 3 Char"/>
    <w:basedOn w:val="DefaultParagraphFont"/>
    <w:link w:val="Heading3"/>
    <w:rsid w:val="008659AD"/>
    <w:rPr>
      <w:rFonts w:ascii="Times New Roman" w:eastAsia="Times New Roman" w:hAnsi="Times New Roman" w:cs="Times New Roman"/>
      <w:b/>
      <w:kern w:val="0"/>
      <w:sz w:val="16"/>
      <w:szCs w:val="20"/>
      <w:lang w:eastAsia="ja-JP"/>
      <w14:ligatures w14:val="none"/>
    </w:rPr>
  </w:style>
  <w:style w:type="character" w:customStyle="1" w:styleId="Heading4Char">
    <w:name w:val="Heading 4 Char"/>
    <w:basedOn w:val="DefaultParagraphFont"/>
    <w:link w:val="Heading4"/>
    <w:rsid w:val="008659AD"/>
    <w:rPr>
      <w:rFonts w:ascii="Times New Roman" w:eastAsia="Times New Roman" w:hAnsi="Times New Roman" w:cs="Times New Roman"/>
      <w:kern w:val="0"/>
      <w:sz w:val="16"/>
      <w:szCs w:val="20"/>
      <w:lang w:eastAsia="ja-JP"/>
      <w14:ligatures w14:val="none"/>
    </w:rPr>
  </w:style>
  <w:style w:type="character" w:customStyle="1" w:styleId="Heading5Char">
    <w:name w:val="Heading 5 Char"/>
    <w:basedOn w:val="DefaultParagraphFont"/>
    <w:link w:val="Heading5"/>
    <w:rsid w:val="008659AD"/>
    <w:rPr>
      <w:rFonts w:ascii="Times New Roman" w:eastAsia="Times New Roman" w:hAnsi="Times New Roman" w:cs="Times New Roman"/>
      <w:kern w:val="0"/>
      <w:sz w:val="22"/>
      <w:szCs w:val="20"/>
      <w:lang w:eastAsia="ja-JP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59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59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59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59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link w:val="TitleChar"/>
    <w:qFormat/>
    <w:rsid w:val="00E71E94"/>
    <w:pPr>
      <w:spacing w:after="240"/>
      <w:jc w:val="center"/>
      <w:pPrChange w:id="6" w:author="Nick Bernal" w:date="2026-08-04T06:07:00Z">
        <w:pPr>
          <w:widowControl w:val="0"/>
          <w:spacing w:after="80"/>
          <w:contextualSpacing/>
        </w:pPr>
      </w:pPrChange>
    </w:pPr>
    <w:rPr>
      <w:b/>
      <w:kern w:val="28"/>
      <w:u w:val="single"/>
      <w:rPrChange w:id="6" w:author="Nick Bernal" w:date="2026-08-04T06:07:00Z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  <w:lang w:val="en-US" w:eastAsia="ja-JP" w:bidi="ar-SA"/>
        </w:rPr>
      </w:rPrChange>
    </w:rPr>
  </w:style>
  <w:style w:type="character" w:customStyle="1" w:styleId="TitleChar">
    <w:name w:val="Title Char"/>
    <w:basedOn w:val="DefaultParagraphFont"/>
    <w:link w:val="Title"/>
    <w:rsid w:val="008659AD"/>
    <w:rPr>
      <w:rFonts w:ascii="Times New Roman" w:eastAsia="Times New Roman" w:hAnsi="Times New Roman" w:cs="Times New Roman"/>
      <w:b/>
      <w:kern w:val="28"/>
      <w:sz w:val="20"/>
      <w:szCs w:val="20"/>
      <w:u w:val="single"/>
      <w:lang w:eastAsia="ja-JP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59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59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59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59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59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59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59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59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59A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rsid w:val="00E71E94"/>
    <w:pPr>
      <w:tabs>
        <w:tab w:val="center" w:pos="4320"/>
        <w:tab w:val="right" w:pos="8640"/>
      </w:tabs>
      <w:pPrChange w:id="7" w:author="Nick Bernal" w:date="2026-08-04T06:07:00Z">
        <w:pPr>
          <w:widowControl w:val="0"/>
          <w:tabs>
            <w:tab w:val="center" w:pos="4320"/>
            <w:tab w:val="right" w:pos="8640"/>
          </w:tabs>
        </w:pPr>
      </w:pPrChange>
    </w:pPr>
    <w:rPr>
      <w:rPrChange w:id="7" w:author="Nick Bernal" w:date="2026-08-04T06:07:00Z">
        <w:rPr>
          <w:lang w:val="en-US" w:eastAsia="ja-JP" w:bidi="ar-SA"/>
        </w:rPr>
      </w:rPrChange>
    </w:rPr>
  </w:style>
  <w:style w:type="character" w:customStyle="1" w:styleId="HeaderChar">
    <w:name w:val="Header Char"/>
    <w:basedOn w:val="DefaultParagraphFont"/>
    <w:link w:val="Header"/>
    <w:rsid w:val="008F4D11"/>
    <w:rPr>
      <w:rFonts w:ascii="Times New Roman" w:eastAsia="Times New Roman" w:hAnsi="Times New Roman" w:cs="Times New Roman"/>
      <w:kern w:val="0"/>
      <w:sz w:val="20"/>
      <w:szCs w:val="20"/>
      <w:lang w:eastAsia="ja-JP"/>
      <w14:ligatures w14:val="none"/>
    </w:rPr>
  </w:style>
  <w:style w:type="paragraph" w:styleId="Footer">
    <w:name w:val="footer"/>
    <w:basedOn w:val="Normal"/>
    <w:link w:val="FooterChar"/>
    <w:rsid w:val="00E71E94"/>
    <w:pPr>
      <w:tabs>
        <w:tab w:val="center" w:pos="4320"/>
        <w:tab w:val="right" w:pos="8640"/>
      </w:tabs>
      <w:pPrChange w:id="8" w:author="Nick Bernal" w:date="2026-08-04T06:07:00Z">
        <w:pPr>
          <w:widowControl w:val="0"/>
          <w:tabs>
            <w:tab w:val="center" w:pos="4320"/>
            <w:tab w:val="right" w:pos="8640"/>
          </w:tabs>
        </w:pPr>
      </w:pPrChange>
    </w:pPr>
    <w:rPr>
      <w:rPrChange w:id="8" w:author="Nick Bernal" w:date="2026-08-04T06:07:00Z">
        <w:rPr>
          <w:lang w:val="en-US" w:eastAsia="ja-JP" w:bidi="ar-SA"/>
        </w:rPr>
      </w:rPrChange>
    </w:rPr>
  </w:style>
  <w:style w:type="character" w:customStyle="1" w:styleId="FooterChar">
    <w:name w:val="Footer Char"/>
    <w:basedOn w:val="DefaultParagraphFont"/>
    <w:link w:val="Footer"/>
    <w:rsid w:val="008F4D11"/>
    <w:rPr>
      <w:rFonts w:ascii="Times New Roman" w:eastAsia="Times New Roman" w:hAnsi="Times New Roman" w:cs="Times New Roman"/>
      <w:kern w:val="0"/>
      <w:sz w:val="20"/>
      <w:szCs w:val="20"/>
      <w:lang w:eastAsia="ja-JP"/>
      <w14:ligatures w14:val="none"/>
    </w:rPr>
  </w:style>
  <w:style w:type="paragraph" w:customStyle="1" w:styleId="Bod">
    <w:name w:val="Bod"/>
    <w:basedOn w:val="Normal"/>
    <w:rsid w:val="00E71E94"/>
    <w:pPr>
      <w:widowControl/>
      <w:suppressAutoHyphens/>
      <w:spacing w:after="240"/>
      <w:ind w:firstLine="720"/>
      <w:jc w:val="both"/>
      <w:pPrChange w:id="9" w:author="Nick Bernal" w:date="2026-08-04T06:07:00Z">
        <w:pPr>
          <w:widowControl w:val="0"/>
          <w:suppressAutoHyphens/>
          <w:spacing w:after="240"/>
          <w:ind w:firstLine="720"/>
          <w:jc w:val="both"/>
        </w:pPr>
      </w:pPrChange>
    </w:pPr>
    <w:rPr>
      <w:sz w:val="24"/>
      <w:rPrChange w:id="9" w:author="Nick Bernal" w:date="2026-08-04T06:07:00Z">
        <w:rPr>
          <w:lang w:val="en-US" w:eastAsia="ja-JP" w:bidi="ar-SA"/>
        </w:rPr>
      </w:rPrChange>
    </w:rPr>
  </w:style>
  <w:style w:type="character" w:styleId="PageNumber">
    <w:name w:val="page number"/>
    <w:rsid w:val="008F4D11"/>
    <w:rPr>
      <w:rFonts w:ascii="Times New Roman" w:hAnsi="Times New Roman"/>
      <w:sz w:val="24"/>
    </w:rPr>
  </w:style>
  <w:style w:type="paragraph" w:styleId="Caption">
    <w:name w:val="caption"/>
    <w:basedOn w:val="Normal"/>
    <w:next w:val="Normal"/>
    <w:qFormat/>
    <w:rsid w:val="00E71E94"/>
    <w:pPr>
      <w:spacing w:before="120"/>
      <w:jc w:val="center"/>
      <w:pPrChange w:id="10" w:author="Nick Bernal" w:date="2026-08-04T06:07:00Z">
        <w:pPr>
          <w:widowControl w:val="0"/>
          <w:spacing w:before="120"/>
          <w:jc w:val="center"/>
        </w:pPr>
      </w:pPrChange>
    </w:pPr>
    <w:rPr>
      <w:b/>
      <w:rPrChange w:id="10" w:author="Nick Bernal" w:date="2026-08-04T06:07:00Z">
        <w:rPr>
          <w:b/>
          <w:lang w:val="en-US" w:eastAsia="ja-JP" w:bidi="ar-SA"/>
        </w:rPr>
      </w:rPrChange>
    </w:rPr>
  </w:style>
  <w:style w:type="paragraph" w:styleId="BodyTextIndent3">
    <w:name w:val="Body Text Indent 3"/>
    <w:basedOn w:val="Normal"/>
    <w:link w:val="BodyTextIndent3Char"/>
    <w:rsid w:val="00E71E94"/>
    <w:pPr>
      <w:widowControl/>
      <w:suppressAutoHyphens/>
      <w:spacing w:after="240"/>
      <w:ind w:firstLine="720"/>
      <w:jc w:val="both"/>
      <w:pPrChange w:id="11" w:author="Nick Bernal" w:date="2026-08-04T06:07:00Z">
        <w:pPr>
          <w:widowControl w:val="0"/>
          <w:suppressAutoHyphens/>
          <w:spacing w:after="240"/>
          <w:ind w:firstLine="720"/>
          <w:jc w:val="both"/>
        </w:pPr>
      </w:pPrChange>
    </w:pPr>
    <w:rPr>
      <w:sz w:val="16"/>
      <w:rPrChange w:id="11" w:author="Nick Bernal" w:date="2026-08-04T06:07:00Z">
        <w:rPr>
          <w:sz w:val="16"/>
          <w:lang w:val="en-US" w:eastAsia="ja-JP" w:bidi="ar-SA"/>
        </w:rPr>
      </w:rPrChange>
    </w:rPr>
  </w:style>
  <w:style w:type="character" w:customStyle="1" w:styleId="BodyTextIndent3Char">
    <w:name w:val="Body Text Indent 3 Char"/>
    <w:basedOn w:val="DefaultParagraphFont"/>
    <w:link w:val="BodyTextIndent3"/>
    <w:rsid w:val="008F4D11"/>
    <w:rPr>
      <w:rFonts w:ascii="Times New Roman" w:eastAsia="Times New Roman" w:hAnsi="Times New Roman" w:cs="Times New Roman"/>
      <w:kern w:val="0"/>
      <w:sz w:val="16"/>
      <w:szCs w:val="20"/>
      <w:lang w:eastAsia="ja-JP"/>
      <w14:ligatures w14:val="none"/>
    </w:rPr>
  </w:style>
  <w:style w:type="paragraph" w:customStyle="1" w:styleId="zDocID">
    <w:name w:val="zDocID"/>
    <w:rsid w:val="00E71E94"/>
    <w:pPr>
      <w:framePr w:w="10800" w:hSpace="180" w:vSpace="180" w:wrap="around" w:vAnchor="page" w:hAnchor="page" w:x="721" w:y="14833" w:anchorLock="1"/>
      <w:tabs>
        <w:tab w:val="right" w:pos="10800"/>
      </w:tabs>
      <w:spacing w:after="0" w:line="240" w:lineRule="auto"/>
      <w:pPrChange w:id="12" w:author="Nick Bernal" w:date="2026-08-04T06:07:00Z">
        <w:pPr>
          <w:framePr w:w="10800" w:hSpace="180" w:vSpace="180" w:wrap="around" w:vAnchor="page" w:hAnchor="page" w:x="721" w:y="14833" w:anchorLock="1"/>
          <w:tabs>
            <w:tab w:val="right" w:pos="10800"/>
          </w:tabs>
        </w:pPr>
      </w:pPrChange>
    </w:pPr>
    <w:rPr>
      <w:rFonts w:ascii="Times New Roman" w:eastAsia="Times New Roman" w:hAnsi="Times New Roman" w:cs="Times New Roman"/>
      <w:noProof/>
      <w:kern w:val="0"/>
      <w:sz w:val="16"/>
      <w:szCs w:val="20"/>
      <w:lang w:eastAsia="ja-JP"/>
      <w14:ligatures w14:val="none"/>
      <w:rPrChange w:id="12" w:author="Nick Bernal" w:date="2026-08-04T06:07:00Z">
        <w:rPr>
          <w:noProof/>
          <w:sz w:val="16"/>
          <w:lang w:val="en-US" w:eastAsia="ja-JP" w:bidi="ar-SA"/>
        </w:rPr>
      </w:rPrChange>
    </w:rPr>
  </w:style>
  <w:style w:type="character" w:customStyle="1" w:styleId="DocID">
    <w:name w:val="DocID"/>
    <w:rsid w:val="008F4D11"/>
    <w:rPr>
      <w:rFonts w:ascii="Times New Roman" w:hAnsi="Times New Roman" w:cs="Times New Roman"/>
      <w:b w:val="0"/>
      <w:i w:val="0"/>
      <w:caps w:val="0"/>
      <w:color w:val="auto"/>
      <w:spacing w:val="0"/>
      <w:sz w:val="16"/>
      <w:u w:val="none"/>
    </w:rPr>
  </w:style>
  <w:style w:type="character" w:styleId="CommentReference">
    <w:name w:val="annotation reference"/>
    <w:rsid w:val="008F4D11"/>
    <w:rPr>
      <w:sz w:val="18"/>
      <w:szCs w:val="18"/>
    </w:rPr>
  </w:style>
  <w:style w:type="paragraph" w:styleId="CommentText">
    <w:name w:val="annotation text"/>
    <w:basedOn w:val="Normal"/>
    <w:link w:val="CommentTextChar"/>
    <w:rsid w:val="00E71E94"/>
    <w:pPr>
      <w:pPrChange w:id="13" w:author="Nick Bernal" w:date="2026-08-04T06:07:00Z">
        <w:pPr>
          <w:widowControl w:val="0"/>
        </w:pPr>
      </w:pPrChange>
    </w:pPr>
    <w:rPr>
      <w:sz w:val="24"/>
      <w:szCs w:val="24"/>
      <w:rPrChange w:id="13" w:author="Nick Bernal" w:date="2026-08-04T06:07:00Z">
        <w:rPr>
          <w:lang w:val="en-US" w:eastAsia="ja-JP" w:bidi="ar-SA"/>
        </w:rPr>
      </w:rPrChange>
    </w:rPr>
  </w:style>
  <w:style w:type="character" w:customStyle="1" w:styleId="CommentTextChar">
    <w:name w:val="Comment Text Char"/>
    <w:basedOn w:val="DefaultParagraphFont"/>
    <w:link w:val="CommentText"/>
    <w:rsid w:val="008F4D11"/>
    <w:rPr>
      <w:rFonts w:ascii="Times New Roman" w:eastAsia="Times New Roman" w:hAnsi="Times New Roman" w:cs="Times New Roman"/>
      <w:kern w:val="0"/>
      <w:lang w:eastAsia="ja-JP"/>
      <w14:ligatures w14:val="none"/>
    </w:rPr>
  </w:style>
  <w:style w:type="table" w:styleId="TableGrid">
    <w:name w:val="Table Grid"/>
    <w:basedOn w:val="TableNormal"/>
    <w:rsid w:val="008F4D11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en-NZ" w:eastAsia="en-GB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C40F04"/>
    <w:pPr>
      <w:spacing w:after="0" w:line="240" w:lineRule="auto"/>
      <w:pPrChange w:id="14" w:author="Nick Bernal" w:date="2026-08-04T06:07:00Z">
        <w:pPr/>
      </w:pPrChange>
    </w:pPr>
    <w:rPr>
      <w:rFonts w:ascii="Times New Roman" w:eastAsia="Times New Roman" w:hAnsi="Times New Roman" w:cs="Times New Roman"/>
      <w:kern w:val="0"/>
      <w:sz w:val="20"/>
      <w:szCs w:val="20"/>
      <w:lang w:eastAsia="ja-JP"/>
      <w14:ligatures w14:val="none"/>
      <w:rPrChange w:id="14" w:author="Nick Bernal" w:date="2026-08-04T06:07:00Z">
        <w:rPr>
          <w:lang w:val="en-US" w:eastAsia="ja-JP" w:bidi="ar-SA"/>
        </w:rPr>
      </w:rPrChange>
    </w:rPr>
  </w:style>
  <w:style w:type="character" w:styleId="PlaceholderText">
    <w:name w:val="Placeholder Text"/>
    <w:basedOn w:val="DefaultParagraphFont"/>
    <w:uiPriority w:val="99"/>
    <w:semiHidden/>
    <w:rsid w:val="008F4D1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1/relationships/people" Target="people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EB53A112-FE76-6F45-B8AA-3D7341B820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</Words>
  <Characters>96</Characters>
  <Application>Microsoft Office Word</Application>
  <DocSecurity>0</DocSecurity>
  <Lines>1</Lines>
  <Paragraphs>1</Paragraphs>
  <ScaleCrop>false</ScaleCrop>
  <Company/>
  <LinksUpToDate>false</LinksUpToDate>
  <CharactersWithSpaces>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Caio Pizzol</dc:creator>
  <cp:keywords/>
  <dc:description/>
  <cp:lastModifiedBy>Arthur Souza Rodrigues</cp:lastModifiedBy>
  <cp:revision>1</cp:revision>
  <dcterms:created xsi:type="dcterms:W3CDTF">2026-04-23T16:58:00Z</dcterms:created>
  <dcterms:modified xsi:type="dcterms:W3CDTF">2026-08-04T10:07:00Z</dcterms:modified>
</cp:coreProperties>
</file>