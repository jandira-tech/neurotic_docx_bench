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97EA75" w14:textId="77777777" w:rsidR="00A04184" w:rsidRDefault="00A04184" w:rsidP="00A04184">
      <w:pPr>
        <w:rPr>
          <w:ins w:id="2" w:author="Albrecht, Lisa R CIV USARMY USAG (USA)" w:date="2026-09-25T20:03:00Z" w16du:dateUtc="2026-09-26T00:03:00Z"/>
          <w14:ligatures w14:val="none"/>
        </w:rPr>
      </w:pPr>
      <w:ins w:id="3" w:author="Albrecht, Lisa R CIV USARMY USAG (USA)" w:date="2026-09-25T20:03:00Z" w16du:dateUtc="2026-09-26T00:03:00Z">
        <w:r>
          <w:t>Press Release</w:t>
        </w:r>
      </w:ins>
    </w:p>
    <w:p w14:paraId="190A3CDC" w14:textId="77777777" w:rsidR="00A04184" w:rsidRDefault="00A04184" w:rsidP="00A04184">
      <w:pPr>
        <w:rPr>
          <w:ins w:id="4" w:author="Albrecht, Lisa R CIV USARMY USAG (USA)" w:date="2026-09-25T20:03:00Z" w16du:dateUtc="2026-09-26T00:03:00Z"/>
        </w:rPr>
      </w:pPr>
      <w:ins w:id="5" w:author="Albrecht, Lisa R CIV USARMY USAG (USA)" w:date="2026-09-25T20:03:00Z" w16du:dateUtc="2026-09-26T00:03:00Z">
        <w:r>
          <w:t>Release Nr:  2401-04</w:t>
        </w:r>
      </w:ins>
    </w:p>
    <w:p w14:paraId="38CD79CC" w14:textId="77777777" w:rsidR="00A04184" w:rsidRDefault="00A04184" w:rsidP="00A04184">
      <w:pPr>
        <w:rPr>
          <w:ins w:id="6" w:author="Albrecht, Lisa R CIV USARMY USAG (USA)" w:date="2026-09-25T20:03:00Z" w16du:dateUtc="2026-09-26T00:03:00Z"/>
        </w:rPr>
      </w:pPr>
      <w:ins w:id="7" w:author="Albrecht, Lisa R CIV USARMY USAG (USA)" w:date="2026-09-25T20:03:00Z" w16du:dateUtc="2026-09-26T00:03:00Z">
        <w:r>
          <w:t>January 29, 2024</w:t>
        </w:r>
      </w:ins>
    </w:p>
    <w:p w14:paraId="3DC66897" w14:textId="77777777" w:rsidR="00A04184" w:rsidRDefault="00A04184" w:rsidP="00A04184">
      <w:pPr>
        <w:rPr>
          <w:ins w:id="8" w:author="Albrecht, Lisa R CIV USARMY USAG (USA)" w:date="2026-09-25T20:03:00Z" w16du:dateUtc="2026-09-26T00:03:00Z"/>
        </w:rPr>
      </w:pPr>
      <w:ins w:id="9" w:author="Albrecht, Lisa R CIV USARMY USAG (USA)" w:date="2026-09-25T20:03:00Z" w16du:dateUtc="2026-09-26T00:03:00Z">
        <w:r>
          <w:t>Fort Drum Public Affairs</w:t>
        </w:r>
      </w:ins>
    </w:p>
    <w:p w14:paraId="7FA74EC1" w14:textId="77777777" w:rsidR="00A04184" w:rsidRDefault="00A04184" w:rsidP="00A04184">
      <w:pPr>
        <w:rPr>
          <w:ins w:id="10" w:author="Albrecht, Lisa R CIV USARMY USAG (USA)" w:date="2026-09-25T20:03:00Z" w16du:dateUtc="2026-09-26T00:03:00Z"/>
        </w:rPr>
      </w:pPr>
    </w:p>
    <w:p w14:paraId="638F4FAC" w14:textId="4631DF14" w:rsidR="00CD6AD4" w:rsidRPr="004D03C6" w:rsidRDefault="00A04184">
      <w:pPr>
        <w:rPr>
          <w:del w:id="11" w:author="Albrecht, Lisa R CIV USARMY USAG (USA)" w:date="2026-09-25T20:03:00Z" w16du:dateUtc="2026-09-26T00:03:00Z"/>
          <w:rFonts w:ascii="Times New Roman" w:hAnsi="Times New Roman" w:cs="Times New Roman"/>
          <w:b/>
        </w:rPr>
      </w:pPr>
      <w:ins w:id="12" w:author="Albrecht, Lisa R CIV USARMY USAG (USA)" w:date="2026-09-25T20:03:00Z" w16du:dateUtc="2026-09-26T00:03:00Z">
        <w:r>
          <w:t>10th MDSB Best Sustainer</w:t>
        </w:r>
      </w:ins>
      <w:del w:id="13" w:author="Albrecht, Lisa R CIV USARMY USAG (USA)" w:date="2026-09-25T20:03:00Z" w16du:dateUtc="2026-09-26T00:03:00Z">
        <w:r w:rsidR="00F415A9" w:rsidRPr="004D03C6">
          <w:rPr>
            <w:rFonts w:ascii="Times New Roman" w:hAnsi="Times New Roman" w:cs="Times New Roman"/>
            <w:b/>
          </w:rPr>
          <w:delText xml:space="preserve">Call for papers:  </w:delText>
        </w:r>
        <w:r w:rsidR="00A73D83">
          <w:rPr>
            <w:rFonts w:ascii="Times New Roman" w:hAnsi="Times New Roman" w:cs="Times New Roman"/>
            <w:b/>
          </w:rPr>
          <w:delText xml:space="preserve">Communicating </w:delText>
        </w:r>
        <w:r w:rsidR="00D75624" w:rsidRPr="00D75624">
          <w:rPr>
            <w:rFonts w:ascii="Times New Roman" w:hAnsi="Times New Roman" w:cs="Times New Roman"/>
            <w:b/>
          </w:rPr>
          <w:delText>Corporate Social Responsibility</w:delText>
        </w:r>
        <w:r w:rsidR="005B78EC">
          <w:rPr>
            <w:rFonts w:ascii="Times New Roman" w:hAnsi="Times New Roman" w:cs="Times New Roman"/>
            <w:b/>
          </w:rPr>
          <w:delText xml:space="preserve"> (CSR) and Sustainability</w:delText>
        </w:r>
        <w:r w:rsidR="00D75624">
          <w:rPr>
            <w:rFonts w:ascii="Times New Roman" w:hAnsi="Times New Roman" w:cs="Times New Roman"/>
          </w:rPr>
          <w:delText xml:space="preserve"> </w:delText>
        </w:r>
        <w:r w:rsidR="00A73D83">
          <w:rPr>
            <w:rFonts w:ascii="Times New Roman" w:hAnsi="Times New Roman" w:cs="Times New Roman"/>
            <w:b/>
          </w:rPr>
          <w:delText>activities</w:delText>
        </w:r>
      </w:del>
    </w:p>
    <w:p w14:paraId="0BF06CF4" w14:textId="77777777" w:rsidR="00633005" w:rsidRDefault="00633005">
      <w:pPr>
        <w:rPr>
          <w:del w:id="14" w:author="Albrecht, Lisa R CIV USARMY USAG (USA)" w:date="2026-09-25T20:03:00Z" w16du:dateUtc="2026-09-26T00:03:00Z"/>
          <w:rFonts w:ascii="Times New Roman" w:hAnsi="Times New Roman" w:cs="Times New Roman"/>
        </w:rPr>
      </w:pPr>
    </w:p>
    <w:p w14:paraId="6A83EFC3" w14:textId="6291F76F" w:rsidR="00E3645A" w:rsidRPr="00E3645A" w:rsidRDefault="00E3645A">
      <w:pPr>
        <w:rPr>
          <w:del w:id="15" w:author="Albrecht, Lisa R CIV USARMY USAG (USA)" w:date="2026-09-25T20:03:00Z" w16du:dateUtc="2026-09-26T00:03:00Z"/>
          <w:rFonts w:ascii="Times New Roman" w:hAnsi="Times New Roman" w:cs="Times New Roman"/>
          <w:b/>
        </w:rPr>
      </w:pPr>
      <w:del w:id="16" w:author="Albrecht, Lisa R CIV USARMY USAG (USA)" w:date="2026-09-25T20:03:00Z" w16du:dateUtc="2026-09-26T00:03:00Z">
        <w:r w:rsidRPr="00E3645A">
          <w:rPr>
            <w:rFonts w:ascii="Times New Roman" w:hAnsi="Times New Roman" w:cs="Times New Roman"/>
            <w:b/>
          </w:rPr>
          <w:delText>Journal</w:delText>
        </w:r>
      </w:del>
      <w:r>
        <w:rPr>
          <w:rPrChange w:id="17" w:author="Albrecht, Lisa R CIV USARMY USAG (USA)" w:date="2026-09-25T20:03:00Z" w16du:dateUtc="2026-09-26T00:03:00Z">
            <w:rPr>
              <w:rFonts w:ascii="Times New Roman" w:hAnsi="Times New Roman" w:cs="Times New Roman"/>
              <w:b/>
            </w:rPr>
          </w:rPrChange>
        </w:rPr>
        <w:t xml:space="preserve"> of </w:t>
      </w:r>
      <w:del w:id="18" w:author="Albrecht, Lisa R CIV USARMY USAG (USA)" w:date="2026-09-25T20:03:00Z" w16du:dateUtc="2026-09-26T00:03:00Z">
        <w:r w:rsidRPr="00E3645A">
          <w:rPr>
            <w:rFonts w:ascii="Times New Roman" w:hAnsi="Times New Roman" w:cs="Times New Roman"/>
            <w:b/>
          </w:rPr>
          <w:delText>Advertising Research</w:delText>
        </w:r>
      </w:del>
    </w:p>
    <w:p w14:paraId="2A0059DB" w14:textId="77777777" w:rsidR="00E3645A" w:rsidRDefault="00E3645A">
      <w:pPr>
        <w:rPr>
          <w:moveFrom w:id="19" w:author="Albrecht, Lisa R CIV USARMY USAG (USA)" w:date="2026-09-25T20:03:00Z" w16du:dateUtc="2026-09-26T00:03:00Z"/>
          <w:rPrChange w:id="20" w:author="Albrecht, Lisa R CIV USARMY USAG (USA)" w:date="2026-09-25T20:03:00Z" w16du:dateUtc="2026-09-26T00:03:00Z">
            <w:rPr>
              <w:moveFrom w:id="21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moveFromRangeStart w:id="22" w:author="Albrecht, Lisa R CIV USARMY USAG (USA)" w:date="2026-09-25T20:03:00Z" w:name="move241259021"/>
    </w:p>
    <w:p w14:paraId="21907C99" w14:textId="00EB08D7" w:rsidR="00633005" w:rsidRDefault="004D03C6">
      <w:pPr>
        <w:rPr>
          <w:rPrChange w:id="23" w:author="Albrecht, Lisa R CIV USARMY USAG (USA)" w:date="2026-09-25T20:03:00Z" w16du:dateUtc="2026-09-26T00:03:00Z">
            <w:rPr>
              <w:rFonts w:ascii="Times New Roman" w:hAnsi="Times New Roman" w:cs="Times New Roman"/>
            </w:rPr>
          </w:rPrChange>
        </w:rPr>
      </w:pPr>
      <w:moveFrom w:id="24" w:author="Albrecht, Lisa R CIV USARMY USAG (USA)" w:date="2026-09-25T20:03:00Z" w16du:dateUtc="2026-09-26T00:03:00Z">
        <w:r>
          <w:rPr>
            <w:rPrChange w:id="25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The </w:t>
        </w:r>
      </w:moveFrom>
      <w:moveFromRangeEnd w:id="22"/>
      <w:del w:id="26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new editorial team, in conjunction with </w:delText>
        </w:r>
      </w:del>
      <w:r>
        <w:rPr>
          <w:rPrChange w:id="27" w:author="Albrecht, Lisa R CIV USARMY USAG (USA)" w:date="2026-09-25T20:03:00Z" w16du:dateUtc="2026-09-26T00:03:00Z">
            <w:rPr>
              <w:rFonts w:ascii="Times New Roman" w:hAnsi="Times New Roman" w:cs="Times New Roman"/>
            </w:rPr>
          </w:rPrChange>
        </w:rPr>
        <w:t xml:space="preserve">the </w:t>
      </w:r>
      <w:ins w:id="28" w:author="Albrecht, Lisa R CIV USARMY USAG (USA)" w:date="2026-09-25T20:03:00Z" w16du:dateUtc="2026-09-26T00:03:00Z">
        <w:r w:rsidR="00A04184">
          <w:t>Quarter Competition</w:t>
        </w:r>
      </w:ins>
      <w:del w:id="29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Advertising Research Foundation’s research priorities, would like to put out a call for research </w:delText>
        </w:r>
        <w:r w:rsidR="00A73D83">
          <w:rPr>
            <w:rFonts w:ascii="Times New Roman" w:hAnsi="Times New Roman" w:cs="Times New Roman"/>
          </w:rPr>
          <w:delText>papers examining the role of communication in Corporate Social Responsibility (CSR) activities</w:delText>
        </w:r>
        <w:r w:rsidR="00D75624">
          <w:rPr>
            <w:rFonts w:ascii="Times New Roman" w:hAnsi="Times New Roman" w:cs="Times New Roman"/>
          </w:rPr>
          <w:delText>.</w:delText>
        </w:r>
      </w:del>
    </w:p>
    <w:p w14:paraId="1E371EB5" w14:textId="77777777" w:rsidR="00B00D7E" w:rsidRDefault="00B00D7E">
      <w:pPr>
        <w:rPr>
          <w:rPrChange w:id="30" w:author="Albrecht, Lisa R CIV USARMY USAG (USA)" w:date="2026-09-25T20:03:00Z" w16du:dateUtc="2026-09-26T00:03:00Z">
            <w:rPr>
              <w:rFonts w:ascii="Times New Roman" w:hAnsi="Times New Roman" w:cs="Times New Roman"/>
            </w:rPr>
          </w:rPrChange>
        </w:rPr>
      </w:pPr>
    </w:p>
    <w:p w14:paraId="7ED628F2" w14:textId="48121D5B" w:rsidR="006710C9" w:rsidRDefault="00B00D7E">
      <w:pPr>
        <w:rPr>
          <w:moveFrom w:id="31" w:author="Albrecht, Lisa R CIV USARMY USAG (USA)" w:date="2026-09-25T20:03:00Z" w16du:dateUtc="2026-09-26T00:03:00Z"/>
          <w:rPrChange w:id="32" w:author="Albrecht, Lisa R CIV USARMY USAG (USA)" w:date="2026-09-25T20:03:00Z" w16du:dateUtc="2026-09-26T00:03:00Z">
            <w:rPr>
              <w:moveFrom w:id="33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del w:id="34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While there is a preference for empirical papers, we will consider conceptual papers that make a strong new contribution to the field.  </w:delText>
        </w:r>
        <w:r w:rsidR="00F32743">
          <w:rPr>
            <w:rFonts w:ascii="Times New Roman" w:hAnsi="Times New Roman" w:cs="Times New Roman"/>
          </w:rPr>
          <w:delText>All papers do need to have implications for advertising or media effectiveness.</w:delText>
        </w:r>
        <w:r w:rsidR="00DF1ED9">
          <w:rPr>
            <w:rFonts w:ascii="Times New Roman" w:hAnsi="Times New Roman" w:cs="Times New Roman"/>
          </w:rPr>
          <w:delText xml:space="preserve"> </w:delText>
        </w:r>
      </w:del>
      <w:moveFromRangeStart w:id="35" w:author="Albrecht, Lisa R CIV USARMY USAG (USA)" w:date="2026-09-25T20:03:00Z" w:name="move241259022"/>
      <w:moveFrom w:id="36" w:author="Albrecht, Lisa R CIV USARMY USAG (USA)" w:date="2026-09-25T20:03:00Z" w16du:dateUtc="2026-09-26T00:03:00Z">
        <w:r w:rsidR="00DF1ED9">
          <w:rPr>
            <w:rPrChange w:id="37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 </w:t>
        </w:r>
      </w:moveFrom>
    </w:p>
    <w:p w14:paraId="705BC31C" w14:textId="77777777" w:rsidR="000F39DB" w:rsidRDefault="000F39DB">
      <w:pPr>
        <w:rPr>
          <w:moveFrom w:id="38" w:author="Albrecht, Lisa R CIV USARMY USAG (USA)" w:date="2026-09-25T20:03:00Z" w16du:dateUtc="2026-09-26T00:03:00Z"/>
          <w:rPrChange w:id="39" w:author="Albrecht, Lisa R CIV USARMY USAG (USA)" w:date="2026-09-25T20:03:00Z" w16du:dateUtc="2026-09-26T00:03:00Z">
            <w:rPr>
              <w:moveFrom w:id="40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</w:p>
    <w:p w14:paraId="361B40B1" w14:textId="06321CEF" w:rsidR="00E3645A" w:rsidRDefault="00E3645A">
      <w:pPr>
        <w:rPr>
          <w:del w:id="41" w:author="Albrecht, Lisa R CIV USARMY USAG (USA)" w:date="2026-09-25T20:03:00Z" w16du:dateUtc="2026-09-26T00:03:00Z"/>
          <w:rFonts w:ascii="Times New Roman" w:hAnsi="Times New Roman" w:cs="Times New Roman"/>
        </w:rPr>
      </w:pPr>
      <w:moveFrom w:id="42" w:author="Albrecht, Lisa R CIV USARMY USAG (USA)" w:date="2026-09-25T20:03:00Z" w16du:dateUtc="2026-09-26T00:03:00Z">
        <w:r>
          <w:rPr>
            <w:rPrChange w:id="43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The </w:t>
        </w:r>
      </w:moveFrom>
      <w:moveFromRangeEnd w:id="35"/>
      <w:del w:id="44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following list is a</w:delText>
        </w:r>
        <w:r w:rsidR="00A92029">
          <w:rPr>
            <w:rFonts w:ascii="Times New Roman" w:hAnsi="Times New Roman" w:cs="Times New Roman"/>
          </w:rPr>
          <w:delText>n</w:delText>
        </w:r>
        <w:r>
          <w:rPr>
            <w:rFonts w:ascii="Times New Roman" w:hAnsi="Times New Roman" w:cs="Times New Roman"/>
          </w:rPr>
          <w:delText xml:space="preserve"> indicative, but not exhaustive, list of areas where we are seeking submissions:</w:delText>
        </w:r>
      </w:del>
    </w:p>
    <w:p w14:paraId="14094FEC" w14:textId="77777777" w:rsidR="00E3645A" w:rsidRDefault="00E3645A">
      <w:pPr>
        <w:rPr>
          <w:moveFrom w:id="45" w:author="Albrecht, Lisa R CIV USARMY USAG (USA)" w:date="2026-09-25T20:03:00Z" w16du:dateUtc="2026-09-26T00:03:00Z"/>
          <w:rPrChange w:id="46" w:author="Albrecht, Lisa R CIV USARMY USAG (USA)" w:date="2026-09-25T20:03:00Z" w16du:dateUtc="2026-09-26T00:03:00Z">
            <w:rPr>
              <w:moveFrom w:id="47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moveFromRangeStart w:id="48" w:author="Albrecht, Lisa R CIV USARMY USAG (USA)" w:date="2026-09-25T20:03:00Z" w:name="move241259023"/>
    </w:p>
    <w:p w14:paraId="0EF0BE15" w14:textId="633290FE" w:rsidR="00A24C0D" w:rsidRDefault="00B00D7E" w:rsidP="006B6D24">
      <w:pPr>
        <w:pStyle w:val="ListParagraph"/>
        <w:numPr>
          <w:ilvl w:val="0"/>
          <w:numId w:val="5"/>
        </w:numPr>
        <w:rPr>
          <w:del w:id="49" w:author="Albrecht, Lisa R CIV USARMY USAG (USA)" w:date="2026-09-25T20:03:00Z" w16du:dateUtc="2026-09-26T00:03:00Z"/>
          <w:rFonts w:ascii="Times New Roman" w:hAnsi="Times New Roman" w:cs="Times New Roman"/>
        </w:rPr>
      </w:pPr>
      <w:moveFrom w:id="50" w:author="Albrecht, Lisa R CIV USARMY USAG (USA)" w:date="2026-09-25T20:03:00Z" w16du:dateUtc="2026-09-26T00:03:00Z">
        <w:r>
          <w:rPr>
            <w:rPrChange w:id="51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The </w:t>
        </w:r>
      </w:moveFrom>
      <w:moveFromRangeEnd w:id="48"/>
      <w:del w:id="52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role of advertising in CSR activity success</w:delText>
        </w:r>
      </w:del>
    </w:p>
    <w:p w14:paraId="02E0561E" w14:textId="0DE350A1" w:rsidR="00E433CA" w:rsidRPr="006B6D24" w:rsidRDefault="00DF40F1" w:rsidP="006B6D24">
      <w:pPr>
        <w:pStyle w:val="ListParagraph"/>
        <w:numPr>
          <w:ilvl w:val="0"/>
          <w:numId w:val="5"/>
        </w:numPr>
        <w:rPr>
          <w:del w:id="53" w:author="Albrecht, Lisa R CIV USARMY USAG (USA)" w:date="2026-09-25T20:03:00Z" w16du:dateUtc="2026-09-26T00:03:00Z"/>
          <w:rFonts w:ascii="Times New Roman" w:hAnsi="Times New Roman" w:cs="Times New Roman"/>
        </w:rPr>
      </w:pPr>
      <w:del w:id="54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Issues about c</w:delText>
        </w:r>
        <w:r w:rsidR="00E433CA">
          <w:rPr>
            <w:rFonts w:ascii="Times New Roman" w:hAnsi="Times New Roman" w:cs="Times New Roman"/>
          </w:rPr>
          <w:delText>ommunicating sustainability activities</w:delText>
        </w:r>
      </w:del>
    </w:p>
    <w:p w14:paraId="25F1541D" w14:textId="4901C529" w:rsidR="00B00D7E" w:rsidRDefault="006710C9" w:rsidP="006B6D24">
      <w:pPr>
        <w:pStyle w:val="ListParagraph"/>
        <w:numPr>
          <w:ilvl w:val="0"/>
          <w:numId w:val="5"/>
        </w:numPr>
        <w:rPr>
          <w:del w:id="55" w:author="Albrecht, Lisa R CIV USARMY USAG (USA)" w:date="2026-09-25T20:03:00Z" w16du:dateUtc="2026-09-26T00:03:00Z"/>
          <w:rFonts w:ascii="Times New Roman" w:hAnsi="Times New Roman" w:cs="Times New Roman"/>
        </w:rPr>
      </w:pPr>
      <w:del w:id="56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Insights into e</w:delText>
        </w:r>
        <w:r w:rsidR="00B00D7E">
          <w:rPr>
            <w:rFonts w:ascii="Times New Roman" w:hAnsi="Times New Roman" w:cs="Times New Roman"/>
          </w:rPr>
          <w:delText>ngaging social media for CSR</w:delText>
        </w:r>
      </w:del>
    </w:p>
    <w:p w14:paraId="01378ADE" w14:textId="287A77DD" w:rsidR="00E433CA" w:rsidRPr="00E232BA" w:rsidRDefault="00F32743" w:rsidP="00E232BA">
      <w:pPr>
        <w:pStyle w:val="ListParagraph"/>
        <w:numPr>
          <w:ilvl w:val="0"/>
          <w:numId w:val="5"/>
        </w:numPr>
        <w:rPr>
          <w:del w:id="57" w:author="Albrecht, Lisa R CIV USARMY USAG (USA)" w:date="2026-09-25T20:03:00Z" w16du:dateUtc="2026-09-26T00:03:00Z"/>
          <w:rFonts w:ascii="Times New Roman" w:hAnsi="Times New Roman" w:cs="Times New Roman"/>
        </w:rPr>
      </w:pPr>
      <w:del w:id="58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E</w:delText>
        </w:r>
        <w:r w:rsidR="006710C9">
          <w:rPr>
            <w:rFonts w:ascii="Times New Roman" w:hAnsi="Times New Roman" w:cs="Times New Roman"/>
          </w:rPr>
          <w:delText xml:space="preserve">thical considerations of communicating CSR </w:delText>
        </w:r>
      </w:del>
    </w:p>
    <w:p w14:paraId="7488D796" w14:textId="035C7B05" w:rsidR="006710C9" w:rsidRDefault="00F32743" w:rsidP="006B6D24">
      <w:pPr>
        <w:pStyle w:val="ListParagraph"/>
        <w:numPr>
          <w:ilvl w:val="0"/>
          <w:numId w:val="5"/>
        </w:numPr>
        <w:rPr>
          <w:del w:id="59" w:author="Albrecht, Lisa R CIV USARMY USAG (USA)" w:date="2026-09-25T20:03:00Z" w16du:dateUtc="2026-09-26T00:03:00Z"/>
          <w:rFonts w:ascii="Times New Roman" w:hAnsi="Times New Roman" w:cs="Times New Roman"/>
        </w:rPr>
      </w:pPr>
      <w:del w:id="60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The use of mobile as advertising and donation tools</w:delText>
        </w:r>
      </w:del>
    </w:p>
    <w:p w14:paraId="0DE81D33" w14:textId="64A9B832" w:rsidR="00F32743" w:rsidRDefault="00F32743" w:rsidP="006B6D24">
      <w:pPr>
        <w:pStyle w:val="ListParagraph"/>
        <w:numPr>
          <w:ilvl w:val="0"/>
          <w:numId w:val="5"/>
        </w:numPr>
        <w:rPr>
          <w:del w:id="61" w:author="Albrecht, Lisa R CIV USARMY USAG (USA)" w:date="2026-09-25T20:03:00Z" w16du:dateUtc="2026-09-26T00:03:00Z"/>
          <w:rFonts w:ascii="Times New Roman" w:hAnsi="Times New Roman" w:cs="Times New Roman"/>
        </w:rPr>
      </w:pPr>
      <w:del w:id="62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Metrics used to evaluate success of CSR</w:delText>
        </w:r>
      </w:del>
    </w:p>
    <w:p w14:paraId="1CB4F1B7" w14:textId="125FBEEC" w:rsidR="00F32743" w:rsidRDefault="000132D0" w:rsidP="006B6D24">
      <w:pPr>
        <w:pStyle w:val="ListParagraph"/>
        <w:numPr>
          <w:ilvl w:val="0"/>
          <w:numId w:val="5"/>
        </w:numPr>
        <w:rPr>
          <w:del w:id="63" w:author="Albrecht, Lisa R CIV USARMY USAG (USA)" w:date="2026-09-25T20:03:00Z" w16du:dateUtc="2026-09-26T00:03:00Z"/>
          <w:rFonts w:ascii="Times New Roman" w:hAnsi="Times New Roman" w:cs="Times New Roman"/>
        </w:rPr>
      </w:pPr>
      <w:del w:id="64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Success factors for </w:delText>
        </w:r>
        <w:r w:rsidR="00F32743">
          <w:rPr>
            <w:rFonts w:ascii="Times New Roman" w:hAnsi="Times New Roman" w:cs="Times New Roman"/>
          </w:rPr>
          <w:delText>Profit/Non-profit partnerships</w:delText>
        </w:r>
      </w:del>
    </w:p>
    <w:p w14:paraId="3066BC8A" w14:textId="77777777" w:rsidR="000F39DB" w:rsidRDefault="000F39DB">
      <w:pPr>
        <w:rPr>
          <w:moveFrom w:id="65" w:author="Albrecht, Lisa R CIV USARMY USAG (USA)" w:date="2026-09-25T20:03:00Z" w16du:dateUtc="2026-09-26T00:03:00Z"/>
          <w:rPrChange w:id="66" w:author="Albrecht, Lisa R CIV USARMY USAG (USA)" w:date="2026-09-25T20:03:00Z" w16du:dateUtc="2026-09-26T00:03:00Z">
            <w:rPr>
              <w:moveFrom w:id="67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moveFromRangeStart w:id="68" w:author="Albrecht, Lisa R CIV USARMY USAG (USA)" w:date="2026-09-25T20:03:00Z" w:name="move241259024"/>
    </w:p>
    <w:p w14:paraId="6443E997" w14:textId="77777777" w:rsidR="00A04184" w:rsidRDefault="00D75624" w:rsidP="00A04184">
      <w:pPr>
        <w:rPr>
          <w:ins w:id="69" w:author="Albrecht, Lisa R CIV USARMY USAG (USA)" w:date="2026-09-25T20:03:00Z" w16du:dateUtc="2026-09-26T00:03:00Z"/>
        </w:rPr>
      </w:pPr>
      <w:moveFrom w:id="70" w:author="Albrecht, Lisa R CIV USARMY USAG (USA)" w:date="2026-09-25T20:03:00Z" w16du:dateUtc="2026-09-26T00:03:00Z">
        <w:r>
          <w:rPr>
            <w:rPrChange w:id="71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To </w:t>
        </w:r>
      </w:moveFrom>
      <w:moveFromRangeEnd w:id="68"/>
      <w:ins w:id="72" w:author="Albrecht, Lisa R CIV USARMY USAG (USA)" w:date="2026-09-25T20:03:00Z" w16du:dateUtc="2026-09-26T00:03:00Z">
        <w:r w:rsidR="00A04184">
          <w:t>FORT DRUM, N.Y. – On Tuesday, Jan. 30, the 10th Mountain Division (LI) Sustainment Brigade will host a Best Sustainer of the Quarter Competition, which will include cold-water immersion training.</w:t>
        </w:r>
      </w:ins>
    </w:p>
    <w:p w14:paraId="1C653C52" w14:textId="77777777" w:rsidR="00A04184" w:rsidRDefault="00A04184" w:rsidP="00A04184">
      <w:pPr>
        <w:rPr>
          <w:ins w:id="73" w:author="Albrecht, Lisa R CIV USARMY USAG (USA)" w:date="2026-09-25T20:03:00Z" w16du:dateUtc="2026-09-26T00:03:00Z"/>
        </w:rPr>
      </w:pPr>
    </w:p>
    <w:p w14:paraId="72C7CFEE" w14:textId="77777777" w:rsidR="00A04184" w:rsidRDefault="00A04184" w:rsidP="00A04184">
      <w:pPr>
        <w:rPr>
          <w:ins w:id="74" w:author="Albrecht, Lisa R CIV USARMY USAG (USA)" w:date="2026-09-25T20:03:00Z" w16du:dateUtc="2026-09-26T00:03:00Z"/>
        </w:rPr>
      </w:pPr>
      <w:ins w:id="75" w:author="Albrecht, Lisa R CIV USARMY USAG (USA)" w:date="2026-09-25T20:03:00Z" w16du:dateUtc="2026-09-26T00:03:00Z">
        <w:r>
          <w:t xml:space="preserve">In addition, competitors will conduct a six-mile ruck march, an Army Combat Fitness Test, a run / SKEDCO event, a stress shoot, and a performance board. </w:t>
        </w:r>
      </w:ins>
    </w:p>
    <w:p w14:paraId="123B5213" w14:textId="77777777" w:rsidR="0036508A" w:rsidRDefault="00D75624" w:rsidP="00D75624">
      <w:pPr>
        <w:rPr>
          <w:del w:id="76" w:author="Albrecht, Lisa R CIV USARMY USAG (USA)" w:date="2026-09-25T20:03:00Z" w16du:dateUtc="2026-09-26T00:03:00Z"/>
          <w:rFonts w:ascii="Times New Roman" w:hAnsi="Times New Roman" w:cs="Times New Roman"/>
        </w:rPr>
      </w:pPr>
      <w:del w:id="77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be considered, papers should be about theory </w:delText>
        </w:r>
        <w:r w:rsidRPr="008F3E20">
          <w:rPr>
            <w:rFonts w:ascii="Times New Roman" w:hAnsi="Times New Roman" w:cs="Times New Roman"/>
            <w:u w:val="single"/>
          </w:rPr>
          <w:delText>and</w:delText>
        </w:r>
        <w:r>
          <w:rPr>
            <w:rFonts w:ascii="Times New Roman" w:hAnsi="Times New Roman" w:cs="Times New Roman"/>
          </w:rPr>
          <w:delText xml:space="preserve"> practice.  Given our strong practitioner readership, particular emphasis is on practitioner implications of the research findings.</w:delText>
        </w:r>
        <w:r w:rsidR="00A11912">
          <w:rPr>
            <w:rFonts w:ascii="Times New Roman" w:hAnsi="Times New Roman" w:cs="Times New Roman"/>
          </w:rPr>
          <w:delText xml:space="preserve">  </w:delText>
        </w:r>
        <w:r w:rsidR="0036508A">
          <w:rPr>
            <w:rFonts w:ascii="Times New Roman" w:hAnsi="Times New Roman" w:cs="Times New Roman"/>
          </w:rPr>
          <w:delText>Papers with academic and practitioner authors are particularly encouraged.</w:delText>
        </w:r>
      </w:del>
    </w:p>
    <w:p w14:paraId="09EE4A2C" w14:textId="77777777" w:rsidR="0036508A" w:rsidRDefault="0036508A" w:rsidP="00D75624">
      <w:pPr>
        <w:rPr>
          <w:del w:id="78" w:author="Albrecht, Lisa R CIV USARMY USAG (USA)" w:date="2026-09-25T20:03:00Z" w16du:dateUtc="2026-09-26T00:03:00Z"/>
          <w:rFonts w:ascii="Times New Roman" w:hAnsi="Times New Roman" w:cs="Times New Roman"/>
        </w:rPr>
      </w:pPr>
    </w:p>
    <w:p w14:paraId="2EB16497" w14:textId="08C85EEC" w:rsidR="00D75624" w:rsidRDefault="00A11912" w:rsidP="00D75624">
      <w:pPr>
        <w:rPr>
          <w:del w:id="79" w:author="Albrecht, Lisa R CIV USARMY USAG (USA)" w:date="2026-09-25T20:03:00Z" w16du:dateUtc="2026-09-26T00:03:00Z"/>
          <w:rFonts w:ascii="Times New Roman" w:hAnsi="Times New Roman" w:cs="Times New Roman"/>
        </w:rPr>
      </w:pPr>
      <w:del w:id="80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Please note:  Journal policy is that we do not accept empirical papers based on student samples.  </w:delText>
        </w:r>
      </w:del>
    </w:p>
    <w:p w14:paraId="4BB9B714" w14:textId="77777777" w:rsidR="00D75624" w:rsidRDefault="00D75624">
      <w:pPr>
        <w:rPr>
          <w:del w:id="81" w:author="Albrecht, Lisa R CIV USARMY USAG (USA)" w:date="2026-09-25T20:03:00Z" w16du:dateUtc="2026-09-26T00:03:00Z"/>
          <w:rFonts w:ascii="Times New Roman" w:hAnsi="Times New Roman" w:cs="Times New Roman"/>
        </w:rPr>
      </w:pPr>
    </w:p>
    <w:p w14:paraId="64AE30A2" w14:textId="27AB3B2C" w:rsidR="005335F6" w:rsidRDefault="00A11912">
      <w:pPr>
        <w:rPr>
          <w:del w:id="82" w:author="Albrecht, Lisa R CIV USARMY USAG (USA)" w:date="2026-09-25T20:03:00Z" w16du:dateUtc="2026-09-26T00:03:00Z"/>
          <w:rFonts w:ascii="Times New Roman" w:hAnsi="Times New Roman" w:cs="Times New Roman"/>
        </w:rPr>
      </w:pPr>
      <w:del w:id="83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>The r</w:delText>
        </w:r>
        <w:r w:rsidR="00D75624">
          <w:rPr>
            <w:rFonts w:ascii="Times New Roman" w:hAnsi="Times New Roman" w:cs="Times New Roman"/>
          </w:rPr>
          <w:delText>ecommended</w:delText>
        </w:r>
        <w:r w:rsidR="005335F6">
          <w:rPr>
            <w:rFonts w:ascii="Times New Roman" w:hAnsi="Times New Roman" w:cs="Times New Roman"/>
          </w:rPr>
          <w:delText xml:space="preserve"> length for papers is 6,000 words, with shorter papers encouraged.  Authors can use appendices for ma</w:delText>
        </w:r>
        <w:r w:rsidR="0003641A">
          <w:rPr>
            <w:rFonts w:ascii="Times New Roman" w:hAnsi="Times New Roman" w:cs="Times New Roman"/>
          </w:rPr>
          <w:delText xml:space="preserve">terial useful, but not central to the paper.  </w:delText>
        </w:r>
      </w:del>
    </w:p>
    <w:p w14:paraId="098CAAFE" w14:textId="77777777" w:rsidR="005335F6" w:rsidRDefault="005335F6">
      <w:pPr>
        <w:rPr>
          <w:del w:id="84" w:author="Albrecht, Lisa R CIV USARMY USAG (USA)" w:date="2026-09-25T20:03:00Z" w16du:dateUtc="2026-09-26T00:03:00Z"/>
          <w:rFonts w:ascii="Times New Roman" w:hAnsi="Times New Roman" w:cs="Times New Roman"/>
        </w:rPr>
      </w:pPr>
    </w:p>
    <w:p w14:paraId="1EE7BCB7" w14:textId="6BBE8F26" w:rsidR="004D03C6" w:rsidRDefault="00455770">
      <w:pPr>
        <w:rPr>
          <w:del w:id="85" w:author="Albrecht, Lisa R CIV USARMY USAG (USA)" w:date="2026-09-25T20:03:00Z" w16du:dateUtc="2026-09-26T00:03:00Z"/>
          <w:rFonts w:ascii="Times New Roman" w:hAnsi="Times New Roman" w:cs="Times New Roman"/>
        </w:rPr>
      </w:pPr>
      <w:del w:id="86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The </w:delText>
        </w:r>
        <w:r w:rsidR="00035E64">
          <w:rPr>
            <w:rFonts w:ascii="Times New Roman" w:hAnsi="Times New Roman" w:cs="Times New Roman"/>
          </w:rPr>
          <w:delText xml:space="preserve">submission </w:delText>
        </w:r>
        <w:r>
          <w:rPr>
            <w:rFonts w:ascii="Times New Roman" w:hAnsi="Times New Roman" w:cs="Times New Roman"/>
          </w:rPr>
          <w:delText>deadline to be considered for this</w:delText>
        </w:r>
        <w:r w:rsidR="00B83D6B">
          <w:rPr>
            <w:rFonts w:ascii="Times New Roman" w:hAnsi="Times New Roman" w:cs="Times New Roman"/>
          </w:rPr>
          <w:delText xml:space="preserve"> opportunity</w:delText>
        </w:r>
        <w:r>
          <w:rPr>
            <w:rFonts w:ascii="Times New Roman" w:hAnsi="Times New Roman" w:cs="Times New Roman"/>
          </w:rPr>
          <w:delText xml:space="preserve"> is </w:delText>
        </w:r>
        <w:r w:rsidR="00554968">
          <w:rPr>
            <w:rFonts w:ascii="Times New Roman" w:hAnsi="Times New Roman" w:cs="Times New Roman"/>
          </w:rPr>
          <w:delText>April</w:delText>
        </w:r>
        <w:r>
          <w:rPr>
            <w:rFonts w:ascii="Times New Roman" w:hAnsi="Times New Roman" w:cs="Times New Roman"/>
          </w:rPr>
          <w:delText xml:space="preserve"> 30</w:delText>
        </w:r>
        <w:r w:rsidRPr="00455770">
          <w:rPr>
            <w:rFonts w:ascii="Times New Roman" w:hAnsi="Times New Roman" w:cs="Times New Roman"/>
            <w:vertAlign w:val="superscript"/>
          </w:rPr>
          <w:delText>th</w:delText>
        </w:r>
        <w:r w:rsidR="00554968">
          <w:rPr>
            <w:rFonts w:ascii="Times New Roman" w:hAnsi="Times New Roman" w:cs="Times New Roman"/>
          </w:rPr>
          <w:delText xml:space="preserve"> 2016</w:delText>
        </w:r>
        <w:r>
          <w:rPr>
            <w:rFonts w:ascii="Times New Roman" w:hAnsi="Times New Roman" w:cs="Times New Roman"/>
          </w:rPr>
          <w:delText xml:space="preserve">. </w:delText>
        </w:r>
      </w:del>
    </w:p>
    <w:p w14:paraId="44D5180B" w14:textId="77777777" w:rsidR="00B83D6B" w:rsidRDefault="00B83D6B">
      <w:pPr>
        <w:rPr>
          <w:del w:id="87" w:author="Albrecht, Lisa R CIV USARMY USAG (USA)" w:date="2026-09-25T20:03:00Z" w16du:dateUtc="2026-09-26T00:03:00Z"/>
          <w:rFonts w:ascii="Times New Roman" w:hAnsi="Times New Roman" w:cs="Times New Roman"/>
        </w:rPr>
      </w:pPr>
    </w:p>
    <w:p w14:paraId="018E845E" w14:textId="77777777" w:rsidR="00E3645A" w:rsidRDefault="00E6144B">
      <w:pPr>
        <w:rPr>
          <w:moveTo w:id="88" w:author="Albrecht, Lisa R CIV USARMY USAG (USA)" w:date="2026-09-25T20:03:00Z" w16du:dateUtc="2026-09-26T00:03:00Z"/>
          <w:rPrChange w:id="89" w:author="Albrecht, Lisa R CIV USARMY USAG (USA)" w:date="2026-09-25T20:03:00Z" w16du:dateUtc="2026-09-26T00:03:00Z">
            <w:rPr>
              <w:moveTo w:id="90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del w:id="91" w:author="Albrecht, Lisa R CIV USARMY USAG (USA)" w:date="2026-09-25T20:03:00Z" w16du:dateUtc="2026-09-26T00:03:00Z">
        <w:r>
          <w:rPr>
            <w:rFonts w:ascii="Times New Roman" w:hAnsi="Times New Roman" w:cs="Times New Roman"/>
          </w:rPr>
          <w:delText xml:space="preserve">Any questions or to submit abstracts for feedback – please contact the Executive Editors:  Professor John B.  Ford </w:delText>
        </w:r>
        <w:r w:rsidR="00B01149">
          <w:rPr>
            <w:rFonts w:ascii="Times New Roman" w:hAnsi="Times New Roman" w:cs="Times New Roman"/>
          </w:rPr>
          <w:delText>(</w:delText>
        </w:r>
        <w:r w:rsidR="00B01149">
          <w:fldChar w:fldCharType="begin"/>
        </w:r>
        <w:r w:rsidR="00B01149">
          <w:delInstrText>HYPERLINK "mailto:jbford@odu.edu"</w:delInstrText>
        </w:r>
        <w:r w:rsidR="00B01149">
          <w:fldChar w:fldCharType="separate"/>
        </w:r>
        <w:r w:rsidR="00B01149" w:rsidRPr="00F808CE">
          <w:rPr>
            <w:rStyle w:val="Hyperlink"/>
            <w:rFonts w:ascii="Times New Roman" w:hAnsi="Times New Roman" w:cs="Times New Roman"/>
          </w:rPr>
          <w:delText>jbford@odu.edu</w:delText>
        </w:r>
        <w:r w:rsidR="00B01149">
          <w:fldChar w:fldCharType="end"/>
        </w:r>
        <w:r w:rsidR="00B01149">
          <w:rPr>
            <w:rFonts w:ascii="Times New Roman" w:hAnsi="Times New Roman" w:cs="Times New Roman"/>
          </w:rPr>
          <w:delText>) and Professor Jenni Romaniuk (</w:delText>
        </w:r>
        <w:r w:rsidR="001A2EBB">
          <w:fldChar w:fldCharType="begin"/>
        </w:r>
        <w:r w:rsidR="001A2EBB">
          <w:delInstrText>HYPERLINK "mailto:Jenni@MarketingScience.info"</w:delInstrText>
        </w:r>
        <w:r w:rsidR="001A2EBB">
          <w:fldChar w:fldCharType="separate"/>
        </w:r>
        <w:r w:rsidR="001A2EBB" w:rsidRPr="00F808CE">
          <w:rPr>
            <w:rStyle w:val="Hyperlink"/>
            <w:rFonts w:ascii="Times New Roman" w:hAnsi="Times New Roman" w:cs="Times New Roman"/>
          </w:rPr>
          <w:delText>Jenni@MarketingScience.info</w:delText>
        </w:r>
        <w:r w:rsidR="001A2EBB">
          <w:fldChar w:fldCharType="end"/>
        </w:r>
        <w:r w:rsidR="001A2EBB">
          <w:rPr>
            <w:rFonts w:ascii="Times New Roman" w:hAnsi="Times New Roman" w:cs="Times New Roman"/>
          </w:rPr>
          <w:delText>) .</w:delText>
        </w:r>
      </w:del>
      <w:moveToRangeStart w:id="92" w:author="Albrecht, Lisa R CIV USARMY USAG (USA)" w:date="2026-09-25T20:03:00Z" w:name="move241259021"/>
    </w:p>
    <w:p w14:paraId="487F979C" w14:textId="77777777" w:rsidR="00A04184" w:rsidRDefault="004D03C6" w:rsidP="00A04184">
      <w:pPr>
        <w:rPr>
          <w:ins w:id="93" w:author="Albrecht, Lisa R CIV USARMY USAG (USA)" w:date="2026-09-25T20:03:00Z" w16du:dateUtc="2026-09-26T00:03:00Z"/>
        </w:rPr>
      </w:pPr>
      <w:moveTo w:id="94" w:author="Albrecht, Lisa R CIV USARMY USAG (USA)" w:date="2026-09-25T20:03:00Z" w16du:dateUtc="2026-09-26T00:03:00Z">
        <w:r>
          <w:rPr>
            <w:rPrChange w:id="95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The </w:t>
        </w:r>
      </w:moveTo>
      <w:moveToRangeEnd w:id="92"/>
      <w:ins w:id="96" w:author="Albrecht, Lisa R CIV USARMY USAG (USA)" w:date="2026-09-25T20:03:00Z" w16du:dateUtc="2026-09-26T00:03:00Z">
        <w:r w:rsidR="00A04184">
          <w:t>competition will begin at 6 a.m. at Wheeler-Sack Army Airfield track site where they will complete the ruck march.</w:t>
        </w:r>
      </w:ins>
    </w:p>
    <w:p w14:paraId="61E80BEB" w14:textId="77777777" w:rsidR="00A04184" w:rsidRDefault="00A04184" w:rsidP="00A04184">
      <w:pPr>
        <w:rPr>
          <w:ins w:id="97" w:author="Albrecht, Lisa R CIV USARMY USAG (USA)" w:date="2026-09-25T20:03:00Z" w16du:dateUtc="2026-09-26T00:03:00Z"/>
        </w:rPr>
      </w:pPr>
    </w:p>
    <w:p w14:paraId="1E1E24D1" w14:textId="77777777" w:rsidR="00A04184" w:rsidRDefault="00A04184" w:rsidP="00A04184">
      <w:pPr>
        <w:rPr>
          <w:ins w:id="98" w:author="Albrecht, Lisa R CIV USARMY USAG (USA)" w:date="2026-09-25T20:03:00Z" w16du:dateUtc="2026-09-26T00:03:00Z"/>
        </w:rPr>
      </w:pPr>
      <w:ins w:id="99" w:author="Albrecht, Lisa R CIV USARMY USAG (USA)" w:date="2026-09-25T20:03:00Z" w16du:dateUtc="2026-09-26T00:03:00Z">
        <w:r>
          <w:lastRenderedPageBreak/>
          <w:t xml:space="preserve">After the ruck, competitors will be transported to Nash Gym to conduct an ACFT. Soldiers will have to perform a three-rep max deadlift, a standing power throw, hand release push-ups, sled drag and carry, plank and row for 5,000 meters. </w:t>
        </w:r>
      </w:ins>
    </w:p>
    <w:p w14:paraId="057735BA" w14:textId="77777777" w:rsidR="00A04184" w:rsidRDefault="00A04184" w:rsidP="00A04184">
      <w:pPr>
        <w:rPr>
          <w:ins w:id="100" w:author="Albrecht, Lisa R CIV USARMY USAG (USA)" w:date="2026-09-25T20:03:00Z" w16du:dateUtc="2026-09-26T00:03:00Z"/>
        </w:rPr>
      </w:pPr>
    </w:p>
    <w:p w14:paraId="4954E534" w14:textId="77777777" w:rsidR="00A04184" w:rsidRDefault="00A04184" w:rsidP="00A04184">
      <w:pPr>
        <w:rPr>
          <w:ins w:id="101" w:author="Albrecht, Lisa R CIV USARMY USAG (USA)" w:date="2026-09-25T20:03:00Z" w16du:dateUtc="2026-09-26T00:03:00Z"/>
        </w:rPr>
      </w:pPr>
      <w:ins w:id="102" w:author="Albrecht, Lisa R CIV USARMY USAG (USA)" w:date="2026-09-25T20:03:00Z" w16du:dateUtc="2026-09-26T00:03:00Z">
        <w:r>
          <w:t>Competitors will then be transported to Remington Park where they will conduct cold-water immersion training. Soldiers will walk to the edge of the ice and take a step into the water. They will then turn back toward their point of entry and state their rank and name before coming out of the water.</w:t>
        </w:r>
      </w:ins>
    </w:p>
    <w:p w14:paraId="58E9E46A" w14:textId="77777777" w:rsidR="00A04184" w:rsidRDefault="00A04184" w:rsidP="00A04184">
      <w:pPr>
        <w:rPr>
          <w:ins w:id="103" w:author="Albrecht, Lisa R CIV USARMY USAG (USA)" w:date="2026-09-25T20:03:00Z" w16du:dateUtc="2026-09-26T00:03:00Z"/>
        </w:rPr>
      </w:pPr>
    </w:p>
    <w:p w14:paraId="1FEC9F43" w14:textId="77777777" w:rsidR="00A04184" w:rsidRDefault="00A04184" w:rsidP="00A04184">
      <w:pPr>
        <w:rPr>
          <w:ins w:id="104" w:author="Albrecht, Lisa R CIV USARMY USAG (USA)" w:date="2026-09-25T20:03:00Z" w16du:dateUtc="2026-09-26T00:03:00Z"/>
        </w:rPr>
      </w:pPr>
      <w:ins w:id="105" w:author="Albrecht, Lisa R CIV USARMY USAG (USA)" w:date="2026-09-25T20:03:00Z" w16du:dateUtc="2026-09-26T00:03:00Z">
        <w:r>
          <w:t>Once out of the water, competitors will move onto a run and SKEDCO event.</w:t>
        </w:r>
      </w:ins>
    </w:p>
    <w:p w14:paraId="53A67E44" w14:textId="77777777" w:rsidR="00A04184" w:rsidRDefault="00A04184" w:rsidP="00A04184">
      <w:pPr>
        <w:rPr>
          <w:ins w:id="106" w:author="Albrecht, Lisa R CIV USARMY USAG (USA)" w:date="2026-09-25T20:03:00Z" w16du:dateUtc="2026-09-26T00:03:00Z"/>
        </w:rPr>
      </w:pPr>
    </w:p>
    <w:p w14:paraId="5378CD82" w14:textId="77777777" w:rsidR="006710C9" w:rsidRDefault="00A04184">
      <w:pPr>
        <w:rPr>
          <w:moveTo w:id="107" w:author="Albrecht, Lisa R CIV USARMY USAG (USA)" w:date="2026-09-25T20:03:00Z" w16du:dateUtc="2026-09-26T00:03:00Z"/>
          <w:rPrChange w:id="108" w:author="Albrecht, Lisa R CIV USARMY USAG (USA)" w:date="2026-09-25T20:03:00Z" w16du:dateUtc="2026-09-26T00:03:00Z">
            <w:rPr>
              <w:moveTo w:id="109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ins w:id="110" w:author="Albrecht, Lisa R CIV USARMY USAG (USA)" w:date="2026-09-25T20:03:00Z" w16du:dateUtc="2026-09-26T00:03:00Z">
        <w:r>
          <w:t>After completing the SKEDCO event, competitors will move to Range 2 for a stress shoot where they will be expected to shoot targets under a stressful situation.</w:t>
        </w:r>
      </w:ins>
      <w:moveToRangeStart w:id="111" w:author="Albrecht, Lisa R CIV USARMY USAG (USA)" w:date="2026-09-25T20:03:00Z" w:name="move241259022"/>
      <w:moveTo w:id="112" w:author="Albrecht, Lisa R CIV USARMY USAG (USA)" w:date="2026-09-25T20:03:00Z" w16du:dateUtc="2026-09-26T00:03:00Z">
        <w:r w:rsidR="00DF1ED9">
          <w:rPr>
            <w:rPrChange w:id="113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 </w:t>
        </w:r>
      </w:moveTo>
    </w:p>
    <w:p w14:paraId="5C70D961" w14:textId="77777777" w:rsidR="000F39DB" w:rsidRDefault="000F39DB">
      <w:pPr>
        <w:rPr>
          <w:moveTo w:id="114" w:author="Albrecht, Lisa R CIV USARMY USAG (USA)" w:date="2026-09-25T20:03:00Z" w16du:dateUtc="2026-09-26T00:03:00Z"/>
          <w:rPrChange w:id="115" w:author="Albrecht, Lisa R CIV USARMY USAG (USA)" w:date="2026-09-25T20:03:00Z" w16du:dateUtc="2026-09-26T00:03:00Z">
            <w:rPr>
              <w:moveTo w:id="116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</w:p>
    <w:p w14:paraId="153160CB" w14:textId="77777777" w:rsidR="00A04184" w:rsidRDefault="00E3645A" w:rsidP="00A04184">
      <w:pPr>
        <w:rPr>
          <w:ins w:id="117" w:author="Albrecht, Lisa R CIV USARMY USAG (USA)" w:date="2026-09-25T20:03:00Z" w16du:dateUtc="2026-09-26T00:03:00Z"/>
        </w:rPr>
      </w:pPr>
      <w:moveTo w:id="118" w:author="Albrecht, Lisa R CIV USARMY USAG (USA)" w:date="2026-09-25T20:03:00Z" w16du:dateUtc="2026-09-26T00:03:00Z">
        <w:r>
          <w:rPr>
            <w:rPrChange w:id="119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The </w:t>
        </w:r>
      </w:moveTo>
      <w:moveToRangeEnd w:id="111"/>
      <w:ins w:id="120" w:author="Albrecht, Lisa R CIV USARMY USAG (USA)" w:date="2026-09-25T20:03:00Z" w16du:dateUtc="2026-09-26T00:03:00Z">
        <w:r w:rsidR="00A04184">
          <w:t xml:space="preserve">final event, the performance board, will be conducted on Wednesday, Jan. 31, where the top six competitors will be tested on their knowledge of Army regulations, policies, and programs. </w:t>
        </w:r>
      </w:ins>
    </w:p>
    <w:p w14:paraId="70504BC8" w14:textId="77777777" w:rsidR="00E3645A" w:rsidRDefault="00E3645A">
      <w:pPr>
        <w:rPr>
          <w:moveTo w:id="121" w:author="Albrecht, Lisa R CIV USARMY USAG (USA)" w:date="2026-09-25T20:03:00Z" w16du:dateUtc="2026-09-26T00:03:00Z"/>
          <w:rPrChange w:id="122" w:author="Albrecht, Lisa R CIV USARMY USAG (USA)" w:date="2026-09-25T20:03:00Z" w16du:dateUtc="2026-09-26T00:03:00Z">
            <w:rPr>
              <w:moveTo w:id="123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moveToRangeStart w:id="124" w:author="Albrecht, Lisa R CIV USARMY USAG (USA)" w:date="2026-09-25T20:03:00Z" w:name="move241259023"/>
    </w:p>
    <w:p w14:paraId="16998F6B" w14:textId="603898EA" w:rsidR="00A04184" w:rsidRDefault="00B00D7E" w:rsidP="00A04184">
      <w:pPr>
        <w:rPr>
          <w:ins w:id="125" w:author="Albrecht, Lisa R CIV USARMY USAG (USA)" w:date="2026-09-25T20:03:00Z" w16du:dateUtc="2026-09-26T00:03:00Z"/>
        </w:rPr>
      </w:pPr>
      <w:moveTo w:id="126" w:author="Albrecht, Lisa R CIV USARMY USAG (USA)" w:date="2026-09-25T20:03:00Z" w16du:dateUtc="2026-09-26T00:03:00Z">
        <w:r>
          <w:rPr>
            <w:rPrChange w:id="127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The </w:t>
        </w:r>
      </w:moveTo>
      <w:moveToRangeEnd w:id="124"/>
      <w:ins w:id="128" w:author="Albrecht, Lisa R CIV USARMY USAG (USA)" w:date="2026-09-25T20:03:00Z" w16du:dateUtc="2026-09-26T00:03:00Z">
        <w:r w:rsidR="00A04184">
          <w:t xml:space="preserve">competition will conclude with a ceremony to announce the three winners from each category: junior Soldier, noncommissioned officer, and officer. </w:t>
        </w:r>
      </w:ins>
    </w:p>
    <w:p w14:paraId="1C1FBB30" w14:textId="77777777" w:rsidR="00A04184" w:rsidRDefault="00A04184" w:rsidP="00A04184">
      <w:pPr>
        <w:rPr>
          <w:ins w:id="129" w:author="Albrecht, Lisa R CIV USARMY USAG (USA)" w:date="2026-09-25T20:03:00Z" w16du:dateUtc="2026-09-26T00:03:00Z"/>
        </w:rPr>
      </w:pPr>
    </w:p>
    <w:p w14:paraId="085CE693" w14:textId="77777777" w:rsidR="00A04184" w:rsidRDefault="00A04184" w:rsidP="00A04184">
      <w:pPr>
        <w:jc w:val="center"/>
        <w:rPr>
          <w:ins w:id="130" w:author="Albrecht, Lisa R CIV USARMY USAG (USA)" w:date="2026-09-25T20:03:00Z" w16du:dateUtc="2026-09-26T00:03:00Z"/>
        </w:rPr>
      </w:pPr>
      <w:ins w:id="131" w:author="Albrecht, Lisa R CIV USARMY USAG (USA)" w:date="2026-09-25T20:03:00Z" w16du:dateUtc="2026-09-26T00:03:00Z">
        <w:r>
          <w:t>###</w:t>
        </w:r>
      </w:ins>
    </w:p>
    <w:p w14:paraId="6F06497A" w14:textId="77777777" w:rsidR="00A04184" w:rsidRDefault="00A04184" w:rsidP="00A04184">
      <w:pPr>
        <w:rPr>
          <w:ins w:id="132" w:author="Albrecht, Lisa R CIV USARMY USAG (USA)" w:date="2026-09-25T20:03:00Z" w16du:dateUtc="2026-09-26T00:03:00Z"/>
        </w:rPr>
      </w:pPr>
    </w:p>
    <w:p w14:paraId="5F3DB060" w14:textId="48BB9B10" w:rsidR="00A04184" w:rsidRDefault="00A04184" w:rsidP="00A04184">
      <w:pPr>
        <w:rPr>
          <w:ins w:id="133" w:author="Albrecht, Lisa R CIV USARMY USAG (USA)" w:date="2026-09-25T20:03:00Z" w16du:dateUtc="2026-09-26T00:03:00Z"/>
        </w:rPr>
      </w:pPr>
      <w:ins w:id="134" w:author="Albrecht, Lisa R CIV USARMY USAG (USA)" w:date="2026-09-25T20:03:00Z" w16du:dateUtc="2026-09-26T00:03:00Z">
        <w:r>
          <w:t xml:space="preserve">Media interested in attending the cold-water immersion training must RSVP by 5 p.m. Jan. 29 and be at the 10th Mountain Division and Fort Drum Museum parking lot at 8 a.m. Tuesday, Jan. 30. </w:t>
        </w:r>
      </w:ins>
    </w:p>
    <w:p w14:paraId="537826ED" w14:textId="77777777" w:rsidR="000F39DB" w:rsidRDefault="000F39DB">
      <w:pPr>
        <w:rPr>
          <w:moveTo w:id="135" w:author="Albrecht, Lisa R CIV USARMY USAG (USA)" w:date="2026-09-25T20:03:00Z" w16du:dateUtc="2026-09-26T00:03:00Z"/>
          <w:rPrChange w:id="136" w:author="Albrecht, Lisa R CIV USARMY USAG (USA)" w:date="2026-09-25T20:03:00Z" w16du:dateUtc="2026-09-26T00:03:00Z">
            <w:rPr>
              <w:moveTo w:id="137" w:author="Albrecht, Lisa R CIV USARMY USAG (USA)" w:date="2026-09-25T20:03:00Z" w16du:dateUtc="2026-09-26T00:03:00Z"/>
              <w:rFonts w:ascii="Times New Roman" w:hAnsi="Times New Roman" w:cs="Times New Roman"/>
            </w:rPr>
          </w:rPrChange>
        </w:rPr>
      </w:pPr>
      <w:moveToRangeStart w:id="138" w:author="Albrecht, Lisa R CIV USARMY USAG (USA)" w:date="2026-09-25T20:03:00Z" w:name="move241259024"/>
    </w:p>
    <w:p w14:paraId="2217B15C" w14:textId="77777777" w:rsidR="00A04184" w:rsidRDefault="00D75624" w:rsidP="00A04184">
      <w:pPr>
        <w:rPr>
          <w:ins w:id="139" w:author="Albrecht, Lisa R CIV USARMY USAG (USA)" w:date="2026-09-25T20:03:00Z" w16du:dateUtc="2026-09-26T00:03:00Z"/>
        </w:rPr>
      </w:pPr>
      <w:moveTo w:id="140" w:author="Albrecht, Lisa R CIV USARMY USAG (USA)" w:date="2026-09-25T20:03:00Z" w16du:dateUtc="2026-09-26T00:03:00Z">
        <w:r>
          <w:rPr>
            <w:rPrChange w:id="141" w:author="Albrecht, Lisa R CIV USARMY USAG (USA)" w:date="2026-09-25T20:03:00Z" w16du:dateUtc="2026-09-26T00:03:00Z">
              <w:rPr>
                <w:rFonts w:ascii="Times New Roman" w:hAnsi="Times New Roman" w:cs="Times New Roman"/>
              </w:rPr>
            </w:rPrChange>
          </w:rPr>
          <w:t xml:space="preserve">To </w:t>
        </w:r>
      </w:moveTo>
      <w:moveToRangeEnd w:id="138"/>
      <w:ins w:id="142" w:author="Albrecht, Lisa R CIV USARMY USAG (USA)" w:date="2026-09-25T20:03:00Z" w16du:dateUtc="2026-09-26T00:03:00Z">
        <w:r w:rsidR="00A04184">
          <w:t xml:space="preserve">RSVP or for further information regarding this advisory, contact SFC Neysa Canfield at </w:t>
        </w:r>
        <w:r w:rsidR="00A04184">
          <w:fldChar w:fldCharType="begin"/>
        </w:r>
        <w:r w:rsidR="00A04184">
          <w:instrText>HYPERLINK "mailto:Neysa.p.canfield.mil@army.mil"</w:instrText>
        </w:r>
        <w:r w:rsidR="00A04184">
          <w:fldChar w:fldCharType="separate"/>
        </w:r>
        <w:r w:rsidR="00A04184">
          <w:rPr>
            <w:rStyle w:val="Hyperlink"/>
          </w:rPr>
          <w:t>Neysa.p.canfield.mil@army.mil</w:t>
        </w:r>
        <w:r w:rsidR="00A04184">
          <w:fldChar w:fldCharType="end"/>
        </w:r>
        <w:r w:rsidR="00A04184">
          <w:t xml:space="preserve"> or 315-804-1292.</w:t>
        </w:r>
      </w:ins>
    </w:p>
    <w:p w14:paraId="0D1AF585" w14:textId="551B3B46" w:rsidR="00E6144B" w:rsidRDefault="00E6144B">
      <w:pPr>
        <w:rPr>
          <w:rPrChange w:id="143" w:author="Albrecht, Lisa R CIV USARMY USAG (USA)" w:date="2026-09-25T20:03:00Z" w16du:dateUtc="2026-09-26T00:03:00Z">
            <w:rPr>
              <w:rFonts w:ascii="Times New Roman" w:hAnsi="Times New Roman" w:cs="Times New Roman"/>
            </w:rPr>
          </w:rPrChange>
        </w:rPr>
      </w:pPr>
    </w:p>
    <w:sectPr w:rsidR="00E6144B">
      <w:pgSz w:w="12240" w:h="15840"/>
      <w:pgMar w:top="1440" w:right="1440" w:bottom="1440" w:left="1440" w:header="720" w:footer="720" w:gutter="0"/>
      <w:cols w:space="720"/>
      <w:docGrid w:linePitch="360"/>
      <w:sectPrChange w:id="144" w:author="Albrecht, Lisa R CIV USARMY USAG (USA)" w:date="2026-09-25T20:03:00Z" w16du:dateUtc="2026-09-26T00:03:00Z">
        <w:sectPr w:rsidR="00E6144B">
          <w:pgSz w:w="11900" w:h="16840"/>
          <w:pgMar w:top="1440" w:right="1800" w:bottom="1440" w:left="1800" w:header="708" w:footer="708" w:gutter="0"/>
          <w:cols w:space="708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6C68EF"/>
    <w:multiLevelType w:val="hybridMultilevel"/>
    <w:tmpl w:val="BFE2BEE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BAE6478"/>
    <w:multiLevelType w:val="hybridMultilevel"/>
    <w:tmpl w:val="20444C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F1C4AA5"/>
    <w:multiLevelType w:val="hybridMultilevel"/>
    <w:tmpl w:val="C0366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97495F"/>
    <w:multiLevelType w:val="hybridMultilevel"/>
    <w:tmpl w:val="FBF4417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C5B1DBF"/>
    <w:multiLevelType w:val="multilevel"/>
    <w:tmpl w:val="20444CD8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1534485">
    <w:abstractNumId w:val="2"/>
  </w:num>
  <w:num w:numId="2" w16cid:durableId="1988196651">
    <w:abstractNumId w:val="0"/>
  </w:num>
  <w:num w:numId="3" w16cid:durableId="2066053757">
    <w:abstractNumId w:val="1"/>
  </w:num>
  <w:num w:numId="4" w16cid:durableId="1112360422">
    <w:abstractNumId w:val="4"/>
  </w:num>
  <w:num w:numId="5" w16cid:durableId="157227902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15A9"/>
    <w:rsid w:val="000025EE"/>
    <w:rsid w:val="000132D0"/>
    <w:rsid w:val="00035E64"/>
    <w:rsid w:val="0003641A"/>
    <w:rsid w:val="0005140C"/>
    <w:rsid w:val="0008129B"/>
    <w:rsid w:val="000C39B1"/>
    <w:rsid w:val="000E5EB0"/>
    <w:rsid w:val="000F39DB"/>
    <w:rsid w:val="0018018A"/>
    <w:rsid w:val="001A2EBB"/>
    <w:rsid w:val="001E5338"/>
    <w:rsid w:val="0023225F"/>
    <w:rsid w:val="002C576E"/>
    <w:rsid w:val="002D5F82"/>
    <w:rsid w:val="002D6A06"/>
    <w:rsid w:val="002E08AC"/>
    <w:rsid w:val="0033666B"/>
    <w:rsid w:val="00363563"/>
    <w:rsid w:val="0036508A"/>
    <w:rsid w:val="00383B3E"/>
    <w:rsid w:val="004150BF"/>
    <w:rsid w:val="00455770"/>
    <w:rsid w:val="004949B9"/>
    <w:rsid w:val="004D03C6"/>
    <w:rsid w:val="005160F7"/>
    <w:rsid w:val="005335F6"/>
    <w:rsid w:val="00554968"/>
    <w:rsid w:val="005B78EC"/>
    <w:rsid w:val="005C622D"/>
    <w:rsid w:val="005E33BB"/>
    <w:rsid w:val="005E7242"/>
    <w:rsid w:val="00633005"/>
    <w:rsid w:val="006710C9"/>
    <w:rsid w:val="006B6D24"/>
    <w:rsid w:val="006C11F1"/>
    <w:rsid w:val="006E2F74"/>
    <w:rsid w:val="00872BE2"/>
    <w:rsid w:val="008918FB"/>
    <w:rsid w:val="008E56B0"/>
    <w:rsid w:val="008F3E20"/>
    <w:rsid w:val="009326E2"/>
    <w:rsid w:val="009A4C51"/>
    <w:rsid w:val="00A04184"/>
    <w:rsid w:val="00A11912"/>
    <w:rsid w:val="00A24C0D"/>
    <w:rsid w:val="00A73D83"/>
    <w:rsid w:val="00A7579C"/>
    <w:rsid w:val="00A92029"/>
    <w:rsid w:val="00AD10D3"/>
    <w:rsid w:val="00B00D7E"/>
    <w:rsid w:val="00B01149"/>
    <w:rsid w:val="00B20173"/>
    <w:rsid w:val="00B34ABC"/>
    <w:rsid w:val="00B51F65"/>
    <w:rsid w:val="00B75B98"/>
    <w:rsid w:val="00B83D6B"/>
    <w:rsid w:val="00BF2AEB"/>
    <w:rsid w:val="00C56BEE"/>
    <w:rsid w:val="00CA4D4A"/>
    <w:rsid w:val="00CD6AD4"/>
    <w:rsid w:val="00D07724"/>
    <w:rsid w:val="00D539CE"/>
    <w:rsid w:val="00D75624"/>
    <w:rsid w:val="00D90CF7"/>
    <w:rsid w:val="00DE53A9"/>
    <w:rsid w:val="00DF1ED9"/>
    <w:rsid w:val="00DF40F1"/>
    <w:rsid w:val="00E232BA"/>
    <w:rsid w:val="00E3645A"/>
    <w:rsid w:val="00E433CA"/>
    <w:rsid w:val="00E6144B"/>
    <w:rsid w:val="00E86C37"/>
    <w:rsid w:val="00F00083"/>
    <w:rsid w:val="00F32721"/>
    <w:rsid w:val="00F32743"/>
    <w:rsid w:val="00F415A9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C53D991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184"/>
    <w:pPr>
      <w:pPrChange w:id="0" w:author="Albrecht, Lisa R CIV USARMY USAG (USA)" w:date="2026-09-25T20:03:00Z">
        <w:pPr/>
      </w:pPrChange>
    </w:pPr>
    <w:rPr>
      <w:rFonts w:ascii="Calibri" w:eastAsiaTheme="minorHAnsi" w:hAnsi="Calibri" w:cs="Calibri"/>
      <w:sz w:val="22"/>
      <w:szCs w:val="22"/>
      <w:lang w:eastAsia="en-US"/>
      <w14:ligatures w14:val="standardContextual"/>
      <w:rPrChange w:id="0" w:author="Albrecht, Lisa R CIV USARMY USAG (USA)" w:date="2026-09-25T20:03:00Z">
        <w:rPr>
          <w:rFonts w:asciiTheme="minorHAnsi" w:eastAsiaTheme="minorEastAsia" w:hAnsiTheme="minorHAnsi" w:cstheme="minorBidi"/>
          <w:sz w:val="24"/>
          <w:szCs w:val="24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D24"/>
    <w:pPr>
      <w:ind w:firstLine="420"/>
    </w:pPr>
  </w:style>
  <w:style w:type="character" w:styleId="Hyperlink">
    <w:name w:val="Hyperlink"/>
    <w:basedOn w:val="DefaultParagraphFont"/>
    <w:uiPriority w:val="99"/>
    <w:semiHidden/>
    <w:unhideWhenUsed/>
    <w:rsid w:val="00A04184"/>
    <w:rPr>
      <w:color w:val="0563C1"/>
      <w:u w:val="single"/>
      <w:rPrChange w:id="1" w:author="Albrecht, Lisa R CIV USARMY USAG (USA)" w:date="2026-09-25T20:03:00Z">
        <w:rPr>
          <w:color w:val="0000FF" w:themeColor="hyperlink"/>
          <w:u w:val="single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51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Old Dominion University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 Romaniuk</dc:creator>
  <cp:lastModifiedBy>Arthur Souza Rodrigues</cp:lastModifiedBy>
  <cp:revision>1</cp:revision>
  <dcterms:created xsi:type="dcterms:W3CDTF">2015-03-11T14:29:00Z</dcterms:created>
  <dcterms:modified xsi:type="dcterms:W3CDTF">2026-09-26T00:03:00Z</dcterms:modified>
</cp:coreProperties>
</file>