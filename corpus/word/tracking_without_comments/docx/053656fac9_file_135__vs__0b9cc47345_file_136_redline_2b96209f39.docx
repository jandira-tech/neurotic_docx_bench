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5C7075" w14:textId="77777777" w:rsidR="00312680" w:rsidRDefault="00312680">
      <w:pPr>
        <w:rPr>
          <w:rPrChange w:id="0" w:author="Arthur Souza Rodrigues" w:date="2026-09-26T14:53:00Z" w16du:dateUtc="2026-09-26T18:53:00Z">
            <w:rPr>
              <w:rFonts w:ascii="Arial" w:hAnsi="Arial" w:cs="Arial"/>
              <w:color w:val="666666"/>
              <w:sz w:val="30"/>
              <w:szCs w:val="30"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file_</w:t>
      </w:r>
      <w:ins w:id="2" w:author="Arthur Souza Rodrigues" w:date="2026-09-26T14:53:00Z" w16du:dateUtc="2026-09-26T18:53:00Z">
        <w:r w:rsidR="008103EC">
          <w:t>136</w:t>
        </w:r>
      </w:ins>
      <w:del w:id="3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delText>135</w:delText>
        </w:r>
      </w:del>
      <w:r>
        <w:rPr>
          <w:rPrChange w:id="4" w:author="Arthur Souza Rodrigues" w:date="2026-09-26T14:53:00Z" w16du:dateUtc="2026-09-26T18:53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>.docx</w:t>
      </w:r>
    </w:p>
    <w:p w14:paraId="236FC821" w14:textId="7FC51FA8" w:rsidR="00D30222" w:rsidRDefault="008772ED">
      <w:ins w:id="5" w:author="Arthur Souza Rodrigues" w:date="2026-09-26T14:53:00Z" w16du:dateUtc="2026-09-26T18:53:00Z">
        <w:r>
          <w:t>Bullet List</w:t>
        </w:r>
      </w:ins>
      <w:del w:id="6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delText>Subtitle Style</w:delText>
        </w:r>
      </w:del>
      <w:r>
        <w:rPr>
          <w:rPrChange w:id="7" w:author="Arthur Souza Rodrigues" w:date="2026-09-26T14:53:00Z" w16du:dateUtc="2026-09-26T18:53:00Z">
            <w:rPr>
              <w:rFonts w:ascii="Arial" w:hAnsi="Arial" w:cs="Arial"/>
              <w:color w:val="666666"/>
              <w:sz w:val="30"/>
              <w:szCs w:val="30"/>
            </w:rPr>
          </w:rPrChange>
        </w:rPr>
        <w:t xml:space="preserve"> Demo</w:t>
      </w:r>
    </w:p>
    <w:p w14:paraId="1E1ED459" w14:textId="77777777" w:rsidR="00BB3192" w:rsidRDefault="008772ED">
      <w:pPr>
        <w:numPr>
          <w:ilvl w:val="0"/>
          <w:numId w:val="1"/>
        </w:numPr>
        <w:rPr>
          <w:ins w:id="8" w:author="Arthur Souza Rodrigues" w:date="2026-09-26T14:53:00Z" w16du:dateUtc="2026-09-26T18:53:00Z"/>
        </w:rPr>
      </w:pPr>
      <w:ins w:id="9" w:author="Arthur Souza Rodrigues" w:date="2026-09-26T14:53:00Z" w16du:dateUtc="2026-09-26T18:53:00Z">
        <w:r>
          <w:t>Apples</w:t>
        </w:r>
      </w:ins>
    </w:p>
    <w:p w14:paraId="1FC52BB5" w14:textId="77777777" w:rsidR="00BB3192" w:rsidRDefault="008772ED">
      <w:pPr>
        <w:numPr>
          <w:ilvl w:val="0"/>
          <w:numId w:val="1"/>
        </w:numPr>
        <w:rPr>
          <w:ins w:id="10" w:author="Arthur Souza Rodrigues" w:date="2026-09-26T14:53:00Z" w16du:dateUtc="2026-09-26T18:53:00Z"/>
        </w:rPr>
      </w:pPr>
      <w:ins w:id="11" w:author="Arthur Souza Rodrigues" w:date="2026-09-26T14:53:00Z" w16du:dateUtc="2026-09-26T18:53:00Z">
        <w:r>
          <w:t>Bananas</w:t>
        </w:r>
      </w:ins>
    </w:p>
    <w:p w14:paraId="6A2A7C45" w14:textId="77777777" w:rsidR="00BB3192" w:rsidRDefault="008772ED">
      <w:pPr>
        <w:numPr>
          <w:ilvl w:val="0"/>
          <w:numId w:val="1"/>
        </w:numPr>
        <w:rPr>
          <w:ins w:id="12" w:author="Arthur Souza Rodrigues" w:date="2026-09-26T14:53:00Z" w16du:dateUtc="2026-09-26T18:53:00Z"/>
        </w:rPr>
      </w:pPr>
      <w:ins w:id="13" w:author="Arthur Souza Rodrigues" w:date="2026-09-26T14:53:00Z" w16du:dateUtc="2026-09-26T18:53:00Z">
        <w:r>
          <w:t>Oranges</w:t>
        </w:r>
      </w:ins>
    </w:p>
    <w:p w14:paraId="107114C8" w14:textId="77777777" w:rsidR="00D30222" w:rsidRDefault="008772ED">
      <w:pPr>
        <w:spacing w:line="240" w:lineRule="auto"/>
        <w:rPr>
          <w:del w:id="14" w:author="Arthur Souza Rodrigues" w:date="2026-09-26T14:53:00Z" w16du:dateUtc="2026-09-26T18:53:00Z"/>
        </w:rPr>
      </w:pPr>
      <w:ins w:id="15" w:author="Arthur Souza Rodrigues" w:date="2026-09-26T14:53:00Z" w16du:dateUtc="2026-09-26T18:53:00Z">
        <w:r>
          <w:t>Grapes</w:t>
        </w:r>
      </w:ins>
      <w:del w:id="16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delText>This document demonstrates the Subtitle paragraph style.</w:delText>
        </w:r>
      </w:del>
    </w:p>
    <w:p w14:paraId="0AECB3BA" w14:textId="77777777" w:rsidR="00D30222" w:rsidRDefault="008772ED">
      <w:pPr>
        <w:numPr>
          <w:ilvl w:val="0"/>
          <w:numId w:val="1"/>
        </w:numPr>
        <w:pPrChange w:id="17" w:author="Arthur Souza Rodrigues" w:date="2026-09-26T14:53:00Z" w16du:dateUtc="2026-09-26T18:53:00Z">
          <w:pPr>
            <w:spacing w:line="240" w:lineRule="auto"/>
          </w:pPr>
        </w:pPrChange>
      </w:pPr>
      <w:del w:id="18" w:author="Arthur Souza Rodrigues" w:date="2026-09-26T14:53:00Z" w16du:dateUtc="2026-09-26T18:53:00Z">
        <w:r>
          <w:rPr>
            <w:rFonts w:ascii="Arial" w:hAnsi="Arial" w:cs="Arial"/>
            <w:color w:val="666666"/>
            <w:sz w:val="30"/>
            <w:szCs w:val="30"/>
          </w:rPr>
          <w:delText>Subtitle style provides secondary heading below the main title.</w:delText>
        </w:r>
      </w:del>
    </w:p>
    <w:sectPr w:rsidR="00D302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222"/>
    <w:rsid w:val="000352E2"/>
    <w:rsid w:val="0005735C"/>
    <w:rsid w:val="002F5B90"/>
    <w:rsid w:val="00312680"/>
    <w:rsid w:val="008103EC"/>
    <w:rsid w:val="00BB3192"/>
    <w:rsid w:val="00D3022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2026-09-26T18:53:00Z</dcterms:modified>
</cp:coreProperties>
</file>