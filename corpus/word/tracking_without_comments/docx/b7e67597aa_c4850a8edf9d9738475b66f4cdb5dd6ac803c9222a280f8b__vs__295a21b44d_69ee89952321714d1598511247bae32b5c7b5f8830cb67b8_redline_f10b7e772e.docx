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2F45A" w14:textId="02E83C9B" w:rsidR="0002235D" w:rsidRPr="00391B22" w:rsidRDefault="008261E0" w:rsidP="008261E0">
      <w:pPr>
        <w:pStyle w:val="Title"/>
        <w:rPr>
          <w:ins w:id="29" w:author="Schooling, Kathryn H (EHS)" w:date="2026-09-25T20:05:00Z" w16du:dateUtc="2026-09-26T00:05:00Z"/>
          <w:rFonts w:ascii="Calibri" w:hAnsi="Calibri" w:cs="Calibri"/>
        </w:rPr>
      </w:pPr>
      <w:ins w:id="30" w:author="Schooling, Kathryn H (EHS)" w:date="2026-09-25T20:05:00Z" w16du:dateUtc="2026-09-26T00:05:00Z">
        <w:r>
          <w:rPr>
            <w:noProof/>
          </w:rPr>
          <w:drawing>
            <wp:anchor distT="0" distB="0" distL="114300" distR="114300" simplePos="0" relativeHeight="251659264" behindDoc="0" locked="0" layoutInCell="1" allowOverlap="1" wp14:anchorId="2269B9B6" wp14:editId="5B84EFED">
              <wp:simplePos x="0" y="0"/>
              <wp:positionH relativeFrom="column">
                <wp:posOffset>-260350</wp:posOffset>
              </wp:positionH>
              <wp:positionV relativeFrom="page">
                <wp:posOffset>209550</wp:posOffset>
              </wp:positionV>
              <wp:extent cx="1047750" cy="1047750"/>
              <wp:effectExtent l="0" t="0" r="0" b="0"/>
              <wp:wrapSquare wrapText="bothSides"/>
              <wp:docPr id="250952363" name="Picture 1" descr="A blue and white emblem with a white star and a blue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2363" name="Picture 1" descr="A blue and white emblem with a white star and a blue shield&#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anchor>
          </w:drawing>
        </w:r>
        <w:r w:rsidR="0056725E" w:rsidRPr="00391B22">
          <w:rPr>
            <w:rFonts w:ascii="Calibri" w:hAnsi="Calibri" w:cs="Calibri"/>
          </w:rPr>
          <w:t>Massachusetts Electronic Visit Verification (EVV) Resources</w:t>
        </w:r>
        <w:r w:rsidR="0002235D" w:rsidRPr="00391B22">
          <w:rPr>
            <w:rFonts w:ascii="Calibri" w:hAnsi="Calibri" w:cs="Calibri"/>
          </w:rPr>
          <w:t xml:space="preserve"> Cheat Sheet</w:t>
        </w:r>
      </w:ins>
    </w:p>
    <w:p w14:paraId="5DB5DC19" w14:textId="6524985F" w:rsidR="0002235D" w:rsidRPr="00391B22" w:rsidRDefault="00A974BA" w:rsidP="0092685D">
      <w:pPr>
        <w:pStyle w:val="Subtitle"/>
        <w:rPr>
          <w:ins w:id="31" w:author="Schooling, Kathryn H (EHS)" w:date="2026-09-25T20:05:00Z" w16du:dateUtc="2026-09-26T00:05:00Z"/>
        </w:rPr>
      </w:pPr>
      <w:ins w:id="32" w:author="Schooling, Kathryn H (EHS)" w:date="2026-09-25T20:05:00Z" w16du:dateUtc="2026-09-26T00:05:00Z">
        <w:r>
          <w:rPr>
            <w:rFonts w:ascii="Calibri" w:hAnsi="Calibri" w:cs="Calibri"/>
            <w:color w:val="000000" w:themeColor="text1"/>
          </w:rPr>
          <w:t>This</w:t>
        </w:r>
        <w:r w:rsidR="0002235D" w:rsidRPr="00ED0622">
          <w:rPr>
            <w:rFonts w:ascii="Calibri" w:hAnsi="Calibri" w:cs="Calibri"/>
            <w:color w:val="000000" w:themeColor="text1"/>
          </w:rPr>
          <w:t xml:space="preserve"> </w:t>
        </w:r>
        <w:r w:rsidR="009549CE" w:rsidRPr="00ED0622">
          <w:rPr>
            <w:rFonts w:ascii="Calibri" w:hAnsi="Calibri" w:cs="Calibri"/>
            <w:color w:val="000000" w:themeColor="text1"/>
          </w:rPr>
          <w:t>Q</w:t>
        </w:r>
        <w:r w:rsidR="0002235D" w:rsidRPr="00ED0622">
          <w:rPr>
            <w:rFonts w:ascii="Calibri" w:hAnsi="Calibri" w:cs="Calibri"/>
            <w:color w:val="000000" w:themeColor="text1"/>
          </w:rPr>
          <w:t xml:space="preserve">uick </w:t>
        </w:r>
        <w:r w:rsidR="009549CE" w:rsidRPr="00ED0622">
          <w:rPr>
            <w:rFonts w:ascii="Calibri" w:hAnsi="Calibri" w:cs="Calibri"/>
            <w:color w:val="000000" w:themeColor="text1"/>
          </w:rPr>
          <w:t xml:space="preserve">Reference </w:t>
        </w:r>
        <w:r w:rsidR="0002235D" w:rsidRPr="00ED0622">
          <w:rPr>
            <w:rFonts w:ascii="Calibri" w:hAnsi="Calibri" w:cs="Calibri"/>
            <w:color w:val="000000" w:themeColor="text1"/>
          </w:rPr>
          <w:t xml:space="preserve">Guide </w:t>
        </w:r>
        <w:r>
          <w:rPr>
            <w:rFonts w:ascii="Calibri" w:hAnsi="Calibri" w:cs="Calibri"/>
            <w:color w:val="000000" w:themeColor="text1"/>
          </w:rPr>
          <w:t>provides answers to c</w:t>
        </w:r>
        <w:r w:rsidR="0002235D" w:rsidRPr="00ED0622">
          <w:rPr>
            <w:rFonts w:ascii="Calibri" w:hAnsi="Calibri" w:cs="Calibri"/>
            <w:color w:val="000000" w:themeColor="text1"/>
          </w:rPr>
          <w:t xml:space="preserve">ommon </w:t>
        </w:r>
        <w:r>
          <w:rPr>
            <w:rFonts w:ascii="Calibri" w:hAnsi="Calibri" w:cs="Calibri"/>
            <w:color w:val="000000" w:themeColor="text1"/>
          </w:rPr>
          <w:t>q</w:t>
        </w:r>
        <w:r w:rsidR="009549CE" w:rsidRPr="00ED0622">
          <w:rPr>
            <w:rFonts w:ascii="Calibri" w:hAnsi="Calibri" w:cs="Calibri"/>
            <w:color w:val="000000" w:themeColor="text1"/>
          </w:rPr>
          <w:t>uestions</w:t>
        </w:r>
        <w:r w:rsidR="00027879" w:rsidRPr="00ED0622">
          <w:rPr>
            <w:rFonts w:ascii="Calibri" w:hAnsi="Calibri" w:cs="Calibri"/>
            <w:color w:val="000000" w:themeColor="text1"/>
          </w:rPr>
          <w:t xml:space="preserve"> and </w:t>
        </w:r>
        <w:r>
          <w:rPr>
            <w:rFonts w:ascii="Calibri" w:hAnsi="Calibri" w:cs="Calibri"/>
            <w:color w:val="000000" w:themeColor="text1"/>
          </w:rPr>
          <w:t>links to helpful r</w:t>
        </w:r>
        <w:r w:rsidR="00027879" w:rsidRPr="00ED0622">
          <w:rPr>
            <w:rFonts w:ascii="Calibri" w:hAnsi="Calibri" w:cs="Calibri"/>
            <w:color w:val="000000" w:themeColor="text1"/>
          </w:rPr>
          <w:t>esources</w:t>
        </w:r>
        <w:r>
          <w:rPr>
            <w:rFonts w:ascii="Calibri" w:hAnsi="Calibri" w:cs="Calibri"/>
            <w:color w:val="000000" w:themeColor="text1"/>
          </w:rPr>
          <w:t>.</w:t>
        </w:r>
      </w:ins>
    </w:p>
    <w:p w14:paraId="0415F6B0" w14:textId="77777777" w:rsidR="00D87638" w:rsidRDefault="008C70D7">
      <w:pPr>
        <w:pStyle w:val="IAlphabetDivider"/>
        <w:rPr>
          <w:del w:id="33" w:author="Schooling, Kathryn H (EHS)" w:date="2026-09-25T20:05:00Z" w16du:dateUtc="2026-09-26T00:05:00Z"/>
        </w:rPr>
      </w:pPr>
      <w:del w:id="34" w:author="Schooling, Kathryn H (EHS)" w:date="2026-09-25T20:05:00Z" w16du:dateUtc="2026-09-26T00:05:00Z">
        <w:r>
          <w:lastRenderedPageBreak/>
          <w:delText>C</w:delText>
        </w:r>
      </w:del>
    </w:p>
    <w:p w14:paraId="59A56C04" w14:textId="77777777" w:rsidR="00D87638" w:rsidRDefault="008C70D7">
      <w:pPr>
        <w:pStyle w:val="IActName"/>
        <w:rPr>
          <w:del w:id="35" w:author="Schooling, Kathryn H (EHS)" w:date="2026-09-25T20:05:00Z" w16du:dateUtc="2026-09-26T00:05:00Z"/>
        </w:rPr>
      </w:pPr>
      <w:del w:id="36" w:author="Schooling, Kathryn H (EHS)" w:date="2026-09-25T20:05:00Z" w16du:dateUtc="2026-09-26T00:05:00Z">
        <w:r>
          <w:delText>Co‑operatives Act 2009</w:delText>
        </w:r>
      </w:del>
    </w:p>
    <w:tbl>
      <w:tblPr>
        <w:tblStyle w:val="PlainTable1"/>
        <w:tblW w:w="9738" w:type="dxa"/>
        <w:tblLook w:val="0420" w:firstRow="1" w:lastRow="0" w:firstColumn="0" w:lastColumn="0" w:noHBand="0" w:noVBand="1"/>
      </w:tblPr>
      <w:tblGrid>
        <w:gridCol w:w="4868"/>
        <w:gridCol w:w="4870"/>
        <w:tblGridChange w:id="37">
          <w:tblGrid>
            <w:gridCol w:w="5"/>
            <w:gridCol w:w="1129"/>
            <w:gridCol w:w="3739"/>
            <w:gridCol w:w="4766"/>
            <w:gridCol w:w="104"/>
          </w:tblGrid>
        </w:tblGridChange>
      </w:tblGrid>
      <w:tr w:rsidR="00A709BA" w:rsidRPr="00391B22" w14:paraId="1A403CB5" w14:textId="77777777" w:rsidTr="00D97D20">
        <w:trPr>
          <w:cnfStyle w:val="100000000000" w:firstRow="1" w:lastRow="0" w:firstColumn="0" w:lastColumn="0" w:oddVBand="0" w:evenVBand="0" w:oddHBand="0" w:evenHBand="0" w:firstRowFirstColumn="0" w:firstRowLastColumn="0" w:lastRowFirstColumn="0" w:lastRowLastColumn="0"/>
          <w:trHeight w:val="412"/>
          <w:tblHeader/>
          <w:ins w:id="38" w:author="Schooling, Kathryn H (EHS)" w:date="2026-09-25T20:05:00Z" w16du:dateUtc="2026-09-26T00:05:00Z"/>
        </w:trPr>
        <w:tc>
          <w:tcPr>
            <w:tcW w:w="0" w:type="dxa"/>
            <w:shd w:val="clear" w:color="auto" w:fill="365F91" w:themeFill="accent1" w:themeFillShade="BF"/>
          </w:tcPr>
          <w:p w14:paraId="0F5A3E95" w14:textId="77777777" w:rsidR="00A709BA" w:rsidRPr="00ED0622" w:rsidRDefault="00A709BA" w:rsidP="0002235D">
            <w:pPr>
              <w:rPr>
                <w:ins w:id="39" w:author="Schooling, Kathryn H (EHS)" w:date="2026-09-25T20:05:00Z" w16du:dateUtc="2026-09-26T00:05:00Z"/>
                <w:rFonts w:ascii="Calibri" w:hAnsi="Calibri" w:cs="Calibri"/>
                <w:sz w:val="32"/>
                <w:szCs w:val="32"/>
              </w:rPr>
            </w:pPr>
            <w:ins w:id="40" w:author="Schooling, Kathryn H (EHS)" w:date="2026-09-25T20:05:00Z" w16du:dateUtc="2026-09-26T00:05:00Z">
              <w:r w:rsidRPr="00ED0622">
                <w:rPr>
                  <w:rFonts w:ascii="Calibri" w:hAnsi="Calibri" w:cs="Calibri"/>
                  <w:sz w:val="32"/>
                  <w:szCs w:val="32"/>
                </w:rPr>
                <w:t>Question</w:t>
              </w:r>
            </w:ins>
          </w:p>
        </w:tc>
        <w:tc>
          <w:tcPr>
            <w:tcW w:w="0" w:type="dxa"/>
            <w:shd w:val="clear" w:color="auto" w:fill="365F91" w:themeFill="accent1" w:themeFillShade="BF"/>
          </w:tcPr>
          <w:p w14:paraId="141F9267" w14:textId="77777777" w:rsidR="00A709BA" w:rsidRPr="00ED0622" w:rsidRDefault="00A709BA" w:rsidP="0002235D">
            <w:pPr>
              <w:rPr>
                <w:ins w:id="41" w:author="Schooling, Kathryn H (EHS)" w:date="2026-09-25T20:05:00Z" w16du:dateUtc="2026-09-26T00:05:00Z"/>
                <w:rFonts w:ascii="Calibri" w:hAnsi="Calibri" w:cs="Calibri"/>
                <w:sz w:val="32"/>
                <w:szCs w:val="32"/>
              </w:rPr>
            </w:pPr>
            <w:ins w:id="42" w:author="Schooling, Kathryn H (EHS)" w:date="2026-09-25T20:05:00Z" w16du:dateUtc="2026-09-26T00:05:00Z">
              <w:r w:rsidRPr="00ED0622">
                <w:rPr>
                  <w:rFonts w:ascii="Calibri" w:hAnsi="Calibri" w:cs="Calibri"/>
                  <w:sz w:val="32"/>
                  <w:szCs w:val="32"/>
                </w:rPr>
                <w:t>Support Resource</w:t>
              </w:r>
              <w:r>
                <w:rPr>
                  <w:rFonts w:ascii="Calibri" w:hAnsi="Calibri" w:cs="Calibri"/>
                  <w:sz w:val="32"/>
                  <w:szCs w:val="32"/>
                </w:rPr>
                <w:t>(s)</w:t>
              </w:r>
            </w:ins>
          </w:p>
        </w:tc>
      </w:tr>
      <w:tr w:rsidR="00D87638" w14:paraId="5BEAB412" w14:textId="77777777" w:rsidTr="004C7FE1">
        <w:tblPrEx>
          <w:tblW w:w="9738" w:type="dxa"/>
          <w:tblLook w:val="0420" w:firstRow="1" w:lastRow="0" w:firstColumn="0" w:lastColumn="0" w:noHBand="0" w:noVBand="1"/>
          <w:tblPrExChange w:id="43" w:author="Schooling, Kathryn H (EHS)" w:date="2026-09-25T20:05:00Z" w16du:dateUtc="2026-09-26T00:05:00Z">
            <w:tblPrEx>
              <w:tblW w:w="0" w:type="auto"/>
              <w:jc w:val="center"/>
              <w:tblLayout w:type="fixed"/>
              <w:tblCellMar>
                <w:left w:w="0" w:type="dxa"/>
                <w:right w:w="0" w:type="dxa"/>
              </w:tblCellMar>
              <w:tblLook w:val="0000" w:firstRow="0"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Height w:val="1007"/>
          <w:trPrChange w:id="44" w:author="Schooling, Kathryn H (EHS)" w:date="2026-09-25T20:05:00Z" w16du:dateUtc="2026-09-26T00:05:00Z">
            <w:trPr>
              <w:gridAfter w:val="1"/>
              <w:cantSplit/>
              <w:jc w:val="center"/>
            </w:trPr>
          </w:trPrChange>
        </w:trPr>
        <w:tc>
          <w:tcPr>
            <w:tcW w:w="4868" w:type="dxa"/>
            <w:tcPrChange w:id="45" w:author="Schooling, Kathryn H (EHS)" w:date="2026-09-25T20:05:00Z" w16du:dateUtc="2026-09-26T00:05:00Z">
              <w:tcPr>
                <w:tcW w:w="1134" w:type="dxa"/>
                <w:gridSpan w:val="2"/>
              </w:tcPr>
            </w:tcPrChange>
          </w:tcPr>
          <w:p w14:paraId="3A2DCA7E" w14:textId="77777777" w:rsidR="00D87638" w:rsidRPr="00E903D5" w:rsidRDefault="0010281C" w:rsidP="0002235D">
            <w:pPr>
              <w:cnfStyle w:val="000000100000" w:firstRow="0" w:lastRow="0" w:firstColumn="0" w:lastColumn="0" w:oddVBand="0" w:evenVBand="0" w:oddHBand="1" w:evenHBand="0" w:firstRowFirstColumn="0" w:firstRowLastColumn="0" w:lastRowFirstColumn="0" w:lastRowLastColumn="0"/>
              <w:rPr>
                <w:rFonts w:ascii="Calibri" w:hAnsi="Calibri"/>
                <w:b/>
                <w:rPrChange w:id="46" w:author="Schooling, Kathryn H (EHS)" w:date="2026-09-25T20:05:00Z" w16du:dateUtc="2026-09-26T00:05:00Z">
                  <w:rPr/>
                </w:rPrChange>
              </w:rPr>
              <w:pPrChange w:id="47" w:author="Schooling, Kathryn H (EHS)" w:date="2026-09-25T20:05:00Z" w16du:dateUtc="2026-09-26T00:05:00Z">
                <w:pPr>
                  <w:pStyle w:val="Table01Row"/>
                  <w:keepNext/>
                  <w:cnfStyle w:val="000000100000" w:firstRow="0" w:lastRow="0" w:firstColumn="0" w:lastColumn="0" w:oddVBand="0" w:evenVBand="0" w:oddHBand="1" w:evenHBand="0" w:firstRowFirstColumn="0" w:firstRowLastColumn="0" w:lastRowFirstColumn="0" w:lastRowLastColumn="0"/>
                </w:pPr>
              </w:pPrChange>
            </w:pPr>
            <w:ins w:id="48" w:author="Schooling, Kathryn H (EHS)" w:date="2026-09-25T20:05:00Z" w16du:dateUtc="2026-09-26T00:05:00Z">
              <w:r>
                <w:rPr>
                  <w:rFonts w:ascii="Calibri" w:hAnsi="Calibri" w:cs="Calibri"/>
                  <w:b/>
                  <w:bCs/>
                </w:rPr>
                <w:t>How can I check if I am in scope for MA EVV?</w:t>
              </w:r>
            </w:ins>
            <w:del w:id="49" w:author="Schooling, Kathryn H (EHS)" w:date="2026-09-25T20:05:00Z" w16du:dateUtc="2026-09-26T00:05:00Z">
              <w:r w:rsidR="008C70D7">
                <w:rPr>
                  <w:b/>
                </w:rPr>
                <w:delText>Portfolio:</w:delText>
              </w:r>
            </w:del>
          </w:p>
        </w:tc>
        <w:tc>
          <w:tcPr>
            <w:tcW w:w="4870" w:type="dxa"/>
            <w:tcPrChange w:id="50" w:author="Schooling, Kathryn H (EHS)" w:date="2026-09-25T20:05:00Z" w16du:dateUtc="2026-09-26T00:05:00Z">
              <w:tcPr>
                <w:tcW w:w="8505" w:type="dxa"/>
                <w:gridSpan w:val="2"/>
              </w:tcPr>
            </w:tcPrChange>
          </w:tcPr>
          <w:p w14:paraId="09BE12FA" w14:textId="77777777" w:rsidR="00D87638" w:rsidRPr="00793655" w:rsidRDefault="00793655" w:rsidP="00793655">
            <w:pPr>
              <w:cnfStyle w:val="000000100000" w:firstRow="0" w:lastRow="0" w:firstColumn="0" w:lastColumn="0" w:oddVBand="0" w:evenVBand="0" w:oddHBand="1" w:evenHBand="0" w:firstRowFirstColumn="0" w:firstRowLastColumn="0" w:lastRowFirstColumn="0" w:lastRowLastColumn="0"/>
              <w:rPr>
                <w:rFonts w:ascii="Calibri" w:hAnsi="Calibri"/>
                <w:rPrChange w:id="51" w:author="Schooling, Kathryn H (EHS)" w:date="2026-09-25T20:05:00Z" w16du:dateUtc="2026-09-26T00:05:00Z">
                  <w:rPr/>
                </w:rPrChange>
              </w:rPr>
              <w:pPrChange w:id="52" w:author="Schooling, Kathryn H (EHS)" w:date="2026-09-25T20:05:00Z" w16du:dateUtc="2026-09-26T00:05:00Z">
                <w:pPr>
                  <w:pStyle w:val="Table01Row"/>
                  <w:keepNext/>
                  <w:cnfStyle w:val="000000100000" w:firstRow="0" w:lastRow="0" w:firstColumn="0" w:lastColumn="0" w:oddVBand="0" w:evenVBand="0" w:oddHBand="1" w:evenHBand="0" w:firstRowFirstColumn="0" w:firstRowLastColumn="0" w:lastRowFirstColumn="0" w:lastRowLastColumn="0"/>
                </w:pPr>
              </w:pPrChange>
            </w:pPr>
            <w:ins w:id="53" w:author="Schooling, Kathryn H (EHS)" w:date="2026-09-25T20:05:00Z" w16du:dateUtc="2026-09-26T00:05:00Z">
              <w:r>
                <w:rPr>
                  <w:rFonts w:ascii="Calibri" w:hAnsi="Calibri" w:cs="Calibri"/>
                </w:rPr>
                <w:t xml:space="preserve">Reference the </w:t>
              </w:r>
              <w:r>
                <w:fldChar w:fldCharType="begin"/>
              </w:r>
              <w:r>
                <w:instrText>HYPERLINK "https://www.mass.gov/doc/evv-implementation-add-service-code-table-0/download"</w:instrText>
              </w:r>
              <w:r>
                <w:fldChar w:fldCharType="separate"/>
              </w:r>
              <w:r>
                <w:rPr>
                  <w:rStyle w:val="Hyperlink"/>
                  <w:rFonts w:ascii="Calibri" w:hAnsi="Calibri" w:cs="Calibri"/>
                </w:rPr>
                <w:t>MA EVV Service Codes Listing</w:t>
              </w:r>
              <w:r>
                <w:fldChar w:fldCharType="end"/>
              </w:r>
              <w:r>
                <w:rPr>
                  <w:rFonts w:ascii="Calibri" w:hAnsi="Calibri" w:cs="Calibri"/>
                </w:rPr>
                <w:t xml:space="preserve"> for all MA Service Codes in scope and required to use EVV. </w:t>
              </w:r>
            </w:ins>
            <w:del w:id="54" w:author="Schooling, Kathryn H (EHS)" w:date="2026-09-25T20:05:00Z" w16du:dateUtc="2026-09-26T00:05:00Z">
              <w:r w:rsidR="008C70D7">
                <w:delText>Minister for Commerce</w:delText>
              </w:r>
            </w:del>
          </w:p>
        </w:tc>
      </w:tr>
      <w:tr w:rsidR="005A322A" w:rsidRPr="00391B22" w14:paraId="143CF67D" w14:textId="77777777" w:rsidTr="004C7FE1">
        <w:trPr>
          <w:trHeight w:val="1007"/>
          <w:ins w:id="55" w:author="Schooling, Kathryn H (EHS)" w:date="2026-09-25T20:05:00Z" w16du:dateUtc="2026-09-26T00:05:00Z"/>
        </w:trPr>
        <w:tc>
          <w:tcPr>
            <w:tcW w:w="4868" w:type="dxa"/>
          </w:tcPr>
          <w:p w14:paraId="20690385" w14:textId="77777777" w:rsidR="005A322A" w:rsidRPr="00E903D5" w:rsidRDefault="005A322A" w:rsidP="0002235D">
            <w:pPr>
              <w:rPr>
                <w:ins w:id="56" w:author="Schooling, Kathryn H (EHS)" w:date="2026-09-25T20:05:00Z" w16du:dateUtc="2026-09-26T00:05:00Z"/>
                <w:rFonts w:ascii="Calibri" w:hAnsi="Calibri" w:cs="Calibri"/>
                <w:b/>
                <w:bCs/>
              </w:rPr>
            </w:pPr>
            <w:ins w:id="57" w:author="Schooling, Kathryn H (EHS)" w:date="2026-09-25T20:05:00Z" w16du:dateUtc="2026-09-26T00:05:00Z">
              <w:r w:rsidRPr="00E903D5">
                <w:rPr>
                  <w:rFonts w:ascii="Calibri" w:hAnsi="Calibri" w:cs="Calibri"/>
                  <w:b/>
                  <w:bCs/>
                </w:rPr>
                <w:t>How do I get started with MA EVV?</w:t>
              </w:r>
            </w:ins>
          </w:p>
        </w:tc>
        <w:tc>
          <w:tcPr>
            <w:tcW w:w="4870" w:type="dxa"/>
          </w:tcPr>
          <w:p w14:paraId="77B8C873" w14:textId="77777777" w:rsidR="00E903D5" w:rsidRPr="00E903D5" w:rsidRDefault="00236583" w:rsidP="00E903D5">
            <w:pPr>
              <w:rPr>
                <w:ins w:id="58" w:author="Schooling, Kathryn H (EHS)" w:date="2026-09-25T20:05:00Z" w16du:dateUtc="2026-09-26T00:05:00Z"/>
                <w:rFonts w:ascii="Calibri" w:hAnsi="Calibri" w:cs="Calibri"/>
              </w:rPr>
            </w:pPr>
            <w:ins w:id="59" w:author="Schooling, Kathryn H (EHS)" w:date="2026-09-25T20:05:00Z" w16du:dateUtc="2026-09-26T00:05:00Z">
              <w:r>
                <w:rPr>
                  <w:rFonts w:ascii="Calibri" w:hAnsi="Calibri" w:cs="Calibri"/>
                </w:rPr>
                <w:t xml:space="preserve">Follow the step-by-step onboarding instructions on the </w:t>
              </w:r>
              <w:r w:rsidR="00E903D5">
                <w:fldChar w:fldCharType="begin"/>
              </w:r>
              <w:r w:rsidR="00E903D5">
                <w:instrText>HYPERLINK "https://sandata.zendesk.com/hc/en-us/articles/32532558693907-Massachusetts-Ready-Set-Go-EVV-Implementation-Checklist"</w:instrText>
              </w:r>
              <w:r w:rsidR="00E903D5">
                <w:fldChar w:fldCharType="separate"/>
              </w:r>
              <w:r w:rsidR="00E903D5" w:rsidRPr="00E903D5">
                <w:rPr>
                  <w:rStyle w:val="Hyperlink"/>
                  <w:rFonts w:ascii="Calibri" w:hAnsi="Calibri" w:cs="Calibri"/>
                </w:rPr>
                <w:t>Ready, Set, Go Implementation Checklist</w:t>
              </w:r>
              <w:r w:rsidR="00E903D5">
                <w:fldChar w:fldCharType="end"/>
              </w:r>
              <w:r w:rsidR="00E903D5" w:rsidRPr="00E903D5">
                <w:rPr>
                  <w:rFonts w:ascii="Calibri" w:hAnsi="Calibri" w:cs="Calibri"/>
                </w:rPr>
                <w:t>.</w:t>
              </w:r>
              <w:r w:rsidR="00E903D5" w:rsidRPr="00E903D5">
                <w:rPr>
                  <w:rFonts w:ascii="Calibri" w:hAnsi="Calibri" w:cs="Calibri"/>
                  <w:b/>
                  <w:bCs/>
                </w:rPr>
                <w:t xml:space="preserve"> </w:t>
              </w:r>
            </w:ins>
          </w:p>
          <w:p w14:paraId="06EEDA65" w14:textId="77777777" w:rsidR="005A322A" w:rsidRPr="00236583" w:rsidRDefault="00236583" w:rsidP="00236583">
            <w:pPr>
              <w:rPr>
                <w:ins w:id="60" w:author="Schooling, Kathryn H (EHS)" w:date="2026-09-25T20:05:00Z" w16du:dateUtc="2026-09-26T00:05:00Z"/>
                <w:rFonts w:ascii="Calibri" w:hAnsi="Calibri" w:cs="Calibri"/>
              </w:rPr>
            </w:pPr>
            <w:ins w:id="61" w:author="Schooling, Kathryn H (EHS)" w:date="2026-09-25T20:05:00Z" w16du:dateUtc="2026-09-26T00:05:00Z">
              <w:r>
                <w:rPr>
                  <w:rFonts w:ascii="Calibri" w:hAnsi="Calibri" w:cs="Calibri"/>
                </w:rPr>
                <w:t xml:space="preserve"> </w:t>
              </w:r>
            </w:ins>
          </w:p>
        </w:tc>
      </w:tr>
      <w:tr w:rsidR="00A709BA" w:rsidRPr="00391B22" w14:paraId="45759FCF" w14:textId="77777777" w:rsidTr="006744D4">
        <w:trPr>
          <w:cnfStyle w:val="000000100000" w:firstRow="0" w:lastRow="0" w:firstColumn="0" w:lastColumn="0" w:oddVBand="0" w:evenVBand="0" w:oddHBand="1" w:evenHBand="0" w:firstRowFirstColumn="0" w:firstRowLastColumn="0" w:lastRowFirstColumn="0" w:lastRowLastColumn="0"/>
          <w:trHeight w:val="3383"/>
          <w:ins w:id="62" w:author="Schooling, Kathryn H (EHS)" w:date="2026-09-25T20:05:00Z" w16du:dateUtc="2026-09-26T00:05:00Z"/>
        </w:trPr>
        <w:tc>
          <w:tcPr>
            <w:tcW w:w="4868" w:type="dxa"/>
          </w:tcPr>
          <w:p w14:paraId="001F602A" w14:textId="77777777" w:rsidR="00A709BA" w:rsidRPr="00E903D5" w:rsidRDefault="00A709BA" w:rsidP="0002235D">
            <w:pPr>
              <w:rPr>
                <w:ins w:id="63" w:author="Schooling, Kathryn H (EHS)" w:date="2026-09-25T20:05:00Z" w16du:dateUtc="2026-09-26T00:05:00Z"/>
                <w:rFonts w:ascii="Calibri" w:hAnsi="Calibri" w:cs="Calibri"/>
                <w:b/>
                <w:bCs/>
              </w:rPr>
            </w:pPr>
            <w:ins w:id="64" w:author="Schooling, Kathryn H (EHS)" w:date="2026-09-25T20:05:00Z" w16du:dateUtc="2026-09-26T00:05:00Z">
              <w:r w:rsidRPr="00E903D5">
                <w:rPr>
                  <w:rFonts w:ascii="Calibri" w:hAnsi="Calibri" w:cs="Calibri"/>
                  <w:b/>
                  <w:bCs/>
                </w:rPr>
                <w:t xml:space="preserve">How can I get my </w:t>
              </w:r>
              <w:r w:rsidR="00E2055E" w:rsidRPr="00E2055E">
                <w:rPr>
                  <w:rFonts w:ascii="Calibri" w:hAnsi="Calibri" w:cs="Calibri"/>
                  <w:b/>
                  <w:bCs/>
                </w:rPr>
                <w:t>Provider ID and Service Location (PID</w:t>
              </w:r>
              <w:r w:rsidR="00E2055E">
                <w:rPr>
                  <w:rFonts w:ascii="Calibri" w:hAnsi="Calibri" w:cs="Calibri"/>
                  <w:b/>
                  <w:bCs/>
                </w:rPr>
                <w:t>/</w:t>
              </w:r>
              <w:r w:rsidR="00E2055E" w:rsidRPr="00E2055E">
                <w:rPr>
                  <w:rFonts w:ascii="Calibri" w:hAnsi="Calibri" w:cs="Calibri"/>
                  <w:b/>
                  <w:bCs/>
                </w:rPr>
                <w:t>SL) number</w:t>
              </w:r>
              <w:r w:rsidRPr="00E903D5">
                <w:rPr>
                  <w:rFonts w:ascii="Calibri" w:hAnsi="Calibri" w:cs="Calibri"/>
                  <w:b/>
                  <w:bCs/>
                </w:rPr>
                <w:t>?</w:t>
              </w:r>
            </w:ins>
          </w:p>
        </w:tc>
        <w:tc>
          <w:tcPr>
            <w:tcW w:w="4870" w:type="dxa"/>
          </w:tcPr>
          <w:p w14:paraId="4EB8E3AE" w14:textId="77777777" w:rsidR="00A709BA" w:rsidRPr="00361EC1" w:rsidRDefault="00A709BA" w:rsidP="00361EC1">
            <w:pPr>
              <w:rPr>
                <w:ins w:id="65" w:author="Schooling, Kathryn H (EHS)" w:date="2026-09-25T20:05:00Z" w16du:dateUtc="2026-09-26T00:05:00Z"/>
                <w:rFonts w:ascii="Calibri" w:hAnsi="Calibri" w:cs="Calibri"/>
              </w:rPr>
            </w:pPr>
            <w:ins w:id="66" w:author="Schooling, Kathryn H (EHS)" w:date="2026-09-25T20:05:00Z" w16du:dateUtc="2026-09-26T00:05:00Z">
              <w:r>
                <w:rPr>
                  <w:rFonts w:ascii="Calibri" w:hAnsi="Calibri" w:cs="Calibri"/>
                </w:rPr>
                <w:t>Y</w:t>
              </w:r>
              <w:r w:rsidRPr="00361EC1">
                <w:rPr>
                  <w:rFonts w:ascii="Calibri" w:hAnsi="Calibri" w:cs="Calibri"/>
                </w:rPr>
                <w:t>ou can obtain your PID</w:t>
              </w:r>
              <w:r w:rsidR="00774CDC">
                <w:rPr>
                  <w:rFonts w:ascii="Calibri" w:hAnsi="Calibri" w:cs="Calibri"/>
                </w:rPr>
                <w:t>/</w:t>
              </w:r>
              <w:r w:rsidRPr="00361EC1">
                <w:rPr>
                  <w:rFonts w:ascii="Calibri" w:hAnsi="Calibri" w:cs="Calibri"/>
                </w:rPr>
                <w:t>SL at one of these two locations:</w:t>
              </w:r>
            </w:ins>
          </w:p>
          <w:p w14:paraId="26035B70" w14:textId="77777777" w:rsidR="00A709BA" w:rsidRDefault="00A709BA" w:rsidP="00361EC1">
            <w:pPr>
              <w:pStyle w:val="ListParagraph"/>
              <w:numPr>
                <w:ilvl w:val="0"/>
                <w:numId w:val="19"/>
              </w:numPr>
              <w:spacing w:after="0" w:line="240" w:lineRule="auto"/>
              <w:rPr>
                <w:ins w:id="67" w:author="Schooling, Kathryn H (EHS)" w:date="2026-09-25T20:05:00Z" w16du:dateUtc="2026-09-26T00:05:00Z"/>
                <w:rFonts w:ascii="Calibri" w:hAnsi="Calibri" w:cs="Calibri"/>
              </w:rPr>
            </w:pPr>
            <w:ins w:id="68" w:author="Schooling, Kathryn H (EHS)" w:date="2026-09-25T20:05:00Z" w16du:dateUtc="2026-09-26T00:05:00Z">
              <w:r>
                <w:fldChar w:fldCharType="begin"/>
              </w:r>
              <w:r>
                <w:instrText>HYPERLINK "https://www.masshealthltss.com/"</w:instrText>
              </w:r>
              <w:r>
                <w:fldChar w:fldCharType="separate"/>
              </w:r>
              <w:r w:rsidRPr="00361EC1">
                <w:rPr>
                  <w:rStyle w:val="Hyperlink"/>
                  <w:rFonts w:ascii="Calibri" w:hAnsi="Calibri" w:cs="Calibri"/>
                </w:rPr>
                <w:t>MassHealth Provider Portal</w:t>
              </w:r>
              <w:r>
                <w:fldChar w:fldCharType="end"/>
              </w:r>
              <w:r w:rsidRPr="00361EC1">
                <w:rPr>
                  <w:rFonts w:ascii="Calibri" w:hAnsi="Calibri" w:cs="Calibri"/>
                </w:rPr>
                <w:t>, located under "my account"</w:t>
              </w:r>
            </w:ins>
          </w:p>
          <w:p w14:paraId="69D795A7" w14:textId="77777777" w:rsidR="00A709BA" w:rsidRPr="00361EC1" w:rsidRDefault="00A709BA" w:rsidP="00361EC1">
            <w:pPr>
              <w:pStyle w:val="ListParagraph"/>
              <w:numPr>
                <w:ilvl w:val="0"/>
                <w:numId w:val="19"/>
              </w:numPr>
              <w:spacing w:after="0" w:line="240" w:lineRule="auto"/>
              <w:rPr>
                <w:ins w:id="69" w:author="Schooling, Kathryn H (EHS)" w:date="2026-09-25T20:05:00Z" w16du:dateUtc="2026-09-26T00:05:00Z"/>
                <w:rFonts w:ascii="Calibri" w:hAnsi="Calibri" w:cs="Calibri"/>
              </w:rPr>
            </w:pPr>
            <w:ins w:id="70" w:author="Schooling, Kathryn H (EHS)" w:date="2026-09-25T20:05:00Z" w16du:dateUtc="2026-09-26T00:05:00Z">
              <w:r>
                <w:fldChar w:fldCharType="begin"/>
              </w:r>
              <w:r>
                <w:instrText>HYPERLINK "https://newmmis-portal.ehs.state.ma.us/EHSProviderPortal/providerLanding/providerLanding.jsf"</w:instrText>
              </w:r>
              <w:r>
                <w:fldChar w:fldCharType="separate"/>
              </w:r>
              <w:r w:rsidRPr="00361EC1">
                <w:rPr>
                  <w:rStyle w:val="Hyperlink"/>
                  <w:rFonts w:ascii="Calibri" w:hAnsi="Calibri" w:cs="Calibri"/>
                </w:rPr>
                <w:t>Provider Online Service Center virtual gateway</w:t>
              </w:r>
              <w:r>
                <w:fldChar w:fldCharType="end"/>
              </w:r>
              <w:r w:rsidRPr="00361EC1">
                <w:rPr>
                  <w:rFonts w:ascii="Calibri" w:hAnsi="Calibri" w:cs="Calibri"/>
                </w:rPr>
                <w:t>, found under Billing Service and the Billing ID drop down menu</w:t>
              </w:r>
            </w:ins>
          </w:p>
          <w:p w14:paraId="0E9509D4" w14:textId="77777777" w:rsidR="00A709BA" w:rsidRDefault="00A709BA" w:rsidP="0002235D">
            <w:pPr>
              <w:rPr>
                <w:ins w:id="71" w:author="Schooling, Kathryn H (EHS)" w:date="2026-09-25T20:05:00Z" w16du:dateUtc="2026-09-26T00:05:00Z"/>
                <w:rFonts w:ascii="Calibri" w:hAnsi="Calibri" w:cs="Calibri"/>
              </w:rPr>
            </w:pPr>
          </w:p>
          <w:p w14:paraId="06A6BB8C" w14:textId="77777777" w:rsidR="00A709BA" w:rsidRPr="00391B22" w:rsidRDefault="00774CDC" w:rsidP="0002235D">
            <w:pPr>
              <w:rPr>
                <w:ins w:id="72" w:author="Schooling, Kathryn H (EHS)" w:date="2026-09-25T20:05:00Z" w16du:dateUtc="2026-09-26T00:05:00Z"/>
                <w:rFonts w:ascii="Calibri" w:hAnsi="Calibri" w:cs="Calibri"/>
              </w:rPr>
            </w:pPr>
            <w:ins w:id="73" w:author="Schooling, Kathryn H (EHS)" w:date="2026-09-25T20:05:00Z" w16du:dateUtc="2026-09-26T00:05:00Z">
              <w:r>
                <w:rPr>
                  <w:rFonts w:ascii="Calibri" w:hAnsi="Calibri" w:cs="Calibri"/>
                </w:rPr>
                <w:t>If you still cannot find your PID/SL,</w:t>
              </w:r>
              <w:r w:rsidR="00C7067A">
                <w:rPr>
                  <w:rFonts w:ascii="Calibri" w:hAnsi="Calibri" w:cs="Calibri"/>
                </w:rPr>
                <w:t xml:space="preserve"> please contact the MassHealth Customer Service for Providers at </w:t>
              </w:r>
              <w:r w:rsidR="00386642">
                <w:rPr>
                  <w:rFonts w:ascii="Calibri" w:hAnsi="Calibri" w:cs="Calibri"/>
                </w:rPr>
                <w:t xml:space="preserve">(800) 841-2900, </w:t>
              </w:r>
              <w:r w:rsidR="00F96747">
                <w:rPr>
                  <w:rFonts w:ascii="Calibri" w:hAnsi="Calibri" w:cs="Calibri"/>
                </w:rPr>
                <w:t>TDD/</w:t>
              </w:r>
              <w:r w:rsidR="00386642">
                <w:rPr>
                  <w:rFonts w:ascii="Calibri" w:hAnsi="Calibri" w:cs="Calibri"/>
                </w:rPr>
                <w:t>TTY: 711</w:t>
              </w:r>
              <w:r w:rsidR="006744D4" w:rsidRPr="006744D4">
                <w:rPr>
                  <w:rFonts w:ascii="Calibri" w:hAnsi="Calibri" w:cs="Calibri"/>
                </w:rPr>
                <w:t xml:space="preserve">. </w:t>
              </w:r>
              <w:r>
                <w:rPr>
                  <w:rFonts w:ascii="Calibri" w:hAnsi="Calibri" w:cs="Calibri"/>
                </w:rPr>
                <w:t xml:space="preserve"> </w:t>
              </w:r>
            </w:ins>
          </w:p>
        </w:tc>
      </w:tr>
      <w:tr w:rsidR="00A709BA" w:rsidRPr="00391B22" w14:paraId="64D4661B" w14:textId="77777777" w:rsidTr="00A709BA">
        <w:trPr>
          <w:trHeight w:val="317"/>
          <w:ins w:id="74" w:author="Schooling, Kathryn H (EHS)" w:date="2026-09-25T20:05:00Z" w16du:dateUtc="2026-09-26T00:05:00Z"/>
        </w:trPr>
        <w:tc>
          <w:tcPr>
            <w:tcW w:w="4868" w:type="dxa"/>
          </w:tcPr>
          <w:p w14:paraId="5E738A5F" w14:textId="77777777" w:rsidR="00A709BA" w:rsidRPr="00AF233D" w:rsidRDefault="002805FB" w:rsidP="0002235D">
            <w:pPr>
              <w:rPr>
                <w:ins w:id="75" w:author="Schooling, Kathryn H (EHS)" w:date="2026-09-25T20:05:00Z" w16du:dateUtc="2026-09-26T00:05:00Z"/>
                <w:rFonts w:ascii="Calibri" w:hAnsi="Calibri" w:cs="Calibri"/>
                <w:b/>
                <w:bCs/>
              </w:rPr>
            </w:pPr>
            <w:ins w:id="76" w:author="Schooling, Kathryn H (EHS)" w:date="2026-09-25T20:05:00Z" w16du:dateUtc="2026-09-26T00:05:00Z">
              <w:r>
                <w:rPr>
                  <w:rFonts w:ascii="Calibri" w:hAnsi="Calibri" w:cs="Calibri"/>
                  <w:b/>
                  <w:bCs/>
                </w:rPr>
                <w:t>Wh</w:t>
              </w:r>
              <w:r w:rsidR="00C149EF">
                <w:rPr>
                  <w:rFonts w:ascii="Calibri" w:hAnsi="Calibri" w:cs="Calibri"/>
                  <w:b/>
                  <w:bCs/>
                </w:rPr>
                <w:t xml:space="preserve">at is </w:t>
              </w:r>
              <w:r w:rsidR="00E802D6" w:rsidRPr="00AF233D">
                <w:rPr>
                  <w:rFonts w:ascii="Calibri" w:hAnsi="Calibri" w:cs="Calibri"/>
                  <w:b/>
                  <w:bCs/>
                </w:rPr>
                <w:t>the EVV User Request Form</w:t>
              </w:r>
              <w:r w:rsidR="00797827">
                <w:rPr>
                  <w:rFonts w:ascii="Calibri" w:hAnsi="Calibri" w:cs="Calibri"/>
                  <w:b/>
                  <w:bCs/>
                </w:rPr>
                <w:t xml:space="preserve"> (URF)</w:t>
              </w:r>
              <w:r w:rsidR="00E802D6" w:rsidRPr="00AF233D">
                <w:rPr>
                  <w:rFonts w:ascii="Calibri" w:hAnsi="Calibri" w:cs="Calibri"/>
                  <w:b/>
                  <w:bCs/>
                </w:rPr>
                <w:t xml:space="preserve">? </w:t>
              </w:r>
            </w:ins>
          </w:p>
        </w:tc>
        <w:tc>
          <w:tcPr>
            <w:tcW w:w="4870" w:type="dxa"/>
          </w:tcPr>
          <w:p w14:paraId="11903881" w14:textId="77777777" w:rsidR="00A709BA" w:rsidRPr="00391B22" w:rsidRDefault="00E2055E" w:rsidP="0002235D">
            <w:pPr>
              <w:rPr>
                <w:ins w:id="77" w:author="Schooling, Kathryn H (EHS)" w:date="2026-09-25T20:05:00Z" w16du:dateUtc="2026-09-26T00:05:00Z"/>
                <w:rFonts w:ascii="Calibri" w:hAnsi="Calibri" w:cs="Calibri"/>
              </w:rPr>
            </w:pPr>
            <w:ins w:id="78" w:author="Schooling, Kathryn H (EHS)" w:date="2026-09-25T20:05:00Z" w16du:dateUtc="2026-09-26T00:05:00Z">
              <w:r w:rsidRPr="00BD4EBC">
                <w:rPr>
                  <w:rFonts w:ascii="Calibri" w:hAnsi="Calibri" w:cs="Calibri"/>
                </w:rPr>
                <w:t>Everyone</w:t>
              </w:r>
              <w:r w:rsidR="00BD4EBC" w:rsidRPr="00BD4EBC">
                <w:rPr>
                  <w:rFonts w:ascii="Calibri" w:hAnsi="Calibri" w:cs="Calibri"/>
                </w:rPr>
                <w:t xml:space="preserve"> </w:t>
              </w:r>
              <w:r>
                <w:rPr>
                  <w:rFonts w:ascii="Calibri" w:hAnsi="Calibri" w:cs="Calibri"/>
                </w:rPr>
                <w:t>in</w:t>
              </w:r>
              <w:r w:rsidRPr="00BD4EBC">
                <w:rPr>
                  <w:rFonts w:ascii="Calibri" w:hAnsi="Calibri" w:cs="Calibri"/>
                </w:rPr>
                <w:t xml:space="preserve"> </w:t>
              </w:r>
              <w:r w:rsidR="00BD4EBC" w:rsidRPr="00BD4EBC">
                <w:rPr>
                  <w:rFonts w:ascii="Calibri" w:hAnsi="Calibri" w:cs="Calibri"/>
                </w:rPr>
                <w:t>a provider agency using Sandata EVV must have their own MyMassGov account. The provider agency administrator who registered in the Sandata Provider Self-Registration Portal should submit the URF. They can submit all administrator and coordinator staff who will need access on the same User Request Form, using the second page of the form. </w:t>
              </w:r>
              <w:r w:rsidR="00BD4EBC" w:rsidRPr="00BD4EBC">
                <w:rPr>
                  <w:rFonts w:ascii="Calibri" w:hAnsi="Calibri" w:cs="Calibri"/>
                  <w:b/>
                  <w:bCs/>
                </w:rPr>
                <w:t>This is not required for employees using Sandata's mobile device application, Sandata Mobile Connect.</w:t>
              </w:r>
            </w:ins>
          </w:p>
        </w:tc>
      </w:tr>
      <w:tr w:rsidR="00A709BA" w:rsidRPr="00391B22" w14:paraId="71F69693" w14:textId="77777777" w:rsidTr="00A709BA">
        <w:trPr>
          <w:cnfStyle w:val="000000100000" w:firstRow="0" w:lastRow="0" w:firstColumn="0" w:lastColumn="0" w:oddVBand="0" w:evenVBand="0" w:oddHBand="1" w:evenHBand="0" w:firstRowFirstColumn="0" w:firstRowLastColumn="0" w:lastRowFirstColumn="0" w:lastRowLastColumn="0"/>
          <w:trHeight w:val="301"/>
          <w:ins w:id="79" w:author="Schooling, Kathryn H (EHS)" w:date="2026-09-25T20:05:00Z" w16du:dateUtc="2026-09-26T00:05:00Z"/>
        </w:trPr>
        <w:tc>
          <w:tcPr>
            <w:tcW w:w="4868" w:type="dxa"/>
          </w:tcPr>
          <w:p w14:paraId="3E0A23EC" w14:textId="77777777" w:rsidR="00095C54" w:rsidRPr="00095C54" w:rsidRDefault="00095C54" w:rsidP="0002235D">
            <w:pPr>
              <w:rPr>
                <w:ins w:id="80" w:author="Schooling, Kathryn H (EHS)" w:date="2026-09-25T20:05:00Z" w16du:dateUtc="2026-09-26T00:05:00Z"/>
                <w:rFonts w:ascii="Calibri" w:hAnsi="Calibri" w:cs="Calibri"/>
                <w:b/>
                <w:bCs/>
              </w:rPr>
            </w:pPr>
            <w:ins w:id="81" w:author="Schooling, Kathryn H (EHS)" w:date="2026-09-25T20:05:00Z" w16du:dateUtc="2026-09-26T00:05:00Z">
              <w:r w:rsidRPr="00095C54">
                <w:rPr>
                  <w:rFonts w:ascii="Calibri" w:hAnsi="Calibri" w:cs="Calibri"/>
                  <w:b/>
                  <w:bCs/>
                </w:rPr>
                <w:t xml:space="preserve">Where can I find the EVV </w:t>
              </w:r>
              <w:r w:rsidR="00E53809">
                <w:rPr>
                  <w:rFonts w:ascii="Calibri" w:hAnsi="Calibri" w:cs="Calibri"/>
                  <w:b/>
                  <w:bCs/>
                </w:rPr>
                <w:t>URF</w:t>
              </w:r>
              <w:r w:rsidRPr="00095C54">
                <w:rPr>
                  <w:rFonts w:ascii="Calibri" w:hAnsi="Calibri" w:cs="Calibri"/>
                  <w:b/>
                  <w:bCs/>
                </w:rPr>
                <w:t xml:space="preserve">? </w:t>
              </w:r>
            </w:ins>
          </w:p>
        </w:tc>
        <w:tc>
          <w:tcPr>
            <w:tcW w:w="4870" w:type="dxa"/>
          </w:tcPr>
          <w:p w14:paraId="2610EA3B" w14:textId="77777777" w:rsidR="00A709BA" w:rsidRPr="00391B22" w:rsidRDefault="00797827" w:rsidP="0002235D">
            <w:pPr>
              <w:rPr>
                <w:ins w:id="82" w:author="Schooling, Kathryn H (EHS)" w:date="2026-09-25T20:05:00Z" w16du:dateUtc="2026-09-26T00:05:00Z"/>
                <w:rFonts w:ascii="Calibri" w:hAnsi="Calibri" w:cs="Calibri"/>
              </w:rPr>
            </w:pPr>
            <w:ins w:id="83" w:author="Schooling, Kathryn H (EHS)" w:date="2026-09-25T20:05:00Z" w16du:dateUtc="2026-09-26T00:05:00Z">
              <w:r>
                <w:rPr>
                  <w:rFonts w:ascii="Calibri" w:hAnsi="Calibri" w:cs="Calibri"/>
                </w:rPr>
                <w:t xml:space="preserve">The EVV </w:t>
              </w:r>
              <w:r w:rsidR="00E53809">
                <w:rPr>
                  <w:rFonts w:ascii="Calibri" w:hAnsi="Calibri" w:cs="Calibri"/>
                </w:rPr>
                <w:t xml:space="preserve">URF can be found on the mass.gov website: </w:t>
              </w:r>
              <w:r w:rsidR="00B15B2D">
                <w:fldChar w:fldCharType="begin"/>
              </w:r>
              <w:r w:rsidR="00B15B2D">
                <w:instrText>HYPERLINK "https://www.mass.gov/info-details/user-request-forms"</w:instrText>
              </w:r>
              <w:r w:rsidR="00B15B2D">
                <w:fldChar w:fldCharType="separate"/>
              </w:r>
              <w:r w:rsidR="00B15B2D">
                <w:rPr>
                  <w:rStyle w:val="Hyperlink"/>
                  <w:rFonts w:ascii="Calibri" w:hAnsi="Calibri" w:cs="Calibri"/>
                </w:rPr>
                <w:t>User Request Forms</w:t>
              </w:r>
              <w:r w:rsidR="00B15B2D">
                <w:fldChar w:fldCharType="end"/>
              </w:r>
              <w:r w:rsidR="00E53809">
                <w:rPr>
                  <w:rFonts w:ascii="Calibri" w:hAnsi="Calibri" w:cs="Calibri"/>
                </w:rPr>
                <w:t xml:space="preserve">. </w:t>
              </w:r>
            </w:ins>
          </w:p>
        </w:tc>
      </w:tr>
      <w:tr w:rsidR="00A709BA" w:rsidRPr="00391B22" w14:paraId="4206A6BD" w14:textId="77777777" w:rsidTr="00A709BA">
        <w:trPr>
          <w:trHeight w:val="301"/>
          <w:ins w:id="84" w:author="Schooling, Kathryn H (EHS)" w:date="2026-09-25T20:05:00Z" w16du:dateUtc="2026-09-26T00:05:00Z"/>
        </w:trPr>
        <w:tc>
          <w:tcPr>
            <w:tcW w:w="4868" w:type="dxa"/>
          </w:tcPr>
          <w:p w14:paraId="105AB5A0" w14:textId="77777777" w:rsidR="00A709BA" w:rsidRPr="00BA50F5" w:rsidRDefault="001250D2" w:rsidP="0002235D">
            <w:pPr>
              <w:rPr>
                <w:ins w:id="85" w:author="Schooling, Kathryn H (EHS)" w:date="2026-09-25T20:05:00Z" w16du:dateUtc="2026-09-26T00:05:00Z"/>
                <w:rFonts w:ascii="Calibri" w:hAnsi="Calibri" w:cs="Calibri"/>
                <w:b/>
                <w:bCs/>
              </w:rPr>
            </w:pPr>
            <w:ins w:id="86" w:author="Schooling, Kathryn H (EHS)" w:date="2026-09-25T20:05:00Z" w16du:dateUtc="2026-09-26T00:05:00Z">
              <w:r w:rsidRPr="00BA50F5">
                <w:rPr>
                  <w:rFonts w:ascii="Calibri" w:hAnsi="Calibri" w:cs="Calibri"/>
                  <w:b/>
                  <w:bCs/>
                </w:rPr>
                <w:t xml:space="preserve">What do I fill in for the Org Name and Org ID fields in the EVV URF? </w:t>
              </w:r>
            </w:ins>
          </w:p>
        </w:tc>
        <w:tc>
          <w:tcPr>
            <w:tcW w:w="4870" w:type="dxa"/>
          </w:tcPr>
          <w:p w14:paraId="02F66829" w14:textId="77777777" w:rsidR="00A709BA" w:rsidRPr="00391B22" w:rsidRDefault="00BA50F5" w:rsidP="0002235D">
            <w:pPr>
              <w:rPr>
                <w:ins w:id="87" w:author="Schooling, Kathryn H (EHS)" w:date="2026-09-25T20:05:00Z" w16du:dateUtc="2026-09-26T00:05:00Z"/>
                <w:rFonts w:ascii="Calibri" w:hAnsi="Calibri" w:cs="Calibri"/>
              </w:rPr>
            </w:pPr>
            <w:ins w:id="88" w:author="Schooling, Kathryn H (EHS)" w:date="2026-09-25T20:05:00Z" w16du:dateUtc="2026-09-26T00:05:00Z">
              <w:r>
                <w:rPr>
                  <w:rFonts w:ascii="Calibri" w:hAnsi="Calibri" w:cs="Calibri"/>
                </w:rPr>
                <w:t>D</w:t>
              </w:r>
              <w:r w:rsidR="001250D2" w:rsidRPr="001250D2">
                <w:rPr>
                  <w:rFonts w:ascii="Calibri" w:hAnsi="Calibri" w:cs="Calibri"/>
                </w:rPr>
                <w:t>o not complete the Org Name or Org ID fields on the</w:t>
              </w:r>
              <w:r>
                <w:rPr>
                  <w:rFonts w:ascii="Calibri" w:hAnsi="Calibri" w:cs="Calibri"/>
                </w:rPr>
                <w:t xml:space="preserve"> EVV URF</w:t>
              </w:r>
              <w:r w:rsidR="00AF4F8F">
                <w:rPr>
                  <w:rFonts w:ascii="Calibri" w:hAnsi="Calibri" w:cs="Calibri"/>
                </w:rPr>
                <w:t>.</w:t>
              </w:r>
              <w:r>
                <w:rPr>
                  <w:rFonts w:ascii="Calibri" w:hAnsi="Calibri" w:cs="Calibri"/>
                </w:rPr>
                <w:t xml:space="preserve"> </w:t>
              </w:r>
              <w:r w:rsidR="00AF4F8F">
                <w:rPr>
                  <w:rFonts w:ascii="Calibri" w:hAnsi="Calibri" w:cs="Calibri"/>
                </w:rPr>
                <w:t>T</w:t>
              </w:r>
              <w:r>
                <w:rPr>
                  <w:rFonts w:ascii="Calibri" w:hAnsi="Calibri" w:cs="Calibri"/>
                </w:rPr>
                <w:t>hese</w:t>
              </w:r>
              <w:r w:rsidR="00AF4F8F">
                <w:rPr>
                  <w:rFonts w:ascii="Calibri" w:hAnsi="Calibri" w:cs="Calibri"/>
                </w:rPr>
                <w:t xml:space="preserve"> fields</w:t>
              </w:r>
              <w:r>
                <w:rPr>
                  <w:rFonts w:ascii="Calibri" w:hAnsi="Calibri" w:cs="Calibri"/>
                </w:rPr>
                <w:t xml:space="preserve"> can be left blank. </w:t>
              </w:r>
            </w:ins>
          </w:p>
        </w:tc>
      </w:tr>
      <w:tr w:rsidR="00A709BA" w:rsidRPr="00391B22" w14:paraId="5EAE9AC6" w14:textId="77777777" w:rsidTr="00A709BA">
        <w:trPr>
          <w:cnfStyle w:val="000000100000" w:firstRow="0" w:lastRow="0" w:firstColumn="0" w:lastColumn="0" w:oddVBand="0" w:evenVBand="0" w:oddHBand="1" w:evenHBand="0" w:firstRowFirstColumn="0" w:firstRowLastColumn="0" w:lastRowFirstColumn="0" w:lastRowLastColumn="0"/>
          <w:trHeight w:val="301"/>
          <w:ins w:id="89" w:author="Schooling, Kathryn H (EHS)" w:date="2026-09-25T20:05:00Z" w16du:dateUtc="2026-09-26T00:05:00Z"/>
        </w:trPr>
        <w:tc>
          <w:tcPr>
            <w:tcW w:w="4868" w:type="dxa"/>
          </w:tcPr>
          <w:p w14:paraId="261F6E68" w14:textId="77777777" w:rsidR="00A709BA" w:rsidRPr="00391B22" w:rsidRDefault="00F85D32" w:rsidP="0002235D">
            <w:pPr>
              <w:rPr>
                <w:ins w:id="90" w:author="Schooling, Kathryn H (EHS)" w:date="2026-09-25T20:05:00Z" w16du:dateUtc="2026-09-26T00:05:00Z"/>
                <w:rFonts w:ascii="Calibri" w:hAnsi="Calibri" w:cs="Calibri"/>
              </w:rPr>
            </w:pPr>
            <w:ins w:id="91" w:author="Schooling, Kathryn H (EHS)" w:date="2026-09-25T20:05:00Z" w16du:dateUtc="2026-09-26T00:05:00Z">
              <w:r w:rsidRPr="008F7B3E">
                <w:rPr>
                  <w:rFonts w:ascii="Calibri" w:hAnsi="Calibri" w:cs="Calibri"/>
                  <w:b/>
                  <w:bCs/>
                </w:rPr>
                <w:t xml:space="preserve">I have submitted my EVV </w:t>
              </w:r>
              <w:r w:rsidR="002B2846" w:rsidRPr="008F7B3E">
                <w:rPr>
                  <w:rFonts w:ascii="Calibri" w:hAnsi="Calibri" w:cs="Calibri"/>
                  <w:b/>
                  <w:bCs/>
                </w:rPr>
                <w:t>URF</w:t>
              </w:r>
              <w:r w:rsidR="00897981">
                <w:rPr>
                  <w:rFonts w:ascii="Calibri" w:hAnsi="Calibri" w:cs="Calibri"/>
                  <w:b/>
                  <w:bCs/>
                </w:rPr>
                <w:t>. I</w:t>
              </w:r>
              <w:r w:rsidR="002B2846" w:rsidRPr="008F7B3E">
                <w:rPr>
                  <w:rFonts w:ascii="Calibri" w:hAnsi="Calibri" w:cs="Calibri"/>
                  <w:b/>
                  <w:bCs/>
                </w:rPr>
                <w:t xml:space="preserve">t has been over </w:t>
              </w:r>
              <w:r w:rsidR="00EE7FDB">
                <w:rPr>
                  <w:rFonts w:ascii="Calibri" w:hAnsi="Calibri" w:cs="Calibri"/>
                  <w:b/>
                  <w:bCs/>
                </w:rPr>
                <w:t>10 business</w:t>
              </w:r>
              <w:r w:rsidR="002B2846" w:rsidRPr="008F7B3E">
                <w:rPr>
                  <w:rFonts w:ascii="Calibri" w:hAnsi="Calibri" w:cs="Calibri"/>
                  <w:b/>
                  <w:bCs/>
                </w:rPr>
                <w:t xml:space="preserve"> days</w:t>
              </w:r>
              <w:r w:rsidR="00B15B2D">
                <w:rPr>
                  <w:rFonts w:ascii="Calibri" w:hAnsi="Calibri" w:cs="Calibri"/>
                  <w:b/>
                  <w:bCs/>
                </w:rPr>
                <w:t>,</w:t>
              </w:r>
              <w:r w:rsidR="002B2846" w:rsidRPr="008F7B3E">
                <w:rPr>
                  <w:rFonts w:ascii="Calibri" w:hAnsi="Calibri" w:cs="Calibri"/>
                  <w:b/>
                  <w:bCs/>
                </w:rPr>
                <w:t xml:space="preserve"> and have not heard anything back from Virtual Gateway on next steps. What should I do?</w:t>
              </w:r>
              <w:r w:rsidR="002B2846">
                <w:rPr>
                  <w:rFonts w:ascii="Calibri" w:hAnsi="Calibri" w:cs="Calibri"/>
                </w:rPr>
                <w:t xml:space="preserve"> </w:t>
              </w:r>
            </w:ins>
          </w:p>
        </w:tc>
        <w:tc>
          <w:tcPr>
            <w:tcW w:w="4870" w:type="dxa"/>
          </w:tcPr>
          <w:p w14:paraId="1EDB5091" w14:textId="77777777" w:rsidR="00CA14F4" w:rsidRPr="00391B22" w:rsidRDefault="00FE5093" w:rsidP="0002235D">
            <w:pPr>
              <w:rPr>
                <w:ins w:id="92" w:author="Schooling, Kathryn H (EHS)" w:date="2026-09-25T20:05:00Z" w16du:dateUtc="2026-09-26T00:05:00Z"/>
                <w:rFonts w:ascii="Calibri" w:hAnsi="Calibri" w:cs="Calibri"/>
              </w:rPr>
            </w:pPr>
            <w:ins w:id="93" w:author="Schooling, Kathryn H (EHS)" w:date="2026-09-25T20:05:00Z" w16du:dateUtc="2026-09-26T00:05:00Z">
              <w:r w:rsidRPr="00FE5093">
                <w:rPr>
                  <w:rFonts w:ascii="Calibri" w:hAnsi="Calibri" w:cs="Calibri"/>
                </w:rPr>
                <w:t xml:space="preserve">Once your request has been completed, you should receive an </w:t>
              </w:r>
              <w:r w:rsidR="00E54ADC" w:rsidRPr="00FE5093">
                <w:rPr>
                  <w:rFonts w:ascii="Calibri" w:hAnsi="Calibri" w:cs="Calibri"/>
                </w:rPr>
                <w:t>email from</w:t>
              </w:r>
              <w:r w:rsidR="00E54ADC">
                <w:rPr>
                  <w:rFonts w:ascii="Calibri" w:hAnsi="Calibri" w:cs="Calibri"/>
                </w:rPr>
                <w:t xml:space="preserve"> </w:t>
              </w:r>
              <w:r w:rsidR="00E54ADC">
                <w:fldChar w:fldCharType="begin"/>
              </w:r>
              <w:r w:rsidR="00E54ADC">
                <w:instrText>HYPERLINK "mailto:virtualgateway@state.ma.us"</w:instrText>
              </w:r>
              <w:r w:rsidR="00E54ADC">
                <w:fldChar w:fldCharType="separate"/>
              </w:r>
              <w:r w:rsidR="00E54ADC" w:rsidRPr="00E54ADC">
                <w:rPr>
                  <w:rStyle w:val="Hyperlink"/>
                  <w:rFonts w:ascii="Calibri" w:hAnsi="Calibri" w:cs="Calibri"/>
                </w:rPr>
                <w:t>virtualgateway@state.ma.us</w:t>
              </w:r>
              <w:r w:rsidR="00E54ADC">
                <w:fldChar w:fldCharType="end"/>
              </w:r>
              <w:r w:rsidR="00E54ADC">
                <w:rPr>
                  <w:rFonts w:ascii="Calibri" w:hAnsi="Calibri" w:cs="Calibri"/>
                </w:rPr>
                <w:t xml:space="preserve"> </w:t>
              </w:r>
              <w:r w:rsidRPr="00FE5093">
                <w:rPr>
                  <w:rFonts w:ascii="Calibri" w:hAnsi="Calibri" w:cs="Calibri"/>
                </w:rPr>
                <w:t>outlining the next steps to finalize setup on the Virtual Gateway side. If you cannot locate that email, review the </w:t>
              </w:r>
              <w:r>
                <w:fldChar w:fldCharType="begin"/>
              </w:r>
              <w:r>
                <w:instrText>HYPERLINK "https://www.mass.gov/doc/business-log-in-for-provider-user-reference-guide/download"</w:instrText>
              </w:r>
              <w:r>
                <w:fldChar w:fldCharType="separate"/>
              </w:r>
              <w:r w:rsidRPr="00FE5093">
                <w:rPr>
                  <w:rStyle w:val="Hyperlink"/>
                  <w:rFonts w:ascii="Calibri" w:hAnsi="Calibri" w:cs="Calibri"/>
                </w:rPr>
                <w:t>Business Log In User Guide</w:t>
              </w:r>
              <w:r>
                <w:fldChar w:fldCharType="end"/>
              </w:r>
              <w:r w:rsidRPr="00FE5093">
                <w:rPr>
                  <w:rFonts w:ascii="Calibri" w:hAnsi="Calibri" w:cs="Calibri"/>
                </w:rPr>
                <w:t> to assist with creating your MyMassGov account and setting up your multifactor authentication (MFA) method.</w:t>
              </w:r>
            </w:ins>
          </w:p>
        </w:tc>
      </w:tr>
      <w:tr w:rsidR="00670F86" w:rsidRPr="00391B22" w14:paraId="7A6A7621" w14:textId="77777777" w:rsidTr="00A709BA">
        <w:trPr>
          <w:trHeight w:val="301"/>
          <w:ins w:id="94" w:author="Schooling, Kathryn H (EHS)" w:date="2026-09-25T20:05:00Z" w16du:dateUtc="2026-09-26T00:05:00Z"/>
        </w:trPr>
        <w:tc>
          <w:tcPr>
            <w:tcW w:w="4868" w:type="dxa"/>
          </w:tcPr>
          <w:p w14:paraId="7434E189" w14:textId="77777777" w:rsidR="00670F86" w:rsidRPr="008F7B3E" w:rsidRDefault="00670F86" w:rsidP="0002235D">
            <w:pPr>
              <w:rPr>
                <w:ins w:id="95" w:author="Schooling, Kathryn H (EHS)" w:date="2026-09-25T20:05:00Z" w16du:dateUtc="2026-09-26T00:05:00Z"/>
                <w:rFonts w:ascii="Calibri" w:hAnsi="Calibri" w:cs="Calibri"/>
                <w:b/>
                <w:bCs/>
              </w:rPr>
            </w:pPr>
            <w:ins w:id="96" w:author="Schooling, Kathryn H (EHS)" w:date="2026-09-25T20:05:00Z" w16du:dateUtc="2026-09-26T00:05:00Z">
              <w:r>
                <w:rPr>
                  <w:rFonts w:ascii="Calibri" w:hAnsi="Calibri" w:cs="Calibri"/>
                  <w:b/>
                  <w:bCs/>
                </w:rPr>
                <w:t>How do I set up my account if I have a legacy account and not a business account on Virtual Gateway?</w:t>
              </w:r>
            </w:ins>
          </w:p>
        </w:tc>
        <w:tc>
          <w:tcPr>
            <w:tcW w:w="4870" w:type="dxa"/>
          </w:tcPr>
          <w:p w14:paraId="2BBD3EFB" w14:textId="77777777" w:rsidR="00670F86" w:rsidRDefault="00531C27" w:rsidP="0002235D">
            <w:pPr>
              <w:rPr>
                <w:ins w:id="97" w:author="Schooling, Kathryn H (EHS)" w:date="2026-09-25T20:05:00Z" w16du:dateUtc="2026-09-26T00:05:00Z"/>
                <w:rFonts w:ascii="Calibri" w:hAnsi="Calibri" w:cs="Calibri"/>
              </w:rPr>
            </w:pPr>
            <w:ins w:id="98" w:author="Schooling, Kathryn H (EHS)" w:date="2026-09-25T20:05:00Z" w16du:dateUtc="2026-09-26T00:05:00Z">
              <w:r>
                <w:rPr>
                  <w:rFonts w:ascii="Calibri" w:hAnsi="Calibri" w:cs="Calibri"/>
                </w:rPr>
                <w:t xml:space="preserve">Use the </w:t>
              </w:r>
              <w:r>
                <w:fldChar w:fldCharType="begin"/>
              </w:r>
              <w:r>
                <w:instrText>HYPERLINK "https://urldefense.com/v3/__https:/www.mass.gov/doc/business-log-in-for-provider-user-reference-guide/download__;!!OrxsNty6D4my!-2uyvGU45kJx0uw4nZm84wzjbcruUEno0fs9blvnxab7NasuSi0c0EBQWfEUyqLAOs4Aw1OGGtic5TMSUEyNHbX61AKj7S92-A$"</w:instrText>
              </w:r>
              <w:r>
                <w:fldChar w:fldCharType="separate"/>
              </w:r>
              <w:r w:rsidRPr="00FE5093">
                <w:rPr>
                  <w:rStyle w:val="Hyperlink"/>
                  <w:rFonts w:ascii="Calibri" w:hAnsi="Calibri" w:cs="Calibri"/>
                </w:rPr>
                <w:t>Business Log In User Guide</w:t>
              </w:r>
              <w:r>
                <w:fldChar w:fldCharType="end"/>
              </w:r>
              <w:r w:rsidR="00E54ADC">
                <w:rPr>
                  <w:rStyle w:val="Hyperlink"/>
                  <w:rFonts w:ascii="Calibri" w:hAnsi="Calibri" w:cs="Calibri"/>
                </w:rPr>
                <w:t>,</w:t>
              </w:r>
              <w:r>
                <w:rPr>
                  <w:rFonts w:ascii="Calibri" w:hAnsi="Calibri" w:cs="Calibri"/>
                </w:rPr>
                <w:t xml:space="preserve"> </w:t>
              </w:r>
              <w:r w:rsidRPr="00531C27">
                <w:rPr>
                  <w:rFonts w:ascii="Calibri" w:hAnsi="Calibri" w:cs="Calibri"/>
                </w:rPr>
                <w:t xml:space="preserve">which includes instructions on how to switch between accounts if a </w:t>
              </w:r>
              <w:r w:rsidR="00D65679">
                <w:rPr>
                  <w:rFonts w:ascii="Calibri" w:hAnsi="Calibri" w:cs="Calibri"/>
                </w:rPr>
                <w:t>you have</w:t>
              </w:r>
              <w:r w:rsidRPr="00531C27">
                <w:rPr>
                  <w:rFonts w:ascii="Calibri" w:hAnsi="Calibri" w:cs="Calibri"/>
                </w:rPr>
                <w:t xml:space="preserve"> more than </w:t>
              </w:r>
              <w:r w:rsidR="00D65679">
                <w:rPr>
                  <w:rFonts w:ascii="Calibri" w:hAnsi="Calibri" w:cs="Calibri"/>
                </w:rPr>
                <w:t>one Virtual Gateway</w:t>
              </w:r>
              <w:r w:rsidRPr="00531C27">
                <w:rPr>
                  <w:rFonts w:ascii="Calibri" w:hAnsi="Calibri" w:cs="Calibri"/>
                </w:rPr>
                <w:t xml:space="preserve"> account. </w:t>
              </w:r>
            </w:ins>
          </w:p>
          <w:p w14:paraId="1625E08E" w14:textId="77777777" w:rsidR="00D65679" w:rsidRDefault="00D65679" w:rsidP="0002235D">
            <w:pPr>
              <w:rPr>
                <w:ins w:id="99" w:author="Schooling, Kathryn H (EHS)" w:date="2026-09-25T20:05:00Z" w16du:dateUtc="2026-09-26T00:05:00Z"/>
                <w:rFonts w:ascii="Calibri" w:hAnsi="Calibri" w:cs="Calibri"/>
              </w:rPr>
            </w:pPr>
          </w:p>
          <w:p w14:paraId="462451FF" w14:textId="77777777" w:rsidR="00D65679" w:rsidRPr="00FE5093" w:rsidRDefault="00723983" w:rsidP="0002235D">
            <w:pPr>
              <w:rPr>
                <w:ins w:id="100" w:author="Schooling, Kathryn H (EHS)" w:date="2026-09-25T20:05:00Z" w16du:dateUtc="2026-09-26T00:05:00Z"/>
                <w:rFonts w:ascii="Calibri" w:hAnsi="Calibri" w:cs="Calibri"/>
              </w:rPr>
            </w:pPr>
            <w:ins w:id="101" w:author="Schooling, Kathryn H (EHS)" w:date="2026-09-25T20:05:00Z" w16du:dateUtc="2026-09-26T00:05:00Z">
              <w:r w:rsidRPr="00723983">
                <w:rPr>
                  <w:rFonts w:ascii="Calibri" w:hAnsi="Calibri" w:cs="Calibri"/>
                </w:rPr>
                <w:t xml:space="preserve">If you still have issues setting up your account, please </w:t>
              </w:r>
              <w:r w:rsidR="00AF4F8F">
                <w:rPr>
                  <w:rFonts w:ascii="Calibri" w:hAnsi="Calibri" w:cs="Calibri"/>
                </w:rPr>
                <w:t xml:space="preserve">call </w:t>
              </w:r>
              <w:r w:rsidRPr="00723983">
                <w:rPr>
                  <w:rFonts w:ascii="Calibri" w:hAnsi="Calibri" w:cs="Calibri"/>
                </w:rPr>
                <w:t xml:space="preserve">Virtual Gateway Customer Service at </w:t>
              </w:r>
              <w:r w:rsidR="00386642">
                <w:rPr>
                  <w:rFonts w:ascii="Calibri" w:hAnsi="Calibri" w:cs="Calibri"/>
                </w:rPr>
                <w:t>(</w:t>
              </w:r>
              <w:r w:rsidRPr="00723983">
                <w:rPr>
                  <w:rFonts w:ascii="Calibri" w:hAnsi="Calibri" w:cs="Calibri"/>
                </w:rPr>
                <w:t>800</w:t>
              </w:r>
              <w:r w:rsidR="00386642">
                <w:rPr>
                  <w:rFonts w:ascii="Calibri" w:hAnsi="Calibri" w:cs="Calibri"/>
                </w:rPr>
                <w:t xml:space="preserve">) </w:t>
              </w:r>
              <w:r w:rsidRPr="00723983">
                <w:rPr>
                  <w:rFonts w:ascii="Calibri" w:hAnsi="Calibri" w:cs="Calibri"/>
                </w:rPr>
                <w:t>421</w:t>
              </w:r>
              <w:r w:rsidR="00386642">
                <w:rPr>
                  <w:rFonts w:ascii="Calibri" w:hAnsi="Calibri" w:cs="Calibri"/>
                </w:rPr>
                <w:t>-</w:t>
              </w:r>
              <w:r w:rsidRPr="00723983">
                <w:rPr>
                  <w:rFonts w:ascii="Calibri" w:hAnsi="Calibri" w:cs="Calibri"/>
                </w:rPr>
                <w:t>0938</w:t>
              </w:r>
              <w:r>
                <w:rPr>
                  <w:rFonts w:ascii="Calibri" w:hAnsi="Calibri" w:cs="Calibri"/>
                </w:rPr>
                <w:t>.</w:t>
              </w:r>
            </w:ins>
          </w:p>
        </w:tc>
      </w:tr>
      <w:tr w:rsidR="007E23EE" w:rsidRPr="00391B22" w14:paraId="6B93AAC5" w14:textId="77777777" w:rsidTr="00A709BA">
        <w:trPr>
          <w:cnfStyle w:val="000000100000" w:firstRow="0" w:lastRow="0" w:firstColumn="0" w:lastColumn="0" w:oddVBand="0" w:evenVBand="0" w:oddHBand="1" w:evenHBand="0" w:firstRowFirstColumn="0" w:firstRowLastColumn="0" w:lastRowFirstColumn="0" w:lastRowLastColumn="0"/>
          <w:trHeight w:val="301"/>
          <w:ins w:id="102" w:author="Schooling, Kathryn H (EHS)" w:date="2026-09-25T20:05:00Z" w16du:dateUtc="2026-09-26T00:05:00Z"/>
        </w:trPr>
        <w:tc>
          <w:tcPr>
            <w:tcW w:w="4868" w:type="dxa"/>
          </w:tcPr>
          <w:p w14:paraId="56086DB1" w14:textId="77777777" w:rsidR="007E23EE" w:rsidRDefault="009B6020" w:rsidP="0002235D">
            <w:pPr>
              <w:rPr>
                <w:ins w:id="103" w:author="Schooling, Kathryn H (EHS)" w:date="2026-09-25T20:05:00Z" w16du:dateUtc="2026-09-26T00:05:00Z"/>
                <w:rFonts w:ascii="Calibri" w:hAnsi="Calibri" w:cs="Calibri"/>
                <w:b/>
                <w:bCs/>
              </w:rPr>
            </w:pPr>
            <w:ins w:id="104" w:author="Schooling, Kathryn H (EHS)" w:date="2026-09-25T20:05:00Z" w16du:dateUtc="2026-09-26T00:05:00Z">
              <w:r>
                <w:rPr>
                  <w:rFonts w:ascii="Calibri" w:hAnsi="Calibri" w:cs="Calibri"/>
                  <w:b/>
                  <w:bCs/>
                </w:rPr>
                <w:t xml:space="preserve">I am choosing an Alternate (Alt) EVV system, </w:t>
              </w:r>
              <w:r w:rsidR="00B76A6E">
                <w:rPr>
                  <w:rFonts w:ascii="Calibri" w:hAnsi="Calibri" w:cs="Calibri"/>
                  <w:b/>
                  <w:bCs/>
                </w:rPr>
                <w:t xml:space="preserve">how do I know if they are accepted by the State of MA? </w:t>
              </w:r>
            </w:ins>
          </w:p>
        </w:tc>
        <w:tc>
          <w:tcPr>
            <w:tcW w:w="4870" w:type="dxa"/>
          </w:tcPr>
          <w:p w14:paraId="1C650C40" w14:textId="77777777" w:rsidR="007E23EE" w:rsidRDefault="00F75421" w:rsidP="0002235D">
            <w:pPr>
              <w:rPr>
                <w:ins w:id="105" w:author="Schooling, Kathryn H (EHS)" w:date="2026-09-25T20:05:00Z" w16du:dateUtc="2026-09-26T00:05:00Z"/>
                <w:rFonts w:ascii="Calibri" w:hAnsi="Calibri" w:cs="Calibri"/>
              </w:rPr>
            </w:pPr>
            <w:ins w:id="106" w:author="Schooling, Kathryn H (EHS)" w:date="2026-09-25T20:05:00Z" w16du:dateUtc="2026-09-26T00:05:00Z">
              <w:r>
                <w:rPr>
                  <w:rFonts w:ascii="Calibri" w:hAnsi="Calibri" w:cs="Calibri"/>
                </w:rPr>
                <w:t>Your chosen</w:t>
              </w:r>
              <w:r w:rsidRPr="00F75421">
                <w:rPr>
                  <w:rFonts w:ascii="Calibri" w:hAnsi="Calibri" w:cs="Calibri"/>
                </w:rPr>
                <w:t xml:space="preserve"> alternate EVV vendor</w:t>
              </w:r>
              <w:r>
                <w:rPr>
                  <w:rFonts w:ascii="Calibri" w:hAnsi="Calibri" w:cs="Calibri"/>
                </w:rPr>
                <w:t xml:space="preserve"> </w:t>
              </w:r>
              <w:r w:rsidRPr="00F75421">
                <w:rPr>
                  <w:rFonts w:ascii="Calibri" w:hAnsi="Calibri" w:cs="Calibri"/>
                </w:rPr>
                <w:t>must adhere to the MA alternate EVV technical requirements</w:t>
              </w:r>
              <w:r w:rsidR="00AF4F8F">
                <w:rPr>
                  <w:rFonts w:ascii="Calibri" w:hAnsi="Calibri" w:cs="Calibri"/>
                </w:rPr>
                <w:t>,</w:t>
              </w:r>
              <w:r w:rsidRPr="00F75421">
                <w:rPr>
                  <w:rFonts w:ascii="Calibri" w:hAnsi="Calibri" w:cs="Calibri"/>
                </w:rPr>
                <w:t xml:space="preserve"> which can be found</w:t>
              </w:r>
              <w:r w:rsidR="00386642">
                <w:rPr>
                  <w:rFonts w:ascii="Calibri" w:hAnsi="Calibri" w:cs="Calibri"/>
                </w:rPr>
                <w:t xml:space="preserve"> at</w:t>
              </w:r>
              <w:r w:rsidRPr="00F75421">
                <w:rPr>
                  <w:rFonts w:ascii="Calibri" w:hAnsi="Calibri" w:cs="Calibri"/>
                </w:rPr>
                <w:t> </w:t>
              </w:r>
              <w:r>
                <w:fldChar w:fldCharType="begin"/>
              </w:r>
              <w:r>
                <w:instrText>HYPERLINK "https://sandata.zendesk.com/hc/en-us/articles/28556602735379-Commonwealth-of-Massachusetts-Alternate-EVV-Technical-Specifications"</w:instrText>
              </w:r>
              <w:r>
                <w:fldChar w:fldCharType="separate"/>
              </w:r>
              <w:r w:rsidRPr="00F75421">
                <w:rPr>
                  <w:rStyle w:val="Hyperlink"/>
                  <w:rFonts w:ascii="Calibri" w:hAnsi="Calibri" w:cs="Calibri"/>
                </w:rPr>
                <w:t>Commonwealth of Massachusetts Alternate EVV Technical Specifications – Sandata Technologies</w:t>
              </w:r>
              <w:r>
                <w:fldChar w:fldCharType="end"/>
              </w:r>
              <w:r w:rsidRPr="00F75421">
                <w:rPr>
                  <w:rFonts w:ascii="Calibri" w:hAnsi="Calibri" w:cs="Calibri"/>
                </w:rPr>
                <w:t>.</w:t>
              </w:r>
            </w:ins>
          </w:p>
        </w:tc>
      </w:tr>
      <w:tr w:rsidR="00AE7388" w:rsidRPr="00391B22" w14:paraId="6C30691B" w14:textId="77777777" w:rsidTr="00A709BA">
        <w:trPr>
          <w:trHeight w:val="301"/>
          <w:ins w:id="107" w:author="Schooling, Kathryn H (EHS)" w:date="2026-09-25T20:05:00Z" w16du:dateUtc="2026-09-26T00:05:00Z"/>
        </w:trPr>
        <w:tc>
          <w:tcPr>
            <w:tcW w:w="4868" w:type="dxa"/>
          </w:tcPr>
          <w:p w14:paraId="660ACF01" w14:textId="77777777" w:rsidR="00AE7388" w:rsidRDefault="00AE7388" w:rsidP="0002235D">
            <w:pPr>
              <w:rPr>
                <w:ins w:id="108" w:author="Schooling, Kathryn H (EHS)" w:date="2026-09-25T20:05:00Z" w16du:dateUtc="2026-09-26T00:05:00Z"/>
                <w:rFonts w:ascii="Calibri" w:hAnsi="Calibri" w:cs="Calibri"/>
                <w:b/>
                <w:bCs/>
              </w:rPr>
            </w:pPr>
            <w:ins w:id="109" w:author="Schooling, Kathryn H (EHS)" w:date="2026-09-25T20:05:00Z" w16du:dateUtc="2026-09-26T00:05:00Z">
              <w:r>
                <w:rPr>
                  <w:rFonts w:ascii="Calibri" w:hAnsi="Calibri" w:cs="Calibri"/>
                  <w:b/>
                  <w:bCs/>
                </w:rPr>
                <w:t>I am choosing an Alternate (Alt) EVV system, how can I</w:t>
              </w:r>
              <w:r w:rsidR="00100953">
                <w:rPr>
                  <w:rFonts w:ascii="Calibri" w:hAnsi="Calibri" w:cs="Calibri"/>
                  <w:b/>
                  <w:bCs/>
                </w:rPr>
                <w:t xml:space="preserve"> access training?</w:t>
              </w:r>
            </w:ins>
          </w:p>
        </w:tc>
        <w:tc>
          <w:tcPr>
            <w:tcW w:w="4870" w:type="dxa"/>
          </w:tcPr>
          <w:p w14:paraId="47B45512" w14:textId="77777777" w:rsidR="00AE7388" w:rsidRPr="00335735" w:rsidRDefault="00100953" w:rsidP="0002235D">
            <w:pPr>
              <w:rPr>
                <w:ins w:id="110" w:author="Schooling, Kathryn H (EHS)" w:date="2026-09-25T20:05:00Z" w16du:dateUtc="2026-09-26T00:05:00Z"/>
                <w:rFonts w:ascii="Calibri" w:hAnsi="Calibri" w:cs="Calibri"/>
              </w:rPr>
            </w:pPr>
            <w:ins w:id="111" w:author="Schooling, Kathryn H (EHS)" w:date="2026-09-25T20:05:00Z" w16du:dateUtc="2026-09-26T00:05:00Z">
              <w:r w:rsidRPr="00100953">
                <w:rPr>
                  <w:rFonts w:ascii="Calibri" w:hAnsi="Calibri" w:cs="Calibri"/>
                </w:rPr>
                <w:t>Sign up for </w:t>
              </w:r>
              <w:r>
                <w:fldChar w:fldCharType="begin"/>
              </w:r>
              <w:r>
                <w:instrText>HYPERLINK "https://www.sandatalearn.com/"</w:instrText>
              </w:r>
              <w:r>
                <w:fldChar w:fldCharType="separate"/>
              </w:r>
              <w:r w:rsidRPr="00100953">
                <w:rPr>
                  <w:rStyle w:val="Hyperlink"/>
                  <w:rFonts w:ascii="Calibri" w:hAnsi="Calibri" w:cs="Calibri"/>
                </w:rPr>
                <w:t>Sandata Learn</w:t>
              </w:r>
              <w:r>
                <w:fldChar w:fldCharType="end"/>
              </w:r>
              <w:r w:rsidRPr="00100953">
                <w:rPr>
                  <w:rFonts w:ascii="Calibri" w:hAnsi="Calibri" w:cs="Calibri"/>
                </w:rPr>
                <w:t> (Sandata's Learning Management System</w:t>
              </w:r>
              <w:r w:rsidR="00386642" w:rsidRPr="00100953">
                <w:rPr>
                  <w:rFonts w:ascii="Calibri" w:hAnsi="Calibri" w:cs="Calibri"/>
                </w:rPr>
                <w:t>) and</w:t>
              </w:r>
              <w:r w:rsidRPr="00100953">
                <w:rPr>
                  <w:rFonts w:ascii="Calibri" w:hAnsi="Calibri" w:cs="Calibri"/>
                </w:rPr>
                <w:t xml:space="preserve"> complete </w:t>
              </w:r>
              <w:r w:rsidR="00306942">
                <w:rPr>
                  <w:rFonts w:ascii="Calibri" w:hAnsi="Calibri" w:cs="Calibri"/>
                </w:rPr>
                <w:t xml:space="preserve">the </w:t>
              </w:r>
              <w:r w:rsidRPr="00100953">
                <w:rPr>
                  <w:rFonts w:ascii="Calibri" w:hAnsi="Calibri" w:cs="Calibri"/>
                </w:rPr>
                <w:t>Sandata Aggregator training for administrators.</w:t>
              </w:r>
            </w:ins>
          </w:p>
        </w:tc>
      </w:tr>
      <w:tr w:rsidR="00306942" w:rsidRPr="00391B22" w14:paraId="1C2BBB05" w14:textId="77777777" w:rsidTr="00A709BA">
        <w:trPr>
          <w:cnfStyle w:val="000000100000" w:firstRow="0" w:lastRow="0" w:firstColumn="0" w:lastColumn="0" w:oddVBand="0" w:evenVBand="0" w:oddHBand="1" w:evenHBand="0" w:firstRowFirstColumn="0" w:firstRowLastColumn="0" w:lastRowFirstColumn="0" w:lastRowLastColumn="0"/>
          <w:trHeight w:val="301"/>
          <w:ins w:id="112" w:author="Schooling, Kathryn H (EHS)" w:date="2026-09-25T20:05:00Z" w16du:dateUtc="2026-09-26T00:05:00Z"/>
        </w:trPr>
        <w:tc>
          <w:tcPr>
            <w:tcW w:w="4868" w:type="dxa"/>
          </w:tcPr>
          <w:p w14:paraId="332C4CA4" w14:textId="77777777" w:rsidR="00306942" w:rsidRDefault="00306942" w:rsidP="0002235D">
            <w:pPr>
              <w:rPr>
                <w:ins w:id="113" w:author="Schooling, Kathryn H (EHS)" w:date="2026-09-25T20:05:00Z" w16du:dateUtc="2026-09-26T00:05:00Z"/>
                <w:rFonts w:ascii="Calibri" w:hAnsi="Calibri" w:cs="Calibri"/>
                <w:b/>
                <w:bCs/>
              </w:rPr>
            </w:pPr>
            <w:ins w:id="114" w:author="Schooling, Kathryn H (EHS)" w:date="2026-09-25T20:05:00Z" w16du:dateUtc="2026-09-26T00:05:00Z">
              <w:r>
                <w:rPr>
                  <w:rFonts w:ascii="Calibri" w:hAnsi="Calibri" w:cs="Calibri"/>
                  <w:b/>
                  <w:bCs/>
                </w:rPr>
                <w:t>I am choosing the state-sponsored system, Sandata</w:t>
              </w:r>
              <w:r w:rsidR="00897981">
                <w:rPr>
                  <w:rFonts w:ascii="Calibri" w:hAnsi="Calibri" w:cs="Calibri"/>
                  <w:b/>
                  <w:bCs/>
                </w:rPr>
                <w:t>. H</w:t>
              </w:r>
              <w:r>
                <w:rPr>
                  <w:rFonts w:ascii="Calibri" w:hAnsi="Calibri" w:cs="Calibri"/>
                  <w:b/>
                  <w:bCs/>
                </w:rPr>
                <w:t xml:space="preserve">ow can I access training? </w:t>
              </w:r>
            </w:ins>
          </w:p>
        </w:tc>
        <w:tc>
          <w:tcPr>
            <w:tcW w:w="4870" w:type="dxa"/>
          </w:tcPr>
          <w:p w14:paraId="45850C0A" w14:textId="77777777" w:rsidR="00306942" w:rsidRPr="00335735" w:rsidRDefault="00B95CD6" w:rsidP="0002235D">
            <w:pPr>
              <w:rPr>
                <w:ins w:id="115" w:author="Schooling, Kathryn H (EHS)" w:date="2026-09-25T20:05:00Z" w16du:dateUtc="2026-09-26T00:05:00Z"/>
                <w:rFonts w:ascii="Calibri" w:hAnsi="Calibri" w:cs="Calibri"/>
              </w:rPr>
            </w:pPr>
            <w:ins w:id="116" w:author="Schooling, Kathryn H (EHS)" w:date="2026-09-25T20:05:00Z" w16du:dateUtc="2026-09-26T00:05:00Z">
              <w:r w:rsidRPr="00B95CD6">
                <w:rPr>
                  <w:rFonts w:ascii="Calibri" w:hAnsi="Calibri" w:cs="Calibri"/>
                </w:rPr>
                <w:t>Sign up for </w:t>
              </w:r>
              <w:r>
                <w:fldChar w:fldCharType="begin"/>
              </w:r>
              <w:r>
                <w:instrText>HYPERLINK "https://www.sandatalearn.com/"</w:instrText>
              </w:r>
              <w:r>
                <w:fldChar w:fldCharType="separate"/>
              </w:r>
              <w:r w:rsidRPr="00B95CD6">
                <w:rPr>
                  <w:rStyle w:val="Hyperlink"/>
                  <w:rFonts w:ascii="Calibri" w:hAnsi="Calibri" w:cs="Calibri"/>
                </w:rPr>
                <w:t>Sandata Learn</w:t>
              </w:r>
              <w:r>
                <w:fldChar w:fldCharType="end"/>
              </w:r>
              <w:r w:rsidRPr="00B95CD6">
                <w:rPr>
                  <w:rFonts w:ascii="Calibri" w:hAnsi="Calibri" w:cs="Calibri"/>
                </w:rPr>
                <w:t> (Sandata's Learning Management System) and complete EVV Agency Administrator Training. Once you complete Administrator Training, you will receive a Welcome Kit by email.</w:t>
              </w:r>
              <w:r>
                <w:rPr>
                  <w:rFonts w:ascii="Calibri" w:hAnsi="Calibri" w:cs="Calibri"/>
                </w:rPr>
                <w:t xml:space="preserve"> Review the learning paths and have your staff sign up for courses. </w:t>
              </w:r>
            </w:ins>
          </w:p>
        </w:tc>
      </w:tr>
      <w:tr w:rsidR="00306942" w:rsidRPr="00391B22" w14:paraId="5AF5BA1D" w14:textId="77777777" w:rsidTr="00A709BA">
        <w:trPr>
          <w:trHeight w:val="301"/>
          <w:ins w:id="117" w:author="Schooling, Kathryn H (EHS)" w:date="2026-09-25T20:05:00Z" w16du:dateUtc="2026-09-26T00:05:00Z"/>
        </w:trPr>
        <w:tc>
          <w:tcPr>
            <w:tcW w:w="4868" w:type="dxa"/>
          </w:tcPr>
          <w:p w14:paraId="3ED87503" w14:textId="77777777" w:rsidR="00306942" w:rsidRDefault="00CF422C" w:rsidP="0002235D">
            <w:pPr>
              <w:rPr>
                <w:ins w:id="118" w:author="Schooling, Kathryn H (EHS)" w:date="2026-09-25T20:05:00Z" w16du:dateUtc="2026-09-26T00:05:00Z"/>
                <w:rFonts w:ascii="Calibri" w:hAnsi="Calibri" w:cs="Calibri"/>
                <w:b/>
                <w:bCs/>
              </w:rPr>
            </w:pPr>
            <w:ins w:id="119" w:author="Schooling, Kathryn H (EHS)" w:date="2026-09-25T20:05:00Z" w16du:dateUtc="2026-09-26T00:05:00Z">
              <w:r>
                <w:rPr>
                  <w:rFonts w:ascii="Calibri" w:hAnsi="Calibri" w:cs="Calibri"/>
                  <w:b/>
                  <w:bCs/>
                </w:rPr>
                <w:t xml:space="preserve">How can I train my employees on using the Sandata </w:t>
              </w:r>
              <w:r w:rsidR="006D21FD">
                <w:rPr>
                  <w:rFonts w:ascii="Calibri" w:hAnsi="Calibri" w:cs="Calibri"/>
                  <w:b/>
                  <w:bCs/>
                </w:rPr>
                <w:t xml:space="preserve">Mobile App? </w:t>
              </w:r>
            </w:ins>
          </w:p>
        </w:tc>
        <w:tc>
          <w:tcPr>
            <w:tcW w:w="4870" w:type="dxa"/>
          </w:tcPr>
          <w:p w14:paraId="110DBF79" w14:textId="77777777" w:rsidR="00306942" w:rsidRDefault="006D21FD" w:rsidP="0002235D">
            <w:pPr>
              <w:rPr>
                <w:ins w:id="120" w:author="Schooling, Kathryn H (EHS)" w:date="2026-09-25T20:05:00Z" w16du:dateUtc="2026-09-26T00:05:00Z"/>
                <w:rFonts w:ascii="Calibri" w:hAnsi="Calibri" w:cs="Calibri"/>
              </w:rPr>
            </w:pPr>
            <w:ins w:id="121" w:author="Schooling, Kathryn H (EHS)" w:date="2026-09-25T20:05:00Z" w16du:dateUtc="2026-09-26T00:05:00Z">
              <w:r w:rsidRPr="006D21FD">
                <w:rPr>
                  <w:rFonts w:ascii="Calibri" w:hAnsi="Calibri" w:cs="Calibri"/>
                </w:rPr>
                <w:t>You can use the </w:t>
              </w:r>
              <w:r>
                <w:fldChar w:fldCharType="begin"/>
              </w:r>
              <w:r>
                <w:instrText>HYPERLINK "https://sandata.zendesk.com/hc/en-us/articles/32579148792979-Employee-Training-Toolkit"</w:instrText>
              </w:r>
              <w:r>
                <w:fldChar w:fldCharType="separate"/>
              </w:r>
              <w:r w:rsidRPr="006D21FD">
                <w:rPr>
                  <w:rStyle w:val="Hyperlink"/>
                  <w:rFonts w:ascii="Calibri" w:hAnsi="Calibri" w:cs="Calibri"/>
                </w:rPr>
                <w:t>Employee Training Toolkit</w:t>
              </w:r>
              <w:r>
                <w:fldChar w:fldCharType="end"/>
              </w:r>
              <w:r w:rsidRPr="006D21FD">
                <w:rPr>
                  <w:rFonts w:ascii="Calibri" w:hAnsi="Calibri" w:cs="Calibri"/>
                </w:rPr>
                <w:t> and </w:t>
              </w:r>
              <w:r>
                <w:fldChar w:fldCharType="begin"/>
              </w:r>
              <w:r>
                <w:instrText>HYPERLINK "https://sandata.zendesk.com/hc/en-us/sections/20725376761363-Caregiver-Library"</w:instrText>
              </w:r>
              <w:r>
                <w:fldChar w:fldCharType="separate"/>
              </w:r>
              <w:r w:rsidRPr="006D21FD">
                <w:rPr>
                  <w:rStyle w:val="Hyperlink"/>
                  <w:rFonts w:ascii="Calibri" w:hAnsi="Calibri" w:cs="Calibri"/>
                </w:rPr>
                <w:t>Caregiver Library</w:t>
              </w:r>
              <w:r>
                <w:fldChar w:fldCharType="end"/>
              </w:r>
              <w:r w:rsidRPr="006D21FD">
                <w:rPr>
                  <w:rFonts w:ascii="Calibri" w:hAnsi="Calibri" w:cs="Calibri"/>
                </w:rPr>
                <w:t> to assist with this. </w:t>
              </w:r>
            </w:ins>
          </w:p>
          <w:p w14:paraId="57772E17" w14:textId="77777777" w:rsidR="006D21FD" w:rsidRDefault="006D21FD" w:rsidP="0002235D">
            <w:pPr>
              <w:rPr>
                <w:ins w:id="122" w:author="Schooling, Kathryn H (EHS)" w:date="2026-09-25T20:05:00Z" w16du:dateUtc="2026-09-26T00:05:00Z"/>
                <w:rFonts w:ascii="Calibri" w:hAnsi="Calibri" w:cs="Calibri"/>
              </w:rPr>
            </w:pPr>
          </w:p>
          <w:p w14:paraId="12301DD9" w14:textId="77777777" w:rsidR="006D21FD" w:rsidRPr="00335735" w:rsidRDefault="006D21FD" w:rsidP="0002235D">
            <w:pPr>
              <w:rPr>
                <w:ins w:id="123" w:author="Schooling, Kathryn H (EHS)" w:date="2026-09-25T20:05:00Z" w16du:dateUtc="2026-09-26T00:05:00Z"/>
                <w:rFonts w:ascii="Calibri" w:hAnsi="Calibri" w:cs="Calibri"/>
              </w:rPr>
            </w:pPr>
            <w:ins w:id="124" w:author="Schooling, Kathryn H (EHS)" w:date="2026-09-25T20:05:00Z" w16du:dateUtc="2026-09-26T00:05:00Z">
              <w:r w:rsidRPr="006D21FD">
                <w:rPr>
                  <w:rFonts w:ascii="Calibri" w:hAnsi="Calibri" w:cs="Calibri"/>
                  <w:b/>
                  <w:bCs/>
                </w:rPr>
                <w:t>N</w:t>
              </w:r>
              <w:r w:rsidR="00E6281D">
                <w:rPr>
                  <w:rFonts w:ascii="Calibri" w:hAnsi="Calibri" w:cs="Calibri"/>
                  <w:b/>
                  <w:bCs/>
                </w:rPr>
                <w:t>ote</w:t>
              </w:r>
              <w:r w:rsidRPr="006D21FD">
                <w:rPr>
                  <w:rFonts w:ascii="Calibri" w:hAnsi="Calibri" w:cs="Calibri"/>
                  <w:b/>
                  <w:bCs/>
                </w:rPr>
                <w:t>: </w:t>
              </w:r>
              <w:r w:rsidR="00E6281D">
                <w:rPr>
                  <w:rFonts w:ascii="Calibri" w:hAnsi="Calibri" w:cs="Calibri"/>
                  <w:b/>
                  <w:bCs/>
                </w:rPr>
                <w:t>“</w:t>
              </w:r>
              <w:r w:rsidRPr="006D21FD">
                <w:rPr>
                  <w:rFonts w:ascii="Calibri" w:hAnsi="Calibri" w:cs="Calibri"/>
                </w:rPr>
                <w:t>Caregiver</w:t>
              </w:r>
              <w:r w:rsidR="00E6281D">
                <w:rPr>
                  <w:rFonts w:ascii="Calibri" w:hAnsi="Calibri" w:cs="Calibri"/>
                </w:rPr>
                <w:t>”</w:t>
              </w:r>
              <w:r w:rsidRPr="006D21FD">
                <w:rPr>
                  <w:rFonts w:ascii="Calibri" w:hAnsi="Calibri" w:cs="Calibri"/>
                </w:rPr>
                <w:t xml:space="preserve"> is a standard Sandata term across our system. In Massachusetts, a caregiver is known as an "Employee."</w:t>
              </w:r>
            </w:ins>
          </w:p>
        </w:tc>
      </w:tr>
      <w:tr w:rsidR="00115D09" w:rsidRPr="00391B22" w14:paraId="10C7B2C9" w14:textId="77777777" w:rsidTr="00A709BA">
        <w:trPr>
          <w:cnfStyle w:val="000000100000" w:firstRow="0" w:lastRow="0" w:firstColumn="0" w:lastColumn="0" w:oddVBand="0" w:evenVBand="0" w:oddHBand="1" w:evenHBand="0" w:firstRowFirstColumn="0" w:firstRowLastColumn="0" w:lastRowFirstColumn="0" w:lastRowLastColumn="0"/>
          <w:trHeight w:val="301"/>
          <w:ins w:id="125" w:author="Schooling, Kathryn H (EHS)" w:date="2026-09-25T20:05:00Z" w16du:dateUtc="2026-09-26T00:05:00Z"/>
        </w:trPr>
        <w:tc>
          <w:tcPr>
            <w:tcW w:w="4868" w:type="dxa"/>
          </w:tcPr>
          <w:p w14:paraId="5B98DC7D" w14:textId="77777777" w:rsidR="00115D09" w:rsidRDefault="00115D09" w:rsidP="0002235D">
            <w:pPr>
              <w:rPr>
                <w:ins w:id="126" w:author="Schooling, Kathryn H (EHS)" w:date="2026-09-25T20:05:00Z" w16du:dateUtc="2026-09-26T00:05:00Z"/>
                <w:rFonts w:ascii="Calibri" w:hAnsi="Calibri" w:cs="Calibri"/>
                <w:b/>
                <w:bCs/>
              </w:rPr>
            </w:pPr>
            <w:ins w:id="127" w:author="Schooling, Kathryn H (EHS)" w:date="2026-09-25T20:05:00Z" w16du:dateUtc="2026-09-26T00:05:00Z">
              <w:r>
                <w:rPr>
                  <w:rFonts w:ascii="Calibri" w:hAnsi="Calibri" w:cs="Calibri"/>
                  <w:b/>
                  <w:bCs/>
                </w:rPr>
                <w:t>Where can I find the latest</w:t>
              </w:r>
              <w:r w:rsidR="00AC4F17">
                <w:rPr>
                  <w:rFonts w:ascii="Calibri" w:hAnsi="Calibri" w:cs="Calibri"/>
                  <w:b/>
                  <w:bCs/>
                </w:rPr>
                <w:t xml:space="preserve"> Town Hall presentations and recordings? </w:t>
              </w:r>
            </w:ins>
          </w:p>
        </w:tc>
        <w:tc>
          <w:tcPr>
            <w:tcW w:w="4870" w:type="dxa"/>
          </w:tcPr>
          <w:p w14:paraId="124F8C57" w14:textId="77777777" w:rsidR="00115D09" w:rsidRPr="006D21FD" w:rsidRDefault="00080EC4" w:rsidP="0002235D">
            <w:pPr>
              <w:rPr>
                <w:ins w:id="128" w:author="Schooling, Kathryn H (EHS)" w:date="2026-09-25T20:05:00Z" w16du:dateUtc="2026-09-26T00:05:00Z"/>
                <w:rFonts w:ascii="Calibri" w:hAnsi="Calibri" w:cs="Calibri"/>
              </w:rPr>
            </w:pPr>
            <w:ins w:id="129" w:author="Schooling, Kathryn H (EHS)" w:date="2026-09-25T20:05:00Z" w16du:dateUtc="2026-09-26T00:05:00Z">
              <w:r w:rsidRPr="00080EC4">
                <w:rPr>
                  <w:rFonts w:ascii="Calibri" w:hAnsi="Calibri" w:cs="Calibri"/>
                </w:rPr>
                <w:t xml:space="preserve">You can view </w:t>
              </w:r>
              <w:r>
                <w:fldChar w:fldCharType="begin"/>
              </w:r>
              <w:r>
                <w:instrText>HYPERLINK "https://sandata.zendesk.com/hc/en-us/sections/30742805527699-Massachusetts-EOHHS-Recorded-Webinars"</w:instrText>
              </w:r>
              <w:r>
                <w:fldChar w:fldCharType="separate"/>
              </w:r>
              <w:r w:rsidRPr="00080EC4">
                <w:rPr>
                  <w:rStyle w:val="Hyperlink"/>
                  <w:rFonts w:ascii="Calibri" w:hAnsi="Calibri" w:cs="Calibri"/>
                </w:rPr>
                <w:t>recordings from each of the four webinars</w:t>
              </w:r>
              <w:r>
                <w:fldChar w:fldCharType="end"/>
              </w:r>
              <w:r w:rsidRPr="00080EC4">
                <w:rPr>
                  <w:rFonts w:ascii="Calibri" w:hAnsi="Calibri" w:cs="Calibri"/>
                </w:rPr>
                <w:t xml:space="preserve"> as well as download the presentations to review with your team (available under the separate recording pages). </w:t>
              </w:r>
            </w:ins>
          </w:p>
        </w:tc>
      </w:tr>
      <w:tr w:rsidR="004F25A8" w:rsidRPr="00391B22" w14:paraId="1F210D4D" w14:textId="77777777" w:rsidTr="00A709BA">
        <w:trPr>
          <w:trHeight w:val="301"/>
          <w:ins w:id="130" w:author="Schooling, Kathryn H (EHS)" w:date="2026-09-25T20:05:00Z" w16du:dateUtc="2026-09-26T00:05:00Z"/>
        </w:trPr>
        <w:tc>
          <w:tcPr>
            <w:tcW w:w="4868" w:type="dxa"/>
          </w:tcPr>
          <w:p w14:paraId="1574CB92" w14:textId="77777777" w:rsidR="004F25A8" w:rsidRDefault="004F25A8" w:rsidP="0002235D">
            <w:pPr>
              <w:rPr>
                <w:ins w:id="131" w:author="Schooling, Kathryn H (EHS)" w:date="2026-09-25T20:05:00Z" w16du:dateUtc="2026-09-26T00:05:00Z"/>
                <w:rFonts w:ascii="Calibri" w:hAnsi="Calibri" w:cs="Calibri"/>
                <w:b/>
                <w:bCs/>
              </w:rPr>
            </w:pPr>
            <w:ins w:id="132" w:author="Schooling, Kathryn H (EHS)" w:date="2026-09-25T20:05:00Z" w16du:dateUtc="2026-09-26T00:05:00Z">
              <w:r>
                <w:rPr>
                  <w:rFonts w:ascii="Calibri" w:hAnsi="Calibri" w:cs="Calibri"/>
                  <w:b/>
                  <w:bCs/>
                </w:rPr>
                <w:t>I am choosing</w:t>
              </w:r>
              <w:r w:rsidR="00306942">
                <w:rPr>
                  <w:rFonts w:ascii="Calibri" w:hAnsi="Calibri" w:cs="Calibri"/>
                  <w:b/>
                  <w:bCs/>
                </w:rPr>
                <w:t xml:space="preserve"> </w:t>
              </w:r>
              <w:r>
                <w:rPr>
                  <w:rFonts w:ascii="Calibri" w:hAnsi="Calibri" w:cs="Calibri"/>
                  <w:b/>
                  <w:bCs/>
                </w:rPr>
                <w:t>Sandata</w:t>
              </w:r>
              <w:r w:rsidR="00897981">
                <w:rPr>
                  <w:rFonts w:ascii="Calibri" w:hAnsi="Calibri" w:cs="Calibri"/>
                  <w:b/>
                  <w:bCs/>
                </w:rPr>
                <w:t>. W</w:t>
              </w:r>
              <w:r>
                <w:rPr>
                  <w:rFonts w:ascii="Calibri" w:hAnsi="Calibri" w:cs="Calibri"/>
                  <w:b/>
                  <w:bCs/>
                </w:rPr>
                <w:t>here can I get</w:t>
              </w:r>
              <w:r w:rsidR="002D5F7C">
                <w:rPr>
                  <w:rFonts w:ascii="Calibri" w:hAnsi="Calibri" w:cs="Calibri"/>
                  <w:b/>
                  <w:bCs/>
                </w:rPr>
                <w:t xml:space="preserve"> assistance </w:t>
              </w:r>
              <w:r w:rsidR="00AF4F8F">
                <w:rPr>
                  <w:rFonts w:ascii="Calibri" w:hAnsi="Calibri" w:cs="Calibri"/>
                  <w:b/>
                  <w:bCs/>
                </w:rPr>
                <w:t>with</w:t>
              </w:r>
              <w:r w:rsidR="002D5F7C">
                <w:rPr>
                  <w:rFonts w:ascii="Calibri" w:hAnsi="Calibri" w:cs="Calibri"/>
                  <w:b/>
                  <w:bCs/>
                </w:rPr>
                <w:t xml:space="preserve"> questions</w:t>
              </w:r>
              <w:r w:rsidR="00A974BA">
                <w:rPr>
                  <w:rFonts w:ascii="Calibri" w:hAnsi="Calibri" w:cs="Calibri"/>
                  <w:b/>
                  <w:bCs/>
                </w:rPr>
                <w:t xml:space="preserve"> about </w:t>
              </w:r>
              <w:r w:rsidR="002D5F7C">
                <w:rPr>
                  <w:rFonts w:ascii="Calibri" w:hAnsi="Calibri" w:cs="Calibri"/>
                  <w:b/>
                  <w:bCs/>
                </w:rPr>
                <w:t xml:space="preserve">the system? </w:t>
              </w:r>
            </w:ins>
          </w:p>
        </w:tc>
        <w:tc>
          <w:tcPr>
            <w:tcW w:w="4870" w:type="dxa"/>
          </w:tcPr>
          <w:p w14:paraId="3CB24C2C" w14:textId="77777777" w:rsidR="004F25A8" w:rsidRDefault="00335735" w:rsidP="0002235D">
            <w:pPr>
              <w:rPr>
                <w:ins w:id="133" w:author="Schooling, Kathryn H (EHS)" w:date="2026-09-25T20:05:00Z" w16du:dateUtc="2026-09-26T00:05:00Z"/>
                <w:rFonts w:ascii="Calibri" w:hAnsi="Calibri" w:cs="Calibri"/>
              </w:rPr>
            </w:pPr>
            <w:ins w:id="134" w:author="Schooling, Kathryn H (EHS)" w:date="2026-09-25T20:05:00Z" w16du:dateUtc="2026-09-26T00:05:00Z">
              <w:r w:rsidRPr="00335735">
                <w:rPr>
                  <w:rFonts w:ascii="Calibri" w:hAnsi="Calibri" w:cs="Calibri"/>
                </w:rPr>
                <w:t>For </w:t>
              </w:r>
              <w:r w:rsidRPr="004B78EB">
                <w:rPr>
                  <w:rFonts w:ascii="Calibri" w:hAnsi="Calibri" w:cs="Calibri"/>
                </w:rPr>
                <w:t>technical help</w:t>
              </w:r>
              <w:r w:rsidRPr="00335735">
                <w:rPr>
                  <w:rFonts w:ascii="Calibri" w:hAnsi="Calibri" w:cs="Calibri"/>
                </w:rPr>
                <w:t> in using the EVV system, contact Customer Support through </w:t>
              </w:r>
              <w:r w:rsidRPr="00335735">
                <w:rPr>
                  <w:rFonts w:ascii="Calibri" w:hAnsi="Calibri" w:cs="Calibri"/>
                  <w:b/>
                  <w:bCs/>
                </w:rPr>
                <w:t>Submit a Request </w:t>
              </w:r>
              <w:r w:rsidRPr="00335735">
                <w:rPr>
                  <w:rFonts w:ascii="Calibri" w:hAnsi="Calibri" w:cs="Calibri"/>
                </w:rPr>
                <w:t>at </w:t>
              </w:r>
              <w:r>
                <w:fldChar w:fldCharType="begin"/>
              </w:r>
              <w:r>
                <w:instrText>HYPERLINK "https://sandata.zendesk.com/hc/en-us"</w:instrText>
              </w:r>
              <w:r>
                <w:fldChar w:fldCharType="separate"/>
              </w:r>
              <w:r w:rsidRPr="00335735">
                <w:rPr>
                  <w:rStyle w:val="Hyperlink"/>
                  <w:rFonts w:ascii="Calibri" w:hAnsi="Calibri" w:cs="Calibri"/>
                </w:rPr>
                <w:t>Sandata On-Demand</w:t>
              </w:r>
              <w:r>
                <w:fldChar w:fldCharType="end"/>
              </w:r>
              <w:r w:rsidRPr="00335735">
                <w:rPr>
                  <w:rFonts w:ascii="Calibri" w:hAnsi="Calibri" w:cs="Calibri"/>
                </w:rPr>
                <w:t xml:space="preserve">. You may also call the Customer Support Line at </w:t>
              </w:r>
              <w:r w:rsidR="00E6281D">
                <w:rPr>
                  <w:rFonts w:ascii="Calibri" w:hAnsi="Calibri" w:cs="Calibri"/>
                </w:rPr>
                <w:t>(</w:t>
              </w:r>
              <w:r w:rsidRPr="00335735">
                <w:rPr>
                  <w:rFonts w:ascii="Calibri" w:hAnsi="Calibri" w:cs="Calibri"/>
                </w:rPr>
                <w:t>833</w:t>
              </w:r>
              <w:r w:rsidR="00E6281D">
                <w:rPr>
                  <w:rFonts w:ascii="Calibri" w:hAnsi="Calibri" w:cs="Calibri"/>
                </w:rPr>
                <w:t xml:space="preserve">) </w:t>
              </w:r>
              <w:r w:rsidRPr="00335735">
                <w:rPr>
                  <w:rFonts w:ascii="Calibri" w:hAnsi="Calibri" w:cs="Calibri"/>
                </w:rPr>
                <w:t>511</w:t>
              </w:r>
              <w:r w:rsidR="00E6281D">
                <w:rPr>
                  <w:rFonts w:ascii="Calibri" w:hAnsi="Calibri" w:cs="Calibri"/>
                </w:rPr>
                <w:t>-</w:t>
              </w:r>
              <w:r w:rsidRPr="00335735">
                <w:rPr>
                  <w:rFonts w:ascii="Calibri" w:hAnsi="Calibri" w:cs="Calibri"/>
                </w:rPr>
                <w:t xml:space="preserve">0164. </w:t>
              </w:r>
            </w:ins>
          </w:p>
        </w:tc>
      </w:tr>
      <w:tr w:rsidR="00723983" w:rsidRPr="00391B22" w14:paraId="7C488B9F" w14:textId="77777777" w:rsidTr="004C7FE1">
        <w:trPr>
          <w:cnfStyle w:val="000000100000" w:firstRow="0" w:lastRow="0" w:firstColumn="0" w:lastColumn="0" w:oddVBand="0" w:evenVBand="0" w:oddHBand="1" w:evenHBand="0" w:firstRowFirstColumn="0" w:firstRowLastColumn="0" w:lastRowFirstColumn="0" w:lastRowLastColumn="0"/>
          <w:trHeight w:val="935"/>
          <w:ins w:id="135" w:author="Schooling, Kathryn H (EHS)" w:date="2026-09-25T20:05:00Z" w16du:dateUtc="2026-09-26T00:05:00Z"/>
        </w:trPr>
        <w:tc>
          <w:tcPr>
            <w:tcW w:w="4868" w:type="dxa"/>
          </w:tcPr>
          <w:p w14:paraId="6BF383AC" w14:textId="77777777" w:rsidR="00723983" w:rsidRDefault="005B0824" w:rsidP="0002235D">
            <w:pPr>
              <w:rPr>
                <w:ins w:id="136" w:author="Schooling, Kathryn H (EHS)" w:date="2026-09-25T20:05:00Z" w16du:dateUtc="2026-09-26T00:05:00Z"/>
                <w:rFonts w:ascii="Calibri" w:hAnsi="Calibri" w:cs="Calibri"/>
                <w:b/>
                <w:bCs/>
              </w:rPr>
            </w:pPr>
            <w:ins w:id="137" w:author="Schooling, Kathryn H (EHS)" w:date="2026-09-25T20:05:00Z" w16du:dateUtc="2026-09-26T00:05:00Z">
              <w:r>
                <w:rPr>
                  <w:rFonts w:ascii="Calibri" w:hAnsi="Calibri" w:cs="Calibri"/>
                  <w:b/>
                  <w:bCs/>
                </w:rPr>
                <w:t>In Sandata,</w:t>
              </w:r>
              <w:r w:rsidR="0040097E">
                <w:rPr>
                  <w:rFonts w:ascii="Calibri" w:hAnsi="Calibri" w:cs="Calibri"/>
                  <w:b/>
                  <w:bCs/>
                </w:rPr>
                <w:t xml:space="preserve"> </w:t>
              </w:r>
              <w:r w:rsidR="004F62D3">
                <w:rPr>
                  <w:rFonts w:ascii="Calibri" w:hAnsi="Calibri" w:cs="Calibri"/>
                  <w:b/>
                  <w:bCs/>
                </w:rPr>
                <w:t xml:space="preserve">I </w:t>
              </w:r>
              <w:r w:rsidR="0040097E">
                <w:rPr>
                  <w:rFonts w:ascii="Calibri" w:hAnsi="Calibri" w:cs="Calibri"/>
                  <w:b/>
                  <w:bCs/>
                </w:rPr>
                <w:t xml:space="preserve">am not sure what my </w:t>
              </w:r>
              <w:r w:rsidR="004F25A8">
                <w:rPr>
                  <w:rFonts w:ascii="Calibri" w:hAnsi="Calibri" w:cs="Calibri"/>
                  <w:b/>
                  <w:bCs/>
                </w:rPr>
                <w:t xml:space="preserve">MA </w:t>
              </w:r>
              <w:r w:rsidR="0040097E">
                <w:rPr>
                  <w:rFonts w:ascii="Calibri" w:hAnsi="Calibri" w:cs="Calibri"/>
                  <w:b/>
                  <w:bCs/>
                </w:rPr>
                <w:t xml:space="preserve">payer is from the listed acronyms? </w:t>
              </w:r>
            </w:ins>
          </w:p>
        </w:tc>
        <w:tc>
          <w:tcPr>
            <w:tcW w:w="4870" w:type="dxa"/>
          </w:tcPr>
          <w:p w14:paraId="780F4149" w14:textId="77777777" w:rsidR="00723983" w:rsidRDefault="007E23EE" w:rsidP="0002235D">
            <w:pPr>
              <w:rPr>
                <w:ins w:id="138" w:author="Schooling, Kathryn H (EHS)" w:date="2026-09-25T20:05:00Z" w16du:dateUtc="2026-09-26T00:05:00Z"/>
                <w:rFonts w:ascii="Calibri" w:hAnsi="Calibri" w:cs="Calibri"/>
              </w:rPr>
            </w:pPr>
            <w:ins w:id="139" w:author="Schooling, Kathryn H (EHS)" w:date="2026-09-25T20:05:00Z" w16du:dateUtc="2026-09-26T00:05:00Z">
              <w:r>
                <w:rPr>
                  <w:rFonts w:ascii="Calibri" w:hAnsi="Calibri" w:cs="Calibri"/>
                </w:rPr>
                <w:t xml:space="preserve">Reference the list of MA program and payer acronyms </w:t>
              </w:r>
              <w:r w:rsidR="00E6281D">
                <w:rPr>
                  <w:rFonts w:ascii="Calibri" w:hAnsi="Calibri" w:cs="Calibri"/>
                </w:rPr>
                <w:t>at</w:t>
              </w:r>
              <w:r>
                <w:rPr>
                  <w:rFonts w:ascii="Calibri" w:hAnsi="Calibri" w:cs="Calibri"/>
                </w:rPr>
                <w:t xml:space="preserve"> </w:t>
              </w:r>
              <w:r>
                <w:fldChar w:fldCharType="begin"/>
              </w:r>
              <w:r>
                <w:instrText>HYPERLINK "https://sandata.zendesk.com/hc/en-us/articles/33713237050643-MA-EOHHS-Program-and-Payer-Acronyms"</w:instrText>
              </w:r>
              <w:r>
                <w:fldChar w:fldCharType="separate"/>
              </w:r>
              <w:r w:rsidRPr="007E23EE">
                <w:rPr>
                  <w:rStyle w:val="Hyperlink"/>
                  <w:rFonts w:ascii="Calibri" w:hAnsi="Calibri" w:cs="Calibri"/>
                </w:rPr>
                <w:t>MA EOHHS Program and Payer Acronyms – Sandata Technologies</w:t>
              </w:r>
              <w:r>
                <w:fldChar w:fldCharType="end"/>
              </w:r>
              <w:r>
                <w:rPr>
                  <w:rFonts w:ascii="Calibri" w:hAnsi="Calibri" w:cs="Calibri"/>
                </w:rPr>
                <w:t xml:space="preserve">. </w:t>
              </w:r>
            </w:ins>
          </w:p>
        </w:tc>
      </w:tr>
      <w:tr w:rsidR="004F0B26" w:rsidRPr="00391B22" w14:paraId="45792B55" w14:textId="77777777" w:rsidTr="00A709BA">
        <w:trPr>
          <w:trHeight w:val="301"/>
          <w:ins w:id="140" w:author="Schooling, Kathryn H (EHS)" w:date="2026-09-25T20:05:00Z" w16du:dateUtc="2026-09-26T00:05:00Z"/>
        </w:trPr>
        <w:tc>
          <w:tcPr>
            <w:tcW w:w="4868" w:type="dxa"/>
          </w:tcPr>
          <w:p w14:paraId="0851F31C" w14:textId="77777777" w:rsidR="004F0B26" w:rsidRDefault="009211A2" w:rsidP="0002235D">
            <w:pPr>
              <w:rPr>
                <w:ins w:id="141" w:author="Schooling, Kathryn H (EHS)" w:date="2026-09-25T20:05:00Z" w16du:dateUtc="2026-09-26T00:05:00Z"/>
                <w:rFonts w:ascii="Calibri" w:hAnsi="Calibri" w:cs="Calibri"/>
                <w:b/>
                <w:bCs/>
              </w:rPr>
            </w:pPr>
            <w:ins w:id="142" w:author="Schooling, Kathryn H (EHS)" w:date="2026-09-25T20:05:00Z" w16du:dateUtc="2026-09-26T00:05:00Z">
              <w:r>
                <w:rPr>
                  <w:rFonts w:ascii="Calibri" w:hAnsi="Calibri" w:cs="Calibri"/>
                  <w:b/>
                  <w:bCs/>
                </w:rPr>
                <w:t xml:space="preserve">What is the deadline for </w:t>
              </w:r>
              <w:r w:rsidR="000031BA">
                <w:rPr>
                  <w:rFonts w:ascii="Calibri" w:hAnsi="Calibri" w:cs="Calibri"/>
                  <w:b/>
                  <w:bCs/>
                </w:rPr>
                <w:t xml:space="preserve">registration for EVV and use of my chosen EVV system? </w:t>
              </w:r>
              <w:r>
                <w:rPr>
                  <w:rFonts w:ascii="Calibri" w:hAnsi="Calibri" w:cs="Calibri"/>
                  <w:b/>
                  <w:bCs/>
                </w:rPr>
                <w:t xml:space="preserve"> </w:t>
              </w:r>
            </w:ins>
          </w:p>
        </w:tc>
        <w:tc>
          <w:tcPr>
            <w:tcW w:w="4870" w:type="dxa"/>
          </w:tcPr>
          <w:p w14:paraId="4AE81BA3" w14:textId="77777777" w:rsidR="004F0B26" w:rsidRDefault="00F67448" w:rsidP="0002235D">
            <w:pPr>
              <w:rPr>
                <w:ins w:id="143" w:author="Schooling, Kathryn H (EHS)" w:date="2026-09-25T20:05:00Z" w16du:dateUtc="2026-09-26T00:05:00Z"/>
                <w:rFonts w:ascii="Calibri" w:hAnsi="Calibri" w:cs="Calibri"/>
              </w:rPr>
            </w:pPr>
            <w:ins w:id="144" w:author="Schooling, Kathryn H (EHS)" w:date="2026-09-25T20:05:00Z" w16du:dateUtc="2026-09-26T00:05:00Z">
              <w:r w:rsidRPr="00F67448">
                <w:rPr>
                  <w:rFonts w:ascii="Calibri" w:hAnsi="Calibri" w:cs="Calibri"/>
                </w:rPr>
                <w:t xml:space="preserve">The deadline to </w:t>
              </w:r>
              <w:r>
                <w:fldChar w:fldCharType="begin"/>
              </w:r>
              <w:r>
                <w:instrText>HYPERLINK "https://evv-registration.sandata.com/"</w:instrText>
              </w:r>
              <w:r>
                <w:fldChar w:fldCharType="separate"/>
              </w:r>
              <w:r w:rsidRPr="00F67448">
                <w:rPr>
                  <w:rStyle w:val="Hyperlink"/>
                  <w:rFonts w:ascii="Calibri" w:hAnsi="Calibri" w:cs="Calibri"/>
                </w:rPr>
                <w:t>make your choice</w:t>
              </w:r>
              <w:r>
                <w:fldChar w:fldCharType="end"/>
              </w:r>
              <w:r w:rsidRPr="00F67448">
                <w:rPr>
                  <w:rFonts w:ascii="Calibri" w:hAnsi="Calibri" w:cs="Calibri"/>
                </w:rPr>
                <w:t xml:space="preserve"> through the Provider Self-Registration Portal whether to use Sandata, the </w:t>
              </w:r>
              <w:r w:rsidR="00E6281D">
                <w:rPr>
                  <w:rFonts w:ascii="Calibri" w:hAnsi="Calibri" w:cs="Calibri"/>
                </w:rPr>
                <w:t>s</w:t>
              </w:r>
              <w:r w:rsidRPr="00F67448">
                <w:rPr>
                  <w:rFonts w:ascii="Calibri" w:hAnsi="Calibri" w:cs="Calibri"/>
                </w:rPr>
                <w:t xml:space="preserve">tate-sponsored EVV system, or an </w:t>
              </w:r>
              <w:r w:rsidR="00760954">
                <w:rPr>
                  <w:rFonts w:ascii="Calibri" w:hAnsi="Calibri" w:cs="Calibri"/>
                </w:rPr>
                <w:t>a</w:t>
              </w:r>
              <w:r w:rsidRPr="00F67448">
                <w:rPr>
                  <w:rFonts w:ascii="Calibri" w:hAnsi="Calibri" w:cs="Calibri"/>
                </w:rPr>
                <w:t xml:space="preserve">lternate EVV </w:t>
              </w:r>
              <w:r w:rsidR="00760954">
                <w:rPr>
                  <w:rFonts w:ascii="Calibri" w:hAnsi="Calibri" w:cs="Calibri"/>
                </w:rPr>
                <w:t>v</w:t>
              </w:r>
              <w:r w:rsidRPr="00F67448">
                <w:rPr>
                  <w:rFonts w:ascii="Calibri" w:hAnsi="Calibri" w:cs="Calibri"/>
                </w:rPr>
                <w:t>endor was December 9, 2024. If you have not yet completed this step, please do so today. All providers are expected to be using the</w:t>
              </w:r>
              <w:r>
                <w:rPr>
                  <w:rFonts w:ascii="Calibri" w:hAnsi="Calibri" w:cs="Calibri"/>
                </w:rPr>
                <w:t>ir</w:t>
              </w:r>
              <w:r w:rsidRPr="00F67448">
                <w:rPr>
                  <w:rFonts w:ascii="Calibri" w:hAnsi="Calibri" w:cs="Calibri"/>
                </w:rPr>
                <w:t xml:space="preserve"> </w:t>
              </w:r>
              <w:r>
                <w:rPr>
                  <w:rFonts w:ascii="Calibri" w:hAnsi="Calibri" w:cs="Calibri"/>
                </w:rPr>
                <w:t>chosen</w:t>
              </w:r>
              <w:r w:rsidRPr="00F67448">
                <w:rPr>
                  <w:rFonts w:ascii="Calibri" w:hAnsi="Calibri" w:cs="Calibri"/>
                </w:rPr>
                <w:t xml:space="preserve"> system by January 31, 2025.</w:t>
              </w:r>
            </w:ins>
          </w:p>
        </w:tc>
      </w:tr>
      <w:tr w:rsidR="00D87638" w14:paraId="1F5D307B" w14:textId="77777777" w:rsidTr="00A709BA">
        <w:tblPrEx>
          <w:tblW w:w="9738" w:type="dxa"/>
          <w:tblLook w:val="0420" w:firstRow="1" w:lastRow="0" w:firstColumn="0" w:lastColumn="0" w:noHBand="0" w:noVBand="1"/>
          <w:tblPrExChange w:id="145" w:author="Schooling, Kathryn H (EHS)" w:date="2026-09-25T20:05:00Z" w16du:dateUtc="2026-09-26T00:05:00Z">
            <w:tblPrEx>
              <w:tblW w:w="0" w:type="auto"/>
              <w:jc w:val="center"/>
              <w:tblLayout w:type="fixed"/>
              <w:tblCellMar>
                <w:left w:w="0" w:type="dxa"/>
                <w:right w:w="0" w:type="dxa"/>
              </w:tblCellMar>
              <w:tblLook w:val="0000" w:firstRow="0"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Height w:val="301"/>
          <w:trPrChange w:id="146" w:author="Schooling, Kathryn H (EHS)" w:date="2026-09-25T20:05:00Z" w16du:dateUtc="2026-09-26T00:05:00Z">
            <w:trPr>
              <w:gridAfter w:val="1"/>
              <w:cantSplit/>
              <w:jc w:val="center"/>
            </w:trPr>
          </w:trPrChange>
        </w:trPr>
        <w:tc>
          <w:tcPr>
            <w:tcW w:w="4868" w:type="dxa"/>
            <w:tcPrChange w:id="147" w:author="Schooling, Kathryn H (EHS)" w:date="2026-09-25T20:05:00Z" w16du:dateUtc="2026-09-26T00:05:00Z">
              <w:tcPr>
                <w:tcW w:w="1134" w:type="dxa"/>
                <w:gridSpan w:val="2"/>
              </w:tcPr>
            </w:tcPrChange>
          </w:tcPr>
          <w:p w14:paraId="560AF9AB" w14:textId="77777777" w:rsidR="00D87638" w:rsidRDefault="00236AA9" w:rsidP="0002235D">
            <w:pPr>
              <w:cnfStyle w:val="000000100000" w:firstRow="0" w:lastRow="0" w:firstColumn="0" w:lastColumn="0" w:oddVBand="0" w:evenVBand="0" w:oddHBand="1" w:evenHBand="0" w:firstRowFirstColumn="0" w:firstRowLastColumn="0" w:lastRowFirstColumn="0" w:lastRowLastColumn="0"/>
              <w:rPr>
                <w:rFonts w:ascii="Calibri" w:hAnsi="Calibri"/>
                <w:b/>
                <w:rPrChange w:id="148" w:author="Schooling, Kathryn H (EHS)" w:date="2026-09-25T20:05:00Z" w16du:dateUtc="2026-09-26T00:05:00Z">
                  <w:rPr/>
                </w:rPrChange>
              </w:rPr>
              <w:pPrChange w:id="149" w:author="Schooling, Kathryn H (EHS)" w:date="2026-09-25T20:05:00Z" w16du:dateUtc="2026-09-26T00:05:00Z">
                <w:pPr>
                  <w:pStyle w:val="Table01Row"/>
                  <w:keepNext/>
                  <w:cnfStyle w:val="000000100000" w:firstRow="0" w:lastRow="0" w:firstColumn="0" w:lastColumn="0" w:oddVBand="0" w:evenVBand="0" w:oddHBand="1" w:evenHBand="0" w:firstRowFirstColumn="0" w:firstRowLastColumn="0" w:lastRowFirstColumn="0" w:lastRowLastColumn="0"/>
                </w:pPr>
              </w:pPrChange>
            </w:pPr>
            <w:ins w:id="150" w:author="Schooling, Kathryn H (EHS)" w:date="2026-09-25T20:05:00Z" w16du:dateUtc="2026-09-26T00:05:00Z">
              <w:r>
                <w:rPr>
                  <w:rFonts w:ascii="Calibri" w:hAnsi="Calibri" w:cs="Calibri"/>
                  <w:b/>
                  <w:bCs/>
                </w:rPr>
                <w:t xml:space="preserve">What are the </w:t>
              </w:r>
              <w:r w:rsidR="008002C9">
                <w:rPr>
                  <w:rFonts w:ascii="Calibri" w:hAnsi="Calibri" w:cs="Calibri"/>
                  <w:b/>
                  <w:bCs/>
                </w:rPr>
                <w:t xml:space="preserve">compliance thresholds and penalties? </w:t>
              </w:r>
            </w:ins>
            <w:del w:id="151" w:author="Schooling, Kathryn H (EHS)" w:date="2026-09-25T20:05:00Z" w16du:dateUtc="2026-09-26T00:05:00Z">
              <w:r w:rsidR="008C70D7">
                <w:rPr>
                  <w:b/>
                </w:rPr>
                <w:delText>Agency:</w:delText>
              </w:r>
            </w:del>
          </w:p>
        </w:tc>
        <w:tc>
          <w:tcPr>
            <w:tcW w:w="4870" w:type="dxa"/>
            <w:tcPrChange w:id="152" w:author="Schooling, Kathryn H (EHS)" w:date="2026-09-25T20:05:00Z" w16du:dateUtc="2026-09-26T00:05:00Z">
              <w:tcPr>
                <w:tcW w:w="8505" w:type="dxa"/>
                <w:gridSpan w:val="2"/>
              </w:tcPr>
            </w:tcPrChange>
          </w:tcPr>
          <w:p w14:paraId="7E18FADF" w14:textId="77777777" w:rsidR="00D87638" w:rsidRPr="00F67448" w:rsidRDefault="008002C9" w:rsidP="0002235D">
            <w:pPr>
              <w:cnfStyle w:val="000000100000" w:firstRow="0" w:lastRow="0" w:firstColumn="0" w:lastColumn="0" w:oddVBand="0" w:evenVBand="0" w:oddHBand="1" w:evenHBand="0" w:firstRowFirstColumn="0" w:firstRowLastColumn="0" w:lastRowFirstColumn="0" w:lastRowLastColumn="0"/>
              <w:rPr>
                <w:rFonts w:ascii="Calibri" w:hAnsi="Calibri"/>
                <w:rPrChange w:id="153" w:author="Schooling, Kathryn H (EHS)" w:date="2026-09-25T20:05:00Z" w16du:dateUtc="2026-09-26T00:05:00Z">
                  <w:rPr/>
                </w:rPrChange>
              </w:rPr>
              <w:pPrChange w:id="154" w:author="Schooling, Kathryn H (EHS)" w:date="2026-09-25T20:05:00Z" w16du:dateUtc="2026-09-26T00:05:00Z">
                <w:pPr>
                  <w:pStyle w:val="Table01Row"/>
                  <w:keepNext/>
                  <w:cnfStyle w:val="000000100000" w:firstRow="0" w:lastRow="0" w:firstColumn="0" w:lastColumn="0" w:oddVBand="0" w:evenVBand="0" w:oddHBand="1" w:evenHBand="0" w:firstRowFirstColumn="0" w:firstRowLastColumn="0" w:lastRowFirstColumn="0" w:lastRowLastColumn="0"/>
                </w:pPr>
              </w:pPrChange>
            </w:pPr>
            <w:ins w:id="155" w:author="Schooling, Kathryn H (EHS)" w:date="2026-09-25T20:05:00Z" w16du:dateUtc="2026-09-26T00:05:00Z">
              <w:r w:rsidRPr="008002C9">
                <w:rPr>
                  <w:rFonts w:ascii="Calibri" w:hAnsi="Calibri" w:cs="Calibri"/>
                </w:rPr>
                <w:t xml:space="preserve">The Commonwealth of Massachusetts has not yet published compliance thresholds for EVV Implementation. The current focus </w:t>
              </w:r>
              <w:r w:rsidR="00E6281D">
                <w:rPr>
                  <w:rFonts w:ascii="Calibri" w:hAnsi="Calibri" w:cs="Calibri"/>
                </w:rPr>
                <w:t>is</w:t>
              </w:r>
              <w:r w:rsidR="00760954">
                <w:rPr>
                  <w:rFonts w:ascii="Calibri" w:hAnsi="Calibri" w:cs="Calibri"/>
                </w:rPr>
                <w:t xml:space="preserve"> on</w:t>
              </w:r>
              <w:r w:rsidRPr="008002C9">
                <w:rPr>
                  <w:rFonts w:ascii="Calibri" w:hAnsi="Calibri" w:cs="Calibri"/>
                </w:rPr>
                <w:t xml:space="preserve"> registration and onboarding in th</w:t>
              </w:r>
              <w:r w:rsidR="00E6281D">
                <w:rPr>
                  <w:rFonts w:ascii="Calibri" w:hAnsi="Calibri" w:cs="Calibri"/>
                </w:rPr>
                <w:t>is</w:t>
              </w:r>
              <w:r w:rsidRPr="008002C9">
                <w:rPr>
                  <w:rFonts w:ascii="Calibri" w:hAnsi="Calibri" w:cs="Calibri"/>
                </w:rPr>
                <w:t xml:space="preserve"> initial stage of compliance. Future stages of compliance will be published, and any actions </w:t>
              </w:r>
              <w:r>
                <w:rPr>
                  <w:rFonts w:ascii="Calibri" w:hAnsi="Calibri" w:cs="Calibri"/>
                </w:rPr>
                <w:t xml:space="preserve">and penalties </w:t>
              </w:r>
              <w:r w:rsidRPr="008002C9">
                <w:rPr>
                  <w:rFonts w:ascii="Calibri" w:hAnsi="Calibri" w:cs="Calibri"/>
                </w:rPr>
                <w:t>will be communicated to all providers.</w:t>
              </w:r>
            </w:ins>
            <w:del w:id="156" w:author="Schooling, Kathryn H (EHS)" w:date="2026-09-25T20:05:00Z" w16du:dateUtc="2026-09-26T00:05:00Z">
              <w:r w:rsidR="008C70D7">
                <w:delText>Department of Energy, Mines, Industry Regulation and Safety</w:delText>
              </w:r>
            </w:del>
          </w:p>
        </w:tc>
      </w:tr>
      <w:tr w:rsidR="001F1AA7" w:rsidRPr="00391B22" w14:paraId="4B724594" w14:textId="77777777" w:rsidTr="00A709BA">
        <w:trPr>
          <w:trHeight w:val="301"/>
          <w:ins w:id="157" w:author="Schooling, Kathryn H (EHS)" w:date="2026-09-25T20:05:00Z" w16du:dateUtc="2026-09-26T00:05:00Z"/>
        </w:trPr>
        <w:tc>
          <w:tcPr>
            <w:tcW w:w="4868" w:type="dxa"/>
          </w:tcPr>
          <w:p w14:paraId="629A5F4B" w14:textId="77777777" w:rsidR="001F1AA7" w:rsidRDefault="001F1AA7" w:rsidP="0002235D">
            <w:pPr>
              <w:rPr>
                <w:ins w:id="158" w:author="Schooling, Kathryn H (EHS)" w:date="2026-09-25T20:05:00Z" w16du:dateUtc="2026-09-26T00:05:00Z"/>
                <w:rFonts w:ascii="Calibri" w:hAnsi="Calibri" w:cs="Calibri"/>
                <w:b/>
                <w:bCs/>
              </w:rPr>
            </w:pPr>
            <w:ins w:id="159" w:author="Schooling, Kathryn H (EHS)" w:date="2026-09-25T20:05:00Z" w16du:dateUtc="2026-09-26T00:05:00Z">
              <w:r>
                <w:rPr>
                  <w:rFonts w:ascii="Calibri" w:hAnsi="Calibri" w:cs="Calibri"/>
                  <w:b/>
                  <w:bCs/>
                </w:rPr>
                <w:t xml:space="preserve">I heard that </w:t>
              </w:r>
              <w:r w:rsidR="006D37FE">
                <w:rPr>
                  <w:rFonts w:ascii="Calibri" w:hAnsi="Calibri" w:cs="Calibri"/>
                  <w:b/>
                  <w:bCs/>
                </w:rPr>
                <w:t>Sandata is being acquired</w:t>
              </w:r>
              <w:r w:rsidR="00897981">
                <w:rPr>
                  <w:rFonts w:ascii="Calibri" w:hAnsi="Calibri" w:cs="Calibri"/>
                  <w:b/>
                  <w:bCs/>
                </w:rPr>
                <w:t>. D</w:t>
              </w:r>
              <w:r w:rsidR="006D37FE">
                <w:rPr>
                  <w:rFonts w:ascii="Calibri" w:hAnsi="Calibri" w:cs="Calibri"/>
                  <w:b/>
                  <w:bCs/>
                </w:rPr>
                <w:t>oes this delay MA EVV?</w:t>
              </w:r>
            </w:ins>
          </w:p>
        </w:tc>
        <w:tc>
          <w:tcPr>
            <w:tcW w:w="4870" w:type="dxa"/>
          </w:tcPr>
          <w:p w14:paraId="57469FEE" w14:textId="77777777" w:rsidR="001F1AA7" w:rsidRPr="008002C9" w:rsidRDefault="006D37FE" w:rsidP="0002235D">
            <w:pPr>
              <w:rPr>
                <w:ins w:id="160" w:author="Schooling, Kathryn H (EHS)" w:date="2026-09-25T20:05:00Z" w16du:dateUtc="2026-09-26T00:05:00Z"/>
                <w:rFonts w:ascii="Calibri" w:hAnsi="Calibri" w:cs="Calibri"/>
              </w:rPr>
            </w:pPr>
            <w:ins w:id="161" w:author="Schooling, Kathryn H (EHS)" w:date="2026-09-25T20:05:00Z" w16du:dateUtc="2026-09-26T00:05:00Z">
              <w:r w:rsidRPr="006D37FE">
                <w:rPr>
                  <w:rFonts w:ascii="Calibri" w:hAnsi="Calibri" w:cs="Calibri"/>
                </w:rPr>
                <w:t>Sandata Technologies, LLC has been acquired by HHAeXchange, a leader in homecare management solutions for providers, caregivers, managed care organizations, and state Medicaid programs. We do not expect any disruption to the successfully launched MA EOHHS EVV program services or technology. Sandata customers (inclusive of all customers and programs) will continue to use the same software, work with the same team, and receive the highest quality of support. The MA EOHHS EVV program was live on September 30, 2024, and continues to see provider and alternate provider agencies participate in the collection of visits.</w:t>
              </w:r>
            </w:ins>
          </w:p>
        </w:tc>
      </w:tr>
      <w:tr w:rsidR="00080EC4" w:rsidRPr="00391B22" w14:paraId="5B5878B5" w14:textId="77777777" w:rsidTr="00A709BA">
        <w:trPr>
          <w:cnfStyle w:val="000000100000" w:firstRow="0" w:lastRow="0" w:firstColumn="0" w:lastColumn="0" w:oddVBand="0" w:evenVBand="0" w:oddHBand="1" w:evenHBand="0" w:firstRowFirstColumn="0" w:firstRowLastColumn="0" w:lastRowFirstColumn="0" w:lastRowLastColumn="0"/>
          <w:trHeight w:val="301"/>
          <w:ins w:id="162" w:author="Schooling, Kathryn H (EHS)" w:date="2026-09-25T20:05:00Z" w16du:dateUtc="2026-09-26T00:05:00Z"/>
        </w:trPr>
        <w:tc>
          <w:tcPr>
            <w:tcW w:w="4868" w:type="dxa"/>
          </w:tcPr>
          <w:p w14:paraId="406473DF" w14:textId="77777777" w:rsidR="00080EC4" w:rsidRDefault="006A7CA1" w:rsidP="006A7CA1">
            <w:pPr>
              <w:tabs>
                <w:tab w:val="left" w:pos="3255"/>
              </w:tabs>
              <w:rPr>
                <w:ins w:id="163" w:author="Schooling, Kathryn H (EHS)" w:date="2026-09-25T20:05:00Z" w16du:dateUtc="2026-09-26T00:05:00Z"/>
                <w:rFonts w:ascii="Calibri" w:hAnsi="Calibri" w:cs="Calibri"/>
                <w:b/>
                <w:bCs/>
              </w:rPr>
            </w:pPr>
            <w:ins w:id="164" w:author="Schooling, Kathryn H (EHS)" w:date="2026-09-25T20:05:00Z" w16du:dateUtc="2026-09-26T00:05:00Z">
              <w:r>
                <w:rPr>
                  <w:rFonts w:ascii="Calibri" w:hAnsi="Calibri" w:cs="Calibri"/>
                  <w:b/>
                  <w:bCs/>
                </w:rPr>
                <w:t xml:space="preserve">Where can I find more information on MA EVV? </w:t>
              </w:r>
              <w:r>
                <w:rPr>
                  <w:rFonts w:ascii="Calibri" w:hAnsi="Calibri" w:cs="Calibri"/>
                  <w:b/>
                  <w:bCs/>
                </w:rPr>
                <w:tab/>
              </w:r>
            </w:ins>
          </w:p>
        </w:tc>
        <w:tc>
          <w:tcPr>
            <w:tcW w:w="4870" w:type="dxa"/>
          </w:tcPr>
          <w:p w14:paraId="68BDFB24" w14:textId="77777777" w:rsidR="00080EC4" w:rsidRPr="006D37FE" w:rsidRDefault="007200A2" w:rsidP="0002235D">
            <w:pPr>
              <w:rPr>
                <w:ins w:id="165" w:author="Schooling, Kathryn H (EHS)" w:date="2026-09-25T20:05:00Z" w16du:dateUtc="2026-09-26T00:05:00Z"/>
                <w:rFonts w:ascii="Calibri" w:hAnsi="Calibri" w:cs="Calibri"/>
              </w:rPr>
            </w:pPr>
            <w:ins w:id="166" w:author="Schooling, Kathryn H (EHS)" w:date="2026-09-25T20:05:00Z" w16du:dateUtc="2026-09-26T00:05:00Z">
              <w:r w:rsidRPr="007200A2">
                <w:rPr>
                  <w:rFonts w:ascii="Calibri" w:hAnsi="Calibri" w:cs="Calibri"/>
                </w:rPr>
                <w:t>For general questions about the MA</w:t>
              </w:r>
              <w:r>
                <w:rPr>
                  <w:rFonts w:ascii="Calibri" w:hAnsi="Calibri" w:cs="Calibri"/>
                </w:rPr>
                <w:t xml:space="preserve"> EVV</w:t>
              </w:r>
              <w:r w:rsidRPr="007200A2">
                <w:rPr>
                  <w:rFonts w:ascii="Calibri" w:hAnsi="Calibri" w:cs="Calibri"/>
                </w:rPr>
                <w:t xml:space="preserve"> program, please visit the </w:t>
              </w:r>
              <w:r>
                <w:fldChar w:fldCharType="begin"/>
              </w:r>
              <w:r>
                <w:instrText>HYPERLINK "https://www.mass.gov/topics/electronic-visit-verification-evv"</w:instrText>
              </w:r>
              <w:r>
                <w:fldChar w:fldCharType="separate"/>
              </w:r>
              <w:r w:rsidRPr="007200A2">
                <w:rPr>
                  <w:rStyle w:val="Hyperlink"/>
                  <w:rFonts w:ascii="Calibri" w:hAnsi="Calibri" w:cs="Calibri"/>
                </w:rPr>
                <w:t>MA-EOHHS EVV website</w:t>
              </w:r>
              <w:r>
                <w:fldChar w:fldCharType="end"/>
              </w:r>
              <w:r w:rsidRPr="007200A2">
                <w:rPr>
                  <w:rFonts w:ascii="Calibri" w:hAnsi="Calibri" w:cs="Calibri"/>
                </w:rPr>
                <w:t> for more information. </w:t>
              </w:r>
            </w:ins>
          </w:p>
        </w:tc>
      </w:tr>
    </w:tbl>
    <w:p w14:paraId="55198EB6" w14:textId="77777777" w:rsidR="00D87638" w:rsidRDefault="00D87638">
      <w:pPr>
        <w:keepNext/>
        <w:rPr>
          <w:del w:id="167" w:author="Schooling, Kathryn H (EHS)" w:date="2026-09-25T20:05:00Z" w16du:dateUtc="2026-09-26T00:05:00Z"/>
        </w:rPr>
      </w:pPr>
    </w:p>
    <w:tbl>
      <w:tblPr>
        <w:tblW w:w="0" w:type="auto"/>
        <w:jc w:val="center"/>
        <w:tblLayout w:type="fixed"/>
        <w:tblCellMar>
          <w:left w:w="80" w:type="dxa"/>
          <w:right w:w="80" w:type="dxa"/>
        </w:tblCellMar>
        <w:tblLook w:val="0000" w:firstRow="0" w:lastRow="0" w:firstColumn="0" w:lastColumn="0" w:noHBand="0" w:noVBand="0"/>
      </w:tblPr>
      <w:tblGrid>
        <w:gridCol w:w="4253"/>
        <w:gridCol w:w="1134"/>
        <w:gridCol w:w="1134"/>
        <w:gridCol w:w="3686"/>
      </w:tblGrid>
      <w:tr w:rsidR="00D87638" w14:paraId="6D01FD82" w14:textId="77777777">
        <w:trPr>
          <w:cantSplit/>
          <w:jc w:val="center"/>
          <w:del w:id="168" w:author="Schooling, Kathryn H (EHS)" w:date="2026-09-25T20:05:00Z" w16du:dateUtc="2026-09-26T00:05:00Z"/>
        </w:trPr>
        <w:tc>
          <w:tcPr>
            <w:tcW w:w="4253" w:type="dxa"/>
          </w:tcPr>
          <w:p w14:paraId="5084C684" w14:textId="77777777" w:rsidR="00D87638" w:rsidRDefault="008C70D7">
            <w:pPr>
              <w:pStyle w:val="Table01Row"/>
              <w:rPr>
                <w:del w:id="169" w:author="Schooling, Kathryn H (EHS)" w:date="2026-09-25T20:05:00Z" w16du:dateUtc="2026-09-26T00:05:00Z"/>
              </w:rPr>
            </w:pPr>
            <w:del w:id="170" w:author="Schooling, Kathryn H (EHS)" w:date="2026-09-25T20:05:00Z" w16du:dateUtc="2026-09-26T00:05:00Z">
              <w:r>
                <w:rPr>
                  <w:i/>
                </w:rPr>
                <w:delText>Co‑operatives Act 2009</w:delText>
              </w:r>
            </w:del>
          </w:p>
        </w:tc>
        <w:tc>
          <w:tcPr>
            <w:tcW w:w="1134" w:type="dxa"/>
          </w:tcPr>
          <w:p w14:paraId="10C08D19" w14:textId="77777777" w:rsidR="00D87638" w:rsidRDefault="008C70D7">
            <w:pPr>
              <w:pStyle w:val="Table01Row"/>
              <w:rPr>
                <w:del w:id="171" w:author="Schooling, Kathryn H (EHS)" w:date="2026-09-25T20:05:00Z" w16du:dateUtc="2026-09-26T00:05:00Z"/>
              </w:rPr>
            </w:pPr>
            <w:del w:id="172" w:author="Schooling, Kathryn H (EHS)" w:date="2026-09-25T20:05:00Z" w16du:dateUtc="2026-09-26T00:05:00Z">
              <w:r>
                <w:delText>2009/024</w:delText>
              </w:r>
            </w:del>
          </w:p>
        </w:tc>
        <w:tc>
          <w:tcPr>
            <w:tcW w:w="1134" w:type="dxa"/>
          </w:tcPr>
          <w:p w14:paraId="45F1B513" w14:textId="77777777" w:rsidR="00D87638" w:rsidRDefault="008C70D7">
            <w:pPr>
              <w:pStyle w:val="Table01Row"/>
              <w:rPr>
                <w:del w:id="173" w:author="Schooling, Kathryn H (EHS)" w:date="2026-09-25T20:05:00Z" w16du:dateUtc="2026-09-26T00:05:00Z"/>
              </w:rPr>
            </w:pPr>
            <w:del w:id="174" w:author="Schooling, Kathryn H (EHS)" w:date="2026-09-25T20:05:00Z" w16du:dateUtc="2026-09-26T00:05:00Z">
              <w:r>
                <w:delText>22 Oct 2009</w:delText>
              </w:r>
            </w:del>
          </w:p>
        </w:tc>
        <w:tc>
          <w:tcPr>
            <w:tcW w:w="3686" w:type="dxa"/>
          </w:tcPr>
          <w:p w14:paraId="64BC6E32" w14:textId="77777777" w:rsidR="00D87638" w:rsidRDefault="008C70D7">
            <w:pPr>
              <w:pStyle w:val="Table01Row"/>
              <w:rPr>
                <w:del w:id="175" w:author="Schooling, Kathryn H (EHS)" w:date="2026-09-25T20:05:00Z" w16du:dateUtc="2026-09-26T00:05:00Z"/>
              </w:rPr>
            </w:pPr>
            <w:del w:id="176" w:author="Schooling, Kathryn H (EHS)" w:date="2026-09-25T20:05:00Z" w16du:dateUtc="2026-09-26T00:05:00Z">
              <w:r>
                <w:delText>s. 1 &amp; 2: 23 Oct 2009 (see s. 2(a));</w:delText>
              </w:r>
            </w:del>
          </w:p>
          <w:p w14:paraId="2BDC5B44" w14:textId="77777777" w:rsidR="00D87638" w:rsidRDefault="008C70D7">
            <w:pPr>
              <w:pStyle w:val="Table01Row"/>
              <w:rPr>
                <w:del w:id="177" w:author="Schooling, Kathryn H (EHS)" w:date="2026-09-25T20:05:00Z" w16du:dateUtc="2026-09-26T00:05:00Z"/>
              </w:rPr>
            </w:pPr>
            <w:del w:id="178" w:author="Schooling, Kathryn H (EHS)" w:date="2026-09-25T20:05:00Z" w16du:dateUtc="2026-09-26T00:05:00Z">
              <w:r>
                <w:delText xml:space="preserve">Act other than s. 1, 2, 490 &amp; 491 &amp; Pt. 20 Div. 1 &amp; 3: 1 Sep 2010 (see s. 2(b) and </w:delText>
              </w:r>
              <w:r>
                <w:rPr>
                  <w:i/>
                </w:rPr>
                <w:delText>Gazette</w:delText>
              </w:r>
              <w:r>
                <w:delText xml:space="preserve"> 13 Aug 2010 p. 3975);</w:delText>
              </w:r>
            </w:del>
          </w:p>
          <w:p w14:paraId="3FA61725" w14:textId="77777777" w:rsidR="00D87638" w:rsidRDefault="008C70D7">
            <w:pPr>
              <w:pStyle w:val="Table01Row"/>
              <w:rPr>
                <w:del w:id="179" w:author="Schooling, Kathryn H (EHS)" w:date="2026-09-25T20:05:00Z" w16du:dateUtc="2026-09-26T00:05:00Z"/>
              </w:rPr>
            </w:pPr>
            <w:del w:id="180" w:author="Schooling, Kathryn H (EHS)" w:date="2026-09-25T20:05:00Z" w16du:dateUtc="2026-09-26T00:05:00Z">
              <w:r>
                <w:delText xml:space="preserve">s. 490 &amp; 491 &amp; Pt. 20 Div. 3: 1 Sep 2012 (see s. 2(c) and </w:delText>
              </w:r>
              <w:r>
                <w:rPr>
                  <w:i/>
                </w:rPr>
                <w:delText>Gazette</w:delText>
              </w:r>
              <w:r>
                <w:delText xml:space="preserve"> 13 Aug 2010 p. 3975);</w:delText>
              </w:r>
            </w:del>
          </w:p>
          <w:p w14:paraId="61D2BF4E" w14:textId="77777777" w:rsidR="00D87638" w:rsidRDefault="008C70D7">
            <w:pPr>
              <w:pStyle w:val="Table01Row"/>
              <w:rPr>
                <w:del w:id="181" w:author="Schooling, Kathryn H (EHS)" w:date="2026-09-25T20:05:00Z" w16du:dateUtc="2026-09-26T00:05:00Z"/>
              </w:rPr>
            </w:pPr>
            <w:del w:id="182" w:author="Schooling, Kathryn H (EHS)" w:date="2026-09-25T20:05:00Z" w16du:dateUtc="2026-09-26T00:05:00Z">
              <w:r>
                <w:delText xml:space="preserve">Pt. 20 Div. 1: 16 May 2011 (see s. 2(d) and </w:delText>
              </w:r>
              <w:r>
                <w:rPr>
                  <w:i/>
                </w:rPr>
                <w:delText>Gazette</w:delText>
              </w:r>
              <w:r>
                <w:delText xml:space="preserve"> 24 Jun 2011 p. 2516)</w:delText>
              </w:r>
            </w:del>
          </w:p>
        </w:tc>
      </w:tr>
      <w:tr w:rsidR="00D87638" w14:paraId="7D23BC7C" w14:textId="77777777">
        <w:trPr>
          <w:cantSplit/>
          <w:jc w:val="center"/>
          <w:del w:id="183" w:author="Schooling, Kathryn H (EHS)" w:date="2026-09-25T20:05:00Z" w16du:dateUtc="2026-09-26T00:05:00Z"/>
        </w:trPr>
        <w:tc>
          <w:tcPr>
            <w:tcW w:w="4253" w:type="dxa"/>
          </w:tcPr>
          <w:p w14:paraId="00674CD5" w14:textId="77777777" w:rsidR="00D87638" w:rsidRDefault="008C70D7">
            <w:pPr>
              <w:pStyle w:val="Table01Row"/>
              <w:rPr>
                <w:del w:id="184" w:author="Schooling, Kathryn H (EHS)" w:date="2026-09-25T20:05:00Z" w16du:dateUtc="2026-09-26T00:05:00Z"/>
              </w:rPr>
            </w:pPr>
            <w:del w:id="185" w:author="Schooling, Kathryn H (EHS)" w:date="2026-09-25T20:05:00Z" w16du:dateUtc="2026-09-26T00:05:00Z">
              <w:r>
                <w:rPr>
                  <w:i/>
                </w:rPr>
                <w:delText>Acts Amendment (Fair Trading) Act 2010</w:delText>
              </w:r>
              <w:r>
                <w:delText xml:space="preserve"> s. 180</w:delText>
              </w:r>
            </w:del>
          </w:p>
        </w:tc>
        <w:tc>
          <w:tcPr>
            <w:tcW w:w="1134" w:type="dxa"/>
          </w:tcPr>
          <w:p w14:paraId="15FB2A60" w14:textId="77777777" w:rsidR="00D87638" w:rsidRDefault="008C70D7">
            <w:pPr>
              <w:pStyle w:val="Table01Row"/>
              <w:rPr>
                <w:del w:id="186" w:author="Schooling, Kathryn H (EHS)" w:date="2026-09-25T20:05:00Z" w16du:dateUtc="2026-09-26T00:05:00Z"/>
              </w:rPr>
            </w:pPr>
            <w:del w:id="187" w:author="Schooling, Kathryn H (EHS)" w:date="2026-09-25T20:05:00Z" w16du:dateUtc="2026-09-26T00:05:00Z">
              <w:r>
                <w:delText>2010/058</w:delText>
              </w:r>
            </w:del>
          </w:p>
        </w:tc>
        <w:tc>
          <w:tcPr>
            <w:tcW w:w="1134" w:type="dxa"/>
          </w:tcPr>
          <w:p w14:paraId="5F9551AF" w14:textId="77777777" w:rsidR="00D87638" w:rsidRDefault="008C70D7">
            <w:pPr>
              <w:pStyle w:val="Table01Row"/>
              <w:rPr>
                <w:del w:id="188" w:author="Schooling, Kathryn H (EHS)" w:date="2026-09-25T20:05:00Z" w16du:dateUtc="2026-09-26T00:05:00Z"/>
              </w:rPr>
            </w:pPr>
            <w:del w:id="189" w:author="Schooling, Kathryn H (EHS)" w:date="2026-09-25T20:05:00Z" w16du:dateUtc="2026-09-26T00:05:00Z">
              <w:r>
                <w:delText>8 Dec 2010</w:delText>
              </w:r>
            </w:del>
          </w:p>
        </w:tc>
        <w:tc>
          <w:tcPr>
            <w:tcW w:w="3686" w:type="dxa"/>
          </w:tcPr>
          <w:p w14:paraId="7E6B803E" w14:textId="77777777" w:rsidR="00D87638" w:rsidRDefault="008C70D7">
            <w:pPr>
              <w:pStyle w:val="Table01Row"/>
              <w:rPr>
                <w:del w:id="190" w:author="Schooling, Kathryn H (EHS)" w:date="2026-09-25T20:05:00Z" w16du:dateUtc="2026-09-26T00:05:00Z"/>
              </w:rPr>
            </w:pPr>
            <w:del w:id="191" w:author="Schooling, Kathryn H (EHS)" w:date="2026-09-25T20:05:00Z" w16du:dateUtc="2026-09-26T00:05:00Z">
              <w:r>
                <w:delText xml:space="preserve">1 Jan 2011 (see s. 2(c) and </w:delText>
              </w:r>
              <w:r>
                <w:rPr>
                  <w:i/>
                </w:rPr>
                <w:delText>Gazette</w:delText>
              </w:r>
              <w:r>
                <w:delText xml:space="preserve"> 24 Dec 2010 p. 6805)</w:delText>
              </w:r>
            </w:del>
          </w:p>
        </w:tc>
      </w:tr>
      <w:tr w:rsidR="00D87638" w14:paraId="794B7156" w14:textId="77777777">
        <w:trPr>
          <w:cantSplit/>
          <w:jc w:val="center"/>
          <w:del w:id="192" w:author="Schooling, Kathryn H (EHS)" w:date="2026-09-25T20:05:00Z" w16du:dateUtc="2026-09-26T00:05:00Z"/>
        </w:trPr>
        <w:tc>
          <w:tcPr>
            <w:tcW w:w="4253" w:type="dxa"/>
          </w:tcPr>
          <w:p w14:paraId="5F02EBE3" w14:textId="77777777" w:rsidR="00D87638" w:rsidRDefault="008C70D7">
            <w:pPr>
              <w:pStyle w:val="Table01Row"/>
              <w:rPr>
                <w:del w:id="193" w:author="Schooling, Kathryn H (EHS)" w:date="2026-09-25T20:05:00Z" w16du:dateUtc="2026-09-26T00:05:00Z"/>
              </w:rPr>
            </w:pPr>
            <w:del w:id="194" w:author="Schooling, Kathryn H (EHS)" w:date="2026-09-25T20:05:00Z" w16du:dateUtc="2026-09-26T00:05:00Z">
              <w:r>
                <w:rPr>
                  <w:i/>
                </w:rPr>
                <w:delText>Personal Property Securities (Consequential Repeals and Amendments) Act 2011</w:delText>
              </w:r>
              <w:r>
                <w:delText xml:space="preserve"> Pt. 4 Div. 4 (s. 37‑44)</w:delText>
              </w:r>
            </w:del>
          </w:p>
        </w:tc>
        <w:tc>
          <w:tcPr>
            <w:tcW w:w="1134" w:type="dxa"/>
          </w:tcPr>
          <w:p w14:paraId="0E2053A3" w14:textId="77777777" w:rsidR="00D87638" w:rsidRDefault="008C70D7">
            <w:pPr>
              <w:pStyle w:val="Table01Row"/>
              <w:rPr>
                <w:del w:id="195" w:author="Schooling, Kathryn H (EHS)" w:date="2026-09-25T20:05:00Z" w16du:dateUtc="2026-09-26T00:05:00Z"/>
              </w:rPr>
            </w:pPr>
            <w:del w:id="196" w:author="Schooling, Kathryn H (EHS)" w:date="2026-09-25T20:05:00Z" w16du:dateUtc="2026-09-26T00:05:00Z">
              <w:r>
                <w:delText>2011/042</w:delText>
              </w:r>
            </w:del>
          </w:p>
        </w:tc>
        <w:tc>
          <w:tcPr>
            <w:tcW w:w="1134" w:type="dxa"/>
          </w:tcPr>
          <w:p w14:paraId="09354479" w14:textId="77777777" w:rsidR="00D87638" w:rsidRDefault="008C70D7">
            <w:pPr>
              <w:pStyle w:val="Table01Row"/>
              <w:rPr>
                <w:del w:id="197" w:author="Schooling, Kathryn H (EHS)" w:date="2026-09-25T20:05:00Z" w16du:dateUtc="2026-09-26T00:05:00Z"/>
              </w:rPr>
            </w:pPr>
            <w:del w:id="198" w:author="Schooling, Kathryn H (EHS)" w:date="2026-09-25T20:05:00Z" w16du:dateUtc="2026-09-26T00:05:00Z">
              <w:r>
                <w:delText>4 Oct 2011</w:delText>
              </w:r>
            </w:del>
          </w:p>
        </w:tc>
        <w:tc>
          <w:tcPr>
            <w:tcW w:w="3686" w:type="dxa"/>
          </w:tcPr>
          <w:p w14:paraId="5B908888" w14:textId="77777777" w:rsidR="00D87638" w:rsidRDefault="008C70D7">
            <w:pPr>
              <w:pStyle w:val="Table01Row"/>
              <w:rPr>
                <w:del w:id="199" w:author="Schooling, Kathryn H (EHS)" w:date="2026-09-25T20:05:00Z" w16du:dateUtc="2026-09-26T00:05:00Z"/>
              </w:rPr>
            </w:pPr>
            <w:del w:id="200" w:author="Schooling, Kathryn H (EHS)" w:date="2026-09-25T20:05:00Z" w16du:dateUtc="2026-09-26T00:05:00Z">
              <w:r>
                <w:delText>s. 44: 5 Oct 2011 (see s. 2(b));</w:delText>
              </w:r>
            </w:del>
          </w:p>
          <w:p w14:paraId="52D2BA8C" w14:textId="77777777" w:rsidR="00D87638" w:rsidRDefault="008C70D7">
            <w:pPr>
              <w:pStyle w:val="Table01Row"/>
              <w:rPr>
                <w:del w:id="201" w:author="Schooling, Kathryn H (EHS)" w:date="2026-09-25T20:05:00Z" w16du:dateUtc="2026-09-26T00:05:00Z"/>
              </w:rPr>
            </w:pPr>
            <w:del w:id="202" w:author="Schooling, Kathryn H (EHS)" w:date="2026-09-25T20:05:00Z" w16du:dateUtc="2026-09-26T00:05:00Z">
              <w:r>
                <w:delText>s. 37‑43: 30 Jan 2012 (see s. 2(c) &amp; Cwlth Legislative Instrument No. F2011L02397 cl. 5 registered 21 Nov 2011)</w:delText>
              </w:r>
            </w:del>
          </w:p>
        </w:tc>
      </w:tr>
      <w:tr w:rsidR="00D87638" w14:paraId="70F89982" w14:textId="77777777">
        <w:trPr>
          <w:cantSplit/>
          <w:jc w:val="center"/>
          <w:del w:id="203" w:author="Schooling, Kathryn H (EHS)" w:date="2026-09-25T20:05:00Z" w16du:dateUtc="2026-09-26T00:05:00Z"/>
        </w:trPr>
        <w:tc>
          <w:tcPr>
            <w:tcW w:w="4253" w:type="dxa"/>
          </w:tcPr>
          <w:p w14:paraId="5E47E055" w14:textId="77777777" w:rsidR="00D87638" w:rsidRDefault="008C70D7">
            <w:pPr>
              <w:pStyle w:val="Table01Row"/>
              <w:rPr>
                <w:del w:id="204" w:author="Schooling, Kathryn H (EHS)" w:date="2026-09-25T20:05:00Z" w16du:dateUtc="2026-09-26T00:05:00Z"/>
              </w:rPr>
            </w:pPr>
            <w:del w:id="205" w:author="Schooling, Kathryn H (EHS)" w:date="2026-09-25T20:05:00Z" w16du:dateUtc="2026-09-26T00:05:00Z">
              <w:r>
                <w:rPr>
                  <w:i/>
                </w:rPr>
                <w:delText>Statutes (Repeals and Minor Amendments) Act 2014</w:delText>
              </w:r>
              <w:r>
                <w:delText xml:space="preserve"> s. 19</w:delText>
              </w:r>
            </w:del>
          </w:p>
        </w:tc>
        <w:tc>
          <w:tcPr>
            <w:tcW w:w="1134" w:type="dxa"/>
          </w:tcPr>
          <w:p w14:paraId="067612E5" w14:textId="77777777" w:rsidR="00D87638" w:rsidRDefault="008C70D7">
            <w:pPr>
              <w:pStyle w:val="Table01Row"/>
              <w:rPr>
                <w:del w:id="206" w:author="Schooling, Kathryn H (EHS)" w:date="2026-09-25T20:05:00Z" w16du:dateUtc="2026-09-26T00:05:00Z"/>
              </w:rPr>
            </w:pPr>
            <w:del w:id="207" w:author="Schooling, Kathryn H (EHS)" w:date="2026-09-25T20:05:00Z" w16du:dateUtc="2026-09-26T00:05:00Z">
              <w:r>
                <w:delText>2014/017</w:delText>
              </w:r>
            </w:del>
          </w:p>
        </w:tc>
        <w:tc>
          <w:tcPr>
            <w:tcW w:w="1134" w:type="dxa"/>
          </w:tcPr>
          <w:p w14:paraId="7ABF91E3" w14:textId="77777777" w:rsidR="00D87638" w:rsidRDefault="008C70D7">
            <w:pPr>
              <w:pStyle w:val="Table01Row"/>
              <w:rPr>
                <w:del w:id="208" w:author="Schooling, Kathryn H (EHS)" w:date="2026-09-25T20:05:00Z" w16du:dateUtc="2026-09-26T00:05:00Z"/>
              </w:rPr>
            </w:pPr>
            <w:del w:id="209" w:author="Schooling, Kathryn H (EHS)" w:date="2026-09-25T20:05:00Z" w16du:dateUtc="2026-09-26T00:05:00Z">
              <w:r>
                <w:delText>2 Jul 2014</w:delText>
              </w:r>
            </w:del>
          </w:p>
        </w:tc>
        <w:tc>
          <w:tcPr>
            <w:tcW w:w="3686" w:type="dxa"/>
          </w:tcPr>
          <w:p w14:paraId="224CA23C" w14:textId="77777777" w:rsidR="00D87638" w:rsidRDefault="008C70D7">
            <w:pPr>
              <w:pStyle w:val="Table01Row"/>
              <w:rPr>
                <w:del w:id="210" w:author="Schooling, Kathryn H (EHS)" w:date="2026-09-25T20:05:00Z" w16du:dateUtc="2026-09-26T00:05:00Z"/>
              </w:rPr>
            </w:pPr>
            <w:del w:id="211" w:author="Schooling, Kathryn H (EHS)" w:date="2026-09-25T20:05:00Z" w16du:dateUtc="2026-09-26T00:05:00Z">
              <w:r>
                <w:delText xml:space="preserve">6 Sep 2014 (see s. 2(b) and </w:delText>
              </w:r>
              <w:r>
                <w:rPr>
                  <w:i/>
                </w:rPr>
                <w:delText>Gazette</w:delText>
              </w:r>
              <w:r>
                <w:delText xml:space="preserve"> 5 Sep 2014 p. 3213)</w:delText>
              </w:r>
            </w:del>
          </w:p>
        </w:tc>
      </w:tr>
      <w:tr w:rsidR="00D87638" w14:paraId="2535F509" w14:textId="77777777">
        <w:trPr>
          <w:cantSplit/>
          <w:jc w:val="center"/>
          <w:del w:id="212" w:author="Schooling, Kathryn H (EHS)" w:date="2026-09-25T20:05:00Z" w16du:dateUtc="2026-09-26T00:05:00Z"/>
        </w:trPr>
        <w:tc>
          <w:tcPr>
            <w:tcW w:w="4253" w:type="dxa"/>
          </w:tcPr>
          <w:p w14:paraId="0C25F588" w14:textId="77777777" w:rsidR="00D87638" w:rsidRDefault="008C70D7">
            <w:pPr>
              <w:pStyle w:val="Table01Row"/>
              <w:rPr>
                <w:del w:id="213" w:author="Schooling, Kathryn H (EHS)" w:date="2026-09-25T20:05:00Z" w16du:dateUtc="2026-09-26T00:05:00Z"/>
              </w:rPr>
            </w:pPr>
            <w:del w:id="214" w:author="Schooling, Kathryn H (EHS)" w:date="2026-09-25T20:05:00Z" w16du:dateUtc="2026-09-26T00:05:00Z">
              <w:r>
                <w:rPr>
                  <w:i/>
                </w:rPr>
                <w:delText>Corruption and Crime Commission Amendment (Misconduct) Act 2014</w:delText>
              </w:r>
              <w:r>
                <w:delText xml:space="preserve"> s. 39</w:delText>
              </w:r>
            </w:del>
          </w:p>
        </w:tc>
        <w:tc>
          <w:tcPr>
            <w:tcW w:w="1134" w:type="dxa"/>
          </w:tcPr>
          <w:p w14:paraId="27492C10" w14:textId="77777777" w:rsidR="00D87638" w:rsidRDefault="008C70D7">
            <w:pPr>
              <w:pStyle w:val="Table01Row"/>
              <w:rPr>
                <w:del w:id="215" w:author="Schooling, Kathryn H (EHS)" w:date="2026-09-25T20:05:00Z" w16du:dateUtc="2026-09-26T00:05:00Z"/>
              </w:rPr>
            </w:pPr>
            <w:del w:id="216" w:author="Schooling, Kathryn H (EHS)" w:date="2026-09-25T20:05:00Z" w16du:dateUtc="2026-09-26T00:05:00Z">
              <w:r>
                <w:delText>2014/035</w:delText>
              </w:r>
            </w:del>
          </w:p>
        </w:tc>
        <w:tc>
          <w:tcPr>
            <w:tcW w:w="1134" w:type="dxa"/>
          </w:tcPr>
          <w:p w14:paraId="3D2C2A7E" w14:textId="77777777" w:rsidR="00D87638" w:rsidRDefault="008C70D7">
            <w:pPr>
              <w:pStyle w:val="Table01Row"/>
              <w:rPr>
                <w:del w:id="217" w:author="Schooling, Kathryn H (EHS)" w:date="2026-09-25T20:05:00Z" w16du:dateUtc="2026-09-26T00:05:00Z"/>
              </w:rPr>
            </w:pPr>
            <w:del w:id="218" w:author="Schooling, Kathryn H (EHS)" w:date="2026-09-25T20:05:00Z" w16du:dateUtc="2026-09-26T00:05:00Z">
              <w:r>
                <w:delText>9 Dec 2014</w:delText>
              </w:r>
            </w:del>
          </w:p>
        </w:tc>
        <w:tc>
          <w:tcPr>
            <w:tcW w:w="3686" w:type="dxa"/>
          </w:tcPr>
          <w:p w14:paraId="626704F4" w14:textId="77777777" w:rsidR="00D87638" w:rsidRDefault="008C70D7">
            <w:pPr>
              <w:pStyle w:val="Table01Row"/>
              <w:rPr>
                <w:del w:id="219" w:author="Schooling, Kathryn H (EHS)" w:date="2026-09-25T20:05:00Z" w16du:dateUtc="2026-09-26T00:05:00Z"/>
              </w:rPr>
            </w:pPr>
            <w:del w:id="220" w:author="Schooling, Kathryn H (EHS)" w:date="2026-09-25T20:05:00Z" w16du:dateUtc="2026-09-26T00:05:00Z">
              <w:r>
                <w:delText xml:space="preserve">1 Jul 2015 (see s. 2(b) and </w:delText>
              </w:r>
              <w:r>
                <w:rPr>
                  <w:i/>
                </w:rPr>
                <w:delText>Gazette</w:delText>
              </w:r>
              <w:r>
                <w:delText xml:space="preserve"> 26 Jun 2015 p. 2235)</w:delText>
              </w:r>
            </w:del>
          </w:p>
        </w:tc>
      </w:tr>
      <w:tr w:rsidR="00D87638" w14:paraId="7273EBB6" w14:textId="77777777">
        <w:trPr>
          <w:cantSplit/>
          <w:jc w:val="center"/>
          <w:del w:id="221" w:author="Schooling, Kathryn H (EHS)" w:date="2026-09-25T20:05:00Z" w16du:dateUtc="2026-09-26T00:05:00Z"/>
        </w:trPr>
        <w:tc>
          <w:tcPr>
            <w:tcW w:w="4253" w:type="dxa"/>
          </w:tcPr>
          <w:p w14:paraId="22061F6E" w14:textId="77777777" w:rsidR="00D87638" w:rsidRDefault="008C70D7">
            <w:pPr>
              <w:pStyle w:val="Table01Row"/>
              <w:rPr>
                <w:del w:id="222" w:author="Schooling, Kathryn H (EHS)" w:date="2026-09-25T20:05:00Z" w16du:dateUtc="2026-09-26T00:05:00Z"/>
              </w:rPr>
            </w:pPr>
            <w:del w:id="223" w:author="Schooling, Kathryn H (EHS)" w:date="2026-09-25T20:05:00Z" w16du:dateUtc="2026-09-26T00:05:00Z">
              <w:r>
                <w:rPr>
                  <w:i/>
                </w:rPr>
                <w:delText>Associations Incorporation Act 2015</w:delText>
              </w:r>
              <w:r>
                <w:delText xml:space="preserve"> s. 232</w:delText>
              </w:r>
            </w:del>
          </w:p>
        </w:tc>
        <w:tc>
          <w:tcPr>
            <w:tcW w:w="1134" w:type="dxa"/>
          </w:tcPr>
          <w:p w14:paraId="5FF08B89" w14:textId="77777777" w:rsidR="00D87638" w:rsidRDefault="008C70D7">
            <w:pPr>
              <w:pStyle w:val="Table01Row"/>
              <w:rPr>
                <w:del w:id="224" w:author="Schooling, Kathryn H (EHS)" w:date="2026-09-25T20:05:00Z" w16du:dateUtc="2026-09-26T00:05:00Z"/>
              </w:rPr>
            </w:pPr>
            <w:del w:id="225" w:author="Schooling, Kathryn H (EHS)" w:date="2026-09-25T20:05:00Z" w16du:dateUtc="2026-09-26T00:05:00Z">
              <w:r>
                <w:delText>2015/030</w:delText>
              </w:r>
            </w:del>
          </w:p>
        </w:tc>
        <w:tc>
          <w:tcPr>
            <w:tcW w:w="1134" w:type="dxa"/>
          </w:tcPr>
          <w:p w14:paraId="2A25F909" w14:textId="77777777" w:rsidR="00D87638" w:rsidRDefault="008C70D7">
            <w:pPr>
              <w:pStyle w:val="Table01Row"/>
              <w:rPr>
                <w:del w:id="226" w:author="Schooling, Kathryn H (EHS)" w:date="2026-09-25T20:05:00Z" w16du:dateUtc="2026-09-26T00:05:00Z"/>
              </w:rPr>
            </w:pPr>
            <w:del w:id="227" w:author="Schooling, Kathryn H (EHS)" w:date="2026-09-25T20:05:00Z" w16du:dateUtc="2026-09-26T00:05:00Z">
              <w:r>
                <w:delText>2 Nov 2015</w:delText>
              </w:r>
            </w:del>
          </w:p>
        </w:tc>
        <w:tc>
          <w:tcPr>
            <w:tcW w:w="3686" w:type="dxa"/>
          </w:tcPr>
          <w:p w14:paraId="0DCFA830" w14:textId="77777777" w:rsidR="00D87638" w:rsidRDefault="008C70D7">
            <w:pPr>
              <w:pStyle w:val="Table01Row"/>
              <w:rPr>
                <w:del w:id="228" w:author="Schooling, Kathryn H (EHS)" w:date="2026-09-25T20:05:00Z" w16du:dateUtc="2026-09-26T00:05:00Z"/>
              </w:rPr>
            </w:pPr>
            <w:del w:id="229" w:author="Schooling, Kathryn H (EHS)" w:date="2026-09-25T20:05:00Z" w16du:dateUtc="2026-09-26T00:05:00Z">
              <w:r>
                <w:delText xml:space="preserve">1 Jul 2016 (see s. 2(b) and </w:delText>
              </w:r>
              <w:r>
                <w:rPr>
                  <w:i/>
                </w:rPr>
                <w:delText>Gazette</w:delText>
              </w:r>
              <w:r>
                <w:delText xml:space="preserve"> 24 Jun 2016 p. 2291‑2)</w:delText>
              </w:r>
            </w:del>
          </w:p>
        </w:tc>
      </w:tr>
      <w:tr w:rsidR="00D87638" w14:paraId="65E948A0" w14:textId="77777777">
        <w:trPr>
          <w:cantSplit/>
          <w:jc w:val="center"/>
          <w:del w:id="230" w:author="Schooling, Kathryn H (EHS)" w:date="2026-09-25T20:05:00Z" w16du:dateUtc="2026-09-26T00:05:00Z"/>
        </w:trPr>
        <w:tc>
          <w:tcPr>
            <w:tcW w:w="4253" w:type="dxa"/>
          </w:tcPr>
          <w:p w14:paraId="6426A0BF" w14:textId="77777777" w:rsidR="00D87638" w:rsidRDefault="008C70D7">
            <w:pPr>
              <w:pStyle w:val="Table01Row"/>
              <w:rPr>
                <w:del w:id="231" w:author="Schooling, Kathryn H (EHS)" w:date="2026-09-25T20:05:00Z" w16du:dateUtc="2026-09-26T00:05:00Z"/>
              </w:rPr>
            </w:pPr>
            <w:del w:id="232" w:author="Schooling, Kathryn H (EHS)" w:date="2026-09-25T20:05:00Z" w16du:dateUtc="2026-09-26T00:05:00Z">
              <w:r>
                <w:rPr>
                  <w:i/>
                </w:rPr>
                <w:delText>Co‑operatives Amendment Act 2016</w:delText>
              </w:r>
            </w:del>
          </w:p>
        </w:tc>
        <w:tc>
          <w:tcPr>
            <w:tcW w:w="1134" w:type="dxa"/>
          </w:tcPr>
          <w:p w14:paraId="38F1B45A" w14:textId="77777777" w:rsidR="00D87638" w:rsidRDefault="008C70D7">
            <w:pPr>
              <w:pStyle w:val="Table01Row"/>
              <w:rPr>
                <w:del w:id="233" w:author="Schooling, Kathryn H (EHS)" w:date="2026-09-25T20:05:00Z" w16du:dateUtc="2026-09-26T00:05:00Z"/>
              </w:rPr>
            </w:pPr>
            <w:del w:id="234" w:author="Schooling, Kathryn H (EHS)" w:date="2026-09-25T20:05:00Z" w16du:dateUtc="2026-09-26T00:05:00Z">
              <w:r>
                <w:delText>2016/007</w:delText>
              </w:r>
            </w:del>
          </w:p>
        </w:tc>
        <w:tc>
          <w:tcPr>
            <w:tcW w:w="1134" w:type="dxa"/>
          </w:tcPr>
          <w:p w14:paraId="2BA0A8EE" w14:textId="77777777" w:rsidR="00D87638" w:rsidRDefault="008C70D7">
            <w:pPr>
              <w:pStyle w:val="Table01Row"/>
              <w:rPr>
                <w:del w:id="235" w:author="Schooling, Kathryn H (EHS)" w:date="2026-09-25T20:05:00Z" w16du:dateUtc="2026-09-26T00:05:00Z"/>
              </w:rPr>
            </w:pPr>
            <w:del w:id="236" w:author="Schooling, Kathryn H (EHS)" w:date="2026-09-25T20:05:00Z" w16du:dateUtc="2026-09-26T00:05:00Z">
              <w:r>
                <w:delText>14 Apr 2016</w:delText>
              </w:r>
            </w:del>
          </w:p>
        </w:tc>
        <w:tc>
          <w:tcPr>
            <w:tcW w:w="3686" w:type="dxa"/>
          </w:tcPr>
          <w:p w14:paraId="4D7D69D5" w14:textId="77777777" w:rsidR="00D87638" w:rsidRDefault="008C70D7">
            <w:pPr>
              <w:pStyle w:val="Table01Row"/>
              <w:rPr>
                <w:del w:id="237" w:author="Schooling, Kathryn H (EHS)" w:date="2026-09-25T20:05:00Z" w16du:dateUtc="2026-09-26T00:05:00Z"/>
              </w:rPr>
            </w:pPr>
            <w:del w:id="238" w:author="Schooling, Kathryn H (EHS)" w:date="2026-09-25T20:05:00Z" w16du:dateUtc="2026-09-26T00:05:00Z">
              <w:r>
                <w:delText>s. 1 &amp; 2: 14 Apr 2016 (see s. 2(a));</w:delText>
              </w:r>
            </w:del>
          </w:p>
          <w:p w14:paraId="5F51F322" w14:textId="77777777" w:rsidR="00D87638" w:rsidRDefault="008C70D7">
            <w:pPr>
              <w:pStyle w:val="Table01Row"/>
              <w:rPr>
                <w:del w:id="239" w:author="Schooling, Kathryn H (EHS)" w:date="2026-09-25T20:05:00Z" w16du:dateUtc="2026-09-26T00:05:00Z"/>
              </w:rPr>
            </w:pPr>
            <w:del w:id="240" w:author="Schooling, Kathryn H (EHS)" w:date="2026-09-25T20:05:00Z" w16du:dateUtc="2026-09-26T00:05:00Z">
              <w:r>
                <w:delText xml:space="preserve">Act other than s. 1 &amp; 2: 1 Jan 2017 (see s. 2(b) and </w:delText>
              </w:r>
              <w:r>
                <w:rPr>
                  <w:i/>
                </w:rPr>
                <w:delText>Gazette</w:delText>
              </w:r>
              <w:r>
                <w:delText xml:space="preserve"> 2 Dec 2016 p. 5381)</w:delText>
              </w:r>
            </w:del>
          </w:p>
        </w:tc>
      </w:tr>
      <w:tr w:rsidR="00D87638" w14:paraId="6663D6D2" w14:textId="77777777">
        <w:trPr>
          <w:cantSplit/>
          <w:jc w:val="center"/>
          <w:del w:id="241" w:author="Schooling, Kathryn H (EHS)" w:date="2026-09-25T20:05:00Z" w16du:dateUtc="2026-09-26T00:05:00Z"/>
        </w:trPr>
        <w:tc>
          <w:tcPr>
            <w:tcW w:w="10207" w:type="dxa"/>
            <w:gridSpan w:val="4"/>
          </w:tcPr>
          <w:p w14:paraId="419403D5" w14:textId="77777777" w:rsidR="00D87638" w:rsidRDefault="008C70D7">
            <w:pPr>
              <w:pStyle w:val="Table01Row"/>
              <w:rPr>
                <w:del w:id="242" w:author="Schooling, Kathryn H (EHS)" w:date="2026-09-25T20:05:00Z" w16du:dateUtc="2026-09-26T00:05:00Z"/>
              </w:rPr>
            </w:pPr>
            <w:del w:id="243" w:author="Schooling, Kathryn H (EHS)" w:date="2026-09-25T20:05:00Z" w16du:dateUtc="2026-09-26T00:05:00Z">
              <w:r>
                <w:rPr>
                  <w:b/>
                </w:rPr>
                <w:delText>Reprint 1 as at 4 Aug 2017</w:delText>
              </w:r>
            </w:del>
          </w:p>
        </w:tc>
      </w:tr>
      <w:tr w:rsidR="00D87638" w14:paraId="06D52397" w14:textId="77777777">
        <w:trPr>
          <w:cantSplit/>
          <w:jc w:val="center"/>
          <w:del w:id="244" w:author="Schooling, Kathryn H (EHS)" w:date="2026-09-25T20:05:00Z" w16du:dateUtc="2026-09-26T00:05:00Z"/>
        </w:trPr>
        <w:tc>
          <w:tcPr>
            <w:tcW w:w="4253" w:type="dxa"/>
          </w:tcPr>
          <w:p w14:paraId="1F352B54" w14:textId="77777777" w:rsidR="00D87638" w:rsidRDefault="008C70D7">
            <w:pPr>
              <w:pStyle w:val="Table01Row"/>
              <w:rPr>
                <w:del w:id="245" w:author="Schooling, Kathryn H (EHS)" w:date="2026-09-25T20:05:00Z" w16du:dateUtc="2026-09-26T00:05:00Z"/>
              </w:rPr>
            </w:pPr>
            <w:del w:id="246" w:author="Schooling, Kathryn H (EHS)" w:date="2026-09-25T20:05:00Z" w16du:dateUtc="2026-09-26T00:05:00Z">
              <w:r>
                <w:rPr>
                  <w:i/>
                </w:rPr>
                <w:delText>Legal Profession Uniform Law Application Act 2022</w:delText>
              </w:r>
              <w:r>
                <w:delText xml:space="preserve"> s. 424</w:delText>
              </w:r>
            </w:del>
          </w:p>
        </w:tc>
        <w:tc>
          <w:tcPr>
            <w:tcW w:w="1134" w:type="dxa"/>
          </w:tcPr>
          <w:p w14:paraId="55CC04B7" w14:textId="77777777" w:rsidR="00D87638" w:rsidRDefault="008C70D7">
            <w:pPr>
              <w:pStyle w:val="Table01Row"/>
              <w:rPr>
                <w:del w:id="247" w:author="Schooling, Kathryn H (EHS)" w:date="2026-09-25T20:05:00Z" w16du:dateUtc="2026-09-26T00:05:00Z"/>
              </w:rPr>
            </w:pPr>
            <w:del w:id="248" w:author="Schooling, Kathryn H (EHS)" w:date="2026-09-25T20:05:00Z" w16du:dateUtc="2026-09-26T00:05:00Z">
              <w:r>
                <w:delText>2022/009</w:delText>
              </w:r>
            </w:del>
          </w:p>
        </w:tc>
        <w:tc>
          <w:tcPr>
            <w:tcW w:w="1134" w:type="dxa"/>
          </w:tcPr>
          <w:p w14:paraId="0EDDBA19" w14:textId="77777777" w:rsidR="00D87638" w:rsidRDefault="008C70D7">
            <w:pPr>
              <w:pStyle w:val="Table01Row"/>
              <w:rPr>
                <w:del w:id="249" w:author="Schooling, Kathryn H (EHS)" w:date="2026-09-25T20:05:00Z" w16du:dateUtc="2026-09-26T00:05:00Z"/>
              </w:rPr>
            </w:pPr>
            <w:del w:id="250" w:author="Schooling, Kathryn H (EHS)" w:date="2026-09-25T20:05:00Z" w16du:dateUtc="2026-09-26T00:05:00Z">
              <w:r>
                <w:delText>14 Apr 2022</w:delText>
              </w:r>
            </w:del>
          </w:p>
        </w:tc>
        <w:tc>
          <w:tcPr>
            <w:tcW w:w="3686" w:type="dxa"/>
          </w:tcPr>
          <w:p w14:paraId="6B390DD9" w14:textId="77777777" w:rsidR="00D87638" w:rsidRDefault="008C70D7">
            <w:pPr>
              <w:pStyle w:val="Table01Row"/>
              <w:rPr>
                <w:del w:id="251" w:author="Schooling, Kathryn H (EHS)" w:date="2026-09-25T20:05:00Z" w16du:dateUtc="2026-09-26T00:05:00Z"/>
              </w:rPr>
            </w:pPr>
            <w:del w:id="252" w:author="Schooling, Kathryn H (EHS)" w:date="2026-09-25T20:05:00Z" w16du:dateUtc="2026-09-26T00:05:00Z">
              <w:r>
                <w:delText>1 Jul 2022 (see s. 2(c) and SL 2022/113 cl. 2)</w:delText>
              </w:r>
            </w:del>
          </w:p>
        </w:tc>
      </w:tr>
    </w:tbl>
    <w:p w14:paraId="39C2FE98" w14:textId="77777777" w:rsidR="006E184C" w:rsidRPr="007200A2" w:rsidRDefault="006E184C" w:rsidP="007200A2">
      <w:pPr>
        <w:tabs>
          <w:tab w:val="left" w:pos="1740"/>
        </w:tabs>
        <w:rPr>
          <w:rFonts w:ascii="Calibri" w:hAnsi="Calibri"/>
          <w:rPrChange w:id="253" w:author="Schooling, Kathryn H (EHS)" w:date="2026-09-25T20:05:00Z" w16du:dateUtc="2026-09-26T00:05:00Z">
            <w:rPr/>
          </w:rPrChange>
        </w:rPr>
        <w:pPrChange w:id="254" w:author="Schooling, Kathryn H (EHS)" w:date="2026-09-25T20:05:00Z" w16du:dateUtc="2026-09-26T00:05:00Z">
          <w:pPr/>
        </w:pPrChange>
      </w:pPr>
    </w:p>
    <w:sectPr w:rsidR="006E184C" w:rsidRPr="007200A2" w:rsidSect="008261E0">
      <w:headerReference w:type="even" r:id="rId11"/>
      <w:headerReference w:type="default" r:id="rId12"/>
      <w:footerReference w:type="even" r:id="rId13"/>
      <w:footerReference w:type="default" r:id="rId14"/>
      <w:footerReference w:type="first" r:id="rId15"/>
      <w:pgSz w:w="12240" w:h="15840" w:code="0"/>
      <w:pgMar w:top="1440" w:right="1440" w:bottom="1440" w:left="1440" w:header="720" w:footer="720" w:gutter="0"/>
      <w:cols w:space="720"/>
      <w:noEndnote w:val="0"/>
      <w:titlePg/>
      <w:docGrid w:linePitch="360"/>
      <w:sectPrChange w:id="297" w:author="Schooling, Kathryn H (EHS)" w:date="2026-09-25T20:05:00Z" w16du:dateUtc="2026-09-26T00:05:00Z">
        <w:sectPr w:rsidR="006E184C" w:rsidRPr="007200A2" w:rsidSect="008261E0">
          <w:pgSz w:w="11906" w:h="16838" w:code="9"/>
          <w:pgMar w:top="851" w:right="851" w:bottom="851" w:left="851" w:header="851" w:footer="851" w:gutter="0"/>
          <w:noEndnote/>
          <w:titlePg w:val="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118549" w14:textId="77777777" w:rsidR="008C70D7" w:rsidRDefault="008C70D7" w:rsidP="004E0116">
      <w:pPr>
        <w:pPrChange w:id="22" w:author="Schooling, Kathryn H (EHS)" w:date="2026-09-25T20:05:00Z" w16du:dateUtc="2026-09-26T00:05:00Z">
          <w:pPr>
            <w:spacing w:line="20" w:lineRule="exact"/>
          </w:pPr>
        </w:pPrChange>
      </w:pPr>
      <w:ins w:id="23" w:author="Schooling, Kathryn H (EHS)" w:date="2026-09-25T20:05:00Z" w16du:dateUtc="2026-09-26T00:05:00Z">
        <w:r>
          <w:separator/>
        </w:r>
      </w:ins>
    </w:p>
  </w:endnote>
  <w:endnote w:type="continuationSeparator" w:id="0">
    <w:p w14:paraId="72991F7C" w14:textId="77777777" w:rsidR="008C70D7" w:rsidRDefault="008C70D7" w:rsidP="004E0116">
      <w:pPr>
        <w:pPrChange w:id="24" w:author="Schooling, Kathryn H (EHS)" w:date="2026-09-25T20:05:00Z" w16du:dateUtc="2026-09-26T00:05:00Z">
          <w:pPr/>
        </w:pPrChange>
      </w:pPr>
      <w:ins w:id="25" w:author="Schooling, Kathryn H (EHS)" w:date="2026-09-25T20:05:00Z" w16du:dateUtc="2026-09-26T00:05:00Z">
        <w:r>
          <w:continuationSeparator/>
        </w:r>
      </w:ins>
      <w:del w:id="26" w:author="Schooling, Kathryn H (EHS)" w:date="2026-09-25T20:05:00Z" w16du:dateUtc="2026-09-26T00:05:00Z">
        <w:r>
          <w:delText xml:space="preserve"> </w:delText>
        </w:r>
      </w:del>
    </w:p>
  </w:endnote>
  <w:endnote w:type="continuationNotice" w:id="1">
    <w:p w14:paraId="4DD25519" w14:textId="77777777" w:rsidR="008C70D7" w:rsidRDefault="008C70D7">
      <w:pPr>
        <w:pPrChange w:id="27" w:author="Schooling, Kathryn H (EHS)" w:date="2026-09-25T20:05:00Z" w16du:dateUtc="2026-09-26T00:05:00Z">
          <w:pPr/>
        </w:pPrChange>
      </w:pPr>
      <w:del w:id="28" w:author="Schooling, Kathryn H (EHS)" w:date="2026-09-25T20:05:00Z" w16du:dateUtc="2026-09-26T00:05:00Z">
        <w:r>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BF1262" w14:textId="77777777" w:rsidR="00D87638" w:rsidRDefault="008C70D7">
    <w:pPr>
      <w:pStyle w:val="IFooter"/>
      <w:rPr>
        <w:del w:id="289" w:author="Schooling, Kathryn H (EHS)" w:date="2026-09-25T20:05:00Z" w16du:dateUtc="2026-09-26T00:05:00Z"/>
      </w:rPr>
    </w:pPr>
    <w:del w:id="290" w:author="Schooling, Kathryn H (EHS)" w:date="2026-09-25T20:05:00Z" w16du:dateUtc="2026-09-26T00:05:00Z">
      <w:r>
        <w:fldChar w:fldCharType="begin"/>
      </w:r>
      <w:r>
        <w:delInstrText xml:space="preserve"> STYLEREF IActName \* CHARFORMAT</w:delInstrText>
      </w:r>
      <w:r>
        <w:fldChar w:fldCharType="separate"/>
      </w:r>
      <w:r>
        <w:rPr>
          <w:b/>
          <w:bCs/>
          <w:noProof/>
          <w:lang w:val="en-US"/>
        </w:rPr>
        <w:delText>Error! No text of specified style in document.</w:delText>
      </w:r>
      <w:r>
        <w:fldChar w:fldCharType="end"/>
      </w:r>
    </w:del>
  </w:p>
  <w:p w14:paraId="3B30EF1A" w14:textId="77777777" w:rsidR="00D87638" w:rsidRDefault="008C70D7">
    <w:pPr>
      <w:pStyle w:val="Footer"/>
    </w:pPr>
    <w:del w:id="291" w:author="Schooling, Kathryn H (EHS)" w:date="2026-09-25T20:05:00Z" w16du:dateUtc="2026-09-26T00:05:00Z">
      <w:r>
        <w:rPr>
          <w:sz w:val="18"/>
        </w:rPr>
        <w:delText>1-</w:delText>
      </w:r>
      <w:r>
        <w:fldChar w:fldCharType="begin"/>
      </w:r>
      <w:r>
        <w:delInstrText xml:space="preserve"> PAGE </w:delInstrText>
      </w:r>
      <w:r>
        <w:fldChar w:fldCharType="separate"/>
      </w:r>
      <w:r>
        <w:delText>2</w:delText>
      </w:r>
      <w:r>
        <w:fldChar w:fldCharType="end"/>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FA0A0" w14:textId="77777777" w:rsidR="00D87638" w:rsidRDefault="008C70D7">
    <w:pPr>
      <w:pStyle w:val="IFooter"/>
      <w:rPr>
        <w:del w:id="292" w:author="Schooling, Kathryn H (EHS)" w:date="2026-09-25T20:05:00Z" w16du:dateUtc="2026-09-26T00:05:00Z"/>
        <w:sz w:val="10"/>
      </w:rPr>
    </w:pPr>
    <w:del w:id="293" w:author="Schooling, Kathryn H (EHS)" w:date="2026-09-25T20:05:00Z" w16du:dateUtc="2026-09-26T00:05:00Z">
      <w:r>
        <w:tab/>
      </w:r>
      <w:r>
        <w:fldChar w:fldCharType="begin"/>
      </w:r>
      <w:r>
        <w:delInstrText xml:space="preserve"> STYLEREF IActName \* CHARFORMAT</w:delInstrText>
      </w:r>
      <w:r>
        <w:fldChar w:fldCharType="separate"/>
      </w:r>
      <w:r w:rsidR="00073CCF">
        <w:rPr>
          <w:noProof/>
        </w:rPr>
        <w:delText>Co‑operatives Act 2009</w:delText>
      </w:r>
      <w:r>
        <w:fldChar w:fldCharType="end"/>
      </w:r>
    </w:del>
  </w:p>
  <w:p w14:paraId="67E1F277" w14:textId="77777777" w:rsidR="00D87638" w:rsidRDefault="008C70D7">
    <w:pPr>
      <w:pStyle w:val="Footer"/>
    </w:pPr>
    <w:del w:id="294" w:author="Schooling, Kathryn H (EHS)" w:date="2026-09-25T20:05:00Z" w16du:dateUtc="2026-09-26T00:05:00Z">
      <w:r>
        <w:rPr>
          <w:sz w:val="18"/>
        </w:rPr>
        <w:delText>1-</w:delText>
      </w:r>
      <w:r>
        <w:fldChar w:fldCharType="begin"/>
      </w:r>
      <w:r>
        <w:delInstrText xml:space="preserve"> PAGE </w:delInstrText>
      </w:r>
      <w:r>
        <w:fldChar w:fldCharType="separate"/>
      </w:r>
      <w:r>
        <w:delText>2</w:delText>
      </w:r>
      <w: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58F7B" w14:textId="77777777" w:rsidR="006E184C" w:rsidRDefault="00897981" w:rsidP="00D97D20">
    <w:pPr>
      <w:pStyle w:val="Footer"/>
      <w:jc w:val="center"/>
      <w:pPrChange w:id="295" w:author="Schooling, Kathryn H (EHS)" w:date="2026-09-25T20:05:00Z" w16du:dateUtc="2026-09-26T00:05:00Z">
        <w:pPr>
          <w:pStyle w:val="Footer"/>
        </w:pPr>
      </w:pPrChange>
    </w:pPr>
    <w:ins w:id="296" w:author="Schooling, Kathryn H (EHS)" w:date="2026-09-25T20:05:00Z" w16du:dateUtc="2026-09-26T00:05:00Z">
      <w:r>
        <w:fldChar w:fldCharType="begin"/>
      </w:r>
      <w:r>
        <w:instrText xml:space="preserve"> PAGE   \* MERGEFORMAT </w:instrText>
      </w:r>
      <w:r>
        <w:fldChar w:fldCharType="separate"/>
      </w:r>
      <w:r>
        <w:rPr>
          <w:noProof/>
        </w:rPr>
        <w:t>2</w:t>
      </w:r>
      <w:r>
        <w:rPr>
          <w:noProof/>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46238D" w14:textId="77777777" w:rsidR="008C70D7" w:rsidRDefault="008C70D7" w:rsidP="004E0116">
      <w:pPr>
        <w:pPrChange w:id="20" w:author="Schooling, Kathryn H (EHS)" w:date="2026-09-25T20:05:00Z" w16du:dateUtc="2026-09-26T00:05:00Z">
          <w:pPr/>
        </w:pPrChange>
      </w:pPr>
      <w:r>
        <w:separator/>
      </w:r>
    </w:p>
  </w:footnote>
  <w:footnote w:type="continuationSeparator" w:id="0">
    <w:p w14:paraId="28A62C17" w14:textId="77777777" w:rsidR="008C70D7" w:rsidRDefault="008C70D7" w:rsidP="004E0116">
      <w:pPr>
        <w:pPrChange w:id="21" w:author="Schooling, Kathryn H (EHS)" w:date="2026-09-25T20:05:00Z" w16du:dateUtc="2026-09-26T00:05: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A134D6" w14:textId="77777777" w:rsidR="0052567D" w:rsidRDefault="0052567D">
    <w:pPr>
      <w:pStyle w:val="Header"/>
      <w:rPr>
        <w:ins w:id="255" w:author="Schooling, Kathryn H (EHS)" w:date="2026-09-25T20:05:00Z" w16du:dateUtc="2026-09-26T00:05:00Z"/>
      </w:rPr>
    </w:pPr>
  </w:p>
  <w:p w14:paraId="08ADE38A" w14:textId="77777777" w:rsidR="00D87638" w:rsidRDefault="008C70D7">
    <w:pPr>
      <w:pStyle w:val="Header"/>
      <w:rPr>
        <w:del w:id="256" w:author="Schooling, Kathryn H (EHS)" w:date="2026-09-25T20:05:00Z" w16du:dateUtc="2026-09-26T00:05:00Z"/>
      </w:rPr>
    </w:pPr>
    <w:del w:id="257" w:author="Schooling, Kathryn H (EHS)" w:date="2026-09-25T20:05:00Z" w16du:dateUtc="2026-09-26T00:05:00Z">
      <w:r>
        <w:tab/>
      </w:r>
      <w:r>
        <w:rPr>
          <w:b/>
        </w:rPr>
        <w:fldChar w:fldCharType="begin"/>
      </w:r>
      <w:r>
        <w:rPr>
          <w:b/>
        </w:rPr>
        <w:delInstrText xml:space="preserve"> STYLEREF  IAlphabetDivider </w:delInstrText>
      </w:r>
      <w:r>
        <w:rPr>
          <w:b/>
        </w:rPr>
        <w:fldChar w:fldCharType="separate"/>
      </w:r>
      <w:r>
        <w:rPr>
          <w:b/>
        </w:rPr>
        <w:delText>Error! No text of specified style in document.</w:delText>
      </w:r>
      <w:r>
        <w:rPr>
          <w:b/>
        </w:rPr>
        <w:fldChar w:fldCharType="end"/>
      </w:r>
      <w:r>
        <w:tab/>
        <w:delText>Table 1 — Acts in force</w:delText>
      </w:r>
    </w:del>
  </w:p>
  <w:tbl>
    <w:tblPr>
      <w:tblW w:w="0" w:type="auto"/>
      <w:jc w:val="center"/>
      <w:tblLayout w:type="fixed"/>
      <w:tblCellMar>
        <w:left w:w="28" w:type="dxa"/>
        <w:right w:w="28" w:type="dxa"/>
      </w:tblCellMar>
      <w:tblLook w:val="0000" w:firstRow="0" w:lastRow="0" w:firstColumn="0" w:lastColumn="0" w:noHBand="0" w:noVBand="0"/>
    </w:tblPr>
    <w:tblGrid>
      <w:gridCol w:w="3828"/>
      <w:gridCol w:w="1559"/>
      <w:gridCol w:w="1134"/>
      <w:gridCol w:w="3686"/>
    </w:tblGrid>
    <w:tr w:rsidR="00D87638" w14:paraId="2C787929" w14:textId="77777777">
      <w:trPr>
        <w:cantSplit/>
        <w:trHeight w:val="510"/>
        <w:jc w:val="center"/>
        <w:del w:id="258" w:author="Schooling, Kathryn H (EHS)" w:date="2026-09-25T20:05:00Z" w16du:dateUtc="2026-09-26T00:05:00Z"/>
      </w:trPr>
      <w:tc>
        <w:tcPr>
          <w:tcW w:w="3828" w:type="dxa"/>
          <w:tcBorders>
            <w:top w:val="single" w:sz="4" w:space="0" w:color="auto"/>
            <w:bottom w:val="single" w:sz="4" w:space="0" w:color="auto"/>
          </w:tcBorders>
          <w:vAlign w:val="center"/>
        </w:tcPr>
        <w:p w14:paraId="11FEE234" w14:textId="77777777" w:rsidR="00D87638" w:rsidRDefault="008C70D7">
          <w:pPr>
            <w:pStyle w:val="Table01Hdr"/>
            <w:rPr>
              <w:del w:id="259" w:author="Schooling, Kathryn H (EHS)" w:date="2026-09-25T20:05:00Z" w16du:dateUtc="2026-09-26T00:05:00Z"/>
            </w:rPr>
          </w:pPr>
          <w:del w:id="260" w:author="Schooling, Kathryn H (EHS)" w:date="2026-09-25T20:05:00Z" w16du:dateUtc="2026-09-26T00:05:00Z">
            <w:r>
              <w:delText>Act</w:delText>
            </w:r>
          </w:del>
        </w:p>
      </w:tc>
      <w:tc>
        <w:tcPr>
          <w:tcW w:w="1559" w:type="dxa"/>
          <w:tcBorders>
            <w:top w:val="single" w:sz="4" w:space="0" w:color="auto"/>
            <w:bottom w:val="single" w:sz="4" w:space="0" w:color="auto"/>
          </w:tcBorders>
          <w:vAlign w:val="center"/>
        </w:tcPr>
        <w:p w14:paraId="7A3899C9" w14:textId="77777777" w:rsidR="00D87638" w:rsidRDefault="008C70D7">
          <w:pPr>
            <w:pStyle w:val="Table01Hdr"/>
            <w:rPr>
              <w:del w:id="261" w:author="Schooling, Kathryn H (EHS)" w:date="2026-09-25T20:05:00Z" w16du:dateUtc="2026-09-26T00:05:00Z"/>
            </w:rPr>
          </w:pPr>
          <w:del w:id="262" w:author="Schooling, Kathryn H (EHS)" w:date="2026-09-25T20:05:00Z" w16du:dateUtc="2026-09-26T00:05:00Z">
            <w:r>
              <w:delText>Year/Number</w:delText>
            </w:r>
          </w:del>
        </w:p>
      </w:tc>
      <w:tc>
        <w:tcPr>
          <w:tcW w:w="1134" w:type="dxa"/>
          <w:tcBorders>
            <w:top w:val="single" w:sz="4" w:space="0" w:color="auto"/>
            <w:bottom w:val="single" w:sz="4" w:space="0" w:color="auto"/>
          </w:tcBorders>
          <w:vAlign w:val="center"/>
        </w:tcPr>
        <w:p w14:paraId="6870BD5C" w14:textId="77777777" w:rsidR="00D87638" w:rsidRDefault="008C70D7">
          <w:pPr>
            <w:pStyle w:val="Table01Hdr"/>
            <w:rPr>
              <w:del w:id="263" w:author="Schooling, Kathryn H (EHS)" w:date="2026-09-25T20:05:00Z" w16du:dateUtc="2026-09-26T00:05:00Z"/>
            </w:rPr>
          </w:pPr>
          <w:del w:id="264" w:author="Schooling, Kathryn H (EHS)" w:date="2026-09-25T20:05:00Z" w16du:dateUtc="2026-09-26T00:05:00Z">
            <w:r>
              <w:delText>Assent</w:delText>
            </w:r>
          </w:del>
        </w:p>
      </w:tc>
      <w:tc>
        <w:tcPr>
          <w:tcW w:w="3686" w:type="dxa"/>
          <w:tcBorders>
            <w:top w:val="single" w:sz="4" w:space="0" w:color="auto"/>
            <w:bottom w:val="single" w:sz="4" w:space="0" w:color="auto"/>
          </w:tcBorders>
          <w:vAlign w:val="center"/>
        </w:tcPr>
        <w:p w14:paraId="481D70AD" w14:textId="77777777" w:rsidR="00D87638" w:rsidRDefault="008C70D7">
          <w:pPr>
            <w:pStyle w:val="Table01Hdr"/>
            <w:rPr>
              <w:del w:id="265" w:author="Schooling, Kathryn H (EHS)" w:date="2026-09-25T20:05:00Z" w16du:dateUtc="2026-09-26T00:05:00Z"/>
            </w:rPr>
          </w:pPr>
          <w:del w:id="266" w:author="Schooling, Kathryn H (EHS)" w:date="2026-09-25T20:05:00Z" w16du:dateUtc="2026-09-26T00:05:00Z">
            <w:r>
              <w:delText>Commencement</w:delText>
            </w:r>
          </w:del>
        </w:p>
      </w:tc>
    </w:tr>
    <w:tr w:rsidR="00D87638" w14:paraId="30D9B5DB" w14:textId="77777777">
      <w:trPr>
        <w:cantSplit/>
        <w:jc w:val="center"/>
        <w:del w:id="267" w:author="Schooling, Kathryn H (EHS)" w:date="2026-09-25T20:05:00Z" w16du:dateUtc="2026-09-26T00:05:00Z"/>
      </w:trPr>
      <w:tc>
        <w:tcPr>
          <w:tcW w:w="3828" w:type="dxa"/>
        </w:tcPr>
        <w:p w14:paraId="24CCEB58" w14:textId="77777777" w:rsidR="00D87638" w:rsidRDefault="00D87638">
          <w:pPr>
            <w:rPr>
              <w:del w:id="268" w:author="Schooling, Kathryn H (EHS)" w:date="2026-09-25T20:05:00Z" w16du:dateUtc="2026-09-26T00:05:00Z"/>
            </w:rPr>
          </w:pPr>
        </w:p>
      </w:tc>
      <w:tc>
        <w:tcPr>
          <w:tcW w:w="1559" w:type="dxa"/>
        </w:tcPr>
        <w:p w14:paraId="646D5374" w14:textId="77777777" w:rsidR="00D87638" w:rsidRDefault="00D87638">
          <w:pPr>
            <w:rPr>
              <w:del w:id="269" w:author="Schooling, Kathryn H (EHS)" w:date="2026-09-25T20:05:00Z" w16du:dateUtc="2026-09-26T00:05:00Z"/>
            </w:rPr>
          </w:pPr>
        </w:p>
      </w:tc>
      <w:tc>
        <w:tcPr>
          <w:tcW w:w="1134" w:type="dxa"/>
        </w:tcPr>
        <w:p w14:paraId="512763BA" w14:textId="77777777" w:rsidR="00D87638" w:rsidRDefault="00D87638">
          <w:pPr>
            <w:rPr>
              <w:del w:id="270" w:author="Schooling, Kathryn H (EHS)" w:date="2026-09-25T20:05:00Z" w16du:dateUtc="2026-09-26T00:05:00Z"/>
            </w:rPr>
          </w:pPr>
        </w:p>
      </w:tc>
      <w:tc>
        <w:tcPr>
          <w:tcW w:w="3686" w:type="dxa"/>
        </w:tcPr>
        <w:p w14:paraId="6F29C78F" w14:textId="77777777" w:rsidR="00D87638" w:rsidRDefault="00D87638">
          <w:pPr>
            <w:rPr>
              <w:del w:id="271" w:author="Schooling, Kathryn H (EHS)" w:date="2026-09-25T20:05:00Z" w16du:dateUtc="2026-09-26T00:05:00Z"/>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AC1F3" w14:textId="77777777" w:rsidR="0052567D" w:rsidRDefault="0052567D">
    <w:pPr>
      <w:pStyle w:val="Header"/>
      <w:rPr>
        <w:ins w:id="272" w:author="Schooling, Kathryn H (EHS)" w:date="2026-09-25T20:05:00Z" w16du:dateUtc="2026-09-26T00:05:00Z"/>
      </w:rPr>
    </w:pPr>
  </w:p>
  <w:p w14:paraId="617A642D" w14:textId="77777777" w:rsidR="00D87638" w:rsidRDefault="008C70D7">
    <w:pPr>
      <w:pStyle w:val="Header"/>
      <w:rPr>
        <w:del w:id="273" w:author="Schooling, Kathryn H (EHS)" w:date="2026-09-25T20:05:00Z" w16du:dateUtc="2026-09-26T00:05:00Z"/>
      </w:rPr>
    </w:pPr>
    <w:del w:id="274" w:author="Schooling, Kathryn H (EHS)" w:date="2026-09-25T20:05:00Z" w16du:dateUtc="2026-09-26T00:05:00Z">
      <w:r>
        <w:tab/>
      </w:r>
      <w:r>
        <w:tab/>
        <w:delText>Table 1 — Acts in force</w:delText>
      </w:r>
      <w:r>
        <w:tab/>
      </w:r>
      <w:r>
        <w:rPr>
          <w:b/>
        </w:rPr>
        <w:fldChar w:fldCharType="begin"/>
      </w:r>
      <w:r>
        <w:rPr>
          <w:b/>
        </w:rPr>
        <w:delInstrText xml:space="preserve"> STYLEREF  IAlphabetDivider </w:delInstrText>
      </w:r>
      <w:r>
        <w:rPr>
          <w:b/>
        </w:rPr>
        <w:fldChar w:fldCharType="separate"/>
      </w:r>
      <w:r w:rsidR="00073CCF">
        <w:rPr>
          <w:b/>
          <w:noProof/>
        </w:rPr>
        <w:delText>C</w:delText>
      </w:r>
      <w:r>
        <w:rPr>
          <w:b/>
        </w:rPr>
        <w:fldChar w:fldCharType="end"/>
      </w:r>
    </w:del>
  </w:p>
  <w:tbl>
    <w:tblPr>
      <w:tblW w:w="0" w:type="auto"/>
      <w:jc w:val="center"/>
      <w:tblLayout w:type="fixed"/>
      <w:tblCellMar>
        <w:left w:w="28" w:type="dxa"/>
        <w:right w:w="28" w:type="dxa"/>
      </w:tblCellMar>
      <w:tblLook w:val="0000" w:firstRow="0" w:lastRow="0" w:firstColumn="0" w:lastColumn="0" w:noHBand="0" w:noVBand="0"/>
    </w:tblPr>
    <w:tblGrid>
      <w:gridCol w:w="3828"/>
      <w:gridCol w:w="1559"/>
      <w:gridCol w:w="1134"/>
      <w:gridCol w:w="3686"/>
    </w:tblGrid>
    <w:tr w:rsidR="00D87638" w14:paraId="72D26E24" w14:textId="77777777">
      <w:trPr>
        <w:cantSplit/>
        <w:trHeight w:val="510"/>
        <w:tblHeader/>
        <w:jc w:val="center"/>
        <w:del w:id="275" w:author="Schooling, Kathryn H (EHS)" w:date="2026-09-25T20:05:00Z" w16du:dateUtc="2026-09-26T00:05:00Z"/>
      </w:trPr>
      <w:tc>
        <w:tcPr>
          <w:tcW w:w="3828" w:type="dxa"/>
          <w:tcBorders>
            <w:top w:val="single" w:sz="4" w:space="0" w:color="auto"/>
            <w:bottom w:val="single" w:sz="4" w:space="0" w:color="auto"/>
          </w:tcBorders>
          <w:vAlign w:val="center"/>
        </w:tcPr>
        <w:p w14:paraId="2F61F255" w14:textId="77777777" w:rsidR="00D87638" w:rsidRDefault="008C70D7">
          <w:pPr>
            <w:pStyle w:val="Table01Hdr"/>
            <w:rPr>
              <w:del w:id="276" w:author="Schooling, Kathryn H (EHS)" w:date="2026-09-25T20:05:00Z" w16du:dateUtc="2026-09-26T00:05:00Z"/>
            </w:rPr>
          </w:pPr>
          <w:del w:id="277" w:author="Schooling, Kathryn H (EHS)" w:date="2026-09-25T20:05:00Z" w16du:dateUtc="2026-09-26T00:05:00Z">
            <w:r>
              <w:delText>Act</w:delText>
            </w:r>
          </w:del>
        </w:p>
      </w:tc>
      <w:tc>
        <w:tcPr>
          <w:tcW w:w="1559" w:type="dxa"/>
          <w:tcBorders>
            <w:top w:val="single" w:sz="4" w:space="0" w:color="auto"/>
            <w:bottom w:val="single" w:sz="4" w:space="0" w:color="auto"/>
          </w:tcBorders>
          <w:vAlign w:val="center"/>
        </w:tcPr>
        <w:p w14:paraId="5B9A7481" w14:textId="77777777" w:rsidR="00D87638" w:rsidRDefault="008C70D7">
          <w:pPr>
            <w:pStyle w:val="Table01Hdr"/>
            <w:rPr>
              <w:del w:id="278" w:author="Schooling, Kathryn H (EHS)" w:date="2026-09-25T20:05:00Z" w16du:dateUtc="2026-09-26T00:05:00Z"/>
            </w:rPr>
          </w:pPr>
          <w:del w:id="279" w:author="Schooling, Kathryn H (EHS)" w:date="2026-09-25T20:05:00Z" w16du:dateUtc="2026-09-26T00:05:00Z">
            <w:r>
              <w:delText>Year/Number</w:delText>
            </w:r>
          </w:del>
        </w:p>
      </w:tc>
      <w:tc>
        <w:tcPr>
          <w:tcW w:w="1134" w:type="dxa"/>
          <w:tcBorders>
            <w:top w:val="single" w:sz="4" w:space="0" w:color="auto"/>
            <w:bottom w:val="single" w:sz="4" w:space="0" w:color="auto"/>
          </w:tcBorders>
          <w:vAlign w:val="center"/>
        </w:tcPr>
        <w:p w14:paraId="4F745998" w14:textId="77777777" w:rsidR="00D87638" w:rsidRDefault="008C70D7">
          <w:pPr>
            <w:pStyle w:val="Table01Hdr"/>
            <w:rPr>
              <w:del w:id="280" w:author="Schooling, Kathryn H (EHS)" w:date="2026-09-25T20:05:00Z" w16du:dateUtc="2026-09-26T00:05:00Z"/>
            </w:rPr>
          </w:pPr>
          <w:del w:id="281" w:author="Schooling, Kathryn H (EHS)" w:date="2026-09-25T20:05:00Z" w16du:dateUtc="2026-09-26T00:05:00Z">
            <w:r>
              <w:delText>Assent</w:delText>
            </w:r>
          </w:del>
        </w:p>
      </w:tc>
      <w:tc>
        <w:tcPr>
          <w:tcW w:w="3686" w:type="dxa"/>
          <w:tcBorders>
            <w:top w:val="single" w:sz="4" w:space="0" w:color="auto"/>
            <w:bottom w:val="single" w:sz="4" w:space="0" w:color="auto"/>
          </w:tcBorders>
          <w:vAlign w:val="center"/>
        </w:tcPr>
        <w:p w14:paraId="3D9E092A" w14:textId="77777777" w:rsidR="00D87638" w:rsidRDefault="008C70D7">
          <w:pPr>
            <w:pStyle w:val="Table01Hdr"/>
            <w:rPr>
              <w:del w:id="282" w:author="Schooling, Kathryn H (EHS)" w:date="2026-09-25T20:05:00Z" w16du:dateUtc="2026-09-26T00:05:00Z"/>
            </w:rPr>
          </w:pPr>
          <w:del w:id="283" w:author="Schooling, Kathryn H (EHS)" w:date="2026-09-25T20:05:00Z" w16du:dateUtc="2026-09-26T00:05:00Z">
            <w:r>
              <w:delText>Commencement</w:delText>
            </w:r>
          </w:del>
        </w:p>
      </w:tc>
    </w:tr>
    <w:tr w:rsidR="00D87638" w14:paraId="6BA2A718" w14:textId="77777777">
      <w:trPr>
        <w:cantSplit/>
        <w:jc w:val="center"/>
        <w:del w:id="284" w:author="Schooling, Kathryn H (EHS)" w:date="2026-09-25T20:05:00Z" w16du:dateUtc="2026-09-26T00:05:00Z"/>
      </w:trPr>
      <w:tc>
        <w:tcPr>
          <w:tcW w:w="3828" w:type="dxa"/>
        </w:tcPr>
        <w:p w14:paraId="0DD84BC6" w14:textId="77777777" w:rsidR="00D87638" w:rsidRDefault="00D87638">
          <w:pPr>
            <w:rPr>
              <w:del w:id="285" w:author="Schooling, Kathryn H (EHS)" w:date="2026-09-25T20:05:00Z" w16du:dateUtc="2026-09-26T00:05:00Z"/>
            </w:rPr>
          </w:pPr>
        </w:p>
      </w:tc>
      <w:tc>
        <w:tcPr>
          <w:tcW w:w="1559" w:type="dxa"/>
        </w:tcPr>
        <w:p w14:paraId="3DDFA599" w14:textId="77777777" w:rsidR="00D87638" w:rsidRDefault="00D87638">
          <w:pPr>
            <w:rPr>
              <w:del w:id="286" w:author="Schooling, Kathryn H (EHS)" w:date="2026-09-25T20:05:00Z" w16du:dateUtc="2026-09-26T00:05:00Z"/>
            </w:rPr>
          </w:pPr>
        </w:p>
      </w:tc>
      <w:tc>
        <w:tcPr>
          <w:tcW w:w="1134" w:type="dxa"/>
        </w:tcPr>
        <w:p w14:paraId="47E0C10A" w14:textId="77777777" w:rsidR="00D87638" w:rsidRDefault="00D87638">
          <w:pPr>
            <w:rPr>
              <w:del w:id="287" w:author="Schooling, Kathryn H (EHS)" w:date="2026-09-25T20:05:00Z" w16du:dateUtc="2026-09-26T00:05:00Z"/>
            </w:rPr>
          </w:pPr>
        </w:p>
      </w:tc>
      <w:tc>
        <w:tcPr>
          <w:tcW w:w="3686" w:type="dxa"/>
        </w:tcPr>
        <w:p w14:paraId="145A6A09" w14:textId="77777777" w:rsidR="00D87638" w:rsidRDefault="00D87638">
          <w:pPr>
            <w:rPr>
              <w:del w:id="288" w:author="Schooling, Kathryn H (EHS)" w:date="2026-09-25T20:05:00Z" w16du:dateUtc="2026-09-26T00:05:00Z"/>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2C6A9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EA9D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6F2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B426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26AE1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864EE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32B9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02AA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2246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22F5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E216B"/>
    <w:multiLevelType w:val="hybridMultilevel"/>
    <w:tmpl w:val="700AA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5716D3"/>
    <w:multiLevelType w:val="multilevel"/>
    <w:tmpl w:val="60309F98"/>
    <w:name w:val="ScheduleNumberedItems"/>
    <w:lvl w:ilvl="0">
      <w:start w:val="1"/>
      <w:numFmt w:val="decimal"/>
      <w:suff w:val="nothing"/>
      <w:lvlText w:val="%1"/>
      <w:lvlJc w:val="left"/>
      <w:pPr>
        <w:ind w:left="0" w:firstLine="0"/>
      </w:pPr>
      <w:rPr>
        <w:b w:val="0"/>
        <w:i w:val="0"/>
      </w:rPr>
    </w:lvl>
    <w:lvl w:ilvl="1">
      <w:start w:val="1"/>
      <w:numFmt w:val="lowerLetter"/>
      <w:lvlText w:val="%2)"/>
      <w:lvlJc w:val="left"/>
      <w:pPr>
        <w:tabs>
          <w:tab w:val="num" w:pos="360"/>
        </w:tabs>
        <w:ind w:left="0" w:firstLine="0"/>
      </w:pPr>
    </w:lvl>
    <w:lvl w:ilvl="2">
      <w:start w:val="1"/>
      <w:numFmt w:val="lowerRoman"/>
      <w:lvlText w:val="%3)"/>
      <w:lvlJc w:val="left"/>
      <w:pPr>
        <w:tabs>
          <w:tab w:val="num" w:pos="720"/>
        </w:tabs>
        <w:ind w:left="0" w:firstLine="0"/>
      </w:pPr>
    </w:lvl>
    <w:lvl w:ilvl="3">
      <w:start w:val="1"/>
      <w:numFmt w:val="decimal"/>
      <w:lvlText w:val="(%4)"/>
      <w:lvlJc w:val="left"/>
      <w:pPr>
        <w:tabs>
          <w:tab w:val="num" w:pos="360"/>
        </w:tabs>
        <w:ind w:left="0" w:firstLine="0"/>
      </w:pPr>
    </w:lvl>
    <w:lvl w:ilvl="4">
      <w:start w:val="1"/>
      <w:numFmt w:val="lowerLetter"/>
      <w:lvlText w:val="(%5)"/>
      <w:lvlJc w:val="left"/>
      <w:pPr>
        <w:tabs>
          <w:tab w:val="num" w:pos="360"/>
        </w:tabs>
        <w:ind w:left="0" w:firstLine="0"/>
      </w:pPr>
    </w:lvl>
    <w:lvl w:ilvl="5">
      <w:start w:val="1"/>
      <w:numFmt w:val="lowerRoman"/>
      <w:lvlText w:val="(%6)"/>
      <w:lvlJc w:val="left"/>
      <w:pPr>
        <w:tabs>
          <w:tab w:val="num" w:pos="720"/>
        </w:tabs>
        <w:ind w:left="0" w:firstLine="0"/>
      </w:pPr>
    </w:lvl>
    <w:lvl w:ilvl="6">
      <w:start w:val="1"/>
      <w:numFmt w:val="decimal"/>
      <w:lvlText w:val="%7."/>
      <w:lvlJc w:val="left"/>
      <w:pPr>
        <w:tabs>
          <w:tab w:val="num" w:pos="360"/>
        </w:tabs>
        <w:ind w:left="0" w:firstLine="0"/>
      </w:pPr>
    </w:lvl>
    <w:lvl w:ilvl="7">
      <w:start w:val="1"/>
      <w:numFmt w:val="lowerLetter"/>
      <w:lvlText w:val="%8."/>
      <w:lvlJc w:val="left"/>
      <w:pPr>
        <w:tabs>
          <w:tab w:val="num" w:pos="360"/>
        </w:tabs>
        <w:ind w:left="0" w:firstLine="0"/>
      </w:pPr>
    </w:lvl>
    <w:lvl w:ilvl="8">
      <w:start w:val="1"/>
      <w:numFmt w:val="lowerRoman"/>
      <w:lvlText w:val="%9."/>
      <w:lvlJc w:val="left"/>
      <w:pPr>
        <w:tabs>
          <w:tab w:val="num" w:pos="720"/>
        </w:tabs>
        <w:ind w:left="0" w:firstLine="0"/>
      </w:pPr>
    </w:lvl>
  </w:abstractNum>
  <w:abstractNum w:abstractNumId="12" w15:restartNumberingAfterBreak="0">
    <w:nsid w:val="02411BE1"/>
    <w:multiLevelType w:val="singleLevel"/>
    <w:tmpl w:val="94B8C984"/>
    <w:lvl w:ilvl="0">
      <w:start w:val="7"/>
      <w:numFmt w:val="decimal"/>
      <w:lvlText w:val="%1"/>
      <w:lvlJc w:val="left"/>
      <w:pPr>
        <w:tabs>
          <w:tab w:val="num" w:pos="450"/>
        </w:tabs>
        <w:ind w:left="450" w:hanging="450"/>
      </w:pPr>
      <w:rPr>
        <w:rFonts w:hint="default"/>
      </w:rPr>
    </w:lvl>
  </w:abstractNum>
  <w:abstractNum w:abstractNumId="13" w15:restartNumberingAfterBreak="0">
    <w:nsid w:val="03E34CD7"/>
    <w:multiLevelType w:val="multilevel"/>
    <w:tmpl w:val="83749112"/>
    <w:name w:val="def"/>
    <w:lvl w:ilvl="0">
      <w:start w:val="1"/>
      <w:numFmt w:val="decimal"/>
      <w:lvlText w:val="%1"/>
      <w:lvlJc w:val="right"/>
      <w:pPr>
        <w:tabs>
          <w:tab w:val="num" w:pos="936"/>
        </w:tabs>
        <w:ind w:left="936" w:hanging="648"/>
      </w:pPr>
      <w:rPr>
        <w:vanish w:val="0"/>
      </w:rPr>
    </w:lvl>
    <w:lvl w:ilvl="1">
      <w:start w:val="1"/>
      <w:numFmt w:val="lowerLetter"/>
      <w:lvlText w:val="(%2)"/>
      <w:lvlJc w:val="right"/>
      <w:pPr>
        <w:tabs>
          <w:tab w:val="num" w:pos="1800"/>
        </w:tabs>
        <w:ind w:left="1800" w:hanging="288"/>
      </w:pPr>
    </w:lvl>
    <w:lvl w:ilvl="2">
      <w:start w:val="1"/>
      <w:numFmt w:val="lowerRoman"/>
      <w:lvlText w:val="(%3)"/>
      <w:lvlJc w:val="right"/>
      <w:pPr>
        <w:tabs>
          <w:tab w:val="num" w:pos="2376"/>
        </w:tabs>
        <w:ind w:left="2376" w:hanging="288"/>
      </w:pPr>
    </w:lvl>
    <w:lvl w:ilvl="3">
      <w:start w:val="1"/>
      <w:numFmt w:val="upperRoman"/>
      <w:lvlText w:val="(%4)"/>
      <w:lvlJc w:val="right"/>
      <w:pPr>
        <w:tabs>
          <w:tab w:val="num" w:pos="2952"/>
        </w:tabs>
        <w:ind w:left="2952" w:hanging="288"/>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F3C3412"/>
    <w:multiLevelType w:val="multilevel"/>
    <w:tmpl w:val="4968A1EE"/>
    <w:name w:val="mainnumbers"/>
    <w:lvl w:ilvl="0">
      <w:start w:val="1"/>
      <w:numFmt w:val="none"/>
      <w:lvlText w:val="%1Chapter  - 1"/>
      <w:lvlJc w:val="left"/>
      <w:pPr>
        <w:tabs>
          <w:tab w:val="num" w:pos="1440"/>
        </w:tabs>
        <w:ind w:left="360" w:hanging="360"/>
      </w:pPr>
    </w:lvl>
    <w:lvl w:ilvl="1">
      <w:start w:val="1"/>
      <w:numFmt w:val="decimal"/>
      <w:lvlText w:val="Part - %2"/>
      <w:lvlJc w:val="left"/>
      <w:pPr>
        <w:tabs>
          <w:tab w:val="num" w:pos="1440"/>
        </w:tabs>
        <w:ind w:left="720" w:hanging="360"/>
      </w:pPr>
    </w:lvl>
    <w:lvl w:ilvl="2">
      <w:start w:val="1"/>
      <w:numFmt w:val="decimal"/>
      <w:lvlText w:val="Division - %3"/>
      <w:lvlJc w:val="left"/>
      <w:pPr>
        <w:tabs>
          <w:tab w:val="num" w:pos="1800"/>
        </w:tabs>
        <w:ind w:left="1080" w:hanging="360"/>
      </w:pPr>
    </w:lvl>
    <w:lvl w:ilvl="3">
      <w:start w:val="1"/>
      <w:numFmt w:val="decimal"/>
      <w:lvlText w:val="Subdivision - %4"/>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15" w15:restartNumberingAfterBreak="0">
    <w:nsid w:val="138B63E2"/>
    <w:multiLevelType w:val="multilevel"/>
    <w:tmpl w:val="3B4E73C2"/>
    <w:name w:val="SectionNumbers"/>
    <w:lvl w:ilvl="0">
      <w:start w:val="1"/>
      <w:numFmt w:val="decimal"/>
      <w:lvlRestart w:val="0"/>
      <w:suff w:val="nothing"/>
      <w:lvlText w:val="%1"/>
      <w:lvlJc w:val="right"/>
      <w:pPr>
        <w:tabs>
          <w:tab w:val="num" w:pos="0"/>
        </w:tabs>
        <w:ind w:left="0" w:firstLine="0"/>
      </w:pPr>
    </w:lvl>
    <w:lvl w:ilvl="1">
      <w:start w:val="1"/>
      <w:numFmt w:val="decimal"/>
      <w:suff w:val="nothing"/>
      <w:lvlText w:val="(%2)"/>
      <w:lvlJc w:val="righ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17F0064C"/>
    <w:multiLevelType w:val="multilevel"/>
    <w:tmpl w:val="B978DF16"/>
    <w:name w:val="PartNumbers"/>
    <w:lvl w:ilvl="0">
      <w:start w:val="1"/>
      <w:numFmt w:val="decimal"/>
      <w:lvlRestart w:val="0"/>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213A7538"/>
    <w:multiLevelType w:val="singleLevel"/>
    <w:tmpl w:val="47388A70"/>
    <w:lvl w:ilvl="0">
      <w:start w:val="5"/>
      <w:numFmt w:val="decimal"/>
      <w:lvlText w:val="(%1)"/>
      <w:lvlJc w:val="left"/>
      <w:pPr>
        <w:tabs>
          <w:tab w:val="num" w:pos="1620"/>
        </w:tabs>
        <w:ind w:left="1620" w:hanging="525"/>
      </w:pPr>
      <w:rPr>
        <w:rFonts w:hint="default"/>
      </w:rPr>
    </w:lvl>
  </w:abstractNum>
  <w:abstractNum w:abstractNumId="18" w15:restartNumberingAfterBreak="0">
    <w:nsid w:val="2221135D"/>
    <w:multiLevelType w:val="hybridMultilevel"/>
    <w:tmpl w:val="0E202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FF52EB"/>
    <w:multiLevelType w:val="multilevel"/>
    <w:tmpl w:val="033A45D2"/>
    <w:name w:val="DefinitionNumbers"/>
    <w:lvl w:ilvl="0">
      <w:start w:val="1"/>
      <w:numFmt w:val="none"/>
      <w:lvlRestart w:val="0"/>
      <w:suff w:val="nothing"/>
      <w:lvlText w:val=""/>
      <w:lvlJc w:val="left"/>
      <w:pPr>
        <w:tabs>
          <w:tab w:val="num" w:pos="0"/>
        </w:tabs>
        <w:ind w:left="0" w:firstLine="0"/>
      </w:pPr>
      <w:rPr>
        <w:rFonts w:hint="default"/>
      </w:rPr>
    </w:lvl>
    <w:lvl w:ilvl="1">
      <w:start w:val="1"/>
      <w:numFmt w:val="none"/>
      <w:suff w:val="nothing"/>
      <w:lvlText w:val=""/>
      <w:lvlJc w:val="left"/>
      <w:pPr>
        <w:tabs>
          <w:tab w:val="num" w:pos="0"/>
        </w:tabs>
        <w:ind w:left="0" w:firstLine="0"/>
      </w:pPr>
      <w:rPr>
        <w:rFonts w:hint="default"/>
      </w:rPr>
    </w:lvl>
    <w:lvl w:ilvl="2">
      <w:start w:val="1"/>
      <w:numFmt w:val="lowerLetter"/>
      <w:suff w:val="nothing"/>
      <w:lvlText w:val="(%3)"/>
      <w:lvlJc w:val="left"/>
      <w:pPr>
        <w:tabs>
          <w:tab w:val="num" w:pos="0"/>
        </w:tabs>
        <w:ind w:left="0" w:firstLine="0"/>
      </w:pPr>
      <w:rPr>
        <w:rFonts w:hint="default"/>
      </w:rPr>
    </w:lvl>
    <w:lvl w:ilvl="3">
      <w:start w:val="1"/>
      <w:numFmt w:val="lowerRoman"/>
      <w:suff w:val="nothing"/>
      <w:lvlText w:val="(%4)"/>
      <w:lvlJc w:val="left"/>
      <w:pPr>
        <w:tabs>
          <w:tab w:val="num" w:pos="0"/>
        </w:tabs>
        <w:ind w:left="0" w:firstLine="0"/>
      </w:pPr>
      <w:rPr>
        <w:rFonts w:hint="default"/>
      </w:rPr>
    </w:lvl>
    <w:lvl w:ilvl="4">
      <w:start w:val="1"/>
      <w:numFmt w:val="upperRoman"/>
      <w:suff w:val="nothing"/>
      <w:lvlText w:val="(%5)"/>
      <w:lvlJc w:val="left"/>
      <w:pPr>
        <w:tabs>
          <w:tab w:val="num" w:pos="0"/>
        </w:tabs>
        <w:ind w:left="0" w:firstLine="0"/>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20" w15:restartNumberingAfterBreak="0">
    <w:nsid w:val="23801760"/>
    <w:multiLevelType w:val="hybridMultilevel"/>
    <w:tmpl w:val="0BBEB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855774"/>
    <w:multiLevelType w:val="singleLevel"/>
    <w:tmpl w:val="97B47F60"/>
    <w:lvl w:ilvl="0">
      <w:start w:val="2"/>
      <w:numFmt w:val="decimal"/>
      <w:lvlText w:val="%1"/>
      <w:lvlJc w:val="left"/>
      <w:pPr>
        <w:tabs>
          <w:tab w:val="num" w:pos="450"/>
        </w:tabs>
        <w:ind w:left="450" w:hanging="450"/>
      </w:pPr>
      <w:rPr>
        <w:rFonts w:hint="default"/>
      </w:rPr>
    </w:lvl>
  </w:abstractNum>
  <w:abstractNum w:abstractNumId="22" w15:restartNumberingAfterBreak="0">
    <w:nsid w:val="29E57463"/>
    <w:multiLevelType w:val="multilevel"/>
    <w:tmpl w:val="8B7471A8"/>
    <w:name w:val="defs"/>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BE82A86"/>
    <w:multiLevelType w:val="multilevel"/>
    <w:tmpl w:val="E1506BB2"/>
    <w:name w:val="Schedule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2CE7501A"/>
    <w:multiLevelType w:val="multilevel"/>
    <w:tmpl w:val="011E435C"/>
    <w:name w:val="defs2"/>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0BF5862"/>
    <w:multiLevelType w:val="multilevel"/>
    <w:tmpl w:val="811EB9CC"/>
    <w:name w:val="headings"/>
    <w:lvl w:ilvl="0">
      <w:start w:val="1"/>
      <w:numFmt w:val="none"/>
      <w:lvlText w:val="%1Chapter  - "/>
      <w:lvlJc w:val="left"/>
      <w:pPr>
        <w:tabs>
          <w:tab w:val="num" w:pos="1080"/>
        </w:tabs>
        <w:ind w:left="360" w:hanging="360"/>
      </w:pPr>
    </w:lvl>
    <w:lvl w:ilvl="1">
      <w:start w:val="1"/>
      <w:numFmt w:val="none"/>
      <w:lvlText w:val="Part - "/>
      <w:lvlJc w:val="left"/>
      <w:pPr>
        <w:tabs>
          <w:tab w:val="num" w:pos="1080"/>
        </w:tabs>
        <w:ind w:left="720" w:hanging="360"/>
      </w:pPr>
    </w:lvl>
    <w:lvl w:ilvl="2">
      <w:start w:val="1"/>
      <w:numFmt w:val="none"/>
      <w:lvlText w:val="Division  - "/>
      <w:lvlJc w:val="left"/>
      <w:pPr>
        <w:tabs>
          <w:tab w:val="num" w:pos="1800"/>
        </w:tabs>
        <w:ind w:left="1080" w:hanging="360"/>
      </w:pPr>
    </w:lvl>
    <w:lvl w:ilvl="3">
      <w:start w:val="1"/>
      <w:numFmt w:val="none"/>
      <w:lvlText w:val="Subdivision - "/>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26" w15:restartNumberingAfterBreak="0">
    <w:nsid w:val="310F4753"/>
    <w:multiLevelType w:val="multilevel"/>
    <w:tmpl w:val="4F04CBBC"/>
    <w:name w:val="SchedulePart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15:restartNumberingAfterBreak="0">
    <w:nsid w:val="351C33A5"/>
    <w:multiLevelType w:val="multilevel"/>
    <w:tmpl w:val="6A7E0364"/>
    <w:name w:val="ScheduleSection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396812B4"/>
    <w:multiLevelType w:val="multilevel"/>
    <w:tmpl w:val="835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B60E0"/>
    <w:multiLevelType w:val="hybridMultilevel"/>
    <w:tmpl w:val="856E34C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3C2808C0"/>
    <w:multiLevelType w:val="singleLevel"/>
    <w:tmpl w:val="BDD2BB06"/>
    <w:lvl w:ilvl="0">
      <w:start w:val="1"/>
      <w:numFmt w:val="bullet"/>
      <w:lvlText w:val=""/>
      <w:lvlJc w:val="left"/>
      <w:pPr>
        <w:tabs>
          <w:tab w:val="num" w:pos="1446"/>
        </w:tabs>
        <w:ind w:left="1446" w:hanging="567"/>
      </w:pPr>
      <w:rPr>
        <w:rFonts w:ascii="Symbol" w:hAnsi="Symbol" w:hint="default"/>
      </w:rPr>
    </w:lvl>
  </w:abstractNum>
  <w:abstractNum w:abstractNumId="31" w15:restartNumberingAfterBreak="0">
    <w:nsid w:val="4A985E84"/>
    <w:multiLevelType w:val="multilevel"/>
    <w:tmpl w:val="B17C9440"/>
    <w:name w:val="heading"/>
    <w:lvl w:ilvl="0">
      <w:start w:val="1"/>
      <w:numFmt w:val="decimal"/>
      <w:suff w:val="space"/>
      <w:lvlText w:val="Chapter %1 — "/>
      <w:lvlJc w:val="left"/>
      <w:pPr>
        <w:ind w:left="0" w:firstLine="0"/>
      </w:pPr>
    </w:lvl>
    <w:lvl w:ilvl="1">
      <w:start w:val="1"/>
      <w:numFmt w:val="decimal"/>
      <w:suff w:val="space"/>
      <w:lvlText w:val="Part %2 — "/>
      <w:lvlJc w:val="left"/>
      <w:pPr>
        <w:ind w:left="0" w:firstLine="0"/>
      </w:pPr>
    </w:lvl>
    <w:lvl w:ilvl="2">
      <w:start w:val="1"/>
      <w:numFmt w:val="decimal"/>
      <w:suff w:val="space"/>
      <w:lvlText w:val="Division %3 — "/>
      <w:lvlJc w:val="left"/>
      <w:pPr>
        <w:ind w:left="0" w:firstLine="0"/>
      </w:pPr>
    </w:lvl>
    <w:lvl w:ilvl="3">
      <w:start w:val="1"/>
      <w:numFmt w:val="decimal"/>
      <w:suff w:val="space"/>
      <w:lvlText w:val="Subdivision %4 — "/>
      <w:lvlJc w:val="left"/>
      <w:pPr>
        <w:ind w:left="0" w:firstLine="0"/>
      </w:pPr>
    </w:lvl>
    <w:lvl w:ilvl="4">
      <w:start w:val="1"/>
      <w:numFmt w:val="decimal"/>
      <w:lvlRestart w:val="0"/>
      <w:suff w:val="space"/>
      <w:lvlText w:val="%5. "/>
      <w:lvlJc w:val="left"/>
      <w:pPr>
        <w:ind w:left="893" w:hanging="893"/>
      </w:pPr>
    </w:lvl>
    <w:lvl w:ilvl="5">
      <w:start w:val="1"/>
      <w:numFmt w:val="decimal"/>
      <w:suff w:val="nothing"/>
      <w:lvlText w:val="(%6)"/>
      <w:lvlJc w:val="right"/>
      <w:pPr>
        <w:ind w:left="0" w:firstLine="72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CBC104E"/>
    <w:multiLevelType w:val="multilevel"/>
    <w:tmpl w:val="7CB48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106A5"/>
    <w:multiLevelType w:val="singleLevel"/>
    <w:tmpl w:val="43F8DBCA"/>
    <w:name w:val="headings1"/>
    <w:lvl w:ilvl="0">
      <w:start w:val="1"/>
      <w:numFmt w:val="lowerRoman"/>
      <w:lvlText w:val="(%1)"/>
      <w:lvlJc w:val="right"/>
      <w:pPr>
        <w:tabs>
          <w:tab w:val="num" w:pos="2376"/>
        </w:tabs>
        <w:ind w:left="2376" w:hanging="288"/>
      </w:pPr>
    </w:lvl>
  </w:abstractNum>
  <w:abstractNum w:abstractNumId="34" w15:restartNumberingAfterBreak="0">
    <w:nsid w:val="5F092D33"/>
    <w:multiLevelType w:val="singleLevel"/>
    <w:tmpl w:val="118EBDB0"/>
    <w:name w:val="headings12"/>
    <w:lvl w:ilvl="0">
      <w:start w:val="1"/>
      <w:numFmt w:val="lowerLetter"/>
      <w:lvlText w:val="(%1)"/>
      <w:lvlJc w:val="right"/>
      <w:pPr>
        <w:tabs>
          <w:tab w:val="num" w:pos="2664"/>
        </w:tabs>
        <w:ind w:left="2664" w:hanging="288"/>
      </w:pPr>
    </w:lvl>
  </w:abstractNum>
  <w:abstractNum w:abstractNumId="35" w15:restartNumberingAfterBreak="0">
    <w:nsid w:val="61B23D05"/>
    <w:multiLevelType w:val="multilevel"/>
    <w:tmpl w:val="3C5A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140E9"/>
    <w:multiLevelType w:val="multilevel"/>
    <w:tmpl w:val="EE3E4260"/>
    <w:name w:val="def2"/>
    <w:lvl w:ilvl="0">
      <w:start w:val="1"/>
      <w:numFmt w:val="none"/>
      <w:lvlText w:val=""/>
      <w:lvlJc w:val="right"/>
      <w:pPr>
        <w:tabs>
          <w:tab w:val="num" w:pos="936"/>
        </w:tabs>
        <w:ind w:left="936" w:hanging="648"/>
      </w:pPr>
      <w:rPr>
        <w:vanish w:val="0"/>
      </w:rPr>
    </w:lvl>
    <w:lvl w:ilvl="1">
      <w:start w:val="1"/>
      <w:numFmt w:val="none"/>
      <w:lvlText w:val=""/>
      <w:lvlJc w:val="right"/>
      <w:pPr>
        <w:tabs>
          <w:tab w:val="num" w:pos="1800"/>
        </w:tabs>
        <w:ind w:left="1800" w:hanging="288"/>
      </w:pPr>
      <w:rPr>
        <w:rFonts w:ascii="NewCenturySchlbk" w:hAnsi="NewCenturySchlbk" w:hint="default"/>
        <w:b w:val="0"/>
        <w:i w:val="0"/>
        <w:sz w:val="22"/>
      </w:rPr>
    </w:lvl>
    <w:lvl w:ilvl="2">
      <w:start w:val="1"/>
      <w:numFmt w:val="none"/>
      <w:lvlText w:val=""/>
      <w:lvlJc w:val="right"/>
      <w:pPr>
        <w:tabs>
          <w:tab w:val="num" w:pos="2376"/>
        </w:tabs>
        <w:ind w:left="2376" w:hanging="288"/>
      </w:pPr>
    </w:lvl>
    <w:lvl w:ilvl="3">
      <w:start w:val="1"/>
      <w:numFmt w:val="none"/>
      <w:lvlText w:val=""/>
      <w:lvlJc w:val="right"/>
      <w:pPr>
        <w:tabs>
          <w:tab w:val="num" w:pos="2952"/>
        </w:tabs>
        <w:ind w:left="2952" w:hanging="288"/>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37" w15:restartNumberingAfterBreak="0">
    <w:nsid w:val="6C5A1935"/>
    <w:multiLevelType w:val="hybridMultilevel"/>
    <w:tmpl w:val="72B0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4A591E"/>
    <w:multiLevelType w:val="multilevel"/>
    <w:tmpl w:val="76644C80"/>
    <w:name w:val="headings\l7"/>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lowerLetter"/>
      <w:lvlText w:val="(%7)"/>
      <w:lvlJc w:val="right"/>
      <w:pPr>
        <w:tabs>
          <w:tab w:val="num" w:pos="1440"/>
        </w:tabs>
        <w:ind w:left="1440" w:hanging="288"/>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6FDE73CC"/>
    <w:multiLevelType w:val="multilevel"/>
    <w:tmpl w:val="E1B8D9A4"/>
    <w:name w:val="Penalty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0" w15:restartNumberingAfterBreak="0">
    <w:nsid w:val="71301A08"/>
    <w:multiLevelType w:val="multilevel"/>
    <w:tmpl w:val="BA46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821B5A"/>
    <w:multiLevelType w:val="singleLevel"/>
    <w:tmpl w:val="FEEA0620"/>
    <w:lvl w:ilvl="0">
      <w:start w:val="5"/>
      <w:numFmt w:val="decimal"/>
      <w:lvlText w:val="%1"/>
      <w:lvlJc w:val="left"/>
      <w:pPr>
        <w:tabs>
          <w:tab w:val="num" w:pos="465"/>
        </w:tabs>
        <w:ind w:left="465" w:hanging="465"/>
      </w:pPr>
      <w:rPr>
        <w:rFonts w:hint="default"/>
      </w:rPr>
    </w:lvl>
  </w:abstractNum>
  <w:num w:numId="1" w16cid:durableId="144904061">
    <w:abstractNumId w:val="9"/>
  </w:num>
  <w:num w:numId="2" w16cid:durableId="60913674">
    <w:abstractNumId w:val="7"/>
  </w:num>
  <w:num w:numId="3" w16cid:durableId="130245607">
    <w:abstractNumId w:val="6"/>
  </w:num>
  <w:num w:numId="4" w16cid:durableId="2035765028">
    <w:abstractNumId w:val="5"/>
  </w:num>
  <w:num w:numId="5" w16cid:durableId="1676768013">
    <w:abstractNumId w:val="4"/>
  </w:num>
  <w:num w:numId="6" w16cid:durableId="969899978">
    <w:abstractNumId w:val="8"/>
  </w:num>
  <w:num w:numId="7" w16cid:durableId="462844091">
    <w:abstractNumId w:val="3"/>
  </w:num>
  <w:num w:numId="8" w16cid:durableId="1000305299">
    <w:abstractNumId w:val="2"/>
  </w:num>
  <w:num w:numId="9" w16cid:durableId="920987251">
    <w:abstractNumId w:val="1"/>
  </w:num>
  <w:num w:numId="10" w16cid:durableId="1714188912">
    <w:abstractNumId w:val="41"/>
  </w:num>
  <w:num w:numId="11" w16cid:durableId="151064842">
    <w:abstractNumId w:val="17"/>
  </w:num>
  <w:num w:numId="12" w16cid:durableId="639649826">
    <w:abstractNumId w:val="21"/>
  </w:num>
  <w:num w:numId="13" w16cid:durableId="261960843">
    <w:abstractNumId w:val="12"/>
  </w:num>
  <w:num w:numId="14" w16cid:durableId="630400670">
    <w:abstractNumId w:val="30"/>
  </w:num>
  <w:num w:numId="15" w16cid:durableId="163010790">
    <w:abstractNumId w:val="0"/>
  </w:num>
  <w:num w:numId="16" w16cid:durableId="1296256731">
    <w:abstractNumId w:val="37"/>
  </w:num>
  <w:num w:numId="17" w16cid:durableId="705905534">
    <w:abstractNumId w:val="32"/>
  </w:num>
  <w:num w:numId="18" w16cid:durableId="1959867763">
    <w:abstractNumId w:val="29"/>
  </w:num>
  <w:num w:numId="19" w16cid:durableId="2050915957">
    <w:abstractNumId w:val="20"/>
  </w:num>
  <w:num w:numId="20" w16cid:durableId="656567397">
    <w:abstractNumId w:val="18"/>
  </w:num>
  <w:num w:numId="21" w16cid:durableId="145362874">
    <w:abstractNumId w:val="10"/>
  </w:num>
  <w:num w:numId="22" w16cid:durableId="1936209611">
    <w:abstractNumId w:val="35"/>
  </w:num>
  <w:num w:numId="23" w16cid:durableId="1401489513">
    <w:abstractNumId w:val="40"/>
  </w:num>
  <w:num w:numId="24" w16cid:durableId="135145131">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hideSpellingErrors/>
  <w:activeWritingStyle w:appName="MSWord" w:lang="en-AU" w:vendorID="8" w:dllVersion="513" w:checkStyle="1"/>
  <w:activeWritingStyle w:appName="MSWord" w:lang="en-US" w:vendorID="8" w:dllVersion="513" w:checkStyle="1"/>
  <w:defaultTabStop w:val="720"/>
  <w:hyphenationZone w:val="863"/>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38"/>
    <w:rsid w:val="000031BA"/>
    <w:rsid w:val="0002235D"/>
    <w:rsid w:val="00027879"/>
    <w:rsid w:val="00061285"/>
    <w:rsid w:val="00073CCF"/>
    <w:rsid w:val="00080EC4"/>
    <w:rsid w:val="00095C54"/>
    <w:rsid w:val="00100953"/>
    <w:rsid w:val="0010281C"/>
    <w:rsid w:val="00112858"/>
    <w:rsid w:val="00115D09"/>
    <w:rsid w:val="001167C3"/>
    <w:rsid w:val="001250D2"/>
    <w:rsid w:val="001801E4"/>
    <w:rsid w:val="001F1AA7"/>
    <w:rsid w:val="0020311D"/>
    <w:rsid w:val="00204E1B"/>
    <w:rsid w:val="00236583"/>
    <w:rsid w:val="00236AA9"/>
    <w:rsid w:val="002805FB"/>
    <w:rsid w:val="002A13AC"/>
    <w:rsid w:val="002A7949"/>
    <w:rsid w:val="002B2846"/>
    <w:rsid w:val="002D5F7C"/>
    <w:rsid w:val="00306942"/>
    <w:rsid w:val="00335735"/>
    <w:rsid w:val="00361EC1"/>
    <w:rsid w:val="00386642"/>
    <w:rsid w:val="00391B22"/>
    <w:rsid w:val="003F0974"/>
    <w:rsid w:val="0040097E"/>
    <w:rsid w:val="00402E60"/>
    <w:rsid w:val="004508F2"/>
    <w:rsid w:val="004812B5"/>
    <w:rsid w:val="004B78EB"/>
    <w:rsid w:val="004C7FE1"/>
    <w:rsid w:val="004E0116"/>
    <w:rsid w:val="004F0B26"/>
    <w:rsid w:val="004F25A8"/>
    <w:rsid w:val="004F62D3"/>
    <w:rsid w:val="0052567D"/>
    <w:rsid w:val="00531C27"/>
    <w:rsid w:val="00564850"/>
    <w:rsid w:val="0056725E"/>
    <w:rsid w:val="005855D8"/>
    <w:rsid w:val="00586102"/>
    <w:rsid w:val="005A322A"/>
    <w:rsid w:val="005B0824"/>
    <w:rsid w:val="005D0BEC"/>
    <w:rsid w:val="005E33BB"/>
    <w:rsid w:val="00670F86"/>
    <w:rsid w:val="006744D4"/>
    <w:rsid w:val="006A7CA1"/>
    <w:rsid w:val="006D21FD"/>
    <w:rsid w:val="006D37FE"/>
    <w:rsid w:val="006D5F75"/>
    <w:rsid w:val="006E184C"/>
    <w:rsid w:val="007200A2"/>
    <w:rsid w:val="00723983"/>
    <w:rsid w:val="00760954"/>
    <w:rsid w:val="0076780B"/>
    <w:rsid w:val="00774CDC"/>
    <w:rsid w:val="00793655"/>
    <w:rsid w:val="00797827"/>
    <w:rsid w:val="007B4737"/>
    <w:rsid w:val="007E23EE"/>
    <w:rsid w:val="008002C9"/>
    <w:rsid w:val="00801DD5"/>
    <w:rsid w:val="008047CB"/>
    <w:rsid w:val="008261E0"/>
    <w:rsid w:val="00830BE1"/>
    <w:rsid w:val="00897981"/>
    <w:rsid w:val="008A6F76"/>
    <w:rsid w:val="008C70D7"/>
    <w:rsid w:val="008F7B3E"/>
    <w:rsid w:val="00916B6C"/>
    <w:rsid w:val="009211A2"/>
    <w:rsid w:val="00925BFB"/>
    <w:rsid w:val="0092685D"/>
    <w:rsid w:val="009549CE"/>
    <w:rsid w:val="00964E78"/>
    <w:rsid w:val="009B6020"/>
    <w:rsid w:val="009C2318"/>
    <w:rsid w:val="009E120B"/>
    <w:rsid w:val="00A2033E"/>
    <w:rsid w:val="00A4508A"/>
    <w:rsid w:val="00A50B15"/>
    <w:rsid w:val="00A709BA"/>
    <w:rsid w:val="00A91122"/>
    <w:rsid w:val="00A974BA"/>
    <w:rsid w:val="00AA0E57"/>
    <w:rsid w:val="00AB1A29"/>
    <w:rsid w:val="00AC4F17"/>
    <w:rsid w:val="00AE1956"/>
    <w:rsid w:val="00AE7388"/>
    <w:rsid w:val="00AF233D"/>
    <w:rsid w:val="00AF4F8F"/>
    <w:rsid w:val="00B01486"/>
    <w:rsid w:val="00B15B2D"/>
    <w:rsid w:val="00B76A6E"/>
    <w:rsid w:val="00B90A94"/>
    <w:rsid w:val="00B95CD6"/>
    <w:rsid w:val="00BA50F5"/>
    <w:rsid w:val="00BC079F"/>
    <w:rsid w:val="00BD4EBC"/>
    <w:rsid w:val="00C149EF"/>
    <w:rsid w:val="00C265E5"/>
    <w:rsid w:val="00C33F32"/>
    <w:rsid w:val="00C7067A"/>
    <w:rsid w:val="00CA14F4"/>
    <w:rsid w:val="00CC729D"/>
    <w:rsid w:val="00CD0A97"/>
    <w:rsid w:val="00CF422C"/>
    <w:rsid w:val="00D02B76"/>
    <w:rsid w:val="00D65679"/>
    <w:rsid w:val="00D87638"/>
    <w:rsid w:val="00D9769F"/>
    <w:rsid w:val="00D97D20"/>
    <w:rsid w:val="00E2055E"/>
    <w:rsid w:val="00E22148"/>
    <w:rsid w:val="00E53809"/>
    <w:rsid w:val="00E54ADC"/>
    <w:rsid w:val="00E6281D"/>
    <w:rsid w:val="00E802D6"/>
    <w:rsid w:val="00E903D5"/>
    <w:rsid w:val="00EA10C8"/>
    <w:rsid w:val="00EB00DF"/>
    <w:rsid w:val="00ED0622"/>
    <w:rsid w:val="00EE1F4E"/>
    <w:rsid w:val="00EE7FDB"/>
    <w:rsid w:val="00F268CE"/>
    <w:rsid w:val="00F67448"/>
    <w:rsid w:val="00F75421"/>
    <w:rsid w:val="00F8555A"/>
    <w:rsid w:val="00F85D32"/>
    <w:rsid w:val="00F96747"/>
    <w:rsid w:val="00FD5A05"/>
    <w:rsid w:val="00FE5093"/>
    <w:rsid w:val="00FE7F81"/>
    <w:rsid w:val="00FF0E5A"/>
    <w:rsid w:val="00FF7D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21DF542-39DD-4A5F-8DB7-8839CA79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79F"/>
    <w:pPr>
      <w:keepNext/>
      <w:keepLines/>
      <w:spacing w:before="360" w:after="80" w:line="278" w:lineRule="auto"/>
      <w:outlineLvl w:val="0"/>
      <w:pPrChange w:id="0" w:author="Schooling, Kathryn H (EHS)" w:date="2026-09-25T20:05:00Z">
        <w:pPr>
          <w:keepNext/>
          <w:keepLines/>
          <w:spacing w:before="360" w:after="80" w:line="278" w:lineRule="auto"/>
          <w:outlineLvl w:val="0"/>
        </w:pPr>
      </w:pPrChange>
    </w:pPr>
    <w:rPr>
      <w:rFonts w:asciiTheme="majorHAnsi" w:eastAsiaTheme="majorEastAsia" w:hAnsiTheme="majorHAnsi" w:cstheme="majorBidi"/>
      <w:color w:val="365F91" w:themeColor="accent1" w:themeShade="BF"/>
      <w:kern w:val="2"/>
      <w:sz w:val="40"/>
      <w:szCs w:val="40"/>
      <w:lang w:val="en-US" w:eastAsia="en-US"/>
      <w14:ligatures w14:val="standardContextual"/>
      <w:rPrChange w:id="0" w:author="Schooling, Kathryn H (EHS)" w:date="2026-09-25T20:05:00Z">
        <w:rPr>
          <w:rFonts w:asciiTheme="majorHAnsi" w:eastAsiaTheme="majorEastAsia" w:hAnsiTheme="majorHAnsi" w:cstheme="majorBidi"/>
          <w:color w:val="365F9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BC079F"/>
    <w:pPr>
      <w:keepNext/>
      <w:keepLines/>
      <w:spacing w:before="160" w:after="80" w:line="278" w:lineRule="auto"/>
      <w:outlineLvl w:val="1"/>
      <w:pPrChange w:id="1" w:author="Schooling, Kathryn H (EHS)" w:date="2026-09-25T20:05:00Z">
        <w:pPr>
          <w:keepNext/>
          <w:keepLines/>
          <w:spacing w:before="160" w:after="80" w:line="278" w:lineRule="auto"/>
          <w:outlineLvl w:val="1"/>
        </w:pPr>
      </w:pPrChange>
    </w:pPr>
    <w:rPr>
      <w:rFonts w:asciiTheme="majorHAnsi" w:eastAsiaTheme="majorEastAsia" w:hAnsiTheme="majorHAnsi" w:cstheme="majorBidi"/>
      <w:color w:val="365F91" w:themeColor="accent1" w:themeShade="BF"/>
      <w:kern w:val="2"/>
      <w:sz w:val="32"/>
      <w:szCs w:val="32"/>
      <w:lang w:val="en-US" w:eastAsia="en-US"/>
      <w14:ligatures w14:val="standardContextual"/>
      <w:rPrChange w:id="1" w:author="Schooling, Kathryn H (EHS)" w:date="2026-09-25T20:05:00Z">
        <w:rPr>
          <w:rFonts w:asciiTheme="majorHAnsi" w:eastAsiaTheme="majorEastAsia" w:hAnsiTheme="majorHAnsi" w:cstheme="majorBidi"/>
          <w:color w:val="365F9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BC079F"/>
    <w:pPr>
      <w:keepNext/>
      <w:keepLines/>
      <w:spacing w:before="160" w:after="80" w:line="278" w:lineRule="auto"/>
      <w:outlineLvl w:val="2"/>
      <w:pPrChange w:id="2" w:author="Schooling, Kathryn H (EHS)" w:date="2026-09-25T20:05:00Z">
        <w:pPr>
          <w:keepNext/>
          <w:keepLines/>
          <w:spacing w:before="160" w:after="80" w:line="278" w:lineRule="auto"/>
          <w:outlineLvl w:val="2"/>
        </w:pPr>
      </w:pPrChange>
    </w:pPr>
    <w:rPr>
      <w:rFonts w:asciiTheme="minorHAnsi" w:eastAsiaTheme="majorEastAsia" w:hAnsiTheme="minorHAnsi" w:cstheme="majorBidi"/>
      <w:color w:val="365F91" w:themeColor="accent1" w:themeShade="BF"/>
      <w:kern w:val="2"/>
      <w:sz w:val="28"/>
      <w:szCs w:val="28"/>
      <w:lang w:val="en-US" w:eastAsia="en-US"/>
      <w14:ligatures w14:val="standardContextual"/>
      <w:rPrChange w:id="2" w:author="Schooling, Kathryn H (EHS)" w:date="2026-09-25T20:05:00Z">
        <w:rPr>
          <w:rFonts w:asciiTheme="minorHAnsi" w:eastAsiaTheme="majorEastAsia" w:hAnsiTheme="minorHAnsi" w:cstheme="majorBidi"/>
          <w:color w:val="365F9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BC079F"/>
    <w:pPr>
      <w:keepNext/>
      <w:keepLines/>
      <w:spacing w:before="80" w:after="40" w:line="278" w:lineRule="auto"/>
      <w:outlineLvl w:val="3"/>
      <w:pPrChange w:id="3" w:author="Schooling, Kathryn H (EHS)" w:date="2026-09-25T20:05:00Z">
        <w:pPr>
          <w:keepNext/>
          <w:keepLines/>
          <w:spacing w:before="80" w:after="40" w:line="278" w:lineRule="auto"/>
          <w:outlineLvl w:val="3"/>
        </w:pPr>
      </w:pPrChange>
    </w:pPr>
    <w:rPr>
      <w:rFonts w:asciiTheme="minorHAnsi" w:eastAsiaTheme="majorEastAsia" w:hAnsiTheme="minorHAnsi" w:cstheme="majorBidi"/>
      <w:i/>
      <w:iCs/>
      <w:color w:val="365F91" w:themeColor="accent1" w:themeShade="BF"/>
      <w:kern w:val="2"/>
      <w:sz w:val="24"/>
      <w:szCs w:val="24"/>
      <w:lang w:val="en-US" w:eastAsia="en-US"/>
      <w14:ligatures w14:val="standardContextual"/>
      <w:rPrChange w:id="3" w:author="Schooling, Kathryn H (EHS)" w:date="2026-09-25T20:05:00Z">
        <w:rPr>
          <w:rFonts w:asciiTheme="minorHAnsi" w:eastAsiaTheme="majorEastAsia" w:hAnsiTheme="minorHAnsi" w:cstheme="majorBidi"/>
          <w:i/>
          <w:iCs/>
          <w:color w:val="365F9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BC079F"/>
    <w:pPr>
      <w:keepNext/>
      <w:keepLines/>
      <w:spacing w:before="80" w:after="40" w:line="278" w:lineRule="auto"/>
      <w:outlineLvl w:val="4"/>
      <w:pPrChange w:id="4" w:author="Schooling, Kathryn H (EHS)" w:date="2026-09-25T20:05:00Z">
        <w:pPr>
          <w:keepNext/>
          <w:keepLines/>
          <w:spacing w:before="80" w:after="40" w:line="278" w:lineRule="auto"/>
          <w:outlineLvl w:val="4"/>
        </w:pPr>
      </w:pPrChange>
    </w:pPr>
    <w:rPr>
      <w:rFonts w:asciiTheme="minorHAnsi" w:eastAsiaTheme="majorEastAsia" w:hAnsiTheme="minorHAnsi" w:cstheme="majorBidi"/>
      <w:color w:val="365F91" w:themeColor="accent1" w:themeShade="BF"/>
      <w:kern w:val="2"/>
      <w:sz w:val="24"/>
      <w:szCs w:val="24"/>
      <w:lang w:val="en-US" w:eastAsia="en-US"/>
      <w14:ligatures w14:val="standardContextual"/>
      <w:rPrChange w:id="4" w:author="Schooling, Kathryn H (EHS)" w:date="2026-09-25T20:05:00Z">
        <w:rPr>
          <w:rFonts w:asciiTheme="minorHAnsi" w:eastAsiaTheme="majorEastAsia" w:hAnsiTheme="minorHAnsi" w:cstheme="majorBidi"/>
          <w:color w:val="365F9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BC079F"/>
    <w:pPr>
      <w:keepNext/>
      <w:keepLines/>
      <w:spacing w:before="40" w:line="278" w:lineRule="auto"/>
      <w:outlineLvl w:val="5"/>
      <w:pPrChange w:id="5" w:author="Schooling, Kathryn H (EHS)" w:date="2026-09-25T20:05:00Z">
        <w:pPr>
          <w:keepNext/>
          <w:keepLines/>
          <w:spacing w:before="40" w:line="278" w:lineRule="auto"/>
          <w:outlineLvl w:val="5"/>
        </w:pPr>
      </w:pPrChange>
    </w:pPr>
    <w:rPr>
      <w:rFonts w:asciiTheme="minorHAnsi" w:eastAsiaTheme="majorEastAsia" w:hAnsiTheme="minorHAnsi" w:cstheme="majorBidi"/>
      <w:i/>
      <w:iCs/>
      <w:color w:val="595959" w:themeColor="text1" w:themeTint="A6"/>
      <w:kern w:val="2"/>
      <w:sz w:val="24"/>
      <w:szCs w:val="24"/>
      <w:lang w:val="en-US" w:eastAsia="en-US"/>
      <w14:ligatures w14:val="standardContextual"/>
      <w:rPrChange w:id="5" w:author="Schooling, Kathryn H (EHS)" w:date="2026-09-25T20:05: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BC079F"/>
    <w:pPr>
      <w:keepNext/>
      <w:keepLines/>
      <w:spacing w:before="40" w:line="278" w:lineRule="auto"/>
      <w:outlineLvl w:val="6"/>
      <w:pPrChange w:id="6" w:author="Schooling, Kathryn H (EHS)" w:date="2026-09-25T20:05:00Z">
        <w:pPr>
          <w:keepNext/>
          <w:keepLines/>
          <w:spacing w:before="40" w:line="278" w:lineRule="auto"/>
          <w:outlineLvl w:val="6"/>
        </w:pPr>
      </w:pPrChange>
    </w:pPr>
    <w:rPr>
      <w:rFonts w:asciiTheme="minorHAnsi" w:eastAsiaTheme="majorEastAsia" w:hAnsiTheme="minorHAnsi" w:cstheme="majorBidi"/>
      <w:color w:val="595959" w:themeColor="text1" w:themeTint="A6"/>
      <w:kern w:val="2"/>
      <w:sz w:val="24"/>
      <w:szCs w:val="24"/>
      <w:lang w:val="en-US" w:eastAsia="en-US"/>
      <w14:ligatures w14:val="standardContextual"/>
      <w:rPrChange w:id="6" w:author="Schooling, Kathryn H (EHS)" w:date="2026-09-25T20:05: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BC079F"/>
    <w:pPr>
      <w:keepNext/>
      <w:keepLines/>
      <w:spacing w:line="278" w:lineRule="auto"/>
      <w:outlineLvl w:val="7"/>
      <w:pPrChange w:id="7" w:author="Schooling, Kathryn H (EHS)" w:date="2026-09-25T20:05:00Z">
        <w:pPr>
          <w:keepNext/>
          <w:keepLines/>
          <w:spacing w:line="278" w:lineRule="auto"/>
          <w:outlineLvl w:val="7"/>
        </w:pPr>
      </w:pPrChange>
    </w:pPr>
    <w:rPr>
      <w:rFonts w:asciiTheme="minorHAnsi" w:eastAsiaTheme="majorEastAsia" w:hAnsiTheme="minorHAnsi" w:cstheme="majorBidi"/>
      <w:i/>
      <w:iCs/>
      <w:color w:val="272727" w:themeColor="text1" w:themeTint="D8"/>
      <w:kern w:val="2"/>
      <w:sz w:val="24"/>
      <w:szCs w:val="24"/>
      <w:lang w:val="en-US" w:eastAsia="en-US"/>
      <w14:ligatures w14:val="standardContextual"/>
      <w:rPrChange w:id="7" w:author="Schooling, Kathryn H (EHS)" w:date="2026-09-25T20:05: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BC079F"/>
    <w:pPr>
      <w:keepNext/>
      <w:keepLines/>
      <w:spacing w:line="278" w:lineRule="auto"/>
      <w:outlineLvl w:val="8"/>
      <w:pPrChange w:id="8" w:author="Schooling, Kathryn H (EHS)" w:date="2026-09-25T20:05:00Z">
        <w:pPr>
          <w:keepNext/>
          <w:keepLines/>
          <w:spacing w:line="278" w:lineRule="auto"/>
          <w:outlineLvl w:val="8"/>
        </w:pPr>
      </w:pPrChange>
    </w:pPr>
    <w:rPr>
      <w:rFonts w:asciiTheme="minorHAnsi" w:eastAsiaTheme="majorEastAsia" w:hAnsiTheme="minorHAnsi" w:cstheme="majorBidi"/>
      <w:color w:val="272727" w:themeColor="text1" w:themeTint="D8"/>
      <w:kern w:val="2"/>
      <w:sz w:val="24"/>
      <w:szCs w:val="24"/>
      <w:lang w:val="en-US" w:eastAsia="en-US"/>
      <w14:ligatures w14:val="standardContextual"/>
      <w:rPrChange w:id="8" w:author="Schooling, Kathryn H (EHS)" w:date="2026-09-25T20:05: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116"/>
    <w:pPr>
      <w:tabs>
        <w:tab w:val="center" w:pos="4680"/>
        <w:tab w:val="right" w:pos="9360"/>
      </w:tabs>
      <w:pPrChange w:id="9" w:author="Schooling, Kathryn H (EHS)" w:date="2026-09-25T20:05:00Z">
        <w:pPr>
          <w:tabs>
            <w:tab w:val="left" w:pos="284"/>
            <w:tab w:val="center" w:pos="5103"/>
            <w:tab w:val="right" w:pos="9923"/>
          </w:tabs>
          <w:spacing w:after="80"/>
        </w:pPr>
      </w:pPrChange>
    </w:pPr>
    <w:rPr>
      <w:rFonts w:asciiTheme="minorHAnsi" w:eastAsiaTheme="minorHAnsi" w:hAnsiTheme="minorHAnsi" w:cstheme="minorBidi"/>
      <w:kern w:val="2"/>
      <w:sz w:val="24"/>
      <w:szCs w:val="24"/>
      <w:lang w:val="en-US" w:eastAsia="en-US"/>
      <w14:ligatures w14:val="standardContextual"/>
      <w:rPrChange w:id="9" w:author="Schooling, Kathryn H (EHS)" w:date="2026-09-25T20:05:00Z">
        <w:rPr>
          <w:lang w:val="en-AU" w:eastAsia="en-AU" w:bidi="ar-SA"/>
        </w:rPr>
      </w:rPrChange>
    </w:rPr>
  </w:style>
  <w:style w:type="paragraph" w:styleId="Footer">
    <w:name w:val="footer"/>
    <w:basedOn w:val="Normal"/>
    <w:link w:val="FooterChar"/>
    <w:uiPriority w:val="99"/>
    <w:unhideWhenUsed/>
    <w:rsid w:val="004E0116"/>
    <w:pPr>
      <w:tabs>
        <w:tab w:val="center" w:pos="4680"/>
        <w:tab w:val="right" w:pos="9360"/>
      </w:tabs>
      <w:pPrChange w:id="10" w:author="Schooling, Kathryn H (EHS)" w:date="2026-09-25T20:05:00Z">
        <w:pPr>
          <w:jc w:val="center"/>
        </w:pPr>
      </w:pPrChange>
    </w:pPr>
    <w:rPr>
      <w:rFonts w:asciiTheme="minorHAnsi" w:eastAsiaTheme="minorHAnsi" w:hAnsiTheme="minorHAnsi" w:cstheme="minorBidi"/>
      <w:kern w:val="2"/>
      <w:sz w:val="24"/>
      <w:szCs w:val="24"/>
      <w:lang w:val="en-US" w:eastAsia="en-US"/>
      <w14:ligatures w14:val="standardContextual"/>
      <w:rPrChange w:id="10" w:author="Schooling, Kathryn H (EHS)" w:date="2026-09-25T20:05:00Z">
        <w:rPr>
          <w:sz w:val="16"/>
          <w:lang w:val="en-AU" w:eastAsia="en-AU" w:bidi="ar-SA"/>
        </w:rPr>
      </w:rPrChange>
    </w:rPr>
  </w:style>
  <w:style w:type="paragraph" w:customStyle="1" w:styleId="IFooter">
    <w:name w:val="IFooter"/>
    <w:semiHidden/>
    <w:pPr>
      <w:pBdr>
        <w:top w:val="single" w:sz="4" w:space="1" w:color="auto"/>
      </w:pBdr>
      <w:tabs>
        <w:tab w:val="right" w:pos="10206"/>
      </w:tabs>
      <w:spacing w:line="260" w:lineRule="atLeast"/>
    </w:pPr>
    <w:rPr>
      <w:i/>
      <w:snapToGrid w:val="0"/>
      <w:sz w:val="16"/>
      <w:lang w:eastAsia="en-US"/>
    </w:rPr>
  </w:style>
  <w:style w:type="paragraph" w:styleId="DocumentMap">
    <w:name w:val="Document Map"/>
    <w:basedOn w:val="Normal"/>
    <w:semiHidden/>
    <w:pPr>
      <w:shd w:val="clear" w:color="auto" w:fill="000080"/>
    </w:pPr>
    <w:rPr>
      <w:rFonts w:ascii="Tahoma" w:hAnsi="Tahoma"/>
    </w:rPr>
  </w:style>
  <w:style w:type="paragraph" w:customStyle="1" w:styleId="IAlphabetDivider">
    <w:name w:val="IAlphabetDivider"/>
    <w:pPr>
      <w:pageBreakBefore/>
      <w:suppressAutoHyphens/>
      <w:jc w:val="center"/>
      <w:outlineLvl w:val="1"/>
    </w:pPr>
    <w:rPr>
      <w:sz w:val="28"/>
    </w:rPr>
  </w:style>
  <w:style w:type="paragraph" w:customStyle="1" w:styleId="ITable">
    <w:name w:val="ITable"/>
    <w:pPr>
      <w:suppressAutoHyphens/>
      <w:jc w:val="center"/>
      <w:outlineLvl w:val="0"/>
    </w:pPr>
    <w:rPr>
      <w:b/>
      <w:sz w:val="32"/>
    </w:rPr>
  </w:style>
  <w:style w:type="paragraph" w:customStyle="1" w:styleId="IActName">
    <w:name w:val="IActName"/>
    <w:basedOn w:val="Normal"/>
    <w:pPr>
      <w:keepNext/>
      <w:suppressAutoHyphens/>
      <w:spacing w:before="240"/>
      <w:ind w:left="284" w:hanging="284"/>
      <w:outlineLvl w:val="2"/>
    </w:pPr>
    <w:rPr>
      <w:b/>
      <w:i/>
      <w:sz w:val="24"/>
    </w:rPr>
  </w:style>
  <w:style w:type="character" w:styleId="Hyperlink">
    <w:name w:val="Hyperlink"/>
    <w:basedOn w:val="DefaultParagraphFont"/>
    <w:uiPriority w:val="99"/>
    <w:unhideWhenUsed/>
    <w:rsid w:val="00361EC1"/>
    <w:rPr>
      <w:color w:val="0000FF" w:themeColor="hyperlink"/>
      <w:u w:val="single"/>
      <w:rPrChange w:id="11" w:author="Schooling, Kathryn H (EHS)" w:date="2026-09-25T20:05:00Z">
        <w:rPr>
          <w:color w:val="0000FF"/>
          <w:u w:val="none"/>
        </w:rPr>
      </w:rPrChange>
    </w:rPr>
  </w:style>
  <w:style w:type="character" w:styleId="FollowedHyperlink">
    <w:name w:val="FollowedHyperlink"/>
    <w:basedOn w:val="DefaultParagraphFont"/>
    <w:uiPriority w:val="99"/>
    <w:semiHidden/>
    <w:unhideWhenUsed/>
    <w:rsid w:val="00386642"/>
    <w:rPr>
      <w:color w:val="800080" w:themeColor="followedHyperlink"/>
      <w:u w:val="single"/>
      <w:rPrChange w:id="12" w:author="Schooling, Kathryn H (EHS)" w:date="2026-09-25T20:05:00Z">
        <w:rPr>
          <w:color w:val="800080"/>
          <w:u w:val="single"/>
        </w:rPr>
      </w:rPrChange>
    </w:rPr>
  </w:style>
  <w:style w:type="paragraph" w:customStyle="1" w:styleId="BuildTime">
    <w:name w:val="BuildTime"/>
    <w:pPr>
      <w:jc w:val="center"/>
    </w:pPr>
    <w:rPr>
      <w:sz w:val="24"/>
    </w:rPr>
  </w:style>
  <w:style w:type="paragraph" w:customStyle="1" w:styleId="Highlight">
    <w:name w:val="Highlight"/>
    <w:pPr>
      <w:spacing w:before="120" w:after="60"/>
      <w:ind w:left="284" w:hanging="284"/>
      <w:jc w:val="both"/>
    </w:pPr>
    <w:rPr>
      <w:sz w:val="28"/>
    </w:rPr>
  </w:style>
  <w:style w:type="paragraph" w:customStyle="1" w:styleId="Notes">
    <w:name w:val="Notes"/>
  </w:style>
  <w:style w:type="paragraph" w:customStyle="1" w:styleId="Table01Row">
    <w:name w:val="Table01Row"/>
    <w:qFormat/>
    <w:pPr>
      <w:spacing w:before="40" w:after="40"/>
    </w:pPr>
    <w:rPr>
      <w:sz w:val="18"/>
    </w:rPr>
  </w:style>
  <w:style w:type="paragraph" w:customStyle="1" w:styleId="Table01Hdr">
    <w:name w:val="Table01Hdr"/>
    <w:qFormat/>
    <w:pPr>
      <w:jc w:val="center"/>
    </w:pPr>
    <w:rPr>
      <w:b/>
    </w:rPr>
  </w:style>
  <w:style w:type="paragraph" w:customStyle="1" w:styleId="Table01Note">
    <w:name w:val="Table01Note"/>
    <w:qFormat/>
    <w:pPr>
      <w:keepNext/>
      <w:spacing w:before="80" w:after="40"/>
      <w:ind w:left="113"/>
    </w:pPr>
    <w:rPr>
      <w:sz w:val="18"/>
    </w:rPr>
  </w:style>
  <w:style w:type="paragraph" w:customStyle="1" w:styleId="Table01BNote">
    <w:name w:val="Table01BNote"/>
    <w:qFormat/>
    <w:pPr>
      <w:spacing w:before="40" w:after="40"/>
      <w:ind w:left="170" w:hanging="170"/>
    </w:pPr>
    <w:rPr>
      <w:b/>
      <w:sz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184C"/>
    <w:rPr>
      <w:rFonts w:asciiTheme="majorHAnsi" w:eastAsiaTheme="majorEastAsia" w:hAnsiTheme="majorHAnsi" w:cstheme="majorBidi"/>
      <w:color w:val="365F91" w:themeColor="accent1" w:themeShade="BF"/>
      <w:kern w:val="2"/>
      <w:sz w:val="40"/>
      <w:szCs w:val="40"/>
      <w:lang w:val="en-US" w:eastAsia="en-US"/>
      <w14:ligatures w14:val="standardContextual"/>
    </w:rPr>
  </w:style>
  <w:style w:type="character" w:customStyle="1" w:styleId="Heading2Char">
    <w:name w:val="Heading 2 Char"/>
    <w:basedOn w:val="DefaultParagraphFont"/>
    <w:link w:val="Heading2"/>
    <w:uiPriority w:val="9"/>
    <w:rsid w:val="006E184C"/>
    <w:rPr>
      <w:rFonts w:asciiTheme="majorHAnsi" w:eastAsiaTheme="majorEastAsia" w:hAnsiTheme="majorHAnsi" w:cstheme="majorBidi"/>
      <w:color w:val="365F91" w:themeColor="accent1" w:themeShade="BF"/>
      <w:kern w:val="2"/>
      <w:sz w:val="32"/>
      <w:szCs w:val="32"/>
      <w:lang w:val="en-US" w:eastAsia="en-US"/>
      <w14:ligatures w14:val="standardContextual"/>
    </w:rPr>
  </w:style>
  <w:style w:type="character" w:customStyle="1" w:styleId="Heading3Char">
    <w:name w:val="Heading 3 Char"/>
    <w:basedOn w:val="DefaultParagraphFont"/>
    <w:link w:val="Heading3"/>
    <w:uiPriority w:val="9"/>
    <w:rsid w:val="006E184C"/>
    <w:rPr>
      <w:rFonts w:asciiTheme="minorHAnsi" w:eastAsiaTheme="majorEastAsia" w:hAnsiTheme="minorHAnsi" w:cstheme="majorBidi"/>
      <w:color w:val="365F91" w:themeColor="accent1" w:themeShade="BF"/>
      <w:kern w:val="2"/>
      <w:sz w:val="28"/>
      <w:szCs w:val="28"/>
      <w:lang w:val="en-US" w:eastAsia="en-US"/>
      <w14:ligatures w14:val="standardContextual"/>
    </w:rPr>
  </w:style>
  <w:style w:type="character" w:customStyle="1" w:styleId="Heading4Char">
    <w:name w:val="Heading 4 Char"/>
    <w:basedOn w:val="DefaultParagraphFont"/>
    <w:link w:val="Heading4"/>
    <w:uiPriority w:val="9"/>
    <w:rsid w:val="006E184C"/>
    <w:rPr>
      <w:rFonts w:asciiTheme="minorHAnsi" w:eastAsiaTheme="majorEastAsia" w:hAnsiTheme="minorHAnsi" w:cstheme="majorBidi"/>
      <w:i/>
      <w:iCs/>
      <w:color w:val="365F91" w:themeColor="accent1" w:themeShade="BF"/>
      <w:kern w:val="2"/>
      <w:sz w:val="24"/>
      <w:szCs w:val="24"/>
      <w:lang w:val="en-US" w:eastAsia="en-US"/>
      <w14:ligatures w14:val="standardContextual"/>
    </w:rPr>
  </w:style>
  <w:style w:type="character" w:customStyle="1" w:styleId="Heading5Char">
    <w:name w:val="Heading 5 Char"/>
    <w:basedOn w:val="DefaultParagraphFont"/>
    <w:link w:val="Heading5"/>
    <w:uiPriority w:val="9"/>
    <w:rsid w:val="006E184C"/>
    <w:rPr>
      <w:rFonts w:asciiTheme="minorHAnsi" w:eastAsiaTheme="majorEastAsia" w:hAnsiTheme="minorHAnsi" w:cstheme="majorBidi"/>
      <w:color w:val="365F91" w:themeColor="accent1" w:themeShade="BF"/>
      <w:kern w:val="2"/>
      <w:sz w:val="24"/>
      <w:szCs w:val="24"/>
      <w:lang w:val="en-US" w:eastAsia="en-US"/>
      <w14:ligatures w14:val="standardContextual"/>
    </w:rPr>
  </w:style>
  <w:style w:type="character" w:customStyle="1" w:styleId="Heading6Char">
    <w:name w:val="Heading 6 Char"/>
    <w:basedOn w:val="DefaultParagraphFont"/>
    <w:link w:val="Heading6"/>
    <w:uiPriority w:val="9"/>
    <w:rsid w:val="006E184C"/>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character" w:customStyle="1" w:styleId="Heading7Char">
    <w:name w:val="Heading 7 Char"/>
    <w:basedOn w:val="DefaultParagraphFont"/>
    <w:link w:val="Heading7"/>
    <w:uiPriority w:val="9"/>
    <w:semiHidden/>
    <w:rsid w:val="006E184C"/>
    <w:rPr>
      <w:rFonts w:asciiTheme="minorHAnsi" w:eastAsiaTheme="majorEastAsia" w:hAnsiTheme="minorHAnsi" w:cstheme="majorBidi"/>
      <w:color w:val="595959" w:themeColor="text1" w:themeTint="A6"/>
      <w:kern w:val="2"/>
      <w:sz w:val="24"/>
      <w:szCs w:val="24"/>
      <w:lang w:val="en-US" w:eastAsia="en-US"/>
      <w14:ligatures w14:val="standardContextual"/>
    </w:rPr>
  </w:style>
  <w:style w:type="character" w:customStyle="1" w:styleId="Heading8Char">
    <w:name w:val="Heading 8 Char"/>
    <w:basedOn w:val="DefaultParagraphFont"/>
    <w:link w:val="Heading8"/>
    <w:uiPriority w:val="9"/>
    <w:semiHidden/>
    <w:rsid w:val="006E184C"/>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character" w:customStyle="1" w:styleId="Heading9Char">
    <w:name w:val="Heading 9 Char"/>
    <w:basedOn w:val="DefaultParagraphFont"/>
    <w:link w:val="Heading9"/>
    <w:uiPriority w:val="9"/>
    <w:semiHidden/>
    <w:rsid w:val="006E184C"/>
    <w:rPr>
      <w:rFonts w:asciiTheme="minorHAnsi" w:eastAsiaTheme="majorEastAsia" w:hAnsiTheme="minorHAnsi" w:cstheme="majorBidi"/>
      <w:color w:val="272727" w:themeColor="text1" w:themeTint="D8"/>
      <w:kern w:val="2"/>
      <w:sz w:val="24"/>
      <w:szCs w:val="24"/>
      <w:lang w:val="en-US" w:eastAsia="en-US"/>
      <w14:ligatures w14:val="standardContextual"/>
    </w:rPr>
  </w:style>
  <w:style w:type="paragraph" w:styleId="Title">
    <w:name w:val="Title"/>
    <w:basedOn w:val="Normal"/>
    <w:next w:val="Normal"/>
    <w:link w:val="TitleChar"/>
    <w:uiPriority w:val="10"/>
    <w:qFormat/>
    <w:rsid w:val="00BC079F"/>
    <w:pPr>
      <w:spacing w:after="80"/>
      <w:contextualSpacing/>
      <w:pPrChange w:id="13" w:author="Schooling, Kathryn H (EHS)" w:date="2026-09-25T20:05:00Z">
        <w:pPr>
          <w:spacing w:after="80"/>
          <w:contextualSpacing/>
        </w:pPr>
      </w:pPrChange>
    </w:pPr>
    <w:rPr>
      <w:rFonts w:asciiTheme="majorHAnsi" w:eastAsiaTheme="majorEastAsia" w:hAnsiTheme="majorHAnsi" w:cstheme="majorBidi"/>
      <w:spacing w:val="-10"/>
      <w:kern w:val="28"/>
      <w:sz w:val="56"/>
      <w:szCs w:val="56"/>
      <w:lang w:val="en-US" w:eastAsia="en-US"/>
      <w14:ligatures w14:val="standardContextual"/>
      <w:rPrChange w:id="13" w:author="Schooling, Kathryn H (EHS)" w:date="2026-09-25T20:0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6E184C"/>
    <w:rPr>
      <w:rFonts w:asciiTheme="majorHAnsi" w:eastAsiaTheme="majorEastAsia" w:hAnsiTheme="majorHAnsi"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BC079F"/>
    <w:pPr>
      <w:numPr>
        <w:ilvl w:val="1"/>
      </w:numPr>
      <w:spacing w:after="160" w:line="278" w:lineRule="auto"/>
      <w:pPrChange w:id="14" w:author="Schooling, Kathryn H (EHS)" w:date="2026-09-25T20:05:00Z">
        <w:pPr>
          <w:numPr>
            <w:ilvl w:val="1"/>
          </w:numPr>
          <w:spacing w:after="160" w:line="278" w:lineRule="auto"/>
        </w:pPr>
      </w:pPrChange>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Change w:id="14" w:author="Schooling, Kathryn H (EHS)" w:date="2026-09-25T20:05: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6E184C"/>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BC079F"/>
    <w:pPr>
      <w:spacing w:before="160" w:after="160" w:line="278" w:lineRule="auto"/>
      <w:jc w:val="center"/>
      <w:pPrChange w:id="15" w:author="Schooling, Kathryn H (EHS)" w:date="2026-09-25T20:05:00Z">
        <w:pPr>
          <w:spacing w:before="160" w:after="160" w:line="278" w:lineRule="auto"/>
          <w:jc w:val="center"/>
        </w:pPr>
      </w:pPrChange>
    </w:pPr>
    <w:rPr>
      <w:rFonts w:asciiTheme="minorHAnsi" w:eastAsiaTheme="minorHAnsi" w:hAnsiTheme="minorHAnsi" w:cstheme="minorBidi"/>
      <w:i/>
      <w:iCs/>
      <w:color w:val="404040" w:themeColor="text1" w:themeTint="BF"/>
      <w:kern w:val="2"/>
      <w:sz w:val="24"/>
      <w:szCs w:val="24"/>
      <w:lang w:val="en-US" w:eastAsia="en-US"/>
      <w14:ligatures w14:val="standardContextual"/>
      <w:rPrChange w:id="15" w:author="Schooling, Kathryn H (EHS)" w:date="2026-09-25T20:05: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6E184C"/>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paragraph" w:styleId="ListParagraph">
    <w:name w:val="List Paragraph"/>
    <w:basedOn w:val="Normal"/>
    <w:uiPriority w:val="34"/>
    <w:qFormat/>
    <w:rsid w:val="00BC079F"/>
    <w:pPr>
      <w:spacing w:after="160" w:line="278" w:lineRule="auto"/>
      <w:ind w:left="720"/>
      <w:contextualSpacing/>
      <w:pPrChange w:id="16" w:author="Schooling, Kathryn H (EHS)" w:date="2026-09-25T20:05:00Z">
        <w:pPr>
          <w:spacing w:after="160" w:line="278" w:lineRule="auto"/>
          <w:ind w:left="720"/>
          <w:contextualSpacing/>
        </w:pPr>
      </w:pPrChange>
    </w:pPr>
    <w:rPr>
      <w:rFonts w:asciiTheme="minorHAnsi" w:eastAsiaTheme="minorHAnsi" w:hAnsiTheme="minorHAnsi" w:cstheme="minorBidi"/>
      <w:kern w:val="2"/>
      <w:sz w:val="24"/>
      <w:szCs w:val="24"/>
      <w:lang w:val="en-US" w:eastAsia="en-US"/>
      <w14:ligatures w14:val="standardContextual"/>
      <w:rPrChange w:id="16" w:author="Schooling, Kathryn H (EHS)" w:date="2026-09-25T20:05: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6E184C"/>
    <w:rPr>
      <w:i/>
      <w:iCs/>
      <w:color w:val="365F91" w:themeColor="accent1" w:themeShade="BF"/>
    </w:rPr>
  </w:style>
  <w:style w:type="paragraph" w:styleId="IntenseQuote">
    <w:name w:val="Intense Quote"/>
    <w:basedOn w:val="Normal"/>
    <w:next w:val="Normal"/>
    <w:link w:val="IntenseQuoteChar"/>
    <w:uiPriority w:val="30"/>
    <w:qFormat/>
    <w:rsid w:val="00BC079F"/>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7" w:author="Schooling, Kathryn H (EHS)" w:date="2026-09-25T20:05:00Z">
        <w:pPr>
          <w:pBdr>
            <w:top w:val="single" w:sz="4" w:space="10" w:color="365F91" w:themeColor="accent1" w:themeShade="BF"/>
            <w:bottom w:val="single" w:sz="4" w:space="10" w:color="365F91" w:themeColor="accent1" w:themeShade="BF"/>
          </w:pBdr>
          <w:spacing w:before="360" w:after="360" w:line="278" w:lineRule="auto"/>
          <w:ind w:left="864" w:right="864"/>
          <w:jc w:val="center"/>
        </w:pPr>
      </w:pPrChange>
    </w:pPr>
    <w:rPr>
      <w:rFonts w:asciiTheme="minorHAnsi" w:eastAsiaTheme="minorHAnsi" w:hAnsiTheme="minorHAnsi" w:cstheme="minorBidi"/>
      <w:i/>
      <w:iCs/>
      <w:color w:val="365F91" w:themeColor="accent1" w:themeShade="BF"/>
      <w:kern w:val="2"/>
      <w:sz w:val="24"/>
      <w:szCs w:val="24"/>
      <w:lang w:val="en-US" w:eastAsia="en-US"/>
      <w14:ligatures w14:val="standardContextual"/>
      <w:rPrChange w:id="17" w:author="Schooling, Kathryn H (EHS)" w:date="2026-09-25T20:05:00Z">
        <w:rPr>
          <w:rFonts w:asciiTheme="minorHAnsi" w:eastAsiaTheme="minorHAnsi" w:hAnsiTheme="minorHAnsi" w:cstheme="minorBidi"/>
          <w:i/>
          <w:iCs/>
          <w:color w:val="365F9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6E184C"/>
    <w:rPr>
      <w:rFonts w:asciiTheme="minorHAnsi" w:eastAsiaTheme="minorHAnsi" w:hAnsiTheme="minorHAnsi" w:cstheme="minorBidi"/>
      <w:i/>
      <w:iCs/>
      <w:color w:val="365F91" w:themeColor="accent1" w:themeShade="BF"/>
      <w:kern w:val="2"/>
      <w:sz w:val="24"/>
      <w:szCs w:val="24"/>
      <w:lang w:val="en-US" w:eastAsia="en-US"/>
      <w14:ligatures w14:val="standardContextual"/>
    </w:rPr>
  </w:style>
  <w:style w:type="character" w:styleId="IntenseReference">
    <w:name w:val="Intense Reference"/>
    <w:basedOn w:val="DefaultParagraphFont"/>
    <w:uiPriority w:val="32"/>
    <w:qFormat/>
    <w:rsid w:val="006E184C"/>
    <w:rPr>
      <w:b/>
      <w:bCs/>
      <w:smallCaps/>
      <w:color w:val="365F91" w:themeColor="accent1" w:themeShade="BF"/>
      <w:spacing w:val="5"/>
    </w:rPr>
  </w:style>
  <w:style w:type="character" w:customStyle="1" w:styleId="HeaderChar">
    <w:name w:val="Header Char"/>
    <w:basedOn w:val="DefaultParagraphFont"/>
    <w:link w:val="Header"/>
    <w:uiPriority w:val="99"/>
    <w:rsid w:val="006E184C"/>
    <w:rPr>
      <w:rFonts w:asciiTheme="minorHAnsi" w:eastAsiaTheme="minorHAnsi" w:hAnsiTheme="minorHAnsi" w:cstheme="minorBidi"/>
      <w:kern w:val="2"/>
      <w:sz w:val="24"/>
      <w:szCs w:val="24"/>
      <w:lang w:val="en-US" w:eastAsia="en-US"/>
      <w14:ligatures w14:val="standardContextual"/>
    </w:rPr>
  </w:style>
  <w:style w:type="character" w:customStyle="1" w:styleId="FooterChar">
    <w:name w:val="Footer Char"/>
    <w:basedOn w:val="DefaultParagraphFont"/>
    <w:link w:val="Footer"/>
    <w:uiPriority w:val="99"/>
    <w:rsid w:val="006E184C"/>
    <w:rPr>
      <w:rFonts w:asciiTheme="minorHAnsi" w:eastAsiaTheme="minorHAnsi" w:hAnsiTheme="minorHAnsi" w:cstheme="minorBidi"/>
      <w:kern w:val="2"/>
      <w:sz w:val="24"/>
      <w:szCs w:val="24"/>
      <w:lang w:val="en-US" w:eastAsia="en-US"/>
      <w14:ligatures w14:val="standardContextual"/>
    </w:rPr>
  </w:style>
  <w:style w:type="table" w:styleId="PlainTable1">
    <w:name w:val="Plain Table 1"/>
    <w:basedOn w:val="TableNormal"/>
    <w:uiPriority w:val="41"/>
    <w:rsid w:val="006E184C"/>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E184C"/>
    <w:rPr>
      <w:color w:val="605E5C"/>
      <w:shd w:val="clear" w:color="auto" w:fill="E1DFDD"/>
    </w:rPr>
  </w:style>
  <w:style w:type="paragraph" w:styleId="Revision">
    <w:name w:val="Revision"/>
    <w:hidden/>
    <w:uiPriority w:val="99"/>
    <w:semiHidden/>
    <w:rsid w:val="005D0BEC"/>
    <w:pPr>
      <w:pPrChange w:id="18" w:author="Schooling, Kathryn H (EHS)" w:date="2026-09-25T20:05:00Z">
        <w:pPr/>
      </w:pPrChange>
    </w:pPr>
    <w:rPr>
      <w:rFonts w:asciiTheme="minorHAnsi" w:eastAsiaTheme="minorHAnsi" w:hAnsiTheme="minorHAnsi" w:cstheme="minorBidi"/>
      <w:kern w:val="2"/>
      <w:sz w:val="24"/>
      <w:szCs w:val="24"/>
      <w:lang w:val="en-US" w:eastAsia="en-US"/>
      <w14:ligatures w14:val="standardContextual"/>
      <w:rPrChange w:id="18" w:author="Schooling, Kathryn H (EHS)" w:date="2026-09-25T20:05:00Z">
        <w:rPr>
          <w:rFonts w:asciiTheme="minorHAnsi" w:eastAsiaTheme="minorHAnsi" w:hAnsiTheme="minorHAnsi" w:cstheme="minorBidi"/>
          <w:kern w:val="2"/>
          <w:sz w:val="24"/>
          <w:szCs w:val="24"/>
          <w:lang w:val="en-US" w:eastAsia="en-US" w:bidi="ar-SA"/>
          <w14:ligatures w14:val="standardContextual"/>
        </w:rPr>
      </w:rPrChange>
    </w:rPr>
  </w:style>
  <w:style w:type="character" w:styleId="CommentReference">
    <w:name w:val="annotation reference"/>
    <w:basedOn w:val="DefaultParagraphFont"/>
    <w:uiPriority w:val="99"/>
    <w:semiHidden/>
    <w:unhideWhenUsed/>
    <w:rsid w:val="006E184C"/>
    <w:rPr>
      <w:sz w:val="16"/>
      <w:szCs w:val="16"/>
    </w:rPr>
  </w:style>
  <w:style w:type="paragraph" w:styleId="CommentText">
    <w:name w:val="annotation text"/>
    <w:basedOn w:val="Normal"/>
    <w:link w:val="CommentTextChar"/>
    <w:uiPriority w:val="99"/>
    <w:unhideWhenUsed/>
    <w:rsid w:val="00F96747"/>
    <w:pPr>
      <w:spacing w:after="160"/>
      <w:pPrChange w:id="19" w:author="Schooling, Kathryn H (EHS)" w:date="2026-09-25T20:05:00Z">
        <w:pPr>
          <w:spacing w:after="160"/>
        </w:pPr>
      </w:pPrChange>
    </w:pPr>
    <w:rPr>
      <w:rFonts w:asciiTheme="minorHAnsi" w:eastAsiaTheme="minorHAnsi" w:hAnsiTheme="minorHAnsi" w:cstheme="minorBidi"/>
      <w:kern w:val="2"/>
      <w:lang w:val="en-US" w:eastAsia="en-US"/>
      <w14:ligatures w14:val="standardContextual"/>
      <w:rPrChange w:id="19" w:author="Schooling, Kathryn H (EHS)" w:date="2026-09-25T20:05:00Z">
        <w:rPr>
          <w:rFonts w:asciiTheme="minorHAnsi" w:eastAsiaTheme="minorHAnsi" w:hAnsiTheme="minorHAnsi" w:cstheme="minorBidi"/>
          <w:kern w:val="2"/>
          <w:lang w:val="en-US" w:eastAsia="en-US" w:bidi="ar-SA"/>
          <w14:ligatures w14:val="standardContextual"/>
        </w:rPr>
      </w:rPrChange>
    </w:rPr>
  </w:style>
  <w:style w:type="character" w:customStyle="1" w:styleId="CommentTextChar">
    <w:name w:val="Comment Text Char"/>
    <w:basedOn w:val="DefaultParagraphFont"/>
    <w:link w:val="CommentText"/>
    <w:uiPriority w:val="99"/>
    <w:rsid w:val="006E184C"/>
    <w:rPr>
      <w:rFonts w:asciiTheme="minorHAnsi" w:eastAsiaTheme="minorHAnsi" w:hAnsiTheme="minorHAnsi" w:cstheme="minorBidi"/>
      <w:kern w:val="2"/>
      <w:lang w:val="en-US" w:eastAsia="en-US"/>
      <w14:ligatures w14:val="standardContextual"/>
    </w:rPr>
  </w:style>
  <w:style w:type="paragraph" w:styleId="CommentSubject">
    <w:name w:val="annotation subject"/>
    <w:basedOn w:val="CommentText"/>
    <w:next w:val="CommentText"/>
    <w:link w:val="CommentSubjectChar"/>
    <w:uiPriority w:val="99"/>
    <w:semiHidden/>
    <w:unhideWhenUsed/>
    <w:rsid w:val="006E184C"/>
    <w:rPr>
      <w:b/>
      <w:bCs/>
    </w:rPr>
  </w:style>
  <w:style w:type="character" w:customStyle="1" w:styleId="CommentSubjectChar">
    <w:name w:val="Comment Subject Char"/>
    <w:basedOn w:val="CommentTextChar"/>
    <w:link w:val="CommentSubject"/>
    <w:uiPriority w:val="99"/>
    <w:semiHidden/>
    <w:rsid w:val="006E184C"/>
    <w:rPr>
      <w:rFonts w:asciiTheme="minorHAnsi" w:eastAsiaTheme="minorHAnsi" w:hAnsiTheme="minorHAnsi" w:cstheme="minorBidi"/>
      <w:b/>
      <w:bCs/>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593968">
      <w:bodyDiv w:val="1"/>
      <w:marLeft w:val="0"/>
      <w:marRight w:val="0"/>
      <w:marTop w:val="0"/>
      <w:marBottom w:val="0"/>
      <w:divBdr>
        <w:top w:val="none" w:sz="0" w:space="0" w:color="auto"/>
        <w:left w:val="none" w:sz="0" w:space="0" w:color="auto"/>
        <w:bottom w:val="none" w:sz="0" w:space="0" w:color="auto"/>
        <w:right w:val="none" w:sz="0" w:space="0" w:color="auto"/>
      </w:divBdr>
    </w:div>
    <w:div w:id="289173258">
      <w:bodyDiv w:val="1"/>
      <w:marLeft w:val="0"/>
      <w:marRight w:val="0"/>
      <w:marTop w:val="0"/>
      <w:marBottom w:val="0"/>
      <w:divBdr>
        <w:top w:val="none" w:sz="0" w:space="0" w:color="auto"/>
        <w:left w:val="none" w:sz="0" w:space="0" w:color="auto"/>
        <w:bottom w:val="none" w:sz="0" w:space="0" w:color="auto"/>
        <w:right w:val="none" w:sz="0" w:space="0" w:color="auto"/>
      </w:divBdr>
      <w:divsChild>
        <w:div w:id="1126120633">
          <w:marLeft w:val="0"/>
          <w:marRight w:val="0"/>
          <w:marTop w:val="0"/>
          <w:marBottom w:val="0"/>
          <w:divBdr>
            <w:top w:val="none" w:sz="0" w:space="0" w:color="auto"/>
            <w:left w:val="none" w:sz="0" w:space="0" w:color="auto"/>
            <w:bottom w:val="none" w:sz="0" w:space="0" w:color="auto"/>
            <w:right w:val="none" w:sz="0" w:space="0" w:color="auto"/>
          </w:divBdr>
        </w:div>
      </w:divsChild>
    </w:div>
    <w:div w:id="427314408">
      <w:bodyDiv w:val="1"/>
      <w:marLeft w:val="0"/>
      <w:marRight w:val="0"/>
      <w:marTop w:val="0"/>
      <w:marBottom w:val="0"/>
      <w:divBdr>
        <w:top w:val="none" w:sz="0" w:space="0" w:color="auto"/>
        <w:left w:val="none" w:sz="0" w:space="0" w:color="auto"/>
        <w:bottom w:val="none" w:sz="0" w:space="0" w:color="auto"/>
        <w:right w:val="none" w:sz="0" w:space="0" w:color="auto"/>
      </w:divBdr>
    </w:div>
    <w:div w:id="442916515">
      <w:bodyDiv w:val="1"/>
      <w:marLeft w:val="0"/>
      <w:marRight w:val="0"/>
      <w:marTop w:val="0"/>
      <w:marBottom w:val="0"/>
      <w:divBdr>
        <w:top w:val="none" w:sz="0" w:space="0" w:color="auto"/>
        <w:left w:val="none" w:sz="0" w:space="0" w:color="auto"/>
        <w:bottom w:val="none" w:sz="0" w:space="0" w:color="auto"/>
        <w:right w:val="none" w:sz="0" w:space="0" w:color="auto"/>
      </w:divBdr>
    </w:div>
    <w:div w:id="603148501">
      <w:bodyDiv w:val="1"/>
      <w:marLeft w:val="0"/>
      <w:marRight w:val="0"/>
      <w:marTop w:val="0"/>
      <w:marBottom w:val="0"/>
      <w:divBdr>
        <w:top w:val="none" w:sz="0" w:space="0" w:color="auto"/>
        <w:left w:val="none" w:sz="0" w:space="0" w:color="auto"/>
        <w:bottom w:val="none" w:sz="0" w:space="0" w:color="auto"/>
        <w:right w:val="none" w:sz="0" w:space="0" w:color="auto"/>
      </w:divBdr>
    </w:div>
    <w:div w:id="662508370">
      <w:bodyDiv w:val="1"/>
      <w:marLeft w:val="0"/>
      <w:marRight w:val="0"/>
      <w:marTop w:val="0"/>
      <w:marBottom w:val="0"/>
      <w:divBdr>
        <w:top w:val="none" w:sz="0" w:space="0" w:color="auto"/>
        <w:left w:val="none" w:sz="0" w:space="0" w:color="auto"/>
        <w:bottom w:val="none" w:sz="0" w:space="0" w:color="auto"/>
        <w:right w:val="none" w:sz="0" w:space="0" w:color="auto"/>
      </w:divBdr>
    </w:div>
    <w:div w:id="771363394">
      <w:bodyDiv w:val="1"/>
      <w:marLeft w:val="0"/>
      <w:marRight w:val="0"/>
      <w:marTop w:val="0"/>
      <w:marBottom w:val="0"/>
      <w:divBdr>
        <w:top w:val="none" w:sz="0" w:space="0" w:color="auto"/>
        <w:left w:val="none" w:sz="0" w:space="0" w:color="auto"/>
        <w:bottom w:val="none" w:sz="0" w:space="0" w:color="auto"/>
        <w:right w:val="none" w:sz="0" w:space="0" w:color="auto"/>
      </w:divBdr>
    </w:div>
    <w:div w:id="1017466607">
      <w:bodyDiv w:val="1"/>
      <w:marLeft w:val="0"/>
      <w:marRight w:val="0"/>
      <w:marTop w:val="0"/>
      <w:marBottom w:val="0"/>
      <w:divBdr>
        <w:top w:val="none" w:sz="0" w:space="0" w:color="auto"/>
        <w:left w:val="none" w:sz="0" w:space="0" w:color="auto"/>
        <w:bottom w:val="none" w:sz="0" w:space="0" w:color="auto"/>
        <w:right w:val="none" w:sz="0" w:space="0" w:color="auto"/>
      </w:divBdr>
    </w:div>
    <w:div w:id="1020162616">
      <w:bodyDiv w:val="1"/>
      <w:marLeft w:val="0"/>
      <w:marRight w:val="0"/>
      <w:marTop w:val="0"/>
      <w:marBottom w:val="0"/>
      <w:divBdr>
        <w:top w:val="none" w:sz="0" w:space="0" w:color="auto"/>
        <w:left w:val="none" w:sz="0" w:space="0" w:color="auto"/>
        <w:bottom w:val="none" w:sz="0" w:space="0" w:color="auto"/>
        <w:right w:val="none" w:sz="0" w:space="0" w:color="auto"/>
      </w:divBdr>
    </w:div>
    <w:div w:id="1356268563">
      <w:bodyDiv w:val="1"/>
      <w:marLeft w:val="0"/>
      <w:marRight w:val="0"/>
      <w:marTop w:val="0"/>
      <w:marBottom w:val="0"/>
      <w:divBdr>
        <w:top w:val="none" w:sz="0" w:space="0" w:color="auto"/>
        <w:left w:val="none" w:sz="0" w:space="0" w:color="auto"/>
        <w:bottom w:val="none" w:sz="0" w:space="0" w:color="auto"/>
        <w:right w:val="none" w:sz="0" w:space="0" w:color="auto"/>
      </w:divBdr>
    </w:div>
    <w:div w:id="1359500340">
      <w:bodyDiv w:val="1"/>
      <w:marLeft w:val="0"/>
      <w:marRight w:val="0"/>
      <w:marTop w:val="0"/>
      <w:marBottom w:val="0"/>
      <w:divBdr>
        <w:top w:val="none" w:sz="0" w:space="0" w:color="auto"/>
        <w:left w:val="none" w:sz="0" w:space="0" w:color="auto"/>
        <w:bottom w:val="none" w:sz="0" w:space="0" w:color="auto"/>
        <w:right w:val="none" w:sz="0" w:space="0" w:color="auto"/>
      </w:divBdr>
    </w:div>
    <w:div w:id="1383403690">
      <w:bodyDiv w:val="1"/>
      <w:marLeft w:val="0"/>
      <w:marRight w:val="0"/>
      <w:marTop w:val="0"/>
      <w:marBottom w:val="0"/>
      <w:divBdr>
        <w:top w:val="none" w:sz="0" w:space="0" w:color="auto"/>
        <w:left w:val="none" w:sz="0" w:space="0" w:color="auto"/>
        <w:bottom w:val="none" w:sz="0" w:space="0" w:color="auto"/>
        <w:right w:val="none" w:sz="0" w:space="0" w:color="auto"/>
      </w:divBdr>
    </w:div>
    <w:div w:id="1650279132">
      <w:bodyDiv w:val="1"/>
      <w:marLeft w:val="0"/>
      <w:marRight w:val="0"/>
      <w:marTop w:val="0"/>
      <w:marBottom w:val="0"/>
      <w:divBdr>
        <w:top w:val="none" w:sz="0" w:space="0" w:color="auto"/>
        <w:left w:val="none" w:sz="0" w:space="0" w:color="auto"/>
        <w:bottom w:val="none" w:sz="0" w:space="0" w:color="auto"/>
        <w:right w:val="none" w:sz="0" w:space="0" w:color="auto"/>
      </w:divBdr>
    </w:div>
    <w:div w:id="1687440211">
      <w:bodyDiv w:val="1"/>
      <w:marLeft w:val="0"/>
      <w:marRight w:val="0"/>
      <w:marTop w:val="0"/>
      <w:marBottom w:val="0"/>
      <w:divBdr>
        <w:top w:val="none" w:sz="0" w:space="0" w:color="auto"/>
        <w:left w:val="none" w:sz="0" w:space="0" w:color="auto"/>
        <w:bottom w:val="none" w:sz="0" w:space="0" w:color="auto"/>
        <w:right w:val="none" w:sz="0" w:space="0" w:color="auto"/>
      </w:divBdr>
    </w:div>
    <w:div w:id="1698845371">
      <w:bodyDiv w:val="1"/>
      <w:marLeft w:val="0"/>
      <w:marRight w:val="0"/>
      <w:marTop w:val="0"/>
      <w:marBottom w:val="0"/>
      <w:divBdr>
        <w:top w:val="none" w:sz="0" w:space="0" w:color="auto"/>
        <w:left w:val="none" w:sz="0" w:space="0" w:color="auto"/>
        <w:bottom w:val="none" w:sz="0" w:space="0" w:color="auto"/>
        <w:right w:val="none" w:sz="0" w:space="0" w:color="auto"/>
      </w:divBdr>
    </w:div>
    <w:div w:id="1722098420">
      <w:bodyDiv w:val="1"/>
      <w:marLeft w:val="0"/>
      <w:marRight w:val="0"/>
      <w:marTop w:val="0"/>
      <w:marBottom w:val="0"/>
      <w:divBdr>
        <w:top w:val="none" w:sz="0" w:space="0" w:color="auto"/>
        <w:left w:val="none" w:sz="0" w:space="0" w:color="auto"/>
        <w:bottom w:val="none" w:sz="0" w:space="0" w:color="auto"/>
        <w:right w:val="none" w:sz="0" w:space="0" w:color="auto"/>
      </w:divBdr>
    </w:div>
    <w:div w:id="1881362336">
      <w:bodyDiv w:val="1"/>
      <w:marLeft w:val="0"/>
      <w:marRight w:val="0"/>
      <w:marTop w:val="0"/>
      <w:marBottom w:val="0"/>
      <w:divBdr>
        <w:top w:val="none" w:sz="0" w:space="0" w:color="auto"/>
        <w:left w:val="none" w:sz="0" w:space="0" w:color="auto"/>
        <w:bottom w:val="none" w:sz="0" w:space="0" w:color="auto"/>
        <w:right w:val="none" w:sz="0" w:space="0" w:color="auto"/>
      </w:divBdr>
    </w:div>
    <w:div w:id="1910309883">
      <w:bodyDiv w:val="1"/>
      <w:marLeft w:val="0"/>
      <w:marRight w:val="0"/>
      <w:marTop w:val="0"/>
      <w:marBottom w:val="0"/>
      <w:divBdr>
        <w:top w:val="none" w:sz="0" w:space="0" w:color="auto"/>
        <w:left w:val="none" w:sz="0" w:space="0" w:color="auto"/>
        <w:bottom w:val="none" w:sz="0" w:space="0" w:color="auto"/>
        <w:right w:val="none" w:sz="0" w:space="0" w:color="auto"/>
      </w:divBdr>
    </w:div>
    <w:div w:id="1919174379">
      <w:bodyDiv w:val="1"/>
      <w:marLeft w:val="0"/>
      <w:marRight w:val="0"/>
      <w:marTop w:val="0"/>
      <w:marBottom w:val="0"/>
      <w:divBdr>
        <w:top w:val="none" w:sz="0" w:space="0" w:color="auto"/>
        <w:left w:val="none" w:sz="0" w:space="0" w:color="auto"/>
        <w:bottom w:val="none" w:sz="0" w:space="0" w:color="auto"/>
        <w:right w:val="none" w:sz="0" w:space="0" w:color="auto"/>
      </w:divBdr>
    </w:div>
    <w:div w:id="1930694858">
      <w:bodyDiv w:val="1"/>
      <w:marLeft w:val="0"/>
      <w:marRight w:val="0"/>
      <w:marTop w:val="0"/>
      <w:marBottom w:val="0"/>
      <w:divBdr>
        <w:top w:val="none" w:sz="0" w:space="0" w:color="auto"/>
        <w:left w:val="none" w:sz="0" w:space="0" w:color="auto"/>
        <w:bottom w:val="none" w:sz="0" w:space="0" w:color="auto"/>
        <w:right w:val="none" w:sz="0" w:space="0" w:color="auto"/>
      </w:divBdr>
    </w:div>
    <w:div w:id="1950971750">
      <w:bodyDiv w:val="1"/>
      <w:marLeft w:val="0"/>
      <w:marRight w:val="0"/>
      <w:marTop w:val="0"/>
      <w:marBottom w:val="0"/>
      <w:divBdr>
        <w:top w:val="none" w:sz="0" w:space="0" w:color="auto"/>
        <w:left w:val="none" w:sz="0" w:space="0" w:color="auto"/>
        <w:bottom w:val="none" w:sz="0" w:space="0" w:color="auto"/>
        <w:right w:val="none" w:sz="0" w:space="0" w:color="auto"/>
      </w:divBdr>
    </w:div>
    <w:div w:id="1961760173">
      <w:bodyDiv w:val="1"/>
      <w:marLeft w:val="0"/>
      <w:marRight w:val="0"/>
      <w:marTop w:val="0"/>
      <w:marBottom w:val="0"/>
      <w:divBdr>
        <w:top w:val="none" w:sz="0" w:space="0" w:color="auto"/>
        <w:left w:val="none" w:sz="0" w:space="0" w:color="auto"/>
        <w:bottom w:val="none" w:sz="0" w:space="0" w:color="auto"/>
        <w:right w:val="none" w:sz="0" w:space="0" w:color="auto"/>
      </w:divBdr>
      <w:divsChild>
        <w:div w:id="91708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8fe399-b18c-4be5-ad6b-b37a7ff993ce" xsi:nil="true"/>
    <lcf76f155ced4ddcb4097134ff3c332f xmlns="7762c3a9-ab35-44c6-8914-f861b4cf378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1CEBE7911D9A4E96055987E3D2D700" ma:contentTypeVersion="14" ma:contentTypeDescription="Create a new document." ma:contentTypeScope="" ma:versionID="5c87a5e743226d14fe18fecd5960a6c4">
  <xsd:schema xmlns:xsd="http://www.w3.org/2001/XMLSchema" xmlns:xs="http://www.w3.org/2001/XMLSchema" xmlns:p="http://schemas.microsoft.com/office/2006/metadata/properties" xmlns:ns2="7762c3a9-ab35-44c6-8914-f861b4cf378c" xmlns:ns3="c08fe399-b18c-4be5-ad6b-b37a7ff993ce" targetNamespace="http://schemas.microsoft.com/office/2006/metadata/properties" ma:root="true" ma:fieldsID="4c7421cbebb4ed45ba024be55463c35b" ns2:_="" ns3:_="">
    <xsd:import namespace="7762c3a9-ab35-44c6-8914-f861b4cf378c"/>
    <xsd:import namespace="c08fe399-b18c-4be5-ad6b-b37a7ff993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2c3a9-ab35-44c6-8914-f861b4cf3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8fe399-b18c-4be5-ad6b-b37a7ff993c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b23abcc-3c39-4882-b3bb-8b2a56962bde}" ma:internalName="TaxCatchAll" ma:showField="CatchAllData" ma:web="c08fe399-b18c-4be5-ad6b-b37a7ff993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B510CF-C3BD-4216-9C7D-5FD8464CB060}">
  <ds:schemaRefs>
    <ds:schemaRef ds:uri="http://schemas.microsoft.com/sharepoint/v3/contenttype/forms"/>
  </ds:schemaRefs>
</ds:datastoreItem>
</file>

<file path=customXml/itemProps2.xml><?xml version="1.0" encoding="utf-8"?>
<ds:datastoreItem xmlns:ds="http://schemas.openxmlformats.org/officeDocument/2006/customXml" ds:itemID="{BE438D75-8392-44D7-9622-F56ED8377F6C}">
  <ds:schemaRefs>
    <ds:schemaRef ds:uri="http://schemas.microsoft.com/office/2006/metadata/properties"/>
    <ds:schemaRef ds:uri="http://schemas.microsoft.com/office/infopath/2007/PartnerControls"/>
    <ds:schemaRef ds:uri="c08fe399-b18c-4be5-ad6b-b37a7ff993ce"/>
    <ds:schemaRef ds:uri="7762c3a9-ab35-44c6-8914-f861b4cf378c"/>
  </ds:schemaRefs>
</ds:datastoreItem>
</file>

<file path=customXml/itemProps3.xml><?xml version="1.0" encoding="utf-8"?>
<ds:datastoreItem xmlns:ds="http://schemas.openxmlformats.org/officeDocument/2006/customXml" ds:itemID="{15916B68-38B3-40FB-A420-A292C5593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2c3a9-ab35-44c6-8914-f861b4cf378c"/>
    <ds:schemaRef ds:uri="c08fe399-b18c-4be5-ad6b-b37a7ff993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Table 1 — Acts in force</vt:lpstr>
    </vt:vector>
  </TitlesOfParts>
  <Company/>
  <LinksUpToDate>false</LinksUpToDate>
  <CharactersWithSpaces>9235</CharactersWithSpaces>
  <SharedDoc>false</SharedDoc>
  <HLinks>
    <vt:vector size="6" baseType="variant">
      <vt:variant>
        <vt:i4>65542</vt:i4>
      </vt:variant>
      <vt:variant>
        <vt:i4>-1</vt:i4>
      </vt:variant>
      <vt:variant>
        <vt:i4>1027</vt:i4>
      </vt:variant>
      <vt:variant>
        <vt:i4>1</vt:i4>
      </vt:variant>
      <vt:variant>
        <vt:lpwstr>CREST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 — Acts in force</dc:title>
  <dc:creator>Tables Generator</dc:creator>
  <cp:lastModifiedBy>Arthur Souza Rodrigues</cp:lastModifiedBy>
  <cp:revision>1</cp:revision>
  <dcterms:created xsi:type="dcterms:W3CDTF">2026-09-26T00:05:00Z</dcterms:created>
  <dcterms:modified xsi:type="dcterms:W3CDTF">2026-09-26T00:05:00Z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tion">
    <vt:lpwstr>Co-operatives Act 2009</vt:lpwstr>
  </property>
  <property fmtid="{D5CDD505-2E9C-101B-9397-08002B2CF9AE}" pid="3" name="IDAct">
    <vt:lpwstr>146722</vt:lpwstr>
  </property>
  <property fmtid="{D5CDD505-2E9C-101B-9397-08002B2CF9AE}" pid="4" name="ChangedDate">
    <vt:lpwstr>20250404114309</vt:lpwstr>
  </property>
  <property fmtid="{D5CDD505-2E9C-101B-9397-08002B2CF9AE}" pid="5" name="ContentTypeId">
    <vt:lpwstr>0x010100CD1CEBE7911D9A4E96055987E3D2D700</vt:lpwstr>
  </property>
</Properties>
</file>