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982161" w14:textId="77777777" w:rsidR="00D866DB" w:rsidRPr="007263ED" w:rsidRDefault="00D866DB" w:rsidP="00D866DB">
      <w:pPr>
        <w:pStyle w:val="Rubric"/>
        <w:spacing w:before="0" w:line="276" w:lineRule="auto"/>
        <w:rPr>
          <w:ins w:id="9" w:author="Mgr. Jana Špačková" w:date="2026-09-25T19:59:00Z" w16du:dateUtc="2026-09-25T23:59:00Z"/>
        </w:rPr>
      </w:pPr>
      <w:ins w:id="10" w:author="Mgr. Jana Špačková" w:date="2026-09-25T19:59:00Z" w16du:dateUtc="2026-09-25T23:59:00Z">
        <w:r w:rsidRPr="007263ED">
          <w:t>1</w:t>
        </w:r>
        <w:r w:rsidR="00DA75D4">
          <w:t>.</w:t>
        </w:r>
        <w:r>
          <w:tab/>
        </w:r>
        <w:r>
          <w:rPr>
            <w:noProof/>
            <w:lang w:eastAsia="en-GB"/>
          </w:rPr>
          <w:drawing>
            <wp:inline distT="0" distB="0" distL="0" distR="0" wp14:anchorId="6EFD6A17" wp14:editId="0ADBF589">
              <wp:extent cx="141896" cy="142875"/>
              <wp:effectExtent l="0" t="0" r="0" b="0"/>
              <wp:docPr id="728461296" name="Picture 72846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Ic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1896" cy="142875"/>
                      </a:xfrm>
                      <a:prstGeom prst="rect">
                        <a:avLst/>
                      </a:prstGeom>
                    </pic:spPr>
                  </pic:pic>
                </a:graphicData>
              </a:graphic>
            </wp:inline>
          </w:drawing>
        </w:r>
        <w:r>
          <w:t xml:space="preserve"> </w:t>
        </w:r>
        <w:r w:rsidRPr="007E6E4B">
          <w:rPr>
            <w:lang w:val="pl-PL"/>
          </w:rPr>
          <w:t xml:space="preserve">Listen to Jess talking about a trip she’s planning with her friend and then decide which sentences are </w:t>
        </w:r>
        <w:r>
          <w:rPr>
            <w:lang w:val="pl-PL"/>
          </w:rPr>
          <w:t>t</w:t>
        </w:r>
        <w:r w:rsidRPr="007E6E4B">
          <w:rPr>
            <w:lang w:val="pl-PL"/>
          </w:rPr>
          <w:t>rue (</w:t>
        </w:r>
        <w:r w:rsidRPr="00451EFA">
          <w:rPr>
            <w:lang w:val="pl-PL"/>
          </w:rPr>
          <w:t>T</w:t>
        </w:r>
        <w:r w:rsidRPr="007E6E4B">
          <w:rPr>
            <w:lang w:val="pl-PL"/>
          </w:rPr>
          <w:t xml:space="preserve">) or </w:t>
        </w:r>
        <w:r>
          <w:rPr>
            <w:lang w:val="pl-PL"/>
          </w:rPr>
          <w:t>f</w:t>
        </w:r>
        <w:r w:rsidRPr="007E6E4B">
          <w:rPr>
            <w:lang w:val="pl-PL"/>
          </w:rPr>
          <w:t>alse (</w:t>
        </w:r>
        <w:r w:rsidRPr="00451EFA">
          <w:rPr>
            <w:lang w:val="pl-PL"/>
          </w:rPr>
          <w:t>F</w:t>
        </w:r>
        <w:r w:rsidRPr="007E6E4B">
          <w:rPr>
            <w:lang w:val="pl-PL"/>
          </w:rPr>
          <w:t>).</w:t>
        </w:r>
      </w:ins>
    </w:p>
    <w:p w14:paraId="71454BC5" w14:textId="77777777" w:rsidR="00D866DB" w:rsidRDefault="00D866DB" w:rsidP="00D866DB">
      <w:pPr>
        <w:pStyle w:val="Textnumberedfollowingtable"/>
        <w:ind w:left="1191" w:hanging="907"/>
        <w:rPr>
          <w:ins w:id="11" w:author="Mgr. Jana Špačková" w:date="2026-09-25T19:59:00Z" w16du:dateUtc="2026-09-25T23:59:00Z"/>
        </w:rPr>
      </w:pPr>
      <w:ins w:id="12" w:author="Mgr. Jana Špačková" w:date="2026-09-25T19:59:00Z" w16du:dateUtc="2026-09-25T23:59:00Z">
        <w:r w:rsidRPr="002D7964">
          <w:t>Example:</w:t>
        </w:r>
        <w:r>
          <w:t xml:space="preserve"> </w:t>
        </w:r>
        <w:r w:rsidRPr="007E6E4B">
          <w:t xml:space="preserve">Jess and Margie are going to Iceland for a fortnight. </w:t>
        </w:r>
        <w:r w:rsidRPr="006A6ECD">
          <w:rPr>
            <w:i/>
            <w:u w:val="single"/>
          </w:rPr>
          <w:t>T</w:t>
        </w:r>
      </w:ins>
    </w:p>
    <w:p w14:paraId="0A78CAFE" w14:textId="77777777" w:rsidR="00D866DB" w:rsidRPr="00D37303" w:rsidRDefault="00D866DB" w:rsidP="00D866DB">
      <w:pPr>
        <w:pStyle w:val="Textnumbered"/>
        <w:rPr>
          <w:ins w:id="13" w:author="Mgr. Jana Špačková" w:date="2026-09-25T19:59:00Z" w16du:dateUtc="2026-09-25T23:59:00Z"/>
        </w:rPr>
      </w:pPr>
      <w:ins w:id="14" w:author="Mgr. Jana Špačková" w:date="2026-09-25T19:59:00Z" w16du:dateUtc="2026-09-25T23:59:00Z">
        <w:r w:rsidRPr="00AF0AD7">
          <w:rPr>
            <w:b/>
          </w:rPr>
          <w:t>1</w:t>
        </w:r>
        <w:r>
          <w:rPr>
            <w:b/>
          </w:rPr>
          <w:tab/>
        </w:r>
        <w:r w:rsidRPr="00D37303">
          <w:t xml:space="preserve">They chose a flight at midnight because it’s cheaper. </w:t>
        </w:r>
        <w:r w:rsidRPr="006A6ECD">
          <w:t>___</w:t>
        </w:r>
      </w:ins>
    </w:p>
    <w:p w14:paraId="57102081" w14:textId="77777777" w:rsidR="00D866DB" w:rsidRPr="00D37303" w:rsidRDefault="00D866DB" w:rsidP="00D866DB">
      <w:pPr>
        <w:pStyle w:val="Textnumbered"/>
        <w:rPr>
          <w:ins w:id="15" w:author="Mgr. Jana Špačková" w:date="2026-09-25T19:59:00Z" w16du:dateUtc="2026-09-25T23:59:00Z"/>
        </w:rPr>
      </w:pPr>
      <w:ins w:id="16" w:author="Mgr. Jana Špačková" w:date="2026-09-25T19:59:00Z" w16du:dateUtc="2026-09-25T23:59:00Z">
        <w:r w:rsidRPr="00D37303">
          <w:rPr>
            <w:b/>
          </w:rPr>
          <w:t>2</w:t>
        </w:r>
        <w:r w:rsidRPr="00D37303">
          <w:rPr>
            <w:b/>
          </w:rPr>
          <w:tab/>
        </w:r>
        <w:r w:rsidRPr="00D37303">
          <w:t xml:space="preserve">They’re planning to go swimming at the Blue Lagoon often. </w:t>
        </w:r>
        <w:r w:rsidRPr="006A6ECD">
          <w:t>___</w:t>
        </w:r>
      </w:ins>
    </w:p>
    <w:p w14:paraId="20BBD17A" w14:textId="77777777" w:rsidR="00D866DB" w:rsidRPr="00D37303" w:rsidRDefault="00D866DB" w:rsidP="00D866DB">
      <w:pPr>
        <w:pStyle w:val="Textnumbered"/>
        <w:rPr>
          <w:ins w:id="17" w:author="Mgr. Jana Špačková" w:date="2026-09-25T19:59:00Z" w16du:dateUtc="2026-09-25T23:59:00Z"/>
        </w:rPr>
      </w:pPr>
      <w:ins w:id="18" w:author="Mgr. Jana Špačková" w:date="2026-09-25T19:59:00Z" w16du:dateUtc="2026-09-25T23:59:00Z">
        <w:r w:rsidRPr="00D37303">
          <w:rPr>
            <w:b/>
          </w:rPr>
          <w:t>3</w:t>
        </w:r>
        <w:r w:rsidRPr="00D37303">
          <w:rPr>
            <w:b/>
          </w:rPr>
          <w:tab/>
        </w:r>
        <w:r w:rsidRPr="00D37303">
          <w:t xml:space="preserve">Jess doesn’t think she’ll enjoy swimming at the Blue Lagoon. </w:t>
        </w:r>
        <w:r w:rsidRPr="006A6ECD">
          <w:t>___</w:t>
        </w:r>
      </w:ins>
    </w:p>
    <w:p w14:paraId="3D84FB51" w14:textId="77777777" w:rsidR="00C526FF" w:rsidRPr="00223530" w:rsidRDefault="00D866DB">
      <w:pPr>
        <w:rPr>
          <w:del w:id="19" w:author="Mgr. Jana Špačková" w:date="2026-09-25T19:59:00Z" w16du:dateUtc="2026-09-25T23:59:00Z"/>
          <w:sz w:val="48"/>
          <w:szCs w:val="48"/>
        </w:rPr>
      </w:pPr>
      <w:ins w:id="20" w:author="Mgr. Jana Špačková" w:date="2026-09-25T19:59:00Z" w16du:dateUtc="2026-09-25T23:59:00Z">
        <w:r w:rsidRPr="00D37303">
          <w:rPr>
            <w:b/>
          </w:rPr>
          <w:t>4</w:t>
        </w:r>
        <w:r w:rsidRPr="00D37303">
          <w:rPr>
            <w:b/>
          </w:rPr>
          <w:tab/>
        </w:r>
        <w:r w:rsidRPr="00D37303">
          <w:t>They’ve organized a bus tour</w:t>
        </w:r>
      </w:ins>
      <w:del w:id="21" w:author="Mgr. Jana Špačková" w:date="2026-09-25T19:59:00Z" w16du:dateUtc="2026-09-25T23:59:00Z">
        <w:r w:rsidR="00251211">
          <w:rPr>
            <w:sz w:val="48"/>
            <w:szCs w:val="48"/>
          </w:rPr>
          <w:delText>Light Comes in Waves</w:delText>
        </w:r>
      </w:del>
    </w:p>
    <w:p w14:paraId="31AA36D5" w14:textId="77777777" w:rsidR="00645F7B" w:rsidRDefault="00645F7B">
      <w:pPr>
        <w:rPr>
          <w:del w:id="22" w:author="Mgr. Jana Špačková" w:date="2026-09-25T19:59:00Z" w16du:dateUtc="2026-09-25T23:59:00Z"/>
          <w:sz w:val="28"/>
          <w:szCs w:val="28"/>
        </w:rPr>
      </w:pPr>
    </w:p>
    <w:p w14:paraId="605FFC47" w14:textId="77777777" w:rsidR="00D866DB" w:rsidRPr="00D37303" w:rsidRDefault="00AC1E57" w:rsidP="00D866DB">
      <w:pPr>
        <w:pStyle w:val="Textnumbered"/>
        <w:rPr>
          <w:ins w:id="23" w:author="Mgr. Jana Špačková" w:date="2026-09-25T19:59:00Z" w16du:dateUtc="2026-09-25T23:59:00Z"/>
        </w:rPr>
      </w:pPr>
      <w:del w:id="24" w:author="Mgr. Jana Špačková" w:date="2026-09-25T19:59:00Z" w16du:dateUtc="2026-09-25T23:59:00Z">
        <w:r>
          <w:rPr>
            <w:sz w:val="24"/>
            <w:szCs w:val="24"/>
          </w:rPr>
          <w:delText>Many forms</w:delText>
        </w:r>
      </w:del>
      <w:r w:rsidRPr="00D37303">
        <w:rPr>
          <w:rPrChange w:id="25" w:author="Mgr. Jana Špačková" w:date="2026-09-25T19:59:00Z" w16du:dateUtc="2026-09-25T23:59:00Z">
            <w:rPr>
              <w:sz w:val="24"/>
              <w:szCs w:val="24"/>
            </w:rPr>
          </w:rPrChange>
        </w:rPr>
        <w:t xml:space="preserve"> of </w:t>
      </w:r>
      <w:ins w:id="26" w:author="Mgr. Jana Špačková" w:date="2026-09-25T19:59:00Z" w16du:dateUtc="2026-09-25T23:59:00Z">
        <w:r w:rsidR="00D866DB" w:rsidRPr="00D37303">
          <w:t xml:space="preserve">nearby </w:t>
        </w:r>
        <w:r w:rsidR="00D866DB" w:rsidRPr="00D37303">
          <w:br/>
          <w:t xml:space="preserve">areas. </w:t>
        </w:r>
        <w:r w:rsidR="00D866DB" w:rsidRPr="006A6ECD">
          <w:t>___</w:t>
        </w:r>
      </w:ins>
    </w:p>
    <w:p w14:paraId="5D5E0A28" w14:textId="77777777" w:rsidR="00D866DB" w:rsidRPr="00D37303" w:rsidRDefault="00D866DB" w:rsidP="00D866DB">
      <w:pPr>
        <w:pStyle w:val="Textnumbered"/>
        <w:rPr>
          <w:ins w:id="27" w:author="Mgr. Jana Špačková" w:date="2026-09-25T19:59:00Z" w16du:dateUtc="2026-09-25T23:59:00Z"/>
        </w:rPr>
      </w:pPr>
      <w:ins w:id="28" w:author="Mgr. Jana Špačková" w:date="2026-09-25T19:59:00Z" w16du:dateUtc="2026-09-25T23:59:00Z">
        <w:r w:rsidRPr="00D37303">
          <w:rPr>
            <w:b/>
          </w:rPr>
          <w:t>5</w:t>
        </w:r>
        <w:r w:rsidRPr="00D37303">
          <w:rPr>
            <w:b/>
          </w:rPr>
          <w:tab/>
        </w:r>
        <w:r w:rsidRPr="00D37303">
          <w:t>Jess’</w:t>
        </w:r>
        <w:r>
          <w:t>s</w:t>
        </w:r>
        <w:r w:rsidRPr="00D37303">
          <w:t xml:space="preserve"> cousins have horses. </w:t>
        </w:r>
        <w:r w:rsidRPr="006A6ECD">
          <w:t>___</w:t>
        </w:r>
      </w:ins>
    </w:p>
    <w:p w14:paraId="7BB87C9D" w14:textId="77777777" w:rsidR="00D866DB" w:rsidRPr="00D37303" w:rsidRDefault="00D866DB" w:rsidP="00D866DB">
      <w:pPr>
        <w:pStyle w:val="Textnumbered"/>
        <w:rPr>
          <w:ins w:id="29" w:author="Mgr. Jana Špačková" w:date="2026-09-25T19:59:00Z" w16du:dateUtc="2026-09-25T23:59:00Z"/>
        </w:rPr>
      </w:pPr>
      <w:ins w:id="30" w:author="Mgr. Jana Špačková" w:date="2026-09-25T19:59:00Z" w16du:dateUtc="2026-09-25T23:59:00Z">
        <w:r w:rsidRPr="00D37303">
          <w:rPr>
            <w:b/>
          </w:rPr>
          <w:t>6</w:t>
        </w:r>
        <w:r w:rsidRPr="00D37303">
          <w:rPr>
            <w:b/>
          </w:rPr>
          <w:tab/>
        </w:r>
        <w:r w:rsidRPr="00D37303">
          <w:t>Jess hopes they’ll see wild horses</w:t>
        </w:r>
        <w:r>
          <w:t>.</w:t>
        </w:r>
        <w:r w:rsidRPr="00D37303">
          <w:t xml:space="preserve"> </w:t>
        </w:r>
        <w:r w:rsidRPr="006A6ECD">
          <w:t>___</w:t>
        </w:r>
      </w:ins>
    </w:p>
    <w:p w14:paraId="6F919C4D" w14:textId="77777777" w:rsidR="00D866DB" w:rsidRDefault="00D866DB" w:rsidP="00D866DB">
      <w:pPr>
        <w:pStyle w:val="Textnumbered"/>
        <w:rPr>
          <w:ins w:id="31" w:author="Mgr. Jana Špačková" w:date="2026-09-25T19:59:00Z" w16du:dateUtc="2026-09-25T23:59:00Z"/>
          <w:rStyle w:val="Write-inrule"/>
        </w:rPr>
      </w:pPr>
      <w:ins w:id="32" w:author="Mgr. Jana Špačková" w:date="2026-09-25T19:59:00Z" w16du:dateUtc="2026-09-25T23:59:00Z">
        <w:r w:rsidRPr="00D37303">
          <w:rPr>
            <w:b/>
          </w:rPr>
          <w:t>7</w:t>
        </w:r>
        <w:r w:rsidRPr="00D37303">
          <w:rPr>
            <w:b/>
          </w:rPr>
          <w:tab/>
        </w:r>
        <w:r w:rsidRPr="00D37303">
          <w:t xml:space="preserve">This’ll be Jess’s first time in Iceland. </w:t>
        </w:r>
        <w:r w:rsidRPr="006A6ECD">
          <w:t>___</w:t>
        </w:r>
      </w:ins>
    </w:p>
    <w:p w14:paraId="40262D2F" w14:textId="77777777" w:rsidR="00D866DB" w:rsidRPr="0045460F" w:rsidRDefault="00D866DB" w:rsidP="00D866DB">
      <w:pPr>
        <w:pStyle w:val="SmallSpace"/>
        <w:rPr>
          <w:ins w:id="33" w:author="Mgr. Jana Špačková" w:date="2026-09-25T19:59:00Z" w16du:dateUtc="2026-09-25T23:59:00Z"/>
        </w:rPr>
      </w:pPr>
    </w:p>
    <w:p w14:paraId="13A03D9E" w14:textId="77777777" w:rsidR="00EF6F62" w:rsidRPr="00181A40" w:rsidRDefault="00EF6F62" w:rsidP="00EF6F62">
      <w:pPr>
        <w:pStyle w:val="02bRubric"/>
        <w:rPr>
          <w:ins w:id="34" w:author="Mgr. Jana Špačková" w:date="2026-09-25T19:59:00Z" w16du:dateUtc="2026-09-25T23:59:00Z"/>
          <w:lang w:val="en-GB"/>
        </w:rPr>
      </w:pPr>
      <w:ins w:id="35" w:author="Mgr. Jana Špačková" w:date="2026-09-25T19:59:00Z" w16du:dateUtc="2026-09-25T23:59:00Z">
        <w:r w:rsidRPr="00DF1620">
          <w:rPr>
            <w:lang w:val="en-GB"/>
          </w:rPr>
          <w:t>2</w:t>
        </w:r>
        <w:r w:rsidR="00DA75D4">
          <w:rPr>
            <w:lang w:val="en-GB"/>
          </w:rPr>
          <w:t>.</w:t>
        </w:r>
        <w:r w:rsidRPr="00DF1620">
          <w:rPr>
            <w:lang w:val="en-GB"/>
          </w:rPr>
          <w:tab/>
          <w:t>Read a</w:t>
        </w:r>
        <w:r>
          <w:rPr>
            <w:lang w:val="en-GB"/>
          </w:rPr>
          <w:t xml:space="preserve"> blog about a new fantasy computer game and answer the questions.</w:t>
        </w:r>
      </w:ins>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8"/>
      </w:tblGrid>
      <w:tr w:rsidR="00EF6F62" w14:paraId="16D7440A" w14:textId="77777777" w:rsidTr="00F93847">
        <w:trPr>
          <w:ins w:id="36" w:author="Mgr. Jana Špačková" w:date="2026-09-25T19:59:00Z" w16du:dateUtc="2026-09-25T23:59:00Z"/>
        </w:trPr>
        <w:tc>
          <w:tcPr>
            <w:tcW w:w="5000" w:type="pct"/>
          </w:tcPr>
          <w:p w14:paraId="05688C33" w14:textId="77777777" w:rsidR="00EF6F62" w:rsidRPr="0078290B" w:rsidRDefault="00EF6F62" w:rsidP="00F93847">
            <w:pPr>
              <w:pStyle w:val="03bTextnumberedwrite-in"/>
              <w:spacing w:before="120" w:after="120"/>
              <w:ind w:left="0" w:firstLine="0"/>
              <w:rPr>
                <w:ins w:id="37" w:author="Mgr. Jana Špačková" w:date="2026-09-25T19:59:00Z" w16du:dateUtc="2026-09-25T23:59:00Z"/>
                <w:lang w:val="en-GB"/>
              </w:rPr>
            </w:pPr>
            <w:ins w:id="38" w:author="Mgr. Jana Špačková" w:date="2026-09-25T19:59:00Z" w16du:dateUtc="2026-09-25T23:59:00Z">
              <w:r w:rsidRPr="0078290B">
                <w:rPr>
                  <w:lang w:val="en-GB"/>
                </w:rPr>
                <w:t xml:space="preserve">The new computer game called </w:t>
              </w:r>
              <w:r w:rsidRPr="0078290B">
                <w:rPr>
                  <w:i/>
                  <w:lang w:val="en-GB"/>
                </w:rPr>
                <w:t xml:space="preserve">The World Is What You Make It </w:t>
              </w:r>
              <w:r w:rsidRPr="0078290B">
                <w:rPr>
                  <w:lang w:val="en-GB"/>
                </w:rPr>
                <w:t xml:space="preserve">is both very imaginative but also realistic. It is realistic because the player faces a range of </w:t>
              </w:r>
              <w:bookmarkStart w:id="39" w:name="_Hlk506396111"/>
              <w:r w:rsidRPr="0078290B">
                <w:rPr>
                  <w:lang w:val="en-GB"/>
                </w:rPr>
                <w:t>decisions</w:t>
              </w:r>
              <w:r>
                <w:rPr>
                  <w:lang w:val="en-GB"/>
                </w:rPr>
                <w:t>,</w:t>
              </w:r>
              <w:r w:rsidRPr="0078290B">
                <w:rPr>
                  <w:lang w:val="en-GB"/>
                </w:rPr>
                <w:t xml:space="preserve"> and the choices made determine the next stage of the game and the sort of problems and difficulties the player </w:t>
              </w:r>
              <w:r>
                <w:rPr>
                  <w:lang w:val="en-GB"/>
                </w:rPr>
                <w:t xml:space="preserve">will </w:t>
              </w:r>
              <w:r w:rsidRPr="0078290B">
                <w:rPr>
                  <w:lang w:val="en-GB"/>
                </w:rPr>
                <w:t xml:space="preserve">face. </w:t>
              </w:r>
              <w:bookmarkEnd w:id="39"/>
              <w:r w:rsidRPr="0078290B">
                <w:rPr>
                  <w:lang w:val="en-GB"/>
                </w:rPr>
                <w:t xml:space="preserve">In this way, the game is rather like real life because the </w:t>
              </w:r>
              <w:bookmarkStart w:id="40" w:name="_Hlk506396265"/>
              <w:r w:rsidRPr="0078290B">
                <w:rPr>
                  <w:lang w:val="en-GB"/>
                </w:rPr>
                <w:t xml:space="preserve">decisions </w:t>
              </w:r>
              <w:r>
                <w:rPr>
                  <w:lang w:val="en-GB"/>
                </w:rPr>
                <w:t xml:space="preserve">and actions </w:t>
              </w:r>
              <w:r w:rsidRPr="0078290B">
                <w:rPr>
                  <w:lang w:val="en-GB"/>
                </w:rPr>
                <w:t xml:space="preserve">you or I make </w:t>
              </w:r>
              <w:r>
                <w:rPr>
                  <w:lang w:val="en-GB"/>
                </w:rPr>
                <w:t xml:space="preserve">or </w:t>
              </w:r>
              <w:r w:rsidRPr="0078290B">
                <w:rPr>
                  <w:lang w:val="en-GB"/>
                </w:rPr>
                <w:t>do affect what we face in our lives</w:t>
              </w:r>
              <w:bookmarkEnd w:id="40"/>
              <w:r w:rsidRPr="0078290B">
                <w:rPr>
                  <w:lang w:val="en-GB"/>
                </w:rPr>
                <w:t xml:space="preserve">. It's clever because, although the situations are fantasy situations with fantasy characters, </w:t>
              </w:r>
              <w:bookmarkStart w:id="41" w:name="_Hlk506396393"/>
              <w:r w:rsidRPr="0078290B">
                <w:rPr>
                  <w:lang w:val="en-GB"/>
                </w:rPr>
                <w:t>the dangers and rewards that go with decisions fit with real life.</w:t>
              </w:r>
              <w:bookmarkEnd w:id="41"/>
              <w:r w:rsidRPr="0078290B">
                <w:rPr>
                  <w:lang w:val="en-GB"/>
                </w:rPr>
                <w:t xml:space="preserve"> </w:t>
              </w:r>
              <w:r>
                <w:rPr>
                  <w:lang w:val="en-GB"/>
                </w:rPr>
                <w:t xml:space="preserve">The way you choose to deal with a problem and the result it has </w:t>
              </w:r>
              <w:r w:rsidRPr="0078290B">
                <w:rPr>
                  <w:lang w:val="en-GB"/>
                </w:rPr>
                <w:t>would change</w:t>
              </w:r>
              <w:r>
                <w:rPr>
                  <w:lang w:val="en-GB"/>
                </w:rPr>
                <w:t xml:space="preserve"> you</w:t>
              </w:r>
              <w:r w:rsidRPr="0078290B">
                <w:rPr>
                  <w:lang w:val="en-GB"/>
                </w:rPr>
                <w:t xml:space="preserve"> because of what you did. So, </w:t>
              </w:r>
              <w:bookmarkStart w:id="42" w:name="_Hlk506396592"/>
              <w:r w:rsidRPr="0078290B">
                <w:rPr>
                  <w:lang w:val="en-GB"/>
                </w:rPr>
                <w:t>the game can help players learn how to think through options carefully before acting</w:t>
              </w:r>
              <w:bookmarkStart w:id="43" w:name="_Hlk506396709"/>
              <w:r w:rsidRPr="0078290B">
                <w:rPr>
                  <w:lang w:val="en-GB"/>
                </w:rPr>
                <w:t xml:space="preserve">. </w:t>
              </w:r>
              <w:bookmarkEnd w:id="42"/>
              <w:r w:rsidRPr="0078290B">
                <w:rPr>
                  <w:lang w:val="en-GB"/>
                </w:rPr>
                <w:t xml:space="preserve">The people who made the game did a lot of research into how people think. </w:t>
              </w:r>
              <w:bookmarkStart w:id="44" w:name="_Hlk506396833"/>
              <w:bookmarkEnd w:id="43"/>
              <w:r w:rsidRPr="0078290B">
                <w:rPr>
                  <w:lang w:val="en-GB"/>
                </w:rPr>
                <w:t xml:space="preserve">You should buy the game </w:t>
              </w:r>
              <w:r>
                <w:rPr>
                  <w:lang w:val="en-GB"/>
                </w:rPr>
                <w:t>–</w:t>
              </w:r>
              <w:r w:rsidRPr="0078290B">
                <w:rPr>
                  <w:lang w:val="en-GB"/>
                </w:rPr>
                <w:t xml:space="preserve"> it makes you think, it is fun, and it has excellent graphics.</w:t>
              </w:r>
              <w:bookmarkEnd w:id="44"/>
            </w:ins>
          </w:p>
        </w:tc>
      </w:tr>
    </w:tbl>
    <w:p w14:paraId="5B5A005C" w14:textId="77777777" w:rsidR="00EF6F62" w:rsidRDefault="00EF6F62" w:rsidP="00EF6F62">
      <w:pPr>
        <w:spacing w:before="240"/>
        <w:ind w:left="284"/>
        <w:rPr>
          <w:ins w:id="45" w:author="Mgr. Jana Špačková" w:date="2026-09-25T19:59:00Z" w16du:dateUtc="2026-09-25T23:59:00Z"/>
        </w:rPr>
      </w:pPr>
      <w:ins w:id="46" w:author="Mgr. Jana Špačková" w:date="2026-09-25T19:59:00Z" w16du:dateUtc="2026-09-25T23:59:00Z">
        <w:r>
          <w:t xml:space="preserve">How is </w:t>
        </w:r>
        <w:r w:rsidRPr="006330A5">
          <w:rPr>
            <w:i/>
          </w:rPr>
          <w:t>The World Is What You Make It</w:t>
        </w:r>
        <w:r>
          <w:rPr>
            <w:i/>
          </w:rPr>
          <w:t xml:space="preserve"> </w:t>
        </w:r>
        <w:r>
          <w:t>described?</w:t>
        </w:r>
      </w:ins>
    </w:p>
    <w:p w14:paraId="26CCA343" w14:textId="77777777" w:rsidR="00EF6F62" w:rsidRPr="008562DE" w:rsidRDefault="00EF6F62" w:rsidP="00EF6F62">
      <w:pPr>
        <w:ind w:left="284"/>
        <w:rPr>
          <w:ins w:id="47" w:author="Mgr. Jana Špačková" w:date="2026-09-25T19:59:00Z" w16du:dateUtc="2026-09-25T23:59:00Z"/>
          <w:i/>
          <w:u w:val="single"/>
        </w:rPr>
      </w:pPr>
      <w:ins w:id="48" w:author="Mgr. Jana Špačková" w:date="2026-09-25T19:59:00Z" w16du:dateUtc="2026-09-25T23:59:00Z">
        <w:r w:rsidRPr="008562DE">
          <w:rPr>
            <w:i/>
            <w:u w:val="single"/>
          </w:rPr>
          <w:t>It is described as both imaginative and realistic.</w:t>
        </w:r>
      </w:ins>
    </w:p>
    <w:p w14:paraId="13A01304" w14:textId="77777777" w:rsidR="00EF6F62" w:rsidRPr="00DF1620" w:rsidRDefault="00EF6F62" w:rsidP="00EF6F62">
      <w:pPr>
        <w:pStyle w:val="03bTextnumberedwrite-in"/>
        <w:rPr>
          <w:ins w:id="49" w:author="Mgr. Jana Špačková" w:date="2026-09-25T19:59:00Z" w16du:dateUtc="2026-09-25T23:59:00Z"/>
          <w:lang w:val="en-GB"/>
        </w:rPr>
      </w:pPr>
      <w:ins w:id="50" w:author="Mgr. Jana Špačková" w:date="2026-09-25T19:59:00Z" w16du:dateUtc="2026-09-25T23:59:00Z">
        <w:r w:rsidRPr="00DF1620">
          <w:rPr>
            <w:b/>
            <w:lang w:val="en-GB"/>
          </w:rPr>
          <w:t>1</w:t>
        </w:r>
        <w:r w:rsidRPr="00DF1620">
          <w:rPr>
            <w:lang w:val="en-GB"/>
          </w:rPr>
          <w:tab/>
        </w:r>
        <w:r>
          <w:rPr>
            <w:lang w:val="en-GB"/>
          </w:rPr>
          <w:t xml:space="preserve">What determines the next stages in the game? </w:t>
        </w:r>
      </w:ins>
    </w:p>
    <w:p w14:paraId="7F06337A" w14:textId="77777777" w:rsidR="00EF6F62" w:rsidRPr="00DF1620" w:rsidRDefault="00EF6F62" w:rsidP="00EF6F62">
      <w:pPr>
        <w:pStyle w:val="03bTextnumberedwrite-in"/>
        <w:rPr>
          <w:ins w:id="51" w:author="Mgr. Jana Špačková" w:date="2026-09-25T19:59:00Z" w16du:dateUtc="2026-09-25T23:59:00Z"/>
          <w:lang w:val="en-GB"/>
        </w:rPr>
      </w:pPr>
      <w:ins w:id="52" w:author="Mgr. Jana Špačková" w:date="2026-09-25T19:59:00Z" w16du:dateUtc="2026-09-25T23:59:00Z">
        <w:r w:rsidRPr="00DF1620">
          <w:rPr>
            <w:b/>
            <w:lang w:val="en-GB"/>
          </w:rPr>
          <w:t>2</w:t>
        </w:r>
        <w:r>
          <w:rPr>
            <w:lang w:val="en-GB"/>
          </w:rPr>
          <w:tab/>
          <w:t>In real life how do our actions affect us?</w:t>
        </w:r>
      </w:ins>
    </w:p>
    <w:p w14:paraId="2BF1C3E9" w14:textId="77777777" w:rsidR="00EF6F62" w:rsidRDefault="00EF6F62" w:rsidP="00EF6F62">
      <w:pPr>
        <w:pStyle w:val="03bTextnumberedwrite-in"/>
        <w:rPr>
          <w:ins w:id="53" w:author="Mgr. Jana Špačková" w:date="2026-09-25T19:59:00Z" w16du:dateUtc="2026-09-25T23:59:00Z"/>
          <w:lang w:val="en-GB"/>
        </w:rPr>
      </w:pPr>
      <w:ins w:id="54" w:author="Mgr. Jana Špačková" w:date="2026-09-25T19:59:00Z" w16du:dateUtc="2026-09-25T23:59:00Z">
        <w:r w:rsidRPr="00DF1620">
          <w:rPr>
            <w:b/>
            <w:lang w:val="en-GB"/>
          </w:rPr>
          <w:t>3</w:t>
        </w:r>
        <w:r w:rsidRPr="00DF1620">
          <w:rPr>
            <w:lang w:val="en-GB"/>
          </w:rPr>
          <w:tab/>
        </w:r>
        <w:r>
          <w:rPr>
            <w:lang w:val="en-GB"/>
          </w:rPr>
          <w:t>Are the situations the player faces like real-life situations?</w:t>
        </w:r>
      </w:ins>
    </w:p>
    <w:p w14:paraId="74F58D65" w14:textId="77777777" w:rsidR="00EF6F62" w:rsidRPr="00DF1620" w:rsidRDefault="00EF6F62" w:rsidP="00EF6F62">
      <w:pPr>
        <w:pStyle w:val="03bTextnumberedwrite-in"/>
        <w:rPr>
          <w:ins w:id="55" w:author="Mgr. Jana Špačková" w:date="2026-09-25T19:59:00Z" w16du:dateUtc="2026-09-25T23:59:00Z"/>
          <w:lang w:val="en-GB"/>
        </w:rPr>
      </w:pPr>
      <w:ins w:id="56" w:author="Mgr. Jana Špačková" w:date="2026-09-25T19:59:00Z" w16du:dateUtc="2026-09-25T23:59:00Z">
        <w:r w:rsidRPr="00EF6F62">
          <w:rPr>
            <w:b/>
            <w:lang w:val="en-GB"/>
          </w:rPr>
          <w:t>4</w:t>
        </w:r>
        <w:r>
          <w:rPr>
            <w:lang w:val="en-GB"/>
          </w:rPr>
          <w:t xml:space="preserve"> </w:t>
        </w:r>
        <w:r w:rsidR="00B14A4E">
          <w:rPr>
            <w:lang w:val="en-GB"/>
          </w:rPr>
          <w:t xml:space="preserve"> </w:t>
        </w:r>
        <w:r>
          <w:rPr>
            <w:lang w:val="en-GB"/>
          </w:rPr>
          <w:t>How can the game help players?</w:t>
        </w:r>
      </w:ins>
    </w:p>
    <w:p w14:paraId="0B3E4E09" w14:textId="77777777" w:rsidR="00EF6F62" w:rsidRPr="00DF1620" w:rsidRDefault="00EF6F62" w:rsidP="00EF6F62">
      <w:pPr>
        <w:pStyle w:val="03bTextnumberedwrite-in"/>
        <w:rPr>
          <w:ins w:id="57" w:author="Mgr. Jana Špačková" w:date="2026-09-25T19:59:00Z" w16du:dateUtc="2026-09-25T23:59:00Z"/>
          <w:lang w:val="en-GB"/>
        </w:rPr>
      </w:pPr>
      <w:ins w:id="58" w:author="Mgr. Jana Špačková" w:date="2026-09-25T19:59:00Z" w16du:dateUtc="2026-09-25T23:59:00Z">
        <w:r w:rsidRPr="00DF1620">
          <w:rPr>
            <w:b/>
            <w:lang w:val="en-GB"/>
          </w:rPr>
          <w:t>5</w:t>
        </w:r>
        <w:r w:rsidRPr="00DF1620">
          <w:rPr>
            <w:lang w:val="en-GB"/>
          </w:rPr>
          <w:tab/>
        </w:r>
        <w:r>
          <w:rPr>
            <w:lang w:val="en-GB"/>
          </w:rPr>
          <w:t>What kind of research did the people who made the game do?</w:t>
        </w:r>
      </w:ins>
    </w:p>
    <w:p w14:paraId="704469C9" w14:textId="77777777" w:rsidR="00EF6F62" w:rsidRPr="00DF1620" w:rsidRDefault="00EF6F62" w:rsidP="00EF6F62">
      <w:pPr>
        <w:pStyle w:val="03bTextnumberedwrite-in"/>
        <w:rPr>
          <w:ins w:id="59" w:author="Mgr. Jana Špačková" w:date="2026-09-25T19:59:00Z" w16du:dateUtc="2026-09-25T23:59:00Z"/>
          <w:lang w:val="en-GB"/>
        </w:rPr>
      </w:pPr>
      <w:ins w:id="60" w:author="Mgr. Jana Špačková" w:date="2026-09-25T19:59:00Z" w16du:dateUtc="2026-09-25T23:59:00Z">
        <w:r w:rsidRPr="00DF1620">
          <w:rPr>
            <w:b/>
            <w:lang w:val="en-GB"/>
          </w:rPr>
          <w:t>6</w:t>
        </w:r>
        <w:r w:rsidRPr="00DF1620">
          <w:rPr>
            <w:lang w:val="en-GB"/>
          </w:rPr>
          <w:tab/>
        </w:r>
        <w:r>
          <w:rPr>
            <w:lang w:val="en-GB"/>
          </w:rPr>
          <w:t xml:space="preserve">What three reasons does the writer give as to why you should buy the game? </w:t>
        </w:r>
      </w:ins>
    </w:p>
    <w:p w14:paraId="0B9B3EE8" w14:textId="77777777" w:rsidR="00EF6F62" w:rsidRPr="00DF1620" w:rsidRDefault="00EF6F62" w:rsidP="00EF6F62">
      <w:pPr>
        <w:pStyle w:val="03bTextnumberedwrite-in"/>
        <w:spacing w:after="120"/>
        <w:rPr>
          <w:ins w:id="61" w:author="Mgr. Jana Špačková" w:date="2026-09-25T19:59:00Z" w16du:dateUtc="2026-09-25T23:59:00Z"/>
          <w:lang w:val="en-GB"/>
        </w:rPr>
      </w:pPr>
      <w:ins w:id="62" w:author="Mgr. Jana Špačková" w:date="2026-09-25T19:59:00Z" w16du:dateUtc="2026-09-25T23:59:00Z">
        <w:r w:rsidRPr="00DF1620">
          <w:rPr>
            <w:b/>
            <w:lang w:val="en-GB"/>
          </w:rPr>
          <w:t>7</w:t>
        </w:r>
        <w:r w:rsidRPr="00DF1620">
          <w:rPr>
            <w:lang w:val="en-GB"/>
          </w:rPr>
          <w:tab/>
        </w:r>
        <w:r>
          <w:rPr>
            <w:lang w:val="en-GB"/>
          </w:rPr>
          <w:t>Does the writer like the game?</w:t>
        </w:r>
      </w:ins>
    </w:p>
    <w:p w14:paraId="5DC8F98F" w14:textId="77777777" w:rsidR="00EF6F62" w:rsidRPr="00EF6F62" w:rsidRDefault="00EF6F62" w:rsidP="00EF6F62">
      <w:pPr>
        <w:pStyle w:val="Heading2"/>
        <w:rPr>
          <w:ins w:id="63" w:author="Mgr. Jana Špačková" w:date="2026-09-25T19:59:00Z" w16du:dateUtc="2026-09-25T23:59:00Z"/>
          <w:lang w:val="en-GB"/>
        </w:rPr>
      </w:pPr>
    </w:p>
    <w:p w14:paraId="021AD465" w14:textId="77777777" w:rsidR="008D02C8" w:rsidRDefault="008D02C8" w:rsidP="00F54975">
      <w:pPr>
        <w:pStyle w:val="NoSpacing"/>
        <w:rPr>
          <w:ins w:id="64" w:author="Mgr. Jana Špačková" w:date="2026-09-25T19:59:00Z" w16du:dateUtc="2026-09-25T23:59:00Z"/>
          <w:rFonts w:cstheme="minorHAnsi"/>
          <w:b/>
          <w:sz w:val="20"/>
          <w:szCs w:val="20"/>
        </w:rPr>
      </w:pPr>
    </w:p>
    <w:p w14:paraId="5A52DA51" w14:textId="77777777" w:rsidR="00F54975" w:rsidRDefault="003874E7" w:rsidP="00F54975">
      <w:pPr>
        <w:pStyle w:val="NoSpacing"/>
        <w:rPr>
          <w:ins w:id="65" w:author="Mgr. Jana Špačková" w:date="2026-09-25T19:59:00Z" w16du:dateUtc="2026-09-25T23:59:00Z"/>
          <w:rFonts w:ascii="Arial" w:hAnsi="Arial" w:cs="Arial"/>
          <w:b/>
          <w:bCs/>
          <w:sz w:val="20"/>
          <w:szCs w:val="20"/>
          <w:lang w:val="en-GB"/>
        </w:rPr>
      </w:pPr>
      <w:ins w:id="66" w:author="Mgr. Jana Špačková" w:date="2026-09-25T19:59:00Z" w16du:dateUtc="2026-09-25T23:59:00Z">
        <w:r w:rsidRPr="00F54975">
          <w:rPr>
            <w:rFonts w:cstheme="minorHAnsi"/>
            <w:b/>
            <w:sz w:val="20"/>
            <w:szCs w:val="20"/>
          </w:rPr>
          <w:t>3</w:t>
        </w:r>
        <w:r w:rsidR="00DA75D4">
          <w:rPr>
            <w:rFonts w:cstheme="minorHAnsi"/>
            <w:b/>
            <w:sz w:val="20"/>
            <w:szCs w:val="20"/>
          </w:rPr>
          <w:t>.</w:t>
        </w:r>
        <w:r w:rsidR="00801EE4" w:rsidRPr="00F54975">
          <w:rPr>
            <w:rFonts w:ascii="Arial" w:hAnsi="Arial" w:cs="Arial"/>
            <w:b/>
            <w:sz w:val="20"/>
            <w:szCs w:val="20"/>
          </w:rPr>
          <w:t xml:space="preserve"> </w:t>
        </w:r>
        <w:r w:rsidRPr="00F54975">
          <w:rPr>
            <w:rFonts w:ascii="Arial" w:hAnsi="Arial" w:cs="Arial"/>
            <w:b/>
            <w:sz w:val="20"/>
            <w:szCs w:val="20"/>
          </w:rPr>
          <w:t xml:space="preserve"> </w:t>
        </w:r>
        <w:r w:rsidR="00F54975" w:rsidRPr="00F54975">
          <w:rPr>
            <w:rFonts w:ascii="Arial" w:hAnsi="Arial" w:cs="Arial"/>
            <w:b/>
            <w:sz w:val="20"/>
            <w:szCs w:val="20"/>
          </w:rPr>
          <w:t xml:space="preserve">COMPLETE THESE SENTENCES USING WHICH / WHO / WHEN / WHERE / WHOSE / </w:t>
        </w:r>
        <w:r w:rsidR="00F54975" w:rsidRPr="00F54975">
          <w:rPr>
            <w:rFonts w:ascii="Arial" w:hAnsi="Arial" w:cs="Arial"/>
            <w:b/>
            <w:bCs/>
            <w:sz w:val="20"/>
            <w:szCs w:val="20"/>
            <w:lang w:val="en-GB"/>
          </w:rPr>
          <w:t xml:space="preserve"> THAT / NOTHING:</w:t>
        </w:r>
      </w:ins>
    </w:p>
    <w:p w14:paraId="378E350A" w14:textId="77777777" w:rsidR="00F54975" w:rsidRPr="00F54975" w:rsidRDefault="00F54975" w:rsidP="00F54975">
      <w:pPr>
        <w:pStyle w:val="NoSpacing"/>
        <w:rPr>
          <w:ins w:id="67" w:author="Mgr. Jana Špačková" w:date="2026-09-25T19:59:00Z" w16du:dateUtc="2026-09-25T23:59:00Z"/>
          <w:rFonts w:ascii="Arial" w:hAnsi="Arial" w:cs="Arial"/>
          <w:b/>
          <w:sz w:val="20"/>
          <w:szCs w:val="20"/>
        </w:rPr>
      </w:pPr>
    </w:p>
    <w:p w14:paraId="6595826B" w14:textId="77777777" w:rsidR="00F54975" w:rsidRDefault="00F54975" w:rsidP="00F54975">
      <w:pPr>
        <w:pStyle w:val="BodyText2"/>
        <w:spacing w:line="240" w:lineRule="auto"/>
        <w:rPr>
          <w:ins w:id="68" w:author="Mgr. Jana Špačková" w:date="2026-09-25T19:59:00Z" w16du:dateUtc="2026-09-25T23:59:00Z"/>
          <w:rFonts w:ascii="Arial" w:hAnsi="Arial" w:cs="Arial"/>
          <w:sz w:val="20"/>
          <w:szCs w:val="20"/>
        </w:rPr>
      </w:pPr>
      <w:ins w:id="69" w:author="Mgr. Jana Špačková" w:date="2026-09-25T19:59:00Z" w16du:dateUtc="2026-09-25T23:59:00Z">
        <w:r>
          <w:rPr>
            <w:sz w:val="20"/>
            <w:szCs w:val="20"/>
          </w:rPr>
          <w:t xml:space="preserve">1 </w:t>
        </w:r>
        <w:r w:rsidRPr="00F54975">
          <w:rPr>
            <w:rFonts w:ascii="Arial" w:hAnsi="Arial" w:cs="Arial"/>
            <w:sz w:val="20"/>
            <w:szCs w:val="20"/>
          </w:rPr>
          <w:t>There’s the man _________ taught me English.</w:t>
        </w:r>
      </w:ins>
    </w:p>
    <w:p w14:paraId="33B92F25" w14:textId="77777777" w:rsidR="00F54975" w:rsidRPr="00F54975" w:rsidRDefault="00F54975" w:rsidP="00F54975">
      <w:pPr>
        <w:pStyle w:val="BodyText2"/>
        <w:spacing w:line="240" w:lineRule="auto"/>
        <w:rPr>
          <w:ins w:id="70" w:author="Mgr. Jana Špačková" w:date="2026-09-25T19:59:00Z" w16du:dateUtc="2026-09-25T23:59:00Z"/>
          <w:rFonts w:ascii="Arial" w:hAnsi="Arial" w:cs="Arial"/>
          <w:sz w:val="20"/>
          <w:szCs w:val="20"/>
        </w:rPr>
      </w:pPr>
    </w:p>
    <w:p w14:paraId="625263F9" w14:textId="77777777" w:rsidR="00F54975" w:rsidRDefault="00F54975" w:rsidP="00F54975">
      <w:pPr>
        <w:pStyle w:val="BodyText2"/>
        <w:spacing w:line="240" w:lineRule="auto"/>
        <w:rPr>
          <w:ins w:id="71" w:author="Mgr. Jana Špačková" w:date="2026-09-25T19:59:00Z" w16du:dateUtc="2026-09-25T23:59:00Z"/>
          <w:rFonts w:ascii="Arial" w:hAnsi="Arial" w:cs="Arial"/>
          <w:sz w:val="20"/>
          <w:szCs w:val="20"/>
        </w:rPr>
      </w:pPr>
      <w:ins w:id="72" w:author="Mgr. Jana Špačková" w:date="2026-09-25T19:59:00Z" w16du:dateUtc="2026-09-25T23:59:00Z">
        <w:r>
          <w:rPr>
            <w:rFonts w:ascii="Arial" w:hAnsi="Arial" w:cs="Arial"/>
            <w:sz w:val="20"/>
            <w:szCs w:val="20"/>
          </w:rPr>
          <w:t xml:space="preserve">2 </w:t>
        </w:r>
        <w:r w:rsidRPr="00F54975">
          <w:rPr>
            <w:rFonts w:ascii="Arial" w:hAnsi="Arial" w:cs="Arial"/>
            <w:sz w:val="20"/>
            <w:szCs w:val="20"/>
          </w:rPr>
          <w:t>Do you know a shop _________ I can buy a laptop computer?</w:t>
        </w:r>
      </w:ins>
    </w:p>
    <w:p w14:paraId="0DD236E1" w14:textId="77777777" w:rsidR="00F54975" w:rsidRDefault="00F54975" w:rsidP="00F54975">
      <w:pPr>
        <w:pStyle w:val="BodyText2"/>
        <w:spacing w:line="240" w:lineRule="auto"/>
        <w:rPr>
          <w:ins w:id="73" w:author="Mgr. Jana Špačková" w:date="2026-09-25T19:59:00Z" w16du:dateUtc="2026-09-25T23:59:00Z"/>
          <w:rFonts w:ascii="Arial" w:hAnsi="Arial" w:cs="Arial"/>
          <w:sz w:val="20"/>
          <w:szCs w:val="20"/>
        </w:rPr>
      </w:pPr>
      <w:ins w:id="74" w:author="Mgr. Jana Špačková" w:date="2026-09-25T19:59:00Z" w16du:dateUtc="2026-09-25T23:59:00Z">
        <w:r w:rsidRPr="00F54975">
          <w:rPr>
            <w:rFonts w:ascii="Arial" w:hAnsi="Arial" w:cs="Arial"/>
            <w:sz w:val="20"/>
            <w:szCs w:val="20"/>
          </w:rPr>
          <w:lastRenderedPageBreak/>
          <w:br/>
        </w:r>
        <w:r>
          <w:rPr>
            <w:rFonts w:ascii="Arial" w:hAnsi="Arial" w:cs="Arial"/>
            <w:sz w:val="20"/>
            <w:szCs w:val="20"/>
          </w:rPr>
          <w:t xml:space="preserve">3 </w:t>
        </w:r>
        <w:r w:rsidRPr="00F54975">
          <w:rPr>
            <w:rFonts w:ascii="Arial" w:hAnsi="Arial" w:cs="Arial"/>
            <w:sz w:val="20"/>
            <w:szCs w:val="20"/>
          </w:rPr>
          <w:t>The police haven’t found the person _________ killed Jack Dover.</w:t>
        </w:r>
      </w:ins>
    </w:p>
    <w:p w14:paraId="54900D09" w14:textId="77777777" w:rsidR="00F54975" w:rsidRDefault="00F54975" w:rsidP="00F54975">
      <w:pPr>
        <w:pStyle w:val="BodyText2"/>
        <w:spacing w:line="240" w:lineRule="auto"/>
        <w:rPr>
          <w:ins w:id="75" w:author="Mgr. Jana Špačková" w:date="2026-09-25T19:59:00Z" w16du:dateUtc="2026-09-25T23:59:00Z"/>
          <w:rFonts w:ascii="Arial" w:hAnsi="Arial" w:cs="Arial"/>
          <w:sz w:val="20"/>
          <w:szCs w:val="20"/>
        </w:rPr>
      </w:pPr>
      <w:ins w:id="76" w:author="Mgr. Jana Špačková" w:date="2026-09-25T19:59:00Z" w16du:dateUtc="2026-09-25T23:59:00Z">
        <w:r w:rsidRPr="00F54975">
          <w:rPr>
            <w:rFonts w:ascii="Arial" w:hAnsi="Arial" w:cs="Arial"/>
            <w:sz w:val="20"/>
            <w:szCs w:val="20"/>
          </w:rPr>
          <w:br/>
        </w:r>
        <w:r>
          <w:rPr>
            <w:rFonts w:ascii="Arial" w:hAnsi="Arial" w:cs="Arial"/>
            <w:sz w:val="20"/>
            <w:szCs w:val="20"/>
          </w:rPr>
          <w:t xml:space="preserve">4 </w:t>
        </w:r>
        <w:r w:rsidRPr="00F54975">
          <w:rPr>
            <w:rFonts w:ascii="Arial" w:hAnsi="Arial" w:cs="Arial"/>
            <w:sz w:val="20"/>
            <w:szCs w:val="20"/>
          </w:rPr>
          <w:t>John Skull, _______ book "English made simple" sold a million copies, died today.</w:t>
        </w:r>
      </w:ins>
    </w:p>
    <w:p w14:paraId="3550EE0F" w14:textId="77777777" w:rsidR="00F54975" w:rsidRPr="00F54975" w:rsidRDefault="00F54975" w:rsidP="00F54975">
      <w:pPr>
        <w:pStyle w:val="BodyText2"/>
        <w:spacing w:line="240" w:lineRule="auto"/>
        <w:rPr>
          <w:ins w:id="77" w:author="Mgr. Jana Špačková" w:date="2026-09-25T19:59:00Z" w16du:dateUtc="2026-09-25T23:59:00Z"/>
          <w:rFonts w:ascii="Arial" w:hAnsi="Arial" w:cs="Arial"/>
          <w:sz w:val="20"/>
          <w:szCs w:val="20"/>
        </w:rPr>
      </w:pPr>
    </w:p>
    <w:p w14:paraId="7CC97C7A" w14:textId="77777777" w:rsidR="00F54975" w:rsidRDefault="00F54975" w:rsidP="00F54975">
      <w:pPr>
        <w:pStyle w:val="BodyText2"/>
        <w:spacing w:line="240" w:lineRule="auto"/>
        <w:rPr>
          <w:ins w:id="78" w:author="Mgr. Jana Špačková" w:date="2026-09-25T19:59:00Z" w16du:dateUtc="2026-09-25T23:59:00Z"/>
          <w:rFonts w:ascii="Arial" w:hAnsi="Arial" w:cs="Arial"/>
          <w:sz w:val="20"/>
          <w:szCs w:val="20"/>
        </w:rPr>
      </w:pPr>
      <w:ins w:id="79" w:author="Mgr. Jana Špačková" w:date="2026-09-25T19:59:00Z" w16du:dateUtc="2026-09-25T23:59:00Z">
        <w:r>
          <w:rPr>
            <w:rFonts w:ascii="Arial" w:hAnsi="Arial" w:cs="Arial"/>
            <w:sz w:val="20"/>
            <w:szCs w:val="20"/>
          </w:rPr>
          <w:t xml:space="preserve">5 </w:t>
        </w:r>
        <w:r w:rsidRPr="00F54975">
          <w:rPr>
            <w:rFonts w:ascii="Arial" w:hAnsi="Arial" w:cs="Arial"/>
            <w:sz w:val="20"/>
            <w:szCs w:val="20"/>
          </w:rPr>
          <w:t>The language ________ people speak in Wales is called Welsh.</w:t>
        </w:r>
      </w:ins>
    </w:p>
    <w:p w14:paraId="58B95C04" w14:textId="77777777" w:rsidR="00F54975" w:rsidRDefault="00F54975" w:rsidP="00F54975">
      <w:pPr>
        <w:pStyle w:val="BodyText2"/>
        <w:spacing w:line="240" w:lineRule="auto"/>
        <w:rPr>
          <w:ins w:id="80" w:author="Mgr. Jana Špačková" w:date="2026-09-25T19:59:00Z" w16du:dateUtc="2026-09-25T23:59:00Z"/>
          <w:rFonts w:ascii="Arial" w:hAnsi="Arial" w:cs="Arial"/>
          <w:sz w:val="20"/>
          <w:szCs w:val="20"/>
        </w:rPr>
      </w:pPr>
      <w:ins w:id="81" w:author="Mgr. Jana Špačková" w:date="2026-09-25T19:59:00Z" w16du:dateUtc="2026-09-25T23:59:00Z">
        <w:r w:rsidRPr="00F54975">
          <w:rPr>
            <w:rFonts w:ascii="Arial" w:hAnsi="Arial" w:cs="Arial"/>
            <w:sz w:val="20"/>
            <w:szCs w:val="20"/>
          </w:rPr>
          <w:br/>
        </w:r>
        <w:r>
          <w:rPr>
            <w:rFonts w:ascii="Arial" w:hAnsi="Arial" w:cs="Arial"/>
            <w:sz w:val="20"/>
            <w:szCs w:val="20"/>
          </w:rPr>
          <w:t xml:space="preserve">6 </w:t>
        </w:r>
        <w:r w:rsidRPr="00F54975">
          <w:rPr>
            <w:rFonts w:ascii="Arial" w:hAnsi="Arial" w:cs="Arial"/>
            <w:sz w:val="20"/>
            <w:szCs w:val="20"/>
          </w:rPr>
          <w:t>Ted, _________ fixes my car, has just won the lottery.</w:t>
        </w:r>
      </w:ins>
    </w:p>
    <w:p w14:paraId="5A0BDD7E" w14:textId="77777777" w:rsidR="00F54975" w:rsidRPr="00F54975" w:rsidRDefault="00F54975" w:rsidP="00F54975">
      <w:pPr>
        <w:pStyle w:val="BodyText2"/>
        <w:spacing w:line="240" w:lineRule="auto"/>
        <w:rPr>
          <w:ins w:id="82" w:author="Mgr. Jana Špačková" w:date="2026-09-25T19:59:00Z" w16du:dateUtc="2026-09-25T23:59:00Z"/>
          <w:rFonts w:ascii="Arial" w:hAnsi="Arial" w:cs="Arial"/>
          <w:sz w:val="20"/>
          <w:szCs w:val="20"/>
        </w:rPr>
      </w:pPr>
    </w:p>
    <w:p w14:paraId="143D1506" w14:textId="77777777" w:rsidR="00F54975" w:rsidRDefault="00F54975" w:rsidP="00F54975">
      <w:pPr>
        <w:pStyle w:val="BodyText2"/>
        <w:spacing w:line="240" w:lineRule="auto"/>
        <w:rPr>
          <w:ins w:id="83" w:author="Mgr. Jana Špačková" w:date="2026-09-25T19:59:00Z" w16du:dateUtc="2026-09-25T23:59:00Z"/>
          <w:rFonts w:ascii="Arial" w:hAnsi="Arial" w:cs="Arial"/>
          <w:sz w:val="20"/>
          <w:szCs w:val="20"/>
        </w:rPr>
      </w:pPr>
      <w:ins w:id="84" w:author="Mgr. Jana Špačková" w:date="2026-09-25T19:59:00Z" w16du:dateUtc="2026-09-25T23:59:00Z">
        <w:r>
          <w:rPr>
            <w:rFonts w:ascii="Arial" w:hAnsi="Arial" w:cs="Arial"/>
            <w:sz w:val="20"/>
            <w:szCs w:val="20"/>
          </w:rPr>
          <w:t xml:space="preserve">7 </w:t>
        </w:r>
        <w:r w:rsidRPr="00F54975">
          <w:rPr>
            <w:rFonts w:ascii="Arial" w:hAnsi="Arial" w:cs="Arial"/>
            <w:sz w:val="20"/>
            <w:szCs w:val="20"/>
          </w:rPr>
          <w:t>This is Joe Biggs, _________ works in Greenwich.</w:t>
        </w:r>
      </w:ins>
    </w:p>
    <w:p w14:paraId="065C5063" w14:textId="77777777" w:rsidR="00F54975" w:rsidRDefault="00F54975" w:rsidP="00F54975">
      <w:pPr>
        <w:pStyle w:val="BodyText2"/>
        <w:spacing w:line="240" w:lineRule="auto"/>
        <w:rPr>
          <w:ins w:id="85" w:author="Mgr. Jana Špačková" w:date="2026-09-25T19:59:00Z" w16du:dateUtc="2026-09-25T23:59:00Z"/>
          <w:rFonts w:ascii="Arial" w:hAnsi="Arial" w:cs="Arial"/>
          <w:sz w:val="20"/>
          <w:szCs w:val="20"/>
        </w:rPr>
      </w:pPr>
      <w:ins w:id="86" w:author="Mgr. Jana Špačková" w:date="2026-09-25T19:59:00Z" w16du:dateUtc="2026-09-25T23:59:00Z">
        <w:r w:rsidRPr="00F54975">
          <w:rPr>
            <w:rFonts w:ascii="Arial" w:hAnsi="Arial" w:cs="Arial"/>
            <w:sz w:val="20"/>
            <w:szCs w:val="20"/>
          </w:rPr>
          <w:br/>
        </w:r>
        <w:r>
          <w:rPr>
            <w:rFonts w:ascii="Arial" w:hAnsi="Arial" w:cs="Arial"/>
            <w:sz w:val="20"/>
            <w:szCs w:val="20"/>
          </w:rPr>
          <w:t xml:space="preserve">8 </w:t>
        </w:r>
        <w:r w:rsidRPr="00F54975">
          <w:rPr>
            <w:rFonts w:ascii="Arial" w:hAnsi="Arial" w:cs="Arial"/>
            <w:sz w:val="20"/>
            <w:szCs w:val="20"/>
          </w:rPr>
          <w:t xml:space="preserve"> I’d like to speak to the person _________ deals with accounts.</w:t>
        </w:r>
      </w:ins>
    </w:p>
    <w:p w14:paraId="1E84AB33" w14:textId="77777777" w:rsidR="00F54975" w:rsidRDefault="00F54975" w:rsidP="00F54975">
      <w:pPr>
        <w:pStyle w:val="BodyText2"/>
        <w:spacing w:line="240" w:lineRule="auto"/>
        <w:rPr>
          <w:ins w:id="87" w:author="Mgr. Jana Špačková" w:date="2026-09-25T19:59:00Z" w16du:dateUtc="2026-09-25T23:59:00Z"/>
          <w:rFonts w:ascii="Arial" w:hAnsi="Arial" w:cs="Arial"/>
          <w:sz w:val="20"/>
          <w:szCs w:val="20"/>
        </w:rPr>
      </w:pPr>
    </w:p>
    <w:p w14:paraId="62A89712" w14:textId="77777777" w:rsidR="003874E7" w:rsidRPr="008D02C8" w:rsidRDefault="003874E7" w:rsidP="008D02C8">
      <w:pPr>
        <w:pStyle w:val="BodyText2"/>
        <w:spacing w:line="240" w:lineRule="auto"/>
        <w:rPr>
          <w:ins w:id="88" w:author="Mgr. Jana Špačková" w:date="2026-09-25T19:59:00Z" w16du:dateUtc="2026-09-25T23:59:00Z"/>
          <w:rFonts w:ascii="Arial" w:hAnsi="Arial" w:cs="Arial"/>
          <w:sz w:val="20"/>
          <w:szCs w:val="20"/>
        </w:rPr>
        <w:sectPr w:rsidR="003874E7" w:rsidRPr="008D02C8" w:rsidSect="008D02C8">
          <w:pgSz w:w="11906" w:h="16838"/>
          <w:pgMar w:top="1417" w:right="1417" w:bottom="1417" w:left="1417" w:header="708" w:footer="708" w:gutter="0"/>
          <w:cols w:space="708"/>
          <w:docGrid w:linePitch="360"/>
        </w:sectPr>
      </w:pPr>
    </w:p>
    <w:p w14:paraId="78B87BAE" w14:textId="77777777" w:rsidR="008D02C8" w:rsidRDefault="00F54975" w:rsidP="00EF6F62">
      <w:pPr>
        <w:pStyle w:val="BodyText2"/>
        <w:spacing w:line="240" w:lineRule="auto"/>
        <w:rPr>
          <w:ins w:id="89" w:author="Mgr. Jana Špačková" w:date="2026-09-25T19:59:00Z" w16du:dateUtc="2026-09-25T23:59:00Z"/>
          <w:rFonts w:ascii="Arial" w:hAnsi="Arial" w:cs="Arial"/>
          <w:sz w:val="20"/>
          <w:szCs w:val="20"/>
        </w:rPr>
      </w:pPr>
      <w:ins w:id="90" w:author="Mgr. Jana Špačková" w:date="2026-09-25T19:59:00Z" w16du:dateUtc="2026-09-25T23:59:00Z">
        <w:r>
          <w:rPr>
            <w:rFonts w:ascii="Arial" w:hAnsi="Arial" w:cs="Arial"/>
            <w:sz w:val="20"/>
            <w:szCs w:val="20"/>
          </w:rPr>
          <w:t>9</w:t>
        </w:r>
        <w:r w:rsidR="008D02C8">
          <w:rPr>
            <w:rFonts w:ascii="Arial" w:hAnsi="Arial" w:cs="Arial"/>
            <w:sz w:val="20"/>
            <w:szCs w:val="20"/>
          </w:rPr>
          <w:t xml:space="preserve"> </w:t>
        </w:r>
        <w:r>
          <w:rPr>
            <w:rFonts w:ascii="Arial" w:hAnsi="Arial" w:cs="Arial"/>
            <w:sz w:val="20"/>
            <w:szCs w:val="20"/>
          </w:rPr>
          <w:t xml:space="preserve"> </w:t>
        </w:r>
        <w:r w:rsidRPr="00F54975">
          <w:rPr>
            <w:rFonts w:ascii="Arial" w:hAnsi="Arial" w:cs="Arial"/>
            <w:sz w:val="20"/>
            <w:szCs w:val="20"/>
          </w:rPr>
          <w:t xml:space="preserve">I hate it ________ my boss asks me to work </w:t>
        </w:r>
        <w:r w:rsidR="008D02C8">
          <w:rPr>
            <w:rFonts w:ascii="Arial" w:hAnsi="Arial" w:cs="Arial"/>
            <w:sz w:val="20"/>
            <w:szCs w:val="20"/>
          </w:rPr>
          <w:t>overti</w:t>
        </w:r>
        <w:r w:rsidR="00EF6F62">
          <w:rPr>
            <w:rFonts w:ascii="Arial" w:hAnsi="Arial" w:cs="Arial"/>
            <w:sz w:val="20"/>
            <w:szCs w:val="20"/>
          </w:rPr>
          <w:t>me.</w:t>
        </w:r>
      </w:ins>
    </w:p>
    <w:p w14:paraId="586DC2DD" w14:textId="77777777" w:rsidR="00EF6F62" w:rsidRDefault="00EF6F62" w:rsidP="00EF6F62">
      <w:pPr>
        <w:pStyle w:val="BodyText2"/>
        <w:spacing w:line="240" w:lineRule="auto"/>
        <w:rPr>
          <w:ins w:id="91" w:author="Mgr. Jana Špačková" w:date="2026-09-25T19:59:00Z" w16du:dateUtc="2026-09-25T23:59:00Z"/>
          <w:rFonts w:ascii="Arial" w:hAnsi="Arial" w:cs="Arial"/>
          <w:sz w:val="20"/>
          <w:szCs w:val="20"/>
        </w:rPr>
      </w:pPr>
    </w:p>
    <w:p w14:paraId="05D96D7C" w14:textId="77777777" w:rsidR="00EF6F62" w:rsidRPr="00EF6F62" w:rsidRDefault="00EF6F62" w:rsidP="00EF6F62">
      <w:pPr>
        <w:pStyle w:val="BodyText2"/>
        <w:spacing w:line="240" w:lineRule="auto"/>
        <w:rPr>
          <w:ins w:id="92" w:author="Mgr. Jana Špačková" w:date="2026-09-25T19:59:00Z" w16du:dateUtc="2026-09-25T23:59:00Z"/>
          <w:rFonts w:ascii="Arial" w:hAnsi="Arial" w:cs="Arial"/>
          <w:sz w:val="20"/>
          <w:szCs w:val="20"/>
        </w:rPr>
        <w:sectPr w:rsidR="00EF6F62" w:rsidRPr="00EF6F62" w:rsidSect="003874E7">
          <w:type w:val="continuous"/>
          <w:pgSz w:w="11906" w:h="16838"/>
          <w:pgMar w:top="1417" w:right="1417" w:bottom="1417" w:left="1417" w:header="708" w:footer="708" w:gutter="0"/>
          <w:cols w:space="708"/>
          <w:docGrid w:linePitch="360"/>
        </w:sectPr>
      </w:pPr>
    </w:p>
    <w:p w14:paraId="0149CF52" w14:textId="77777777" w:rsidR="00F54975" w:rsidRDefault="00F54975" w:rsidP="00F54975">
      <w:pPr>
        <w:pStyle w:val="BodyText2"/>
        <w:spacing w:line="240" w:lineRule="auto"/>
        <w:rPr>
          <w:ins w:id="93" w:author="Mgr. Jana Špačková" w:date="2026-09-25T19:59:00Z" w16du:dateUtc="2026-09-25T23:59:00Z"/>
          <w:rFonts w:ascii="Arial" w:hAnsi="Arial" w:cs="Arial"/>
          <w:sz w:val="20"/>
          <w:szCs w:val="20"/>
        </w:rPr>
      </w:pPr>
      <w:ins w:id="94" w:author="Mgr. Jana Špačková" w:date="2026-09-25T19:59:00Z" w16du:dateUtc="2026-09-25T23:59:00Z">
        <w:r>
          <w:rPr>
            <w:rFonts w:ascii="Arial" w:hAnsi="Arial" w:cs="Arial"/>
            <w:sz w:val="20"/>
            <w:szCs w:val="20"/>
          </w:rPr>
          <w:t xml:space="preserve">10 </w:t>
        </w:r>
        <w:r w:rsidRPr="00F54975">
          <w:rPr>
            <w:rFonts w:ascii="Arial" w:hAnsi="Arial" w:cs="Arial"/>
            <w:sz w:val="20"/>
            <w:szCs w:val="20"/>
          </w:rPr>
          <w:t>Have you got a typewriter _________ I can borrow?</w:t>
        </w:r>
      </w:ins>
    </w:p>
    <w:p w14:paraId="07A322C8" w14:textId="77777777" w:rsidR="00F54975" w:rsidRPr="00F54975" w:rsidRDefault="00F54975" w:rsidP="00F54975">
      <w:pPr>
        <w:pStyle w:val="BodyText2"/>
        <w:spacing w:line="240" w:lineRule="auto"/>
        <w:rPr>
          <w:ins w:id="95" w:author="Mgr. Jana Špačková" w:date="2026-09-25T19:59:00Z" w16du:dateUtc="2026-09-25T23:59:00Z"/>
          <w:rFonts w:ascii="Arial" w:hAnsi="Arial" w:cs="Arial"/>
          <w:sz w:val="20"/>
          <w:szCs w:val="20"/>
        </w:rPr>
      </w:pPr>
      <w:ins w:id="96" w:author="Mgr. Jana Špačková" w:date="2026-09-25T19:59:00Z" w16du:dateUtc="2026-09-25T23:59:00Z">
        <w:r w:rsidRPr="00F54975">
          <w:rPr>
            <w:rFonts w:ascii="Arial" w:hAnsi="Arial" w:cs="Arial"/>
            <w:sz w:val="20"/>
            <w:szCs w:val="20"/>
          </w:rPr>
          <w:br/>
        </w:r>
        <w:r>
          <w:rPr>
            <w:rFonts w:ascii="Arial" w:hAnsi="Arial" w:cs="Arial"/>
            <w:sz w:val="20"/>
            <w:szCs w:val="20"/>
          </w:rPr>
          <w:t xml:space="preserve">11 </w:t>
        </w:r>
        <w:r w:rsidRPr="00F54975">
          <w:rPr>
            <w:rFonts w:ascii="Arial" w:hAnsi="Arial" w:cs="Arial"/>
            <w:sz w:val="20"/>
            <w:szCs w:val="20"/>
          </w:rPr>
          <w:t>The job ________ he got wasn’t very</w:t>
        </w:r>
      </w:ins>
      <w:del w:id="97" w:author="Mgr. Jana Špačková" w:date="2026-09-25T19:59:00Z" w16du:dateUtc="2026-09-25T23:59:00Z">
        <w:r w:rsidR="00AC1E57">
          <w:rPr>
            <w:sz w:val="24"/>
          </w:rPr>
          <w:delText>energy travel through space in waves, and light is one of them. When waves collide,</w:delText>
        </w:r>
      </w:del>
      <w:r w:rsidR="00AC1E57" w:rsidRPr="00F54975">
        <w:rPr>
          <w:rFonts w:ascii="Arial" w:hAnsi="Arial"/>
          <w:sz w:val="20"/>
          <w:rPrChange w:id="98" w:author="Mgr. Jana Špačková" w:date="2026-09-25T19:59:00Z" w16du:dateUtc="2026-09-25T23:59:00Z">
            <w:rPr>
              <w:sz w:val="24"/>
            </w:rPr>
          </w:rPrChange>
        </w:rPr>
        <w:t xml:space="preserve"> interesting</w:t>
      </w:r>
      <w:ins w:id="99" w:author="Mgr. Jana Špačková" w:date="2026-09-25T19:59:00Z" w16du:dateUtc="2026-09-25T23:59:00Z">
        <w:r w:rsidRPr="00F54975">
          <w:rPr>
            <w:rFonts w:ascii="Arial" w:hAnsi="Arial" w:cs="Arial"/>
            <w:sz w:val="20"/>
            <w:szCs w:val="20"/>
          </w:rPr>
          <w:t xml:space="preserve">. </w:t>
        </w:r>
      </w:ins>
    </w:p>
    <w:p w14:paraId="187A09A8" w14:textId="77777777" w:rsidR="005D5EAA" w:rsidRDefault="005D5EAA">
      <w:pPr>
        <w:rPr>
          <w:ins w:id="100" w:author="Mgr. Jana Špačková" w:date="2026-09-25T19:59:00Z" w16du:dateUtc="2026-09-25T23:59:00Z"/>
        </w:rPr>
      </w:pPr>
    </w:p>
    <w:p w14:paraId="1CD13D73" w14:textId="77777777" w:rsidR="008D02C8" w:rsidRPr="00DF1620" w:rsidRDefault="0067301F" w:rsidP="008D02C8">
      <w:pPr>
        <w:pStyle w:val="02bRubric"/>
        <w:spacing w:before="0"/>
        <w:rPr>
          <w:ins w:id="101" w:author="Mgr. Jana Špačková" w:date="2026-09-25T19:59:00Z" w16du:dateUtc="2026-09-25T23:59:00Z"/>
          <w:lang w:val="en-GB"/>
        </w:rPr>
      </w:pPr>
      <w:ins w:id="102" w:author="Mgr. Jana Špačková" w:date="2026-09-25T19:59:00Z" w16du:dateUtc="2026-09-25T23:59:00Z">
        <w:r>
          <w:rPr>
            <w:lang w:val="en-GB"/>
          </w:rPr>
          <w:t>4</w:t>
        </w:r>
        <w:r w:rsidR="00DA75D4">
          <w:rPr>
            <w:lang w:val="en-GB"/>
          </w:rPr>
          <w:t>.</w:t>
        </w:r>
        <w:r w:rsidR="008D02C8" w:rsidRPr="00DF1620">
          <w:rPr>
            <w:lang w:val="en-GB"/>
          </w:rPr>
          <w:tab/>
          <w:t>Correct the mistakes in the sentences.</w:t>
        </w:r>
        <w:r w:rsidR="008D02C8">
          <w:rPr>
            <w:lang w:val="en-GB"/>
          </w:rPr>
          <w:t xml:space="preserve"> Use zero or first conditional.</w:t>
        </w:r>
      </w:ins>
    </w:p>
    <w:p w14:paraId="222F2495" w14:textId="77777777" w:rsidR="008D02C8" w:rsidRPr="00DF1620" w:rsidRDefault="008D02C8" w:rsidP="008D02C8">
      <w:pPr>
        <w:pStyle w:val="03bTextnumberedwrite-in"/>
        <w:ind w:left="567"/>
        <w:rPr>
          <w:ins w:id="103" w:author="Mgr. Jana Špačková" w:date="2026-09-25T19:59:00Z" w16du:dateUtc="2026-09-25T23:59:00Z"/>
          <w:lang w:val="en-GB"/>
        </w:rPr>
      </w:pPr>
      <w:ins w:id="104" w:author="Mgr. Jana Špačková" w:date="2026-09-25T19:59:00Z" w16du:dateUtc="2026-09-25T23:59:00Z">
        <w:r>
          <w:rPr>
            <w:lang w:val="en-GB"/>
          </w:rPr>
          <w:t>If I'll eat too much my jeans won't fit</w:t>
        </w:r>
        <w:r w:rsidRPr="00DF1620">
          <w:rPr>
            <w:lang w:val="en-GB"/>
          </w:rPr>
          <w:t>.</w:t>
        </w:r>
      </w:ins>
    </w:p>
    <w:p w14:paraId="059B2204" w14:textId="77777777" w:rsidR="008D02C8" w:rsidRPr="007C6822" w:rsidRDefault="008D02C8" w:rsidP="008D02C8">
      <w:pPr>
        <w:pStyle w:val="03bTextnumberedwrite-in"/>
        <w:ind w:left="567"/>
        <w:rPr>
          <w:ins w:id="105" w:author="Mgr. Jana Špačková" w:date="2026-09-25T19:59:00Z" w16du:dateUtc="2026-09-25T23:59:00Z"/>
          <w:i/>
          <w:spacing w:val="-4"/>
          <w:u w:val="single"/>
          <w:lang w:val="en-GB"/>
        </w:rPr>
      </w:pPr>
      <w:ins w:id="106" w:author="Mgr. Jana Špačková" w:date="2026-09-25T19:59:00Z" w16du:dateUtc="2026-09-25T23:59:00Z">
        <w:r w:rsidRPr="007649CA">
          <w:rPr>
            <w:i/>
            <w:u w:val="single"/>
            <w:lang w:val="en-GB"/>
          </w:rPr>
          <w:t xml:space="preserve">If I eat too </w:t>
        </w:r>
        <w:r>
          <w:rPr>
            <w:i/>
            <w:u w:val="single"/>
            <w:lang w:val="en-GB"/>
          </w:rPr>
          <w:t>much</w:t>
        </w:r>
        <w:r w:rsidRPr="007649CA">
          <w:rPr>
            <w:i/>
            <w:u w:val="single"/>
            <w:lang w:val="en-GB"/>
          </w:rPr>
          <w:t xml:space="preserve"> my jeans won't fit.</w:t>
        </w:r>
      </w:ins>
    </w:p>
    <w:p w14:paraId="2B749FED" w14:textId="77777777" w:rsidR="008D02C8" w:rsidRPr="00DF1620" w:rsidRDefault="008D02C8" w:rsidP="008D02C8">
      <w:pPr>
        <w:pStyle w:val="03bTextnumberedwrite-in"/>
        <w:rPr>
          <w:ins w:id="107" w:author="Mgr. Jana Špačková" w:date="2026-09-25T19:59:00Z" w16du:dateUtc="2026-09-25T23:59:00Z"/>
          <w:lang w:val="en-GB"/>
        </w:rPr>
      </w:pPr>
      <w:bookmarkStart w:id="108" w:name="_Hlk506397364"/>
      <w:ins w:id="109" w:author="Mgr. Jana Špačková" w:date="2026-09-25T19:59:00Z" w16du:dateUtc="2026-09-25T23:59:00Z">
        <w:r w:rsidRPr="00DF1620">
          <w:rPr>
            <w:b/>
            <w:lang w:val="en-GB"/>
          </w:rPr>
          <w:t>1</w:t>
        </w:r>
        <w:r w:rsidRPr="00DF1620">
          <w:rPr>
            <w:lang w:val="en-GB"/>
          </w:rPr>
          <w:tab/>
          <w:t xml:space="preserve">If I am </w:t>
        </w:r>
        <w:r>
          <w:rPr>
            <w:lang w:val="en-GB"/>
          </w:rPr>
          <w:t>spend</w:t>
        </w:r>
        <w:r w:rsidRPr="00DF1620">
          <w:rPr>
            <w:lang w:val="en-GB"/>
          </w:rPr>
          <w:t xml:space="preserve">ing </w:t>
        </w:r>
        <w:r>
          <w:rPr>
            <w:lang w:val="en-GB"/>
          </w:rPr>
          <w:t>a lot of time on my homework</w:t>
        </w:r>
        <w:r w:rsidRPr="00DF1620">
          <w:rPr>
            <w:lang w:val="en-GB"/>
          </w:rPr>
          <w:t xml:space="preserve">, </w:t>
        </w:r>
        <w:r>
          <w:rPr>
            <w:lang w:val="en-GB"/>
          </w:rPr>
          <w:t>I</w:t>
        </w:r>
        <w:r w:rsidRPr="00DF1620">
          <w:rPr>
            <w:lang w:val="en-GB"/>
          </w:rPr>
          <w:t xml:space="preserve"> w</w:t>
        </w:r>
        <w:r>
          <w:rPr>
            <w:lang w:val="en-GB"/>
          </w:rPr>
          <w:t>ill</w:t>
        </w:r>
        <w:r w:rsidRPr="00DF1620">
          <w:rPr>
            <w:lang w:val="en-GB"/>
          </w:rPr>
          <w:t xml:space="preserve"> </w:t>
        </w:r>
        <w:r>
          <w:rPr>
            <w:lang w:val="en-GB"/>
          </w:rPr>
          <w:t>do it well</w:t>
        </w:r>
        <w:r w:rsidRPr="00DF1620">
          <w:rPr>
            <w:lang w:val="en-GB"/>
          </w:rPr>
          <w:t>.</w:t>
        </w:r>
      </w:ins>
    </w:p>
    <w:p w14:paraId="3428063A" w14:textId="77777777" w:rsidR="008D02C8" w:rsidRPr="00DF1620" w:rsidRDefault="008D02C8" w:rsidP="008D02C8">
      <w:pPr>
        <w:pStyle w:val="03bTextnumberedwrite-in"/>
        <w:rPr>
          <w:ins w:id="110" w:author="Mgr. Jana Špačková" w:date="2026-09-25T19:59:00Z" w16du:dateUtc="2026-09-25T23:59:00Z"/>
          <w:lang w:val="en-GB"/>
        </w:rPr>
      </w:pPr>
      <w:ins w:id="111" w:author="Mgr. Jana Špačková" w:date="2026-09-25T19:59:00Z" w16du:dateUtc="2026-09-25T23:59:00Z">
        <w:r w:rsidRPr="00DF1620">
          <w:rPr>
            <w:lang w:val="en-GB"/>
          </w:rPr>
          <w:tab/>
          <w:t>___________________________________</w:t>
        </w:r>
        <w:r>
          <w:rPr>
            <w:lang w:val="en-GB"/>
          </w:rPr>
          <w:t>_____________________________</w:t>
        </w:r>
      </w:ins>
    </w:p>
    <w:p w14:paraId="7E83A6F6" w14:textId="77777777" w:rsidR="008D02C8" w:rsidRPr="00DF1620" w:rsidRDefault="008D02C8" w:rsidP="008D02C8">
      <w:pPr>
        <w:pStyle w:val="03bTextnumberedwrite-in"/>
        <w:rPr>
          <w:ins w:id="112" w:author="Mgr. Jana Špačková" w:date="2026-09-25T19:59:00Z" w16du:dateUtc="2026-09-25T23:59:00Z"/>
          <w:lang w:val="en-GB"/>
        </w:rPr>
      </w:pPr>
      <w:ins w:id="113" w:author="Mgr. Jana Špačková" w:date="2026-09-25T19:59:00Z" w16du:dateUtc="2026-09-25T23:59:00Z">
        <w:r w:rsidRPr="00DF1620">
          <w:rPr>
            <w:b/>
            <w:lang w:val="en-GB"/>
          </w:rPr>
          <w:t>2</w:t>
        </w:r>
        <w:r w:rsidRPr="00DF1620">
          <w:rPr>
            <w:lang w:val="en-GB"/>
          </w:rPr>
          <w:tab/>
        </w:r>
        <w:r>
          <w:rPr>
            <w:lang w:val="en-GB"/>
          </w:rPr>
          <w:t>Water will freeze if it gets icy cold.</w:t>
        </w:r>
      </w:ins>
    </w:p>
    <w:p w14:paraId="1BA9234B" w14:textId="77777777" w:rsidR="008D02C8" w:rsidRPr="00DF1620" w:rsidRDefault="008D02C8" w:rsidP="008D02C8">
      <w:pPr>
        <w:pStyle w:val="03bTextnumberedwrite-in"/>
        <w:rPr>
          <w:ins w:id="114" w:author="Mgr. Jana Špačková" w:date="2026-09-25T19:59:00Z" w16du:dateUtc="2026-09-25T23:59:00Z"/>
          <w:lang w:val="en-GB"/>
        </w:rPr>
      </w:pPr>
      <w:ins w:id="115" w:author="Mgr. Jana Špačková" w:date="2026-09-25T19:59:00Z" w16du:dateUtc="2026-09-25T23:59:00Z">
        <w:r w:rsidRPr="00DF1620">
          <w:rPr>
            <w:lang w:val="en-GB"/>
          </w:rPr>
          <w:tab/>
          <w:t>___________________________________</w:t>
        </w:r>
        <w:r>
          <w:rPr>
            <w:lang w:val="en-GB"/>
          </w:rPr>
          <w:t>_____________________________</w:t>
        </w:r>
      </w:ins>
    </w:p>
    <w:p w14:paraId="42BBAFF7" w14:textId="77777777" w:rsidR="008D02C8" w:rsidRPr="00DF1620" w:rsidRDefault="008D02C8" w:rsidP="008D02C8">
      <w:pPr>
        <w:pStyle w:val="03bTextnumberedwrite-in"/>
        <w:rPr>
          <w:ins w:id="116" w:author="Mgr. Jana Špačková" w:date="2026-09-25T19:59:00Z" w16du:dateUtc="2026-09-25T23:59:00Z"/>
          <w:lang w:val="en-GB"/>
        </w:rPr>
      </w:pPr>
      <w:ins w:id="117" w:author="Mgr. Jana Špačková" w:date="2026-09-25T19:59:00Z" w16du:dateUtc="2026-09-25T23:59:00Z">
        <w:r w:rsidRPr="00DF1620">
          <w:rPr>
            <w:b/>
            <w:lang w:val="en-GB"/>
          </w:rPr>
          <w:t>3</w:t>
        </w:r>
        <w:r w:rsidRPr="00DF1620">
          <w:rPr>
            <w:lang w:val="en-GB"/>
          </w:rPr>
          <w:tab/>
        </w:r>
        <w:r>
          <w:rPr>
            <w:lang w:val="en-GB"/>
          </w:rPr>
          <w:t>When I go to bed early I will always feel great the next day.</w:t>
        </w:r>
      </w:ins>
    </w:p>
    <w:p w14:paraId="355A67A7" w14:textId="77777777" w:rsidR="008D02C8" w:rsidRDefault="008D02C8" w:rsidP="008D02C8">
      <w:pPr>
        <w:pStyle w:val="03bTextnumberedwrite-in"/>
        <w:rPr>
          <w:ins w:id="118" w:author="Mgr. Jana Špačková" w:date="2026-09-25T19:59:00Z" w16du:dateUtc="2026-09-25T23:59:00Z"/>
          <w:lang w:val="en-GB"/>
        </w:rPr>
      </w:pPr>
      <w:ins w:id="119" w:author="Mgr. Jana Špačková" w:date="2026-09-25T19:59:00Z" w16du:dateUtc="2026-09-25T23:59:00Z">
        <w:r w:rsidRPr="00DF1620">
          <w:rPr>
            <w:lang w:val="en-GB"/>
          </w:rPr>
          <w:tab/>
          <w:t>___________________________________</w:t>
        </w:r>
        <w:r>
          <w:rPr>
            <w:lang w:val="en-GB"/>
          </w:rPr>
          <w:t>_____________________________</w:t>
        </w:r>
        <w:r w:rsidR="00EF6F62">
          <w:rPr>
            <w:lang w:val="en-GB"/>
          </w:rPr>
          <w:t>_</w:t>
        </w:r>
      </w:ins>
    </w:p>
    <w:p w14:paraId="68475219" w14:textId="77777777" w:rsidR="00EF6F62" w:rsidRPr="00DF1620" w:rsidRDefault="00EF6F62" w:rsidP="00EF6F62">
      <w:pPr>
        <w:pStyle w:val="03bTextnumberedwrite-in"/>
        <w:rPr>
          <w:ins w:id="120" w:author="Mgr. Jana Špačková" w:date="2026-09-25T19:59:00Z" w16du:dateUtc="2026-09-25T23:59:00Z"/>
          <w:lang w:val="en-GB"/>
        </w:rPr>
      </w:pPr>
      <w:ins w:id="121" w:author="Mgr. Jana Špačková" w:date="2026-09-25T19:59:00Z" w16du:dateUtc="2026-09-25T23:59:00Z">
        <w:r>
          <w:rPr>
            <w:b/>
            <w:lang w:val="en-GB"/>
          </w:rPr>
          <w:t>4</w:t>
        </w:r>
        <w:r w:rsidRPr="00DF1620">
          <w:rPr>
            <w:lang w:val="en-GB"/>
          </w:rPr>
          <w:tab/>
        </w:r>
        <w:r>
          <w:rPr>
            <w:lang w:val="en-GB"/>
          </w:rPr>
          <w:t>If we won the hockey match we will have a party</w:t>
        </w:r>
        <w:r w:rsidRPr="00DF1620">
          <w:rPr>
            <w:lang w:val="en-GB"/>
          </w:rPr>
          <w:t>.</w:t>
        </w:r>
      </w:ins>
    </w:p>
    <w:p w14:paraId="13258085" w14:textId="77777777" w:rsidR="00EF6F62" w:rsidRPr="00DF1620" w:rsidRDefault="00EF6F62" w:rsidP="00EF6F62">
      <w:pPr>
        <w:pStyle w:val="03bTextnumberedwrite-in"/>
        <w:rPr>
          <w:ins w:id="122" w:author="Mgr. Jana Špačková" w:date="2026-09-25T19:59:00Z" w16du:dateUtc="2026-09-25T23:59:00Z"/>
          <w:lang w:val="en-GB"/>
        </w:rPr>
      </w:pPr>
      <w:ins w:id="123" w:author="Mgr. Jana Špačková" w:date="2026-09-25T19:59:00Z" w16du:dateUtc="2026-09-25T23:59:00Z">
        <w:r w:rsidRPr="00DF1620">
          <w:rPr>
            <w:lang w:val="en-GB"/>
          </w:rPr>
          <w:tab/>
          <w:t>___________________________________</w:t>
        </w:r>
      </w:ins>
    </w:p>
    <w:p w14:paraId="20C03653" w14:textId="77777777" w:rsidR="00EF6F62" w:rsidRPr="00DF1620" w:rsidRDefault="00EF6F62" w:rsidP="00EF6F62">
      <w:pPr>
        <w:pStyle w:val="03bTextnumberedwrite-in"/>
        <w:rPr>
          <w:ins w:id="124" w:author="Mgr. Jana Špačková" w:date="2026-09-25T19:59:00Z" w16du:dateUtc="2026-09-25T23:59:00Z"/>
          <w:lang w:val="en-GB"/>
        </w:rPr>
      </w:pPr>
      <w:ins w:id="125" w:author="Mgr. Jana Špačková" w:date="2026-09-25T19:59:00Z" w16du:dateUtc="2026-09-25T23:59:00Z">
        <w:r>
          <w:rPr>
            <w:b/>
            <w:lang w:val="en-GB"/>
          </w:rPr>
          <w:t>5</w:t>
        </w:r>
        <w:r w:rsidRPr="00DF1620">
          <w:rPr>
            <w:lang w:val="en-GB"/>
          </w:rPr>
          <w:tab/>
        </w:r>
        <w:r>
          <w:rPr>
            <w:lang w:val="en-GB"/>
          </w:rPr>
          <w:t>She likes when I will make pizza</w:t>
        </w:r>
        <w:r w:rsidRPr="00DF1620">
          <w:rPr>
            <w:lang w:val="en-GB"/>
          </w:rPr>
          <w:t>.</w:t>
        </w:r>
      </w:ins>
    </w:p>
    <w:p w14:paraId="08F0D6FD" w14:textId="77777777" w:rsidR="00EF6F62" w:rsidRPr="00DF1620" w:rsidRDefault="00EF6F62" w:rsidP="00EF6F62">
      <w:pPr>
        <w:pStyle w:val="03bTextnumberedwrite-in"/>
        <w:rPr>
          <w:ins w:id="126" w:author="Mgr. Jana Špačková" w:date="2026-09-25T19:59:00Z" w16du:dateUtc="2026-09-25T23:59:00Z"/>
          <w:lang w:val="en-GB"/>
        </w:rPr>
      </w:pPr>
      <w:ins w:id="127" w:author="Mgr. Jana Špačková" w:date="2026-09-25T19:59:00Z" w16du:dateUtc="2026-09-25T23:59:00Z">
        <w:r w:rsidRPr="00DF1620">
          <w:rPr>
            <w:lang w:val="en-GB"/>
          </w:rPr>
          <w:tab/>
          <w:t>___________________________________</w:t>
        </w:r>
      </w:ins>
    </w:p>
    <w:p w14:paraId="1A744A4E" w14:textId="77777777" w:rsidR="00EF6F62" w:rsidRPr="00DF1620" w:rsidRDefault="00EF6F62" w:rsidP="00EF6F62">
      <w:pPr>
        <w:pStyle w:val="03bTextnumberedwrite-in"/>
        <w:rPr>
          <w:ins w:id="128" w:author="Mgr. Jana Špačková" w:date="2026-09-25T19:59:00Z" w16du:dateUtc="2026-09-25T23:59:00Z"/>
          <w:lang w:val="en-GB"/>
        </w:rPr>
      </w:pPr>
      <w:ins w:id="129" w:author="Mgr. Jana Špačková" w:date="2026-09-25T19:59:00Z" w16du:dateUtc="2026-09-25T23:59:00Z">
        <w:r>
          <w:rPr>
            <w:b/>
            <w:lang w:val="en-GB"/>
          </w:rPr>
          <w:t>6</w:t>
        </w:r>
        <w:r w:rsidRPr="00DF1620">
          <w:rPr>
            <w:lang w:val="en-GB"/>
          </w:rPr>
          <w:tab/>
        </w:r>
        <w:r>
          <w:rPr>
            <w:lang w:val="en-GB"/>
          </w:rPr>
          <w:t>Why will leaves go green when there is sunlight?</w:t>
        </w:r>
      </w:ins>
    </w:p>
    <w:p w14:paraId="7A53541F" w14:textId="77777777" w:rsidR="00EF6F62" w:rsidRPr="00DF1620" w:rsidRDefault="00EF6F62" w:rsidP="00EF6F62">
      <w:pPr>
        <w:pStyle w:val="03bTextnumberedwrite-in"/>
        <w:spacing w:after="120"/>
        <w:rPr>
          <w:ins w:id="130" w:author="Mgr. Jana Špačková" w:date="2026-09-25T19:59:00Z" w16du:dateUtc="2026-09-25T23:59:00Z"/>
          <w:lang w:val="en-GB"/>
        </w:rPr>
      </w:pPr>
      <w:ins w:id="131" w:author="Mgr. Jana Špačková" w:date="2026-09-25T19:59:00Z" w16du:dateUtc="2026-09-25T23:59:00Z">
        <w:r w:rsidRPr="00DF1620">
          <w:rPr>
            <w:lang w:val="en-GB"/>
          </w:rPr>
          <w:tab/>
          <w:t>___________________________________</w:t>
        </w:r>
      </w:ins>
    </w:p>
    <w:p w14:paraId="69CF1588" w14:textId="77777777" w:rsidR="00EF6F62" w:rsidRPr="00DF1620" w:rsidRDefault="0067301F" w:rsidP="0067301F">
      <w:pPr>
        <w:pStyle w:val="02bRubric"/>
        <w:spacing w:before="0"/>
        <w:ind w:left="0" w:firstLine="0"/>
        <w:rPr>
          <w:ins w:id="132" w:author="Mgr. Jana Špačková" w:date="2026-09-25T19:59:00Z" w16du:dateUtc="2026-09-25T23:59:00Z"/>
          <w:lang w:val="en-GB"/>
        </w:rPr>
      </w:pPr>
      <w:ins w:id="133" w:author="Mgr. Jana Špačková" w:date="2026-09-25T19:59:00Z" w16du:dateUtc="2026-09-25T23:59:00Z">
        <w:r w:rsidRPr="0067301F">
          <w:rPr>
            <w:rFonts w:asciiTheme="majorHAnsi" w:eastAsiaTheme="majorEastAsia" w:hAnsiTheme="majorHAnsi" w:cstheme="majorBidi"/>
            <w:bCs w:val="0"/>
            <w:color w:val="auto"/>
            <w:sz w:val="26"/>
            <w:szCs w:val="26"/>
            <w:lang w:val="en-GB" w:bidi="ar-SA"/>
          </w:rPr>
          <w:t xml:space="preserve">   </w:t>
        </w:r>
        <w:r w:rsidRPr="0067301F">
          <w:rPr>
            <w:rFonts w:ascii="Arial" w:eastAsiaTheme="majorEastAsia" w:hAnsi="Arial" w:cs="Arial"/>
            <w:bCs w:val="0"/>
            <w:color w:val="auto"/>
            <w:lang w:val="en-GB" w:bidi="ar-SA"/>
          </w:rPr>
          <w:t>5</w:t>
        </w:r>
        <w:r w:rsidR="00DA75D4">
          <w:rPr>
            <w:rFonts w:ascii="Arial" w:eastAsiaTheme="majorEastAsia" w:hAnsi="Arial" w:cs="Arial"/>
            <w:bCs w:val="0"/>
            <w:color w:val="auto"/>
            <w:lang w:val="en-GB" w:bidi="ar-SA"/>
          </w:rPr>
          <w:t>.</w:t>
        </w:r>
        <w:r>
          <w:rPr>
            <w:rFonts w:ascii="Arial" w:eastAsiaTheme="majorEastAsia" w:hAnsi="Arial" w:cs="Arial"/>
            <w:b w:val="0"/>
            <w:bCs w:val="0"/>
            <w:color w:val="365F91" w:themeColor="accent1" w:themeShade="BF"/>
            <w:lang w:val="en-GB" w:bidi="ar-SA"/>
          </w:rPr>
          <w:t xml:space="preserve"> </w:t>
        </w:r>
        <w:r w:rsidR="00EF6F62" w:rsidRPr="00DF1620">
          <w:rPr>
            <w:lang w:val="en-GB"/>
          </w:rPr>
          <w:t>Choose the correct alternatives.</w:t>
        </w:r>
      </w:ins>
    </w:p>
    <w:p w14:paraId="6A066324" w14:textId="77777777" w:rsidR="00645F7B" w:rsidRPr="00DF1620" w:rsidRDefault="00EF6F62" w:rsidP="00EF6F62">
      <w:pPr>
        <w:pStyle w:val="4Text"/>
        <w:tabs>
          <w:tab w:val="left" w:pos="284"/>
        </w:tabs>
        <w:rPr>
          <w:rPrChange w:id="134" w:author="Mgr. Jana Špačková" w:date="2026-09-25T19:59:00Z" w16du:dateUtc="2026-09-25T23:59:00Z">
            <w:rPr>
              <w:sz w:val="24"/>
              <w:szCs w:val="24"/>
            </w:rPr>
          </w:rPrChange>
        </w:rPr>
        <w:pPrChange w:id="135" w:author="Mgr. Jana Špačková" w:date="2026-09-25T19:59:00Z" w16du:dateUtc="2026-09-25T23:59:00Z">
          <w:pPr/>
        </w:pPrChange>
      </w:pPr>
      <w:ins w:id="136" w:author="Mgr. Jana Špačková" w:date="2026-09-25T19:59:00Z" w16du:dateUtc="2026-09-25T23:59:00Z">
        <w:r>
          <w:t xml:space="preserve">If he changes into a dragon, what </w:t>
        </w:r>
        <w:r w:rsidRPr="0007523D">
          <w:rPr>
            <w:b/>
          </w:rPr>
          <w:t xml:space="preserve">will </w:t>
        </w:r>
        <w:r w:rsidRPr="0007523D">
          <w:t xml:space="preserve">/ </w:t>
        </w:r>
        <w:r w:rsidRPr="0007523D">
          <w:rPr>
            <w:b/>
            <w:strike/>
          </w:rPr>
          <w:t>does</w:t>
        </w:r>
      </w:ins>
      <w:del w:id="137" w:author="Mgr. Jana Špačková" w:date="2026-09-25T19:59:00Z" w16du:dateUtc="2026-09-25T23:59:00Z">
        <w:r w:rsidR="00AC1E57">
          <w:rPr>
            <w:sz w:val="24"/>
            <w:szCs w:val="24"/>
          </w:rPr>
          <w:delText xml:space="preserve"> things</w:delText>
        </w:r>
      </w:del>
      <w:r w:rsidR="00AC1E57">
        <w:rPr>
          <w:rPrChange w:id="138" w:author="Mgr. Jana Špačková" w:date="2026-09-25T19:59:00Z" w16du:dateUtc="2026-09-25T23:59:00Z">
            <w:rPr>
              <w:sz w:val="24"/>
              <w:szCs w:val="24"/>
            </w:rPr>
          </w:rPrChange>
        </w:rPr>
        <w:t xml:space="preserve"> happen</w:t>
      </w:r>
      <w:ins w:id="139" w:author="Mgr. Jana Špačková" w:date="2026-09-25T19:59:00Z" w16du:dateUtc="2026-09-25T23:59:00Z">
        <w:r>
          <w:t>?</w:t>
        </w:r>
      </w:ins>
    </w:p>
    <w:p w14:paraId="12164D26" w14:textId="77777777" w:rsidR="00645F7B" w:rsidRDefault="00645F7B">
      <w:pPr>
        <w:rPr>
          <w:del w:id="140" w:author="Mgr. Jana Špačková" w:date="2026-09-25T19:59:00Z" w16du:dateUtc="2026-09-25T23:59:00Z"/>
          <w:sz w:val="24"/>
          <w:szCs w:val="24"/>
        </w:rPr>
      </w:pPr>
    </w:p>
    <w:p w14:paraId="7C9A61F3" w14:textId="77777777" w:rsidR="00645F7B" w:rsidRDefault="00645F7B">
      <w:pPr>
        <w:rPr>
          <w:del w:id="141" w:author="Mgr. Jana Špačková" w:date="2026-09-25T19:59:00Z" w16du:dateUtc="2026-09-25T23:59:00Z"/>
          <w:sz w:val="24"/>
          <w:szCs w:val="24"/>
        </w:rPr>
      </w:pPr>
    </w:p>
    <w:p w14:paraId="49AC9B7E" w14:textId="77777777" w:rsidR="00541072" w:rsidRDefault="00541072">
      <w:pPr>
        <w:rPr>
          <w:del w:id="142" w:author="Mgr. Jana Špačková" w:date="2026-09-25T19:59:00Z" w16du:dateUtc="2026-09-25T23:59:00Z"/>
          <w:sz w:val="24"/>
          <w:szCs w:val="24"/>
        </w:rPr>
      </w:pPr>
    </w:p>
    <w:p w14:paraId="7DD6001E" w14:textId="77777777" w:rsidR="00645F7B" w:rsidRDefault="00AC1E57">
      <w:pPr>
        <w:rPr>
          <w:del w:id="143" w:author="Mgr. Jana Špačková" w:date="2026-09-25T19:59:00Z" w16du:dateUtc="2026-09-25T23:59:00Z"/>
          <w:sz w:val="24"/>
          <w:szCs w:val="24"/>
        </w:rPr>
      </w:pPr>
      <w:del w:id="144" w:author="Mgr. Jana Špačková" w:date="2026-09-25T19:59:00Z" w16du:dateUtc="2026-09-25T23:59:00Z">
        <w:r>
          <w:rPr>
            <w:sz w:val="24"/>
            <w:szCs w:val="24"/>
          </w:rPr>
          <w:delText>Age Group:</w:delText>
        </w:r>
        <w:r>
          <w:rPr>
            <w:sz w:val="24"/>
            <w:szCs w:val="24"/>
          </w:rPr>
          <w:tab/>
        </w:r>
        <w:r>
          <w:rPr>
            <w:sz w:val="24"/>
            <w:szCs w:val="24"/>
          </w:rPr>
          <w:tab/>
          <w:delText>6</w:delText>
        </w:r>
        <w:r w:rsidR="00645F7B">
          <w:rPr>
            <w:sz w:val="24"/>
            <w:szCs w:val="24"/>
          </w:rPr>
          <w:delText xml:space="preserve">yrs + </w:delText>
        </w:r>
      </w:del>
    </w:p>
    <w:p w14:paraId="15CF8CD1" w14:textId="77777777" w:rsidR="00645F7B" w:rsidRDefault="00645F7B">
      <w:pPr>
        <w:rPr>
          <w:del w:id="145" w:author="Mgr. Jana Špačková" w:date="2026-09-25T19:59:00Z" w16du:dateUtc="2026-09-25T23:59:00Z"/>
          <w:sz w:val="24"/>
          <w:szCs w:val="24"/>
        </w:rPr>
      </w:pPr>
      <w:del w:id="146" w:author="Mgr. Jana Špačková" w:date="2026-09-25T19:59:00Z" w16du:dateUtc="2026-09-25T23:59:00Z">
        <w:r>
          <w:rPr>
            <w:sz w:val="24"/>
            <w:szCs w:val="24"/>
          </w:rPr>
          <w:delText>Method:</w:delText>
        </w:r>
        <w:r>
          <w:rPr>
            <w:sz w:val="24"/>
            <w:szCs w:val="24"/>
          </w:rPr>
          <w:tab/>
        </w:r>
        <w:r>
          <w:rPr>
            <w:sz w:val="24"/>
            <w:szCs w:val="24"/>
          </w:rPr>
          <w:tab/>
          <w:delText>Group activity (up to 15 per facilitator)</w:delText>
        </w:r>
      </w:del>
    </w:p>
    <w:p w14:paraId="5659E273" w14:textId="77777777" w:rsidR="00645F7B" w:rsidRDefault="00645F7B">
      <w:pPr>
        <w:rPr>
          <w:del w:id="147" w:author="Mgr. Jana Špačková" w:date="2026-09-25T19:59:00Z" w16du:dateUtc="2026-09-25T23:59:00Z"/>
          <w:sz w:val="24"/>
          <w:szCs w:val="24"/>
        </w:rPr>
      </w:pPr>
      <w:del w:id="148" w:author="Mgr. Jana Špačková" w:date="2026-09-25T19:59:00Z" w16du:dateUtc="2026-09-25T23:59:00Z">
        <w:r>
          <w:rPr>
            <w:sz w:val="24"/>
            <w:szCs w:val="24"/>
          </w:rPr>
          <w:delText>Level:</w:delText>
        </w:r>
        <w:r>
          <w:rPr>
            <w:sz w:val="24"/>
            <w:szCs w:val="24"/>
          </w:rPr>
          <w:tab/>
        </w:r>
        <w:r>
          <w:rPr>
            <w:sz w:val="24"/>
            <w:szCs w:val="24"/>
          </w:rPr>
          <w:tab/>
        </w:r>
        <w:r>
          <w:rPr>
            <w:sz w:val="24"/>
            <w:szCs w:val="24"/>
          </w:rPr>
          <w:tab/>
          <w:delText>Introductory</w:delText>
        </w:r>
      </w:del>
    </w:p>
    <w:p w14:paraId="51513C47" w14:textId="77777777" w:rsidR="00645F7B" w:rsidRDefault="00317FD1">
      <w:pPr>
        <w:rPr>
          <w:del w:id="149" w:author="Mgr. Jana Špačková" w:date="2026-09-25T19:59:00Z" w16du:dateUtc="2026-09-25T23:59:00Z"/>
          <w:sz w:val="24"/>
          <w:szCs w:val="24"/>
        </w:rPr>
      </w:pPr>
      <w:del w:id="150" w:author="Mgr. Jana Špačková" w:date="2026-09-25T19:59:00Z" w16du:dateUtc="2026-09-25T23:59:00Z">
        <w:r>
          <w:rPr>
            <w:sz w:val="24"/>
            <w:szCs w:val="24"/>
          </w:rPr>
          <w:delText>Duration:</w:delText>
        </w:r>
        <w:r>
          <w:rPr>
            <w:sz w:val="24"/>
            <w:szCs w:val="24"/>
          </w:rPr>
          <w:tab/>
        </w:r>
        <w:r>
          <w:rPr>
            <w:sz w:val="24"/>
            <w:szCs w:val="24"/>
          </w:rPr>
          <w:tab/>
          <w:delText>30</w:delText>
        </w:r>
        <w:r w:rsidR="00645F7B">
          <w:rPr>
            <w:sz w:val="24"/>
            <w:szCs w:val="24"/>
          </w:rPr>
          <w:delText xml:space="preserve"> min</w:delText>
        </w:r>
      </w:del>
    </w:p>
    <w:p w14:paraId="34825C37" w14:textId="77777777" w:rsidR="00293157" w:rsidRDefault="00645F7B" w:rsidP="00645F7B">
      <w:pPr>
        <w:ind w:left="2160" w:hanging="2160"/>
        <w:rPr>
          <w:del w:id="151" w:author="Mgr. Jana Špačková" w:date="2026-09-25T19:59:00Z" w16du:dateUtc="2026-09-25T23:59:00Z"/>
          <w:sz w:val="24"/>
          <w:szCs w:val="24"/>
        </w:rPr>
      </w:pPr>
      <w:del w:id="152" w:author="Mgr. Jana Špačková" w:date="2026-09-25T19:59:00Z" w16du:dateUtc="2026-09-25T23:59:00Z">
        <w:r>
          <w:rPr>
            <w:sz w:val="24"/>
            <w:szCs w:val="24"/>
          </w:rPr>
          <w:delText>Key Learnings:</w:delText>
        </w:r>
        <w:r>
          <w:rPr>
            <w:sz w:val="24"/>
            <w:szCs w:val="24"/>
          </w:rPr>
          <w:tab/>
          <w:delText xml:space="preserve">Light </w:delText>
        </w:r>
        <w:r w:rsidR="00AC1E57">
          <w:rPr>
            <w:sz w:val="24"/>
            <w:szCs w:val="24"/>
          </w:rPr>
          <w:delText xml:space="preserve">energy comes in waves </w:delText>
        </w:r>
        <w:r w:rsidR="002274C1">
          <w:rPr>
            <w:sz w:val="24"/>
            <w:szCs w:val="24"/>
          </w:rPr>
          <w:delText xml:space="preserve">with different </w:delText>
        </w:r>
        <w:r w:rsidR="00AC1E57">
          <w:rPr>
            <w:sz w:val="24"/>
            <w:szCs w:val="24"/>
          </w:rPr>
          <w:delText>spaces between the</w:delText>
        </w:r>
        <w:r w:rsidR="002274C1">
          <w:rPr>
            <w:sz w:val="24"/>
            <w:szCs w:val="24"/>
          </w:rPr>
          <w:delText>ir peaks</w:delText>
        </w:r>
        <w:r w:rsidR="00AC1E57">
          <w:rPr>
            <w:sz w:val="24"/>
            <w:szCs w:val="24"/>
          </w:rPr>
          <w:delText xml:space="preserve"> </w:delText>
        </w:r>
        <w:r w:rsidR="002274C1">
          <w:rPr>
            <w:sz w:val="24"/>
            <w:szCs w:val="24"/>
          </w:rPr>
          <w:delText>depending on the colour of the light.  When these waves meet, we can see the effects.</w:delText>
        </w:r>
      </w:del>
    </w:p>
    <w:p w14:paraId="08187D74" w14:textId="77777777" w:rsidR="00293157" w:rsidRDefault="00293157" w:rsidP="00645F7B">
      <w:pPr>
        <w:ind w:left="2160" w:hanging="2160"/>
        <w:rPr>
          <w:del w:id="153" w:author="Mgr. Jana Špačková" w:date="2026-09-25T19:59:00Z" w16du:dateUtc="2026-09-25T23:59:00Z"/>
          <w:sz w:val="24"/>
          <w:szCs w:val="24"/>
        </w:rPr>
      </w:pPr>
    </w:p>
    <w:p w14:paraId="2E918BF4" w14:textId="77777777" w:rsidR="00541072" w:rsidRDefault="00541072" w:rsidP="00645F7B">
      <w:pPr>
        <w:ind w:left="2160" w:hanging="2160"/>
        <w:rPr>
          <w:del w:id="154" w:author="Mgr. Jana Špačková" w:date="2026-09-25T19:59:00Z" w16du:dateUtc="2026-09-25T23:59:00Z"/>
          <w:sz w:val="24"/>
          <w:szCs w:val="24"/>
        </w:rPr>
      </w:pPr>
    </w:p>
    <w:p w14:paraId="20B2EE0D" w14:textId="77777777" w:rsidR="00293157" w:rsidRDefault="00293157" w:rsidP="00645F7B">
      <w:pPr>
        <w:ind w:left="2160" w:hanging="2160"/>
        <w:rPr>
          <w:del w:id="155" w:author="Mgr. Jana Špačková" w:date="2026-09-25T19:59:00Z" w16du:dateUtc="2026-09-25T23:59:00Z"/>
          <w:sz w:val="24"/>
          <w:szCs w:val="24"/>
        </w:rPr>
      </w:pPr>
      <w:del w:id="156" w:author="Mgr. Jana Špačková" w:date="2026-09-25T19:59:00Z" w16du:dateUtc="2026-09-25T23:59:00Z">
        <w:r>
          <w:rPr>
            <w:sz w:val="24"/>
            <w:szCs w:val="24"/>
          </w:rPr>
          <w:delText>Materials and Equipment</w:delText>
        </w:r>
      </w:del>
    </w:p>
    <w:p w14:paraId="0B633D78" w14:textId="77777777" w:rsidR="00293157" w:rsidRDefault="002274C1" w:rsidP="00293157">
      <w:pPr>
        <w:pStyle w:val="ListParagraph"/>
        <w:numPr>
          <w:ilvl w:val="0"/>
          <w:numId w:val="1"/>
        </w:numPr>
        <w:rPr>
          <w:del w:id="157" w:author="Mgr. Jana Špačková" w:date="2026-09-25T19:59:00Z" w16du:dateUtc="2026-09-25T23:59:00Z"/>
          <w:sz w:val="24"/>
          <w:szCs w:val="24"/>
        </w:rPr>
      </w:pPr>
      <w:del w:id="158" w:author="Mgr. Jana Špačková" w:date="2026-09-25T19:59:00Z" w16du:dateUtc="2026-09-25T23:59:00Z">
        <w:r>
          <w:rPr>
            <w:sz w:val="24"/>
            <w:szCs w:val="24"/>
          </w:rPr>
          <w:delText>2 x 15</w:delText>
        </w:r>
        <w:r w:rsidR="00293157">
          <w:rPr>
            <w:sz w:val="24"/>
            <w:szCs w:val="24"/>
          </w:rPr>
          <w:delText>0mm square</w:delText>
        </w:r>
        <w:r>
          <w:rPr>
            <w:sz w:val="24"/>
            <w:szCs w:val="24"/>
          </w:rPr>
          <w:delText>s of clear acrylic</w:delText>
        </w:r>
        <w:r w:rsidR="00293157">
          <w:rPr>
            <w:sz w:val="24"/>
            <w:szCs w:val="24"/>
          </w:rPr>
          <w:delText xml:space="preserve"> </w:delText>
        </w:r>
        <w:r>
          <w:rPr>
            <w:sz w:val="24"/>
            <w:szCs w:val="24"/>
          </w:rPr>
          <w:delText>plastic</w:delText>
        </w:r>
      </w:del>
    </w:p>
    <w:p w14:paraId="7939E8C6" w14:textId="77777777" w:rsidR="002274C1" w:rsidRDefault="002274C1" w:rsidP="00293157">
      <w:pPr>
        <w:pStyle w:val="ListParagraph"/>
        <w:numPr>
          <w:ilvl w:val="0"/>
          <w:numId w:val="1"/>
        </w:numPr>
        <w:rPr>
          <w:del w:id="159" w:author="Mgr. Jana Špačková" w:date="2026-09-25T19:59:00Z" w16du:dateUtc="2026-09-25T23:59:00Z"/>
          <w:sz w:val="24"/>
          <w:szCs w:val="24"/>
        </w:rPr>
      </w:pPr>
      <w:del w:id="160" w:author="Mgr. Jana Špačková" w:date="2026-09-25T19:59:00Z" w16du:dateUtc="2026-09-25T23:59:00Z">
        <w:r>
          <w:rPr>
            <w:sz w:val="24"/>
            <w:szCs w:val="24"/>
          </w:rPr>
          <w:delText>A4 sheet of black paper</w:delText>
        </w:r>
      </w:del>
    </w:p>
    <w:p w14:paraId="3DA3FF5F" w14:textId="77777777" w:rsidR="002274C1" w:rsidRDefault="002274C1" w:rsidP="002274C1">
      <w:pPr>
        <w:pStyle w:val="ListParagraph"/>
        <w:numPr>
          <w:ilvl w:val="0"/>
          <w:numId w:val="1"/>
        </w:numPr>
        <w:rPr>
          <w:del w:id="161" w:author="Mgr. Jana Špačková" w:date="2026-09-25T19:59:00Z" w16du:dateUtc="2026-09-25T23:59:00Z"/>
          <w:sz w:val="24"/>
          <w:szCs w:val="24"/>
        </w:rPr>
      </w:pPr>
      <w:del w:id="162" w:author="Mgr. Jana Špačková" w:date="2026-09-25T19:59:00Z" w16du:dateUtc="2026-09-25T23:59:00Z">
        <w:r>
          <w:rPr>
            <w:sz w:val="24"/>
            <w:szCs w:val="24"/>
          </w:rPr>
          <w:delText xml:space="preserve">Stickytape </w:delText>
        </w:r>
      </w:del>
    </w:p>
    <w:p w14:paraId="5788BAB3" w14:textId="77777777" w:rsidR="002274C1" w:rsidRDefault="00853C9D" w:rsidP="00293157">
      <w:pPr>
        <w:pStyle w:val="ListParagraph"/>
        <w:numPr>
          <w:ilvl w:val="0"/>
          <w:numId w:val="1"/>
        </w:numPr>
        <w:rPr>
          <w:del w:id="163" w:author="Mgr. Jana Špačková" w:date="2026-09-25T19:59:00Z" w16du:dateUtc="2026-09-25T23:59:00Z"/>
          <w:sz w:val="24"/>
          <w:szCs w:val="24"/>
        </w:rPr>
      </w:pPr>
      <w:del w:id="164" w:author="Mgr. Jana Špačková" w:date="2026-09-25T19:59:00Z" w16du:dateUtc="2026-09-25T23:59:00Z">
        <w:r>
          <w:rPr>
            <w:sz w:val="24"/>
            <w:szCs w:val="24"/>
          </w:rPr>
          <w:delText>Clean, new pencils (2 per participant)</w:delText>
        </w:r>
      </w:del>
    </w:p>
    <w:p w14:paraId="336F410A" w14:textId="77777777" w:rsidR="00123D6F" w:rsidRDefault="00123D6F" w:rsidP="00293157">
      <w:pPr>
        <w:pStyle w:val="ListParagraph"/>
        <w:numPr>
          <w:ilvl w:val="0"/>
          <w:numId w:val="1"/>
        </w:numPr>
        <w:rPr>
          <w:del w:id="165" w:author="Mgr. Jana Špačková" w:date="2026-09-25T19:59:00Z" w16du:dateUtc="2026-09-25T23:59:00Z"/>
          <w:sz w:val="24"/>
          <w:szCs w:val="24"/>
        </w:rPr>
      </w:pPr>
      <w:del w:id="166" w:author="Mgr. Jana Špačková" w:date="2026-09-25T19:59:00Z" w16du:dateUtc="2026-09-25T23:59:00Z">
        <w:r>
          <w:rPr>
            <w:sz w:val="24"/>
            <w:szCs w:val="24"/>
          </w:rPr>
          <w:delText>Candle or other point source of light (a single bulb, not a tube)</w:delText>
        </w:r>
      </w:del>
    </w:p>
    <w:p w14:paraId="4E1EF892" w14:textId="77777777" w:rsidR="009A3731" w:rsidRDefault="009A3731" w:rsidP="00293157">
      <w:pPr>
        <w:pStyle w:val="ListParagraph"/>
        <w:numPr>
          <w:ilvl w:val="0"/>
          <w:numId w:val="1"/>
        </w:numPr>
        <w:rPr>
          <w:del w:id="167" w:author="Mgr. Jana Špačková" w:date="2026-09-25T19:59:00Z" w16du:dateUtc="2026-09-25T23:59:00Z"/>
          <w:sz w:val="24"/>
          <w:szCs w:val="24"/>
        </w:rPr>
      </w:pPr>
      <w:del w:id="168" w:author="Mgr. Jana Špačková" w:date="2026-09-25T19:59:00Z" w16du:dateUtc="2026-09-25T23:59:00Z">
        <w:r>
          <w:rPr>
            <w:sz w:val="24"/>
            <w:szCs w:val="24"/>
          </w:rPr>
          <w:delText>150mm squares of flyscreen (2 per participant)</w:delText>
        </w:r>
      </w:del>
    </w:p>
    <w:p w14:paraId="1532CE03" w14:textId="77777777" w:rsidR="00317FD1" w:rsidRDefault="00317FD1" w:rsidP="00293157">
      <w:pPr>
        <w:pStyle w:val="ListParagraph"/>
        <w:numPr>
          <w:ilvl w:val="0"/>
          <w:numId w:val="1"/>
        </w:numPr>
        <w:rPr>
          <w:del w:id="169" w:author="Mgr. Jana Špačková" w:date="2026-09-25T19:59:00Z" w16du:dateUtc="2026-09-25T23:59:00Z"/>
          <w:sz w:val="24"/>
          <w:szCs w:val="24"/>
        </w:rPr>
      </w:pPr>
      <w:del w:id="170" w:author="Mgr. Jana Špačková" w:date="2026-09-25T19:59:00Z" w16du:dateUtc="2026-09-25T23:59:00Z">
        <w:r>
          <w:rPr>
            <w:sz w:val="24"/>
            <w:szCs w:val="24"/>
          </w:rPr>
          <w:delText>3-D glasses (</w:delText>
        </w:r>
      </w:del>
      <w:r w:rsidRPr="00DF1620">
        <w:rPr>
          <w:b/>
          <w:lang w:val="en-GB"/>
          <w:rPrChange w:id="171" w:author="Mgr. Jana Špačková" w:date="2026-09-25T19:59:00Z" w16du:dateUtc="2026-09-25T23:59:00Z">
            <w:rPr>
              <w:sz w:val="24"/>
              <w:szCs w:val="24"/>
            </w:rPr>
          </w:rPrChange>
        </w:rPr>
        <w:t>1</w:t>
      </w:r>
      <w:ins w:id="172" w:author="Mgr. Jana Špačková" w:date="2026-09-25T19:59:00Z" w16du:dateUtc="2026-09-25T23:59:00Z">
        <w:r w:rsidR="00EF6F62" w:rsidRPr="00DF1620">
          <w:rPr>
            <w:lang w:val="en-GB"/>
          </w:rPr>
          <w:tab/>
        </w:r>
        <w:r w:rsidR="00EF6F62">
          <w:rPr>
            <w:lang w:val="en-GB"/>
          </w:rPr>
          <w:t xml:space="preserve">If </w:t>
        </w:r>
      </w:ins>
      <w:del w:id="173" w:author="Mgr. Jana Špačková" w:date="2026-09-25T19:59:00Z" w16du:dateUtc="2026-09-25T23:59:00Z">
        <w:r>
          <w:rPr>
            <w:sz w:val="24"/>
            <w:szCs w:val="24"/>
          </w:rPr>
          <w:delText xml:space="preserve"> per pair)</w:delText>
        </w:r>
      </w:del>
    </w:p>
    <w:p w14:paraId="5915FBD1" w14:textId="77777777" w:rsidR="00317FD1" w:rsidRDefault="00317FD1" w:rsidP="00293157">
      <w:pPr>
        <w:pStyle w:val="ListParagraph"/>
        <w:numPr>
          <w:ilvl w:val="0"/>
          <w:numId w:val="1"/>
        </w:numPr>
        <w:rPr>
          <w:del w:id="174" w:author="Mgr. Jana Špačková" w:date="2026-09-25T19:59:00Z" w16du:dateUtc="2026-09-25T23:59:00Z"/>
          <w:sz w:val="24"/>
          <w:szCs w:val="24"/>
        </w:rPr>
      </w:pPr>
      <w:del w:id="175" w:author="Mgr. Jana Špačková" w:date="2026-09-25T19:59:00Z" w16du:dateUtc="2026-09-25T23:59:00Z">
        <w:r>
          <w:rPr>
            <w:sz w:val="24"/>
            <w:szCs w:val="24"/>
          </w:rPr>
          <w:delText>120x120 acrylic mirror (1 per pair)</w:delText>
        </w:r>
      </w:del>
    </w:p>
    <w:p w14:paraId="3B6A59A4" w14:textId="77777777" w:rsidR="00541072" w:rsidRDefault="00541072" w:rsidP="00C8364C">
      <w:pPr>
        <w:rPr>
          <w:del w:id="176" w:author="Mgr. Jana Špačková" w:date="2026-09-25T19:59:00Z" w16du:dateUtc="2026-09-25T23:59:00Z"/>
          <w:sz w:val="24"/>
          <w:szCs w:val="24"/>
        </w:rPr>
      </w:pPr>
    </w:p>
    <w:p w14:paraId="79FDC4D0" w14:textId="77777777" w:rsidR="00541072" w:rsidRDefault="00541072" w:rsidP="00C8364C">
      <w:pPr>
        <w:rPr>
          <w:del w:id="177" w:author="Mgr. Jana Špačková" w:date="2026-09-25T19:59:00Z" w16du:dateUtc="2026-09-25T23:59:00Z"/>
          <w:sz w:val="24"/>
          <w:szCs w:val="24"/>
        </w:rPr>
      </w:pPr>
    </w:p>
    <w:p w14:paraId="17745068" w14:textId="77777777" w:rsidR="00C8364C" w:rsidRDefault="00C8364C" w:rsidP="00C8364C">
      <w:pPr>
        <w:rPr>
          <w:del w:id="178" w:author="Mgr. Jana Špačková" w:date="2026-09-25T19:59:00Z" w16du:dateUtc="2026-09-25T23:59:00Z"/>
          <w:sz w:val="24"/>
          <w:szCs w:val="24"/>
        </w:rPr>
      </w:pPr>
      <w:del w:id="179" w:author="Mgr. Jana Špačková" w:date="2026-09-25T19:59:00Z" w16du:dateUtc="2026-09-25T23:59:00Z">
        <w:r>
          <w:rPr>
            <w:sz w:val="24"/>
            <w:szCs w:val="24"/>
          </w:rPr>
          <w:delText>Preparation</w:delText>
        </w:r>
      </w:del>
    </w:p>
    <w:p w14:paraId="643D6E63" w14:textId="77777777" w:rsidR="005F1C24" w:rsidRDefault="00C8364C" w:rsidP="00C8364C">
      <w:pPr>
        <w:rPr>
          <w:del w:id="180" w:author="Mgr. Jana Špačková" w:date="2026-09-25T19:59:00Z" w16du:dateUtc="2026-09-25T23:59:00Z"/>
          <w:sz w:val="24"/>
          <w:szCs w:val="24"/>
        </w:rPr>
      </w:pPr>
      <w:del w:id="181" w:author="Mgr. Jana Špačková" w:date="2026-09-25T19:59:00Z" w16du:dateUtc="2026-09-25T23:59:00Z">
        <w:r>
          <w:rPr>
            <w:sz w:val="24"/>
            <w:szCs w:val="24"/>
          </w:rPr>
          <w:tab/>
          <w:delText xml:space="preserve">The facilitator </w:delText>
        </w:r>
        <w:r w:rsidR="002274C1">
          <w:rPr>
            <w:sz w:val="24"/>
            <w:szCs w:val="24"/>
          </w:rPr>
          <w:delText>c</w:delText>
        </w:r>
        <w:r>
          <w:rPr>
            <w:sz w:val="24"/>
            <w:szCs w:val="24"/>
          </w:rPr>
          <w:delText xml:space="preserve">ould prepare for </w:delText>
        </w:r>
      </w:del>
      <w:r>
        <w:rPr>
          <w:lang w:val="en-GB"/>
          <w:rPrChange w:id="182" w:author="Mgr. Jana Špačková" w:date="2026-09-25T19:59:00Z" w16du:dateUtc="2026-09-25T23:59:00Z">
            <w:rPr>
              <w:sz w:val="24"/>
              <w:szCs w:val="24"/>
            </w:rPr>
          </w:rPrChange>
        </w:rPr>
        <w:t xml:space="preserve">this </w:t>
      </w:r>
      <w:ins w:id="183" w:author="Mgr. Jana Špačková" w:date="2026-09-25T19:59:00Z" w16du:dateUtc="2026-09-25T23:59:00Z">
        <w:r w:rsidR="00EF6F62">
          <w:rPr>
            <w:lang w:val="en-GB"/>
          </w:rPr>
          <w:t>is it, she</w:t>
        </w:r>
        <w:r w:rsidR="00EF6F62" w:rsidRPr="00047D92">
          <w:rPr>
            <w:b/>
            <w:lang w:val="en-GB"/>
          </w:rPr>
          <w:t xml:space="preserve"> isn't</w:t>
        </w:r>
        <w:r w:rsidR="00EF6F62">
          <w:rPr>
            <w:lang w:val="en-GB"/>
          </w:rPr>
          <w:t xml:space="preserve"> / </w:t>
        </w:r>
        <w:r w:rsidR="00EF6F62" w:rsidRPr="00047D92">
          <w:rPr>
            <w:b/>
            <w:lang w:val="en-GB"/>
          </w:rPr>
          <w:t xml:space="preserve">won't </w:t>
        </w:r>
      </w:ins>
      <w:del w:id="184" w:author="Mgr. Jana Špačková" w:date="2026-09-25T19:59:00Z" w16du:dateUtc="2026-09-25T23:59:00Z">
        <w:r>
          <w:rPr>
            <w:sz w:val="24"/>
            <w:szCs w:val="24"/>
          </w:rPr>
          <w:delText>workshop by using the instructions and materials provided</w:delText>
        </w:r>
        <w:r w:rsidR="002274C1">
          <w:rPr>
            <w:sz w:val="24"/>
            <w:szCs w:val="24"/>
          </w:rPr>
          <w:delText xml:space="preserve"> to observe the desired effects</w:delText>
        </w:r>
        <w:r>
          <w:rPr>
            <w:sz w:val="24"/>
            <w:szCs w:val="24"/>
          </w:rPr>
          <w:delText>. Note critical stages</w:delText>
        </w:r>
        <w:r w:rsidR="002274C1">
          <w:rPr>
            <w:sz w:val="24"/>
            <w:szCs w:val="24"/>
          </w:rPr>
          <w:delText xml:space="preserve"> (such as preparing the thin slit, and finding an appropriate viewing angle and light source)</w:delText>
        </w:r>
        <w:r>
          <w:rPr>
            <w:sz w:val="24"/>
            <w:szCs w:val="24"/>
          </w:rPr>
          <w:delText>, and advise the participants accordingly.</w:delText>
        </w:r>
      </w:del>
    </w:p>
    <w:p w14:paraId="23C0A62E" w14:textId="77777777" w:rsidR="005F1C24" w:rsidRDefault="005F1C24" w:rsidP="005F1C24">
      <w:pPr>
        <w:ind w:firstLine="720"/>
        <w:rPr>
          <w:del w:id="185" w:author="Mgr. Jana Špačková" w:date="2026-09-25T19:59:00Z" w16du:dateUtc="2026-09-25T23:59:00Z"/>
          <w:sz w:val="24"/>
          <w:szCs w:val="24"/>
        </w:rPr>
      </w:pPr>
      <w:del w:id="186" w:author="Mgr. Jana Špačková" w:date="2026-09-25T19:59:00Z" w16du:dateUtc="2026-09-25T23:59:00Z">
        <w:r>
          <w:rPr>
            <w:sz w:val="24"/>
            <w:szCs w:val="24"/>
          </w:rPr>
          <w:delText xml:space="preserve">Have a rubbish bin ready for </w:delText>
        </w:r>
        <w:r w:rsidR="00DD0B31">
          <w:rPr>
            <w:sz w:val="24"/>
            <w:szCs w:val="24"/>
          </w:rPr>
          <w:delText>any</w:delText>
        </w:r>
        <w:r>
          <w:rPr>
            <w:sz w:val="24"/>
            <w:szCs w:val="24"/>
          </w:rPr>
          <w:delText xml:space="preserve"> waste that wil</w:delText>
        </w:r>
        <w:r w:rsidR="00223530">
          <w:rPr>
            <w:sz w:val="24"/>
            <w:szCs w:val="24"/>
          </w:rPr>
          <w:delText xml:space="preserve">l </w:delText>
        </w:r>
      </w:del>
      <w:r w:rsidR="00223530" w:rsidRPr="0007523D">
        <w:rPr>
          <w:lang w:val="en-GB"/>
          <w:rPrChange w:id="187" w:author="Mgr. Jana Špačková" w:date="2026-09-25T19:59:00Z" w16du:dateUtc="2026-09-25T23:59:00Z">
            <w:rPr>
              <w:sz w:val="24"/>
              <w:szCs w:val="24"/>
            </w:rPr>
          </w:rPrChange>
        </w:rPr>
        <w:t>be</w:t>
      </w:r>
      <w:r w:rsidR="00223530">
        <w:rPr>
          <w:lang w:val="en-GB"/>
          <w:rPrChange w:id="188" w:author="Mgr. Jana Špačková" w:date="2026-09-25T19:59:00Z" w16du:dateUtc="2026-09-25T23:59:00Z">
            <w:rPr>
              <w:sz w:val="24"/>
              <w:szCs w:val="24"/>
            </w:rPr>
          </w:rPrChange>
        </w:rPr>
        <w:t xml:space="preserve"> </w:t>
      </w:r>
      <w:del w:id="189" w:author="Mgr. Jana Špačková" w:date="2026-09-25T19:59:00Z" w16du:dateUtc="2026-09-25T23:59:00Z">
        <w:r w:rsidR="00223530">
          <w:rPr>
            <w:sz w:val="24"/>
            <w:szCs w:val="24"/>
          </w:rPr>
          <w:delText>generated.</w:delText>
        </w:r>
      </w:del>
    </w:p>
    <w:p w14:paraId="30B400DD" w14:textId="77777777" w:rsidR="005F1C24" w:rsidRDefault="005F1C24" w:rsidP="005F1C24">
      <w:pPr>
        <w:rPr>
          <w:del w:id="190" w:author="Mgr. Jana Špačková" w:date="2026-09-25T19:59:00Z" w16du:dateUtc="2026-09-25T23:59:00Z"/>
          <w:sz w:val="24"/>
          <w:szCs w:val="24"/>
        </w:rPr>
      </w:pPr>
    </w:p>
    <w:p w14:paraId="0491E313" w14:textId="77777777" w:rsidR="00541072" w:rsidRDefault="00541072" w:rsidP="005F1C24">
      <w:pPr>
        <w:rPr>
          <w:del w:id="191" w:author="Mgr. Jana Špačková" w:date="2026-09-25T19:59:00Z" w16du:dateUtc="2026-09-25T23:59:00Z"/>
          <w:sz w:val="24"/>
          <w:szCs w:val="24"/>
        </w:rPr>
      </w:pPr>
    </w:p>
    <w:p w14:paraId="6BC0F9A3" w14:textId="77777777" w:rsidR="00541072" w:rsidRDefault="00541072" w:rsidP="005F1C24">
      <w:pPr>
        <w:rPr>
          <w:del w:id="192" w:author="Mgr. Jana Špačková" w:date="2026-09-25T19:59:00Z" w16du:dateUtc="2026-09-25T23:59:00Z"/>
          <w:sz w:val="24"/>
          <w:szCs w:val="24"/>
        </w:rPr>
      </w:pPr>
    </w:p>
    <w:p w14:paraId="6535C2B8" w14:textId="77777777" w:rsidR="005F1C24" w:rsidRDefault="005F1C24" w:rsidP="005F1C24">
      <w:pPr>
        <w:rPr>
          <w:del w:id="193" w:author="Mgr. Jana Špačková" w:date="2026-09-25T19:59:00Z" w16du:dateUtc="2026-09-25T23:59:00Z"/>
          <w:sz w:val="24"/>
          <w:szCs w:val="24"/>
        </w:rPr>
      </w:pPr>
      <w:del w:id="194" w:author="Mgr. Jana Špačková" w:date="2026-09-25T19:59:00Z" w16du:dateUtc="2026-09-25T23:59:00Z">
        <w:r>
          <w:rPr>
            <w:sz w:val="24"/>
            <w:szCs w:val="24"/>
          </w:rPr>
          <w:delText>Recommendations</w:delText>
        </w:r>
      </w:del>
    </w:p>
    <w:p w14:paraId="5A7C0B3F" w14:textId="77777777" w:rsidR="005F1C24" w:rsidRDefault="005F1C24" w:rsidP="005F1C24">
      <w:pPr>
        <w:rPr>
          <w:del w:id="195" w:author="Mgr. Jana Špačková" w:date="2026-09-25T19:59:00Z" w16du:dateUtc="2026-09-25T23:59:00Z"/>
          <w:sz w:val="24"/>
          <w:szCs w:val="24"/>
        </w:rPr>
      </w:pPr>
      <w:del w:id="196" w:author="Mgr. Jana Špačková" w:date="2026-09-25T19:59:00Z" w16du:dateUtc="2026-09-25T23:59:00Z">
        <w:r>
          <w:rPr>
            <w:sz w:val="24"/>
            <w:szCs w:val="24"/>
          </w:rPr>
          <w:tab/>
        </w:r>
        <w:r w:rsidR="002274C1">
          <w:rPr>
            <w:sz w:val="24"/>
            <w:szCs w:val="24"/>
          </w:rPr>
          <w:delText xml:space="preserve">Since this activity consists of some quick demonstrations, and a single simple construction activity, consider the sequence of events. Participants may become bored with </w:delText>
        </w:r>
        <w:r w:rsidR="00DD0B31">
          <w:rPr>
            <w:sz w:val="24"/>
            <w:szCs w:val="24"/>
          </w:rPr>
          <w:delText>too much explanation, and it will be necessary to move on to the hands on work relatively quickly.</w:delText>
        </w:r>
        <w:r w:rsidR="002274C1">
          <w:rPr>
            <w:sz w:val="24"/>
            <w:szCs w:val="24"/>
          </w:rPr>
          <w:delText xml:space="preserve"> </w:delText>
        </w:r>
      </w:del>
    </w:p>
    <w:p w14:paraId="63C85A22" w14:textId="77777777" w:rsidR="00DD0B31" w:rsidRPr="00DF1620" w:rsidRDefault="00DD0B31" w:rsidP="00EF6F62">
      <w:pPr>
        <w:pStyle w:val="03bTextnumberedwrite-in"/>
        <w:spacing w:line="300" w:lineRule="atLeast"/>
        <w:rPr>
          <w:lang w:val="en-GB"/>
          <w:rPrChange w:id="197" w:author="Mgr. Jana Špačková" w:date="2026-09-25T19:59:00Z" w16du:dateUtc="2026-09-25T23:59:00Z">
            <w:rPr>
              <w:sz w:val="24"/>
              <w:szCs w:val="24"/>
            </w:rPr>
          </w:rPrChange>
        </w:rPr>
        <w:pPrChange w:id="198" w:author="Mgr. Jana Špačková" w:date="2026-09-25T19:59:00Z" w16du:dateUtc="2026-09-25T23:59:00Z">
          <w:pPr/>
        </w:pPrChange>
      </w:pPr>
      <w:del w:id="199" w:author="Mgr. Jana Špačková" w:date="2026-09-25T19:59:00Z" w16du:dateUtc="2026-09-25T23:59:00Z">
        <w:r>
          <w:rPr>
            <w:sz w:val="24"/>
            <w:szCs w:val="24"/>
          </w:rPr>
          <w:tab/>
          <w:delText xml:space="preserve">This topic is also conceptually complex, and it is not important to achieve deep understanding, especially with younger groups. Refer </w:delText>
        </w:r>
      </w:del>
      <w:r>
        <w:rPr>
          <w:lang w:val="en-GB"/>
          <w:rPrChange w:id="200" w:author="Mgr. Jana Špačková" w:date="2026-09-25T19:59:00Z" w16du:dateUtc="2026-09-25T23:59:00Z">
            <w:rPr>
              <w:sz w:val="24"/>
              <w:szCs w:val="24"/>
            </w:rPr>
          </w:rPrChange>
        </w:rPr>
        <w:t>interested</w:t>
      </w:r>
      <w:del w:id="201" w:author="Mgr. Jana Špačková" w:date="2026-09-25T19:59:00Z" w16du:dateUtc="2026-09-25T23:59:00Z">
        <w:r>
          <w:rPr>
            <w:sz w:val="24"/>
            <w:szCs w:val="24"/>
          </w:rPr>
          <w:delText xml:space="preserve"> participants to online explanations rather than frustrating too many group members with details</w:delText>
        </w:r>
      </w:del>
      <w:r w:rsidRPr="00DF1620">
        <w:rPr>
          <w:lang w:val="en-GB"/>
          <w:rPrChange w:id="202" w:author="Mgr. Jana Špačková" w:date="2026-09-25T19:59:00Z" w16du:dateUtc="2026-09-25T23:59:00Z">
            <w:rPr>
              <w:sz w:val="24"/>
              <w:szCs w:val="24"/>
            </w:rPr>
          </w:rPrChange>
        </w:rPr>
        <w:t>.</w:t>
      </w:r>
    </w:p>
    <w:p w14:paraId="1836B9EC" w14:textId="77777777" w:rsidR="00CF505F" w:rsidRDefault="00EF6F62" w:rsidP="005F1C24">
      <w:pPr>
        <w:rPr>
          <w:del w:id="203" w:author="Mgr. Jana Špačková" w:date="2026-09-25T19:59:00Z" w16du:dateUtc="2026-09-25T23:59:00Z"/>
          <w:sz w:val="24"/>
          <w:szCs w:val="24"/>
        </w:rPr>
      </w:pPr>
      <w:ins w:id="204" w:author="Mgr. Jana Špačková" w:date="2026-09-25T19:59:00Z" w16du:dateUtc="2026-09-25T23:59:00Z">
        <w:r w:rsidRPr="00DF1620">
          <w:rPr>
            <w:b/>
            <w:lang w:val="en-GB"/>
          </w:rPr>
          <w:t>2</w:t>
        </w:r>
        <w:r w:rsidRPr="00DF1620">
          <w:rPr>
            <w:lang w:val="en-GB"/>
          </w:rPr>
          <w:tab/>
          <w:t>I</w:t>
        </w:r>
      </w:ins>
    </w:p>
    <w:p w14:paraId="068757F9" w14:textId="77777777" w:rsidR="00CF505F" w:rsidRDefault="00CF505F" w:rsidP="005F1C24">
      <w:pPr>
        <w:rPr>
          <w:del w:id="205" w:author="Mgr. Jana Špačková" w:date="2026-09-25T19:59:00Z" w16du:dateUtc="2026-09-25T23:59:00Z"/>
          <w:sz w:val="24"/>
          <w:szCs w:val="24"/>
        </w:rPr>
      </w:pPr>
      <w:del w:id="206" w:author="Mgr. Jana Špačková" w:date="2026-09-25T19:59:00Z" w16du:dateUtc="2026-09-25T23:59:00Z">
        <w:r>
          <w:rPr>
            <w:sz w:val="24"/>
            <w:szCs w:val="24"/>
          </w:rPr>
          <w:tab/>
        </w:r>
      </w:del>
    </w:p>
    <w:p w14:paraId="114698A4" w14:textId="77777777" w:rsidR="00CF505F" w:rsidRDefault="00CF505F" w:rsidP="005F1C24">
      <w:pPr>
        <w:rPr>
          <w:del w:id="207" w:author="Mgr. Jana Špačková" w:date="2026-09-25T19:59:00Z" w16du:dateUtc="2026-09-25T23:59:00Z"/>
          <w:sz w:val="24"/>
          <w:szCs w:val="24"/>
        </w:rPr>
      </w:pPr>
    </w:p>
    <w:p w14:paraId="5C5A935C" w14:textId="77777777" w:rsidR="00CF505F" w:rsidRDefault="00CF505F" w:rsidP="005F1C24">
      <w:pPr>
        <w:rPr>
          <w:del w:id="208" w:author="Mgr. Jana Špačková" w:date="2026-09-25T19:59:00Z" w16du:dateUtc="2026-09-25T23:59:00Z"/>
          <w:sz w:val="24"/>
          <w:szCs w:val="24"/>
        </w:rPr>
      </w:pPr>
    </w:p>
    <w:p w14:paraId="19D40AB7" w14:textId="77777777" w:rsidR="00CF505F" w:rsidRDefault="00CF505F" w:rsidP="005F1C24">
      <w:pPr>
        <w:rPr>
          <w:del w:id="209" w:author="Mgr. Jana Špačková" w:date="2026-09-25T19:59:00Z" w16du:dateUtc="2026-09-25T23:59:00Z"/>
          <w:sz w:val="24"/>
          <w:szCs w:val="24"/>
        </w:rPr>
      </w:pPr>
      <w:del w:id="210" w:author="Mgr. Jana Špačková" w:date="2026-09-25T19:59:00Z" w16du:dateUtc="2026-09-25T23:59:00Z">
        <w:r>
          <w:rPr>
            <w:sz w:val="24"/>
            <w:szCs w:val="24"/>
          </w:rPr>
          <w:delText>Workshop Outline</w:delText>
        </w:r>
      </w:del>
    </w:p>
    <w:p w14:paraId="76ABBD3C" w14:textId="77777777" w:rsidR="00CF505F" w:rsidRDefault="00CF505F" w:rsidP="005F1C24">
      <w:pPr>
        <w:rPr>
          <w:del w:id="211" w:author="Mgr. Jana Špačková" w:date="2026-09-25T19:59:00Z" w16du:dateUtc="2026-09-25T23:59:00Z"/>
          <w:sz w:val="24"/>
          <w:szCs w:val="24"/>
        </w:rPr>
      </w:pPr>
    </w:p>
    <w:p w14:paraId="35878DD3" w14:textId="77777777" w:rsidR="00CF505F" w:rsidRDefault="00CF505F" w:rsidP="005F1C24">
      <w:pPr>
        <w:rPr>
          <w:del w:id="212" w:author="Mgr. Jana Špačková" w:date="2026-09-25T19:59:00Z" w16du:dateUtc="2026-09-25T23:59:00Z"/>
          <w:sz w:val="24"/>
          <w:szCs w:val="24"/>
        </w:rPr>
      </w:pPr>
      <w:del w:id="213" w:author="Mgr. Jana Špačková" w:date="2026-09-25T19:59:00Z" w16du:dateUtc="2026-09-25T23:59:00Z">
        <w:r>
          <w:rPr>
            <w:sz w:val="24"/>
            <w:szCs w:val="24"/>
          </w:rPr>
          <w:delText>(5 min)</w:delText>
        </w:r>
        <w:r>
          <w:rPr>
            <w:sz w:val="24"/>
            <w:szCs w:val="24"/>
          </w:rPr>
          <w:tab/>
        </w:r>
        <w:r>
          <w:rPr>
            <w:sz w:val="24"/>
            <w:szCs w:val="24"/>
          </w:rPr>
          <w:tab/>
          <w:delText>Introduction</w:delText>
        </w:r>
      </w:del>
    </w:p>
    <w:p w14:paraId="2C58A834" w14:textId="77777777" w:rsidR="00275193" w:rsidRDefault="00275193" w:rsidP="005F1C24">
      <w:pPr>
        <w:rPr>
          <w:del w:id="214" w:author="Mgr. Jana Špačková" w:date="2026-09-25T19:59:00Z" w16du:dateUtc="2026-09-25T23:59:00Z"/>
          <w:sz w:val="24"/>
          <w:szCs w:val="24"/>
        </w:rPr>
      </w:pPr>
    </w:p>
    <w:p w14:paraId="6039907B" w14:textId="77777777" w:rsidR="00275193" w:rsidRDefault="00275193" w:rsidP="005F1C24">
      <w:pPr>
        <w:rPr>
          <w:del w:id="215" w:author="Mgr. Jana Špačková" w:date="2026-09-25T19:59:00Z" w16du:dateUtc="2026-09-25T23:59:00Z"/>
          <w:sz w:val="24"/>
          <w:szCs w:val="24"/>
        </w:rPr>
      </w:pPr>
      <w:del w:id="216" w:author="Mgr. Jana Špačková" w:date="2026-09-25T19:59:00Z" w16du:dateUtc="2026-09-25T23:59:00Z">
        <w:r>
          <w:rPr>
            <w:sz w:val="24"/>
            <w:szCs w:val="24"/>
          </w:rPr>
          <w:tab/>
          <w:delText xml:space="preserve">Introduce yourself, welcome participants and deal with housekeeping. </w:delText>
        </w:r>
      </w:del>
    </w:p>
    <w:p w14:paraId="1B68A45D" w14:textId="77777777" w:rsidR="00275193" w:rsidRDefault="00275193" w:rsidP="005F1C24">
      <w:pPr>
        <w:rPr>
          <w:del w:id="217" w:author="Mgr. Jana Špačková" w:date="2026-09-25T19:59:00Z" w16du:dateUtc="2026-09-25T23:59:00Z"/>
          <w:sz w:val="24"/>
          <w:szCs w:val="24"/>
        </w:rPr>
      </w:pPr>
    </w:p>
    <w:p w14:paraId="187649EC" w14:textId="77777777" w:rsidR="00275193" w:rsidRDefault="00275193" w:rsidP="005F1C24">
      <w:pPr>
        <w:rPr>
          <w:del w:id="218" w:author="Mgr. Jana Špačková" w:date="2026-09-25T19:59:00Z" w16du:dateUtc="2026-09-25T23:59:00Z"/>
          <w:sz w:val="24"/>
          <w:szCs w:val="24"/>
        </w:rPr>
      </w:pPr>
      <w:del w:id="219" w:author="Mgr. Jana Špačková" w:date="2026-09-25T19:59:00Z" w16du:dateUtc="2026-09-25T23:59:00Z">
        <w:r>
          <w:rPr>
            <w:sz w:val="24"/>
            <w:szCs w:val="24"/>
          </w:rPr>
          <w:tab/>
          <w:delText>Ask</w:delText>
        </w:r>
        <w:r w:rsidR="00DD0B31">
          <w:rPr>
            <w:sz w:val="24"/>
            <w:szCs w:val="24"/>
          </w:rPr>
          <w:delText xml:space="preserve"> participants if they know about waves and where they have seen them (water waves are a good analogy). Explain that the waves they see are caused by energy moving through the medium (wind acting on water, for example), rather than the movement of the medium (does every wave at the beach wash them in to the shore, or are they just lifted up and down?). When the energy reaches the </w:delText>
        </w:r>
        <w:r w:rsidR="00484732">
          <w:rPr>
            <w:sz w:val="24"/>
            <w:szCs w:val="24"/>
          </w:rPr>
          <w:delText>e</w:delText>
        </w:r>
        <w:r w:rsidR="00DD0B31">
          <w:rPr>
            <w:sz w:val="24"/>
            <w:szCs w:val="24"/>
          </w:rPr>
          <w:delText>dge</w:delText>
        </w:r>
        <w:r w:rsidR="00484732">
          <w:rPr>
            <w:sz w:val="24"/>
            <w:szCs w:val="24"/>
          </w:rPr>
          <w:delText xml:space="preserve"> of the medium, it can be absorbed (like a wave on the beach) or reflected (like a wave in the bath or a swimming pool)</w:delText>
        </w:r>
        <w:r w:rsidR="00A37A46">
          <w:rPr>
            <w:sz w:val="24"/>
            <w:szCs w:val="24"/>
          </w:rPr>
          <w:delText>.</w:delText>
        </w:r>
      </w:del>
    </w:p>
    <w:p w14:paraId="0CFE96D0" w14:textId="77777777" w:rsidR="00A37A46" w:rsidRDefault="00A37A46" w:rsidP="005F1C24">
      <w:pPr>
        <w:rPr>
          <w:del w:id="220" w:author="Mgr. Jana Špačková" w:date="2026-09-25T19:59:00Z" w16du:dateUtc="2026-09-25T23:59:00Z"/>
          <w:sz w:val="24"/>
          <w:szCs w:val="24"/>
        </w:rPr>
      </w:pPr>
      <w:del w:id="221" w:author="Mgr. Jana Špačková" w:date="2026-09-25T19:59:00Z" w16du:dateUtc="2026-09-25T23:59:00Z">
        <w:r>
          <w:rPr>
            <w:sz w:val="24"/>
            <w:szCs w:val="24"/>
          </w:rPr>
          <w:tab/>
          <w:delText>The experiments they</w:delText>
        </w:r>
      </w:del>
      <w:r w:rsidRPr="00DF1620">
        <w:rPr>
          <w:lang w:val="en-GB"/>
          <w:rPrChange w:id="222" w:author="Mgr. Jana Špačková" w:date="2026-09-25T19:59:00Z" w16du:dateUtc="2026-09-25T23:59:00Z">
            <w:rPr>
              <w:sz w:val="24"/>
              <w:szCs w:val="24"/>
            </w:rPr>
          </w:rPrChange>
        </w:rPr>
        <w:t xml:space="preserve"> </w:t>
      </w:r>
      <w:r w:rsidRPr="00DF1620">
        <w:rPr>
          <w:b/>
          <w:lang w:val="en-GB"/>
          <w:rPrChange w:id="223" w:author="Mgr. Jana Špačková" w:date="2026-09-25T19:59:00Z" w16du:dateUtc="2026-09-25T23:59:00Z">
            <w:rPr>
              <w:sz w:val="24"/>
              <w:szCs w:val="24"/>
            </w:rPr>
          </w:rPrChange>
        </w:rPr>
        <w:t>w</w:t>
      </w:r>
      <w:r>
        <w:rPr>
          <w:b/>
          <w:lang w:val="en-GB"/>
          <w:rPrChange w:id="224" w:author="Mgr. Jana Špačková" w:date="2026-09-25T19:59:00Z" w16du:dateUtc="2026-09-25T23:59:00Z">
            <w:rPr>
              <w:sz w:val="24"/>
              <w:szCs w:val="24"/>
            </w:rPr>
          </w:rPrChange>
        </w:rPr>
        <w:t>ill</w:t>
      </w:r>
      <w:r w:rsidRPr="00DF1620">
        <w:rPr>
          <w:lang w:val="en-GB"/>
          <w:rPrChange w:id="225" w:author="Mgr. Jana Špačková" w:date="2026-09-25T19:59:00Z" w16du:dateUtc="2026-09-25T23:59:00Z">
            <w:rPr>
              <w:sz w:val="24"/>
              <w:szCs w:val="24"/>
            </w:rPr>
          </w:rPrChange>
        </w:rPr>
        <w:t xml:space="preserve"> </w:t>
      </w:r>
      <w:ins w:id="226" w:author="Mgr. Jana Špačková" w:date="2026-09-25T19:59:00Z" w16du:dateUtc="2026-09-25T23:59:00Z">
        <w:r w:rsidR="00EF6F62" w:rsidRPr="00DF1620">
          <w:rPr>
            <w:lang w:val="en-GB"/>
          </w:rPr>
          <w:t xml:space="preserve">/ </w:t>
        </w:r>
      </w:ins>
      <w:r w:rsidRPr="00DF1620">
        <w:rPr>
          <w:b/>
          <w:lang w:val="en-GB"/>
          <w:rPrChange w:id="227" w:author="Mgr. Jana Špačková" w:date="2026-09-25T19:59:00Z" w16du:dateUtc="2026-09-25T23:59:00Z">
            <w:rPr>
              <w:sz w:val="24"/>
              <w:szCs w:val="24"/>
            </w:rPr>
          </w:rPrChange>
        </w:rPr>
        <w:t xml:space="preserve">do </w:t>
      </w:r>
      <w:ins w:id="228" w:author="Mgr. Jana Špačková" w:date="2026-09-25T19:59:00Z" w16du:dateUtc="2026-09-25T23:59:00Z">
        <w:r w:rsidR="00EF6F62">
          <w:rPr>
            <w:lang w:val="en-GB"/>
          </w:rPr>
          <w:t>put</w:t>
        </w:r>
        <w:r w:rsidR="00EF6F62" w:rsidRPr="00DF1620">
          <w:rPr>
            <w:lang w:val="en-GB"/>
          </w:rPr>
          <w:t xml:space="preserve"> the </w:t>
        </w:r>
        <w:r w:rsidR="00EF6F62">
          <w:rPr>
            <w:lang w:val="en-GB"/>
          </w:rPr>
          <w:t>TV</w:t>
        </w:r>
        <w:r w:rsidR="00EF6F62" w:rsidRPr="00DF1620">
          <w:rPr>
            <w:lang w:val="en-GB"/>
          </w:rPr>
          <w:t xml:space="preserve"> on </w:t>
        </w:r>
      </w:ins>
      <w:del w:id="229" w:author="Mgr. Jana Špačková" w:date="2026-09-25T19:59:00Z" w16du:dateUtc="2026-09-25T23:59:00Z">
        <w:r>
          <w:rPr>
            <w:sz w:val="24"/>
            <w:szCs w:val="24"/>
          </w:rPr>
          <w:delText xml:space="preserve">show what happens </w:delText>
        </w:r>
      </w:del>
      <w:r>
        <w:rPr>
          <w:lang w:val="en-GB"/>
          <w:rPrChange w:id="230" w:author="Mgr. Jana Špačková" w:date="2026-09-25T19:59:00Z" w16du:dateUtc="2026-09-25T23:59:00Z">
            <w:rPr>
              <w:sz w:val="24"/>
              <w:szCs w:val="24"/>
            </w:rPr>
          </w:rPrChange>
        </w:rPr>
        <w:t xml:space="preserve">when </w:t>
      </w:r>
      <w:del w:id="231" w:author="Mgr. Jana Špačková" w:date="2026-09-25T19:59:00Z" w16du:dateUtc="2026-09-25T23:59:00Z">
        <w:r>
          <w:rPr>
            <w:sz w:val="24"/>
            <w:szCs w:val="24"/>
          </w:rPr>
          <w:delText>light waves interact.</w:delText>
        </w:r>
      </w:del>
    </w:p>
    <w:p w14:paraId="1DEC6642" w14:textId="77777777" w:rsidR="00275193" w:rsidRDefault="00275193" w:rsidP="005F1C24">
      <w:pPr>
        <w:rPr>
          <w:del w:id="232" w:author="Mgr. Jana Špačková" w:date="2026-09-25T19:59:00Z" w16du:dateUtc="2026-09-25T23:59:00Z"/>
          <w:sz w:val="24"/>
          <w:szCs w:val="24"/>
        </w:rPr>
      </w:pPr>
    </w:p>
    <w:p w14:paraId="111BAA67" w14:textId="77777777" w:rsidR="00275193" w:rsidRDefault="00275193" w:rsidP="005F1C24">
      <w:pPr>
        <w:rPr>
          <w:del w:id="233" w:author="Mgr. Jana Špačková" w:date="2026-09-25T19:59:00Z" w16du:dateUtc="2026-09-25T23:59:00Z"/>
          <w:sz w:val="24"/>
          <w:szCs w:val="24"/>
        </w:rPr>
      </w:pPr>
      <w:del w:id="234" w:author="Mgr. Jana Špačková" w:date="2026-09-25T19:59:00Z" w16du:dateUtc="2026-09-25T23:59:00Z">
        <w:r>
          <w:rPr>
            <w:sz w:val="24"/>
            <w:szCs w:val="24"/>
          </w:rPr>
          <w:tab/>
        </w:r>
      </w:del>
    </w:p>
    <w:p w14:paraId="6D64DC46" w14:textId="77777777" w:rsidR="00275193" w:rsidRDefault="00A37A46" w:rsidP="005F1C24">
      <w:pPr>
        <w:rPr>
          <w:del w:id="235" w:author="Mgr. Jana Špačková" w:date="2026-09-25T19:59:00Z" w16du:dateUtc="2026-09-25T23:59:00Z"/>
          <w:sz w:val="24"/>
          <w:szCs w:val="24"/>
        </w:rPr>
      </w:pPr>
      <w:del w:id="236" w:author="Mgr. Jana Špačková" w:date="2026-09-25T19:59:00Z" w16du:dateUtc="2026-09-25T23:59:00Z">
        <w:r>
          <w:rPr>
            <w:sz w:val="24"/>
            <w:szCs w:val="24"/>
          </w:rPr>
          <w:delText>(5 min)</w:delText>
        </w:r>
        <w:r>
          <w:rPr>
            <w:sz w:val="24"/>
            <w:szCs w:val="24"/>
          </w:rPr>
          <w:tab/>
        </w:r>
        <w:r>
          <w:rPr>
            <w:sz w:val="24"/>
            <w:szCs w:val="24"/>
          </w:rPr>
          <w:tab/>
          <w:delText xml:space="preserve">When waves </w:delText>
        </w:r>
        <w:r w:rsidR="00853C9D">
          <w:rPr>
            <w:sz w:val="24"/>
            <w:szCs w:val="24"/>
          </w:rPr>
          <w:delText>are squeezed between two surfaces</w:delText>
        </w:r>
      </w:del>
    </w:p>
    <w:p w14:paraId="516365BC" w14:textId="77777777" w:rsidR="00275193" w:rsidRDefault="00275193" w:rsidP="005F1C24">
      <w:pPr>
        <w:rPr>
          <w:del w:id="237" w:author="Mgr. Jana Špačková" w:date="2026-09-25T19:59:00Z" w16du:dateUtc="2026-09-25T23:59:00Z"/>
          <w:sz w:val="24"/>
          <w:szCs w:val="24"/>
        </w:rPr>
      </w:pPr>
    </w:p>
    <w:p w14:paraId="6D42C452" w14:textId="77777777" w:rsidR="00275193" w:rsidRDefault="00A37A46" w:rsidP="005F1C24">
      <w:pPr>
        <w:rPr>
          <w:del w:id="238" w:author="Mgr. Jana Špačková" w:date="2026-09-25T19:59:00Z" w16du:dateUtc="2026-09-25T23:59:00Z"/>
          <w:sz w:val="24"/>
          <w:szCs w:val="24"/>
        </w:rPr>
      </w:pPr>
      <w:del w:id="239" w:author="Mgr. Jana Špačková" w:date="2026-09-25T19:59:00Z" w16du:dateUtc="2026-09-25T23:59:00Z">
        <w:r>
          <w:rPr>
            <w:sz w:val="24"/>
            <w:szCs w:val="24"/>
          </w:rPr>
          <w:tab/>
          <w:delText>Prepare the acrylic sheets (if not already done) by removing the protective covering, cleaning them with some methylated spirits, and taping them together around the edges</w:delText>
        </w:r>
        <w:r w:rsidR="00275193">
          <w:rPr>
            <w:sz w:val="24"/>
            <w:szCs w:val="24"/>
          </w:rPr>
          <w:delText xml:space="preserve">. </w:delText>
        </w:r>
        <w:r>
          <w:rPr>
            <w:sz w:val="24"/>
            <w:szCs w:val="24"/>
          </w:rPr>
          <w:delText xml:space="preserve"> Cut out a piece of black paper the same size as the acrylic, and tape it to the back.</w:delText>
        </w:r>
      </w:del>
    </w:p>
    <w:p w14:paraId="357274A0" w14:textId="77777777" w:rsidR="00275193" w:rsidRDefault="00275193" w:rsidP="005F1C24">
      <w:pPr>
        <w:rPr>
          <w:del w:id="240" w:author="Mgr. Jana Špačková" w:date="2026-09-25T19:59:00Z" w16du:dateUtc="2026-09-25T23:59:00Z"/>
          <w:sz w:val="24"/>
          <w:szCs w:val="24"/>
        </w:rPr>
      </w:pPr>
      <w:del w:id="241" w:author="Mgr. Jana Špačková" w:date="2026-09-25T19:59:00Z" w16du:dateUtc="2026-09-25T23:59:00Z">
        <w:r>
          <w:rPr>
            <w:sz w:val="24"/>
            <w:szCs w:val="24"/>
          </w:rPr>
          <w:tab/>
        </w:r>
      </w:del>
    </w:p>
    <w:p w14:paraId="02F0FB1D" w14:textId="77777777" w:rsidR="00337B56" w:rsidRPr="00DF1620" w:rsidRDefault="00275193" w:rsidP="00EF6F62">
      <w:pPr>
        <w:pStyle w:val="03bTextnumberedwrite-in"/>
        <w:spacing w:line="300" w:lineRule="atLeast"/>
        <w:rPr>
          <w:lang w:val="en-GB"/>
          <w:rPrChange w:id="242" w:author="Mgr. Jana Špačková" w:date="2026-09-25T19:59:00Z" w16du:dateUtc="2026-09-25T23:59:00Z">
            <w:rPr>
              <w:sz w:val="24"/>
              <w:szCs w:val="24"/>
            </w:rPr>
          </w:rPrChange>
        </w:rPr>
        <w:pPrChange w:id="243" w:author="Mgr. Jana Špačková" w:date="2026-09-25T19:59:00Z" w16du:dateUtc="2026-09-25T23:59:00Z">
          <w:pPr/>
        </w:pPrChange>
      </w:pPr>
      <w:del w:id="244" w:author="Mgr. Jana Špačková" w:date="2026-09-25T19:59:00Z" w16du:dateUtc="2026-09-25T23:59:00Z">
        <w:r>
          <w:rPr>
            <w:sz w:val="24"/>
            <w:szCs w:val="24"/>
          </w:rPr>
          <w:tab/>
        </w:r>
        <w:r w:rsidR="00A37A46">
          <w:rPr>
            <w:sz w:val="24"/>
            <w:szCs w:val="24"/>
          </w:rPr>
          <w:delText xml:space="preserve">Hold the plates together under a light with the black paper underneath, and squeeze with your thumbs. Swirling coloured patterns can be seen that move and shift as the pressure </w:delText>
        </w:r>
      </w:del>
      <w:r w:rsidR="00A37A46">
        <w:rPr>
          <w:lang w:val="en-GB"/>
          <w:rPrChange w:id="245" w:author="Mgr. Jana Špačková" w:date="2026-09-25T19:59:00Z" w16du:dateUtc="2026-09-25T23:59:00Z">
            <w:rPr>
              <w:sz w:val="24"/>
              <w:szCs w:val="24"/>
            </w:rPr>
          </w:rPrChange>
        </w:rPr>
        <w:t xml:space="preserve">you </w:t>
      </w:r>
      <w:ins w:id="246" w:author="Mgr. Jana Špačková" w:date="2026-09-25T19:59:00Z" w16du:dateUtc="2026-09-25T23:59:00Z">
        <w:r w:rsidR="00EF6F62">
          <w:rPr>
            <w:lang w:val="en-GB"/>
          </w:rPr>
          <w:t>sit down</w:t>
        </w:r>
      </w:ins>
      <w:del w:id="247" w:author="Mgr. Jana Špačková" w:date="2026-09-25T19:59:00Z" w16du:dateUtc="2026-09-25T23:59:00Z">
        <w:r w:rsidR="00A37A46">
          <w:rPr>
            <w:sz w:val="24"/>
            <w:szCs w:val="24"/>
          </w:rPr>
          <w:delText>apply is varied</w:delText>
        </w:r>
      </w:del>
      <w:r w:rsidR="00A37A46" w:rsidRPr="00DF1620">
        <w:rPr>
          <w:lang w:val="en-GB"/>
          <w:rPrChange w:id="248" w:author="Mgr. Jana Špačková" w:date="2026-09-25T19:59:00Z" w16du:dateUtc="2026-09-25T23:59:00Z">
            <w:rPr>
              <w:sz w:val="24"/>
              <w:szCs w:val="24"/>
            </w:rPr>
          </w:rPrChange>
        </w:rPr>
        <w:t>.</w:t>
      </w:r>
    </w:p>
    <w:p w14:paraId="0EB091E7" w14:textId="77777777" w:rsidR="00EF6F62" w:rsidRPr="00DF1620" w:rsidRDefault="00EF6F62" w:rsidP="00EF6F62">
      <w:pPr>
        <w:pStyle w:val="03bTextnumberedwrite-in"/>
        <w:spacing w:line="300" w:lineRule="atLeast"/>
        <w:rPr>
          <w:ins w:id="249" w:author="Mgr. Jana Špačková" w:date="2026-09-25T19:59:00Z" w16du:dateUtc="2026-09-25T23:59:00Z"/>
          <w:lang w:val="en-GB"/>
        </w:rPr>
      </w:pPr>
      <w:ins w:id="250" w:author="Mgr. Jana Špačková" w:date="2026-09-25T19:59:00Z" w16du:dateUtc="2026-09-25T23:59:00Z">
        <w:r w:rsidRPr="00DF1620">
          <w:rPr>
            <w:b/>
            <w:lang w:val="en-GB"/>
          </w:rPr>
          <w:t>3</w:t>
        </w:r>
        <w:r w:rsidRPr="00DF1620">
          <w:rPr>
            <w:lang w:val="en-GB"/>
          </w:rPr>
          <w:tab/>
        </w:r>
        <w:r>
          <w:rPr>
            <w:lang w:val="en-GB"/>
          </w:rPr>
          <w:t>How</w:t>
        </w:r>
        <w:r w:rsidRPr="00DF1620">
          <w:rPr>
            <w:lang w:val="en-GB"/>
          </w:rPr>
          <w:t xml:space="preserve"> </w:t>
        </w:r>
        <w:r>
          <w:rPr>
            <w:b/>
            <w:lang w:val="en-GB"/>
          </w:rPr>
          <w:t>do</w:t>
        </w:r>
        <w:r w:rsidRPr="00DF1620">
          <w:rPr>
            <w:lang w:val="en-GB"/>
          </w:rPr>
          <w:t xml:space="preserve"> / </w:t>
        </w:r>
        <w:r w:rsidRPr="00DF1620">
          <w:rPr>
            <w:b/>
            <w:lang w:val="en-GB"/>
          </w:rPr>
          <w:t xml:space="preserve">will </w:t>
        </w:r>
        <w:r>
          <w:rPr>
            <w:lang w:val="en-GB"/>
          </w:rPr>
          <w:t>you feel about the future?</w:t>
        </w:r>
        <w:r w:rsidRPr="00DF1620">
          <w:rPr>
            <w:lang w:val="en-GB"/>
          </w:rPr>
          <w:t xml:space="preserve"> </w:t>
        </w:r>
      </w:ins>
    </w:p>
    <w:p w14:paraId="26DA0E6F" w14:textId="77777777" w:rsidR="00EF6F62" w:rsidRPr="00DF1620" w:rsidRDefault="00EF6F62" w:rsidP="00EF6F62">
      <w:pPr>
        <w:pStyle w:val="03bTextnumberedwrite-in"/>
        <w:spacing w:line="300" w:lineRule="atLeast"/>
        <w:rPr>
          <w:ins w:id="251" w:author="Mgr. Jana Špačková" w:date="2026-09-25T19:59:00Z" w16du:dateUtc="2026-09-25T23:59:00Z"/>
          <w:lang w:val="en-GB"/>
        </w:rPr>
      </w:pPr>
      <w:ins w:id="252" w:author="Mgr. Jana Špačková" w:date="2026-09-25T19:59:00Z" w16du:dateUtc="2026-09-25T23:59:00Z">
        <w:r w:rsidRPr="00DF1620">
          <w:rPr>
            <w:b/>
            <w:lang w:val="en-GB"/>
          </w:rPr>
          <w:t>4</w:t>
        </w:r>
        <w:r w:rsidRPr="00DF1620">
          <w:rPr>
            <w:lang w:val="en-GB"/>
          </w:rPr>
          <w:tab/>
        </w:r>
        <w:r>
          <w:rPr>
            <w:lang w:val="en-GB"/>
          </w:rPr>
          <w:t xml:space="preserve">If people complain, I </w:t>
        </w:r>
        <w:r w:rsidRPr="0007523D">
          <w:rPr>
            <w:b/>
            <w:lang w:val="en-GB"/>
          </w:rPr>
          <w:t>am</w:t>
        </w:r>
        <w:r>
          <w:rPr>
            <w:lang w:val="en-GB"/>
          </w:rPr>
          <w:t xml:space="preserve"> / </w:t>
        </w:r>
        <w:r w:rsidRPr="0007523D">
          <w:rPr>
            <w:b/>
            <w:lang w:val="en-GB"/>
          </w:rPr>
          <w:t>will</w:t>
        </w:r>
        <w:r>
          <w:rPr>
            <w:lang w:val="en-GB"/>
          </w:rPr>
          <w:t xml:space="preserve"> </w:t>
        </w:r>
        <w:r w:rsidRPr="00EF6F62">
          <w:rPr>
            <w:b/>
            <w:lang w:val="en-GB"/>
          </w:rPr>
          <w:t>be</w:t>
        </w:r>
        <w:r>
          <w:rPr>
            <w:lang w:val="en-GB"/>
          </w:rPr>
          <w:t xml:space="preserve"> unhappy</w:t>
        </w:r>
        <w:r w:rsidRPr="00DF1620">
          <w:rPr>
            <w:lang w:val="en-GB"/>
          </w:rPr>
          <w:t>.</w:t>
        </w:r>
      </w:ins>
    </w:p>
    <w:p w14:paraId="166875B1" w14:textId="77777777" w:rsidR="00EF6F62" w:rsidRPr="00DF1620" w:rsidRDefault="00EF6F62" w:rsidP="00EF6F62">
      <w:pPr>
        <w:pStyle w:val="03bTextnumberedwrite-in"/>
        <w:spacing w:line="300" w:lineRule="atLeast"/>
        <w:rPr>
          <w:ins w:id="253" w:author="Mgr. Jana Špačková" w:date="2026-09-25T19:59:00Z" w16du:dateUtc="2026-09-25T23:59:00Z"/>
          <w:lang w:val="en-GB"/>
        </w:rPr>
      </w:pPr>
      <w:ins w:id="254" w:author="Mgr. Jana Špačková" w:date="2026-09-25T19:59:00Z" w16du:dateUtc="2026-09-25T23:59:00Z">
        <w:r w:rsidRPr="00DF1620">
          <w:rPr>
            <w:b/>
            <w:lang w:val="en-GB"/>
          </w:rPr>
          <w:t>5</w:t>
        </w:r>
        <w:r w:rsidRPr="00DF1620">
          <w:rPr>
            <w:lang w:val="en-GB"/>
          </w:rPr>
          <w:tab/>
        </w:r>
        <w:r>
          <w:rPr>
            <w:lang w:val="en-GB"/>
          </w:rPr>
          <w:t xml:space="preserve">If it is boring, I </w:t>
        </w:r>
        <w:r w:rsidRPr="00DF1620">
          <w:rPr>
            <w:b/>
            <w:lang w:val="en-GB"/>
          </w:rPr>
          <w:t xml:space="preserve">will </w:t>
        </w:r>
        <w:r>
          <w:rPr>
            <w:b/>
            <w:lang w:val="en-GB"/>
          </w:rPr>
          <w:t>fall</w:t>
        </w:r>
        <w:r w:rsidRPr="00DF1620">
          <w:rPr>
            <w:lang w:val="en-GB"/>
          </w:rPr>
          <w:t xml:space="preserve"> / </w:t>
        </w:r>
        <w:r>
          <w:rPr>
            <w:b/>
            <w:lang w:val="en-GB"/>
          </w:rPr>
          <w:t>fall</w:t>
        </w:r>
        <w:r w:rsidRPr="00DF1620">
          <w:rPr>
            <w:lang w:val="en-GB"/>
          </w:rPr>
          <w:t xml:space="preserve"> </w:t>
        </w:r>
        <w:r>
          <w:rPr>
            <w:lang w:val="en-GB"/>
          </w:rPr>
          <w:t>asleep</w:t>
        </w:r>
        <w:r w:rsidRPr="00DF1620">
          <w:rPr>
            <w:lang w:val="en-GB"/>
          </w:rPr>
          <w:t>.</w:t>
        </w:r>
      </w:ins>
    </w:p>
    <w:p w14:paraId="4077D813" w14:textId="77777777" w:rsidR="00EF6F62" w:rsidRPr="00DF1620" w:rsidRDefault="00EF6F62" w:rsidP="00EF6F62">
      <w:pPr>
        <w:pStyle w:val="03bTextnumberedwrite-in"/>
        <w:spacing w:line="300" w:lineRule="atLeast"/>
        <w:rPr>
          <w:ins w:id="255" w:author="Mgr. Jana Špačková" w:date="2026-09-25T19:59:00Z" w16du:dateUtc="2026-09-25T23:59:00Z"/>
          <w:lang w:val="en-GB"/>
        </w:rPr>
      </w:pPr>
      <w:ins w:id="256" w:author="Mgr. Jana Špačková" w:date="2026-09-25T19:59:00Z" w16du:dateUtc="2026-09-25T23:59:00Z">
        <w:r w:rsidRPr="00DF1620">
          <w:rPr>
            <w:b/>
            <w:lang w:val="en-GB"/>
          </w:rPr>
          <w:t>6</w:t>
        </w:r>
        <w:r w:rsidRPr="00DF1620">
          <w:rPr>
            <w:lang w:val="en-GB"/>
          </w:rPr>
          <w:tab/>
        </w:r>
        <w:r>
          <w:rPr>
            <w:lang w:val="en-GB"/>
          </w:rPr>
          <w:t xml:space="preserve">Do you feel like </w:t>
        </w:r>
        <w:r w:rsidRPr="00087A55">
          <w:rPr>
            <w:b/>
            <w:lang w:val="en-GB"/>
          </w:rPr>
          <w:t>going</w:t>
        </w:r>
        <w:r>
          <w:rPr>
            <w:lang w:val="en-GB"/>
          </w:rPr>
          <w:t xml:space="preserve"> / </w:t>
        </w:r>
        <w:r w:rsidRPr="00087A55">
          <w:rPr>
            <w:b/>
            <w:lang w:val="en-GB"/>
          </w:rPr>
          <w:t>go to</w:t>
        </w:r>
        <w:r>
          <w:rPr>
            <w:lang w:val="en-GB"/>
          </w:rPr>
          <w:t xml:space="preserve"> watch it? </w:t>
        </w:r>
      </w:ins>
    </w:p>
    <w:p w14:paraId="50A92366" w14:textId="77777777" w:rsidR="00EF6F62" w:rsidRPr="00DF1620" w:rsidRDefault="00EF6F62" w:rsidP="00EF6F62">
      <w:pPr>
        <w:pStyle w:val="03bTextnumberedwrite-in"/>
        <w:spacing w:after="120" w:line="300" w:lineRule="atLeast"/>
        <w:rPr>
          <w:ins w:id="257" w:author="Mgr. Jana Špačková" w:date="2026-09-25T19:59:00Z" w16du:dateUtc="2026-09-25T23:59:00Z"/>
          <w:lang w:val="en-GB"/>
        </w:rPr>
      </w:pPr>
      <w:ins w:id="258" w:author="Mgr. Jana Špačková" w:date="2026-09-25T19:59:00Z" w16du:dateUtc="2026-09-25T23:59:00Z">
        <w:r w:rsidRPr="00DF1620">
          <w:rPr>
            <w:b/>
            <w:lang w:val="en-GB"/>
          </w:rPr>
          <w:t>7</w:t>
        </w:r>
        <w:r w:rsidRPr="00DF1620">
          <w:rPr>
            <w:lang w:val="en-GB"/>
          </w:rPr>
          <w:tab/>
        </w:r>
        <w:r>
          <w:rPr>
            <w:lang w:val="en-GB"/>
          </w:rPr>
          <w:t xml:space="preserve">It </w:t>
        </w:r>
        <w:r w:rsidRPr="00087A55">
          <w:rPr>
            <w:b/>
            <w:lang w:val="en-GB"/>
          </w:rPr>
          <w:t>doesn't</w:t>
        </w:r>
        <w:r>
          <w:rPr>
            <w:lang w:val="en-GB"/>
          </w:rPr>
          <w:t xml:space="preserve"> / </w:t>
        </w:r>
        <w:r w:rsidRPr="00087A55">
          <w:rPr>
            <w:b/>
            <w:lang w:val="en-GB"/>
          </w:rPr>
          <w:t>won't</w:t>
        </w:r>
        <w:r>
          <w:rPr>
            <w:lang w:val="en-GB"/>
          </w:rPr>
          <w:t xml:space="preserve"> matter how we get there</w:t>
        </w:r>
        <w:r w:rsidRPr="00DF1620">
          <w:rPr>
            <w:lang w:val="en-GB"/>
          </w:rPr>
          <w:t>.</w:t>
        </w:r>
      </w:ins>
    </w:p>
    <w:p w14:paraId="03BFD960" w14:textId="77777777" w:rsidR="00DA75D4" w:rsidRPr="00DF1620" w:rsidRDefault="00DA75D4" w:rsidP="00DA75D4">
      <w:pPr>
        <w:pStyle w:val="02bRubric"/>
        <w:spacing w:after="120"/>
        <w:rPr>
          <w:ins w:id="259" w:author="Mgr. Jana Špačková" w:date="2026-09-25T19:59:00Z" w16du:dateUtc="2026-09-25T23:59:00Z"/>
          <w:lang w:val="en-GB"/>
        </w:rPr>
      </w:pPr>
      <w:ins w:id="260" w:author="Mgr. Jana Špačková" w:date="2026-09-25T19:59:00Z" w16du:dateUtc="2026-09-25T23:59:00Z">
        <w:r>
          <w:rPr>
            <w:lang w:val="en-GB"/>
          </w:rPr>
          <w:t xml:space="preserve">6. </w:t>
        </w:r>
        <w:r w:rsidRPr="00DF1620">
          <w:rPr>
            <w:lang w:val="en-GB"/>
          </w:rPr>
          <w:t>Complete the dialogue. Choose from these words.</w:t>
        </w:r>
      </w:ins>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288"/>
      </w:tblGrid>
      <w:tr w:rsidR="00DA75D4" w:rsidRPr="00DF1620" w14:paraId="7242CD70" w14:textId="77777777" w:rsidTr="00F93847">
        <w:trPr>
          <w:ins w:id="261" w:author="Mgr. Jana Špačková" w:date="2026-09-25T19:59:00Z" w16du:dateUtc="2026-09-25T23:59:00Z"/>
        </w:trPr>
        <w:tc>
          <w:tcPr>
            <w:tcW w:w="5000" w:type="pct"/>
          </w:tcPr>
          <w:p w14:paraId="7202D8C4" w14:textId="77777777" w:rsidR="00DA75D4" w:rsidRPr="00DF1620" w:rsidRDefault="00DA75D4" w:rsidP="00F93847">
            <w:pPr>
              <w:pStyle w:val="5Wordpool"/>
              <w:jc w:val="center"/>
              <w:rPr>
                <w:ins w:id="262" w:author="Mgr. Jana Špačková" w:date="2026-09-25T19:59:00Z" w16du:dateUtc="2026-09-25T23:59:00Z"/>
                <w:strike/>
                <w:lang w:val="en-GB"/>
              </w:rPr>
            </w:pPr>
            <w:ins w:id="263" w:author="Mgr. Jana Špačková" w:date="2026-09-25T19:59:00Z" w16du:dateUtc="2026-09-25T23:59:00Z">
              <w:r>
                <w:rPr>
                  <w:lang w:val="en-GB"/>
                </w:rPr>
                <w:t>frightened</w:t>
              </w:r>
              <w:r w:rsidRPr="00DF1620">
                <w:rPr>
                  <w:lang w:val="en-GB"/>
                </w:rPr>
                <w:t xml:space="preserve">   </w:t>
              </w:r>
              <w:r>
                <w:rPr>
                  <w:lang w:val="en-GB"/>
                </w:rPr>
                <w:t>interested</w:t>
              </w:r>
              <w:r w:rsidRPr="00DF1620">
                <w:rPr>
                  <w:lang w:val="en-GB"/>
                </w:rPr>
                <w:t xml:space="preserve">   </w:t>
              </w:r>
              <w:r>
                <w:rPr>
                  <w:lang w:val="en-GB"/>
                </w:rPr>
                <w:t>tiring    amused</w:t>
              </w:r>
              <w:r w:rsidRPr="00DF1620">
                <w:rPr>
                  <w:lang w:val="en-GB"/>
                </w:rPr>
                <w:t xml:space="preserve">  </w:t>
              </w:r>
              <w:r>
                <w:rPr>
                  <w:lang w:val="en-GB"/>
                </w:rPr>
                <w:t>bored</w:t>
              </w:r>
              <w:r w:rsidRPr="00DF1620">
                <w:rPr>
                  <w:lang w:val="en-GB"/>
                </w:rPr>
                <w:t xml:space="preserve">   </w:t>
              </w:r>
              <w:r w:rsidRPr="007F7B41">
                <w:rPr>
                  <w:strike/>
                  <w:lang w:val="en-GB"/>
                </w:rPr>
                <w:t>annoyed</w:t>
              </w:r>
              <w:r w:rsidRPr="00DF1620">
                <w:rPr>
                  <w:lang w:val="en-GB"/>
                </w:rPr>
                <w:t xml:space="preserve">   </w:t>
              </w:r>
              <w:r>
                <w:rPr>
                  <w:lang w:val="en-GB"/>
                </w:rPr>
                <w:t>amazed      exciting</w:t>
              </w:r>
            </w:ins>
          </w:p>
        </w:tc>
      </w:tr>
    </w:tbl>
    <w:p w14:paraId="07D033A8" w14:textId="77777777" w:rsidR="00DA75D4" w:rsidRPr="00DF1620" w:rsidRDefault="00DA75D4" w:rsidP="00DA75D4">
      <w:pPr>
        <w:pStyle w:val="03bTextnumberedwrite-in"/>
        <w:tabs>
          <w:tab w:val="clear" w:pos="2000"/>
          <w:tab w:val="left" w:pos="851"/>
        </w:tabs>
        <w:spacing w:before="120"/>
        <w:ind w:left="851" w:hanging="567"/>
        <w:rPr>
          <w:ins w:id="264" w:author="Mgr. Jana Špačková" w:date="2026-09-25T19:59:00Z" w16du:dateUtc="2026-09-25T23:59:00Z"/>
          <w:lang w:val="en-GB"/>
        </w:rPr>
      </w:pPr>
      <w:ins w:id="265" w:author="Mgr. Jana Špačková" w:date="2026-09-25T19:59:00Z" w16du:dateUtc="2026-09-25T23:59:00Z">
        <w:r>
          <w:rPr>
            <w:b/>
            <w:lang w:val="en-GB"/>
          </w:rPr>
          <w:t>Alex</w:t>
        </w:r>
        <w:r w:rsidRPr="00DF1620">
          <w:rPr>
            <w:lang w:val="en-GB"/>
          </w:rPr>
          <w:tab/>
          <w:t xml:space="preserve">What’s wrong with </w:t>
        </w:r>
        <w:r>
          <w:rPr>
            <w:lang w:val="en-GB"/>
          </w:rPr>
          <w:t>David</w:t>
        </w:r>
        <w:r w:rsidRPr="00DF1620">
          <w:rPr>
            <w:lang w:val="en-GB"/>
          </w:rPr>
          <w:t>?</w:t>
        </w:r>
      </w:ins>
    </w:p>
    <w:p w14:paraId="595A7225" w14:textId="77777777" w:rsidR="00DA75D4" w:rsidRPr="00DF1620" w:rsidRDefault="00DA75D4" w:rsidP="00DA75D4">
      <w:pPr>
        <w:pStyle w:val="03bTextnumberedwrite-in"/>
        <w:tabs>
          <w:tab w:val="clear" w:pos="2000"/>
          <w:tab w:val="left" w:pos="851"/>
        </w:tabs>
        <w:ind w:left="851" w:hanging="567"/>
        <w:rPr>
          <w:ins w:id="266" w:author="Mgr. Jana Špačková" w:date="2026-09-25T19:59:00Z" w16du:dateUtc="2026-09-25T23:59:00Z"/>
          <w:lang w:val="en-GB"/>
        </w:rPr>
      </w:pPr>
      <w:ins w:id="267" w:author="Mgr. Jana Špačková" w:date="2026-09-25T19:59:00Z" w16du:dateUtc="2026-09-25T23:59:00Z">
        <w:r w:rsidRPr="00DF1620">
          <w:rPr>
            <w:b/>
            <w:lang w:val="en-GB"/>
          </w:rPr>
          <w:t>Dan</w:t>
        </w:r>
        <w:r w:rsidRPr="00DF1620">
          <w:rPr>
            <w:lang w:val="en-GB"/>
          </w:rPr>
          <w:tab/>
          <w:t xml:space="preserve">He's </w:t>
        </w:r>
        <w:r w:rsidRPr="00C83DAB">
          <w:rPr>
            <w:b/>
            <w:vertAlign w:val="superscript"/>
            <w:lang w:val="en-GB"/>
          </w:rPr>
          <w:t>0</w:t>
        </w:r>
        <w:r>
          <w:rPr>
            <w:lang w:val="en-GB"/>
          </w:rPr>
          <w:t xml:space="preserve"> </w:t>
        </w:r>
        <w:r w:rsidRPr="007F7B41">
          <w:rPr>
            <w:i/>
            <w:u w:val="single"/>
            <w:lang w:val="en-GB"/>
          </w:rPr>
          <w:t>annoyed</w:t>
        </w:r>
        <w:r>
          <w:rPr>
            <w:lang w:val="en-GB"/>
          </w:rPr>
          <w:t>.</w:t>
        </w:r>
        <w:r w:rsidRPr="00DF1620">
          <w:rPr>
            <w:lang w:val="en-GB"/>
          </w:rPr>
          <w:t xml:space="preserve"> He doesn’t want</w:t>
        </w:r>
        <w:r>
          <w:rPr>
            <w:lang w:val="en-GB"/>
          </w:rPr>
          <w:t xml:space="preserve"> to write a story for homework. He has no imagination.</w:t>
        </w:r>
      </w:ins>
    </w:p>
    <w:p w14:paraId="7DD9E588" w14:textId="77777777" w:rsidR="00DA75D4" w:rsidRPr="00DF1620" w:rsidRDefault="00DA75D4" w:rsidP="00DA75D4">
      <w:pPr>
        <w:pStyle w:val="03bTextnumberedwrite-in"/>
        <w:tabs>
          <w:tab w:val="clear" w:pos="2000"/>
          <w:tab w:val="left" w:pos="851"/>
        </w:tabs>
        <w:ind w:left="851" w:hanging="567"/>
        <w:rPr>
          <w:ins w:id="268" w:author="Mgr. Jana Špačková" w:date="2026-09-25T19:59:00Z" w16du:dateUtc="2026-09-25T23:59:00Z"/>
          <w:lang w:val="en-GB"/>
        </w:rPr>
      </w:pPr>
      <w:ins w:id="269" w:author="Mgr. Jana Špačková" w:date="2026-09-25T19:59:00Z" w16du:dateUtc="2026-09-25T23:59:00Z">
        <w:r w:rsidRPr="00DF1620">
          <w:rPr>
            <w:b/>
            <w:lang w:val="en-GB"/>
          </w:rPr>
          <w:t>Alex</w:t>
        </w:r>
        <w:r w:rsidRPr="00DF1620">
          <w:rPr>
            <w:lang w:val="en-GB"/>
          </w:rPr>
          <w:tab/>
          <w:t xml:space="preserve">What </w:t>
        </w:r>
        <w:r>
          <w:rPr>
            <w:lang w:val="en-GB"/>
          </w:rPr>
          <w:t>kind of story do you have to write</w:t>
        </w:r>
        <w:r w:rsidRPr="00DF1620">
          <w:rPr>
            <w:lang w:val="en-GB"/>
          </w:rPr>
          <w:t xml:space="preserve">?  </w:t>
        </w:r>
      </w:ins>
    </w:p>
    <w:p w14:paraId="2B47886B" w14:textId="77777777" w:rsidR="00DA75D4" w:rsidRPr="00DF1620" w:rsidRDefault="00DA75D4" w:rsidP="00DA75D4">
      <w:pPr>
        <w:pStyle w:val="03bTextnumberedwrite-in"/>
        <w:tabs>
          <w:tab w:val="clear" w:pos="2000"/>
          <w:tab w:val="left" w:pos="851"/>
        </w:tabs>
        <w:ind w:left="851" w:hanging="567"/>
        <w:rPr>
          <w:ins w:id="270" w:author="Mgr. Jana Špačková" w:date="2026-09-25T19:59:00Z" w16du:dateUtc="2026-09-25T23:59:00Z"/>
          <w:lang w:val="en-GB"/>
        </w:rPr>
      </w:pPr>
      <w:ins w:id="271" w:author="Mgr. Jana Špačková" w:date="2026-09-25T19:59:00Z" w16du:dateUtc="2026-09-25T23:59:00Z">
        <w:r w:rsidRPr="00DF1620">
          <w:rPr>
            <w:b/>
            <w:lang w:val="en-GB"/>
          </w:rPr>
          <w:t>Dan</w:t>
        </w:r>
        <w:r w:rsidRPr="00DF1620">
          <w:rPr>
            <w:lang w:val="en-GB"/>
          </w:rPr>
          <w:tab/>
        </w:r>
        <w:r>
          <w:rPr>
            <w:lang w:val="en-GB"/>
          </w:rPr>
          <w:t xml:space="preserve">We have to write an adventure story so it has to be </w:t>
        </w:r>
        <w:r w:rsidRPr="00C83DAB">
          <w:rPr>
            <w:b/>
            <w:vertAlign w:val="superscript"/>
            <w:lang w:val="en-GB"/>
          </w:rPr>
          <w:t>1</w:t>
        </w:r>
        <w:r>
          <w:rPr>
            <w:lang w:val="en-GB"/>
          </w:rPr>
          <w:t xml:space="preserve"> _________. </w:t>
        </w:r>
      </w:ins>
    </w:p>
    <w:p w14:paraId="72494E01" w14:textId="77777777" w:rsidR="00DA75D4" w:rsidRPr="00DF1620" w:rsidRDefault="00DA75D4" w:rsidP="00DA75D4">
      <w:pPr>
        <w:pStyle w:val="03bTextnumberedwrite-in"/>
        <w:tabs>
          <w:tab w:val="clear" w:pos="2000"/>
          <w:tab w:val="left" w:pos="851"/>
        </w:tabs>
        <w:ind w:left="851" w:hanging="567"/>
        <w:rPr>
          <w:ins w:id="272" w:author="Mgr. Jana Špačková" w:date="2026-09-25T19:59:00Z" w16du:dateUtc="2026-09-25T23:59:00Z"/>
          <w:lang w:val="en-GB"/>
        </w:rPr>
      </w:pPr>
      <w:ins w:id="273" w:author="Mgr. Jana Špačková" w:date="2026-09-25T19:59:00Z" w16du:dateUtc="2026-09-25T23:59:00Z">
        <w:r w:rsidRPr="00DF1620">
          <w:rPr>
            <w:b/>
            <w:lang w:val="en-GB"/>
          </w:rPr>
          <w:t>Alex</w:t>
        </w:r>
        <w:r w:rsidRPr="00DF1620">
          <w:rPr>
            <w:lang w:val="en-GB"/>
          </w:rPr>
          <w:tab/>
        </w:r>
        <w:r>
          <w:rPr>
            <w:lang w:val="en-GB"/>
          </w:rPr>
          <w:t xml:space="preserve">Yes, of course. You don't want someone reading your adventure to be </w:t>
        </w:r>
        <w:r w:rsidRPr="00C83DAB">
          <w:rPr>
            <w:b/>
            <w:vertAlign w:val="superscript"/>
            <w:lang w:val="en-GB"/>
          </w:rPr>
          <w:t>2</w:t>
        </w:r>
        <w:r>
          <w:rPr>
            <w:lang w:val="en-GB"/>
          </w:rPr>
          <w:t xml:space="preserve"> __________ and go to sleep!</w:t>
        </w:r>
      </w:ins>
    </w:p>
    <w:p w14:paraId="0142741A" w14:textId="77777777" w:rsidR="00DA75D4" w:rsidRPr="00DF1620" w:rsidRDefault="00DA75D4" w:rsidP="00DA75D4">
      <w:pPr>
        <w:pStyle w:val="03bTextnumberedwrite-in"/>
        <w:tabs>
          <w:tab w:val="clear" w:pos="2000"/>
          <w:tab w:val="left" w:pos="851"/>
        </w:tabs>
        <w:ind w:left="851" w:hanging="567"/>
        <w:rPr>
          <w:ins w:id="274" w:author="Mgr. Jana Špačková" w:date="2026-09-25T19:59:00Z" w16du:dateUtc="2026-09-25T23:59:00Z"/>
          <w:lang w:val="en-GB"/>
        </w:rPr>
      </w:pPr>
      <w:ins w:id="275" w:author="Mgr. Jana Špačková" w:date="2026-09-25T19:59:00Z" w16du:dateUtc="2026-09-25T23:59:00Z">
        <w:r w:rsidRPr="00DF1620">
          <w:rPr>
            <w:b/>
            <w:lang w:val="en-GB"/>
          </w:rPr>
          <w:t>Dan</w:t>
        </w:r>
        <w:r w:rsidRPr="00DF1620">
          <w:rPr>
            <w:lang w:val="en-GB"/>
          </w:rPr>
          <w:tab/>
        </w:r>
        <w:r>
          <w:rPr>
            <w:lang w:val="en-GB"/>
          </w:rPr>
          <w:t xml:space="preserve">David is just not </w:t>
        </w:r>
        <w:r w:rsidRPr="00C83DAB">
          <w:rPr>
            <w:b/>
            <w:vertAlign w:val="superscript"/>
            <w:lang w:val="en-GB"/>
          </w:rPr>
          <w:t>3</w:t>
        </w:r>
        <w:r>
          <w:rPr>
            <w:lang w:val="en-GB"/>
          </w:rPr>
          <w:t xml:space="preserve"> _________ in writing a story. He says it is </w:t>
        </w:r>
        <w:r w:rsidRPr="00C83DAB">
          <w:rPr>
            <w:b/>
            <w:vertAlign w:val="superscript"/>
            <w:lang w:val="en-GB"/>
          </w:rPr>
          <w:t>4</w:t>
        </w:r>
        <w:r>
          <w:rPr>
            <w:lang w:val="en-GB"/>
          </w:rPr>
          <w:t xml:space="preserve"> __________ trying to imagine people and events.</w:t>
        </w:r>
      </w:ins>
    </w:p>
    <w:p w14:paraId="6D6CC6F6" w14:textId="77777777" w:rsidR="00DA75D4" w:rsidRDefault="00DA75D4" w:rsidP="00DA75D4">
      <w:pPr>
        <w:pStyle w:val="03bTextnumberedwrite-in"/>
        <w:tabs>
          <w:tab w:val="clear" w:pos="2000"/>
          <w:tab w:val="left" w:pos="851"/>
        </w:tabs>
        <w:spacing w:after="120"/>
        <w:ind w:left="851" w:hanging="567"/>
        <w:rPr>
          <w:ins w:id="276" w:author="Mgr. Jana Špačková" w:date="2026-09-25T19:59:00Z" w16du:dateUtc="2026-09-25T23:59:00Z"/>
          <w:lang w:val="en-GB"/>
        </w:rPr>
      </w:pPr>
      <w:ins w:id="277" w:author="Mgr. Jana Špačková" w:date="2026-09-25T19:59:00Z" w16du:dateUtc="2026-09-25T23:59:00Z">
        <w:r w:rsidRPr="00DF1620">
          <w:rPr>
            <w:b/>
            <w:lang w:val="en-GB"/>
          </w:rPr>
          <w:t>Alex</w:t>
        </w:r>
        <w:r w:rsidRPr="00DF1620">
          <w:rPr>
            <w:lang w:val="en-GB"/>
          </w:rPr>
          <w:tab/>
        </w:r>
        <w:r>
          <w:rPr>
            <w:lang w:val="en-GB"/>
          </w:rPr>
          <w:t xml:space="preserve">Well, he is not </w:t>
        </w:r>
        <w:r w:rsidRPr="00C83DAB">
          <w:rPr>
            <w:b/>
            <w:vertAlign w:val="superscript"/>
            <w:lang w:val="en-GB"/>
          </w:rPr>
          <w:t>5</w:t>
        </w:r>
        <w:r>
          <w:rPr>
            <w:lang w:val="en-GB"/>
          </w:rPr>
          <w:t xml:space="preserve"> ________, that's for sure. I have never seen a less smiley face!</w:t>
        </w:r>
      </w:ins>
    </w:p>
    <w:p w14:paraId="0119AA15" w14:textId="77777777" w:rsidR="00DA75D4" w:rsidRDefault="00DA75D4" w:rsidP="00DA75D4">
      <w:pPr>
        <w:pStyle w:val="03bTextnumberedwrite-in"/>
        <w:ind w:left="851" w:hanging="567"/>
        <w:rPr>
          <w:ins w:id="278" w:author="Mgr. Jana Špačková" w:date="2026-09-25T19:59:00Z" w16du:dateUtc="2026-09-25T23:59:00Z"/>
        </w:rPr>
      </w:pPr>
      <w:ins w:id="279" w:author="Mgr. Jana Špačková" w:date="2026-09-25T19:59:00Z" w16du:dateUtc="2026-09-25T23:59:00Z">
        <w:r w:rsidRPr="008562DE">
          <w:rPr>
            <w:b/>
            <w:bCs/>
          </w:rPr>
          <w:t>Dan</w:t>
        </w:r>
        <w:r w:rsidRPr="008562DE">
          <w:rPr>
            <w:b/>
            <w:bCs/>
          </w:rPr>
          <w:tab/>
        </w:r>
        <w:r w:rsidRPr="0040291E">
          <w:t xml:space="preserve">I think he is also </w:t>
        </w:r>
        <w:r w:rsidRPr="00C83DAB">
          <w:rPr>
            <w:b/>
            <w:vertAlign w:val="superscript"/>
          </w:rPr>
          <w:t>6</w:t>
        </w:r>
        <w:r w:rsidRPr="0040291E">
          <w:t xml:space="preserve"> _________ that he </w:t>
        </w:r>
        <w:r>
          <w:t>will get extra homework if it is not good.</w:t>
        </w:r>
      </w:ins>
    </w:p>
    <w:p w14:paraId="509E970F" w14:textId="77777777" w:rsidR="00DA75D4" w:rsidRPr="009C72A9" w:rsidRDefault="00DA75D4" w:rsidP="00DA75D4">
      <w:pPr>
        <w:pStyle w:val="03bTextnumberedwrite-in"/>
        <w:spacing w:after="120"/>
        <w:ind w:left="851" w:hanging="567"/>
        <w:rPr>
          <w:ins w:id="280" w:author="Mgr. Jana Špačková" w:date="2026-09-25T19:59:00Z" w16du:dateUtc="2026-09-25T23:59:00Z"/>
        </w:rPr>
      </w:pPr>
      <w:ins w:id="281" w:author="Mgr. Jana Špačková" w:date="2026-09-25T19:59:00Z" w16du:dateUtc="2026-09-25T23:59:00Z">
        <w:r w:rsidRPr="000918B9">
          <w:rPr>
            <w:b/>
          </w:rPr>
          <w:t>Alex</w:t>
        </w:r>
        <w:r w:rsidRPr="008562DE">
          <w:rPr>
            <w:b/>
            <w:bCs/>
          </w:rPr>
          <w:tab/>
        </w:r>
        <w:r>
          <w:t xml:space="preserve">I would be </w:t>
        </w:r>
        <w:r w:rsidRPr="00C83DAB">
          <w:rPr>
            <w:b/>
            <w:vertAlign w:val="superscript"/>
          </w:rPr>
          <w:t>7</w:t>
        </w:r>
        <w:r>
          <w:t xml:space="preserve"> _________ if the teacher did that – that wouldn’t be fair!</w:t>
        </w:r>
      </w:ins>
    </w:p>
    <w:bookmarkEnd w:id="108"/>
    <w:p w14:paraId="71DE4AF8" w14:textId="77777777" w:rsidR="00A37A46" w:rsidRDefault="00A37A46" w:rsidP="00A37A46">
      <w:pPr>
        <w:rPr>
          <w:del w:id="282" w:author="Mgr. Jana Špačková" w:date="2026-09-25T19:59:00Z" w16du:dateUtc="2026-09-25T23:59:00Z"/>
          <w:sz w:val="24"/>
          <w:szCs w:val="24"/>
        </w:rPr>
      </w:pPr>
    </w:p>
    <w:p w14:paraId="77EEF837" w14:textId="77777777" w:rsidR="00853C9D" w:rsidRDefault="00A37A46" w:rsidP="00A37A46">
      <w:pPr>
        <w:rPr>
          <w:del w:id="283" w:author="Mgr. Jana Špačková" w:date="2026-09-25T19:59:00Z" w16du:dateUtc="2026-09-25T23:59:00Z"/>
          <w:sz w:val="24"/>
          <w:szCs w:val="24"/>
        </w:rPr>
      </w:pPr>
      <w:del w:id="284" w:author="Mgr. Jana Špačková" w:date="2026-09-25T19:59:00Z" w16du:dateUtc="2026-09-25T23:59:00Z">
        <w:r>
          <w:rPr>
            <w:sz w:val="24"/>
            <w:szCs w:val="24"/>
          </w:rPr>
          <w:tab/>
          <w:delText xml:space="preserve">Explanation: The coloured areas appear where light waves reflecting from the surface of the acrylic interact with waves that have passed through the plastic and been reflected from the bottom sheet. </w:delText>
        </w:r>
        <w:r w:rsidR="00853C9D">
          <w:rPr>
            <w:sz w:val="24"/>
            <w:szCs w:val="24"/>
          </w:rPr>
          <w:delText>Different colours of light have their peaks different distances apart, so when the gap varies slightly, different colours are affected.</w:delText>
        </w:r>
      </w:del>
    </w:p>
    <w:p w14:paraId="25B54AF2" w14:textId="77777777" w:rsidR="00A37A46" w:rsidRDefault="00A37A46" w:rsidP="00853C9D">
      <w:pPr>
        <w:ind w:firstLine="720"/>
        <w:rPr>
          <w:del w:id="285" w:author="Mgr. Jana Špačková" w:date="2026-09-25T19:59:00Z" w16du:dateUtc="2026-09-25T23:59:00Z"/>
          <w:sz w:val="24"/>
          <w:szCs w:val="24"/>
        </w:rPr>
      </w:pPr>
      <w:del w:id="286" w:author="Mgr. Jana Špačková" w:date="2026-09-25T19:59:00Z" w16du:dateUtc="2026-09-25T23:59:00Z">
        <w:r>
          <w:rPr>
            <w:sz w:val="24"/>
            <w:szCs w:val="24"/>
          </w:rPr>
          <w:delText xml:space="preserve">If the gap between the sheets is just right (half a wavelength – less than a thousandth of a millimetre), the waves bouncing from the bottom have their peaks where the waves bouncing from the top have their troughs, and they cancel out. </w:delText>
        </w:r>
        <w:r w:rsidR="00853C9D">
          <w:rPr>
            <w:sz w:val="24"/>
            <w:szCs w:val="24"/>
          </w:rPr>
          <w:delText xml:space="preserve">This colour is removed from the light you see, and only the remaining colours of light are visible (so the red areas have lost their blue light, for example). </w:delText>
        </w:r>
      </w:del>
    </w:p>
    <w:p w14:paraId="3708EE39" w14:textId="77777777" w:rsidR="00337B56" w:rsidRDefault="00337B56" w:rsidP="005F1C24">
      <w:pPr>
        <w:rPr>
          <w:del w:id="287" w:author="Mgr. Jana Špačková" w:date="2026-09-25T19:59:00Z" w16du:dateUtc="2026-09-25T23:59:00Z"/>
          <w:sz w:val="24"/>
          <w:szCs w:val="24"/>
        </w:rPr>
      </w:pPr>
    </w:p>
    <w:p w14:paraId="6CA7BF0C" w14:textId="77777777" w:rsidR="00337B56" w:rsidRDefault="009A3731" w:rsidP="005F1C24">
      <w:pPr>
        <w:rPr>
          <w:del w:id="288" w:author="Mgr. Jana Špačková" w:date="2026-09-25T19:59:00Z" w16du:dateUtc="2026-09-25T23:59:00Z"/>
          <w:sz w:val="24"/>
          <w:szCs w:val="24"/>
        </w:rPr>
      </w:pPr>
      <w:del w:id="289" w:author="Mgr. Jana Špačková" w:date="2026-09-25T19:59:00Z" w16du:dateUtc="2026-09-25T23:59:00Z">
        <w:r>
          <w:rPr>
            <w:sz w:val="24"/>
            <w:szCs w:val="24"/>
          </w:rPr>
          <w:delText>(10</w:delText>
        </w:r>
        <w:r w:rsidR="00853C9D">
          <w:rPr>
            <w:sz w:val="24"/>
            <w:szCs w:val="24"/>
          </w:rPr>
          <w:delText xml:space="preserve"> min</w:delText>
        </w:r>
        <w:r>
          <w:rPr>
            <w:sz w:val="24"/>
            <w:szCs w:val="24"/>
          </w:rPr>
          <w:delText>)</w:delText>
        </w:r>
        <w:r>
          <w:rPr>
            <w:sz w:val="24"/>
            <w:szCs w:val="24"/>
          </w:rPr>
          <w:tab/>
        </w:r>
        <w:r w:rsidR="00853C9D">
          <w:rPr>
            <w:sz w:val="24"/>
            <w:szCs w:val="24"/>
          </w:rPr>
          <w:delText>When waves are squeezed through a slit</w:delText>
        </w:r>
      </w:del>
    </w:p>
    <w:p w14:paraId="7A590DFE" w14:textId="77777777" w:rsidR="00337B56" w:rsidRDefault="00337B56" w:rsidP="005F1C24">
      <w:pPr>
        <w:rPr>
          <w:del w:id="290" w:author="Mgr. Jana Špačková" w:date="2026-09-25T19:59:00Z" w16du:dateUtc="2026-09-25T23:59:00Z"/>
          <w:sz w:val="24"/>
          <w:szCs w:val="24"/>
        </w:rPr>
      </w:pPr>
    </w:p>
    <w:p w14:paraId="457AB2FF" w14:textId="77777777" w:rsidR="00123D6F" w:rsidRDefault="00337B56" w:rsidP="00853C9D">
      <w:pPr>
        <w:rPr>
          <w:del w:id="291" w:author="Mgr. Jana Špačková" w:date="2026-09-25T19:59:00Z" w16du:dateUtc="2026-09-25T23:59:00Z"/>
          <w:sz w:val="24"/>
          <w:szCs w:val="24"/>
        </w:rPr>
      </w:pPr>
      <w:del w:id="292" w:author="Mgr. Jana Špačková" w:date="2026-09-25T19:59:00Z" w16du:dateUtc="2026-09-25T23:59:00Z">
        <w:r>
          <w:rPr>
            <w:sz w:val="24"/>
            <w:szCs w:val="24"/>
          </w:rPr>
          <w:tab/>
        </w:r>
        <w:r w:rsidR="00123D6F">
          <w:rPr>
            <w:sz w:val="24"/>
            <w:szCs w:val="24"/>
          </w:rPr>
          <w:delText>Wrap a single layer of stickytape around one of the pencils, about 1 – 2 cm from the end. Stand about a half a metre from the light, hold the pencils vertically, squeezing them together and hold them about 2.5cm from your eye. Now look at the light through the slit, just below the stickytape, and you should see a line of light perpendicular to the slit. If you hold the pencils horizontally, the line should become vertical.</w:delText>
        </w:r>
      </w:del>
    </w:p>
    <w:p w14:paraId="0F31C5DE" w14:textId="77777777" w:rsidR="00CB0E9D" w:rsidRDefault="00CB0E9D" w:rsidP="00853C9D">
      <w:pPr>
        <w:rPr>
          <w:del w:id="293" w:author="Mgr. Jana Špačková" w:date="2026-09-25T19:59:00Z" w16du:dateUtc="2026-09-25T23:59:00Z"/>
          <w:sz w:val="24"/>
          <w:szCs w:val="24"/>
        </w:rPr>
      </w:pPr>
    </w:p>
    <w:p w14:paraId="03809857" w14:textId="77777777" w:rsidR="00337B56" w:rsidRDefault="00123D6F" w:rsidP="00123D6F">
      <w:pPr>
        <w:ind w:firstLine="720"/>
        <w:rPr>
          <w:del w:id="294" w:author="Mgr. Jana Špačková" w:date="2026-09-25T19:59:00Z" w16du:dateUtc="2026-09-25T23:59:00Z"/>
          <w:sz w:val="24"/>
          <w:szCs w:val="24"/>
        </w:rPr>
      </w:pPr>
      <w:del w:id="295" w:author="Mgr. Jana Špačková" w:date="2026-09-25T19:59:00Z" w16du:dateUtc="2026-09-25T23:59:00Z">
        <w:r>
          <w:rPr>
            <w:sz w:val="24"/>
            <w:szCs w:val="24"/>
          </w:rPr>
          <w:delText>Looking closely, you can see that this line of light is made up of dots of light that will move apart as you squeeze the pencil harder. You might see that they have coloured edges.</w:delText>
        </w:r>
      </w:del>
    </w:p>
    <w:p w14:paraId="7760E80A" w14:textId="77777777" w:rsidR="00123D6F" w:rsidRDefault="00123D6F" w:rsidP="00123D6F">
      <w:pPr>
        <w:ind w:firstLine="720"/>
        <w:rPr>
          <w:del w:id="296" w:author="Mgr. Jana Špačková" w:date="2026-09-25T19:59:00Z" w16du:dateUtc="2026-09-25T23:59:00Z"/>
          <w:sz w:val="24"/>
          <w:szCs w:val="24"/>
        </w:rPr>
      </w:pPr>
    </w:p>
    <w:p w14:paraId="5BB2CECD" w14:textId="77777777" w:rsidR="00123D6F" w:rsidRDefault="00123D6F" w:rsidP="00123D6F">
      <w:pPr>
        <w:ind w:firstLine="720"/>
        <w:rPr>
          <w:del w:id="297" w:author="Mgr. Jana Špačková" w:date="2026-09-25T19:59:00Z" w16du:dateUtc="2026-09-25T23:59:00Z"/>
          <w:sz w:val="24"/>
          <w:szCs w:val="24"/>
        </w:rPr>
      </w:pPr>
      <w:del w:id="298" w:author="Mgr. Jana Špačková" w:date="2026-09-25T19:59:00Z" w16du:dateUtc="2026-09-25T23:59:00Z">
        <w:r>
          <w:rPr>
            <w:sz w:val="24"/>
            <w:szCs w:val="24"/>
          </w:rPr>
          <w:delText>Explanation: the effect is caused by waves of light cancelling each other out (to make the black areas) just like in the first example, or doubling up to make bright spots. As the waves pass throu</w:delText>
        </w:r>
        <w:r w:rsidR="009A3731">
          <w:rPr>
            <w:sz w:val="24"/>
            <w:szCs w:val="24"/>
          </w:rPr>
          <w:delText xml:space="preserve">gh the narrow slit, they bend around the edge of the slit and fan </w:delText>
        </w:r>
        <w:r>
          <w:rPr>
            <w:sz w:val="24"/>
            <w:szCs w:val="24"/>
          </w:rPr>
          <w:delText>out</w:delText>
        </w:r>
        <w:r w:rsidR="009A3731">
          <w:rPr>
            <w:sz w:val="24"/>
            <w:szCs w:val="24"/>
          </w:rPr>
          <w:delText>. How much they bend varies with the colour of the light</w:delText>
        </w:r>
        <w:r>
          <w:rPr>
            <w:sz w:val="24"/>
            <w:szCs w:val="24"/>
          </w:rPr>
          <w:delText xml:space="preserve"> </w:delText>
        </w:r>
        <w:r w:rsidR="009A3731">
          <w:rPr>
            <w:sz w:val="24"/>
            <w:szCs w:val="24"/>
          </w:rPr>
          <w:delText>(or the distance between the peaks of the waves). The different amount of bending explains the coloured areas you might see.</w:delText>
        </w:r>
      </w:del>
    </w:p>
    <w:p w14:paraId="75B48262" w14:textId="77777777" w:rsidR="009A3731" w:rsidRDefault="009A3731" w:rsidP="009A3731">
      <w:pPr>
        <w:rPr>
          <w:del w:id="299" w:author="Mgr. Jana Špačková" w:date="2026-09-25T19:59:00Z" w16du:dateUtc="2026-09-25T23:59:00Z"/>
          <w:sz w:val="24"/>
          <w:szCs w:val="24"/>
        </w:rPr>
      </w:pPr>
    </w:p>
    <w:p w14:paraId="28FAE9BB" w14:textId="77777777" w:rsidR="009A3731" w:rsidRDefault="009A3731" w:rsidP="009A3731">
      <w:pPr>
        <w:rPr>
          <w:del w:id="300" w:author="Mgr. Jana Špačková" w:date="2026-09-25T19:59:00Z" w16du:dateUtc="2026-09-25T23:59:00Z"/>
          <w:sz w:val="24"/>
          <w:szCs w:val="24"/>
        </w:rPr>
      </w:pPr>
      <w:del w:id="301" w:author="Mgr. Jana Špačková" w:date="2026-09-25T19:59:00Z" w16du:dateUtc="2026-09-25T23:59:00Z">
        <w:r>
          <w:rPr>
            <w:sz w:val="24"/>
            <w:szCs w:val="24"/>
          </w:rPr>
          <w:delText>(5 min)</w:delText>
        </w:r>
        <w:r>
          <w:rPr>
            <w:sz w:val="24"/>
            <w:szCs w:val="24"/>
          </w:rPr>
          <w:tab/>
        </w:r>
        <w:r>
          <w:rPr>
            <w:sz w:val="24"/>
            <w:szCs w:val="24"/>
          </w:rPr>
          <w:tab/>
          <w:delText>When waves are filtered through a mesh</w:delText>
        </w:r>
      </w:del>
    </w:p>
    <w:p w14:paraId="3CE575A3" w14:textId="77777777" w:rsidR="009A3731" w:rsidRDefault="009A3731" w:rsidP="009A3731">
      <w:pPr>
        <w:rPr>
          <w:del w:id="302" w:author="Mgr. Jana Špačková" w:date="2026-09-25T19:59:00Z" w16du:dateUtc="2026-09-25T23:59:00Z"/>
          <w:sz w:val="24"/>
          <w:szCs w:val="24"/>
        </w:rPr>
      </w:pPr>
    </w:p>
    <w:p w14:paraId="49DECBBA" w14:textId="77777777" w:rsidR="009A3731" w:rsidRDefault="009A3731" w:rsidP="009A3731">
      <w:pPr>
        <w:rPr>
          <w:del w:id="303" w:author="Mgr. Jana Špačková" w:date="2026-09-25T19:59:00Z" w16du:dateUtc="2026-09-25T23:59:00Z"/>
          <w:sz w:val="24"/>
          <w:szCs w:val="24"/>
        </w:rPr>
      </w:pPr>
      <w:del w:id="304" w:author="Mgr. Jana Špačková" w:date="2026-09-25T19:59:00Z" w16du:dateUtc="2026-09-25T23:59:00Z">
        <w:r>
          <w:rPr>
            <w:sz w:val="24"/>
            <w:szCs w:val="24"/>
          </w:rPr>
          <w:tab/>
          <w:delText>Hold the two pieces of flyscreen together and look through them at a white surface (a piece of paper will do). Now move the top sheet gently from side to side (rubbing works), or rotate it, and notice the patterns of wavy lines that appear.</w:delText>
        </w:r>
        <w:r w:rsidR="007A4562">
          <w:rPr>
            <w:sz w:val="24"/>
            <w:szCs w:val="24"/>
          </w:rPr>
          <w:delText xml:space="preserve"> Try flexing one of the screens, too. You can use one piece of screen, if you work with a partner. Hold the screen and shine a bright light through it. Get your partner to hold a piece of white paper or card behind it. Start with the paper touching the screen, and slowly move it away, maybe changing the angle. You should see the same sort of patterns as the screen interacts with its shadow on the paper.</w:delText>
        </w:r>
      </w:del>
    </w:p>
    <w:p w14:paraId="033A6C6D" w14:textId="77777777" w:rsidR="007A4562" w:rsidRDefault="007A4562" w:rsidP="009A3731">
      <w:pPr>
        <w:rPr>
          <w:del w:id="305" w:author="Mgr. Jana Špačková" w:date="2026-09-25T19:59:00Z" w16du:dateUtc="2026-09-25T23:59:00Z"/>
          <w:sz w:val="24"/>
          <w:szCs w:val="24"/>
        </w:rPr>
      </w:pPr>
    </w:p>
    <w:p w14:paraId="735E3A81" w14:textId="77777777" w:rsidR="007A4562" w:rsidRDefault="007A4562" w:rsidP="009A3731">
      <w:pPr>
        <w:rPr>
          <w:del w:id="306" w:author="Mgr. Jana Špačková" w:date="2026-09-25T19:59:00Z" w16du:dateUtc="2026-09-25T23:59:00Z"/>
          <w:sz w:val="24"/>
          <w:szCs w:val="24"/>
        </w:rPr>
      </w:pPr>
      <w:del w:id="307" w:author="Mgr. Jana Špačková" w:date="2026-09-25T19:59:00Z" w16du:dateUtc="2026-09-25T23:59:00Z">
        <w:r>
          <w:rPr>
            <w:sz w:val="24"/>
            <w:szCs w:val="24"/>
          </w:rPr>
          <w:tab/>
          <w:delText>Explanation: What you are seeing are called Moire patterns. The black lines of the top screen overlap either black or clear areas in the screen below, and your eye sees the whole effect as a single pattern. Changing the relationship between the black and white areas even slightly will make a new pattern.</w:delText>
        </w:r>
      </w:del>
    </w:p>
    <w:p w14:paraId="00F76DD1" w14:textId="77777777" w:rsidR="00CB0E9D" w:rsidRDefault="00CB0E9D" w:rsidP="009A3731">
      <w:pPr>
        <w:rPr>
          <w:del w:id="308" w:author="Mgr. Jana Špačková" w:date="2026-09-25T19:59:00Z" w16du:dateUtc="2026-09-25T23:59:00Z"/>
          <w:sz w:val="24"/>
          <w:szCs w:val="24"/>
        </w:rPr>
      </w:pPr>
    </w:p>
    <w:p w14:paraId="2F3C9436" w14:textId="77777777" w:rsidR="007A4562" w:rsidRDefault="007A4562" w:rsidP="009A3731">
      <w:pPr>
        <w:rPr>
          <w:del w:id="309" w:author="Mgr. Jana Špačková" w:date="2026-09-25T19:59:00Z" w16du:dateUtc="2026-09-25T23:59:00Z"/>
          <w:sz w:val="24"/>
          <w:szCs w:val="24"/>
        </w:rPr>
      </w:pPr>
      <w:del w:id="310" w:author="Mgr. Jana Špačková" w:date="2026-09-25T19:59:00Z" w16du:dateUtc="2026-09-25T23:59:00Z">
        <w:r>
          <w:rPr>
            <w:sz w:val="24"/>
            <w:szCs w:val="24"/>
          </w:rPr>
          <w:tab/>
          <w:delText>These patterns can be seen anywhere that a mesh or repeating pattern of lines interacts with itself, or its shadow, in screens, open weave fabrics and even wire fences.</w:delText>
        </w:r>
      </w:del>
    </w:p>
    <w:p w14:paraId="420EB8AE" w14:textId="77777777" w:rsidR="00BC6E3D" w:rsidRDefault="00BC6E3D" w:rsidP="009A3731">
      <w:pPr>
        <w:rPr>
          <w:del w:id="311" w:author="Mgr. Jana Špačková" w:date="2026-09-25T19:59:00Z" w16du:dateUtc="2026-09-25T23:59:00Z"/>
          <w:sz w:val="24"/>
          <w:szCs w:val="24"/>
        </w:rPr>
      </w:pPr>
    </w:p>
    <w:p w14:paraId="49CFC11E" w14:textId="77777777" w:rsidR="00BC6E3D" w:rsidRDefault="00BC6E3D" w:rsidP="009A3731">
      <w:pPr>
        <w:rPr>
          <w:del w:id="312" w:author="Mgr. Jana Špačková" w:date="2026-09-25T19:59:00Z" w16du:dateUtc="2026-09-25T23:59:00Z"/>
          <w:sz w:val="24"/>
          <w:szCs w:val="24"/>
        </w:rPr>
      </w:pPr>
    </w:p>
    <w:p w14:paraId="42306C39" w14:textId="77777777" w:rsidR="00BC6E3D" w:rsidRDefault="00BC6E3D" w:rsidP="009A3731">
      <w:pPr>
        <w:rPr>
          <w:del w:id="313" w:author="Mgr. Jana Špačková" w:date="2026-09-25T19:59:00Z" w16du:dateUtc="2026-09-25T23:59:00Z"/>
          <w:sz w:val="24"/>
          <w:szCs w:val="24"/>
        </w:rPr>
      </w:pPr>
      <w:del w:id="314" w:author="Mgr. Jana Špačková" w:date="2026-09-25T19:59:00Z" w16du:dateUtc="2026-09-25T23:59:00Z">
        <w:r>
          <w:rPr>
            <w:sz w:val="24"/>
            <w:szCs w:val="24"/>
          </w:rPr>
          <w:delText>(5 min)</w:delText>
        </w:r>
        <w:r>
          <w:rPr>
            <w:sz w:val="24"/>
            <w:szCs w:val="24"/>
          </w:rPr>
          <w:tab/>
        </w:r>
        <w:r>
          <w:rPr>
            <w:sz w:val="24"/>
            <w:szCs w:val="24"/>
          </w:rPr>
          <w:tab/>
          <w:delText>Sifting waves through a filter</w:delText>
        </w:r>
      </w:del>
    </w:p>
    <w:p w14:paraId="56B495C1" w14:textId="77777777" w:rsidR="00BC6E3D" w:rsidRDefault="00BC6E3D" w:rsidP="009A3731">
      <w:pPr>
        <w:rPr>
          <w:del w:id="315" w:author="Mgr. Jana Špačková" w:date="2026-09-25T19:59:00Z" w16du:dateUtc="2026-09-25T23:59:00Z"/>
          <w:sz w:val="24"/>
          <w:szCs w:val="24"/>
        </w:rPr>
      </w:pPr>
    </w:p>
    <w:p w14:paraId="68E1FF27" w14:textId="77777777" w:rsidR="00BC6E3D" w:rsidRDefault="00BC6E3D" w:rsidP="009A3731">
      <w:pPr>
        <w:rPr>
          <w:del w:id="316" w:author="Mgr. Jana Špačková" w:date="2026-09-25T19:59:00Z" w16du:dateUtc="2026-09-25T23:59:00Z"/>
          <w:sz w:val="24"/>
          <w:szCs w:val="24"/>
        </w:rPr>
      </w:pPr>
      <w:del w:id="317" w:author="Mgr. Jana Špačková" w:date="2026-09-25T19:59:00Z" w16du:dateUtc="2026-09-25T23:59:00Z">
        <w:r>
          <w:rPr>
            <w:sz w:val="24"/>
            <w:szCs w:val="24"/>
          </w:rPr>
          <w:tab/>
          <w:delText>Ask the group how many have been to a modern 3-D movie, and if the recall having to wear special glasses to see the effect. Explain that the glasses work by sending a slightly displaced image to each eye, which your brain combines to make things look 3-D. Unlike old fashioned 3-D glasses, which used different coloured filters to separate the images, modern technology uses polarising filters to separate the images.</w:delText>
        </w:r>
      </w:del>
    </w:p>
    <w:p w14:paraId="4106668A" w14:textId="77777777" w:rsidR="00CB0E9D" w:rsidRDefault="00CB0E9D" w:rsidP="009A3731">
      <w:pPr>
        <w:rPr>
          <w:del w:id="318" w:author="Mgr. Jana Špačková" w:date="2026-09-25T19:59:00Z" w16du:dateUtc="2026-09-25T23:59:00Z"/>
          <w:sz w:val="24"/>
          <w:szCs w:val="24"/>
        </w:rPr>
      </w:pPr>
    </w:p>
    <w:p w14:paraId="2D98A123" w14:textId="77777777" w:rsidR="00BC6E3D" w:rsidRDefault="00BC6E3D" w:rsidP="009A3731">
      <w:pPr>
        <w:rPr>
          <w:del w:id="319" w:author="Mgr. Jana Špačková" w:date="2026-09-25T19:59:00Z" w16du:dateUtc="2026-09-25T23:59:00Z"/>
          <w:sz w:val="24"/>
          <w:szCs w:val="24"/>
        </w:rPr>
      </w:pPr>
      <w:del w:id="320" w:author="Mgr. Jana Špačková" w:date="2026-09-25T19:59:00Z" w16du:dateUtc="2026-09-25T23:59:00Z">
        <w:r>
          <w:rPr>
            <w:sz w:val="24"/>
            <w:szCs w:val="24"/>
          </w:rPr>
          <w:tab/>
          <w:delText xml:space="preserve">Hand out the 3-D glasses, and ask how their vision changes when they put them on (a reduction in brightness will be observed). Things get dimmer because the glasses only let part of the available light through (see explanation below). </w:delText>
        </w:r>
      </w:del>
    </w:p>
    <w:p w14:paraId="536A8FDC" w14:textId="77777777" w:rsidR="00CB0E9D" w:rsidRDefault="00CB0E9D" w:rsidP="009A3731">
      <w:pPr>
        <w:rPr>
          <w:del w:id="321" w:author="Mgr. Jana Špačková" w:date="2026-09-25T19:59:00Z" w16du:dateUtc="2026-09-25T23:59:00Z"/>
          <w:sz w:val="24"/>
          <w:szCs w:val="24"/>
        </w:rPr>
      </w:pPr>
    </w:p>
    <w:p w14:paraId="3A1DC416" w14:textId="77777777" w:rsidR="00BC6E3D" w:rsidRDefault="00BC6E3D" w:rsidP="009A3731">
      <w:pPr>
        <w:rPr>
          <w:del w:id="322" w:author="Mgr. Jana Špačková" w:date="2026-09-25T19:59:00Z" w16du:dateUtc="2026-09-25T23:59:00Z"/>
          <w:sz w:val="24"/>
          <w:szCs w:val="24"/>
        </w:rPr>
      </w:pPr>
      <w:del w:id="323" w:author="Mgr. Jana Špačková" w:date="2026-09-25T19:59:00Z" w16du:dateUtc="2026-09-25T23:59:00Z">
        <w:r>
          <w:rPr>
            <w:sz w:val="24"/>
            <w:szCs w:val="24"/>
          </w:rPr>
          <w:tab/>
          <w:delText xml:space="preserve">Hand out the mirrors, and ask participants to close one eye while they observe their reflection (they should see that one lens of the glasses is dark, and through the other lens they will see the </w:delText>
        </w:r>
        <w:r>
          <w:rPr>
            <w:sz w:val="24"/>
            <w:szCs w:val="24"/>
            <w:u w:val="single"/>
          </w:rPr>
          <w:delText>closed</w:delText>
        </w:r>
        <w:r>
          <w:rPr>
            <w:sz w:val="24"/>
            <w:szCs w:val="24"/>
          </w:rPr>
          <w:delText xml:space="preserve"> eye). </w:delText>
        </w:r>
      </w:del>
    </w:p>
    <w:p w14:paraId="22F85FAD" w14:textId="77777777" w:rsidR="00CB0E9D" w:rsidRDefault="00CB0E9D" w:rsidP="009A3731">
      <w:pPr>
        <w:rPr>
          <w:del w:id="324" w:author="Mgr. Jana Špačková" w:date="2026-09-25T19:59:00Z" w16du:dateUtc="2026-09-25T23:59:00Z"/>
          <w:sz w:val="24"/>
          <w:szCs w:val="24"/>
        </w:rPr>
      </w:pPr>
    </w:p>
    <w:p w14:paraId="2D7B47F7" w14:textId="77777777" w:rsidR="00BC6E3D" w:rsidRDefault="00BC6E3D" w:rsidP="009A3731">
      <w:pPr>
        <w:rPr>
          <w:del w:id="325" w:author="Mgr. Jana Špačková" w:date="2026-09-25T19:59:00Z" w16du:dateUtc="2026-09-25T23:59:00Z"/>
          <w:sz w:val="24"/>
          <w:szCs w:val="24"/>
        </w:rPr>
      </w:pPr>
    </w:p>
    <w:p w14:paraId="6D849995" w14:textId="77777777" w:rsidR="00CB0E9D" w:rsidRDefault="00BC6E3D" w:rsidP="00CB0E9D">
      <w:pPr>
        <w:rPr>
          <w:del w:id="326" w:author="Mgr. Jana Špačková" w:date="2026-09-25T19:59:00Z" w16du:dateUtc="2026-09-25T23:59:00Z"/>
          <w:sz w:val="24"/>
          <w:szCs w:val="24"/>
        </w:rPr>
      </w:pPr>
      <w:del w:id="327" w:author="Mgr. Jana Špačková" w:date="2026-09-25T19:59:00Z" w16du:dateUtc="2026-09-25T23:59:00Z">
        <w:r>
          <w:rPr>
            <w:sz w:val="24"/>
            <w:szCs w:val="24"/>
          </w:rPr>
          <w:tab/>
          <w:delText>Explanation:</w:delText>
        </w:r>
        <w:r>
          <w:rPr>
            <w:sz w:val="24"/>
            <w:szCs w:val="24"/>
          </w:rPr>
          <w:tab/>
          <w:delText>Coloured filters sift out light according to the wavelength (the distance between the peaks of the waves). Polarised filters sort out light according to the direction of the wave,</w:delText>
        </w:r>
        <w:r w:rsidR="004819A9">
          <w:rPr>
            <w:sz w:val="24"/>
            <w:szCs w:val="24"/>
          </w:rPr>
          <w:delText xml:space="preserve"> as shown in the</w:delText>
        </w:r>
        <w:r>
          <w:rPr>
            <w:sz w:val="24"/>
            <w:szCs w:val="24"/>
          </w:rPr>
          <w:delText xml:space="preserve"> diagram</w:delText>
        </w:r>
        <w:r w:rsidR="004819A9">
          <w:rPr>
            <w:sz w:val="24"/>
            <w:szCs w:val="24"/>
          </w:rPr>
          <w:delText xml:space="preserve"> below. </w:delText>
        </w:r>
        <w:r w:rsidR="00AD03E5">
          <w:rPr>
            <w:sz w:val="24"/>
            <w:szCs w:val="24"/>
          </w:rPr>
          <w:delText xml:space="preserve">In </w:delText>
        </w:r>
        <w:r w:rsidR="004819A9">
          <w:rPr>
            <w:sz w:val="24"/>
            <w:szCs w:val="24"/>
          </w:rPr>
          <w:delText xml:space="preserve">natural light </w:delText>
        </w:r>
        <w:r w:rsidR="00AD03E5">
          <w:rPr>
            <w:sz w:val="24"/>
            <w:szCs w:val="24"/>
          </w:rPr>
          <w:delText xml:space="preserve">the </w:delText>
        </w:r>
        <w:r w:rsidR="004819A9">
          <w:rPr>
            <w:sz w:val="24"/>
            <w:szCs w:val="24"/>
          </w:rPr>
          <w:delText xml:space="preserve">waves </w:delText>
        </w:r>
        <w:r w:rsidR="00AD03E5">
          <w:rPr>
            <w:sz w:val="24"/>
            <w:szCs w:val="24"/>
          </w:rPr>
          <w:delText xml:space="preserve">wiggle at all angles – up and down, side to side, and every way between. </w:delText>
        </w:r>
      </w:del>
    </w:p>
    <w:p w14:paraId="1304D494" w14:textId="77777777" w:rsidR="00CB0E9D" w:rsidRDefault="00CB0E9D" w:rsidP="00CB0E9D">
      <w:pPr>
        <w:rPr>
          <w:del w:id="328" w:author="Mgr. Jana Špačková" w:date="2026-09-25T19:59:00Z" w16du:dateUtc="2026-09-25T23:59:00Z"/>
          <w:sz w:val="24"/>
          <w:szCs w:val="24"/>
        </w:rPr>
      </w:pPr>
      <w:del w:id="329" w:author="Mgr. Jana Špačková" w:date="2026-09-25T19:59:00Z" w16du:dateUtc="2026-09-25T23:59:00Z">
        <w:r>
          <w:rPr>
            <w:noProof/>
            <w:sz w:val="24"/>
            <w:szCs w:val="24"/>
            <w:lang w:eastAsia="en-AU"/>
          </w:rPr>
          <mc:AlternateContent>
            <mc:Choice Requires="wps">
              <w:drawing>
                <wp:anchor distT="0" distB="0" distL="114300" distR="114300" simplePos="0" relativeHeight="251664384" behindDoc="0" locked="0" layoutInCell="1" allowOverlap="1" wp14:anchorId="1FAACD19" wp14:editId="768AF9CB">
                  <wp:simplePos x="0" y="0"/>
                  <wp:positionH relativeFrom="column">
                    <wp:posOffset>5011844</wp:posOffset>
                  </wp:positionH>
                  <wp:positionV relativeFrom="paragraph">
                    <wp:posOffset>101600</wp:posOffset>
                  </wp:positionV>
                  <wp:extent cx="11289" cy="914400"/>
                  <wp:effectExtent l="0" t="0" r="27305" b="19050"/>
                  <wp:wrapNone/>
                  <wp:docPr id="20" name="Straight Connector 20"/>
                  <wp:cNvGraphicFramePr/>
                  <a:graphic xmlns:a="http://schemas.openxmlformats.org/drawingml/2006/main">
                    <a:graphicData uri="http://schemas.microsoft.com/office/word/2010/wordprocessingShape">
                      <wps:wsp>
                        <wps:cNvCnPr/>
                        <wps:spPr>
                          <a:xfrm>
                            <a:off x="0" y="0"/>
                            <a:ext cx="11289" cy="914400"/>
                          </a:xfrm>
                          <a:prstGeom prst="line">
                            <a:avLst/>
                          </a:prstGeom>
                          <a:noFill/>
                          <a:ln w="9525" cap="flat" cmpd="sng" algn="ctr">
                            <a:solidFill>
                              <a:sysClr val="windowText" lastClr="000000"/>
                            </a:solidFill>
                            <a:prstDash val="solid"/>
                          </a:ln>
                          <a:effectLst/>
                        </wps:spPr>
                        <wps:bodyPr/>
                      </wps:wsp>
                    </a:graphicData>
                  </a:graphic>
                </wp:anchor>
              </w:drawing>
            </mc:Choice>
            <mc:Fallback>
              <w:pict>
                <v:line id="Straight Connector 2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94.65pt,8pt" to="395.55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" strokecolor="windowText"/>
              </w:pict>
            </mc:Fallback>
          </mc:AlternateContent>
        </w:r>
        <w:r>
          <w:rPr>
            <w:noProof/>
            <w:sz w:val="24"/>
            <w:szCs w:val="24"/>
            <w:lang w:eastAsia="en-AU"/>
          </w:rPr>
          <mc:AlternateContent>
            <mc:Choice Requires="wpg">
              <w:drawing>
                <wp:anchor distT="0" distB="0" distL="114300" distR="114300" simplePos="0" relativeHeight="251662336" behindDoc="0" locked="0" layoutInCell="1" allowOverlap="1" wp14:anchorId="4C9DC60C" wp14:editId="5BC3AA60">
                  <wp:simplePos x="0" y="0"/>
                  <wp:positionH relativeFrom="column">
                    <wp:posOffset>2713355</wp:posOffset>
                  </wp:positionH>
                  <wp:positionV relativeFrom="paragraph">
                    <wp:posOffset>149860</wp:posOffset>
                  </wp:positionV>
                  <wp:extent cx="903605" cy="882650"/>
                  <wp:effectExtent l="0" t="0" r="10795" b="12700"/>
                  <wp:wrapNone/>
                  <wp:docPr id="11" name="Group 11"/>
                  <wp:cNvGraphicFramePr/>
                  <a:graphic xmlns:a="http://schemas.openxmlformats.org/drawingml/2006/main">
                    <a:graphicData uri="http://schemas.microsoft.com/office/word/2010/wordprocessingGroup">
                      <wpg:wgp>
                        <wpg:cNvGrpSpPr/>
                        <wpg:grpSpPr>
                          <a:xfrm>
                            <a:off x="0" y="0"/>
                            <a:ext cx="903605" cy="882650"/>
                            <a:chOff x="0" y="0"/>
                            <a:chExt cx="903957" cy="882869"/>
                          </a:xfrm>
                        </wpg:grpSpPr>
                        <wps:wsp>
                          <wps:cNvPr id="12" name="Straight Connector 12"/>
                          <wps:cNvCnPr/>
                          <wps:spPr>
                            <a:xfrm>
                              <a:off x="440689" y="0"/>
                              <a:ext cx="0" cy="882869"/>
                            </a:xfrm>
                            <a:prstGeom prst="line">
                              <a:avLst/>
                            </a:prstGeom>
                            <a:noFill/>
                            <a:ln w="9525" cap="flat" cmpd="sng" algn="ctr">
                              <a:solidFill>
                                <a:sysClr val="windowText" lastClr="000000"/>
                              </a:solidFill>
                              <a:prstDash val="solid"/>
                            </a:ln>
                            <a:effectLst/>
                          </wps:spPr>
                          <wps:bodyPr/>
                        </wps:wsp>
                        <wps:wsp>
                          <wps:cNvPr id="13" name="Straight Connector 13"/>
                          <wps:cNvCnPr/>
                          <wps:spPr>
                            <a:xfrm rot="5400000">
                              <a:off x="451978" y="-22578"/>
                              <a:ext cx="0" cy="882650"/>
                            </a:xfrm>
                            <a:prstGeom prst="line">
                              <a:avLst/>
                            </a:prstGeom>
                            <a:noFill/>
                            <a:ln w="9525" cap="flat" cmpd="sng" algn="ctr">
                              <a:solidFill>
                                <a:sysClr val="windowText" lastClr="000000"/>
                              </a:solidFill>
                              <a:prstDash val="solid"/>
                            </a:ln>
                            <a:effectLst/>
                          </wps:spPr>
                          <wps:bodyPr/>
                        </wps:wsp>
                        <wps:wsp>
                          <wps:cNvPr id="14" name="Straight Connector 14"/>
                          <wps:cNvCnPr/>
                          <wps:spPr>
                            <a:xfrm rot="2700000">
                              <a:off x="440690" y="0"/>
                              <a:ext cx="0" cy="881380"/>
                            </a:xfrm>
                            <a:prstGeom prst="line">
                              <a:avLst/>
                            </a:prstGeom>
                            <a:noFill/>
                            <a:ln w="9525" cap="flat" cmpd="sng" algn="ctr">
                              <a:solidFill>
                                <a:sysClr val="windowText" lastClr="000000"/>
                              </a:solidFill>
                              <a:prstDash val="solid"/>
                            </a:ln>
                            <a:effectLst/>
                          </wps:spPr>
                          <wps:bodyPr/>
                        </wps:wsp>
                        <wps:wsp>
                          <wps:cNvPr id="15" name="Straight Connector 15"/>
                          <wps:cNvCnPr/>
                          <wps:spPr>
                            <a:xfrm rot="19860000">
                              <a:off x="451978" y="0"/>
                              <a:ext cx="0" cy="881380"/>
                            </a:xfrm>
                            <a:prstGeom prst="line">
                              <a:avLst/>
                            </a:prstGeom>
                            <a:noFill/>
                            <a:ln w="9525" cap="flat" cmpd="sng" algn="ctr">
                              <a:solidFill>
                                <a:sysClr val="windowText" lastClr="000000"/>
                              </a:solidFill>
                              <a:prstDash val="solid"/>
                            </a:ln>
                            <a:effectLst/>
                          </wps:spPr>
                          <wps:bodyPr/>
                        </wps:wsp>
                        <wps:wsp>
                          <wps:cNvPr id="16" name="Straight Connector 16"/>
                          <wps:cNvCnPr/>
                          <wps:spPr>
                            <a:xfrm rot="1380000">
                              <a:off x="451978" y="0"/>
                              <a:ext cx="0" cy="881380"/>
                            </a:xfrm>
                            <a:prstGeom prst="line">
                              <a:avLst/>
                            </a:prstGeom>
                            <a:noFill/>
                            <a:ln w="9525" cap="flat" cmpd="sng" algn="ctr">
                              <a:solidFill>
                                <a:sysClr val="windowText" lastClr="000000"/>
                              </a:solidFill>
                              <a:prstDash val="solid"/>
                            </a:ln>
                            <a:effectLst/>
                          </wps:spPr>
                          <wps:bodyPr/>
                        </wps:wsp>
                        <wps:wsp>
                          <wps:cNvPr id="17" name="Straight Connector 17"/>
                          <wps:cNvCnPr/>
                          <wps:spPr>
                            <a:xfrm rot="4080000">
                              <a:off x="440690" y="-22578"/>
                              <a:ext cx="0" cy="881380"/>
                            </a:xfrm>
                            <a:prstGeom prst="line">
                              <a:avLst/>
                            </a:prstGeom>
                            <a:noFill/>
                            <a:ln w="9525" cap="flat" cmpd="sng" algn="ctr">
                              <a:solidFill>
                                <a:sysClr val="windowText" lastClr="000000"/>
                              </a:solidFill>
                              <a:prstDash val="solid"/>
                            </a:ln>
                            <a:effectLst/>
                          </wps:spPr>
                          <wps:bodyPr/>
                        </wps:wsp>
                        <wps:wsp>
                          <wps:cNvPr id="18" name="Straight Connector 18"/>
                          <wps:cNvCnPr/>
                          <wps:spPr>
                            <a:xfrm rot="18480000">
                              <a:off x="463267" y="0"/>
                              <a:ext cx="0" cy="881380"/>
                            </a:xfrm>
                            <a:prstGeom prst="line">
                              <a:avLst/>
                            </a:prstGeom>
                            <a:noFill/>
                            <a:ln w="9525" cap="flat" cmpd="sng" algn="ctr">
                              <a:solidFill>
                                <a:sysClr val="windowText" lastClr="000000"/>
                              </a:solidFill>
                              <a:prstDash val="solid"/>
                            </a:ln>
                            <a:effectLst/>
                          </wps:spPr>
                          <wps:bodyPr/>
                        </wps:wsp>
                      </wpg:wgp>
                    </a:graphicData>
                  </a:graphic>
                </wp:anchor>
              </w:drawing>
            </mc:Choice>
            <mc:Fallback>
              <w:pict>
                <v:group id="Group 11" o:spid="_x0000_s1026" style="position:absolute;margin-left:213.65pt;margin-top:11.8pt;width:71.15pt;height:69.5pt;z-index:251662336" coordsize="9039,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">
                  <v:line id="Straight Connector 12" o:spid="_x0000_s1027" style="position:absolute;visibility:visible;mso-wrap-style:square" from="4406,0" to="4406,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Ekk8IAAADbAAAADwAAAGRycy9kb3ducmV2LnhtbERPTWvCQBC9F/wPywheitkoIpK6hiAK&#10;Htu0BI9Ddkxis7Mxu2raX+8Khd7m8T5nnQ6mFTfqXWNZwSyKQRCXVjdcKfj63E9XIJxH1thaJgU/&#10;5CDdjF7WmGh75w+65b4SIYRdggpq77tESlfWZNBFtiMO3Mn2Bn2AfSV1j/cQblo5j+OlNNhwaKix&#10;o21N5Xd+NQqq7fn1cszPvwu/3K3sfvFeFKdMqcl4yN5AeBr8v/jPfdBh/hyev4QD5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qEkk8IAAADbAAAADwAAAAAAAAAAAAAA&#10;AAChAgAAZHJzL2Rvd25yZXYueG1sUEsFBgAAAAAEAAQA+QAAAJADAAAAAA==&#10;" strokecolor="windowText"/>
                  <v:line id="Straight Connector 13" o:spid="_x0000_s1028" style="position:absolute;rotation:90;visibility:visible;mso-wrap-style:square" from="4520,-227" to="4520,8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s6FbsAAADbAAAADwAAAGRycy9kb3ducmV2LnhtbERPSwrCMBDdC94hjOBO0yoUqUYRQXQn&#10;/vZDM7bFZlKaWKunN4Lgbh7vO4tVZyrRUuNKywricQSCOLO65FzB5bwdzUA4j6yxskwKXuRgtez3&#10;Fphq++QjtSefixDCLkUFhfd1KqXLCjLoxrYmDtzNNgZ9gE0udYPPEG4qOYmiRBosOTQUWNOmoOx+&#10;ehgF9Uxu880r2R3etyRr4/NVMsZKDQfdeg7CU+f/4p97r8P8KXx/CQfI5Qc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luzoVuwAAANsAAAAPAAAAAAAAAAAAAAAAAKECAABk&#10;cnMvZG93bnJldi54bWxQSwUGAAAAAAQABAD5AAAAiQMAAAAA&#10;" strokecolor="windowText"/>
                  <v:line id="Straight Connector 14" o:spid="_x0000_s1029" style="position:absolute;rotation:45;visibility:visible;mso-wrap-style:square" from="4407,-1" to="4407,8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s3rsEAAADbAAAADwAAAGRycy9kb3ducmV2LnhtbERPTYvCMBC9C/sfwix401RRWbpGUUFQ&#10;8aB1YfE2NLNt2WZSm1jrvzeC4G0e73Om89aUoqHaFZYVDPoRCOLU6oIzBT+nde8LhPPIGkvLpOBO&#10;Duazj84UY21vfKQm8ZkIIexiVJB7X8VSujQng65vK+LA/dnaoA+wzqSu8RbCTSmHUTSRBgsODTlW&#10;tMop/U+uRsF+u9k1ePrNLud7Iw/Reez8slKq+9kuvkF4av1b/HJvdJg/gucv4QA5e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uzeuwQAAANsAAAAPAAAAAAAAAAAAAAAA&#10;AKECAABkcnMvZG93bnJldi54bWxQSwUGAAAAAAQABAD5AAAAjwMAAAAA&#10;" strokecolor="windowText"/>
                  <v:line id="Straight Connector 15" o:spid="_x0000_s1030" style="position:absolute;rotation:-29;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4ZvMIAAADbAAAADwAAAGRycy9kb3ducmV2LnhtbERPTWvCQBC9F/wPyxR6KbqxaKmpq0iD&#10;6E1MCl7H7DRZmp0N2a2J/fVdQehtHu9zluvBNuJCnTeOFUwnCQji0mnDlYLPYjt+A+EDssbGMSm4&#10;kof1avSwxFS7no90yUMlYgj7FBXUIbSplL6syaKfuJY4cl+usxgi7CqpO+xjuG3kS5K8SouGY0ON&#10;LX3UVH7nP1bB7pjtzgvi/el5Uxg/y64H/WuUenocNu8gAg3hX3x373WcP4fbL/E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P4ZvMIAAADbAAAADwAAAAAAAAAAAAAA&#10;AAChAgAAZHJzL2Rvd25yZXYueG1sUEsFBgAAAAAEAAQA+QAAAJADAAAAAA==&#10;" strokecolor="windowText"/>
                  <v:line id="Straight Connector 16" o:spid="_x0000_s1031" style="position:absolute;rotation:23;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cEK8IAAADbAAAADwAAAGRycy9kb3ducmV2LnhtbERP22rCQBB9F/yHZYS+6a62iMRspPQC&#10;rYjSWN+n2TEJZmdDdqvp37sFwbc5nOukq9424kydrx1rmE4UCOLCmZpLDd/79/EChA/IBhvHpOGP&#10;PKyy4SDFxLgLf9E5D6WIIewT1FCF0CZS+qIii37iWuLIHV1nMUTYldJ0eInhtpEzpebSYs2xocKW&#10;XioqTvmv1bDwbr07zJ6O6/3rVn3io/rZbt60fhj1z0sQgfpwF9/cHybOn8P/L/EAmV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HcEK8IAAADbAAAADwAAAAAAAAAAAAAA&#10;AAChAgAAZHJzL2Rvd25yZXYueG1sUEsFBgAAAAAEAAQA+QAAAJADAAAAAA==&#10;" strokecolor="windowText"/>
                  <v:line id="Straight Connector 17" o:spid="_x0000_s1032" style="position:absolute;rotation:68;visibility:visible;mso-wrap-style:square" from="4407,-226" to="4407,8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X78MAAADbAAAADwAAAGRycy9kb3ducmV2LnhtbERPS2vCQBC+C/0PyxS8mU09qE2zkVKo&#10;iFKoT3ocsmMSzM6G3VXT/vpuQehtPr7n5PPetOJKzjeWFTwlKQji0uqGKwX73ftoBsIHZI2tZVLw&#10;TR7mxcMgx0zbG2/oug2ViCHsM1RQh9BlUvqyJoM+sR1x5E7WGQwRukpqh7cYblo5TtOJNNhwbKix&#10;o7eayvP2YhRM1s8Vj4/H3cfn1P3sD18tL1YHpYaP/esLiEB9+Bff3Usd50/h75d4gC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gl+/DAAAA2wAAAA8AAAAAAAAAAAAA&#10;AAAAoQIAAGRycy9kb3ducmV2LnhtbFBLBQYAAAAABAAEAPkAAACRAwAAAAA=&#10;" strokecolor="windowText"/>
                  <v:line id="Straight Connector 18" o:spid="_x0000_s1033" style="position:absolute;rotation:-52;visibility:visible;mso-wrap-style:square" from="4632,-1" to="4632,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mBXcQAAADbAAAADwAAAGRycy9kb3ducmV2LnhtbESPQU/DMAyF75P4D5GRuG0piE2sLJvY&#10;JKQKtAOFH+A1XlOROFUT1vLv8WESN1vv+b3Pm90UvLrQkLrIBu4XBSjiJtqOWwNfn6/zJ1ApI1v0&#10;kcnALyXYbW9mGyxtHPmDLnVulYRwKtGAy7kvtU6No4BpEXti0c5xCJhlHVptBxwlPHj9UBQrHbBj&#10;aXDY08FR813/BANvfr8uOJxHf1oe3w/76tF1oTLm7nZ6eQaVacr/5ut1ZQVfYOUXGUB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OYFdxAAAANsAAAAPAAAAAAAAAAAA&#10;AAAAAKECAABkcnMvZG93bnJldi54bWxQSwUGAAAAAAQABAD5AAAAkgMAAAAA&#10;" strokecolor="windowText"/>
                </v:group>
              </w:pict>
            </mc:Fallback>
          </mc:AlternateContent>
        </w:r>
        <w:r>
          <w:rPr>
            <w:noProof/>
            <w:sz w:val="24"/>
            <w:szCs w:val="24"/>
            <w:lang w:eastAsia="en-AU"/>
          </w:rPr>
          <mc:AlternateContent>
            <mc:Choice Requires="wps">
              <w:drawing>
                <wp:anchor distT="0" distB="0" distL="114300" distR="114300" simplePos="0" relativeHeight="251660288" behindDoc="0" locked="0" layoutInCell="1" allowOverlap="1" wp14:anchorId="7C6C13EA" wp14:editId="5944FF8D">
                  <wp:simplePos x="0" y="0"/>
                  <wp:positionH relativeFrom="column">
                    <wp:posOffset>2675114</wp:posOffset>
                  </wp:positionH>
                  <wp:positionV relativeFrom="paragraph">
                    <wp:posOffset>90240</wp:posOffset>
                  </wp:positionV>
                  <wp:extent cx="1004711" cy="959555"/>
                  <wp:effectExtent l="0" t="0" r="24130" b="12065"/>
                  <wp:wrapNone/>
                  <wp:docPr id="9" name="Rectangle 9"/>
                  <wp:cNvGraphicFramePr/>
                  <a:graphic xmlns:a="http://schemas.openxmlformats.org/drawingml/2006/main">
                    <a:graphicData uri="http://schemas.microsoft.com/office/word/2010/wordprocessingShape">
                      <wps:wsp>
                        <wps:cNvSpPr/>
                        <wps:spPr>
                          <a:xfrm>
                            <a:off x="0" y="0"/>
                            <a:ext cx="1004711" cy="959555"/>
                          </a:xfrm>
                          <a:prstGeom prst="rect">
                            <a:avLst/>
                          </a:prstGeom>
                          <a:solidFill>
                            <a:sysClr val="window" lastClr="FFFFFF">
                              <a:lumMod val="85000"/>
                            </a:sysClr>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6" style="position:absolute;margin-left:210.65pt;margin-top:7.1pt;width:79.1pt;height:75.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" fillcolor="#d9d9d9" strokecolor="windowText" strokeweight="2pt"/>
              </w:pict>
            </mc:Fallback>
          </mc:AlternateContent>
        </w:r>
        <w:r>
          <w:rPr>
            <w:noProof/>
            <w:sz w:val="24"/>
            <w:szCs w:val="24"/>
            <w:lang w:eastAsia="en-AU"/>
          </w:rPr>
          <mc:AlternateContent>
            <mc:Choice Requires="wpg">
              <w:drawing>
                <wp:anchor distT="0" distB="0" distL="114300" distR="114300" simplePos="0" relativeHeight="251659264" behindDoc="0" locked="0" layoutInCell="1" allowOverlap="1" wp14:anchorId="470CB4B1" wp14:editId="4D7CB66D">
                  <wp:simplePos x="0" y="0"/>
                  <wp:positionH relativeFrom="column">
                    <wp:posOffset>506730</wp:posOffset>
                  </wp:positionH>
                  <wp:positionV relativeFrom="paragraph">
                    <wp:posOffset>155575</wp:posOffset>
                  </wp:positionV>
                  <wp:extent cx="903605" cy="882650"/>
                  <wp:effectExtent l="0" t="0" r="10795" b="12700"/>
                  <wp:wrapNone/>
                  <wp:docPr id="8" name="Group 8"/>
                  <wp:cNvGraphicFramePr/>
                  <a:graphic xmlns:a="http://schemas.openxmlformats.org/drawingml/2006/main">
                    <a:graphicData uri="http://schemas.microsoft.com/office/word/2010/wordprocessingGroup">
                      <wpg:wgp>
                        <wpg:cNvGrpSpPr/>
                        <wpg:grpSpPr>
                          <a:xfrm>
                            <a:off x="0" y="0"/>
                            <a:ext cx="903605" cy="882650"/>
                            <a:chOff x="0" y="0"/>
                            <a:chExt cx="903957" cy="882869"/>
                          </a:xfrm>
                        </wpg:grpSpPr>
                        <wps:wsp>
                          <wps:cNvPr id="1" name="Straight Connector 1"/>
                          <wps:cNvCnPr/>
                          <wps:spPr>
                            <a:xfrm>
                              <a:off x="440689" y="0"/>
                              <a:ext cx="0" cy="882869"/>
                            </a:xfrm>
                            <a:prstGeom prst="line">
                              <a:avLst/>
                            </a:prstGeom>
                            <a:noFill/>
                            <a:ln w="9525" cap="flat" cmpd="sng" algn="ctr">
                              <a:solidFill>
                                <a:sysClr val="windowText" lastClr="000000"/>
                              </a:solidFill>
                              <a:prstDash val="solid"/>
                            </a:ln>
                            <a:effectLst/>
                          </wps:spPr>
                          <wps:bodyPr/>
                        </wps:wsp>
                        <wps:wsp>
                          <wps:cNvPr id="2" name="Straight Connector 2"/>
                          <wps:cNvCnPr/>
                          <wps:spPr>
                            <a:xfrm rot="5400000">
                              <a:off x="451978" y="-22578"/>
                              <a:ext cx="0" cy="882650"/>
                            </a:xfrm>
                            <a:prstGeom prst="line">
                              <a:avLst/>
                            </a:prstGeom>
                            <a:noFill/>
                            <a:ln w="9525" cap="flat" cmpd="sng" algn="ctr">
                              <a:solidFill>
                                <a:sysClr val="windowText" lastClr="000000"/>
                              </a:solidFill>
                              <a:prstDash val="solid"/>
                            </a:ln>
                            <a:effectLst/>
                          </wps:spPr>
                          <wps:bodyPr/>
                        </wps:wsp>
                        <wps:wsp>
                          <wps:cNvPr id="3" name="Straight Connector 3"/>
                          <wps:cNvCnPr/>
                          <wps:spPr>
                            <a:xfrm rot="2700000">
                              <a:off x="440690" y="0"/>
                              <a:ext cx="0" cy="881380"/>
                            </a:xfrm>
                            <a:prstGeom prst="line">
                              <a:avLst/>
                            </a:prstGeom>
                            <a:noFill/>
                            <a:ln w="9525" cap="flat" cmpd="sng" algn="ctr">
                              <a:solidFill>
                                <a:sysClr val="windowText" lastClr="000000"/>
                              </a:solidFill>
                              <a:prstDash val="solid"/>
                            </a:ln>
                            <a:effectLst/>
                          </wps:spPr>
                          <wps:bodyPr/>
                        </wps:wsp>
                        <wps:wsp>
                          <wps:cNvPr id="4" name="Straight Connector 4"/>
                          <wps:cNvCnPr/>
                          <wps:spPr>
                            <a:xfrm rot="19860000">
                              <a:off x="451978" y="0"/>
                              <a:ext cx="0" cy="881380"/>
                            </a:xfrm>
                            <a:prstGeom prst="line">
                              <a:avLst/>
                            </a:prstGeom>
                            <a:noFill/>
                            <a:ln w="9525" cap="flat" cmpd="sng" algn="ctr">
                              <a:solidFill>
                                <a:sysClr val="windowText" lastClr="000000"/>
                              </a:solidFill>
                              <a:prstDash val="solid"/>
                            </a:ln>
                            <a:effectLst/>
                          </wps:spPr>
                          <wps:bodyPr/>
                        </wps:wsp>
                        <wps:wsp>
                          <wps:cNvPr id="5" name="Straight Connector 5"/>
                          <wps:cNvCnPr/>
                          <wps:spPr>
                            <a:xfrm rot="1380000">
                              <a:off x="451978" y="0"/>
                              <a:ext cx="0" cy="881380"/>
                            </a:xfrm>
                            <a:prstGeom prst="line">
                              <a:avLst/>
                            </a:prstGeom>
                            <a:noFill/>
                            <a:ln w="9525" cap="flat" cmpd="sng" algn="ctr">
                              <a:solidFill>
                                <a:sysClr val="windowText" lastClr="000000"/>
                              </a:solidFill>
                              <a:prstDash val="solid"/>
                            </a:ln>
                            <a:effectLst/>
                          </wps:spPr>
                          <wps:bodyPr/>
                        </wps:wsp>
                        <wps:wsp>
                          <wps:cNvPr id="6" name="Straight Connector 6"/>
                          <wps:cNvCnPr/>
                          <wps:spPr>
                            <a:xfrm rot="4080000">
                              <a:off x="440690" y="-22578"/>
                              <a:ext cx="0" cy="881380"/>
                            </a:xfrm>
                            <a:prstGeom prst="line">
                              <a:avLst/>
                            </a:prstGeom>
                            <a:noFill/>
                            <a:ln w="9525" cap="flat" cmpd="sng" algn="ctr">
                              <a:solidFill>
                                <a:sysClr val="windowText" lastClr="000000"/>
                              </a:solidFill>
                              <a:prstDash val="solid"/>
                            </a:ln>
                            <a:effectLst/>
                          </wps:spPr>
                          <wps:bodyPr/>
                        </wps:wsp>
                        <wps:wsp>
                          <wps:cNvPr id="7" name="Straight Connector 7"/>
                          <wps:cNvCnPr/>
                          <wps:spPr>
                            <a:xfrm rot="18480000">
                              <a:off x="463267" y="0"/>
                              <a:ext cx="0" cy="881380"/>
                            </a:xfrm>
                            <a:prstGeom prst="line">
                              <a:avLst/>
                            </a:prstGeom>
                            <a:noFill/>
                            <a:ln w="9525" cap="flat" cmpd="sng" algn="ctr">
                              <a:solidFill>
                                <a:sysClr val="windowText" lastClr="000000"/>
                              </a:solidFill>
                              <a:prstDash val="solid"/>
                            </a:ln>
                            <a:effectLst/>
                          </wps:spPr>
                          <wps:bodyPr/>
                        </wps:wsp>
                      </wpg:wgp>
                    </a:graphicData>
                  </a:graphic>
                </wp:anchor>
              </w:drawing>
            </mc:Choice>
            <mc:Fallback>
              <w:pict>
                <v:group id="Group 8" o:spid="_x0000_s1026" style="position:absolute;margin-left:39.9pt;margin-top:12.25pt;width:71.15pt;height:69.5pt;z-index:251659264" coordsize="9039,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">
                  <v:line id="Straight Connector 1" o:spid="_x0000_s1027" style="position:absolute;visibility:visible;mso-wrap-style:square" from="4406,0" to="4406,8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xeRsIAAADaAAAADwAAAGRycy9kb3ducmV2LnhtbERPS2vCQBC+C/0PyxR6kbppkSAxawii&#10;0GObFulxyE4emp2N2a1Gf303UOhp+Piek2aj6cSFBtdaVvCyiEAQl1a3XCv4+tw/r0A4j6yxs0wK&#10;buQg2zzMUky0vfIHXQpfixDCLkEFjfd9IqUrGzLoFrYnDlxlB4M+wKGWesBrCDedfI2iWBpsOTQ0&#10;2NO2ofJU/BgF9fY4P38Xx/vSx7uV3S/fD4cqV+rpcczXIDyN/l/8537TYT5Mr0xXb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xeRsIAAADaAAAADwAAAAAAAAAAAAAA&#10;AAChAgAAZHJzL2Rvd25yZXYueG1sUEsFBgAAAAAEAAQA+QAAAJADAAAAAA==&#10;" strokecolor="windowText"/>
                  <v:line id="Straight Connector 2" o:spid="_x0000_s1028" style="position:absolute;rotation:90;visibility:visible;mso-wrap-style:square" from="4520,-227" to="4520,8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GPb0AAADaAAAADwAAAGRycy9kb3ducmV2LnhtbESPzQrCMBCE74LvEFbwZtN6KFKNIoLo&#10;Tfy7L83aFptNaWKtPr0RBI/DzHzDLFa9qUVHrassK0iiGARxbnXFhYLLeTuZgXAeWWNtmRS8yMFq&#10;ORwsMNP2yUfqTr4QAcIuQwWl900mpctLMugi2xAH72Zbgz7ItpC6xWeAm1pO4ziVBisOCyU2tCkp&#10;v58eRkEzk9ti80p3h/ctzbvkfJWMiVLjUb+eg/DU+3/4195rBV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rqhj29AAAA2gAAAA8AAAAAAAAAAAAAAAAAoQIA&#10;AGRycy9kb3ducmV2LnhtbFBLBQYAAAAABAAEAPkAAACLAwAAAAA=&#10;" strokecolor="windowText"/>
                  <v:line id="Straight Connector 3" o:spid="_x0000_s1029" style="position:absolute;rotation:45;visibility:visible;mso-wrap-style:square" from="4407,-1" to="4407,8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lficIAAADaAAAADwAAAGRycy9kb3ducmV2LnhtbESPQYvCMBSE78L+h/AWvGmqoixdo6gg&#10;qHjQurB4ezRv27LNS21irf/eCILHYWa+Yabz1pSiodoVlhUM+hEI4tTqgjMFP6d17wuE88gaS8uk&#10;4E4O5rOPzhRjbW98pCbxmQgQdjEqyL2vYildmpNB17cVcfD+bG3QB1lnUtd4C3BTymEUTaTBgsNC&#10;jhWtckr/k6tRsN9udg2efrPL+d7IQ3QeO7+slOp+totvEJ5a/w6/2hutYATPK+EG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8lficIAAADaAAAADwAAAAAAAAAAAAAA&#10;AAChAgAAZHJzL2Rvd25yZXYueG1sUEsFBgAAAAAEAAQA+QAAAJADAAAAAA==&#10;" strokecolor="windowText"/>
                  <v:line id="Straight Connector 4" o:spid="_x0000_s1030" style="position:absolute;rotation:-29;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flpcIAAADaAAAADwAAAGRycy9kb3ducmV2LnhtbESPT4vCMBTE74LfITzBi6ypIrJbjSKK&#10;6E38A16fzbMNNi+liVr3028EYY/DzPyGmc4bW4oH1d44VjDoJyCIM6cN5wpOx/XXNwgfkDWWjknB&#10;izzMZ+3WFFPtnrynxyHkIkLYp6igCKFKpfRZQRZ931XE0bu62mKIss6lrvEZ4baUwyQZS4uG40KB&#10;FS0Lym6Hu1Ww2a82lx/i7bm3OBo/Wr12+tco1e00iwmIQE34D3/aW61gBO8r8Qb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flpcIAAADaAAAADwAAAAAAAAAAAAAA&#10;AAChAgAAZHJzL2Rvd25yZXYueG1sUEsFBgAAAAAEAAQA+QAAAJADAAAAAA==&#10;" strokecolor="windowText"/>
                  <v:line id="Straight Connector 5" o:spid="_x0000_s1031" style="position:absolute;rotation:23;visibility:visible;mso-wrap-style:square" from="4519,0" to="4519,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nyaMQAAADaAAAADwAAAGRycy9kb3ducmV2LnhtbESPW2sCMRSE3wv+h3AE32ripSLbjSK2&#10;BStiqZf3083ZC25Olk2q23/fFAo+DjPzDZMuO1uLK7W+cqxhNFQgiDNnKi40nI5vj3MQPiAbrB2T&#10;hh/ysFz0HlJMjLvxJ10PoRARwj5BDWUITSKlz0qy6IeuIY5e7lqLIcq2kKbFW4TbWo6VmkmLFceF&#10;Ehtal5RdDt9Ww9y77cd5PM23x5e9eseJ+trvXrUe9LvVM4hAXbiH/9sbo+EJ/q7EG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OfJoxAAAANoAAAAPAAAAAAAAAAAA&#10;AAAAAKECAABkcnMvZG93bnJldi54bWxQSwUGAAAAAAQABAD5AAAAkgMAAAAA&#10;" strokecolor="windowText"/>
                  <v:line id="Straight Connector 6" o:spid="_x0000_s1032" style="position:absolute;rotation:68;visibility:visible;mso-wrap-style:square" from="4407,-226" to="4407,8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Q/LMQAAADaAAAADwAAAGRycy9kb3ducmV2LnhtbESPT2vCQBTE74V+h+UJvTUbPWibuooU&#10;Wooi+C+hx0f2NQlm34bdVdN+elcoeBxmfjPMdN6bVpzJ+caygmGSgiAurW64UnDYfzy/gPABWWNr&#10;mRT8kof57PFhipm2F97SeRcqEUvYZ6igDqHLpPRlTQZ9Yjvi6P1YZzBE6SqpHV5iuWnlKE3H0mDD&#10;caHGjt5rKo+7k1EwXr1WPCqK/XozcX+H/Lvlz2Wu1NOgX7yBCNSHe/if/tKRg9uVeAPk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pD8sxAAAANoAAAAPAAAAAAAAAAAA&#10;AAAAAKECAABkcnMvZG93bnJldi54bWxQSwUGAAAAAAQABAD5AAAAkgMAAAAA&#10;" strokecolor="windowText"/>
                  <v:line id="Straight Connector 7" o:spid="_x0000_s1033" style="position:absolute;rotation:-52;visibility:visible;mso-wrap-style:square" from="4632,-1" to="4632,8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Owj8IAAADaAAAADwAAAGRycy9kb3ducmV2LnhtbESP0WoCMRRE3wv9h3ALvmm2Ra1ujVIF&#10;YbH4oPUDrpvrZmlys2xSd/17IxT6OMzMGWax6p0VV2pD7VnB6ygDQVx6XXOl4PS9Hc5AhIis0Xom&#10;BTcKsFo+Py0w177jA12PsRIJwiFHBSbGJpcylIYchpFviJN38a3DmGRbSd1il+DOyrcsm0qHNacF&#10;gw1tDJU/x1+nYGfX84zdpbPnyf5rsy7GpnaFUoOX/vMDRKQ+/of/2oVW8A6PK+kG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Owj8IAAADaAAAADwAAAAAAAAAAAAAA&#10;AAChAgAAZHJzL2Rvd25yZXYueG1sUEsFBgAAAAAEAAQA+QAAAJADAAAAAA==&#10;" strokecolor="windowText"/>
                </v:group>
              </w:pict>
            </mc:Fallback>
          </mc:AlternateContent>
        </w:r>
      </w:del>
    </w:p>
    <w:p w14:paraId="3B5BF760" w14:textId="77777777" w:rsidR="00CB0E9D" w:rsidRDefault="00CB0E9D" w:rsidP="00CB0E9D">
      <w:pPr>
        <w:rPr>
          <w:del w:id="330" w:author="Mgr. Jana Špačková" w:date="2026-09-25T19:59:00Z" w16du:dateUtc="2026-09-25T23:59:00Z"/>
          <w:sz w:val="24"/>
          <w:szCs w:val="24"/>
        </w:rPr>
      </w:pPr>
    </w:p>
    <w:p w14:paraId="522DEDE6" w14:textId="77777777" w:rsidR="00CB0E9D" w:rsidRDefault="00CB0E9D" w:rsidP="00CB0E9D">
      <w:pPr>
        <w:rPr>
          <w:del w:id="331" w:author="Mgr. Jana Špačková" w:date="2026-09-25T19:59:00Z" w16du:dateUtc="2026-09-25T23:59:00Z"/>
          <w:sz w:val="24"/>
          <w:szCs w:val="24"/>
        </w:rPr>
      </w:pPr>
    </w:p>
    <w:p w14:paraId="470C6A18" w14:textId="77777777" w:rsidR="00CB0E9D" w:rsidRDefault="00CB0E9D" w:rsidP="00CB0E9D">
      <w:pPr>
        <w:rPr>
          <w:del w:id="332" w:author="Mgr. Jana Špačková" w:date="2026-09-25T19:59:00Z" w16du:dateUtc="2026-09-25T23:59:00Z"/>
          <w:sz w:val="24"/>
          <w:szCs w:val="24"/>
        </w:rPr>
      </w:pPr>
      <w:del w:id="333" w:author="Mgr. Jana Špačková" w:date="2026-09-25T19:59:00Z" w16du:dateUtc="2026-09-25T23:59:00Z">
        <w:r>
          <w:rPr>
            <w:noProof/>
            <w:sz w:val="24"/>
            <w:szCs w:val="24"/>
            <w:lang w:eastAsia="en-AU"/>
          </w:rPr>
          <mc:AlternateContent>
            <mc:Choice Requires="wps">
              <w:drawing>
                <wp:anchor distT="0" distB="0" distL="114300" distR="114300" simplePos="0" relativeHeight="251663360" behindDoc="0" locked="0" layoutInCell="1" allowOverlap="1" wp14:anchorId="446F626B" wp14:editId="001F6F27">
                  <wp:simplePos x="0" y="0"/>
                  <wp:positionH relativeFrom="column">
                    <wp:posOffset>3928533</wp:posOffset>
                  </wp:positionH>
                  <wp:positionV relativeFrom="paragraph">
                    <wp:posOffset>-5009</wp:posOffset>
                  </wp:positionV>
                  <wp:extent cx="688623" cy="0"/>
                  <wp:effectExtent l="0" t="76200" r="16510" b="114300"/>
                  <wp:wrapNone/>
                  <wp:docPr id="19" name="Straight Arrow Connector 19"/>
                  <wp:cNvGraphicFramePr/>
                  <a:graphic xmlns:a="http://schemas.openxmlformats.org/drawingml/2006/main">
                    <a:graphicData uri="http://schemas.microsoft.com/office/word/2010/wordprocessingShape">
                      <wps:wsp>
                        <wps:cNvCnPr/>
                        <wps:spPr>
                          <a:xfrm>
                            <a:off x="0" y="0"/>
                            <a:ext cx="688623"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309.35pt;margin-top:-.4pt;width:54.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" strokecolor="windowText">
                  <v:stroke endarrow="open"/>
                </v:shape>
              </w:pict>
            </mc:Fallback>
          </mc:AlternateContent>
        </w:r>
        <w:r>
          <w:rPr>
            <w:noProof/>
            <w:sz w:val="24"/>
            <w:szCs w:val="24"/>
            <w:lang w:eastAsia="en-AU"/>
          </w:rPr>
          <mc:AlternateContent>
            <mc:Choice Requires="wps">
              <w:drawing>
                <wp:anchor distT="0" distB="0" distL="114300" distR="114300" simplePos="0" relativeHeight="251661312" behindDoc="0" locked="0" layoutInCell="1" allowOverlap="1" wp14:anchorId="50F7DB32" wp14:editId="4FA0F790">
                  <wp:simplePos x="0" y="0"/>
                  <wp:positionH relativeFrom="column">
                    <wp:posOffset>1783644</wp:posOffset>
                  </wp:positionH>
                  <wp:positionV relativeFrom="paragraph">
                    <wp:posOffset>17568</wp:posOffset>
                  </wp:positionV>
                  <wp:extent cx="756356" cy="11289"/>
                  <wp:effectExtent l="0" t="76200" r="24765" b="103505"/>
                  <wp:wrapNone/>
                  <wp:docPr id="10" name="Straight Arrow Connector 10"/>
                  <wp:cNvGraphicFramePr/>
                  <a:graphic xmlns:a="http://schemas.openxmlformats.org/drawingml/2006/main">
                    <a:graphicData uri="http://schemas.microsoft.com/office/word/2010/wordprocessingShape">
                      <wps:wsp>
                        <wps:cNvCnPr/>
                        <wps:spPr>
                          <a:xfrm flipV="1">
                            <a:off x="0" y="0"/>
                            <a:ext cx="756356" cy="11289"/>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id="Straight Arrow Connector 10" o:spid="_x0000_s1026" type="#_x0000_t32" style="position:absolute;margin-left:140.45pt;margin-top:1.4pt;width:59.55pt;height:.9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" strokecolor="windowText">
                  <v:stroke endarrow="open"/>
                </v:shape>
              </w:pict>
            </mc:Fallback>
          </mc:AlternateContent>
        </w:r>
      </w:del>
    </w:p>
    <w:p w14:paraId="424EF6E1" w14:textId="77777777" w:rsidR="00CB0E9D" w:rsidRDefault="00CB0E9D" w:rsidP="00CB0E9D">
      <w:pPr>
        <w:rPr>
          <w:del w:id="334" w:author="Mgr. Jana Špačková" w:date="2026-09-25T19:59:00Z" w16du:dateUtc="2026-09-25T23:59:00Z"/>
          <w:sz w:val="24"/>
          <w:szCs w:val="24"/>
        </w:rPr>
      </w:pPr>
    </w:p>
    <w:p w14:paraId="6A61FF9C" w14:textId="77777777" w:rsidR="00CB0E9D" w:rsidRDefault="00CB0E9D" w:rsidP="00CB0E9D">
      <w:pPr>
        <w:rPr>
          <w:del w:id="335" w:author="Mgr. Jana Špačková" w:date="2026-09-25T19:59:00Z" w16du:dateUtc="2026-09-25T23:59:00Z"/>
          <w:sz w:val="24"/>
          <w:szCs w:val="24"/>
        </w:rPr>
      </w:pPr>
    </w:p>
    <w:p w14:paraId="4C97F6C3" w14:textId="77777777" w:rsidR="00CB0E9D" w:rsidRDefault="00CB0E9D" w:rsidP="00CB0E9D">
      <w:pPr>
        <w:rPr>
          <w:del w:id="336" w:author="Mgr. Jana Špačková" w:date="2026-09-25T19:59:00Z" w16du:dateUtc="2026-09-25T23:59:00Z"/>
          <w:sz w:val="24"/>
          <w:szCs w:val="24"/>
        </w:rPr>
      </w:pPr>
    </w:p>
    <w:p w14:paraId="7CE270AD" w14:textId="77777777" w:rsidR="00CB0E9D" w:rsidRDefault="00CB0E9D" w:rsidP="00CB0E9D">
      <w:pPr>
        <w:rPr>
          <w:del w:id="337" w:author="Mgr. Jana Špačková" w:date="2026-09-25T19:59:00Z" w16du:dateUtc="2026-09-25T23:59:00Z"/>
          <w:sz w:val="24"/>
          <w:szCs w:val="24"/>
        </w:rPr>
      </w:pPr>
      <w:del w:id="338" w:author="Mgr. Jana Špačková" w:date="2026-09-25T19:59:00Z" w16du:dateUtc="2026-09-25T23:59:00Z">
        <w:r>
          <w:rPr>
            <w:sz w:val="24"/>
            <w:szCs w:val="24"/>
          </w:rPr>
          <w:delText>A beam of light viewed head-on,</w:delText>
        </w:r>
        <w:r>
          <w:rPr>
            <w:sz w:val="24"/>
            <w:szCs w:val="24"/>
          </w:rPr>
          <w:tab/>
        </w:r>
        <w:r>
          <w:rPr>
            <w:sz w:val="24"/>
            <w:szCs w:val="24"/>
          </w:rPr>
          <w:tab/>
          <w:delText>Polarising filter</w:delText>
        </w:r>
        <w:r>
          <w:rPr>
            <w:sz w:val="24"/>
            <w:szCs w:val="24"/>
          </w:rPr>
          <w:tab/>
        </w:r>
        <w:r>
          <w:rPr>
            <w:sz w:val="24"/>
            <w:szCs w:val="24"/>
          </w:rPr>
          <w:tab/>
          <w:delText xml:space="preserve">Filtered light </w:delText>
        </w:r>
      </w:del>
    </w:p>
    <w:p w14:paraId="160994E3" w14:textId="77777777" w:rsidR="00CB0E9D" w:rsidRDefault="00CB0E9D" w:rsidP="00CB0E9D">
      <w:pPr>
        <w:rPr>
          <w:del w:id="339" w:author="Mgr. Jana Špačková" w:date="2026-09-25T19:59:00Z" w16du:dateUtc="2026-09-25T23:59:00Z"/>
          <w:sz w:val="24"/>
          <w:szCs w:val="24"/>
        </w:rPr>
      </w:pPr>
      <w:del w:id="340" w:author="Mgr. Jana Špačková" w:date="2026-09-25T19:59:00Z" w16du:dateUtc="2026-09-25T23:59:00Z">
        <w:r>
          <w:rPr>
            <w:sz w:val="24"/>
            <w:szCs w:val="24"/>
          </w:rPr>
          <w:delText xml:space="preserve">showing waves coming at a </w:delTex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delText>beam, with</w:delText>
        </w:r>
      </w:del>
    </w:p>
    <w:p w14:paraId="08A17B7F" w14:textId="77777777" w:rsidR="00CB0E9D" w:rsidRDefault="00CB0E9D" w:rsidP="00CB0E9D">
      <w:pPr>
        <w:ind w:left="3600" w:hanging="3600"/>
        <w:rPr>
          <w:del w:id="341" w:author="Mgr. Jana Špačková" w:date="2026-09-25T19:59:00Z" w16du:dateUtc="2026-09-25T23:59:00Z"/>
          <w:sz w:val="24"/>
          <w:szCs w:val="24"/>
        </w:rPr>
      </w:pPr>
      <w:del w:id="342" w:author="Mgr. Jana Špačková" w:date="2026-09-25T19:59:00Z" w16du:dateUtc="2026-09-25T23:59:00Z">
        <w:r>
          <w:rPr>
            <w:sz w:val="24"/>
            <w:szCs w:val="24"/>
          </w:rPr>
          <w:delText>variety of angles</w:delText>
        </w:r>
        <w:r>
          <w:rPr>
            <w:sz w:val="24"/>
            <w:szCs w:val="24"/>
          </w:rPr>
          <w:tab/>
        </w:r>
        <w:r>
          <w:rPr>
            <w:sz w:val="24"/>
            <w:szCs w:val="24"/>
          </w:rPr>
          <w:tab/>
        </w:r>
        <w:r>
          <w:rPr>
            <w:sz w:val="24"/>
            <w:szCs w:val="24"/>
          </w:rPr>
          <w:tab/>
        </w:r>
        <w:r>
          <w:rPr>
            <w:sz w:val="24"/>
            <w:szCs w:val="24"/>
          </w:rPr>
          <w:tab/>
        </w:r>
        <w:r>
          <w:rPr>
            <w:sz w:val="24"/>
            <w:szCs w:val="24"/>
          </w:rPr>
          <w:tab/>
        </w:r>
        <w:r>
          <w:rPr>
            <w:sz w:val="24"/>
            <w:szCs w:val="24"/>
          </w:rPr>
          <w:tab/>
          <w:delText>wave in one</w:delText>
        </w:r>
        <w:r>
          <w:rPr>
            <w:sz w:val="24"/>
            <w:szCs w:val="24"/>
          </w:rPr>
          <w:tab/>
        </w:r>
        <w:r>
          <w:rPr>
            <w:sz w:val="24"/>
            <w:szCs w:val="24"/>
          </w:rPr>
          <w:tab/>
        </w:r>
        <w:r>
          <w:rPr>
            <w:sz w:val="24"/>
            <w:szCs w:val="24"/>
          </w:rPr>
          <w:tab/>
        </w:r>
        <w:r>
          <w:rPr>
            <w:sz w:val="24"/>
            <w:szCs w:val="24"/>
          </w:rPr>
          <w:tab/>
        </w:r>
        <w:r>
          <w:rPr>
            <w:sz w:val="24"/>
            <w:szCs w:val="24"/>
          </w:rPr>
          <w:tab/>
        </w:r>
        <w:r>
          <w:rPr>
            <w:sz w:val="24"/>
            <w:szCs w:val="24"/>
          </w:rPr>
          <w:tab/>
          <w:delText>direction</w:delText>
        </w:r>
      </w:del>
    </w:p>
    <w:p w14:paraId="360B5F00" w14:textId="77777777" w:rsidR="00CB0E9D" w:rsidRDefault="00CB0E9D" w:rsidP="00CB0E9D">
      <w:pPr>
        <w:rPr>
          <w:del w:id="343" w:author="Mgr. Jana Špačková" w:date="2026-09-25T19:59:00Z" w16du:dateUtc="2026-09-25T23:59:00Z"/>
          <w:sz w:val="24"/>
          <w:szCs w:val="24"/>
        </w:rPr>
      </w:pPr>
    </w:p>
    <w:p w14:paraId="6D484EC0" w14:textId="77777777" w:rsidR="00CB0E9D" w:rsidRDefault="00CB0E9D" w:rsidP="004819A9">
      <w:pPr>
        <w:rPr>
          <w:del w:id="344" w:author="Mgr. Jana Špačková" w:date="2026-09-25T19:59:00Z" w16du:dateUtc="2026-09-25T23:59:00Z"/>
          <w:sz w:val="24"/>
          <w:szCs w:val="24"/>
        </w:rPr>
      </w:pPr>
    </w:p>
    <w:p w14:paraId="0A020E18" w14:textId="77777777" w:rsidR="00CB0E9D" w:rsidRDefault="00CB0E9D" w:rsidP="004819A9">
      <w:pPr>
        <w:rPr>
          <w:del w:id="345" w:author="Mgr. Jana Špačková" w:date="2026-09-25T19:59:00Z" w16du:dateUtc="2026-09-25T23:59:00Z"/>
          <w:sz w:val="24"/>
          <w:szCs w:val="24"/>
        </w:rPr>
      </w:pPr>
    </w:p>
    <w:p w14:paraId="0BE3693E" w14:textId="77777777" w:rsidR="00CB0E9D" w:rsidRDefault="00CB0E9D" w:rsidP="004819A9">
      <w:pPr>
        <w:rPr>
          <w:del w:id="346" w:author="Mgr. Jana Špačková" w:date="2026-09-25T19:59:00Z" w16du:dateUtc="2026-09-25T23:59:00Z"/>
          <w:sz w:val="24"/>
          <w:szCs w:val="24"/>
        </w:rPr>
      </w:pPr>
    </w:p>
    <w:p w14:paraId="2E491DAE" w14:textId="77777777" w:rsidR="004819A9" w:rsidRDefault="00AD03E5" w:rsidP="00CB0E9D">
      <w:pPr>
        <w:ind w:firstLine="720"/>
        <w:rPr>
          <w:del w:id="347" w:author="Mgr. Jana Špačková" w:date="2026-09-25T19:59:00Z" w16du:dateUtc="2026-09-25T23:59:00Z"/>
          <w:sz w:val="24"/>
          <w:szCs w:val="24"/>
        </w:rPr>
      </w:pPr>
      <w:del w:id="348" w:author="Mgr. Jana Špačková" w:date="2026-09-25T19:59:00Z" w16du:dateUtc="2026-09-25T23:59:00Z">
        <w:r>
          <w:rPr>
            <w:sz w:val="24"/>
            <w:szCs w:val="24"/>
          </w:rPr>
          <w:delText>Polarising</w:delText>
        </w:r>
        <w:r w:rsidR="004819A9">
          <w:rPr>
            <w:sz w:val="24"/>
            <w:szCs w:val="24"/>
          </w:rPr>
          <w:delText xml:space="preserve"> filters reduce the total incoming light (hence the </w:delText>
        </w:r>
        <w:r>
          <w:rPr>
            <w:sz w:val="24"/>
            <w:szCs w:val="24"/>
          </w:rPr>
          <w:delText>reduction in intensity), because they only let light through that is wiggling in one direction.</w:delText>
        </w:r>
        <w:r w:rsidR="00B607F3">
          <w:rPr>
            <w:sz w:val="24"/>
            <w:szCs w:val="24"/>
          </w:rPr>
          <w:delText xml:space="preserve"> </w:delText>
        </w:r>
        <w:r>
          <w:rPr>
            <w:sz w:val="24"/>
            <w:szCs w:val="24"/>
          </w:rPr>
          <w:delText xml:space="preserve"> (Cinema 3-D glasses actually use a more complicated phenomenon, called circular polarisation, which you can read about </w:delText>
        </w:r>
        <w:r w:rsidR="00CB0E9D">
          <w:fldChar w:fldCharType="begin"/>
        </w:r>
        <w:r w:rsidR="00CB0E9D">
          <w:delInstrText>HYPERLINK "http://en.wikipedia.org/wiki/Polarized_3D_system"</w:delInstrText>
        </w:r>
        <w:r w:rsidR="00CB0E9D">
          <w:fldChar w:fldCharType="separate"/>
        </w:r>
        <w:r w:rsidR="00CB0E9D" w:rsidRPr="00CB0E9D">
          <w:rPr>
            <w:rStyle w:val="Hyperlink"/>
            <w:sz w:val="24"/>
            <w:szCs w:val="24"/>
          </w:rPr>
          <w:delText>here</w:delText>
        </w:r>
        <w:r w:rsidR="00CB0E9D">
          <w:fldChar w:fldCharType="end"/>
        </w:r>
        <w:r w:rsidR="00CB0E9D">
          <w:rPr>
            <w:sz w:val="24"/>
            <w:szCs w:val="24"/>
          </w:rPr>
          <w:delText xml:space="preserve"> and </w:delText>
        </w:r>
        <w:r>
          <w:fldChar w:fldCharType="begin"/>
        </w:r>
        <w:r>
          <w:delInstrText>HYPERLINK "http://en.wikipedia.org/wiki/Circular_polarization"</w:delInstrText>
        </w:r>
        <w:r>
          <w:fldChar w:fldCharType="separate"/>
        </w:r>
        <w:r w:rsidRPr="00AD03E5">
          <w:rPr>
            <w:rStyle w:val="Hyperlink"/>
            <w:sz w:val="24"/>
            <w:szCs w:val="24"/>
          </w:rPr>
          <w:delText>here</w:delText>
        </w:r>
        <w:r>
          <w:fldChar w:fldCharType="end"/>
        </w:r>
        <w:r>
          <w:rPr>
            <w:sz w:val="24"/>
            <w:szCs w:val="24"/>
          </w:rPr>
          <w:delText>.)</w:delText>
        </w:r>
      </w:del>
    </w:p>
    <w:p w14:paraId="460471DB" w14:textId="77777777" w:rsidR="00CB0E9D" w:rsidRDefault="00CB0E9D" w:rsidP="00CB0E9D">
      <w:pPr>
        <w:ind w:firstLine="720"/>
        <w:rPr>
          <w:del w:id="349" w:author="Mgr. Jana Špačková" w:date="2026-09-25T19:59:00Z" w16du:dateUtc="2026-09-25T23:59:00Z"/>
          <w:sz w:val="24"/>
          <w:szCs w:val="24"/>
        </w:rPr>
      </w:pPr>
    </w:p>
    <w:p w14:paraId="3390A9A3" w14:textId="77777777" w:rsidR="004819A9" w:rsidRDefault="004819A9" w:rsidP="004819A9">
      <w:pPr>
        <w:rPr>
          <w:del w:id="350" w:author="Mgr. Jana Špačková" w:date="2026-09-25T19:59:00Z" w16du:dateUtc="2026-09-25T23:59:00Z"/>
          <w:sz w:val="24"/>
          <w:szCs w:val="24"/>
        </w:rPr>
      </w:pPr>
      <w:del w:id="351" w:author="Mgr. Jana Špačková" w:date="2026-09-25T19:59:00Z" w16du:dateUtc="2026-09-25T23:59:00Z">
        <w:r>
          <w:rPr>
            <w:sz w:val="24"/>
            <w:szCs w:val="24"/>
          </w:rPr>
          <w:tab/>
          <w:delText xml:space="preserve">When </w:delText>
        </w:r>
        <w:r w:rsidR="00CB0E9D">
          <w:rPr>
            <w:sz w:val="24"/>
            <w:szCs w:val="24"/>
          </w:rPr>
          <w:delText>you look at your eyes in the mirror through the glasses, you see the light that has gone from your face, through the glasses and then onto the mirror. This light is reflected from the mirror, and must travel back through the glasses to get into your eye and be seen.  The light travelling from your face near the open eye has gone through a filter, but when it is reflected from the mirror, the angle of the wave is changed. When this light gets back to the glasses, it will no longer pass through the lens in front of the open eye, so this lens appears black in the image. The light travelling from your face near the closed eye is twisted in the opposite direction, and will now pass through the lens over your open eye, so you can see what is beneath this lens: your closed eye.</w:delText>
        </w:r>
      </w:del>
    </w:p>
    <w:p w14:paraId="4FC8AC34" w14:textId="77777777" w:rsidR="00BC6E3D" w:rsidRDefault="00BC6E3D" w:rsidP="009A3731">
      <w:pPr>
        <w:rPr>
          <w:del w:id="352" w:author="Mgr. Jana Špačková" w:date="2026-09-25T19:59:00Z" w16du:dateUtc="2026-09-25T23:59:00Z"/>
          <w:sz w:val="24"/>
          <w:szCs w:val="24"/>
        </w:rPr>
      </w:pPr>
    </w:p>
    <w:p w14:paraId="6083267F" w14:textId="77777777" w:rsidR="004819A9" w:rsidRDefault="004819A9" w:rsidP="009A3731">
      <w:pPr>
        <w:rPr>
          <w:del w:id="353" w:author="Mgr. Jana Špačková" w:date="2026-09-25T19:59:00Z" w16du:dateUtc="2026-09-25T23:59:00Z"/>
          <w:sz w:val="24"/>
          <w:szCs w:val="24"/>
        </w:rPr>
      </w:pPr>
    </w:p>
    <w:p w14:paraId="2268CDA6" w14:textId="77777777" w:rsidR="009A3731" w:rsidRDefault="009A3731" w:rsidP="009A3731">
      <w:pPr>
        <w:rPr>
          <w:del w:id="354" w:author="Mgr. Jana Špačková" w:date="2026-09-25T19:59:00Z" w16du:dateUtc="2026-09-25T23:59:00Z"/>
          <w:sz w:val="24"/>
          <w:szCs w:val="24"/>
        </w:rPr>
      </w:pPr>
    </w:p>
    <w:p w14:paraId="29A62848" w14:textId="77777777" w:rsidR="00337B56" w:rsidRDefault="00337B56" w:rsidP="005F1C24">
      <w:pPr>
        <w:rPr>
          <w:del w:id="355" w:author="Mgr. Jana Špačková" w:date="2026-09-25T19:59:00Z" w16du:dateUtc="2026-09-25T23:59:00Z"/>
          <w:sz w:val="24"/>
          <w:szCs w:val="24"/>
        </w:rPr>
      </w:pPr>
    </w:p>
    <w:p w14:paraId="666416DD" w14:textId="77777777" w:rsidR="00337B56" w:rsidRDefault="00337B56" w:rsidP="005F1C24">
      <w:pPr>
        <w:rPr>
          <w:del w:id="356" w:author="Mgr. Jana Špačková" w:date="2026-09-25T19:59:00Z" w16du:dateUtc="2026-09-25T23:59:00Z"/>
          <w:sz w:val="24"/>
          <w:szCs w:val="24"/>
        </w:rPr>
      </w:pPr>
    </w:p>
    <w:p w14:paraId="28CE0BC8" w14:textId="77777777" w:rsidR="00337B56" w:rsidRDefault="00541072" w:rsidP="005F1C24">
      <w:pPr>
        <w:rPr>
          <w:del w:id="357" w:author="Mgr. Jana Špačková" w:date="2026-09-25T19:59:00Z" w16du:dateUtc="2026-09-25T23:59:00Z"/>
          <w:sz w:val="24"/>
          <w:szCs w:val="24"/>
        </w:rPr>
      </w:pPr>
      <w:del w:id="358" w:author="Mgr. Jana Špačková" w:date="2026-09-25T19:59:00Z" w16du:dateUtc="2026-09-25T23:59:00Z">
        <w:r>
          <w:rPr>
            <w:sz w:val="24"/>
            <w:szCs w:val="24"/>
          </w:rPr>
          <w:delText>Appendices:</w:delText>
        </w:r>
        <w:r>
          <w:rPr>
            <w:sz w:val="24"/>
            <w:szCs w:val="24"/>
          </w:rPr>
          <w:tab/>
          <w:delText>Materials</w:delText>
        </w:r>
        <w:r w:rsidR="00337B56">
          <w:rPr>
            <w:sz w:val="24"/>
            <w:szCs w:val="24"/>
          </w:rPr>
          <w:delText xml:space="preserve"> suppliers list (attached)</w:delText>
        </w:r>
      </w:del>
    </w:p>
    <w:p w14:paraId="03A6B5ED" w14:textId="77777777" w:rsidR="00337B56" w:rsidRPr="00337B56" w:rsidRDefault="00337B56" w:rsidP="005F1C24">
      <w:pPr>
        <w:rPr>
          <w:del w:id="359" w:author="Mgr. Jana Špačková" w:date="2026-09-25T19:59:00Z" w16du:dateUtc="2026-09-25T23:59:00Z"/>
          <w:sz w:val="24"/>
          <w:szCs w:val="24"/>
        </w:rPr>
      </w:pPr>
      <w:del w:id="360" w:author="Mgr. Jana Špačková" w:date="2026-09-25T19:59:00Z" w16du:dateUtc="2026-09-25T23:59:00Z">
        <w:r>
          <w:rPr>
            <w:sz w:val="24"/>
            <w:szCs w:val="24"/>
          </w:rPr>
          <w:tab/>
        </w:r>
        <w:r>
          <w:rPr>
            <w:sz w:val="24"/>
            <w:szCs w:val="24"/>
          </w:rPr>
          <w:tab/>
        </w:r>
      </w:del>
    </w:p>
    <w:p w14:paraId="2D9DF667" w14:textId="77777777" w:rsidR="00293157" w:rsidRDefault="00293157" w:rsidP="00293157">
      <w:pPr>
        <w:rPr>
          <w:del w:id="361" w:author="Mgr. Jana Špačková" w:date="2026-09-25T19:59:00Z" w16du:dateUtc="2026-09-25T23:59:00Z"/>
          <w:sz w:val="24"/>
          <w:szCs w:val="24"/>
        </w:rPr>
      </w:pPr>
    </w:p>
    <w:p w14:paraId="200294D4" w14:textId="77777777" w:rsidR="00293157" w:rsidRPr="00293157" w:rsidRDefault="00293157" w:rsidP="00293157">
      <w:pPr>
        <w:rPr>
          <w:del w:id="362" w:author="Mgr. Jana Špačková" w:date="2026-09-25T19:59:00Z" w16du:dateUtc="2026-09-25T23:59:00Z"/>
          <w:sz w:val="24"/>
          <w:szCs w:val="24"/>
        </w:rPr>
      </w:pPr>
    </w:p>
    <w:p w14:paraId="1E144077" w14:textId="77777777" w:rsidR="00645F7B" w:rsidRPr="00EF6F62" w:rsidRDefault="00645F7B">
      <w:pPr>
        <w:rPr>
          <w:lang w:val="en-GB"/>
          <w:rPrChange w:id="363" w:author="Mgr. Jana Špačková" w:date="2026-09-25T19:59:00Z" w16du:dateUtc="2026-09-25T23:59:00Z">
            <w:rPr>
              <w:sz w:val="24"/>
              <w:szCs w:val="24"/>
            </w:rPr>
          </w:rPrChange>
        </w:rPr>
      </w:pPr>
    </w:p>
    <w:sectPr w:rsidR="00645F7B" w:rsidRPr="00EF6F62" w:rsidSect="008D02C8">
      <w:type w:val="continuous"/>
      <w:pgSz w:w="11906" w:h="16838"/>
      <w:pgMar w:top="1417" w:right="1417" w:bottom="1417" w:left="1417" w:header="708" w:footer="708" w:gutter="0"/>
      <w:cols w:space="708"/>
      <w:docGrid w:linePitch="360"/>
      <w:sectPrChange w:id="364" w:author="Mgr. Jana Špačková" w:date="2026-09-25T19:59:00Z" w16du:dateUtc="2026-09-25T23:59:00Z">
        <w:sectPr w:rsidR="00645F7B" w:rsidRPr="00EF6F62" w:rsidSect="008D02C8">
          <w:type w:val="nextPage"/>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pitch w:val="variable"/>
    <w:sig w:usb0="E0002AFF" w:usb1="C0007843" w:usb2="00000009" w:usb3="00000000" w:csb0="000001FF" w:csb1="00000000"/>
  </w:font>
  <w:font w:name="Frutiger 45 Light">
    <w:panose1 w:val="020B0604020202020204"/>
    <w:charset w:val="00"/>
    <w:family w:val="auto"/>
    <w:pitch w:val="variable"/>
    <w:sig w:usb0="00000003" w:usb1="00000000" w:usb2="00000000" w:usb3="00000000" w:csb0="00000001" w:csb1="00000000"/>
  </w:font>
  <w:font w:name="FrutigerLTStd-Bold">
    <w:altName w:val="Cambria"/>
    <w:panose1 w:val="020B0604020202020204"/>
    <w:charset w:val="4D"/>
    <w:family w:val="swiss"/>
    <w:pitch w:val="default"/>
    <w:sig w:usb0="00000003" w:usb1="00000000" w:usb2="00000000" w:usb3="00000000" w:csb0="00000001" w:csb1="00000000"/>
  </w:font>
  <w:font w:name="Arial-Bold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17365"/>
    <w:multiLevelType w:val="hybridMultilevel"/>
    <w:tmpl w:val="76145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572413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F7B"/>
    <w:rsid w:val="00123D6F"/>
    <w:rsid w:val="00223530"/>
    <w:rsid w:val="002274C1"/>
    <w:rsid w:val="00251211"/>
    <w:rsid w:val="00275193"/>
    <w:rsid w:val="00293157"/>
    <w:rsid w:val="002B65F0"/>
    <w:rsid w:val="00307F80"/>
    <w:rsid w:val="00317FD1"/>
    <w:rsid w:val="00337B56"/>
    <w:rsid w:val="003874E7"/>
    <w:rsid w:val="0040747C"/>
    <w:rsid w:val="004819A9"/>
    <w:rsid w:val="00484732"/>
    <w:rsid w:val="00541072"/>
    <w:rsid w:val="005D5EAA"/>
    <w:rsid w:val="005D7CE3"/>
    <w:rsid w:val="005E33BB"/>
    <w:rsid w:val="005F1C24"/>
    <w:rsid w:val="00645F7B"/>
    <w:rsid w:val="0067301F"/>
    <w:rsid w:val="007A4562"/>
    <w:rsid w:val="00801EE4"/>
    <w:rsid w:val="00853C9D"/>
    <w:rsid w:val="008D02C8"/>
    <w:rsid w:val="009444F9"/>
    <w:rsid w:val="009A3731"/>
    <w:rsid w:val="00A37A46"/>
    <w:rsid w:val="00A7630C"/>
    <w:rsid w:val="00AC1E57"/>
    <w:rsid w:val="00AD03E5"/>
    <w:rsid w:val="00AF0D16"/>
    <w:rsid w:val="00B14A4E"/>
    <w:rsid w:val="00B607F3"/>
    <w:rsid w:val="00BC6E3D"/>
    <w:rsid w:val="00C526FF"/>
    <w:rsid w:val="00C8364C"/>
    <w:rsid w:val="00CB0E9D"/>
    <w:rsid w:val="00CF505F"/>
    <w:rsid w:val="00D15ED5"/>
    <w:rsid w:val="00D866DB"/>
    <w:rsid w:val="00DA75D4"/>
    <w:rsid w:val="00DD0B31"/>
    <w:rsid w:val="00EF6F62"/>
    <w:rsid w:val="00F549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975"/>
    <w:pPr>
      <w:keepNext/>
      <w:keepLines/>
      <w:spacing w:before="240" w:line="259" w:lineRule="auto"/>
      <w:outlineLvl w:val="0"/>
      <w:pPrChange w:id="0" w:author="Mgr. Jana Špačková" w:date="2026-09-25T19:59:00Z">
        <w:pPr>
          <w:keepNext/>
          <w:keepLines/>
          <w:spacing w:before="240" w:line="259" w:lineRule="auto"/>
          <w:outlineLvl w:val="0"/>
        </w:pPr>
      </w:pPrChange>
    </w:pPr>
    <w:rPr>
      <w:rFonts w:asciiTheme="majorHAnsi" w:eastAsiaTheme="majorEastAsia" w:hAnsiTheme="majorHAnsi" w:cstheme="majorBidi"/>
      <w:color w:val="365F91" w:themeColor="accent1" w:themeShade="BF"/>
      <w:sz w:val="32"/>
      <w:szCs w:val="32"/>
      <w:lang w:val="cs-CZ"/>
      <w:rPrChange w:id="0" w:author="Mgr. Jana Špačková" w:date="2026-09-25T19:59:00Z">
        <w:rPr>
          <w:rFonts w:asciiTheme="majorHAnsi" w:eastAsiaTheme="majorEastAsia" w:hAnsiTheme="majorHAnsi" w:cstheme="majorBidi"/>
          <w:color w:val="365F91" w:themeColor="accent1" w:themeShade="BF"/>
          <w:sz w:val="32"/>
          <w:szCs w:val="32"/>
          <w:lang w:val="cs-CZ" w:eastAsia="en-US" w:bidi="ar-SA"/>
        </w:rPr>
      </w:rPrChange>
    </w:rPr>
  </w:style>
  <w:style w:type="paragraph" w:styleId="Heading2">
    <w:name w:val="heading 2"/>
    <w:basedOn w:val="Normal"/>
    <w:next w:val="Normal"/>
    <w:link w:val="Heading2Char"/>
    <w:uiPriority w:val="9"/>
    <w:semiHidden/>
    <w:unhideWhenUsed/>
    <w:qFormat/>
    <w:rsid w:val="00D866DB"/>
    <w:pPr>
      <w:keepNext/>
      <w:keepLines/>
      <w:spacing w:before="40" w:line="259" w:lineRule="auto"/>
      <w:outlineLvl w:val="1"/>
      <w:pPrChange w:id="1" w:author="Mgr. Jana Špačková" w:date="2026-09-25T19:59:00Z">
        <w:pPr>
          <w:keepNext/>
          <w:keepLines/>
          <w:spacing w:before="40" w:line="259" w:lineRule="auto"/>
          <w:outlineLvl w:val="1"/>
        </w:pPr>
      </w:pPrChange>
    </w:pPr>
    <w:rPr>
      <w:rFonts w:asciiTheme="majorHAnsi" w:eastAsiaTheme="majorEastAsia" w:hAnsiTheme="majorHAnsi" w:cstheme="majorBidi"/>
      <w:color w:val="365F91" w:themeColor="accent1" w:themeShade="BF"/>
      <w:sz w:val="26"/>
      <w:szCs w:val="26"/>
      <w:lang w:val="cs-CZ"/>
      <w:rPrChange w:id="1" w:author="Mgr. Jana Špačková" w:date="2026-09-25T19:59:00Z">
        <w:rPr>
          <w:rFonts w:asciiTheme="majorHAnsi" w:eastAsiaTheme="majorEastAsia" w:hAnsiTheme="majorHAnsi" w:cstheme="majorBidi"/>
          <w:color w:val="365F91" w:themeColor="accent1" w:themeShade="BF"/>
          <w:sz w:val="26"/>
          <w:szCs w:val="26"/>
          <w:lang w:val="cs-CZ"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157"/>
    <w:pPr>
      <w:ind w:left="720"/>
      <w:contextualSpacing/>
    </w:pPr>
  </w:style>
  <w:style w:type="character" w:styleId="Hyperlink">
    <w:name w:val="Hyperlink"/>
    <w:basedOn w:val="DefaultParagraphFont"/>
    <w:uiPriority w:val="99"/>
    <w:unhideWhenUsed/>
    <w:rsid w:val="00CF505F"/>
    <w:rPr>
      <w:color w:val="0000FF" w:themeColor="hyperlink"/>
      <w:u w:val="single"/>
    </w:rPr>
  </w:style>
  <w:style w:type="character" w:customStyle="1" w:styleId="Heading1Char">
    <w:name w:val="Heading 1 Char"/>
    <w:basedOn w:val="DefaultParagraphFont"/>
    <w:link w:val="Heading1"/>
    <w:uiPriority w:val="9"/>
    <w:rsid w:val="0040747C"/>
    <w:rPr>
      <w:rFonts w:asciiTheme="majorHAnsi" w:eastAsiaTheme="majorEastAsia" w:hAnsiTheme="majorHAnsi" w:cstheme="majorBidi"/>
      <w:color w:val="365F91" w:themeColor="accent1" w:themeShade="BF"/>
      <w:sz w:val="32"/>
      <w:szCs w:val="32"/>
      <w:lang w:val="cs-CZ"/>
    </w:rPr>
  </w:style>
  <w:style w:type="character" w:customStyle="1" w:styleId="Heading2Char">
    <w:name w:val="Heading 2 Char"/>
    <w:basedOn w:val="DefaultParagraphFont"/>
    <w:link w:val="Heading2"/>
    <w:uiPriority w:val="9"/>
    <w:semiHidden/>
    <w:rsid w:val="0040747C"/>
    <w:rPr>
      <w:rFonts w:asciiTheme="majorHAnsi" w:eastAsiaTheme="majorEastAsia" w:hAnsiTheme="majorHAnsi" w:cstheme="majorBidi"/>
      <w:color w:val="365F91" w:themeColor="accent1" w:themeShade="BF"/>
      <w:sz w:val="26"/>
      <w:szCs w:val="26"/>
      <w:lang w:val="cs-CZ"/>
    </w:rPr>
  </w:style>
  <w:style w:type="paragraph" w:customStyle="1" w:styleId="Rubric">
    <w:name w:val="Rubric"/>
    <w:link w:val="RubricChar"/>
    <w:uiPriority w:val="99"/>
    <w:qFormat/>
    <w:rsid w:val="0040747C"/>
    <w:pPr>
      <w:tabs>
        <w:tab w:val="left" w:pos="284"/>
      </w:tabs>
      <w:spacing w:before="240" w:after="60" w:line="260" w:lineRule="exact"/>
      <w:ind w:left="272" w:hanging="272"/>
    </w:pPr>
    <w:rPr>
      <w:rFonts w:ascii="Arial" w:eastAsia="Calibri" w:hAnsi="Arial" w:cs="Times New Roman"/>
      <w:b/>
      <w:sz w:val="20"/>
      <w:lang w:val="en-GB"/>
    </w:rPr>
  </w:style>
  <w:style w:type="character" w:customStyle="1" w:styleId="RubricChar">
    <w:name w:val="Rubric Char"/>
    <w:link w:val="Rubric"/>
    <w:uiPriority w:val="99"/>
    <w:rsid w:val="0040747C"/>
    <w:rPr>
      <w:rFonts w:ascii="Arial" w:eastAsia="Calibri" w:hAnsi="Arial" w:cs="Times New Roman"/>
      <w:b/>
      <w:sz w:val="20"/>
      <w:lang w:val="en-GB"/>
    </w:rPr>
  </w:style>
  <w:style w:type="paragraph" w:customStyle="1" w:styleId="A">
    <w:name w:val="A"/>
    <w:aliases w:val="B,C Text"/>
    <w:basedOn w:val="Normal"/>
    <w:qFormat/>
    <w:rsid w:val="00D866DB"/>
    <w:pPr>
      <w:tabs>
        <w:tab w:val="left" w:pos="3119"/>
        <w:tab w:val="right" w:pos="4320"/>
      </w:tabs>
      <w:spacing w:line="340" w:lineRule="exact"/>
      <w:ind w:left="851" w:hanging="284"/>
      <w:pPrChange w:id="2" w:author="Mgr. Jana Špačková" w:date="2026-09-25T19:59:00Z">
        <w:pPr>
          <w:tabs>
            <w:tab w:val="left" w:pos="3119"/>
            <w:tab w:val="right" w:pos="4320"/>
          </w:tabs>
          <w:spacing w:line="340" w:lineRule="exact"/>
          <w:ind w:left="851" w:hanging="284"/>
        </w:pPr>
      </w:pPrChange>
    </w:pPr>
    <w:rPr>
      <w:rFonts w:ascii="Arial" w:eastAsia="Calibri" w:hAnsi="Arial" w:cs="Arial"/>
      <w:sz w:val="20"/>
      <w:lang w:val="en-GB"/>
      <w:rPrChange w:id="2" w:author="Mgr. Jana Špačková" w:date="2026-09-25T19:59:00Z">
        <w:rPr>
          <w:rFonts w:ascii="Arial" w:eastAsia="Calibri" w:hAnsi="Arial" w:cs="Arial"/>
          <w:szCs w:val="22"/>
          <w:lang w:val="en-GB" w:eastAsia="en-US" w:bidi="ar-SA"/>
        </w:rPr>
      </w:rPrChange>
    </w:rPr>
  </w:style>
  <w:style w:type="paragraph" w:customStyle="1" w:styleId="03bTextnumberedwrite-in">
    <w:name w:val="03b Text numbered write-in"/>
    <w:basedOn w:val="Normal"/>
    <w:next w:val="Heading2"/>
    <w:rsid w:val="00D866DB"/>
    <w:pPr>
      <w:tabs>
        <w:tab w:val="left" w:pos="2000"/>
        <w:tab w:val="left" w:pos="2240"/>
      </w:tabs>
      <w:suppressAutoHyphens/>
      <w:spacing w:line="320" w:lineRule="atLeast"/>
      <w:ind w:left="568" w:hanging="284"/>
      <w:pPrChange w:id="3" w:author="Mgr. Jana Špačková" w:date="2026-09-25T19:59:00Z">
        <w:pPr>
          <w:tabs>
            <w:tab w:val="left" w:pos="2000"/>
            <w:tab w:val="left" w:pos="2240"/>
          </w:tabs>
          <w:suppressAutoHyphens/>
          <w:spacing w:line="320" w:lineRule="atLeast"/>
          <w:ind w:left="568" w:hanging="284"/>
        </w:pPr>
      </w:pPrChange>
    </w:pPr>
    <w:rPr>
      <w:rFonts w:ascii="ArialMT" w:eastAsia="Cambria" w:hAnsi="ArialMT" w:cs="ArialMT"/>
      <w:sz w:val="20"/>
      <w:szCs w:val="20"/>
      <w:lang w:val="en-US"/>
      <w:rPrChange w:id="3" w:author="Mgr. Jana Špačková" w:date="2026-09-25T19:59:00Z">
        <w:rPr>
          <w:rFonts w:ascii="ArialMT" w:eastAsia="Cambria" w:hAnsi="ArialMT" w:cs="ArialMT"/>
          <w:lang w:val="en-US" w:eastAsia="en-US" w:bidi="ar-SA"/>
        </w:rPr>
      </w:rPrChange>
    </w:rPr>
  </w:style>
  <w:style w:type="character" w:customStyle="1" w:styleId="Write-inrule">
    <w:name w:val="Write-in rule"/>
    <w:rsid w:val="0040747C"/>
    <w:rPr>
      <w:rFonts w:ascii="Times New Roman" w:hAnsi="Times New Roman"/>
    </w:rPr>
  </w:style>
  <w:style w:type="paragraph" w:styleId="NoSpacing">
    <w:name w:val="No Spacing"/>
    <w:uiPriority w:val="1"/>
    <w:qFormat/>
    <w:rsid w:val="00D866DB"/>
    <w:pPr>
      <w:pPrChange w:id="4" w:author="Mgr. Jana Špačková" w:date="2026-09-25T19:59:00Z">
        <w:pPr/>
      </w:pPrChange>
    </w:pPr>
    <w:rPr>
      <w:lang w:val="cs-CZ"/>
      <w:rPrChange w:id="4" w:author="Mgr. Jana Špačková" w:date="2026-09-25T19:59:00Z">
        <w:rPr>
          <w:rFonts w:asciiTheme="minorHAnsi" w:eastAsiaTheme="minorHAnsi" w:hAnsiTheme="minorHAnsi" w:cstheme="minorBidi"/>
          <w:sz w:val="22"/>
          <w:szCs w:val="22"/>
          <w:lang w:val="cs-CZ" w:eastAsia="en-US" w:bidi="ar-SA"/>
        </w:rPr>
      </w:rPrChange>
    </w:rPr>
  </w:style>
  <w:style w:type="table" w:styleId="TableGrid">
    <w:name w:val="Table Grid"/>
    <w:basedOn w:val="TableNormal"/>
    <w:rsid w:val="0040747C"/>
    <w:pPr>
      <w:spacing w:line="276" w:lineRule="auto"/>
    </w:pPr>
    <w:rPr>
      <w:rFonts w:ascii="Times New Roman" w:eastAsia="Times New Roman" w:hAnsi="Times New Roman"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numbered">
    <w:name w:val="Text (numbered)"/>
    <w:basedOn w:val="Normal"/>
    <w:link w:val="TextnumberedCharChar"/>
    <w:uiPriority w:val="99"/>
    <w:rsid w:val="00D866DB"/>
    <w:pPr>
      <w:tabs>
        <w:tab w:val="left" w:pos="3119"/>
        <w:tab w:val="right" w:pos="4910"/>
      </w:tabs>
      <w:spacing w:line="340" w:lineRule="exact"/>
      <w:ind w:left="568" w:hanging="284"/>
      <w:pPrChange w:id="5" w:author="Mgr. Jana Špačková" w:date="2026-09-25T19:59:00Z">
        <w:pPr>
          <w:tabs>
            <w:tab w:val="left" w:pos="3119"/>
            <w:tab w:val="right" w:pos="4910"/>
          </w:tabs>
          <w:spacing w:line="340" w:lineRule="exact"/>
          <w:ind w:left="568" w:hanging="284"/>
        </w:pPr>
      </w:pPrChange>
    </w:pPr>
    <w:rPr>
      <w:rFonts w:ascii="Arial" w:eastAsia="Calibri" w:hAnsi="Arial" w:cs="Times New Roman"/>
      <w:sz w:val="20"/>
      <w:lang w:val="en-GB"/>
      <w:rPrChange w:id="5" w:author="Mgr. Jana Špačková" w:date="2026-09-25T19:59:00Z">
        <w:rPr>
          <w:rFonts w:ascii="Arial" w:eastAsia="Calibri" w:hAnsi="Arial"/>
          <w:szCs w:val="22"/>
          <w:lang w:val="en-GB" w:eastAsia="en-US" w:bidi="ar-SA"/>
        </w:rPr>
      </w:rPrChange>
    </w:rPr>
  </w:style>
  <w:style w:type="character" w:customStyle="1" w:styleId="TextnumberedCharChar">
    <w:name w:val="Text (numbered) Char Char"/>
    <w:link w:val="Textnumbered"/>
    <w:uiPriority w:val="99"/>
    <w:rsid w:val="0040747C"/>
    <w:rPr>
      <w:rFonts w:ascii="Arial" w:eastAsia="Calibri" w:hAnsi="Arial" w:cs="Times New Roman"/>
      <w:sz w:val="20"/>
      <w:lang w:val="en-GB"/>
    </w:rPr>
  </w:style>
  <w:style w:type="paragraph" w:customStyle="1" w:styleId="Readingtext">
    <w:name w:val="Reading text"/>
    <w:basedOn w:val="Normal"/>
    <w:rsid w:val="0040747C"/>
    <w:pPr>
      <w:tabs>
        <w:tab w:val="left" w:pos="284"/>
      </w:tabs>
      <w:spacing w:before="120" w:after="60" w:line="260" w:lineRule="exact"/>
    </w:pPr>
    <w:rPr>
      <w:rFonts w:ascii="Arial" w:eastAsia="Calibri" w:hAnsi="Arial" w:cs="Times New Roman"/>
      <w:sz w:val="20"/>
      <w:lang w:val="en-GB"/>
    </w:rPr>
  </w:style>
  <w:style w:type="paragraph" w:customStyle="1" w:styleId="Textnumberedfollowingtable">
    <w:name w:val="Text (numbered) following table"/>
    <w:basedOn w:val="Textnumbered"/>
    <w:qFormat/>
    <w:rsid w:val="0040747C"/>
    <w:pPr>
      <w:spacing w:before="120"/>
    </w:pPr>
  </w:style>
  <w:style w:type="paragraph" w:customStyle="1" w:styleId="4Tabletext">
    <w:name w:val="4. Table text"/>
    <w:basedOn w:val="Normal"/>
    <w:rsid w:val="0040747C"/>
    <w:pPr>
      <w:widowControl w:val="0"/>
      <w:autoSpaceDE w:val="0"/>
      <w:autoSpaceDN w:val="0"/>
      <w:adjustRightInd w:val="0"/>
      <w:spacing w:after="60" w:line="360" w:lineRule="atLeast"/>
    </w:pPr>
    <w:rPr>
      <w:rFonts w:ascii="Arial" w:eastAsia="Times New Roman" w:hAnsi="Arial" w:cs="Frutiger 45 Light"/>
      <w:color w:val="221E1F"/>
      <w:sz w:val="20"/>
      <w:szCs w:val="21"/>
      <w:lang w:val="en-US" w:bidi="en-US"/>
    </w:rPr>
  </w:style>
  <w:style w:type="paragraph" w:customStyle="1" w:styleId="SmallSpace">
    <w:name w:val="Small Space"/>
    <w:basedOn w:val="Normal"/>
    <w:rsid w:val="00D866DB"/>
    <w:pPr>
      <w:overflowPunct w:val="0"/>
      <w:autoSpaceDE w:val="0"/>
      <w:autoSpaceDN w:val="0"/>
      <w:adjustRightInd w:val="0"/>
      <w:spacing w:line="120" w:lineRule="exact"/>
      <w:textAlignment w:val="baseline"/>
      <w:pPrChange w:id="6" w:author="Mgr. Jana Špačková" w:date="2026-09-25T19:59:00Z">
        <w:pPr>
          <w:overflowPunct w:val="0"/>
          <w:autoSpaceDE w:val="0"/>
          <w:autoSpaceDN w:val="0"/>
          <w:adjustRightInd w:val="0"/>
          <w:spacing w:line="120" w:lineRule="exact"/>
          <w:textAlignment w:val="baseline"/>
        </w:pPr>
      </w:pPrChange>
    </w:pPr>
    <w:rPr>
      <w:rFonts w:ascii="Times New Roman" w:eastAsia="Times New Roman" w:hAnsi="Times New Roman" w:cs="Times New Roman"/>
      <w:sz w:val="16"/>
      <w:szCs w:val="20"/>
      <w:lang w:val="en-GB" w:eastAsia="en-GB"/>
      <w:rPrChange w:id="6" w:author="Mgr. Jana Špačková" w:date="2026-09-25T19:59:00Z">
        <w:rPr>
          <w:sz w:val="16"/>
          <w:lang w:val="en-GB" w:eastAsia="en-GB" w:bidi="ar-SA"/>
        </w:rPr>
      </w:rPrChange>
    </w:rPr>
  </w:style>
  <w:style w:type="character" w:customStyle="1" w:styleId="Marks">
    <w:name w:val="Marks"/>
    <w:uiPriority w:val="99"/>
    <w:rsid w:val="0040747C"/>
    <w:rPr>
      <w:sz w:val="19"/>
      <w:szCs w:val="19"/>
      <w:lang w:val="en-US"/>
    </w:rPr>
  </w:style>
  <w:style w:type="paragraph" w:customStyle="1" w:styleId="Rubricfollowedbytable">
    <w:name w:val="Rubric followed by table"/>
    <w:basedOn w:val="Rubric"/>
    <w:qFormat/>
    <w:rsid w:val="0040747C"/>
    <w:pPr>
      <w:spacing w:after="240"/>
    </w:pPr>
  </w:style>
  <w:style w:type="paragraph" w:styleId="BodyText2">
    <w:name w:val="Body Text 2"/>
    <w:basedOn w:val="Normal"/>
    <w:link w:val="BodyText2Char"/>
    <w:semiHidden/>
    <w:rsid w:val="00F54975"/>
    <w:pPr>
      <w:spacing w:line="360" w:lineRule="auto"/>
      <w:pPrChange w:id="7" w:author="Mgr. Jana Špačková" w:date="2026-09-25T19:59:00Z">
        <w:pPr>
          <w:spacing w:line="360" w:lineRule="auto"/>
        </w:pPr>
      </w:pPrChange>
    </w:pPr>
    <w:rPr>
      <w:rFonts w:ascii="Times New Roman" w:eastAsia="Times New Roman" w:hAnsi="Times New Roman" w:cs="Times New Roman"/>
      <w:color w:val="000000"/>
      <w:szCs w:val="24"/>
      <w:lang w:val="en-GB" w:eastAsia="es-ES"/>
      <w:rPrChange w:id="7" w:author="Mgr. Jana Špačková" w:date="2026-09-25T19:59:00Z">
        <w:rPr>
          <w:color w:val="000000"/>
          <w:sz w:val="22"/>
          <w:szCs w:val="24"/>
          <w:lang w:val="en-GB" w:eastAsia="es-ES" w:bidi="ar-SA"/>
        </w:rPr>
      </w:rPrChange>
    </w:rPr>
  </w:style>
  <w:style w:type="character" w:customStyle="1" w:styleId="BodyText2Char">
    <w:name w:val="Body Text 2 Char"/>
    <w:basedOn w:val="DefaultParagraphFont"/>
    <w:link w:val="BodyText2"/>
    <w:semiHidden/>
    <w:rsid w:val="0040747C"/>
    <w:rPr>
      <w:rFonts w:ascii="Times New Roman" w:eastAsia="Times New Roman" w:hAnsi="Times New Roman" w:cs="Times New Roman"/>
      <w:color w:val="000000"/>
      <w:szCs w:val="24"/>
      <w:lang w:val="en-GB" w:eastAsia="es-ES"/>
    </w:rPr>
  </w:style>
  <w:style w:type="paragraph" w:customStyle="1" w:styleId="4Text">
    <w:name w:val="4. Text"/>
    <w:basedOn w:val="Normal"/>
    <w:rsid w:val="0040747C"/>
    <w:pPr>
      <w:widowControl w:val="0"/>
      <w:autoSpaceDE w:val="0"/>
      <w:autoSpaceDN w:val="0"/>
      <w:adjustRightInd w:val="0"/>
      <w:spacing w:after="60" w:line="240" w:lineRule="exact"/>
      <w:ind w:left="284"/>
    </w:pPr>
    <w:rPr>
      <w:rFonts w:ascii="Arial" w:eastAsia="Times New Roman" w:hAnsi="Arial" w:cs="FrutigerLTStd-Bold"/>
      <w:color w:val="000000"/>
      <w:sz w:val="20"/>
      <w:szCs w:val="21"/>
      <w:lang w:val="en-US" w:bidi="en-US"/>
    </w:rPr>
  </w:style>
  <w:style w:type="paragraph" w:customStyle="1" w:styleId="02bRubric">
    <w:name w:val="02b Rubric"/>
    <w:basedOn w:val="Normal"/>
    <w:next w:val="Normal"/>
    <w:rsid w:val="0040747C"/>
    <w:pPr>
      <w:widowControl w:val="0"/>
      <w:suppressAutoHyphens/>
      <w:autoSpaceDE w:val="0"/>
      <w:autoSpaceDN w:val="0"/>
      <w:adjustRightInd w:val="0"/>
      <w:spacing w:before="160" w:after="50" w:line="280" w:lineRule="atLeast"/>
      <w:ind w:left="284" w:hanging="284"/>
      <w:textAlignment w:val="center"/>
    </w:pPr>
    <w:rPr>
      <w:rFonts w:ascii="Arial-BoldMT" w:eastAsia="Times New Roman" w:hAnsi="Arial-BoldMT" w:cs="Arial-BoldMT"/>
      <w:b/>
      <w:bCs/>
      <w:color w:val="000000"/>
      <w:sz w:val="20"/>
      <w:szCs w:val="20"/>
      <w:lang w:val="en-US" w:bidi="en-US"/>
    </w:rPr>
  </w:style>
  <w:style w:type="paragraph" w:customStyle="1" w:styleId="5Wordpool">
    <w:name w:val="5. Wordpool"/>
    <w:basedOn w:val="Normal"/>
    <w:next w:val="Normal"/>
    <w:link w:val="5WordpoolChar"/>
    <w:rsid w:val="00DA75D4"/>
    <w:pPr>
      <w:widowControl w:val="0"/>
      <w:suppressAutoHyphens/>
      <w:autoSpaceDE w:val="0"/>
      <w:autoSpaceDN w:val="0"/>
      <w:adjustRightInd w:val="0"/>
      <w:spacing w:before="80" w:after="80"/>
      <w:textAlignment w:val="center"/>
      <w:pPrChange w:id="8" w:author="Mgr. Jana Špačková" w:date="2026-09-25T19:59:00Z">
        <w:pPr>
          <w:widowControl w:val="0"/>
          <w:suppressAutoHyphens/>
          <w:autoSpaceDE w:val="0"/>
          <w:autoSpaceDN w:val="0"/>
          <w:adjustRightInd w:val="0"/>
          <w:spacing w:before="80" w:after="80"/>
          <w:textAlignment w:val="center"/>
        </w:pPr>
      </w:pPrChange>
    </w:pPr>
    <w:rPr>
      <w:rFonts w:ascii="Arial" w:eastAsia="Times New Roman" w:hAnsi="Arial" w:cs="Times New Roman"/>
      <w:color w:val="000000"/>
      <w:sz w:val="20"/>
      <w:szCs w:val="24"/>
      <w:lang w:val="x-none" w:eastAsia="x-none"/>
      <w:rPrChange w:id="8" w:author="Mgr. Jana Špačková" w:date="2026-09-25T19:59:00Z">
        <w:rPr>
          <w:rFonts w:ascii="Arial" w:hAnsi="Arial"/>
          <w:color w:val="000000"/>
          <w:szCs w:val="24"/>
          <w:lang w:val="x-none" w:eastAsia="x-none" w:bidi="ar-SA"/>
        </w:rPr>
      </w:rPrChange>
    </w:rPr>
  </w:style>
  <w:style w:type="character" w:customStyle="1" w:styleId="5WordpoolChar">
    <w:name w:val="5. Wordpool Char"/>
    <w:link w:val="5Wordpool"/>
    <w:rsid w:val="0040747C"/>
    <w:rPr>
      <w:rFonts w:ascii="Arial" w:eastAsia="Times New Roman" w:hAnsi="Arial" w:cs="Times New Roman"/>
      <w:color w:val="000000"/>
      <w:sz w:val="20"/>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570</TotalTime>
  <Pages>2</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State Library of Queensland</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PMusk</dc:creator>
  <cp:lastModifiedBy>Arthur Souza Rodrigues</cp:lastModifiedBy>
  <cp:revision>1</cp:revision>
  <dcterms:created xsi:type="dcterms:W3CDTF">2015-05-18T23:33:00Z</dcterms:created>
  <dcterms:modified xsi:type="dcterms:W3CDTF">2026-09-25T23:59:00Z</dcterms:modified>
</cp:coreProperties>
</file>