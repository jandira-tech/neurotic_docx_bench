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EFC4A2" w14:textId="33248E30" w:rsidR="00E12347" w:rsidRDefault="00E12347" w:rsidP="00E12347">
      <w:pPr>
        <w:pStyle w:val="Title"/>
        <w:rPr>
          <w:ins w:id="5" w:author="Ashlee Rosa" w:date="2026-09-25T21:06:00Z" w16du:dateUtc="2026-09-26T01:06:00Z"/>
        </w:rPr>
      </w:pPr>
      <w:ins w:id="6" w:author="Ashlee Rosa" w:date="2026-09-25T21:06:00Z" w16du:dateUtc="2026-09-26T01:06:00Z">
        <w:r>
          <w:t>Testimony Writing Guide</w:t>
        </w:r>
      </w:ins>
    </w:p>
    <w:p w14:paraId="33189C2F" w14:textId="096FB7ED" w:rsidR="00E12347" w:rsidRPr="00E12347" w:rsidRDefault="00E12347" w:rsidP="00E12347">
      <w:pPr>
        <w:pStyle w:val="Heading3"/>
        <w:spacing w:before="360" w:after="180"/>
        <w:rPr>
          <w:ins w:id="7" w:author="Ashlee Rosa" w:date="2026-09-25T21:06:00Z" w16du:dateUtc="2026-09-26T01:06:00Z"/>
          <w:rFonts w:ascii="Segoe UI" w:hAnsi="Segoe UI" w:cs="Segoe UI"/>
          <w:color w:val="000000"/>
          <w:sz w:val="42"/>
          <w:szCs w:val="42"/>
        </w:rPr>
      </w:pPr>
      <w:ins w:id="8" w:author="Ashlee Rosa" w:date="2026-09-25T21:06:00Z" w16du:dateUtc="2026-09-26T01:06:00Z">
        <w:r w:rsidRPr="00E12347">
          <w:rPr>
            <w:rFonts w:ascii="Segoe UI" w:hAnsi="Segoe UI" w:cs="Segoe UI"/>
            <w:color w:val="000000"/>
            <w:sz w:val="42"/>
            <w:szCs w:val="42"/>
          </w:rPr>
          <w:t>1. Life before Jesus</w:t>
        </w:r>
      </w:ins>
    </w:p>
    <w:p w14:paraId="522C8AD8" w14:textId="77777777" w:rsidR="00E12347" w:rsidRDefault="00E12347" w:rsidP="00E12347">
      <w:pPr>
        <w:rPr>
          <w:ins w:id="9" w:author="Ashlee Rosa" w:date="2026-09-25T21:06:00Z" w16du:dateUtc="2026-09-26T01:06:00Z"/>
          <w:rFonts w:ascii="Segoe UI" w:hAnsi="Segoe UI" w:cs="Segoe UI"/>
          <w:color w:val="000000"/>
          <w:sz w:val="30"/>
          <w:szCs w:val="30"/>
        </w:rPr>
      </w:pPr>
      <w:ins w:id="10" w:author="Ashlee Rosa" w:date="2026-09-25T21:06:00Z" w16du:dateUtc="2026-09-26T01:06:00Z">
        <w:r>
          <w:rPr>
            <w:rFonts w:ascii="Segoe UI" w:hAnsi="Segoe UI" w:cs="Segoe UI"/>
            <w:color w:val="000000"/>
            <w:sz w:val="30"/>
            <w:szCs w:val="30"/>
          </w:rPr>
          <w:t>“He has delivered us from the domain of darkness and transferred us to the kingdom of his beloved Son” Colossians 1:13</w:t>
        </w:r>
      </w:ins>
    </w:p>
    <w:p w14:paraId="11D75D28" w14:textId="77777777" w:rsidR="00E12347" w:rsidRDefault="00E12347" w:rsidP="00E12347">
      <w:pPr>
        <w:pStyle w:val="NormalWeb"/>
        <w:spacing w:before="0" w:beforeAutospacing="0" w:after="180" w:afterAutospacing="0"/>
        <w:rPr>
          <w:ins w:id="11" w:author="Ashlee Rosa" w:date="2026-09-25T21:06:00Z" w16du:dateUtc="2026-09-26T01:06:00Z"/>
          <w:rFonts w:ascii="Segoe UI" w:hAnsi="Segoe UI" w:cs="Segoe UI"/>
          <w:color w:val="000000"/>
        </w:rPr>
      </w:pPr>
      <w:ins w:id="12" w:author="Ashlee Rosa" w:date="2026-09-25T21:06:00Z" w16du:dateUtc="2026-09-26T01:06:00Z">
        <w:r>
          <w:rPr>
            <w:rFonts w:ascii="Segoe UI" w:hAnsi="Segoe UI" w:cs="Segoe UI"/>
            <w:color w:val="000000"/>
          </w:rPr>
          <w:t>- Think of your life before Christ. </w:t>
        </w:r>
        <w:r>
          <w:rPr>
            <w:rFonts w:ascii="Segoe UI" w:hAnsi="Segoe UI" w:cs="Segoe UI"/>
            <w:color w:val="000000"/>
          </w:rPr>
          <w:br/>
          <w:t>- What did God save you from? Sin. A life of pride, greed, lust, addiction, moral conformity, etc.? </w:t>
        </w:r>
        <w:r>
          <w:rPr>
            <w:rFonts w:ascii="Segoe UI" w:hAnsi="Segoe UI" w:cs="Segoe UI"/>
            <w:color w:val="000000"/>
          </w:rPr>
          <w:br/>
          <w:t>- What darkness did God bring you out of?</w:t>
        </w:r>
      </w:ins>
    </w:p>
    <w:p w14:paraId="0E1D9576" w14:textId="77777777" w:rsidR="00E12347" w:rsidRPr="00E12347" w:rsidRDefault="00E12347" w:rsidP="00E12347">
      <w:pPr>
        <w:pStyle w:val="Heading3"/>
        <w:spacing w:before="360" w:after="180"/>
        <w:rPr>
          <w:ins w:id="13" w:author="Ashlee Rosa" w:date="2026-09-25T21:06:00Z" w16du:dateUtc="2026-09-26T01:06:00Z"/>
          <w:rFonts w:ascii="Segoe UI" w:hAnsi="Segoe UI" w:cs="Segoe UI"/>
          <w:color w:val="000000"/>
          <w:sz w:val="42"/>
          <w:szCs w:val="42"/>
        </w:rPr>
      </w:pPr>
      <w:ins w:id="14" w:author="Ashlee Rosa" w:date="2026-09-25T21:06:00Z" w16du:dateUtc="2026-09-26T01:06:00Z">
        <w:r w:rsidRPr="00E12347">
          <w:rPr>
            <w:rFonts w:ascii="Segoe UI" w:hAnsi="Segoe UI" w:cs="Segoe UI"/>
            <w:color w:val="000000"/>
            <w:sz w:val="42"/>
            <w:szCs w:val="42"/>
          </w:rPr>
          <w:t>2. How you met Jesus</w:t>
        </w:r>
      </w:ins>
    </w:p>
    <w:p w14:paraId="1FFB7FC0" w14:textId="77777777" w:rsidR="00E12347" w:rsidRDefault="00E12347" w:rsidP="00E12347">
      <w:pPr>
        <w:pStyle w:val="NormalWeb"/>
        <w:spacing w:before="0" w:beforeAutospacing="0" w:after="180" w:afterAutospacing="0"/>
        <w:rPr>
          <w:ins w:id="15" w:author="Ashlee Rosa" w:date="2026-09-25T21:06:00Z" w16du:dateUtc="2026-09-26T01:06:00Z"/>
          <w:rFonts w:ascii="Segoe UI" w:hAnsi="Segoe UI" w:cs="Segoe UI"/>
          <w:color w:val="000000"/>
        </w:rPr>
      </w:pPr>
      <w:ins w:id="16" w:author="Ashlee Rosa" w:date="2026-09-25T21:06:00Z" w16du:dateUtc="2026-09-26T01:06:00Z">
        <w:r>
          <w:rPr>
            <w:rFonts w:ascii="Segoe UI" w:hAnsi="Segoe UI" w:cs="Segoe UI"/>
            <w:color w:val="000000"/>
          </w:rPr>
          <w:t>- Think of the time when God saved you. This doesn’t have to be an exact time, but a time when you realized that God had transferred you from the kingdom of sin to the kingdom of Christ.</w:t>
        </w:r>
        <w:r>
          <w:rPr>
            <w:rFonts w:ascii="Segoe UI" w:hAnsi="Segoe UI" w:cs="Segoe UI"/>
            <w:color w:val="000000"/>
          </w:rPr>
          <w:br/>
          <w:t>- What did God save you to? The gospel. </w:t>
        </w:r>
        <w:r>
          <w:rPr>
            <w:rFonts w:ascii="Segoe UI" w:hAnsi="Segoe UI" w:cs="Segoe UI"/>
            <w:color w:val="000000"/>
          </w:rPr>
          <w:br/>
          <w:t>- How did you hear it? </w:t>
        </w:r>
        <w:r>
          <w:rPr>
            <w:rFonts w:ascii="Segoe UI" w:hAnsi="Segoe UI" w:cs="Segoe UI"/>
            <w:color w:val="000000"/>
          </w:rPr>
          <w:br/>
          <w:t>- Who did you hear it from? </w:t>
        </w:r>
        <w:r>
          <w:rPr>
            <w:rFonts w:ascii="Segoe UI" w:hAnsi="Segoe UI" w:cs="Segoe UI"/>
            <w:color w:val="000000"/>
          </w:rPr>
          <w:br/>
          <w:t>- When did you confess with your mouth that Jesus Christ was Lord and believe in your heart that God raised him from the dead? (Rom. 10:9)</w:t>
        </w:r>
      </w:ins>
    </w:p>
    <w:p w14:paraId="0E609EDA" w14:textId="77777777" w:rsidR="00E12347" w:rsidRPr="00E12347" w:rsidRDefault="00E12347" w:rsidP="00E12347">
      <w:pPr>
        <w:pStyle w:val="Heading3"/>
        <w:spacing w:before="360" w:after="180"/>
        <w:rPr>
          <w:ins w:id="17" w:author="Ashlee Rosa" w:date="2026-09-25T21:06:00Z" w16du:dateUtc="2026-09-26T01:06:00Z"/>
          <w:rFonts w:ascii="Segoe UI" w:hAnsi="Segoe UI" w:cs="Segoe UI"/>
          <w:color w:val="000000"/>
          <w:sz w:val="42"/>
          <w:szCs w:val="42"/>
        </w:rPr>
      </w:pPr>
      <w:ins w:id="18" w:author="Ashlee Rosa" w:date="2026-09-25T21:06:00Z" w16du:dateUtc="2026-09-26T01:06:00Z">
        <w:r w:rsidRPr="00E12347">
          <w:rPr>
            <w:rFonts w:ascii="Segoe UI" w:hAnsi="Segoe UI" w:cs="Segoe UI"/>
            <w:color w:val="000000"/>
            <w:sz w:val="42"/>
            <w:szCs w:val="42"/>
          </w:rPr>
          <w:t>3. Life with Jesus</w:t>
        </w:r>
      </w:ins>
    </w:p>
    <w:p w14:paraId="2BBACA38" w14:textId="77777777" w:rsidR="00E12347" w:rsidRDefault="00E12347" w:rsidP="00E12347">
      <w:pPr>
        <w:pStyle w:val="NormalWeb"/>
        <w:spacing w:before="0" w:beforeAutospacing="0" w:after="180" w:afterAutospacing="0"/>
        <w:rPr>
          <w:ins w:id="19" w:author="Ashlee Rosa" w:date="2026-09-25T21:06:00Z" w16du:dateUtc="2026-09-26T01:06:00Z"/>
          <w:rFonts w:ascii="Segoe UI" w:hAnsi="Segoe UI" w:cs="Segoe UI"/>
          <w:color w:val="000000"/>
        </w:rPr>
      </w:pPr>
      <w:ins w:id="20" w:author="Ashlee Rosa" w:date="2026-09-25T21:06:00Z" w16du:dateUtc="2026-09-26T01:06:00Z">
        <w:r>
          <w:rPr>
            <w:rFonts w:ascii="Segoe UI" w:hAnsi="Segoe UI" w:cs="Segoe UI"/>
            <w:color w:val="000000"/>
          </w:rPr>
          <w:t>- A testimony is not complete with ONLY what God did, but what he is CURRENTLY doing in your life as well. </w:t>
        </w:r>
        <w:r>
          <w:rPr>
            <w:rFonts w:ascii="Segoe UI" w:hAnsi="Segoe UI" w:cs="Segoe UI"/>
            <w:color w:val="000000"/>
          </w:rPr>
          <w:br/>
          <w:t>- How is God shaping you today, this week, and the past month?</w:t>
        </w:r>
        <w:r>
          <w:rPr>
            <w:rFonts w:ascii="Segoe UI" w:hAnsi="Segoe UI" w:cs="Segoe UI"/>
            <w:color w:val="000000"/>
          </w:rPr>
          <w:br/>
          <w:t>- What sin is God convicting you of? </w:t>
        </w:r>
        <w:r>
          <w:rPr>
            <w:rFonts w:ascii="Segoe UI" w:hAnsi="Segoe UI" w:cs="Segoe UI"/>
            <w:color w:val="000000"/>
          </w:rPr>
          <w:br/>
          <w:t>- Should you share this confidentially with a pastor, discipleship group, or close friend?</w:t>
        </w:r>
        <w:r>
          <w:rPr>
            <w:rFonts w:ascii="Segoe UI" w:hAnsi="Segoe UI" w:cs="Segoe UI"/>
            <w:color w:val="000000"/>
          </w:rPr>
          <w:br/>
          <w:t>- What is God showing you in His Word?</w:t>
        </w:r>
        <w:r>
          <w:rPr>
            <w:rFonts w:ascii="Segoe UI" w:hAnsi="Segoe UI" w:cs="Segoe UI"/>
            <w:color w:val="000000"/>
          </w:rPr>
          <w:br/>
          <w:t>- Who has God placed in your life to share the gospel with?</w:t>
        </w:r>
        <w:r>
          <w:rPr>
            <w:rFonts w:ascii="Segoe UI" w:hAnsi="Segoe UI" w:cs="Segoe UI"/>
            <w:color w:val="000000"/>
          </w:rPr>
          <w:br/>
          <w:t>- How are you living as someone who has been transferred from the kingdom of sin to the kingdom of Christ?</w:t>
        </w:r>
        <w:r>
          <w:rPr>
            <w:rFonts w:ascii="Segoe UI" w:hAnsi="Segoe UI" w:cs="Segoe UI"/>
            <w:color w:val="000000"/>
          </w:rPr>
          <w:br/>
          <w:t>- How do you plan to grow in holiness?</w:t>
        </w:r>
        <w:r>
          <w:rPr>
            <w:rFonts w:ascii="Segoe UI" w:hAnsi="Segoe UI" w:cs="Segoe UI"/>
            <w:color w:val="000000"/>
          </w:rPr>
          <w:br/>
          <w:t>- Who is working alongside you now to help you grow in holiness?</w:t>
        </w:r>
      </w:ins>
    </w:p>
    <w:p w14:paraId="369D1D7F" w14:textId="77777777" w:rsidR="005C52B3" w:rsidRPr="00BD37AC" w:rsidRDefault="00BD37AC" w:rsidP="00770223">
      <w:pPr>
        <w:jc w:val="center"/>
        <w:rPr>
          <w:del w:id="21" w:author="Ashlee Rosa" w:date="2026-09-25T21:06:00Z" w16du:dateUtc="2026-09-26T01:06:00Z"/>
          <w:rFonts w:ascii="Franklin Gothic Heavy" w:hAnsi="Franklin Gothic Heavy"/>
          <w:sz w:val="36"/>
          <w:szCs w:val="36"/>
        </w:rPr>
      </w:pPr>
      <w:del w:id="22" w:author="Ashlee Rosa" w:date="2026-09-25T21:06:00Z" w16du:dateUtc="2026-09-26T01:06:00Z">
        <w:r w:rsidRPr="00BD37AC">
          <w:rPr>
            <w:noProof/>
            <w:sz w:val="36"/>
            <w:szCs w:val="36"/>
          </w:rPr>
          <w:lastRenderedPageBreak/>
          <w:drawing>
            <wp:anchor distT="0" distB="0" distL="114300" distR="114300" simplePos="0" relativeHeight="251659264" behindDoc="0" locked="0" layoutInCell="1" allowOverlap="1" wp14:anchorId="45E7B694" wp14:editId="655422E8">
              <wp:simplePos x="0" y="0"/>
              <wp:positionH relativeFrom="column">
                <wp:posOffset>352424</wp:posOffset>
              </wp:positionH>
              <wp:positionV relativeFrom="paragraph">
                <wp:posOffset>-485775</wp:posOffset>
              </wp:positionV>
              <wp:extent cx="828675" cy="828675"/>
              <wp:effectExtent l="0" t="0" r="0" b="9525"/>
              <wp:wrapNone/>
              <wp:docPr id="2" name="Picture 2" descr="C:\Users\FifthGradeLegacy\AppData\Local\Microsoft\Windows\Temporary Internet Files\Content.IE5\UCR14NMT\MC90043481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FifthGradeLegacy\AppData\Local\Microsoft\Windows\Temporary Internet Files\Content.IE5\UCR14NMT\MC900434810[1].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28675" cy="828675"/>
                      </a:xfrm>
                      <a:prstGeom prst="rect">
                        <a:avLst/>
                      </a:prstGeom>
                      <a:noFill/>
                      <a:ln>
                        <a:noFill/>
                      </a:ln>
                    </pic:spPr>
                  </pic:pic>
                </a:graphicData>
              </a:graphic>
              <wp14:sizeRelH relativeFrom="page">
                <wp14:pctWidth>0</wp14:pctWidth>
              </wp14:sizeRelH>
              <wp14:sizeRelV relativeFrom="page">
                <wp14:pctHeight>0</wp14:pctHeight>
              </wp14:sizeRelV>
            </wp:anchor>
          </w:drawing>
        </w:r>
        <w:r w:rsidR="00770223" w:rsidRPr="00BD37AC">
          <w:rPr>
            <w:rFonts w:ascii="Franklin Gothic Heavy" w:hAnsi="Franklin Gothic Heavy"/>
            <w:sz w:val="36"/>
            <w:szCs w:val="36"/>
          </w:rPr>
          <w:delText>How can parents support reading?</w:delText>
        </w:r>
      </w:del>
    </w:p>
    <w:p w14:paraId="44815B51" w14:textId="77777777" w:rsidR="00770223" w:rsidRDefault="00770223" w:rsidP="00770223">
      <w:pPr>
        <w:pStyle w:val="ListParagraph"/>
        <w:numPr>
          <w:ilvl w:val="0"/>
          <w:numId w:val="1"/>
        </w:numPr>
        <w:spacing w:line="240" w:lineRule="auto"/>
        <w:rPr>
          <w:del w:id="23" w:author="Ashlee Rosa" w:date="2026-09-25T21:06:00Z" w16du:dateUtc="2026-09-26T01:06:00Z"/>
          <w:sz w:val="28"/>
          <w:szCs w:val="28"/>
        </w:rPr>
      </w:pPr>
      <w:del w:id="24" w:author="Ashlee Rosa" w:date="2026-09-25T21:06:00Z" w16du:dateUtc="2026-09-26T01:06:00Z">
        <w:r w:rsidRPr="00770223">
          <w:rPr>
            <w:sz w:val="28"/>
            <w:szCs w:val="28"/>
          </w:rPr>
          <w:delText>Reading comprehension means that your child understands and remembers what he reads or hears someone else read.  You can help by asking questions about the stories you read together.</w:delText>
        </w:r>
      </w:del>
    </w:p>
    <w:p w14:paraId="31990586" w14:textId="77777777" w:rsidR="00770223" w:rsidRPr="00770223" w:rsidRDefault="00770223" w:rsidP="00770223">
      <w:pPr>
        <w:pStyle w:val="ListParagraph"/>
        <w:spacing w:line="240" w:lineRule="auto"/>
        <w:rPr>
          <w:del w:id="25" w:author="Ashlee Rosa" w:date="2026-09-25T21:06:00Z" w16du:dateUtc="2026-09-26T01:06:00Z"/>
          <w:sz w:val="28"/>
          <w:szCs w:val="28"/>
        </w:rPr>
      </w:pPr>
    </w:p>
    <w:p w14:paraId="5675AA03" w14:textId="77777777" w:rsidR="00770223" w:rsidRPr="00770223" w:rsidRDefault="00770223" w:rsidP="00770223">
      <w:pPr>
        <w:pStyle w:val="ListParagraph"/>
        <w:numPr>
          <w:ilvl w:val="0"/>
          <w:numId w:val="1"/>
        </w:numPr>
        <w:spacing w:line="240" w:lineRule="auto"/>
        <w:rPr>
          <w:del w:id="26" w:author="Ashlee Rosa" w:date="2026-09-25T21:06:00Z" w16du:dateUtc="2026-09-26T01:06:00Z"/>
          <w:sz w:val="28"/>
          <w:szCs w:val="28"/>
        </w:rPr>
      </w:pPr>
      <w:del w:id="27" w:author="Ashlee Rosa" w:date="2026-09-25T21:06:00Z" w16du:dateUtc="2026-09-26T01:06:00Z">
        <w:r w:rsidRPr="00770223">
          <w:rPr>
            <w:sz w:val="28"/>
            <w:szCs w:val="28"/>
          </w:rPr>
          <w:delText>Be sure to ask questions that review the facts in the story and also questions that require your child to use his own information added to the story.  “Why do you think…?”  “What if…then, what would have happened?</w:delText>
        </w:r>
      </w:del>
    </w:p>
    <w:p w14:paraId="7B08281A" w14:textId="77777777" w:rsidR="00770223" w:rsidRDefault="00770223" w:rsidP="00770223">
      <w:pPr>
        <w:pStyle w:val="ListParagraph"/>
        <w:numPr>
          <w:ilvl w:val="0"/>
          <w:numId w:val="1"/>
        </w:numPr>
        <w:spacing w:line="240" w:lineRule="auto"/>
        <w:rPr>
          <w:del w:id="28" w:author="Ashlee Rosa" w:date="2026-09-25T21:06:00Z" w16du:dateUtc="2026-09-26T01:06:00Z"/>
          <w:sz w:val="28"/>
          <w:szCs w:val="28"/>
        </w:rPr>
      </w:pPr>
      <w:del w:id="29" w:author="Ashlee Rosa" w:date="2026-09-25T21:06:00Z" w16du:dateUtc="2026-09-26T01:06:00Z">
        <w:r w:rsidRPr="00770223">
          <w:rPr>
            <w:sz w:val="28"/>
            <w:szCs w:val="28"/>
          </w:rPr>
          <w:delText>Pre-read a story by looking at all the pictures and talking about (predicting) what the story might be about.  Include any words that your child will need to understand when he reads the story.</w:delText>
        </w:r>
      </w:del>
    </w:p>
    <w:p w14:paraId="02F766AF" w14:textId="77777777" w:rsidR="00BD37AC" w:rsidRPr="00BD37AC" w:rsidRDefault="00BD37AC" w:rsidP="00BD37AC">
      <w:pPr>
        <w:pStyle w:val="ListParagraph"/>
        <w:spacing w:line="240" w:lineRule="auto"/>
        <w:rPr>
          <w:del w:id="30" w:author="Ashlee Rosa" w:date="2026-09-25T21:06:00Z" w16du:dateUtc="2026-09-26T01:06:00Z"/>
          <w:sz w:val="28"/>
          <w:szCs w:val="28"/>
        </w:rPr>
      </w:pPr>
    </w:p>
    <w:p w14:paraId="682AF700" w14:textId="77777777" w:rsidR="00BD37AC" w:rsidRDefault="00770223" w:rsidP="00BD37AC">
      <w:pPr>
        <w:pStyle w:val="ListParagraph"/>
        <w:numPr>
          <w:ilvl w:val="0"/>
          <w:numId w:val="1"/>
        </w:numPr>
        <w:spacing w:line="240" w:lineRule="auto"/>
        <w:rPr>
          <w:del w:id="31" w:author="Ashlee Rosa" w:date="2026-09-25T21:06:00Z" w16du:dateUtc="2026-09-26T01:06:00Z"/>
          <w:sz w:val="28"/>
          <w:szCs w:val="28"/>
        </w:rPr>
      </w:pPr>
      <w:del w:id="32" w:author="Ashlee Rosa" w:date="2026-09-25T21:06:00Z" w16du:dateUtc="2026-09-26T01:06:00Z">
        <w:r w:rsidRPr="00770223">
          <w:rPr>
            <w:sz w:val="28"/>
            <w:szCs w:val="28"/>
          </w:rPr>
          <w:delText>Encourage your child as he reads signs, TV messages, logos, and other printed words in our daily lives.</w:delText>
        </w:r>
      </w:del>
    </w:p>
    <w:p w14:paraId="5352BA61" w14:textId="77777777" w:rsidR="00BD37AC" w:rsidRPr="00BD37AC" w:rsidRDefault="00BD37AC" w:rsidP="00BD37AC">
      <w:pPr>
        <w:spacing w:line="240" w:lineRule="auto"/>
        <w:rPr>
          <w:del w:id="33" w:author="Ashlee Rosa" w:date="2026-09-25T21:06:00Z" w16du:dateUtc="2026-09-26T01:06:00Z"/>
          <w:sz w:val="28"/>
          <w:szCs w:val="28"/>
        </w:rPr>
      </w:pPr>
    </w:p>
    <w:p w14:paraId="27C503FD" w14:textId="77777777" w:rsidR="00770223" w:rsidRDefault="00770223" w:rsidP="00BD37AC">
      <w:pPr>
        <w:pStyle w:val="ListParagraph"/>
        <w:numPr>
          <w:ilvl w:val="0"/>
          <w:numId w:val="1"/>
        </w:numPr>
        <w:spacing w:line="240" w:lineRule="auto"/>
        <w:rPr>
          <w:del w:id="34" w:author="Ashlee Rosa" w:date="2026-09-25T21:06:00Z" w16du:dateUtc="2026-09-26T01:06:00Z"/>
          <w:sz w:val="28"/>
          <w:szCs w:val="28"/>
        </w:rPr>
      </w:pPr>
      <w:del w:id="35" w:author="Ashlee Rosa" w:date="2026-09-25T21:06:00Z" w16du:dateUtc="2026-09-26T01:06:00Z">
        <w:r w:rsidRPr="00770223">
          <w:rPr>
            <w:sz w:val="28"/>
            <w:szCs w:val="28"/>
          </w:rPr>
          <w:delText>SSR-(Silent sustained reading) Show your child that you enjoy reading by taking some quiet time to read together-each in your own book.</w:delText>
        </w:r>
      </w:del>
    </w:p>
    <w:p w14:paraId="4C36D834" w14:textId="77777777" w:rsidR="00BD37AC" w:rsidRPr="00BD37AC" w:rsidRDefault="00BD37AC" w:rsidP="00BD37AC">
      <w:pPr>
        <w:pStyle w:val="ListParagraph"/>
        <w:spacing w:line="240" w:lineRule="auto"/>
        <w:rPr>
          <w:del w:id="36" w:author="Ashlee Rosa" w:date="2026-09-25T21:06:00Z" w16du:dateUtc="2026-09-26T01:06:00Z"/>
          <w:sz w:val="28"/>
          <w:szCs w:val="28"/>
        </w:rPr>
      </w:pPr>
    </w:p>
    <w:p w14:paraId="6F110DD1" w14:textId="77777777" w:rsidR="00770223" w:rsidRDefault="00770223" w:rsidP="00770223">
      <w:pPr>
        <w:pStyle w:val="ListParagraph"/>
        <w:numPr>
          <w:ilvl w:val="0"/>
          <w:numId w:val="1"/>
        </w:numPr>
        <w:spacing w:line="240" w:lineRule="auto"/>
        <w:rPr>
          <w:del w:id="37" w:author="Ashlee Rosa" w:date="2026-09-25T21:06:00Z" w16du:dateUtc="2026-09-26T01:06:00Z"/>
          <w:sz w:val="28"/>
          <w:szCs w:val="28"/>
        </w:rPr>
      </w:pPr>
      <w:del w:id="38" w:author="Ashlee Rosa" w:date="2026-09-25T21:06:00Z" w16du:dateUtc="2026-09-26T01:06:00Z">
        <w:r w:rsidRPr="00770223">
          <w:rPr>
            <w:sz w:val="28"/>
            <w:szCs w:val="28"/>
          </w:rPr>
          <w:delText>Watch to see how your child attacks unknown and known words.  Wait, let him show and tell you how he “figures it out.”  Help him use a variety of strategies to “figure it out.</w:delText>
        </w:r>
        <w:r w:rsidR="00BD37AC">
          <w:rPr>
            <w:sz w:val="28"/>
            <w:szCs w:val="28"/>
          </w:rPr>
          <w:delText>”</w:delText>
        </w:r>
      </w:del>
    </w:p>
    <w:p w14:paraId="7C4BFD57" w14:textId="77777777" w:rsidR="00BD37AC" w:rsidRPr="00BD37AC" w:rsidRDefault="00BD37AC" w:rsidP="00BD37AC">
      <w:pPr>
        <w:pStyle w:val="ListParagraph"/>
        <w:spacing w:line="240" w:lineRule="auto"/>
        <w:rPr>
          <w:del w:id="39" w:author="Ashlee Rosa" w:date="2026-09-25T21:06:00Z" w16du:dateUtc="2026-09-26T01:06:00Z"/>
          <w:sz w:val="28"/>
          <w:szCs w:val="28"/>
        </w:rPr>
      </w:pPr>
    </w:p>
    <w:p w14:paraId="0A42DA89" w14:textId="77777777" w:rsidR="00770223" w:rsidRPr="00770223" w:rsidRDefault="00770223" w:rsidP="00770223">
      <w:pPr>
        <w:pStyle w:val="ListParagraph"/>
        <w:numPr>
          <w:ilvl w:val="0"/>
          <w:numId w:val="1"/>
        </w:numPr>
        <w:spacing w:line="240" w:lineRule="auto"/>
        <w:rPr>
          <w:del w:id="40" w:author="Ashlee Rosa" w:date="2026-09-25T21:06:00Z" w16du:dateUtc="2026-09-26T01:06:00Z"/>
          <w:sz w:val="28"/>
          <w:szCs w:val="28"/>
        </w:rPr>
      </w:pPr>
      <w:del w:id="41" w:author="Ashlee Rosa" w:date="2026-09-25T21:06:00Z" w16du:dateUtc="2026-09-26T01:06:00Z">
        <w:r w:rsidRPr="00770223">
          <w:rPr>
            <w:sz w:val="28"/>
            <w:szCs w:val="28"/>
          </w:rPr>
          <w:delText>When your child makes an error, your first question is: “Does that make sense?”  Then you help him use strategies to get the unknown word.</w:delText>
        </w:r>
      </w:del>
    </w:p>
    <w:p w14:paraId="41C66AD9" w14:textId="77777777" w:rsidR="00770223" w:rsidRPr="00770223" w:rsidRDefault="00770223" w:rsidP="00770223">
      <w:pPr>
        <w:pStyle w:val="ListParagraph"/>
        <w:numPr>
          <w:ilvl w:val="1"/>
          <w:numId w:val="1"/>
        </w:numPr>
        <w:spacing w:line="240" w:lineRule="auto"/>
        <w:rPr>
          <w:del w:id="42" w:author="Ashlee Rosa" w:date="2026-09-25T21:06:00Z" w16du:dateUtc="2026-09-26T01:06:00Z"/>
          <w:sz w:val="28"/>
          <w:szCs w:val="28"/>
        </w:rPr>
      </w:pPr>
      <w:del w:id="43" w:author="Ashlee Rosa" w:date="2026-09-25T21:06:00Z" w16du:dateUtc="2026-09-26T01:06:00Z">
        <w:r w:rsidRPr="00770223">
          <w:rPr>
            <w:sz w:val="28"/>
            <w:szCs w:val="28"/>
          </w:rPr>
          <w:delText>You might have him look at the picture to remind him of what the story is about.</w:delText>
        </w:r>
      </w:del>
    </w:p>
    <w:p w14:paraId="73FDDFB2" w14:textId="77777777" w:rsidR="00770223" w:rsidRDefault="00770223" w:rsidP="00770223">
      <w:pPr>
        <w:pStyle w:val="ListParagraph"/>
        <w:numPr>
          <w:ilvl w:val="1"/>
          <w:numId w:val="1"/>
        </w:numPr>
        <w:spacing w:line="240" w:lineRule="auto"/>
        <w:rPr>
          <w:del w:id="44" w:author="Ashlee Rosa" w:date="2026-09-25T21:06:00Z" w16du:dateUtc="2026-09-26T01:06:00Z"/>
          <w:sz w:val="28"/>
          <w:szCs w:val="28"/>
        </w:rPr>
      </w:pPr>
      <w:del w:id="45" w:author="Ashlee Rosa" w:date="2026-09-25T21:06:00Z" w16du:dateUtc="2026-09-26T01:06:00Z">
        <w:r w:rsidRPr="00770223">
          <w:rPr>
            <w:sz w:val="28"/>
            <w:szCs w:val="28"/>
          </w:rPr>
          <w:delText>You might direct his attention to the beginning letter and have him “sound it out.”  Then re-read with the corrected word and confirm that it makes good sense.</w:delText>
        </w:r>
      </w:del>
    </w:p>
    <w:p w14:paraId="6D7B99D6" w14:textId="77777777" w:rsidR="00BD37AC" w:rsidRPr="00770223" w:rsidRDefault="00BD37AC" w:rsidP="00BD37AC">
      <w:pPr>
        <w:pStyle w:val="ListParagraph"/>
        <w:spacing w:line="240" w:lineRule="auto"/>
        <w:ind w:left="1440"/>
        <w:rPr>
          <w:del w:id="46" w:author="Ashlee Rosa" w:date="2026-09-25T21:06:00Z" w16du:dateUtc="2026-09-26T01:06:00Z"/>
          <w:sz w:val="28"/>
          <w:szCs w:val="28"/>
        </w:rPr>
      </w:pPr>
    </w:p>
    <w:p w14:paraId="39C98F6B" w14:textId="77777777" w:rsidR="00770223" w:rsidRPr="00770223" w:rsidRDefault="00770223" w:rsidP="00770223">
      <w:pPr>
        <w:pStyle w:val="ListParagraph"/>
        <w:numPr>
          <w:ilvl w:val="0"/>
          <w:numId w:val="1"/>
        </w:numPr>
        <w:spacing w:line="240" w:lineRule="auto"/>
        <w:rPr>
          <w:del w:id="47" w:author="Ashlee Rosa" w:date="2026-09-25T21:06:00Z" w16du:dateUtc="2026-09-26T01:06:00Z"/>
          <w:sz w:val="28"/>
          <w:szCs w:val="28"/>
        </w:rPr>
      </w:pPr>
      <w:del w:id="48" w:author="Ashlee Rosa" w:date="2026-09-25T21:06:00Z" w16du:dateUtc="2026-09-26T01:06:00Z">
        <w:r w:rsidRPr="00770223">
          <w:rPr>
            <w:sz w:val="28"/>
            <w:szCs w:val="28"/>
          </w:rPr>
          <w:delText>Monitor your child’s reading-a minimum of 20 minutes each day</w:delText>
        </w:r>
      </w:del>
    </w:p>
    <w:p w14:paraId="048FCC46" w14:textId="77777777" w:rsidR="00770223" w:rsidRPr="00E12347" w:rsidRDefault="00BD37AC" w:rsidP="00E12347">
      <w:pPr>
        <w:rPr>
          <w:rPrChange w:id="49" w:author="Ashlee Rosa" w:date="2026-09-25T21:06:00Z" w16du:dateUtc="2026-09-26T01:06:00Z">
            <w:rPr>
              <w:rFonts w:ascii="Franklin Gothic Heavy" w:hAnsi="Franklin Gothic Heavy"/>
              <w:sz w:val="28"/>
              <w:szCs w:val="28"/>
            </w:rPr>
          </w:rPrChange>
        </w:rPr>
        <w:pPrChange w:id="50" w:author="Ashlee Rosa" w:date="2026-09-25T21:06:00Z" w16du:dateUtc="2026-09-26T01:06:00Z">
          <w:pPr>
            <w:jc w:val="center"/>
          </w:pPr>
        </w:pPrChange>
      </w:pPr>
      <w:del w:id="51" w:author="Ashlee Rosa" w:date="2026-09-25T21:06:00Z" w16du:dateUtc="2026-09-26T01:06:00Z">
        <w:r>
          <w:rPr>
            <w:noProof/>
            <w:sz w:val="28"/>
            <w:szCs w:val="28"/>
          </w:rPr>
          <w:drawing>
            <wp:anchor distT="0" distB="0" distL="114300" distR="114300" simplePos="0" relativeHeight="251658240" behindDoc="0" locked="0" layoutInCell="1" allowOverlap="1" wp14:anchorId="60C087EB" wp14:editId="552B1A43">
              <wp:simplePos x="0" y="0"/>
              <wp:positionH relativeFrom="column">
                <wp:posOffset>5381625</wp:posOffset>
              </wp:positionH>
              <wp:positionV relativeFrom="paragraph">
                <wp:posOffset>-1905</wp:posOffset>
              </wp:positionV>
              <wp:extent cx="1017270" cy="504825"/>
              <wp:effectExtent l="0" t="0" r="0" b="9525"/>
              <wp:wrapNone/>
              <wp:docPr id="1" name="Picture 1" descr="C:\Users\FifthGradeLegacy\AppData\Local\Microsoft\Windows\Temporary Internet Files\Content.IE5\F0CDJYBR\MC900290705[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ifthGradeLegacy\AppData\Local\Microsoft\Windows\Temporary Internet Files\Content.IE5\F0CDJYBR\MC900290705[1].wmf"/>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17270" cy="504825"/>
                      </a:xfrm>
                      <a:prstGeom prst="rect">
                        <a:avLst/>
                      </a:prstGeom>
                      <a:noFill/>
                      <a:ln>
                        <a:noFill/>
                      </a:ln>
                    </pic:spPr>
                  </pic:pic>
                </a:graphicData>
              </a:graphic>
              <wp14:sizeRelH relativeFrom="page">
                <wp14:pctWidth>0</wp14:pctWidth>
              </wp14:sizeRelH>
              <wp14:sizeRelV relativeFrom="page">
                <wp14:pctHeight>0</wp14:pctHeight>
              </wp14:sizeRelV>
            </wp:anchor>
          </w:drawing>
        </w:r>
        <w:r w:rsidR="00770223" w:rsidRPr="00770223">
          <w:rPr>
            <w:rFonts w:ascii="Franklin Gothic Heavy" w:hAnsi="Franklin Gothic Heavy"/>
            <w:sz w:val="28"/>
            <w:szCs w:val="28"/>
          </w:rPr>
          <w:delText>Reading is about getting meaning from printed words.</w:delText>
        </w:r>
      </w:del>
    </w:p>
    <w:sectPr w:rsidR="00770223" w:rsidRPr="00E123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Sylfaen"/>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6627272"/>
    <w:multiLevelType w:val="hybridMultilevel"/>
    <w:tmpl w:val="AE6869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7E2676"/>
    <w:multiLevelType w:val="hybridMultilevel"/>
    <w:tmpl w:val="C81A1C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2CD0F00"/>
    <w:multiLevelType w:val="hybridMultilevel"/>
    <w:tmpl w:val="6AA4A1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9CF57CF"/>
    <w:multiLevelType w:val="hybridMultilevel"/>
    <w:tmpl w:val="8B4A2562"/>
    <w:lvl w:ilvl="0" w:tplc="35882608">
      <w:start w:val="2"/>
      <w:numFmt w:val="bullet"/>
      <w:lvlText w:val="-"/>
      <w:lvlJc w:val="left"/>
      <w:pPr>
        <w:ind w:left="1800" w:hanging="360"/>
      </w:pPr>
      <w:rPr>
        <w:rFonts w:ascii="Helvetica Neue" w:eastAsia="Times New Roman" w:hAnsi="Helvetica Neue"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7FE71CF3"/>
    <w:multiLevelType w:val="hybridMultilevel"/>
    <w:tmpl w:val="3B160E88"/>
    <w:lvl w:ilvl="0" w:tplc="75EEA12A">
      <w:start w:val="2"/>
      <w:numFmt w:val="bullet"/>
      <w:lvlText w:val="-"/>
      <w:lvlJc w:val="left"/>
      <w:pPr>
        <w:ind w:left="1080" w:hanging="360"/>
      </w:pPr>
      <w:rPr>
        <w:rFonts w:ascii="Helvetica Neue" w:eastAsia="Times New Roman" w:hAnsi="Helvetica Neu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13935048">
    <w:abstractNumId w:val="2"/>
  </w:num>
  <w:num w:numId="2" w16cid:durableId="538669149">
    <w:abstractNumId w:val="0"/>
  </w:num>
  <w:num w:numId="3" w16cid:durableId="785856614">
    <w:abstractNumId w:val="1"/>
  </w:num>
  <w:num w:numId="4" w16cid:durableId="1840776326">
    <w:abstractNumId w:val="4"/>
  </w:num>
  <w:num w:numId="5" w16cid:durableId="2125223372">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0223"/>
    <w:rsid w:val="00026108"/>
    <w:rsid w:val="000575EA"/>
    <w:rsid w:val="00067FB6"/>
    <w:rsid w:val="0009560A"/>
    <w:rsid w:val="004E1523"/>
    <w:rsid w:val="00572F50"/>
    <w:rsid w:val="005C52B3"/>
    <w:rsid w:val="006D5267"/>
    <w:rsid w:val="006D6AC5"/>
    <w:rsid w:val="00770223"/>
    <w:rsid w:val="007C45FB"/>
    <w:rsid w:val="008E4F96"/>
    <w:rsid w:val="00935E59"/>
    <w:rsid w:val="00A65085"/>
    <w:rsid w:val="00BA0EE2"/>
    <w:rsid w:val="00BD37AC"/>
    <w:rsid w:val="00CA1BF8"/>
    <w:rsid w:val="00E05E5A"/>
    <w:rsid w:val="00E12347"/>
    <w:rsid w:val="00E417EF"/>
    <w:rsid w:val="00EE5C97"/>
    <w:rsid w:val="00FB39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A338E"/>
  <w15:docId w15:val="{735B41B8-4182-FC43-8A52-18BFDF85F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E12347"/>
    <w:pPr>
      <w:keepNext/>
      <w:keepLines/>
      <w:spacing w:before="40" w:after="0" w:line="240" w:lineRule="auto"/>
      <w:outlineLvl w:val="2"/>
      <w:pPrChange w:id="0" w:author="Ashlee Rosa" w:date="2026-09-25T21:06:00Z">
        <w:pPr>
          <w:keepNext/>
          <w:keepLines/>
          <w:spacing w:before="40"/>
          <w:outlineLvl w:val="2"/>
        </w:pPr>
      </w:pPrChange>
    </w:pPr>
    <w:rPr>
      <w:rFonts w:asciiTheme="majorHAnsi" w:eastAsiaTheme="majorEastAsia" w:hAnsiTheme="majorHAnsi" w:cstheme="majorBidi"/>
      <w:color w:val="243F60" w:themeColor="accent1" w:themeShade="7F"/>
      <w:sz w:val="24"/>
      <w:szCs w:val="24"/>
      <w:rPrChange w:id="0" w:author="Ashlee Rosa" w:date="2026-09-25T21:06:00Z">
        <w:rPr>
          <w:rFonts w:asciiTheme="majorHAnsi" w:eastAsiaTheme="majorEastAsia" w:hAnsiTheme="majorHAnsi" w:cstheme="majorBidi"/>
          <w:color w:val="243F60" w:themeColor="accent1" w:themeShade="7F"/>
          <w:sz w:val="24"/>
          <w:szCs w:val="24"/>
          <w:lang w:val="en-US" w:eastAsia="en-US" w:bidi="ar-SA"/>
        </w:rPr>
      </w:rPrChange>
    </w:rPr>
  </w:style>
  <w:style w:type="paragraph" w:styleId="Heading4">
    <w:name w:val="heading 4"/>
    <w:basedOn w:val="Normal"/>
    <w:link w:val="Heading4Char"/>
    <w:uiPriority w:val="9"/>
    <w:qFormat/>
    <w:rsid w:val="006D6AC5"/>
    <w:pPr>
      <w:spacing w:before="100" w:beforeAutospacing="1" w:after="100" w:afterAutospacing="1" w:line="240" w:lineRule="auto"/>
      <w:outlineLvl w:val="3"/>
      <w:pPrChange w:id="1" w:author="Ashlee Rosa" w:date="2026-09-25T21:06:00Z">
        <w:pPr>
          <w:spacing w:before="100" w:beforeAutospacing="1" w:after="100" w:afterAutospacing="1"/>
          <w:outlineLvl w:val="3"/>
        </w:pPr>
      </w:pPrChange>
    </w:pPr>
    <w:rPr>
      <w:rFonts w:ascii="Times New Roman" w:eastAsia="Times New Roman" w:hAnsi="Times New Roman" w:cs="Times New Roman"/>
      <w:b/>
      <w:bCs/>
      <w:sz w:val="24"/>
      <w:szCs w:val="24"/>
      <w:lang w:bidi="hi-IN"/>
      <w:rPrChange w:id="1" w:author="Ashlee Rosa" w:date="2026-09-25T21:06:00Z">
        <w:rPr>
          <w:b/>
          <w:bCs/>
          <w:sz w:val="24"/>
          <w:szCs w:val="24"/>
          <w:lang w:val="en-US" w:eastAsia="en-US" w:bidi="hi-IN"/>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0223"/>
    <w:pPr>
      <w:ind w:left="720"/>
      <w:contextualSpacing/>
    </w:pPr>
  </w:style>
  <w:style w:type="paragraph" w:styleId="BalloonText">
    <w:name w:val="Balloon Text"/>
    <w:basedOn w:val="Normal"/>
    <w:link w:val="BalloonTextChar"/>
    <w:uiPriority w:val="99"/>
    <w:semiHidden/>
    <w:unhideWhenUsed/>
    <w:rsid w:val="006D6AC5"/>
    <w:pPr>
      <w:spacing w:after="0" w:line="240" w:lineRule="auto"/>
      <w:pPrChange w:id="2" w:author="Ashlee Rosa" w:date="2026-09-25T21:06:00Z">
        <w:pPr/>
      </w:pPrChange>
    </w:pPr>
    <w:rPr>
      <w:rFonts w:ascii="Times New Roman" w:hAnsi="Times New Roman" w:cs="Times New Roman"/>
      <w:sz w:val="18"/>
      <w:szCs w:val="18"/>
      <w:rPrChange w:id="2" w:author="Ashlee Rosa" w:date="2026-09-25T21:06:00Z">
        <w:rPr>
          <w:rFonts w:ascii="Tahoma" w:eastAsiaTheme="minorHAnsi" w:hAnsi="Tahoma" w:cs="Tahoma"/>
          <w:sz w:val="16"/>
          <w:szCs w:val="16"/>
          <w:lang w:val="en-US" w:eastAsia="en-US" w:bidi="ar-SA"/>
        </w:rPr>
      </w:rPrChange>
    </w:rPr>
  </w:style>
  <w:style w:type="character" w:customStyle="1" w:styleId="BalloonTextChar">
    <w:name w:val="Balloon Text Char"/>
    <w:basedOn w:val="DefaultParagraphFont"/>
    <w:link w:val="BalloonText"/>
    <w:uiPriority w:val="99"/>
    <w:semiHidden/>
    <w:rsid w:val="00BD37AC"/>
    <w:rPr>
      <w:rFonts w:ascii="Times New Roman" w:hAnsi="Times New Roman" w:cs="Times New Roman"/>
      <w:sz w:val="18"/>
      <w:szCs w:val="18"/>
    </w:rPr>
  </w:style>
  <w:style w:type="character" w:customStyle="1" w:styleId="Heading3Char">
    <w:name w:val="Heading 3 Char"/>
    <w:basedOn w:val="DefaultParagraphFont"/>
    <w:link w:val="Heading3"/>
    <w:uiPriority w:val="9"/>
    <w:semiHidden/>
    <w:rsid w:val="00E417EF"/>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E417EF"/>
    <w:rPr>
      <w:rFonts w:ascii="Times New Roman" w:eastAsia="Times New Roman" w:hAnsi="Times New Roman" w:cs="Times New Roman"/>
      <w:b/>
      <w:bCs/>
      <w:sz w:val="24"/>
      <w:szCs w:val="24"/>
      <w:lang w:bidi="hi-IN"/>
    </w:rPr>
  </w:style>
  <w:style w:type="paragraph" w:styleId="Title">
    <w:name w:val="Title"/>
    <w:basedOn w:val="Normal"/>
    <w:next w:val="Normal"/>
    <w:link w:val="TitleChar"/>
    <w:uiPriority w:val="10"/>
    <w:qFormat/>
    <w:rsid w:val="006D6AC5"/>
    <w:pPr>
      <w:spacing w:after="0" w:line="240" w:lineRule="auto"/>
      <w:contextualSpacing/>
      <w:pPrChange w:id="3" w:author="Ashlee Rosa" w:date="2026-09-25T21:06:00Z">
        <w:pPr>
          <w:contextualSpacing/>
        </w:pPr>
      </w:pPrChange>
    </w:pPr>
    <w:rPr>
      <w:rFonts w:asciiTheme="majorHAnsi" w:eastAsiaTheme="majorEastAsia" w:hAnsiTheme="majorHAnsi" w:cstheme="majorBidi"/>
      <w:spacing w:val="-10"/>
      <w:kern w:val="28"/>
      <w:sz w:val="56"/>
      <w:szCs w:val="56"/>
      <w:rPrChange w:id="3" w:author="Ashlee Rosa" w:date="2026-09-25T21:06:00Z">
        <w:rPr>
          <w:rFonts w:asciiTheme="majorHAnsi" w:eastAsiaTheme="majorEastAsia" w:hAnsiTheme="majorHAnsi" w:cstheme="majorBidi"/>
          <w:spacing w:val="-10"/>
          <w:kern w:val="28"/>
          <w:sz w:val="56"/>
          <w:szCs w:val="56"/>
          <w:lang w:val="en-US" w:eastAsia="en-US" w:bidi="ar-SA"/>
        </w:rPr>
      </w:rPrChange>
    </w:rPr>
  </w:style>
  <w:style w:type="character" w:customStyle="1" w:styleId="TitleChar">
    <w:name w:val="Title Char"/>
    <w:basedOn w:val="DefaultParagraphFont"/>
    <w:link w:val="Title"/>
    <w:uiPriority w:val="10"/>
    <w:rsid w:val="00E417EF"/>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E12347"/>
    <w:pPr>
      <w:spacing w:before="100" w:beforeAutospacing="1" w:after="100" w:afterAutospacing="1" w:line="240" w:lineRule="auto"/>
      <w:pPrChange w:id="4" w:author="Ashlee Rosa" w:date="2026-09-25T21:06:00Z">
        <w:pPr>
          <w:spacing w:before="100" w:beforeAutospacing="1" w:after="100" w:afterAutospacing="1"/>
        </w:pPr>
      </w:pPrChange>
    </w:pPr>
    <w:rPr>
      <w:rFonts w:ascii="Times New Roman" w:eastAsia="Times New Roman" w:hAnsi="Times New Roman" w:cs="Times New Roman"/>
      <w:sz w:val="24"/>
      <w:szCs w:val="24"/>
      <w:rPrChange w:id="4" w:author="Ashlee Rosa" w:date="2026-09-25T21:06:00Z">
        <w:rPr>
          <w:sz w:val="24"/>
          <w:szCs w:val="24"/>
          <w:lang w:val="en-US" w:eastAsia="en-US"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76861579">
      <w:bodyDiv w:val="1"/>
      <w:marLeft w:val="0"/>
      <w:marRight w:val="0"/>
      <w:marTop w:val="0"/>
      <w:marBottom w:val="0"/>
      <w:divBdr>
        <w:top w:val="none" w:sz="0" w:space="0" w:color="auto"/>
        <w:left w:val="none" w:sz="0" w:space="0" w:color="auto"/>
        <w:bottom w:val="none" w:sz="0" w:space="0" w:color="auto"/>
        <w:right w:val="none" w:sz="0" w:space="0" w:color="auto"/>
      </w:divBdr>
      <w:divsChild>
        <w:div w:id="1430614815">
          <w:blockQuote w:val="1"/>
          <w:marLeft w:val="0"/>
          <w:marRight w:val="0"/>
          <w:marTop w:val="0"/>
          <w:marBottom w:val="360"/>
          <w:divBdr>
            <w:top w:val="none" w:sz="0" w:space="0" w:color="auto"/>
            <w:left w:val="single" w:sz="36" w:space="18" w:color="E6E6E6"/>
            <w:bottom w:val="none" w:sz="0" w:space="0" w:color="auto"/>
            <w:right w:val="none" w:sz="0" w:space="0" w:color="auto"/>
          </w:divBdr>
        </w:div>
      </w:divsChild>
    </w:div>
    <w:div w:id="1019354297">
      <w:bodyDiv w:val="1"/>
      <w:marLeft w:val="0"/>
      <w:marRight w:val="0"/>
      <w:marTop w:val="0"/>
      <w:marBottom w:val="0"/>
      <w:divBdr>
        <w:top w:val="none" w:sz="0" w:space="0" w:color="auto"/>
        <w:left w:val="none" w:sz="0" w:space="0" w:color="auto"/>
        <w:bottom w:val="none" w:sz="0" w:space="0" w:color="auto"/>
        <w:right w:val="none" w:sz="0" w:space="0" w:color="auto"/>
      </w:divBdr>
    </w:div>
    <w:div w:id="1786845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wmf"/><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441</Words>
  <Characters>2517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FifthGradeLegacy</dc:creator>
  <cp:lastModifiedBy>Arthur Souza Rodrigues</cp:lastModifiedBy>
  <cp:revision>1</cp:revision>
  <dcterms:created xsi:type="dcterms:W3CDTF">2012-11-15T15:01:00Z</dcterms:created>
  <dcterms:modified xsi:type="dcterms:W3CDTF">2026-09-26T01:06:00Z</dcterms:modified>
</cp:coreProperties>
</file>