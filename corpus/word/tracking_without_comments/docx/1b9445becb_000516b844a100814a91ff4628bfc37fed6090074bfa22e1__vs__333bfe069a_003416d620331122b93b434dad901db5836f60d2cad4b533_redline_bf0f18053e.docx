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A322AFA" w14:textId="77777777" w:rsidR="00BC32DD" w:rsidRPr="001A2552" w:rsidRDefault="00BC32DD" w:rsidP="00BC32DD">
      <w:pPr>
        <w:jc w:val="center"/>
        <w:rPr>
          <w:ins w:id="11" w:author="msi" w:date="2026-09-22T12:13:00Z" w16du:dateUtc="2026-09-22T16:13:00Z"/>
          <w:sz w:val="16"/>
          <w:szCs w:val="16"/>
        </w:rPr>
      </w:pPr>
      <w:ins w:id="12" w:author="msi" w:date="2026-09-22T12:13:00Z" w16du:dateUtc="2026-09-22T16:13:00Z">
        <w:r>
          <w:rPr>
            <w:b/>
            <w:sz w:val="16"/>
            <w:szCs w:val="16"/>
          </w:rPr>
          <w:t xml:space="preserve">Ankara </w:t>
        </w:r>
        <w:r w:rsidRPr="001A2552">
          <w:rPr>
            <w:b/>
            <w:sz w:val="16"/>
            <w:szCs w:val="16"/>
          </w:rPr>
          <w:t>Üniversitesi</w:t>
        </w:r>
        <w:r>
          <w:rPr>
            <w:b/>
            <w:sz w:val="16"/>
            <w:szCs w:val="16"/>
          </w:rPr>
          <w:br/>
          <w:t xml:space="preserve">Kütüphane ve Dokümantasyon Daire Başkanlığı </w:t>
        </w:r>
      </w:ins>
    </w:p>
    <w:p w14:paraId="31A78A6B" w14:textId="77777777" w:rsidR="00BC32DD" w:rsidRPr="001A2552" w:rsidRDefault="00BC32DD" w:rsidP="00BC32DD">
      <w:pPr>
        <w:jc w:val="center"/>
        <w:rPr>
          <w:ins w:id="13" w:author="msi" w:date="2026-09-22T12:13:00Z" w16du:dateUtc="2026-09-22T16:13:00Z"/>
          <w:b/>
          <w:sz w:val="16"/>
          <w:szCs w:val="16"/>
        </w:rPr>
      </w:pPr>
      <w:ins w:id="14" w:author="msi" w:date="2026-09-22T12:13:00Z" w16du:dateUtc="2026-09-22T16:13:00Z">
        <w:r w:rsidRPr="001A2552">
          <w:rPr>
            <w:b/>
            <w:sz w:val="16"/>
            <w:szCs w:val="16"/>
          </w:rPr>
          <w:t>Açık Ders Malzemeleri</w:t>
        </w:r>
      </w:ins>
    </w:p>
    <w:p w14:paraId="0375FD4C" w14:textId="77777777" w:rsidR="00BC32DD" w:rsidRDefault="00BC32DD" w:rsidP="00BC32DD">
      <w:pPr>
        <w:pStyle w:val="Basliklar"/>
        <w:jc w:val="center"/>
        <w:rPr>
          <w:ins w:id="15" w:author="msi" w:date="2026-09-22T12:13:00Z" w16du:dateUtc="2026-09-22T16:13:00Z"/>
          <w:sz w:val="16"/>
          <w:szCs w:val="16"/>
        </w:rPr>
      </w:pPr>
    </w:p>
    <w:p w14:paraId="6082F897" w14:textId="77777777" w:rsidR="00BC32DD" w:rsidRPr="001A2552" w:rsidRDefault="00BC32DD" w:rsidP="00BC32DD">
      <w:pPr>
        <w:pStyle w:val="Basliklar"/>
        <w:jc w:val="center"/>
        <w:rPr>
          <w:ins w:id="16" w:author="msi" w:date="2026-09-22T12:13:00Z" w16du:dateUtc="2026-09-22T16:13:00Z"/>
          <w:sz w:val="16"/>
          <w:szCs w:val="16"/>
        </w:rPr>
      </w:pPr>
      <w:ins w:id="17" w:author="msi" w:date="2026-09-22T12:13:00Z" w16du:dateUtc="2026-09-22T16:13:00Z">
        <w:r>
          <w:rPr>
            <w:sz w:val="16"/>
            <w:szCs w:val="16"/>
          </w:rPr>
          <w:t>Ders izlence Formu</w:t>
        </w:r>
      </w:ins>
    </w:p>
    <w:p w14:paraId="1B87AA99" w14:textId="77777777" w:rsidR="00BC32DD" w:rsidRPr="001A2552" w:rsidRDefault="00BC32DD" w:rsidP="00BC32DD">
      <w:pPr>
        <w:rPr>
          <w:ins w:id="18" w:author="msi" w:date="2026-09-22T12:13:00Z" w16du:dateUtc="2026-09-22T16:13:00Z"/>
          <w:sz w:val="16"/>
          <w:szCs w:val="16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45"/>
        <w:gridCol w:w="6068"/>
      </w:tblGrid>
      <w:tr w:rsidR="00BC32DD" w:rsidRPr="001A2552" w14:paraId="273C19C3" w14:textId="77777777" w:rsidTr="00832AEF">
        <w:trPr>
          <w:jc w:val="center"/>
          <w:ins w:id="19" w:author="msi" w:date="2026-09-22T12:13:00Z" w16du:dateUtc="2026-09-22T16:13:00Z"/>
        </w:trPr>
        <w:tc>
          <w:tcPr>
            <w:tcW w:w="2745" w:type="dxa"/>
            <w:vAlign w:val="center"/>
          </w:tcPr>
          <w:p w14:paraId="3EA87F15" w14:textId="77777777" w:rsidR="00BC32DD" w:rsidRPr="001A2552" w:rsidRDefault="00BC32DD" w:rsidP="00832AEF">
            <w:pPr>
              <w:pStyle w:val="DersBasliklar"/>
              <w:rPr>
                <w:ins w:id="20" w:author="msi" w:date="2026-09-22T12:13:00Z" w16du:dateUtc="2026-09-22T16:13:00Z"/>
                <w:szCs w:val="16"/>
              </w:rPr>
            </w:pPr>
            <w:ins w:id="21" w:author="msi" w:date="2026-09-22T12:13:00Z" w16du:dateUtc="2026-09-22T16:13:00Z">
              <w:r w:rsidRPr="001A2552">
                <w:rPr>
                  <w:szCs w:val="16"/>
                </w:rPr>
                <w:t>Dersin Kodu ve İsmi</w:t>
              </w:r>
            </w:ins>
          </w:p>
        </w:tc>
        <w:tc>
          <w:tcPr>
            <w:tcW w:w="6068" w:type="dxa"/>
          </w:tcPr>
          <w:p w14:paraId="612017C0" w14:textId="77777777" w:rsidR="00BC32DD" w:rsidRPr="00B00DF3" w:rsidRDefault="00CC0B85" w:rsidP="00F95BE5">
            <w:pPr>
              <w:pStyle w:val="DersBilgileri"/>
              <w:rPr>
                <w:ins w:id="22" w:author="msi" w:date="2026-09-22T12:13:00Z" w16du:dateUtc="2026-09-22T16:13:00Z"/>
                <w:bCs/>
                <w:szCs w:val="16"/>
              </w:rPr>
            </w:pPr>
            <w:ins w:id="23" w:author="msi" w:date="2026-09-22T12:13:00Z" w16du:dateUtc="2026-09-22T16:13:00Z">
              <w:r>
                <w:rPr>
                  <w:bCs/>
                  <w:szCs w:val="16"/>
                </w:rPr>
                <w:t>ASB307</w:t>
              </w:r>
              <w:r w:rsidR="00F911A6" w:rsidRPr="00B00DF3">
                <w:rPr>
                  <w:bCs/>
                  <w:szCs w:val="16"/>
                </w:rPr>
                <w:t xml:space="preserve"> İNSAN HAKLARI </w:t>
              </w:r>
              <w:r w:rsidR="00F95BE5">
                <w:rPr>
                  <w:bCs/>
                  <w:szCs w:val="16"/>
                </w:rPr>
                <w:t>DEMOKRASİ</w:t>
              </w:r>
            </w:ins>
          </w:p>
        </w:tc>
      </w:tr>
      <w:tr w:rsidR="00BC32DD" w:rsidRPr="001A2552" w14:paraId="70966CE6" w14:textId="77777777" w:rsidTr="00832AEF">
        <w:trPr>
          <w:jc w:val="center"/>
          <w:ins w:id="24" w:author="msi" w:date="2026-09-22T12:13:00Z" w16du:dateUtc="2026-09-22T16:13:00Z"/>
        </w:trPr>
        <w:tc>
          <w:tcPr>
            <w:tcW w:w="2745" w:type="dxa"/>
            <w:vAlign w:val="center"/>
          </w:tcPr>
          <w:p w14:paraId="47B50EBA" w14:textId="77777777" w:rsidR="00BC32DD" w:rsidRPr="001A2552" w:rsidRDefault="00BC32DD" w:rsidP="00832AEF">
            <w:pPr>
              <w:pStyle w:val="DersBasliklar"/>
              <w:rPr>
                <w:ins w:id="25" w:author="msi" w:date="2026-09-22T12:13:00Z" w16du:dateUtc="2026-09-22T16:13:00Z"/>
                <w:szCs w:val="16"/>
              </w:rPr>
            </w:pPr>
            <w:ins w:id="26" w:author="msi" w:date="2026-09-22T12:13:00Z" w16du:dateUtc="2026-09-22T16:13:00Z">
              <w:r w:rsidRPr="001A2552">
                <w:rPr>
                  <w:szCs w:val="16"/>
                </w:rPr>
                <w:t>Dersin Sorumlusu</w:t>
              </w:r>
            </w:ins>
          </w:p>
        </w:tc>
        <w:tc>
          <w:tcPr>
            <w:tcW w:w="6068" w:type="dxa"/>
          </w:tcPr>
          <w:p w14:paraId="0802DAF4" w14:textId="77777777" w:rsidR="00BC32DD" w:rsidRPr="00B00DF3" w:rsidRDefault="00F911A6" w:rsidP="00832AEF">
            <w:pPr>
              <w:pStyle w:val="DersBilgileri"/>
              <w:rPr>
                <w:ins w:id="27" w:author="msi" w:date="2026-09-22T12:13:00Z" w16du:dateUtc="2026-09-22T16:13:00Z"/>
                <w:szCs w:val="16"/>
              </w:rPr>
            </w:pPr>
            <w:ins w:id="28" w:author="msi" w:date="2026-09-22T12:13:00Z" w16du:dateUtc="2026-09-22T16:13:00Z">
              <w:r w:rsidRPr="00B00DF3">
                <w:rPr>
                  <w:szCs w:val="16"/>
                </w:rPr>
                <w:t>PROF. DR. YASEMİN KEPENEKCİ</w:t>
              </w:r>
            </w:ins>
          </w:p>
        </w:tc>
      </w:tr>
      <w:tr w:rsidR="00BC32DD" w:rsidRPr="001A2552" w14:paraId="4277511E" w14:textId="77777777" w:rsidTr="00832AEF">
        <w:trPr>
          <w:jc w:val="center"/>
          <w:ins w:id="29" w:author="msi" w:date="2026-09-22T12:13:00Z" w16du:dateUtc="2026-09-22T16:13:00Z"/>
        </w:trPr>
        <w:tc>
          <w:tcPr>
            <w:tcW w:w="2745" w:type="dxa"/>
            <w:vAlign w:val="center"/>
          </w:tcPr>
          <w:p w14:paraId="55DC9E7A" w14:textId="77777777" w:rsidR="00BC32DD" w:rsidRPr="001A2552" w:rsidRDefault="00BC32DD" w:rsidP="00832AEF">
            <w:pPr>
              <w:pStyle w:val="DersBasliklar"/>
              <w:rPr>
                <w:ins w:id="30" w:author="msi" w:date="2026-09-22T12:13:00Z" w16du:dateUtc="2026-09-22T16:13:00Z"/>
                <w:szCs w:val="16"/>
              </w:rPr>
            </w:pPr>
            <w:ins w:id="31" w:author="msi" w:date="2026-09-22T12:13:00Z" w16du:dateUtc="2026-09-22T16:13:00Z">
              <w:r w:rsidRPr="001A2552">
                <w:rPr>
                  <w:szCs w:val="16"/>
                </w:rPr>
                <w:t>Dersin Düzeyi</w:t>
              </w:r>
            </w:ins>
          </w:p>
        </w:tc>
        <w:tc>
          <w:tcPr>
            <w:tcW w:w="6068" w:type="dxa"/>
          </w:tcPr>
          <w:p w14:paraId="0BB88FF5" w14:textId="77777777" w:rsidR="00BC32DD" w:rsidRPr="00B00DF3" w:rsidRDefault="00F911A6" w:rsidP="00832AEF">
            <w:pPr>
              <w:pStyle w:val="DersBilgileri"/>
              <w:rPr>
                <w:ins w:id="32" w:author="msi" w:date="2026-09-22T12:13:00Z" w16du:dateUtc="2026-09-22T16:13:00Z"/>
                <w:szCs w:val="16"/>
              </w:rPr>
            </w:pPr>
            <w:ins w:id="33" w:author="msi" w:date="2026-09-22T12:13:00Z" w16du:dateUtc="2026-09-22T16:13:00Z">
              <w:r w:rsidRPr="00B00DF3">
                <w:rPr>
                  <w:szCs w:val="16"/>
                </w:rPr>
                <w:t>LİSANS</w:t>
              </w:r>
            </w:ins>
          </w:p>
        </w:tc>
      </w:tr>
      <w:tr w:rsidR="00BC32DD" w:rsidRPr="001A2552" w14:paraId="13BB758D" w14:textId="77777777" w:rsidTr="00832AEF">
        <w:trPr>
          <w:jc w:val="center"/>
          <w:ins w:id="34" w:author="msi" w:date="2026-09-22T12:13:00Z" w16du:dateUtc="2026-09-22T16:13:00Z"/>
        </w:trPr>
        <w:tc>
          <w:tcPr>
            <w:tcW w:w="2745" w:type="dxa"/>
            <w:vAlign w:val="center"/>
          </w:tcPr>
          <w:p w14:paraId="766FBEB1" w14:textId="77777777" w:rsidR="00BC32DD" w:rsidRPr="001A2552" w:rsidRDefault="00BC32DD" w:rsidP="00832AEF">
            <w:pPr>
              <w:pStyle w:val="DersBasliklar"/>
              <w:rPr>
                <w:ins w:id="35" w:author="msi" w:date="2026-09-22T12:13:00Z" w16du:dateUtc="2026-09-22T16:13:00Z"/>
                <w:szCs w:val="16"/>
              </w:rPr>
            </w:pPr>
            <w:ins w:id="36" w:author="msi" w:date="2026-09-22T12:13:00Z" w16du:dateUtc="2026-09-22T16:13:00Z">
              <w:r w:rsidRPr="001A2552">
                <w:rPr>
                  <w:szCs w:val="16"/>
                </w:rPr>
                <w:t>Dersin Kredisi</w:t>
              </w:r>
            </w:ins>
          </w:p>
        </w:tc>
        <w:tc>
          <w:tcPr>
            <w:tcW w:w="6068" w:type="dxa"/>
          </w:tcPr>
          <w:p w14:paraId="37F3817D" w14:textId="77777777" w:rsidR="00BC32DD" w:rsidRPr="00B00DF3" w:rsidRDefault="00F911A6" w:rsidP="00832AEF">
            <w:pPr>
              <w:pStyle w:val="DersBilgileri"/>
              <w:rPr>
                <w:ins w:id="37" w:author="msi" w:date="2026-09-22T12:13:00Z" w16du:dateUtc="2026-09-22T16:13:00Z"/>
                <w:szCs w:val="16"/>
              </w:rPr>
            </w:pPr>
            <w:ins w:id="38" w:author="msi" w:date="2026-09-22T12:13:00Z" w16du:dateUtc="2026-09-22T16:13:00Z">
              <w:r w:rsidRPr="00B00DF3">
                <w:rPr>
                  <w:szCs w:val="16"/>
                </w:rPr>
                <w:t>8</w:t>
              </w:r>
            </w:ins>
          </w:p>
        </w:tc>
      </w:tr>
      <w:tr w:rsidR="00BC32DD" w:rsidRPr="001A2552" w14:paraId="65F63FC5" w14:textId="77777777" w:rsidTr="00832AEF">
        <w:trPr>
          <w:jc w:val="center"/>
          <w:ins w:id="39" w:author="msi" w:date="2026-09-22T12:13:00Z" w16du:dateUtc="2026-09-22T16:13:00Z"/>
        </w:trPr>
        <w:tc>
          <w:tcPr>
            <w:tcW w:w="2745" w:type="dxa"/>
            <w:vAlign w:val="center"/>
          </w:tcPr>
          <w:p w14:paraId="19994D3C" w14:textId="77777777" w:rsidR="00BC32DD" w:rsidRPr="001A2552" w:rsidRDefault="00BC32DD" w:rsidP="00832AEF">
            <w:pPr>
              <w:pStyle w:val="DersBasliklar"/>
              <w:rPr>
                <w:ins w:id="40" w:author="msi" w:date="2026-09-22T12:13:00Z" w16du:dateUtc="2026-09-22T16:13:00Z"/>
                <w:szCs w:val="16"/>
              </w:rPr>
            </w:pPr>
            <w:ins w:id="41" w:author="msi" w:date="2026-09-22T12:13:00Z" w16du:dateUtc="2026-09-22T16:13:00Z">
              <w:r w:rsidRPr="001A2552">
                <w:rPr>
                  <w:szCs w:val="16"/>
                </w:rPr>
                <w:t>Dersin Türü</w:t>
              </w:r>
            </w:ins>
          </w:p>
        </w:tc>
        <w:tc>
          <w:tcPr>
            <w:tcW w:w="6068" w:type="dxa"/>
          </w:tcPr>
          <w:p w14:paraId="2934B451" w14:textId="77777777" w:rsidR="00BC32DD" w:rsidRPr="00B00DF3" w:rsidRDefault="00F8234C" w:rsidP="00832AEF">
            <w:pPr>
              <w:pStyle w:val="DersBilgileri"/>
              <w:rPr>
                <w:ins w:id="42" w:author="msi" w:date="2026-09-22T12:13:00Z" w16du:dateUtc="2026-09-22T16:13:00Z"/>
                <w:szCs w:val="16"/>
              </w:rPr>
            </w:pPr>
            <w:ins w:id="43" w:author="msi" w:date="2026-09-22T12:13:00Z" w16du:dateUtc="2026-09-22T16:13:00Z">
              <w:r>
                <w:rPr>
                  <w:szCs w:val="16"/>
                </w:rPr>
                <w:t>SEÇMELİ</w:t>
              </w:r>
            </w:ins>
          </w:p>
        </w:tc>
      </w:tr>
      <w:tr w:rsidR="00BC32DD" w:rsidRPr="001A2552" w14:paraId="31A4D13B" w14:textId="77777777" w:rsidTr="00832AEF">
        <w:trPr>
          <w:jc w:val="center"/>
          <w:ins w:id="44" w:author="msi" w:date="2026-09-22T12:13:00Z" w16du:dateUtc="2026-09-22T16:13:00Z"/>
        </w:trPr>
        <w:tc>
          <w:tcPr>
            <w:tcW w:w="2745" w:type="dxa"/>
            <w:vAlign w:val="center"/>
          </w:tcPr>
          <w:p w14:paraId="32F9592F" w14:textId="77777777" w:rsidR="00BC32DD" w:rsidRPr="001A2552" w:rsidRDefault="00BC32DD" w:rsidP="00832AEF">
            <w:pPr>
              <w:pStyle w:val="DersBasliklar"/>
              <w:rPr>
                <w:ins w:id="45" w:author="msi" w:date="2026-09-22T12:13:00Z" w16du:dateUtc="2026-09-22T16:13:00Z"/>
                <w:szCs w:val="16"/>
              </w:rPr>
            </w:pPr>
            <w:ins w:id="46" w:author="msi" w:date="2026-09-22T12:13:00Z" w16du:dateUtc="2026-09-22T16:13:00Z">
              <w:r w:rsidRPr="001A2552">
                <w:rPr>
                  <w:szCs w:val="16"/>
                </w:rPr>
                <w:t>Dersin İçeriği</w:t>
              </w:r>
            </w:ins>
          </w:p>
        </w:tc>
        <w:tc>
          <w:tcPr>
            <w:tcW w:w="6068" w:type="dxa"/>
          </w:tcPr>
          <w:p w14:paraId="22DF3A24" w14:textId="77777777" w:rsidR="00F911A6" w:rsidRPr="00B00DF3" w:rsidRDefault="00F911A6" w:rsidP="00F911A6">
            <w:pPr>
              <w:rPr>
                <w:ins w:id="47" w:author="msi" w:date="2026-09-22T12:13:00Z" w16du:dateUtc="2026-09-22T16:13:00Z"/>
                <w:sz w:val="16"/>
                <w:szCs w:val="16"/>
              </w:rPr>
            </w:pPr>
          </w:p>
          <w:p w14:paraId="68C6374A" w14:textId="77777777" w:rsidR="00F95BE5" w:rsidRPr="00F8234C" w:rsidRDefault="00F95BE5" w:rsidP="00F95BE5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jc w:val="left"/>
              <w:rPr>
                <w:ins w:id="48" w:author="msi" w:date="2026-09-22T12:13:00Z" w16du:dateUtc="2026-09-22T16:13:00Z"/>
                <w:sz w:val="16"/>
                <w:szCs w:val="16"/>
              </w:rPr>
            </w:pPr>
            <w:ins w:id="49" w:author="msi" w:date="2026-09-22T12:13:00Z" w16du:dateUtc="2026-09-22T16:13:00Z">
              <w:r w:rsidRPr="00F8234C">
                <w:rPr>
                  <w:sz w:val="16"/>
                  <w:szCs w:val="16"/>
                </w:rPr>
                <w:t xml:space="preserve">Temel hukuksal kavramlar bilgisi </w:t>
              </w:r>
            </w:ins>
          </w:p>
          <w:p w14:paraId="17440546" w14:textId="77777777" w:rsidR="00F95BE5" w:rsidRPr="00F8234C" w:rsidRDefault="00F95BE5" w:rsidP="00F95BE5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jc w:val="left"/>
              <w:rPr>
                <w:ins w:id="50" w:author="msi" w:date="2026-09-22T12:13:00Z" w16du:dateUtc="2026-09-22T16:13:00Z"/>
                <w:sz w:val="16"/>
                <w:szCs w:val="16"/>
              </w:rPr>
            </w:pPr>
            <w:ins w:id="51" w:author="msi" w:date="2026-09-22T12:13:00Z" w16du:dateUtc="2026-09-22T16:13:00Z">
              <w:r w:rsidRPr="00F8234C">
                <w:rPr>
                  <w:sz w:val="16"/>
                  <w:szCs w:val="16"/>
                </w:rPr>
                <w:t xml:space="preserve">İnsan hakları ve demokrasi ile ilgili temel kavramlar bilgisi </w:t>
              </w:r>
            </w:ins>
          </w:p>
          <w:p w14:paraId="278B1DC8" w14:textId="77777777" w:rsidR="00F95BE5" w:rsidRPr="00F8234C" w:rsidRDefault="00B90493" w:rsidP="00F95BE5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jc w:val="left"/>
              <w:rPr>
                <w:ins w:id="52" w:author="msi" w:date="2026-09-22T12:13:00Z" w16du:dateUtc="2026-09-22T16:13:00Z"/>
                <w:sz w:val="16"/>
                <w:szCs w:val="16"/>
              </w:rPr>
            </w:pPr>
            <w:ins w:id="53" w:author="msi" w:date="2026-09-22T12:13:00Z" w16du:dateUtc="2026-09-22T16:13:00Z">
              <w:r w:rsidRPr="00F8234C">
                <w:rPr>
                  <w:sz w:val="16"/>
                  <w:szCs w:val="16"/>
                </w:rPr>
                <w:t>İnsan hakları ve demokrasinin</w:t>
              </w:r>
              <w:r w:rsidR="00F95BE5" w:rsidRPr="00F8234C">
                <w:rPr>
                  <w:sz w:val="16"/>
                  <w:szCs w:val="16"/>
                </w:rPr>
                <w:t xml:space="preserve"> Batı’daki tarihi gelişimi</w:t>
              </w:r>
            </w:ins>
          </w:p>
          <w:p w14:paraId="1F0242D9" w14:textId="77777777" w:rsidR="00F95BE5" w:rsidRPr="00F8234C" w:rsidRDefault="00B90493" w:rsidP="00F95BE5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jc w:val="left"/>
              <w:rPr>
                <w:ins w:id="54" w:author="msi" w:date="2026-09-22T12:13:00Z" w16du:dateUtc="2026-09-22T16:13:00Z"/>
                <w:sz w:val="16"/>
                <w:szCs w:val="16"/>
              </w:rPr>
            </w:pPr>
            <w:ins w:id="55" w:author="msi" w:date="2026-09-22T12:13:00Z" w16du:dateUtc="2026-09-22T16:13:00Z">
              <w:r w:rsidRPr="00F8234C">
                <w:rPr>
                  <w:sz w:val="16"/>
                  <w:szCs w:val="16"/>
                </w:rPr>
                <w:t>İnsan hakları ve demokrasinin</w:t>
              </w:r>
              <w:r w:rsidR="00F95BE5" w:rsidRPr="00F8234C">
                <w:rPr>
                  <w:sz w:val="16"/>
                  <w:szCs w:val="16"/>
                </w:rPr>
                <w:t xml:space="preserve"> ülkemizdeki tarihi gelişimi </w:t>
              </w:r>
            </w:ins>
          </w:p>
          <w:p w14:paraId="34CB335C" w14:textId="77777777" w:rsidR="00F95BE5" w:rsidRPr="00F8234C" w:rsidRDefault="00B90493" w:rsidP="00F95BE5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jc w:val="left"/>
              <w:rPr>
                <w:ins w:id="56" w:author="msi" w:date="2026-09-22T12:13:00Z" w16du:dateUtc="2026-09-22T16:13:00Z"/>
                <w:sz w:val="16"/>
                <w:szCs w:val="16"/>
              </w:rPr>
            </w:pPr>
            <w:ins w:id="57" w:author="msi" w:date="2026-09-22T12:13:00Z" w16du:dateUtc="2026-09-22T16:13:00Z">
              <w:r w:rsidRPr="00F8234C">
                <w:rPr>
                  <w:sz w:val="16"/>
                  <w:szCs w:val="16"/>
                </w:rPr>
                <w:t>İnsan hakları ve demokrasinin</w:t>
              </w:r>
              <w:r w:rsidR="00F95BE5" w:rsidRPr="00F8234C">
                <w:rPr>
                  <w:sz w:val="16"/>
                  <w:szCs w:val="16"/>
                </w:rPr>
                <w:t xml:space="preserve"> uluslararası alana geçişi </w:t>
              </w:r>
            </w:ins>
          </w:p>
          <w:p w14:paraId="727E108F" w14:textId="77777777" w:rsidR="00F911A6" w:rsidRPr="00F8234C" w:rsidRDefault="00F911A6" w:rsidP="00F95BE5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ins w:id="58" w:author="msi" w:date="2026-09-22T12:13:00Z" w16du:dateUtc="2026-09-22T16:13:00Z"/>
                <w:sz w:val="16"/>
                <w:szCs w:val="16"/>
              </w:rPr>
            </w:pPr>
            <w:ins w:id="59" w:author="msi" w:date="2026-09-22T12:13:00Z" w16du:dateUtc="2026-09-22T16:13:00Z">
              <w:r w:rsidRPr="00F8234C">
                <w:rPr>
                  <w:sz w:val="16"/>
                  <w:szCs w:val="16"/>
                </w:rPr>
                <w:t xml:space="preserve">İnsan hakları </w:t>
              </w:r>
              <w:r w:rsidR="00B90493" w:rsidRPr="00F8234C">
                <w:rPr>
                  <w:sz w:val="16"/>
                  <w:szCs w:val="16"/>
                </w:rPr>
                <w:t xml:space="preserve">ve demokrasi </w:t>
              </w:r>
              <w:r w:rsidRPr="00F8234C">
                <w:rPr>
                  <w:sz w:val="16"/>
                  <w:szCs w:val="16"/>
                </w:rPr>
                <w:t xml:space="preserve">eğitiminin tanımı, amacı ve önemi </w:t>
              </w:r>
            </w:ins>
          </w:p>
          <w:p w14:paraId="694E2A5E" w14:textId="77777777" w:rsidR="00B00DF3" w:rsidRPr="00F8234C" w:rsidRDefault="00B90493" w:rsidP="00F95BE5">
            <w:pPr>
              <w:numPr>
                <w:ilvl w:val="0"/>
                <w:numId w:val="2"/>
              </w:numPr>
              <w:tabs>
                <w:tab w:val="left" w:pos="9640"/>
              </w:tabs>
              <w:jc w:val="left"/>
              <w:rPr>
                <w:ins w:id="60" w:author="msi" w:date="2026-09-22T12:13:00Z" w16du:dateUtc="2026-09-22T16:13:00Z"/>
                <w:sz w:val="16"/>
                <w:szCs w:val="16"/>
              </w:rPr>
            </w:pPr>
            <w:ins w:id="61" w:author="msi" w:date="2026-09-22T12:13:00Z" w16du:dateUtc="2026-09-22T16:13:00Z">
              <w:r w:rsidRPr="00F8234C">
                <w:rPr>
                  <w:sz w:val="16"/>
                  <w:szCs w:val="16"/>
                </w:rPr>
                <w:t>İ</w:t>
              </w:r>
              <w:r w:rsidR="00F95BE5" w:rsidRPr="00F8234C">
                <w:rPr>
                  <w:sz w:val="16"/>
                  <w:szCs w:val="16"/>
                </w:rPr>
                <w:t>nsan hakları ve demokrasi eğitimi</w:t>
              </w:r>
              <w:r w:rsidRPr="00F8234C">
                <w:rPr>
                  <w:sz w:val="16"/>
                  <w:szCs w:val="16"/>
                </w:rPr>
                <w:t>nin etkililiği</w:t>
              </w:r>
            </w:ins>
          </w:p>
          <w:p w14:paraId="76BC520E" w14:textId="77777777" w:rsidR="00BC32DD" w:rsidRPr="00B00DF3" w:rsidRDefault="00F911A6" w:rsidP="009D5F97">
            <w:pPr>
              <w:numPr>
                <w:ilvl w:val="0"/>
                <w:numId w:val="2"/>
              </w:numPr>
              <w:tabs>
                <w:tab w:val="left" w:pos="9640"/>
              </w:tabs>
              <w:jc w:val="left"/>
              <w:rPr>
                <w:ins w:id="62" w:author="msi" w:date="2026-09-22T12:13:00Z" w16du:dateUtc="2026-09-22T16:13:00Z"/>
                <w:szCs w:val="16"/>
              </w:rPr>
            </w:pPr>
            <w:ins w:id="63" w:author="msi" w:date="2026-09-22T12:13:00Z" w16du:dateUtc="2026-09-22T16:13:00Z">
              <w:r w:rsidRPr="00F8234C">
                <w:rPr>
                  <w:sz w:val="16"/>
                  <w:szCs w:val="16"/>
                </w:rPr>
                <w:t xml:space="preserve">Öğrencilerle birlikte belirlenecek değişik insan hakları </w:t>
              </w:r>
              <w:r w:rsidR="009D5F97" w:rsidRPr="00F8234C">
                <w:rPr>
                  <w:sz w:val="16"/>
                  <w:szCs w:val="16"/>
                </w:rPr>
                <w:t xml:space="preserve">ve demokrasi </w:t>
              </w:r>
              <w:r w:rsidRPr="00F8234C">
                <w:rPr>
                  <w:sz w:val="16"/>
                  <w:szCs w:val="16"/>
                </w:rPr>
                <w:t>konularının</w:t>
              </w:r>
              <w:r w:rsidRPr="00B00DF3">
                <w:rPr>
                  <w:sz w:val="16"/>
                  <w:szCs w:val="16"/>
                </w:rPr>
                <w:t xml:space="preserve"> (kadın hakları, çocuk hakları, yaşama hakkı, eğitim hakkı, özel hayatın gizliliği, seçme seçilme hakkı, barış hakkı, çevre hakkı gibi) örnek işlenişi </w:t>
              </w:r>
            </w:ins>
          </w:p>
        </w:tc>
      </w:tr>
      <w:tr w:rsidR="00BC32DD" w:rsidRPr="001A2552" w14:paraId="33D7BD96" w14:textId="77777777" w:rsidTr="00832AEF">
        <w:trPr>
          <w:jc w:val="center"/>
          <w:ins w:id="64" w:author="msi" w:date="2026-09-22T12:13:00Z" w16du:dateUtc="2026-09-22T16:13:00Z"/>
        </w:trPr>
        <w:tc>
          <w:tcPr>
            <w:tcW w:w="2745" w:type="dxa"/>
            <w:vAlign w:val="center"/>
          </w:tcPr>
          <w:p w14:paraId="1AFB9EBA" w14:textId="77777777" w:rsidR="00BC32DD" w:rsidRPr="001A2552" w:rsidRDefault="00BC32DD" w:rsidP="00832AEF">
            <w:pPr>
              <w:pStyle w:val="DersBasliklar"/>
              <w:rPr>
                <w:ins w:id="65" w:author="msi" w:date="2026-09-22T12:13:00Z" w16du:dateUtc="2026-09-22T16:13:00Z"/>
                <w:szCs w:val="16"/>
              </w:rPr>
            </w:pPr>
            <w:ins w:id="66" w:author="msi" w:date="2026-09-22T12:13:00Z" w16du:dateUtc="2026-09-22T16:13:00Z">
              <w:r w:rsidRPr="001A2552">
                <w:rPr>
                  <w:szCs w:val="16"/>
                </w:rPr>
                <w:t>Dersin Amacı</w:t>
              </w:r>
            </w:ins>
          </w:p>
        </w:tc>
        <w:tc>
          <w:tcPr>
            <w:tcW w:w="6068" w:type="dxa"/>
          </w:tcPr>
          <w:p w14:paraId="4204F453" w14:textId="77777777" w:rsidR="009D5F97" w:rsidRPr="009D5F97" w:rsidRDefault="009D5F97" w:rsidP="009D5F97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jc w:val="left"/>
              <w:rPr>
                <w:ins w:id="67" w:author="msi" w:date="2026-09-22T12:13:00Z" w16du:dateUtc="2026-09-22T16:13:00Z"/>
                <w:sz w:val="16"/>
                <w:szCs w:val="16"/>
              </w:rPr>
            </w:pPr>
            <w:ins w:id="68" w:author="msi" w:date="2026-09-22T12:13:00Z" w16du:dateUtc="2026-09-22T16:13:00Z">
              <w:r w:rsidRPr="009D5F97">
                <w:rPr>
                  <w:sz w:val="16"/>
                  <w:szCs w:val="16"/>
                </w:rPr>
                <w:t xml:space="preserve">Hukuk, insan hakları ve demokrasi gibi konularda </w:t>
              </w:r>
              <w:r w:rsidR="00CC0B85">
                <w:rPr>
                  <w:sz w:val="16"/>
                  <w:szCs w:val="16"/>
                </w:rPr>
                <w:t>bilinmesi</w:t>
              </w:r>
              <w:r w:rsidRPr="009D5F97">
                <w:rPr>
                  <w:sz w:val="16"/>
                  <w:szCs w:val="16"/>
                </w:rPr>
                <w:t xml:space="preserve"> ve </w:t>
              </w:r>
              <w:r w:rsidR="00CC0B85">
                <w:rPr>
                  <w:sz w:val="16"/>
                  <w:szCs w:val="16"/>
                </w:rPr>
                <w:t>öğrencilerde</w:t>
              </w:r>
              <w:r w:rsidRPr="009D5F97">
                <w:rPr>
                  <w:sz w:val="16"/>
                  <w:szCs w:val="16"/>
                </w:rPr>
                <w:t xml:space="preserve"> insan haklarına saygı, hakları kullanma, koruma ve geliştirme bilincinin oluşturulması.</w:t>
              </w:r>
            </w:ins>
          </w:p>
          <w:p w14:paraId="531DFB2E" w14:textId="77777777" w:rsidR="00CC0B85" w:rsidRDefault="00CC0B85" w:rsidP="009D5F97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jc w:val="left"/>
              <w:rPr>
                <w:ins w:id="69" w:author="msi" w:date="2026-09-22T12:13:00Z" w16du:dateUtc="2026-09-22T16:13:00Z"/>
                <w:sz w:val="16"/>
                <w:szCs w:val="16"/>
              </w:rPr>
            </w:pPr>
            <w:ins w:id="70" w:author="msi" w:date="2026-09-22T12:13:00Z" w16du:dateUtc="2026-09-22T16:13:00Z">
              <w:r>
                <w:rPr>
                  <w:sz w:val="16"/>
                  <w:szCs w:val="16"/>
                </w:rPr>
                <w:t>İnsan hakları ve demokrasinin Batı’daki ve ülkemizdeki tarihsel gelişinin anlaşılması</w:t>
              </w:r>
            </w:ins>
          </w:p>
          <w:p w14:paraId="4039E42F" w14:textId="77777777" w:rsidR="00CC0B85" w:rsidRDefault="00B90493" w:rsidP="009D5F97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jc w:val="left"/>
              <w:rPr>
                <w:ins w:id="71" w:author="msi" w:date="2026-09-22T12:13:00Z" w16du:dateUtc="2026-09-22T16:13:00Z"/>
                <w:sz w:val="16"/>
                <w:szCs w:val="16"/>
              </w:rPr>
            </w:pPr>
            <w:ins w:id="72" w:author="msi" w:date="2026-09-22T12:13:00Z" w16du:dateUtc="2026-09-22T16:13:00Z">
              <w:r>
                <w:rPr>
                  <w:sz w:val="16"/>
                  <w:szCs w:val="16"/>
                </w:rPr>
                <w:t>İnsan hakları ve demokrasinin</w:t>
              </w:r>
              <w:r w:rsidR="00CC0B85">
                <w:rPr>
                  <w:sz w:val="16"/>
                  <w:szCs w:val="16"/>
                </w:rPr>
                <w:t xml:space="preserve"> uluslararası alana geçişinin tartışılması</w:t>
              </w:r>
            </w:ins>
          </w:p>
          <w:p w14:paraId="07F3BC10" w14:textId="77777777" w:rsidR="00F911A6" w:rsidRPr="009D5F97" w:rsidRDefault="00F911A6" w:rsidP="009D5F97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jc w:val="left"/>
              <w:rPr>
                <w:ins w:id="73" w:author="msi" w:date="2026-09-22T12:13:00Z" w16du:dateUtc="2026-09-22T16:13:00Z"/>
                <w:sz w:val="16"/>
                <w:szCs w:val="16"/>
              </w:rPr>
            </w:pPr>
            <w:ins w:id="74" w:author="msi" w:date="2026-09-22T12:13:00Z" w16du:dateUtc="2026-09-22T16:13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 xml:space="preserve">eğitiminin öneminin anlaşılması </w:t>
              </w:r>
            </w:ins>
          </w:p>
          <w:p w14:paraId="2C827540" w14:textId="77777777" w:rsidR="00F911A6" w:rsidRPr="009D5F97" w:rsidRDefault="00F911A6" w:rsidP="009D5F97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jc w:val="left"/>
              <w:rPr>
                <w:ins w:id="75" w:author="msi" w:date="2026-09-22T12:13:00Z" w16du:dateUtc="2026-09-22T16:13:00Z"/>
                <w:sz w:val="16"/>
                <w:szCs w:val="16"/>
              </w:rPr>
            </w:pPr>
            <w:ins w:id="76" w:author="msi" w:date="2026-09-22T12:13:00Z" w16du:dateUtc="2026-09-22T16:13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>eğitiminde okul ikliminin öneminin anlaşılması</w:t>
              </w:r>
            </w:ins>
          </w:p>
          <w:p w14:paraId="23D8DE03" w14:textId="77777777" w:rsidR="00F911A6" w:rsidRPr="009D5F97" w:rsidRDefault="00F911A6" w:rsidP="009D5F97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jc w:val="left"/>
              <w:rPr>
                <w:ins w:id="77" w:author="msi" w:date="2026-09-22T12:13:00Z" w16du:dateUtc="2026-09-22T16:13:00Z"/>
                <w:sz w:val="16"/>
                <w:szCs w:val="16"/>
              </w:rPr>
            </w:pPr>
            <w:ins w:id="78" w:author="msi" w:date="2026-09-22T12:13:00Z" w16du:dateUtc="2026-09-22T16:13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>eğitiminde öğretmenin rolünün anlaşılması</w:t>
              </w:r>
            </w:ins>
          </w:p>
          <w:p w14:paraId="51C9D0B0" w14:textId="77777777" w:rsidR="00F911A6" w:rsidRPr="009D5F97" w:rsidRDefault="00F911A6" w:rsidP="009D5F97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jc w:val="left"/>
              <w:rPr>
                <w:ins w:id="79" w:author="msi" w:date="2026-09-22T12:13:00Z" w16du:dateUtc="2026-09-22T16:13:00Z"/>
                <w:sz w:val="16"/>
                <w:szCs w:val="16"/>
              </w:rPr>
            </w:pPr>
            <w:ins w:id="80" w:author="msi" w:date="2026-09-22T12:13:00Z" w16du:dateUtc="2026-09-22T16:13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 xml:space="preserve">eğitiminde diğer derslerden yararlanmanın öneminin anlaşılması </w:t>
              </w:r>
            </w:ins>
          </w:p>
          <w:p w14:paraId="4657C13C" w14:textId="77777777" w:rsidR="00F911A6" w:rsidRPr="009D5F97" w:rsidRDefault="00F911A6" w:rsidP="009D5F97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jc w:val="left"/>
              <w:rPr>
                <w:ins w:id="81" w:author="msi" w:date="2026-09-22T12:13:00Z" w16du:dateUtc="2026-09-22T16:13:00Z"/>
                <w:sz w:val="16"/>
                <w:szCs w:val="16"/>
              </w:rPr>
            </w:pPr>
            <w:ins w:id="82" w:author="msi" w:date="2026-09-22T12:13:00Z" w16du:dateUtc="2026-09-22T16:13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>derslerinin etkililiğinde, dersin içeriğinin, derste uygulanan etkinliklerin, kullanılan yöntem ve materyallerin ve ders sonunda yapılan değerlendirmenin öneminin anlaşılması</w:t>
              </w:r>
            </w:ins>
          </w:p>
          <w:p w14:paraId="2F9CF7B6" w14:textId="77777777" w:rsidR="00BC32DD" w:rsidRPr="00B00DF3" w:rsidRDefault="00BC32DD" w:rsidP="00832AEF">
            <w:pPr>
              <w:pStyle w:val="DersBilgileri"/>
              <w:rPr>
                <w:ins w:id="83" w:author="msi" w:date="2026-09-22T12:13:00Z" w16du:dateUtc="2026-09-22T16:13:00Z"/>
                <w:szCs w:val="16"/>
              </w:rPr>
            </w:pPr>
          </w:p>
        </w:tc>
      </w:tr>
      <w:tr w:rsidR="00BC32DD" w:rsidRPr="001A2552" w14:paraId="63881AF9" w14:textId="77777777" w:rsidTr="00832AEF">
        <w:trPr>
          <w:jc w:val="center"/>
          <w:ins w:id="84" w:author="msi" w:date="2026-09-22T12:13:00Z" w16du:dateUtc="2026-09-22T16:13:00Z"/>
        </w:trPr>
        <w:tc>
          <w:tcPr>
            <w:tcW w:w="2745" w:type="dxa"/>
            <w:vAlign w:val="center"/>
          </w:tcPr>
          <w:p w14:paraId="7690ED5E" w14:textId="77777777" w:rsidR="00BC32DD" w:rsidRPr="001A2552" w:rsidRDefault="00BC32DD" w:rsidP="00832AEF">
            <w:pPr>
              <w:pStyle w:val="DersBasliklar"/>
              <w:rPr>
                <w:ins w:id="85" w:author="msi" w:date="2026-09-22T12:13:00Z" w16du:dateUtc="2026-09-22T16:13:00Z"/>
                <w:szCs w:val="16"/>
              </w:rPr>
            </w:pPr>
            <w:ins w:id="86" w:author="msi" w:date="2026-09-22T12:13:00Z" w16du:dateUtc="2026-09-22T16:13:00Z">
              <w:r w:rsidRPr="001A2552">
                <w:rPr>
                  <w:szCs w:val="16"/>
                </w:rPr>
                <w:t>Dersin Süresi</w:t>
              </w:r>
            </w:ins>
          </w:p>
        </w:tc>
        <w:tc>
          <w:tcPr>
            <w:tcW w:w="6068" w:type="dxa"/>
          </w:tcPr>
          <w:p w14:paraId="30EF3319" w14:textId="77777777" w:rsidR="00BC32DD" w:rsidRPr="00B00DF3" w:rsidRDefault="00F8234C" w:rsidP="00832AEF">
            <w:pPr>
              <w:pStyle w:val="DersBilgileri"/>
              <w:rPr>
                <w:ins w:id="87" w:author="msi" w:date="2026-09-22T12:13:00Z" w16du:dateUtc="2026-09-22T16:13:00Z"/>
                <w:szCs w:val="16"/>
              </w:rPr>
            </w:pPr>
            <w:ins w:id="88" w:author="msi" w:date="2026-09-22T12:13:00Z" w16du:dateUtc="2026-09-22T16:13:00Z">
              <w:r>
                <w:rPr>
                  <w:szCs w:val="16"/>
                </w:rPr>
                <w:t>2</w:t>
              </w:r>
              <w:r w:rsidR="00B00DF3" w:rsidRPr="00B00DF3">
                <w:rPr>
                  <w:szCs w:val="16"/>
                </w:rPr>
                <w:t xml:space="preserve"> SAAT/HAFTA</w:t>
              </w:r>
            </w:ins>
          </w:p>
        </w:tc>
      </w:tr>
      <w:tr w:rsidR="00BC32DD" w:rsidRPr="001A2552" w14:paraId="269D8DE7" w14:textId="77777777" w:rsidTr="00832AEF">
        <w:trPr>
          <w:jc w:val="center"/>
          <w:ins w:id="89" w:author="msi" w:date="2026-09-22T12:13:00Z" w16du:dateUtc="2026-09-22T16:13:00Z"/>
        </w:trPr>
        <w:tc>
          <w:tcPr>
            <w:tcW w:w="2745" w:type="dxa"/>
            <w:vAlign w:val="center"/>
          </w:tcPr>
          <w:p w14:paraId="777FBAF0" w14:textId="77777777" w:rsidR="00BC32DD" w:rsidRPr="001A2552" w:rsidRDefault="00BC32DD" w:rsidP="00832AEF">
            <w:pPr>
              <w:pStyle w:val="DersBasliklar"/>
              <w:rPr>
                <w:ins w:id="90" w:author="msi" w:date="2026-09-22T12:13:00Z" w16du:dateUtc="2026-09-22T16:13:00Z"/>
                <w:szCs w:val="16"/>
              </w:rPr>
            </w:pPr>
            <w:ins w:id="91" w:author="msi" w:date="2026-09-22T12:13:00Z" w16du:dateUtc="2026-09-22T16:13:00Z">
              <w:r w:rsidRPr="001A2552">
                <w:rPr>
                  <w:szCs w:val="16"/>
                </w:rPr>
                <w:t>Eğitim Dili</w:t>
              </w:r>
            </w:ins>
          </w:p>
        </w:tc>
        <w:tc>
          <w:tcPr>
            <w:tcW w:w="6068" w:type="dxa"/>
          </w:tcPr>
          <w:p w14:paraId="7A338C62" w14:textId="77777777" w:rsidR="00BC32DD" w:rsidRPr="00B00DF3" w:rsidRDefault="00B00DF3" w:rsidP="00832AEF">
            <w:pPr>
              <w:pStyle w:val="DersBilgileri"/>
              <w:rPr>
                <w:ins w:id="92" w:author="msi" w:date="2026-09-22T12:13:00Z" w16du:dateUtc="2026-09-22T16:13:00Z"/>
                <w:szCs w:val="16"/>
              </w:rPr>
            </w:pPr>
            <w:ins w:id="93" w:author="msi" w:date="2026-09-22T12:13:00Z" w16du:dateUtc="2026-09-22T16:13:00Z">
              <w:r w:rsidRPr="00B00DF3">
                <w:rPr>
                  <w:szCs w:val="16"/>
                </w:rPr>
                <w:t>TÜRKÇE</w:t>
              </w:r>
            </w:ins>
          </w:p>
        </w:tc>
      </w:tr>
      <w:tr w:rsidR="00BC32DD" w:rsidRPr="001A2552" w14:paraId="59E31631" w14:textId="77777777" w:rsidTr="00832AEF">
        <w:trPr>
          <w:jc w:val="center"/>
          <w:ins w:id="94" w:author="msi" w:date="2026-09-22T12:13:00Z" w16du:dateUtc="2026-09-22T16:13:00Z"/>
        </w:trPr>
        <w:tc>
          <w:tcPr>
            <w:tcW w:w="2745" w:type="dxa"/>
            <w:vAlign w:val="center"/>
          </w:tcPr>
          <w:p w14:paraId="0559ABF7" w14:textId="77777777" w:rsidR="00BC32DD" w:rsidRPr="001A2552" w:rsidRDefault="00BC32DD" w:rsidP="00832AEF">
            <w:pPr>
              <w:pStyle w:val="DersBasliklar"/>
              <w:rPr>
                <w:ins w:id="95" w:author="msi" w:date="2026-09-22T12:13:00Z" w16du:dateUtc="2026-09-22T16:13:00Z"/>
                <w:szCs w:val="16"/>
              </w:rPr>
            </w:pPr>
            <w:ins w:id="96" w:author="msi" w:date="2026-09-22T12:13:00Z" w16du:dateUtc="2026-09-22T16:13:00Z">
              <w:r w:rsidRPr="001A2552">
                <w:rPr>
                  <w:szCs w:val="16"/>
                </w:rPr>
                <w:t>Ön Koşul</w:t>
              </w:r>
            </w:ins>
          </w:p>
        </w:tc>
        <w:tc>
          <w:tcPr>
            <w:tcW w:w="6068" w:type="dxa"/>
          </w:tcPr>
          <w:p w14:paraId="5C26DC6D" w14:textId="77777777" w:rsidR="00BC32DD" w:rsidRPr="00B00DF3" w:rsidRDefault="00BC32DD" w:rsidP="00832AEF">
            <w:pPr>
              <w:pStyle w:val="DersBilgileri"/>
              <w:rPr>
                <w:ins w:id="97" w:author="msi" w:date="2026-09-22T12:13:00Z" w16du:dateUtc="2026-09-22T16:13:00Z"/>
                <w:szCs w:val="16"/>
              </w:rPr>
            </w:pPr>
          </w:p>
        </w:tc>
      </w:tr>
      <w:tr w:rsidR="00BC32DD" w:rsidRPr="001A2552" w14:paraId="5F0D6F44" w14:textId="77777777" w:rsidTr="00832AEF">
        <w:trPr>
          <w:jc w:val="center"/>
          <w:ins w:id="98" w:author="msi" w:date="2026-09-22T12:13:00Z" w16du:dateUtc="2026-09-22T16:13:00Z"/>
        </w:trPr>
        <w:tc>
          <w:tcPr>
            <w:tcW w:w="2745" w:type="dxa"/>
            <w:vAlign w:val="center"/>
          </w:tcPr>
          <w:p w14:paraId="77D73269" w14:textId="77777777" w:rsidR="00BC32DD" w:rsidRPr="001A2552" w:rsidRDefault="00BC32DD" w:rsidP="00832AEF">
            <w:pPr>
              <w:pStyle w:val="DersBasliklar"/>
              <w:rPr>
                <w:ins w:id="99" w:author="msi" w:date="2026-09-22T12:13:00Z" w16du:dateUtc="2026-09-22T16:13:00Z"/>
                <w:szCs w:val="16"/>
              </w:rPr>
            </w:pPr>
            <w:ins w:id="100" w:author="msi" w:date="2026-09-22T12:13:00Z" w16du:dateUtc="2026-09-22T16:13:00Z">
              <w:r w:rsidRPr="001A2552">
                <w:rPr>
                  <w:szCs w:val="16"/>
                </w:rPr>
                <w:t>Önerilen Kaynaklar</w:t>
              </w:r>
            </w:ins>
          </w:p>
        </w:tc>
        <w:tc>
          <w:tcPr>
            <w:tcW w:w="6068" w:type="dxa"/>
          </w:tcPr>
          <w:p w14:paraId="15B5D378" w14:textId="77777777" w:rsidR="00B00DF3" w:rsidRPr="00B00DF3" w:rsidRDefault="00B00DF3" w:rsidP="00B00DF3">
            <w:pPr>
              <w:rPr>
                <w:ins w:id="101" w:author="msi" w:date="2026-09-22T12:13:00Z" w16du:dateUtc="2026-09-22T16:13:00Z"/>
                <w:sz w:val="16"/>
                <w:szCs w:val="16"/>
              </w:rPr>
            </w:pPr>
            <w:ins w:id="102" w:author="msi" w:date="2026-09-22T12:13:00Z" w16du:dateUtc="2026-09-22T16:13:00Z">
              <w:r w:rsidRPr="00B00DF3">
                <w:rPr>
                  <w:sz w:val="16"/>
                  <w:szCs w:val="16"/>
                </w:rPr>
                <w:t xml:space="preserve">-Karaman-Kepenekci, Y. (2000) </w:t>
              </w:r>
              <w:r w:rsidRPr="00B00DF3">
                <w:rPr>
                  <w:bCs/>
                  <w:sz w:val="16"/>
                  <w:szCs w:val="16"/>
                </w:rPr>
                <w:t>İnsan Hakları Eğitimi</w:t>
              </w:r>
              <w:r w:rsidRPr="00B00DF3">
                <w:rPr>
                  <w:sz w:val="16"/>
                  <w:szCs w:val="16"/>
                </w:rPr>
                <w:t>, Ankara: Anı Yayıncılık, 191 s.</w:t>
              </w:r>
            </w:ins>
          </w:p>
          <w:p w14:paraId="7B7E56AA" w14:textId="77777777" w:rsidR="00B00DF3" w:rsidRPr="00B00DF3" w:rsidRDefault="00B00DF3" w:rsidP="00B00DF3">
            <w:pPr>
              <w:rPr>
                <w:ins w:id="103" w:author="msi" w:date="2026-09-22T12:13:00Z" w16du:dateUtc="2026-09-22T16:13:00Z"/>
                <w:sz w:val="16"/>
                <w:szCs w:val="16"/>
              </w:rPr>
            </w:pPr>
            <w:ins w:id="104" w:author="msi" w:date="2026-09-22T12:13:00Z" w16du:dateUtc="2026-09-22T16:13:00Z">
              <w:r w:rsidRPr="00B00DF3">
                <w:rPr>
                  <w:sz w:val="16"/>
                  <w:szCs w:val="16"/>
                </w:rPr>
                <w:t>-Karaman-Kepenekci, Y. (2014) Eğitimciler İçin İnsan Hakları ve Vatandaşlık (2. Baskı), Ankara: Siyasal Kitabevi, 296 s.</w:t>
              </w:r>
            </w:ins>
          </w:p>
          <w:p w14:paraId="38CFC12D" w14:textId="77777777" w:rsidR="00B00DF3" w:rsidRPr="00B00DF3" w:rsidRDefault="00B00DF3" w:rsidP="00B00DF3">
            <w:pPr>
              <w:rPr>
                <w:ins w:id="105" w:author="msi" w:date="2026-09-22T12:13:00Z" w16du:dateUtc="2026-09-22T16:13:00Z"/>
                <w:sz w:val="16"/>
                <w:szCs w:val="16"/>
              </w:rPr>
            </w:pPr>
            <w:ins w:id="106" w:author="msi" w:date="2026-09-22T12:13:00Z" w16du:dateUtc="2026-09-22T16:13:00Z">
              <w:r w:rsidRPr="00B00DF3">
                <w:rPr>
                  <w:sz w:val="16"/>
                  <w:szCs w:val="16"/>
                </w:rPr>
                <w:t>-Akyüz, E. (2015) Çocuk Hakları. Ankara: Pegem Yayınları.</w:t>
              </w:r>
            </w:ins>
          </w:p>
          <w:p w14:paraId="1532BA23" w14:textId="77777777" w:rsidR="00B00DF3" w:rsidRPr="00B00DF3" w:rsidRDefault="00B00DF3" w:rsidP="00B00DF3">
            <w:pPr>
              <w:pStyle w:val="BodyText2"/>
              <w:jc w:val="both"/>
              <w:rPr>
                <w:ins w:id="107" w:author="msi" w:date="2026-09-22T12:13:00Z" w16du:dateUtc="2026-09-22T16:13:00Z"/>
                <w:rFonts w:ascii="Verdana" w:hAnsi="Verdana"/>
                <w:sz w:val="16"/>
                <w:szCs w:val="16"/>
              </w:rPr>
            </w:pPr>
            <w:ins w:id="108" w:author="msi" w:date="2026-09-22T12:13:00Z" w16du:dateUtc="2026-09-22T16:13:00Z">
              <w:r w:rsidRPr="00B00DF3">
                <w:rPr>
                  <w:rFonts w:ascii="Verdana" w:hAnsi="Verdana"/>
                  <w:sz w:val="16"/>
                  <w:szCs w:val="16"/>
                </w:rPr>
                <w:t>-Gemalmaz, M.S. (2002) Ulusal Üstü İnsan Hakları Hukukunun Genel Teorisine Giriş. İstanbul: Beta Yayıncılık.</w:t>
              </w:r>
            </w:ins>
          </w:p>
          <w:p w14:paraId="561B7B93" w14:textId="77777777" w:rsidR="00B00DF3" w:rsidRPr="00B00DF3" w:rsidRDefault="00B00DF3" w:rsidP="00B00DF3">
            <w:pPr>
              <w:rPr>
                <w:ins w:id="109" w:author="msi" w:date="2026-09-22T12:13:00Z" w16du:dateUtc="2026-09-22T16:13:00Z"/>
                <w:sz w:val="16"/>
                <w:szCs w:val="16"/>
              </w:rPr>
            </w:pPr>
            <w:ins w:id="110" w:author="msi" w:date="2026-09-22T12:13:00Z" w16du:dateUtc="2026-09-22T16:13:00Z">
              <w:r w:rsidRPr="00B00DF3">
                <w:rPr>
                  <w:sz w:val="16"/>
                  <w:szCs w:val="16"/>
                </w:rPr>
                <w:t xml:space="preserve">-Gözübüyük, Ş. (2013) Hukuka Giriş. Ankara: Turhan Kitapevi. </w:t>
              </w:r>
            </w:ins>
          </w:p>
          <w:p w14:paraId="77608C58" w14:textId="77777777" w:rsidR="00B00DF3" w:rsidRPr="00B00DF3" w:rsidRDefault="00B00DF3" w:rsidP="00B00DF3">
            <w:pPr>
              <w:rPr>
                <w:ins w:id="111" w:author="msi" w:date="2026-09-22T12:13:00Z" w16du:dateUtc="2026-09-22T16:13:00Z"/>
                <w:sz w:val="16"/>
                <w:szCs w:val="16"/>
              </w:rPr>
            </w:pPr>
            <w:ins w:id="112" w:author="msi" w:date="2026-09-22T12:13:00Z" w16du:dateUtc="2026-09-22T16:13:00Z">
              <w:r w:rsidRPr="00B00DF3">
                <w:rPr>
                  <w:sz w:val="16"/>
                  <w:szCs w:val="16"/>
                </w:rPr>
                <w:t>-Kapani, M. (1981) Kamu Hürriyetleri. Ankara: A.Ü. Hukuk Fakültesi Yayınları.</w:t>
              </w:r>
            </w:ins>
          </w:p>
          <w:p w14:paraId="4DF4F2EB" w14:textId="77777777" w:rsidR="00B00DF3" w:rsidRPr="00B00DF3" w:rsidRDefault="00B00DF3" w:rsidP="00B00DF3">
            <w:pPr>
              <w:rPr>
                <w:ins w:id="113" w:author="msi" w:date="2026-09-22T12:13:00Z" w16du:dateUtc="2026-09-22T16:13:00Z"/>
                <w:sz w:val="16"/>
                <w:szCs w:val="16"/>
              </w:rPr>
            </w:pPr>
            <w:ins w:id="114" w:author="msi" w:date="2026-09-22T12:13:00Z" w16du:dateUtc="2026-09-22T16:13:00Z">
              <w:r w:rsidRPr="00B00DF3">
                <w:rPr>
                  <w:sz w:val="16"/>
                  <w:szCs w:val="16"/>
                </w:rPr>
                <w:t>-Mumcu, A. (1994) İnsan Hakları ve Kamu Özgürlükleri. Ankara: Savaş Yayınları.</w:t>
              </w:r>
            </w:ins>
          </w:p>
          <w:p w14:paraId="4918113D" w14:textId="77777777" w:rsidR="00B00DF3" w:rsidRPr="00B00DF3" w:rsidRDefault="00B00DF3" w:rsidP="00B00DF3">
            <w:pPr>
              <w:rPr>
                <w:ins w:id="115" w:author="msi" w:date="2026-09-22T12:13:00Z" w16du:dateUtc="2026-09-22T16:13:00Z"/>
                <w:sz w:val="16"/>
                <w:szCs w:val="16"/>
              </w:rPr>
            </w:pPr>
            <w:ins w:id="116" w:author="msi" w:date="2026-09-22T12:13:00Z" w16du:dateUtc="2026-09-22T16:13:00Z">
              <w:r w:rsidRPr="00B00DF3">
                <w:rPr>
                  <w:sz w:val="16"/>
                  <w:szCs w:val="16"/>
                </w:rPr>
                <w:lastRenderedPageBreak/>
                <w:t>-Reisoğlu, S. (2001) Uluslar arası Boyutlarıyla İnsan Hakları. İstanbul: Beta Yayıncılık.</w:t>
              </w:r>
            </w:ins>
          </w:p>
          <w:p w14:paraId="3B5A3245" w14:textId="77777777" w:rsidR="00B00DF3" w:rsidRPr="00B00DF3" w:rsidRDefault="00B00DF3" w:rsidP="00B00DF3">
            <w:pPr>
              <w:rPr>
                <w:ins w:id="117" w:author="msi" w:date="2026-09-22T12:13:00Z" w16du:dateUtc="2026-09-22T16:13:00Z"/>
                <w:sz w:val="16"/>
                <w:szCs w:val="16"/>
              </w:rPr>
            </w:pPr>
            <w:ins w:id="118" w:author="msi" w:date="2026-09-22T12:13:00Z" w16du:dateUtc="2026-09-22T16:13:00Z">
              <w:r w:rsidRPr="00B00DF3">
                <w:rPr>
                  <w:sz w:val="16"/>
                  <w:szCs w:val="16"/>
                </w:rPr>
                <w:t>-İnsan hakları eğitimi konusunda yazılmış tüm diğer yerli ve yabancı kaynaklar</w:t>
              </w:r>
            </w:ins>
          </w:p>
          <w:p w14:paraId="0E474421" w14:textId="77777777" w:rsidR="00BC32DD" w:rsidRPr="00B00DF3" w:rsidRDefault="00BC32DD" w:rsidP="00832AEF">
            <w:pPr>
              <w:pStyle w:val="Kaynakca"/>
              <w:rPr>
                <w:ins w:id="119" w:author="msi" w:date="2026-09-22T12:13:00Z" w16du:dateUtc="2026-09-22T16:13:00Z"/>
                <w:szCs w:val="16"/>
                <w:lang w:val="tr-TR"/>
              </w:rPr>
            </w:pPr>
          </w:p>
        </w:tc>
      </w:tr>
      <w:tr w:rsidR="00BC32DD" w:rsidRPr="001A2552" w14:paraId="30291DEE" w14:textId="77777777" w:rsidTr="00832AEF">
        <w:trPr>
          <w:jc w:val="center"/>
          <w:ins w:id="120" w:author="msi" w:date="2026-09-22T12:13:00Z" w16du:dateUtc="2026-09-22T16:13:00Z"/>
        </w:trPr>
        <w:tc>
          <w:tcPr>
            <w:tcW w:w="2745" w:type="dxa"/>
            <w:vAlign w:val="center"/>
          </w:tcPr>
          <w:p w14:paraId="21727645" w14:textId="77777777" w:rsidR="00BC32DD" w:rsidRPr="001A2552" w:rsidRDefault="00BC32DD" w:rsidP="00832AEF">
            <w:pPr>
              <w:pStyle w:val="DersBasliklar"/>
              <w:rPr>
                <w:ins w:id="121" w:author="msi" w:date="2026-09-22T12:13:00Z" w16du:dateUtc="2026-09-22T16:13:00Z"/>
                <w:szCs w:val="16"/>
              </w:rPr>
            </w:pPr>
            <w:ins w:id="122" w:author="msi" w:date="2026-09-22T12:13:00Z" w16du:dateUtc="2026-09-22T16:13:00Z">
              <w:r>
                <w:rPr>
                  <w:szCs w:val="16"/>
                </w:rPr>
                <w:lastRenderedPageBreak/>
                <w:t xml:space="preserve">Dersin </w:t>
              </w:r>
              <w:r w:rsidRPr="001A2552">
                <w:rPr>
                  <w:szCs w:val="16"/>
                </w:rPr>
                <w:t>Kredisi</w:t>
              </w:r>
            </w:ins>
          </w:p>
        </w:tc>
        <w:tc>
          <w:tcPr>
            <w:tcW w:w="6068" w:type="dxa"/>
            <w:vAlign w:val="center"/>
          </w:tcPr>
          <w:p w14:paraId="3F30047E" w14:textId="77777777" w:rsidR="00BC32DD" w:rsidRPr="001A2552" w:rsidRDefault="00B00DF3" w:rsidP="00832AEF">
            <w:pPr>
              <w:pStyle w:val="DersBilgileri"/>
              <w:rPr>
                <w:ins w:id="123" w:author="msi" w:date="2026-09-22T12:13:00Z" w16du:dateUtc="2026-09-22T16:13:00Z"/>
                <w:szCs w:val="16"/>
              </w:rPr>
            </w:pPr>
            <w:ins w:id="124" w:author="msi" w:date="2026-09-22T12:13:00Z" w16du:dateUtc="2026-09-22T16:13:00Z">
              <w:r>
                <w:rPr>
                  <w:szCs w:val="16"/>
                </w:rPr>
                <w:t>8</w:t>
              </w:r>
            </w:ins>
          </w:p>
        </w:tc>
      </w:tr>
      <w:tr w:rsidR="00BC32DD" w:rsidRPr="001A2552" w14:paraId="043AE1D1" w14:textId="77777777" w:rsidTr="00832AEF">
        <w:trPr>
          <w:jc w:val="center"/>
          <w:ins w:id="125" w:author="msi" w:date="2026-09-22T12:13:00Z" w16du:dateUtc="2026-09-22T16:13:00Z"/>
        </w:trPr>
        <w:tc>
          <w:tcPr>
            <w:tcW w:w="2745" w:type="dxa"/>
            <w:vAlign w:val="center"/>
          </w:tcPr>
          <w:p w14:paraId="346E0A3B" w14:textId="77777777" w:rsidR="00BC32DD" w:rsidRPr="001A2552" w:rsidRDefault="00BC32DD" w:rsidP="00832AEF">
            <w:pPr>
              <w:pStyle w:val="DersBasliklar"/>
              <w:rPr>
                <w:ins w:id="126" w:author="msi" w:date="2026-09-22T12:13:00Z" w16du:dateUtc="2026-09-22T16:13:00Z"/>
                <w:szCs w:val="16"/>
              </w:rPr>
            </w:pPr>
            <w:ins w:id="127" w:author="msi" w:date="2026-09-22T12:13:00Z" w16du:dateUtc="2026-09-22T16:13:00Z">
              <w:r w:rsidRPr="001A2552">
                <w:rPr>
                  <w:szCs w:val="16"/>
                </w:rPr>
                <w:t>Laboratuvar</w:t>
              </w:r>
            </w:ins>
          </w:p>
        </w:tc>
        <w:tc>
          <w:tcPr>
            <w:tcW w:w="6068" w:type="dxa"/>
            <w:vAlign w:val="center"/>
          </w:tcPr>
          <w:p w14:paraId="7C8B39F2" w14:textId="77777777" w:rsidR="00BC32DD" w:rsidRPr="001A2552" w:rsidRDefault="00BC32DD" w:rsidP="00832AEF">
            <w:pPr>
              <w:pStyle w:val="DersBilgileri"/>
              <w:rPr>
                <w:ins w:id="128" w:author="msi" w:date="2026-09-22T12:13:00Z" w16du:dateUtc="2026-09-22T16:13:00Z"/>
                <w:szCs w:val="16"/>
              </w:rPr>
            </w:pPr>
          </w:p>
        </w:tc>
      </w:tr>
      <w:tr w:rsidR="00BC32DD" w:rsidRPr="001A2552" w14:paraId="37F81A20" w14:textId="77777777" w:rsidTr="00832AEF">
        <w:trPr>
          <w:jc w:val="center"/>
          <w:ins w:id="129" w:author="msi" w:date="2026-09-22T12:13:00Z" w16du:dateUtc="2026-09-22T16:13:00Z"/>
        </w:trPr>
        <w:tc>
          <w:tcPr>
            <w:tcW w:w="2745" w:type="dxa"/>
            <w:vAlign w:val="center"/>
          </w:tcPr>
          <w:p w14:paraId="61F5CDCA" w14:textId="77777777" w:rsidR="00BC32DD" w:rsidRPr="001A2552" w:rsidRDefault="00BC32DD" w:rsidP="00832AEF">
            <w:pPr>
              <w:pStyle w:val="DersBasliklar"/>
              <w:rPr>
                <w:ins w:id="130" w:author="msi" w:date="2026-09-22T12:13:00Z" w16du:dateUtc="2026-09-22T16:13:00Z"/>
                <w:szCs w:val="16"/>
              </w:rPr>
            </w:pPr>
            <w:ins w:id="131" w:author="msi" w:date="2026-09-22T12:13:00Z" w16du:dateUtc="2026-09-22T16:13:00Z">
              <w:r w:rsidRPr="001A2552">
                <w:rPr>
                  <w:szCs w:val="16"/>
                </w:rPr>
                <w:t>Diğer-1</w:t>
              </w:r>
            </w:ins>
          </w:p>
        </w:tc>
        <w:tc>
          <w:tcPr>
            <w:tcW w:w="6068" w:type="dxa"/>
            <w:vAlign w:val="center"/>
          </w:tcPr>
          <w:p w14:paraId="2DE4A76F" w14:textId="77777777" w:rsidR="00BC32DD" w:rsidRPr="001A2552" w:rsidRDefault="00BC32DD" w:rsidP="00832AEF">
            <w:pPr>
              <w:pStyle w:val="DersBilgileri"/>
              <w:rPr>
                <w:ins w:id="132" w:author="msi" w:date="2026-09-22T12:13:00Z" w16du:dateUtc="2026-09-22T16:13:00Z"/>
                <w:szCs w:val="16"/>
              </w:rPr>
            </w:pPr>
          </w:p>
        </w:tc>
      </w:tr>
    </w:tbl>
    <w:p w14:paraId="440F1E6F" w14:textId="77777777" w:rsidR="00BC32DD" w:rsidRPr="001A2552" w:rsidRDefault="00BC32DD" w:rsidP="00BC32DD">
      <w:pPr>
        <w:rPr>
          <w:ins w:id="133" w:author="msi" w:date="2026-09-22T12:13:00Z" w16du:dateUtc="2026-09-22T16:13:00Z"/>
          <w:sz w:val="16"/>
          <w:szCs w:val="16"/>
        </w:rPr>
      </w:pPr>
    </w:p>
    <w:p w14:paraId="130F55E1" w14:textId="77777777" w:rsidR="00BC32DD" w:rsidRPr="001A2552" w:rsidRDefault="00BC32DD" w:rsidP="00BC32DD">
      <w:pPr>
        <w:rPr>
          <w:ins w:id="134" w:author="msi" w:date="2026-09-22T12:13:00Z" w16du:dateUtc="2026-09-22T16:13:00Z"/>
          <w:sz w:val="16"/>
          <w:szCs w:val="16"/>
        </w:rPr>
      </w:pPr>
    </w:p>
    <w:p w14:paraId="4E5E4C23" w14:textId="77777777" w:rsidR="00BC32DD" w:rsidRPr="001A2552" w:rsidRDefault="00BC32DD" w:rsidP="00BC32DD">
      <w:pPr>
        <w:rPr>
          <w:ins w:id="135" w:author="msi" w:date="2026-09-22T12:13:00Z" w16du:dateUtc="2026-09-22T16:13:00Z"/>
          <w:sz w:val="16"/>
          <w:szCs w:val="16"/>
        </w:rPr>
      </w:pPr>
    </w:p>
    <w:p w14:paraId="129BCBC9" w14:textId="77777777" w:rsidR="00BC32DD" w:rsidRDefault="00BC32DD" w:rsidP="00BC32DD">
      <w:pPr>
        <w:rPr>
          <w:ins w:id="136" w:author="msi" w:date="2026-09-22T12:13:00Z" w16du:dateUtc="2026-09-22T16:13:00Z"/>
        </w:rPr>
      </w:pPr>
    </w:p>
    <w:p w14:paraId="21B39ED2" w14:textId="77777777" w:rsidR="007235E2" w:rsidRPr="00DF240E" w:rsidRDefault="007235E2" w:rsidP="00C870E5">
      <w:pPr>
        <w:spacing w:line="276" w:lineRule="auto"/>
        <w:ind w:left="284" w:hanging="284"/>
        <w:rPr>
          <w:del w:id="137" w:author="msi" w:date="2026-09-22T12:13:00Z" w16du:dateUtc="2026-09-22T16:13:00Z"/>
          <w:sz w:val="24"/>
        </w:rPr>
      </w:pPr>
    </w:p>
    <w:p w14:paraId="53DF5BC6" w14:textId="20E3E74F" w:rsidR="009D6CF1" w:rsidRPr="00DF240E" w:rsidRDefault="001C75D2" w:rsidP="00C870E5">
      <w:pPr>
        <w:pStyle w:val="ListParagraph"/>
        <w:numPr>
          <w:ilvl w:val="0"/>
          <w:numId w:val="1"/>
        </w:numPr>
        <w:spacing w:line="276" w:lineRule="auto"/>
        <w:ind w:left="284" w:hanging="284"/>
        <w:rPr>
          <w:del w:id="138" w:author="msi" w:date="2026-09-22T12:13:00Z" w16du:dateUtc="2026-09-22T16:13:00Z"/>
          <w:b/>
          <w:bCs/>
          <w:sz w:val="24"/>
        </w:rPr>
      </w:pPr>
      <w:del w:id="139" w:author="msi" w:date="2026-09-22T12:13:00Z" w16du:dateUtc="2026-09-22T16:13:00Z">
        <w:r w:rsidRPr="00DF240E">
          <w:rPr>
            <w:b/>
            <w:bCs/>
            <w:sz w:val="24"/>
          </w:rPr>
          <w:delText>Familjemedlemmar (namn, ålder)</w:delText>
        </w:r>
        <w:r w:rsidR="00C870E5" w:rsidRPr="00DF240E">
          <w:rPr>
            <w:b/>
            <w:bCs/>
            <w:sz w:val="24"/>
          </w:rPr>
          <w:br/>
        </w:r>
        <w:r w:rsidR="007235E2" w:rsidRPr="00DF240E">
          <w:rPr>
            <w:color w:val="2E74B5" w:themeColor="accent1" w:themeShade="BF"/>
            <w:sz w:val="24"/>
            <w:u w:val="single"/>
          </w:rPr>
          <w:delText>Svara här</w:delText>
        </w:r>
        <w:r w:rsidR="00DF240E">
          <w:rPr>
            <w:color w:val="2E74B5" w:themeColor="accent1" w:themeShade="BF"/>
            <w:sz w:val="24"/>
            <w:u w:val="single"/>
          </w:rPr>
          <w:delText>:</w:delText>
        </w:r>
      </w:del>
    </w:p>
    <w:p w14:paraId="77AFD8CC" w14:textId="77777777" w:rsidR="008C0E66" w:rsidRPr="00DF240E" w:rsidRDefault="008C0E66" w:rsidP="00C870E5">
      <w:pPr>
        <w:pStyle w:val="ListParagraph"/>
        <w:spacing w:line="276" w:lineRule="auto"/>
        <w:ind w:left="284" w:hanging="284"/>
        <w:rPr>
          <w:del w:id="140" w:author="msi" w:date="2026-09-22T12:13:00Z" w16du:dateUtc="2026-09-22T16:13:00Z"/>
          <w:b/>
          <w:bCs/>
          <w:sz w:val="24"/>
        </w:rPr>
      </w:pPr>
    </w:p>
    <w:p w14:paraId="4BB2815B" w14:textId="3FB051F3" w:rsidR="00862382" w:rsidRPr="00DF240E" w:rsidRDefault="00BA04A3" w:rsidP="004B7566">
      <w:pPr>
        <w:pStyle w:val="ListParagraph"/>
        <w:numPr>
          <w:ilvl w:val="0"/>
          <w:numId w:val="1"/>
        </w:numPr>
        <w:spacing w:line="276" w:lineRule="auto"/>
        <w:ind w:left="284" w:hanging="284"/>
        <w:rPr>
          <w:del w:id="141" w:author="msi" w:date="2026-09-22T12:13:00Z" w16du:dateUtc="2026-09-22T16:13:00Z"/>
          <w:b/>
          <w:bCs/>
          <w:sz w:val="24"/>
        </w:rPr>
      </w:pPr>
      <w:del w:id="142" w:author="msi" w:date="2026-09-22T12:13:00Z" w16du:dateUtc="2026-09-22T16:13:00Z">
        <w:r w:rsidRPr="00DF240E">
          <w:rPr>
            <w:b/>
            <w:bCs/>
            <w:sz w:val="24"/>
          </w:rPr>
          <w:delText>På vilket sätt är du engagerad i</w:delText>
        </w:r>
        <w:r w:rsidR="00862382" w:rsidRPr="00DF240E">
          <w:rPr>
            <w:b/>
            <w:bCs/>
            <w:sz w:val="24"/>
          </w:rPr>
          <w:delText xml:space="preserve"> familjen</w:delText>
        </w:r>
        <w:r w:rsidR="00010E3E" w:rsidRPr="00DF240E">
          <w:rPr>
            <w:b/>
            <w:bCs/>
            <w:sz w:val="24"/>
          </w:rPr>
          <w:delText>? Vilka familjemedlemmar</w:delText>
        </w:r>
        <w:r w:rsidRPr="00DF240E">
          <w:rPr>
            <w:b/>
            <w:bCs/>
            <w:sz w:val="24"/>
          </w:rPr>
          <w:delText xml:space="preserve"> har du haft kontakt </w:delText>
        </w:r>
        <w:r w:rsidR="00010E3E" w:rsidRPr="00DF240E">
          <w:rPr>
            <w:b/>
            <w:bCs/>
            <w:sz w:val="24"/>
          </w:rPr>
          <w:delText>med och hur länge</w:delText>
        </w:r>
        <w:r w:rsidRPr="00DF240E">
          <w:rPr>
            <w:b/>
            <w:bCs/>
            <w:sz w:val="24"/>
          </w:rPr>
          <w:delText>?</w:delText>
        </w:r>
        <w:r w:rsidR="00C870E5" w:rsidRPr="00DF240E">
          <w:rPr>
            <w:b/>
            <w:bCs/>
            <w:sz w:val="24"/>
          </w:rPr>
          <w:br/>
        </w:r>
        <w:r w:rsidR="007235E2" w:rsidRPr="00DF240E">
          <w:rPr>
            <w:color w:val="2E74B5" w:themeColor="accent1" w:themeShade="BF"/>
            <w:sz w:val="24"/>
            <w:u w:val="single"/>
          </w:rPr>
          <w:delText>Svar:</w:delText>
        </w:r>
        <w:r w:rsidR="00DF240E">
          <w:rPr>
            <w:color w:val="2E74B5" w:themeColor="accent1" w:themeShade="BF"/>
            <w:sz w:val="24"/>
            <w:u w:val="single"/>
          </w:rPr>
          <w:delText xml:space="preserve"> </w:delText>
        </w:r>
        <w:r w:rsidR="007235E2" w:rsidRPr="00DF240E">
          <w:rPr>
            <w:color w:val="2E74B5" w:themeColor="accent1" w:themeShade="BF"/>
            <w:sz w:val="24"/>
          </w:rPr>
          <w:delText xml:space="preserve"> </w:delText>
        </w:r>
      </w:del>
    </w:p>
    <w:p w14:paraId="7D2E9988" w14:textId="77777777" w:rsidR="008C0E66" w:rsidRPr="00DF240E" w:rsidRDefault="008C0E66" w:rsidP="00C870E5">
      <w:pPr>
        <w:pStyle w:val="ListParagraph"/>
        <w:spacing w:line="276" w:lineRule="auto"/>
        <w:ind w:left="284" w:right="-426" w:hanging="284"/>
        <w:rPr>
          <w:del w:id="143" w:author="msi" w:date="2026-09-22T12:13:00Z" w16du:dateUtc="2026-09-22T16:13:00Z"/>
          <w:b/>
          <w:bCs/>
          <w:sz w:val="24"/>
        </w:rPr>
      </w:pPr>
    </w:p>
    <w:p w14:paraId="5BBEF5BE" w14:textId="04AFF2EA" w:rsidR="001C75D2" w:rsidRPr="00DF240E" w:rsidRDefault="00862382" w:rsidP="00C870E5">
      <w:pPr>
        <w:pStyle w:val="ListParagraph"/>
        <w:numPr>
          <w:ilvl w:val="0"/>
          <w:numId w:val="1"/>
        </w:numPr>
        <w:spacing w:line="276" w:lineRule="auto"/>
        <w:ind w:left="284" w:hanging="284"/>
        <w:rPr>
          <w:del w:id="144" w:author="msi" w:date="2026-09-22T12:13:00Z" w16du:dateUtc="2026-09-22T16:13:00Z"/>
          <w:b/>
          <w:bCs/>
          <w:sz w:val="24"/>
        </w:rPr>
      </w:pPr>
      <w:del w:id="145" w:author="msi" w:date="2026-09-22T12:13:00Z" w16du:dateUtc="2026-09-22T16:13:00Z">
        <w:r w:rsidRPr="00DF240E">
          <w:rPr>
            <w:b/>
            <w:bCs/>
            <w:sz w:val="24"/>
          </w:rPr>
          <w:delText>F</w:delText>
        </w:r>
        <w:r w:rsidR="001C75D2" w:rsidRPr="00DF240E">
          <w:rPr>
            <w:b/>
            <w:bCs/>
            <w:sz w:val="24"/>
          </w:rPr>
          <w:delText>amilje</w:delText>
        </w:r>
        <w:r w:rsidR="00786669" w:rsidRPr="00DF240E">
          <w:rPr>
            <w:b/>
            <w:bCs/>
            <w:sz w:val="24"/>
          </w:rPr>
          <w:delText xml:space="preserve">ns aktuella </w:delText>
        </w:r>
        <w:r w:rsidR="001C75D2" w:rsidRPr="00DF240E">
          <w:rPr>
            <w:b/>
            <w:bCs/>
            <w:sz w:val="24"/>
          </w:rPr>
          <w:delText>situation</w:delText>
        </w:r>
      </w:del>
    </w:p>
    <w:p w14:paraId="6747ACB1" w14:textId="77777777" w:rsidR="009D6CF1" w:rsidRPr="00DF240E" w:rsidRDefault="009D6CF1" w:rsidP="009D6CF1">
      <w:pPr>
        <w:pStyle w:val="ListParagraph"/>
        <w:spacing w:line="276" w:lineRule="auto"/>
        <w:rPr>
          <w:del w:id="146" w:author="msi" w:date="2026-09-22T12:13:00Z" w16du:dateUtc="2026-09-22T16:13:00Z"/>
          <w:sz w:val="13"/>
          <w:szCs w:val="13"/>
        </w:rPr>
      </w:pPr>
    </w:p>
    <w:p w14:paraId="7361FE1B" w14:textId="00987FB1" w:rsidR="00B319C6" w:rsidRPr="00DF240E" w:rsidRDefault="00862382" w:rsidP="00C870E5">
      <w:pPr>
        <w:pStyle w:val="ListParagraph"/>
        <w:numPr>
          <w:ilvl w:val="1"/>
          <w:numId w:val="1"/>
        </w:numPr>
        <w:spacing w:line="276" w:lineRule="auto"/>
        <w:ind w:left="1276"/>
        <w:rPr>
          <w:del w:id="147" w:author="msi" w:date="2026-09-22T12:13:00Z" w16du:dateUtc="2026-09-22T16:13:00Z"/>
          <w:sz w:val="24"/>
        </w:rPr>
      </w:pPr>
      <w:del w:id="148" w:author="msi" w:date="2026-09-22T12:13:00Z" w16du:dateUtc="2026-09-22T16:13:00Z">
        <w:r w:rsidRPr="00DF240E">
          <w:rPr>
            <w:sz w:val="24"/>
          </w:rPr>
          <w:delText>Hur ser vardagen ut i familjen och vad har familjen för behov, utmaningar och styrkor?</w:delText>
        </w:r>
      </w:del>
    </w:p>
    <w:p w14:paraId="31E4099F" w14:textId="5A68AF3C" w:rsidR="009D6CF1" w:rsidRPr="00DF240E" w:rsidRDefault="007235E2" w:rsidP="009D6CF1">
      <w:pPr>
        <w:pStyle w:val="ListParagraph"/>
        <w:spacing w:line="276" w:lineRule="auto"/>
        <w:rPr>
          <w:del w:id="149" w:author="msi" w:date="2026-09-22T12:13:00Z" w16du:dateUtc="2026-09-22T16:13:00Z"/>
          <w:color w:val="2E74B5" w:themeColor="accent1" w:themeShade="BF"/>
          <w:sz w:val="24"/>
          <w:u w:val="single"/>
        </w:rPr>
      </w:pPr>
      <w:del w:id="150" w:author="msi" w:date="2026-09-22T12:13:00Z" w16du:dateUtc="2026-09-22T16:13:00Z">
        <w:r w:rsidRPr="00DF240E">
          <w:rPr>
            <w:color w:val="2E74B5" w:themeColor="accent1" w:themeShade="BF"/>
            <w:sz w:val="24"/>
            <w:u w:val="single"/>
          </w:rPr>
          <w:delText xml:space="preserve">Svar: </w:delText>
        </w:r>
      </w:del>
    </w:p>
    <w:p w14:paraId="059E58D7" w14:textId="77777777" w:rsidR="00862382" w:rsidRPr="00DF240E" w:rsidRDefault="00862382" w:rsidP="009D6CF1">
      <w:pPr>
        <w:pStyle w:val="ListParagraph"/>
        <w:spacing w:line="276" w:lineRule="auto"/>
        <w:rPr>
          <w:del w:id="151" w:author="msi" w:date="2026-09-22T12:13:00Z" w16du:dateUtc="2026-09-22T16:13:00Z"/>
          <w:sz w:val="24"/>
        </w:rPr>
      </w:pPr>
    </w:p>
    <w:p w14:paraId="69F0353F" w14:textId="3EF88ECE" w:rsidR="00B319C6" w:rsidRPr="00DF240E" w:rsidRDefault="00862382" w:rsidP="00C870E5">
      <w:pPr>
        <w:pStyle w:val="ListParagraph"/>
        <w:numPr>
          <w:ilvl w:val="1"/>
          <w:numId w:val="1"/>
        </w:numPr>
        <w:spacing w:line="276" w:lineRule="auto"/>
        <w:rPr>
          <w:del w:id="152" w:author="msi" w:date="2026-09-22T12:13:00Z" w16du:dateUtc="2026-09-22T16:13:00Z"/>
          <w:sz w:val="24"/>
        </w:rPr>
      </w:pPr>
      <w:del w:id="153" w:author="msi" w:date="2026-09-22T12:13:00Z" w16du:dateUtc="2026-09-22T16:13:00Z">
        <w:r w:rsidRPr="00DF240E">
          <w:rPr>
            <w:sz w:val="24"/>
          </w:rPr>
          <w:delText>På vilket sätt upplever du att det i nuläget skulle stöda familjen att delta i läger?</w:delText>
        </w:r>
      </w:del>
    </w:p>
    <w:p w14:paraId="61F54DD6" w14:textId="2AD06A82" w:rsidR="00C424DC" w:rsidRPr="00DF240E" w:rsidRDefault="007235E2" w:rsidP="00862382">
      <w:pPr>
        <w:pStyle w:val="ListParagraph"/>
        <w:spacing w:line="276" w:lineRule="auto"/>
        <w:rPr>
          <w:del w:id="154" w:author="msi" w:date="2026-09-22T12:13:00Z" w16du:dateUtc="2026-09-22T16:13:00Z"/>
          <w:color w:val="2E74B5" w:themeColor="accent1" w:themeShade="BF"/>
          <w:sz w:val="24"/>
          <w:u w:val="single"/>
        </w:rPr>
      </w:pPr>
      <w:del w:id="155" w:author="msi" w:date="2026-09-22T12:13:00Z" w16du:dateUtc="2026-09-22T16:13:00Z">
        <w:r w:rsidRPr="00DF240E">
          <w:rPr>
            <w:color w:val="2E74B5" w:themeColor="accent1" w:themeShade="BF"/>
            <w:sz w:val="24"/>
            <w:u w:val="single"/>
          </w:rPr>
          <w:delText xml:space="preserve">Svar: </w:delText>
        </w:r>
      </w:del>
    </w:p>
    <w:p w14:paraId="0D1989E1" w14:textId="77777777" w:rsidR="00C424DC" w:rsidRPr="00DF240E" w:rsidRDefault="00C424DC" w:rsidP="00C424DC">
      <w:pPr>
        <w:pStyle w:val="ListParagraph"/>
        <w:spacing w:line="276" w:lineRule="auto"/>
        <w:ind w:left="1440"/>
        <w:rPr>
          <w:del w:id="156" w:author="msi" w:date="2026-09-22T12:13:00Z" w16du:dateUtc="2026-09-22T16:13:00Z"/>
          <w:sz w:val="24"/>
        </w:rPr>
      </w:pPr>
    </w:p>
    <w:p w14:paraId="68A0F61A" w14:textId="26D6850F" w:rsidR="00B319C6" w:rsidRPr="00DF240E" w:rsidRDefault="00C424DC" w:rsidP="00B319C6">
      <w:pPr>
        <w:pStyle w:val="ListParagraph"/>
        <w:numPr>
          <w:ilvl w:val="1"/>
          <w:numId w:val="1"/>
        </w:numPr>
        <w:spacing w:line="276" w:lineRule="auto"/>
        <w:rPr>
          <w:del w:id="157" w:author="msi" w:date="2026-09-22T12:13:00Z" w16du:dateUtc="2026-09-22T16:13:00Z"/>
          <w:sz w:val="24"/>
        </w:rPr>
      </w:pPr>
      <w:del w:id="158" w:author="msi" w:date="2026-09-22T12:13:00Z" w16du:dateUtc="2026-09-22T16:13:00Z">
        <w:r w:rsidRPr="00DF240E">
          <w:rPr>
            <w:sz w:val="24"/>
          </w:rPr>
          <w:delText xml:space="preserve">Har någon familjemedlem särskilda behov </w:delText>
        </w:r>
        <w:r w:rsidR="004C6426" w:rsidRPr="00DF240E">
          <w:rPr>
            <w:sz w:val="24"/>
          </w:rPr>
          <w:delText>och/eller behövs</w:delText>
        </w:r>
        <w:r w:rsidRPr="00DF240E">
          <w:rPr>
            <w:sz w:val="24"/>
          </w:rPr>
          <w:delText xml:space="preserve"> </w:delText>
        </w:r>
        <w:r w:rsidR="004C6426" w:rsidRPr="00DF240E">
          <w:rPr>
            <w:sz w:val="24"/>
          </w:rPr>
          <w:delText xml:space="preserve">det under lägret </w:delText>
        </w:r>
        <w:r w:rsidRPr="00DF240E">
          <w:rPr>
            <w:sz w:val="24"/>
          </w:rPr>
          <w:delText>anpassade stödåtgärder</w:delText>
        </w:r>
        <w:r w:rsidR="004C6426" w:rsidRPr="00DF240E">
          <w:rPr>
            <w:sz w:val="24"/>
          </w:rPr>
          <w:delText xml:space="preserve"> av något slag</w:delText>
        </w:r>
        <w:r w:rsidRPr="00DF240E">
          <w:rPr>
            <w:sz w:val="24"/>
          </w:rPr>
          <w:delText>?</w:delText>
        </w:r>
        <w:r w:rsidR="00F15720" w:rsidRPr="00DF240E">
          <w:rPr>
            <w:sz w:val="24"/>
          </w:rPr>
          <w:delText xml:space="preserve"> </w:delText>
        </w:r>
      </w:del>
    </w:p>
    <w:p w14:paraId="56A3D4DC" w14:textId="489B3348" w:rsidR="00D414C4" w:rsidRPr="00DF240E" w:rsidRDefault="007235E2" w:rsidP="008C0E66">
      <w:pPr>
        <w:pStyle w:val="ListParagraph"/>
        <w:spacing w:line="276" w:lineRule="auto"/>
        <w:rPr>
          <w:del w:id="159" w:author="msi" w:date="2026-09-22T12:13:00Z" w16du:dateUtc="2026-09-22T16:13:00Z"/>
          <w:color w:val="2E74B5" w:themeColor="accent1" w:themeShade="BF"/>
          <w:sz w:val="24"/>
          <w:u w:val="single"/>
        </w:rPr>
      </w:pPr>
      <w:del w:id="160" w:author="msi" w:date="2026-09-22T12:13:00Z" w16du:dateUtc="2026-09-22T16:13:00Z">
        <w:r w:rsidRPr="00DF240E">
          <w:rPr>
            <w:color w:val="2E74B5" w:themeColor="accent1" w:themeShade="BF"/>
            <w:sz w:val="24"/>
            <w:u w:val="single"/>
          </w:rPr>
          <w:delText xml:space="preserve">Svar: </w:delText>
        </w:r>
      </w:del>
    </w:p>
    <w:p w14:paraId="00CAB226" w14:textId="77777777" w:rsidR="008C0E66" w:rsidRPr="00DF240E" w:rsidRDefault="008C0E66" w:rsidP="008C0E66">
      <w:pPr>
        <w:pStyle w:val="ListParagraph"/>
        <w:spacing w:line="276" w:lineRule="auto"/>
        <w:rPr>
          <w:del w:id="161" w:author="msi" w:date="2026-09-22T12:13:00Z" w16du:dateUtc="2026-09-22T16:13:00Z"/>
          <w:sz w:val="24"/>
        </w:rPr>
      </w:pPr>
    </w:p>
    <w:p w14:paraId="48E07E44" w14:textId="04054EB6" w:rsidR="00C870E5" w:rsidRPr="00DF240E" w:rsidRDefault="00010E3E" w:rsidP="00C870E5">
      <w:pPr>
        <w:pStyle w:val="ListParagraph"/>
        <w:numPr>
          <w:ilvl w:val="0"/>
          <w:numId w:val="1"/>
        </w:numPr>
        <w:spacing w:line="276" w:lineRule="auto"/>
        <w:ind w:left="360"/>
        <w:rPr>
          <w:del w:id="162" w:author="msi" w:date="2026-09-22T12:13:00Z" w16du:dateUtc="2026-09-22T16:13:00Z"/>
          <w:sz w:val="24"/>
        </w:rPr>
      </w:pPr>
      <w:del w:id="163" w:author="msi" w:date="2026-09-22T12:13:00Z" w16du:dateUtc="2026-09-22T16:13:00Z">
        <w:r w:rsidRPr="00DF240E">
          <w:rPr>
            <w:b/>
            <w:bCs/>
            <w:sz w:val="24"/>
          </w:rPr>
          <w:delText>Hur</w:delText>
        </w:r>
        <w:r w:rsidR="00C870E5" w:rsidRPr="00DF240E">
          <w:rPr>
            <w:b/>
            <w:bCs/>
            <w:sz w:val="24"/>
          </w:rPr>
          <w:delText xml:space="preserve">dana är </w:delText>
        </w:r>
        <w:r w:rsidR="00862382" w:rsidRPr="00DF240E">
          <w:rPr>
            <w:b/>
            <w:bCs/>
            <w:sz w:val="24"/>
          </w:rPr>
          <w:delText xml:space="preserve">familjens </w:delText>
        </w:r>
        <w:r w:rsidRPr="00DF240E">
          <w:rPr>
            <w:b/>
            <w:bCs/>
            <w:sz w:val="24"/>
          </w:rPr>
          <w:delText xml:space="preserve">stödjande </w:delText>
        </w:r>
        <w:r w:rsidR="00862382" w:rsidRPr="00DF240E">
          <w:rPr>
            <w:b/>
            <w:bCs/>
            <w:sz w:val="24"/>
          </w:rPr>
          <w:delText xml:space="preserve">nätverk </w:delText>
        </w:r>
        <w:r w:rsidRPr="00DF240E">
          <w:rPr>
            <w:b/>
            <w:bCs/>
            <w:sz w:val="24"/>
          </w:rPr>
          <w:delText xml:space="preserve">(såväl de </w:delText>
        </w:r>
        <w:r w:rsidR="00BC76E0" w:rsidRPr="00DF240E">
          <w:rPr>
            <w:b/>
            <w:bCs/>
            <w:sz w:val="24"/>
          </w:rPr>
          <w:delText>privat</w:delText>
        </w:r>
        <w:r w:rsidRPr="00DF240E">
          <w:rPr>
            <w:b/>
            <w:bCs/>
            <w:sz w:val="24"/>
          </w:rPr>
          <w:delText>a</w:delText>
        </w:r>
        <w:r w:rsidR="00BC76E0" w:rsidRPr="00DF240E">
          <w:rPr>
            <w:b/>
            <w:bCs/>
            <w:sz w:val="24"/>
          </w:rPr>
          <w:delText xml:space="preserve"> som </w:delText>
        </w:r>
        <w:r w:rsidRPr="00DF240E">
          <w:rPr>
            <w:b/>
            <w:bCs/>
            <w:sz w:val="24"/>
          </w:rPr>
          <w:delText xml:space="preserve">de </w:delText>
        </w:r>
        <w:r w:rsidR="00BC76E0" w:rsidRPr="00DF240E">
          <w:rPr>
            <w:b/>
            <w:bCs/>
            <w:sz w:val="24"/>
          </w:rPr>
          <w:delText>professionell</w:delText>
        </w:r>
        <w:r w:rsidRPr="00DF240E">
          <w:rPr>
            <w:b/>
            <w:bCs/>
            <w:sz w:val="24"/>
          </w:rPr>
          <w:delText>a)</w:delText>
        </w:r>
        <w:r w:rsidR="00C870E5" w:rsidRPr="00DF240E">
          <w:rPr>
            <w:b/>
            <w:bCs/>
            <w:sz w:val="24"/>
          </w:rPr>
          <w:delText>?</w:delText>
        </w:r>
      </w:del>
    </w:p>
    <w:p w14:paraId="25ABFFD3" w14:textId="04DA3DAA" w:rsidR="00C870E5" w:rsidRPr="00DF240E" w:rsidRDefault="007235E2" w:rsidP="00C870E5">
      <w:pPr>
        <w:pStyle w:val="ListParagraph"/>
        <w:spacing w:line="276" w:lineRule="auto"/>
        <w:ind w:left="360"/>
        <w:rPr>
          <w:del w:id="164" w:author="msi" w:date="2026-09-22T12:13:00Z" w16du:dateUtc="2026-09-22T16:13:00Z"/>
          <w:color w:val="2E74B5" w:themeColor="accent1" w:themeShade="BF"/>
          <w:sz w:val="24"/>
          <w:u w:val="single"/>
        </w:rPr>
      </w:pPr>
      <w:del w:id="165" w:author="msi" w:date="2026-09-22T12:13:00Z" w16du:dateUtc="2026-09-22T16:13:00Z">
        <w:r w:rsidRPr="00DF240E">
          <w:rPr>
            <w:color w:val="2E74B5" w:themeColor="accent1" w:themeShade="BF"/>
            <w:sz w:val="24"/>
            <w:u w:val="single"/>
          </w:rPr>
          <w:delText>Svar:</w:delText>
        </w:r>
      </w:del>
    </w:p>
    <w:p w14:paraId="53EF258F" w14:textId="77777777" w:rsidR="00C870E5" w:rsidRPr="00DF240E" w:rsidRDefault="00C870E5" w:rsidP="00C870E5">
      <w:pPr>
        <w:pStyle w:val="ListParagraph"/>
        <w:spacing w:line="276" w:lineRule="auto"/>
        <w:ind w:left="360"/>
        <w:rPr>
          <w:del w:id="166" w:author="msi" w:date="2026-09-22T12:13:00Z" w16du:dateUtc="2026-09-22T16:13:00Z"/>
          <w:sz w:val="24"/>
        </w:rPr>
      </w:pPr>
    </w:p>
    <w:p w14:paraId="65114DAC" w14:textId="45E5B28E" w:rsidR="00D414C4" w:rsidRPr="00DF240E" w:rsidRDefault="00C870E5" w:rsidP="00C870E5">
      <w:pPr>
        <w:pStyle w:val="ListParagraph"/>
        <w:numPr>
          <w:ilvl w:val="0"/>
          <w:numId w:val="1"/>
        </w:numPr>
        <w:spacing w:line="276" w:lineRule="auto"/>
        <w:ind w:left="360"/>
        <w:rPr>
          <w:del w:id="167" w:author="msi" w:date="2026-09-22T12:13:00Z" w16du:dateUtc="2026-09-22T16:13:00Z"/>
          <w:sz w:val="24"/>
        </w:rPr>
      </w:pPr>
      <w:del w:id="168" w:author="msi" w:date="2026-09-22T12:13:00Z" w16du:dateUtc="2026-09-22T16:13:00Z">
        <w:r w:rsidRPr="00DF240E">
          <w:rPr>
            <w:b/>
            <w:bCs/>
            <w:sz w:val="24"/>
          </w:rPr>
          <w:delText>Någonting annat du vill berätta om familjen?</w:delText>
        </w:r>
        <w:r w:rsidR="008C0E66" w:rsidRPr="00DF240E">
          <w:rPr>
            <w:b/>
            <w:bCs/>
            <w:sz w:val="24"/>
          </w:rPr>
          <w:br/>
        </w:r>
        <w:r w:rsidR="007235E2" w:rsidRPr="00DF240E">
          <w:rPr>
            <w:color w:val="2E74B5" w:themeColor="accent1" w:themeShade="BF"/>
            <w:sz w:val="24"/>
            <w:u w:val="single"/>
          </w:rPr>
          <w:delText>Svar:</w:delText>
        </w:r>
        <w:r w:rsidR="007235E2" w:rsidRPr="00DF240E">
          <w:rPr>
            <w:color w:val="2E74B5" w:themeColor="accent1" w:themeShade="BF"/>
            <w:sz w:val="24"/>
          </w:rPr>
          <w:delText xml:space="preserve"> </w:delText>
        </w:r>
      </w:del>
    </w:p>
    <w:p w14:paraId="5EFF61E6" w14:textId="77777777" w:rsidR="00C870E5" w:rsidRPr="00DF240E" w:rsidRDefault="00C870E5" w:rsidP="00BC76E0">
      <w:pPr>
        <w:spacing w:line="276" w:lineRule="auto"/>
        <w:rPr>
          <w:del w:id="169" w:author="msi" w:date="2026-09-22T12:13:00Z" w16du:dateUtc="2026-09-22T16:13:00Z"/>
          <w:sz w:val="24"/>
        </w:rPr>
      </w:pPr>
    </w:p>
    <w:p w14:paraId="1882D93C" w14:textId="1DF0D523" w:rsidR="007235E2" w:rsidRPr="00DF240E" w:rsidRDefault="00010E3E" w:rsidP="00BC76E0">
      <w:pPr>
        <w:spacing w:line="276" w:lineRule="auto"/>
        <w:rPr>
          <w:del w:id="170" w:author="msi" w:date="2026-09-22T12:13:00Z" w16du:dateUtc="2026-09-22T16:13:00Z"/>
          <w:b/>
          <w:bCs/>
          <w:sz w:val="24"/>
        </w:rPr>
      </w:pPr>
      <w:del w:id="171" w:author="msi" w:date="2026-09-22T12:13:00Z" w16du:dateUtc="2026-09-22T16:13:00Z">
        <w:r w:rsidRPr="00DF240E">
          <w:rPr>
            <w:b/>
            <w:bCs/>
            <w:sz w:val="24"/>
          </w:rPr>
          <w:delText xml:space="preserve">Dina </w:delText>
        </w:r>
        <w:r w:rsidR="00B31443" w:rsidRPr="00DF240E">
          <w:rPr>
            <w:b/>
            <w:bCs/>
            <w:sz w:val="24"/>
          </w:rPr>
          <w:delText>kontaktuppgifter</w:delText>
        </w:r>
        <w:r w:rsidRPr="00DF240E">
          <w:rPr>
            <w:b/>
            <w:bCs/>
            <w:sz w:val="24"/>
          </w:rPr>
          <w:delText xml:space="preserve"> och ditt </w:delText>
        </w:r>
        <w:r w:rsidR="00B31443" w:rsidRPr="00DF240E">
          <w:rPr>
            <w:b/>
            <w:bCs/>
            <w:sz w:val="24"/>
          </w:rPr>
          <w:delText>yrke</w:delText>
        </w:r>
        <w:r w:rsidRPr="00DF240E">
          <w:rPr>
            <w:b/>
            <w:bCs/>
            <w:sz w:val="24"/>
          </w:rPr>
          <w:delText xml:space="preserve">: </w:delText>
        </w:r>
        <w:r w:rsidR="00DF240E">
          <w:rPr>
            <w:b/>
            <w:bCs/>
            <w:sz w:val="24"/>
          </w:rPr>
          <w:br/>
        </w:r>
        <w:r w:rsidR="007235E2" w:rsidRPr="00DF240E">
          <w:rPr>
            <w:color w:val="2E74B5" w:themeColor="accent1" w:themeShade="BF"/>
            <w:sz w:val="24"/>
            <w:u w:val="single"/>
          </w:rPr>
          <w:delText>Svar:</w:delText>
        </w:r>
        <w:r w:rsidR="007235E2" w:rsidRPr="00DF240E">
          <w:rPr>
            <w:color w:val="2E74B5" w:themeColor="accent1" w:themeShade="BF"/>
            <w:sz w:val="24"/>
          </w:rPr>
          <w:delText xml:space="preserve"> </w:delText>
        </w:r>
      </w:del>
    </w:p>
    <w:p w14:paraId="2B691CEE" w14:textId="77777777" w:rsidR="007235E2" w:rsidRPr="00DF240E" w:rsidRDefault="007235E2" w:rsidP="00BC76E0">
      <w:pPr>
        <w:spacing w:line="276" w:lineRule="auto"/>
        <w:rPr>
          <w:del w:id="172" w:author="msi" w:date="2026-09-22T12:13:00Z" w16du:dateUtc="2026-09-22T16:13:00Z"/>
          <w:color w:val="7030A0"/>
          <w:sz w:val="24"/>
        </w:rPr>
      </w:pPr>
    </w:p>
    <w:p w14:paraId="7875156E" w14:textId="6EC58AC2" w:rsidR="009D6CF1" w:rsidRDefault="007235E2">
      <w:pPr>
        <w:rPr>
          <w:rPrChange w:id="173" w:author="msi" w:date="2026-09-22T12:13:00Z" w16du:dateUtc="2026-09-22T16:13:00Z">
            <w:rPr>
              <w:b/>
              <w:bCs/>
              <w:sz w:val="24"/>
              <w:szCs w:val="24"/>
            </w:rPr>
          </w:rPrChange>
        </w:rPr>
        <w:pPrChange w:id="174" w:author="msi" w:date="2026-09-22T12:13:00Z" w16du:dateUtc="2026-09-22T16:13:00Z">
          <w:pPr>
            <w:spacing w:line="276" w:lineRule="auto"/>
          </w:pPr>
        </w:pPrChange>
      </w:pPr>
      <w:del w:id="175" w:author="msi" w:date="2026-09-22T12:13:00Z" w16du:dateUtc="2026-09-22T16:13:00Z">
        <w:r w:rsidRPr="00DF240E">
          <w:rPr>
            <w:b/>
            <w:bCs/>
            <w:sz w:val="24"/>
          </w:rPr>
          <w:delText>Får vi</w:delText>
        </w:r>
        <w:r w:rsidR="00B31443" w:rsidRPr="00DF240E">
          <w:rPr>
            <w:b/>
            <w:bCs/>
            <w:sz w:val="24"/>
          </w:rPr>
          <w:delText xml:space="preserve"> kontakta </w:delText>
        </w:r>
        <w:r w:rsidR="00010E3E" w:rsidRPr="00DF240E">
          <w:rPr>
            <w:b/>
            <w:bCs/>
            <w:sz w:val="24"/>
          </w:rPr>
          <w:delText>dig</w:delText>
        </w:r>
        <w:r w:rsidR="00BD5F0F" w:rsidRPr="00DF240E">
          <w:rPr>
            <w:b/>
            <w:bCs/>
            <w:sz w:val="24"/>
          </w:rPr>
          <w:delText xml:space="preserve"> </w:delText>
        </w:r>
        <w:r w:rsidR="00010E3E" w:rsidRPr="00DF240E">
          <w:rPr>
            <w:b/>
            <w:bCs/>
            <w:sz w:val="24"/>
          </w:rPr>
          <w:delText xml:space="preserve">senare </w:delText>
        </w:r>
        <w:r w:rsidR="00B31443" w:rsidRPr="00DF240E">
          <w:rPr>
            <w:b/>
            <w:bCs/>
            <w:sz w:val="24"/>
          </w:rPr>
          <w:delText xml:space="preserve">gällande </w:delText>
        </w:r>
        <w:r w:rsidR="00010E3E" w:rsidRPr="00DF240E">
          <w:rPr>
            <w:b/>
            <w:bCs/>
            <w:sz w:val="24"/>
          </w:rPr>
          <w:delText xml:space="preserve">eventuell </w:delText>
        </w:r>
        <w:r w:rsidR="00B31443" w:rsidRPr="00DF240E">
          <w:rPr>
            <w:b/>
            <w:bCs/>
            <w:sz w:val="24"/>
          </w:rPr>
          <w:delText>utvärdering av lägret</w:delText>
        </w:r>
        <w:r w:rsidRPr="00DF240E">
          <w:rPr>
            <w:b/>
            <w:bCs/>
            <w:sz w:val="24"/>
          </w:rPr>
          <w:delText>?</w:delText>
        </w:r>
        <w:r w:rsidRPr="00DF240E">
          <w:rPr>
            <w:sz w:val="24"/>
          </w:rPr>
          <w:delText xml:space="preserve"> </w:delText>
        </w:r>
        <w:r w:rsidRPr="00DF240E">
          <w:rPr>
            <w:sz w:val="24"/>
          </w:rPr>
          <w:br/>
        </w:r>
        <w:r w:rsidRPr="00DF240E">
          <w:rPr>
            <w:color w:val="2E74B5" w:themeColor="accent1" w:themeShade="BF"/>
            <w:sz w:val="24"/>
            <w:u w:val="single"/>
          </w:rPr>
          <w:delText>Svar:</w:delText>
        </w:r>
        <w:r w:rsidRPr="00DF240E">
          <w:rPr>
            <w:color w:val="2E74B5" w:themeColor="accent1" w:themeShade="BF"/>
            <w:sz w:val="24"/>
          </w:rPr>
          <w:delText xml:space="preserve"> </w:delText>
        </w:r>
        <w:r w:rsidR="00B31443" w:rsidRPr="00DF240E">
          <w:rPr>
            <w:sz w:val="24"/>
          </w:rPr>
          <w:br/>
        </w:r>
      </w:del>
    </w:p>
    <w:sectPr w:rsidR="009D6CF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cols w:space="708"/>
      <w:docGrid w:linePitch="360"/>
      <w:sectPrChange w:id="184" w:author="msi" w:date="2026-09-22T12:13:00Z" w16du:dateUtc="2026-09-22T16:13:00Z">
        <w:sectPr w:rsidR="009D6CF1">
          <w:pgMar w:top="1361" w:right="1417" w:bottom="733" w:left="1417" w:header="708" w:footer="708" w:gutter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94D24C4" w14:textId="77777777" w:rsidR="009D3E36" w:rsidRDefault="009D3E36" w:rsidP="00C772EE">
      <w:pPr>
        <w:pPrChange w:id="9" w:author="msi" w:date="2026-09-22T12:13:00Z" w16du:dateUtc="2026-09-22T16:13:00Z">
          <w:pPr>
            <w:spacing w:after="0" w:line="240" w:lineRule="auto"/>
          </w:pPr>
        </w:pPrChange>
      </w:pPr>
      <w:r>
        <w:separator/>
      </w:r>
    </w:p>
  </w:endnote>
  <w:endnote w:type="continuationSeparator" w:id="0">
    <w:p w14:paraId="51E28164" w14:textId="77777777" w:rsidR="009D3E36" w:rsidRDefault="009D3E36" w:rsidP="00C772EE">
      <w:pPr>
        <w:pPrChange w:id="10" w:author="msi" w:date="2026-09-22T12:13:00Z" w16du:dateUtc="2026-09-22T16:13:00Z">
          <w:pPr>
            <w:spacing w:after="0" w:line="240" w:lineRule="auto"/>
          </w:pPr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8EFC7AB" w14:textId="77777777" w:rsidR="00AB292B" w:rsidRDefault="00AB292B">
    <w:pPr>
      <w:pStyle w:val="BodyText2"/>
      <w:pPrChange w:id="180" w:author="msi" w:date="2026-09-22T12:13:00Z" w16du:dateUtc="2026-09-22T16:13:00Z">
        <w:pPr>
          <w:pStyle w:val="Footer"/>
        </w:pPr>
      </w:pPrChange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09B5B9" w14:textId="77777777" w:rsidR="00AB292B" w:rsidRDefault="00AB292B">
    <w:pPr>
      <w:pStyle w:val="BodyText2"/>
      <w:pPrChange w:id="181" w:author="msi" w:date="2026-09-22T12:13:00Z" w16du:dateUtc="2026-09-22T16:13:00Z">
        <w:pPr>
          <w:pStyle w:val="Footer"/>
        </w:pPr>
      </w:pPrChange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623072" w14:textId="77777777" w:rsidR="00AB292B" w:rsidRDefault="00AB292B">
    <w:pPr>
      <w:pStyle w:val="BodyText2"/>
      <w:pPrChange w:id="183" w:author="msi" w:date="2026-09-22T12:13:00Z" w16du:dateUtc="2026-09-22T16:13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BF994DD" w14:textId="77777777" w:rsidR="009D3E36" w:rsidRDefault="009D3E36" w:rsidP="00C772EE">
      <w:pPr>
        <w:pPrChange w:id="7" w:author="msi" w:date="2026-09-22T12:13:00Z" w16du:dateUtc="2026-09-22T16:13:00Z">
          <w:pPr>
            <w:spacing w:after="0" w:line="240" w:lineRule="auto"/>
          </w:pPr>
        </w:pPrChange>
      </w:pPr>
      <w:r>
        <w:separator/>
      </w:r>
    </w:p>
  </w:footnote>
  <w:footnote w:type="continuationSeparator" w:id="0">
    <w:p w14:paraId="43D65D79" w14:textId="77777777" w:rsidR="009D3E36" w:rsidRDefault="009D3E36" w:rsidP="00C772EE">
      <w:pPr>
        <w:pPrChange w:id="8" w:author="msi" w:date="2026-09-22T12:13:00Z" w16du:dateUtc="2026-09-22T16:13:00Z">
          <w:pPr>
            <w:spacing w:after="0" w:line="240" w:lineRule="auto"/>
          </w:pPr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CE69431" w14:textId="77777777" w:rsidR="00AB292B" w:rsidRDefault="00AB292B">
    <w:pPr>
      <w:pStyle w:val="Basliklar"/>
      <w:pPrChange w:id="176" w:author="msi" w:date="2026-09-22T12:13:00Z" w16du:dateUtc="2026-09-22T16:13:00Z">
        <w:pPr>
          <w:pStyle w:val="Header"/>
        </w:pPr>
      </w:pPrChange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8CC6F9A" w14:textId="0462A4EA" w:rsidR="008C0E66" w:rsidRDefault="008C0E66">
    <w:pPr>
      <w:pStyle w:val="Basliklar"/>
      <w:rPr>
        <w:rPrChange w:id="177" w:author="msi" w:date="2026-09-22T12:13:00Z" w16du:dateUtc="2026-09-22T16:13:00Z">
          <w:rPr>
            <w:b/>
            <w:bCs/>
            <w:color w:val="2E74B5" w:themeColor="accent1" w:themeShade="BF"/>
            <w:sz w:val="32"/>
            <w:szCs w:val="32"/>
          </w:rPr>
        </w:rPrChange>
      </w:rPr>
      <w:pPrChange w:id="178" w:author="msi" w:date="2026-09-22T12:13:00Z" w16du:dateUtc="2026-09-22T16:13:00Z">
        <w:pPr>
          <w:spacing w:line="276" w:lineRule="auto"/>
          <w:ind w:right="-142"/>
          <w:jc w:val="center"/>
        </w:pPr>
      </w:pPrChange>
    </w:pPr>
    <w:del w:id="179" w:author="msi" w:date="2026-09-22T12:13:00Z" w16du:dateUtc="2026-09-22T16:13:00Z">
      <w:r w:rsidRPr="00A62CED">
        <w:rPr>
          <w:bCs/>
          <w:color w:val="2E74B5" w:themeColor="accent1" w:themeShade="BF"/>
          <w:sz w:val="32"/>
          <w:szCs w:val="32"/>
        </w:rPr>
        <w:delText xml:space="preserve">Rekommendation till Folkhälsans </w:delText>
      </w:r>
      <w:r w:rsidR="00AB292B">
        <w:rPr>
          <w:bCs/>
          <w:color w:val="2E74B5" w:themeColor="accent1" w:themeShade="BF"/>
          <w:sz w:val="32"/>
          <w:szCs w:val="32"/>
        </w:rPr>
        <w:delText>FamiljeKraft-läger</w:delText>
      </w:r>
    </w:del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3E6C1A5" w14:textId="77777777" w:rsidR="00AB292B" w:rsidRDefault="00AB292B">
    <w:pPr>
      <w:pStyle w:val="Basliklar"/>
      <w:pPrChange w:id="182" w:author="msi" w:date="2026-09-22T12:13:00Z" w16du:dateUtc="2026-09-22T16:13:00Z">
        <w:pPr>
          <w:pStyle w:val="Header"/>
        </w:pPr>
      </w:pPrChange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E24A32"/>
    <w:multiLevelType w:val="hybridMultilevel"/>
    <w:tmpl w:val="346C9512"/>
    <w:lvl w:ilvl="0" w:tplc="3E908672">
      <w:start w:val="1"/>
      <w:numFmt w:val="decimal"/>
      <w:lvlText w:val="%1"/>
      <w:lvlJc w:val="left"/>
      <w:pPr>
        <w:tabs>
          <w:tab w:val="num" w:pos="1077"/>
        </w:tabs>
        <w:ind w:left="1000" w:hanging="283"/>
      </w:pPr>
      <w:rPr>
        <w:rFonts w:ascii="Times New Roman" w:hAnsi="Times New Roman" w:hint="default"/>
        <w:b w:val="0"/>
        <w:i w:val="0"/>
        <w:sz w:val="24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4E46655"/>
    <w:multiLevelType w:val="hybridMultilevel"/>
    <w:tmpl w:val="389057B0"/>
    <w:lvl w:ilvl="0" w:tplc="290CFF3C">
      <w:start w:val="3"/>
      <w:numFmt w:val="decimal"/>
      <w:lvlText w:val="%1"/>
      <w:lvlJc w:val="left"/>
      <w:pPr>
        <w:tabs>
          <w:tab w:val="num" w:pos="1077"/>
        </w:tabs>
        <w:ind w:left="1000" w:hanging="283"/>
      </w:pPr>
      <w:rPr>
        <w:rFonts w:ascii="Times New Roman" w:hAnsi="Times New Roman" w:hint="default"/>
        <w:b w:val="0"/>
        <w:i w:val="0"/>
        <w:sz w:val="24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7A8738B"/>
    <w:multiLevelType w:val="hybridMultilevel"/>
    <w:tmpl w:val="AE0EC366"/>
    <w:lvl w:ilvl="0" w:tplc="96BC44D8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  <w:b/>
        <w:bCs/>
      </w:rPr>
    </w:lvl>
    <w:lvl w:ilvl="1" w:tplc="081D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F93534"/>
    <w:multiLevelType w:val="hybridMultilevel"/>
    <w:tmpl w:val="869A20CE"/>
    <w:lvl w:ilvl="0" w:tplc="0409000F">
      <w:start w:val="1"/>
      <w:numFmt w:val="decimal"/>
      <w:lvlText w:val="%1."/>
      <w:lvlJc w:val="left"/>
      <w:pPr>
        <w:ind w:left="1019" w:hanging="360"/>
      </w:pPr>
    </w:lvl>
    <w:lvl w:ilvl="1" w:tplc="04090019" w:tentative="1">
      <w:start w:val="1"/>
      <w:numFmt w:val="lowerLetter"/>
      <w:lvlText w:val="%2."/>
      <w:lvlJc w:val="left"/>
      <w:pPr>
        <w:ind w:left="1739" w:hanging="360"/>
      </w:pPr>
    </w:lvl>
    <w:lvl w:ilvl="2" w:tplc="0409001B" w:tentative="1">
      <w:start w:val="1"/>
      <w:numFmt w:val="lowerRoman"/>
      <w:lvlText w:val="%3."/>
      <w:lvlJc w:val="right"/>
      <w:pPr>
        <w:ind w:left="2459" w:hanging="180"/>
      </w:pPr>
    </w:lvl>
    <w:lvl w:ilvl="3" w:tplc="0409000F" w:tentative="1">
      <w:start w:val="1"/>
      <w:numFmt w:val="decimal"/>
      <w:lvlText w:val="%4."/>
      <w:lvlJc w:val="left"/>
      <w:pPr>
        <w:ind w:left="3179" w:hanging="360"/>
      </w:pPr>
    </w:lvl>
    <w:lvl w:ilvl="4" w:tplc="04090019" w:tentative="1">
      <w:start w:val="1"/>
      <w:numFmt w:val="lowerLetter"/>
      <w:lvlText w:val="%5."/>
      <w:lvlJc w:val="left"/>
      <w:pPr>
        <w:ind w:left="3899" w:hanging="360"/>
      </w:pPr>
    </w:lvl>
    <w:lvl w:ilvl="5" w:tplc="0409001B" w:tentative="1">
      <w:start w:val="1"/>
      <w:numFmt w:val="lowerRoman"/>
      <w:lvlText w:val="%6."/>
      <w:lvlJc w:val="right"/>
      <w:pPr>
        <w:ind w:left="4619" w:hanging="180"/>
      </w:pPr>
    </w:lvl>
    <w:lvl w:ilvl="6" w:tplc="0409000F" w:tentative="1">
      <w:start w:val="1"/>
      <w:numFmt w:val="decimal"/>
      <w:lvlText w:val="%7."/>
      <w:lvlJc w:val="left"/>
      <w:pPr>
        <w:ind w:left="5339" w:hanging="360"/>
      </w:pPr>
    </w:lvl>
    <w:lvl w:ilvl="7" w:tplc="04090019" w:tentative="1">
      <w:start w:val="1"/>
      <w:numFmt w:val="lowerLetter"/>
      <w:lvlText w:val="%8."/>
      <w:lvlJc w:val="left"/>
      <w:pPr>
        <w:ind w:left="6059" w:hanging="360"/>
      </w:pPr>
    </w:lvl>
    <w:lvl w:ilvl="8" w:tplc="0409001B" w:tentative="1">
      <w:start w:val="1"/>
      <w:numFmt w:val="lowerRoman"/>
      <w:lvlText w:val="%9."/>
      <w:lvlJc w:val="right"/>
      <w:pPr>
        <w:ind w:left="6779" w:hanging="180"/>
      </w:pPr>
    </w:lvl>
  </w:abstractNum>
  <w:abstractNum w:abstractNumId="4" w15:restartNumberingAfterBreak="0">
    <w:nsid w:val="707E55E2"/>
    <w:multiLevelType w:val="hybridMultilevel"/>
    <w:tmpl w:val="250A7E36"/>
    <w:lvl w:ilvl="0" w:tplc="3E908672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D2440A"/>
    <w:multiLevelType w:val="hybridMultilevel"/>
    <w:tmpl w:val="B2DADC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E0F59F9"/>
    <w:multiLevelType w:val="hybridMultilevel"/>
    <w:tmpl w:val="B7A48CD4"/>
    <w:lvl w:ilvl="0" w:tplc="BDC2338C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052336445">
    <w:abstractNumId w:val="2"/>
  </w:num>
  <w:num w:numId="2" w16cid:durableId="877812698">
    <w:abstractNumId w:val="0"/>
  </w:num>
  <w:num w:numId="3" w16cid:durableId="563486432">
    <w:abstractNumId w:val="1"/>
  </w:num>
  <w:num w:numId="4" w16cid:durableId="479075519">
    <w:abstractNumId w:val="6"/>
  </w:num>
  <w:num w:numId="5" w16cid:durableId="1255167631">
    <w:abstractNumId w:val="4"/>
  </w:num>
  <w:num w:numId="6" w16cid:durableId="2111199171">
    <w:abstractNumId w:val="5"/>
  </w:num>
  <w:num w:numId="7" w16cid:durableId="1599756446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75D2"/>
    <w:rsid w:val="00010E3E"/>
    <w:rsid w:val="000A48ED"/>
    <w:rsid w:val="00127B7D"/>
    <w:rsid w:val="001C75D2"/>
    <w:rsid w:val="00334276"/>
    <w:rsid w:val="0034062B"/>
    <w:rsid w:val="00352B0D"/>
    <w:rsid w:val="003D2941"/>
    <w:rsid w:val="0044229D"/>
    <w:rsid w:val="00467B85"/>
    <w:rsid w:val="004B7566"/>
    <w:rsid w:val="004C6426"/>
    <w:rsid w:val="005850C3"/>
    <w:rsid w:val="005E6702"/>
    <w:rsid w:val="0069464C"/>
    <w:rsid w:val="007235E2"/>
    <w:rsid w:val="00786669"/>
    <w:rsid w:val="007F165D"/>
    <w:rsid w:val="00832BE3"/>
    <w:rsid w:val="00862382"/>
    <w:rsid w:val="00875E83"/>
    <w:rsid w:val="008C0E66"/>
    <w:rsid w:val="009D3E36"/>
    <w:rsid w:val="009D5F97"/>
    <w:rsid w:val="009D6CF1"/>
    <w:rsid w:val="00A52FC7"/>
    <w:rsid w:val="00A62CED"/>
    <w:rsid w:val="00AB292B"/>
    <w:rsid w:val="00B00DF3"/>
    <w:rsid w:val="00B31443"/>
    <w:rsid w:val="00B319C6"/>
    <w:rsid w:val="00B90493"/>
    <w:rsid w:val="00BA04A3"/>
    <w:rsid w:val="00BC32DD"/>
    <w:rsid w:val="00BC4F8E"/>
    <w:rsid w:val="00BC76E0"/>
    <w:rsid w:val="00BD5F0F"/>
    <w:rsid w:val="00C424DC"/>
    <w:rsid w:val="00C720A8"/>
    <w:rsid w:val="00C772EE"/>
    <w:rsid w:val="00C870E5"/>
    <w:rsid w:val="00CC0B85"/>
    <w:rsid w:val="00D17458"/>
    <w:rsid w:val="00D414C4"/>
    <w:rsid w:val="00D4679F"/>
    <w:rsid w:val="00D816F4"/>
    <w:rsid w:val="00D97CBC"/>
    <w:rsid w:val="00DF240E"/>
    <w:rsid w:val="00ED46FA"/>
    <w:rsid w:val="00F15720"/>
    <w:rsid w:val="00F169BB"/>
    <w:rsid w:val="00F8234C"/>
    <w:rsid w:val="00F911A6"/>
    <w:rsid w:val="00F95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1B15F"/>
  <w15:chartTrackingRefBased/>
  <w15:docId w15:val="{C34200D3-3BB5-4AE2-9FD6-C39BBD38C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v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32DD"/>
    <w:pPr>
      <w:spacing w:after="0" w:line="240" w:lineRule="auto"/>
      <w:jc w:val="both"/>
      <w:pPrChange w:id="0" w:author="msi" w:date="2026-09-22T12:13:00Z">
        <w:pPr>
          <w:spacing w:after="160" w:line="259" w:lineRule="auto"/>
        </w:pPr>
      </w:pPrChange>
    </w:pPr>
    <w:rPr>
      <w:rFonts w:ascii="Verdana" w:eastAsia="Times New Roman" w:hAnsi="Verdana" w:cs="Times New Roman"/>
      <w:sz w:val="20"/>
      <w:szCs w:val="24"/>
      <w:lang w:val="tr-TR" w:eastAsia="tr-TR"/>
      <w:rPrChange w:id="0" w:author="msi" w:date="2026-09-22T12:13:00Z">
        <w:rPr>
          <w:rFonts w:asciiTheme="minorHAnsi" w:eastAsiaTheme="minorHAnsi" w:hAnsiTheme="minorHAnsi" w:cstheme="minorBidi"/>
          <w:sz w:val="22"/>
          <w:szCs w:val="22"/>
          <w:lang w:val="sv-FI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qFormat/>
    <w:rsid w:val="00F911A6"/>
    <w:pPr>
      <w:keepNext/>
      <w:spacing w:before="120" w:after="120" w:line="360" w:lineRule="auto"/>
      <w:jc w:val="left"/>
      <w:outlineLvl w:val="6"/>
      <w:pPrChange w:id="1" w:author="msi" w:date="2026-09-22T12:13:00Z">
        <w:pPr>
          <w:keepNext/>
          <w:spacing w:before="120" w:after="120" w:line="360" w:lineRule="auto"/>
          <w:jc w:val="both"/>
          <w:outlineLvl w:val="6"/>
        </w:pPr>
      </w:pPrChange>
    </w:pPr>
    <w:rPr>
      <w:rFonts w:ascii="Times New Roman" w:hAnsi="Times New Roman"/>
      <w:sz w:val="24"/>
      <w:szCs w:val="20"/>
      <w:rPrChange w:id="1" w:author="msi" w:date="2026-09-22T12:13:00Z">
        <w:rPr>
          <w:sz w:val="24"/>
          <w:lang w:val="tr-TR" w:eastAsia="tr-TR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75D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C0E66"/>
    <w:pPr>
      <w:tabs>
        <w:tab w:val="center" w:pos="4819"/>
        <w:tab w:val="right" w:pos="96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C0E66"/>
  </w:style>
  <w:style w:type="paragraph" w:styleId="Footer">
    <w:name w:val="footer"/>
    <w:basedOn w:val="Normal"/>
    <w:link w:val="FooterChar"/>
    <w:uiPriority w:val="99"/>
    <w:unhideWhenUsed/>
    <w:rsid w:val="008C0E66"/>
    <w:pPr>
      <w:tabs>
        <w:tab w:val="center" w:pos="4819"/>
        <w:tab w:val="right" w:pos="96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C0E66"/>
  </w:style>
  <w:style w:type="character" w:customStyle="1" w:styleId="Heading7Char">
    <w:name w:val="Heading 7 Char"/>
    <w:basedOn w:val="DefaultParagraphFont"/>
    <w:link w:val="Heading7"/>
    <w:rsid w:val="00127B7D"/>
    <w:rPr>
      <w:rFonts w:ascii="Times New Roman" w:eastAsia="Times New Roman" w:hAnsi="Times New Roman" w:cs="Times New Roman"/>
      <w:sz w:val="24"/>
      <w:szCs w:val="20"/>
      <w:lang w:val="tr-TR" w:eastAsia="tr-TR"/>
    </w:rPr>
  </w:style>
  <w:style w:type="paragraph" w:customStyle="1" w:styleId="DersBasliklar">
    <w:name w:val="Ders Basliklar"/>
    <w:basedOn w:val="Normal"/>
    <w:rsid w:val="00BC32DD"/>
    <w:pPr>
      <w:tabs>
        <w:tab w:val="left" w:pos="3060"/>
      </w:tabs>
      <w:spacing w:before="80" w:after="80"/>
      <w:ind w:left="144"/>
      <w:pPrChange w:id="2" w:author="msi" w:date="2026-09-22T12:13:00Z">
        <w:pPr>
          <w:tabs>
            <w:tab w:val="left" w:pos="3060"/>
          </w:tabs>
          <w:spacing w:before="80" w:after="80"/>
          <w:ind w:left="144"/>
          <w:jc w:val="both"/>
        </w:pPr>
      </w:pPrChange>
    </w:pPr>
    <w:rPr>
      <w:b/>
      <w:bCs/>
      <w:i/>
      <w:sz w:val="16"/>
      <w:rPrChange w:id="2" w:author="msi" w:date="2026-09-22T12:13:00Z">
        <w:rPr>
          <w:rFonts w:ascii="Verdana" w:hAnsi="Verdana"/>
          <w:b/>
          <w:bCs/>
          <w:i/>
          <w:sz w:val="16"/>
          <w:szCs w:val="24"/>
          <w:lang w:val="tr-TR" w:eastAsia="tr-TR" w:bidi="ar-SA"/>
        </w:rPr>
      </w:rPrChange>
    </w:rPr>
  </w:style>
  <w:style w:type="paragraph" w:customStyle="1" w:styleId="DersBilgileri">
    <w:name w:val="Ders Bilgileri"/>
    <w:basedOn w:val="Normal"/>
    <w:rsid w:val="00BC32DD"/>
    <w:pPr>
      <w:spacing w:before="80" w:after="80"/>
      <w:ind w:left="144" w:right="144"/>
      <w:pPrChange w:id="3" w:author="msi" w:date="2026-09-22T12:13:00Z">
        <w:pPr>
          <w:spacing w:before="80" w:after="80"/>
          <w:ind w:left="144" w:right="144"/>
          <w:jc w:val="both"/>
        </w:pPr>
      </w:pPrChange>
    </w:pPr>
    <w:rPr>
      <w:sz w:val="16"/>
      <w:rPrChange w:id="3" w:author="msi" w:date="2026-09-22T12:13:00Z">
        <w:rPr>
          <w:rFonts w:ascii="Verdana" w:hAnsi="Verdana"/>
          <w:sz w:val="16"/>
          <w:szCs w:val="24"/>
          <w:lang w:val="tr-TR" w:eastAsia="tr-TR" w:bidi="ar-SA"/>
        </w:rPr>
      </w:rPrChange>
    </w:rPr>
  </w:style>
  <w:style w:type="paragraph" w:customStyle="1" w:styleId="Basliklar">
    <w:name w:val="Basliklar"/>
    <w:basedOn w:val="Normal"/>
    <w:rsid w:val="00BC32DD"/>
    <w:pPr>
      <w:keepNext/>
      <w:spacing w:before="240" w:after="120"/>
      <w:jc w:val="left"/>
      <w:pPrChange w:id="4" w:author="msi" w:date="2026-09-22T12:13:00Z">
        <w:pPr>
          <w:keepNext/>
          <w:spacing w:before="240" w:after="120"/>
          <w:jc w:val="both"/>
        </w:pPr>
      </w:pPrChange>
    </w:pPr>
    <w:rPr>
      <w:b/>
      <w:rPrChange w:id="4" w:author="msi" w:date="2026-09-22T12:13:00Z">
        <w:rPr>
          <w:rFonts w:ascii="Verdana" w:hAnsi="Verdana"/>
          <w:b/>
          <w:szCs w:val="24"/>
          <w:lang w:val="tr-TR" w:eastAsia="tr-TR" w:bidi="ar-SA"/>
        </w:rPr>
      </w:rPrChange>
    </w:rPr>
  </w:style>
  <w:style w:type="paragraph" w:customStyle="1" w:styleId="Kaynakca">
    <w:name w:val="Kaynakca"/>
    <w:basedOn w:val="Normal"/>
    <w:rsid w:val="00BC32DD"/>
    <w:pPr>
      <w:keepLines/>
      <w:spacing w:before="20" w:after="20"/>
      <w:ind w:left="432" w:hanging="288"/>
      <w:pPrChange w:id="5" w:author="msi" w:date="2026-09-22T12:13:00Z">
        <w:pPr>
          <w:keepLines/>
          <w:spacing w:before="20" w:after="20"/>
          <w:ind w:left="432" w:hanging="288"/>
          <w:jc w:val="both"/>
        </w:pPr>
      </w:pPrChange>
    </w:pPr>
    <w:rPr>
      <w:sz w:val="16"/>
      <w:szCs w:val="20"/>
      <w:lang w:val="en-US"/>
      <w:rPrChange w:id="5" w:author="msi" w:date="2026-09-22T12:13:00Z">
        <w:rPr>
          <w:rFonts w:ascii="Verdana" w:hAnsi="Verdana"/>
          <w:sz w:val="16"/>
          <w:lang w:val="en-US" w:eastAsia="tr-TR" w:bidi="ar-SA"/>
        </w:rPr>
      </w:rPrChange>
    </w:rPr>
  </w:style>
  <w:style w:type="paragraph" w:styleId="BodyText2">
    <w:name w:val="Body Text 2"/>
    <w:basedOn w:val="Normal"/>
    <w:link w:val="BodyText2Char"/>
    <w:semiHidden/>
    <w:rsid w:val="00B00DF3"/>
    <w:pPr>
      <w:jc w:val="left"/>
      <w:pPrChange w:id="6" w:author="msi" w:date="2026-09-22T12:13:00Z">
        <w:pPr>
          <w:jc w:val="both"/>
        </w:pPr>
      </w:pPrChange>
    </w:pPr>
    <w:rPr>
      <w:rFonts w:ascii="Times New Roman" w:hAnsi="Times New Roman"/>
      <w:sz w:val="22"/>
      <w:szCs w:val="20"/>
      <w:rPrChange w:id="6" w:author="msi" w:date="2026-09-22T12:13:00Z">
        <w:rPr>
          <w:lang w:val="tr-TR" w:eastAsia="tr-TR" w:bidi="ar-SA"/>
        </w:rPr>
      </w:rPrChange>
    </w:rPr>
  </w:style>
  <w:style w:type="character" w:customStyle="1" w:styleId="BodyText2Char">
    <w:name w:val="Body Text 2 Char"/>
    <w:basedOn w:val="DefaultParagraphFont"/>
    <w:link w:val="BodyText2"/>
    <w:semiHidden/>
    <w:rsid w:val="00127B7D"/>
    <w:rPr>
      <w:rFonts w:ascii="Times New Roman" w:eastAsia="Times New Roman" w:hAnsi="Times New Roman" w:cs="Times New Roman"/>
      <w:szCs w:val="20"/>
      <w:lang w:val="tr-TR"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504</Words>
  <Characters>2874</Characters>
  <Application>Microsoft Office Word</Application>
  <DocSecurity>0</DocSecurity>
  <Lines>23</Lines>
  <Paragraphs>6</Paragraphs>
  <ScaleCrop>false</ScaleCrop>
  <HeadingPairs>
    <vt:vector size="4" baseType="variant">
      <vt:variant>
        <vt:lpstr>Rubrik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Samfundet Folkhälsan</Company>
  <LinksUpToDate>false</LinksUpToDate>
  <CharactersWithSpaces>3372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Paula Ala-Käkelä</dc:creator>
  <cp:keywords/>
  <dc:description/>
  <cp:lastModifiedBy>Arthur Souza Rodrigues</cp:lastModifiedBy>
  <cp:revision>1</cp:revision>
  <dcterms:created xsi:type="dcterms:W3CDTF">2020-04-23T10:41:00Z</dcterms:created>
  <dcterms:modified xsi:type="dcterms:W3CDTF">2026-09-22T16:13:00Z</dcterms:modified>
</cp:coreProperties>
</file>