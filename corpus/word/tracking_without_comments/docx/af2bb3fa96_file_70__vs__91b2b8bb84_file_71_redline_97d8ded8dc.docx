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A4910F" w14:textId="77777777" w:rsidR="00F00C0E" w:rsidRDefault="00F00C0E">
      <w:pPr>
        <w:rPr>
          <w:shd w:val="clear" w:color="auto" w:fill="92D050"/>
          <w:rPrChange w:id="0" w:author="Arthur Souza Rodrigues" w:date="2026-09-26T14:58:00Z" w16du:dateUtc="2026-09-26T18:58:00Z">
            <w:rPr/>
          </w:rPrChange>
        </w:rPr>
      </w:pPr>
      <w:r>
        <w:rPr>
          <w:shd w:val="clear" w:color="auto" w:fill="92D050"/>
          <w:rPrChange w:id="1" w:author="Arthur Souza Rodrigues" w:date="2026-09-26T14:58:00Z" w16du:dateUtc="2026-09-26T18:58:00Z">
            <w:rPr/>
          </w:rPrChange>
        </w:rPr>
        <w:t>file_</w:t>
      </w:r>
      <w:ins w:id="2" w:author="Arthur Souza Rodrigues" w:date="2026-09-26T14:58:00Z" w16du:dateUtc="2026-09-26T18:58:00Z">
        <w:r w:rsidR="007723F2">
          <w:rPr>
            <w:shd w:val="clear" w:color="auto" w:fill="92D050"/>
          </w:rPr>
          <w:t>71</w:t>
        </w:r>
      </w:ins>
      <w:del w:id="3" w:author="Arthur Souza Rodrigues" w:date="2026-09-26T14:58:00Z" w16du:dateUtc="2026-09-26T18:58:00Z">
        <w:r>
          <w:delText>70</w:delText>
        </w:r>
      </w:del>
      <w:r>
        <w:rPr>
          <w:shd w:val="clear" w:color="auto" w:fill="92D050"/>
          <w:rPrChange w:id="4" w:author="Arthur Souza Rodrigues" w:date="2026-09-26T14:58:00Z" w16du:dateUtc="2026-09-26T18:58:00Z">
            <w:rPr/>
          </w:rPrChange>
        </w:rPr>
        <w:t>.docx</w:t>
      </w:r>
    </w:p>
    <w:p w14:paraId="5E00E5FB" w14:textId="4EC9C691" w:rsidR="003E6BFA" w:rsidRDefault="007B2280">
      <w:pPr>
        <w:rPr>
          <w:ins w:id="5" w:author="Arthur Souza Rodrigues" w:date="2026-09-26T14:58:00Z" w16du:dateUtc="2026-09-26T18:58:00Z"/>
        </w:rPr>
      </w:pPr>
      <w:ins w:id="6" w:author="Arthur Souza Rodrigues" w:date="2026-09-26T14:58:00Z" w16du:dateUtc="2026-09-26T18:58:00Z">
        <w:r>
          <w:rPr>
            <w:shd w:val="clear" w:color="auto" w:fill="92D050"/>
          </w:rPr>
          <w:t>Green Highlight Demo</w:t>
        </w:r>
      </w:ins>
    </w:p>
    <w:p w14:paraId="6383A9D2" w14:textId="77777777" w:rsidR="003E6BFA" w:rsidRDefault="007B2280">
      <w:pPr>
        <w:rPr>
          <w:ins w:id="7" w:author="Arthur Souza Rodrigues" w:date="2026-09-26T14:58:00Z" w16du:dateUtc="2026-09-26T18:58:00Z"/>
        </w:rPr>
      </w:pPr>
      <w:ins w:id="8" w:author="Arthur Souza Rodrigues" w:date="2026-09-26T14:58:00Z" w16du:dateUtc="2026-09-26T18:58:00Z">
        <w:r>
          <w:rPr>
            <w:shd w:val="clear" w:color="auto" w:fill="92D050"/>
          </w:rPr>
          <w:t>This document demonstrates green text highlighting.</w:t>
        </w:r>
      </w:ins>
    </w:p>
    <w:p w14:paraId="197CF5D9" w14:textId="6C1A365D" w:rsidR="007B2280" w:rsidRDefault="007B2280">
      <w:ins w:id="9" w:author="Arthur Souza Rodrigues" w:date="2026-09-26T14:58:00Z" w16du:dateUtc="2026-09-26T18:58:00Z">
        <w:r>
          <w:rPr>
            <w:shd w:val="clear" w:color="auto" w:fill="92D050"/>
          </w:rPr>
          <w:t>Green highlights are often used for environmental topics.</w:t>
        </w:r>
      </w:ins>
      <w:del w:id="10" w:author="Arthur Souza Rodrigues" w:date="2026-09-26T14:58:00Z" w16du:dateUtc="2026-09-26T18:58:00Z">
        <w:r w:rsidR="00487BF9">
          <w:rPr>
            <w:noProof/>
            <w:lang w:eastAsia="en-GB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9F0460B" wp14:editId="36B11C9B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2374265" cy="1403985"/>
                  <wp:effectExtent l="0" t="0" r="3175" b="5715"/>
                  <wp:wrapNone/>
                  <wp:docPr id="30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74265" cy="1403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6E549D" w14:textId="77777777" w:rsidR="00487BF9" w:rsidRDefault="00487BF9">
                              <w:pPr>
                                <w:rPr>
                                  <w:del w:id="11" w:author="Arthur Souza Rodrigues" w:date="2026-09-26T14:58:00Z" w16du:dateUtc="2026-09-26T18:58:00Z"/>
                                </w:rPr>
                              </w:pPr>
                              <w:del w:id="12" w:author="Arthur Souza Rodrigues" w:date="2026-09-26T14:58:00Z" w16du:dateUtc="2026-09-26T18:58:00Z">
                                <w:r>
                                  <w:delText>Datum plane</w:delText>
                                </w:r>
                              </w:del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40000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69F0460B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0;margin-top:0;width:186.95pt;height:110.55pt;z-index:25165926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">
                  <v:textbox style="mso-fit-shape-to-text:t">
                    <w:txbxContent>
                      <w:p w14:paraId="356E549D" w14:textId="77777777" w:rsidR="00487BF9" w:rsidRDefault="00487BF9">
                        <w:pPr>
                          <w:rPr>
                            <w:del w:id="13" w:author="Arthur Souza Rodrigues" w:date="2026-09-26T14:58:00Z" w16du:dateUtc="2026-09-26T18:58:00Z"/>
                          </w:rPr>
                        </w:pPr>
                        <w:del w:id="14" w:author="Arthur Souza Rodrigues" w:date="2026-09-26T14:58:00Z" w16du:dateUtc="2026-09-26T18:58:00Z">
                          <w:r>
                            <w:delText>Datum plane</w:delText>
                          </w:r>
                        </w:del>
                      </w:p>
                    </w:txbxContent>
                  </v:textbox>
                </v:shape>
              </w:pict>
            </mc:Fallback>
          </mc:AlternateContent>
        </w:r>
      </w:del>
    </w:p>
    <w:sectPr w:rsidR="00FD069D">
      <w:pgSz w:w="12240" w:h="15840"/>
      <w:pgMar w:top="1440" w:right="1440" w:bottom="1440" w:left="1440" w:header="720" w:footer="720" w:gutter="0"/>
      <w:cols w:space="720"/>
      <w:docGrid w:linePitch="0"/>
      <w:sectPrChange w:id="15" w:author="Arthur Souza Rodrigues" w:date="2026-09-26T14:58:00Z" w16du:dateUtc="2026-09-26T18:58:00Z">
        <w:sectPr w:rsidR="00FD069D"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7BF9"/>
    <w:rsid w:val="00212576"/>
    <w:rsid w:val="002F5B90"/>
    <w:rsid w:val="003778CB"/>
    <w:rsid w:val="003E6BFA"/>
    <w:rsid w:val="00487BF9"/>
    <w:rsid w:val="006A0FDE"/>
    <w:rsid w:val="007723F2"/>
    <w:rsid w:val="00785963"/>
    <w:rsid w:val="00D53FE7"/>
    <w:rsid w:val="00F0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D16E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B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2015-06-14T08:28:00Z</dcterms:created>
  <dcterms:modified xsi:type="dcterms:W3CDTF">2026-09-26T18:58:00Z</dcterms:modified>
</cp:coreProperties>
</file>