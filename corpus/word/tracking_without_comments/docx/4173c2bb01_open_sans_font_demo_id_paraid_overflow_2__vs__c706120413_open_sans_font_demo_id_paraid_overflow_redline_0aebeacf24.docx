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93BE3" w14:textId="77777777" w:rsidR="00221EE2" w:rsidRDefault="006237A1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0E4B4451" w14:textId="77777777" w:rsidR="00221EE2" w:rsidRDefault="006237A1">
      <w:r>
        <w:rPr>
          <w:rFonts w:ascii="&quot;Open Sans&quot;, sans-serif" w:hAnsi="&quot;Open Sans&quot;, sans-serif" w:cs="&quot;Open Sans&quot;, sans-serif"/>
        </w:rPr>
        <w:t xml:space="preserve">This document </w:t>
      </w:r>
      <w:ins w:id="0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uses</w:t>
        </w:r>
      </w:ins>
      <w:del w:id="1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delText>demonstrates</w:delText>
        </w:r>
      </w:del>
      <w:r>
        <w:rPr>
          <w:rFonts w:ascii="&quot;Open Sans&quot;, sans-serif" w:hAnsi="&quot;Open Sans&quot;, sans-serif" w:cs="&quot;Open Sans&quot;, sans-serif"/>
        </w:rPr>
        <w:t xml:space="preserve"> the Open Sans font family.</w:t>
      </w:r>
    </w:p>
    <w:p w14:paraId="78888A86" w14:textId="77777777" w:rsidR="00221EE2" w:rsidRDefault="006237A1">
      <w:r>
        <w:rPr>
          <w:rFonts w:ascii="&quot;Open Sans&quot;, sans-serif" w:hAnsi="&quot;Open Sans&quot;, sans-serif" w:cs="&quot;Open Sans&quot;, sans-serif"/>
        </w:rPr>
        <w:t xml:space="preserve">Open Sans is a </w:t>
      </w:r>
      <w:ins w:id="2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clean, modern</w:t>
        </w:r>
      </w:ins>
      <w:del w:id="3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delText>humanist</w:delText>
        </w:r>
      </w:del>
      <w:r>
        <w:rPr>
          <w:rFonts w:ascii="&quot;Open Sans&quot;, sans-serif" w:hAnsi="&quot;Open Sans&quot;, sans-serif" w:cs="&quot;Open Sans&quot;, sans-serif"/>
        </w:rPr>
        <w:t xml:space="preserve"> sans-serif typeface</w:t>
      </w:r>
      <w:del w:id="4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delText xml:space="preserve"> for digital use</w:delText>
        </w:r>
      </w:del>
      <w:r>
        <w:rPr>
          <w:rFonts w:ascii="&quot;Open Sans&quot;, sans-serif" w:hAnsi="&quot;Open Sans&quot;, sans-serif" w:cs="&quot;Open Sans&quot;, sans-serif"/>
        </w:rPr>
        <w:t>.</w:t>
      </w:r>
    </w:p>
    <w:sectPr w:rsidR="00221E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EE2"/>
    <w:rsid w:val="000E6616"/>
    <w:rsid w:val="00221EE2"/>
    <w:rsid w:val="00325BC5"/>
    <w:rsid w:val="006237A1"/>
    <w:rsid w:val="006C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2743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2026-06-29T15:14:00Z</dcterms:modified>
</cp:coreProperties>
</file>