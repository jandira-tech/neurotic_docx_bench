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AF1E9" w14:textId="77777777" w:rsidR="00E14DE8" w:rsidRDefault="00E14DE8">
      <w:pPr>
        <w:rPr>
          <w:b/>
          <w:i/>
          <w:rPrChange w:id="0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</w:pPr>
      <w:r>
        <w:rPr>
          <w:b/>
          <w:i/>
          <w:rPrChange w:id="1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  <w:t>file_</w:t>
      </w:r>
      <w:ins w:id="2" w:author="Arthur Souza Rodrigues" w:date="2026-07-10T21:41:00Z" w16du:dateUtc="2026-07-11T01:41:00Z">
        <w:r>
          <w:rPr>
            <w:b/>
            <w:bCs/>
            <w:i/>
            <w:iCs/>
          </w:rPr>
          <w:t>5</w:t>
        </w:r>
      </w:ins>
      <w:del w:id="3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delText>4</w:delText>
        </w:r>
      </w:del>
      <w:r>
        <w:rPr>
          <w:b/>
          <w:i/>
          <w:rPrChange w:id="4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  <w:t>.docx</w:t>
      </w:r>
    </w:p>
    <w:p w14:paraId="357CD376" w14:textId="7BCEEB04" w:rsidR="008D1B07" w:rsidRDefault="00C6391E">
      <w:ins w:id="5" w:author="Arthur Souza Rodrigues" w:date="2026-07-10T21:41:00Z" w16du:dateUtc="2026-07-11T01:41:00Z">
        <w:r>
          <w:rPr>
            <w:b/>
            <w:bCs/>
            <w:i/>
            <w:iCs/>
          </w:rPr>
          <w:t>Bold Italic Combined</w:t>
        </w:r>
      </w:ins>
      <w:del w:id="6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delText>Open Sans Font</w:delText>
        </w:r>
      </w:del>
      <w:r>
        <w:rPr>
          <w:b/>
          <w:i/>
          <w:rPrChange w:id="7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  <w:t xml:space="preserve"> Demo</w:t>
      </w:r>
    </w:p>
    <w:p w14:paraId="10C921B3" w14:textId="77777777" w:rsidR="008D1B07" w:rsidRDefault="00C6391E">
      <w:r>
        <w:rPr>
          <w:b/>
          <w:i/>
          <w:rPrChange w:id="8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  <w:t xml:space="preserve">This document </w:t>
      </w:r>
      <w:ins w:id="9" w:author="Arthur Souza Rodrigues" w:date="2026-07-10T21:41:00Z" w16du:dateUtc="2026-07-11T01:41:00Z">
        <w:r>
          <w:rPr>
            <w:b/>
            <w:bCs/>
            <w:i/>
            <w:iCs/>
          </w:rPr>
          <w:t>combines bold and italic formatting together</w:t>
        </w:r>
      </w:ins>
      <w:del w:id="10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delText>uses the Open Sans font family</w:delText>
        </w:r>
      </w:del>
      <w:r>
        <w:rPr>
          <w:b/>
          <w:i/>
          <w:rPrChange w:id="11" w:author="Arthur Souza Rodrigues" w:date="2026-07-10T21:41:00Z" w16du:dateUtc="2026-07-11T01:41:00Z">
            <w:rPr>
              <w:rFonts w:ascii="&quot;Open Sans&quot;, sans-serif" w:hAnsi="&quot;Open Sans&quot;, sans-serif" w:cs="&quot;Open Sans&quot;, sans-serif"/>
            </w:rPr>
          </w:rPrChange>
        </w:rPr>
        <w:t>.</w:t>
      </w:r>
    </w:p>
    <w:p w14:paraId="0F1E7C9D" w14:textId="77777777" w:rsidR="008D1B07" w:rsidRDefault="00C6391E">
      <w:ins w:id="12" w:author="Arthur Souza Rodrigues" w:date="2026-07-10T21:41:00Z" w16du:dateUtc="2026-07-11T01:41:00Z">
        <w:r>
          <w:rPr>
            <w:b/>
            <w:bCs/>
            <w:i/>
            <w:iCs/>
          </w:rPr>
          <w:t>Bold italic text creates emphasis for important highlighted content.</w:t>
        </w:r>
      </w:ins>
      <w:del w:id="13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delText>Open Sans is a clean, modern sans-serif typeface.</w:delText>
        </w:r>
      </w:del>
    </w:p>
    <w:sectPr w:rsidR="008D1B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B07"/>
    <w:rsid w:val="00563AAE"/>
    <w:rsid w:val="008262B1"/>
    <w:rsid w:val="0083595A"/>
    <w:rsid w:val="008D1B07"/>
    <w:rsid w:val="00975BE5"/>
    <w:rsid w:val="00D53FE7"/>
    <w:rsid w:val="00E1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92C1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2026-07-11T01:41:00Z</dcterms:modified>
</cp:coreProperties>
</file>