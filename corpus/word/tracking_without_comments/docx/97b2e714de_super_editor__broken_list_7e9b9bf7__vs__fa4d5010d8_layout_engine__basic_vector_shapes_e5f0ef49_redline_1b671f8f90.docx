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37173" w14:textId="1099D8D5" w:rsidR="003C58BC" w:rsidRDefault="00073B1B">
      <w:pPr>
        <w:rPr>
          <w:ins w:id="15" w:author="Nick Bernal" w:date="2026-08-03T22:25:00Z" w16du:dateUtc="2026-08-04T02:25:00Z"/>
        </w:rPr>
      </w:pPr>
      <w:ins w:id="16" w:author="Nick Bernal" w:date="2026-08-03T22:25:00Z" w16du:dateUtc="2026-08-04T02:25:00Z">
        <w:r>
          <w:t xml:space="preserve">Vector shapes </w:t>
        </w:r>
      </w:ins>
    </w:p>
    <w:p w14:paraId="5F531EA4" w14:textId="713ABA0F" w:rsidR="00073B1B" w:rsidRDefault="00073B1B">
      <w:pPr>
        <w:rPr>
          <w:ins w:id="17" w:author="Nick Bernal" w:date="2026-08-03T22:25:00Z" w16du:dateUtc="2026-08-04T02:25:00Z"/>
        </w:rPr>
      </w:pPr>
    </w:p>
    <w:p w14:paraId="1119DEEC" w14:textId="45156276" w:rsidR="0011499D" w:rsidRPr="0006262E" w:rsidRDefault="00073B1B" w:rsidP="00B65CF8">
      <w:pPr>
        <w:pStyle w:val="ListParagraph"/>
        <w:numPr>
          <w:ilvl w:val="0"/>
          <w:numId w:val="1"/>
        </w:numPr>
        <w:jc w:val="both"/>
        <w:rPr>
          <w:del w:id="18" w:author="Nick Bernal" w:date="2026-08-03T22:25:00Z" w16du:dateUtc="2026-08-04T02:25:00Z"/>
          <w:rFonts w:cstheme="minorHAnsi"/>
          <w:b/>
          <w:bCs/>
          <w:u w:val="single"/>
        </w:rPr>
      </w:pPr>
      <w:ins w:id="19" w:author="Nick Bernal" w:date="2026-08-03T22:25:00Z" w16du:dateUtc="2026-08-04T02:25:00Z"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0288" behindDoc="0" locked="0" layoutInCell="1" allowOverlap="1" wp14:anchorId="3768393E" wp14:editId="4D034894">
                  <wp:simplePos x="0" y="0"/>
                  <wp:positionH relativeFrom="column">
                    <wp:posOffset>1692289</wp:posOffset>
                  </wp:positionH>
                  <wp:positionV relativeFrom="paragraph">
                    <wp:posOffset>291303</wp:posOffset>
                  </wp:positionV>
                  <wp:extent cx="960120" cy="914400"/>
                  <wp:effectExtent l="12700" t="12700" r="30480" b="12700"/>
                  <wp:wrapNone/>
                  <wp:docPr id="1426380459" name="Regular Pentagon 2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960120" cy="914400"/>
                          </a:xfrm>
                          <a:prstGeom prst="pentagon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>
              <w:pict>
                <v:shapetype w14:anchorId="1BEE45BD" id="_x0000_t56" coordsize="21600,21600" o:spt="56" path="m10800,l,8259,4200,21600r13200,l21600,8259xe">
                  <v:stroke joinstyle="miter"/>
                  <v:path gradientshapeok="t" o:connecttype="custom" o:connectlocs="10800,0;0,8259;4200,21600;10800,21600;17400,21600;21600,8259" o:connectangles="270,180,90,90,90,0" textboxrect="4200,5077,17400,21600"/>
                </v:shapetype>
                <v:shape id="Regular Pentagon 2" o:spid="_x0000_s1026" type="#_x0000_t56" style="position:absolute;margin-left:133.25pt;margin-top:22.95pt;width:75.6pt;height:1in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" fillcolor="#156082 [3204]" strokecolor="#030e13 [484]" strokeweight="1pt"/>
              </w:pict>
            </mc:Fallback>
          </mc:AlternateContent>
        </w: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13ED36B9" wp14:editId="2F897FC9">
                  <wp:simplePos x="0" y="0"/>
                  <wp:positionH relativeFrom="column">
                    <wp:posOffset>38911</wp:posOffset>
                  </wp:positionH>
                  <wp:positionV relativeFrom="paragraph">
                    <wp:posOffset>437420</wp:posOffset>
                  </wp:positionV>
                  <wp:extent cx="914400" cy="914400"/>
                  <wp:effectExtent l="0" t="0" r="12700" b="12700"/>
                  <wp:wrapNone/>
                  <wp:docPr id="1232149444" name="Rectangle 1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>
              <w:pict>
                <v:rect w14:anchorId="1AFB0C21" id="Rectangle 1" o:spid="_x0000_s1026" style="position:absolute;margin-left:3.05pt;margin-top:34.45pt;width:1in;height:1in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" fillcolor="#156082 [3204]" strokecolor="#030e13 [484]" strokeweight="1pt"/>
              </w:pict>
            </mc:Fallback>
          </mc:AlternateContent>
        </w:r>
      </w:ins>
      <w:del w:id="20" w:author="Nick Bernal" w:date="2026-08-03T22:25:00Z" w16du:dateUtc="2026-08-04T02:25:00Z">
        <w:r w:rsidR="00C4298F">
          <w:rPr>
            <w:rFonts w:cstheme="minorHAnsi"/>
            <w:b/>
            <w:bCs/>
            <w:u w:val="single"/>
          </w:rPr>
          <w:delText>ONE</w:delText>
        </w:r>
      </w:del>
    </w:p>
    <w:p w14:paraId="61F50988" w14:textId="5EB8B2AF" w:rsidR="0011499D" w:rsidRPr="0006262E" w:rsidRDefault="00C4298F" w:rsidP="00B65CF8">
      <w:pPr>
        <w:pStyle w:val="ListParagraph"/>
        <w:numPr>
          <w:ilvl w:val="0"/>
          <w:numId w:val="5"/>
        </w:numPr>
        <w:jc w:val="both"/>
        <w:rPr>
          <w:del w:id="21" w:author="Nick Bernal" w:date="2026-08-03T22:25:00Z" w16du:dateUtc="2026-08-04T02:25:00Z"/>
          <w:rFonts w:cstheme="minorHAnsi"/>
          <w:b/>
          <w:bCs/>
          <w:u w:val="single"/>
        </w:rPr>
      </w:pPr>
      <w:del w:id="22" w:author="Nick Bernal" w:date="2026-08-03T22:25:00Z" w16du:dateUtc="2026-08-04T02:25:00Z">
        <w:r>
          <w:rPr>
            <w:rFonts w:cstheme="minorHAnsi"/>
          </w:rPr>
          <w:delText>a</w:delText>
        </w:r>
      </w:del>
    </w:p>
    <w:p w14:paraId="3DB280ED" w14:textId="71735191" w:rsidR="0011499D" w:rsidRPr="0006262E" w:rsidRDefault="00C4298F" w:rsidP="00B65CF8">
      <w:pPr>
        <w:pStyle w:val="ListParagraph"/>
        <w:numPr>
          <w:ilvl w:val="0"/>
          <w:numId w:val="5"/>
        </w:numPr>
        <w:jc w:val="both"/>
        <w:rPr>
          <w:del w:id="23" w:author="Nick Bernal" w:date="2026-08-03T22:25:00Z" w16du:dateUtc="2026-08-04T02:25:00Z"/>
          <w:rFonts w:cstheme="minorHAnsi"/>
          <w:b/>
          <w:bCs/>
          <w:u w:val="single"/>
        </w:rPr>
      </w:pPr>
      <w:del w:id="24" w:author="Nick Bernal" w:date="2026-08-03T22:25:00Z" w16du:dateUtc="2026-08-04T02:25:00Z">
        <w:r>
          <w:rPr>
            <w:rFonts w:cstheme="minorHAnsi"/>
          </w:rPr>
          <w:delText>b</w:delText>
        </w:r>
      </w:del>
    </w:p>
    <w:p w14:paraId="0701C4E8" w14:textId="77777777" w:rsidR="00A23DCF" w:rsidRPr="00945DAD" w:rsidRDefault="00A23DCF" w:rsidP="00945DAD">
      <w:pPr>
        <w:jc w:val="both"/>
        <w:rPr>
          <w:del w:id="25" w:author="Nick Bernal" w:date="2026-08-03T22:25:00Z" w16du:dateUtc="2026-08-04T02:25:00Z"/>
          <w:rFonts w:cstheme="minorHAnsi"/>
          <w:b/>
          <w:bCs/>
          <w:u w:val="single"/>
        </w:rPr>
      </w:pPr>
    </w:p>
    <w:p w14:paraId="3A8C1456" w14:textId="1FB609A2" w:rsidR="00F54E76" w:rsidRPr="0006262E" w:rsidRDefault="00C4298F" w:rsidP="00B65CF8">
      <w:pPr>
        <w:pStyle w:val="ListParagraph"/>
        <w:numPr>
          <w:ilvl w:val="0"/>
          <w:numId w:val="1"/>
        </w:numPr>
        <w:jc w:val="both"/>
        <w:rPr>
          <w:del w:id="26" w:author="Nick Bernal" w:date="2026-08-03T22:25:00Z" w16du:dateUtc="2026-08-04T02:25:00Z"/>
          <w:rFonts w:cstheme="minorHAnsi"/>
          <w:b/>
          <w:bCs/>
          <w:u w:val="single"/>
        </w:rPr>
      </w:pPr>
      <w:del w:id="27" w:author="Nick Bernal" w:date="2026-08-03T22:25:00Z" w16du:dateUtc="2026-08-04T02:25:00Z">
        <w:r>
          <w:rPr>
            <w:rFonts w:cstheme="minorHAnsi"/>
            <w:b/>
            <w:bCs/>
            <w:u w:val="single"/>
          </w:rPr>
          <w:delText>TWO</w:delText>
        </w:r>
      </w:del>
    </w:p>
    <w:p w14:paraId="67DFD624" w14:textId="7004BA61" w:rsidR="00B64F82" w:rsidRPr="00B64F82" w:rsidRDefault="00C4298F" w:rsidP="00B64F82">
      <w:pPr>
        <w:pStyle w:val="ListParagraph"/>
        <w:numPr>
          <w:ilvl w:val="0"/>
          <w:numId w:val="6"/>
        </w:numPr>
        <w:jc w:val="both"/>
        <w:rPr>
          <w:del w:id="28" w:author="Nick Bernal" w:date="2026-08-03T22:25:00Z" w16du:dateUtc="2026-08-04T02:25:00Z"/>
          <w:rFonts w:cstheme="minorHAnsi"/>
        </w:rPr>
      </w:pPr>
      <w:del w:id="29" w:author="Nick Bernal" w:date="2026-08-03T22:25:00Z" w16du:dateUtc="2026-08-04T02:25:00Z">
        <w:r>
          <w:rPr>
            <w:rFonts w:cstheme="minorHAnsi"/>
          </w:rPr>
          <w:delText>a</w:delText>
        </w:r>
      </w:del>
    </w:p>
    <w:p w14:paraId="017CCEB1" w14:textId="77777777" w:rsidR="00520B3B" w:rsidRPr="00520B3B" w:rsidRDefault="00520B3B" w:rsidP="00945DAD">
      <w:pPr>
        <w:jc w:val="both"/>
        <w:rPr>
          <w:del w:id="30" w:author="Nick Bernal" w:date="2026-08-03T22:25:00Z" w16du:dateUtc="2026-08-04T02:25:00Z"/>
          <w:rFonts w:cstheme="minorHAnsi"/>
        </w:rPr>
      </w:pPr>
    </w:p>
    <w:p w14:paraId="35FDB90D" w14:textId="0D87920D" w:rsidR="00B846D8" w:rsidRDefault="00B846D8">
      <w:pPr>
        <w:rPr>
          <w:rPrChange w:id="31" w:author="Nick Bernal" w:date="2026-08-03T22:25:00Z" w16du:dateUtc="2026-08-04T02:25:00Z">
            <w:rPr>
              <w:b/>
              <w:bCs/>
              <w:u w:val="single"/>
            </w:rPr>
          </w:rPrChange>
        </w:rPr>
        <w:pPrChange w:id="32" w:author="Nick Bernal" w:date="2026-08-03T22:25:00Z" w16du:dateUtc="2026-08-04T02:25:00Z">
          <w:pPr>
            <w:tabs>
              <w:tab w:val="left" w:pos="4820"/>
            </w:tabs>
            <w:jc w:val="both"/>
          </w:pPr>
        </w:pPrChange>
      </w:pPr>
    </w:p>
    <w:sectPr w:rsidR="00B846D8">
      <w:headerReference w:type="even" r:id="rId8"/>
      <w:headerReference w:type="default" r:id="rId9"/>
      <w:footerReference w:type="default" r:id="rId10"/>
      <w:headerReference w:type="first" r:id="rId11"/>
      <w:pgSz w:w="12240" w:h="15840" w:code="0"/>
      <w:pgMar w:top="1440" w:right="1440" w:bottom="1440" w:left="1440" w:header="720" w:footer="720" w:gutter="0"/>
      <w:cols w:space="720"/>
      <w:docGrid w:type="default" w:linePitch="360"/>
      <w:sectPrChange w:id="41" w:author="Nick Bernal" w:date="2026-08-03T22:25:00Z" w16du:dateUtc="2026-08-04T02:25:00Z">
        <w:sectPr w:rsidR="00B846D8">
          <w:pgSz w:h="20160" w:code="5"/>
          <w:pgMar w:top="1440" w:right="1440" w:bottom="1440" w:left="1440" w:header="862" w:footer="431" w:gutter="0"/>
          <w:cols w:space="425"/>
          <w:docGrid w:type="lines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B64387" w14:textId="77777777" w:rsidR="00C915B1" w:rsidRDefault="00C915B1" w:rsidP="00A71CB8">
      <w:r>
        <w:separator/>
      </w:r>
    </w:p>
  </w:endnote>
  <w:endnote w:type="continuationSeparator" w:id="0">
    <w:p w14:paraId="3B773ADC" w14:textId="77777777" w:rsidR="00C915B1" w:rsidRDefault="00C915B1" w:rsidP="00A71C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Lucida Bright">
    <w:panose1 w:val="02040602050505020304"/>
    <w:charset w:val="4D"/>
    <w:family w:val="roman"/>
    <w:pitch w:val="variable"/>
    <w:sig w:usb0="00000003" w:usb1="00000000" w:usb2="00000000" w:usb3="00000000" w:csb0="00000001" w:csb1="00000000"/>
  </w:font>
  <w:font w:name="Adobe Devanagari">
    <w:panose1 w:val="020B0604020202020204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45134042"/>
      <w:docPartObj>
        <w:docPartGallery w:val="Page Numbers (Bottom of Page)"/>
        <w:docPartUnique/>
      </w:docPartObj>
    </w:sdtPr>
    <w:sdtEndPr/>
    <w:sdtContent>
      <w:p w14:paraId="23359EAE" w14:textId="2DA8E2AD" w:rsidR="0074560B" w:rsidRDefault="0074560B">
        <w:pPr>
          <w:pStyle w:val="Footer"/>
          <w:jc w:val="right"/>
        </w:pPr>
        <w:del w:id="37" w:author="Nick Bernal" w:date="2026-08-03T22:25:00Z" w16du:dateUtc="2026-08-04T02:25:00Z">
          <w:r>
            <w:fldChar w:fldCharType="begin"/>
          </w:r>
          <w:r>
            <w:delInstrText>PAGE   \* MERGEFORMAT</w:delInstrText>
          </w:r>
          <w:r>
            <w:fldChar w:fldCharType="separate"/>
          </w:r>
          <w:r>
            <w:rPr>
              <w:lang w:val="zh-TW"/>
            </w:rPr>
            <w:delText>2</w:delText>
          </w:r>
          <w:r>
            <w:fldChar w:fldCharType="end"/>
          </w:r>
        </w:del>
      </w:p>
    </w:sdtContent>
  </w:sdt>
  <w:p w14:paraId="6A353B7B" w14:textId="77777777" w:rsidR="00F629CF" w:rsidRDefault="00F629CF">
    <w:pPr>
      <w:pStyle w:val="SubtitleChar"/>
      <w:pPrChange w:id="38" w:author="Nick Bernal" w:date="2026-08-03T22:25:00Z" w16du:dateUtc="2026-08-04T02:25:00Z">
        <w:pPr>
          <w:pStyle w:val="Footer"/>
        </w:pPr>
      </w:pPrChange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A32451" w14:textId="77777777" w:rsidR="00C915B1" w:rsidRDefault="00C915B1" w:rsidP="00A71CB8">
      <w:r>
        <w:separator/>
      </w:r>
    </w:p>
  </w:footnote>
  <w:footnote w:type="continuationSeparator" w:id="0">
    <w:p w14:paraId="363108A6" w14:textId="77777777" w:rsidR="00C915B1" w:rsidRDefault="00C915B1" w:rsidP="00A71C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DEE94B" w14:textId="22D5CE1C" w:rsidR="00607CB9" w:rsidRDefault="00C915B1">
    <w:pPr>
      <w:pStyle w:val="Heading9Char"/>
      <w:pPrChange w:id="33" w:author="Nick Bernal" w:date="2026-08-03T22:25:00Z" w16du:dateUtc="2026-08-04T02:25:00Z">
        <w:pPr>
          <w:pStyle w:val="Header"/>
        </w:pPr>
      </w:pPrChange>
    </w:pPr>
    <w:del w:id="34" w:author="Nick Bernal" w:date="2026-08-03T22:25:00Z" w16du:dateUtc="2026-08-04T02:25:00Z">
      <w:r>
        <w:rPr>
          <w:noProof/>
        </w:rPr>
        <w:pict w14:anchorId="7F50C2B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WordPictureWatermark44658688" o:spid="_x0000_s1026" type="#_x0000_t75" alt="" style="position:absolute;margin-left:0;margin-top:0;width:431.95pt;height:227.8pt;z-index:-251657216;mso-wrap-edited:f;mso-width-percent:0;mso-height-percent:0;mso-position-horizontal:center;mso-position-horizontal-relative:margin;mso-position-vertical:center;mso-position-vertical-relative:margin;mso-width-percent:0;mso-height-percent:0" o:allowincell="f">
            <v:imagedata r:id="rId1" o:title="公司LOGO定案_新版 複本 2" gain="19661f" blacklevel="22938f"/>
            <w10:wrap anchorx="margin" anchory="margin"/>
          </v:shape>
        </w:pict>
      </w:r>
    </w:del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BE31E8" w14:textId="0D4FBB04" w:rsidR="00C90EF7" w:rsidRDefault="00C90EF7">
    <w:pPr>
      <w:pStyle w:val="Heading9Char"/>
      <w:rPr>
        <w:rPrChange w:id="35" w:author="Nick Bernal" w:date="2026-08-03T22:25:00Z" w16du:dateUtc="2026-08-04T02:25:00Z">
          <w:rPr>
            <w:rFonts w:ascii="Lucida Bright" w:eastAsia="PMingLiU" w:hAnsi="Lucida Bright" w:cs="Adobe Devanagari"/>
            <w:kern w:val="0"/>
            <w:sz w:val="18"/>
            <w:szCs w:val="18"/>
          </w:rPr>
        </w:rPrChange>
      </w:rPr>
      <w:pPrChange w:id="36" w:author="Nick Bernal" w:date="2026-08-03T22:25:00Z" w16du:dateUtc="2026-08-04T02:25:00Z">
        <w:pPr>
          <w:widowControl/>
          <w:spacing w:after="160" w:line="200" w:lineRule="exact"/>
          <w:contextualSpacing/>
          <w:jc w:val="center"/>
        </w:pPr>
      </w:pPrChange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297F19" w14:textId="438CD0E4" w:rsidR="00607CB9" w:rsidRDefault="00C915B1">
    <w:pPr>
      <w:pStyle w:val="Heading9Char"/>
      <w:pPrChange w:id="39" w:author="Nick Bernal" w:date="2026-08-03T22:25:00Z" w16du:dateUtc="2026-08-04T02:25:00Z">
        <w:pPr>
          <w:pStyle w:val="Header"/>
        </w:pPr>
      </w:pPrChange>
    </w:pPr>
    <w:del w:id="40" w:author="Nick Bernal" w:date="2026-08-03T22:25:00Z" w16du:dateUtc="2026-08-04T02:25:00Z">
      <w:r>
        <w:rPr>
          <w:noProof/>
        </w:rPr>
        <w:pict w14:anchorId="0C36869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WordPictureWatermark44658687" o:spid="_x0000_s1025" type="#_x0000_t75" alt="" style="position:absolute;margin-left:0;margin-top:0;width:431.95pt;height:227.8pt;z-index:-251658240;mso-wrap-edited:f;mso-width-percent:0;mso-height-percent:0;mso-position-horizontal:center;mso-position-horizontal-relative:margin;mso-position-vertical:center;mso-position-vertical-relative:margin;mso-width-percent:0;mso-height-percent:0" o:allowincell="f">
            <v:imagedata r:id="rId1" o:title="公司LOGO定案_新版 複本 2" gain="19661f" blacklevel="22938f"/>
            <w10:wrap anchorx="margin" anchory="margin"/>
          </v:shape>
        </w:pict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714E2"/>
    <w:multiLevelType w:val="hybridMultilevel"/>
    <w:tmpl w:val="EB0E3B52"/>
    <w:lvl w:ilvl="0" w:tplc="A80A1026">
      <w:start w:val="1"/>
      <w:numFmt w:val="lowerLetter"/>
      <w:lvlText w:val="(%1)"/>
      <w:lvlJc w:val="left"/>
      <w:pPr>
        <w:ind w:left="480" w:hanging="480"/>
      </w:pPr>
      <w:rPr>
        <w:rFonts w:hint="eastAsia"/>
        <w:b w:val="0"/>
        <w:bCs w:val="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9A6511F"/>
    <w:multiLevelType w:val="hybridMultilevel"/>
    <w:tmpl w:val="D812B3D6"/>
    <w:lvl w:ilvl="0" w:tplc="CE66DB02">
      <w:start w:val="1"/>
      <w:numFmt w:val="lowerLetter"/>
      <w:lvlText w:val="%1."/>
      <w:lvlJc w:val="left"/>
      <w:pPr>
        <w:ind w:left="960" w:hanging="480"/>
      </w:pPr>
      <w:rPr>
        <w:rFonts w:hint="eastAsia"/>
        <w:b/>
        <w:bCs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" w15:restartNumberingAfterBreak="0">
    <w:nsid w:val="0E95111C"/>
    <w:multiLevelType w:val="hybridMultilevel"/>
    <w:tmpl w:val="B9348FDC"/>
    <w:lvl w:ilvl="0" w:tplc="6696FBDE">
      <w:start w:val="1"/>
      <w:numFmt w:val="lowerLetter"/>
      <w:lvlText w:val="%1."/>
      <w:lvlJc w:val="left"/>
      <w:pPr>
        <w:ind w:left="960" w:hanging="480"/>
      </w:pPr>
      <w:rPr>
        <w:rFonts w:hint="eastAsia"/>
        <w:b/>
        <w:bCs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" w15:restartNumberingAfterBreak="0">
    <w:nsid w:val="1F373602"/>
    <w:multiLevelType w:val="hybridMultilevel"/>
    <w:tmpl w:val="A9268BFA"/>
    <w:lvl w:ilvl="0" w:tplc="69E0304A">
      <w:start w:val="1"/>
      <w:numFmt w:val="lowerLetter"/>
      <w:lvlText w:val="%1."/>
      <w:lvlJc w:val="left"/>
      <w:pPr>
        <w:ind w:left="960" w:hanging="480"/>
      </w:pPr>
      <w:rPr>
        <w:rFonts w:hint="eastAsia"/>
        <w:b/>
        <w:bCs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4" w15:restartNumberingAfterBreak="0">
    <w:nsid w:val="283067A7"/>
    <w:multiLevelType w:val="hybridMultilevel"/>
    <w:tmpl w:val="831EB5AA"/>
    <w:lvl w:ilvl="0" w:tplc="4AC6DCC2">
      <w:start w:val="1"/>
      <w:numFmt w:val="lowerLetter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39D90702"/>
    <w:multiLevelType w:val="hybridMultilevel"/>
    <w:tmpl w:val="180866A2"/>
    <w:lvl w:ilvl="0" w:tplc="ED72DD7C">
      <w:start w:val="1"/>
      <w:numFmt w:val="lowerLetter"/>
      <w:lvlText w:val="%1."/>
      <w:lvlJc w:val="left"/>
      <w:pPr>
        <w:ind w:left="960" w:hanging="480"/>
      </w:pPr>
      <w:rPr>
        <w:rFonts w:hint="eastAsia"/>
        <w:b/>
        <w:bCs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6" w15:restartNumberingAfterBreak="0">
    <w:nsid w:val="3AEB0E1B"/>
    <w:multiLevelType w:val="hybridMultilevel"/>
    <w:tmpl w:val="E55A41DE"/>
    <w:lvl w:ilvl="0" w:tplc="442A5462">
      <w:start w:val="1"/>
      <w:numFmt w:val="lowerLetter"/>
      <w:lvlText w:val="%1."/>
      <w:lvlJc w:val="left"/>
      <w:pPr>
        <w:ind w:left="960" w:hanging="480"/>
      </w:pPr>
      <w:rPr>
        <w:rFonts w:hint="eastAsia"/>
        <w:b/>
        <w:bCs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7" w15:restartNumberingAfterBreak="0">
    <w:nsid w:val="4136719E"/>
    <w:multiLevelType w:val="hybridMultilevel"/>
    <w:tmpl w:val="0122B8B2"/>
    <w:lvl w:ilvl="0" w:tplc="4AC6DCC2">
      <w:start w:val="1"/>
      <w:numFmt w:val="lowerLetter"/>
      <w:lvlText w:val="%1."/>
      <w:lvlJc w:val="left"/>
      <w:pPr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8" w15:restartNumberingAfterBreak="0">
    <w:nsid w:val="41D83C8D"/>
    <w:multiLevelType w:val="hybridMultilevel"/>
    <w:tmpl w:val="5DD41746"/>
    <w:lvl w:ilvl="0" w:tplc="4AC6DCC2">
      <w:start w:val="1"/>
      <w:numFmt w:val="lowerLetter"/>
      <w:lvlText w:val="%1."/>
      <w:lvlJc w:val="left"/>
      <w:pPr>
        <w:ind w:left="1047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527" w:hanging="480"/>
      </w:pPr>
    </w:lvl>
    <w:lvl w:ilvl="2" w:tplc="0409001B" w:tentative="1">
      <w:start w:val="1"/>
      <w:numFmt w:val="lowerRoman"/>
      <w:lvlText w:val="%3."/>
      <w:lvlJc w:val="right"/>
      <w:pPr>
        <w:ind w:left="2007" w:hanging="480"/>
      </w:pPr>
    </w:lvl>
    <w:lvl w:ilvl="3" w:tplc="0409000F" w:tentative="1">
      <w:start w:val="1"/>
      <w:numFmt w:val="decimal"/>
      <w:lvlText w:val="%4."/>
      <w:lvlJc w:val="left"/>
      <w:pPr>
        <w:ind w:left="248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7" w:hanging="480"/>
      </w:pPr>
    </w:lvl>
    <w:lvl w:ilvl="5" w:tplc="0409001B" w:tentative="1">
      <w:start w:val="1"/>
      <w:numFmt w:val="lowerRoman"/>
      <w:lvlText w:val="%6."/>
      <w:lvlJc w:val="right"/>
      <w:pPr>
        <w:ind w:left="3447" w:hanging="480"/>
      </w:pPr>
    </w:lvl>
    <w:lvl w:ilvl="6" w:tplc="0409000F" w:tentative="1">
      <w:start w:val="1"/>
      <w:numFmt w:val="decimal"/>
      <w:lvlText w:val="%7."/>
      <w:lvlJc w:val="left"/>
      <w:pPr>
        <w:ind w:left="392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7" w:hanging="480"/>
      </w:pPr>
    </w:lvl>
    <w:lvl w:ilvl="8" w:tplc="0409001B" w:tentative="1">
      <w:start w:val="1"/>
      <w:numFmt w:val="lowerRoman"/>
      <w:lvlText w:val="%9."/>
      <w:lvlJc w:val="right"/>
      <w:pPr>
        <w:ind w:left="4887" w:hanging="480"/>
      </w:pPr>
    </w:lvl>
  </w:abstractNum>
  <w:abstractNum w:abstractNumId="9" w15:restartNumberingAfterBreak="0">
    <w:nsid w:val="4556413F"/>
    <w:multiLevelType w:val="hybridMultilevel"/>
    <w:tmpl w:val="95440026"/>
    <w:lvl w:ilvl="0" w:tplc="4AC6DCC2">
      <w:start w:val="1"/>
      <w:numFmt w:val="lowerLetter"/>
      <w:lvlText w:val="%1."/>
      <w:lvlJc w:val="left"/>
      <w:pPr>
        <w:ind w:left="96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0" w15:restartNumberingAfterBreak="0">
    <w:nsid w:val="51E04BA6"/>
    <w:multiLevelType w:val="hybridMultilevel"/>
    <w:tmpl w:val="F872D9CC"/>
    <w:lvl w:ilvl="0" w:tplc="0ACEECF0">
      <w:start w:val="1"/>
      <w:numFmt w:val="lowerLetter"/>
      <w:lvlText w:val="%1."/>
      <w:lvlJc w:val="left"/>
      <w:pPr>
        <w:ind w:left="960" w:hanging="480"/>
      </w:pPr>
      <w:rPr>
        <w:rFonts w:hint="eastAsia"/>
        <w:b/>
        <w:bCs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1" w15:restartNumberingAfterBreak="0">
    <w:nsid w:val="59571914"/>
    <w:multiLevelType w:val="hybridMultilevel"/>
    <w:tmpl w:val="EA64C2DE"/>
    <w:lvl w:ilvl="0" w:tplc="6ADE5B78">
      <w:start w:val="1"/>
      <w:numFmt w:val="lowerLetter"/>
      <w:lvlText w:val="%1."/>
      <w:lvlJc w:val="left"/>
      <w:pPr>
        <w:ind w:left="960" w:hanging="480"/>
      </w:pPr>
      <w:rPr>
        <w:rFonts w:hint="eastAsia"/>
        <w:b/>
        <w:bCs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2" w15:restartNumberingAfterBreak="0">
    <w:nsid w:val="5BEA6467"/>
    <w:multiLevelType w:val="hybridMultilevel"/>
    <w:tmpl w:val="FBE8B08A"/>
    <w:lvl w:ilvl="0" w:tplc="4AC6DCC2">
      <w:start w:val="1"/>
      <w:numFmt w:val="lowerLetter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5C915F4B"/>
    <w:multiLevelType w:val="hybridMultilevel"/>
    <w:tmpl w:val="75907CB2"/>
    <w:lvl w:ilvl="0" w:tplc="3AAE9122">
      <w:start w:val="1"/>
      <w:numFmt w:val="lowerLetter"/>
      <w:lvlText w:val="%1."/>
      <w:lvlJc w:val="left"/>
      <w:pPr>
        <w:ind w:left="960" w:hanging="480"/>
      </w:pPr>
      <w:rPr>
        <w:rFonts w:hint="eastAsia"/>
        <w:b/>
        <w:bCs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4" w15:restartNumberingAfterBreak="0">
    <w:nsid w:val="64892F37"/>
    <w:multiLevelType w:val="hybridMultilevel"/>
    <w:tmpl w:val="33720186"/>
    <w:lvl w:ilvl="0" w:tplc="4AC6DCC2">
      <w:start w:val="1"/>
      <w:numFmt w:val="lowerLetter"/>
      <w:lvlText w:val="%1."/>
      <w:lvlJc w:val="left"/>
      <w:pPr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5" w15:restartNumberingAfterBreak="0">
    <w:nsid w:val="67CB1AF4"/>
    <w:multiLevelType w:val="hybridMultilevel"/>
    <w:tmpl w:val="8E52488E"/>
    <w:lvl w:ilvl="0" w:tplc="4AC6DCC2">
      <w:start w:val="1"/>
      <w:numFmt w:val="lowerLetter"/>
      <w:lvlText w:val="%1."/>
      <w:lvlJc w:val="left"/>
      <w:pPr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6" w15:restartNumberingAfterBreak="0">
    <w:nsid w:val="77F71216"/>
    <w:multiLevelType w:val="hybridMultilevel"/>
    <w:tmpl w:val="B1D6CC6E"/>
    <w:lvl w:ilvl="0" w:tplc="FA58860C">
      <w:start w:val="1"/>
      <w:numFmt w:val="decimal"/>
      <w:lvlText w:val="%1."/>
      <w:lvlJc w:val="left"/>
      <w:pPr>
        <w:ind w:left="480" w:hanging="480"/>
      </w:pPr>
      <w:rPr>
        <w:b/>
        <w:bCs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452556930">
    <w:abstractNumId w:val="16"/>
  </w:num>
  <w:num w:numId="2" w16cid:durableId="1207641606">
    <w:abstractNumId w:val="12"/>
  </w:num>
  <w:num w:numId="3" w16cid:durableId="373701941">
    <w:abstractNumId w:val="14"/>
  </w:num>
  <w:num w:numId="4" w16cid:durableId="1549146703">
    <w:abstractNumId w:val="0"/>
  </w:num>
  <w:num w:numId="5" w16cid:durableId="928198860">
    <w:abstractNumId w:val="9"/>
  </w:num>
  <w:num w:numId="6" w16cid:durableId="1417289319">
    <w:abstractNumId w:val="2"/>
  </w:num>
  <w:num w:numId="7" w16cid:durableId="731195626">
    <w:abstractNumId w:val="10"/>
  </w:num>
  <w:num w:numId="8" w16cid:durableId="277683622">
    <w:abstractNumId w:val="3"/>
  </w:num>
  <w:num w:numId="9" w16cid:durableId="809054142">
    <w:abstractNumId w:val="6"/>
  </w:num>
  <w:num w:numId="10" w16cid:durableId="1800490660">
    <w:abstractNumId w:val="7"/>
  </w:num>
  <w:num w:numId="11" w16cid:durableId="728959501">
    <w:abstractNumId w:val="5"/>
  </w:num>
  <w:num w:numId="12" w16cid:durableId="1397819891">
    <w:abstractNumId w:val="11"/>
  </w:num>
  <w:num w:numId="13" w16cid:durableId="1795295302">
    <w:abstractNumId w:val="1"/>
  </w:num>
  <w:num w:numId="14" w16cid:durableId="813840915">
    <w:abstractNumId w:val="4"/>
  </w:num>
  <w:num w:numId="15" w16cid:durableId="939025592">
    <w:abstractNumId w:val="8"/>
  </w:num>
  <w:num w:numId="16" w16cid:durableId="66609871">
    <w:abstractNumId w:val="13"/>
  </w:num>
  <w:num w:numId="17" w16cid:durableId="743797489">
    <w:abstractNumId w:val="1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Nick Bernal">
    <w15:presenceInfo w15:providerId="Windows Live" w15:userId="9a812e40746bcab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658"/>
    <w:rsid w:val="0000194A"/>
    <w:rsid w:val="0001338A"/>
    <w:rsid w:val="000204D6"/>
    <w:rsid w:val="00022889"/>
    <w:rsid w:val="0002310E"/>
    <w:rsid w:val="00026BFD"/>
    <w:rsid w:val="000310EE"/>
    <w:rsid w:val="00031DA1"/>
    <w:rsid w:val="000332BC"/>
    <w:rsid w:val="00035097"/>
    <w:rsid w:val="00036D43"/>
    <w:rsid w:val="00037384"/>
    <w:rsid w:val="00047CBB"/>
    <w:rsid w:val="00054947"/>
    <w:rsid w:val="00057CF8"/>
    <w:rsid w:val="0006262E"/>
    <w:rsid w:val="000633C3"/>
    <w:rsid w:val="000635EE"/>
    <w:rsid w:val="00071D29"/>
    <w:rsid w:val="000736FE"/>
    <w:rsid w:val="00073B1B"/>
    <w:rsid w:val="000763A2"/>
    <w:rsid w:val="00077317"/>
    <w:rsid w:val="00080457"/>
    <w:rsid w:val="00086A73"/>
    <w:rsid w:val="00086AD8"/>
    <w:rsid w:val="000902D4"/>
    <w:rsid w:val="00092DE2"/>
    <w:rsid w:val="00094460"/>
    <w:rsid w:val="000A3567"/>
    <w:rsid w:val="000A713A"/>
    <w:rsid w:val="000B4F86"/>
    <w:rsid w:val="000C5E7D"/>
    <w:rsid w:val="000C617D"/>
    <w:rsid w:val="000C65C6"/>
    <w:rsid w:val="000D6658"/>
    <w:rsid w:val="000E10D7"/>
    <w:rsid w:val="000E25D4"/>
    <w:rsid w:val="000F4A39"/>
    <w:rsid w:val="000F513B"/>
    <w:rsid w:val="0010197D"/>
    <w:rsid w:val="00104551"/>
    <w:rsid w:val="0010486D"/>
    <w:rsid w:val="00107E59"/>
    <w:rsid w:val="00113C52"/>
    <w:rsid w:val="0011499D"/>
    <w:rsid w:val="00116C10"/>
    <w:rsid w:val="00124402"/>
    <w:rsid w:val="0012525B"/>
    <w:rsid w:val="00127894"/>
    <w:rsid w:val="001322D1"/>
    <w:rsid w:val="00136DBE"/>
    <w:rsid w:val="00141D7C"/>
    <w:rsid w:val="00147173"/>
    <w:rsid w:val="0015270C"/>
    <w:rsid w:val="00157B45"/>
    <w:rsid w:val="00170D16"/>
    <w:rsid w:val="001730DF"/>
    <w:rsid w:val="001772DE"/>
    <w:rsid w:val="0018172A"/>
    <w:rsid w:val="001850A8"/>
    <w:rsid w:val="00186BAE"/>
    <w:rsid w:val="001870B7"/>
    <w:rsid w:val="001905EC"/>
    <w:rsid w:val="00190C28"/>
    <w:rsid w:val="001914EA"/>
    <w:rsid w:val="001947E4"/>
    <w:rsid w:val="001948D6"/>
    <w:rsid w:val="001968EE"/>
    <w:rsid w:val="001A560B"/>
    <w:rsid w:val="001B47AC"/>
    <w:rsid w:val="001B4E76"/>
    <w:rsid w:val="001C407D"/>
    <w:rsid w:val="001C6655"/>
    <w:rsid w:val="001D5EFD"/>
    <w:rsid w:val="001E3DB1"/>
    <w:rsid w:val="001E51B0"/>
    <w:rsid w:val="001E521B"/>
    <w:rsid w:val="001F43DA"/>
    <w:rsid w:val="002029E7"/>
    <w:rsid w:val="0021408F"/>
    <w:rsid w:val="002237F4"/>
    <w:rsid w:val="002302E2"/>
    <w:rsid w:val="00232BA6"/>
    <w:rsid w:val="002411D4"/>
    <w:rsid w:val="00243C19"/>
    <w:rsid w:val="00246475"/>
    <w:rsid w:val="00262770"/>
    <w:rsid w:val="00262A03"/>
    <w:rsid w:val="00266659"/>
    <w:rsid w:val="00267454"/>
    <w:rsid w:val="00272E8E"/>
    <w:rsid w:val="002827CB"/>
    <w:rsid w:val="002857A1"/>
    <w:rsid w:val="00285A7F"/>
    <w:rsid w:val="002878FD"/>
    <w:rsid w:val="00296840"/>
    <w:rsid w:val="002A7708"/>
    <w:rsid w:val="002B4E77"/>
    <w:rsid w:val="002C3E69"/>
    <w:rsid w:val="002C6C38"/>
    <w:rsid w:val="002D57C3"/>
    <w:rsid w:val="002E22CF"/>
    <w:rsid w:val="002E6653"/>
    <w:rsid w:val="002E6C3F"/>
    <w:rsid w:val="002E769F"/>
    <w:rsid w:val="002F4122"/>
    <w:rsid w:val="002F5F2D"/>
    <w:rsid w:val="00306E37"/>
    <w:rsid w:val="003107B3"/>
    <w:rsid w:val="00314683"/>
    <w:rsid w:val="003165EE"/>
    <w:rsid w:val="00317705"/>
    <w:rsid w:val="00317B60"/>
    <w:rsid w:val="00317C15"/>
    <w:rsid w:val="00317EA7"/>
    <w:rsid w:val="0032099D"/>
    <w:rsid w:val="003272B3"/>
    <w:rsid w:val="00342213"/>
    <w:rsid w:val="0034414C"/>
    <w:rsid w:val="003459FC"/>
    <w:rsid w:val="00350B68"/>
    <w:rsid w:val="0035243F"/>
    <w:rsid w:val="00355551"/>
    <w:rsid w:val="00355BE5"/>
    <w:rsid w:val="00357965"/>
    <w:rsid w:val="00360F1B"/>
    <w:rsid w:val="003635FD"/>
    <w:rsid w:val="00372BC3"/>
    <w:rsid w:val="003742DF"/>
    <w:rsid w:val="0037567C"/>
    <w:rsid w:val="00376B72"/>
    <w:rsid w:val="00380878"/>
    <w:rsid w:val="0038169B"/>
    <w:rsid w:val="00383F0E"/>
    <w:rsid w:val="00395052"/>
    <w:rsid w:val="003958F2"/>
    <w:rsid w:val="00396EFD"/>
    <w:rsid w:val="0039785C"/>
    <w:rsid w:val="003A2246"/>
    <w:rsid w:val="003A618B"/>
    <w:rsid w:val="003B3AF6"/>
    <w:rsid w:val="003B45D7"/>
    <w:rsid w:val="003B605E"/>
    <w:rsid w:val="003C1D14"/>
    <w:rsid w:val="003C58BC"/>
    <w:rsid w:val="003C6616"/>
    <w:rsid w:val="003D57B7"/>
    <w:rsid w:val="003D66F2"/>
    <w:rsid w:val="003D6CAD"/>
    <w:rsid w:val="003E2543"/>
    <w:rsid w:val="00404FB1"/>
    <w:rsid w:val="00406684"/>
    <w:rsid w:val="00406BE1"/>
    <w:rsid w:val="00407058"/>
    <w:rsid w:val="00411E58"/>
    <w:rsid w:val="00421A1E"/>
    <w:rsid w:val="0042484B"/>
    <w:rsid w:val="004258F4"/>
    <w:rsid w:val="0043066C"/>
    <w:rsid w:val="00444ED2"/>
    <w:rsid w:val="004561F9"/>
    <w:rsid w:val="00457FDF"/>
    <w:rsid w:val="00461703"/>
    <w:rsid w:val="00463E57"/>
    <w:rsid w:val="00487D3D"/>
    <w:rsid w:val="0049055A"/>
    <w:rsid w:val="0049442A"/>
    <w:rsid w:val="004A01D2"/>
    <w:rsid w:val="004A0DEE"/>
    <w:rsid w:val="004C082E"/>
    <w:rsid w:val="004C4999"/>
    <w:rsid w:val="004D1F80"/>
    <w:rsid w:val="004D46C8"/>
    <w:rsid w:val="004E1A21"/>
    <w:rsid w:val="004E6384"/>
    <w:rsid w:val="004F5B08"/>
    <w:rsid w:val="0050098A"/>
    <w:rsid w:val="00513B72"/>
    <w:rsid w:val="0051548B"/>
    <w:rsid w:val="00520B3B"/>
    <w:rsid w:val="005235B4"/>
    <w:rsid w:val="005270BD"/>
    <w:rsid w:val="00530770"/>
    <w:rsid w:val="0053177E"/>
    <w:rsid w:val="005402CF"/>
    <w:rsid w:val="00543FDB"/>
    <w:rsid w:val="00544130"/>
    <w:rsid w:val="005458B8"/>
    <w:rsid w:val="005508D5"/>
    <w:rsid w:val="00552C3B"/>
    <w:rsid w:val="0055369A"/>
    <w:rsid w:val="0056758A"/>
    <w:rsid w:val="00582E03"/>
    <w:rsid w:val="005841D0"/>
    <w:rsid w:val="0058637C"/>
    <w:rsid w:val="0059039D"/>
    <w:rsid w:val="005920A8"/>
    <w:rsid w:val="00593A40"/>
    <w:rsid w:val="00595744"/>
    <w:rsid w:val="005A0BB9"/>
    <w:rsid w:val="005A1B50"/>
    <w:rsid w:val="005A628B"/>
    <w:rsid w:val="005B2C07"/>
    <w:rsid w:val="005B34B7"/>
    <w:rsid w:val="005B614F"/>
    <w:rsid w:val="005C3B1C"/>
    <w:rsid w:val="005D12F4"/>
    <w:rsid w:val="005D2979"/>
    <w:rsid w:val="005E3525"/>
    <w:rsid w:val="005F44FB"/>
    <w:rsid w:val="00602CD9"/>
    <w:rsid w:val="0060320B"/>
    <w:rsid w:val="0060335C"/>
    <w:rsid w:val="00603BA2"/>
    <w:rsid w:val="00604F78"/>
    <w:rsid w:val="00607CB9"/>
    <w:rsid w:val="00625FC0"/>
    <w:rsid w:val="0062629F"/>
    <w:rsid w:val="006265CF"/>
    <w:rsid w:val="006302AE"/>
    <w:rsid w:val="00635EE1"/>
    <w:rsid w:val="00641159"/>
    <w:rsid w:val="00641991"/>
    <w:rsid w:val="006426AE"/>
    <w:rsid w:val="00643041"/>
    <w:rsid w:val="00650C49"/>
    <w:rsid w:val="00655772"/>
    <w:rsid w:val="00656CE3"/>
    <w:rsid w:val="00660295"/>
    <w:rsid w:val="006632B8"/>
    <w:rsid w:val="00675584"/>
    <w:rsid w:val="00675F30"/>
    <w:rsid w:val="00676DA7"/>
    <w:rsid w:val="006801A0"/>
    <w:rsid w:val="00683362"/>
    <w:rsid w:val="006841AA"/>
    <w:rsid w:val="00686325"/>
    <w:rsid w:val="00691D77"/>
    <w:rsid w:val="006A144D"/>
    <w:rsid w:val="006A33DC"/>
    <w:rsid w:val="006A6D34"/>
    <w:rsid w:val="006B3231"/>
    <w:rsid w:val="006B6E09"/>
    <w:rsid w:val="006B76DB"/>
    <w:rsid w:val="006B77C4"/>
    <w:rsid w:val="006C0427"/>
    <w:rsid w:val="006C0F44"/>
    <w:rsid w:val="006C2053"/>
    <w:rsid w:val="006D211C"/>
    <w:rsid w:val="006D5433"/>
    <w:rsid w:val="006D74E0"/>
    <w:rsid w:val="006E5C29"/>
    <w:rsid w:val="006F1628"/>
    <w:rsid w:val="006F5A55"/>
    <w:rsid w:val="00705720"/>
    <w:rsid w:val="007104DA"/>
    <w:rsid w:val="0071406B"/>
    <w:rsid w:val="00715E47"/>
    <w:rsid w:val="00720DF4"/>
    <w:rsid w:val="00741384"/>
    <w:rsid w:val="00741439"/>
    <w:rsid w:val="007429D8"/>
    <w:rsid w:val="00742B05"/>
    <w:rsid w:val="0074560B"/>
    <w:rsid w:val="00747534"/>
    <w:rsid w:val="007506D1"/>
    <w:rsid w:val="007515C2"/>
    <w:rsid w:val="0076553D"/>
    <w:rsid w:val="00765815"/>
    <w:rsid w:val="00766FB3"/>
    <w:rsid w:val="00767EB6"/>
    <w:rsid w:val="007773E4"/>
    <w:rsid w:val="00777FCD"/>
    <w:rsid w:val="00786787"/>
    <w:rsid w:val="00792708"/>
    <w:rsid w:val="00795278"/>
    <w:rsid w:val="007A3B76"/>
    <w:rsid w:val="007B27F7"/>
    <w:rsid w:val="007B3C24"/>
    <w:rsid w:val="007C5919"/>
    <w:rsid w:val="007C6483"/>
    <w:rsid w:val="007D0D30"/>
    <w:rsid w:val="007D433D"/>
    <w:rsid w:val="007D5C63"/>
    <w:rsid w:val="007D7D70"/>
    <w:rsid w:val="007E4752"/>
    <w:rsid w:val="007F0830"/>
    <w:rsid w:val="007F0D28"/>
    <w:rsid w:val="007F4408"/>
    <w:rsid w:val="007F4DE9"/>
    <w:rsid w:val="007F7DB7"/>
    <w:rsid w:val="00803685"/>
    <w:rsid w:val="00804785"/>
    <w:rsid w:val="00804DF0"/>
    <w:rsid w:val="00810E77"/>
    <w:rsid w:val="00816D25"/>
    <w:rsid w:val="00825A01"/>
    <w:rsid w:val="00836D59"/>
    <w:rsid w:val="008451CB"/>
    <w:rsid w:val="00847851"/>
    <w:rsid w:val="008500A3"/>
    <w:rsid w:val="008518CA"/>
    <w:rsid w:val="00854B78"/>
    <w:rsid w:val="0085675C"/>
    <w:rsid w:val="008622D1"/>
    <w:rsid w:val="008629F8"/>
    <w:rsid w:val="008765C5"/>
    <w:rsid w:val="00877AA7"/>
    <w:rsid w:val="0088484E"/>
    <w:rsid w:val="00893331"/>
    <w:rsid w:val="008A056D"/>
    <w:rsid w:val="008A6668"/>
    <w:rsid w:val="008A79E4"/>
    <w:rsid w:val="008B014E"/>
    <w:rsid w:val="008B3053"/>
    <w:rsid w:val="008C21DD"/>
    <w:rsid w:val="008C6AD2"/>
    <w:rsid w:val="008C76CD"/>
    <w:rsid w:val="008D031A"/>
    <w:rsid w:val="008D117B"/>
    <w:rsid w:val="008E1DF0"/>
    <w:rsid w:val="008E40F1"/>
    <w:rsid w:val="008F245A"/>
    <w:rsid w:val="0090083F"/>
    <w:rsid w:val="00906CB6"/>
    <w:rsid w:val="00907CDA"/>
    <w:rsid w:val="009149EC"/>
    <w:rsid w:val="00926A52"/>
    <w:rsid w:val="00927EC5"/>
    <w:rsid w:val="00931F1A"/>
    <w:rsid w:val="00933F06"/>
    <w:rsid w:val="0093553B"/>
    <w:rsid w:val="0094214B"/>
    <w:rsid w:val="00943063"/>
    <w:rsid w:val="00945DAD"/>
    <w:rsid w:val="0095190B"/>
    <w:rsid w:val="0095383B"/>
    <w:rsid w:val="00954962"/>
    <w:rsid w:val="00956371"/>
    <w:rsid w:val="00961E44"/>
    <w:rsid w:val="0096465E"/>
    <w:rsid w:val="009675D2"/>
    <w:rsid w:val="00970541"/>
    <w:rsid w:val="00972986"/>
    <w:rsid w:val="00976357"/>
    <w:rsid w:val="00980B3E"/>
    <w:rsid w:val="0098206D"/>
    <w:rsid w:val="0098431C"/>
    <w:rsid w:val="0098582E"/>
    <w:rsid w:val="00987AB2"/>
    <w:rsid w:val="00997D5B"/>
    <w:rsid w:val="009A12D9"/>
    <w:rsid w:val="009A152D"/>
    <w:rsid w:val="009A161D"/>
    <w:rsid w:val="009A1C8E"/>
    <w:rsid w:val="009A2D09"/>
    <w:rsid w:val="009B1CA4"/>
    <w:rsid w:val="009B22A3"/>
    <w:rsid w:val="009B2541"/>
    <w:rsid w:val="009C775C"/>
    <w:rsid w:val="009E3F29"/>
    <w:rsid w:val="009E5791"/>
    <w:rsid w:val="009E5D06"/>
    <w:rsid w:val="009F7652"/>
    <w:rsid w:val="00A010B3"/>
    <w:rsid w:val="00A11A16"/>
    <w:rsid w:val="00A11A81"/>
    <w:rsid w:val="00A133FF"/>
    <w:rsid w:val="00A16521"/>
    <w:rsid w:val="00A23DCF"/>
    <w:rsid w:val="00A30658"/>
    <w:rsid w:val="00A3074A"/>
    <w:rsid w:val="00A339B2"/>
    <w:rsid w:val="00A33D5A"/>
    <w:rsid w:val="00A42768"/>
    <w:rsid w:val="00A46C4A"/>
    <w:rsid w:val="00A513F4"/>
    <w:rsid w:val="00A6058C"/>
    <w:rsid w:val="00A6414D"/>
    <w:rsid w:val="00A64748"/>
    <w:rsid w:val="00A65E73"/>
    <w:rsid w:val="00A7103D"/>
    <w:rsid w:val="00A71CB8"/>
    <w:rsid w:val="00A841F2"/>
    <w:rsid w:val="00A857F8"/>
    <w:rsid w:val="00A85A06"/>
    <w:rsid w:val="00A90502"/>
    <w:rsid w:val="00A90F45"/>
    <w:rsid w:val="00A92FA5"/>
    <w:rsid w:val="00A97E32"/>
    <w:rsid w:val="00AA052F"/>
    <w:rsid w:val="00AA55C7"/>
    <w:rsid w:val="00AA663E"/>
    <w:rsid w:val="00AB7203"/>
    <w:rsid w:val="00AC183F"/>
    <w:rsid w:val="00AC6D30"/>
    <w:rsid w:val="00AD212C"/>
    <w:rsid w:val="00AD4132"/>
    <w:rsid w:val="00AD449E"/>
    <w:rsid w:val="00AF14CA"/>
    <w:rsid w:val="00AF26FC"/>
    <w:rsid w:val="00AF2736"/>
    <w:rsid w:val="00AF47E7"/>
    <w:rsid w:val="00AF52B2"/>
    <w:rsid w:val="00AF5A15"/>
    <w:rsid w:val="00B030D6"/>
    <w:rsid w:val="00B03D3D"/>
    <w:rsid w:val="00B13822"/>
    <w:rsid w:val="00B13827"/>
    <w:rsid w:val="00B1408D"/>
    <w:rsid w:val="00B17F54"/>
    <w:rsid w:val="00B213AD"/>
    <w:rsid w:val="00B21C3B"/>
    <w:rsid w:val="00B2476A"/>
    <w:rsid w:val="00B25112"/>
    <w:rsid w:val="00B310B2"/>
    <w:rsid w:val="00B31426"/>
    <w:rsid w:val="00B31EEF"/>
    <w:rsid w:val="00B35EF1"/>
    <w:rsid w:val="00B41722"/>
    <w:rsid w:val="00B41838"/>
    <w:rsid w:val="00B51C55"/>
    <w:rsid w:val="00B64F82"/>
    <w:rsid w:val="00B65CF8"/>
    <w:rsid w:val="00B6648D"/>
    <w:rsid w:val="00B67204"/>
    <w:rsid w:val="00B70AE5"/>
    <w:rsid w:val="00B712AA"/>
    <w:rsid w:val="00B7267E"/>
    <w:rsid w:val="00B72ECD"/>
    <w:rsid w:val="00B741B2"/>
    <w:rsid w:val="00B75A54"/>
    <w:rsid w:val="00B7715F"/>
    <w:rsid w:val="00B80609"/>
    <w:rsid w:val="00B838CB"/>
    <w:rsid w:val="00B846D8"/>
    <w:rsid w:val="00B865C9"/>
    <w:rsid w:val="00B908F5"/>
    <w:rsid w:val="00B91D29"/>
    <w:rsid w:val="00B945AD"/>
    <w:rsid w:val="00B94BB2"/>
    <w:rsid w:val="00BA4841"/>
    <w:rsid w:val="00BA689B"/>
    <w:rsid w:val="00BB1D95"/>
    <w:rsid w:val="00BB3E34"/>
    <w:rsid w:val="00BC3172"/>
    <w:rsid w:val="00BC3843"/>
    <w:rsid w:val="00BC3CA5"/>
    <w:rsid w:val="00BC66E3"/>
    <w:rsid w:val="00BD0C62"/>
    <w:rsid w:val="00BD481D"/>
    <w:rsid w:val="00BE1EEC"/>
    <w:rsid w:val="00BE7964"/>
    <w:rsid w:val="00BF0BF0"/>
    <w:rsid w:val="00BF5532"/>
    <w:rsid w:val="00C01089"/>
    <w:rsid w:val="00C03890"/>
    <w:rsid w:val="00C03FB9"/>
    <w:rsid w:val="00C10AF4"/>
    <w:rsid w:val="00C111CF"/>
    <w:rsid w:val="00C11250"/>
    <w:rsid w:val="00C1715A"/>
    <w:rsid w:val="00C22175"/>
    <w:rsid w:val="00C22D16"/>
    <w:rsid w:val="00C25950"/>
    <w:rsid w:val="00C26D52"/>
    <w:rsid w:val="00C270BF"/>
    <w:rsid w:val="00C325D6"/>
    <w:rsid w:val="00C37DC6"/>
    <w:rsid w:val="00C42903"/>
    <w:rsid w:val="00C4298F"/>
    <w:rsid w:val="00C42D75"/>
    <w:rsid w:val="00C443B3"/>
    <w:rsid w:val="00C47653"/>
    <w:rsid w:val="00C47FC8"/>
    <w:rsid w:val="00C555FD"/>
    <w:rsid w:val="00C61457"/>
    <w:rsid w:val="00C61FDF"/>
    <w:rsid w:val="00C70BB1"/>
    <w:rsid w:val="00C8010B"/>
    <w:rsid w:val="00C86AC6"/>
    <w:rsid w:val="00C90EF7"/>
    <w:rsid w:val="00C915B1"/>
    <w:rsid w:val="00C935AE"/>
    <w:rsid w:val="00C944F9"/>
    <w:rsid w:val="00C959B2"/>
    <w:rsid w:val="00CA0DD5"/>
    <w:rsid w:val="00CA579D"/>
    <w:rsid w:val="00CB40B5"/>
    <w:rsid w:val="00CB515E"/>
    <w:rsid w:val="00CC6716"/>
    <w:rsid w:val="00CD43CC"/>
    <w:rsid w:val="00CF48EF"/>
    <w:rsid w:val="00D06170"/>
    <w:rsid w:val="00D119D5"/>
    <w:rsid w:val="00D14104"/>
    <w:rsid w:val="00D20F85"/>
    <w:rsid w:val="00D22F96"/>
    <w:rsid w:val="00D248B6"/>
    <w:rsid w:val="00D24CFA"/>
    <w:rsid w:val="00D25424"/>
    <w:rsid w:val="00D33737"/>
    <w:rsid w:val="00D408CD"/>
    <w:rsid w:val="00D45872"/>
    <w:rsid w:val="00D4771D"/>
    <w:rsid w:val="00D51B44"/>
    <w:rsid w:val="00D51BCA"/>
    <w:rsid w:val="00D52542"/>
    <w:rsid w:val="00D5472C"/>
    <w:rsid w:val="00D56BAB"/>
    <w:rsid w:val="00D700CA"/>
    <w:rsid w:val="00D85630"/>
    <w:rsid w:val="00D907C1"/>
    <w:rsid w:val="00DA5D33"/>
    <w:rsid w:val="00DA6921"/>
    <w:rsid w:val="00DB1AAC"/>
    <w:rsid w:val="00DB1E46"/>
    <w:rsid w:val="00DB2C1E"/>
    <w:rsid w:val="00DB3B70"/>
    <w:rsid w:val="00DB40DF"/>
    <w:rsid w:val="00DB6393"/>
    <w:rsid w:val="00DB6B09"/>
    <w:rsid w:val="00DC4A58"/>
    <w:rsid w:val="00DD5A4D"/>
    <w:rsid w:val="00DD6437"/>
    <w:rsid w:val="00DF0287"/>
    <w:rsid w:val="00DF0750"/>
    <w:rsid w:val="00DF358D"/>
    <w:rsid w:val="00DF60FE"/>
    <w:rsid w:val="00DF7BF3"/>
    <w:rsid w:val="00E0318D"/>
    <w:rsid w:val="00E066DF"/>
    <w:rsid w:val="00E10A23"/>
    <w:rsid w:val="00E17C29"/>
    <w:rsid w:val="00E23B00"/>
    <w:rsid w:val="00E325CA"/>
    <w:rsid w:val="00E37772"/>
    <w:rsid w:val="00E44781"/>
    <w:rsid w:val="00E44AD8"/>
    <w:rsid w:val="00E50651"/>
    <w:rsid w:val="00E54968"/>
    <w:rsid w:val="00E54DAC"/>
    <w:rsid w:val="00E553FE"/>
    <w:rsid w:val="00E64834"/>
    <w:rsid w:val="00E67E2E"/>
    <w:rsid w:val="00E71A9E"/>
    <w:rsid w:val="00E72F08"/>
    <w:rsid w:val="00E74D5B"/>
    <w:rsid w:val="00E775EF"/>
    <w:rsid w:val="00E77D97"/>
    <w:rsid w:val="00E86BEC"/>
    <w:rsid w:val="00E875AB"/>
    <w:rsid w:val="00E91B61"/>
    <w:rsid w:val="00E91CE4"/>
    <w:rsid w:val="00E93443"/>
    <w:rsid w:val="00E93B78"/>
    <w:rsid w:val="00EA0CF1"/>
    <w:rsid w:val="00EA6058"/>
    <w:rsid w:val="00EA60C0"/>
    <w:rsid w:val="00EA7739"/>
    <w:rsid w:val="00EB11DC"/>
    <w:rsid w:val="00EB220D"/>
    <w:rsid w:val="00EB351F"/>
    <w:rsid w:val="00EB56C3"/>
    <w:rsid w:val="00EB6FE7"/>
    <w:rsid w:val="00EC0952"/>
    <w:rsid w:val="00EC2162"/>
    <w:rsid w:val="00EC4EC7"/>
    <w:rsid w:val="00ED25E1"/>
    <w:rsid w:val="00EE4851"/>
    <w:rsid w:val="00EE5DB2"/>
    <w:rsid w:val="00EF345E"/>
    <w:rsid w:val="00EF53B5"/>
    <w:rsid w:val="00F03460"/>
    <w:rsid w:val="00F1284F"/>
    <w:rsid w:val="00F138C8"/>
    <w:rsid w:val="00F1596E"/>
    <w:rsid w:val="00F204AD"/>
    <w:rsid w:val="00F3365F"/>
    <w:rsid w:val="00F34945"/>
    <w:rsid w:val="00F4042F"/>
    <w:rsid w:val="00F45BA6"/>
    <w:rsid w:val="00F47503"/>
    <w:rsid w:val="00F53CD7"/>
    <w:rsid w:val="00F53F9F"/>
    <w:rsid w:val="00F54E76"/>
    <w:rsid w:val="00F56E29"/>
    <w:rsid w:val="00F627A2"/>
    <w:rsid w:val="00F629CF"/>
    <w:rsid w:val="00F65579"/>
    <w:rsid w:val="00F73CE3"/>
    <w:rsid w:val="00F76CC9"/>
    <w:rsid w:val="00F81A4C"/>
    <w:rsid w:val="00F8278A"/>
    <w:rsid w:val="00F87666"/>
    <w:rsid w:val="00F9579D"/>
    <w:rsid w:val="00F964F1"/>
    <w:rsid w:val="00FA1B96"/>
    <w:rsid w:val="00FA32C3"/>
    <w:rsid w:val="00FA64B6"/>
    <w:rsid w:val="00FC0E15"/>
    <w:rsid w:val="00FD1838"/>
    <w:rsid w:val="00FD1ADC"/>
    <w:rsid w:val="00FD56AB"/>
    <w:rsid w:val="00FD66A0"/>
    <w:rsid w:val="00FE5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D00DD7"/>
  <w15:chartTrackingRefBased/>
  <w15:docId w15:val="{C309C093-29C6-42E1-88B3-FC2A812AD3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pPrChange w:id="0" w:author="Nick Bernal" w:date="2026-08-03T22:25:00Z">
        <w:pPr>
          <w:widowControl w:val="0"/>
        </w:pPr>
      </w:pPrChange>
    </w:pPr>
    <w:rPr>
      <w:rFonts w:ascii="Arial" w:eastAsiaTheme="minorHAnsi" w:hAnsi="Arial" w:cs="Times New Roman (Body CS)"/>
      <w:szCs w:val="24"/>
      <w:lang w:eastAsia="en-US"/>
      <w14:ligatures w14:val="standardContextual"/>
      <w:rPrChange w:id="0" w:author="Nick Bernal" w:date="2026-08-03T22:25:00Z">
        <w:rPr>
          <w:rFonts w:asciiTheme="minorHAnsi" w:eastAsiaTheme="minorEastAsia" w:hAnsiTheme="minorHAnsi" w:cstheme="minorBidi"/>
          <w:kern w:val="2"/>
          <w:sz w:val="24"/>
          <w:szCs w:val="22"/>
          <w:lang w:val="en-US" w:eastAsia="zh-TW" w:bidi="ar-SA"/>
        </w:rPr>
      </w:rPrChange>
    </w:rPr>
  </w:style>
  <w:style w:type="paragraph" w:styleId="Heading1">
    <w:name w:val="heading 1"/>
    <w:basedOn w:val="Normal"/>
    <w:next w:val="Normal"/>
    <w:link w:val="Heading1Char"/>
    <w:uiPriority w:val="9"/>
    <w:qFormat/>
    <w:rsid w:val="00073B1B"/>
    <w:pPr>
      <w:keepNext/>
      <w:keepLines/>
      <w:spacing w:before="360" w:after="80"/>
      <w:outlineLvl w:val="0"/>
      <w:pPrChange w:id="1" w:author="Nick Bernal" w:date="2026-08-03T22:25:00Z">
        <w:pPr>
          <w:keepNext/>
          <w:keepLines/>
          <w:spacing w:before="360" w:after="80"/>
          <w:outlineLvl w:val="0"/>
        </w:pPr>
      </w:pPrChange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  <w:rPrChange w:id="1" w:author="Nick Bernal" w:date="2026-08-03T22:25:00Z">
        <w:rPr>
          <w:rFonts w:asciiTheme="majorHAnsi" w:eastAsiaTheme="majorEastAsia" w:hAnsiTheme="majorHAnsi" w:cstheme="majorBidi"/>
          <w:color w:val="365F91" w:themeColor="accent1" w:themeShade="BF"/>
          <w:kern w:val="2"/>
          <w:sz w:val="40"/>
          <w:szCs w:val="40"/>
          <w:lang w:val="en-US" w:eastAsia="en-US" w:bidi="ar-SA"/>
          <w14:ligatures w14:val="standardContextual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3B1B"/>
    <w:pPr>
      <w:keepNext/>
      <w:keepLines/>
      <w:spacing w:before="160" w:after="80"/>
      <w:outlineLvl w:val="1"/>
      <w:pPrChange w:id="2" w:author="Nick Bernal" w:date="2026-08-03T22:25:00Z">
        <w:pPr>
          <w:keepNext/>
          <w:keepLines/>
          <w:spacing w:before="160" w:after="80"/>
          <w:outlineLvl w:val="1"/>
        </w:pPr>
      </w:pPrChange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rPrChange w:id="2" w:author="Nick Bernal" w:date="2026-08-03T22:25:00Z">
        <w:rPr>
          <w:rFonts w:asciiTheme="majorHAnsi" w:eastAsiaTheme="majorEastAsia" w:hAnsiTheme="majorHAnsi" w:cstheme="majorBidi"/>
          <w:color w:val="365F91" w:themeColor="accent1" w:themeShade="BF"/>
          <w:kern w:val="2"/>
          <w:sz w:val="32"/>
          <w:szCs w:val="32"/>
          <w:lang w:val="en-US" w:eastAsia="en-US" w:bidi="ar-SA"/>
          <w14:ligatures w14:val="standardContextual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3B1B"/>
    <w:pPr>
      <w:keepNext/>
      <w:keepLines/>
      <w:spacing w:before="160" w:after="80"/>
      <w:outlineLvl w:val="2"/>
      <w:pPrChange w:id="3" w:author="Nick Bernal" w:date="2026-08-03T22:25:00Z">
        <w:pPr>
          <w:keepNext/>
          <w:keepLines/>
          <w:spacing w:before="160" w:after="80"/>
          <w:outlineLvl w:val="2"/>
        </w:pPr>
      </w:pPrChange>
    </w:pPr>
    <w:rPr>
      <w:rFonts w:asciiTheme="minorHAnsi" w:eastAsiaTheme="majorEastAsia" w:hAnsiTheme="minorHAnsi" w:cstheme="majorBidi"/>
      <w:color w:val="365F91" w:themeColor="accent1" w:themeShade="BF"/>
      <w:sz w:val="28"/>
      <w:szCs w:val="28"/>
      <w:rPrChange w:id="3" w:author="Nick Bernal" w:date="2026-08-03T22:25:00Z">
        <w:rPr>
          <w:rFonts w:ascii="Arial" w:eastAsiaTheme="majorEastAsia" w:hAnsi="Arial" w:cstheme="majorBidi"/>
          <w:color w:val="365F91" w:themeColor="accent1" w:themeShade="BF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3B1B"/>
    <w:pPr>
      <w:keepNext/>
      <w:keepLines/>
      <w:spacing w:before="80" w:after="40"/>
      <w:outlineLvl w:val="3"/>
      <w:pPrChange w:id="4" w:author="Nick Bernal" w:date="2026-08-03T22:25:00Z">
        <w:pPr>
          <w:keepNext/>
          <w:keepLines/>
          <w:spacing w:before="80" w:after="40"/>
          <w:outlineLvl w:val="3"/>
        </w:pPr>
      </w:pPrChange>
    </w:pPr>
    <w:rPr>
      <w:rFonts w:asciiTheme="minorHAnsi" w:eastAsiaTheme="majorEastAsia" w:hAnsiTheme="minorHAnsi" w:cstheme="majorBidi"/>
      <w:i/>
      <w:iCs/>
      <w:color w:val="365F91" w:themeColor="accent1" w:themeShade="BF"/>
      <w:rPrChange w:id="4" w:author="Nick Bernal" w:date="2026-08-03T22:25:00Z">
        <w:rPr>
          <w:rFonts w:ascii="Arial" w:eastAsiaTheme="majorEastAsia" w:hAnsi="Arial" w:cstheme="majorBidi"/>
          <w:i/>
          <w:iCs/>
          <w:color w:val="365F9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3B1B"/>
    <w:pPr>
      <w:keepNext/>
      <w:keepLines/>
      <w:spacing w:before="80" w:after="40"/>
      <w:outlineLvl w:val="4"/>
      <w:pPrChange w:id="5" w:author="Nick Bernal" w:date="2026-08-03T22:25:00Z">
        <w:pPr>
          <w:keepNext/>
          <w:keepLines/>
          <w:spacing w:before="80" w:after="40"/>
          <w:outlineLvl w:val="4"/>
        </w:pPr>
      </w:pPrChange>
    </w:pPr>
    <w:rPr>
      <w:rFonts w:asciiTheme="minorHAnsi" w:eastAsiaTheme="majorEastAsia" w:hAnsiTheme="minorHAnsi" w:cstheme="majorBidi"/>
      <w:color w:val="365F91" w:themeColor="accent1" w:themeShade="BF"/>
      <w:rPrChange w:id="5" w:author="Nick Bernal" w:date="2026-08-03T22:25:00Z">
        <w:rPr>
          <w:rFonts w:ascii="Arial" w:eastAsiaTheme="majorEastAsia" w:hAnsi="Arial" w:cstheme="majorBidi"/>
          <w:color w:val="365F9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3B1B"/>
    <w:pPr>
      <w:keepNext/>
      <w:keepLines/>
      <w:spacing w:before="40"/>
      <w:outlineLvl w:val="5"/>
      <w:pPrChange w:id="6" w:author="Nick Bernal" w:date="2026-08-03T22:25:00Z">
        <w:pPr>
          <w:keepNext/>
          <w:keepLines/>
          <w:spacing w:before="40"/>
          <w:outlineLvl w:val="5"/>
        </w:pPr>
      </w:pPrChange>
    </w:pPr>
    <w:rPr>
      <w:rFonts w:asciiTheme="minorHAnsi" w:eastAsiaTheme="majorEastAsia" w:hAnsiTheme="minorHAnsi" w:cstheme="majorBidi"/>
      <w:i/>
      <w:iCs/>
      <w:color w:val="595959" w:themeColor="text1" w:themeTint="A6"/>
      <w:rPrChange w:id="6" w:author="Nick Bernal" w:date="2026-08-03T22:25:00Z">
        <w:rPr>
          <w:rFonts w:ascii="Arial" w:eastAsiaTheme="majorEastAsia" w:hAnsi="Arial" w:cstheme="majorBidi"/>
          <w:i/>
          <w:iCs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3B1B"/>
    <w:pPr>
      <w:keepNext/>
      <w:keepLines/>
      <w:spacing w:before="40"/>
      <w:outlineLvl w:val="6"/>
      <w:pPrChange w:id="7" w:author="Nick Bernal" w:date="2026-08-03T22:25:00Z">
        <w:pPr>
          <w:keepNext/>
          <w:keepLines/>
          <w:spacing w:before="40"/>
          <w:outlineLvl w:val="6"/>
        </w:pPr>
      </w:pPrChange>
    </w:pPr>
    <w:rPr>
      <w:rFonts w:asciiTheme="minorHAnsi" w:eastAsiaTheme="majorEastAsia" w:hAnsiTheme="minorHAnsi" w:cstheme="majorBidi"/>
      <w:color w:val="595959" w:themeColor="text1" w:themeTint="A6"/>
      <w:rPrChange w:id="7" w:author="Nick Bernal" w:date="2026-08-03T22:25:00Z">
        <w:rPr>
          <w:rFonts w:ascii="Arial" w:eastAsiaTheme="majorEastAsia" w:hAnsi="Arial" w:cstheme="majorBidi"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3B1B"/>
    <w:pPr>
      <w:keepNext/>
      <w:keepLines/>
      <w:outlineLvl w:val="7"/>
      <w:pPrChange w:id="8" w:author="Nick Bernal" w:date="2026-08-03T22:25:00Z">
        <w:pPr>
          <w:keepNext/>
          <w:keepLines/>
          <w:outlineLvl w:val="7"/>
        </w:pPr>
      </w:pPrChange>
    </w:pPr>
    <w:rPr>
      <w:rFonts w:asciiTheme="minorHAnsi" w:eastAsiaTheme="majorEastAsia" w:hAnsiTheme="minorHAnsi" w:cstheme="majorBidi"/>
      <w:i/>
      <w:iCs/>
      <w:color w:val="272727" w:themeColor="text1" w:themeTint="D8"/>
      <w:rPrChange w:id="8" w:author="Nick Bernal" w:date="2026-08-03T22:25:00Z">
        <w:rPr>
          <w:rFonts w:ascii="Arial" w:eastAsiaTheme="majorEastAsia" w:hAnsi="Arial" w:cstheme="majorBidi"/>
          <w:i/>
          <w:iCs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3B1B"/>
    <w:pPr>
      <w:keepNext/>
      <w:keepLines/>
      <w:outlineLvl w:val="8"/>
      <w:pPrChange w:id="9" w:author="Nick Bernal" w:date="2026-08-03T22:25:00Z">
        <w:pPr>
          <w:keepNext/>
          <w:keepLines/>
          <w:outlineLvl w:val="8"/>
        </w:pPr>
      </w:pPrChange>
    </w:pPr>
    <w:rPr>
      <w:rFonts w:asciiTheme="minorHAnsi" w:eastAsiaTheme="majorEastAsia" w:hAnsiTheme="minorHAnsi" w:cstheme="majorBidi"/>
      <w:color w:val="272727" w:themeColor="text1" w:themeTint="D8"/>
      <w:rPrChange w:id="9" w:author="Nick Bernal" w:date="2026-08-03T22:25:00Z">
        <w:rPr>
          <w:rFonts w:ascii="Arial" w:eastAsiaTheme="majorEastAsia" w:hAnsi="Arial" w:cstheme="majorBidi"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73B1B"/>
    <w:pPr>
      <w:spacing w:after="80"/>
      <w:contextualSpacing/>
      <w:pPrChange w:id="10" w:author="Nick Bernal" w:date="2026-08-03T22:25:00Z">
        <w:pPr>
          <w:spacing w:before="240" w:after="60"/>
          <w:jc w:val="center"/>
          <w:outlineLvl w:val="0"/>
        </w:pPr>
      </w:pPrChange>
    </w:pPr>
    <w:rPr>
      <w:rFonts w:asciiTheme="majorHAnsi" w:eastAsiaTheme="majorEastAsia" w:hAnsiTheme="majorHAnsi" w:cstheme="majorBidi"/>
      <w:spacing w:val="-10"/>
      <w:kern w:val="28"/>
      <w:sz w:val="56"/>
      <w:szCs w:val="56"/>
      <w:rPrChange w:id="10" w:author="Nick Bernal" w:date="2026-08-03T22:25:00Z">
        <w:rPr>
          <w:rFonts w:asciiTheme="majorHAnsi" w:eastAsiaTheme="majorEastAsia" w:hAnsiTheme="majorHAnsi" w:cstheme="majorBidi"/>
          <w:b/>
          <w:bCs/>
          <w:kern w:val="2"/>
          <w:sz w:val="32"/>
          <w:szCs w:val="32"/>
          <w:lang w:val="en-US" w:eastAsia="en-US" w:bidi="ar-SA"/>
          <w14:ligatures w14:val="standardContextual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DB40DF"/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paragraph" w:styleId="ListParagraph">
    <w:name w:val="List Paragraph"/>
    <w:basedOn w:val="Normal"/>
    <w:uiPriority w:val="34"/>
    <w:qFormat/>
    <w:rsid w:val="00073B1B"/>
    <w:pPr>
      <w:ind w:left="720"/>
      <w:contextualSpacing/>
      <w:pPrChange w:id="11" w:author="Nick Bernal" w:date="2026-08-03T22:25:00Z">
        <w:pPr>
          <w:ind w:leftChars="200" w:left="480"/>
        </w:pPr>
      </w:pPrChange>
    </w:pPr>
    <w:rPr>
      <w:rPrChange w:id="11" w:author="Nick Bernal" w:date="2026-08-03T22:25:00Z">
        <w:rPr>
          <w:rFonts w:ascii="Arial" w:eastAsiaTheme="minorHAnsi" w:hAnsi="Arial" w:cs="Times New Roman (Body CS)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styleId="CommentReference">
    <w:name w:val="annotation reference"/>
    <w:basedOn w:val="DefaultParagraphFont"/>
    <w:uiPriority w:val="99"/>
    <w:semiHidden/>
    <w:unhideWhenUsed/>
    <w:rsid w:val="00BA4841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BA4841"/>
  </w:style>
  <w:style w:type="character" w:customStyle="1" w:styleId="CommentTextChar">
    <w:name w:val="Comment Text Char"/>
    <w:basedOn w:val="DefaultParagraphFont"/>
    <w:link w:val="CommentText"/>
    <w:uiPriority w:val="99"/>
    <w:rsid w:val="00BA4841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A484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A4841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A71CB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A71CB8"/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A71CB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A71CB8"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3D6CAD"/>
    <w:rPr>
      <w:rFonts w:asciiTheme="majorHAnsi" w:eastAsiaTheme="majorEastAsia" w:hAnsiTheme="majorHAnsi" w:cstheme="majorBidi"/>
      <w:color w:val="365F91" w:themeColor="accent1" w:themeShade="BF"/>
      <w:sz w:val="40"/>
      <w:szCs w:val="40"/>
      <w:lang w:eastAsia="en-US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6CAD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en-US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6CAD"/>
    <w:rPr>
      <w:rFonts w:eastAsiaTheme="majorEastAsia" w:cstheme="majorBidi"/>
      <w:color w:val="365F91" w:themeColor="accent1" w:themeShade="BF"/>
      <w:sz w:val="28"/>
      <w:szCs w:val="28"/>
      <w:lang w:eastAsia="en-US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6CAD"/>
    <w:rPr>
      <w:rFonts w:eastAsiaTheme="majorEastAsia" w:cstheme="majorBidi"/>
      <w:i/>
      <w:iCs/>
      <w:color w:val="365F91" w:themeColor="accent1" w:themeShade="BF"/>
      <w:szCs w:val="24"/>
      <w:lang w:eastAsia="en-US"/>
      <w14:ligatures w14:val="standardContextua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6CAD"/>
    <w:rPr>
      <w:rFonts w:eastAsiaTheme="majorEastAsia" w:cstheme="majorBidi"/>
      <w:color w:val="365F91" w:themeColor="accent1" w:themeShade="BF"/>
      <w:szCs w:val="24"/>
      <w:lang w:eastAsia="en-US"/>
      <w14:ligatures w14:val="standardContextua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6CAD"/>
    <w:rPr>
      <w:rFonts w:eastAsiaTheme="majorEastAsia" w:cstheme="majorBidi"/>
      <w:i/>
      <w:iCs/>
      <w:color w:val="595959" w:themeColor="text1" w:themeTint="A6"/>
      <w:szCs w:val="24"/>
      <w:lang w:eastAsia="en-US"/>
      <w14:ligatures w14:val="standardContextua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6CAD"/>
    <w:rPr>
      <w:rFonts w:eastAsiaTheme="majorEastAsia" w:cstheme="majorBidi"/>
      <w:color w:val="595959" w:themeColor="text1" w:themeTint="A6"/>
      <w:szCs w:val="24"/>
      <w:lang w:eastAsia="en-US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6CAD"/>
    <w:rPr>
      <w:rFonts w:eastAsiaTheme="majorEastAsia" w:cstheme="majorBidi"/>
      <w:i/>
      <w:iCs/>
      <w:color w:val="272727" w:themeColor="text1" w:themeTint="D8"/>
      <w:szCs w:val="24"/>
      <w:lang w:eastAsia="en-US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6CAD"/>
    <w:rPr>
      <w:rFonts w:eastAsiaTheme="majorEastAsia" w:cstheme="majorBidi"/>
      <w:color w:val="272727" w:themeColor="text1" w:themeTint="D8"/>
      <w:szCs w:val="24"/>
      <w:lang w:eastAsia="en-US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3B1B"/>
    <w:pPr>
      <w:numPr>
        <w:ilvl w:val="1"/>
      </w:numPr>
      <w:spacing w:after="160"/>
      <w:pPrChange w:id="12" w:author="Nick Bernal" w:date="2026-08-03T22:25:00Z">
        <w:pPr>
          <w:numPr>
            <w:ilvl w:val="1"/>
          </w:numPr>
          <w:spacing w:after="160"/>
        </w:pPr>
      </w:pPrChange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rPrChange w:id="12" w:author="Nick Bernal" w:date="2026-08-03T22:25:00Z">
        <w:rPr>
          <w:rFonts w:ascii="Arial" w:eastAsiaTheme="majorEastAsia" w:hAnsi="Arial" w:cstheme="majorBidi"/>
          <w:color w:val="595959" w:themeColor="text1" w:themeTint="A6"/>
          <w:spacing w:val="15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3D6CAD"/>
    <w:rPr>
      <w:rFonts w:eastAsiaTheme="majorEastAsia" w:cstheme="majorBidi"/>
      <w:color w:val="595959" w:themeColor="text1" w:themeTint="A6"/>
      <w:spacing w:val="15"/>
      <w:sz w:val="28"/>
      <w:szCs w:val="28"/>
      <w:lang w:eastAsia="en-US"/>
      <w14:ligatures w14:val="standardContextual"/>
    </w:rPr>
  </w:style>
  <w:style w:type="paragraph" w:styleId="Quote">
    <w:name w:val="Quote"/>
    <w:basedOn w:val="Normal"/>
    <w:next w:val="Normal"/>
    <w:link w:val="QuoteChar"/>
    <w:uiPriority w:val="29"/>
    <w:qFormat/>
    <w:rsid w:val="00073B1B"/>
    <w:pPr>
      <w:spacing w:before="160" w:after="160"/>
      <w:jc w:val="center"/>
      <w:pPrChange w:id="13" w:author="Nick Bernal" w:date="2026-08-03T22:25:00Z">
        <w:pPr>
          <w:spacing w:before="160" w:after="160"/>
          <w:jc w:val="center"/>
        </w:pPr>
      </w:pPrChange>
    </w:pPr>
    <w:rPr>
      <w:i/>
      <w:iCs/>
      <w:color w:val="404040" w:themeColor="text1" w:themeTint="BF"/>
      <w:rPrChange w:id="13" w:author="Nick Bernal" w:date="2026-08-03T22:25:00Z">
        <w:rPr>
          <w:rFonts w:ascii="Arial" w:eastAsiaTheme="minorHAnsi" w:hAnsi="Arial" w:cs="Times New Roman (Body CS)"/>
          <w:i/>
          <w:iCs/>
          <w:color w:val="404040" w:themeColor="text1" w:themeTint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3D6CAD"/>
    <w:rPr>
      <w:rFonts w:ascii="Arial" w:eastAsiaTheme="minorHAnsi" w:hAnsi="Arial" w:cs="Times New Roman (Body CS)"/>
      <w:i/>
      <w:iCs/>
      <w:color w:val="404040" w:themeColor="text1" w:themeTint="BF"/>
      <w:szCs w:val="24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D6CAD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3B1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  <w:pPrChange w:id="14" w:author="Nick Bernal" w:date="2026-08-03T22:25:00Z">
        <w:pPr>
          <w:pBdr>
            <w:top w:val="single" w:sz="4" w:space="10" w:color="365F91" w:themeColor="accent1" w:themeShade="BF"/>
            <w:bottom w:val="single" w:sz="4" w:space="10" w:color="365F91" w:themeColor="accent1" w:themeShade="BF"/>
          </w:pBdr>
          <w:spacing w:before="360" w:after="360"/>
          <w:ind w:left="864" w:right="864"/>
          <w:jc w:val="center"/>
        </w:pPr>
      </w:pPrChange>
    </w:pPr>
    <w:rPr>
      <w:i/>
      <w:iCs/>
      <w:color w:val="365F91" w:themeColor="accent1" w:themeShade="BF"/>
      <w:rPrChange w:id="14" w:author="Nick Bernal" w:date="2026-08-03T22:25:00Z">
        <w:rPr>
          <w:rFonts w:ascii="Arial" w:eastAsiaTheme="minorHAnsi" w:hAnsi="Arial" w:cs="Times New Roman (Body CS)"/>
          <w:i/>
          <w:iCs/>
          <w:color w:val="365F9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6CAD"/>
    <w:rPr>
      <w:rFonts w:ascii="Arial" w:eastAsiaTheme="minorHAnsi" w:hAnsi="Arial" w:cs="Times New Roman (Body CS)"/>
      <w:i/>
      <w:iCs/>
      <w:color w:val="365F91" w:themeColor="accent1" w:themeShade="BF"/>
      <w:szCs w:val="24"/>
      <w:lang w:eastAsia="en-US"/>
      <w14:ligatures w14:val="standardContextual"/>
    </w:rPr>
  </w:style>
  <w:style w:type="character" w:styleId="IntenseReference">
    <w:name w:val="Intense Reference"/>
    <w:basedOn w:val="DefaultParagraphFont"/>
    <w:uiPriority w:val="32"/>
    <w:qFormat/>
    <w:rsid w:val="003D6CAD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microsoft.com/office/2011/relationships/people" Target="peop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C6241D-1D57-46B6-AB80-9846647845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Selina Tu</dc:creator>
  <cp:keywords/>
  <dc:description/>
  <cp:lastModifiedBy>Arthur Souza Rodrigues</cp:lastModifiedBy>
  <cp:revision>1</cp:revision>
  <dcterms:created xsi:type="dcterms:W3CDTF">2025-05-20T03:09:00Z</dcterms:created>
  <dcterms:modified xsi:type="dcterms:W3CDTF">2026-08-04T02:25:00Z</dcterms:modified>
</cp:coreProperties>
</file>