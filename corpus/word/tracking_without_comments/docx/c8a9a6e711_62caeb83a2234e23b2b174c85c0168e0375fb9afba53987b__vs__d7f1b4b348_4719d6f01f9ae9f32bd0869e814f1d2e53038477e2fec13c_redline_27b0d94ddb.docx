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305B7" w14:textId="77777777" w:rsidR="00880CB4" w:rsidRPr="002F1426" w:rsidRDefault="009A0FC1" w:rsidP="009A0FC1">
      <w:pPr>
        <w:jc w:val="center"/>
        <w:rPr>
          <w:ins w:id="7" w:author="Brenneman, Regina" w:date="2026-09-25T21:13:00Z" w16du:dateUtc="2026-09-26T01:13:00Z"/>
          <w:b/>
          <w:sz w:val="24"/>
        </w:rPr>
      </w:pPr>
      <w:ins w:id="8" w:author="Brenneman, Regina" w:date="2026-09-25T21:13:00Z" w16du:dateUtc="2026-09-26T01:13:00Z">
        <w:r w:rsidRPr="002F1426">
          <w:rPr>
            <w:b/>
            <w:sz w:val="24"/>
          </w:rPr>
          <w:t>Curriculum Map</w:t>
        </w:r>
      </w:ins>
    </w:p>
    <w:p w14:paraId="7CFF1F7C" w14:textId="77777777" w:rsidR="009A0FC1" w:rsidRPr="00A73EB8" w:rsidRDefault="009A0FC1" w:rsidP="009A0FC1">
      <w:pPr>
        <w:rPr>
          <w:ins w:id="9" w:author="Brenneman, Regina" w:date="2026-09-25T21:13:00Z" w16du:dateUtc="2026-09-26T01:13:00Z"/>
          <w:u w:val="single"/>
        </w:rPr>
      </w:pPr>
      <w:ins w:id="10" w:author="Brenneman, Regina" w:date="2026-09-25T21:13:00Z" w16du:dateUtc="2026-09-26T01:13:00Z">
        <w:r w:rsidRPr="002F1426">
          <w:rPr>
            <w:b/>
          </w:rPr>
          <w:t>Course Title:</w:t>
        </w:r>
        <w:r w:rsidR="005E38FC">
          <w:rPr>
            <w:b/>
          </w:rPr>
          <w:t xml:space="preserve"> </w:t>
        </w:r>
        <w:r w:rsidR="00736C80">
          <w:rPr>
            <w:u w:val="single"/>
          </w:rPr>
          <w:t>General Science</w:t>
        </w:r>
        <w:r>
          <w:tab/>
        </w:r>
        <w:r>
          <w:tab/>
        </w:r>
        <w:r w:rsidR="002F1426">
          <w:t xml:space="preserve">                      </w:t>
        </w:r>
        <w:r w:rsidRPr="002F1426">
          <w:rPr>
            <w:b/>
          </w:rPr>
          <w:t xml:space="preserve">Grade: </w:t>
        </w:r>
        <w:r w:rsidR="00736C80">
          <w:rPr>
            <w:u w:val="single"/>
          </w:rPr>
          <w:t>6</w:t>
        </w:r>
      </w:ins>
    </w:p>
    <w:p w14:paraId="279BE485" w14:textId="77777777" w:rsidR="00AF1456" w:rsidRDefault="00AD1F20" w:rsidP="00AD1F20">
      <w:pPr>
        <w:pStyle w:val="Standard"/>
        <w:tabs>
          <w:tab w:val="left" w:pos="420"/>
        </w:tabs>
        <w:rPr>
          <w:del w:id="11" w:author="Brenneman, Regina" w:date="2026-09-25T21:13:00Z" w16du:dateUtc="2026-09-26T01:13:00Z"/>
          <w:rFonts w:ascii="Arial" w:hAnsi="Arial"/>
          <w:b/>
          <w:sz w:val="28"/>
        </w:rPr>
      </w:pPr>
      <w:del w:id="12" w:author="Brenneman, Regina" w:date="2026-09-25T21:13:00Z" w16du:dateUtc="2026-09-26T01:13:00Z">
        <w:r>
          <w:rPr>
            <w:noProof/>
            <w:lang w:val="nb-NO" w:eastAsia="nb-NO" w:bidi="ar-SA"/>
          </w:rPr>
          <w:drawing>
            <wp:inline distT="0" distB="0" distL="0" distR="0" wp14:anchorId="0DA746F8" wp14:editId="67930D11">
              <wp:extent cx="1897200" cy="360000"/>
              <wp:effectExtent l="0" t="0" r="0" b="2540"/>
              <wp:docPr id="1" name="Bilde 1" descr="https://innsida.ntnu.no/documents/10157/3573032/logo_ntnu_u-slagord.png/d6730c55-3fde-4bea-9f31-d85e10da4744?t=138729260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nsida.ntnu.no/documents/10157/3573032/logo_ntnu_u-slagord.png/d6730c55-3fde-4bea-9f31-d85e10da4744?t=13872926011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200" cy="360000"/>
                      </a:xfrm>
                      <a:prstGeom prst="rect">
                        <a:avLst/>
                      </a:prstGeom>
                      <a:noFill/>
                      <a:ln>
                        <a:noFill/>
                      </a:ln>
                    </pic:spPr>
                  </pic:pic>
                </a:graphicData>
              </a:graphic>
            </wp:inline>
          </w:drawing>
        </w:r>
      </w:del>
    </w:p>
    <w:p w14:paraId="229A9351" w14:textId="77777777" w:rsidR="00AD1F20" w:rsidRDefault="00AD1F20" w:rsidP="00AD1F20">
      <w:pPr>
        <w:pStyle w:val="Standard"/>
        <w:tabs>
          <w:tab w:val="left" w:pos="420"/>
        </w:tabs>
        <w:rPr>
          <w:del w:id="13" w:author="Brenneman, Regina" w:date="2026-09-25T21:13:00Z" w16du:dateUtc="2026-09-26T01:13:00Z"/>
          <w:rFonts w:ascii="Arial" w:hAnsi="Arial"/>
          <w:b/>
          <w:sz w:val="28"/>
        </w:rPr>
      </w:pPr>
    </w:p>
    <w:p w14:paraId="1F124B77" w14:textId="77777777" w:rsidR="00AD1F20" w:rsidRDefault="00AD1F20" w:rsidP="00AD1F20">
      <w:pPr>
        <w:pStyle w:val="Standard"/>
        <w:tabs>
          <w:tab w:val="left" w:pos="420"/>
        </w:tabs>
        <w:rPr>
          <w:del w:id="14" w:author="Brenneman, Regina" w:date="2026-09-25T21:13:00Z" w16du:dateUtc="2026-09-26T01:13:00Z"/>
          <w:rFonts w:ascii="Arial" w:hAnsi="Arial"/>
        </w:rPr>
      </w:pPr>
    </w:p>
    <w:p w14:paraId="1BE5E12F" w14:textId="77777777" w:rsidR="00AD1F20" w:rsidRPr="00AD1F20" w:rsidRDefault="00755389" w:rsidP="00AD1F20">
      <w:pPr>
        <w:pStyle w:val="Standard"/>
        <w:tabs>
          <w:tab w:val="left" w:pos="420"/>
        </w:tabs>
        <w:rPr>
          <w:del w:id="15" w:author="Brenneman, Regina" w:date="2026-09-25T21:13:00Z" w16du:dateUtc="2026-09-26T01:13:00Z"/>
          <w:rFonts w:ascii="Arial" w:hAnsi="Arial"/>
        </w:rPr>
      </w:pPr>
      <w:del w:id="16" w:author="Brenneman, Regina" w:date="2026-09-25T21:13:00Z" w16du:dateUtc="2026-09-26T01:13:00Z">
        <w:r>
          <w:rPr>
            <w:rFonts w:ascii="Arial" w:hAnsi="Arial"/>
          </w:rPr>
          <w:delText>Department of Biology</w:delText>
        </w:r>
      </w:del>
    </w:p>
    <w:p w14:paraId="5CFC9074" w14:textId="77777777" w:rsidR="00AD1F20" w:rsidRDefault="00AD1F20" w:rsidP="00AD1F20">
      <w:pPr>
        <w:pStyle w:val="Standard"/>
        <w:tabs>
          <w:tab w:val="left" w:pos="420"/>
        </w:tabs>
        <w:rPr>
          <w:del w:id="17" w:author="Brenneman, Regina" w:date="2026-09-25T21:13:00Z" w16du:dateUtc="2026-09-26T01:13:00Z"/>
          <w:rFonts w:ascii="Arial" w:hAnsi="Arial"/>
          <w:b/>
          <w:sz w:val="28"/>
        </w:rPr>
      </w:pPr>
    </w:p>
    <w:p w14:paraId="603E9DD0" w14:textId="77777777" w:rsidR="00AD1F20" w:rsidRDefault="00AD1F20" w:rsidP="00AD1F20">
      <w:pPr>
        <w:pStyle w:val="Standard"/>
        <w:tabs>
          <w:tab w:val="left" w:pos="420"/>
        </w:tabs>
        <w:rPr>
          <w:del w:id="18" w:author="Brenneman, Regina" w:date="2026-09-25T21:13:00Z" w16du:dateUtc="2026-09-26T01:13:00Z"/>
          <w:rFonts w:ascii="Arial" w:hAnsi="Arial"/>
          <w:b/>
          <w:sz w:val="28"/>
        </w:rPr>
      </w:pPr>
    </w:p>
    <w:p w14:paraId="5D390F13" w14:textId="77777777" w:rsidR="00AD1F20" w:rsidRDefault="00AD1F20" w:rsidP="00AD1F20">
      <w:pPr>
        <w:pStyle w:val="Standard"/>
        <w:tabs>
          <w:tab w:val="left" w:pos="420"/>
        </w:tabs>
        <w:rPr>
          <w:del w:id="19" w:author="Brenneman, Regina" w:date="2026-09-25T21:13:00Z" w16du:dateUtc="2026-09-26T01:13:00Z"/>
          <w:rFonts w:ascii="Arial" w:hAnsi="Arial"/>
          <w:b/>
          <w:sz w:val="28"/>
        </w:rPr>
      </w:pPr>
    </w:p>
    <w:p w14:paraId="710435EC" w14:textId="77777777" w:rsidR="00AF1456" w:rsidRDefault="001510FE">
      <w:pPr>
        <w:pStyle w:val="Standard"/>
        <w:rPr>
          <w:del w:id="20" w:author="Brenneman, Regina" w:date="2026-09-25T21:13:00Z" w16du:dateUtc="2026-09-26T01:13:00Z"/>
          <w:rFonts w:ascii="Arial" w:hAnsi="Arial"/>
          <w:b/>
          <w:sz w:val="36"/>
        </w:rPr>
      </w:pPr>
      <w:del w:id="21" w:author="Brenneman, Regina" w:date="2026-09-25T21:13:00Z" w16du:dateUtc="2026-09-26T01:13:00Z">
        <w:r>
          <w:rPr>
            <w:rFonts w:ascii="Arial" w:hAnsi="Arial"/>
            <w:b/>
            <w:sz w:val="36"/>
          </w:rPr>
          <w:delText xml:space="preserve">Examination paper for </w:delText>
        </w:r>
        <w:r w:rsidR="00755389">
          <w:rPr>
            <w:rFonts w:ascii="Arial" w:hAnsi="Arial"/>
            <w:b/>
            <w:sz w:val="36"/>
          </w:rPr>
          <w:delText>BI2034</w:delText>
        </w:r>
        <w:r>
          <w:rPr>
            <w:rFonts w:ascii="Arial" w:hAnsi="Arial"/>
            <w:b/>
            <w:sz w:val="36"/>
          </w:rPr>
          <w:delText xml:space="preserve"> </w:delText>
        </w:r>
        <w:r w:rsidR="00755389">
          <w:rPr>
            <w:rFonts w:ascii="Arial" w:hAnsi="Arial"/>
            <w:b/>
            <w:sz w:val="36"/>
          </w:rPr>
          <w:delText>Community Ecology and Ecosystems</w:delText>
        </w:r>
      </w:del>
    </w:p>
    <w:p w14:paraId="49959FC3" w14:textId="77777777" w:rsidR="00AF1456" w:rsidRDefault="00AF1456">
      <w:pPr>
        <w:pStyle w:val="Standard"/>
        <w:rPr>
          <w:del w:id="22" w:author="Brenneman, Regina" w:date="2026-09-25T21:13:00Z" w16du:dateUtc="2026-09-26T01:13:00Z"/>
          <w:rFonts w:ascii="Arial" w:hAnsi="Arial"/>
          <w:b/>
        </w:rPr>
      </w:pPr>
    </w:p>
    <w:p w14:paraId="0C1ECD71" w14:textId="77777777" w:rsidR="00AF1456" w:rsidRDefault="00AF1456">
      <w:pPr>
        <w:pStyle w:val="Standard"/>
        <w:rPr>
          <w:del w:id="23" w:author="Brenneman, Regina" w:date="2026-09-25T21:13:00Z" w16du:dateUtc="2026-09-26T01:13:00Z"/>
          <w:rFonts w:ascii="Arial" w:hAnsi="Arial"/>
          <w:b/>
        </w:rPr>
      </w:pPr>
    </w:p>
    <w:p w14:paraId="14BC141D" w14:textId="77777777" w:rsidR="00AF1456" w:rsidRDefault="00AF1456">
      <w:pPr>
        <w:pStyle w:val="Standard"/>
        <w:rPr>
          <w:del w:id="24" w:author="Brenneman, Regina" w:date="2026-09-25T21:13:00Z" w16du:dateUtc="2026-09-26T01:13:00Z"/>
          <w:rFonts w:ascii="Arial" w:hAnsi="Arial"/>
          <w:b/>
        </w:rPr>
      </w:pPr>
    </w:p>
    <w:p w14:paraId="0E5C4885" w14:textId="77777777" w:rsidR="00755389" w:rsidRDefault="001510FE">
      <w:pPr>
        <w:pStyle w:val="Standard"/>
        <w:spacing w:line="360" w:lineRule="auto"/>
        <w:rPr>
          <w:del w:id="25" w:author="Brenneman, Regina" w:date="2026-09-25T21:13:00Z" w16du:dateUtc="2026-09-26T01:13:00Z"/>
          <w:rFonts w:ascii="Arial" w:hAnsi="Arial"/>
          <w:b/>
        </w:rPr>
      </w:pPr>
      <w:del w:id="26" w:author="Brenneman, Regina" w:date="2026-09-25T21:13:00Z" w16du:dateUtc="2026-09-26T01:13:00Z">
        <w:r>
          <w:rPr>
            <w:rFonts w:ascii="Arial" w:hAnsi="Arial"/>
            <w:b/>
          </w:rPr>
          <w:delText>Academic contact during examination:</w:delText>
        </w:r>
        <w:r w:rsidR="00755389">
          <w:rPr>
            <w:rFonts w:ascii="Arial" w:hAnsi="Arial"/>
            <w:b/>
          </w:rPr>
          <w:delText xml:space="preserve"> </w:delText>
        </w:r>
      </w:del>
    </w:p>
    <w:p w14:paraId="0556E1B3" w14:textId="77777777" w:rsidR="00755389" w:rsidRDefault="00755389" w:rsidP="00755389">
      <w:pPr>
        <w:pStyle w:val="Standard"/>
        <w:spacing w:line="360" w:lineRule="auto"/>
        <w:ind w:firstLine="720"/>
        <w:rPr>
          <w:del w:id="27" w:author="Brenneman, Regina" w:date="2026-09-25T21:13:00Z" w16du:dateUtc="2026-09-26T01:13:00Z"/>
          <w:rFonts w:ascii="Arial" w:hAnsi="Arial"/>
          <w:b/>
        </w:rPr>
      </w:pPr>
      <w:del w:id="28" w:author="Brenneman, Regina" w:date="2026-09-25T21:13:00Z" w16du:dateUtc="2026-09-26T01:13:00Z">
        <w:r>
          <w:rPr>
            <w:rFonts w:ascii="Arial" w:hAnsi="Arial"/>
            <w:b/>
          </w:rPr>
          <w:delText>Thor Harald Ringsby (91897032)</w:delText>
        </w:r>
      </w:del>
    </w:p>
    <w:p w14:paraId="711D3929" w14:textId="77777777" w:rsidR="00755389" w:rsidRPr="00755389" w:rsidRDefault="00755389" w:rsidP="00755389">
      <w:pPr>
        <w:pStyle w:val="Standard"/>
        <w:spacing w:line="360" w:lineRule="auto"/>
        <w:ind w:firstLine="720"/>
        <w:rPr>
          <w:del w:id="29" w:author="Brenneman, Regina" w:date="2026-09-25T21:13:00Z" w16du:dateUtc="2026-09-26T01:13:00Z"/>
          <w:rFonts w:ascii="Arial" w:hAnsi="Arial"/>
          <w:b/>
          <w:lang w:val="en-GB"/>
        </w:rPr>
      </w:pPr>
      <w:del w:id="30" w:author="Brenneman, Regina" w:date="2026-09-25T21:13:00Z" w16du:dateUtc="2026-09-26T01:13:00Z">
        <w:r>
          <w:rPr>
            <w:rFonts w:ascii="Arial" w:hAnsi="Arial"/>
            <w:b/>
          </w:rPr>
          <w:delText>James D. M. Speed (45770227)</w:delText>
        </w:r>
      </w:del>
    </w:p>
    <w:p w14:paraId="0926CF63" w14:textId="77777777" w:rsidR="00AF1456" w:rsidRDefault="00AF1456">
      <w:pPr>
        <w:pStyle w:val="Standard"/>
        <w:spacing w:line="360" w:lineRule="auto"/>
        <w:rPr>
          <w:del w:id="31" w:author="Brenneman, Regina" w:date="2026-09-25T21:13:00Z" w16du:dateUtc="2026-09-26T01:13:00Z"/>
          <w:rFonts w:ascii="Arial" w:hAnsi="Arial"/>
          <w:b/>
        </w:rPr>
      </w:pPr>
    </w:p>
    <w:p w14:paraId="30EEB540" w14:textId="77777777" w:rsidR="00AF1456" w:rsidRDefault="001510FE">
      <w:pPr>
        <w:pStyle w:val="Standard"/>
        <w:spacing w:line="360" w:lineRule="auto"/>
        <w:rPr>
          <w:del w:id="32" w:author="Brenneman, Regina" w:date="2026-09-25T21:13:00Z" w16du:dateUtc="2026-09-26T01:13:00Z"/>
          <w:rFonts w:ascii="Arial" w:hAnsi="Arial"/>
          <w:b/>
        </w:rPr>
      </w:pPr>
      <w:del w:id="33" w:author="Brenneman, Regina" w:date="2026-09-25T21:13:00Z" w16du:dateUtc="2026-09-26T01:13:00Z">
        <w:r>
          <w:rPr>
            <w:rFonts w:ascii="Arial" w:hAnsi="Arial"/>
            <w:b/>
          </w:rPr>
          <w:delText>Examination date:</w:delText>
        </w:r>
        <w:r w:rsidR="00755389">
          <w:rPr>
            <w:rFonts w:ascii="Arial" w:hAnsi="Arial"/>
            <w:b/>
          </w:rPr>
          <w:delText xml:space="preserve"> </w:delText>
        </w:r>
        <w:r w:rsidR="007A1DED">
          <w:rPr>
            <w:rFonts w:ascii="Arial" w:hAnsi="Arial"/>
            <w:b/>
          </w:rPr>
          <w:delText>29</w:delText>
        </w:r>
        <w:r w:rsidR="00755389" w:rsidRPr="00755389">
          <w:rPr>
            <w:rFonts w:ascii="Arial" w:hAnsi="Arial"/>
            <w:b/>
            <w:vertAlign w:val="superscript"/>
          </w:rPr>
          <w:delText>th</w:delText>
        </w:r>
        <w:r w:rsidR="00755389">
          <w:rPr>
            <w:rFonts w:ascii="Arial" w:hAnsi="Arial"/>
            <w:b/>
          </w:rPr>
          <w:delText xml:space="preserve"> </w:delText>
        </w:r>
        <w:r w:rsidR="007A1DED">
          <w:rPr>
            <w:rFonts w:ascii="Arial" w:hAnsi="Arial"/>
            <w:b/>
          </w:rPr>
          <w:delText>May 2017</w:delText>
        </w:r>
      </w:del>
    </w:p>
    <w:p w14:paraId="50AC1923" w14:textId="77777777" w:rsidR="00AF1456" w:rsidRPr="0029618F" w:rsidRDefault="001510FE">
      <w:pPr>
        <w:pStyle w:val="Standard"/>
        <w:spacing w:line="360" w:lineRule="auto"/>
        <w:rPr>
          <w:del w:id="34" w:author="Brenneman, Regina" w:date="2026-09-25T21:13:00Z" w16du:dateUtc="2026-09-26T01:13:00Z"/>
          <w:rFonts w:ascii="Arial" w:hAnsi="Arial" w:cs="Arial"/>
          <w:b/>
        </w:rPr>
      </w:pPr>
      <w:del w:id="35" w:author="Brenneman, Regina" w:date="2026-09-25T21:13:00Z" w16du:dateUtc="2026-09-26T01:13:00Z">
        <w:r w:rsidRPr="0029618F">
          <w:rPr>
            <w:rFonts w:ascii="Arial" w:hAnsi="Arial" w:cs="Arial"/>
            <w:b/>
          </w:rPr>
          <w:delText>Examination time (from-to):</w:delText>
        </w:r>
        <w:r w:rsidR="00755389" w:rsidRPr="0029618F">
          <w:rPr>
            <w:rFonts w:ascii="Arial" w:hAnsi="Arial" w:cs="Arial"/>
            <w:b/>
          </w:rPr>
          <w:delText xml:space="preserve"> 0900-1300</w:delText>
        </w:r>
      </w:del>
    </w:p>
    <w:p w14:paraId="754D3917" w14:textId="77777777" w:rsidR="00AF1456" w:rsidRPr="0029618F" w:rsidRDefault="001510FE">
      <w:pPr>
        <w:pStyle w:val="Standard"/>
        <w:spacing w:line="360" w:lineRule="auto"/>
        <w:rPr>
          <w:del w:id="36" w:author="Brenneman, Regina" w:date="2026-09-25T21:13:00Z" w16du:dateUtc="2026-09-26T01:13:00Z"/>
          <w:rFonts w:ascii="Arial" w:hAnsi="Arial" w:cs="Arial"/>
        </w:rPr>
      </w:pPr>
      <w:del w:id="37" w:author="Brenneman, Regina" w:date="2026-09-25T21:13:00Z" w16du:dateUtc="2026-09-26T01:13:00Z">
        <w:r w:rsidRPr="0029618F">
          <w:rPr>
            <w:rFonts w:ascii="Arial" w:hAnsi="Arial" w:cs="Arial"/>
            <w:b/>
          </w:rPr>
          <w:delText>Permitted examination support material:</w:delText>
        </w:r>
        <w:r w:rsidR="009B62A2" w:rsidRPr="0029618F">
          <w:rPr>
            <w:rFonts w:ascii="Arial" w:hAnsi="Arial" w:cs="Arial"/>
            <w:b/>
          </w:rPr>
          <w:delText xml:space="preserve"> </w:delText>
        </w:r>
        <w:r w:rsidR="008839FA" w:rsidRPr="0029618F">
          <w:rPr>
            <w:rFonts w:ascii="Arial" w:hAnsi="Arial" w:cs="Arial"/>
          </w:rPr>
          <w:delText>A basic calculator is allowed.</w:delText>
        </w:r>
      </w:del>
    </w:p>
    <w:p w14:paraId="2E941E58" w14:textId="77777777" w:rsidR="00AF1456" w:rsidRDefault="001510FE">
      <w:pPr>
        <w:pStyle w:val="Standard"/>
        <w:spacing w:line="360" w:lineRule="auto"/>
        <w:rPr>
          <w:del w:id="38" w:author="Brenneman, Regina" w:date="2026-09-25T21:13:00Z" w16du:dateUtc="2026-09-26T01:13:00Z"/>
          <w:rFonts w:ascii="Arial" w:hAnsi="Arial"/>
          <w:b/>
        </w:rPr>
      </w:pPr>
      <w:del w:id="39" w:author="Brenneman, Regina" w:date="2026-09-25T21:13:00Z" w16du:dateUtc="2026-09-26T01:13:00Z">
        <w:r w:rsidRPr="0029618F">
          <w:rPr>
            <w:rFonts w:ascii="Arial" w:hAnsi="Arial" w:cs="Arial"/>
            <w:b/>
          </w:rPr>
          <w:delText>Other</w:delText>
        </w:r>
        <w:r>
          <w:rPr>
            <w:rFonts w:ascii="Arial" w:hAnsi="Arial"/>
            <w:b/>
          </w:rPr>
          <w:delText xml:space="preserve"> information:</w:delText>
        </w:r>
        <w:r w:rsidR="00CE42F7">
          <w:rPr>
            <w:rFonts w:ascii="Arial" w:hAnsi="Arial"/>
            <w:b/>
          </w:rPr>
          <w:delText xml:space="preserve"> </w:delText>
        </w:r>
        <w:r w:rsidR="00755389">
          <w:rPr>
            <w:rFonts w:ascii="Arial" w:hAnsi="Arial"/>
            <w:b/>
          </w:rPr>
          <w:delText>Answer all questions</w:delText>
        </w:r>
      </w:del>
    </w:p>
    <w:p w14:paraId="035CDA88" w14:textId="77777777" w:rsidR="00AF1456" w:rsidRDefault="00AF1456">
      <w:pPr>
        <w:pStyle w:val="Standard"/>
        <w:spacing w:line="360" w:lineRule="auto"/>
        <w:rPr>
          <w:del w:id="40" w:author="Brenneman, Regina" w:date="2026-09-25T21:13:00Z" w16du:dateUtc="2026-09-26T01:13:00Z"/>
          <w:rFonts w:ascii="Arial" w:hAnsi="Arial"/>
          <w:b/>
        </w:rPr>
      </w:pPr>
    </w:p>
    <w:p w14:paraId="1C384E9A" w14:textId="77777777" w:rsidR="00CE42F7" w:rsidRDefault="00CE42F7">
      <w:pPr>
        <w:pStyle w:val="Standard"/>
        <w:spacing w:line="360" w:lineRule="auto"/>
        <w:rPr>
          <w:del w:id="41" w:author="Brenneman, Regina" w:date="2026-09-25T21:13:00Z" w16du:dateUtc="2026-09-26T01:13:00Z"/>
          <w:rFonts w:ascii="Arial" w:hAnsi="Arial"/>
          <w:b/>
        </w:rPr>
      </w:pPr>
    </w:p>
    <w:p w14:paraId="372C3074" w14:textId="77777777" w:rsidR="00AF1456" w:rsidRDefault="001510FE">
      <w:pPr>
        <w:pStyle w:val="Standard"/>
        <w:spacing w:line="360" w:lineRule="auto"/>
        <w:rPr>
          <w:del w:id="42" w:author="Brenneman, Regina" w:date="2026-09-25T21:13:00Z" w16du:dateUtc="2026-09-26T01:13:00Z"/>
          <w:rFonts w:ascii="Arial" w:hAnsi="Arial"/>
          <w:b/>
        </w:rPr>
      </w:pPr>
      <w:del w:id="43" w:author="Brenneman, Regina" w:date="2026-09-25T21:13:00Z" w16du:dateUtc="2026-09-26T01:13:00Z">
        <w:r>
          <w:rPr>
            <w:rFonts w:ascii="Arial" w:hAnsi="Arial"/>
            <w:b/>
          </w:rPr>
          <w:delText>Language:</w:delText>
        </w:r>
        <w:r w:rsidR="00755389">
          <w:rPr>
            <w:rFonts w:ascii="Arial" w:hAnsi="Arial"/>
            <w:b/>
          </w:rPr>
          <w:delText xml:space="preserve"> English/Bokmål </w:delText>
        </w:r>
      </w:del>
    </w:p>
    <w:p w14:paraId="354BA90F" w14:textId="77777777" w:rsidR="00AF1456" w:rsidRDefault="001510FE">
      <w:pPr>
        <w:pStyle w:val="Standard"/>
        <w:spacing w:line="360" w:lineRule="auto"/>
        <w:rPr>
          <w:del w:id="44" w:author="Brenneman, Regina" w:date="2026-09-25T21:13:00Z" w16du:dateUtc="2026-09-26T01:13:00Z"/>
          <w:rFonts w:ascii="Arial" w:hAnsi="Arial"/>
          <w:b/>
        </w:rPr>
      </w:pPr>
      <w:del w:id="45" w:author="Brenneman, Regina" w:date="2026-09-25T21:13:00Z" w16du:dateUtc="2026-09-26T01:13:00Z">
        <w:r>
          <w:rPr>
            <w:rFonts w:ascii="Arial" w:hAnsi="Arial"/>
            <w:b/>
          </w:rPr>
          <w:lastRenderedPageBreak/>
          <w:delText>Number of pages</w:delText>
        </w:r>
        <w:r w:rsidR="00BA42F3">
          <w:rPr>
            <w:rFonts w:ascii="Arial" w:hAnsi="Arial"/>
            <w:b/>
          </w:rPr>
          <w:delText xml:space="preserve"> (front page excluded)</w:delText>
        </w:r>
        <w:r>
          <w:rPr>
            <w:rFonts w:ascii="Arial" w:hAnsi="Arial"/>
            <w:b/>
          </w:rPr>
          <w:delText>:</w:delText>
        </w:r>
        <w:r>
          <w:rPr>
            <w:rFonts w:ascii="Arial" w:hAnsi="Arial"/>
            <w:b/>
          </w:rPr>
          <w:tab/>
        </w:r>
        <w:r w:rsidR="00F81FFC">
          <w:rPr>
            <w:rFonts w:ascii="Arial" w:hAnsi="Arial"/>
            <w:b/>
          </w:rPr>
          <w:delText>2</w:delText>
        </w:r>
      </w:del>
    </w:p>
    <w:p w14:paraId="32A172E6" w14:textId="77777777" w:rsidR="00AF1456" w:rsidRDefault="001510FE">
      <w:pPr>
        <w:pStyle w:val="Standard"/>
        <w:spacing w:line="360" w:lineRule="auto"/>
        <w:rPr>
          <w:del w:id="46" w:author="Brenneman, Regina" w:date="2026-09-25T21:13:00Z" w16du:dateUtc="2026-09-26T01:13:00Z"/>
          <w:rFonts w:ascii="Arial" w:hAnsi="Arial"/>
          <w:b/>
        </w:rPr>
      </w:pPr>
      <w:del w:id="47" w:author="Brenneman, Regina" w:date="2026-09-25T21:13:00Z" w16du:dateUtc="2026-09-26T01:13:00Z">
        <w:r>
          <w:rPr>
            <w:rFonts w:ascii="Arial" w:hAnsi="Arial"/>
            <w:b/>
          </w:rPr>
          <w:delText>Number of pages enclosed:</w:delText>
        </w:r>
        <w:r w:rsidR="00F81FFC">
          <w:rPr>
            <w:rFonts w:ascii="Arial" w:hAnsi="Arial"/>
            <w:b/>
          </w:rPr>
          <w:tab/>
        </w:r>
        <w:r w:rsidR="00F81FFC">
          <w:rPr>
            <w:rFonts w:ascii="Arial" w:hAnsi="Arial"/>
            <w:b/>
          </w:rPr>
          <w:tab/>
        </w:r>
        <w:r w:rsidR="00F81FFC">
          <w:rPr>
            <w:rFonts w:ascii="Arial" w:hAnsi="Arial"/>
            <w:b/>
          </w:rPr>
          <w:tab/>
          <w:delText>3</w:delText>
        </w:r>
      </w:del>
    </w:p>
    <w:p w14:paraId="76C1C236" w14:textId="77777777" w:rsidR="00AD1F20" w:rsidRDefault="00AD1F20">
      <w:pPr>
        <w:pStyle w:val="Standard"/>
        <w:spacing w:line="360" w:lineRule="auto"/>
        <w:rPr>
          <w:del w:id="48" w:author="Brenneman, Regina" w:date="2026-09-25T21:13:00Z" w16du:dateUtc="2026-09-26T01:13:00Z"/>
          <w:rFonts w:ascii="Arial" w:hAnsi="Arial"/>
          <w:b/>
        </w:rPr>
      </w:pPr>
    </w:p>
    <w:tbl>
      <w:tblPr>
        <w:tblStyle w:val="TableGrid"/>
        <w:tblW w:w="14395" w:type="dxa"/>
        <w:tblLook w:val="04A0" w:firstRow="1" w:lastRow="0" w:firstColumn="1" w:lastColumn="0" w:noHBand="0" w:noVBand="1"/>
        <w:tblPrChange w:id="49" w:author="Brenneman, Regina" w:date="2026-09-25T21:13:00Z" w16du:dateUtc="2026-09-26T01:13:00Z">
          <w:tblPr>
            <w:tblStyle w:val="TableGrid"/>
            <w:tblpPr w:leftFromText="141" w:rightFromText="141" w:vertAnchor="text" w:horzAnchor="margin" w:tblpY="263"/>
            <w:tblW w:w="0" w:type="auto"/>
            <w:tblLook w:val="04A0" w:firstRow="1" w:lastRow="0" w:firstColumn="1" w:lastColumn="0" w:noHBand="0" w:noVBand="1"/>
          </w:tblPr>
        </w:tblPrChange>
      </w:tblPr>
      <w:tblGrid>
        <w:gridCol w:w="6475"/>
        <w:gridCol w:w="7920"/>
        <w:tblGridChange w:id="50">
          <w:tblGrid>
            <w:gridCol w:w="2612"/>
            <w:gridCol w:w="2613"/>
            <w:gridCol w:w="1250"/>
            <w:gridCol w:w="7920"/>
          </w:tblGrid>
        </w:tblGridChange>
      </w:tblGrid>
      <w:tr w:rsidR="00760CED" w:rsidRPr="00BB4E5E" w14:paraId="5B132E7E" w14:textId="1DBBB055" w:rsidTr="002F1426">
        <w:trPr>
          <w:trPrChange w:id="51" w:author="Brenneman, Regina" w:date="2026-09-25T21:13:00Z" w16du:dateUtc="2026-09-26T01:13:00Z">
            <w:trPr>
              <w:gridAfter w:val="2"/>
              <w:trHeight w:val="1510"/>
            </w:trPr>
          </w:trPrChange>
        </w:trPr>
        <w:tc>
          <w:tcPr>
            <w:tcW w:w="6475" w:type="dxa"/>
            <w:tcPrChange w:id="52" w:author="Brenneman, Regina" w:date="2026-09-25T21:13:00Z" w16du:dateUtc="2026-09-26T01:13:00Z">
              <w:tcPr>
                <w:tcW w:w="5225" w:type="dxa"/>
              </w:tcPr>
            </w:tcPrChange>
          </w:tcPr>
          <w:p w14:paraId="02447799" w14:textId="77777777" w:rsidR="00760CED" w:rsidRPr="00755389" w:rsidRDefault="002F1426" w:rsidP="00760CED">
            <w:pPr>
              <w:framePr w:hSpace="141" w:wrap="around" w:vAnchor="text" w:hAnchor="margin" w:y="263"/>
              <w:spacing w:line="360" w:lineRule="auto"/>
              <w:rPr>
                <w:del w:id="53" w:author="Brenneman, Regina" w:date="2026-09-25T21:13:00Z" w16du:dateUtc="2026-09-26T01:13:00Z"/>
                <w:rFonts w:ascii="Arial" w:hAnsi="Arial"/>
                <w:b/>
                <w:lang w:val="nb-NO"/>
              </w:rPr>
            </w:pPr>
            <w:ins w:id="54" w:author="Brenneman, Regina" w:date="2026-09-25T21:13:00Z" w16du:dateUtc="2026-09-26T01:13:00Z">
              <w:r w:rsidRPr="002F1426">
                <w:rPr>
                  <w:b/>
                </w:rPr>
                <w:t>Unit (Name/Number):</w:t>
              </w:r>
              <w:r w:rsidR="00DB305D">
                <w:rPr>
                  <w:b/>
                </w:rPr>
                <w:t xml:space="preserve"> </w:t>
              </w:r>
              <w:r w:rsidR="00736C80">
                <w:t>Natural Resources</w:t>
              </w:r>
            </w:ins>
            <w:del w:id="55" w:author="Brenneman, Regina" w:date="2026-09-25T21:13:00Z" w16du:dateUtc="2026-09-26T01:13:00Z">
              <w:r w:rsidR="00760CED" w:rsidRPr="00755389">
                <w:rPr>
                  <w:rFonts w:ascii="Arial" w:hAnsi="Arial"/>
                  <w:b/>
                  <w:lang w:val="nb-NO"/>
                </w:rPr>
                <w:delText>Informasjon om trykking av eksamensoppgave Originalen er:</w:delText>
              </w:r>
            </w:del>
          </w:p>
          <w:p w14:paraId="17ACE44D" w14:textId="77777777" w:rsidR="00760CED" w:rsidRPr="00755389" w:rsidRDefault="00760CED" w:rsidP="00760CED">
            <w:pPr>
              <w:framePr w:hSpace="141" w:wrap="around" w:vAnchor="text" w:hAnchor="margin" w:y="263"/>
              <w:spacing w:line="360" w:lineRule="auto"/>
              <w:rPr>
                <w:del w:id="56" w:author="Brenneman, Regina" w:date="2026-09-25T21:13:00Z" w16du:dateUtc="2026-09-26T01:13:00Z"/>
                <w:rFonts w:ascii="Arial" w:hAnsi="Arial"/>
                <w:b/>
                <w:sz w:val="32"/>
                <w:szCs w:val="32"/>
                <w:lang w:val="nb-NO"/>
              </w:rPr>
            </w:pPr>
            <w:del w:id="57" w:author="Brenneman, Regina" w:date="2026-09-25T21:13:00Z" w16du:dateUtc="2026-09-26T01:13:00Z">
              <w:r w:rsidRPr="00755389">
                <w:rPr>
                  <w:rFonts w:ascii="Arial" w:hAnsi="Arial"/>
                  <w:b/>
                  <w:lang w:val="nb-NO"/>
                </w:rPr>
                <w:delText xml:space="preserve">1-sidig </w:delText>
              </w:r>
              <w:r w:rsidRPr="00755389">
                <w:rPr>
                  <w:rFonts w:ascii="Arial" w:hAnsi="Arial" w:cs="Arial"/>
                  <w:b/>
                  <w:lang w:val="nb-NO"/>
                </w:rPr>
                <w:delText xml:space="preserve">   </w:delText>
              </w:r>
              <w:r w:rsidRPr="00755389">
                <w:rPr>
                  <w:rFonts w:ascii="Arial" w:hAnsi="Arial" w:cs="Arial"/>
                  <w:b/>
                  <w:sz w:val="32"/>
                  <w:szCs w:val="32"/>
                  <w:lang w:val="nb-NO"/>
                </w:rPr>
                <w:delText>□</w:delText>
              </w:r>
              <w:r w:rsidRPr="00755389">
                <w:rPr>
                  <w:rFonts w:ascii="Arial" w:hAnsi="Arial" w:cs="Arial"/>
                  <w:b/>
                  <w:lang w:val="nb-NO"/>
                </w:rPr>
                <w:delText xml:space="preserve">         2-sidig </w:delText>
              </w:r>
              <w:r w:rsidRPr="00755389">
                <w:rPr>
                  <w:rFonts w:ascii="Arial" w:hAnsi="Arial" w:cs="Arial"/>
                  <w:b/>
                  <w:sz w:val="32"/>
                  <w:szCs w:val="32"/>
                  <w:lang w:val="nb-NO"/>
                </w:rPr>
                <w:delText>□</w:delText>
              </w:r>
            </w:del>
          </w:p>
          <w:p w14:paraId="5EBF2EE5" w14:textId="77777777" w:rsidR="00760CED" w:rsidRPr="00755389" w:rsidRDefault="00760CED" w:rsidP="00760CED">
            <w:pPr>
              <w:framePr w:hSpace="141" w:wrap="around" w:vAnchor="text" w:hAnchor="margin" w:y="263"/>
              <w:spacing w:line="360" w:lineRule="auto"/>
              <w:rPr>
                <w:del w:id="58" w:author="Brenneman, Regina" w:date="2026-09-25T21:13:00Z" w16du:dateUtc="2026-09-26T01:13:00Z"/>
                <w:rFonts w:ascii="Arial" w:hAnsi="Arial" w:cs="Arial"/>
                <w:b/>
                <w:sz w:val="32"/>
                <w:szCs w:val="32"/>
                <w:lang w:val="nb-NO"/>
              </w:rPr>
            </w:pPr>
            <w:del w:id="59" w:author="Brenneman, Regina" w:date="2026-09-25T21:13:00Z" w16du:dateUtc="2026-09-26T01:13:00Z">
              <w:r w:rsidRPr="00755389">
                <w:rPr>
                  <w:rFonts w:ascii="Arial" w:hAnsi="Arial"/>
                  <w:b/>
                  <w:lang w:val="nb-NO"/>
                </w:rPr>
                <w:delText xml:space="preserve">sort/hvit </w:delText>
              </w:r>
              <w:r w:rsidRPr="00755389">
                <w:rPr>
                  <w:rFonts w:ascii="Arial" w:hAnsi="Arial" w:cs="Arial"/>
                  <w:b/>
                  <w:sz w:val="32"/>
                  <w:szCs w:val="32"/>
                  <w:lang w:val="nb-NO"/>
                </w:rPr>
                <w:delText>□</w:delText>
              </w:r>
              <w:r w:rsidRPr="00755389">
                <w:rPr>
                  <w:rFonts w:ascii="Arial" w:hAnsi="Arial" w:cs="Arial"/>
                  <w:b/>
                  <w:sz w:val="30"/>
                  <w:szCs w:val="30"/>
                  <w:lang w:val="nb-NO"/>
                </w:rPr>
                <w:delText xml:space="preserve"> </w:delText>
              </w:r>
              <w:r w:rsidRPr="00755389">
                <w:rPr>
                  <w:rFonts w:ascii="Arial" w:hAnsi="Arial"/>
                  <w:b/>
                  <w:lang w:val="nb-NO"/>
                </w:rPr>
                <w:delText xml:space="preserve">         farger </w:delText>
              </w:r>
              <w:r w:rsidRPr="00755389">
                <w:rPr>
                  <w:rFonts w:ascii="Arial" w:hAnsi="Arial" w:cs="Arial"/>
                  <w:b/>
                  <w:sz w:val="32"/>
                  <w:szCs w:val="32"/>
                  <w:lang w:val="nb-NO"/>
                </w:rPr>
                <w:delText>□</w:delText>
              </w:r>
            </w:del>
          </w:p>
          <w:p w14:paraId="6776FEA0" w14:textId="77777777" w:rsidR="00181ED8" w:rsidRPr="002F1426" w:rsidRDefault="00181ED8" w:rsidP="00736C80">
            <w:pPr>
              <w:rPr>
                <w:b/>
                <w:rPrChange w:id="60" w:author="Brenneman, Regina" w:date="2026-09-25T21:13:00Z" w16du:dateUtc="2026-09-26T01:13:00Z">
                  <w:rPr>
                    <w:rFonts w:ascii="Arial" w:hAnsi="Arial"/>
                    <w:b/>
                    <w:lang w:val="nb-NO"/>
                  </w:rPr>
                </w:rPrChange>
              </w:rPr>
              <w:pPrChange w:id="61" w:author="Brenneman, Regina" w:date="2026-09-25T21:13:00Z" w16du:dateUtc="2026-09-26T01:13:00Z">
                <w:pPr>
                  <w:framePr w:hSpace="141" w:wrap="around" w:vAnchor="text" w:hAnchor="margin" w:y="263"/>
                  <w:spacing w:line="360" w:lineRule="auto"/>
                </w:pPr>
              </w:pPrChange>
            </w:pPr>
            <w:del w:id="62" w:author="Brenneman, Regina" w:date="2026-09-25T21:13:00Z" w16du:dateUtc="2026-09-26T01:13:00Z">
              <w:r w:rsidRPr="007A1DED">
                <w:rPr>
                  <w:rFonts w:ascii="Arial" w:hAnsi="Arial" w:cs="Arial"/>
                  <w:b/>
                  <w:lang w:val="nb-NO"/>
                </w:rPr>
                <w:delText>skal ha flervalgskjema</w:delText>
              </w:r>
              <w:r w:rsidRPr="007A1DED">
                <w:rPr>
                  <w:rFonts w:ascii="Arial" w:hAnsi="Arial"/>
                  <w:b/>
                  <w:lang w:val="nb-NO"/>
                </w:rPr>
                <w:delText xml:space="preserve"> </w:delText>
              </w:r>
              <w:r w:rsidRPr="007A1DED">
                <w:rPr>
                  <w:rFonts w:ascii="Arial" w:hAnsi="Arial" w:cs="Arial"/>
                  <w:b/>
                  <w:sz w:val="32"/>
                  <w:szCs w:val="32"/>
                  <w:lang w:val="nb-NO"/>
                </w:rPr>
                <w:delText>□</w:delText>
              </w:r>
            </w:del>
          </w:p>
        </w:tc>
        <w:tc>
          <w:tcPr>
            <w:tcW w:w="7920" w:type="dxa"/>
            <w:tcPrChange w:id="63" w:author="Brenneman, Regina" w:date="2026-09-25T21:13:00Z" w16du:dateUtc="2026-09-26T01:13:00Z">
              <w:tcPr>
                <w:tcW w:w="7920" w:type="dxa"/>
              </w:tcPr>
            </w:tcPrChange>
          </w:tcPr>
          <w:p w14:paraId="427E7C6A" w14:textId="77777777" w:rsidR="009A0FC1" w:rsidRDefault="002F1426" w:rsidP="009A0FC1">
            <w:pPr>
              <w:rPr>
                <w:ins w:id="64" w:author="Brenneman, Regina" w:date="2026-09-25T21:13:00Z" w16du:dateUtc="2026-09-26T01:13:00Z"/>
              </w:rPr>
            </w:pPr>
            <w:ins w:id="65" w:author="Brenneman, Regina" w:date="2026-09-25T21:13:00Z" w16du:dateUtc="2026-09-26T01:13:00Z">
              <w:r w:rsidRPr="002F1426">
                <w:rPr>
                  <w:b/>
                </w:rPr>
                <w:t>Pacing:</w:t>
              </w:r>
              <w:r w:rsidR="00DB305D">
                <w:rPr>
                  <w:b/>
                </w:rPr>
                <w:t xml:space="preserve"> </w:t>
              </w:r>
              <w:r w:rsidR="009050B7">
                <w:t>Non-Renewable Resources (</w:t>
              </w:r>
              <w:r w:rsidR="00B64E20">
                <w:t>10 days)</w:t>
              </w:r>
            </w:ins>
          </w:p>
          <w:p w14:paraId="0977C62D" w14:textId="77777777" w:rsidR="009050B7" w:rsidRPr="00B477DC" w:rsidRDefault="009050B7" w:rsidP="009A0FC1">
            <w:pPr>
              <w:rPr>
                <w:ins w:id="66" w:author="Brenneman, Regina" w:date="2026-09-25T21:13:00Z" w16du:dateUtc="2026-09-26T01:13:00Z"/>
              </w:rPr>
            </w:pPr>
            <w:ins w:id="67" w:author="Brenneman, Regina" w:date="2026-09-25T21:13:00Z" w16du:dateUtc="2026-09-26T01:13:00Z">
              <w:r>
                <w:t>Renewable Resources (</w:t>
              </w:r>
              <w:r w:rsidR="00B64E20">
                <w:t>5 days)</w:t>
              </w:r>
            </w:ins>
          </w:p>
          <w:p w14:paraId="52FA73C1" w14:textId="77777777" w:rsidR="002F1426" w:rsidRDefault="00120197" w:rsidP="009A0FC1">
            <w:pPr>
              <w:rPr>
                <w:ins w:id="68" w:author="Brenneman, Regina" w:date="2026-09-25T21:13:00Z" w16du:dateUtc="2026-09-26T01:13:00Z"/>
              </w:rPr>
            </w:pPr>
            <w:ins w:id="69" w:author="Brenneman, Regina" w:date="2026-09-25T21:13:00Z" w16du:dateUtc="2026-09-26T01:13:00Z">
              <w:r>
                <w:t>Environmental H</w:t>
              </w:r>
              <w:r w:rsidR="007C6C1A">
                <w:t>istory (</w:t>
              </w:r>
              <w:r w:rsidR="00B64E20">
                <w:t>3 days)</w:t>
              </w:r>
            </w:ins>
          </w:p>
          <w:p w14:paraId="6D3790EC" w14:textId="77777777" w:rsidR="002F1426" w:rsidRPr="002F1426" w:rsidRDefault="00406351" w:rsidP="009A0FC1">
            <w:pPr>
              <w:rPr>
                <w:b/>
              </w:rPr>
            </w:pPr>
            <w:ins w:id="70" w:author="Brenneman, Regina" w:date="2026-09-25T21:13:00Z" w16du:dateUtc="2026-09-26T01:13:00Z">
              <w:r>
                <w:t>Resources in Pennsylvania (4</w:t>
              </w:r>
              <w:r w:rsidR="00B64E20">
                <w:t xml:space="preserve"> days)</w:t>
              </w:r>
            </w:ins>
          </w:p>
        </w:tc>
      </w:tr>
    </w:tbl>
    <w:tbl>
      <w:tblPr>
        <w:tblStyle w:val="TableGrid"/>
        <w:tblpPr w:leftFromText="180" w:rightFromText="180" w:vertAnchor="text" w:tblpY="1"/>
        <w:tblW w:w="14395" w:type="dxa"/>
        <w:tblLook w:val="04A0" w:firstRow="1" w:lastRow="0" w:firstColumn="1" w:lastColumn="0" w:noHBand="0" w:noVBand="1"/>
      </w:tblPr>
      <w:tblGrid>
        <w:gridCol w:w="14395"/>
      </w:tblGrid>
      <w:tr w:rsidR="002F1426" w14:paraId="36160A0A" w14:textId="77777777" w:rsidTr="002F1426">
        <w:trPr>
          <w:ins w:id="71" w:author="Brenneman, Regina" w:date="2026-09-25T21:13:00Z" w16du:dateUtc="2026-09-26T01:13:00Z"/>
        </w:trPr>
        <w:tc>
          <w:tcPr>
            <w:tcW w:w="14395" w:type="dxa"/>
          </w:tcPr>
          <w:p w14:paraId="5C2248BB" w14:textId="77777777" w:rsidR="00B477DC" w:rsidRDefault="002F1426" w:rsidP="00B149C5">
            <w:pPr>
              <w:rPr>
                <w:ins w:id="72" w:author="Brenneman, Regina" w:date="2026-09-25T21:13:00Z" w16du:dateUtc="2026-09-26T01:13:00Z"/>
              </w:rPr>
            </w:pPr>
            <w:ins w:id="73" w:author="Brenneman, Regina" w:date="2026-09-25T21:13:00Z" w16du:dateUtc="2026-09-26T01:13:00Z">
              <w:r w:rsidRPr="002F1426">
                <w:rPr>
                  <w:b/>
                </w:rPr>
                <w:t>Essential Question(s):</w:t>
              </w:r>
              <w:r w:rsidR="009050B7">
                <w:rPr>
                  <w:b/>
                </w:rPr>
                <w:t xml:space="preserve"> Unit EQ:</w:t>
              </w:r>
              <w:r w:rsidR="00DB305D">
                <w:rPr>
                  <w:b/>
                </w:rPr>
                <w:t xml:space="preserve"> </w:t>
              </w:r>
              <w:r w:rsidR="00736C80">
                <w:t xml:space="preserve">How can we use our </w:t>
              </w:r>
              <w:r w:rsidR="009050B7">
                <w:t xml:space="preserve">natural </w:t>
              </w:r>
              <w:r w:rsidR="00736C80">
                <w:t>resources in a more responsible way?</w:t>
              </w:r>
            </w:ins>
          </w:p>
          <w:p w14:paraId="2A4D16FC" w14:textId="77777777" w:rsidR="00B149C5" w:rsidRPr="00557369" w:rsidRDefault="009050B7" w:rsidP="00B149C5">
            <w:pPr>
              <w:rPr>
                <w:ins w:id="74" w:author="Brenneman, Regina" w:date="2026-09-25T21:13:00Z" w16du:dateUtc="2026-09-26T01:13:00Z"/>
              </w:rPr>
            </w:pPr>
            <w:ins w:id="75" w:author="Brenneman, Regina" w:date="2026-09-25T21:13:00Z" w16du:dateUtc="2026-09-26T01:13:00Z">
              <w:r>
                <w:rPr>
                  <w:b/>
                </w:rPr>
                <w:t xml:space="preserve">Lesson EQs: </w:t>
              </w:r>
              <w:r w:rsidRPr="00557369">
                <w:t>What are the forms</w:t>
              </w:r>
              <w:r w:rsidR="00847815" w:rsidRPr="00557369">
                <w:t xml:space="preserve"> and origin</w:t>
              </w:r>
              <w:r w:rsidRPr="00557369">
                <w:t xml:space="preserve"> of nonrenewable resources currentl</w:t>
              </w:r>
              <w:r w:rsidR="00847815" w:rsidRPr="00557369">
                <w:t>y in use</w:t>
              </w:r>
              <w:r w:rsidRPr="00557369">
                <w:t xml:space="preserve">? </w:t>
              </w:r>
            </w:ins>
          </w:p>
          <w:p w14:paraId="6A778E59" w14:textId="77777777" w:rsidR="009050B7" w:rsidRPr="00557369" w:rsidRDefault="00847815" w:rsidP="00B149C5">
            <w:pPr>
              <w:rPr>
                <w:ins w:id="76" w:author="Brenneman, Regina" w:date="2026-09-25T21:13:00Z" w16du:dateUtc="2026-09-26T01:13:00Z"/>
              </w:rPr>
            </w:pPr>
            <w:ins w:id="77" w:author="Brenneman, Regina" w:date="2026-09-25T21:13:00Z" w16du:dateUtc="2026-09-26T01:13:00Z">
              <w:r w:rsidRPr="00557369">
                <w:t>How do we use nonrenewable resources</w:t>
              </w:r>
              <w:r w:rsidR="009050B7" w:rsidRPr="00557369">
                <w:t>?</w:t>
              </w:r>
            </w:ins>
          </w:p>
          <w:p w14:paraId="079CCD25" w14:textId="77777777" w:rsidR="009050B7" w:rsidRPr="00557369" w:rsidRDefault="00847815" w:rsidP="00B149C5">
            <w:pPr>
              <w:rPr>
                <w:ins w:id="78" w:author="Brenneman, Regina" w:date="2026-09-25T21:13:00Z" w16du:dateUtc="2026-09-26T01:13:00Z"/>
              </w:rPr>
            </w:pPr>
            <w:ins w:id="79" w:author="Brenneman, Regina" w:date="2026-09-25T21:13:00Z" w16du:dateUtc="2026-09-26T01:13:00Z">
              <w:r w:rsidRPr="00557369">
                <w:t>Wh</w:t>
              </w:r>
              <w:r w:rsidR="0001431B" w:rsidRPr="00557369">
                <w:t>at are the benefits and drawbacks</w:t>
              </w:r>
              <w:r w:rsidRPr="00557369">
                <w:t xml:space="preserve"> of</w:t>
              </w:r>
              <w:r w:rsidR="009050B7" w:rsidRPr="00557369">
                <w:t xml:space="preserve"> using nonrenewable resources?</w:t>
              </w:r>
            </w:ins>
          </w:p>
          <w:p w14:paraId="2576ABA1" w14:textId="77777777" w:rsidR="009050B7" w:rsidRPr="00557369" w:rsidRDefault="009050B7" w:rsidP="00B149C5">
            <w:pPr>
              <w:rPr>
                <w:ins w:id="80" w:author="Brenneman, Regina" w:date="2026-09-25T21:13:00Z" w16du:dateUtc="2026-09-26T01:13:00Z"/>
              </w:rPr>
            </w:pPr>
            <w:ins w:id="81" w:author="Brenneman, Regina" w:date="2026-09-25T21:13:00Z" w16du:dateUtc="2026-09-26T01:13:00Z">
              <w:r w:rsidRPr="00557369">
                <w:t xml:space="preserve">What are some sources </w:t>
              </w:r>
              <w:r w:rsidR="00847815" w:rsidRPr="00557369">
                <w:t>and use</w:t>
              </w:r>
              <w:r w:rsidR="0001431B" w:rsidRPr="00557369">
                <w:t>s</w:t>
              </w:r>
              <w:r w:rsidR="00847815" w:rsidRPr="00557369">
                <w:t xml:space="preserve"> </w:t>
              </w:r>
              <w:r w:rsidRPr="00557369">
                <w:t>of renewable</w:t>
              </w:r>
              <w:r w:rsidR="00847815" w:rsidRPr="00557369">
                <w:t xml:space="preserve"> resources</w:t>
              </w:r>
              <w:r w:rsidRPr="00557369">
                <w:t>?</w:t>
              </w:r>
            </w:ins>
          </w:p>
          <w:p w14:paraId="54A31940" w14:textId="77777777" w:rsidR="009050B7" w:rsidRPr="00557369" w:rsidRDefault="009050B7" w:rsidP="00B149C5">
            <w:pPr>
              <w:rPr>
                <w:ins w:id="82" w:author="Brenneman, Regina" w:date="2026-09-25T21:13:00Z" w16du:dateUtc="2026-09-26T01:13:00Z"/>
              </w:rPr>
            </w:pPr>
            <w:ins w:id="83" w:author="Brenneman, Regina" w:date="2026-09-25T21:13:00Z" w16du:dateUtc="2026-09-26T01:13:00Z">
              <w:r w:rsidRPr="00557369">
                <w:t>What are the advantages and disadvantages of using renewable resources?</w:t>
              </w:r>
            </w:ins>
          </w:p>
          <w:p w14:paraId="100C9D52" w14:textId="77777777" w:rsidR="009050B7" w:rsidRPr="00557369" w:rsidRDefault="009050B7" w:rsidP="00B149C5">
            <w:pPr>
              <w:rPr>
                <w:ins w:id="84" w:author="Brenneman, Regina" w:date="2026-09-25T21:13:00Z" w16du:dateUtc="2026-09-26T01:13:00Z"/>
              </w:rPr>
            </w:pPr>
            <w:ins w:id="85" w:author="Brenneman, Regina" w:date="2026-09-25T21:13:00Z" w16du:dateUtc="2026-09-26T01:13:00Z">
              <w:r w:rsidRPr="00557369">
                <w:t>What events and historical figures have shaped the environmental history of the United States?</w:t>
              </w:r>
            </w:ins>
          </w:p>
          <w:p w14:paraId="4EFC09F0" w14:textId="77777777" w:rsidR="000036DF" w:rsidRPr="009050B7" w:rsidRDefault="000036DF" w:rsidP="00B149C5">
            <w:pPr>
              <w:rPr>
                <w:ins w:id="86" w:author="Brenneman, Regina" w:date="2026-09-25T21:13:00Z" w16du:dateUtc="2026-09-26T01:13:00Z"/>
              </w:rPr>
            </w:pPr>
            <w:ins w:id="87" w:author="Brenneman, Regina" w:date="2026-09-25T21:13:00Z" w16du:dateUtc="2026-09-26T01:13:00Z">
              <w:r w:rsidRPr="00557369">
                <w:t>What types of renewable and nonrenewabl</w:t>
              </w:r>
              <w:r w:rsidR="00E74068" w:rsidRPr="00557369">
                <w:t>e resources are available in PA and how are they managed?</w:t>
              </w:r>
            </w:ins>
          </w:p>
        </w:tc>
      </w:tr>
    </w:tbl>
    <w:p w14:paraId="068BF0E9" w14:textId="77777777" w:rsidR="009A0FC1" w:rsidRDefault="009A0FC1" w:rsidP="009A0FC1">
      <w:pPr>
        <w:rPr>
          <w:ins w:id="88" w:author="Brenneman, Regina" w:date="2026-09-25T21:13:00Z" w16du:dateUtc="2026-09-26T01:13:00Z"/>
        </w:rPr>
      </w:pPr>
    </w:p>
    <w:tbl>
      <w:tblPr>
        <w:tblStyle w:val="TableGrid"/>
        <w:tblW w:w="14395" w:type="dxa"/>
        <w:tblLook w:val="04A0" w:firstRow="1" w:lastRow="0" w:firstColumn="1" w:lastColumn="0" w:noHBand="0" w:noVBand="1"/>
      </w:tblPr>
      <w:tblGrid>
        <w:gridCol w:w="2785"/>
        <w:gridCol w:w="1890"/>
        <w:gridCol w:w="3420"/>
        <w:gridCol w:w="3420"/>
        <w:gridCol w:w="2880"/>
      </w:tblGrid>
      <w:tr w:rsidR="002F1426" w14:paraId="5BE3E72C" w14:textId="77777777" w:rsidTr="0080537B">
        <w:trPr>
          <w:ins w:id="89" w:author="Brenneman, Regina" w:date="2026-09-25T21:13:00Z" w16du:dateUtc="2026-09-26T01:13:00Z"/>
        </w:trPr>
        <w:tc>
          <w:tcPr>
            <w:tcW w:w="2785" w:type="dxa"/>
            <w:vAlign w:val="center"/>
          </w:tcPr>
          <w:p w14:paraId="41A5D4DD" w14:textId="77777777" w:rsidR="002F1426" w:rsidRPr="002F1426" w:rsidRDefault="002F1426" w:rsidP="00DB305D">
            <w:pPr>
              <w:jc w:val="center"/>
              <w:rPr>
                <w:ins w:id="90" w:author="Brenneman, Regina" w:date="2026-09-25T21:13:00Z" w16du:dateUtc="2026-09-26T01:13:00Z"/>
                <w:b/>
              </w:rPr>
            </w:pPr>
            <w:ins w:id="91" w:author="Brenneman, Regina" w:date="2026-09-25T21:13:00Z" w16du:dateUtc="2026-09-26T01:13:00Z">
              <w:r w:rsidRPr="002F1426">
                <w:rPr>
                  <w:b/>
                </w:rPr>
                <w:t>Content/Key Concepts</w:t>
              </w:r>
            </w:ins>
          </w:p>
        </w:tc>
        <w:tc>
          <w:tcPr>
            <w:tcW w:w="1890" w:type="dxa"/>
            <w:vAlign w:val="center"/>
          </w:tcPr>
          <w:p w14:paraId="11E4014C" w14:textId="77777777" w:rsidR="002F1426" w:rsidRPr="002F1426" w:rsidRDefault="002F1426" w:rsidP="00DB305D">
            <w:pPr>
              <w:jc w:val="center"/>
              <w:rPr>
                <w:ins w:id="92" w:author="Brenneman, Regina" w:date="2026-09-25T21:13:00Z" w16du:dateUtc="2026-09-26T01:13:00Z"/>
                <w:b/>
              </w:rPr>
            </w:pPr>
            <w:ins w:id="93" w:author="Brenneman, Regina" w:date="2026-09-25T21:13:00Z" w16du:dateUtc="2026-09-26T01:13:00Z">
              <w:r w:rsidRPr="002F1426">
                <w:rPr>
                  <w:b/>
                </w:rPr>
                <w:t>Standards</w:t>
              </w:r>
            </w:ins>
          </w:p>
        </w:tc>
        <w:tc>
          <w:tcPr>
            <w:tcW w:w="3420" w:type="dxa"/>
            <w:vAlign w:val="center"/>
          </w:tcPr>
          <w:p w14:paraId="7312805F" w14:textId="77777777" w:rsidR="002F1426" w:rsidRPr="002F1426" w:rsidRDefault="002F1426" w:rsidP="00DB305D">
            <w:pPr>
              <w:jc w:val="center"/>
              <w:rPr>
                <w:ins w:id="94" w:author="Brenneman, Regina" w:date="2026-09-25T21:13:00Z" w16du:dateUtc="2026-09-26T01:13:00Z"/>
                <w:b/>
              </w:rPr>
            </w:pPr>
            <w:ins w:id="95" w:author="Brenneman, Regina" w:date="2026-09-25T21:13:00Z" w16du:dateUtc="2026-09-26T01:13:00Z">
              <w:r w:rsidRPr="002F1426">
                <w:rPr>
                  <w:b/>
                </w:rPr>
                <w:t>Key Vocabulary</w:t>
              </w:r>
            </w:ins>
          </w:p>
        </w:tc>
        <w:tc>
          <w:tcPr>
            <w:tcW w:w="3420" w:type="dxa"/>
            <w:vAlign w:val="center"/>
          </w:tcPr>
          <w:p w14:paraId="27D3AC75" w14:textId="77777777" w:rsidR="002F1426" w:rsidRPr="002F1426" w:rsidRDefault="002F1966" w:rsidP="00DB305D">
            <w:pPr>
              <w:jc w:val="center"/>
              <w:rPr>
                <w:ins w:id="96" w:author="Brenneman, Regina" w:date="2026-09-25T21:13:00Z" w16du:dateUtc="2026-09-26T01:13:00Z"/>
                <w:b/>
              </w:rPr>
            </w:pPr>
            <w:ins w:id="97" w:author="Brenneman, Regina" w:date="2026-09-25T21:13:00Z" w16du:dateUtc="2026-09-26T01:13:00Z">
              <w:r>
                <w:rPr>
                  <w:b/>
                </w:rPr>
                <w:t xml:space="preserve">Learning </w:t>
              </w:r>
              <w:r w:rsidR="002F1426" w:rsidRPr="002F1426">
                <w:rPr>
                  <w:b/>
                </w:rPr>
                <w:t>Activities/Resources</w:t>
              </w:r>
            </w:ins>
          </w:p>
        </w:tc>
        <w:tc>
          <w:tcPr>
            <w:tcW w:w="2880" w:type="dxa"/>
            <w:vAlign w:val="center"/>
          </w:tcPr>
          <w:p w14:paraId="7E8BC636" w14:textId="77777777" w:rsidR="002F1966" w:rsidRDefault="002F1966" w:rsidP="00DB305D">
            <w:pPr>
              <w:jc w:val="center"/>
              <w:rPr>
                <w:ins w:id="98" w:author="Brenneman, Regina" w:date="2026-09-25T21:13:00Z" w16du:dateUtc="2026-09-26T01:13:00Z"/>
                <w:b/>
              </w:rPr>
            </w:pPr>
            <w:ins w:id="99" w:author="Brenneman, Regina" w:date="2026-09-25T21:13:00Z" w16du:dateUtc="2026-09-26T01:13:00Z">
              <w:r>
                <w:rPr>
                  <w:b/>
                </w:rPr>
                <w:t>Evidence of Learning</w:t>
              </w:r>
            </w:ins>
          </w:p>
          <w:p w14:paraId="53401148" w14:textId="77777777" w:rsidR="002F1426" w:rsidRPr="00DB305D" w:rsidRDefault="002F1966" w:rsidP="00DB305D">
            <w:pPr>
              <w:spacing w:after="120"/>
              <w:jc w:val="center"/>
              <w:rPr>
                <w:ins w:id="100" w:author="Brenneman, Regina" w:date="2026-09-25T21:13:00Z" w16du:dateUtc="2026-09-26T01:13:00Z"/>
                <w:sz w:val="18"/>
              </w:rPr>
            </w:pPr>
            <w:ins w:id="101" w:author="Brenneman, Regina" w:date="2026-09-25T21:13:00Z" w16du:dateUtc="2026-09-26T01:13:00Z">
              <w:r w:rsidRPr="002F1966">
                <w:rPr>
                  <w:sz w:val="18"/>
                </w:rPr>
                <w:t>(</w:t>
              </w:r>
              <w:r w:rsidR="002F1426" w:rsidRPr="002F1966">
                <w:rPr>
                  <w:sz w:val="18"/>
                </w:rPr>
                <w:t>Assessments</w:t>
              </w:r>
              <w:r w:rsidRPr="002F1966">
                <w:rPr>
                  <w:sz w:val="18"/>
                </w:rPr>
                <w:t>;</w:t>
              </w:r>
              <w:r>
                <w:rPr>
                  <w:sz w:val="18"/>
                </w:rPr>
                <w:t xml:space="preserve"> </w:t>
              </w:r>
              <w:r w:rsidRPr="002F1966">
                <w:rPr>
                  <w:sz w:val="18"/>
                </w:rPr>
                <w:t>Performance Tasks)</w:t>
              </w:r>
            </w:ins>
          </w:p>
        </w:tc>
      </w:tr>
    </w:tbl>
    <w:p w14:paraId="51287207" w14:textId="77777777" w:rsidR="00A73EB8" w:rsidRPr="001951E8" w:rsidRDefault="00A73EB8" w:rsidP="007A147C">
      <w:pPr>
        <w:spacing w:after="0"/>
        <w:rPr>
          <w:ins w:id="102" w:author="Brenneman, Regina" w:date="2026-09-25T21:13:00Z" w16du:dateUtc="2026-09-26T01:13:00Z"/>
          <w:sz w:val="4"/>
        </w:rPr>
      </w:pPr>
    </w:p>
    <w:tbl>
      <w:tblPr>
        <w:tblStyle w:val="TableGrid"/>
        <w:tblpPr w:leftFromText="187" w:rightFromText="187" w:vertAnchor="text" w:tblpY="1"/>
        <w:tblOverlap w:val="never"/>
        <w:tblW w:w="14395" w:type="dxa"/>
        <w:tblLayout w:type="fixed"/>
        <w:tblLook w:val="04A0" w:firstRow="1" w:lastRow="0" w:firstColumn="1" w:lastColumn="0" w:noHBand="0" w:noVBand="1"/>
      </w:tblPr>
      <w:tblGrid>
        <w:gridCol w:w="2785"/>
        <w:gridCol w:w="1890"/>
        <w:gridCol w:w="3420"/>
        <w:gridCol w:w="3420"/>
        <w:gridCol w:w="2880"/>
      </w:tblGrid>
      <w:tr w:rsidR="00A73EB8" w14:paraId="4406F51D" w14:textId="77777777" w:rsidTr="0080537B">
        <w:trPr>
          <w:ins w:id="103" w:author="Brenneman, Regina" w:date="2026-09-25T21:13:00Z" w16du:dateUtc="2026-09-26T01:13:00Z"/>
        </w:trPr>
        <w:tc>
          <w:tcPr>
            <w:tcW w:w="2785" w:type="dxa"/>
            <w:vAlign w:val="center"/>
          </w:tcPr>
          <w:p w14:paraId="17AB57BA" w14:textId="77777777" w:rsidR="00A73EB8" w:rsidRPr="00DE5063" w:rsidRDefault="0001431B" w:rsidP="00880CB4">
            <w:pPr>
              <w:jc w:val="center"/>
              <w:rPr>
                <w:ins w:id="104" w:author="Brenneman, Regina" w:date="2026-09-25T21:13:00Z" w16du:dateUtc="2026-09-26T01:13:00Z"/>
              </w:rPr>
            </w:pPr>
            <w:ins w:id="105" w:author="Brenneman, Regina" w:date="2026-09-25T21:13:00Z" w16du:dateUtc="2026-09-26T01:13:00Z">
              <w:r>
                <w:t>Non-</w:t>
              </w:r>
              <w:r w:rsidR="00736C80">
                <w:t>Renewable Resources</w:t>
              </w:r>
            </w:ins>
          </w:p>
        </w:tc>
        <w:tc>
          <w:tcPr>
            <w:tcW w:w="1890" w:type="dxa"/>
            <w:vAlign w:val="center"/>
          </w:tcPr>
          <w:p w14:paraId="2351449A" w14:textId="77777777" w:rsidR="007C6C1A" w:rsidRDefault="007C6C1A" w:rsidP="00880CB4">
            <w:pPr>
              <w:jc w:val="center"/>
              <w:rPr>
                <w:ins w:id="106" w:author="Brenneman, Regina" w:date="2026-09-25T21:13:00Z" w16du:dateUtc="2026-09-26T01:13:00Z"/>
              </w:rPr>
            </w:pPr>
            <w:ins w:id="107" w:author="Brenneman, Regina" w:date="2026-09-25T21:13:00Z" w16du:dateUtc="2026-09-26T01:13:00Z">
              <w:r>
                <w:t>3.2.6.A4</w:t>
              </w:r>
            </w:ins>
          </w:p>
          <w:p w14:paraId="7FC18D1A" w14:textId="77777777" w:rsidR="007C6C1A" w:rsidRDefault="007C6C1A" w:rsidP="007C6C1A">
            <w:pPr>
              <w:jc w:val="center"/>
              <w:rPr>
                <w:ins w:id="108" w:author="Brenneman, Regina" w:date="2026-09-25T21:13:00Z" w16du:dateUtc="2026-09-26T01:13:00Z"/>
              </w:rPr>
            </w:pPr>
            <w:ins w:id="109" w:author="Brenneman, Regina" w:date="2026-09-25T21:13:00Z" w16du:dateUtc="2026-09-26T01:13:00Z">
              <w:r>
                <w:t>3.2.6.B1</w:t>
              </w:r>
            </w:ins>
          </w:p>
          <w:p w14:paraId="3F4F1163" w14:textId="77777777" w:rsidR="007C6C1A" w:rsidRDefault="007C6C1A" w:rsidP="007C6C1A">
            <w:pPr>
              <w:jc w:val="center"/>
              <w:rPr>
                <w:ins w:id="110" w:author="Brenneman, Regina" w:date="2026-09-25T21:13:00Z" w16du:dateUtc="2026-09-26T01:13:00Z"/>
              </w:rPr>
            </w:pPr>
            <w:ins w:id="111" w:author="Brenneman, Regina" w:date="2026-09-25T21:13:00Z" w16du:dateUtc="2026-09-26T01:13:00Z">
              <w:r>
                <w:t>3.2.6.B2</w:t>
              </w:r>
            </w:ins>
          </w:p>
          <w:p w14:paraId="575ACEDE" w14:textId="77777777" w:rsidR="007C6C1A" w:rsidRDefault="007C6C1A" w:rsidP="007C6C1A">
            <w:pPr>
              <w:jc w:val="center"/>
              <w:rPr>
                <w:ins w:id="112" w:author="Brenneman, Regina" w:date="2026-09-25T21:13:00Z" w16du:dateUtc="2026-09-26T01:13:00Z"/>
              </w:rPr>
            </w:pPr>
            <w:ins w:id="113" w:author="Brenneman, Regina" w:date="2026-09-25T21:13:00Z" w16du:dateUtc="2026-09-26T01:13:00Z">
              <w:r>
                <w:t>3.2.7.B2</w:t>
              </w:r>
            </w:ins>
          </w:p>
          <w:p w14:paraId="51BEF490" w14:textId="77777777" w:rsidR="007C6C1A" w:rsidRDefault="007C6C1A" w:rsidP="007C6C1A">
            <w:pPr>
              <w:jc w:val="center"/>
              <w:rPr>
                <w:ins w:id="114" w:author="Brenneman, Regina" w:date="2026-09-25T21:13:00Z" w16du:dateUtc="2026-09-26T01:13:00Z"/>
              </w:rPr>
            </w:pPr>
            <w:ins w:id="115" w:author="Brenneman, Regina" w:date="2026-09-25T21:13:00Z" w16du:dateUtc="2026-09-26T01:13:00Z">
              <w:r>
                <w:t>3.3.8.A2</w:t>
              </w:r>
            </w:ins>
          </w:p>
          <w:p w14:paraId="25B910F4" w14:textId="77777777" w:rsidR="007C6C1A" w:rsidRDefault="007C6C1A" w:rsidP="007C6C1A">
            <w:pPr>
              <w:jc w:val="center"/>
              <w:rPr>
                <w:ins w:id="116" w:author="Brenneman, Regina" w:date="2026-09-25T21:13:00Z" w16du:dateUtc="2026-09-26T01:13:00Z"/>
              </w:rPr>
            </w:pPr>
            <w:ins w:id="117" w:author="Brenneman, Regina" w:date="2026-09-25T21:13:00Z" w16du:dateUtc="2026-09-26T01:13:00Z">
              <w:r>
                <w:t>3.3.8.A3</w:t>
              </w:r>
            </w:ins>
          </w:p>
          <w:p w14:paraId="47CC35E9" w14:textId="77777777" w:rsidR="000036DF" w:rsidRDefault="000036DF" w:rsidP="000036DF">
            <w:pPr>
              <w:jc w:val="center"/>
              <w:rPr>
                <w:ins w:id="118" w:author="Brenneman, Regina" w:date="2026-09-25T21:13:00Z" w16du:dateUtc="2026-09-26T01:13:00Z"/>
              </w:rPr>
            </w:pPr>
            <w:ins w:id="119" w:author="Brenneman, Regina" w:date="2026-09-25T21:13:00Z" w16du:dateUtc="2026-09-26T01:13:00Z">
              <w:r>
                <w:t>4.5.6.A</w:t>
              </w:r>
            </w:ins>
          </w:p>
          <w:p w14:paraId="003CFA40" w14:textId="77777777" w:rsidR="000036DF" w:rsidRDefault="000036DF" w:rsidP="000036DF">
            <w:pPr>
              <w:jc w:val="center"/>
              <w:rPr>
                <w:ins w:id="120" w:author="Brenneman, Regina" w:date="2026-09-25T21:13:00Z" w16du:dateUtc="2026-09-26T01:13:00Z"/>
              </w:rPr>
            </w:pPr>
            <w:ins w:id="121" w:author="Brenneman, Regina" w:date="2026-09-25T21:13:00Z" w16du:dateUtc="2026-09-26T01:13:00Z">
              <w:r>
                <w:t>4.5.7.C</w:t>
              </w:r>
            </w:ins>
          </w:p>
          <w:p w14:paraId="3E590B1E" w14:textId="77777777" w:rsidR="000036DF" w:rsidRDefault="000036DF" w:rsidP="000036DF">
            <w:pPr>
              <w:jc w:val="center"/>
              <w:rPr>
                <w:ins w:id="122" w:author="Brenneman, Regina" w:date="2026-09-25T21:13:00Z" w16du:dateUtc="2026-09-26T01:13:00Z"/>
              </w:rPr>
            </w:pPr>
            <w:ins w:id="123" w:author="Brenneman, Regina" w:date="2026-09-25T21:13:00Z" w16du:dateUtc="2026-09-26T01:13:00Z">
              <w:r>
                <w:t>4.5.7.D</w:t>
              </w:r>
            </w:ins>
          </w:p>
          <w:p w14:paraId="790C5BA2" w14:textId="77777777" w:rsidR="000036DF" w:rsidRDefault="000036DF" w:rsidP="000036DF">
            <w:pPr>
              <w:jc w:val="center"/>
              <w:rPr>
                <w:ins w:id="124" w:author="Brenneman, Regina" w:date="2026-09-25T21:13:00Z" w16du:dateUtc="2026-09-26T01:13:00Z"/>
              </w:rPr>
            </w:pPr>
            <w:ins w:id="125" w:author="Brenneman, Regina" w:date="2026-09-25T21:13:00Z" w16du:dateUtc="2026-09-26T01:13:00Z">
              <w:r>
                <w:t>4.5.7.E</w:t>
              </w:r>
            </w:ins>
          </w:p>
          <w:p w14:paraId="6A2446FE" w14:textId="77777777" w:rsidR="007C6C1A" w:rsidRPr="00A73EB8" w:rsidRDefault="007C6C1A" w:rsidP="007C6C1A">
            <w:pPr>
              <w:jc w:val="center"/>
              <w:rPr>
                <w:ins w:id="126" w:author="Brenneman, Regina" w:date="2026-09-25T21:13:00Z" w16du:dateUtc="2026-09-26T01:13:00Z"/>
              </w:rPr>
            </w:pPr>
          </w:p>
        </w:tc>
        <w:tc>
          <w:tcPr>
            <w:tcW w:w="3420" w:type="dxa"/>
            <w:vAlign w:val="center"/>
          </w:tcPr>
          <w:p w14:paraId="0CC462C1" w14:textId="77777777" w:rsidR="0001431B" w:rsidRPr="0001431B" w:rsidRDefault="0001431B" w:rsidP="00E16E2D">
            <w:pPr>
              <w:pStyle w:val="ListParagraph"/>
              <w:numPr>
                <w:ilvl w:val="0"/>
                <w:numId w:val="24"/>
              </w:numPr>
              <w:spacing w:after="0" w:line="240" w:lineRule="auto"/>
              <w:ind w:left="360"/>
              <w:rPr>
                <w:ins w:id="127" w:author="Brenneman, Regina" w:date="2026-09-25T21:13:00Z" w16du:dateUtc="2026-09-26T01:13:00Z"/>
                <w:rFonts w:cstheme="minorHAnsi"/>
              </w:rPr>
            </w:pPr>
            <w:ins w:id="128" w:author="Brenneman, Regina" w:date="2026-09-25T21:13:00Z" w16du:dateUtc="2026-09-26T01:13:00Z">
              <w:r>
                <w:rPr>
                  <w:rFonts w:cstheme="minorHAnsi"/>
                  <w:shd w:val="clear" w:color="auto" w:fill="FFFFFF"/>
                </w:rPr>
                <w:t>Non-renewable</w:t>
              </w:r>
            </w:ins>
          </w:p>
          <w:p w14:paraId="650D4FD7" w14:textId="77777777" w:rsidR="0001431B" w:rsidRPr="0001431B" w:rsidRDefault="0001431B" w:rsidP="00E16E2D">
            <w:pPr>
              <w:pStyle w:val="ListParagraph"/>
              <w:numPr>
                <w:ilvl w:val="0"/>
                <w:numId w:val="24"/>
              </w:numPr>
              <w:spacing w:after="0" w:line="240" w:lineRule="auto"/>
              <w:ind w:left="360"/>
              <w:rPr>
                <w:ins w:id="129" w:author="Brenneman, Regina" w:date="2026-09-25T21:13:00Z" w16du:dateUtc="2026-09-26T01:13:00Z"/>
                <w:rFonts w:cstheme="minorHAnsi"/>
              </w:rPr>
            </w:pPr>
            <w:ins w:id="130" w:author="Brenneman, Regina" w:date="2026-09-25T21:13:00Z" w16du:dateUtc="2026-09-26T01:13:00Z">
              <w:r>
                <w:rPr>
                  <w:rFonts w:cstheme="minorHAnsi"/>
                  <w:shd w:val="clear" w:color="auto" w:fill="FFFFFF"/>
                </w:rPr>
                <w:t xml:space="preserve"> natural resource</w:t>
              </w:r>
            </w:ins>
          </w:p>
          <w:p w14:paraId="4ABCE11E" w14:textId="77777777" w:rsidR="0001431B" w:rsidRPr="0001431B" w:rsidRDefault="0001431B" w:rsidP="00E16E2D">
            <w:pPr>
              <w:pStyle w:val="ListParagraph"/>
              <w:numPr>
                <w:ilvl w:val="0"/>
                <w:numId w:val="24"/>
              </w:numPr>
              <w:spacing w:after="0" w:line="240" w:lineRule="auto"/>
              <w:ind w:left="360"/>
              <w:rPr>
                <w:ins w:id="131" w:author="Brenneman, Regina" w:date="2026-09-25T21:13:00Z" w16du:dateUtc="2026-09-26T01:13:00Z"/>
                <w:rFonts w:cstheme="minorHAnsi"/>
              </w:rPr>
            </w:pPr>
            <w:ins w:id="132" w:author="Brenneman, Regina" w:date="2026-09-25T21:13:00Z" w16du:dateUtc="2026-09-26T01:13:00Z">
              <w:r>
                <w:rPr>
                  <w:rFonts w:cstheme="minorHAnsi"/>
                  <w:shd w:val="clear" w:color="auto" w:fill="FFFFFF"/>
                </w:rPr>
                <w:t>fossil fuel</w:t>
              </w:r>
            </w:ins>
          </w:p>
          <w:p w14:paraId="4B1518F6" w14:textId="77777777" w:rsidR="0001431B" w:rsidRPr="0001431B" w:rsidRDefault="0001431B" w:rsidP="00E16E2D">
            <w:pPr>
              <w:pStyle w:val="ListParagraph"/>
              <w:numPr>
                <w:ilvl w:val="0"/>
                <w:numId w:val="24"/>
              </w:numPr>
              <w:spacing w:after="0" w:line="240" w:lineRule="auto"/>
              <w:ind w:left="360"/>
              <w:rPr>
                <w:ins w:id="133" w:author="Brenneman, Regina" w:date="2026-09-25T21:13:00Z" w16du:dateUtc="2026-09-26T01:13:00Z"/>
                <w:rFonts w:cstheme="minorHAnsi"/>
              </w:rPr>
            </w:pPr>
            <w:ins w:id="134" w:author="Brenneman, Regina" w:date="2026-09-25T21:13:00Z" w16du:dateUtc="2026-09-26T01:13:00Z">
              <w:r>
                <w:rPr>
                  <w:rFonts w:cstheme="minorHAnsi"/>
                  <w:shd w:val="clear" w:color="auto" w:fill="FFFFFF"/>
                </w:rPr>
                <w:t>oil (petroleum)</w:t>
              </w:r>
            </w:ins>
          </w:p>
          <w:p w14:paraId="036B5FC6" w14:textId="77777777" w:rsidR="0001431B" w:rsidRPr="0001431B" w:rsidRDefault="0001431B" w:rsidP="00E16E2D">
            <w:pPr>
              <w:pStyle w:val="ListParagraph"/>
              <w:numPr>
                <w:ilvl w:val="0"/>
                <w:numId w:val="24"/>
              </w:numPr>
              <w:spacing w:after="0" w:line="240" w:lineRule="auto"/>
              <w:ind w:left="360"/>
              <w:rPr>
                <w:ins w:id="135" w:author="Brenneman, Regina" w:date="2026-09-25T21:13:00Z" w16du:dateUtc="2026-09-26T01:13:00Z"/>
                <w:rFonts w:cstheme="minorHAnsi"/>
              </w:rPr>
            </w:pPr>
            <w:ins w:id="136" w:author="Brenneman, Regina" w:date="2026-09-25T21:13:00Z" w16du:dateUtc="2026-09-26T01:13:00Z">
              <w:r>
                <w:rPr>
                  <w:rFonts w:cstheme="minorHAnsi"/>
                  <w:shd w:val="clear" w:color="auto" w:fill="FFFFFF"/>
                </w:rPr>
                <w:t>natural gas,</w:t>
              </w:r>
            </w:ins>
          </w:p>
          <w:p w14:paraId="4945F091" w14:textId="77777777" w:rsidR="0001431B" w:rsidRPr="0001431B" w:rsidRDefault="00557369" w:rsidP="00E16E2D">
            <w:pPr>
              <w:pStyle w:val="ListParagraph"/>
              <w:numPr>
                <w:ilvl w:val="0"/>
                <w:numId w:val="24"/>
              </w:numPr>
              <w:spacing w:after="0" w:line="240" w:lineRule="auto"/>
              <w:ind w:left="360"/>
              <w:rPr>
                <w:ins w:id="137" w:author="Brenneman, Regina" w:date="2026-09-25T21:13:00Z" w16du:dateUtc="2026-09-26T01:13:00Z"/>
                <w:rFonts w:cstheme="minorHAnsi"/>
              </w:rPr>
            </w:pPr>
            <w:ins w:id="138" w:author="Brenneman, Regina" w:date="2026-09-25T21:13:00Z" w16du:dateUtc="2026-09-26T01:13:00Z">
              <w:r>
                <w:rPr>
                  <w:rFonts w:cstheme="minorHAnsi"/>
                  <w:shd w:val="clear" w:color="auto" w:fill="FFFFFF"/>
                </w:rPr>
                <w:t>coal (peat, lignite, bituminous and anthracite</w:t>
              </w:r>
              <w:r w:rsidR="0001431B">
                <w:rPr>
                  <w:rFonts w:cstheme="minorHAnsi"/>
                  <w:shd w:val="clear" w:color="auto" w:fill="FFFFFF"/>
                </w:rPr>
                <w:t>)</w:t>
              </w:r>
            </w:ins>
          </w:p>
          <w:p w14:paraId="1B2AC903" w14:textId="77777777" w:rsidR="0001431B" w:rsidRPr="0001431B" w:rsidRDefault="0001431B" w:rsidP="00E16E2D">
            <w:pPr>
              <w:pStyle w:val="ListParagraph"/>
              <w:numPr>
                <w:ilvl w:val="0"/>
                <w:numId w:val="24"/>
              </w:numPr>
              <w:spacing w:after="0" w:line="240" w:lineRule="auto"/>
              <w:ind w:left="360"/>
              <w:rPr>
                <w:ins w:id="139" w:author="Brenneman, Regina" w:date="2026-09-25T21:13:00Z" w16du:dateUtc="2026-09-26T01:13:00Z"/>
                <w:rFonts w:cstheme="minorHAnsi"/>
              </w:rPr>
            </w:pPr>
            <w:ins w:id="140" w:author="Brenneman, Regina" w:date="2026-09-25T21:13:00Z" w16du:dateUtc="2026-09-26T01:13:00Z">
              <w:r>
                <w:rPr>
                  <w:rFonts w:cstheme="minorHAnsi"/>
                  <w:shd w:val="clear" w:color="auto" w:fill="FFFFFF"/>
                </w:rPr>
                <w:t>hydrocarbons</w:t>
              </w:r>
            </w:ins>
          </w:p>
          <w:p w14:paraId="536E45DD" w14:textId="77777777" w:rsidR="0001431B" w:rsidRPr="0001431B" w:rsidRDefault="0001431B" w:rsidP="00E16E2D">
            <w:pPr>
              <w:pStyle w:val="ListParagraph"/>
              <w:numPr>
                <w:ilvl w:val="0"/>
                <w:numId w:val="24"/>
              </w:numPr>
              <w:spacing w:after="0" w:line="240" w:lineRule="auto"/>
              <w:ind w:left="360"/>
              <w:rPr>
                <w:ins w:id="141" w:author="Brenneman, Regina" w:date="2026-09-25T21:13:00Z" w16du:dateUtc="2026-09-26T01:13:00Z"/>
                <w:rFonts w:cstheme="minorHAnsi"/>
              </w:rPr>
            </w:pPr>
            <w:ins w:id="142" w:author="Brenneman, Regina" w:date="2026-09-25T21:13:00Z" w16du:dateUtc="2026-09-26T01:13:00Z">
              <w:r>
                <w:rPr>
                  <w:rFonts w:cstheme="minorHAnsi"/>
                  <w:shd w:val="clear" w:color="auto" w:fill="FFFFFF"/>
                </w:rPr>
                <w:t>combustion</w:t>
              </w:r>
            </w:ins>
          </w:p>
          <w:p w14:paraId="487B1DF4" w14:textId="77777777" w:rsidR="0001431B" w:rsidRPr="0001431B" w:rsidRDefault="0001431B" w:rsidP="00E16E2D">
            <w:pPr>
              <w:pStyle w:val="ListParagraph"/>
              <w:numPr>
                <w:ilvl w:val="0"/>
                <w:numId w:val="24"/>
              </w:numPr>
              <w:spacing w:after="0" w:line="240" w:lineRule="auto"/>
              <w:ind w:left="360"/>
              <w:rPr>
                <w:ins w:id="143" w:author="Brenneman, Regina" w:date="2026-09-25T21:13:00Z" w16du:dateUtc="2026-09-26T01:13:00Z"/>
                <w:rFonts w:cstheme="minorHAnsi"/>
              </w:rPr>
            </w:pPr>
            <w:ins w:id="144" w:author="Brenneman, Regina" w:date="2026-09-25T21:13:00Z" w16du:dateUtc="2026-09-26T01:13:00Z">
              <w:r>
                <w:rPr>
                  <w:rFonts w:cstheme="minorHAnsi"/>
                  <w:shd w:val="clear" w:color="auto" w:fill="FFFFFF"/>
                </w:rPr>
                <w:t>fuel</w:t>
              </w:r>
            </w:ins>
          </w:p>
          <w:p w14:paraId="3638FE58" w14:textId="77777777" w:rsidR="0001431B" w:rsidRPr="0001431B" w:rsidRDefault="0001431B" w:rsidP="00E16E2D">
            <w:pPr>
              <w:pStyle w:val="ListParagraph"/>
              <w:numPr>
                <w:ilvl w:val="0"/>
                <w:numId w:val="24"/>
              </w:numPr>
              <w:spacing w:after="0" w:line="240" w:lineRule="auto"/>
              <w:ind w:left="360"/>
              <w:rPr>
                <w:ins w:id="145" w:author="Brenneman, Regina" w:date="2026-09-25T21:13:00Z" w16du:dateUtc="2026-09-26T01:13:00Z"/>
                <w:rFonts w:cstheme="minorHAnsi"/>
              </w:rPr>
            </w:pPr>
            <w:ins w:id="146" w:author="Brenneman, Regina" w:date="2026-09-25T21:13:00Z" w16du:dateUtc="2026-09-26T01:13:00Z">
              <w:r>
                <w:rPr>
                  <w:rFonts w:cstheme="minorHAnsi"/>
                  <w:shd w:val="clear" w:color="auto" w:fill="FFFFFF"/>
                </w:rPr>
                <w:t>nuclear energy</w:t>
              </w:r>
            </w:ins>
          </w:p>
          <w:p w14:paraId="4382549A" w14:textId="77777777" w:rsidR="0001431B" w:rsidRPr="0001431B" w:rsidRDefault="0001431B" w:rsidP="00E16E2D">
            <w:pPr>
              <w:pStyle w:val="ListParagraph"/>
              <w:numPr>
                <w:ilvl w:val="0"/>
                <w:numId w:val="24"/>
              </w:numPr>
              <w:spacing w:after="0" w:line="240" w:lineRule="auto"/>
              <w:ind w:left="360"/>
              <w:rPr>
                <w:ins w:id="147" w:author="Brenneman, Regina" w:date="2026-09-25T21:13:00Z" w16du:dateUtc="2026-09-26T01:13:00Z"/>
                <w:rFonts w:cstheme="minorHAnsi"/>
              </w:rPr>
            </w:pPr>
            <w:ins w:id="148" w:author="Brenneman, Regina" w:date="2026-09-25T21:13:00Z" w16du:dateUtc="2026-09-26T01:13:00Z">
              <w:r>
                <w:rPr>
                  <w:rFonts w:cstheme="minorHAnsi"/>
                  <w:shd w:val="clear" w:color="auto" w:fill="FFFFFF"/>
                </w:rPr>
                <w:t xml:space="preserve"> Uranium-235</w:t>
              </w:r>
            </w:ins>
          </w:p>
          <w:p w14:paraId="79F48197" w14:textId="77777777" w:rsidR="0001431B" w:rsidRPr="0001431B" w:rsidRDefault="0001431B" w:rsidP="00E16E2D">
            <w:pPr>
              <w:pStyle w:val="ListParagraph"/>
              <w:numPr>
                <w:ilvl w:val="0"/>
                <w:numId w:val="24"/>
              </w:numPr>
              <w:spacing w:after="0" w:line="240" w:lineRule="auto"/>
              <w:ind w:left="360"/>
              <w:rPr>
                <w:ins w:id="149" w:author="Brenneman, Regina" w:date="2026-09-25T21:13:00Z" w16du:dateUtc="2026-09-26T01:13:00Z"/>
                <w:rFonts w:cstheme="minorHAnsi"/>
              </w:rPr>
            </w:pPr>
            <w:ins w:id="150" w:author="Brenneman, Regina" w:date="2026-09-25T21:13:00Z" w16du:dateUtc="2026-09-26T01:13:00Z">
              <w:r>
                <w:rPr>
                  <w:rFonts w:cstheme="minorHAnsi"/>
                  <w:shd w:val="clear" w:color="auto" w:fill="FFFFFF"/>
                </w:rPr>
                <w:t xml:space="preserve"> Fission</w:t>
              </w:r>
            </w:ins>
          </w:p>
          <w:p w14:paraId="341C8268" w14:textId="77777777" w:rsidR="0001431B" w:rsidRPr="0001431B" w:rsidRDefault="0001431B" w:rsidP="00E16E2D">
            <w:pPr>
              <w:pStyle w:val="ListParagraph"/>
              <w:numPr>
                <w:ilvl w:val="0"/>
                <w:numId w:val="24"/>
              </w:numPr>
              <w:spacing w:after="0" w:line="240" w:lineRule="auto"/>
              <w:ind w:left="360"/>
              <w:rPr>
                <w:ins w:id="151" w:author="Brenneman, Regina" w:date="2026-09-25T21:13:00Z" w16du:dateUtc="2026-09-26T01:13:00Z"/>
                <w:rFonts w:cstheme="minorHAnsi"/>
              </w:rPr>
            </w:pPr>
            <w:ins w:id="152" w:author="Brenneman, Regina" w:date="2026-09-25T21:13:00Z" w16du:dateUtc="2026-09-26T01:13:00Z">
              <w:r>
                <w:rPr>
                  <w:rFonts w:cstheme="minorHAnsi"/>
                  <w:shd w:val="clear" w:color="auto" w:fill="FFFFFF"/>
                </w:rPr>
                <w:t>Fusion</w:t>
              </w:r>
            </w:ins>
          </w:p>
          <w:p w14:paraId="44C38FB2" w14:textId="77777777" w:rsidR="0001431B" w:rsidRPr="0001431B" w:rsidRDefault="0001431B" w:rsidP="00E16E2D">
            <w:pPr>
              <w:pStyle w:val="ListParagraph"/>
              <w:numPr>
                <w:ilvl w:val="0"/>
                <w:numId w:val="24"/>
              </w:numPr>
              <w:spacing w:after="0" w:line="240" w:lineRule="auto"/>
              <w:ind w:left="360"/>
              <w:rPr>
                <w:ins w:id="153" w:author="Brenneman, Regina" w:date="2026-09-25T21:13:00Z" w16du:dateUtc="2026-09-26T01:13:00Z"/>
                <w:rFonts w:cstheme="minorHAnsi"/>
              </w:rPr>
            </w:pPr>
            <w:ins w:id="154" w:author="Brenneman, Regina" w:date="2026-09-25T21:13:00Z" w16du:dateUtc="2026-09-26T01:13:00Z">
              <w:r>
                <w:rPr>
                  <w:rFonts w:cstheme="minorHAnsi"/>
                  <w:shd w:val="clear" w:color="auto" w:fill="FFFFFF"/>
                </w:rPr>
                <w:t xml:space="preserve"> Methane</w:t>
              </w:r>
            </w:ins>
          </w:p>
          <w:p w14:paraId="1D6C772F" w14:textId="77777777" w:rsidR="0001431B" w:rsidRPr="0001431B" w:rsidRDefault="0001431B" w:rsidP="00E16E2D">
            <w:pPr>
              <w:pStyle w:val="ListParagraph"/>
              <w:numPr>
                <w:ilvl w:val="0"/>
                <w:numId w:val="24"/>
              </w:numPr>
              <w:spacing w:after="0" w:line="240" w:lineRule="auto"/>
              <w:ind w:left="360"/>
              <w:rPr>
                <w:ins w:id="155" w:author="Brenneman, Regina" w:date="2026-09-25T21:13:00Z" w16du:dateUtc="2026-09-26T01:13:00Z"/>
                <w:rFonts w:cstheme="minorHAnsi"/>
              </w:rPr>
            </w:pPr>
            <w:ins w:id="156" w:author="Brenneman, Regina" w:date="2026-09-25T21:13:00Z" w16du:dateUtc="2026-09-26T01:13:00Z">
              <w:r>
                <w:rPr>
                  <w:rFonts w:cstheme="minorHAnsi"/>
                  <w:shd w:val="clear" w:color="auto" w:fill="FFFFFF"/>
                </w:rPr>
                <w:t xml:space="preserve"> global warming</w:t>
              </w:r>
            </w:ins>
          </w:p>
          <w:p w14:paraId="6524FF8B" w14:textId="77777777" w:rsidR="0001431B" w:rsidRPr="0001431B" w:rsidRDefault="0001431B" w:rsidP="00E16E2D">
            <w:pPr>
              <w:pStyle w:val="ListParagraph"/>
              <w:numPr>
                <w:ilvl w:val="0"/>
                <w:numId w:val="24"/>
              </w:numPr>
              <w:spacing w:after="0" w:line="240" w:lineRule="auto"/>
              <w:ind w:left="360"/>
              <w:rPr>
                <w:ins w:id="157" w:author="Brenneman, Regina" w:date="2026-09-25T21:13:00Z" w16du:dateUtc="2026-09-26T01:13:00Z"/>
                <w:rFonts w:cstheme="minorHAnsi"/>
              </w:rPr>
            </w:pPr>
            <w:ins w:id="158" w:author="Brenneman, Regina" w:date="2026-09-25T21:13:00Z" w16du:dateUtc="2026-09-26T01:13:00Z">
              <w:r>
                <w:rPr>
                  <w:rFonts w:cstheme="minorHAnsi"/>
                  <w:shd w:val="clear" w:color="auto" w:fill="FFFFFF"/>
                </w:rPr>
                <w:t xml:space="preserve"> greenhouse effect</w:t>
              </w:r>
            </w:ins>
          </w:p>
          <w:p w14:paraId="576C5D8C" w14:textId="77777777" w:rsidR="00E16E2D" w:rsidRPr="0001431B" w:rsidRDefault="0001431B" w:rsidP="00E16E2D">
            <w:pPr>
              <w:pStyle w:val="ListParagraph"/>
              <w:numPr>
                <w:ilvl w:val="0"/>
                <w:numId w:val="24"/>
              </w:numPr>
              <w:spacing w:after="0" w:line="240" w:lineRule="auto"/>
              <w:ind w:left="360"/>
              <w:rPr>
                <w:ins w:id="159" w:author="Brenneman, Regina" w:date="2026-09-25T21:13:00Z" w16du:dateUtc="2026-09-26T01:13:00Z"/>
                <w:rFonts w:cstheme="minorHAnsi"/>
              </w:rPr>
            </w:pPr>
            <w:ins w:id="160" w:author="Brenneman, Regina" w:date="2026-09-25T21:13:00Z" w16du:dateUtc="2026-09-26T01:13:00Z">
              <w:r w:rsidRPr="0001431B">
                <w:rPr>
                  <w:rFonts w:cstheme="minorHAnsi"/>
                  <w:shd w:val="clear" w:color="auto" w:fill="FFFFFF"/>
                </w:rPr>
                <w:t>acid rain</w:t>
              </w:r>
            </w:ins>
          </w:p>
        </w:tc>
        <w:tc>
          <w:tcPr>
            <w:tcW w:w="3420" w:type="dxa"/>
            <w:vAlign w:val="center"/>
          </w:tcPr>
          <w:p w14:paraId="734DACD5" w14:textId="77777777" w:rsidR="00A73EB8" w:rsidRPr="00FF059E" w:rsidRDefault="00FF059E" w:rsidP="00FF059E">
            <w:pPr>
              <w:pStyle w:val="ListParagraph"/>
              <w:numPr>
                <w:ilvl w:val="0"/>
                <w:numId w:val="24"/>
              </w:numPr>
              <w:spacing w:after="0" w:line="240" w:lineRule="auto"/>
              <w:rPr>
                <w:ins w:id="161" w:author="Brenneman, Regina" w:date="2026-09-25T21:13:00Z" w16du:dateUtc="2026-09-26T01:13:00Z"/>
                <w:b/>
              </w:rPr>
            </w:pPr>
            <w:ins w:id="162" w:author="Brenneman, Regina" w:date="2026-09-25T21:13:00Z" w16du:dateUtc="2026-09-26T01:13:00Z">
              <w:r>
                <w:t>Environmental Science Textbook</w:t>
              </w:r>
            </w:ins>
          </w:p>
          <w:p w14:paraId="05EC5394" w14:textId="77777777" w:rsidR="00FF059E" w:rsidRPr="00FF059E" w:rsidRDefault="00FF059E" w:rsidP="00FF059E">
            <w:pPr>
              <w:pStyle w:val="ListParagraph"/>
              <w:numPr>
                <w:ilvl w:val="0"/>
                <w:numId w:val="24"/>
              </w:numPr>
              <w:spacing w:after="0" w:line="240" w:lineRule="auto"/>
              <w:rPr>
                <w:ins w:id="163" w:author="Brenneman, Regina" w:date="2026-09-25T21:13:00Z" w16du:dateUtc="2026-09-26T01:13:00Z"/>
                <w:b/>
              </w:rPr>
            </w:pPr>
            <w:ins w:id="164" w:author="Brenneman, Regina" w:date="2026-09-25T21:13:00Z" w16du:dateUtc="2026-09-26T01:13:00Z">
              <w:r>
                <w:t>PowerPoints</w:t>
              </w:r>
            </w:ins>
          </w:p>
          <w:p w14:paraId="564F1354" w14:textId="77777777" w:rsidR="00FF059E" w:rsidRPr="00B64E20" w:rsidRDefault="00FF059E" w:rsidP="00FF059E">
            <w:pPr>
              <w:pStyle w:val="ListParagraph"/>
              <w:numPr>
                <w:ilvl w:val="0"/>
                <w:numId w:val="24"/>
              </w:numPr>
              <w:spacing w:after="0" w:line="240" w:lineRule="auto"/>
              <w:rPr>
                <w:ins w:id="165" w:author="Brenneman, Regina" w:date="2026-09-25T21:13:00Z" w16du:dateUtc="2026-09-26T01:13:00Z"/>
                <w:b/>
              </w:rPr>
            </w:pPr>
            <w:ins w:id="166" w:author="Brenneman, Regina" w:date="2026-09-25T21:13:00Z" w16du:dateUtc="2026-09-26T01:13:00Z">
              <w:r>
                <w:t xml:space="preserve"> Videos</w:t>
              </w:r>
            </w:ins>
          </w:p>
          <w:p w14:paraId="32A5710E" w14:textId="77777777" w:rsidR="00B64E20" w:rsidRPr="00120197" w:rsidRDefault="00B64E20" w:rsidP="00120197">
            <w:pPr>
              <w:pStyle w:val="ListParagraph"/>
              <w:numPr>
                <w:ilvl w:val="0"/>
                <w:numId w:val="24"/>
              </w:numPr>
              <w:spacing w:after="0" w:line="240" w:lineRule="auto"/>
              <w:rPr>
                <w:ins w:id="167" w:author="Brenneman, Regina" w:date="2026-09-25T21:13:00Z" w16du:dateUtc="2026-09-26T01:13:00Z"/>
                <w:b/>
              </w:rPr>
            </w:pPr>
            <w:ins w:id="168" w:author="Brenneman, Regina" w:date="2026-09-25T21:13:00Z" w16du:dateUtc="2026-09-26T01:13:00Z">
              <w:r>
                <w:t>Quizlet</w:t>
              </w:r>
              <w:r w:rsidR="00E86FF2">
                <w:t xml:space="preserve"> (Vocab)</w:t>
              </w:r>
            </w:ins>
          </w:p>
          <w:p w14:paraId="0FEF0360" w14:textId="77777777" w:rsidR="00B64E20" w:rsidRPr="00F13BE8" w:rsidRDefault="00B64E20" w:rsidP="00FF059E">
            <w:pPr>
              <w:pStyle w:val="ListParagraph"/>
              <w:numPr>
                <w:ilvl w:val="0"/>
                <w:numId w:val="24"/>
              </w:numPr>
              <w:spacing w:after="0" w:line="240" w:lineRule="auto"/>
              <w:rPr>
                <w:ins w:id="169" w:author="Brenneman, Regina" w:date="2026-09-25T21:13:00Z" w16du:dateUtc="2026-09-26T01:13:00Z"/>
                <w:b/>
              </w:rPr>
            </w:pPr>
            <w:ins w:id="170" w:author="Brenneman, Regina" w:date="2026-09-25T21:13:00Z" w16du:dateUtc="2026-09-26T01:13:00Z">
              <w:r>
                <w:t>Steam Engine Demonstration</w:t>
              </w:r>
            </w:ins>
          </w:p>
          <w:p w14:paraId="5F6132D2" w14:textId="77777777" w:rsidR="00F13BE8" w:rsidRPr="0001431B" w:rsidRDefault="00F13BE8" w:rsidP="00FF059E">
            <w:pPr>
              <w:pStyle w:val="ListParagraph"/>
              <w:numPr>
                <w:ilvl w:val="0"/>
                <w:numId w:val="24"/>
              </w:numPr>
              <w:spacing w:after="0" w:line="240" w:lineRule="auto"/>
              <w:rPr>
                <w:ins w:id="171" w:author="Brenneman, Regina" w:date="2026-09-25T21:13:00Z" w16du:dateUtc="2026-09-26T01:13:00Z"/>
                <w:b/>
              </w:rPr>
            </w:pPr>
            <w:ins w:id="172" w:author="Brenneman, Regina" w:date="2026-09-25T21:13:00Z" w16du:dateUtc="2026-09-26T01:13:00Z">
              <w:r>
                <w:t>Summarizer</w:t>
              </w:r>
            </w:ins>
          </w:p>
          <w:p w14:paraId="2EE77DED" w14:textId="77777777" w:rsidR="0001431B" w:rsidRPr="00FF059E" w:rsidRDefault="0001431B" w:rsidP="00557369">
            <w:pPr>
              <w:pStyle w:val="ListParagraph"/>
              <w:rPr>
                <w:ins w:id="173" w:author="Brenneman, Regina" w:date="2026-09-25T21:13:00Z" w16du:dateUtc="2026-09-26T01:13:00Z"/>
                <w:b/>
              </w:rPr>
            </w:pPr>
          </w:p>
        </w:tc>
        <w:tc>
          <w:tcPr>
            <w:tcW w:w="2880" w:type="dxa"/>
            <w:vAlign w:val="center"/>
          </w:tcPr>
          <w:p w14:paraId="01D6CC8F" w14:textId="77777777" w:rsidR="00A73EB8" w:rsidRDefault="00B64E20" w:rsidP="00880CB4">
            <w:pPr>
              <w:spacing w:after="120"/>
              <w:jc w:val="center"/>
              <w:rPr>
                <w:ins w:id="174" w:author="Brenneman, Regina" w:date="2026-09-25T21:13:00Z" w16du:dateUtc="2026-09-26T01:13:00Z"/>
              </w:rPr>
            </w:pPr>
            <w:ins w:id="175" w:author="Brenneman, Regina" w:date="2026-09-25T21:13:00Z" w16du:dateUtc="2026-09-26T01:13:00Z">
              <w:r>
                <w:t>Quiz</w:t>
              </w:r>
            </w:ins>
          </w:p>
          <w:p w14:paraId="28724D29" w14:textId="77777777" w:rsidR="00B64E20" w:rsidRPr="00DB305D" w:rsidRDefault="00B64E20" w:rsidP="00880CB4">
            <w:pPr>
              <w:spacing w:after="120"/>
              <w:jc w:val="center"/>
              <w:rPr>
                <w:ins w:id="176" w:author="Brenneman, Regina" w:date="2026-09-25T21:13:00Z" w16du:dateUtc="2026-09-26T01:13:00Z"/>
                <w:sz w:val="18"/>
              </w:rPr>
            </w:pPr>
            <w:ins w:id="177" w:author="Brenneman, Regina" w:date="2026-09-25T21:13:00Z" w16du:dateUtc="2026-09-26T01:13:00Z">
              <w:r>
                <w:t>Unit Test (with Renewable Resources)</w:t>
              </w:r>
            </w:ins>
          </w:p>
        </w:tc>
      </w:tr>
    </w:tbl>
    <w:p w14:paraId="59F6347F" w14:textId="77777777" w:rsidR="00A73EB8" w:rsidRPr="001951E8" w:rsidRDefault="00A73EB8" w:rsidP="007A147C">
      <w:pPr>
        <w:spacing w:after="0"/>
        <w:rPr>
          <w:ins w:id="178" w:author="Brenneman, Regina" w:date="2026-09-25T21:13:00Z" w16du:dateUtc="2026-09-26T01:13:00Z"/>
          <w:sz w:val="4"/>
        </w:rPr>
      </w:pPr>
    </w:p>
    <w:tbl>
      <w:tblPr>
        <w:tblStyle w:val="TableGrid"/>
        <w:tblpPr w:leftFromText="187" w:rightFromText="187" w:vertAnchor="text" w:tblpY="1"/>
        <w:tblOverlap w:val="never"/>
        <w:tblW w:w="14395" w:type="dxa"/>
        <w:tblLayout w:type="fixed"/>
        <w:tblLook w:val="04A0" w:firstRow="1" w:lastRow="0" w:firstColumn="1" w:lastColumn="0" w:noHBand="0" w:noVBand="1"/>
      </w:tblPr>
      <w:tblGrid>
        <w:gridCol w:w="2785"/>
        <w:gridCol w:w="1890"/>
        <w:gridCol w:w="3420"/>
        <w:gridCol w:w="3420"/>
        <w:gridCol w:w="2880"/>
      </w:tblGrid>
      <w:tr w:rsidR="0080537B" w14:paraId="453F262F" w14:textId="77777777" w:rsidTr="00880CB4">
        <w:trPr>
          <w:ins w:id="179" w:author="Brenneman, Regina" w:date="2026-09-25T21:13:00Z" w16du:dateUtc="2026-09-26T01:13:00Z"/>
        </w:trPr>
        <w:tc>
          <w:tcPr>
            <w:tcW w:w="2785" w:type="dxa"/>
            <w:vAlign w:val="center"/>
          </w:tcPr>
          <w:p w14:paraId="5548D99B" w14:textId="77777777" w:rsidR="0080537B" w:rsidRPr="00DE5063" w:rsidRDefault="00736C80" w:rsidP="00880CB4">
            <w:pPr>
              <w:jc w:val="center"/>
              <w:rPr>
                <w:ins w:id="180" w:author="Brenneman, Regina" w:date="2026-09-25T21:13:00Z" w16du:dateUtc="2026-09-26T01:13:00Z"/>
              </w:rPr>
            </w:pPr>
            <w:ins w:id="181" w:author="Brenneman, Regina" w:date="2026-09-25T21:13:00Z" w16du:dateUtc="2026-09-26T01:13:00Z">
              <w:r>
                <w:t>Renewable Resources</w:t>
              </w:r>
            </w:ins>
          </w:p>
        </w:tc>
        <w:tc>
          <w:tcPr>
            <w:tcW w:w="1890" w:type="dxa"/>
            <w:vAlign w:val="center"/>
          </w:tcPr>
          <w:p w14:paraId="66D0F79B" w14:textId="77777777" w:rsidR="0080537B" w:rsidRDefault="000036DF" w:rsidP="00880CB4">
            <w:pPr>
              <w:jc w:val="center"/>
              <w:rPr>
                <w:ins w:id="182" w:author="Brenneman, Regina" w:date="2026-09-25T21:13:00Z" w16du:dateUtc="2026-09-26T01:13:00Z"/>
              </w:rPr>
            </w:pPr>
            <w:ins w:id="183" w:author="Brenneman, Regina" w:date="2026-09-25T21:13:00Z" w16du:dateUtc="2026-09-26T01:13:00Z">
              <w:r>
                <w:t>3.2.6.A4</w:t>
              </w:r>
            </w:ins>
          </w:p>
          <w:p w14:paraId="79B7EF83" w14:textId="77777777" w:rsidR="000036DF" w:rsidRDefault="000036DF" w:rsidP="00880CB4">
            <w:pPr>
              <w:jc w:val="center"/>
              <w:rPr>
                <w:ins w:id="184" w:author="Brenneman, Regina" w:date="2026-09-25T21:13:00Z" w16du:dateUtc="2026-09-26T01:13:00Z"/>
              </w:rPr>
            </w:pPr>
            <w:ins w:id="185" w:author="Brenneman, Regina" w:date="2026-09-25T21:13:00Z" w16du:dateUtc="2026-09-26T01:13:00Z">
              <w:r>
                <w:t>3.2.6.B1</w:t>
              </w:r>
            </w:ins>
          </w:p>
          <w:p w14:paraId="206C7E9C" w14:textId="77777777" w:rsidR="000036DF" w:rsidRDefault="000036DF" w:rsidP="00880CB4">
            <w:pPr>
              <w:jc w:val="center"/>
              <w:rPr>
                <w:ins w:id="186" w:author="Brenneman, Regina" w:date="2026-09-25T21:13:00Z" w16du:dateUtc="2026-09-26T01:13:00Z"/>
              </w:rPr>
            </w:pPr>
            <w:ins w:id="187" w:author="Brenneman, Regina" w:date="2026-09-25T21:13:00Z" w16du:dateUtc="2026-09-26T01:13:00Z">
              <w:r>
                <w:t>3.2.7.B2</w:t>
              </w:r>
            </w:ins>
          </w:p>
          <w:p w14:paraId="7D41F079" w14:textId="77777777" w:rsidR="000036DF" w:rsidRDefault="000036DF" w:rsidP="00880CB4">
            <w:pPr>
              <w:jc w:val="center"/>
              <w:rPr>
                <w:ins w:id="188" w:author="Brenneman, Regina" w:date="2026-09-25T21:13:00Z" w16du:dateUtc="2026-09-26T01:13:00Z"/>
              </w:rPr>
            </w:pPr>
            <w:ins w:id="189" w:author="Brenneman, Regina" w:date="2026-09-25T21:13:00Z" w16du:dateUtc="2026-09-26T01:13:00Z">
              <w:r>
                <w:t>4.3.7.A</w:t>
              </w:r>
            </w:ins>
          </w:p>
          <w:p w14:paraId="65B34EEF" w14:textId="77777777" w:rsidR="000036DF" w:rsidRDefault="000036DF" w:rsidP="00880CB4">
            <w:pPr>
              <w:jc w:val="center"/>
              <w:rPr>
                <w:ins w:id="190" w:author="Brenneman, Regina" w:date="2026-09-25T21:13:00Z" w16du:dateUtc="2026-09-26T01:13:00Z"/>
              </w:rPr>
            </w:pPr>
            <w:ins w:id="191" w:author="Brenneman, Regina" w:date="2026-09-25T21:13:00Z" w16du:dateUtc="2026-09-26T01:13:00Z">
              <w:r>
                <w:t>4.3.8.A</w:t>
              </w:r>
            </w:ins>
          </w:p>
          <w:p w14:paraId="2AE82621" w14:textId="77777777" w:rsidR="00980B19" w:rsidRDefault="00980B19" w:rsidP="00880CB4">
            <w:pPr>
              <w:jc w:val="center"/>
              <w:rPr>
                <w:ins w:id="192" w:author="Brenneman, Regina" w:date="2026-09-25T21:13:00Z" w16du:dateUtc="2026-09-26T01:13:00Z"/>
              </w:rPr>
            </w:pPr>
            <w:ins w:id="193" w:author="Brenneman, Regina" w:date="2026-09-25T21:13:00Z" w16du:dateUtc="2026-09-26T01:13:00Z">
              <w:r>
                <w:t>4.5.7.A</w:t>
              </w:r>
            </w:ins>
          </w:p>
          <w:p w14:paraId="270B8AC5" w14:textId="77777777" w:rsidR="000036DF" w:rsidRDefault="000036DF" w:rsidP="00880CB4">
            <w:pPr>
              <w:jc w:val="center"/>
              <w:rPr>
                <w:ins w:id="194" w:author="Brenneman, Regina" w:date="2026-09-25T21:13:00Z" w16du:dateUtc="2026-09-26T01:13:00Z"/>
              </w:rPr>
            </w:pPr>
          </w:p>
          <w:p w14:paraId="00D765B0" w14:textId="77777777" w:rsidR="000036DF" w:rsidRPr="00A73EB8" w:rsidRDefault="000036DF" w:rsidP="00880CB4">
            <w:pPr>
              <w:jc w:val="center"/>
              <w:rPr>
                <w:ins w:id="195" w:author="Brenneman, Regina" w:date="2026-09-25T21:13:00Z" w16du:dateUtc="2026-09-26T01:13:00Z"/>
              </w:rPr>
            </w:pPr>
          </w:p>
        </w:tc>
        <w:tc>
          <w:tcPr>
            <w:tcW w:w="3420" w:type="dxa"/>
            <w:vAlign w:val="center"/>
          </w:tcPr>
          <w:p w14:paraId="6264B44D" w14:textId="77777777" w:rsidR="000036DF" w:rsidRDefault="000036DF" w:rsidP="00B149C5">
            <w:pPr>
              <w:pStyle w:val="ListParagraph"/>
              <w:numPr>
                <w:ilvl w:val="0"/>
                <w:numId w:val="24"/>
              </w:numPr>
              <w:spacing w:after="0" w:line="240" w:lineRule="auto"/>
              <w:ind w:left="360"/>
              <w:rPr>
                <w:ins w:id="196" w:author="Brenneman, Regina" w:date="2026-09-25T21:13:00Z" w16du:dateUtc="2026-09-26T01:13:00Z"/>
              </w:rPr>
            </w:pPr>
            <w:ins w:id="197" w:author="Brenneman, Regina" w:date="2026-09-25T21:13:00Z" w16du:dateUtc="2026-09-26T01:13:00Z">
              <w:r>
                <w:t>renewable resource</w:t>
              </w:r>
            </w:ins>
          </w:p>
          <w:p w14:paraId="4C65E3FC" w14:textId="77777777" w:rsidR="00980B19" w:rsidRDefault="00980B19" w:rsidP="00B149C5">
            <w:pPr>
              <w:pStyle w:val="ListParagraph"/>
              <w:numPr>
                <w:ilvl w:val="0"/>
                <w:numId w:val="24"/>
              </w:numPr>
              <w:spacing w:after="0" w:line="240" w:lineRule="auto"/>
              <w:ind w:left="360"/>
              <w:rPr>
                <w:ins w:id="198" w:author="Brenneman, Regina" w:date="2026-09-25T21:13:00Z" w16du:dateUtc="2026-09-26T01:13:00Z"/>
              </w:rPr>
            </w:pPr>
            <w:ins w:id="199" w:author="Brenneman, Regina" w:date="2026-09-25T21:13:00Z" w16du:dateUtc="2026-09-26T01:13:00Z">
              <w:r>
                <w:t>biomass</w:t>
              </w:r>
            </w:ins>
          </w:p>
          <w:p w14:paraId="7BE82312" w14:textId="77777777" w:rsidR="00F13BE8" w:rsidRPr="00F13BE8" w:rsidRDefault="00F13BE8" w:rsidP="00980B19">
            <w:pPr>
              <w:pStyle w:val="ListParagraph"/>
              <w:numPr>
                <w:ilvl w:val="0"/>
                <w:numId w:val="24"/>
              </w:numPr>
              <w:spacing w:after="0" w:line="240" w:lineRule="auto"/>
              <w:ind w:left="360"/>
              <w:rPr>
                <w:ins w:id="200" w:author="Brenneman, Regina" w:date="2026-09-25T21:13:00Z" w16du:dateUtc="2026-09-26T01:13:00Z"/>
                <w:rStyle w:val="Strong"/>
                <w:rFonts w:cstheme="minorHAnsi"/>
                <w:bCs w:val="0"/>
              </w:rPr>
            </w:pPr>
            <w:ins w:id="201" w:author="Brenneman, Regina" w:date="2026-09-25T21:13:00Z" w16du:dateUtc="2026-09-26T01:13:00Z">
              <w:r>
                <w:rPr>
                  <w:rStyle w:val="Strong"/>
                  <w:rFonts w:cstheme="minorHAnsi"/>
                  <w:b w:val="0"/>
                  <w:shd w:val="clear" w:color="auto" w:fill="FFFFFF"/>
                </w:rPr>
                <w:t>biomass</w:t>
              </w:r>
            </w:ins>
          </w:p>
          <w:p w14:paraId="1396524B" w14:textId="77777777" w:rsidR="00F13BE8" w:rsidRPr="00F13BE8" w:rsidRDefault="00F13BE8" w:rsidP="00980B19">
            <w:pPr>
              <w:pStyle w:val="ListParagraph"/>
              <w:numPr>
                <w:ilvl w:val="0"/>
                <w:numId w:val="24"/>
              </w:numPr>
              <w:spacing w:after="0" w:line="240" w:lineRule="auto"/>
              <w:ind w:left="360"/>
              <w:rPr>
                <w:ins w:id="202" w:author="Brenneman, Regina" w:date="2026-09-25T21:13:00Z" w16du:dateUtc="2026-09-26T01:13:00Z"/>
                <w:rStyle w:val="Strong"/>
                <w:rFonts w:cstheme="minorHAnsi"/>
                <w:bCs w:val="0"/>
              </w:rPr>
            </w:pPr>
            <w:ins w:id="203" w:author="Brenneman, Regina" w:date="2026-09-25T21:13:00Z" w16du:dateUtc="2026-09-26T01:13:00Z">
              <w:r>
                <w:rPr>
                  <w:rStyle w:val="Strong"/>
                  <w:rFonts w:cstheme="minorHAnsi"/>
                  <w:b w:val="0"/>
                  <w:shd w:val="clear" w:color="auto" w:fill="FFFFFF"/>
                </w:rPr>
                <w:t>ethanol</w:t>
              </w:r>
            </w:ins>
          </w:p>
          <w:p w14:paraId="08DFB82E" w14:textId="77777777" w:rsidR="00F13BE8" w:rsidRPr="00F13BE8" w:rsidRDefault="00F13BE8" w:rsidP="00980B19">
            <w:pPr>
              <w:pStyle w:val="ListParagraph"/>
              <w:numPr>
                <w:ilvl w:val="0"/>
                <w:numId w:val="24"/>
              </w:numPr>
              <w:spacing w:after="0" w:line="240" w:lineRule="auto"/>
              <w:ind w:left="360"/>
              <w:rPr>
                <w:ins w:id="204" w:author="Brenneman, Regina" w:date="2026-09-25T21:13:00Z" w16du:dateUtc="2026-09-26T01:13:00Z"/>
                <w:rStyle w:val="Strong"/>
                <w:rFonts w:cstheme="minorHAnsi"/>
                <w:bCs w:val="0"/>
              </w:rPr>
            </w:pPr>
            <w:ins w:id="205" w:author="Brenneman, Regina" w:date="2026-09-25T21:13:00Z" w16du:dateUtc="2026-09-26T01:13:00Z">
              <w:r>
                <w:rPr>
                  <w:rStyle w:val="Strong"/>
                  <w:rFonts w:cstheme="minorHAnsi"/>
                  <w:b w:val="0"/>
                  <w:shd w:val="clear" w:color="auto" w:fill="FFFFFF"/>
                </w:rPr>
                <w:t>geothermal</w:t>
              </w:r>
            </w:ins>
          </w:p>
          <w:p w14:paraId="09A96148" w14:textId="77777777" w:rsidR="00F13BE8" w:rsidRPr="00F13BE8" w:rsidRDefault="00F13BE8" w:rsidP="00980B19">
            <w:pPr>
              <w:pStyle w:val="ListParagraph"/>
              <w:numPr>
                <w:ilvl w:val="0"/>
                <w:numId w:val="24"/>
              </w:numPr>
              <w:spacing w:after="0" w:line="240" w:lineRule="auto"/>
              <w:ind w:left="360"/>
              <w:rPr>
                <w:ins w:id="206" w:author="Brenneman, Regina" w:date="2026-09-25T21:13:00Z" w16du:dateUtc="2026-09-26T01:13:00Z"/>
                <w:rStyle w:val="Strong"/>
                <w:rFonts w:cstheme="minorHAnsi"/>
                <w:bCs w:val="0"/>
              </w:rPr>
            </w:pPr>
            <w:ins w:id="207" w:author="Brenneman, Regina" w:date="2026-09-25T21:13:00Z" w16du:dateUtc="2026-09-26T01:13:00Z">
              <w:r>
                <w:rPr>
                  <w:rStyle w:val="Strong"/>
                  <w:rFonts w:cstheme="minorHAnsi"/>
                  <w:b w:val="0"/>
                  <w:shd w:val="clear" w:color="auto" w:fill="FFFFFF"/>
                </w:rPr>
                <w:t>solar energy</w:t>
              </w:r>
            </w:ins>
          </w:p>
          <w:p w14:paraId="4205ACD8" w14:textId="77777777" w:rsidR="00F13BE8" w:rsidRPr="00F13BE8" w:rsidRDefault="00F13BE8" w:rsidP="00980B19">
            <w:pPr>
              <w:pStyle w:val="ListParagraph"/>
              <w:numPr>
                <w:ilvl w:val="0"/>
                <w:numId w:val="24"/>
              </w:numPr>
              <w:spacing w:after="0" w:line="240" w:lineRule="auto"/>
              <w:ind w:left="360"/>
              <w:rPr>
                <w:ins w:id="208" w:author="Brenneman, Regina" w:date="2026-09-25T21:13:00Z" w16du:dateUtc="2026-09-26T01:13:00Z"/>
                <w:rStyle w:val="Strong"/>
                <w:rFonts w:cstheme="minorHAnsi"/>
                <w:bCs w:val="0"/>
              </w:rPr>
            </w:pPr>
            <w:ins w:id="209" w:author="Brenneman, Regina" w:date="2026-09-25T21:13:00Z" w16du:dateUtc="2026-09-26T01:13:00Z">
              <w:r>
                <w:rPr>
                  <w:rStyle w:val="Strong"/>
                  <w:rFonts w:cstheme="minorHAnsi"/>
                  <w:b w:val="0"/>
                  <w:shd w:val="clear" w:color="auto" w:fill="FFFFFF"/>
                </w:rPr>
                <w:t>wind power</w:t>
              </w:r>
            </w:ins>
          </w:p>
          <w:p w14:paraId="6EC4C251" w14:textId="77777777" w:rsidR="00F13BE8" w:rsidRPr="00F13BE8" w:rsidRDefault="00F13BE8" w:rsidP="00980B19">
            <w:pPr>
              <w:pStyle w:val="ListParagraph"/>
              <w:numPr>
                <w:ilvl w:val="0"/>
                <w:numId w:val="24"/>
              </w:numPr>
              <w:spacing w:after="0" w:line="240" w:lineRule="auto"/>
              <w:ind w:left="360"/>
              <w:rPr>
                <w:ins w:id="210" w:author="Brenneman, Regina" w:date="2026-09-25T21:13:00Z" w16du:dateUtc="2026-09-26T01:13:00Z"/>
                <w:rStyle w:val="Strong"/>
                <w:rFonts w:cstheme="minorHAnsi"/>
                <w:bCs w:val="0"/>
              </w:rPr>
            </w:pPr>
            <w:ins w:id="211" w:author="Brenneman, Regina" w:date="2026-09-25T21:13:00Z" w16du:dateUtc="2026-09-26T01:13:00Z">
              <w:r>
                <w:rPr>
                  <w:rStyle w:val="Strong"/>
                  <w:rFonts w:cstheme="minorHAnsi"/>
                  <w:b w:val="0"/>
                  <w:shd w:val="clear" w:color="auto" w:fill="FFFFFF"/>
                </w:rPr>
                <w:t>hydroelectric energy</w:t>
              </w:r>
            </w:ins>
          </w:p>
          <w:p w14:paraId="0D5F9431" w14:textId="77777777" w:rsidR="00E86FF2" w:rsidRPr="00F13BE8" w:rsidRDefault="00F13BE8" w:rsidP="00980B19">
            <w:pPr>
              <w:pStyle w:val="ListParagraph"/>
              <w:numPr>
                <w:ilvl w:val="0"/>
                <w:numId w:val="24"/>
              </w:numPr>
              <w:spacing w:after="0" w:line="240" w:lineRule="auto"/>
              <w:ind w:left="360"/>
              <w:rPr>
                <w:ins w:id="212" w:author="Brenneman, Regina" w:date="2026-09-25T21:13:00Z" w16du:dateUtc="2026-09-26T01:13:00Z"/>
                <w:rFonts w:cstheme="minorHAnsi"/>
                <w:b/>
              </w:rPr>
            </w:pPr>
            <w:ins w:id="213" w:author="Brenneman, Regina" w:date="2026-09-25T21:13:00Z" w16du:dateUtc="2026-09-26T01:13:00Z">
              <w:r w:rsidRPr="00F13BE8">
                <w:rPr>
                  <w:rStyle w:val="Strong"/>
                  <w:rFonts w:cstheme="minorHAnsi"/>
                  <w:b w:val="0"/>
                  <w:shd w:val="clear" w:color="auto" w:fill="FFFFFF"/>
                </w:rPr>
                <w:t xml:space="preserve"> tidal/wave energy</w:t>
              </w:r>
            </w:ins>
          </w:p>
        </w:tc>
        <w:tc>
          <w:tcPr>
            <w:tcW w:w="3420" w:type="dxa"/>
            <w:vAlign w:val="center"/>
          </w:tcPr>
          <w:p w14:paraId="26C4CB88" w14:textId="77777777" w:rsidR="00FF059E" w:rsidRPr="00FF059E" w:rsidRDefault="00FF059E" w:rsidP="00FF059E">
            <w:pPr>
              <w:pStyle w:val="ListParagraph"/>
              <w:numPr>
                <w:ilvl w:val="0"/>
                <w:numId w:val="24"/>
              </w:numPr>
              <w:spacing w:after="0" w:line="240" w:lineRule="auto"/>
              <w:rPr>
                <w:ins w:id="214" w:author="Brenneman, Regina" w:date="2026-09-25T21:13:00Z" w16du:dateUtc="2026-09-26T01:13:00Z"/>
                <w:b/>
              </w:rPr>
            </w:pPr>
            <w:ins w:id="215" w:author="Brenneman, Regina" w:date="2026-09-25T21:13:00Z" w16du:dateUtc="2026-09-26T01:13:00Z">
              <w:r>
                <w:t>Environmental Science Textbook</w:t>
              </w:r>
            </w:ins>
          </w:p>
          <w:p w14:paraId="66C0EEEE" w14:textId="77777777" w:rsidR="00FF059E" w:rsidRPr="00FF059E" w:rsidRDefault="00FF059E" w:rsidP="00FF059E">
            <w:pPr>
              <w:pStyle w:val="ListParagraph"/>
              <w:numPr>
                <w:ilvl w:val="0"/>
                <w:numId w:val="24"/>
              </w:numPr>
              <w:spacing w:after="0" w:line="240" w:lineRule="auto"/>
              <w:rPr>
                <w:ins w:id="216" w:author="Brenneman, Regina" w:date="2026-09-25T21:13:00Z" w16du:dateUtc="2026-09-26T01:13:00Z"/>
                <w:b/>
              </w:rPr>
            </w:pPr>
            <w:ins w:id="217" w:author="Brenneman, Regina" w:date="2026-09-25T21:13:00Z" w16du:dateUtc="2026-09-26T01:13:00Z">
              <w:r>
                <w:t>PowerPoints</w:t>
              </w:r>
            </w:ins>
          </w:p>
          <w:p w14:paraId="129B0817" w14:textId="77777777" w:rsidR="00FF059E" w:rsidRPr="00F13BE8" w:rsidRDefault="00FF059E" w:rsidP="00FF059E">
            <w:pPr>
              <w:pStyle w:val="ListParagraph"/>
              <w:numPr>
                <w:ilvl w:val="0"/>
                <w:numId w:val="24"/>
              </w:numPr>
              <w:spacing w:after="0" w:line="240" w:lineRule="auto"/>
              <w:rPr>
                <w:ins w:id="218" w:author="Brenneman, Regina" w:date="2026-09-25T21:13:00Z" w16du:dateUtc="2026-09-26T01:13:00Z"/>
                <w:b/>
              </w:rPr>
            </w:pPr>
            <w:ins w:id="219" w:author="Brenneman, Regina" w:date="2026-09-25T21:13:00Z" w16du:dateUtc="2026-09-26T01:13:00Z">
              <w:r>
                <w:t xml:space="preserve"> Videos</w:t>
              </w:r>
            </w:ins>
          </w:p>
          <w:p w14:paraId="609215D9" w14:textId="77777777" w:rsidR="00B64E20" w:rsidRPr="00120197" w:rsidRDefault="00F13BE8" w:rsidP="00120197">
            <w:pPr>
              <w:pStyle w:val="ListParagraph"/>
              <w:numPr>
                <w:ilvl w:val="0"/>
                <w:numId w:val="24"/>
              </w:numPr>
              <w:spacing w:after="0" w:line="240" w:lineRule="auto"/>
              <w:rPr>
                <w:ins w:id="220" w:author="Brenneman, Regina" w:date="2026-09-25T21:13:00Z" w16du:dateUtc="2026-09-26T01:13:00Z"/>
                <w:b/>
              </w:rPr>
            </w:pPr>
            <w:ins w:id="221" w:author="Brenneman, Regina" w:date="2026-09-25T21:13:00Z" w16du:dateUtc="2026-09-26T01:13:00Z">
              <w:r>
                <w:t xml:space="preserve"> Lab</w:t>
              </w:r>
            </w:ins>
          </w:p>
          <w:p w14:paraId="5F5D0836" w14:textId="77777777" w:rsidR="00B64E20" w:rsidRPr="00F13BE8" w:rsidRDefault="00B64E20" w:rsidP="00980B19">
            <w:pPr>
              <w:pStyle w:val="ListParagraph"/>
              <w:numPr>
                <w:ilvl w:val="0"/>
                <w:numId w:val="24"/>
              </w:numPr>
              <w:spacing w:after="0" w:line="240" w:lineRule="auto"/>
              <w:rPr>
                <w:ins w:id="222" w:author="Brenneman, Regina" w:date="2026-09-25T21:13:00Z" w16du:dateUtc="2026-09-26T01:13:00Z"/>
                <w:b/>
              </w:rPr>
            </w:pPr>
            <w:ins w:id="223" w:author="Brenneman, Regina" w:date="2026-09-25T21:13:00Z" w16du:dateUtc="2026-09-26T01:13:00Z">
              <w:r>
                <w:t>Quizlet</w:t>
              </w:r>
              <w:r w:rsidR="00E86FF2">
                <w:t xml:space="preserve"> (Vocab)</w:t>
              </w:r>
            </w:ins>
          </w:p>
          <w:p w14:paraId="0F10EC6B" w14:textId="77777777" w:rsidR="00F13BE8" w:rsidRPr="00980B19" w:rsidRDefault="00F13BE8" w:rsidP="00980B19">
            <w:pPr>
              <w:pStyle w:val="ListParagraph"/>
              <w:numPr>
                <w:ilvl w:val="0"/>
                <w:numId w:val="24"/>
              </w:numPr>
              <w:spacing w:after="0" w:line="240" w:lineRule="auto"/>
              <w:rPr>
                <w:ins w:id="224" w:author="Brenneman, Regina" w:date="2026-09-25T21:13:00Z" w16du:dateUtc="2026-09-26T01:13:00Z"/>
                <w:b/>
              </w:rPr>
            </w:pPr>
            <w:ins w:id="225" w:author="Brenneman, Regina" w:date="2026-09-25T21:13:00Z" w16du:dateUtc="2026-09-26T01:13:00Z">
              <w:r>
                <w:t>Summarizer</w:t>
              </w:r>
            </w:ins>
          </w:p>
        </w:tc>
        <w:tc>
          <w:tcPr>
            <w:tcW w:w="2880" w:type="dxa"/>
            <w:vAlign w:val="center"/>
          </w:tcPr>
          <w:p w14:paraId="174A6E76" w14:textId="77777777" w:rsidR="00E86FF2" w:rsidRDefault="00E86FF2" w:rsidP="00880CB4">
            <w:pPr>
              <w:spacing w:after="120"/>
              <w:jc w:val="center"/>
              <w:rPr>
                <w:ins w:id="226" w:author="Brenneman, Regina" w:date="2026-09-25T21:13:00Z" w16du:dateUtc="2026-09-26T01:13:00Z"/>
              </w:rPr>
            </w:pPr>
            <w:ins w:id="227" w:author="Brenneman, Regina" w:date="2026-09-25T21:13:00Z" w16du:dateUtc="2026-09-26T01:13:00Z">
              <w:r>
                <w:t>Quiz</w:t>
              </w:r>
            </w:ins>
          </w:p>
          <w:p w14:paraId="1D7C5114" w14:textId="77777777" w:rsidR="0080537B" w:rsidRPr="00DB305D" w:rsidRDefault="00B64E20" w:rsidP="00880CB4">
            <w:pPr>
              <w:spacing w:after="120"/>
              <w:jc w:val="center"/>
              <w:rPr>
                <w:ins w:id="228" w:author="Brenneman, Regina" w:date="2026-09-25T21:13:00Z" w16du:dateUtc="2026-09-26T01:13:00Z"/>
                <w:sz w:val="18"/>
              </w:rPr>
            </w:pPr>
            <w:ins w:id="229" w:author="Brenneman, Regina" w:date="2026-09-25T21:13:00Z" w16du:dateUtc="2026-09-26T01:13:00Z">
              <w:r>
                <w:t>Unit Test (with Non-Renewable Resources)</w:t>
              </w:r>
            </w:ins>
          </w:p>
        </w:tc>
      </w:tr>
    </w:tbl>
    <w:p w14:paraId="22A8C293" w14:textId="77777777" w:rsidR="0080537B" w:rsidRPr="001951E8" w:rsidRDefault="0080537B" w:rsidP="007A147C">
      <w:pPr>
        <w:spacing w:after="0"/>
        <w:rPr>
          <w:ins w:id="230" w:author="Brenneman, Regina" w:date="2026-09-25T21:13:00Z" w16du:dateUtc="2026-09-26T01:13:00Z"/>
          <w:sz w:val="4"/>
        </w:rPr>
      </w:pPr>
    </w:p>
    <w:tbl>
      <w:tblPr>
        <w:tblStyle w:val="TableGrid"/>
        <w:tblpPr w:leftFromText="187" w:rightFromText="187" w:vertAnchor="text" w:tblpY="1"/>
        <w:tblOverlap w:val="never"/>
        <w:tblW w:w="14395" w:type="dxa"/>
        <w:tblLayout w:type="fixed"/>
        <w:tblLook w:val="04A0" w:firstRow="1" w:lastRow="0" w:firstColumn="1" w:lastColumn="0" w:noHBand="0" w:noVBand="1"/>
      </w:tblPr>
      <w:tblGrid>
        <w:gridCol w:w="2785"/>
        <w:gridCol w:w="1890"/>
        <w:gridCol w:w="3420"/>
        <w:gridCol w:w="3420"/>
        <w:gridCol w:w="2880"/>
      </w:tblGrid>
      <w:tr w:rsidR="0080537B" w14:paraId="5BB6E8F0" w14:textId="77777777" w:rsidTr="00880CB4">
        <w:trPr>
          <w:ins w:id="231" w:author="Brenneman, Regina" w:date="2026-09-25T21:13:00Z" w16du:dateUtc="2026-09-26T01:13:00Z"/>
        </w:trPr>
        <w:tc>
          <w:tcPr>
            <w:tcW w:w="2785" w:type="dxa"/>
            <w:vAlign w:val="center"/>
          </w:tcPr>
          <w:p w14:paraId="3F3D51A7" w14:textId="77777777" w:rsidR="0080537B" w:rsidRPr="00DE5063" w:rsidRDefault="009050B7" w:rsidP="00880CB4">
            <w:pPr>
              <w:jc w:val="center"/>
              <w:rPr>
                <w:ins w:id="232" w:author="Brenneman, Regina" w:date="2026-09-25T21:13:00Z" w16du:dateUtc="2026-09-26T01:13:00Z"/>
              </w:rPr>
            </w:pPr>
            <w:ins w:id="233" w:author="Brenneman, Regina" w:date="2026-09-25T21:13:00Z" w16du:dateUtc="2026-09-26T01:13:00Z">
              <w:r>
                <w:t>Environmental History</w:t>
              </w:r>
            </w:ins>
          </w:p>
        </w:tc>
        <w:tc>
          <w:tcPr>
            <w:tcW w:w="1890" w:type="dxa"/>
            <w:vAlign w:val="center"/>
          </w:tcPr>
          <w:p w14:paraId="2E723BC0" w14:textId="77777777" w:rsidR="0080537B" w:rsidRDefault="000036DF" w:rsidP="00880CB4">
            <w:pPr>
              <w:jc w:val="center"/>
              <w:rPr>
                <w:ins w:id="234" w:author="Brenneman, Regina" w:date="2026-09-25T21:13:00Z" w16du:dateUtc="2026-09-26T01:13:00Z"/>
              </w:rPr>
            </w:pPr>
            <w:ins w:id="235" w:author="Brenneman, Regina" w:date="2026-09-25T21:13:00Z" w16du:dateUtc="2026-09-26T01:13:00Z">
              <w:r>
                <w:t>4.5.6.A</w:t>
              </w:r>
            </w:ins>
          </w:p>
          <w:p w14:paraId="6F6B048C" w14:textId="77777777" w:rsidR="00980B19" w:rsidRDefault="00980B19" w:rsidP="00880CB4">
            <w:pPr>
              <w:jc w:val="center"/>
              <w:rPr>
                <w:ins w:id="236" w:author="Brenneman, Regina" w:date="2026-09-25T21:13:00Z" w16du:dateUtc="2026-09-26T01:13:00Z"/>
              </w:rPr>
            </w:pPr>
            <w:ins w:id="237" w:author="Brenneman, Regina" w:date="2026-09-25T21:13:00Z" w16du:dateUtc="2026-09-26T01:13:00Z">
              <w:r>
                <w:t>4.5.6.C</w:t>
              </w:r>
            </w:ins>
          </w:p>
          <w:p w14:paraId="779A59DB" w14:textId="77777777" w:rsidR="00980B19" w:rsidRDefault="00980B19" w:rsidP="00880CB4">
            <w:pPr>
              <w:jc w:val="center"/>
              <w:rPr>
                <w:ins w:id="238" w:author="Brenneman, Regina" w:date="2026-09-25T21:13:00Z" w16du:dateUtc="2026-09-26T01:13:00Z"/>
              </w:rPr>
            </w:pPr>
            <w:ins w:id="239" w:author="Brenneman, Regina" w:date="2026-09-25T21:13:00Z" w16du:dateUtc="2026-09-26T01:13:00Z">
              <w:r>
                <w:t>4.5.7.A</w:t>
              </w:r>
            </w:ins>
          </w:p>
          <w:p w14:paraId="77760F15" w14:textId="77777777" w:rsidR="000036DF" w:rsidRPr="00A73EB8" w:rsidRDefault="000036DF" w:rsidP="00980B19">
            <w:pPr>
              <w:rPr>
                <w:ins w:id="240" w:author="Brenneman, Regina" w:date="2026-09-25T21:13:00Z" w16du:dateUtc="2026-09-26T01:13:00Z"/>
              </w:rPr>
            </w:pPr>
          </w:p>
        </w:tc>
        <w:tc>
          <w:tcPr>
            <w:tcW w:w="3420" w:type="dxa"/>
            <w:vAlign w:val="center"/>
          </w:tcPr>
          <w:p w14:paraId="072D8175" w14:textId="77777777" w:rsidR="00990086" w:rsidRDefault="009050B7" w:rsidP="00B149C5">
            <w:pPr>
              <w:pStyle w:val="ListParagraph"/>
              <w:numPr>
                <w:ilvl w:val="0"/>
                <w:numId w:val="24"/>
              </w:numPr>
              <w:spacing w:after="0" w:line="240" w:lineRule="auto"/>
              <w:ind w:left="360"/>
              <w:rPr>
                <w:ins w:id="241" w:author="Brenneman, Regina" w:date="2026-09-25T21:13:00Z" w16du:dateUtc="2026-09-26T01:13:00Z"/>
              </w:rPr>
            </w:pPr>
            <w:ins w:id="242" w:author="Brenneman, Regina" w:date="2026-09-25T21:13:00Z" w16du:dateUtc="2026-09-26T01:13:00Z">
              <w:r>
                <w:t>Rachel Carson</w:t>
              </w:r>
              <w:r w:rsidR="00406351">
                <w:t xml:space="preserve"> (1962)</w:t>
              </w:r>
            </w:ins>
          </w:p>
          <w:p w14:paraId="77CC1D79" w14:textId="77777777" w:rsidR="00FF059E" w:rsidRDefault="00FF059E" w:rsidP="00B149C5">
            <w:pPr>
              <w:pStyle w:val="ListParagraph"/>
              <w:numPr>
                <w:ilvl w:val="0"/>
                <w:numId w:val="24"/>
              </w:numPr>
              <w:spacing w:after="0" w:line="240" w:lineRule="auto"/>
              <w:ind w:left="360"/>
              <w:rPr>
                <w:ins w:id="243" w:author="Brenneman, Regina" w:date="2026-09-25T21:13:00Z" w16du:dateUtc="2026-09-26T01:13:00Z"/>
              </w:rPr>
            </w:pPr>
            <w:ins w:id="244" w:author="Brenneman, Regina" w:date="2026-09-25T21:13:00Z" w16du:dateUtc="2026-09-26T01:13:00Z">
              <w:r>
                <w:t>Gifford Pinchot</w:t>
              </w:r>
              <w:r w:rsidR="00880CB4">
                <w:t xml:space="preserve"> (1907</w:t>
              </w:r>
              <w:r w:rsidR="00406351">
                <w:t>)</w:t>
              </w:r>
            </w:ins>
          </w:p>
          <w:p w14:paraId="6C939F18" w14:textId="77777777" w:rsidR="00406351" w:rsidRDefault="00406351" w:rsidP="00B149C5">
            <w:pPr>
              <w:pStyle w:val="ListParagraph"/>
              <w:numPr>
                <w:ilvl w:val="0"/>
                <w:numId w:val="24"/>
              </w:numPr>
              <w:spacing w:after="0" w:line="240" w:lineRule="auto"/>
              <w:ind w:left="360"/>
              <w:rPr>
                <w:ins w:id="245" w:author="Brenneman, Regina" w:date="2026-09-25T21:13:00Z" w16du:dateUtc="2026-09-26T01:13:00Z"/>
              </w:rPr>
            </w:pPr>
            <w:ins w:id="246" w:author="Brenneman, Regina" w:date="2026-09-25T21:13:00Z" w16du:dateUtc="2026-09-26T01:13:00Z">
              <w:r>
                <w:t>Theodore Roosevelt (1903)</w:t>
              </w:r>
            </w:ins>
          </w:p>
          <w:p w14:paraId="764B4A63" w14:textId="77777777" w:rsidR="00406351" w:rsidRDefault="00406351" w:rsidP="00B149C5">
            <w:pPr>
              <w:pStyle w:val="ListParagraph"/>
              <w:numPr>
                <w:ilvl w:val="0"/>
                <w:numId w:val="24"/>
              </w:numPr>
              <w:spacing w:after="0" w:line="240" w:lineRule="auto"/>
              <w:ind w:left="360"/>
              <w:rPr>
                <w:ins w:id="247" w:author="Brenneman, Regina" w:date="2026-09-25T21:13:00Z" w16du:dateUtc="2026-09-26T01:13:00Z"/>
              </w:rPr>
            </w:pPr>
            <w:ins w:id="248" w:author="Brenneman, Regina" w:date="2026-09-25T21:13:00Z" w16du:dateUtc="2026-09-26T01:13:00Z">
              <w:r>
                <w:t>John Muir (1892)</w:t>
              </w:r>
            </w:ins>
          </w:p>
          <w:p w14:paraId="41719CBE" w14:textId="77777777" w:rsidR="00406351" w:rsidRDefault="00406351" w:rsidP="00B149C5">
            <w:pPr>
              <w:pStyle w:val="ListParagraph"/>
              <w:numPr>
                <w:ilvl w:val="0"/>
                <w:numId w:val="24"/>
              </w:numPr>
              <w:spacing w:after="0" w:line="240" w:lineRule="auto"/>
              <w:ind w:left="360"/>
              <w:rPr>
                <w:ins w:id="249" w:author="Brenneman, Regina" w:date="2026-09-25T21:13:00Z" w16du:dateUtc="2026-09-26T01:13:00Z"/>
              </w:rPr>
            </w:pPr>
            <w:ins w:id="250" w:author="Brenneman, Regina" w:date="2026-09-25T21:13:00Z" w16du:dateUtc="2026-09-26T01:13:00Z">
              <w:r>
                <w:t>Deep Water Horizon (2010)</w:t>
              </w:r>
            </w:ins>
          </w:p>
          <w:p w14:paraId="3E970AB4" w14:textId="77777777" w:rsidR="009050B7" w:rsidRDefault="009050B7" w:rsidP="00B149C5">
            <w:pPr>
              <w:pStyle w:val="ListParagraph"/>
              <w:numPr>
                <w:ilvl w:val="0"/>
                <w:numId w:val="24"/>
              </w:numPr>
              <w:spacing w:after="0" w:line="240" w:lineRule="auto"/>
              <w:ind w:left="360"/>
              <w:rPr>
                <w:ins w:id="251" w:author="Brenneman, Regina" w:date="2026-09-25T21:13:00Z" w16du:dateUtc="2026-09-26T01:13:00Z"/>
              </w:rPr>
            </w:pPr>
            <w:ins w:id="252" w:author="Brenneman, Regina" w:date="2026-09-25T21:13:00Z" w16du:dateUtc="2026-09-26T01:13:00Z">
              <w:r>
                <w:t>Clean Water Act</w:t>
              </w:r>
              <w:r w:rsidR="00406351">
                <w:t xml:space="preserve"> (1972)</w:t>
              </w:r>
            </w:ins>
          </w:p>
          <w:p w14:paraId="43826186" w14:textId="77777777" w:rsidR="009050B7" w:rsidRDefault="009050B7" w:rsidP="00B149C5">
            <w:pPr>
              <w:pStyle w:val="ListParagraph"/>
              <w:numPr>
                <w:ilvl w:val="0"/>
                <w:numId w:val="24"/>
              </w:numPr>
              <w:spacing w:after="0" w:line="240" w:lineRule="auto"/>
              <w:ind w:left="360"/>
              <w:rPr>
                <w:ins w:id="253" w:author="Brenneman, Regina" w:date="2026-09-25T21:13:00Z" w16du:dateUtc="2026-09-26T01:13:00Z"/>
              </w:rPr>
            </w:pPr>
            <w:ins w:id="254" w:author="Brenneman, Regina" w:date="2026-09-25T21:13:00Z" w16du:dateUtc="2026-09-26T01:13:00Z">
              <w:r>
                <w:t>Clean Air Act</w:t>
              </w:r>
              <w:r w:rsidR="00880CB4">
                <w:t xml:space="preserve"> (19</w:t>
              </w:r>
              <w:r w:rsidR="00E74068">
                <w:t>63)</w:t>
              </w:r>
            </w:ins>
          </w:p>
          <w:p w14:paraId="7BE42C1D" w14:textId="77777777" w:rsidR="00980B19" w:rsidRDefault="00980B19" w:rsidP="00B149C5">
            <w:pPr>
              <w:pStyle w:val="ListParagraph"/>
              <w:numPr>
                <w:ilvl w:val="0"/>
                <w:numId w:val="24"/>
              </w:numPr>
              <w:spacing w:after="0" w:line="240" w:lineRule="auto"/>
              <w:ind w:left="360"/>
              <w:rPr>
                <w:ins w:id="255" w:author="Brenneman, Regina" w:date="2026-09-25T21:13:00Z" w16du:dateUtc="2026-09-26T01:13:00Z"/>
              </w:rPr>
            </w:pPr>
            <w:ins w:id="256" w:author="Brenneman, Regina" w:date="2026-09-25T21:13:00Z" w16du:dateUtc="2026-09-26T01:13:00Z">
              <w:r>
                <w:t>Three Mile Island</w:t>
              </w:r>
              <w:r w:rsidR="00406351">
                <w:t xml:space="preserve"> (1979)</w:t>
              </w:r>
            </w:ins>
          </w:p>
          <w:p w14:paraId="7B7D5DF3" w14:textId="77777777" w:rsidR="00980B19" w:rsidRDefault="00FF059E" w:rsidP="00B149C5">
            <w:pPr>
              <w:pStyle w:val="ListParagraph"/>
              <w:numPr>
                <w:ilvl w:val="0"/>
                <w:numId w:val="24"/>
              </w:numPr>
              <w:spacing w:after="0" w:line="240" w:lineRule="auto"/>
              <w:ind w:left="360"/>
              <w:rPr>
                <w:ins w:id="257" w:author="Brenneman, Regina" w:date="2026-09-25T21:13:00Z" w16du:dateUtc="2026-09-26T01:13:00Z"/>
              </w:rPr>
            </w:pPr>
            <w:ins w:id="258" w:author="Brenneman, Regina" w:date="2026-09-25T21:13:00Z" w16du:dateUtc="2026-09-26T01:13:00Z">
              <w:r>
                <w:t>Exxon Valdez</w:t>
              </w:r>
              <w:r w:rsidR="00406351">
                <w:t xml:space="preserve"> (1989)</w:t>
              </w:r>
            </w:ins>
          </w:p>
          <w:p w14:paraId="138A386E" w14:textId="77777777" w:rsidR="00406351" w:rsidRPr="00A73EB8" w:rsidRDefault="00406351" w:rsidP="00B149C5">
            <w:pPr>
              <w:pStyle w:val="ListParagraph"/>
              <w:numPr>
                <w:ilvl w:val="0"/>
                <w:numId w:val="24"/>
              </w:numPr>
              <w:spacing w:after="0" w:line="240" w:lineRule="auto"/>
              <w:ind w:left="360"/>
              <w:rPr>
                <w:ins w:id="259" w:author="Brenneman, Regina" w:date="2026-09-25T21:13:00Z" w16du:dateUtc="2026-09-26T01:13:00Z"/>
              </w:rPr>
            </w:pPr>
            <w:ins w:id="260" w:author="Brenneman, Regina" w:date="2026-09-25T21:13:00Z" w16du:dateUtc="2026-09-26T01:13:00Z">
              <w:r>
                <w:t>EPA</w:t>
              </w:r>
              <w:r w:rsidR="00E74068">
                <w:t xml:space="preserve"> (1970)</w:t>
              </w:r>
            </w:ins>
          </w:p>
        </w:tc>
        <w:tc>
          <w:tcPr>
            <w:tcW w:w="3420" w:type="dxa"/>
            <w:vAlign w:val="center"/>
          </w:tcPr>
          <w:p w14:paraId="38A37EE5" w14:textId="77777777" w:rsidR="0080537B" w:rsidRPr="00B64E20" w:rsidRDefault="00120197" w:rsidP="00B64E20">
            <w:pPr>
              <w:pStyle w:val="ListParagraph"/>
              <w:numPr>
                <w:ilvl w:val="0"/>
                <w:numId w:val="24"/>
              </w:numPr>
              <w:spacing w:after="0" w:line="240" w:lineRule="auto"/>
              <w:rPr>
                <w:ins w:id="261" w:author="Brenneman, Regina" w:date="2026-09-25T21:13:00Z" w16du:dateUtc="2026-09-26T01:13:00Z"/>
                <w:b/>
              </w:rPr>
            </w:pPr>
            <w:ins w:id="262" w:author="Brenneman, Regina" w:date="2026-09-25T21:13:00Z" w16du:dateUtc="2026-09-26T01:13:00Z">
              <w:r>
                <w:t>Vi</w:t>
              </w:r>
              <w:r w:rsidR="00B64E20">
                <w:t>deos</w:t>
              </w:r>
            </w:ins>
          </w:p>
          <w:p w14:paraId="7347F41A" w14:textId="77777777" w:rsidR="00B64E20" w:rsidRPr="00406351" w:rsidRDefault="00B64E20" w:rsidP="00B64E20">
            <w:pPr>
              <w:pStyle w:val="ListParagraph"/>
              <w:numPr>
                <w:ilvl w:val="0"/>
                <w:numId w:val="24"/>
              </w:numPr>
              <w:spacing w:after="0" w:line="240" w:lineRule="auto"/>
              <w:rPr>
                <w:ins w:id="263" w:author="Brenneman, Regina" w:date="2026-09-25T21:13:00Z" w16du:dateUtc="2026-09-26T01:13:00Z"/>
                <w:b/>
              </w:rPr>
            </w:pPr>
            <w:ins w:id="264" w:author="Brenneman, Regina" w:date="2026-09-25T21:13:00Z" w16du:dateUtc="2026-09-26T01:13:00Z">
              <w:r>
                <w:t>PowerPoints</w:t>
              </w:r>
            </w:ins>
          </w:p>
          <w:p w14:paraId="2A6C6C47" w14:textId="77777777" w:rsidR="00406351" w:rsidRPr="00B64E20" w:rsidRDefault="00406351" w:rsidP="00B64E20">
            <w:pPr>
              <w:pStyle w:val="ListParagraph"/>
              <w:numPr>
                <w:ilvl w:val="0"/>
                <w:numId w:val="24"/>
              </w:numPr>
              <w:spacing w:after="0" w:line="240" w:lineRule="auto"/>
              <w:rPr>
                <w:ins w:id="265" w:author="Brenneman, Regina" w:date="2026-09-25T21:13:00Z" w16du:dateUtc="2026-09-26T01:13:00Z"/>
                <w:b/>
              </w:rPr>
            </w:pPr>
            <w:ins w:id="266" w:author="Brenneman, Regina" w:date="2026-09-25T21:13:00Z" w16du:dateUtc="2026-09-26T01:13:00Z">
              <w:r>
                <w:t>Environmental Science Textbook</w:t>
              </w:r>
            </w:ins>
          </w:p>
        </w:tc>
        <w:tc>
          <w:tcPr>
            <w:tcW w:w="2880" w:type="dxa"/>
            <w:vAlign w:val="center"/>
          </w:tcPr>
          <w:p w14:paraId="1C82A9C0" w14:textId="77777777" w:rsidR="0080537B" w:rsidRPr="00DB305D" w:rsidRDefault="00832524" w:rsidP="00880CB4">
            <w:pPr>
              <w:spacing w:after="120"/>
              <w:jc w:val="center"/>
              <w:rPr>
                <w:ins w:id="267" w:author="Brenneman, Regina" w:date="2026-09-25T21:13:00Z" w16du:dateUtc="2026-09-26T01:13:00Z"/>
                <w:sz w:val="18"/>
              </w:rPr>
            </w:pPr>
            <w:ins w:id="268" w:author="Brenneman, Regina" w:date="2026-09-25T21:13:00Z" w16du:dateUtc="2026-09-26T01:13:00Z">
              <w:r>
                <w:t>Quiz</w:t>
              </w:r>
              <w:r w:rsidR="00CA6260">
                <w:t>/Timeline Project</w:t>
              </w:r>
            </w:ins>
          </w:p>
        </w:tc>
      </w:tr>
    </w:tbl>
    <w:p w14:paraId="13133640" w14:textId="77777777" w:rsidR="0080537B" w:rsidRPr="001951E8" w:rsidRDefault="0080537B" w:rsidP="007A147C">
      <w:pPr>
        <w:spacing w:after="0"/>
        <w:rPr>
          <w:ins w:id="269" w:author="Brenneman, Regina" w:date="2026-09-25T21:13:00Z" w16du:dateUtc="2026-09-26T01:13:00Z"/>
          <w:sz w:val="4"/>
          <w:szCs w:val="4"/>
        </w:rPr>
      </w:pPr>
    </w:p>
    <w:tbl>
      <w:tblPr>
        <w:tblStyle w:val="TableGrid"/>
        <w:tblpPr w:leftFromText="187" w:rightFromText="187" w:vertAnchor="text" w:tblpY="1"/>
        <w:tblOverlap w:val="never"/>
        <w:tblW w:w="14395" w:type="dxa"/>
        <w:tblLayout w:type="fixed"/>
        <w:tblLook w:val="04A0" w:firstRow="1" w:lastRow="0" w:firstColumn="1" w:lastColumn="0" w:noHBand="0" w:noVBand="1"/>
      </w:tblPr>
      <w:tblGrid>
        <w:gridCol w:w="2785"/>
        <w:gridCol w:w="1890"/>
        <w:gridCol w:w="3420"/>
        <w:gridCol w:w="3420"/>
        <w:gridCol w:w="2880"/>
      </w:tblGrid>
      <w:tr w:rsidR="002717B6" w14:paraId="22C00494" w14:textId="77777777" w:rsidTr="00880CB4">
        <w:trPr>
          <w:ins w:id="270" w:author="Brenneman, Regina" w:date="2026-09-25T21:13:00Z" w16du:dateUtc="2026-09-26T01:13:00Z"/>
        </w:trPr>
        <w:tc>
          <w:tcPr>
            <w:tcW w:w="2785" w:type="dxa"/>
            <w:vAlign w:val="center"/>
          </w:tcPr>
          <w:p w14:paraId="631500C7" w14:textId="77777777" w:rsidR="00832524" w:rsidRPr="00DE5063" w:rsidRDefault="00E86FF2" w:rsidP="00E86FF2">
            <w:pPr>
              <w:jc w:val="center"/>
              <w:rPr>
                <w:ins w:id="271" w:author="Brenneman, Regina" w:date="2026-09-25T21:13:00Z" w16du:dateUtc="2026-09-26T01:13:00Z"/>
              </w:rPr>
            </w:pPr>
            <w:ins w:id="272" w:author="Brenneman, Regina" w:date="2026-09-25T21:13:00Z" w16du:dateUtc="2026-09-26T01:13:00Z">
              <w:r>
                <w:t>PA Resources and Their Management</w:t>
              </w:r>
            </w:ins>
          </w:p>
        </w:tc>
        <w:tc>
          <w:tcPr>
            <w:tcW w:w="1890" w:type="dxa"/>
            <w:vAlign w:val="center"/>
          </w:tcPr>
          <w:p w14:paraId="37CBAFBB" w14:textId="77777777" w:rsidR="002717B6" w:rsidRDefault="000036DF" w:rsidP="00880CB4">
            <w:pPr>
              <w:jc w:val="center"/>
              <w:rPr>
                <w:ins w:id="273" w:author="Brenneman, Regina" w:date="2026-09-25T21:13:00Z" w16du:dateUtc="2026-09-26T01:13:00Z"/>
              </w:rPr>
            </w:pPr>
            <w:ins w:id="274" w:author="Brenneman, Regina" w:date="2026-09-25T21:13:00Z" w16du:dateUtc="2026-09-26T01:13:00Z">
              <w:r>
                <w:t>4.3.7.B</w:t>
              </w:r>
            </w:ins>
          </w:p>
          <w:p w14:paraId="1C215FD1" w14:textId="77777777" w:rsidR="00980B19" w:rsidRDefault="00980B19" w:rsidP="00880CB4">
            <w:pPr>
              <w:jc w:val="center"/>
              <w:rPr>
                <w:ins w:id="275" w:author="Brenneman, Regina" w:date="2026-09-25T21:13:00Z" w16du:dateUtc="2026-09-26T01:13:00Z"/>
              </w:rPr>
            </w:pPr>
            <w:ins w:id="276" w:author="Brenneman, Regina" w:date="2026-09-25T21:13:00Z" w16du:dateUtc="2026-09-26T01:13:00Z">
              <w:r>
                <w:t>4.5.8.C</w:t>
              </w:r>
            </w:ins>
          </w:p>
          <w:p w14:paraId="4765A852" w14:textId="77777777" w:rsidR="00406351" w:rsidRDefault="00406351" w:rsidP="00880CB4">
            <w:pPr>
              <w:jc w:val="center"/>
              <w:rPr>
                <w:ins w:id="277" w:author="Brenneman, Regina" w:date="2026-09-25T21:13:00Z" w16du:dateUtc="2026-09-26T01:13:00Z"/>
              </w:rPr>
            </w:pPr>
            <w:ins w:id="278" w:author="Brenneman, Regina" w:date="2026-09-25T21:13:00Z" w16du:dateUtc="2026-09-26T01:13:00Z">
              <w:r>
                <w:t>4.5.6.A</w:t>
              </w:r>
            </w:ins>
          </w:p>
          <w:p w14:paraId="21F73200" w14:textId="77777777" w:rsidR="00406351" w:rsidRPr="00A73EB8" w:rsidRDefault="00406351" w:rsidP="00880CB4">
            <w:pPr>
              <w:jc w:val="center"/>
              <w:rPr>
                <w:ins w:id="279" w:author="Brenneman, Regina" w:date="2026-09-25T21:13:00Z" w16du:dateUtc="2026-09-26T01:13:00Z"/>
              </w:rPr>
            </w:pPr>
            <w:ins w:id="280" w:author="Brenneman, Regina" w:date="2026-09-25T21:13:00Z" w16du:dateUtc="2026-09-26T01:13:00Z">
              <w:r>
                <w:t>4.5.6.D</w:t>
              </w:r>
            </w:ins>
          </w:p>
        </w:tc>
        <w:tc>
          <w:tcPr>
            <w:tcW w:w="3420" w:type="dxa"/>
            <w:vAlign w:val="center"/>
          </w:tcPr>
          <w:p w14:paraId="2345E62B" w14:textId="77777777" w:rsidR="00F13BE8" w:rsidRPr="00F13BE8" w:rsidRDefault="00F13BE8" w:rsidP="00E86FF2">
            <w:pPr>
              <w:pStyle w:val="ListParagraph"/>
              <w:numPr>
                <w:ilvl w:val="0"/>
                <w:numId w:val="24"/>
              </w:numPr>
              <w:spacing w:after="0" w:line="240" w:lineRule="auto"/>
              <w:ind w:left="360"/>
              <w:rPr>
                <w:ins w:id="281" w:author="Brenneman, Regina" w:date="2026-09-25T21:13:00Z" w16du:dateUtc="2026-09-26T01:13:00Z"/>
                <w:rStyle w:val="Strong"/>
                <w:rFonts w:cstheme="minorHAnsi"/>
                <w:bCs w:val="0"/>
              </w:rPr>
            </w:pPr>
            <w:ins w:id="282" w:author="Brenneman, Regina" w:date="2026-09-25T21:13:00Z" w16du:dateUtc="2026-09-26T01:13:00Z">
              <w:r>
                <w:rPr>
                  <w:rStyle w:val="Strong"/>
                  <w:rFonts w:cstheme="minorHAnsi"/>
                  <w:b w:val="0"/>
                  <w:shd w:val="clear" w:color="auto" w:fill="FFFFFF"/>
                </w:rPr>
                <w:t>Conservation</w:t>
              </w:r>
            </w:ins>
          </w:p>
          <w:p w14:paraId="4B9BD3FD" w14:textId="77777777" w:rsidR="00F13BE8" w:rsidRPr="00F13BE8" w:rsidRDefault="00F13BE8" w:rsidP="00E86FF2">
            <w:pPr>
              <w:pStyle w:val="ListParagraph"/>
              <w:numPr>
                <w:ilvl w:val="0"/>
                <w:numId w:val="24"/>
              </w:numPr>
              <w:spacing w:after="0" w:line="240" w:lineRule="auto"/>
              <w:ind w:left="360"/>
              <w:rPr>
                <w:ins w:id="283" w:author="Brenneman, Regina" w:date="2026-09-25T21:13:00Z" w16du:dateUtc="2026-09-26T01:13:00Z"/>
                <w:rStyle w:val="Strong"/>
                <w:rFonts w:cstheme="minorHAnsi"/>
                <w:bCs w:val="0"/>
              </w:rPr>
            </w:pPr>
            <w:ins w:id="284" w:author="Brenneman, Regina" w:date="2026-09-25T21:13:00Z" w16du:dateUtc="2026-09-26T01:13:00Z">
              <w:r>
                <w:rPr>
                  <w:rStyle w:val="Strong"/>
                  <w:rFonts w:cstheme="minorHAnsi"/>
                  <w:b w:val="0"/>
                  <w:shd w:val="clear" w:color="auto" w:fill="FFFFFF"/>
                </w:rPr>
                <w:t xml:space="preserve"> Preservation</w:t>
              </w:r>
            </w:ins>
          </w:p>
          <w:p w14:paraId="34207EFB" w14:textId="77777777" w:rsidR="00F13BE8" w:rsidRPr="00F13BE8" w:rsidRDefault="00F13BE8" w:rsidP="00E86FF2">
            <w:pPr>
              <w:pStyle w:val="ListParagraph"/>
              <w:numPr>
                <w:ilvl w:val="0"/>
                <w:numId w:val="24"/>
              </w:numPr>
              <w:spacing w:after="0" w:line="240" w:lineRule="auto"/>
              <w:ind w:left="360"/>
              <w:rPr>
                <w:ins w:id="285" w:author="Brenneman, Regina" w:date="2026-09-25T21:13:00Z" w16du:dateUtc="2026-09-26T01:13:00Z"/>
                <w:rStyle w:val="Strong"/>
                <w:rFonts w:cstheme="minorHAnsi"/>
                <w:bCs w:val="0"/>
              </w:rPr>
            </w:pPr>
            <w:ins w:id="286" w:author="Brenneman, Regina" w:date="2026-09-25T21:13:00Z" w16du:dateUtc="2026-09-26T01:13:00Z">
              <w:r>
                <w:rPr>
                  <w:rStyle w:val="Strong"/>
                  <w:rFonts w:cstheme="minorHAnsi"/>
                  <w:b w:val="0"/>
                  <w:shd w:val="clear" w:color="auto" w:fill="FFFFFF"/>
                </w:rPr>
                <w:t>Exploitation</w:t>
              </w:r>
            </w:ins>
          </w:p>
          <w:p w14:paraId="5DB43681" w14:textId="77777777" w:rsidR="00F13BE8" w:rsidRPr="00F13BE8" w:rsidRDefault="00F13BE8" w:rsidP="00E86FF2">
            <w:pPr>
              <w:pStyle w:val="ListParagraph"/>
              <w:numPr>
                <w:ilvl w:val="0"/>
                <w:numId w:val="24"/>
              </w:numPr>
              <w:spacing w:after="0" w:line="240" w:lineRule="auto"/>
              <w:ind w:left="360"/>
              <w:rPr>
                <w:ins w:id="287" w:author="Brenneman, Regina" w:date="2026-09-25T21:13:00Z" w16du:dateUtc="2026-09-26T01:13:00Z"/>
                <w:rStyle w:val="Strong"/>
                <w:rFonts w:cstheme="minorHAnsi"/>
                <w:bCs w:val="0"/>
              </w:rPr>
            </w:pPr>
            <w:ins w:id="288" w:author="Brenneman, Regina" w:date="2026-09-25T21:13:00Z" w16du:dateUtc="2026-09-26T01:13:00Z">
              <w:r>
                <w:rPr>
                  <w:rStyle w:val="Strong"/>
                  <w:rFonts w:cstheme="minorHAnsi"/>
                  <w:b w:val="0"/>
                  <w:shd w:val="clear" w:color="auto" w:fill="FFFFFF"/>
                </w:rPr>
                <w:t>Sustainability</w:t>
              </w:r>
            </w:ins>
          </w:p>
          <w:p w14:paraId="659BCC1A" w14:textId="77777777" w:rsidR="00F13BE8" w:rsidRPr="00F13BE8" w:rsidRDefault="00F13BE8" w:rsidP="00E86FF2">
            <w:pPr>
              <w:pStyle w:val="ListParagraph"/>
              <w:numPr>
                <w:ilvl w:val="0"/>
                <w:numId w:val="24"/>
              </w:numPr>
              <w:spacing w:after="0" w:line="240" w:lineRule="auto"/>
              <w:ind w:left="360"/>
              <w:rPr>
                <w:ins w:id="289" w:author="Brenneman, Regina" w:date="2026-09-25T21:13:00Z" w16du:dateUtc="2026-09-26T01:13:00Z"/>
                <w:rStyle w:val="Strong"/>
                <w:rFonts w:cstheme="minorHAnsi"/>
                <w:bCs w:val="0"/>
              </w:rPr>
            </w:pPr>
            <w:ins w:id="290" w:author="Brenneman, Regina" w:date="2026-09-25T21:13:00Z" w16du:dateUtc="2026-09-26T01:13:00Z">
              <w:r>
                <w:rPr>
                  <w:rStyle w:val="Strong"/>
                  <w:rFonts w:cstheme="minorHAnsi"/>
                  <w:b w:val="0"/>
                  <w:shd w:val="clear" w:color="auto" w:fill="FFFFFF"/>
                </w:rPr>
                <w:t>waste management</w:t>
              </w:r>
            </w:ins>
          </w:p>
          <w:p w14:paraId="24F1E819" w14:textId="77777777" w:rsidR="00F13BE8" w:rsidRPr="00F13BE8" w:rsidRDefault="00F13BE8" w:rsidP="00E86FF2">
            <w:pPr>
              <w:pStyle w:val="ListParagraph"/>
              <w:numPr>
                <w:ilvl w:val="0"/>
                <w:numId w:val="24"/>
              </w:numPr>
              <w:spacing w:after="0" w:line="240" w:lineRule="auto"/>
              <w:ind w:left="360"/>
              <w:rPr>
                <w:ins w:id="291" w:author="Brenneman, Regina" w:date="2026-09-25T21:13:00Z" w16du:dateUtc="2026-09-26T01:13:00Z"/>
                <w:rStyle w:val="Strong"/>
                <w:rFonts w:cstheme="minorHAnsi"/>
                <w:bCs w:val="0"/>
              </w:rPr>
            </w:pPr>
            <w:ins w:id="292" w:author="Brenneman, Regina" w:date="2026-09-25T21:13:00Z" w16du:dateUtc="2026-09-26T01:13:00Z">
              <w:r>
                <w:rPr>
                  <w:rStyle w:val="Strong"/>
                  <w:rFonts w:cstheme="minorHAnsi"/>
                  <w:b w:val="0"/>
                  <w:shd w:val="clear" w:color="auto" w:fill="FFFFFF"/>
                </w:rPr>
                <w:t>recycling</w:t>
              </w:r>
            </w:ins>
          </w:p>
          <w:p w14:paraId="6F61DB13" w14:textId="77777777" w:rsidR="003321F7" w:rsidRPr="003321F7" w:rsidRDefault="003321F7" w:rsidP="00E86FF2">
            <w:pPr>
              <w:pStyle w:val="ListParagraph"/>
              <w:numPr>
                <w:ilvl w:val="0"/>
                <w:numId w:val="24"/>
              </w:numPr>
              <w:spacing w:after="0" w:line="240" w:lineRule="auto"/>
              <w:ind w:left="360"/>
              <w:rPr>
                <w:ins w:id="293" w:author="Brenneman, Regina" w:date="2026-09-25T21:13:00Z" w16du:dateUtc="2026-09-26T01:13:00Z"/>
                <w:rStyle w:val="Strong"/>
                <w:rFonts w:cstheme="minorHAnsi"/>
                <w:bCs w:val="0"/>
              </w:rPr>
            </w:pPr>
            <w:ins w:id="294" w:author="Brenneman, Regina" w:date="2026-09-25T21:13:00Z" w16du:dateUtc="2026-09-26T01:13:00Z">
              <w:r>
                <w:rPr>
                  <w:rStyle w:val="Strong"/>
                  <w:rFonts w:cstheme="minorHAnsi"/>
                  <w:b w:val="0"/>
                  <w:shd w:val="clear" w:color="auto" w:fill="FFFFFF"/>
                </w:rPr>
                <w:t xml:space="preserve"> landfill</w:t>
              </w:r>
            </w:ins>
          </w:p>
          <w:p w14:paraId="181E597F" w14:textId="77777777" w:rsidR="003321F7" w:rsidRPr="003321F7" w:rsidRDefault="003321F7" w:rsidP="00E86FF2">
            <w:pPr>
              <w:pStyle w:val="ListParagraph"/>
              <w:numPr>
                <w:ilvl w:val="0"/>
                <w:numId w:val="24"/>
              </w:numPr>
              <w:spacing w:after="0" w:line="240" w:lineRule="auto"/>
              <w:ind w:left="360"/>
              <w:rPr>
                <w:ins w:id="295" w:author="Brenneman, Regina" w:date="2026-09-25T21:13:00Z" w16du:dateUtc="2026-09-26T01:13:00Z"/>
                <w:rStyle w:val="Strong"/>
                <w:rFonts w:cstheme="minorHAnsi"/>
                <w:bCs w:val="0"/>
              </w:rPr>
            </w:pPr>
            <w:ins w:id="296" w:author="Brenneman, Regina" w:date="2026-09-25T21:13:00Z" w16du:dateUtc="2026-09-26T01:13:00Z">
              <w:r>
                <w:rPr>
                  <w:rStyle w:val="Strong"/>
                  <w:rFonts w:cstheme="minorHAnsi"/>
                  <w:b w:val="0"/>
                  <w:shd w:val="clear" w:color="auto" w:fill="FFFFFF"/>
                </w:rPr>
                <w:t>Incineration</w:t>
              </w:r>
            </w:ins>
          </w:p>
          <w:p w14:paraId="5F5C1EB3" w14:textId="77777777" w:rsidR="003321F7" w:rsidRPr="003321F7" w:rsidRDefault="003321F7" w:rsidP="00E86FF2">
            <w:pPr>
              <w:pStyle w:val="ListParagraph"/>
              <w:numPr>
                <w:ilvl w:val="0"/>
                <w:numId w:val="24"/>
              </w:numPr>
              <w:spacing w:after="0" w:line="240" w:lineRule="auto"/>
              <w:ind w:left="360"/>
              <w:rPr>
                <w:ins w:id="297" w:author="Brenneman, Regina" w:date="2026-09-25T21:13:00Z" w16du:dateUtc="2026-09-26T01:13:00Z"/>
                <w:rStyle w:val="Strong"/>
                <w:rFonts w:cstheme="minorHAnsi"/>
                <w:bCs w:val="0"/>
              </w:rPr>
            </w:pPr>
            <w:ins w:id="298" w:author="Brenneman, Regina" w:date="2026-09-25T21:13:00Z" w16du:dateUtc="2026-09-26T01:13:00Z">
              <w:r>
                <w:rPr>
                  <w:rStyle w:val="Strong"/>
                  <w:rFonts w:cstheme="minorHAnsi"/>
                  <w:b w:val="0"/>
                  <w:shd w:val="clear" w:color="auto" w:fill="FFFFFF"/>
                </w:rPr>
                <w:t>hazardous wastes</w:t>
              </w:r>
            </w:ins>
          </w:p>
          <w:p w14:paraId="6C129064" w14:textId="77777777" w:rsidR="003321F7" w:rsidRPr="003321F7" w:rsidRDefault="003321F7" w:rsidP="00E86FF2">
            <w:pPr>
              <w:pStyle w:val="ListParagraph"/>
              <w:numPr>
                <w:ilvl w:val="0"/>
                <w:numId w:val="24"/>
              </w:numPr>
              <w:spacing w:after="0" w:line="240" w:lineRule="auto"/>
              <w:ind w:left="360"/>
              <w:rPr>
                <w:ins w:id="299" w:author="Brenneman, Regina" w:date="2026-09-25T21:13:00Z" w16du:dateUtc="2026-09-26T01:13:00Z"/>
                <w:rStyle w:val="Strong"/>
                <w:rFonts w:cstheme="minorHAnsi"/>
                <w:bCs w:val="0"/>
              </w:rPr>
            </w:pPr>
            <w:ins w:id="300" w:author="Brenneman, Regina" w:date="2026-09-25T21:13:00Z" w16du:dateUtc="2026-09-26T01:13:00Z">
              <w:r>
                <w:rPr>
                  <w:rStyle w:val="Strong"/>
                  <w:rFonts w:cstheme="minorHAnsi"/>
                  <w:b w:val="0"/>
                  <w:shd w:val="clear" w:color="auto" w:fill="FFFFFF"/>
                </w:rPr>
                <w:t>toxic</w:t>
              </w:r>
            </w:ins>
          </w:p>
          <w:p w14:paraId="1F3A4497" w14:textId="77777777" w:rsidR="003321F7" w:rsidRPr="003321F7" w:rsidRDefault="003321F7" w:rsidP="00E86FF2">
            <w:pPr>
              <w:pStyle w:val="ListParagraph"/>
              <w:numPr>
                <w:ilvl w:val="0"/>
                <w:numId w:val="24"/>
              </w:numPr>
              <w:spacing w:after="0" w:line="240" w:lineRule="auto"/>
              <w:ind w:left="360"/>
              <w:rPr>
                <w:ins w:id="301" w:author="Brenneman, Regina" w:date="2026-09-25T21:13:00Z" w16du:dateUtc="2026-09-26T01:13:00Z"/>
                <w:rStyle w:val="Strong"/>
                <w:rFonts w:cstheme="minorHAnsi"/>
                <w:bCs w:val="0"/>
              </w:rPr>
            </w:pPr>
            <w:ins w:id="302" w:author="Brenneman, Regina" w:date="2026-09-25T21:13:00Z" w16du:dateUtc="2026-09-26T01:13:00Z">
              <w:r>
                <w:rPr>
                  <w:rStyle w:val="Strong"/>
                  <w:rFonts w:cstheme="minorHAnsi"/>
                  <w:b w:val="0"/>
                  <w:shd w:val="clear" w:color="auto" w:fill="FFFFFF"/>
                </w:rPr>
                <w:t xml:space="preserve"> corrosive</w:t>
              </w:r>
            </w:ins>
          </w:p>
          <w:p w14:paraId="19661CDD" w14:textId="77777777" w:rsidR="003321F7" w:rsidRPr="003321F7" w:rsidRDefault="003321F7" w:rsidP="00E86FF2">
            <w:pPr>
              <w:pStyle w:val="ListParagraph"/>
              <w:numPr>
                <w:ilvl w:val="0"/>
                <w:numId w:val="24"/>
              </w:numPr>
              <w:spacing w:after="0" w:line="240" w:lineRule="auto"/>
              <w:ind w:left="360"/>
              <w:rPr>
                <w:ins w:id="303" w:author="Brenneman, Regina" w:date="2026-09-25T21:13:00Z" w16du:dateUtc="2026-09-26T01:13:00Z"/>
                <w:rStyle w:val="Strong"/>
                <w:rFonts w:cstheme="minorHAnsi"/>
                <w:bCs w:val="0"/>
              </w:rPr>
            </w:pPr>
            <w:ins w:id="304" w:author="Brenneman, Regina" w:date="2026-09-25T21:13:00Z" w16du:dateUtc="2026-09-26T01:13:00Z">
              <w:r w:rsidRPr="00F13BE8">
                <w:rPr>
                  <w:rStyle w:val="Strong"/>
                  <w:rFonts w:cstheme="minorHAnsi"/>
                  <w:b w:val="0"/>
                  <w:shd w:val="clear" w:color="auto" w:fill="FFFFFF"/>
                </w:rPr>
                <w:t>R</w:t>
              </w:r>
              <w:r w:rsidR="00F13BE8" w:rsidRPr="00F13BE8">
                <w:rPr>
                  <w:rStyle w:val="Strong"/>
                  <w:rFonts w:cstheme="minorHAnsi"/>
                  <w:b w:val="0"/>
                  <w:shd w:val="clear" w:color="auto" w:fill="FFFFFF"/>
                </w:rPr>
                <w:t>adioactive</w:t>
              </w:r>
            </w:ins>
          </w:p>
          <w:p w14:paraId="7D6E131D" w14:textId="77777777" w:rsidR="003321F7" w:rsidRPr="003321F7" w:rsidRDefault="003321F7" w:rsidP="00E86FF2">
            <w:pPr>
              <w:pStyle w:val="ListParagraph"/>
              <w:numPr>
                <w:ilvl w:val="0"/>
                <w:numId w:val="24"/>
              </w:numPr>
              <w:spacing w:after="0" w:line="240" w:lineRule="auto"/>
              <w:ind w:left="360"/>
              <w:rPr>
                <w:ins w:id="305" w:author="Brenneman, Regina" w:date="2026-09-25T21:13:00Z" w16du:dateUtc="2026-09-26T01:13:00Z"/>
                <w:rStyle w:val="Strong"/>
                <w:rFonts w:cstheme="minorHAnsi"/>
                <w:bCs w:val="0"/>
              </w:rPr>
            </w:pPr>
            <w:ins w:id="306" w:author="Brenneman, Regina" w:date="2026-09-25T21:13:00Z" w16du:dateUtc="2026-09-26T01:13:00Z">
              <w:r>
                <w:rPr>
                  <w:rStyle w:val="Strong"/>
                  <w:rFonts w:cstheme="minorHAnsi"/>
                  <w:b w:val="0"/>
                  <w:shd w:val="clear" w:color="auto" w:fill="FFFFFF"/>
                </w:rPr>
                <w:t>Flammable</w:t>
              </w:r>
            </w:ins>
          </w:p>
          <w:p w14:paraId="02E02EA8" w14:textId="77777777" w:rsidR="00C528D3" w:rsidRPr="003321F7" w:rsidRDefault="00F13BE8" w:rsidP="00E86FF2">
            <w:pPr>
              <w:pStyle w:val="ListParagraph"/>
              <w:numPr>
                <w:ilvl w:val="0"/>
                <w:numId w:val="24"/>
              </w:numPr>
              <w:spacing w:after="0" w:line="240" w:lineRule="auto"/>
              <w:ind w:left="360"/>
              <w:rPr>
                <w:ins w:id="307" w:author="Brenneman, Regina" w:date="2026-09-25T21:13:00Z" w16du:dateUtc="2026-09-26T01:13:00Z"/>
                <w:rStyle w:val="Strong"/>
                <w:rFonts w:cstheme="minorHAnsi"/>
                <w:bCs w:val="0"/>
              </w:rPr>
            </w:pPr>
            <w:ins w:id="308" w:author="Brenneman, Regina" w:date="2026-09-25T21:13:00Z" w16du:dateUtc="2026-09-26T01:13:00Z">
              <w:r w:rsidRPr="00F13BE8">
                <w:rPr>
                  <w:rStyle w:val="Strong"/>
                  <w:rFonts w:cstheme="minorHAnsi"/>
                  <w:b w:val="0"/>
                  <w:shd w:val="clear" w:color="auto" w:fill="FFFFFF"/>
                </w:rPr>
                <w:t> explosive </w:t>
              </w:r>
            </w:ins>
          </w:p>
          <w:p w14:paraId="6D6AA4E4" w14:textId="77777777" w:rsidR="003321F7" w:rsidRPr="00391B2F" w:rsidRDefault="003321F7" w:rsidP="00391B2F">
            <w:pPr>
              <w:pStyle w:val="ListParagraph"/>
              <w:numPr>
                <w:ilvl w:val="0"/>
                <w:numId w:val="24"/>
              </w:numPr>
              <w:spacing w:after="0" w:line="240" w:lineRule="auto"/>
              <w:ind w:left="360"/>
              <w:rPr>
                <w:ins w:id="309" w:author="Brenneman, Regina" w:date="2026-09-25T21:13:00Z" w16du:dateUtc="2026-09-26T01:13:00Z"/>
                <w:rFonts w:cstheme="minorHAnsi"/>
                <w:b/>
              </w:rPr>
            </w:pPr>
            <w:ins w:id="310" w:author="Brenneman, Regina" w:date="2026-09-25T21:13:00Z" w16du:dateUtc="2026-09-26T01:13:00Z">
              <w:r>
                <w:rPr>
                  <w:rStyle w:val="Strong"/>
                  <w:rFonts w:cstheme="minorHAnsi"/>
                  <w:b w:val="0"/>
                  <w:shd w:val="clear" w:color="auto" w:fill="FFFFFF"/>
                </w:rPr>
                <w:t>Waste stream</w:t>
              </w:r>
            </w:ins>
          </w:p>
        </w:tc>
        <w:tc>
          <w:tcPr>
            <w:tcW w:w="3420" w:type="dxa"/>
            <w:vAlign w:val="center"/>
          </w:tcPr>
          <w:p w14:paraId="2F44B212" w14:textId="77777777" w:rsidR="002717B6" w:rsidRPr="00B64E20" w:rsidRDefault="00120197" w:rsidP="00B64E20">
            <w:pPr>
              <w:pStyle w:val="ListParagraph"/>
              <w:numPr>
                <w:ilvl w:val="0"/>
                <w:numId w:val="24"/>
              </w:numPr>
              <w:spacing w:after="0" w:line="240" w:lineRule="auto"/>
              <w:rPr>
                <w:ins w:id="311" w:author="Brenneman, Regina" w:date="2026-09-25T21:13:00Z" w16du:dateUtc="2026-09-26T01:13:00Z"/>
                <w:b/>
              </w:rPr>
            </w:pPr>
            <w:ins w:id="312" w:author="Brenneman, Regina" w:date="2026-09-25T21:13:00Z" w16du:dateUtc="2026-09-26T01:13:00Z">
              <w:r>
                <w:t xml:space="preserve"> Vi</w:t>
              </w:r>
              <w:r w:rsidR="00B64E20">
                <w:t>deos</w:t>
              </w:r>
            </w:ins>
          </w:p>
          <w:p w14:paraId="797034E0" w14:textId="77777777" w:rsidR="00B64E20" w:rsidRPr="00B64E20" w:rsidRDefault="00B64E20" w:rsidP="00B64E20">
            <w:pPr>
              <w:pStyle w:val="ListParagraph"/>
              <w:numPr>
                <w:ilvl w:val="0"/>
                <w:numId w:val="24"/>
              </w:numPr>
              <w:spacing w:after="0" w:line="240" w:lineRule="auto"/>
              <w:rPr>
                <w:ins w:id="313" w:author="Brenneman, Regina" w:date="2026-09-25T21:13:00Z" w16du:dateUtc="2026-09-26T01:13:00Z"/>
                <w:b/>
              </w:rPr>
            </w:pPr>
            <w:ins w:id="314" w:author="Brenneman, Regina" w:date="2026-09-25T21:13:00Z" w16du:dateUtc="2026-09-26T01:13:00Z">
              <w:r>
                <w:t>PowerPoints</w:t>
              </w:r>
            </w:ins>
          </w:p>
          <w:p w14:paraId="60A97B7F" w14:textId="77777777" w:rsidR="00832524" w:rsidRDefault="00832524" w:rsidP="00B64E20">
            <w:pPr>
              <w:pStyle w:val="ListParagraph"/>
              <w:numPr>
                <w:ilvl w:val="0"/>
                <w:numId w:val="24"/>
              </w:numPr>
              <w:spacing w:after="0" w:line="240" w:lineRule="auto"/>
              <w:rPr>
                <w:ins w:id="315" w:author="Brenneman, Regina" w:date="2026-09-25T21:13:00Z" w16du:dateUtc="2026-09-26T01:13:00Z"/>
              </w:rPr>
            </w:pPr>
            <w:ins w:id="316" w:author="Brenneman, Regina" w:date="2026-09-25T21:13:00Z" w16du:dateUtc="2026-09-26T01:13:00Z">
              <w:r w:rsidRPr="00832524">
                <w:t>Environmental Science Textbook</w:t>
              </w:r>
            </w:ins>
          </w:p>
          <w:p w14:paraId="60F39638" w14:textId="77777777" w:rsidR="00447111" w:rsidRDefault="00E86FF2" w:rsidP="00B64E20">
            <w:pPr>
              <w:pStyle w:val="ListParagraph"/>
              <w:numPr>
                <w:ilvl w:val="0"/>
                <w:numId w:val="24"/>
              </w:numPr>
              <w:spacing w:after="0" w:line="240" w:lineRule="auto"/>
              <w:rPr>
                <w:ins w:id="317" w:author="Brenneman, Regina" w:date="2026-09-25T21:13:00Z" w16du:dateUtc="2026-09-26T01:13:00Z"/>
              </w:rPr>
            </w:pPr>
            <w:ins w:id="318" w:author="Brenneman, Regina" w:date="2026-09-25T21:13:00Z" w16du:dateUtc="2026-09-26T01:13:00Z">
              <w:r>
                <w:t>EPA</w:t>
              </w:r>
              <w:r w:rsidR="00120197">
                <w:t xml:space="preserve"> and DCNR</w:t>
              </w:r>
              <w:r>
                <w:t xml:space="preserve"> website</w:t>
              </w:r>
              <w:r w:rsidR="00120197">
                <w:t>s</w:t>
              </w:r>
            </w:ins>
          </w:p>
          <w:p w14:paraId="7BD6CF70" w14:textId="77777777" w:rsidR="006132DC" w:rsidRPr="00832524" w:rsidRDefault="006132DC" w:rsidP="00B64E20">
            <w:pPr>
              <w:pStyle w:val="ListParagraph"/>
              <w:numPr>
                <w:ilvl w:val="0"/>
                <w:numId w:val="24"/>
              </w:numPr>
              <w:spacing w:after="0" w:line="240" w:lineRule="auto"/>
              <w:rPr>
                <w:ins w:id="319" w:author="Brenneman, Regina" w:date="2026-09-25T21:13:00Z" w16du:dateUtc="2026-09-26T01:13:00Z"/>
              </w:rPr>
            </w:pPr>
            <w:ins w:id="320" w:author="Brenneman, Regina" w:date="2026-09-25T21:13:00Z" w16du:dateUtc="2026-09-26T01:13:00Z">
              <w:r>
                <w:t xml:space="preserve"> Lab</w:t>
              </w:r>
            </w:ins>
          </w:p>
        </w:tc>
        <w:tc>
          <w:tcPr>
            <w:tcW w:w="2880" w:type="dxa"/>
            <w:vAlign w:val="center"/>
          </w:tcPr>
          <w:p w14:paraId="7AE0E782" w14:textId="77777777" w:rsidR="002717B6" w:rsidRDefault="002717B6" w:rsidP="00880CB4">
            <w:pPr>
              <w:spacing w:after="120"/>
              <w:jc w:val="center"/>
              <w:rPr>
                <w:ins w:id="321" w:author="Brenneman, Regina" w:date="2026-09-25T21:13:00Z" w16du:dateUtc="2026-09-26T01:13:00Z"/>
              </w:rPr>
            </w:pPr>
          </w:p>
          <w:p w14:paraId="211E4EC1" w14:textId="77777777" w:rsidR="00832524" w:rsidRPr="00DB305D" w:rsidRDefault="00832524" w:rsidP="00880CB4">
            <w:pPr>
              <w:spacing w:after="120"/>
              <w:jc w:val="center"/>
              <w:rPr>
                <w:ins w:id="322" w:author="Brenneman, Regina" w:date="2026-09-25T21:13:00Z" w16du:dateUtc="2026-09-26T01:13:00Z"/>
                <w:sz w:val="18"/>
              </w:rPr>
            </w:pPr>
            <w:ins w:id="323" w:author="Brenneman, Regina" w:date="2026-09-25T21:13:00Z" w16du:dateUtc="2026-09-26T01:13:00Z">
              <w:r>
                <w:t>Test on Environmental History and Resources in PA</w:t>
              </w:r>
            </w:ins>
          </w:p>
        </w:tc>
      </w:tr>
    </w:tbl>
    <w:p w14:paraId="09EB86F8" w14:textId="77777777" w:rsidR="00AF1456" w:rsidRPr="007A1DED" w:rsidRDefault="00AF1456">
      <w:pPr>
        <w:pStyle w:val="Standard"/>
        <w:spacing w:line="360" w:lineRule="auto"/>
        <w:rPr>
          <w:del w:id="324" w:author="Brenneman, Regina" w:date="2026-09-25T21:13:00Z" w16du:dateUtc="2026-09-26T01:13:00Z"/>
          <w:rFonts w:ascii="Arial" w:hAnsi="Arial"/>
          <w:b/>
          <w:lang w:val="nb-NO"/>
        </w:rPr>
      </w:pPr>
    </w:p>
    <w:p w14:paraId="2BA5A0DA" w14:textId="77777777" w:rsidR="00AF1456" w:rsidRDefault="001510FE">
      <w:pPr>
        <w:pStyle w:val="Standard"/>
        <w:spacing w:line="360" w:lineRule="auto"/>
        <w:jc w:val="right"/>
        <w:rPr>
          <w:del w:id="325" w:author="Brenneman, Regina" w:date="2026-09-25T21:13:00Z" w16du:dateUtc="2026-09-26T01:13:00Z"/>
          <w:rFonts w:ascii="Arial" w:hAnsi="Arial"/>
          <w:b/>
        </w:rPr>
      </w:pPr>
      <w:del w:id="326" w:author="Brenneman, Regina" w:date="2026-09-25T21:13:00Z" w16du:dateUtc="2026-09-26T01:13:00Z">
        <w:r>
          <w:rPr>
            <w:rFonts w:ascii="Arial" w:hAnsi="Arial"/>
            <w:b/>
          </w:rPr>
          <w:delText>Checked by:</w:delText>
        </w:r>
      </w:del>
    </w:p>
    <w:p w14:paraId="0C188CFC" w14:textId="77777777" w:rsidR="00AF1456" w:rsidRDefault="00AF1456">
      <w:pPr>
        <w:pStyle w:val="Standard"/>
        <w:spacing w:line="360" w:lineRule="auto"/>
        <w:jc w:val="right"/>
        <w:rPr>
          <w:del w:id="327" w:author="Brenneman, Regina" w:date="2026-09-25T21:13:00Z" w16du:dateUtc="2026-09-26T01:13:00Z"/>
          <w:rFonts w:ascii="Arial" w:hAnsi="Arial"/>
        </w:rPr>
      </w:pPr>
    </w:p>
    <w:p w14:paraId="24E56575" w14:textId="77777777" w:rsidR="00AF1456" w:rsidRDefault="001510FE">
      <w:pPr>
        <w:pStyle w:val="Standard"/>
        <w:spacing w:line="360" w:lineRule="auto"/>
        <w:jc w:val="right"/>
        <w:rPr>
          <w:del w:id="328" w:author="Brenneman, Regina" w:date="2026-09-25T21:13:00Z" w16du:dateUtc="2026-09-26T01:13:00Z"/>
          <w:rFonts w:ascii="Arial" w:hAnsi="Arial"/>
        </w:rPr>
      </w:pPr>
      <w:del w:id="329" w:author="Brenneman, Regina" w:date="2026-09-25T21:13:00Z" w16du:dateUtc="2026-09-26T01:13:00Z">
        <w:r>
          <w:rPr>
            <w:rFonts w:ascii="Arial" w:hAnsi="Arial"/>
          </w:rPr>
          <w:delText>____________________________</w:delText>
        </w:r>
      </w:del>
    </w:p>
    <w:p w14:paraId="0F71FF0A" w14:textId="77777777" w:rsidR="00AD1F20" w:rsidRDefault="001510FE">
      <w:pPr>
        <w:pStyle w:val="Standard"/>
        <w:spacing w:line="360" w:lineRule="auto"/>
        <w:ind w:left="4963" w:firstLine="709"/>
        <w:jc w:val="center"/>
        <w:rPr>
          <w:del w:id="330" w:author="Brenneman, Regina" w:date="2026-09-25T21:13:00Z" w16du:dateUtc="2026-09-26T01:13:00Z"/>
        </w:rPr>
      </w:pPr>
      <w:del w:id="331" w:author="Brenneman, Regina" w:date="2026-09-25T21:13:00Z" w16du:dateUtc="2026-09-26T01:13:00Z">
        <w:r>
          <w:rPr>
            <w:rFonts w:ascii="Arial" w:hAnsi="Arial"/>
          </w:rPr>
          <w:delText>Date</w:delText>
        </w:r>
        <w:r>
          <w:rPr>
            <w:rFonts w:ascii="Arial" w:hAnsi="Arial"/>
          </w:rPr>
          <w:tab/>
        </w:r>
        <w:r>
          <w:rPr>
            <w:rFonts w:ascii="Arial" w:hAnsi="Arial"/>
          </w:rPr>
          <w:tab/>
          <w:delText>Signature</w:delText>
        </w:r>
      </w:del>
    </w:p>
    <w:p w14:paraId="2351EBB1" w14:textId="77777777" w:rsidR="00AD1F20" w:rsidRPr="00AD1F20" w:rsidRDefault="00AD1F20" w:rsidP="00AD1F20">
      <w:pPr>
        <w:rPr>
          <w:del w:id="332" w:author="Brenneman, Regina" w:date="2026-09-25T21:13:00Z" w16du:dateUtc="2026-09-26T01:13:00Z"/>
        </w:rPr>
      </w:pPr>
    </w:p>
    <w:p w14:paraId="18CB9C9A" w14:textId="77777777" w:rsidR="00AF1456" w:rsidRDefault="00AF1456" w:rsidP="00AD1F20">
      <w:pPr>
        <w:rPr>
          <w:del w:id="333" w:author="Brenneman, Regina" w:date="2026-09-25T21:13:00Z" w16du:dateUtc="2026-09-26T01:13:00Z"/>
        </w:rPr>
      </w:pPr>
    </w:p>
    <w:p w14:paraId="5643755E" w14:textId="77777777" w:rsidR="0051733C" w:rsidRDefault="0051733C">
      <w:pPr>
        <w:rPr>
          <w:del w:id="334" w:author="Brenneman, Regina" w:date="2026-09-25T21:13:00Z" w16du:dateUtc="2026-09-26T01:13:00Z"/>
          <w:rFonts w:ascii="Times New Roman" w:hAnsi="Times New Roman" w:cs="Times New Roman"/>
          <w:b/>
          <w:sz w:val="36"/>
          <w:szCs w:val="36"/>
          <w:lang w:val="en-GB"/>
        </w:rPr>
      </w:pPr>
      <w:del w:id="335" w:author="Brenneman, Regina" w:date="2026-09-25T21:13:00Z" w16du:dateUtc="2026-09-26T01:13:00Z">
        <w:r>
          <w:rPr>
            <w:rFonts w:ascii="Times New Roman" w:hAnsi="Times New Roman" w:cs="Times New Roman"/>
            <w:b/>
            <w:sz w:val="36"/>
            <w:szCs w:val="36"/>
            <w:lang w:val="en-GB"/>
          </w:rPr>
          <w:br w:type="page"/>
        </w:r>
      </w:del>
    </w:p>
    <w:p w14:paraId="74FA848A" w14:textId="77777777" w:rsidR="00755389" w:rsidRPr="00521F4B" w:rsidRDefault="00755389" w:rsidP="00A364CE">
      <w:pPr>
        <w:spacing w:line="360" w:lineRule="auto"/>
        <w:rPr>
          <w:del w:id="336" w:author="Brenneman, Regina" w:date="2026-09-25T21:13:00Z" w16du:dateUtc="2026-09-26T01:13:00Z"/>
          <w:rFonts w:ascii="Times New Roman" w:hAnsi="Times New Roman" w:cs="Times New Roman"/>
          <w:b/>
          <w:lang w:val="en-GB"/>
        </w:rPr>
      </w:pPr>
      <w:del w:id="337" w:author="Brenneman, Regina" w:date="2026-09-25T21:13:00Z" w16du:dateUtc="2026-09-26T01:13:00Z">
        <w:r w:rsidRPr="00521F4B">
          <w:rPr>
            <w:rFonts w:ascii="Times New Roman" w:hAnsi="Times New Roman" w:cs="Times New Roman"/>
            <w:b/>
            <w:lang w:val="en-GB"/>
          </w:rPr>
          <w:delText>English</w:delText>
        </w:r>
      </w:del>
    </w:p>
    <w:p w14:paraId="49BBA9D4" w14:textId="77777777" w:rsidR="007A1DED" w:rsidRPr="00521F4B" w:rsidRDefault="007A1DED" w:rsidP="007A1DED">
      <w:pPr>
        <w:spacing w:after="120" w:line="360" w:lineRule="auto"/>
        <w:rPr>
          <w:del w:id="338" w:author="Brenneman, Regina" w:date="2026-09-25T21:13:00Z" w16du:dateUtc="2026-09-26T01:13:00Z"/>
          <w:rFonts w:ascii="Times New Roman" w:hAnsi="Times New Roman" w:cs="Times New Roman"/>
          <w:b/>
          <w:lang w:val="en-GB"/>
        </w:rPr>
      </w:pPr>
      <w:del w:id="339" w:author="Brenneman, Regina" w:date="2026-09-25T21:13:00Z" w16du:dateUtc="2026-09-26T01:13:00Z">
        <w:r w:rsidRPr="00521F4B">
          <w:rPr>
            <w:rFonts w:ascii="Times New Roman" w:hAnsi="Times New Roman" w:cs="Times New Roman"/>
            <w:b/>
            <w:lang w:val="en-GB"/>
          </w:rPr>
          <w:delText>Task 1.</w:delText>
        </w:r>
      </w:del>
    </w:p>
    <w:p w14:paraId="3F6F020F" w14:textId="77777777" w:rsidR="002F5F2F" w:rsidRPr="00521F4B" w:rsidRDefault="007A1DED" w:rsidP="00E5698F">
      <w:pPr>
        <w:pStyle w:val="ListParagraph"/>
        <w:numPr>
          <w:ilvl w:val="0"/>
          <w:numId w:val="16"/>
        </w:numPr>
        <w:spacing w:after="120" w:line="360" w:lineRule="auto"/>
        <w:rPr>
          <w:del w:id="340" w:author="Brenneman, Regina" w:date="2026-09-25T21:13:00Z" w16du:dateUtc="2026-09-26T01:13:00Z"/>
          <w:rFonts w:ascii="Times New Roman" w:hAnsi="Times New Roman" w:cs="Times New Roman"/>
          <w:sz w:val="24"/>
          <w:szCs w:val="24"/>
          <w:lang w:val="en-GB"/>
        </w:rPr>
      </w:pPr>
      <w:del w:id="341" w:author="Brenneman, Regina" w:date="2026-09-25T21:13:00Z" w16du:dateUtc="2026-09-26T01:13:00Z">
        <w:r w:rsidRPr="00521F4B">
          <w:rPr>
            <w:rFonts w:ascii="Times New Roman" w:hAnsi="Times New Roman" w:cs="Times New Roman"/>
            <w:sz w:val="24"/>
            <w:szCs w:val="24"/>
            <w:lang w:val="en-GB"/>
          </w:rPr>
          <w:delText>Discuss how diversity can facilitate stability in ecological communities. Include descriptions of the redundancy hypothesis, insurance hypothesis and portfolio hypothesis.</w:delText>
        </w:r>
      </w:del>
    </w:p>
    <w:p w14:paraId="20AEBD56" w14:textId="77777777" w:rsidR="007A1DED" w:rsidRPr="00521F4B" w:rsidRDefault="007A1DED" w:rsidP="00E5698F">
      <w:pPr>
        <w:pStyle w:val="ListParagraph"/>
        <w:numPr>
          <w:ilvl w:val="0"/>
          <w:numId w:val="16"/>
        </w:numPr>
        <w:spacing w:after="120" w:line="360" w:lineRule="auto"/>
        <w:rPr>
          <w:del w:id="342" w:author="Brenneman, Regina" w:date="2026-09-25T21:13:00Z" w16du:dateUtc="2026-09-26T01:13:00Z"/>
          <w:rFonts w:ascii="Times New Roman" w:hAnsi="Times New Roman" w:cs="Times New Roman"/>
          <w:sz w:val="24"/>
          <w:szCs w:val="24"/>
          <w:lang w:val="en-GB"/>
        </w:rPr>
      </w:pPr>
      <w:del w:id="343" w:author="Brenneman, Regina" w:date="2026-09-25T21:13:00Z" w16du:dateUtc="2026-09-26T01:13:00Z">
        <w:r w:rsidRPr="00521F4B">
          <w:rPr>
            <w:rFonts w:ascii="Times New Roman" w:hAnsi="Times New Roman" w:cs="Times New Roman"/>
            <w:sz w:val="24"/>
            <w:szCs w:val="24"/>
            <w:lang w:val="en-GB"/>
          </w:rPr>
          <w:delText>What evidence exists for diversity-stability relationships in ecology?</w:delText>
        </w:r>
      </w:del>
    </w:p>
    <w:p w14:paraId="6AA25572" w14:textId="77777777" w:rsidR="007A1DED" w:rsidRPr="00521F4B" w:rsidRDefault="007A1DED" w:rsidP="002F5F2F">
      <w:pPr>
        <w:pStyle w:val="ListParagraph"/>
        <w:numPr>
          <w:ilvl w:val="0"/>
          <w:numId w:val="16"/>
        </w:numPr>
        <w:spacing w:after="120" w:line="360" w:lineRule="auto"/>
        <w:rPr>
          <w:del w:id="344" w:author="Brenneman, Regina" w:date="2026-09-25T21:13:00Z" w16du:dateUtc="2026-09-26T01:13:00Z"/>
          <w:rFonts w:ascii="Times New Roman" w:hAnsi="Times New Roman" w:cs="Times New Roman"/>
          <w:sz w:val="24"/>
          <w:szCs w:val="24"/>
          <w:lang w:val="en-GB"/>
        </w:rPr>
      </w:pPr>
      <w:del w:id="345" w:author="Brenneman, Regina" w:date="2026-09-25T21:13:00Z" w16du:dateUtc="2026-09-26T01:13:00Z">
        <w:r w:rsidRPr="00521F4B">
          <w:rPr>
            <w:rFonts w:ascii="Times New Roman" w:hAnsi="Times New Roman" w:cs="Times New Roman"/>
            <w:sz w:val="24"/>
            <w:szCs w:val="24"/>
            <w:lang w:val="en-GB"/>
          </w:rPr>
          <w:delText>How is community invasibility related to diversity? Describe patterns and mechanisms.</w:delText>
        </w:r>
      </w:del>
    </w:p>
    <w:p w14:paraId="70B4E202" w14:textId="77777777" w:rsidR="002F5F2F" w:rsidRPr="00521F4B" w:rsidRDefault="002F5F2F" w:rsidP="002F5F2F">
      <w:pPr>
        <w:spacing w:after="120" w:line="360" w:lineRule="auto"/>
        <w:rPr>
          <w:del w:id="346" w:author="Brenneman, Regina" w:date="2026-09-25T21:13:00Z" w16du:dateUtc="2026-09-26T01:13:00Z"/>
          <w:rFonts w:ascii="Times New Roman" w:hAnsi="Times New Roman" w:cs="Times New Roman"/>
          <w:lang w:val="en-GB"/>
        </w:rPr>
      </w:pPr>
    </w:p>
    <w:p w14:paraId="664F60A2" w14:textId="77777777" w:rsidR="002F5F2F" w:rsidRPr="00521F4B" w:rsidRDefault="002F5F2F" w:rsidP="002F5F2F">
      <w:pPr>
        <w:spacing w:after="120" w:line="360" w:lineRule="auto"/>
        <w:rPr>
          <w:del w:id="347" w:author="Brenneman, Regina" w:date="2026-09-25T21:13:00Z" w16du:dateUtc="2026-09-26T01:13:00Z"/>
          <w:rFonts w:ascii="Times New Roman" w:hAnsi="Times New Roman" w:cs="Times New Roman"/>
          <w:b/>
          <w:lang w:val="en-GB"/>
        </w:rPr>
      </w:pPr>
      <w:del w:id="348" w:author="Brenneman, Regina" w:date="2026-09-25T21:13:00Z" w16du:dateUtc="2026-09-26T01:13:00Z">
        <w:r w:rsidRPr="00521F4B">
          <w:rPr>
            <w:rFonts w:ascii="Times New Roman" w:hAnsi="Times New Roman" w:cs="Times New Roman"/>
            <w:b/>
            <w:lang w:val="en-GB"/>
          </w:rPr>
          <w:delText xml:space="preserve">Task 2. </w:delText>
        </w:r>
      </w:del>
    </w:p>
    <w:p w14:paraId="0E3B1513" w14:textId="77777777" w:rsidR="007A1DED" w:rsidRPr="00521F4B" w:rsidRDefault="007A1DED" w:rsidP="002F5F2F">
      <w:pPr>
        <w:pStyle w:val="ListParagraph"/>
        <w:numPr>
          <w:ilvl w:val="1"/>
          <w:numId w:val="15"/>
        </w:numPr>
        <w:spacing w:after="120" w:line="360" w:lineRule="auto"/>
        <w:ind w:left="709"/>
        <w:rPr>
          <w:del w:id="349" w:author="Brenneman, Regina" w:date="2026-09-25T21:13:00Z" w16du:dateUtc="2026-09-26T01:13:00Z"/>
          <w:rFonts w:ascii="Times New Roman" w:hAnsi="Times New Roman" w:cs="Times New Roman"/>
          <w:sz w:val="24"/>
          <w:szCs w:val="24"/>
          <w:lang w:val="en-GB"/>
        </w:rPr>
      </w:pPr>
      <w:del w:id="350" w:author="Brenneman, Regina" w:date="2026-09-25T21:13:00Z" w16du:dateUtc="2026-09-26T01:13:00Z">
        <w:r w:rsidRPr="00521F4B">
          <w:rPr>
            <w:rFonts w:ascii="Times New Roman" w:hAnsi="Times New Roman" w:cs="Times New Roman"/>
            <w:sz w:val="24"/>
            <w:szCs w:val="24"/>
            <w:lang w:val="en-GB"/>
          </w:rPr>
          <w:delText xml:space="preserve">Describe the resource-ratio hypothesis in the context of succession. Illustrate this with one or more figures. </w:delText>
        </w:r>
      </w:del>
    </w:p>
    <w:p w14:paraId="0BA434CD" w14:textId="77777777" w:rsidR="007A1DED" w:rsidRPr="00521F4B" w:rsidRDefault="007A1DED" w:rsidP="002F5F2F">
      <w:pPr>
        <w:pStyle w:val="ListParagraph"/>
        <w:numPr>
          <w:ilvl w:val="1"/>
          <w:numId w:val="15"/>
        </w:numPr>
        <w:spacing w:after="120" w:line="360" w:lineRule="auto"/>
        <w:ind w:left="709"/>
        <w:rPr>
          <w:del w:id="351" w:author="Brenneman, Regina" w:date="2026-09-25T21:13:00Z" w16du:dateUtc="2026-09-26T01:13:00Z"/>
          <w:rFonts w:ascii="Times New Roman" w:hAnsi="Times New Roman" w:cs="Times New Roman"/>
          <w:sz w:val="24"/>
          <w:szCs w:val="24"/>
          <w:lang w:val="en-GB"/>
        </w:rPr>
      </w:pPr>
      <w:del w:id="352" w:author="Brenneman, Regina" w:date="2026-09-25T21:13:00Z" w16du:dateUtc="2026-09-26T01:13:00Z">
        <w:r w:rsidRPr="00521F4B">
          <w:rPr>
            <w:rFonts w:ascii="Times New Roman" w:hAnsi="Times New Roman" w:cs="Times New Roman"/>
            <w:sz w:val="24"/>
            <w:szCs w:val="24"/>
            <w:lang w:val="en-GB"/>
          </w:rPr>
          <w:delText>Explain the difference between founder and dominance control in ecological communities, and give examples of contexts where each process is prevalent.</w:delText>
        </w:r>
      </w:del>
    </w:p>
    <w:p w14:paraId="358A471C" w14:textId="77777777" w:rsidR="007A1DED" w:rsidRPr="00521F4B" w:rsidRDefault="007A1DED" w:rsidP="002F5F2F">
      <w:pPr>
        <w:pStyle w:val="ListParagraph"/>
        <w:numPr>
          <w:ilvl w:val="1"/>
          <w:numId w:val="15"/>
        </w:numPr>
        <w:spacing w:after="120" w:line="360" w:lineRule="auto"/>
        <w:ind w:left="709"/>
        <w:rPr>
          <w:del w:id="353" w:author="Brenneman, Regina" w:date="2026-09-25T21:13:00Z" w16du:dateUtc="2026-09-26T01:13:00Z"/>
          <w:rFonts w:ascii="Times New Roman" w:hAnsi="Times New Roman" w:cs="Times New Roman"/>
          <w:sz w:val="24"/>
          <w:szCs w:val="24"/>
          <w:lang w:val="en-GB"/>
        </w:rPr>
      </w:pPr>
      <w:del w:id="354" w:author="Brenneman, Regina" w:date="2026-09-25T21:13:00Z" w16du:dateUtc="2026-09-26T01:13:00Z">
        <w:r w:rsidRPr="00521F4B">
          <w:rPr>
            <w:rFonts w:ascii="Times New Roman" w:hAnsi="Times New Roman" w:cs="Times New Roman"/>
            <w:sz w:val="24"/>
            <w:szCs w:val="24"/>
            <w:lang w:val="en-GB"/>
          </w:rPr>
          <w:delText>Discuss how lottery models can be applied to understand successional processes in communities. In what ways do lottery models differ from the species-sorting perspective?</w:delText>
        </w:r>
      </w:del>
    </w:p>
    <w:p w14:paraId="14D6BE36" w14:textId="77777777" w:rsidR="002F5F2F" w:rsidRPr="00521F4B" w:rsidRDefault="002F5F2F" w:rsidP="002F5F2F">
      <w:pPr>
        <w:spacing w:after="120" w:line="360" w:lineRule="auto"/>
        <w:rPr>
          <w:del w:id="355" w:author="Brenneman, Regina" w:date="2026-09-25T21:13:00Z" w16du:dateUtc="2026-09-26T01:13:00Z"/>
          <w:rFonts w:ascii="Times New Roman" w:hAnsi="Times New Roman" w:cs="Times New Roman"/>
          <w:lang w:val="en-GB"/>
        </w:rPr>
      </w:pPr>
    </w:p>
    <w:p w14:paraId="0D4BEA92" w14:textId="77777777" w:rsidR="002F5F2F" w:rsidRPr="00521F4B" w:rsidRDefault="002F5F2F" w:rsidP="002F5F2F">
      <w:pPr>
        <w:spacing w:after="120" w:line="360" w:lineRule="auto"/>
        <w:rPr>
          <w:del w:id="356" w:author="Brenneman, Regina" w:date="2026-09-25T21:13:00Z" w16du:dateUtc="2026-09-26T01:13:00Z"/>
          <w:rFonts w:ascii="Times New Roman" w:hAnsi="Times New Roman" w:cs="Times New Roman"/>
          <w:b/>
          <w:lang w:val="en-GB"/>
        </w:rPr>
      </w:pPr>
      <w:del w:id="357" w:author="Brenneman, Regina" w:date="2026-09-25T21:13:00Z" w16du:dateUtc="2026-09-26T01:13:00Z">
        <w:r w:rsidRPr="00521F4B">
          <w:rPr>
            <w:rFonts w:ascii="Times New Roman" w:hAnsi="Times New Roman" w:cs="Times New Roman"/>
            <w:b/>
            <w:lang w:val="en-GB"/>
          </w:rPr>
          <w:delText xml:space="preserve">Task 3. </w:delText>
        </w:r>
      </w:del>
    </w:p>
    <w:p w14:paraId="3472AB6C" w14:textId="77777777" w:rsidR="002F5F2F" w:rsidRPr="00521F4B" w:rsidRDefault="002F5F2F" w:rsidP="002F5F2F">
      <w:pPr>
        <w:pStyle w:val="ListParagraph"/>
        <w:numPr>
          <w:ilvl w:val="1"/>
          <w:numId w:val="16"/>
        </w:numPr>
        <w:spacing w:after="120" w:line="360" w:lineRule="auto"/>
        <w:ind w:left="709"/>
        <w:rPr>
          <w:del w:id="358" w:author="Brenneman, Regina" w:date="2026-09-25T21:13:00Z" w16du:dateUtc="2026-09-26T01:13:00Z"/>
          <w:rFonts w:ascii="Times New Roman" w:hAnsi="Times New Roman" w:cs="Times New Roman"/>
          <w:sz w:val="24"/>
          <w:szCs w:val="24"/>
          <w:lang w:val="en-GB"/>
        </w:rPr>
      </w:pPr>
      <w:del w:id="359" w:author="Brenneman, Regina" w:date="2026-09-25T21:13:00Z" w16du:dateUtc="2026-09-26T01:13:00Z">
        <w:r w:rsidRPr="00521F4B">
          <w:rPr>
            <w:rFonts w:ascii="Times New Roman" w:hAnsi="Times New Roman" w:cs="Times New Roman"/>
            <w:sz w:val="24"/>
            <w:szCs w:val="24"/>
            <w:lang w:val="en"/>
          </w:rPr>
          <w:delText>Explain what you understand with a "species accumulation curve".</w:delText>
        </w:r>
      </w:del>
    </w:p>
    <w:p w14:paraId="2E27138B" w14:textId="77777777" w:rsidR="002F5F2F" w:rsidRPr="00521F4B" w:rsidRDefault="002F5F2F" w:rsidP="002F5F2F">
      <w:pPr>
        <w:pStyle w:val="ListParagraph"/>
        <w:numPr>
          <w:ilvl w:val="1"/>
          <w:numId w:val="16"/>
        </w:numPr>
        <w:spacing w:after="120" w:line="360" w:lineRule="auto"/>
        <w:ind w:left="709"/>
        <w:rPr>
          <w:del w:id="360" w:author="Brenneman, Regina" w:date="2026-09-25T21:13:00Z" w16du:dateUtc="2026-09-26T01:13:00Z"/>
          <w:rFonts w:ascii="Times New Roman" w:hAnsi="Times New Roman" w:cs="Times New Roman"/>
          <w:sz w:val="24"/>
          <w:szCs w:val="24"/>
          <w:lang w:val="en-GB"/>
        </w:rPr>
      </w:pPr>
      <w:del w:id="361" w:author="Brenneman, Regina" w:date="2026-09-25T21:13:00Z" w16du:dateUtc="2026-09-26T01:13:00Z">
        <w:r w:rsidRPr="00521F4B">
          <w:rPr>
            <w:rFonts w:ascii="Times New Roman" w:hAnsi="Times New Roman" w:cs="Times New Roman"/>
            <w:sz w:val="24"/>
            <w:szCs w:val="24"/>
            <w:lang w:val="en"/>
          </w:rPr>
          <w:delText>Explain what it means that a society has high or low equitability (the term "evenness" applies the same), and explain how equitability can be measured.</w:delText>
        </w:r>
      </w:del>
    </w:p>
    <w:p w14:paraId="2C259603" w14:textId="77777777" w:rsidR="00521F4B" w:rsidRPr="00521F4B" w:rsidRDefault="002F5F2F" w:rsidP="008310B5">
      <w:pPr>
        <w:pStyle w:val="ListParagraph"/>
        <w:numPr>
          <w:ilvl w:val="1"/>
          <w:numId w:val="16"/>
        </w:numPr>
        <w:spacing w:after="120" w:line="360" w:lineRule="auto"/>
        <w:ind w:left="709"/>
        <w:rPr>
          <w:del w:id="362" w:author="Brenneman, Regina" w:date="2026-09-25T21:13:00Z" w16du:dateUtc="2026-09-26T01:13:00Z"/>
          <w:rFonts w:ascii="Times New Roman" w:hAnsi="Times New Roman" w:cs="Times New Roman"/>
          <w:b/>
          <w:sz w:val="24"/>
          <w:szCs w:val="24"/>
        </w:rPr>
      </w:pPr>
      <w:del w:id="363" w:author="Brenneman, Regina" w:date="2026-09-25T21:13:00Z" w16du:dateUtc="2026-09-26T01:13:00Z">
        <w:r w:rsidRPr="00521F4B">
          <w:rPr>
            <w:rFonts w:ascii="Times New Roman" w:hAnsi="Times New Roman" w:cs="Times New Roman"/>
            <w:sz w:val="24"/>
            <w:szCs w:val="24"/>
            <w:lang w:val="en"/>
          </w:rPr>
          <w:delText>A biologist conducted a community ecological study and collected standardized insect samples in two different habitats. In the first habitat, the biologist collected 30 samples and recorded 30 species and the habitat had high equitability ("evenness"). In the second habitat, the biologist collected 100 samples and also here he found 30 insect species, but equitability was significantly lower compared to habitat. 1. Create a "Rank-abundance diagram" where you draw simple sketches of the "Rank-abundance curves"» For habitats 1 and 2, respectively, based on the information provided. Explain why the two curves have different shapes.</w:delText>
        </w:r>
      </w:del>
    </w:p>
    <w:p w14:paraId="38F8B4C0" w14:textId="77777777" w:rsidR="00521F4B" w:rsidRDefault="00521F4B">
      <w:pPr>
        <w:rPr>
          <w:del w:id="364" w:author="Brenneman, Regina" w:date="2026-09-25T21:13:00Z" w16du:dateUtc="2026-09-26T01:13:00Z"/>
          <w:rFonts w:ascii="Times New Roman" w:hAnsi="Times New Roman" w:cs="Times New Roman"/>
          <w:b/>
          <w:lang w:val="nb-NO"/>
        </w:rPr>
      </w:pPr>
      <w:del w:id="365" w:author="Brenneman, Regina" w:date="2026-09-25T21:13:00Z" w16du:dateUtc="2026-09-26T01:13:00Z">
        <w:r>
          <w:rPr>
            <w:rFonts w:ascii="Times New Roman" w:hAnsi="Times New Roman" w:cs="Times New Roman"/>
            <w:b/>
            <w:lang w:val="nb-NO"/>
          </w:rPr>
          <w:br w:type="page"/>
        </w:r>
      </w:del>
    </w:p>
    <w:p w14:paraId="383B046A" w14:textId="77777777" w:rsidR="007A1DED" w:rsidRPr="00521F4B" w:rsidRDefault="007A1DED" w:rsidP="00521F4B">
      <w:pPr>
        <w:spacing w:after="120" w:line="360" w:lineRule="auto"/>
        <w:rPr>
          <w:del w:id="366" w:author="Brenneman, Regina" w:date="2026-09-25T21:13:00Z" w16du:dateUtc="2026-09-26T01:13:00Z"/>
          <w:rFonts w:ascii="Times New Roman" w:hAnsi="Times New Roman" w:cs="Times New Roman"/>
          <w:b/>
          <w:lang w:val="nb-NO"/>
        </w:rPr>
      </w:pPr>
      <w:del w:id="367" w:author="Brenneman, Regina" w:date="2026-09-25T21:13:00Z" w16du:dateUtc="2026-09-26T01:13:00Z">
        <w:r w:rsidRPr="00521F4B">
          <w:rPr>
            <w:rFonts w:ascii="Times New Roman" w:hAnsi="Times New Roman" w:cs="Times New Roman"/>
            <w:b/>
            <w:lang w:val="nb-NO"/>
          </w:rPr>
          <w:delText>Bokmål</w:delText>
        </w:r>
      </w:del>
    </w:p>
    <w:p w14:paraId="4B25281B" w14:textId="77777777" w:rsidR="007A1DED" w:rsidRPr="00521F4B" w:rsidRDefault="007A1DED" w:rsidP="00521F4B">
      <w:pPr>
        <w:spacing w:after="120" w:line="360" w:lineRule="auto"/>
        <w:rPr>
          <w:del w:id="368" w:author="Brenneman, Regina" w:date="2026-09-25T21:13:00Z" w16du:dateUtc="2026-09-26T01:13:00Z"/>
          <w:rFonts w:ascii="Times New Roman" w:hAnsi="Times New Roman" w:cs="Times New Roman"/>
          <w:b/>
          <w:lang w:val="nb-NO"/>
        </w:rPr>
      </w:pPr>
      <w:del w:id="369" w:author="Brenneman, Regina" w:date="2026-09-25T21:13:00Z" w16du:dateUtc="2026-09-26T01:13:00Z">
        <w:r w:rsidRPr="00521F4B">
          <w:rPr>
            <w:rFonts w:ascii="Times New Roman" w:hAnsi="Times New Roman" w:cs="Times New Roman"/>
            <w:b/>
            <w:lang w:val="nb-NO"/>
          </w:rPr>
          <w:delText>Oppgave 1.</w:delText>
        </w:r>
      </w:del>
    </w:p>
    <w:p w14:paraId="6B80663A" w14:textId="77777777" w:rsidR="007A1DED" w:rsidRPr="00521F4B" w:rsidRDefault="007A1DED" w:rsidP="00521F4B">
      <w:pPr>
        <w:pStyle w:val="ListParagraph"/>
        <w:numPr>
          <w:ilvl w:val="0"/>
          <w:numId w:val="22"/>
        </w:numPr>
        <w:spacing w:after="120" w:line="360" w:lineRule="auto"/>
        <w:ind w:left="709"/>
        <w:rPr>
          <w:del w:id="370" w:author="Brenneman, Regina" w:date="2026-09-25T21:13:00Z" w16du:dateUtc="2026-09-26T01:13:00Z"/>
          <w:rFonts w:ascii="Times New Roman" w:hAnsi="Times New Roman" w:cs="Times New Roman"/>
          <w:sz w:val="24"/>
          <w:szCs w:val="24"/>
        </w:rPr>
      </w:pPr>
      <w:del w:id="371" w:author="Brenneman, Regina" w:date="2026-09-25T21:13:00Z" w16du:dateUtc="2026-09-26T01:13:00Z">
        <w:r w:rsidRPr="00521F4B">
          <w:rPr>
            <w:rFonts w:ascii="Times New Roman" w:hAnsi="Times New Roman" w:cs="Times New Roman"/>
            <w:sz w:val="24"/>
            <w:szCs w:val="24"/>
          </w:rPr>
          <w:delText xml:space="preserve">Forklar hvordan diversitet kan fasilitere stabilitet i økologiske samfunn. Inkluder beskrivelser av hypotesen om overflødighet (engelsk: «redundancy hypothesis»), forsikringshypotesn («insurance hypothesis») og portelfoliehypotesen («portefolio hypothesis»). </w:delText>
        </w:r>
      </w:del>
    </w:p>
    <w:p w14:paraId="37DEB7C8" w14:textId="77777777" w:rsidR="007A1DED" w:rsidRPr="00521F4B" w:rsidRDefault="007A1DED" w:rsidP="00521F4B">
      <w:pPr>
        <w:pStyle w:val="ListParagraph"/>
        <w:numPr>
          <w:ilvl w:val="0"/>
          <w:numId w:val="22"/>
        </w:numPr>
        <w:spacing w:after="120" w:line="360" w:lineRule="auto"/>
        <w:ind w:left="709"/>
        <w:rPr>
          <w:del w:id="372" w:author="Brenneman, Regina" w:date="2026-09-25T21:13:00Z" w16du:dateUtc="2026-09-26T01:13:00Z"/>
          <w:rFonts w:ascii="Times New Roman" w:hAnsi="Times New Roman" w:cs="Times New Roman"/>
          <w:sz w:val="24"/>
          <w:szCs w:val="24"/>
        </w:rPr>
      </w:pPr>
      <w:del w:id="373" w:author="Brenneman, Regina" w:date="2026-09-25T21:13:00Z" w16du:dateUtc="2026-09-26T01:13:00Z">
        <w:r w:rsidRPr="00521F4B">
          <w:rPr>
            <w:rFonts w:ascii="Times New Roman" w:hAnsi="Times New Roman" w:cs="Times New Roman"/>
            <w:sz w:val="24"/>
            <w:szCs w:val="24"/>
          </w:rPr>
          <w:delText>Hvilke bevis finnes for diversitet-stabilitet-forhold i økologi?</w:delText>
        </w:r>
      </w:del>
    </w:p>
    <w:p w14:paraId="763D3F1B" w14:textId="77777777" w:rsidR="007A1DED" w:rsidRPr="00521F4B" w:rsidRDefault="007A1DED" w:rsidP="00521F4B">
      <w:pPr>
        <w:pStyle w:val="ListParagraph"/>
        <w:numPr>
          <w:ilvl w:val="0"/>
          <w:numId w:val="22"/>
        </w:numPr>
        <w:spacing w:after="120" w:line="360" w:lineRule="auto"/>
        <w:ind w:left="709"/>
        <w:rPr>
          <w:del w:id="374" w:author="Brenneman, Regina" w:date="2026-09-25T21:13:00Z" w16du:dateUtc="2026-09-26T01:13:00Z"/>
          <w:rFonts w:ascii="Times New Roman" w:hAnsi="Times New Roman" w:cs="Times New Roman"/>
          <w:sz w:val="24"/>
          <w:szCs w:val="24"/>
        </w:rPr>
      </w:pPr>
      <w:del w:id="375" w:author="Brenneman, Regina" w:date="2026-09-25T21:13:00Z" w16du:dateUtc="2026-09-26T01:13:00Z">
        <w:r w:rsidRPr="00521F4B">
          <w:rPr>
            <w:rFonts w:ascii="Times New Roman" w:hAnsi="Times New Roman" w:cs="Times New Roman"/>
            <w:sz w:val="24"/>
            <w:szCs w:val="24"/>
          </w:rPr>
          <w:delText>Hvordan er diversitet relatert til evnen biologiske samfunn har til å motstå spredning og etablering av fremmede arter? Beskriv mekanismer og observerte mønstre.</w:delText>
        </w:r>
      </w:del>
    </w:p>
    <w:p w14:paraId="26AAEBA4" w14:textId="77777777" w:rsidR="002F5F2F" w:rsidRPr="00521F4B" w:rsidRDefault="002F5F2F" w:rsidP="00521F4B">
      <w:pPr>
        <w:spacing w:after="120" w:line="360" w:lineRule="auto"/>
        <w:rPr>
          <w:del w:id="376" w:author="Brenneman, Regina" w:date="2026-09-25T21:13:00Z" w16du:dateUtc="2026-09-26T01:13:00Z"/>
          <w:rFonts w:ascii="Times New Roman" w:hAnsi="Times New Roman" w:cs="Times New Roman"/>
          <w:b/>
          <w:lang w:val="nb-NO"/>
        </w:rPr>
      </w:pPr>
    </w:p>
    <w:p w14:paraId="061EBD96" w14:textId="77777777" w:rsidR="007A1DED" w:rsidRPr="00521F4B" w:rsidRDefault="007A1DED" w:rsidP="00521F4B">
      <w:pPr>
        <w:spacing w:after="120" w:line="360" w:lineRule="auto"/>
        <w:rPr>
          <w:del w:id="377" w:author="Brenneman, Regina" w:date="2026-09-25T21:13:00Z" w16du:dateUtc="2026-09-26T01:13:00Z"/>
          <w:rFonts w:ascii="Times New Roman" w:hAnsi="Times New Roman" w:cs="Times New Roman"/>
          <w:b/>
          <w:lang w:val="nb-NO"/>
        </w:rPr>
      </w:pPr>
      <w:del w:id="378" w:author="Brenneman, Regina" w:date="2026-09-25T21:13:00Z" w16du:dateUtc="2026-09-26T01:13:00Z">
        <w:r w:rsidRPr="00521F4B">
          <w:rPr>
            <w:rFonts w:ascii="Times New Roman" w:hAnsi="Times New Roman" w:cs="Times New Roman"/>
            <w:b/>
            <w:lang w:val="nb-NO"/>
          </w:rPr>
          <w:delText>Oppgave 2.</w:delText>
        </w:r>
      </w:del>
    </w:p>
    <w:p w14:paraId="645BD026" w14:textId="77777777" w:rsidR="007A1DED" w:rsidRPr="00521F4B" w:rsidRDefault="007A1DED" w:rsidP="00521F4B">
      <w:pPr>
        <w:pStyle w:val="ListParagraph"/>
        <w:numPr>
          <w:ilvl w:val="0"/>
          <w:numId w:val="19"/>
        </w:numPr>
        <w:spacing w:after="120" w:line="360" w:lineRule="auto"/>
        <w:rPr>
          <w:del w:id="379" w:author="Brenneman, Regina" w:date="2026-09-25T21:13:00Z" w16du:dateUtc="2026-09-26T01:13:00Z"/>
          <w:rFonts w:ascii="Times New Roman" w:hAnsi="Times New Roman" w:cs="Times New Roman"/>
          <w:sz w:val="24"/>
          <w:szCs w:val="24"/>
        </w:rPr>
      </w:pPr>
      <w:del w:id="380" w:author="Brenneman, Regina" w:date="2026-09-25T21:13:00Z" w16du:dateUtc="2026-09-26T01:13:00Z">
        <w:r w:rsidRPr="00521F4B">
          <w:rPr>
            <w:rFonts w:ascii="Times New Roman" w:hAnsi="Times New Roman" w:cs="Times New Roman"/>
            <w:sz w:val="24"/>
            <w:szCs w:val="24"/>
          </w:rPr>
          <w:delText xml:space="preserve">Beskriv ressursforholdshypotesen (en: «the resource-ratio hypothesis») i sammenheng med suksesjon. Illustrer med en eller flere figurer. </w:delText>
        </w:r>
      </w:del>
    </w:p>
    <w:p w14:paraId="314D2589" w14:textId="77777777" w:rsidR="007A1DED" w:rsidRPr="00521F4B" w:rsidRDefault="007A1DED" w:rsidP="00521F4B">
      <w:pPr>
        <w:pStyle w:val="ListParagraph"/>
        <w:numPr>
          <w:ilvl w:val="0"/>
          <w:numId w:val="19"/>
        </w:numPr>
        <w:spacing w:after="120" w:line="360" w:lineRule="auto"/>
        <w:rPr>
          <w:del w:id="381" w:author="Brenneman, Regina" w:date="2026-09-25T21:13:00Z" w16du:dateUtc="2026-09-26T01:13:00Z"/>
          <w:rFonts w:ascii="Times New Roman" w:hAnsi="Times New Roman" w:cs="Times New Roman"/>
          <w:sz w:val="24"/>
          <w:szCs w:val="24"/>
        </w:rPr>
      </w:pPr>
      <w:del w:id="382" w:author="Brenneman, Regina" w:date="2026-09-25T21:13:00Z" w16du:dateUtc="2026-09-26T01:13:00Z">
        <w:r w:rsidRPr="00521F4B">
          <w:rPr>
            <w:rFonts w:ascii="Times New Roman" w:hAnsi="Times New Roman" w:cs="Times New Roman"/>
            <w:sz w:val="24"/>
            <w:szCs w:val="24"/>
          </w:rPr>
          <w:delText xml:space="preserve">Beskriv forskjellen mellom grunnlegger- og dominanskontroll i økologiske samfunn, og gi eksempler på tilfeller hvor hver prosess er dominant. </w:delText>
        </w:r>
      </w:del>
    </w:p>
    <w:p w14:paraId="77A5C98A" w14:textId="77777777" w:rsidR="007A1DED" w:rsidRPr="00521F4B" w:rsidRDefault="007A1DED" w:rsidP="00521F4B">
      <w:pPr>
        <w:pStyle w:val="ListParagraph"/>
        <w:numPr>
          <w:ilvl w:val="0"/>
          <w:numId w:val="19"/>
        </w:numPr>
        <w:spacing w:after="120" w:line="360" w:lineRule="auto"/>
        <w:rPr>
          <w:del w:id="383" w:author="Brenneman, Regina" w:date="2026-09-25T21:13:00Z" w16du:dateUtc="2026-09-26T01:13:00Z"/>
          <w:rFonts w:ascii="Times New Roman" w:hAnsi="Times New Roman" w:cs="Times New Roman"/>
          <w:sz w:val="24"/>
          <w:szCs w:val="24"/>
        </w:rPr>
      </w:pPr>
      <w:del w:id="384" w:author="Brenneman, Regina" w:date="2026-09-25T21:13:00Z" w16du:dateUtc="2026-09-26T01:13:00Z">
        <w:r w:rsidRPr="00521F4B">
          <w:rPr>
            <w:rFonts w:ascii="Times New Roman" w:hAnsi="Times New Roman" w:cs="Times New Roman"/>
            <w:sz w:val="24"/>
            <w:szCs w:val="24"/>
          </w:rPr>
          <w:delText xml:space="preserve">Diskuter hvordan lotterimodeller kan brukes for å forstå suksesjonsmønstre i økologiske samfunn. Hvordan skiller lotterimodeller seg fra et perspektiv som går på sortering av arter, eller «artsorteringsperspektivet».  </w:delText>
        </w:r>
      </w:del>
    </w:p>
    <w:p w14:paraId="2E31ABFE" w14:textId="77777777" w:rsidR="00755389" w:rsidRPr="00521F4B" w:rsidRDefault="00755389" w:rsidP="00521F4B">
      <w:pPr>
        <w:spacing w:after="120" w:line="360" w:lineRule="auto"/>
        <w:rPr>
          <w:del w:id="385" w:author="Brenneman, Regina" w:date="2026-09-25T21:13:00Z" w16du:dateUtc="2026-09-26T01:13:00Z"/>
          <w:rFonts w:ascii="Times New Roman" w:hAnsi="Times New Roman" w:cs="Times New Roman"/>
          <w:lang w:val="nb-NO"/>
        </w:rPr>
      </w:pPr>
    </w:p>
    <w:p w14:paraId="42A008AA" w14:textId="77777777" w:rsidR="00BB4E5E" w:rsidRPr="00521F4B" w:rsidRDefault="00BB4E5E" w:rsidP="00521F4B">
      <w:pPr>
        <w:spacing w:after="120" w:line="360" w:lineRule="auto"/>
        <w:rPr>
          <w:del w:id="386" w:author="Brenneman, Regina" w:date="2026-09-25T21:13:00Z" w16du:dateUtc="2026-09-26T01:13:00Z"/>
          <w:rFonts w:ascii="Times New Roman" w:hAnsi="Times New Roman" w:cs="Times New Roman"/>
          <w:b/>
          <w:lang w:val="nb-NO"/>
        </w:rPr>
      </w:pPr>
      <w:del w:id="387" w:author="Brenneman, Regina" w:date="2026-09-25T21:13:00Z" w16du:dateUtc="2026-09-26T01:13:00Z">
        <w:r w:rsidRPr="00521F4B">
          <w:rPr>
            <w:rFonts w:ascii="Times New Roman" w:hAnsi="Times New Roman" w:cs="Times New Roman"/>
            <w:b/>
            <w:lang w:val="nb-NO"/>
          </w:rPr>
          <w:delText>Oppgave 3.</w:delText>
        </w:r>
      </w:del>
    </w:p>
    <w:p w14:paraId="10792FFC" w14:textId="77777777" w:rsidR="00BB4E5E" w:rsidRPr="00521F4B" w:rsidRDefault="00BB4E5E" w:rsidP="00521F4B">
      <w:pPr>
        <w:pStyle w:val="ListParagraph"/>
        <w:numPr>
          <w:ilvl w:val="0"/>
          <w:numId w:val="14"/>
        </w:numPr>
        <w:spacing w:line="360" w:lineRule="auto"/>
        <w:rPr>
          <w:del w:id="388" w:author="Brenneman, Regina" w:date="2026-09-25T21:13:00Z" w16du:dateUtc="2026-09-26T01:13:00Z"/>
          <w:rFonts w:ascii="Times New Roman" w:hAnsi="Times New Roman" w:cs="Times New Roman"/>
          <w:sz w:val="24"/>
          <w:szCs w:val="24"/>
        </w:rPr>
      </w:pPr>
      <w:del w:id="389" w:author="Brenneman, Regina" w:date="2026-09-25T21:13:00Z" w16du:dateUtc="2026-09-26T01:13:00Z">
        <w:r w:rsidRPr="00521F4B">
          <w:rPr>
            <w:rFonts w:ascii="Times New Roman" w:hAnsi="Times New Roman" w:cs="Times New Roman"/>
            <w:sz w:val="24"/>
            <w:szCs w:val="24"/>
          </w:rPr>
          <w:delText xml:space="preserve">Forklar </w:delText>
        </w:r>
        <w:r w:rsidR="009614C8" w:rsidRPr="00521F4B">
          <w:rPr>
            <w:rFonts w:ascii="Times New Roman" w:hAnsi="Times New Roman" w:cs="Times New Roman"/>
            <w:sz w:val="24"/>
            <w:szCs w:val="24"/>
          </w:rPr>
          <w:delText>hva du forstår med en «arts-</w:delText>
        </w:r>
        <w:r w:rsidRPr="00521F4B">
          <w:rPr>
            <w:rFonts w:ascii="Times New Roman" w:hAnsi="Times New Roman" w:cs="Times New Roman"/>
            <w:sz w:val="24"/>
            <w:szCs w:val="24"/>
          </w:rPr>
          <w:delText xml:space="preserve">akkumulerings-kurve» («species accumulation curve»). </w:delText>
        </w:r>
      </w:del>
    </w:p>
    <w:p w14:paraId="1432A24D" w14:textId="77777777" w:rsidR="00BB4E5E" w:rsidRPr="00521F4B" w:rsidRDefault="00BB4E5E" w:rsidP="00521F4B">
      <w:pPr>
        <w:pStyle w:val="ListParagraph"/>
        <w:numPr>
          <w:ilvl w:val="0"/>
          <w:numId w:val="14"/>
        </w:numPr>
        <w:spacing w:line="360" w:lineRule="auto"/>
        <w:rPr>
          <w:del w:id="390" w:author="Brenneman, Regina" w:date="2026-09-25T21:13:00Z" w16du:dateUtc="2026-09-26T01:13:00Z"/>
          <w:rFonts w:ascii="Times New Roman" w:hAnsi="Times New Roman" w:cs="Times New Roman"/>
          <w:sz w:val="24"/>
          <w:szCs w:val="24"/>
        </w:rPr>
      </w:pPr>
      <w:del w:id="391" w:author="Brenneman, Regina" w:date="2026-09-25T21:13:00Z" w16du:dateUtc="2026-09-26T01:13:00Z">
        <w:r w:rsidRPr="00521F4B">
          <w:rPr>
            <w:rFonts w:ascii="Times New Roman" w:hAnsi="Times New Roman" w:cs="Times New Roman"/>
            <w:sz w:val="24"/>
            <w:szCs w:val="24"/>
          </w:rPr>
          <w:delText>Forklar hva det betyr at et samfunn har høy eller lav «equitability» (begrepet «evenness» brukes om det samme), og forklar hvordan equitability kan måles.</w:delText>
        </w:r>
      </w:del>
    </w:p>
    <w:p w14:paraId="75892FF2" w14:textId="77777777" w:rsidR="00BB4E5E" w:rsidRPr="00B149C5" w:rsidRDefault="00CF03AA" w:rsidP="00120197">
      <w:pPr>
        <w:spacing w:after="0"/>
        <w:rPr>
          <w:rPrChange w:id="392" w:author="Brenneman, Regina" w:date="2026-09-25T21:13:00Z" w16du:dateUtc="2026-09-26T01:13:00Z">
            <w:rPr>
              <w:rFonts w:ascii="Times New Roman" w:hAnsi="Times New Roman" w:cs="Times New Roman"/>
              <w:sz w:val="24"/>
              <w:szCs w:val="24"/>
            </w:rPr>
          </w:rPrChange>
        </w:rPr>
        <w:pPrChange w:id="393" w:author="Brenneman, Regina" w:date="2026-09-25T21:13:00Z" w16du:dateUtc="2026-09-26T01:13:00Z">
          <w:pPr>
            <w:pStyle w:val="ListParagraph"/>
            <w:numPr>
              <w:numId w:val="14"/>
            </w:numPr>
            <w:spacing w:after="120" w:line="360" w:lineRule="auto"/>
            <w:ind w:hanging="360"/>
          </w:pPr>
        </w:pPrChange>
      </w:pPr>
      <w:del w:id="394" w:author="Brenneman, Regina" w:date="2026-09-25T21:13:00Z" w16du:dateUtc="2026-09-26T01:13:00Z">
        <w:r w:rsidRPr="00521F4B">
          <w:rPr>
            <w:rFonts w:ascii="Times New Roman" w:hAnsi="Times New Roman" w:cs="Times New Roman"/>
            <w:sz w:val="24"/>
            <w:szCs w:val="24"/>
          </w:rPr>
          <w:delText xml:space="preserve">En biolog gjennomførte et </w:delText>
        </w:r>
        <w:r w:rsidR="00BB4E5E" w:rsidRPr="00521F4B">
          <w:rPr>
            <w:rFonts w:ascii="Times New Roman" w:hAnsi="Times New Roman" w:cs="Times New Roman"/>
            <w:sz w:val="24"/>
            <w:szCs w:val="24"/>
          </w:rPr>
          <w:delText>samfunns</w:delText>
        </w:r>
        <w:r w:rsidR="002F5F2F" w:rsidRPr="00521F4B">
          <w:rPr>
            <w:rFonts w:ascii="Times New Roman" w:hAnsi="Times New Roman" w:cs="Times New Roman"/>
            <w:sz w:val="24"/>
            <w:szCs w:val="24"/>
          </w:rPr>
          <w:delText>økolo</w:delText>
        </w:r>
        <w:r w:rsidR="00BB4E5E" w:rsidRPr="00521F4B">
          <w:rPr>
            <w:rFonts w:ascii="Times New Roman" w:hAnsi="Times New Roman" w:cs="Times New Roman"/>
            <w:sz w:val="24"/>
            <w:szCs w:val="24"/>
          </w:rPr>
          <w:delText xml:space="preserve">gisk studie </w:delText>
        </w:r>
        <w:r w:rsidR="002F5F2F" w:rsidRPr="00521F4B">
          <w:rPr>
            <w:rFonts w:ascii="Times New Roman" w:hAnsi="Times New Roman" w:cs="Times New Roman"/>
            <w:sz w:val="24"/>
            <w:szCs w:val="24"/>
          </w:rPr>
          <w:delText xml:space="preserve">og </w:delText>
        </w:r>
        <w:r w:rsidR="00BB4E5E" w:rsidRPr="00521F4B">
          <w:rPr>
            <w:rFonts w:ascii="Times New Roman" w:hAnsi="Times New Roman" w:cs="Times New Roman"/>
            <w:sz w:val="24"/>
            <w:szCs w:val="24"/>
          </w:rPr>
          <w:delText xml:space="preserve">samlet inn standardiserte insektprøver </w:delText>
        </w:r>
        <w:r w:rsidRPr="00521F4B">
          <w:rPr>
            <w:rFonts w:ascii="Times New Roman" w:hAnsi="Times New Roman" w:cs="Times New Roman"/>
            <w:sz w:val="24"/>
            <w:szCs w:val="24"/>
          </w:rPr>
          <w:delText>i to ulike habitat</w:delText>
        </w:r>
        <w:r w:rsidR="00BB4E5E" w:rsidRPr="00521F4B">
          <w:rPr>
            <w:rFonts w:ascii="Times New Roman" w:hAnsi="Times New Roman" w:cs="Times New Roman"/>
            <w:sz w:val="24"/>
            <w:szCs w:val="24"/>
          </w:rPr>
          <w:delText xml:space="preserve">. I det første </w:delText>
        </w:r>
        <w:r w:rsidRPr="00521F4B">
          <w:rPr>
            <w:rFonts w:ascii="Times New Roman" w:hAnsi="Times New Roman" w:cs="Times New Roman"/>
            <w:sz w:val="24"/>
            <w:szCs w:val="24"/>
          </w:rPr>
          <w:delText xml:space="preserve">habitatet </w:delText>
        </w:r>
        <w:r w:rsidR="00BB4E5E" w:rsidRPr="00521F4B">
          <w:rPr>
            <w:rFonts w:ascii="Times New Roman" w:hAnsi="Times New Roman" w:cs="Times New Roman"/>
            <w:sz w:val="24"/>
            <w:szCs w:val="24"/>
          </w:rPr>
          <w:delText xml:space="preserve">samlet biologen inn 30 prøver og registrerte </w:delText>
        </w:r>
        <w:r w:rsidRPr="00521F4B">
          <w:rPr>
            <w:rFonts w:ascii="Times New Roman" w:hAnsi="Times New Roman" w:cs="Times New Roman"/>
            <w:sz w:val="24"/>
            <w:szCs w:val="24"/>
          </w:rPr>
          <w:delText xml:space="preserve">der </w:delText>
        </w:r>
        <w:r w:rsidR="00BB4E5E" w:rsidRPr="00521F4B">
          <w:rPr>
            <w:rFonts w:ascii="Times New Roman" w:hAnsi="Times New Roman" w:cs="Times New Roman"/>
            <w:sz w:val="24"/>
            <w:szCs w:val="24"/>
          </w:rPr>
          <w:delText>30 insektarter og habitatet hadde høy equitability («evenness»). I det andre habitatet samlet biologen inn 100 prøver og fant også her 30 insektarter, men equatibility var her betydelig lavere enn i habitat 1.</w:delText>
        </w:r>
        <w:r w:rsidRPr="00521F4B">
          <w:rPr>
            <w:rFonts w:ascii="Times New Roman" w:hAnsi="Times New Roman" w:cs="Times New Roman"/>
            <w:sz w:val="24"/>
            <w:szCs w:val="24"/>
          </w:rPr>
          <w:delText xml:space="preserve"> Lag et enkelt «Rank-abundance diagram» der du tegner inn enkle skisser av «Rank – abundance kurvene» for habitat 1 og 2 basert på informasjonen som er gitt. Forklar</w:delText>
        </w:r>
        <w:r w:rsidR="00A000D6" w:rsidRPr="00521F4B">
          <w:rPr>
            <w:rFonts w:ascii="Times New Roman" w:hAnsi="Times New Roman" w:cs="Times New Roman"/>
            <w:sz w:val="24"/>
            <w:szCs w:val="24"/>
          </w:rPr>
          <w:delText xml:space="preserve"> hvorfor de to kurvene har ulik form</w:delText>
        </w:r>
        <w:r w:rsidRPr="00521F4B">
          <w:rPr>
            <w:rFonts w:ascii="Times New Roman" w:hAnsi="Times New Roman" w:cs="Times New Roman"/>
            <w:sz w:val="24"/>
            <w:szCs w:val="24"/>
          </w:rPr>
          <w:delText>.</w:delText>
        </w:r>
      </w:del>
    </w:p>
    <w:sectPr w:rsidR="00BB4E5E" w:rsidRPr="00B149C5" w:rsidSect="002F1426">
      <w:headerReference w:type="default" r:id="rId9"/>
      <w:footerReference w:type="default" r:id="rId10"/>
      <w:pgSz w:w="15840" w:h="12240" w:orient="landscape"/>
      <w:pgMar w:top="576" w:right="720" w:bottom="576" w:left="720" w:header="720" w:footer="720" w:gutter="0"/>
      <w:cols w:space="720"/>
      <w:docGrid w:linePitch="360"/>
      <w:sectPrChange w:id="399" w:author="Brenneman, Regina" w:date="2026-09-25T21:13:00Z" w16du:dateUtc="2026-09-26T01:13:00Z">
        <w:sectPr w:rsidR="00BB4E5E" w:rsidRPr="00B149C5" w:rsidSect="002F1426">
          <w:pgSz w:w="12240" w:h="15840" w:orient="portrait"/>
          <w:pgMar w:top="720" w:right="1440" w:bottom="426" w:left="1440" w:header="708" w:footer="708" w:gutter="0"/>
          <w:cols w:space="708"/>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D698E6" w14:textId="77777777" w:rsidR="008C793D" w:rsidRDefault="008C793D" w:rsidP="00BB5745">
      <w:pPr>
        <w:spacing w:after="0" w:line="240" w:lineRule="auto"/>
        <w:pPrChange w:id="5" w:author="Brenneman, Regina" w:date="2026-09-25T21:13:00Z" w16du:dateUtc="2026-09-26T01:13:00Z">
          <w:pPr/>
        </w:pPrChange>
      </w:pPr>
      <w:r>
        <w:separator/>
      </w:r>
    </w:p>
  </w:endnote>
  <w:endnote w:type="continuationSeparator" w:id="0">
    <w:p w14:paraId="185A6793" w14:textId="77777777" w:rsidR="008C793D" w:rsidRDefault="008C793D" w:rsidP="00BB5745">
      <w:pPr>
        <w:spacing w:after="0" w:line="240" w:lineRule="auto"/>
        <w:pPrChange w:id="6" w:author="Brenneman, Regina" w:date="2026-09-25T21:13:00Z" w16du:dateUtc="2026-09-26T01:1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B06040202020202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7F904" w14:textId="77777777" w:rsidR="00A364CE" w:rsidRDefault="00A364CE" w:rsidP="00AD1F20">
    <w:pPr>
      <w:pStyle w:val="Footer"/>
      <w:pBdr>
        <w:bottom w:val="single" w:sz="12" w:space="1" w:color="auto"/>
      </w:pBdr>
      <w:rPr>
        <w:del w:id="396" w:author="Brenneman, Regina" w:date="2026-09-25T21:13:00Z" w16du:dateUtc="2026-09-26T01:13:00Z"/>
      </w:rPr>
    </w:pPr>
  </w:p>
  <w:p w14:paraId="0108D291" w14:textId="77777777" w:rsidR="00A364CE" w:rsidRDefault="00A364CE">
    <w:pPr>
      <w:pStyle w:val="BalloonTextChar"/>
      <w:pPrChange w:id="397" w:author="Brenneman, Regina" w:date="2026-09-25T21:13:00Z" w16du:dateUtc="2026-09-26T01:13:00Z">
        <w:pPr>
          <w:pStyle w:val="Footer"/>
        </w:pPr>
      </w:pPrChange>
    </w:pPr>
    <w:del w:id="398" w:author="Brenneman, Regina" w:date="2026-09-25T21:13:00Z" w16du:dateUtc="2026-09-26T01:13:00Z">
      <w:r>
        <w:delText>Students will find the examination results in Studentweb. Please contact the department if you have questions about your results. The Examinations Office will not be able to answer this.</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FA1737" w14:textId="77777777" w:rsidR="008C793D" w:rsidRDefault="008C793D" w:rsidP="00BB5745">
      <w:pPr>
        <w:spacing w:after="0" w:line="240" w:lineRule="auto"/>
        <w:pPrChange w:id="3" w:author="Brenneman, Regina" w:date="2026-09-25T21:13:00Z" w16du:dateUtc="2026-09-26T01:13:00Z">
          <w:pPr/>
        </w:pPrChange>
      </w:pPr>
      <w:r>
        <w:separator/>
      </w:r>
    </w:p>
  </w:footnote>
  <w:footnote w:type="continuationSeparator" w:id="0">
    <w:p w14:paraId="5FA79C3D" w14:textId="77777777" w:rsidR="008C793D" w:rsidRDefault="008C793D" w:rsidP="00BB5745">
      <w:pPr>
        <w:spacing w:after="0" w:line="240" w:lineRule="auto"/>
        <w:pPrChange w:id="4" w:author="Brenneman, Regina" w:date="2026-09-25T21:13:00Z" w16du:dateUtc="2026-09-26T01:1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FAF94" w14:textId="77777777" w:rsidR="008544AD" w:rsidRDefault="008544AD">
    <w:pPr>
      <w:pStyle w:val="FooterChar"/>
      <w:pPrChange w:id="395" w:author="Brenneman, Regina" w:date="2026-09-25T21:13:00Z" w16du:dateUtc="2026-09-26T01:1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E7E3B"/>
    <w:multiLevelType w:val="hybridMultilevel"/>
    <w:tmpl w:val="A890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536EC"/>
    <w:multiLevelType w:val="hybridMultilevel"/>
    <w:tmpl w:val="A8A0835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843131C"/>
    <w:multiLevelType w:val="hybridMultilevel"/>
    <w:tmpl w:val="2752DB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803A8"/>
    <w:multiLevelType w:val="hybridMultilevel"/>
    <w:tmpl w:val="223CD56C"/>
    <w:lvl w:ilvl="0" w:tplc="10F848E2">
      <w:start w:val="1"/>
      <w:numFmt w:val="lowerLetter"/>
      <w:lvlText w:val="%1)"/>
      <w:lvlJc w:val="left"/>
      <w:pPr>
        <w:ind w:left="1440" w:hanging="360"/>
      </w:pPr>
      <w:rPr>
        <w:rFonts w:ascii="Times New Roman" w:eastAsia="Arial Unicode MS"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F8054BC"/>
    <w:multiLevelType w:val="hybridMultilevel"/>
    <w:tmpl w:val="81B6C2B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3067AF3"/>
    <w:multiLevelType w:val="hybridMultilevel"/>
    <w:tmpl w:val="A5B6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1724A"/>
    <w:multiLevelType w:val="hybridMultilevel"/>
    <w:tmpl w:val="38CC66BC"/>
    <w:lvl w:ilvl="0" w:tplc="9C76C5A8">
      <w:start w:val="1"/>
      <w:numFmt w:val="lowerLetter"/>
      <w:lvlText w:val="%1)"/>
      <w:lvlJc w:val="left"/>
      <w:pPr>
        <w:ind w:left="720" w:hanging="360"/>
      </w:pPr>
      <w:rPr>
        <w:rFonts w:hint="default"/>
        <w:i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38E6ABB"/>
    <w:multiLevelType w:val="hybridMultilevel"/>
    <w:tmpl w:val="29003788"/>
    <w:lvl w:ilvl="0" w:tplc="B7385022">
      <w:start w:val="1"/>
      <w:numFmt w:val="lowerLetter"/>
      <w:lvlText w:val="%1)"/>
      <w:lvlJc w:val="left"/>
      <w:pPr>
        <w:ind w:left="720" w:hanging="360"/>
      </w:pPr>
      <w:rPr>
        <w:rFonts w:ascii="Times New Roman" w:eastAsiaTheme="minorHAnsi"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1B1C38B6"/>
    <w:multiLevelType w:val="hybridMultilevel"/>
    <w:tmpl w:val="38CC66BC"/>
    <w:lvl w:ilvl="0" w:tplc="9C76C5A8">
      <w:start w:val="1"/>
      <w:numFmt w:val="lowerLetter"/>
      <w:lvlText w:val="%1)"/>
      <w:lvlJc w:val="left"/>
      <w:pPr>
        <w:ind w:left="720" w:hanging="360"/>
      </w:pPr>
      <w:rPr>
        <w:rFonts w:hint="default"/>
        <w:i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269674A2"/>
    <w:multiLevelType w:val="hybridMultilevel"/>
    <w:tmpl w:val="2752DB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8F21E9"/>
    <w:multiLevelType w:val="hybridMultilevel"/>
    <w:tmpl w:val="FAF6334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EB277E"/>
    <w:multiLevelType w:val="hybridMultilevel"/>
    <w:tmpl w:val="6E4CF73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3F32505"/>
    <w:multiLevelType w:val="hybridMultilevel"/>
    <w:tmpl w:val="D7C42F5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340D143B"/>
    <w:multiLevelType w:val="hybridMultilevel"/>
    <w:tmpl w:val="B09A83D2"/>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39D85470"/>
    <w:multiLevelType w:val="hybridMultilevel"/>
    <w:tmpl w:val="FAF6334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011535"/>
    <w:multiLevelType w:val="hybridMultilevel"/>
    <w:tmpl w:val="2752DB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1411BBE"/>
    <w:multiLevelType w:val="hybridMultilevel"/>
    <w:tmpl w:val="FAF6334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31101E"/>
    <w:multiLevelType w:val="hybridMultilevel"/>
    <w:tmpl w:val="90EC43DE"/>
    <w:lvl w:ilvl="0" w:tplc="04140017">
      <w:start w:val="1"/>
      <w:numFmt w:val="low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8" w15:restartNumberingAfterBreak="0">
    <w:nsid w:val="4AD10AB0"/>
    <w:multiLevelType w:val="hybridMultilevel"/>
    <w:tmpl w:val="94563F1C"/>
    <w:lvl w:ilvl="0" w:tplc="0414000F">
      <w:start w:val="1"/>
      <w:numFmt w:val="decimal"/>
      <w:lvlText w:val="%1."/>
      <w:lvlJc w:val="left"/>
      <w:pPr>
        <w:ind w:left="720" w:hanging="360"/>
      </w:pPr>
    </w:lvl>
    <w:lvl w:ilvl="1" w:tplc="A7CE36EA">
      <w:start w:val="1"/>
      <w:numFmt w:val="lowerLetter"/>
      <w:lvlText w:val="%2)"/>
      <w:lvlJc w:val="left"/>
      <w:pPr>
        <w:ind w:left="1440" w:hanging="360"/>
      </w:pPr>
      <w:rPr>
        <w:rFonts w:ascii="Times New Roman" w:eastAsia="Arial Unicode MS" w:hAnsi="Times New Roman" w:cs="Times New Roman"/>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515A41EE"/>
    <w:multiLevelType w:val="hybridMultilevel"/>
    <w:tmpl w:val="0FEC39B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5A3D16F4"/>
    <w:multiLevelType w:val="hybridMultilevel"/>
    <w:tmpl w:val="8EB06C3E"/>
    <w:lvl w:ilvl="0" w:tplc="E610B014">
      <w:start w:val="1"/>
      <w:numFmt w:val="lowerLetter"/>
      <w:lvlText w:val="%1)"/>
      <w:lvlJc w:val="left"/>
      <w:pPr>
        <w:ind w:left="720" w:hanging="360"/>
      </w:pPr>
      <w:rPr>
        <w:rFonts w:ascii="Times New Roman" w:eastAsia="Arial Unicode MS"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6EED3C07"/>
    <w:multiLevelType w:val="hybridMultilevel"/>
    <w:tmpl w:val="25D2358C"/>
    <w:lvl w:ilvl="0" w:tplc="E610B014">
      <w:start w:val="1"/>
      <w:numFmt w:val="lowerLetter"/>
      <w:lvlText w:val="%1)"/>
      <w:lvlJc w:val="left"/>
      <w:pPr>
        <w:ind w:left="720" w:hanging="360"/>
      </w:pPr>
      <w:rPr>
        <w:rFonts w:ascii="Times New Roman" w:eastAsia="Arial Unicode MS" w:hAnsi="Times New Roman" w:cs="Times New Roman"/>
      </w:rPr>
    </w:lvl>
    <w:lvl w:ilvl="1" w:tplc="91645134">
      <w:start w:val="1"/>
      <w:numFmt w:val="lowerLetter"/>
      <w:lvlText w:val="%2)"/>
      <w:lvlJc w:val="left"/>
      <w:pPr>
        <w:ind w:left="1440" w:hanging="360"/>
      </w:pPr>
      <w:rPr>
        <w:rFonts w:ascii="Times New Roman" w:eastAsia="Arial Unicode MS" w:hAnsi="Times New Roman" w:cs="Times New Roman"/>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6FB25D53"/>
    <w:multiLevelType w:val="hybridMultilevel"/>
    <w:tmpl w:val="1BC6F1E8"/>
    <w:lvl w:ilvl="0" w:tplc="B7385022">
      <w:start w:val="1"/>
      <w:numFmt w:val="lowerLetter"/>
      <w:lvlText w:val="%1)"/>
      <w:lvlJc w:val="left"/>
      <w:pPr>
        <w:ind w:left="720" w:hanging="360"/>
      </w:pPr>
      <w:rPr>
        <w:rFonts w:ascii="Times New Roman" w:eastAsiaTheme="minorHAnsi"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78A51AA6"/>
    <w:multiLevelType w:val="hybridMultilevel"/>
    <w:tmpl w:val="B3D48328"/>
    <w:lvl w:ilvl="0" w:tplc="333CDD70">
      <w:start w:val="1"/>
      <w:numFmt w:val="upperLetter"/>
      <w:lvlText w:val="%1)"/>
      <w:lvlJc w:val="left"/>
      <w:pPr>
        <w:ind w:left="720" w:hanging="360"/>
      </w:pPr>
      <w:rPr>
        <w:rFonts w:ascii="Times" w:hAnsi="Times" w:cs="Tahoma"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018994507">
    <w:abstractNumId w:val="9"/>
  </w:num>
  <w:num w:numId="2" w16cid:durableId="2107656630">
    <w:abstractNumId w:val="10"/>
  </w:num>
  <w:num w:numId="3" w16cid:durableId="864245894">
    <w:abstractNumId w:val="16"/>
  </w:num>
  <w:num w:numId="4" w16cid:durableId="1010762620">
    <w:abstractNumId w:val="14"/>
  </w:num>
  <w:num w:numId="5" w16cid:durableId="2103605603">
    <w:abstractNumId w:val="15"/>
  </w:num>
  <w:num w:numId="6" w16cid:durableId="628780089">
    <w:abstractNumId w:val="2"/>
  </w:num>
  <w:num w:numId="7" w16cid:durableId="1026715516">
    <w:abstractNumId w:val="13"/>
  </w:num>
  <w:num w:numId="8" w16cid:durableId="1257249000">
    <w:abstractNumId w:val="8"/>
  </w:num>
  <w:num w:numId="9" w16cid:durableId="1131944935">
    <w:abstractNumId w:val="4"/>
  </w:num>
  <w:num w:numId="10" w16cid:durableId="579560253">
    <w:abstractNumId w:val="1"/>
  </w:num>
  <w:num w:numId="11" w16cid:durableId="572811550">
    <w:abstractNumId w:val="12"/>
  </w:num>
  <w:num w:numId="12" w16cid:durableId="313946452">
    <w:abstractNumId w:val="6"/>
  </w:num>
  <w:num w:numId="13" w16cid:durableId="761419190">
    <w:abstractNumId w:val="19"/>
  </w:num>
  <w:num w:numId="14" w16cid:durableId="12268365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968933">
    <w:abstractNumId w:val="18"/>
  </w:num>
  <w:num w:numId="16" w16cid:durableId="1916746828">
    <w:abstractNumId w:val="21"/>
  </w:num>
  <w:num w:numId="17" w16cid:durableId="1610699571">
    <w:abstractNumId w:val="11"/>
  </w:num>
  <w:num w:numId="18" w16cid:durableId="266425159">
    <w:abstractNumId w:val="20"/>
  </w:num>
  <w:num w:numId="19" w16cid:durableId="407578910">
    <w:abstractNumId w:val="7"/>
  </w:num>
  <w:num w:numId="20" w16cid:durableId="2060741123">
    <w:abstractNumId w:val="22"/>
  </w:num>
  <w:num w:numId="21" w16cid:durableId="1334190073">
    <w:abstractNumId w:val="23"/>
  </w:num>
  <w:num w:numId="22" w16cid:durableId="1417824461">
    <w:abstractNumId w:val="3"/>
  </w:num>
  <w:num w:numId="23" w16cid:durableId="376394529">
    <w:abstractNumId w:val="5"/>
  </w:num>
  <w:num w:numId="24" w16cid:durableId="1206866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456"/>
    <w:rsid w:val="000036DF"/>
    <w:rsid w:val="0001431B"/>
    <w:rsid w:val="000850C2"/>
    <w:rsid w:val="00120197"/>
    <w:rsid w:val="00144FB7"/>
    <w:rsid w:val="001510FE"/>
    <w:rsid w:val="001519BB"/>
    <w:rsid w:val="00170B36"/>
    <w:rsid w:val="00181ED8"/>
    <w:rsid w:val="001951E8"/>
    <w:rsid w:val="001E0CCA"/>
    <w:rsid w:val="001E1FF2"/>
    <w:rsid w:val="00243906"/>
    <w:rsid w:val="002717B6"/>
    <w:rsid w:val="00291A46"/>
    <w:rsid w:val="0029618F"/>
    <w:rsid w:val="002F1426"/>
    <w:rsid w:val="002F1966"/>
    <w:rsid w:val="002F5F2F"/>
    <w:rsid w:val="00314D82"/>
    <w:rsid w:val="003321F7"/>
    <w:rsid w:val="00340C04"/>
    <w:rsid w:val="00391B2F"/>
    <w:rsid w:val="0040405D"/>
    <w:rsid w:val="00406351"/>
    <w:rsid w:val="004107A3"/>
    <w:rsid w:val="00447111"/>
    <w:rsid w:val="0049083A"/>
    <w:rsid w:val="004C616E"/>
    <w:rsid w:val="0051733C"/>
    <w:rsid w:val="00521F4B"/>
    <w:rsid w:val="00542F72"/>
    <w:rsid w:val="00557369"/>
    <w:rsid w:val="005C17A5"/>
    <w:rsid w:val="005C3B55"/>
    <w:rsid w:val="005E38FC"/>
    <w:rsid w:val="00611B54"/>
    <w:rsid w:val="00611B88"/>
    <w:rsid w:val="006132DC"/>
    <w:rsid w:val="006A363E"/>
    <w:rsid w:val="006F2FA7"/>
    <w:rsid w:val="00736C80"/>
    <w:rsid w:val="00755389"/>
    <w:rsid w:val="00760CED"/>
    <w:rsid w:val="007A147C"/>
    <w:rsid w:val="007A1DED"/>
    <w:rsid w:val="007C6C1A"/>
    <w:rsid w:val="007F0C34"/>
    <w:rsid w:val="007F5845"/>
    <w:rsid w:val="0080537B"/>
    <w:rsid w:val="00832524"/>
    <w:rsid w:val="00843709"/>
    <w:rsid w:val="00847815"/>
    <w:rsid w:val="008544AD"/>
    <w:rsid w:val="00880CB4"/>
    <w:rsid w:val="008839FA"/>
    <w:rsid w:val="008902B0"/>
    <w:rsid w:val="008C793D"/>
    <w:rsid w:val="008E36EF"/>
    <w:rsid w:val="009050B7"/>
    <w:rsid w:val="00920C63"/>
    <w:rsid w:val="009302B2"/>
    <w:rsid w:val="009614C8"/>
    <w:rsid w:val="00980B19"/>
    <w:rsid w:val="00990086"/>
    <w:rsid w:val="0099342A"/>
    <w:rsid w:val="009A0FC1"/>
    <w:rsid w:val="009A3B95"/>
    <w:rsid w:val="009B62A2"/>
    <w:rsid w:val="00A000D6"/>
    <w:rsid w:val="00A364CE"/>
    <w:rsid w:val="00A73EB8"/>
    <w:rsid w:val="00AC2828"/>
    <w:rsid w:val="00AD1F20"/>
    <w:rsid w:val="00AF1456"/>
    <w:rsid w:val="00B12DBB"/>
    <w:rsid w:val="00B149C5"/>
    <w:rsid w:val="00B24683"/>
    <w:rsid w:val="00B477DC"/>
    <w:rsid w:val="00B64E20"/>
    <w:rsid w:val="00B963EA"/>
    <w:rsid w:val="00BA42F3"/>
    <w:rsid w:val="00BB2E47"/>
    <w:rsid w:val="00BB4E5E"/>
    <w:rsid w:val="00BB5745"/>
    <w:rsid w:val="00C528D3"/>
    <w:rsid w:val="00C6704F"/>
    <w:rsid w:val="00C94F98"/>
    <w:rsid w:val="00CA6260"/>
    <w:rsid w:val="00CB3268"/>
    <w:rsid w:val="00CE42F7"/>
    <w:rsid w:val="00CF03AA"/>
    <w:rsid w:val="00D05BF2"/>
    <w:rsid w:val="00DB305D"/>
    <w:rsid w:val="00DE5063"/>
    <w:rsid w:val="00DE75BB"/>
    <w:rsid w:val="00E16E2D"/>
    <w:rsid w:val="00E4066B"/>
    <w:rsid w:val="00E74068"/>
    <w:rsid w:val="00E86FF2"/>
    <w:rsid w:val="00EF1B39"/>
    <w:rsid w:val="00F119E5"/>
    <w:rsid w:val="00F13BE8"/>
    <w:rsid w:val="00F81FFC"/>
    <w:rsid w:val="00F870E6"/>
    <w:rsid w:val="00F875D1"/>
    <w:rsid w:val="00FF059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1F58A"/>
  <w15:docId w15:val="{7E80B3EA-A251-4768-ADE2-44A7E1CE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Arial Unicode MS" w:hAnsi="Times" w:cs="Tahoma"/>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Change w:id="0" w:author="Brenneman, Regina" w:date="2026-09-25T21:13:00Z">
        <w:pPr>
          <w:widowControl w:val="0"/>
          <w:suppressAutoHyphens/>
          <w:autoSpaceDN w:val="0"/>
          <w:textAlignment w:val="baseline"/>
        </w:pPr>
      </w:pPrChange>
    </w:pPr>
    <w:rPr>
      <w:rFonts w:asciiTheme="minorHAnsi" w:eastAsiaTheme="minorHAnsi" w:hAnsiTheme="minorHAnsi" w:cstheme="minorBidi"/>
      <w:sz w:val="22"/>
      <w:szCs w:val="22"/>
      <w:lang w:val="en-US" w:eastAsia="en-US"/>
      <w:rPrChange w:id="0" w:author="Brenneman, Regina" w:date="2026-09-25T21:13:00Z">
        <w:rPr>
          <w:rFonts w:ascii="Times" w:eastAsia="Arial Unicode MS" w:hAnsi="Times" w:cs="Tahoma"/>
          <w:color w:val="000000"/>
          <w:kern w:val="3"/>
          <w:sz w:val="24"/>
          <w:szCs w:val="24"/>
          <w:lang w:val="en-US" w:eastAsia="en-US" w:bidi="en-US"/>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suppressAutoHyphens/>
      <w:autoSpaceDN w:val="0"/>
      <w:textAlignment w:val="baseline"/>
    </w:pPr>
    <w:rPr>
      <w:color w:val="000000"/>
      <w:kern w:val="3"/>
      <w:sz w:val="24"/>
      <w:szCs w:val="24"/>
      <w:lang w:val="en-US" w:eastAsia="en-US" w:bidi="en-US"/>
    </w:rPr>
  </w:style>
  <w:style w:type="table" w:styleId="TableGrid">
    <w:name w:val="Table Grid"/>
    <w:basedOn w:val="TableNormal"/>
    <w:uiPriority w:val="39"/>
    <w:rsid w:val="00760CE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1F20"/>
    <w:pPr>
      <w:tabs>
        <w:tab w:val="center" w:pos="4513"/>
        <w:tab w:val="right" w:pos="9026"/>
      </w:tabs>
    </w:pPr>
  </w:style>
  <w:style w:type="character" w:customStyle="1" w:styleId="HeaderChar">
    <w:name w:val="Header Char"/>
    <w:basedOn w:val="DefaultParagraphFont"/>
    <w:link w:val="Header"/>
    <w:uiPriority w:val="99"/>
    <w:rsid w:val="00AD1F20"/>
    <w:rPr>
      <w:color w:val="000000"/>
      <w:kern w:val="3"/>
      <w:sz w:val="24"/>
      <w:szCs w:val="24"/>
      <w:lang w:val="en-US" w:eastAsia="en-US" w:bidi="en-US"/>
    </w:rPr>
  </w:style>
  <w:style w:type="paragraph" w:styleId="Footer">
    <w:name w:val="footer"/>
    <w:basedOn w:val="Normal"/>
    <w:link w:val="FooterChar"/>
    <w:uiPriority w:val="99"/>
    <w:unhideWhenUsed/>
    <w:rsid w:val="00AD1F20"/>
    <w:pPr>
      <w:tabs>
        <w:tab w:val="center" w:pos="4513"/>
        <w:tab w:val="right" w:pos="9026"/>
      </w:tabs>
    </w:pPr>
  </w:style>
  <w:style w:type="character" w:customStyle="1" w:styleId="FooterChar">
    <w:name w:val="Footer Char"/>
    <w:basedOn w:val="DefaultParagraphFont"/>
    <w:link w:val="Footer"/>
    <w:uiPriority w:val="99"/>
    <w:rsid w:val="00AD1F20"/>
    <w:rPr>
      <w:color w:val="000000"/>
      <w:kern w:val="3"/>
      <w:sz w:val="24"/>
      <w:szCs w:val="24"/>
      <w:lang w:val="en-US" w:eastAsia="en-US" w:bidi="en-US"/>
    </w:rPr>
  </w:style>
  <w:style w:type="paragraph" w:styleId="BalloonText">
    <w:name w:val="Balloon Text"/>
    <w:basedOn w:val="Normal"/>
    <w:link w:val="BalloonTextChar"/>
    <w:uiPriority w:val="99"/>
    <w:semiHidden/>
    <w:unhideWhenUsed/>
    <w:rsid w:val="0099342A"/>
    <w:pPr>
      <w:spacing w:after="0" w:line="240" w:lineRule="auto"/>
      <w:pPrChange w:id="1" w:author="Brenneman, Regina" w:date="2026-09-25T21:13:00Z">
        <w:pPr>
          <w:spacing w:after="160" w:line="259" w:lineRule="auto"/>
        </w:pPr>
      </w:pPrChange>
    </w:pPr>
    <w:rPr>
      <w:rFonts w:ascii="Tahoma" w:hAnsi="Tahoma" w:cs="Tahoma"/>
      <w:sz w:val="16"/>
      <w:szCs w:val="16"/>
      <w:rPrChange w:id="1" w:author="Brenneman, Regina" w:date="2026-09-25T21:13: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AD1F20"/>
    <w:rPr>
      <w:rFonts w:ascii="Tahoma" w:eastAsiaTheme="minorHAnsi" w:hAnsi="Tahoma"/>
      <w:sz w:val="16"/>
      <w:szCs w:val="16"/>
      <w:lang w:val="en-US" w:eastAsia="en-US"/>
    </w:rPr>
  </w:style>
  <w:style w:type="paragraph" w:styleId="ListParagraph">
    <w:name w:val="List Paragraph"/>
    <w:basedOn w:val="Normal"/>
    <w:uiPriority w:val="34"/>
    <w:qFormat/>
    <w:rsid w:val="00C94F98"/>
    <w:pPr>
      <w:ind w:left="720"/>
      <w:contextualSpacing/>
      <w:pPrChange w:id="2" w:author="Brenneman, Regina" w:date="2026-09-25T21:13:00Z">
        <w:pPr>
          <w:spacing w:after="200" w:line="276" w:lineRule="auto"/>
          <w:ind w:left="720"/>
          <w:contextualSpacing/>
        </w:pPr>
      </w:pPrChange>
    </w:pPr>
    <w:rPr>
      <w:rPrChange w:id="2" w:author="Brenneman, Regina" w:date="2026-09-25T21:13:00Z">
        <w:rPr>
          <w:rFonts w:asciiTheme="minorHAnsi" w:eastAsiaTheme="minorHAnsi" w:hAnsiTheme="minorHAnsi" w:cstheme="minorBidi"/>
          <w:sz w:val="22"/>
          <w:szCs w:val="22"/>
          <w:lang w:val="nb-NO" w:eastAsia="en-US" w:bidi="ar-SA"/>
        </w:rPr>
      </w:rPrChange>
    </w:rPr>
  </w:style>
  <w:style w:type="character" w:styleId="Strong">
    <w:name w:val="Strong"/>
    <w:basedOn w:val="DefaultParagraphFont"/>
    <w:uiPriority w:val="22"/>
    <w:qFormat/>
    <w:rsid w:val="008544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706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9655-0461-BD45-A94E-C38EB6622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5742</Characters>
  <Application>Microsoft Office Word</Application>
  <DocSecurity>0</DocSecurity>
  <Lines>47</Lines>
  <Paragraphs>13</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Forside eksamen engelsk NTNU</vt:lpstr>
      <vt:lpstr>Forside eksamen engelsk NTNU</vt:lpstr>
    </vt:vector>
  </TitlesOfParts>
  <Company>NTNU</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Forside eksamen engelsk NTNU</dc:title>
  <dc:creator>Studieavdelingen</dc:creator>
  <cp:lastModifiedBy>Arthur Souza Rodrigues</cp:lastModifiedBy>
  <cp:revision>1</cp:revision>
  <cp:lastPrinted>2016-11-28T12:24:00Z</cp:lastPrinted>
  <dcterms:created xsi:type="dcterms:W3CDTF">2017-05-22T11:04:00Z</dcterms:created>
  <dcterms:modified xsi:type="dcterms:W3CDTF">2026-09-26T01:13:00Z</dcterms:modified>
</cp:coreProperties>
</file>