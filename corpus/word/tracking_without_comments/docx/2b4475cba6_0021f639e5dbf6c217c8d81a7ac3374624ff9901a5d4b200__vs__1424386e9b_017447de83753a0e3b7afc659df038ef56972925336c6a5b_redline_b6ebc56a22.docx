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DFE5D" w14:textId="77777777" w:rsidR="004C01AB" w:rsidRDefault="00FF2F73" w:rsidP="002C33C2">
      <w:pPr>
        <w:spacing w:after="0"/>
        <w:ind w:right="-1276"/>
        <w:jc w:val="right"/>
        <w:rPr>
          <w:del w:id="5" w:author="Comparison" w:date="2026-09-22T12:23:00Z" w16du:dateUtc="2026-09-22T16:23:00Z"/>
          <w:rFonts w:ascii="Times New Roman" w:hAnsi="Times New Roman"/>
          <w:lang w:eastAsia="it-IT"/>
        </w:rPr>
      </w:pPr>
      <w:ins w:id="6" w:author="Comparison" w:date="2026-09-22T12:23:00Z" w16du:dateUtc="2026-09-22T16:2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5103" w:type="dxa"/>
        <w:tblInd w:w="4503" w:type="dxa"/>
        <w:tblLook w:val="00A0" w:firstRow="1" w:lastRow="0" w:firstColumn="1" w:lastColumn="0" w:noHBand="0" w:noVBand="0"/>
      </w:tblPr>
      <w:tblGrid>
        <w:gridCol w:w="5103"/>
      </w:tblGrid>
      <w:tr w:rsidR="004C01AB" w:rsidRPr="00167FDD" w14:paraId="3547C556" w14:textId="77777777" w:rsidTr="00167FDD">
        <w:trPr>
          <w:trHeight w:val="466"/>
          <w:del w:id="7" w:author="Comparison" w:date="2026-09-22T12:23:00Z" w16du:dateUtc="2026-09-22T16:23:00Z"/>
        </w:trPr>
        <w:tc>
          <w:tcPr>
            <w:tcW w:w="5103" w:type="dxa"/>
          </w:tcPr>
          <w:p w14:paraId="01D3FF4B" w14:textId="77777777" w:rsidR="004C01AB" w:rsidRPr="00167FDD" w:rsidRDefault="004C01AB" w:rsidP="00167FDD">
            <w:pPr>
              <w:spacing w:after="0"/>
              <w:rPr>
                <w:del w:id="8" w:author="Comparison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9" w:author="Comparison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3CF59AFE" w14:textId="77777777" w:rsidR="004C01AB" w:rsidRPr="00167FDD" w:rsidRDefault="004C01AB" w:rsidP="00167FDD">
            <w:pPr>
              <w:spacing w:after="0"/>
              <w:rPr>
                <w:del w:id="10" w:author="Comparison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</w:tbl>
    <w:p w14:paraId="1D6A5487" w14:textId="77777777" w:rsidR="004C01AB" w:rsidRPr="00A737EC" w:rsidRDefault="004C01AB" w:rsidP="00A737EC">
      <w:pPr>
        <w:spacing w:after="0" w:line="360" w:lineRule="auto"/>
        <w:rPr>
          <w:del w:id="11" w:author="Comparison" w:date="2026-09-22T12:23:00Z" w16du:dateUtc="2026-09-22T16:23:00Z"/>
          <w:rFonts w:ascii="Times New Roman" w:hAnsi="Times New Roman"/>
          <w:lang w:eastAsia="it-IT"/>
        </w:rPr>
      </w:pPr>
    </w:p>
    <w:p w14:paraId="1339822F" w14:textId="77777777" w:rsidR="004C01AB" w:rsidRPr="00FB1547" w:rsidRDefault="004C01AB" w:rsidP="00A737EC">
      <w:pPr>
        <w:spacing w:after="0" w:line="360" w:lineRule="auto"/>
        <w:rPr>
          <w:del w:id="12" w:author="Comparison" w:date="2026-09-22T12:23:00Z" w16du:dateUtc="2026-09-22T16:23:00Z"/>
          <w:rFonts w:ascii="Times New Roman" w:hAnsi="Times New Roman"/>
          <w:lang w:eastAsia="it-IT"/>
        </w:rPr>
      </w:pPr>
      <w:del w:id="13" w:author="Comparison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2043EEF6" w14:textId="77777777" w:rsidR="004C01AB" w:rsidRDefault="004C01AB" w:rsidP="00A737EC">
      <w:pPr>
        <w:spacing w:after="0" w:line="360" w:lineRule="auto"/>
        <w:rPr>
          <w:del w:id="14" w:author="Comparison" w:date="2026-09-22T12:23:00Z" w16du:dateUtc="2026-09-22T16:23:00Z"/>
          <w:rFonts w:ascii="Times New Roman" w:hAnsi="Times New Roman"/>
          <w:lang w:eastAsia="it-IT"/>
        </w:rPr>
      </w:pPr>
    </w:p>
    <w:p w14:paraId="69331B72" w14:textId="77777777" w:rsidR="004C01AB" w:rsidRPr="00A737EC" w:rsidRDefault="004C01AB" w:rsidP="002C33C2">
      <w:pPr>
        <w:spacing w:after="0"/>
        <w:rPr>
          <w:del w:id="15" w:author="Comparison" w:date="2026-09-22T12:23:00Z" w16du:dateUtc="2026-09-22T16:23:00Z"/>
          <w:rFonts w:ascii="Times New Roman" w:hAnsi="Times New Roman"/>
          <w:lang w:eastAsia="it-IT"/>
        </w:rPr>
      </w:pPr>
      <w:del w:id="16" w:author="Comparison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68B0DA93" w14:textId="77777777" w:rsidR="004C01AB" w:rsidRDefault="004C01AB" w:rsidP="002C33C2">
      <w:pPr>
        <w:spacing w:after="0"/>
        <w:rPr>
          <w:del w:id="17" w:author="Comparison" w:date="2026-09-22T12:23:00Z" w16du:dateUtc="2026-09-22T16:23:00Z"/>
          <w:rFonts w:ascii="Times New Roman" w:hAnsi="Times New Roman"/>
          <w:lang w:eastAsia="it-IT"/>
        </w:rPr>
      </w:pPr>
      <w:del w:id="18" w:author="Comparison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63BE2466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19" w:author="Comparison" w:date="2026-09-22T12:23:00Z" w16du:dateUtc="2026-09-22T16:23:00Z"/>
          <w:rFonts w:ascii="Times New Roman" w:hAnsi="Times New Roman"/>
          <w:color w:val="000000"/>
          <w:lang w:eastAsia="it-IT"/>
        </w:rPr>
      </w:pPr>
      <w:del w:id="20" w:author="Comparison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10874595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21" w:author="Comparison" w:date="2026-09-22T12:23:00Z" w16du:dateUtc="2026-09-22T16:23:00Z"/>
          <w:rFonts w:ascii="Times New Roman" w:hAnsi="Times New Roman"/>
          <w:color w:val="000000"/>
          <w:lang w:eastAsia="it-IT"/>
        </w:rPr>
      </w:pPr>
      <w:del w:id="22" w:author="Comparison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30852784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23" w:author="Comparison" w:date="2026-09-22T12:23:00Z" w16du:dateUtc="2026-09-22T16:23:00Z"/>
          <w:rFonts w:ascii="Times New Roman" w:hAnsi="Times New Roman"/>
          <w:color w:val="000000"/>
          <w:lang w:eastAsia="it-IT"/>
        </w:rPr>
      </w:pPr>
      <w:del w:id="24" w:author="Comparison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7F49CA3E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25" w:author="Comparison" w:date="2026-09-22T12:23:00Z" w16du:dateUtc="2026-09-22T16:23:00Z"/>
          <w:rFonts w:ascii="Times New Roman" w:hAnsi="Times New Roman"/>
          <w:color w:val="000000"/>
          <w:lang w:eastAsia="it-IT"/>
        </w:rPr>
      </w:pPr>
      <w:del w:id="26" w:author="Comparison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4CE09DD1" w14:textId="77777777" w:rsidR="004C01AB" w:rsidRPr="00A737EC" w:rsidRDefault="004C01AB" w:rsidP="002C33C2">
      <w:pPr>
        <w:pStyle w:val="ListParagraph"/>
        <w:numPr>
          <w:ilvl w:val="0"/>
          <w:numId w:val="1"/>
        </w:numPr>
        <w:spacing w:after="0"/>
        <w:rPr>
          <w:del w:id="27" w:author="Comparison" w:date="2026-09-22T12:23:00Z" w16du:dateUtc="2026-09-22T16:23:00Z"/>
          <w:rFonts w:ascii="Times New Roman" w:hAnsi="Times New Roman"/>
          <w:lang w:eastAsia="it-IT"/>
        </w:rPr>
      </w:pPr>
      <w:del w:id="28" w:author="Comparison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601326FA" w14:textId="77777777" w:rsidR="004C01AB" w:rsidRDefault="004C01AB" w:rsidP="002C33C2">
      <w:pPr>
        <w:spacing w:after="0"/>
        <w:rPr>
          <w:del w:id="29" w:author="Comparison" w:date="2026-09-22T12:23:00Z" w16du:dateUtc="2026-09-22T16:23:00Z"/>
          <w:rFonts w:ascii="Times New Roman" w:hAnsi="Times New Roman"/>
          <w:lang w:eastAsia="it-IT"/>
        </w:rPr>
      </w:pPr>
      <w:del w:id="30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59CB2CAB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1" w:author="Comparison" w:date="2026-09-22T12:23:00Z" w16du:dateUtc="2026-09-22T16:23:00Z"/>
          <w:rFonts w:ascii="Times New Roman" w:hAnsi="Times New Roman"/>
          <w:lang w:eastAsia="it-IT"/>
        </w:rPr>
      </w:pPr>
      <w:del w:id="32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627D92E1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3" w:author="Comparison" w:date="2026-09-22T12:23:00Z" w16du:dateUtc="2026-09-22T16:23:00Z"/>
          <w:rFonts w:ascii="Times New Roman" w:hAnsi="Times New Roman"/>
          <w:lang w:eastAsia="it-IT"/>
        </w:rPr>
      </w:pPr>
      <w:del w:id="34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0678BE20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5" w:author="Comparison" w:date="2026-09-22T12:23:00Z" w16du:dateUtc="2026-09-22T16:23:00Z"/>
          <w:rFonts w:ascii="Times New Roman" w:hAnsi="Times New Roman"/>
          <w:lang w:eastAsia="it-IT"/>
        </w:rPr>
      </w:pPr>
      <w:del w:id="36" w:author="Comparison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612272D1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7" w:author="Comparison" w:date="2026-09-22T12:23:00Z" w16du:dateUtc="2026-09-22T16:23:00Z"/>
          <w:rFonts w:ascii="Times New Roman" w:hAnsi="Times New Roman"/>
          <w:lang w:eastAsia="it-IT"/>
        </w:rPr>
      </w:pPr>
      <w:del w:id="38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19BA7AD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9" w:author="Comparison" w:date="2026-09-22T12:23:00Z" w16du:dateUtc="2026-09-22T16:23:00Z"/>
          <w:rFonts w:ascii="Times New Roman" w:hAnsi="Times New Roman"/>
          <w:lang w:eastAsia="it-IT"/>
        </w:rPr>
      </w:pPr>
      <w:del w:id="40" w:author="Comparison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B7C52F7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41" w:author="Comparison" w:date="2026-09-22T12:23:00Z" w16du:dateUtc="2026-09-22T16:23:00Z"/>
          <w:rFonts w:ascii="Times New Roman" w:hAnsi="Times New Roman"/>
          <w:lang w:eastAsia="it-IT"/>
        </w:rPr>
      </w:pPr>
      <w:del w:id="42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7B87B3A1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43" w:author="Comparison" w:date="2026-09-22T12:23:00Z" w16du:dateUtc="2026-09-22T16:23:00Z"/>
          <w:rFonts w:ascii="Times New Roman" w:hAnsi="Times New Roman"/>
          <w:lang w:eastAsia="it-IT"/>
        </w:rPr>
      </w:pPr>
      <w:del w:id="44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2003345B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45" w:author="Comparison" w:date="2026-09-22T12:23:00Z" w16du:dateUtc="2026-09-22T16:23:00Z"/>
          <w:rFonts w:ascii="Times New Roman" w:hAnsi="Times New Roman"/>
          <w:lang w:eastAsia="it-IT"/>
        </w:rPr>
      </w:pPr>
      <w:del w:id="46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5FC4D1E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47" w:author="Comparison" w:date="2026-09-22T12:23:00Z" w16du:dateUtc="2026-09-22T16:23:00Z"/>
          <w:rFonts w:ascii="Times New Roman" w:hAnsi="Times New Roman"/>
          <w:lang w:eastAsia="it-IT"/>
        </w:rPr>
      </w:pPr>
      <w:del w:id="48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2B274B5F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49" w:author="Comparison" w:date="2026-09-22T12:23:00Z" w16du:dateUtc="2026-09-22T16:23:00Z"/>
          <w:rFonts w:ascii="Times New Roman" w:hAnsi="Times New Roman"/>
          <w:lang w:eastAsia="it-IT"/>
        </w:rPr>
      </w:pPr>
      <w:del w:id="50" w:author="Comparison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D833C54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51" w:author="Comparison" w:date="2026-09-22T12:23:00Z" w16du:dateUtc="2026-09-22T16:23:00Z"/>
          <w:rFonts w:ascii="Times New Roman" w:hAnsi="Times New Roman"/>
          <w:lang w:eastAsia="it-IT"/>
        </w:rPr>
      </w:pPr>
      <w:del w:id="52" w:author="Comparison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EAE1A90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53" w:author="Comparison" w:date="2026-09-22T12:23:00Z" w16du:dateUtc="2026-09-22T16:23:00Z"/>
          <w:rFonts w:ascii="Times New Roman" w:hAnsi="Times New Roman"/>
          <w:lang w:eastAsia="it-IT"/>
        </w:rPr>
      </w:pPr>
      <w:del w:id="54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83DDB0F" w14:textId="77777777" w:rsidR="004C01AB" w:rsidRPr="00CB6076" w:rsidRDefault="004C01AB" w:rsidP="00CB6076">
      <w:pPr>
        <w:pStyle w:val="ListParagraph"/>
        <w:numPr>
          <w:ilvl w:val="0"/>
          <w:numId w:val="2"/>
        </w:numPr>
        <w:spacing w:after="0"/>
        <w:rPr>
          <w:del w:id="55" w:author="Comparison" w:date="2026-09-22T12:23:00Z" w16du:dateUtc="2026-09-22T16:23:00Z"/>
          <w:rFonts w:ascii="Times New Roman" w:hAnsi="Times New Roman"/>
          <w:lang w:eastAsia="it-IT"/>
        </w:rPr>
      </w:pPr>
      <w:del w:id="56" w:author="Comparison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80992A2" w14:textId="77777777" w:rsidR="004C01AB" w:rsidRPr="00A737EC" w:rsidRDefault="004C01AB" w:rsidP="002C33C2">
      <w:pPr>
        <w:pStyle w:val="ListParagraph"/>
        <w:numPr>
          <w:ilvl w:val="0"/>
          <w:numId w:val="2"/>
        </w:numPr>
        <w:spacing w:after="0"/>
        <w:rPr>
          <w:del w:id="57" w:author="Comparison" w:date="2026-09-22T12:23:00Z" w16du:dateUtc="2026-09-22T16:23:00Z"/>
          <w:rFonts w:ascii="Times New Roman" w:hAnsi="Times New Roman"/>
          <w:lang w:eastAsia="it-IT"/>
        </w:rPr>
      </w:pPr>
      <w:del w:id="58" w:author="Comparison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324B35EE" w14:textId="77777777" w:rsidR="004C01AB" w:rsidRDefault="004C01AB" w:rsidP="002C33C2">
      <w:pPr>
        <w:spacing w:after="0"/>
        <w:rPr>
          <w:del w:id="59" w:author="Comparison" w:date="2026-09-22T12:23:00Z" w16du:dateUtc="2026-09-22T16:23:00Z"/>
          <w:rFonts w:ascii="Times New Roman" w:hAnsi="Times New Roman"/>
          <w:lang w:eastAsia="it-IT"/>
        </w:rPr>
      </w:pPr>
      <w:del w:id="60" w:author="Comparison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0A60C694" w14:textId="77777777" w:rsidR="004C01AB" w:rsidRDefault="004C01AB" w:rsidP="002C33C2">
      <w:pPr>
        <w:spacing w:after="0"/>
        <w:rPr>
          <w:del w:id="61" w:author="Comparison" w:date="2026-09-22T12:23:00Z" w16du:dateUtc="2026-09-22T16:23:00Z"/>
          <w:rFonts w:ascii="Times New Roman" w:hAnsi="Times New Roman"/>
          <w:lang w:eastAsia="it-IT"/>
        </w:rPr>
      </w:pPr>
    </w:p>
    <w:p w14:paraId="3DAECA72" w14:textId="77777777" w:rsidR="004C01AB" w:rsidRDefault="004C01AB" w:rsidP="002C33C2">
      <w:pPr>
        <w:spacing w:after="0"/>
        <w:rPr>
          <w:del w:id="62" w:author="Comparison" w:date="2026-09-22T12:23:00Z" w16du:dateUtc="2026-09-22T16:23:00Z"/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954"/>
      </w:tblGrid>
      <w:tr w:rsidR="004C01AB" w:rsidRPr="00167FDD" w14:paraId="0185AAEA" w14:textId="77777777" w:rsidTr="00167FDD">
        <w:trPr>
          <w:del w:id="63" w:author="Comparison" w:date="2026-09-22T12:23:00Z" w16du:dateUtc="2026-09-22T16:23:00Z"/>
        </w:trPr>
        <w:tc>
          <w:tcPr>
            <w:tcW w:w="4219" w:type="dxa"/>
          </w:tcPr>
          <w:p w14:paraId="75995778" w14:textId="77777777" w:rsidR="004C01AB" w:rsidRPr="00167FDD" w:rsidRDefault="004C01AB" w:rsidP="00167FDD">
            <w:pPr>
              <w:spacing w:after="0" w:line="360" w:lineRule="auto"/>
              <w:rPr>
                <w:del w:id="64" w:author="Comparison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65" w:author="Comparison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5954" w:type="dxa"/>
          </w:tcPr>
          <w:p w14:paraId="16BD918E" w14:textId="77777777" w:rsidR="004C01AB" w:rsidRPr="00167FDD" w:rsidRDefault="004C01AB" w:rsidP="00167FDD">
            <w:pPr>
              <w:spacing w:after="0" w:line="360" w:lineRule="auto"/>
              <w:rPr>
                <w:del w:id="66" w:author="Comparison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67" w:author="Comparison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6B384940" w14:textId="77777777" w:rsidTr="00167FDD">
        <w:trPr>
          <w:del w:id="68" w:author="Comparison" w:date="2026-09-22T12:23:00Z" w16du:dateUtc="2026-09-22T16:23:00Z"/>
        </w:trPr>
        <w:tc>
          <w:tcPr>
            <w:tcW w:w="4219" w:type="dxa"/>
          </w:tcPr>
          <w:p w14:paraId="7FFA7A91" w14:textId="77777777" w:rsidR="004C01AB" w:rsidRPr="00167FDD" w:rsidRDefault="004C01AB" w:rsidP="00167FDD">
            <w:pPr>
              <w:spacing w:after="0"/>
              <w:rPr>
                <w:del w:id="69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70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5954" w:type="dxa"/>
          </w:tcPr>
          <w:p w14:paraId="473D0948" w14:textId="77777777" w:rsidR="004C01AB" w:rsidRPr="003608E1" w:rsidRDefault="004C01AB" w:rsidP="009B3160">
            <w:pPr>
              <w:spacing w:after="0"/>
              <w:rPr>
                <w:del w:id="71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72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0B99F716" w14:textId="77777777" w:rsidR="004C01AB" w:rsidRPr="003608E1" w:rsidRDefault="004C01AB" w:rsidP="009B3160">
            <w:pPr>
              <w:spacing w:after="0"/>
              <w:rPr>
                <w:del w:id="73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74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2CA8B7FF" w14:textId="77777777" w:rsidR="004C01AB" w:rsidRPr="003608E1" w:rsidRDefault="004C01AB" w:rsidP="009B3160">
            <w:pPr>
              <w:spacing w:after="0"/>
              <w:rPr>
                <w:del w:id="75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76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5FA78388" w14:textId="77777777" w:rsidR="004C01AB" w:rsidRPr="003608E1" w:rsidRDefault="004C01AB" w:rsidP="009B3160">
            <w:pPr>
              <w:spacing w:after="0"/>
              <w:rPr>
                <w:del w:id="77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78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386DE6B4" w14:textId="77777777" w:rsidR="004C01AB" w:rsidRPr="00167FDD" w:rsidRDefault="004C01AB" w:rsidP="009B3160">
            <w:pPr>
              <w:spacing w:after="0"/>
              <w:rPr>
                <w:del w:id="79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80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487934DA" w14:textId="77777777" w:rsidTr="00167FDD">
        <w:trPr>
          <w:del w:id="81" w:author="Comparison" w:date="2026-09-22T12:23:00Z" w16du:dateUtc="2026-09-22T16:23:00Z"/>
        </w:trPr>
        <w:tc>
          <w:tcPr>
            <w:tcW w:w="4219" w:type="dxa"/>
          </w:tcPr>
          <w:p w14:paraId="695F0F7D" w14:textId="77777777" w:rsidR="004C01AB" w:rsidRPr="00167FDD" w:rsidRDefault="004C01AB" w:rsidP="00167FDD">
            <w:pPr>
              <w:spacing w:after="0"/>
              <w:rPr>
                <w:del w:id="82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83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5954" w:type="dxa"/>
          </w:tcPr>
          <w:p w14:paraId="7EE2162F" w14:textId="77777777" w:rsidR="004C01AB" w:rsidRPr="003608E1" w:rsidRDefault="004C01AB" w:rsidP="009B3160">
            <w:pPr>
              <w:spacing w:after="0"/>
              <w:rPr>
                <w:del w:id="84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85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4279F8DE" w14:textId="77777777" w:rsidR="004C01AB" w:rsidRDefault="004C01AB" w:rsidP="009B3160">
            <w:pPr>
              <w:spacing w:after="0"/>
              <w:rPr>
                <w:del w:id="86" w:author="Comparison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87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5C4D36C9" w14:textId="77777777" w:rsidR="004C01AB" w:rsidRPr="003608E1" w:rsidRDefault="004C01AB" w:rsidP="009B3160">
            <w:pPr>
              <w:spacing w:after="0"/>
              <w:rPr>
                <w:del w:id="88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89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193BAA91" w14:textId="77777777" w:rsidR="004C01AB" w:rsidRDefault="004C01AB" w:rsidP="009B3160">
            <w:pPr>
              <w:spacing w:after="0"/>
              <w:rPr>
                <w:del w:id="90" w:author="Comparison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91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210B4595" w14:textId="77777777" w:rsidR="004C01AB" w:rsidRPr="00167FDD" w:rsidRDefault="004C01AB" w:rsidP="009B3160">
            <w:pPr>
              <w:spacing w:after="0"/>
              <w:rPr>
                <w:del w:id="92" w:author="Comparison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  <w:tr w:rsidR="004C01AB" w:rsidRPr="00167FDD" w14:paraId="42E6EB12" w14:textId="77777777" w:rsidTr="00167FDD">
        <w:trPr>
          <w:del w:id="93" w:author="Comparison" w:date="2026-09-22T12:23:00Z" w16du:dateUtc="2026-09-22T16:23:00Z"/>
        </w:trPr>
        <w:tc>
          <w:tcPr>
            <w:tcW w:w="4219" w:type="dxa"/>
          </w:tcPr>
          <w:p w14:paraId="6CED7339" w14:textId="77777777" w:rsidR="004C01AB" w:rsidRPr="00167FDD" w:rsidRDefault="004C01AB" w:rsidP="00167FDD">
            <w:pPr>
              <w:spacing w:after="0"/>
              <w:rPr>
                <w:del w:id="94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95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5954" w:type="dxa"/>
          </w:tcPr>
          <w:p w14:paraId="6C6A3E5A" w14:textId="77777777" w:rsidR="004C01AB" w:rsidRPr="00167FDD" w:rsidRDefault="004C01AB" w:rsidP="00167FDD">
            <w:pPr>
              <w:spacing w:after="0"/>
              <w:rPr>
                <w:del w:id="96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97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2000C381" w14:textId="77777777" w:rsidTr="00167FDD">
        <w:trPr>
          <w:del w:id="98" w:author="Comparison" w:date="2026-09-22T12:23:00Z" w16du:dateUtc="2026-09-22T16:23:00Z"/>
        </w:trPr>
        <w:tc>
          <w:tcPr>
            <w:tcW w:w="4219" w:type="dxa"/>
          </w:tcPr>
          <w:p w14:paraId="2FD4EC6E" w14:textId="77777777" w:rsidR="004C01AB" w:rsidRPr="00167FDD" w:rsidRDefault="004C01AB" w:rsidP="00167FDD">
            <w:pPr>
              <w:spacing w:after="0"/>
              <w:rPr>
                <w:del w:id="99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00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5954" w:type="dxa"/>
          </w:tcPr>
          <w:p w14:paraId="167EF81A" w14:textId="77777777" w:rsidR="004C01AB" w:rsidRPr="00167FDD" w:rsidRDefault="004C01AB" w:rsidP="00167FDD">
            <w:pPr>
              <w:spacing w:after="0"/>
              <w:rPr>
                <w:del w:id="101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02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14DAC280" w14:textId="77777777" w:rsidTr="00167FDD">
        <w:trPr>
          <w:trHeight w:val="287"/>
          <w:del w:id="103" w:author="Comparison" w:date="2026-09-22T12:23:00Z" w16du:dateUtc="2026-09-22T16:23:00Z"/>
        </w:trPr>
        <w:tc>
          <w:tcPr>
            <w:tcW w:w="4219" w:type="dxa"/>
          </w:tcPr>
          <w:p w14:paraId="5858FF55" w14:textId="77777777" w:rsidR="004C01AB" w:rsidRPr="00167FDD" w:rsidRDefault="004C01AB" w:rsidP="00167FDD">
            <w:pPr>
              <w:spacing w:after="0"/>
              <w:rPr>
                <w:del w:id="104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05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5954" w:type="dxa"/>
          </w:tcPr>
          <w:p w14:paraId="6948470E" w14:textId="77777777" w:rsidR="004C01AB" w:rsidRPr="00167FDD" w:rsidRDefault="004C01AB" w:rsidP="00167FDD">
            <w:pPr>
              <w:spacing w:after="0"/>
              <w:rPr>
                <w:del w:id="106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07" w:author="Comparison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29C709B2" w14:textId="77777777" w:rsidTr="00167FDD">
        <w:trPr>
          <w:trHeight w:val="287"/>
          <w:del w:id="108" w:author="Comparison" w:date="2026-09-22T12:23:00Z" w16du:dateUtc="2026-09-22T16:23:00Z"/>
        </w:trPr>
        <w:tc>
          <w:tcPr>
            <w:tcW w:w="4219" w:type="dxa"/>
          </w:tcPr>
          <w:p w14:paraId="276456E2" w14:textId="77777777" w:rsidR="004C01AB" w:rsidRPr="003608E1" w:rsidRDefault="004C01AB" w:rsidP="0062071C">
            <w:pPr>
              <w:spacing w:after="0"/>
              <w:rPr>
                <w:del w:id="109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10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4F65E049" w14:textId="77777777" w:rsidR="004C01AB" w:rsidRPr="003608E1" w:rsidRDefault="004C01AB" w:rsidP="0062071C">
            <w:pPr>
              <w:spacing w:after="0"/>
              <w:rPr>
                <w:del w:id="111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12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5954" w:type="dxa"/>
          </w:tcPr>
          <w:p w14:paraId="125A359A" w14:textId="77777777" w:rsidR="004C01AB" w:rsidRPr="003608E1" w:rsidRDefault="004C01AB" w:rsidP="0062071C">
            <w:pPr>
              <w:spacing w:after="0"/>
              <w:rPr>
                <w:del w:id="113" w:author="Comparison" w:date="2026-09-22T12:23:00Z" w16du:dateUtc="2026-09-22T16:23:00Z"/>
                <w:rFonts w:ascii="Times New Roman" w:hAnsi="Times New Roman"/>
                <w:lang w:eastAsia="it-IT"/>
              </w:rPr>
            </w:pPr>
            <w:del w:id="114" w:author="Comparison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53CBC6B5" w14:textId="77777777" w:rsidR="004C01AB" w:rsidRDefault="004C01AB" w:rsidP="00214134">
      <w:pPr>
        <w:spacing w:after="0" w:line="360" w:lineRule="auto"/>
        <w:rPr>
          <w:del w:id="115" w:author="Comparison" w:date="2026-09-22T12:23:00Z" w16du:dateUtc="2026-09-22T16:23:00Z"/>
          <w:rFonts w:ascii="Times New Roman" w:hAnsi="Times New Roman"/>
        </w:rPr>
      </w:pPr>
    </w:p>
    <w:p w14:paraId="4B92EDD0" w14:textId="77777777" w:rsidR="004C01AB" w:rsidRDefault="004C01AB" w:rsidP="00214134">
      <w:pPr>
        <w:spacing w:after="0" w:line="360" w:lineRule="auto"/>
        <w:rPr>
          <w:del w:id="116" w:author="Comparison" w:date="2026-09-22T12:23:00Z" w16du:dateUtc="2026-09-22T16:23:00Z"/>
          <w:rFonts w:ascii="Times New Roman" w:hAnsi="Times New Roman"/>
        </w:rPr>
      </w:pPr>
    </w:p>
    <w:p w14:paraId="5EBA1928" w14:textId="77777777" w:rsidR="004C01AB" w:rsidRDefault="004C01AB" w:rsidP="00214134">
      <w:pPr>
        <w:spacing w:after="0" w:line="360" w:lineRule="auto"/>
        <w:rPr>
          <w:del w:id="117" w:author="Comparison" w:date="2026-09-22T12:23:00Z" w16du:dateUtc="2026-09-22T16:23:00Z"/>
          <w:rFonts w:ascii="Times New Roman" w:hAnsi="Times New Roman"/>
        </w:rPr>
      </w:pPr>
    </w:p>
    <w:p w14:paraId="2463F025" w14:textId="77777777" w:rsidR="004C01AB" w:rsidRDefault="004C01AB" w:rsidP="00214134">
      <w:pPr>
        <w:spacing w:after="0" w:line="360" w:lineRule="auto"/>
        <w:rPr>
          <w:del w:id="118" w:author="Comparison" w:date="2026-09-22T12:23:00Z" w16du:dateUtc="2026-09-22T16:23:00Z"/>
          <w:rFonts w:ascii="Times New Roman" w:hAnsi="Times New Roman"/>
        </w:rPr>
      </w:pPr>
      <w:del w:id="119" w:author="Comparison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29008266" w14:textId="77777777" w:rsidR="004C01AB" w:rsidRDefault="004C01AB">
      <w:pPr>
        <w:rPr>
          <w:rPrChange w:id="120" w:author="Comparison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121" w:author="Comparison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122" w:author="Comparison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136" w:author="Comparison" w:date="2026-09-22T12:23:00Z" w16du:dateUtc="2026-09-22T16:23:00Z">
        <w:sectPr w:rsidR="004C01AB">
          <w:pgSz w:w="11906" w:h="16838"/>
          <w:pgMar w:top="1417" w:right="991" w:bottom="1134" w:left="1134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EE00A7" w14:textId="77777777" w:rsidR="00FF2F73" w:rsidRDefault="00FF2F73">
      <w:pPr>
        <w:spacing w:after="0" w:line="240" w:lineRule="auto"/>
        <w:pPrChange w:id="3" w:author="Comparison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0DFDF88B" w14:textId="77777777" w:rsidR="00FF2F73" w:rsidRDefault="00FF2F73">
      <w:pPr>
        <w:spacing w:after="0" w:line="240" w:lineRule="auto"/>
        <w:pPrChange w:id="4" w:author="Comparison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BAE8AB" w14:textId="77777777" w:rsidR="004C01AB" w:rsidRDefault="004C01AB" w:rsidP="00167FDD">
    <w:pPr>
      <w:pStyle w:val="HTMLPreformatted"/>
      <w:jc w:val="center"/>
      <w:rPr>
        <w:del w:id="133" w:author="Comparison" w:date="2026-09-22T12:23:00Z" w16du:dateUtc="2026-09-22T16:23:00Z"/>
      </w:rPr>
    </w:pPr>
    <w:del w:id="134" w:author="Comparison" w:date="2026-09-22T12:23:00Z" w16du:dateUtc="2026-09-22T16:23:00Z">
      <w:r>
        <w:delText xml:space="preserve">                                                                                </w:delText>
      </w:r>
    </w:del>
  </w:p>
  <w:p w14:paraId="127CCE2E" w14:textId="77777777" w:rsidR="004C01AB" w:rsidRDefault="004C01AB">
    <w:pPr>
      <w:pStyle w:val="TableGrid"/>
      <w:pPrChange w:id="135" w:author="Comparison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456145" w14:textId="77777777" w:rsidR="00FF2F73" w:rsidRDefault="00FF2F73">
      <w:pPr>
        <w:spacing w:after="0" w:line="240" w:lineRule="auto"/>
        <w:pPrChange w:id="1" w:author="Comparison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51401814" w14:textId="77777777" w:rsidR="00FF2F73" w:rsidRDefault="00FF2F73">
      <w:pPr>
        <w:spacing w:after="0" w:line="240" w:lineRule="auto"/>
        <w:pPrChange w:id="2" w:author="Comparison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EF1432" w14:paraId="0D6F17B3" w14:textId="77777777">
      <w:tblPrEx>
        <w:tblCellMar>
          <w:top w:w="0" w:type="dxa"/>
          <w:bottom w:w="0" w:type="dxa"/>
        </w:tblCellMar>
      </w:tblPrEx>
      <w:trPr>
        <w:ins w:id="123" w:author="Comparison" w:date="2026-09-22T12:23:00Z" w16du:dateUtc="2026-09-22T16:2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EAC3714" w14:textId="77777777" w:rsidR="00EF1432" w:rsidRDefault="00FF2F73">
          <w:pPr>
            <w:rPr>
              <w:ins w:id="124" w:author="Comparison" w:date="2026-09-22T12:23:00Z" w16du:dateUtc="2026-09-22T16:23:00Z"/>
            </w:rPr>
          </w:pPr>
          <w:ins w:id="125" w:author="Comparison" w:date="2026-09-22T12:23:00Z" w16du:dateUtc="2026-09-22T16:23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FC9D24E" w14:textId="01A7AA57" w:rsidR="00EF1432" w:rsidRDefault="00FF2F73">
          <w:pPr>
            <w:jc w:val="center"/>
            <w:rPr>
              <w:ins w:id="126" w:author="Comparison" w:date="2026-09-22T12:23:00Z" w16du:dateUtc="2026-09-22T16:23:00Z"/>
            </w:rPr>
          </w:pPr>
          <w:ins w:id="127" w:author="Comparison" w:date="2026-09-22T12:23:00Z" w16du:dateUtc="2026-09-22T16:2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EC0945">
            <w:rPr>
              <w:noProof/>
              <w:color w:val="000000"/>
            </w:rPr>
            <w:t>1</w:t>
          </w:r>
          <w:ins w:id="128" w:author="Comparison" w:date="2026-09-22T12:23:00Z" w16du:dateUtc="2026-09-22T16:2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2C95E496" w14:textId="77777777" w:rsidR="00EF1432" w:rsidRDefault="00FF2F73">
          <w:pPr>
            <w:jc w:val="right"/>
            <w:rPr>
              <w:ins w:id="129" w:author="Comparison" w:date="2026-09-22T12:23:00Z" w16du:dateUtc="2026-09-22T16:23:00Z"/>
            </w:rPr>
          </w:pPr>
          <w:ins w:id="130" w:author="Comparison" w:date="2026-09-22T12:23:00Z" w16du:dateUtc="2026-09-22T16:23:00Z">
            <w:r>
              <w:rPr>
                <w:color w:val="000000"/>
              </w:rPr>
              <w:t>07.12.2025</w:t>
            </w:r>
          </w:ins>
        </w:p>
      </w:tc>
    </w:tr>
  </w:tbl>
  <w:p w14:paraId="3FC83FD2" w14:textId="77777777" w:rsidR="004C01AB" w:rsidRPr="00AB27ED" w:rsidRDefault="004C01AB" w:rsidP="00AB27ED">
    <w:pPr>
      <w:pStyle w:val="HTMLPreformatted"/>
      <w:jc w:val="right"/>
      <w:rPr>
        <w:del w:id="131" w:author="Comparison" w:date="2026-09-22T12:23:00Z" w16du:dateUtc="2026-09-22T16:23:00Z"/>
        <w:b/>
        <w:sz w:val="22"/>
        <w:szCs w:val="22"/>
      </w:rPr>
    </w:pPr>
    <w:del w:id="132" w:author="Comparison" w:date="2026-09-22T12:23:00Z" w16du:dateUtc="2026-09-22T16:23:00Z">
      <w:r w:rsidRPr="00AB27ED">
        <w:rPr>
          <w:rFonts w:ascii="Times New Roman" w:hAnsi="Times New Roman"/>
          <w:b/>
          <w:sz w:val="22"/>
          <w:szCs w:val="22"/>
        </w:rPr>
        <w:delText>Allegato 1</w:delText>
      </w:r>
      <w:r w:rsidRPr="00AB27ED">
        <w:rPr>
          <w:rFonts w:ascii="Times New Roman" w:hAnsi="Times New Roman" w:cs="Times New Roman"/>
          <w:b/>
          <w:sz w:val="22"/>
          <w:szCs w:val="22"/>
        </w:rPr>
        <w:delText xml:space="preserve"> </w:delText>
      </w:r>
      <w:r w:rsidRPr="00AB27ED">
        <w:rPr>
          <w:rFonts w:ascii="Times New Roman" w:hAnsi="Times New Roman" w:cs="Times New Roman"/>
          <w:b/>
          <w:sz w:val="22"/>
          <w:szCs w:val="22"/>
        </w:rPr>
        <w:tab/>
      </w:r>
      <w:r w:rsidRPr="00AB27ED">
        <w:rPr>
          <w:rFonts w:ascii="Times New Roman" w:hAnsi="Times New Roman" w:cs="Times New Roman"/>
          <w:b/>
          <w:sz w:val="22"/>
          <w:szCs w:val="22"/>
        </w:rPr>
        <w:tab/>
      </w:r>
      <w:r w:rsidRPr="00AB27ED">
        <w:rPr>
          <w:rFonts w:ascii="Times New Roman" w:hAnsi="Times New Roman" w:cs="Times New Roman"/>
          <w:b/>
          <w:sz w:val="22"/>
          <w:szCs w:val="22"/>
        </w:rPr>
        <w:tab/>
        <w:delText xml:space="preserve">da inviare all’indirizzo mail:  </w:delText>
      </w:r>
      <w:r>
        <w:fldChar w:fldCharType="begin"/>
      </w:r>
      <w:r>
        <w:delInstrText>HYPERLINK "mailto:pianoprevcorruzione@unisalento.it"</w:delInstrText>
      </w:r>
      <w:r>
        <w:fldChar w:fldCharType="separate"/>
      </w:r>
      <w:r w:rsidRPr="000428FF">
        <w:rPr>
          <w:rStyle w:val="Hyperlink"/>
          <w:rFonts w:ascii="Times New Roman" w:hAnsi="Times New Roman"/>
          <w:b/>
        </w:rPr>
        <w:delText>pianoprevcorruzione@unisalento.it</w:delText>
      </w:r>
      <w: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85339">
    <w:abstractNumId w:val="0"/>
  </w:num>
  <w:num w:numId="2" w16cid:durableId="754522112">
    <w:abstractNumId w:val="1"/>
  </w:num>
  <w:num w:numId="3" w16cid:durableId="17714645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41710"/>
    <w:rsid w:val="000428FF"/>
    <w:rsid w:val="00087E83"/>
    <w:rsid w:val="00135EC7"/>
    <w:rsid w:val="00167FDD"/>
    <w:rsid w:val="00194E9C"/>
    <w:rsid w:val="001A63D4"/>
    <w:rsid w:val="001E5308"/>
    <w:rsid w:val="001E5DCD"/>
    <w:rsid w:val="001F0E74"/>
    <w:rsid w:val="00211BED"/>
    <w:rsid w:val="00214134"/>
    <w:rsid w:val="002171AE"/>
    <w:rsid w:val="00255A1C"/>
    <w:rsid w:val="0029165F"/>
    <w:rsid w:val="002A442A"/>
    <w:rsid w:val="002C33C2"/>
    <w:rsid w:val="003473ED"/>
    <w:rsid w:val="003608E1"/>
    <w:rsid w:val="00366761"/>
    <w:rsid w:val="003B7876"/>
    <w:rsid w:val="003D1C40"/>
    <w:rsid w:val="003F7917"/>
    <w:rsid w:val="0042755D"/>
    <w:rsid w:val="004A7916"/>
    <w:rsid w:val="004C01AB"/>
    <w:rsid w:val="004C3295"/>
    <w:rsid w:val="00567418"/>
    <w:rsid w:val="00577C02"/>
    <w:rsid w:val="00595C17"/>
    <w:rsid w:val="005D74D1"/>
    <w:rsid w:val="005E21B2"/>
    <w:rsid w:val="005E34BF"/>
    <w:rsid w:val="00612296"/>
    <w:rsid w:val="0062071C"/>
    <w:rsid w:val="006F1C61"/>
    <w:rsid w:val="006F382E"/>
    <w:rsid w:val="00725535"/>
    <w:rsid w:val="007556F5"/>
    <w:rsid w:val="007A6BBC"/>
    <w:rsid w:val="007B01DB"/>
    <w:rsid w:val="007C25DB"/>
    <w:rsid w:val="008156A8"/>
    <w:rsid w:val="00830D1B"/>
    <w:rsid w:val="00844AB9"/>
    <w:rsid w:val="00875E83"/>
    <w:rsid w:val="00980A34"/>
    <w:rsid w:val="009B3160"/>
    <w:rsid w:val="009D45D4"/>
    <w:rsid w:val="009F4476"/>
    <w:rsid w:val="00A72059"/>
    <w:rsid w:val="00A731DC"/>
    <w:rsid w:val="00A737EC"/>
    <w:rsid w:val="00A77453"/>
    <w:rsid w:val="00A85C8D"/>
    <w:rsid w:val="00AB27ED"/>
    <w:rsid w:val="00AE113D"/>
    <w:rsid w:val="00B06DE5"/>
    <w:rsid w:val="00B14C7F"/>
    <w:rsid w:val="00B344BD"/>
    <w:rsid w:val="00B45C90"/>
    <w:rsid w:val="00B62129"/>
    <w:rsid w:val="00B63A42"/>
    <w:rsid w:val="00C026FA"/>
    <w:rsid w:val="00C13700"/>
    <w:rsid w:val="00C353D4"/>
    <w:rsid w:val="00CB464C"/>
    <w:rsid w:val="00CB6076"/>
    <w:rsid w:val="00CC25A5"/>
    <w:rsid w:val="00D05224"/>
    <w:rsid w:val="00D37557"/>
    <w:rsid w:val="00D72BA8"/>
    <w:rsid w:val="00DC253B"/>
    <w:rsid w:val="00E52BBE"/>
    <w:rsid w:val="00E74530"/>
    <w:rsid w:val="00E761BC"/>
    <w:rsid w:val="00E921B2"/>
    <w:rsid w:val="00EC0945"/>
    <w:rsid w:val="00EC3752"/>
    <w:rsid w:val="00EF1432"/>
    <w:rsid w:val="00F11F8D"/>
    <w:rsid w:val="00F32E70"/>
    <w:rsid w:val="00F91B31"/>
    <w:rsid w:val="00FB1547"/>
    <w:rsid w:val="00FF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0607B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="Arial" w:eastAsia="Arial" w:hAnsi="Arial" w:cs="Arial"/>
      <w:sz w:val="20"/>
      <w:szCs w:val="20"/>
      <w:lang w:val="en-US" w:eastAsia="en-US"/>
      <w:rPrChange w:id="0" w:author="Comparison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737EC"/>
    <w:pPr>
      <w:ind w:left="720"/>
      <w:contextualSpacing/>
    </w:pPr>
  </w:style>
  <w:style w:type="table" w:styleId="TableGrid">
    <w:name w:val="Table Grid"/>
    <w:basedOn w:val="TableNormal"/>
    <w:uiPriority w:val="9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04171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21413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41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F0E7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  <w:style w:type="character" w:styleId="FootnoteReference">
    <w:name w:val="footnote reference"/>
    <w:semiHidden/>
    <w:unhideWhenUsed/>
    <w:rsid w:val="00EC09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1191</Words>
  <Characters>6789</Characters>
  <Application>Microsoft Office Word</Application>
  <DocSecurity>0</DocSecurity>
  <Lines>56</Lines>
  <Paragraphs>15</Paragraphs>
  <ScaleCrop>false</ScaleCrop>
  <Company>Enterprise</Company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