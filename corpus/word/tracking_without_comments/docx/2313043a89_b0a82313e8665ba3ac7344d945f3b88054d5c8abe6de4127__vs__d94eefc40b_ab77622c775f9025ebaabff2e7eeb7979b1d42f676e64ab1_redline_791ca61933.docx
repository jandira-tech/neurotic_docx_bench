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4BBA34" w14:textId="31978580" w:rsidR="009C4F1A" w:rsidRDefault="00BD1C0E">
      <w:pPr>
        <w:rPr>
          <w:ins w:id="0" w:author="S Wheeler" w:date="2026-09-25T20:04:00Z" w16du:dateUtc="2026-09-26T00:04:00Z"/>
          <w:rFonts w:ascii="Bradley Hand ITC" w:hAnsi="Bradley Hand ITC"/>
          <w:b/>
          <w:bCs/>
        </w:rPr>
      </w:pPr>
      <w:ins w:id="1" w:author="S Wheeler" w:date="2026-09-25T20:04:00Z" w16du:dateUtc="2026-09-26T00:04:00Z">
        <w:r>
          <w:rPr>
            <w:rFonts w:ascii="Bradley Hand ITC" w:hAnsi="Bradley Hand ITC"/>
            <w:b/>
            <w:bCs/>
          </w:rPr>
          <w:t>Barleyhurst Park Foundation stage map 202</w:t>
        </w:r>
        <w:r w:rsidR="009C45E3">
          <w:rPr>
            <w:rFonts w:ascii="Bradley Hand ITC" w:hAnsi="Bradley Hand ITC"/>
            <w:b/>
            <w:bCs/>
          </w:rPr>
          <w:t>3-24</w:t>
        </w:r>
      </w:ins>
    </w:p>
    <w:tbl>
      <w:tblPr>
        <w:tblStyle w:val="TableGrid"/>
        <w:tblW w:w="15409" w:type="dxa"/>
        <w:tblLook w:val="04A0" w:firstRow="1" w:lastRow="0" w:firstColumn="1" w:lastColumn="0" w:noHBand="0" w:noVBand="1"/>
      </w:tblPr>
      <w:tblGrid>
        <w:gridCol w:w="2201"/>
        <w:gridCol w:w="2201"/>
        <w:gridCol w:w="2201"/>
        <w:gridCol w:w="2201"/>
        <w:gridCol w:w="2201"/>
        <w:gridCol w:w="2202"/>
        <w:gridCol w:w="2202"/>
      </w:tblGrid>
      <w:tr w:rsidR="00BD1C0E" w14:paraId="1306BE42" w14:textId="77777777" w:rsidTr="00BD1C0E">
        <w:trPr>
          <w:trHeight w:val="812"/>
          <w:ins w:id="2" w:author="S Wheeler" w:date="2026-09-25T20:04:00Z" w16du:dateUtc="2026-09-26T00:04:00Z"/>
        </w:trPr>
        <w:tc>
          <w:tcPr>
            <w:tcW w:w="2201" w:type="dxa"/>
          </w:tcPr>
          <w:p w14:paraId="3C520196" w14:textId="77777777" w:rsidR="00BD1C0E" w:rsidRDefault="00BD1C0E">
            <w:pPr>
              <w:rPr>
                <w:ins w:id="3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</w:p>
        </w:tc>
        <w:tc>
          <w:tcPr>
            <w:tcW w:w="2201" w:type="dxa"/>
          </w:tcPr>
          <w:p w14:paraId="6D88F3CE" w14:textId="77777777" w:rsidR="00BD1C0E" w:rsidRDefault="00BD1C0E" w:rsidP="004E1898">
            <w:pPr>
              <w:jc w:val="center"/>
              <w:rPr>
                <w:ins w:id="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All about me</w:t>
              </w:r>
            </w:ins>
          </w:p>
          <w:p w14:paraId="3113B1C8" w14:textId="11C99687" w:rsidR="004E1898" w:rsidRDefault="004E1898" w:rsidP="004E1898">
            <w:pPr>
              <w:jc w:val="center"/>
              <w:rPr>
                <w:ins w:id="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Autumn 1</w:t>
              </w:r>
            </w:ins>
          </w:p>
        </w:tc>
        <w:tc>
          <w:tcPr>
            <w:tcW w:w="2201" w:type="dxa"/>
          </w:tcPr>
          <w:p w14:paraId="0FEE4ACB" w14:textId="77777777" w:rsidR="00BD1C0E" w:rsidRDefault="00BD1C0E" w:rsidP="004E1898">
            <w:pPr>
              <w:jc w:val="center"/>
              <w:rPr>
                <w:ins w:id="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Celebrations</w:t>
              </w:r>
            </w:ins>
          </w:p>
          <w:p w14:paraId="5B981AC6" w14:textId="601A2975" w:rsidR="004E1898" w:rsidRDefault="004E1898" w:rsidP="004E1898">
            <w:pPr>
              <w:jc w:val="center"/>
              <w:rPr>
                <w:ins w:id="1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Autumn 2</w:t>
              </w:r>
            </w:ins>
          </w:p>
        </w:tc>
        <w:tc>
          <w:tcPr>
            <w:tcW w:w="2201" w:type="dxa"/>
          </w:tcPr>
          <w:p w14:paraId="55C65263" w14:textId="77777777" w:rsidR="00BD1C0E" w:rsidRDefault="00BD1C0E" w:rsidP="004E1898">
            <w:pPr>
              <w:jc w:val="center"/>
              <w:rPr>
                <w:ins w:id="1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Bears</w:t>
              </w:r>
            </w:ins>
          </w:p>
          <w:p w14:paraId="754804F4" w14:textId="08B3C48A" w:rsidR="004E1898" w:rsidRDefault="004E1898" w:rsidP="004E1898">
            <w:pPr>
              <w:jc w:val="center"/>
              <w:rPr>
                <w:ins w:id="1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Spring 1</w:t>
              </w:r>
            </w:ins>
          </w:p>
        </w:tc>
        <w:tc>
          <w:tcPr>
            <w:tcW w:w="2201" w:type="dxa"/>
          </w:tcPr>
          <w:p w14:paraId="3349D5EE" w14:textId="77777777" w:rsidR="00BD1C0E" w:rsidRDefault="00BD1C0E" w:rsidP="004E1898">
            <w:pPr>
              <w:jc w:val="center"/>
              <w:rPr>
                <w:ins w:id="1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Buildings</w:t>
              </w:r>
            </w:ins>
          </w:p>
          <w:p w14:paraId="66F2FB7A" w14:textId="5DB41E03" w:rsidR="004E1898" w:rsidRDefault="004E1898" w:rsidP="004E1898">
            <w:pPr>
              <w:jc w:val="center"/>
              <w:rPr>
                <w:ins w:id="1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Spring 2</w:t>
              </w:r>
            </w:ins>
          </w:p>
        </w:tc>
        <w:tc>
          <w:tcPr>
            <w:tcW w:w="2202" w:type="dxa"/>
          </w:tcPr>
          <w:p w14:paraId="7DB48580" w14:textId="77777777" w:rsidR="00BD1C0E" w:rsidRDefault="00BD1C0E" w:rsidP="004E1898">
            <w:pPr>
              <w:jc w:val="center"/>
              <w:rPr>
                <w:ins w:id="2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2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Transport</w:t>
              </w:r>
            </w:ins>
          </w:p>
          <w:p w14:paraId="12A65476" w14:textId="05B14308" w:rsidR="004E1898" w:rsidRDefault="004E1898" w:rsidP="004E1898">
            <w:pPr>
              <w:jc w:val="center"/>
              <w:rPr>
                <w:ins w:id="2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2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Summer 1 </w:t>
              </w:r>
            </w:ins>
          </w:p>
        </w:tc>
        <w:tc>
          <w:tcPr>
            <w:tcW w:w="2202" w:type="dxa"/>
          </w:tcPr>
          <w:p w14:paraId="5338870A" w14:textId="2D7CBD4D" w:rsidR="00BD1C0E" w:rsidRDefault="00BD1C0E" w:rsidP="004E1898">
            <w:pPr>
              <w:jc w:val="center"/>
              <w:rPr>
                <w:ins w:id="2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2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Marvel</w:t>
              </w:r>
              <w:r w:rsidR="004E1898">
                <w:rPr>
                  <w:rFonts w:ascii="Bradley Hand ITC" w:hAnsi="Bradley Hand ITC"/>
                  <w:b/>
                  <w:bCs/>
                  <w:lang w:val="en-US"/>
                </w:rPr>
                <w:t>l</w:t>
              </w:r>
              <w:r>
                <w:rPr>
                  <w:rFonts w:ascii="Bradley Hand ITC" w:hAnsi="Bradley Hand ITC"/>
                  <w:b/>
                  <w:bCs/>
                  <w:lang w:val="en-US"/>
                </w:rPr>
                <w:t>ous minibeast</w:t>
              </w:r>
              <w:r w:rsidR="0025741D">
                <w:rPr>
                  <w:rFonts w:ascii="Bradley Hand ITC" w:hAnsi="Bradley Hand ITC"/>
                  <w:b/>
                  <w:bCs/>
                  <w:lang w:val="en-US"/>
                </w:rPr>
                <w:t>s</w:t>
              </w:r>
            </w:ins>
          </w:p>
          <w:p w14:paraId="1202DDE1" w14:textId="67FE14FB" w:rsidR="004E1898" w:rsidRDefault="004E1898" w:rsidP="004E1898">
            <w:pPr>
              <w:jc w:val="center"/>
              <w:rPr>
                <w:ins w:id="2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2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Summer 2</w:t>
              </w:r>
            </w:ins>
          </w:p>
        </w:tc>
      </w:tr>
      <w:tr w:rsidR="00BD1C0E" w14:paraId="2B517AAA" w14:textId="77777777" w:rsidTr="00BD1C0E">
        <w:trPr>
          <w:trHeight w:val="2179"/>
          <w:ins w:id="28" w:author="S Wheeler" w:date="2026-09-25T20:04:00Z" w16du:dateUtc="2026-09-26T00:04:00Z"/>
        </w:trPr>
        <w:tc>
          <w:tcPr>
            <w:tcW w:w="2201" w:type="dxa"/>
          </w:tcPr>
          <w:p w14:paraId="04BDA254" w14:textId="0AEFC62C" w:rsidR="00BD1C0E" w:rsidRDefault="00BD1C0E">
            <w:pPr>
              <w:rPr>
                <w:ins w:id="29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30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General themes</w:t>
              </w:r>
            </w:ins>
          </w:p>
        </w:tc>
        <w:tc>
          <w:tcPr>
            <w:tcW w:w="2201" w:type="dxa"/>
          </w:tcPr>
          <w:p w14:paraId="3C512AF5" w14:textId="77777777" w:rsidR="00BD1C0E" w:rsidRDefault="004E1898">
            <w:pPr>
              <w:rPr>
                <w:ins w:id="31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32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Me and my school</w:t>
              </w:r>
            </w:ins>
          </w:p>
          <w:p w14:paraId="01700D6E" w14:textId="5F6DC7CA" w:rsidR="004E1898" w:rsidRDefault="00887523">
            <w:pPr>
              <w:rPr>
                <w:ins w:id="33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34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Changes</w:t>
              </w:r>
            </w:ins>
          </w:p>
          <w:p w14:paraId="7ED771BD" w14:textId="26453F28" w:rsidR="00887523" w:rsidRDefault="00887523">
            <w:pPr>
              <w:rPr>
                <w:ins w:id="35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36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Our bodies-senses</w:t>
              </w:r>
            </w:ins>
          </w:p>
          <w:p w14:paraId="68A02BCC" w14:textId="665A18FC" w:rsidR="00887523" w:rsidRDefault="00887523">
            <w:pPr>
              <w:rPr>
                <w:ins w:id="37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38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Friendship</w:t>
              </w:r>
            </w:ins>
          </w:p>
          <w:p w14:paraId="4657BFCD" w14:textId="551DC7BD" w:rsidR="00887523" w:rsidRDefault="00887523">
            <w:pPr>
              <w:rPr>
                <w:ins w:id="39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40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My family </w:t>
              </w:r>
            </w:ins>
          </w:p>
          <w:p w14:paraId="7A091467" w14:textId="7D9918D6" w:rsidR="004E1898" w:rsidRDefault="004E1898">
            <w:pPr>
              <w:rPr>
                <w:ins w:id="41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</w:p>
        </w:tc>
        <w:tc>
          <w:tcPr>
            <w:tcW w:w="2201" w:type="dxa"/>
          </w:tcPr>
          <w:p w14:paraId="76A4AEF4" w14:textId="77777777" w:rsidR="00BD1C0E" w:rsidRDefault="00DB1AE6">
            <w:pPr>
              <w:rPr>
                <w:ins w:id="4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4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Autumn</w:t>
              </w:r>
            </w:ins>
          </w:p>
          <w:p w14:paraId="23E8FE39" w14:textId="570F3727" w:rsidR="00DB1AE6" w:rsidRDefault="00DB1AE6">
            <w:pPr>
              <w:rPr>
                <w:ins w:id="4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4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Bonfire night</w:t>
              </w:r>
            </w:ins>
          </w:p>
          <w:p w14:paraId="7DC3B6BF" w14:textId="7E56CC92" w:rsidR="00931F5B" w:rsidRDefault="00931F5B">
            <w:pPr>
              <w:rPr>
                <w:ins w:id="4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4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Diwali </w:t>
              </w:r>
            </w:ins>
          </w:p>
          <w:p w14:paraId="53FFAACA" w14:textId="5A64E3DC" w:rsidR="00DB1AE6" w:rsidRDefault="00DB1AE6">
            <w:pPr>
              <w:rPr>
                <w:ins w:id="4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4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Remembrance Day</w:t>
              </w:r>
            </w:ins>
          </w:p>
          <w:p w14:paraId="16FE2381" w14:textId="77777777" w:rsidR="00DB1AE6" w:rsidRDefault="00DB1AE6">
            <w:pPr>
              <w:rPr>
                <w:ins w:id="5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5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Birthdays</w:t>
              </w:r>
            </w:ins>
          </w:p>
          <w:p w14:paraId="4960B3D8" w14:textId="53D99A45" w:rsidR="00DB1AE6" w:rsidRDefault="00DB1AE6">
            <w:pPr>
              <w:rPr>
                <w:ins w:id="5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5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Christmas/Nativity </w:t>
              </w:r>
            </w:ins>
          </w:p>
        </w:tc>
        <w:tc>
          <w:tcPr>
            <w:tcW w:w="2201" w:type="dxa"/>
          </w:tcPr>
          <w:p w14:paraId="104C8E0E" w14:textId="77777777" w:rsidR="00BD1C0E" w:rsidRDefault="00A7727F">
            <w:pPr>
              <w:rPr>
                <w:ins w:id="5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5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Goldilocks and the three bears</w:t>
              </w:r>
            </w:ins>
          </w:p>
          <w:p w14:paraId="01D57B35" w14:textId="77777777" w:rsidR="00A7727F" w:rsidRDefault="00A7727F">
            <w:pPr>
              <w:rPr>
                <w:ins w:id="5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5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Brown bears</w:t>
              </w:r>
            </w:ins>
          </w:p>
          <w:p w14:paraId="6F89C5B4" w14:textId="22B9EA1B" w:rsidR="00A7727F" w:rsidRDefault="004A35E9">
            <w:pPr>
              <w:rPr>
                <w:ins w:id="5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5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Polar</w:t>
              </w:r>
              <w:r w:rsidR="00A7727F">
                <w:rPr>
                  <w:rFonts w:ascii="Bradley Hand ITC" w:hAnsi="Bradley Hand ITC"/>
                  <w:b/>
                  <w:bCs/>
                  <w:lang w:val="en-US"/>
                </w:rPr>
                <w:t xml:space="preserve"> bears</w:t>
              </w:r>
            </w:ins>
          </w:p>
          <w:p w14:paraId="7155B329" w14:textId="77777777" w:rsidR="00A7727F" w:rsidRDefault="00A7727F">
            <w:pPr>
              <w:rPr>
                <w:ins w:id="6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6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Our teddy bears</w:t>
              </w:r>
            </w:ins>
          </w:p>
          <w:p w14:paraId="1DE04C33" w14:textId="4A781B0C" w:rsidR="004A35E9" w:rsidRDefault="004A35E9">
            <w:pPr>
              <w:rPr>
                <w:ins w:id="6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6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Chinese New Year</w:t>
              </w:r>
            </w:ins>
          </w:p>
        </w:tc>
        <w:tc>
          <w:tcPr>
            <w:tcW w:w="2201" w:type="dxa"/>
          </w:tcPr>
          <w:p w14:paraId="04B23E38" w14:textId="77777777" w:rsidR="00BD1C0E" w:rsidRDefault="000568A7">
            <w:pPr>
              <w:rPr>
                <w:ins w:id="6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6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Three little pigs</w:t>
              </w:r>
            </w:ins>
          </w:p>
          <w:p w14:paraId="645C6739" w14:textId="77777777" w:rsidR="000568A7" w:rsidRDefault="000568A7">
            <w:pPr>
              <w:rPr>
                <w:ins w:id="6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6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Shops</w:t>
              </w:r>
            </w:ins>
          </w:p>
          <w:p w14:paraId="54F5EC63" w14:textId="77777777" w:rsidR="000568A7" w:rsidRDefault="000568A7">
            <w:pPr>
              <w:rPr>
                <w:ins w:id="6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6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Church/mosque</w:t>
              </w:r>
            </w:ins>
          </w:p>
          <w:p w14:paraId="608D0E82" w14:textId="5A32CEFD" w:rsidR="005D0307" w:rsidRDefault="005D0307">
            <w:pPr>
              <w:rPr>
                <w:ins w:id="7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7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Hospital/vets</w:t>
              </w:r>
            </w:ins>
          </w:p>
          <w:p w14:paraId="54D6BC62" w14:textId="77777777" w:rsidR="000568A7" w:rsidRDefault="005D0307">
            <w:pPr>
              <w:rPr>
                <w:ins w:id="7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7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Building site</w:t>
              </w:r>
              <w:r w:rsidR="000568A7">
                <w:rPr>
                  <w:rFonts w:ascii="Bradley Hand ITC" w:hAnsi="Bradley Hand ITC"/>
                  <w:b/>
                  <w:bCs/>
                  <w:lang w:val="en-US"/>
                </w:rPr>
                <w:t xml:space="preserve"> </w:t>
              </w:r>
            </w:ins>
          </w:p>
          <w:p w14:paraId="40D7F521" w14:textId="52653D65" w:rsidR="000F796F" w:rsidRDefault="000F796F">
            <w:pPr>
              <w:rPr>
                <w:ins w:id="7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7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Mothers day</w:t>
              </w:r>
            </w:ins>
          </w:p>
        </w:tc>
        <w:tc>
          <w:tcPr>
            <w:tcW w:w="2202" w:type="dxa"/>
          </w:tcPr>
          <w:p w14:paraId="6F7767B7" w14:textId="77777777" w:rsidR="00BD1C0E" w:rsidRDefault="000F796F">
            <w:pPr>
              <w:rPr>
                <w:ins w:id="7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7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Trains</w:t>
              </w:r>
            </w:ins>
          </w:p>
          <w:p w14:paraId="3DB4919D" w14:textId="77777777" w:rsidR="000F796F" w:rsidRDefault="000F796F">
            <w:pPr>
              <w:rPr>
                <w:ins w:id="7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7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Pirate/boats</w:t>
              </w:r>
            </w:ins>
          </w:p>
          <w:p w14:paraId="3B7AAAEF" w14:textId="77777777" w:rsidR="000F796F" w:rsidRDefault="000F796F">
            <w:pPr>
              <w:rPr>
                <w:ins w:id="8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8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Space rockets</w:t>
              </w:r>
            </w:ins>
          </w:p>
          <w:p w14:paraId="7AFAABD4" w14:textId="1EE24C5C" w:rsidR="000F796F" w:rsidRDefault="000F796F">
            <w:pPr>
              <w:rPr>
                <w:ins w:id="8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8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Bikes and scooters</w:t>
              </w:r>
            </w:ins>
          </w:p>
          <w:p w14:paraId="6A98336C" w14:textId="07BC8303" w:rsidR="00104EB4" w:rsidRDefault="00104EB4">
            <w:pPr>
              <w:rPr>
                <w:ins w:id="8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8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Father’s day</w:t>
              </w:r>
            </w:ins>
          </w:p>
          <w:p w14:paraId="2A8E63F4" w14:textId="39563139" w:rsidR="003722FA" w:rsidRDefault="003722FA">
            <w:pPr>
              <w:rPr>
                <w:ins w:id="8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8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Growing plants </w:t>
              </w:r>
            </w:ins>
          </w:p>
          <w:p w14:paraId="37E3BA19" w14:textId="0F5996CB" w:rsidR="000F796F" w:rsidRDefault="000F796F">
            <w:pPr>
              <w:rPr>
                <w:ins w:id="8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</w:p>
        </w:tc>
        <w:tc>
          <w:tcPr>
            <w:tcW w:w="2202" w:type="dxa"/>
          </w:tcPr>
          <w:p w14:paraId="2128CF5E" w14:textId="77777777" w:rsidR="00BD1C0E" w:rsidRDefault="00DF5795">
            <w:pPr>
              <w:rPr>
                <w:ins w:id="89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90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Spiders</w:t>
              </w:r>
            </w:ins>
          </w:p>
          <w:p w14:paraId="38D3FA47" w14:textId="77777777" w:rsidR="00DF5795" w:rsidRDefault="00DF5795">
            <w:pPr>
              <w:rPr>
                <w:ins w:id="91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92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Ladybirds</w:t>
              </w:r>
            </w:ins>
          </w:p>
          <w:p w14:paraId="39309627" w14:textId="77777777" w:rsidR="00DF5795" w:rsidRDefault="00DF5795">
            <w:pPr>
              <w:rPr>
                <w:ins w:id="93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94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Snails</w:t>
              </w:r>
            </w:ins>
          </w:p>
          <w:p w14:paraId="216B2058" w14:textId="09842499" w:rsidR="00DF5795" w:rsidRDefault="00DF5795">
            <w:pPr>
              <w:rPr>
                <w:ins w:id="95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96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Caterpillar</w:t>
              </w:r>
              <w:r w:rsidR="0025741D">
                <w:rPr>
                  <w:rFonts w:ascii="Bradley Hand ITC" w:hAnsi="Bradley Hand ITC"/>
                  <w:b/>
                  <w:bCs/>
                  <w:lang w:val="en-US"/>
                </w:rPr>
                <w:t>s</w:t>
              </w:r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 </w:t>
              </w:r>
            </w:ins>
          </w:p>
          <w:p w14:paraId="0388B5F8" w14:textId="77777777" w:rsidR="00DF5795" w:rsidRDefault="00DF5795">
            <w:pPr>
              <w:rPr>
                <w:ins w:id="97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98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Butterflies</w:t>
              </w:r>
            </w:ins>
          </w:p>
          <w:p w14:paraId="36671305" w14:textId="79DDF715" w:rsidR="00DF5795" w:rsidRDefault="00DB61F9">
            <w:pPr>
              <w:rPr>
                <w:ins w:id="99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00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Oral hygiene </w:t>
              </w:r>
            </w:ins>
          </w:p>
        </w:tc>
      </w:tr>
      <w:tr w:rsidR="00BD1C0E" w14:paraId="2EA0E129" w14:textId="77777777" w:rsidTr="00BD1C0E">
        <w:trPr>
          <w:trHeight w:val="2278"/>
          <w:ins w:id="101" w:author="S Wheeler" w:date="2026-09-25T20:04:00Z" w16du:dateUtc="2026-09-26T00:04:00Z"/>
        </w:trPr>
        <w:tc>
          <w:tcPr>
            <w:tcW w:w="2201" w:type="dxa"/>
          </w:tcPr>
          <w:p w14:paraId="6FDB890C" w14:textId="6C7AD362" w:rsidR="00BD1C0E" w:rsidRDefault="00BD1C0E">
            <w:pPr>
              <w:rPr>
                <w:ins w:id="10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0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Core texts</w:t>
              </w:r>
            </w:ins>
          </w:p>
        </w:tc>
        <w:tc>
          <w:tcPr>
            <w:tcW w:w="2201" w:type="dxa"/>
          </w:tcPr>
          <w:p w14:paraId="48F0E0BF" w14:textId="4170AFA9" w:rsidR="00BD1C0E" w:rsidRDefault="004E1898">
            <w:pPr>
              <w:rPr>
                <w:ins w:id="10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0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The colour monster</w:t>
              </w:r>
              <w:r w:rsidR="00887523">
                <w:rPr>
                  <w:rFonts w:ascii="Bradley Hand ITC" w:hAnsi="Bradley Hand ITC"/>
                  <w:b/>
                  <w:bCs/>
                  <w:lang w:val="en-US"/>
                </w:rPr>
                <w:t xml:space="preserve"> goes </w:t>
              </w:r>
              <w:r w:rsidR="00931F5B">
                <w:rPr>
                  <w:rFonts w:ascii="Bradley Hand ITC" w:hAnsi="Bradley Hand ITC"/>
                  <w:b/>
                  <w:bCs/>
                  <w:lang w:val="en-US"/>
                </w:rPr>
                <w:t>to school</w:t>
              </w:r>
            </w:ins>
          </w:p>
          <w:p w14:paraId="1B0FBA18" w14:textId="7D8BD4D6" w:rsidR="00931F5B" w:rsidRDefault="00931F5B">
            <w:pPr>
              <w:rPr>
                <w:ins w:id="10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0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Barry the fish w</w:t>
              </w:r>
              <w:r w:rsidR="0025741D">
                <w:rPr>
                  <w:rFonts w:ascii="Bradley Hand ITC" w:hAnsi="Bradley Hand ITC"/>
                  <w:b/>
                  <w:bCs/>
                  <w:lang w:val="en-US"/>
                </w:rPr>
                <w:t>ith</w:t>
              </w:r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 fingers</w:t>
              </w:r>
            </w:ins>
          </w:p>
          <w:p w14:paraId="606814D2" w14:textId="0E9DD0A7" w:rsidR="00931F5B" w:rsidRDefault="00931F5B">
            <w:pPr>
              <w:rPr>
                <w:ins w:id="10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0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Our class is a family</w:t>
              </w:r>
            </w:ins>
          </w:p>
          <w:p w14:paraId="54258187" w14:textId="4941C8C8" w:rsidR="00887523" w:rsidRDefault="00887523">
            <w:pPr>
              <w:rPr>
                <w:ins w:id="11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1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Peace at last </w:t>
              </w:r>
            </w:ins>
          </w:p>
        </w:tc>
        <w:tc>
          <w:tcPr>
            <w:tcW w:w="2201" w:type="dxa"/>
          </w:tcPr>
          <w:p w14:paraId="521E5853" w14:textId="38BE8DFD" w:rsidR="00BD1C0E" w:rsidRDefault="00931F5B">
            <w:pPr>
              <w:rPr>
                <w:ins w:id="11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1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Rama and Si</w:t>
              </w:r>
              <w:r w:rsidR="0025741D">
                <w:rPr>
                  <w:rFonts w:ascii="Bradley Hand ITC" w:hAnsi="Bradley Hand ITC"/>
                  <w:b/>
                  <w:bCs/>
                  <w:lang w:val="en-US"/>
                </w:rPr>
                <w:t>ta</w:t>
              </w:r>
            </w:ins>
          </w:p>
          <w:p w14:paraId="7E6F5010" w14:textId="05613544" w:rsidR="00A7727F" w:rsidRDefault="00A7727F">
            <w:pPr>
              <w:rPr>
                <w:ins w:id="11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1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P.B Birthday party </w:t>
              </w:r>
            </w:ins>
          </w:p>
          <w:p w14:paraId="63D9756A" w14:textId="77777777" w:rsidR="00A7727F" w:rsidRDefault="00A7727F">
            <w:pPr>
              <w:rPr>
                <w:ins w:id="11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1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Room on a broom</w:t>
              </w:r>
            </w:ins>
          </w:p>
          <w:p w14:paraId="63615FFA" w14:textId="77777777" w:rsidR="00A7727F" w:rsidRDefault="00A7727F" w:rsidP="00A7727F">
            <w:pPr>
              <w:rPr>
                <w:ins w:id="11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1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Non-fiction autumn texts</w:t>
              </w:r>
            </w:ins>
          </w:p>
          <w:p w14:paraId="072AE367" w14:textId="0159F855" w:rsidR="00A7727F" w:rsidRDefault="00A7727F">
            <w:pPr>
              <w:rPr>
                <w:ins w:id="12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2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Non-fiction Bonfire night texts</w:t>
              </w:r>
            </w:ins>
          </w:p>
          <w:p w14:paraId="3DE6EEBC" w14:textId="0F91ABC0" w:rsidR="00A7727F" w:rsidRDefault="00A7727F">
            <w:pPr>
              <w:rPr>
                <w:ins w:id="12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2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The first Christmas </w:t>
              </w:r>
            </w:ins>
          </w:p>
        </w:tc>
        <w:tc>
          <w:tcPr>
            <w:tcW w:w="2201" w:type="dxa"/>
          </w:tcPr>
          <w:p w14:paraId="5EF5548A" w14:textId="77777777" w:rsidR="00BD1C0E" w:rsidRDefault="004A35E9">
            <w:pPr>
              <w:rPr>
                <w:ins w:id="12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2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Goldilocks and the 3 bears</w:t>
              </w:r>
            </w:ins>
          </w:p>
          <w:p w14:paraId="2EA3942A" w14:textId="64923A6F" w:rsidR="004A35E9" w:rsidRDefault="004A35E9">
            <w:pPr>
              <w:rPr>
                <w:ins w:id="12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2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Brown</w:t>
              </w:r>
              <w:r w:rsidR="0025741D">
                <w:rPr>
                  <w:rFonts w:ascii="Bradley Hand ITC" w:hAnsi="Bradley Hand ITC"/>
                  <w:b/>
                  <w:bCs/>
                  <w:lang w:val="en-US"/>
                </w:rPr>
                <w:t xml:space="preserve"> bear</w:t>
              </w:r>
              <w:r>
                <w:rPr>
                  <w:rFonts w:ascii="Bradley Hand ITC" w:hAnsi="Bradley Hand ITC"/>
                  <w:b/>
                  <w:bCs/>
                  <w:lang w:val="en-US"/>
                </w:rPr>
                <w:t>, Brown bear what do you see?</w:t>
              </w:r>
            </w:ins>
          </w:p>
          <w:p w14:paraId="67D7D4FB" w14:textId="77777777" w:rsidR="004A35E9" w:rsidRDefault="004A35E9">
            <w:pPr>
              <w:rPr>
                <w:ins w:id="12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2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Polar bear, polar bear what do you hear? </w:t>
              </w:r>
            </w:ins>
          </w:p>
          <w:p w14:paraId="5F618234" w14:textId="0B75DD86" w:rsidR="004A35E9" w:rsidRDefault="0025741D">
            <w:pPr>
              <w:rPr>
                <w:ins w:id="13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3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N</w:t>
              </w:r>
              <w:r w:rsidR="004A35E9">
                <w:rPr>
                  <w:rFonts w:ascii="Bradley Hand ITC" w:hAnsi="Bradley Hand ITC"/>
                  <w:b/>
                  <w:bCs/>
                  <w:lang w:val="en-US"/>
                </w:rPr>
                <w:t xml:space="preserve">on-fiction bear texts </w:t>
              </w:r>
            </w:ins>
          </w:p>
        </w:tc>
        <w:tc>
          <w:tcPr>
            <w:tcW w:w="2201" w:type="dxa"/>
          </w:tcPr>
          <w:p w14:paraId="179A3B32" w14:textId="77777777" w:rsidR="00BD1C0E" w:rsidRPr="009770DB" w:rsidRDefault="005D0307">
            <w:pPr>
              <w:rPr>
                <w:ins w:id="13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33" w:author="S Wheeler" w:date="2026-09-25T20:04:00Z" w16du:dateUtc="2026-09-26T00:04:00Z">
              <w:r w:rsidRPr="009770DB">
                <w:rPr>
                  <w:rFonts w:ascii="Bradley Hand ITC" w:hAnsi="Bradley Hand ITC"/>
                  <w:b/>
                  <w:bCs/>
                  <w:lang w:val="en-US"/>
                </w:rPr>
                <w:t>Three little pigs</w:t>
              </w:r>
            </w:ins>
          </w:p>
          <w:p w14:paraId="435C8249" w14:textId="79E303AE" w:rsidR="005D0307" w:rsidRPr="009770DB" w:rsidRDefault="005D0307">
            <w:pPr>
              <w:rPr>
                <w:ins w:id="13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35" w:author="S Wheeler" w:date="2026-09-25T20:04:00Z" w16du:dateUtc="2026-09-26T00:04:00Z">
              <w:r w:rsidRPr="009770DB">
                <w:rPr>
                  <w:rFonts w:ascii="Bradley Hand ITC" w:hAnsi="Bradley Hand ITC"/>
                  <w:b/>
                  <w:bCs/>
                  <w:lang w:val="en-US"/>
                </w:rPr>
                <w:t xml:space="preserve">Non-fiction buildings text </w:t>
              </w:r>
            </w:ins>
          </w:p>
          <w:p w14:paraId="460D5F20" w14:textId="77777777" w:rsidR="005D0307" w:rsidRDefault="005D0307">
            <w:pPr>
              <w:rPr>
                <w:ins w:id="13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37" w:author="S Wheeler" w:date="2026-09-25T20:04:00Z" w16du:dateUtc="2026-09-26T00:04:00Z">
              <w:r w:rsidRPr="009770DB">
                <w:rPr>
                  <w:rFonts w:ascii="Bradley Hand ITC" w:hAnsi="Bradley Hand ITC"/>
                  <w:b/>
                  <w:bCs/>
                  <w:lang w:val="en-US"/>
                </w:rPr>
                <w:t>The pet shop</w:t>
              </w:r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 </w:t>
              </w:r>
            </w:ins>
          </w:p>
          <w:p w14:paraId="3ACCF1E9" w14:textId="43C002B2" w:rsidR="00B24C47" w:rsidRDefault="00B24C47">
            <w:pPr>
              <w:rPr>
                <w:ins w:id="13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3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The runaway pea </w:t>
              </w:r>
            </w:ins>
          </w:p>
        </w:tc>
        <w:tc>
          <w:tcPr>
            <w:tcW w:w="2202" w:type="dxa"/>
          </w:tcPr>
          <w:p w14:paraId="284CD2F9" w14:textId="77777777" w:rsidR="00BD1C0E" w:rsidRDefault="000F796F">
            <w:pPr>
              <w:rPr>
                <w:ins w:id="14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4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Whatever next</w:t>
              </w:r>
            </w:ins>
          </w:p>
          <w:p w14:paraId="3E7E892D" w14:textId="77777777" w:rsidR="000F796F" w:rsidRDefault="000F796F">
            <w:pPr>
              <w:rPr>
                <w:ins w:id="14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4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The train ride</w:t>
              </w:r>
            </w:ins>
          </w:p>
          <w:p w14:paraId="17CB9EB5" w14:textId="77777777" w:rsidR="000F796F" w:rsidRDefault="000F796F">
            <w:pPr>
              <w:rPr>
                <w:ins w:id="14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4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Class three all at sea</w:t>
              </w:r>
            </w:ins>
          </w:p>
          <w:p w14:paraId="63695C7F" w14:textId="24B055ED" w:rsidR="000F796F" w:rsidRDefault="000F796F">
            <w:pPr>
              <w:rPr>
                <w:ins w:id="14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4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The pirate shop </w:t>
              </w:r>
            </w:ins>
          </w:p>
        </w:tc>
        <w:tc>
          <w:tcPr>
            <w:tcW w:w="2202" w:type="dxa"/>
          </w:tcPr>
          <w:p w14:paraId="07B41BCE" w14:textId="77777777" w:rsidR="00BD1C0E" w:rsidRDefault="00DB61F9">
            <w:pPr>
              <w:rPr>
                <w:ins w:id="14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4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Bug chant</w:t>
              </w:r>
            </w:ins>
          </w:p>
          <w:p w14:paraId="3A68EF04" w14:textId="77777777" w:rsidR="00E045FE" w:rsidRDefault="00E045FE">
            <w:pPr>
              <w:rPr>
                <w:ins w:id="15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5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What the ladybird heard</w:t>
              </w:r>
            </w:ins>
          </w:p>
          <w:p w14:paraId="0BE9E930" w14:textId="55D9FA9C" w:rsidR="00E045FE" w:rsidRDefault="00E045FE">
            <w:pPr>
              <w:rPr>
                <w:ins w:id="15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5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The bad-tempered lady</w:t>
              </w:r>
            </w:ins>
          </w:p>
          <w:p w14:paraId="23EDF551" w14:textId="34660636" w:rsidR="00E045FE" w:rsidRDefault="00E045FE">
            <w:pPr>
              <w:rPr>
                <w:ins w:id="15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5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The very hungry caterpillar</w:t>
              </w:r>
            </w:ins>
          </w:p>
          <w:p w14:paraId="5C0E60B5" w14:textId="23237FE3" w:rsidR="00E045FE" w:rsidRDefault="00E045FE">
            <w:pPr>
              <w:rPr>
                <w:ins w:id="15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</w:p>
        </w:tc>
      </w:tr>
      <w:tr w:rsidR="00BD1C0E" w14:paraId="34170C6A" w14:textId="77777777" w:rsidTr="00931F5B">
        <w:trPr>
          <w:trHeight w:val="1454"/>
          <w:ins w:id="157" w:author="S Wheeler" w:date="2026-09-25T20:04:00Z" w16du:dateUtc="2026-09-26T00:04:00Z"/>
        </w:trPr>
        <w:tc>
          <w:tcPr>
            <w:tcW w:w="2201" w:type="dxa"/>
          </w:tcPr>
          <w:p w14:paraId="6CEAC0D4" w14:textId="127EC630" w:rsidR="00BD1C0E" w:rsidRDefault="00BD1C0E">
            <w:pPr>
              <w:rPr>
                <w:ins w:id="15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5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WOW moments </w:t>
              </w:r>
            </w:ins>
          </w:p>
        </w:tc>
        <w:tc>
          <w:tcPr>
            <w:tcW w:w="2201" w:type="dxa"/>
          </w:tcPr>
          <w:p w14:paraId="3313BC64" w14:textId="77777777" w:rsidR="00BD1C0E" w:rsidRDefault="00931F5B">
            <w:pPr>
              <w:rPr>
                <w:ins w:id="16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6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Specialist week-book week across the school. </w:t>
              </w:r>
            </w:ins>
          </w:p>
          <w:p w14:paraId="25BBDE4D" w14:textId="77777777" w:rsidR="004A35E9" w:rsidRDefault="004A35E9">
            <w:pPr>
              <w:rPr>
                <w:ins w:id="16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6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Harvest Festival celebrations</w:t>
              </w:r>
            </w:ins>
          </w:p>
          <w:p w14:paraId="04F4642E" w14:textId="149A33DF" w:rsidR="004A35E9" w:rsidRDefault="004A35E9">
            <w:pPr>
              <w:rPr>
                <w:ins w:id="16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</w:p>
        </w:tc>
        <w:tc>
          <w:tcPr>
            <w:tcW w:w="2201" w:type="dxa"/>
          </w:tcPr>
          <w:p w14:paraId="596A6003" w14:textId="56A85757" w:rsidR="00BD1C0E" w:rsidRDefault="00A7727F">
            <w:pPr>
              <w:rPr>
                <w:ins w:id="165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66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Tiggywinkles animal hospital</w:t>
              </w:r>
              <w:r w:rsidR="0025741D">
                <w:rPr>
                  <w:rFonts w:ascii="Bradley Hand ITC" w:hAnsi="Bradley Hand ITC"/>
                  <w:b/>
                  <w:bCs/>
                  <w:lang w:val="en-US"/>
                </w:rPr>
                <w:t xml:space="preserve"> visit</w:t>
              </w:r>
            </w:ins>
          </w:p>
          <w:p w14:paraId="6AF4F50B" w14:textId="77777777" w:rsidR="00A7727F" w:rsidRDefault="00A7727F">
            <w:pPr>
              <w:rPr>
                <w:ins w:id="167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68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Autumn walk</w:t>
              </w:r>
            </w:ins>
          </w:p>
          <w:p w14:paraId="5F8457BA" w14:textId="77777777" w:rsidR="0025741D" w:rsidRDefault="00A7727F">
            <w:pPr>
              <w:rPr>
                <w:ins w:id="169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70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Leo the Lions birthday</w:t>
              </w:r>
              <w:r w:rsidR="0025741D">
                <w:rPr>
                  <w:rFonts w:ascii="Bradley Hand ITC" w:hAnsi="Bradley Hand ITC"/>
                  <w:b/>
                  <w:bCs/>
                  <w:lang w:val="en-US"/>
                </w:rPr>
                <w:t xml:space="preserve"> </w:t>
              </w:r>
            </w:ins>
          </w:p>
          <w:p w14:paraId="2EB3E033" w14:textId="73267646" w:rsidR="00A7727F" w:rsidRDefault="0025741D" w:rsidP="0025741D">
            <w:pPr>
              <w:rPr>
                <w:ins w:id="171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72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Nativity performance</w:t>
              </w:r>
              <w:r w:rsidR="00A7727F">
                <w:rPr>
                  <w:rFonts w:ascii="Bradley Hand ITC" w:hAnsi="Bradley Hand ITC"/>
                  <w:b/>
                  <w:bCs/>
                  <w:lang w:val="en-US"/>
                </w:rPr>
                <w:t xml:space="preserve"> </w:t>
              </w:r>
            </w:ins>
          </w:p>
        </w:tc>
        <w:tc>
          <w:tcPr>
            <w:tcW w:w="2201" w:type="dxa"/>
          </w:tcPr>
          <w:p w14:paraId="1C34F314" w14:textId="2F556735" w:rsidR="000568A7" w:rsidRDefault="000568A7">
            <w:pPr>
              <w:rPr>
                <w:ins w:id="173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74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Making porridge</w:t>
              </w:r>
            </w:ins>
          </w:p>
          <w:p w14:paraId="7A651F16" w14:textId="7E6037CA" w:rsidR="000568A7" w:rsidRDefault="000568A7">
            <w:pPr>
              <w:rPr>
                <w:ins w:id="175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76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Bring in own teddy bear</w:t>
              </w:r>
            </w:ins>
          </w:p>
          <w:p w14:paraId="49BF7654" w14:textId="50BB233E" w:rsidR="00BD1C0E" w:rsidRDefault="000568A7">
            <w:pPr>
              <w:rPr>
                <w:ins w:id="177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78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Specialist week </w:t>
              </w:r>
            </w:ins>
          </w:p>
          <w:p w14:paraId="61C98A4D" w14:textId="77777777" w:rsidR="000568A7" w:rsidRDefault="000568A7">
            <w:pPr>
              <w:rPr>
                <w:ins w:id="179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80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Chinese New year celebrations </w:t>
              </w:r>
            </w:ins>
          </w:p>
          <w:p w14:paraId="45ACD3CD" w14:textId="41E3F8B8" w:rsidR="000568A7" w:rsidRDefault="000568A7">
            <w:pPr>
              <w:rPr>
                <w:ins w:id="181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</w:p>
        </w:tc>
        <w:tc>
          <w:tcPr>
            <w:tcW w:w="2201" w:type="dxa"/>
          </w:tcPr>
          <w:p w14:paraId="57544D8A" w14:textId="77777777" w:rsidR="00BD1C0E" w:rsidRDefault="005D0307">
            <w:pPr>
              <w:rPr>
                <w:ins w:id="18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8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Melrose shop visit</w:t>
              </w:r>
            </w:ins>
          </w:p>
          <w:p w14:paraId="1F79C6BD" w14:textId="77777777" w:rsidR="005D0307" w:rsidRDefault="005D0307">
            <w:pPr>
              <w:rPr>
                <w:ins w:id="18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8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St Mary’s church visit</w:t>
              </w:r>
            </w:ins>
          </w:p>
          <w:p w14:paraId="0D28905E" w14:textId="77777777" w:rsidR="005D0307" w:rsidRDefault="005D0307">
            <w:pPr>
              <w:rPr>
                <w:ins w:id="18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8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School nurse visit </w:t>
              </w:r>
            </w:ins>
          </w:p>
          <w:p w14:paraId="1246400F" w14:textId="455A8755" w:rsidR="000F796F" w:rsidRDefault="000F796F">
            <w:pPr>
              <w:rPr>
                <w:ins w:id="18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8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Mother’s day assembly </w:t>
              </w:r>
            </w:ins>
          </w:p>
        </w:tc>
        <w:tc>
          <w:tcPr>
            <w:tcW w:w="2202" w:type="dxa"/>
          </w:tcPr>
          <w:p w14:paraId="622CEE18" w14:textId="77777777" w:rsidR="00BD1C0E" w:rsidRDefault="00104EB4">
            <w:pPr>
              <w:rPr>
                <w:ins w:id="19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9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Own bikes and scooters</w:t>
              </w:r>
            </w:ins>
          </w:p>
          <w:p w14:paraId="0380B46A" w14:textId="6C0B5336" w:rsidR="00104EB4" w:rsidRDefault="00104EB4">
            <w:pPr>
              <w:rPr>
                <w:ins w:id="19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9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Pirate golf</w:t>
              </w:r>
              <w:r w:rsidR="0025741D">
                <w:rPr>
                  <w:rFonts w:ascii="Bradley Hand ITC" w:hAnsi="Bradley Hand ITC"/>
                  <w:b/>
                  <w:bCs/>
                  <w:lang w:val="en-US"/>
                </w:rPr>
                <w:t xml:space="preserve"> visit</w:t>
              </w:r>
            </w:ins>
          </w:p>
          <w:p w14:paraId="6D183D49" w14:textId="77777777" w:rsidR="00104EB4" w:rsidRDefault="00104EB4">
            <w:pPr>
              <w:rPr>
                <w:ins w:id="19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9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Pirate day </w:t>
              </w:r>
            </w:ins>
          </w:p>
          <w:p w14:paraId="2C143819" w14:textId="5CF28CE9" w:rsidR="00104EB4" w:rsidRDefault="00104EB4">
            <w:pPr>
              <w:rPr>
                <w:ins w:id="19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97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Father’s day assembly </w:t>
              </w:r>
            </w:ins>
          </w:p>
        </w:tc>
        <w:tc>
          <w:tcPr>
            <w:tcW w:w="2202" w:type="dxa"/>
          </w:tcPr>
          <w:p w14:paraId="19308624" w14:textId="77777777" w:rsidR="00BD1C0E" w:rsidRDefault="00312BEE">
            <w:pPr>
              <w:rPr>
                <w:ins w:id="198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199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Zoo lab</w:t>
              </w:r>
            </w:ins>
          </w:p>
          <w:p w14:paraId="278D5E1E" w14:textId="50B8A300" w:rsidR="00312BEE" w:rsidRDefault="00312BEE">
            <w:pPr>
              <w:rPr>
                <w:ins w:id="200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201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Chrysalises </w:t>
              </w:r>
              <w:r w:rsidR="008E0FFA">
                <w:rPr>
                  <w:rFonts w:ascii="Bradley Hand ITC" w:hAnsi="Bradley Hand ITC"/>
                  <w:b/>
                  <w:bCs/>
                  <w:lang w:val="en-US"/>
                </w:rPr>
                <w:t>–</w:t>
              </w:r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 butterfly</w:t>
              </w:r>
              <w:r w:rsidR="008E0FFA">
                <w:rPr>
                  <w:rFonts w:ascii="Bradley Hand ITC" w:hAnsi="Bradley Hand ITC"/>
                  <w:b/>
                  <w:bCs/>
                  <w:lang w:val="en-US"/>
                </w:rPr>
                <w:t xml:space="preserve"> </w:t>
              </w:r>
            </w:ins>
          </w:p>
          <w:p w14:paraId="2FA3D55E" w14:textId="56522093" w:rsidR="00312BEE" w:rsidRDefault="00312BEE">
            <w:pPr>
              <w:rPr>
                <w:ins w:id="202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203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>Snail race</w:t>
              </w:r>
            </w:ins>
          </w:p>
          <w:p w14:paraId="27B87E9F" w14:textId="7C851BD1" w:rsidR="008E0FFA" w:rsidRDefault="008E0FFA">
            <w:pPr>
              <w:rPr>
                <w:ins w:id="204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  <w:ins w:id="205" w:author="S Wheeler" w:date="2026-09-25T20:04:00Z" w16du:dateUtc="2026-09-26T00:04:00Z">
              <w:r>
                <w:rPr>
                  <w:rFonts w:ascii="Bradley Hand ITC" w:hAnsi="Bradley Hand ITC"/>
                  <w:b/>
                  <w:bCs/>
                  <w:lang w:val="en-US"/>
                </w:rPr>
                <w:t xml:space="preserve">Bug ball </w:t>
              </w:r>
            </w:ins>
          </w:p>
          <w:p w14:paraId="1EB8D6D9" w14:textId="1A6BABA0" w:rsidR="00312BEE" w:rsidRDefault="00312BEE">
            <w:pPr>
              <w:rPr>
                <w:ins w:id="206" w:author="S Wheeler" w:date="2026-09-25T20:04:00Z" w16du:dateUtc="2026-09-26T00:04:00Z"/>
                <w:rFonts w:ascii="Bradley Hand ITC" w:hAnsi="Bradley Hand ITC"/>
                <w:b/>
                <w:bCs/>
                <w:lang w:val="en-US"/>
              </w:rPr>
            </w:pPr>
          </w:p>
        </w:tc>
      </w:tr>
    </w:tbl>
    <w:p w14:paraId="1DA5E0A9" w14:textId="46436356" w:rsidR="00860CBD" w:rsidRPr="000B2B83" w:rsidRDefault="00711054" w:rsidP="000B2B83">
      <w:pPr>
        <w:pStyle w:val="Heading1"/>
        <w:rPr>
          <w:del w:id="207" w:author="S Wheeler" w:date="2026-09-25T20:04:00Z" w16du:dateUtc="2026-09-26T00:04:00Z"/>
          <w:rFonts w:ascii="Museo Sans 300" w:hAnsi="Museo Sans 300"/>
          <w:sz w:val="28"/>
          <w:szCs w:val="28"/>
        </w:rPr>
      </w:pPr>
      <w:del w:id="208" w:author="S Wheeler" w:date="2026-09-25T20:04:00Z" w16du:dateUtc="2026-09-26T00:04:00Z">
        <w:r w:rsidRPr="003A719C">
          <w:rPr>
            <w:rFonts w:ascii="Museo Sans 300" w:hAnsi="Museo Sans 300"/>
            <w:sz w:val="22"/>
            <w:szCs w:val="22"/>
          </w:rPr>
          <w:delText xml:space="preserve">Diversity, Inclusion &amp; Social Justice: </w:delText>
        </w:r>
        <w:r w:rsidR="003A719C">
          <w:rPr>
            <w:rFonts w:ascii="Museo Sans 300" w:hAnsi="Museo Sans 300"/>
            <w:sz w:val="22"/>
            <w:szCs w:val="22"/>
          </w:rPr>
          <w:delText>Colonial history</w:delText>
        </w:r>
        <w:r w:rsidR="004D5B1C">
          <w:rPr>
            <w:rFonts w:ascii="Museo Sans 300" w:hAnsi="Museo Sans 300"/>
            <w:sz w:val="22"/>
            <w:szCs w:val="22"/>
          </w:rPr>
          <w:delText xml:space="preserve"> and </w:delText>
        </w:r>
        <w:r w:rsidR="00056EB9">
          <w:rPr>
            <w:rFonts w:ascii="Museo Sans 300" w:hAnsi="Museo Sans 300"/>
            <w:sz w:val="22"/>
            <w:szCs w:val="22"/>
          </w:rPr>
          <w:delText>present-day legacies</w:delText>
        </w:r>
        <w:r w:rsidR="004A5E79">
          <w:rPr>
            <w:rFonts w:ascii="Museo Sans 300" w:hAnsi="Museo Sans 300"/>
            <w:sz w:val="22"/>
            <w:szCs w:val="22"/>
          </w:rPr>
          <w:delText xml:space="preserve"> </w:delText>
        </w:r>
        <w:r w:rsidRPr="003A719C">
          <w:rPr>
            <w:rFonts w:ascii="Museo Sans 300" w:hAnsi="Museo Sans 300"/>
            <w:sz w:val="22"/>
            <w:szCs w:val="22"/>
          </w:rPr>
          <w:delText xml:space="preserve">| </w:delText>
        </w:r>
        <w:r w:rsidR="003A719C" w:rsidRPr="003A719C">
          <w:rPr>
            <w:rFonts w:ascii="Museo Sans 300" w:hAnsi="Museo Sans 300"/>
            <w:sz w:val="22"/>
            <w:szCs w:val="22"/>
          </w:rPr>
          <w:delText>Summer</w:delText>
        </w:r>
        <w:r w:rsidR="003A719C">
          <w:rPr>
            <w:rFonts w:ascii="Museo Sans 300" w:hAnsi="Museo Sans 300"/>
            <w:sz w:val="22"/>
            <w:szCs w:val="22"/>
          </w:rPr>
          <w:delText xml:space="preserve"> 2024</w:delText>
        </w:r>
      </w:del>
    </w:p>
    <w:p w14:paraId="3C515677" w14:textId="77777777" w:rsidR="00141FD2" w:rsidRDefault="00141FD2" w:rsidP="00E63CD3">
      <w:pPr>
        <w:pStyle w:val="NoSpacing"/>
        <w:rPr>
          <w:del w:id="209" w:author="S Wheeler" w:date="2026-09-25T20:04:00Z" w16du:dateUtc="2026-09-26T00:04:00Z"/>
          <w:rFonts w:ascii="Museo Sans 300" w:hAnsi="Museo Sans 300"/>
        </w:rPr>
      </w:pPr>
    </w:p>
    <w:p w14:paraId="1D1DCC3F" w14:textId="77777777" w:rsidR="009C3C4B" w:rsidRPr="00E14342" w:rsidRDefault="009C3C4B" w:rsidP="009C3C4B">
      <w:pPr>
        <w:pStyle w:val="Heading2"/>
        <w:numPr>
          <w:ilvl w:val="0"/>
          <w:numId w:val="3"/>
        </w:numPr>
        <w:rPr>
          <w:del w:id="210" w:author="S Wheeler" w:date="2026-09-25T20:04:00Z" w16du:dateUtc="2026-09-26T00:04:00Z"/>
          <w:rFonts w:ascii="Museo Sans 300" w:hAnsi="Museo Sans 300"/>
          <w:b/>
          <w:bCs/>
          <w:color w:val="000000" w:themeColor="text1"/>
          <w:sz w:val="22"/>
          <w:szCs w:val="22"/>
        </w:rPr>
      </w:pPr>
      <w:del w:id="211" w:author="S Wheeler" w:date="2026-09-25T20:04:00Z" w16du:dateUtc="2026-09-26T00:04:00Z">
        <w:r w:rsidRPr="00E14342"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delText>Economics &amp; business</w:delText>
        </w:r>
      </w:del>
    </w:p>
    <w:p w14:paraId="1B31428A" w14:textId="281DD7A3" w:rsidR="009C3C4B" w:rsidRPr="00C8797B" w:rsidRDefault="009C3C4B" w:rsidP="009C3C4B">
      <w:pPr>
        <w:pStyle w:val="NoSpacing"/>
        <w:rPr>
          <w:del w:id="212" w:author="S Wheeler" w:date="2026-09-25T20:04:00Z" w16du:dateUtc="2026-09-26T00:04:00Z"/>
          <w:rFonts w:ascii="Museo Sans 300" w:hAnsi="Museo Sans 300"/>
        </w:rPr>
      </w:pPr>
      <w:del w:id="213" w:author="S Wheeler" w:date="2026-09-25T20:04:00Z" w16du:dateUtc="2026-09-26T00:04:00Z">
        <w:r w:rsidRPr="00E14342">
          <w:rPr>
            <w:rFonts w:ascii="Museo Sans 300" w:hAnsi="Museo Sans 300"/>
          </w:rPr>
          <w:delText>Title:</w:delText>
        </w:r>
        <w:r w:rsidRPr="00C8797B">
          <w:rPr>
            <w:rFonts w:ascii="Museo Sans 300" w:hAnsi="Museo Sans 300"/>
          </w:rPr>
          <w:delText xml:space="preserve"> </w:delText>
        </w:r>
        <w:r w:rsidR="00C8797B">
          <w:fldChar w:fldCharType="begin"/>
        </w:r>
        <w:r w:rsidR="00C8797B">
          <w:delInstrText>HYPERLINK "https://eur.on.worldcat.org/oclc/1381732921"</w:delInstrText>
        </w:r>
        <w:r w:rsidR="00C8797B">
          <w:fldChar w:fldCharType="separate"/>
        </w:r>
        <w:r w:rsidR="00C8797B" w:rsidRPr="00E70CBB">
          <w:rPr>
            <w:rStyle w:val="Hyperlink"/>
            <w:rFonts w:ascii="Museo Sans 300" w:hAnsi="Museo Sans 300"/>
          </w:rPr>
          <w:delText>Ida Greaves : a pioneer development economist</w:delText>
        </w:r>
        <w:r w:rsidR="00C8797B">
          <w:fldChar w:fldCharType="end"/>
        </w:r>
      </w:del>
    </w:p>
    <w:p w14:paraId="4BD26935" w14:textId="3B4E8443" w:rsidR="009C3C4B" w:rsidRDefault="009C3C4B" w:rsidP="009C3C4B">
      <w:pPr>
        <w:pStyle w:val="NoSpacing"/>
        <w:rPr>
          <w:del w:id="214" w:author="S Wheeler" w:date="2026-09-25T20:04:00Z" w16du:dateUtc="2026-09-26T00:04:00Z"/>
          <w:rFonts w:ascii="Museo Sans 300" w:hAnsi="Museo Sans 300"/>
        </w:rPr>
      </w:pPr>
      <w:del w:id="215" w:author="S Wheeler" w:date="2026-09-25T20:04:00Z" w16du:dateUtc="2026-09-26T00:04:00Z">
        <w:r w:rsidRPr="00F97B89">
          <w:rPr>
            <w:rFonts w:ascii="Museo Sans 300" w:hAnsi="Museo Sans 300"/>
          </w:rPr>
          <w:delText xml:space="preserve">Editors: </w:delText>
        </w:r>
        <w:r w:rsidR="00F97B89" w:rsidRPr="00F97B89">
          <w:rPr>
            <w:rFonts w:ascii="Museo Sans 300" w:hAnsi="Museo Sans 300"/>
          </w:rPr>
          <w:delText xml:space="preserve">Barbara Ingham </w:delText>
        </w:r>
        <w:r w:rsidRPr="00E14342">
          <w:rPr>
            <w:rFonts w:ascii="Museo Sans 300" w:hAnsi="Museo Sans 300"/>
          </w:rPr>
          <w:delText>(2024) - e-book</w:delText>
        </w:r>
      </w:del>
    </w:p>
    <w:p w14:paraId="60364D81" w14:textId="77777777" w:rsidR="009C3C4B" w:rsidRDefault="009C3C4B" w:rsidP="009C3C4B">
      <w:pPr>
        <w:pStyle w:val="NoSpacing"/>
        <w:rPr>
          <w:del w:id="216" w:author="S Wheeler" w:date="2026-09-25T20:04:00Z" w16du:dateUtc="2026-09-26T00:04:00Z"/>
          <w:rFonts w:ascii="Museo Sans 300" w:hAnsi="Museo Sans 300"/>
        </w:rPr>
      </w:pPr>
    </w:p>
    <w:p w14:paraId="7A40DF71" w14:textId="77777777" w:rsidR="00FF1516" w:rsidRPr="00E14342" w:rsidRDefault="00FF1516" w:rsidP="009C3C4B">
      <w:pPr>
        <w:pStyle w:val="NoSpacing"/>
        <w:rPr>
          <w:del w:id="217" w:author="S Wheeler" w:date="2026-09-25T20:04:00Z" w16du:dateUtc="2026-09-26T00:04:00Z"/>
          <w:rFonts w:ascii="Museo Sans 300" w:hAnsi="Museo Sans 300"/>
        </w:rPr>
      </w:pPr>
    </w:p>
    <w:p w14:paraId="62FC8A43" w14:textId="25030E95" w:rsidR="00141FD2" w:rsidRPr="000B2B83" w:rsidRDefault="00141FD2" w:rsidP="00141FD2">
      <w:pPr>
        <w:pStyle w:val="Heading2"/>
        <w:numPr>
          <w:ilvl w:val="0"/>
          <w:numId w:val="3"/>
        </w:numPr>
        <w:rPr>
          <w:del w:id="218" w:author="S Wheeler" w:date="2026-09-25T20:04:00Z" w16du:dateUtc="2026-09-26T00:04:00Z"/>
          <w:rFonts w:ascii="Museo Sans 300" w:hAnsi="Museo Sans 300"/>
          <w:b/>
          <w:bCs/>
          <w:color w:val="000000" w:themeColor="text1"/>
          <w:sz w:val="22"/>
          <w:szCs w:val="22"/>
        </w:rPr>
      </w:pPr>
      <w:del w:id="219" w:author="S Wheeler" w:date="2026-09-25T20:04:00Z" w16du:dateUtc="2026-09-26T00:04:00Z">
        <w:r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lastRenderedPageBreak/>
          <w:delText>History</w:delText>
        </w:r>
        <w:r w:rsidR="0083295B"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delText>, culture &amp; communication</w:delText>
        </w:r>
      </w:del>
    </w:p>
    <w:p w14:paraId="7CD4566F" w14:textId="7E211BF7" w:rsidR="00AA7539" w:rsidRDefault="00AA7539" w:rsidP="00E63CD3">
      <w:pPr>
        <w:pStyle w:val="NoSpacing"/>
        <w:rPr>
          <w:del w:id="220" w:author="S Wheeler" w:date="2026-09-25T20:04:00Z" w16du:dateUtc="2026-09-26T00:04:00Z"/>
          <w:rFonts w:ascii="Museo Sans 300" w:hAnsi="Museo Sans 300"/>
        </w:rPr>
      </w:pPr>
      <w:del w:id="221" w:author="S Wheeler" w:date="2026-09-25T20:04:00Z" w16du:dateUtc="2026-09-26T00:04:00Z">
        <w:r>
          <w:rPr>
            <w:rFonts w:ascii="Museo Sans 300" w:hAnsi="Museo Sans 300"/>
          </w:rPr>
          <w:delText xml:space="preserve">Title: </w:delText>
        </w:r>
        <w:r>
          <w:fldChar w:fldCharType="begin"/>
        </w:r>
        <w:r>
          <w:delInstrText>HYPERLINK "https://eur.on.worldcat.org/oclc/1376499816"</w:delInstrText>
        </w:r>
        <w:r>
          <w:fldChar w:fldCharType="separate"/>
        </w:r>
        <w:r w:rsidRPr="00E6619C">
          <w:rPr>
            <w:rStyle w:val="Hyperlink"/>
            <w:rFonts w:ascii="Museo Sans 300" w:hAnsi="Museo Sans 300"/>
          </w:rPr>
          <w:delText>Lies my teacher told me : a graphic adaptation</w:delText>
        </w:r>
        <w:r>
          <w:fldChar w:fldCharType="end"/>
        </w:r>
      </w:del>
    </w:p>
    <w:p w14:paraId="4169F468" w14:textId="2029610B" w:rsidR="00AA7539" w:rsidRPr="00C81D35" w:rsidRDefault="00C81D35" w:rsidP="00E63CD3">
      <w:pPr>
        <w:pStyle w:val="NoSpacing"/>
        <w:rPr>
          <w:del w:id="222" w:author="S Wheeler" w:date="2026-09-25T20:04:00Z" w16du:dateUtc="2026-09-26T00:04:00Z"/>
          <w:rFonts w:ascii="Museo Sans 300" w:hAnsi="Museo Sans 300"/>
        </w:rPr>
      </w:pPr>
      <w:del w:id="223" w:author="S Wheeler" w:date="2026-09-25T20:04:00Z" w16du:dateUtc="2026-09-26T00:04:00Z">
        <w:r>
          <w:rPr>
            <w:rFonts w:ascii="Museo Sans 300" w:hAnsi="Museo Sans 300"/>
          </w:rPr>
          <w:delText xml:space="preserve">Authors: </w:delText>
        </w:r>
        <w:r w:rsidRPr="00C81D35">
          <w:rPr>
            <w:rFonts w:ascii="Museo Sans 300" w:hAnsi="Museo Sans 300"/>
            <w:shd w:val="clear" w:color="auto" w:fill="FFFFFF"/>
          </w:rPr>
          <w:delText>James W. Loewen, Nate Powell</w:delText>
        </w:r>
        <w:r>
          <w:rPr>
            <w:rFonts w:ascii="Museo Sans 300" w:hAnsi="Museo Sans 300"/>
            <w:shd w:val="clear" w:color="auto" w:fill="FFFFFF"/>
          </w:rPr>
          <w:delText xml:space="preserve"> (</w:delText>
        </w:r>
        <w:r w:rsidR="00E6619C">
          <w:rPr>
            <w:rFonts w:ascii="Museo Sans 300" w:hAnsi="Museo Sans 300"/>
            <w:shd w:val="clear" w:color="auto" w:fill="FFFFFF"/>
          </w:rPr>
          <w:delText>2024) – graphic print novel</w:delText>
        </w:r>
      </w:del>
    </w:p>
    <w:p w14:paraId="4A54964E" w14:textId="77777777" w:rsidR="00AA7539" w:rsidRDefault="00AA7539" w:rsidP="00E63CD3">
      <w:pPr>
        <w:pStyle w:val="NoSpacing"/>
        <w:rPr>
          <w:del w:id="224" w:author="S Wheeler" w:date="2026-09-25T20:04:00Z" w16du:dateUtc="2026-09-26T00:04:00Z"/>
          <w:rFonts w:ascii="Museo Sans 300" w:hAnsi="Museo Sans 300"/>
        </w:rPr>
      </w:pPr>
    </w:p>
    <w:p w14:paraId="6984B72E" w14:textId="7904DB0E" w:rsidR="001206BD" w:rsidRDefault="001206BD" w:rsidP="00E63CD3">
      <w:pPr>
        <w:pStyle w:val="NoSpacing"/>
        <w:rPr>
          <w:del w:id="225" w:author="S Wheeler" w:date="2026-09-25T20:04:00Z" w16du:dateUtc="2026-09-26T00:04:00Z"/>
          <w:rFonts w:ascii="Museo Sans 300" w:hAnsi="Museo Sans 300"/>
        </w:rPr>
      </w:pPr>
      <w:del w:id="226" w:author="S Wheeler" w:date="2026-09-25T20:04:00Z" w16du:dateUtc="2026-09-26T00:04:00Z">
        <w:r>
          <w:rPr>
            <w:rFonts w:ascii="Museo Sans 300" w:hAnsi="Museo Sans 300"/>
          </w:rPr>
          <w:delText xml:space="preserve">Title: </w:delText>
        </w:r>
        <w:r>
          <w:fldChar w:fldCharType="begin"/>
        </w:r>
        <w:r>
          <w:delInstrText>HYPERLINK "https://eur.on.worldcat.org/oclc/1411306469"</w:delInstrText>
        </w:r>
        <w:r>
          <w:fldChar w:fldCharType="separate"/>
        </w:r>
        <w:r w:rsidRPr="003C3756">
          <w:rPr>
            <w:rStyle w:val="Hyperlink"/>
            <w:rFonts w:ascii="Museo Sans 300" w:hAnsi="Museo Sans 300"/>
          </w:rPr>
          <w:delText>Memory and Modern British Politics : Commemoration, Tradition, Legacy.</w:delText>
        </w:r>
        <w:r>
          <w:fldChar w:fldCharType="end"/>
        </w:r>
      </w:del>
    </w:p>
    <w:p w14:paraId="494298FD" w14:textId="224B8279" w:rsidR="001206BD" w:rsidRDefault="001206BD" w:rsidP="00E63CD3">
      <w:pPr>
        <w:pStyle w:val="NoSpacing"/>
        <w:rPr>
          <w:del w:id="227" w:author="S Wheeler" w:date="2026-09-25T20:04:00Z" w16du:dateUtc="2026-09-26T00:04:00Z"/>
          <w:rFonts w:ascii="Museo Sans 300" w:hAnsi="Museo Sans 300"/>
        </w:rPr>
      </w:pPr>
      <w:del w:id="228" w:author="S Wheeler" w:date="2026-09-25T20:04:00Z" w16du:dateUtc="2026-09-26T00:04:00Z">
        <w:r>
          <w:rPr>
            <w:rFonts w:ascii="Museo Sans 300" w:hAnsi="Museo Sans 300"/>
          </w:rPr>
          <w:delText xml:space="preserve">Author: </w:delText>
        </w:r>
        <w:r w:rsidR="003C3756" w:rsidRPr="003C3756">
          <w:rPr>
            <w:rFonts w:ascii="Museo Sans 300" w:hAnsi="Museo Sans 300"/>
          </w:rPr>
          <w:delText>Matthew Roberts</w:delText>
        </w:r>
        <w:r w:rsidR="003C3756">
          <w:rPr>
            <w:rFonts w:ascii="Museo Sans 300" w:hAnsi="Museo Sans 300"/>
          </w:rPr>
          <w:delText xml:space="preserve"> (2024) – e-book</w:delText>
        </w:r>
      </w:del>
    </w:p>
    <w:p w14:paraId="3DF2FAD5" w14:textId="77777777" w:rsidR="001206BD" w:rsidRDefault="001206BD" w:rsidP="00E63CD3">
      <w:pPr>
        <w:pStyle w:val="NoSpacing"/>
        <w:rPr>
          <w:del w:id="229" w:author="S Wheeler" w:date="2026-09-25T20:04:00Z" w16du:dateUtc="2026-09-26T00:04:00Z"/>
          <w:rFonts w:ascii="Museo Sans 300" w:hAnsi="Museo Sans 300"/>
        </w:rPr>
      </w:pPr>
    </w:p>
    <w:p w14:paraId="29EF6013" w14:textId="2374411F" w:rsidR="00DA0DA5" w:rsidRPr="00DA0DA5" w:rsidRDefault="00141FD2" w:rsidP="00E63CD3">
      <w:pPr>
        <w:pStyle w:val="NoSpacing"/>
        <w:rPr>
          <w:del w:id="230" w:author="S Wheeler" w:date="2026-09-25T20:04:00Z" w16du:dateUtc="2026-09-26T00:04:00Z"/>
          <w:rFonts w:ascii="Museo Sans 300" w:hAnsi="Museo Sans 300"/>
        </w:rPr>
      </w:pPr>
      <w:del w:id="231" w:author="S Wheeler" w:date="2026-09-25T20:04:00Z" w16du:dateUtc="2026-09-26T00:04:00Z">
        <w:r w:rsidRPr="00E86412">
          <w:rPr>
            <w:rFonts w:ascii="Museo Sans 300" w:hAnsi="Museo Sans 300"/>
          </w:rPr>
          <w:delText xml:space="preserve">Title: </w:delText>
        </w:r>
        <w:r w:rsidR="00DA0DA5">
          <w:fldChar w:fldCharType="begin"/>
        </w:r>
        <w:r w:rsidR="00DA0DA5">
          <w:delInstrText>HYPERLINK "https://eur.on.worldcat.org/oclc/1426764163"</w:delInstrText>
        </w:r>
        <w:r w:rsidR="00DA0DA5">
          <w:fldChar w:fldCharType="separate"/>
        </w:r>
        <w:r w:rsidR="00DA0DA5" w:rsidRPr="004D5B1C">
          <w:rPr>
            <w:rStyle w:val="Hyperlink"/>
            <w:rFonts w:ascii="Museo Sans 300" w:hAnsi="Museo Sans 300"/>
          </w:rPr>
          <w:delText>Monumental Crossroads: The Fight for Southern Heritage</w:delText>
        </w:r>
        <w:r w:rsidR="00DA0DA5">
          <w:fldChar w:fldCharType="end"/>
        </w:r>
        <w:r w:rsidR="00DA0DA5" w:rsidRPr="00DA0DA5">
          <w:rPr>
            <w:rFonts w:ascii="Museo Sans 300" w:hAnsi="Museo Sans 300"/>
          </w:rPr>
          <w:delText xml:space="preserve"> </w:delText>
        </w:r>
      </w:del>
    </w:p>
    <w:p w14:paraId="17278A97" w14:textId="71A4CD1F" w:rsidR="00141FD2" w:rsidRDefault="004D5B1C" w:rsidP="00E63CD3">
      <w:pPr>
        <w:pStyle w:val="NoSpacing"/>
        <w:rPr>
          <w:del w:id="232" w:author="S Wheeler" w:date="2026-09-25T20:04:00Z" w16du:dateUtc="2026-09-26T00:04:00Z"/>
          <w:rFonts w:ascii="Museo Sans 300" w:hAnsi="Museo Sans 300"/>
          <w:lang w:val="nl-NL"/>
        </w:rPr>
      </w:pPr>
      <w:del w:id="233" w:author="S Wheeler" w:date="2026-09-25T20:04:00Z" w16du:dateUtc="2026-09-26T00:04:00Z">
        <w:r>
          <w:rPr>
            <w:rFonts w:ascii="Museo Sans 300" w:hAnsi="Museo Sans 300"/>
            <w:lang w:val="nl-NL"/>
          </w:rPr>
          <w:delText>Director</w:delText>
        </w:r>
        <w:r w:rsidR="00141FD2" w:rsidRPr="004D5B1C">
          <w:rPr>
            <w:rFonts w:ascii="Museo Sans 300" w:hAnsi="Museo Sans 300"/>
            <w:lang w:val="nl-NL"/>
          </w:rPr>
          <w:delText xml:space="preserve">: </w:delText>
        </w:r>
        <w:r w:rsidR="00FE712C" w:rsidRPr="004D5B1C">
          <w:rPr>
            <w:rFonts w:ascii="Museo Sans 300" w:hAnsi="Museo Sans 300"/>
            <w:lang w:val="nl-NL"/>
          </w:rPr>
          <w:delText>Tim van den Hof</w:delText>
        </w:r>
        <w:r>
          <w:rPr>
            <w:rFonts w:ascii="Museo Sans 300" w:hAnsi="Museo Sans 300"/>
            <w:lang w:val="nl-NL"/>
          </w:rPr>
          <w:delText>f</w:delText>
        </w:r>
        <w:r w:rsidR="00E82CD3" w:rsidRPr="004D5B1C">
          <w:rPr>
            <w:rFonts w:ascii="Museo Sans 300" w:hAnsi="Museo Sans 300"/>
            <w:lang w:val="nl-NL"/>
          </w:rPr>
          <w:delText xml:space="preserve"> </w:delText>
        </w:r>
        <w:r w:rsidR="00141FD2" w:rsidRPr="004D5B1C">
          <w:rPr>
            <w:rFonts w:ascii="Museo Sans 300" w:hAnsi="Museo Sans 300"/>
            <w:lang w:val="nl-NL"/>
          </w:rPr>
          <w:delText>(20</w:delText>
        </w:r>
        <w:r w:rsidR="00CC6F9B" w:rsidRPr="004D5B1C">
          <w:rPr>
            <w:rFonts w:ascii="Museo Sans 300" w:hAnsi="Museo Sans 300"/>
            <w:lang w:val="nl-NL"/>
          </w:rPr>
          <w:delText>1</w:delText>
        </w:r>
        <w:r w:rsidR="00FE712C" w:rsidRPr="004D5B1C">
          <w:rPr>
            <w:rFonts w:ascii="Museo Sans 300" w:hAnsi="Museo Sans 300"/>
            <w:lang w:val="nl-NL"/>
          </w:rPr>
          <w:delText>8</w:delText>
        </w:r>
        <w:r w:rsidR="00141FD2" w:rsidRPr="004D5B1C">
          <w:rPr>
            <w:rFonts w:ascii="Museo Sans 300" w:hAnsi="Museo Sans 300"/>
            <w:lang w:val="nl-NL"/>
          </w:rPr>
          <w:delText xml:space="preserve">) – </w:delText>
        </w:r>
        <w:r w:rsidR="00DA0DA5" w:rsidRPr="004D5B1C">
          <w:rPr>
            <w:rFonts w:ascii="Museo Sans 300" w:hAnsi="Museo Sans 300"/>
            <w:lang w:val="nl-NL"/>
          </w:rPr>
          <w:delText>film</w:delText>
        </w:r>
      </w:del>
    </w:p>
    <w:p w14:paraId="23BD5523" w14:textId="77777777" w:rsidR="00CD1E9D" w:rsidRDefault="00CD1E9D" w:rsidP="00E63CD3">
      <w:pPr>
        <w:pStyle w:val="NoSpacing"/>
        <w:rPr>
          <w:del w:id="234" w:author="S Wheeler" w:date="2026-09-25T20:04:00Z" w16du:dateUtc="2026-09-26T00:04:00Z"/>
          <w:rFonts w:ascii="Museo Sans 300" w:hAnsi="Museo Sans 300"/>
          <w:lang w:val="nl-NL"/>
        </w:rPr>
      </w:pPr>
    </w:p>
    <w:p w14:paraId="5E244281" w14:textId="592A5ACF" w:rsidR="00CD1E9D" w:rsidRDefault="00CD1E9D" w:rsidP="00E63CD3">
      <w:pPr>
        <w:pStyle w:val="NoSpacing"/>
        <w:rPr>
          <w:del w:id="235" w:author="S Wheeler" w:date="2026-09-25T20:04:00Z" w16du:dateUtc="2026-09-26T00:04:00Z"/>
          <w:rFonts w:ascii="Museo Sans 300" w:hAnsi="Museo Sans 300"/>
          <w:lang w:val="nl-NL"/>
        </w:rPr>
      </w:pPr>
      <w:del w:id="236" w:author="S Wheeler" w:date="2026-09-25T20:04:00Z" w16du:dateUtc="2026-09-26T00:04:00Z">
        <w:r>
          <w:rPr>
            <w:rFonts w:ascii="Museo Sans 300" w:hAnsi="Museo Sans 300"/>
            <w:lang w:val="nl-NL"/>
          </w:rPr>
          <w:delText xml:space="preserve">Title: </w:delText>
        </w:r>
        <w:r>
          <w:fldChar w:fldCharType="begin"/>
        </w:r>
        <w:r>
          <w:delInstrText>HYPERLINK "https://eur.on.worldcat.org/oclc/1434122352"</w:delInstrText>
        </w:r>
        <w:r>
          <w:fldChar w:fldCharType="separate"/>
        </w:r>
        <w:r w:rsidRPr="004F14C1">
          <w:rPr>
            <w:rStyle w:val="Hyperlink"/>
            <w:rFonts w:ascii="Museo Sans 300" w:hAnsi="Museo Sans 300"/>
            <w:lang w:val="nl-NL"/>
          </w:rPr>
          <w:delText>Ooggetuigen van de Nederlandse slavernij. Van overtocht tot opstand</w:delText>
        </w:r>
        <w:r>
          <w:fldChar w:fldCharType="end"/>
        </w:r>
      </w:del>
    </w:p>
    <w:p w14:paraId="233ADE51" w14:textId="697D7F2D" w:rsidR="00CD1E9D" w:rsidRPr="009C3C4B" w:rsidRDefault="004F14C1" w:rsidP="00E63CD3">
      <w:pPr>
        <w:pStyle w:val="NoSpacing"/>
        <w:rPr>
          <w:del w:id="237" w:author="S Wheeler" w:date="2026-09-25T20:04:00Z" w16du:dateUtc="2026-09-26T00:04:00Z"/>
          <w:rFonts w:ascii="Museo Sans 300" w:hAnsi="Museo Sans 300"/>
          <w:lang w:val="nl-NL"/>
        </w:rPr>
      </w:pPr>
      <w:del w:id="238" w:author="S Wheeler" w:date="2026-09-25T20:04:00Z" w16du:dateUtc="2026-09-26T00:04:00Z">
        <w:r w:rsidRPr="009C3C4B">
          <w:rPr>
            <w:rFonts w:ascii="Museo Sans 300" w:hAnsi="Museo Sans 300"/>
            <w:lang w:val="nl-NL"/>
          </w:rPr>
          <w:delText xml:space="preserve">Authors: </w:delText>
        </w:r>
        <w:r w:rsidR="00AF0D27" w:rsidRPr="009C3C4B">
          <w:rPr>
            <w:rFonts w:ascii="Museo Sans 300" w:hAnsi="Museo Sans 300"/>
            <w:lang w:val="nl-NL"/>
          </w:rPr>
          <w:delText xml:space="preserve">Karwan Fatah-Black, Camilla de Koning (2024) </w:delText>
        </w:r>
        <w:r w:rsidR="005334BD" w:rsidRPr="009C3C4B">
          <w:rPr>
            <w:rFonts w:ascii="Museo Sans 300" w:hAnsi="Museo Sans 300"/>
            <w:lang w:val="nl-NL"/>
          </w:rPr>
          <w:delText>–</w:delText>
        </w:r>
        <w:r w:rsidR="00AF0D27" w:rsidRPr="009C3C4B">
          <w:rPr>
            <w:rFonts w:ascii="Museo Sans 300" w:hAnsi="Museo Sans 300"/>
            <w:lang w:val="nl-NL"/>
          </w:rPr>
          <w:delText xml:space="preserve"> print</w:delText>
        </w:r>
      </w:del>
    </w:p>
    <w:p w14:paraId="36D0BE4A" w14:textId="77777777" w:rsidR="005334BD" w:rsidRPr="009C3C4B" w:rsidRDefault="005334BD" w:rsidP="00E63CD3">
      <w:pPr>
        <w:pStyle w:val="NoSpacing"/>
        <w:rPr>
          <w:del w:id="239" w:author="S Wheeler" w:date="2026-09-25T20:04:00Z" w16du:dateUtc="2026-09-26T00:04:00Z"/>
          <w:rFonts w:ascii="Museo Sans 300" w:hAnsi="Museo Sans 300"/>
          <w:lang w:val="nl-NL"/>
        </w:rPr>
      </w:pPr>
    </w:p>
    <w:p w14:paraId="0EFFE246" w14:textId="77777777" w:rsidR="005334BD" w:rsidRPr="009C3C4B" w:rsidRDefault="005334BD" w:rsidP="00E63CD3">
      <w:pPr>
        <w:pStyle w:val="NoSpacing"/>
        <w:rPr>
          <w:del w:id="240" w:author="S Wheeler" w:date="2026-09-25T20:04:00Z" w16du:dateUtc="2026-09-26T00:04:00Z"/>
          <w:rFonts w:ascii="Museo Sans 300" w:hAnsi="Museo Sans 300"/>
          <w:lang w:val="nl-NL"/>
        </w:rPr>
      </w:pPr>
    </w:p>
    <w:p w14:paraId="32AF1DB3" w14:textId="77777777" w:rsidR="005334BD" w:rsidRPr="000B2B83" w:rsidRDefault="005334BD" w:rsidP="005334BD">
      <w:pPr>
        <w:pStyle w:val="Heading2"/>
        <w:numPr>
          <w:ilvl w:val="0"/>
          <w:numId w:val="3"/>
        </w:numPr>
        <w:rPr>
          <w:del w:id="241" w:author="S Wheeler" w:date="2026-09-25T20:04:00Z" w16du:dateUtc="2026-09-26T00:04:00Z"/>
          <w:rFonts w:ascii="Museo Sans 300" w:hAnsi="Museo Sans 300"/>
          <w:b/>
          <w:bCs/>
          <w:color w:val="000000" w:themeColor="text1"/>
          <w:sz w:val="22"/>
          <w:szCs w:val="22"/>
        </w:rPr>
      </w:pPr>
      <w:del w:id="242" w:author="S Wheeler" w:date="2026-09-25T20:04:00Z" w16du:dateUtc="2026-09-26T00:04:00Z">
        <w:r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delText>Law &amp; criminology</w:delText>
        </w:r>
      </w:del>
    </w:p>
    <w:p w14:paraId="03133C77" w14:textId="77777777" w:rsidR="005334BD" w:rsidRDefault="005334BD" w:rsidP="005334BD">
      <w:pPr>
        <w:pStyle w:val="NoSpacing"/>
        <w:rPr>
          <w:del w:id="243" w:author="S Wheeler" w:date="2026-09-25T20:04:00Z" w16du:dateUtc="2026-09-26T00:04:00Z"/>
          <w:rFonts w:ascii="Museo Sans 300" w:hAnsi="Museo Sans 300"/>
        </w:rPr>
      </w:pPr>
      <w:del w:id="244" w:author="S Wheeler" w:date="2026-09-25T20:04:00Z" w16du:dateUtc="2026-09-26T00:04:00Z">
        <w:r w:rsidRPr="001961A0">
          <w:rPr>
            <w:rFonts w:ascii="Museo Sans 300" w:hAnsi="Museo Sans 300"/>
          </w:rPr>
          <w:delText>Title:</w:delText>
        </w:r>
        <w:r w:rsidRPr="001961A0">
          <w:delText xml:space="preserve"> </w:delText>
        </w:r>
        <w:r>
          <w:fldChar w:fldCharType="begin"/>
        </w:r>
        <w:r>
          <w:delInstrText>HYPERLINK "https://eur.on.worldcat.org/oclc/1389364158"</w:delInstrText>
        </w:r>
        <w:r>
          <w:fldChar w:fldCharType="separate"/>
        </w:r>
        <w:r w:rsidRPr="0005315D">
          <w:rPr>
            <w:rStyle w:val="Hyperlink"/>
            <w:rFonts w:ascii="Museo Sans 300" w:hAnsi="Museo Sans 300"/>
          </w:rPr>
          <w:delText>The Routledge International Handbook on Decolonizing Justice</w:delText>
        </w:r>
        <w:r>
          <w:fldChar w:fldCharType="end"/>
        </w:r>
      </w:del>
    </w:p>
    <w:p w14:paraId="14034BF1" w14:textId="651D08AE" w:rsidR="005334BD" w:rsidRPr="00A00CB5" w:rsidRDefault="005334BD" w:rsidP="005334BD">
      <w:pPr>
        <w:pStyle w:val="NoSpacing"/>
        <w:rPr>
          <w:del w:id="245" w:author="S Wheeler" w:date="2026-09-25T20:04:00Z" w16du:dateUtc="2026-09-26T00:04:00Z"/>
          <w:rFonts w:ascii="Museo Sans 300" w:hAnsi="Museo Sans 300"/>
        </w:rPr>
      </w:pPr>
      <w:del w:id="246" w:author="S Wheeler" w:date="2026-09-25T20:04:00Z" w16du:dateUtc="2026-09-26T00:04:00Z">
        <w:r>
          <w:rPr>
            <w:rFonts w:ascii="Museo Sans 300" w:hAnsi="Museo Sans 300"/>
          </w:rPr>
          <w:delText xml:space="preserve">Editors: Chris </w:delText>
        </w:r>
        <w:r w:rsidRPr="00A00CB5">
          <w:rPr>
            <w:rFonts w:ascii="Museo Sans 300" w:hAnsi="Museo Sans 300"/>
          </w:rPr>
          <w:delText>Cunneen</w:delText>
        </w:r>
        <w:r>
          <w:rPr>
            <w:rFonts w:ascii="Museo Sans 300" w:hAnsi="Museo Sans 300"/>
          </w:rPr>
          <w:delText xml:space="preserve">, Antje </w:delText>
        </w:r>
        <w:r w:rsidRPr="00A00CB5">
          <w:rPr>
            <w:rFonts w:ascii="Museo Sans 300" w:hAnsi="Museo Sans 300"/>
          </w:rPr>
          <w:delText xml:space="preserve">Deckert, </w:delText>
        </w:r>
        <w:r>
          <w:rPr>
            <w:rFonts w:ascii="Museo Sans 300" w:hAnsi="Museo Sans 300"/>
          </w:rPr>
          <w:delText>Amanda Porter, Juan Tauri, Robert Webb (202</w:delText>
        </w:r>
        <w:r w:rsidR="00077640">
          <w:rPr>
            <w:rFonts w:ascii="Museo Sans 300" w:hAnsi="Museo Sans 300"/>
          </w:rPr>
          <w:delText>3</w:delText>
        </w:r>
        <w:r>
          <w:rPr>
            <w:rFonts w:ascii="Museo Sans 300" w:hAnsi="Museo Sans 300"/>
          </w:rPr>
          <w:delText>) – e-book</w:delText>
        </w:r>
      </w:del>
    </w:p>
    <w:p w14:paraId="3276E099" w14:textId="77777777" w:rsidR="00A500A3" w:rsidRDefault="00A500A3" w:rsidP="00E63CD3">
      <w:pPr>
        <w:pStyle w:val="NoSpacing"/>
        <w:rPr>
          <w:del w:id="247" w:author="S Wheeler" w:date="2026-09-25T20:04:00Z" w16du:dateUtc="2026-09-26T00:04:00Z"/>
          <w:rFonts w:ascii="Museo Sans 300" w:hAnsi="Museo Sans 300"/>
          <w:highlight w:val="red"/>
          <w:lang w:val="nl-NL"/>
        </w:rPr>
      </w:pPr>
    </w:p>
    <w:p w14:paraId="66D91D87" w14:textId="77777777" w:rsidR="005334BD" w:rsidRPr="00B872D8" w:rsidRDefault="005334BD" w:rsidP="00E63CD3">
      <w:pPr>
        <w:pStyle w:val="NoSpacing"/>
        <w:rPr>
          <w:del w:id="248" w:author="S Wheeler" w:date="2026-09-25T20:04:00Z" w16du:dateUtc="2026-09-26T00:04:00Z"/>
          <w:rFonts w:ascii="Museo Sans 300" w:hAnsi="Museo Sans 300"/>
          <w:highlight w:val="red"/>
          <w:lang w:val="nl-NL"/>
        </w:rPr>
      </w:pPr>
    </w:p>
    <w:p w14:paraId="356F3B10" w14:textId="7F80C882" w:rsidR="00E63CD3" w:rsidRPr="000B2B83" w:rsidRDefault="004A1360" w:rsidP="000B2B83">
      <w:pPr>
        <w:pStyle w:val="Heading2"/>
        <w:numPr>
          <w:ilvl w:val="0"/>
          <w:numId w:val="3"/>
        </w:numPr>
        <w:rPr>
          <w:del w:id="249" w:author="S Wheeler" w:date="2026-09-25T20:04:00Z" w16du:dateUtc="2026-09-26T00:04:00Z"/>
          <w:rFonts w:ascii="Museo Sans 300" w:hAnsi="Museo Sans 300"/>
          <w:b/>
          <w:bCs/>
          <w:color w:val="000000" w:themeColor="text1"/>
          <w:sz w:val="22"/>
          <w:szCs w:val="22"/>
        </w:rPr>
      </w:pPr>
      <w:del w:id="250" w:author="S Wheeler" w:date="2026-09-25T20:04:00Z" w16du:dateUtc="2026-09-26T00:04:00Z">
        <w:r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delText>Psychology</w:delText>
        </w:r>
      </w:del>
    </w:p>
    <w:p w14:paraId="3B5ED1BE" w14:textId="257526B1" w:rsidR="00A81AE6" w:rsidRDefault="00E63CD3" w:rsidP="003C3756">
      <w:pPr>
        <w:pStyle w:val="NoSpacing"/>
        <w:rPr>
          <w:del w:id="251" w:author="S Wheeler" w:date="2026-09-25T20:04:00Z" w16du:dateUtc="2026-09-26T00:04:00Z"/>
          <w:rFonts w:ascii="Museo Sans 300" w:hAnsi="Museo Sans 300"/>
        </w:rPr>
      </w:pPr>
      <w:del w:id="252" w:author="S Wheeler" w:date="2026-09-25T20:04:00Z" w16du:dateUtc="2026-09-26T00:04:00Z">
        <w:r w:rsidRPr="00E86412">
          <w:rPr>
            <w:rFonts w:ascii="Museo Sans 300" w:hAnsi="Museo Sans 300"/>
          </w:rPr>
          <w:delText xml:space="preserve">Title: </w:delText>
        </w:r>
        <w:r w:rsidR="004A1360">
          <w:fldChar w:fldCharType="begin"/>
        </w:r>
        <w:r w:rsidR="004A1360">
          <w:delInstrText>HYPERLINK "https://eur.on.worldcat.org/oclc/1402269167"</w:delInstrText>
        </w:r>
        <w:r w:rsidR="004A1360">
          <w:fldChar w:fldCharType="separate"/>
        </w:r>
        <w:r w:rsidR="004A1360" w:rsidRPr="007D5025">
          <w:rPr>
            <w:rStyle w:val="Hyperlink"/>
            <w:rFonts w:ascii="Museo Sans 300" w:hAnsi="Museo Sans 300"/>
          </w:rPr>
          <w:delText>Decolonial psychology: Toward anticolonial theories, research, training, and practice</w:delText>
        </w:r>
        <w:r w:rsidR="004A1360">
          <w:fldChar w:fldCharType="end"/>
        </w:r>
      </w:del>
    </w:p>
    <w:p w14:paraId="77F02A9C" w14:textId="1DB07429" w:rsidR="004A1360" w:rsidRDefault="007D5025" w:rsidP="003C3756">
      <w:pPr>
        <w:pStyle w:val="NoSpacing"/>
        <w:rPr>
          <w:del w:id="253" w:author="S Wheeler" w:date="2026-09-25T20:04:00Z" w16du:dateUtc="2026-09-26T00:04:00Z"/>
          <w:rFonts w:ascii="Museo Sans 300" w:hAnsi="Museo Sans 300"/>
        </w:rPr>
      </w:pPr>
      <w:del w:id="254" w:author="S Wheeler" w:date="2026-09-25T20:04:00Z" w16du:dateUtc="2026-09-26T00:04:00Z">
        <w:r>
          <w:rPr>
            <w:rFonts w:ascii="Museo Sans 300" w:hAnsi="Museo Sans 300"/>
          </w:rPr>
          <w:delText>Editors</w:delText>
        </w:r>
        <w:r w:rsidR="004A1360">
          <w:rPr>
            <w:rFonts w:ascii="Museo Sans 300" w:hAnsi="Museo Sans 300"/>
          </w:rPr>
          <w:delText xml:space="preserve">: </w:delText>
        </w:r>
        <w:r w:rsidR="00C27DEE" w:rsidRPr="00C27DEE">
          <w:rPr>
            <w:rFonts w:ascii="Museo Sans 300" w:hAnsi="Museo Sans 300"/>
          </w:rPr>
          <w:delText>Lillian Comas-Díaz</w:delText>
        </w:r>
        <w:r w:rsidR="00C27DEE">
          <w:rPr>
            <w:rFonts w:ascii="Museo Sans 300" w:hAnsi="Museo Sans 300"/>
          </w:rPr>
          <w:delText xml:space="preserve">, </w:delText>
        </w:r>
        <w:r w:rsidR="00C27DEE" w:rsidRPr="00C27DEE">
          <w:rPr>
            <w:rFonts w:ascii="Museo Sans 300" w:hAnsi="Museo Sans 300"/>
          </w:rPr>
          <w:delText>Hector Y Adames</w:delText>
        </w:r>
        <w:r w:rsidR="00C27DEE">
          <w:rPr>
            <w:rFonts w:ascii="Museo Sans 300" w:hAnsi="Museo Sans 300"/>
          </w:rPr>
          <w:delText xml:space="preserve">, </w:delText>
        </w:r>
        <w:r w:rsidR="00C27DEE" w:rsidRPr="00C27DEE">
          <w:rPr>
            <w:rFonts w:ascii="Museo Sans 300" w:hAnsi="Museo Sans 300"/>
          </w:rPr>
          <w:delText>Nayeli Y Chavez-Dueñas</w:delText>
        </w:r>
        <w:r w:rsidR="00C27DEE">
          <w:rPr>
            <w:rFonts w:ascii="Museo Sans 300" w:hAnsi="Museo Sans 300"/>
          </w:rPr>
          <w:delText xml:space="preserve"> (2024) e-book</w:delText>
        </w:r>
      </w:del>
    </w:p>
    <w:p w14:paraId="7EBA88E5" w14:textId="77777777" w:rsidR="0045661B" w:rsidRPr="00E86412" w:rsidRDefault="0045661B" w:rsidP="0045661B">
      <w:pPr>
        <w:pStyle w:val="NoSpacing"/>
        <w:rPr>
          <w:del w:id="255" w:author="S Wheeler" w:date="2026-09-25T20:04:00Z" w16du:dateUtc="2026-09-26T00:04:00Z"/>
          <w:rFonts w:ascii="Museo Sans 300" w:hAnsi="Museo Sans 300"/>
        </w:rPr>
      </w:pPr>
    </w:p>
    <w:p w14:paraId="5C457301" w14:textId="63D30FB5" w:rsidR="00083E22" w:rsidRPr="00816D1A" w:rsidRDefault="00083E22" w:rsidP="00711054">
      <w:pPr>
        <w:pStyle w:val="NoSpacing"/>
        <w:rPr>
          <w:del w:id="256" w:author="S Wheeler" w:date="2026-09-25T20:04:00Z" w16du:dateUtc="2026-09-26T00:04:00Z"/>
          <w:rFonts w:ascii="Museo Sans 300" w:hAnsi="Museo Sans 300"/>
          <w:highlight w:val="red"/>
        </w:rPr>
      </w:pPr>
    </w:p>
    <w:p w14:paraId="1AD653AD" w14:textId="33699C67" w:rsidR="00E63CD3" w:rsidRPr="000B2B83" w:rsidRDefault="00E63CD3" w:rsidP="00AB018A">
      <w:pPr>
        <w:pStyle w:val="Heading2"/>
        <w:numPr>
          <w:ilvl w:val="0"/>
          <w:numId w:val="3"/>
        </w:numPr>
        <w:rPr>
          <w:del w:id="257" w:author="S Wheeler" w:date="2026-09-25T20:04:00Z" w16du:dateUtc="2026-09-26T00:04:00Z"/>
          <w:rFonts w:ascii="Museo Sans 300" w:hAnsi="Museo Sans 300"/>
          <w:b/>
          <w:bCs/>
          <w:color w:val="000000" w:themeColor="text1"/>
          <w:sz w:val="22"/>
          <w:szCs w:val="22"/>
        </w:rPr>
      </w:pPr>
      <w:del w:id="258" w:author="S Wheeler" w:date="2026-09-25T20:04:00Z" w16du:dateUtc="2026-09-26T00:04:00Z">
        <w:r w:rsidRPr="000B2B83"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delText>Sociology &amp; public administration</w:delText>
        </w:r>
      </w:del>
    </w:p>
    <w:p w14:paraId="34EAD492" w14:textId="7385DAEE" w:rsidR="00D6559E" w:rsidRDefault="007D2C32" w:rsidP="00550838">
      <w:pPr>
        <w:pStyle w:val="NoSpacing"/>
        <w:rPr>
          <w:del w:id="259" w:author="S Wheeler" w:date="2026-09-25T20:04:00Z" w16du:dateUtc="2026-09-26T00:04:00Z"/>
          <w:rFonts w:ascii="Museo Sans 300" w:hAnsi="Museo Sans 300"/>
        </w:rPr>
      </w:pPr>
      <w:del w:id="260" w:author="S Wheeler" w:date="2026-09-25T20:04:00Z" w16du:dateUtc="2026-09-26T00:04:00Z">
        <w:r>
          <w:rPr>
            <w:rFonts w:ascii="Museo Sans 300" w:hAnsi="Museo Sans 300"/>
          </w:rPr>
          <w:delText>T</w:delText>
        </w:r>
        <w:r w:rsidR="00D6559E">
          <w:rPr>
            <w:rFonts w:ascii="Museo Sans 300" w:hAnsi="Museo Sans 300"/>
          </w:rPr>
          <w:delText xml:space="preserve">itle: </w:delText>
        </w:r>
        <w:r w:rsidR="00D6559E">
          <w:fldChar w:fldCharType="begin"/>
        </w:r>
        <w:r w:rsidR="00D6559E">
          <w:delInstrText>HYPERLINK "https://eur.on.worldcat.org/oclc/1319342860"</w:delInstrText>
        </w:r>
        <w:r w:rsidR="00D6559E">
          <w:fldChar w:fldCharType="separate"/>
        </w:r>
        <w:r w:rsidR="00D6559E" w:rsidRPr="00C0334E">
          <w:rPr>
            <w:rStyle w:val="Hyperlink"/>
            <w:rFonts w:ascii="Museo Sans 300" w:hAnsi="Museo Sans 300"/>
          </w:rPr>
          <w:delText>Diaspora as translation and decolonisation</w:delText>
        </w:r>
        <w:r w:rsidR="00D6559E">
          <w:fldChar w:fldCharType="end"/>
        </w:r>
      </w:del>
    </w:p>
    <w:p w14:paraId="39985B88" w14:textId="38C4F71C" w:rsidR="00D6559E" w:rsidRDefault="00D6559E" w:rsidP="00550838">
      <w:pPr>
        <w:pStyle w:val="NoSpacing"/>
        <w:rPr>
          <w:del w:id="261" w:author="S Wheeler" w:date="2026-09-25T20:04:00Z" w16du:dateUtc="2026-09-26T00:04:00Z"/>
          <w:rFonts w:ascii="Museo Sans 300" w:hAnsi="Museo Sans 300"/>
        </w:rPr>
      </w:pPr>
      <w:del w:id="262" w:author="S Wheeler" w:date="2026-09-25T20:04:00Z" w16du:dateUtc="2026-09-26T00:04:00Z">
        <w:r w:rsidRPr="00D6559E">
          <w:rPr>
            <w:rFonts w:ascii="Museo Sans 300" w:hAnsi="Museo Sans 300"/>
          </w:rPr>
          <w:delText>Author</w:delText>
        </w:r>
        <w:r>
          <w:rPr>
            <w:rFonts w:ascii="Museo Sans 300" w:hAnsi="Museo Sans 300"/>
          </w:rPr>
          <w:delText xml:space="preserve">: </w:delText>
        </w:r>
        <w:r w:rsidRPr="00D6559E">
          <w:rPr>
            <w:rFonts w:ascii="Museo Sans 300" w:hAnsi="Museo Sans 300"/>
          </w:rPr>
          <w:delText>Ipek Demir</w:delText>
        </w:r>
        <w:r>
          <w:rPr>
            <w:rFonts w:ascii="Museo Sans 300" w:hAnsi="Museo Sans 300"/>
          </w:rPr>
          <w:delText xml:space="preserve"> (2022) – e-book</w:delText>
        </w:r>
      </w:del>
    </w:p>
    <w:p w14:paraId="59EF898A" w14:textId="77777777" w:rsidR="00D6559E" w:rsidRDefault="00D6559E" w:rsidP="00550838">
      <w:pPr>
        <w:pStyle w:val="NoSpacing"/>
        <w:rPr>
          <w:del w:id="263" w:author="S Wheeler" w:date="2026-09-25T20:04:00Z" w16du:dateUtc="2026-09-26T00:04:00Z"/>
          <w:rFonts w:ascii="Museo Sans 300" w:hAnsi="Museo Sans 300"/>
        </w:rPr>
      </w:pPr>
    </w:p>
    <w:p w14:paraId="6BF8231F" w14:textId="2FE9AAF3" w:rsidR="007D2C32" w:rsidRDefault="00D6559E" w:rsidP="00550838">
      <w:pPr>
        <w:pStyle w:val="NoSpacing"/>
        <w:rPr>
          <w:del w:id="264" w:author="S Wheeler" w:date="2026-09-25T20:04:00Z" w16du:dateUtc="2026-09-26T00:04:00Z"/>
          <w:rFonts w:ascii="Museo Sans 300" w:hAnsi="Museo Sans 300"/>
        </w:rPr>
      </w:pPr>
      <w:del w:id="265" w:author="S Wheeler" w:date="2026-09-25T20:04:00Z" w16du:dateUtc="2026-09-26T00:04:00Z">
        <w:r>
          <w:rPr>
            <w:rFonts w:ascii="Museo Sans 300" w:hAnsi="Museo Sans 300"/>
          </w:rPr>
          <w:delText>T</w:delText>
        </w:r>
        <w:r w:rsidR="007D2C32">
          <w:rPr>
            <w:rFonts w:ascii="Museo Sans 300" w:hAnsi="Museo Sans 300"/>
          </w:rPr>
          <w:delText xml:space="preserve">itle: </w:delText>
        </w:r>
        <w:r w:rsidR="00126B1C">
          <w:fldChar w:fldCharType="begin"/>
        </w:r>
        <w:r w:rsidR="00126B1C">
          <w:delInstrText>HYPERLINK "https://eur.on.worldcat.org/oclc/1396988422"</w:delInstrText>
        </w:r>
        <w:r w:rsidR="00126B1C">
          <w:fldChar w:fldCharType="separate"/>
        </w:r>
        <w:r w:rsidR="00126B1C" w:rsidRPr="008550CD">
          <w:rPr>
            <w:rStyle w:val="Hyperlink"/>
            <w:rFonts w:ascii="Museo Sans 300" w:hAnsi="Museo Sans 300"/>
          </w:rPr>
          <w:delText>The making and unmaking of colonial cities : urban planning, imperial power, and the improvisational itineraries of the poor</w:delText>
        </w:r>
        <w:r w:rsidR="00126B1C">
          <w:fldChar w:fldCharType="end"/>
        </w:r>
      </w:del>
    </w:p>
    <w:p w14:paraId="4344E229" w14:textId="043C108F" w:rsidR="007D2C32" w:rsidRDefault="00F87B55" w:rsidP="00083E22">
      <w:pPr>
        <w:pStyle w:val="NoSpacing"/>
        <w:rPr>
          <w:del w:id="266" w:author="S Wheeler" w:date="2026-09-25T20:04:00Z" w16du:dateUtc="2026-09-26T00:04:00Z"/>
          <w:rFonts w:ascii="Museo Sans 300" w:hAnsi="Museo Sans 300"/>
        </w:rPr>
      </w:pPr>
      <w:del w:id="267" w:author="S Wheeler" w:date="2026-09-25T20:04:00Z" w16du:dateUtc="2026-09-26T00:04:00Z">
        <w:r>
          <w:rPr>
            <w:rFonts w:ascii="Museo Sans 300" w:hAnsi="Museo Sans 300"/>
          </w:rPr>
          <w:delText>Author</w:delText>
        </w:r>
        <w:r w:rsidR="007D2C32">
          <w:rPr>
            <w:rFonts w:ascii="Museo Sans 300" w:hAnsi="Museo Sans 300"/>
          </w:rPr>
          <w:delText xml:space="preserve">: </w:delText>
        </w:r>
        <w:r w:rsidR="008550CD" w:rsidRPr="008550CD">
          <w:rPr>
            <w:rFonts w:ascii="Museo Sans 300" w:hAnsi="Museo Sans 300"/>
          </w:rPr>
          <w:delText xml:space="preserve">Julia C Obert </w:delText>
        </w:r>
        <w:r w:rsidR="00B24EF3">
          <w:rPr>
            <w:rFonts w:ascii="Museo Sans 300" w:hAnsi="Museo Sans 300"/>
          </w:rPr>
          <w:delText xml:space="preserve">(2023) </w:delText>
        </w:r>
        <w:r w:rsidR="00AF0D27">
          <w:rPr>
            <w:rFonts w:ascii="Museo Sans 300" w:hAnsi="Museo Sans 300"/>
          </w:rPr>
          <w:delText xml:space="preserve">- </w:delText>
        </w:r>
        <w:r w:rsidR="00B24EF3">
          <w:rPr>
            <w:rFonts w:ascii="Museo Sans 300" w:hAnsi="Museo Sans 300"/>
          </w:rPr>
          <w:delText>e-book</w:delText>
        </w:r>
      </w:del>
    </w:p>
    <w:p w14:paraId="6B095B86" w14:textId="77777777" w:rsidR="00FD3A77" w:rsidRDefault="00FD3A77" w:rsidP="00FD3A77">
      <w:pPr>
        <w:pStyle w:val="NoSpacing"/>
        <w:rPr>
          <w:del w:id="268" w:author="S Wheeler" w:date="2026-09-25T20:04:00Z" w16du:dateUtc="2026-09-26T00:04:00Z"/>
          <w:rFonts w:ascii="Museo Sans 300" w:hAnsi="Museo Sans 300"/>
        </w:rPr>
      </w:pPr>
    </w:p>
    <w:p w14:paraId="3433644C" w14:textId="77777777" w:rsidR="005334BD" w:rsidRDefault="005334BD" w:rsidP="00FD3A77">
      <w:pPr>
        <w:pStyle w:val="NoSpacing"/>
        <w:rPr>
          <w:del w:id="269" w:author="S Wheeler" w:date="2026-09-25T20:04:00Z" w16du:dateUtc="2026-09-26T00:04:00Z"/>
          <w:rFonts w:ascii="Museo Sans 300" w:hAnsi="Museo Sans 300"/>
        </w:rPr>
      </w:pPr>
    </w:p>
    <w:p w14:paraId="40DFA656" w14:textId="77777777" w:rsidR="00CF1AF5" w:rsidRPr="000B2B83" w:rsidRDefault="00CF1AF5" w:rsidP="00CF1AF5">
      <w:pPr>
        <w:pStyle w:val="Heading2"/>
        <w:numPr>
          <w:ilvl w:val="0"/>
          <w:numId w:val="3"/>
        </w:numPr>
        <w:rPr>
          <w:del w:id="270" w:author="S Wheeler" w:date="2026-09-25T20:04:00Z" w16du:dateUtc="2026-09-26T00:04:00Z"/>
          <w:rFonts w:ascii="Museo Sans 300" w:hAnsi="Museo Sans 300"/>
          <w:b/>
          <w:bCs/>
          <w:color w:val="000000" w:themeColor="text1"/>
          <w:sz w:val="22"/>
          <w:szCs w:val="22"/>
        </w:rPr>
      </w:pPr>
      <w:del w:id="271" w:author="S Wheeler" w:date="2026-09-25T20:04:00Z" w16du:dateUtc="2026-09-26T00:04:00Z">
        <w:r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delText>Other</w:delText>
        </w:r>
      </w:del>
    </w:p>
    <w:p w14:paraId="5EFD1006" w14:textId="77777777" w:rsidR="00CF1AF5" w:rsidRDefault="00CF1AF5" w:rsidP="00CF1AF5">
      <w:pPr>
        <w:pStyle w:val="NoSpacing"/>
        <w:rPr>
          <w:del w:id="272" w:author="S Wheeler" w:date="2026-09-25T20:04:00Z" w16du:dateUtc="2026-09-26T00:04:00Z"/>
          <w:rFonts w:ascii="Museo Sans 300" w:hAnsi="Museo Sans 300"/>
        </w:rPr>
      </w:pPr>
      <w:del w:id="273" w:author="S Wheeler" w:date="2026-09-25T20:04:00Z" w16du:dateUtc="2026-09-26T00:04:00Z">
        <w:r w:rsidRPr="00E86412">
          <w:rPr>
            <w:rFonts w:ascii="Museo Sans 300" w:hAnsi="Museo Sans 300"/>
          </w:rPr>
          <w:delText>Title:</w:delText>
        </w:r>
        <w:r>
          <w:rPr>
            <w:rFonts w:ascii="Museo Sans 300" w:hAnsi="Museo Sans 300"/>
          </w:rPr>
          <w:delText xml:space="preserve"> </w:delText>
        </w:r>
        <w:r>
          <w:fldChar w:fldCharType="begin"/>
        </w:r>
        <w:r>
          <w:delInstrText>HYPERLINK "https://eur.on.worldcat.org/oclc/1260170646"</w:delInstrText>
        </w:r>
        <w:r>
          <w:fldChar w:fldCharType="separate"/>
        </w:r>
        <w:r w:rsidRPr="00CF1AF5">
          <w:rPr>
            <w:rStyle w:val="Hyperlink"/>
            <w:rFonts w:ascii="Museo Sans 300" w:hAnsi="Museo Sans 300"/>
          </w:rPr>
          <w:delText>Black man in the Netherlands : an Afro-Antillean anthropology</w:delText>
        </w:r>
        <w:r>
          <w:fldChar w:fldCharType="end"/>
        </w:r>
      </w:del>
    </w:p>
    <w:p w14:paraId="2D5CADC4" w14:textId="77777777" w:rsidR="00CF1AF5" w:rsidRDefault="00CF1AF5" w:rsidP="00CF1AF5">
      <w:pPr>
        <w:pStyle w:val="NoSpacing"/>
        <w:rPr>
          <w:del w:id="274" w:author="S Wheeler" w:date="2026-09-25T20:04:00Z" w16du:dateUtc="2026-09-26T00:04:00Z"/>
          <w:rFonts w:ascii="Museo Sans 300" w:hAnsi="Museo Sans 300"/>
        </w:rPr>
      </w:pPr>
      <w:del w:id="275" w:author="S Wheeler" w:date="2026-09-25T20:04:00Z" w16du:dateUtc="2026-09-26T00:04:00Z">
        <w:r>
          <w:rPr>
            <w:rFonts w:ascii="Museo Sans 300" w:hAnsi="Museo Sans 300"/>
          </w:rPr>
          <w:delText xml:space="preserve">Author: </w:delText>
        </w:r>
        <w:r w:rsidRPr="00CF1AF5">
          <w:rPr>
            <w:rFonts w:ascii="Museo Sans 300" w:hAnsi="Museo Sans 300"/>
          </w:rPr>
          <w:delText>Francio Guadeloupe</w:delText>
        </w:r>
        <w:r>
          <w:rPr>
            <w:rFonts w:ascii="Museo Sans 300" w:hAnsi="Museo Sans 300"/>
          </w:rPr>
          <w:delText xml:space="preserve"> (2022) – e-book</w:delText>
        </w:r>
      </w:del>
    </w:p>
    <w:p w14:paraId="718ABF3C" w14:textId="77777777" w:rsidR="00A36F71" w:rsidRDefault="00A36F71" w:rsidP="00CF1AF5">
      <w:pPr>
        <w:pStyle w:val="NoSpacing"/>
        <w:rPr>
          <w:del w:id="276" w:author="S Wheeler" w:date="2026-09-25T20:04:00Z" w16du:dateUtc="2026-09-26T00:04:00Z"/>
          <w:rFonts w:ascii="Museo Sans 300" w:hAnsi="Museo Sans 300"/>
        </w:rPr>
      </w:pPr>
    </w:p>
    <w:p w14:paraId="4A246098" w14:textId="1824E426" w:rsidR="00A36F71" w:rsidRDefault="00A36F71" w:rsidP="00CF1AF5">
      <w:pPr>
        <w:pStyle w:val="NoSpacing"/>
        <w:rPr>
          <w:del w:id="277" w:author="S Wheeler" w:date="2026-09-25T20:04:00Z" w16du:dateUtc="2026-09-26T00:04:00Z"/>
          <w:rFonts w:ascii="Museo Sans 300" w:hAnsi="Museo Sans 300"/>
        </w:rPr>
      </w:pPr>
      <w:del w:id="278" w:author="S Wheeler" w:date="2026-09-25T20:04:00Z" w16du:dateUtc="2026-09-26T00:04:00Z">
        <w:r>
          <w:rPr>
            <w:rFonts w:ascii="Museo Sans 300" w:hAnsi="Museo Sans 300"/>
          </w:rPr>
          <w:delText xml:space="preserve">Title: </w:delText>
        </w:r>
        <w:r>
          <w:fldChar w:fldCharType="begin"/>
        </w:r>
        <w:r>
          <w:delInstrText>HYPERLINK "https://eur.on.worldcat.org/oclc/1240681277"</w:delInstrText>
        </w:r>
        <w:r>
          <w:fldChar w:fldCharType="separate"/>
        </w:r>
        <w:r w:rsidRPr="009478DA">
          <w:rPr>
            <w:rStyle w:val="Hyperlink"/>
            <w:rFonts w:ascii="Museo Sans 300" w:hAnsi="Museo Sans 300"/>
          </w:rPr>
          <w:delText>Experiments in decolonizing the university : towards an ecology of study</w:delText>
        </w:r>
        <w:r>
          <w:fldChar w:fldCharType="end"/>
        </w:r>
      </w:del>
    </w:p>
    <w:p w14:paraId="05B74C37" w14:textId="201088C4" w:rsidR="00A36F71" w:rsidRDefault="00A36F71" w:rsidP="00CF1AF5">
      <w:pPr>
        <w:pStyle w:val="NoSpacing"/>
        <w:rPr>
          <w:del w:id="279" w:author="S Wheeler" w:date="2026-09-25T20:04:00Z" w16du:dateUtc="2026-09-26T00:04:00Z"/>
          <w:rFonts w:ascii="Museo Sans 300" w:hAnsi="Museo Sans 300"/>
        </w:rPr>
      </w:pPr>
      <w:del w:id="280" w:author="S Wheeler" w:date="2026-09-25T20:04:00Z" w16du:dateUtc="2026-09-26T00:04:00Z">
        <w:r>
          <w:rPr>
            <w:rFonts w:ascii="Museo Sans 300" w:hAnsi="Museo Sans 300"/>
          </w:rPr>
          <w:delText xml:space="preserve">Author: </w:delText>
        </w:r>
        <w:r w:rsidR="00E95D97" w:rsidRPr="00E95D97">
          <w:rPr>
            <w:rFonts w:ascii="Museo Sans 300" w:hAnsi="Museo Sans 300"/>
          </w:rPr>
          <w:delText>Hans Schildermans</w:delText>
        </w:r>
        <w:r w:rsidR="00E95D97">
          <w:rPr>
            <w:rFonts w:ascii="Museo Sans 300" w:hAnsi="Museo Sans 300"/>
          </w:rPr>
          <w:delText xml:space="preserve"> (2021) – e-</w:delText>
        </w:r>
        <w:r w:rsidR="009478DA">
          <w:rPr>
            <w:rFonts w:ascii="Museo Sans 300" w:hAnsi="Museo Sans 300"/>
          </w:rPr>
          <w:delText>book</w:delText>
        </w:r>
      </w:del>
    </w:p>
    <w:p w14:paraId="4446DA0A" w14:textId="77777777" w:rsidR="00013CCF" w:rsidRDefault="00013CCF">
      <w:pPr>
        <w:rPr>
          <w:del w:id="281" w:author="S Wheeler" w:date="2026-09-25T20:04:00Z" w16du:dateUtc="2026-09-26T00:04:00Z"/>
          <w:rFonts w:ascii="Museo Sans 300" w:eastAsiaTheme="majorEastAsia" w:hAnsi="Museo Sans 300" w:cstheme="majorBidi"/>
          <w:color w:val="2F5496" w:themeColor="accent1" w:themeShade="BF"/>
          <w:highlight w:val="yellow"/>
        </w:rPr>
      </w:pPr>
      <w:del w:id="282" w:author="S Wheeler" w:date="2026-09-25T20:04:00Z" w16du:dateUtc="2026-09-26T00:04:00Z">
        <w:r>
          <w:rPr>
            <w:rFonts w:ascii="Museo Sans 300" w:hAnsi="Museo Sans 300"/>
            <w:highlight w:val="yellow"/>
          </w:rPr>
          <w:br w:type="page"/>
        </w:r>
      </w:del>
    </w:p>
    <w:p w14:paraId="6F7ADE41" w14:textId="5D89A2A5" w:rsidR="00916BCC" w:rsidRPr="00E14342" w:rsidRDefault="00916BCC" w:rsidP="000B2B83">
      <w:pPr>
        <w:pStyle w:val="Heading1"/>
        <w:rPr>
          <w:del w:id="283" w:author="S Wheeler" w:date="2026-09-25T20:04:00Z" w16du:dateUtc="2026-09-26T00:04:00Z"/>
          <w:rFonts w:ascii="Museo Sans 300" w:hAnsi="Museo Sans 300"/>
          <w:sz w:val="22"/>
          <w:szCs w:val="22"/>
        </w:rPr>
      </w:pPr>
      <w:del w:id="284" w:author="S Wheeler" w:date="2026-09-25T20:04:00Z" w16du:dateUtc="2026-09-26T00:04:00Z">
        <w:r w:rsidRPr="00E14342">
          <w:rPr>
            <w:rFonts w:ascii="Museo Sans 300" w:hAnsi="Museo Sans 300"/>
            <w:sz w:val="22"/>
            <w:szCs w:val="22"/>
          </w:rPr>
          <w:delText xml:space="preserve">Diversity, Inclusion &amp; Social Justice: </w:delText>
        </w:r>
        <w:r w:rsidR="00360CAC" w:rsidRPr="00E14342">
          <w:rPr>
            <w:rFonts w:ascii="Museo Sans 300" w:hAnsi="Museo Sans 300"/>
            <w:sz w:val="22"/>
            <w:szCs w:val="22"/>
          </w:rPr>
          <w:delText>Othering versu</w:delText>
        </w:r>
        <w:r w:rsidR="0075360A" w:rsidRPr="00E14342">
          <w:rPr>
            <w:rFonts w:ascii="Museo Sans 300" w:hAnsi="Museo Sans 300"/>
            <w:sz w:val="22"/>
            <w:szCs w:val="22"/>
          </w:rPr>
          <w:delText>s belonging</w:delText>
        </w:r>
        <w:r w:rsidRPr="00E14342">
          <w:rPr>
            <w:rFonts w:ascii="Museo Sans 300" w:hAnsi="Museo Sans 300"/>
            <w:sz w:val="22"/>
            <w:szCs w:val="22"/>
          </w:rPr>
          <w:delText xml:space="preserve"> | </w:delText>
        </w:r>
        <w:r w:rsidR="001A6080" w:rsidRPr="00E14342">
          <w:rPr>
            <w:rFonts w:ascii="Museo Sans 300" w:hAnsi="Museo Sans 300"/>
            <w:sz w:val="22"/>
            <w:szCs w:val="22"/>
          </w:rPr>
          <w:delText xml:space="preserve">Summer </w:delText>
        </w:r>
        <w:r w:rsidR="000B2B83" w:rsidRPr="00E14342">
          <w:rPr>
            <w:rFonts w:ascii="Museo Sans 300" w:hAnsi="Museo Sans 300"/>
            <w:sz w:val="22"/>
            <w:szCs w:val="22"/>
          </w:rPr>
          <w:delText>2024</w:delText>
        </w:r>
      </w:del>
    </w:p>
    <w:p w14:paraId="0C64B57F" w14:textId="77777777" w:rsidR="00FD5FD1" w:rsidRPr="00E14342" w:rsidRDefault="00FD5FD1" w:rsidP="00711054">
      <w:pPr>
        <w:pStyle w:val="NoSpacing"/>
        <w:rPr>
          <w:del w:id="285" w:author="S Wheeler" w:date="2026-09-25T20:04:00Z" w16du:dateUtc="2026-09-26T00:04:00Z"/>
          <w:rFonts w:ascii="Museo Sans 300" w:hAnsi="Museo Sans 300"/>
        </w:rPr>
      </w:pPr>
    </w:p>
    <w:p w14:paraId="7C294A6F" w14:textId="77777777" w:rsidR="00C64008" w:rsidRPr="00E14342" w:rsidRDefault="00C64008" w:rsidP="00C64008">
      <w:pPr>
        <w:pStyle w:val="Heading2"/>
        <w:numPr>
          <w:ilvl w:val="0"/>
          <w:numId w:val="3"/>
        </w:numPr>
        <w:rPr>
          <w:del w:id="286" w:author="S Wheeler" w:date="2026-09-25T20:04:00Z" w16du:dateUtc="2026-09-26T00:04:00Z"/>
          <w:rFonts w:ascii="Museo Sans 300" w:hAnsi="Museo Sans 300"/>
          <w:b/>
          <w:bCs/>
          <w:color w:val="000000" w:themeColor="text1"/>
          <w:sz w:val="22"/>
          <w:szCs w:val="22"/>
        </w:rPr>
      </w:pPr>
      <w:del w:id="287" w:author="S Wheeler" w:date="2026-09-25T20:04:00Z" w16du:dateUtc="2026-09-26T00:04:00Z">
        <w:r w:rsidRPr="00E14342"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delText>Economics &amp; business</w:delText>
        </w:r>
      </w:del>
    </w:p>
    <w:p w14:paraId="6E8FBEDF" w14:textId="6C39C782" w:rsidR="00FE05FA" w:rsidRPr="00E14342" w:rsidRDefault="00C64008" w:rsidP="00C64008">
      <w:pPr>
        <w:pStyle w:val="NoSpacing"/>
        <w:rPr>
          <w:del w:id="288" w:author="S Wheeler" w:date="2026-09-25T20:04:00Z" w16du:dateUtc="2026-09-26T00:04:00Z"/>
          <w:rFonts w:ascii="Museo Sans 300" w:hAnsi="Museo Sans 300"/>
        </w:rPr>
      </w:pPr>
      <w:del w:id="289" w:author="S Wheeler" w:date="2026-09-25T20:04:00Z" w16du:dateUtc="2026-09-26T00:04:00Z">
        <w:r w:rsidRPr="00E14342">
          <w:rPr>
            <w:rFonts w:ascii="Museo Sans 300" w:hAnsi="Museo Sans 300"/>
          </w:rPr>
          <w:delText>Title:</w:delText>
        </w:r>
        <w:r w:rsidRPr="00E14342">
          <w:delText xml:space="preserve"> </w:delText>
        </w:r>
        <w:r w:rsidR="00FE05FA">
          <w:fldChar w:fldCharType="begin"/>
        </w:r>
        <w:r w:rsidR="00FE05FA">
          <w:delInstrText>HYPERLINK "https://eur.on.worldcat.org/oclc/1406102812"</w:delInstrText>
        </w:r>
        <w:r w:rsidR="00FE05FA">
          <w:fldChar w:fldCharType="separate"/>
        </w:r>
        <w:r w:rsidR="00FE05FA" w:rsidRPr="00E14342">
          <w:rPr>
            <w:rStyle w:val="Hyperlink"/>
            <w:rFonts w:ascii="Museo Sans 300" w:hAnsi="Museo Sans 300"/>
          </w:rPr>
          <w:delText>Working together : practicing the science of diversity, equity, and inclusion</w:delText>
        </w:r>
        <w:r w:rsidR="00FE05FA">
          <w:fldChar w:fldCharType="end"/>
        </w:r>
      </w:del>
    </w:p>
    <w:p w14:paraId="060A02BB" w14:textId="755B007C" w:rsidR="00C64008" w:rsidRPr="00E14342" w:rsidRDefault="00C64008" w:rsidP="00C64008">
      <w:pPr>
        <w:pStyle w:val="NoSpacing"/>
        <w:rPr>
          <w:del w:id="290" w:author="S Wheeler" w:date="2026-09-25T20:04:00Z" w16du:dateUtc="2026-09-26T00:04:00Z"/>
          <w:rFonts w:ascii="Museo Sans 300" w:hAnsi="Museo Sans 300"/>
        </w:rPr>
      </w:pPr>
      <w:del w:id="291" w:author="S Wheeler" w:date="2026-09-25T20:04:00Z" w16du:dateUtc="2026-09-26T00:04:00Z">
        <w:r w:rsidRPr="00E14342">
          <w:rPr>
            <w:rFonts w:ascii="Museo Sans 300" w:hAnsi="Museo Sans 300"/>
            <w:lang w:val="nl-NL"/>
          </w:rPr>
          <w:delText>Editor</w:delText>
        </w:r>
        <w:r w:rsidR="00C270EA" w:rsidRPr="00E14342">
          <w:rPr>
            <w:rFonts w:ascii="Museo Sans 300" w:hAnsi="Museo Sans 300"/>
            <w:lang w:val="nl-NL"/>
          </w:rPr>
          <w:delText xml:space="preserve">s: </w:delText>
        </w:r>
        <w:r w:rsidR="00E14342" w:rsidRPr="00E14342">
          <w:rPr>
            <w:rFonts w:ascii="Museo Sans 300" w:hAnsi="Museo Sans 300"/>
            <w:lang w:val="nl-NL"/>
          </w:rPr>
          <w:delText xml:space="preserve">Mikki Hebl, Eden King </w:delText>
        </w:r>
        <w:r w:rsidR="00C270EA" w:rsidRPr="00E14342">
          <w:rPr>
            <w:rFonts w:ascii="Museo Sans 300" w:hAnsi="Museo Sans 300"/>
          </w:rPr>
          <w:delText>(202</w:delText>
        </w:r>
        <w:r w:rsidR="00E14342" w:rsidRPr="00E14342">
          <w:rPr>
            <w:rFonts w:ascii="Museo Sans 300" w:hAnsi="Museo Sans 300"/>
          </w:rPr>
          <w:delText>4</w:delText>
        </w:r>
        <w:r w:rsidR="00C270EA" w:rsidRPr="00E14342">
          <w:rPr>
            <w:rFonts w:ascii="Museo Sans 300" w:hAnsi="Museo Sans 300"/>
          </w:rPr>
          <w:delText xml:space="preserve">) </w:delText>
        </w:r>
        <w:r w:rsidR="00E14342" w:rsidRPr="00E14342">
          <w:rPr>
            <w:rFonts w:ascii="Museo Sans 300" w:hAnsi="Museo Sans 300"/>
          </w:rPr>
          <w:delText xml:space="preserve">- </w:delText>
        </w:r>
        <w:r w:rsidR="00C270EA" w:rsidRPr="00E14342">
          <w:rPr>
            <w:rFonts w:ascii="Museo Sans 300" w:hAnsi="Museo Sans 300"/>
          </w:rPr>
          <w:delText>e-book</w:delText>
        </w:r>
      </w:del>
    </w:p>
    <w:p w14:paraId="37020D98" w14:textId="77777777" w:rsidR="00C64008" w:rsidRDefault="00C64008" w:rsidP="00C64008">
      <w:pPr>
        <w:pStyle w:val="NoSpacing"/>
        <w:rPr>
          <w:del w:id="292" w:author="S Wheeler" w:date="2026-09-25T20:04:00Z" w16du:dateUtc="2026-09-26T00:04:00Z"/>
          <w:rFonts w:ascii="Museo Sans 300" w:hAnsi="Museo Sans 300"/>
          <w:highlight w:val="yellow"/>
        </w:rPr>
      </w:pPr>
    </w:p>
    <w:p w14:paraId="3EC77740" w14:textId="77777777" w:rsidR="006A4835" w:rsidRPr="00301C4D" w:rsidRDefault="006A4835" w:rsidP="00C64008">
      <w:pPr>
        <w:pStyle w:val="NoSpacing"/>
        <w:rPr>
          <w:del w:id="293" w:author="S Wheeler" w:date="2026-09-25T20:04:00Z" w16du:dateUtc="2026-09-26T00:04:00Z"/>
          <w:rFonts w:ascii="Museo Sans 300" w:hAnsi="Museo Sans 300"/>
          <w:highlight w:val="yellow"/>
        </w:rPr>
      </w:pPr>
    </w:p>
    <w:p w14:paraId="64D040CE" w14:textId="646606E4" w:rsidR="00C64008" w:rsidRPr="006C7171" w:rsidRDefault="00C64008" w:rsidP="00C64008">
      <w:pPr>
        <w:pStyle w:val="Heading2"/>
        <w:numPr>
          <w:ilvl w:val="0"/>
          <w:numId w:val="3"/>
        </w:numPr>
        <w:rPr>
          <w:del w:id="294" w:author="S Wheeler" w:date="2026-09-25T20:04:00Z" w16du:dateUtc="2026-09-26T00:04:00Z"/>
          <w:rFonts w:ascii="Museo Sans 300" w:hAnsi="Museo Sans 300"/>
          <w:b/>
          <w:bCs/>
          <w:color w:val="000000" w:themeColor="text1"/>
          <w:sz w:val="22"/>
          <w:szCs w:val="22"/>
        </w:rPr>
      </w:pPr>
      <w:del w:id="295" w:author="S Wheeler" w:date="2026-09-25T20:04:00Z" w16du:dateUtc="2026-09-26T00:04:00Z">
        <w:r w:rsidRPr="006C7171"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delText>History</w:delText>
        </w:r>
        <w:r w:rsidR="0083295B"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delText>, culture, &amp; communication</w:delText>
        </w:r>
      </w:del>
    </w:p>
    <w:p w14:paraId="24530EB5" w14:textId="4FDB68DA" w:rsidR="00C64008" w:rsidRPr="006C7171" w:rsidRDefault="00C64008" w:rsidP="00C64008">
      <w:pPr>
        <w:pStyle w:val="NoSpacing"/>
        <w:rPr>
          <w:del w:id="296" w:author="S Wheeler" w:date="2026-09-25T20:04:00Z" w16du:dateUtc="2026-09-26T00:04:00Z"/>
          <w:rFonts w:ascii="Museo Sans 300" w:hAnsi="Museo Sans 300"/>
        </w:rPr>
      </w:pPr>
      <w:del w:id="297" w:author="S Wheeler" w:date="2026-09-25T20:04:00Z" w16du:dateUtc="2026-09-26T00:04:00Z">
        <w:r w:rsidRPr="006C7171">
          <w:rPr>
            <w:rFonts w:ascii="Museo Sans 300" w:hAnsi="Museo Sans 300"/>
          </w:rPr>
          <w:delText xml:space="preserve">Title: </w:delText>
        </w:r>
        <w:r w:rsidR="001659B3">
          <w:fldChar w:fldCharType="begin"/>
        </w:r>
        <w:r w:rsidR="001659B3">
          <w:delInstrText>HYPERLINK "https://eur.on.worldcat.org/oclc/1237335998"</w:delInstrText>
        </w:r>
        <w:r w:rsidR="001659B3">
          <w:fldChar w:fldCharType="separate"/>
        </w:r>
        <w:r w:rsidR="001659B3" w:rsidRPr="006C7171">
          <w:rPr>
            <w:rStyle w:val="Hyperlink"/>
            <w:rFonts w:ascii="Museo Sans 300" w:hAnsi="Museo Sans 300"/>
          </w:rPr>
          <w:delText>Hybrid hate : Jews, blacks, and the question of race</w:delText>
        </w:r>
        <w:r w:rsidR="001659B3">
          <w:fldChar w:fldCharType="end"/>
        </w:r>
      </w:del>
    </w:p>
    <w:p w14:paraId="67A9E7AA" w14:textId="4DB62ED2" w:rsidR="00C64008" w:rsidRDefault="005C49D4" w:rsidP="00E70CBB">
      <w:pPr>
        <w:pStyle w:val="NoSpacing"/>
        <w:rPr>
          <w:del w:id="298" w:author="S Wheeler" w:date="2026-09-25T20:04:00Z" w16du:dateUtc="2026-09-26T00:04:00Z"/>
          <w:rFonts w:ascii="Museo Sans 300" w:hAnsi="Museo Sans 300"/>
        </w:rPr>
      </w:pPr>
      <w:del w:id="299" w:author="S Wheeler" w:date="2026-09-25T20:04:00Z" w16du:dateUtc="2026-09-26T00:04:00Z">
        <w:r w:rsidRPr="006C7171">
          <w:rPr>
            <w:rFonts w:ascii="Museo Sans 300" w:hAnsi="Museo Sans 300"/>
          </w:rPr>
          <w:delText xml:space="preserve">Editor: </w:delText>
        </w:r>
        <w:r w:rsidR="006C7171" w:rsidRPr="006C7171">
          <w:rPr>
            <w:rFonts w:ascii="Museo Sans 300" w:hAnsi="Museo Sans 300"/>
          </w:rPr>
          <w:delText xml:space="preserve">Tudor Parfitt </w:delText>
        </w:r>
        <w:r w:rsidRPr="006C7171">
          <w:rPr>
            <w:rFonts w:ascii="Museo Sans 300" w:hAnsi="Museo Sans 300"/>
          </w:rPr>
          <w:delText>(202</w:delText>
        </w:r>
        <w:r w:rsidR="006C7171" w:rsidRPr="006C7171">
          <w:rPr>
            <w:rFonts w:ascii="Museo Sans 300" w:hAnsi="Museo Sans 300"/>
          </w:rPr>
          <w:delText>0</w:delText>
        </w:r>
        <w:r w:rsidRPr="006C7171">
          <w:rPr>
            <w:rFonts w:ascii="Museo Sans 300" w:hAnsi="Museo Sans 300"/>
          </w:rPr>
          <w:delText xml:space="preserve">) </w:delText>
        </w:r>
        <w:r w:rsidR="00AF0D27">
          <w:rPr>
            <w:rFonts w:ascii="Museo Sans 300" w:hAnsi="Museo Sans 300"/>
          </w:rPr>
          <w:delText xml:space="preserve">- </w:delText>
        </w:r>
        <w:r w:rsidRPr="006C7171">
          <w:rPr>
            <w:rFonts w:ascii="Museo Sans 300" w:hAnsi="Museo Sans 300"/>
          </w:rPr>
          <w:delText>e-book</w:delText>
        </w:r>
      </w:del>
    </w:p>
    <w:p w14:paraId="2CA1B9BF" w14:textId="77777777" w:rsidR="00D24928" w:rsidRDefault="00D24928" w:rsidP="00E70CBB">
      <w:pPr>
        <w:pStyle w:val="NoSpacing"/>
        <w:rPr>
          <w:del w:id="300" w:author="S Wheeler" w:date="2026-09-25T20:04:00Z" w16du:dateUtc="2026-09-26T00:04:00Z"/>
          <w:rFonts w:ascii="Museo Sans 300" w:hAnsi="Museo Sans 300"/>
        </w:rPr>
      </w:pPr>
    </w:p>
    <w:p w14:paraId="1489E856" w14:textId="78B2217D" w:rsidR="00D24928" w:rsidRDefault="00D24928" w:rsidP="00E70CBB">
      <w:pPr>
        <w:pStyle w:val="NoSpacing"/>
        <w:rPr>
          <w:del w:id="301" w:author="S Wheeler" w:date="2026-09-25T20:04:00Z" w16du:dateUtc="2026-09-26T00:04:00Z"/>
          <w:rFonts w:ascii="Museo Sans 300" w:hAnsi="Museo Sans 300"/>
        </w:rPr>
      </w:pPr>
      <w:del w:id="302" w:author="S Wheeler" w:date="2026-09-25T20:04:00Z" w16du:dateUtc="2026-09-26T00:04:00Z">
        <w:r>
          <w:rPr>
            <w:rFonts w:ascii="Museo Sans 300" w:hAnsi="Museo Sans 300"/>
          </w:rPr>
          <w:delText xml:space="preserve">Title: </w:delText>
        </w:r>
        <w:r>
          <w:fldChar w:fldCharType="begin"/>
        </w:r>
        <w:r>
          <w:delInstrText>HYPERLINK "https://eur.on.worldcat.org/oclc/1436703172"</w:delInstrText>
        </w:r>
        <w:r>
          <w:fldChar w:fldCharType="separate"/>
        </w:r>
        <w:r w:rsidRPr="008F1409">
          <w:rPr>
            <w:rStyle w:val="Hyperlink"/>
            <w:rFonts w:ascii="Museo Sans 300" w:hAnsi="Museo Sans 300"/>
          </w:rPr>
          <w:delText>The othering museum : a case for non-selective curation</w:delText>
        </w:r>
        <w:r>
          <w:fldChar w:fldCharType="end"/>
        </w:r>
      </w:del>
    </w:p>
    <w:p w14:paraId="61E76DDD" w14:textId="00A6B6AC" w:rsidR="00D24928" w:rsidRDefault="00D24928" w:rsidP="00E70CBB">
      <w:pPr>
        <w:pStyle w:val="NoSpacing"/>
        <w:rPr>
          <w:del w:id="303" w:author="S Wheeler" w:date="2026-09-25T20:04:00Z" w16du:dateUtc="2026-09-26T00:04:00Z"/>
          <w:rFonts w:ascii="Museo Sans 300" w:hAnsi="Museo Sans 300"/>
        </w:rPr>
      </w:pPr>
      <w:del w:id="304" w:author="S Wheeler" w:date="2026-09-25T20:04:00Z" w16du:dateUtc="2026-09-26T00:04:00Z">
        <w:r>
          <w:rPr>
            <w:rFonts w:ascii="Museo Sans 300" w:hAnsi="Museo Sans 300"/>
          </w:rPr>
          <w:delText>Author: Carrie Westwater (2024) – e-book</w:delText>
        </w:r>
      </w:del>
    </w:p>
    <w:p w14:paraId="6287F3CA" w14:textId="77777777" w:rsidR="00FC3017" w:rsidRDefault="00FC3017" w:rsidP="00E70CBB">
      <w:pPr>
        <w:pStyle w:val="NoSpacing"/>
        <w:rPr>
          <w:del w:id="305" w:author="S Wheeler" w:date="2026-09-25T20:04:00Z" w16du:dateUtc="2026-09-26T00:04:00Z"/>
          <w:rFonts w:ascii="Museo Sans 300" w:hAnsi="Museo Sans 300"/>
        </w:rPr>
      </w:pPr>
    </w:p>
    <w:p w14:paraId="6DC28DB9" w14:textId="4F223700" w:rsidR="00FC3017" w:rsidRDefault="00FC3017" w:rsidP="00E70CBB">
      <w:pPr>
        <w:pStyle w:val="NoSpacing"/>
        <w:rPr>
          <w:del w:id="306" w:author="S Wheeler" w:date="2026-09-25T20:04:00Z" w16du:dateUtc="2026-09-26T00:04:00Z"/>
          <w:rFonts w:ascii="Museo Sans 300" w:hAnsi="Museo Sans 300"/>
        </w:rPr>
      </w:pPr>
      <w:del w:id="307" w:author="S Wheeler" w:date="2026-09-25T20:04:00Z" w16du:dateUtc="2026-09-26T00:04:00Z">
        <w:r>
          <w:rPr>
            <w:rFonts w:ascii="Museo Sans 300" w:hAnsi="Museo Sans 300"/>
          </w:rPr>
          <w:delText xml:space="preserve">Title: </w:delText>
        </w:r>
        <w:r>
          <w:fldChar w:fldCharType="begin"/>
        </w:r>
        <w:r>
          <w:delInstrText>HYPERLINK "https://eur.on.worldcat.org/oclc/1433988675"</w:delInstrText>
        </w:r>
        <w:r>
          <w:fldChar w:fldCharType="separate"/>
        </w:r>
        <w:r w:rsidRPr="000C4E9A">
          <w:rPr>
            <w:rStyle w:val="Hyperlink"/>
            <w:rFonts w:ascii="Museo Sans 300" w:hAnsi="Museo Sans 300"/>
          </w:rPr>
          <w:delText>Diversity, equity, and inclusion in strategic communications : becoming culturally proficient communicators</w:delText>
        </w:r>
        <w:r>
          <w:fldChar w:fldCharType="end"/>
        </w:r>
      </w:del>
    </w:p>
    <w:p w14:paraId="0234AD64" w14:textId="08A267E1" w:rsidR="00FC3017" w:rsidRPr="00E70CBB" w:rsidRDefault="00FC3017" w:rsidP="00E70CBB">
      <w:pPr>
        <w:pStyle w:val="NoSpacing"/>
        <w:rPr>
          <w:del w:id="308" w:author="S Wheeler" w:date="2026-09-25T20:04:00Z" w16du:dateUtc="2026-09-26T00:04:00Z"/>
          <w:rFonts w:ascii="Museo Sans 300" w:hAnsi="Museo Sans 300"/>
        </w:rPr>
      </w:pPr>
      <w:del w:id="309" w:author="S Wheeler" w:date="2026-09-25T20:04:00Z" w16du:dateUtc="2026-09-26T00:04:00Z">
        <w:r>
          <w:rPr>
            <w:rFonts w:ascii="Museo Sans 300" w:hAnsi="Museo Sans 300"/>
          </w:rPr>
          <w:delText xml:space="preserve">Author: </w:delText>
        </w:r>
        <w:r w:rsidR="00DA347F" w:rsidRPr="00DA347F">
          <w:rPr>
            <w:rFonts w:ascii="Museo Sans 300" w:hAnsi="Museo Sans 300"/>
          </w:rPr>
          <w:delText>Lee Bush, Karen Lindsey</w:delText>
        </w:r>
        <w:r w:rsidR="00DA347F">
          <w:rPr>
            <w:rFonts w:ascii="Museo Sans 300" w:hAnsi="Museo Sans 300"/>
          </w:rPr>
          <w:delText xml:space="preserve"> (2024) – e-book</w:delText>
        </w:r>
      </w:del>
    </w:p>
    <w:p w14:paraId="0A76C80D" w14:textId="77777777" w:rsidR="006A4835" w:rsidRDefault="006A4835" w:rsidP="00E70CBB">
      <w:pPr>
        <w:pStyle w:val="NoSpacing"/>
        <w:rPr>
          <w:del w:id="310" w:author="S Wheeler" w:date="2026-09-25T20:04:00Z" w16du:dateUtc="2026-09-26T00:04:00Z"/>
          <w:highlight w:val="yellow"/>
        </w:rPr>
      </w:pPr>
    </w:p>
    <w:p w14:paraId="5FD213EE" w14:textId="77777777" w:rsidR="00E70CBB" w:rsidRPr="006A4835" w:rsidRDefault="00E70CBB" w:rsidP="00E70CBB">
      <w:pPr>
        <w:pStyle w:val="NoSpacing"/>
        <w:rPr>
          <w:del w:id="311" w:author="S Wheeler" w:date="2026-09-25T20:04:00Z" w16du:dateUtc="2026-09-26T00:04:00Z"/>
          <w:highlight w:val="yellow"/>
        </w:rPr>
      </w:pPr>
    </w:p>
    <w:p w14:paraId="2D46A320" w14:textId="595959F5" w:rsidR="00FD5FD1" w:rsidRPr="006A4835" w:rsidRDefault="00DA3928" w:rsidP="000B2B83">
      <w:pPr>
        <w:pStyle w:val="Heading2"/>
        <w:numPr>
          <w:ilvl w:val="0"/>
          <w:numId w:val="3"/>
        </w:numPr>
        <w:rPr>
          <w:del w:id="312" w:author="S Wheeler" w:date="2026-09-25T20:04:00Z" w16du:dateUtc="2026-09-26T00:04:00Z"/>
          <w:rFonts w:ascii="Museo Sans 300" w:hAnsi="Museo Sans 300"/>
          <w:b/>
          <w:bCs/>
          <w:color w:val="000000" w:themeColor="text1"/>
          <w:sz w:val="22"/>
          <w:szCs w:val="22"/>
        </w:rPr>
      </w:pPr>
      <w:del w:id="313" w:author="S Wheeler" w:date="2026-09-25T20:04:00Z" w16du:dateUtc="2026-09-26T00:04:00Z">
        <w:r w:rsidRPr="006A4835"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delText>Pedagogy</w:delText>
        </w:r>
        <w:r w:rsidR="006A4835" w:rsidRPr="006A4835"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delText xml:space="preserve"> &amp; Education</w:delText>
        </w:r>
      </w:del>
    </w:p>
    <w:p w14:paraId="2BEA0634" w14:textId="77777777" w:rsidR="006A4835" w:rsidRPr="006424DB" w:rsidRDefault="006A4835" w:rsidP="006A4835">
      <w:pPr>
        <w:pStyle w:val="NoSpacing"/>
        <w:rPr>
          <w:del w:id="314" w:author="S Wheeler" w:date="2026-09-25T20:04:00Z" w16du:dateUtc="2026-09-26T00:04:00Z"/>
          <w:rFonts w:ascii="Museo Sans 300" w:hAnsi="Museo Sans 300"/>
        </w:rPr>
      </w:pPr>
      <w:del w:id="315" w:author="S Wheeler" w:date="2026-09-25T20:04:00Z" w16du:dateUtc="2026-09-26T00:04:00Z">
        <w:r w:rsidRPr="006424DB">
          <w:rPr>
            <w:rFonts w:ascii="Museo Sans 300" w:hAnsi="Museo Sans 300"/>
          </w:rPr>
          <w:delText xml:space="preserve">Title: </w:delText>
        </w:r>
        <w:r>
          <w:fldChar w:fldCharType="begin"/>
        </w:r>
        <w:r>
          <w:delInstrText>HYPERLINK "https://eur.on.worldcat.org/oclc/1422578570"</w:delInstrText>
        </w:r>
        <w:r>
          <w:fldChar w:fldCharType="separate"/>
        </w:r>
        <w:r w:rsidRPr="006424DB">
          <w:rPr>
            <w:rStyle w:val="Hyperlink"/>
            <w:rFonts w:ascii="Museo Sans 300" w:eastAsia="Times New Roman" w:hAnsi="Museo Sans 300" w:cs="Calibri"/>
          </w:rPr>
          <w:delText>Education and Dialogue in Polarized Societies: Dialogic perspectives in times of change</w:delText>
        </w:r>
        <w:r>
          <w:fldChar w:fldCharType="end"/>
        </w:r>
      </w:del>
    </w:p>
    <w:p w14:paraId="4BFCD5A7" w14:textId="16451A4F" w:rsidR="006A4835" w:rsidRDefault="006A4835" w:rsidP="006A4835">
      <w:pPr>
        <w:pStyle w:val="NoSpacing"/>
        <w:rPr>
          <w:del w:id="316" w:author="S Wheeler" w:date="2026-09-25T20:04:00Z" w16du:dateUtc="2026-09-26T00:04:00Z"/>
          <w:rFonts w:ascii="Museo Sans 300" w:hAnsi="Museo Sans 300"/>
        </w:rPr>
      </w:pPr>
      <w:del w:id="317" w:author="S Wheeler" w:date="2026-09-25T20:04:00Z" w16du:dateUtc="2026-09-26T00:04:00Z">
        <w:r w:rsidRPr="009C3C4B">
          <w:rPr>
            <w:rFonts w:ascii="Museo Sans 300" w:hAnsi="Museo Sans 300"/>
            <w:lang w:val="nl-NL"/>
          </w:rPr>
          <w:delText xml:space="preserve">Editors: Ola Erstad, Bente Eriksen Hagtvet, James V. Wertsch. </w:delText>
        </w:r>
        <w:r w:rsidRPr="006424DB">
          <w:rPr>
            <w:rFonts w:ascii="Museo Sans 300" w:hAnsi="Museo Sans 300"/>
          </w:rPr>
          <w:delText xml:space="preserve">(2024) </w:delText>
        </w:r>
        <w:r w:rsidR="00B275C8">
          <w:rPr>
            <w:rFonts w:ascii="Museo Sans 300" w:hAnsi="Museo Sans 300"/>
          </w:rPr>
          <w:delText xml:space="preserve">- </w:delText>
        </w:r>
        <w:r w:rsidRPr="006424DB">
          <w:rPr>
            <w:rFonts w:ascii="Museo Sans 300" w:hAnsi="Museo Sans 300"/>
          </w:rPr>
          <w:delText>e-book</w:delText>
        </w:r>
      </w:del>
    </w:p>
    <w:p w14:paraId="072BF4A2" w14:textId="77777777" w:rsidR="00E72701" w:rsidRDefault="00E72701" w:rsidP="006A4835">
      <w:pPr>
        <w:pStyle w:val="NoSpacing"/>
        <w:rPr>
          <w:del w:id="318" w:author="S Wheeler" w:date="2026-09-25T20:04:00Z" w16du:dateUtc="2026-09-26T00:04:00Z"/>
          <w:rFonts w:ascii="Museo Sans 300" w:hAnsi="Museo Sans 300"/>
        </w:rPr>
      </w:pPr>
    </w:p>
    <w:p w14:paraId="131A4769" w14:textId="1582DBFC" w:rsidR="00E72701" w:rsidRDefault="00E72701" w:rsidP="006A4835">
      <w:pPr>
        <w:pStyle w:val="NoSpacing"/>
        <w:rPr>
          <w:del w:id="319" w:author="S Wheeler" w:date="2026-09-25T20:04:00Z" w16du:dateUtc="2026-09-26T00:04:00Z"/>
          <w:rFonts w:ascii="Museo Sans 300" w:hAnsi="Museo Sans 300"/>
        </w:rPr>
      </w:pPr>
      <w:del w:id="320" w:author="S Wheeler" w:date="2026-09-25T20:04:00Z" w16du:dateUtc="2026-09-26T00:04:00Z">
        <w:r>
          <w:rPr>
            <w:rFonts w:ascii="Museo Sans 300" w:hAnsi="Museo Sans 300"/>
          </w:rPr>
          <w:delText xml:space="preserve">Title: </w:delText>
        </w:r>
        <w:r w:rsidR="00E721C3">
          <w:fldChar w:fldCharType="begin"/>
        </w:r>
        <w:r w:rsidR="00E721C3">
          <w:delInstrText>HYPERLINK "https://eur.on.worldcat.org/oclc/1422226739"</w:delInstrText>
        </w:r>
        <w:r w:rsidR="00E721C3">
          <w:fldChar w:fldCharType="separate"/>
        </w:r>
        <w:r w:rsidR="00E721C3" w:rsidRPr="00102053">
          <w:rPr>
            <w:rStyle w:val="Hyperlink"/>
            <w:rFonts w:ascii="Museo Sans 300" w:hAnsi="Museo Sans 300"/>
          </w:rPr>
          <w:delText>Handbook of race and refusal in higher education : like a path in tall grasses</w:delText>
        </w:r>
        <w:r w:rsidR="00E721C3">
          <w:fldChar w:fldCharType="end"/>
        </w:r>
      </w:del>
    </w:p>
    <w:p w14:paraId="7588D905" w14:textId="360710A4" w:rsidR="00E721C3" w:rsidRDefault="00B275C8" w:rsidP="006A4835">
      <w:pPr>
        <w:pStyle w:val="NoSpacing"/>
        <w:rPr>
          <w:del w:id="321" w:author="S Wheeler" w:date="2026-09-25T20:04:00Z" w16du:dateUtc="2026-09-26T00:04:00Z"/>
          <w:rFonts w:ascii="Museo Sans 300" w:hAnsi="Museo Sans 300"/>
        </w:rPr>
      </w:pPr>
      <w:del w:id="322" w:author="S Wheeler" w:date="2026-09-25T20:04:00Z" w16du:dateUtc="2026-09-26T00:04:00Z">
        <w:r>
          <w:rPr>
            <w:rFonts w:ascii="Museo Sans 300" w:hAnsi="Museo Sans 300"/>
          </w:rPr>
          <w:delText xml:space="preserve">Editors: </w:delText>
        </w:r>
        <w:r w:rsidRPr="00B275C8">
          <w:rPr>
            <w:rFonts w:ascii="Museo Sans 300" w:hAnsi="Museo Sans 300"/>
          </w:rPr>
          <w:delText>Kenjus T. Watson, Nora Cisneros, Lindsay Pérez Huber, Verónica Vélez</w:delText>
        </w:r>
        <w:r>
          <w:rPr>
            <w:rFonts w:ascii="Museo Sans 300" w:hAnsi="Museo Sans 300"/>
          </w:rPr>
          <w:delText xml:space="preserve"> (2024) – e-book</w:delText>
        </w:r>
      </w:del>
    </w:p>
    <w:p w14:paraId="2BBAF2E8" w14:textId="77777777" w:rsidR="00395EFA" w:rsidRDefault="00395EFA" w:rsidP="002129FC">
      <w:pPr>
        <w:pStyle w:val="NoSpacing"/>
        <w:rPr>
          <w:del w:id="323" w:author="S Wheeler" w:date="2026-09-25T20:04:00Z" w16du:dateUtc="2026-09-26T00:04:00Z"/>
          <w:rFonts w:ascii="Museo Sans 300" w:hAnsi="Museo Sans 300"/>
          <w:highlight w:val="yellow"/>
        </w:rPr>
      </w:pPr>
    </w:p>
    <w:p w14:paraId="6E60AAFF" w14:textId="77777777" w:rsidR="006A4835" w:rsidRDefault="006A4835" w:rsidP="006A4835">
      <w:pPr>
        <w:pStyle w:val="NoSpacing"/>
        <w:rPr>
          <w:del w:id="324" w:author="S Wheeler" w:date="2026-09-25T20:04:00Z" w16du:dateUtc="2026-09-26T00:04:00Z"/>
          <w:rFonts w:ascii="Museo Sans 300" w:hAnsi="Museo Sans 300"/>
        </w:rPr>
      </w:pPr>
      <w:del w:id="325" w:author="S Wheeler" w:date="2026-09-25T20:04:00Z" w16du:dateUtc="2026-09-26T00:04:00Z">
        <w:r>
          <w:rPr>
            <w:rFonts w:ascii="Museo Sans 300" w:hAnsi="Museo Sans 300"/>
          </w:rPr>
          <w:delText xml:space="preserve">Title: </w:delText>
        </w:r>
        <w:r>
          <w:fldChar w:fldCharType="begin"/>
        </w:r>
        <w:r>
          <w:delInstrText>HYPERLINK "https://eur.on.worldcat.org/oclc/1422226386"</w:delInstrText>
        </w:r>
        <w:r>
          <w:fldChar w:fldCharType="separate"/>
        </w:r>
        <w:r w:rsidRPr="0088079C">
          <w:rPr>
            <w:rStyle w:val="Hyperlink"/>
            <w:rFonts w:ascii="Museo Sans 300" w:hAnsi="Museo Sans 300"/>
          </w:rPr>
          <w:delText>Promoting inclusion and justice in university teaching : a transformative-emancipatory toolkit for educators.</w:delText>
        </w:r>
        <w:r>
          <w:fldChar w:fldCharType="end"/>
        </w:r>
      </w:del>
    </w:p>
    <w:p w14:paraId="0D8CD9F9" w14:textId="77777777" w:rsidR="006A4835" w:rsidRPr="00B83C3D" w:rsidRDefault="006A4835" w:rsidP="006A4835">
      <w:pPr>
        <w:pStyle w:val="NoSpacing"/>
        <w:rPr>
          <w:del w:id="326" w:author="S Wheeler" w:date="2026-09-25T20:04:00Z" w16du:dateUtc="2026-09-26T00:04:00Z"/>
          <w:rFonts w:ascii="Museo Sans 300" w:hAnsi="Museo Sans 300"/>
        </w:rPr>
      </w:pPr>
      <w:del w:id="327" w:author="S Wheeler" w:date="2026-09-25T20:04:00Z" w16du:dateUtc="2026-09-26T00:04:00Z">
        <w:r>
          <w:rPr>
            <w:rFonts w:ascii="Museo Sans 300" w:hAnsi="Museo Sans 300"/>
          </w:rPr>
          <w:delText xml:space="preserve">Editors: </w:delText>
        </w:r>
        <w:r w:rsidRPr="0088079C">
          <w:rPr>
            <w:rFonts w:ascii="Museo Sans 300" w:hAnsi="Museo Sans 300"/>
          </w:rPr>
          <w:delText>Teresa M. Cappiali</w:delText>
        </w:r>
        <w:r>
          <w:rPr>
            <w:rFonts w:ascii="Museo Sans 300" w:hAnsi="Museo Sans 300"/>
          </w:rPr>
          <w:delText>,</w:delText>
        </w:r>
        <w:r w:rsidRPr="0088079C">
          <w:rPr>
            <w:rFonts w:ascii="Museo Sans 300" w:hAnsi="Museo Sans 300"/>
          </w:rPr>
          <w:delText xml:space="preserve"> Johanne Jean-Pierre</w:delText>
        </w:r>
        <w:r>
          <w:rPr>
            <w:rFonts w:ascii="Museo Sans 300" w:hAnsi="Museo Sans 300"/>
          </w:rPr>
          <w:delText xml:space="preserve"> (2024) – e-book</w:delText>
        </w:r>
      </w:del>
    </w:p>
    <w:p w14:paraId="71B787CC" w14:textId="77777777" w:rsidR="00395EFA" w:rsidRPr="00301C4D" w:rsidRDefault="00395EFA" w:rsidP="002129FC">
      <w:pPr>
        <w:pStyle w:val="NoSpacing"/>
        <w:rPr>
          <w:del w:id="328" w:author="S Wheeler" w:date="2026-09-25T20:04:00Z" w16du:dateUtc="2026-09-26T00:04:00Z"/>
          <w:rFonts w:ascii="Museo Sans 300" w:hAnsi="Museo Sans 300"/>
          <w:highlight w:val="yellow"/>
        </w:rPr>
      </w:pPr>
    </w:p>
    <w:p w14:paraId="05C99D96" w14:textId="22AF3433" w:rsidR="00A7732C" w:rsidRPr="00301C4D" w:rsidRDefault="00A7732C" w:rsidP="00711054">
      <w:pPr>
        <w:pStyle w:val="NoSpacing"/>
        <w:rPr>
          <w:del w:id="329" w:author="S Wheeler" w:date="2026-09-25T20:04:00Z" w16du:dateUtc="2026-09-26T00:04:00Z"/>
          <w:rFonts w:ascii="Museo Sans 300" w:hAnsi="Museo Sans 300"/>
          <w:highlight w:val="yellow"/>
        </w:rPr>
      </w:pPr>
    </w:p>
    <w:p w14:paraId="4AA6C40D" w14:textId="77777777" w:rsidR="00395EFA" w:rsidRPr="006424DB" w:rsidRDefault="00395EFA" w:rsidP="00395EFA">
      <w:pPr>
        <w:pStyle w:val="Heading2"/>
        <w:numPr>
          <w:ilvl w:val="0"/>
          <w:numId w:val="3"/>
        </w:numPr>
        <w:rPr>
          <w:del w:id="330" w:author="S Wheeler" w:date="2026-09-25T20:04:00Z" w16du:dateUtc="2026-09-26T00:04:00Z"/>
          <w:rFonts w:ascii="Museo Sans 300" w:hAnsi="Museo Sans 300"/>
          <w:b/>
          <w:bCs/>
          <w:color w:val="000000" w:themeColor="text1"/>
          <w:sz w:val="22"/>
          <w:szCs w:val="22"/>
        </w:rPr>
      </w:pPr>
      <w:del w:id="331" w:author="S Wheeler" w:date="2026-09-25T20:04:00Z" w16du:dateUtc="2026-09-26T00:04:00Z">
        <w:r w:rsidRPr="006424DB"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delText>Sociology &amp; public administration</w:delText>
        </w:r>
      </w:del>
    </w:p>
    <w:p w14:paraId="1A8DB8D9" w14:textId="6CE44E95" w:rsidR="002054CA" w:rsidRDefault="002054CA" w:rsidP="00395EFA">
      <w:pPr>
        <w:pStyle w:val="NoSpacing"/>
        <w:rPr>
          <w:del w:id="332" w:author="S Wheeler" w:date="2026-09-25T20:04:00Z" w16du:dateUtc="2026-09-26T00:04:00Z"/>
          <w:rFonts w:ascii="Museo Sans 300" w:hAnsi="Museo Sans 300"/>
        </w:rPr>
      </w:pPr>
      <w:del w:id="333" w:author="S Wheeler" w:date="2026-09-25T20:04:00Z" w16du:dateUtc="2026-09-26T00:04:00Z">
        <w:r>
          <w:rPr>
            <w:rFonts w:ascii="Museo Sans 300" w:hAnsi="Museo Sans 300"/>
          </w:rPr>
          <w:delText xml:space="preserve">Title: </w:delText>
        </w:r>
        <w:r>
          <w:fldChar w:fldCharType="begin"/>
        </w:r>
        <w:r>
          <w:delInstrText>HYPERLINK "https://eur.on.worldcat.org/oclc/1408678201"</w:delInstrText>
        </w:r>
        <w:r>
          <w:fldChar w:fldCharType="separate"/>
        </w:r>
        <w:r w:rsidRPr="004F5CD9">
          <w:rPr>
            <w:rStyle w:val="Hyperlink"/>
            <w:rFonts w:ascii="Museo Sans 300" w:hAnsi="Museo Sans 300"/>
          </w:rPr>
          <w:delText>Dogwhistles and figleaves : how manipulative language spreads racism and falsehood</w:delText>
        </w:r>
        <w:r>
          <w:fldChar w:fldCharType="end"/>
        </w:r>
      </w:del>
    </w:p>
    <w:p w14:paraId="76EA2AB7" w14:textId="58F8B334" w:rsidR="002054CA" w:rsidRPr="00D276A9" w:rsidRDefault="002054CA" w:rsidP="00395EFA">
      <w:pPr>
        <w:pStyle w:val="NoSpacing"/>
        <w:rPr>
          <w:del w:id="334" w:author="S Wheeler" w:date="2026-09-25T20:04:00Z" w16du:dateUtc="2026-09-26T00:04:00Z"/>
          <w:rFonts w:ascii="Museo Sans 300" w:hAnsi="Museo Sans 300"/>
        </w:rPr>
      </w:pPr>
      <w:del w:id="335" w:author="S Wheeler" w:date="2026-09-25T20:04:00Z" w16du:dateUtc="2026-09-26T00:04:00Z">
        <w:r w:rsidRPr="00D276A9">
          <w:rPr>
            <w:rFonts w:ascii="Museo Sans 300" w:hAnsi="Museo Sans 300"/>
          </w:rPr>
          <w:delText>Author</w:delText>
        </w:r>
        <w:r w:rsidR="004F5CD9" w:rsidRPr="00D276A9">
          <w:rPr>
            <w:rFonts w:ascii="Museo Sans 300" w:hAnsi="Museo Sans 300"/>
          </w:rPr>
          <w:delText>: Jennifer M. Saul (2024) – e-book</w:delText>
        </w:r>
      </w:del>
    </w:p>
    <w:p w14:paraId="05FF6EA8" w14:textId="77777777" w:rsidR="00395EFA" w:rsidRPr="00D276A9" w:rsidRDefault="00395EFA" w:rsidP="00395EFA">
      <w:pPr>
        <w:pStyle w:val="NoSpacing"/>
        <w:rPr>
          <w:del w:id="336" w:author="S Wheeler" w:date="2026-09-25T20:04:00Z" w16du:dateUtc="2026-09-26T00:04:00Z"/>
          <w:rFonts w:ascii="Museo Sans 300" w:hAnsi="Museo Sans 300"/>
        </w:rPr>
      </w:pPr>
    </w:p>
    <w:p w14:paraId="51531EC4" w14:textId="30C84059" w:rsidR="006F1E77" w:rsidRPr="00D276A9" w:rsidRDefault="006F1E77" w:rsidP="00395EFA">
      <w:pPr>
        <w:pStyle w:val="NoSpacing"/>
        <w:rPr>
          <w:del w:id="337" w:author="S Wheeler" w:date="2026-09-25T20:04:00Z" w16du:dateUtc="2026-09-26T00:04:00Z"/>
          <w:rFonts w:ascii="Museo Sans 300" w:hAnsi="Museo Sans 300"/>
        </w:rPr>
      </w:pPr>
      <w:del w:id="338" w:author="S Wheeler" w:date="2026-09-25T20:04:00Z" w16du:dateUtc="2026-09-26T00:04:00Z">
        <w:r w:rsidRPr="00D276A9">
          <w:rPr>
            <w:rFonts w:ascii="Museo Sans 300" w:hAnsi="Museo Sans 300"/>
          </w:rPr>
          <w:delText xml:space="preserve">Title: </w:delText>
        </w:r>
        <w:r>
          <w:fldChar w:fldCharType="begin"/>
        </w:r>
        <w:r>
          <w:delInstrText>HYPERLINK "https://eur.on.worldcat.org/oclc/1423771298"</w:delInstrText>
        </w:r>
        <w:r>
          <w:fldChar w:fldCharType="separate"/>
        </w:r>
        <w:r w:rsidRPr="00D276A9">
          <w:rPr>
            <w:rStyle w:val="Hyperlink"/>
            <w:rFonts w:ascii="Museo Sans 300" w:hAnsi="Museo Sans 300"/>
          </w:rPr>
          <w:delText>Inclusion and belonging in cities of tomorrow : governance and access by design</w:delText>
        </w:r>
        <w:r>
          <w:fldChar w:fldCharType="end"/>
        </w:r>
      </w:del>
    </w:p>
    <w:p w14:paraId="27403E8D" w14:textId="17E32BEF" w:rsidR="006F1E77" w:rsidRPr="00D276A9" w:rsidRDefault="006F1E77" w:rsidP="00395EFA">
      <w:pPr>
        <w:pStyle w:val="NoSpacing"/>
        <w:rPr>
          <w:del w:id="339" w:author="S Wheeler" w:date="2026-09-25T20:04:00Z" w16du:dateUtc="2026-09-26T00:04:00Z"/>
          <w:rFonts w:ascii="Museo Sans 300" w:hAnsi="Museo Sans 300"/>
        </w:rPr>
      </w:pPr>
      <w:del w:id="340" w:author="S Wheeler" w:date="2026-09-25T20:04:00Z" w16du:dateUtc="2026-09-26T00:04:00Z">
        <w:r w:rsidRPr="00D276A9">
          <w:rPr>
            <w:rFonts w:ascii="Museo Sans 300" w:hAnsi="Museo Sans 300"/>
          </w:rPr>
          <w:delText xml:space="preserve">Author: </w:delText>
        </w:r>
        <w:r w:rsidR="00D276A9" w:rsidRPr="00D276A9">
          <w:rPr>
            <w:rFonts w:ascii="Museo Sans 300" w:hAnsi="Museo Sans 300"/>
          </w:rPr>
          <w:delText>Victor Santiago Pineda (2024) – e-book</w:delText>
        </w:r>
      </w:del>
    </w:p>
    <w:p w14:paraId="081AD78B" w14:textId="77777777" w:rsidR="00B76F71" w:rsidRDefault="00B76F71" w:rsidP="00B76F71">
      <w:pPr>
        <w:pStyle w:val="NoSpacing"/>
        <w:rPr>
          <w:del w:id="341" w:author="S Wheeler" w:date="2026-09-25T20:04:00Z" w16du:dateUtc="2026-09-26T00:04:00Z"/>
          <w:rFonts w:ascii="Museo Sans 300" w:hAnsi="Museo Sans 300"/>
          <w:color w:val="000000" w:themeColor="text1"/>
          <w:highlight w:val="yellow"/>
        </w:rPr>
      </w:pPr>
    </w:p>
    <w:p w14:paraId="7AB7F666" w14:textId="77777777" w:rsidR="00606EB8" w:rsidRPr="00301C4D" w:rsidRDefault="00606EB8" w:rsidP="00B76F71">
      <w:pPr>
        <w:pStyle w:val="NoSpacing"/>
        <w:rPr>
          <w:del w:id="342" w:author="S Wheeler" w:date="2026-09-25T20:04:00Z" w16du:dateUtc="2026-09-26T00:04:00Z"/>
          <w:rFonts w:ascii="Museo Sans 300" w:hAnsi="Museo Sans 300"/>
          <w:color w:val="000000" w:themeColor="text1"/>
          <w:highlight w:val="yellow"/>
        </w:rPr>
      </w:pPr>
    </w:p>
    <w:p w14:paraId="24888514" w14:textId="25653F34" w:rsidR="001C0E15" w:rsidRPr="00B83C3D" w:rsidRDefault="00B76F71" w:rsidP="000B2B83">
      <w:pPr>
        <w:pStyle w:val="Heading2"/>
        <w:numPr>
          <w:ilvl w:val="0"/>
          <w:numId w:val="3"/>
        </w:numPr>
        <w:rPr>
          <w:del w:id="343" w:author="S Wheeler" w:date="2026-09-25T20:04:00Z" w16du:dateUtc="2026-09-26T00:04:00Z"/>
          <w:rFonts w:ascii="Museo Sans 300" w:hAnsi="Museo Sans 300"/>
          <w:b/>
          <w:bCs/>
        </w:rPr>
      </w:pPr>
      <w:del w:id="344" w:author="S Wheeler" w:date="2026-09-25T20:04:00Z" w16du:dateUtc="2026-09-26T00:04:00Z">
        <w:r w:rsidRPr="00B83C3D">
          <w:rPr>
            <w:rFonts w:ascii="Museo Sans 300" w:hAnsi="Museo Sans 300"/>
            <w:b/>
            <w:bCs/>
            <w:color w:val="000000" w:themeColor="text1"/>
            <w:sz w:val="22"/>
            <w:szCs w:val="22"/>
          </w:rPr>
          <w:delText>Other</w:delText>
        </w:r>
      </w:del>
    </w:p>
    <w:p w14:paraId="2E2A4B93" w14:textId="425F569B" w:rsidR="00754C37" w:rsidRDefault="00754C37" w:rsidP="00B76F71">
      <w:pPr>
        <w:pStyle w:val="NoSpacing"/>
        <w:rPr>
          <w:del w:id="345" w:author="S Wheeler" w:date="2026-09-25T20:04:00Z" w16du:dateUtc="2026-09-26T00:04:00Z"/>
          <w:rFonts w:ascii="Museo Sans 300" w:hAnsi="Museo Sans 300"/>
        </w:rPr>
      </w:pPr>
      <w:del w:id="346" w:author="S Wheeler" w:date="2026-09-25T20:04:00Z" w16du:dateUtc="2026-09-26T00:04:00Z">
        <w:r>
          <w:rPr>
            <w:rFonts w:ascii="Museo Sans 300" w:hAnsi="Museo Sans 300"/>
          </w:rPr>
          <w:delText xml:space="preserve">Title: </w:delText>
        </w:r>
        <w:r>
          <w:fldChar w:fldCharType="begin"/>
        </w:r>
        <w:r>
          <w:delInstrText>HYPERLINK "https://eur.on.worldcat.org/oclc/1422229613"</w:delInstrText>
        </w:r>
        <w:r>
          <w:fldChar w:fldCharType="separate"/>
        </w:r>
        <w:r w:rsidRPr="00606EB8">
          <w:rPr>
            <w:rStyle w:val="Hyperlink"/>
            <w:rFonts w:ascii="Museo Sans 300" w:hAnsi="Museo Sans 300"/>
          </w:rPr>
          <w:delText>Black women's stories of everyday racism : narrative analysis for social change</w:delText>
        </w:r>
        <w:r>
          <w:fldChar w:fldCharType="end"/>
        </w:r>
      </w:del>
    </w:p>
    <w:p w14:paraId="58C5B440" w14:textId="34641A72" w:rsidR="00754C37" w:rsidRDefault="0073040C" w:rsidP="00B76F71">
      <w:pPr>
        <w:pStyle w:val="NoSpacing"/>
        <w:rPr>
          <w:del w:id="347" w:author="S Wheeler" w:date="2026-09-25T20:04:00Z" w16du:dateUtc="2026-09-26T00:04:00Z"/>
          <w:rFonts w:ascii="Museo Sans 300" w:hAnsi="Museo Sans 300"/>
        </w:rPr>
      </w:pPr>
      <w:del w:id="348" w:author="S Wheeler" w:date="2026-09-25T20:04:00Z" w16du:dateUtc="2026-09-26T00:04:00Z">
        <w:r>
          <w:rPr>
            <w:rFonts w:ascii="Museo Sans 300" w:hAnsi="Museo Sans 300"/>
          </w:rPr>
          <w:delText xml:space="preserve">Author: </w:delText>
        </w:r>
        <w:r w:rsidRPr="0073040C">
          <w:rPr>
            <w:rFonts w:ascii="Museo Sans 300" w:hAnsi="Museo Sans 300"/>
          </w:rPr>
          <w:delText>Simone Drake, James Phelan, Robyn Warhol, Lisa Zunshine</w:delText>
        </w:r>
        <w:r>
          <w:rPr>
            <w:rFonts w:ascii="Museo Sans 300" w:hAnsi="Museo Sans 300"/>
          </w:rPr>
          <w:delText xml:space="preserve"> (2024) – e-book</w:delText>
        </w:r>
      </w:del>
    </w:p>
    <w:p w14:paraId="0FF2B0C3" w14:textId="77777777" w:rsidR="00754C37" w:rsidRDefault="00754C37" w:rsidP="00B76F71">
      <w:pPr>
        <w:pStyle w:val="NoSpacing"/>
        <w:rPr>
          <w:del w:id="349" w:author="S Wheeler" w:date="2026-09-25T20:04:00Z" w16du:dateUtc="2026-09-26T00:04:00Z"/>
          <w:rFonts w:ascii="Museo Sans 300" w:hAnsi="Museo Sans 300"/>
        </w:rPr>
      </w:pPr>
    </w:p>
    <w:p w14:paraId="0A425E0B" w14:textId="27A21454" w:rsidR="00AB4652" w:rsidRPr="00B83C3D" w:rsidRDefault="00AB4652" w:rsidP="00B76F71">
      <w:pPr>
        <w:pStyle w:val="NoSpacing"/>
        <w:rPr>
          <w:del w:id="350" w:author="S Wheeler" w:date="2026-09-25T20:04:00Z" w16du:dateUtc="2026-09-26T00:04:00Z"/>
          <w:rFonts w:ascii="Museo Sans 300" w:hAnsi="Museo Sans 300"/>
        </w:rPr>
      </w:pPr>
      <w:del w:id="351" w:author="S Wheeler" w:date="2026-09-25T20:04:00Z" w16du:dateUtc="2026-09-26T00:04:00Z">
        <w:r w:rsidRPr="00B83C3D">
          <w:rPr>
            <w:rFonts w:ascii="Museo Sans 300" w:hAnsi="Museo Sans 300"/>
          </w:rPr>
          <w:delText xml:space="preserve">Title: </w:delText>
        </w:r>
        <w:r w:rsidR="00EC2E54">
          <w:fldChar w:fldCharType="begin"/>
        </w:r>
        <w:r w:rsidR="00EC2E54">
          <w:delInstrText>HYPERLINK "https://eur.on.worldcat.org/oclc/757710563"</w:delInstrText>
        </w:r>
        <w:r w:rsidR="00EC2E54">
          <w:fldChar w:fldCharType="separate"/>
        </w:r>
        <w:r w:rsidR="00EC2E54" w:rsidRPr="00B83C3D">
          <w:rPr>
            <w:rStyle w:val="Hyperlink"/>
            <w:rFonts w:ascii="Museo Sans 300" w:hAnsi="Museo Sans 300"/>
          </w:rPr>
          <w:delText>European others : queering ethnicity in postnational Europe</w:delText>
        </w:r>
        <w:r w:rsidR="00EC2E54">
          <w:fldChar w:fldCharType="end"/>
        </w:r>
      </w:del>
    </w:p>
    <w:p w14:paraId="11A15434" w14:textId="373A4EBB" w:rsidR="00AB4652" w:rsidRDefault="00DA56EC" w:rsidP="00B76F71">
      <w:pPr>
        <w:pStyle w:val="NoSpacing"/>
        <w:rPr>
          <w:del w:id="352" w:author="S Wheeler" w:date="2026-09-25T20:04:00Z" w16du:dateUtc="2026-09-26T00:04:00Z"/>
          <w:rFonts w:ascii="Museo Sans 300" w:hAnsi="Museo Sans 300"/>
        </w:rPr>
      </w:pPr>
      <w:del w:id="353" w:author="S Wheeler" w:date="2026-09-25T20:04:00Z" w16du:dateUtc="2026-09-26T00:04:00Z">
        <w:r w:rsidRPr="00B83C3D">
          <w:rPr>
            <w:rFonts w:ascii="Museo Sans 300" w:hAnsi="Museo Sans 300"/>
          </w:rPr>
          <w:delText xml:space="preserve">Author: </w:delText>
        </w:r>
        <w:r w:rsidR="00B83C3D" w:rsidRPr="00B83C3D">
          <w:rPr>
            <w:rFonts w:ascii="Museo Sans 300" w:hAnsi="Museo Sans 300"/>
          </w:rPr>
          <w:delText xml:space="preserve">Fatima El-Tayeb </w:delText>
        </w:r>
        <w:r w:rsidRPr="00B83C3D">
          <w:rPr>
            <w:rFonts w:ascii="Museo Sans 300" w:hAnsi="Museo Sans 300"/>
          </w:rPr>
          <w:delText>(20</w:delText>
        </w:r>
        <w:r w:rsidR="00B83C3D" w:rsidRPr="00B83C3D">
          <w:rPr>
            <w:rFonts w:ascii="Museo Sans 300" w:hAnsi="Museo Sans 300"/>
          </w:rPr>
          <w:delText>11</w:delText>
        </w:r>
        <w:r w:rsidRPr="00B83C3D">
          <w:rPr>
            <w:rFonts w:ascii="Museo Sans 300" w:hAnsi="Museo Sans 300"/>
          </w:rPr>
          <w:delText>)</w:delText>
        </w:r>
        <w:r w:rsidR="004F5CD9">
          <w:rPr>
            <w:rFonts w:ascii="Museo Sans 300" w:hAnsi="Museo Sans 300"/>
          </w:rPr>
          <w:delText xml:space="preserve"> -</w:delText>
        </w:r>
        <w:r w:rsidRPr="00B83C3D">
          <w:rPr>
            <w:rFonts w:ascii="Museo Sans 300" w:hAnsi="Museo Sans 300"/>
          </w:rPr>
          <w:delText xml:space="preserve"> e-book</w:delText>
        </w:r>
      </w:del>
    </w:p>
    <w:p w14:paraId="6A09CCC4" w14:textId="77777777" w:rsidR="00813B37" w:rsidRDefault="00813B37" w:rsidP="00B76F71">
      <w:pPr>
        <w:pStyle w:val="NoSpacing"/>
        <w:rPr>
          <w:del w:id="354" w:author="S Wheeler" w:date="2026-09-25T20:04:00Z" w16du:dateUtc="2026-09-26T00:04:00Z"/>
          <w:rFonts w:ascii="Museo Sans 300" w:hAnsi="Museo Sans 300"/>
        </w:rPr>
      </w:pPr>
    </w:p>
    <w:p w14:paraId="711102AE" w14:textId="65F3E108" w:rsidR="00813B37" w:rsidRDefault="00813B37" w:rsidP="00B76F71">
      <w:pPr>
        <w:pStyle w:val="NoSpacing"/>
        <w:rPr>
          <w:del w:id="355" w:author="S Wheeler" w:date="2026-09-25T20:04:00Z" w16du:dateUtc="2026-09-26T00:04:00Z"/>
          <w:rFonts w:ascii="Museo Sans 300" w:hAnsi="Museo Sans 300"/>
        </w:rPr>
      </w:pPr>
      <w:del w:id="356" w:author="S Wheeler" w:date="2026-09-25T20:04:00Z" w16du:dateUtc="2026-09-26T00:04:00Z">
        <w:r>
          <w:rPr>
            <w:rFonts w:ascii="Museo Sans 300" w:hAnsi="Museo Sans 300"/>
          </w:rPr>
          <w:delText xml:space="preserve">Title: </w:delText>
        </w:r>
        <w:r>
          <w:fldChar w:fldCharType="begin"/>
        </w:r>
        <w:r>
          <w:delInstrText>HYPERLINK "https://eur.on.worldcat.org/oclc/1424614828"</w:delInstrText>
        </w:r>
        <w:r>
          <w:fldChar w:fldCharType="separate"/>
        </w:r>
        <w:r w:rsidRPr="00B80FC8">
          <w:rPr>
            <w:rStyle w:val="Hyperlink"/>
            <w:rFonts w:ascii="Museo Sans 300" w:hAnsi="Museo Sans 300"/>
          </w:rPr>
          <w:delText>Learning inclusion in a digital age : belonging and finding a voice with the disadvantaged</w:delText>
        </w:r>
        <w:r>
          <w:fldChar w:fldCharType="end"/>
        </w:r>
      </w:del>
    </w:p>
    <w:p w14:paraId="42C1DB33" w14:textId="71118940" w:rsidR="004A2045" w:rsidRPr="00BD1C0E" w:rsidRDefault="00813B37">
      <w:pPr>
        <w:rPr>
          <w:rFonts w:ascii="Bradley Hand ITC" w:hAnsi="Bradley Hand ITC"/>
          <w:b/>
          <w:rPrChange w:id="357" w:author="S Wheeler" w:date="2026-09-25T20:04:00Z" w16du:dateUtc="2026-09-26T00:04:00Z">
            <w:rPr>
              <w:rFonts w:ascii="Museo Sans 300" w:hAnsi="Museo Sans 300"/>
            </w:rPr>
          </w:rPrChange>
        </w:rPr>
        <w:pPrChange w:id="358" w:author="S Wheeler" w:date="2026-09-25T20:04:00Z" w16du:dateUtc="2026-09-26T00:04:00Z">
          <w:pPr>
            <w:pStyle w:val="NoSpacing"/>
          </w:pPr>
        </w:pPrChange>
      </w:pPr>
      <w:del w:id="359" w:author="S Wheeler" w:date="2026-09-25T20:04:00Z" w16du:dateUtc="2026-09-26T00:04:00Z">
        <w:r>
          <w:rPr>
            <w:rFonts w:ascii="Museo Sans 300" w:hAnsi="Museo Sans 300"/>
          </w:rPr>
          <w:delText xml:space="preserve">Editors: </w:delText>
        </w:r>
        <w:r w:rsidR="003C5CC2" w:rsidRPr="003C5CC2">
          <w:rPr>
            <w:rFonts w:ascii="Museo Sans 300" w:hAnsi="Museo Sans 300"/>
          </w:rPr>
          <w:delText>Stephen Dobson</w:delText>
        </w:r>
        <w:r w:rsidR="003C5CC2">
          <w:rPr>
            <w:rFonts w:ascii="Museo Sans 300" w:hAnsi="Museo Sans 300"/>
          </w:rPr>
          <w:delText xml:space="preserve">, </w:delText>
        </w:r>
        <w:r w:rsidR="003C5CC2" w:rsidRPr="003C5CC2">
          <w:rPr>
            <w:rFonts w:ascii="Museo Sans 300" w:hAnsi="Museo Sans 300"/>
          </w:rPr>
          <w:delText>Brit Svoen</w:delText>
        </w:r>
        <w:r w:rsidR="003C5CC2">
          <w:rPr>
            <w:rFonts w:ascii="Museo Sans 300" w:hAnsi="Museo Sans 300"/>
          </w:rPr>
          <w:delText xml:space="preserve">, </w:delText>
        </w:r>
        <w:r w:rsidR="003C5CC2" w:rsidRPr="003C5CC2">
          <w:rPr>
            <w:rFonts w:ascii="Museo Sans 300" w:hAnsi="Museo Sans 300"/>
          </w:rPr>
          <w:delText>Gabriella Agrusti</w:delText>
        </w:r>
        <w:r w:rsidR="003C5CC2">
          <w:rPr>
            <w:rFonts w:ascii="Museo Sans 300" w:hAnsi="Museo Sans 300"/>
          </w:rPr>
          <w:delText xml:space="preserve">, </w:delText>
        </w:r>
        <w:r w:rsidR="003C5CC2" w:rsidRPr="003C5CC2">
          <w:rPr>
            <w:rFonts w:ascii="Museo Sans 300" w:hAnsi="Museo Sans 300"/>
          </w:rPr>
          <w:delText>Pip Hardy</w:delText>
        </w:r>
        <w:r w:rsidR="003C5CC2">
          <w:rPr>
            <w:rFonts w:ascii="Museo Sans 300" w:hAnsi="Museo Sans 300"/>
          </w:rPr>
          <w:delText xml:space="preserve"> (2024) – e-book</w:delText>
        </w:r>
      </w:del>
    </w:p>
    <w:sectPr w:rsidR="004A2045" w:rsidRPr="00BD1C0E" w:rsidSect="00BD1C0E">
      <w:pgSz w:w="16838" w:h="11906" w:orient="landscape"/>
      <w:pgMar w:top="720" w:right="720" w:bottom="720" w:left="720" w:header="708" w:footer="708" w:gutter="0"/>
      <w:cols w:space="708"/>
      <w:docGrid w:linePitch="360"/>
      <w:sectPrChange w:id="360" w:author="S Wheeler" w:date="2026-09-25T20:04:00Z" w16du:dateUtc="2026-09-26T00:04:00Z">
        <w:sectPr w:rsidR="004A2045" w:rsidRPr="00BD1C0E" w:rsidSect="00BD1C0E">
          <w:pgSz w:w="12240" w:h="15840" w:orient="portrait"/>
          <w:pgMar w:top="851" w:right="1183" w:bottom="709" w:left="1276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radley Hand ITC">
    <w:panose1 w:val="03070402050302030203"/>
    <w:charset w:val="4D"/>
    <w:family w:val="script"/>
    <w:pitch w:val="variable"/>
    <w:sig w:usb0="00000003" w:usb1="00000000" w:usb2="00000000" w:usb3="00000000" w:csb0="00000001" w:csb1="00000000"/>
  </w:font>
  <w:font w:name="Museo Sans 300">
    <w:altName w:val="Calibri"/>
    <w:panose1 w:val="020B0604020202020204"/>
    <w:charset w:val="00"/>
    <w:family w:val="modern"/>
    <w:pitch w:val="variable"/>
    <w:sig w:usb0="A00000AF" w:usb1="40000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D02614"/>
    <w:multiLevelType w:val="multilevel"/>
    <w:tmpl w:val="FA36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67D45"/>
    <w:multiLevelType w:val="hybridMultilevel"/>
    <w:tmpl w:val="91CE1D32"/>
    <w:lvl w:ilvl="0" w:tplc="88104D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BB2753"/>
    <w:multiLevelType w:val="hybridMultilevel"/>
    <w:tmpl w:val="4A480DDA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B55404"/>
    <w:multiLevelType w:val="multilevel"/>
    <w:tmpl w:val="C0C2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0185004">
    <w:abstractNumId w:val="2"/>
  </w:num>
  <w:num w:numId="2" w16cid:durableId="1730303774">
    <w:abstractNumId w:val="0"/>
  </w:num>
  <w:num w:numId="3" w16cid:durableId="1224482755">
    <w:abstractNumId w:val="1"/>
  </w:num>
  <w:num w:numId="4" w16cid:durableId="72649709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54"/>
    <w:rsid w:val="00000491"/>
    <w:rsid w:val="00001A1C"/>
    <w:rsid w:val="00007874"/>
    <w:rsid w:val="00013CCF"/>
    <w:rsid w:val="000141CF"/>
    <w:rsid w:val="00017884"/>
    <w:rsid w:val="00042109"/>
    <w:rsid w:val="00052820"/>
    <w:rsid w:val="0005315D"/>
    <w:rsid w:val="00055ACC"/>
    <w:rsid w:val="000568A7"/>
    <w:rsid w:val="00056EB9"/>
    <w:rsid w:val="00063A23"/>
    <w:rsid w:val="00070AE4"/>
    <w:rsid w:val="00071E95"/>
    <w:rsid w:val="00073EF2"/>
    <w:rsid w:val="00074E34"/>
    <w:rsid w:val="00075811"/>
    <w:rsid w:val="00077640"/>
    <w:rsid w:val="00083E22"/>
    <w:rsid w:val="000948C2"/>
    <w:rsid w:val="000954D0"/>
    <w:rsid w:val="000A2215"/>
    <w:rsid w:val="000A4B1B"/>
    <w:rsid w:val="000A7E17"/>
    <w:rsid w:val="000B2B83"/>
    <w:rsid w:val="000B49E1"/>
    <w:rsid w:val="000C4DEA"/>
    <w:rsid w:val="000C4E9A"/>
    <w:rsid w:val="000D0998"/>
    <w:rsid w:val="000D1D39"/>
    <w:rsid w:val="000E2BC5"/>
    <w:rsid w:val="000F11D4"/>
    <w:rsid w:val="000F4AEF"/>
    <w:rsid w:val="000F796F"/>
    <w:rsid w:val="00102053"/>
    <w:rsid w:val="00104EB4"/>
    <w:rsid w:val="00105875"/>
    <w:rsid w:val="0010755E"/>
    <w:rsid w:val="00107DC2"/>
    <w:rsid w:val="00111ED5"/>
    <w:rsid w:val="001146C9"/>
    <w:rsid w:val="001206BD"/>
    <w:rsid w:val="001219EC"/>
    <w:rsid w:val="00125B11"/>
    <w:rsid w:val="00126B1C"/>
    <w:rsid w:val="00137910"/>
    <w:rsid w:val="00137B29"/>
    <w:rsid w:val="00137EC8"/>
    <w:rsid w:val="00141FD2"/>
    <w:rsid w:val="001437C8"/>
    <w:rsid w:val="00147157"/>
    <w:rsid w:val="0015421F"/>
    <w:rsid w:val="00154D37"/>
    <w:rsid w:val="00157787"/>
    <w:rsid w:val="00157D79"/>
    <w:rsid w:val="001603DB"/>
    <w:rsid w:val="00162A52"/>
    <w:rsid w:val="001659B3"/>
    <w:rsid w:val="0016672A"/>
    <w:rsid w:val="001705AF"/>
    <w:rsid w:val="00176E92"/>
    <w:rsid w:val="00192254"/>
    <w:rsid w:val="001961A0"/>
    <w:rsid w:val="001A03D1"/>
    <w:rsid w:val="001A464E"/>
    <w:rsid w:val="001A6080"/>
    <w:rsid w:val="001B2D4C"/>
    <w:rsid w:val="001B72D6"/>
    <w:rsid w:val="001C0E15"/>
    <w:rsid w:val="001C355C"/>
    <w:rsid w:val="001C5BAF"/>
    <w:rsid w:val="001D6D40"/>
    <w:rsid w:val="001D7924"/>
    <w:rsid w:val="001F24D4"/>
    <w:rsid w:val="001F3C4B"/>
    <w:rsid w:val="001F436B"/>
    <w:rsid w:val="001F5CE0"/>
    <w:rsid w:val="001F7446"/>
    <w:rsid w:val="002054CA"/>
    <w:rsid w:val="002119ED"/>
    <w:rsid w:val="002129FC"/>
    <w:rsid w:val="0023218E"/>
    <w:rsid w:val="002323D4"/>
    <w:rsid w:val="00233E3B"/>
    <w:rsid w:val="00234691"/>
    <w:rsid w:val="0025216E"/>
    <w:rsid w:val="0025741D"/>
    <w:rsid w:val="002709B8"/>
    <w:rsid w:val="00270A43"/>
    <w:rsid w:val="00273907"/>
    <w:rsid w:val="00282E16"/>
    <w:rsid w:val="00285502"/>
    <w:rsid w:val="002910B4"/>
    <w:rsid w:val="002A3EA5"/>
    <w:rsid w:val="002B30EA"/>
    <w:rsid w:val="002C1EE7"/>
    <w:rsid w:val="002C39FC"/>
    <w:rsid w:val="002C6EE5"/>
    <w:rsid w:val="002D1C27"/>
    <w:rsid w:val="002D2C96"/>
    <w:rsid w:val="002D456A"/>
    <w:rsid w:val="002E0897"/>
    <w:rsid w:val="002E1E95"/>
    <w:rsid w:val="002E461E"/>
    <w:rsid w:val="002E7A4F"/>
    <w:rsid w:val="002F4116"/>
    <w:rsid w:val="00301C4D"/>
    <w:rsid w:val="003052A0"/>
    <w:rsid w:val="00312BEE"/>
    <w:rsid w:val="003147D0"/>
    <w:rsid w:val="00314942"/>
    <w:rsid w:val="00317713"/>
    <w:rsid w:val="00323C8D"/>
    <w:rsid w:val="003306A8"/>
    <w:rsid w:val="00337E52"/>
    <w:rsid w:val="00344853"/>
    <w:rsid w:val="00346D3D"/>
    <w:rsid w:val="00350875"/>
    <w:rsid w:val="00354370"/>
    <w:rsid w:val="00360CAC"/>
    <w:rsid w:val="003722FA"/>
    <w:rsid w:val="00377999"/>
    <w:rsid w:val="00382DCF"/>
    <w:rsid w:val="00386958"/>
    <w:rsid w:val="00395EFA"/>
    <w:rsid w:val="00397240"/>
    <w:rsid w:val="003A14DA"/>
    <w:rsid w:val="003A719C"/>
    <w:rsid w:val="003B53CB"/>
    <w:rsid w:val="003C13F1"/>
    <w:rsid w:val="003C271E"/>
    <w:rsid w:val="003C2CAC"/>
    <w:rsid w:val="003C3756"/>
    <w:rsid w:val="003C5CC2"/>
    <w:rsid w:val="003D44D2"/>
    <w:rsid w:val="003D72A0"/>
    <w:rsid w:val="003E60E6"/>
    <w:rsid w:val="0040188A"/>
    <w:rsid w:val="0040680B"/>
    <w:rsid w:val="004073BD"/>
    <w:rsid w:val="00410372"/>
    <w:rsid w:val="004210E9"/>
    <w:rsid w:val="00435AFC"/>
    <w:rsid w:val="004400AD"/>
    <w:rsid w:val="00451676"/>
    <w:rsid w:val="00455E46"/>
    <w:rsid w:val="0045661B"/>
    <w:rsid w:val="0046196A"/>
    <w:rsid w:val="004662A4"/>
    <w:rsid w:val="00471058"/>
    <w:rsid w:val="00473E65"/>
    <w:rsid w:val="004760B5"/>
    <w:rsid w:val="00482E4B"/>
    <w:rsid w:val="004A1360"/>
    <w:rsid w:val="004A2045"/>
    <w:rsid w:val="004A35E9"/>
    <w:rsid w:val="004A5E79"/>
    <w:rsid w:val="004B1E7A"/>
    <w:rsid w:val="004B51C1"/>
    <w:rsid w:val="004D5B1C"/>
    <w:rsid w:val="004E02F3"/>
    <w:rsid w:val="004E1898"/>
    <w:rsid w:val="004E67EA"/>
    <w:rsid w:val="004F14C1"/>
    <w:rsid w:val="004F5B80"/>
    <w:rsid w:val="004F5CD9"/>
    <w:rsid w:val="0050239B"/>
    <w:rsid w:val="005101A9"/>
    <w:rsid w:val="005138F7"/>
    <w:rsid w:val="005204B3"/>
    <w:rsid w:val="005334BD"/>
    <w:rsid w:val="00533DEF"/>
    <w:rsid w:val="00540CE3"/>
    <w:rsid w:val="00541EAF"/>
    <w:rsid w:val="005456A1"/>
    <w:rsid w:val="0054577F"/>
    <w:rsid w:val="00550838"/>
    <w:rsid w:val="00550CC9"/>
    <w:rsid w:val="00577134"/>
    <w:rsid w:val="00587C08"/>
    <w:rsid w:val="005939D1"/>
    <w:rsid w:val="005A3AB1"/>
    <w:rsid w:val="005A55C7"/>
    <w:rsid w:val="005A645A"/>
    <w:rsid w:val="005A6BDC"/>
    <w:rsid w:val="005C49D4"/>
    <w:rsid w:val="005D0307"/>
    <w:rsid w:val="005D127F"/>
    <w:rsid w:val="005D3440"/>
    <w:rsid w:val="005E33BB"/>
    <w:rsid w:val="005F46DE"/>
    <w:rsid w:val="005F6F0E"/>
    <w:rsid w:val="00606EB8"/>
    <w:rsid w:val="006256F8"/>
    <w:rsid w:val="00633842"/>
    <w:rsid w:val="006362D8"/>
    <w:rsid w:val="006424DB"/>
    <w:rsid w:val="00660D48"/>
    <w:rsid w:val="00680B39"/>
    <w:rsid w:val="006810F8"/>
    <w:rsid w:val="00694262"/>
    <w:rsid w:val="00695068"/>
    <w:rsid w:val="006A4835"/>
    <w:rsid w:val="006B712D"/>
    <w:rsid w:val="006C5B39"/>
    <w:rsid w:val="006C7171"/>
    <w:rsid w:val="006D0893"/>
    <w:rsid w:val="006D69B2"/>
    <w:rsid w:val="006D7AD8"/>
    <w:rsid w:val="006F1E77"/>
    <w:rsid w:val="006F2D7B"/>
    <w:rsid w:val="00704229"/>
    <w:rsid w:val="00704CBF"/>
    <w:rsid w:val="00711054"/>
    <w:rsid w:val="00714B16"/>
    <w:rsid w:val="007249C2"/>
    <w:rsid w:val="0073040C"/>
    <w:rsid w:val="007326EA"/>
    <w:rsid w:val="0073732F"/>
    <w:rsid w:val="00742999"/>
    <w:rsid w:val="007470B1"/>
    <w:rsid w:val="007502B2"/>
    <w:rsid w:val="00752BE8"/>
    <w:rsid w:val="0075360A"/>
    <w:rsid w:val="00754C37"/>
    <w:rsid w:val="007845F4"/>
    <w:rsid w:val="007A6280"/>
    <w:rsid w:val="007D2C32"/>
    <w:rsid w:val="007D4DE3"/>
    <w:rsid w:val="007D5025"/>
    <w:rsid w:val="007E0F91"/>
    <w:rsid w:val="007E5B5C"/>
    <w:rsid w:val="007E7F78"/>
    <w:rsid w:val="007F48AB"/>
    <w:rsid w:val="00801B13"/>
    <w:rsid w:val="00801F1F"/>
    <w:rsid w:val="00813B37"/>
    <w:rsid w:val="00816D1A"/>
    <w:rsid w:val="00816E99"/>
    <w:rsid w:val="008227B5"/>
    <w:rsid w:val="0083295B"/>
    <w:rsid w:val="0083360E"/>
    <w:rsid w:val="0084434C"/>
    <w:rsid w:val="0084466E"/>
    <w:rsid w:val="008474CE"/>
    <w:rsid w:val="00854E6C"/>
    <w:rsid w:val="008550CD"/>
    <w:rsid w:val="00860CBD"/>
    <w:rsid w:val="00873F86"/>
    <w:rsid w:val="00874540"/>
    <w:rsid w:val="0087672F"/>
    <w:rsid w:val="0088079C"/>
    <w:rsid w:val="008807B8"/>
    <w:rsid w:val="00885DC8"/>
    <w:rsid w:val="00887523"/>
    <w:rsid w:val="00891D43"/>
    <w:rsid w:val="00897197"/>
    <w:rsid w:val="00897754"/>
    <w:rsid w:val="008A3F15"/>
    <w:rsid w:val="008A7549"/>
    <w:rsid w:val="008B1305"/>
    <w:rsid w:val="008B68B0"/>
    <w:rsid w:val="008C2B6D"/>
    <w:rsid w:val="008C5F8C"/>
    <w:rsid w:val="008D6207"/>
    <w:rsid w:val="008E0FFA"/>
    <w:rsid w:val="008E205F"/>
    <w:rsid w:val="008E4C7F"/>
    <w:rsid w:val="008E5F3D"/>
    <w:rsid w:val="008F1409"/>
    <w:rsid w:val="00906D55"/>
    <w:rsid w:val="00912F83"/>
    <w:rsid w:val="00916BCC"/>
    <w:rsid w:val="00920EDA"/>
    <w:rsid w:val="009272B4"/>
    <w:rsid w:val="00930721"/>
    <w:rsid w:val="00931F5B"/>
    <w:rsid w:val="009377F8"/>
    <w:rsid w:val="00941F43"/>
    <w:rsid w:val="00943738"/>
    <w:rsid w:val="00946155"/>
    <w:rsid w:val="009478DA"/>
    <w:rsid w:val="00951B97"/>
    <w:rsid w:val="00964CF4"/>
    <w:rsid w:val="0097387A"/>
    <w:rsid w:val="00974F77"/>
    <w:rsid w:val="00975C35"/>
    <w:rsid w:val="009770DB"/>
    <w:rsid w:val="0097738B"/>
    <w:rsid w:val="009920F0"/>
    <w:rsid w:val="009A0AB4"/>
    <w:rsid w:val="009A0CB5"/>
    <w:rsid w:val="009A370D"/>
    <w:rsid w:val="009A3E9A"/>
    <w:rsid w:val="009B2199"/>
    <w:rsid w:val="009C3C4B"/>
    <w:rsid w:val="009C45E3"/>
    <w:rsid w:val="009C4F1A"/>
    <w:rsid w:val="009D6663"/>
    <w:rsid w:val="009F0383"/>
    <w:rsid w:val="009F2163"/>
    <w:rsid w:val="00A00CB5"/>
    <w:rsid w:val="00A11F5B"/>
    <w:rsid w:val="00A2247B"/>
    <w:rsid w:val="00A24182"/>
    <w:rsid w:val="00A26E2A"/>
    <w:rsid w:val="00A3171D"/>
    <w:rsid w:val="00A36F71"/>
    <w:rsid w:val="00A500A3"/>
    <w:rsid w:val="00A529CF"/>
    <w:rsid w:val="00A56674"/>
    <w:rsid w:val="00A7727F"/>
    <w:rsid w:val="00A7732C"/>
    <w:rsid w:val="00A81AE6"/>
    <w:rsid w:val="00A8201D"/>
    <w:rsid w:val="00A83471"/>
    <w:rsid w:val="00A86028"/>
    <w:rsid w:val="00A87759"/>
    <w:rsid w:val="00AA7539"/>
    <w:rsid w:val="00AB018A"/>
    <w:rsid w:val="00AB4652"/>
    <w:rsid w:val="00AB6819"/>
    <w:rsid w:val="00AD4977"/>
    <w:rsid w:val="00AD7763"/>
    <w:rsid w:val="00AE066A"/>
    <w:rsid w:val="00AE5C3D"/>
    <w:rsid w:val="00AF0D27"/>
    <w:rsid w:val="00B20943"/>
    <w:rsid w:val="00B21D2F"/>
    <w:rsid w:val="00B24C47"/>
    <w:rsid w:val="00B24EF3"/>
    <w:rsid w:val="00B25EB6"/>
    <w:rsid w:val="00B275C8"/>
    <w:rsid w:val="00B27EAE"/>
    <w:rsid w:val="00B61070"/>
    <w:rsid w:val="00B62D02"/>
    <w:rsid w:val="00B64564"/>
    <w:rsid w:val="00B708F3"/>
    <w:rsid w:val="00B73E6B"/>
    <w:rsid w:val="00B76F71"/>
    <w:rsid w:val="00B80B30"/>
    <w:rsid w:val="00B80FC8"/>
    <w:rsid w:val="00B83C3D"/>
    <w:rsid w:val="00B8678D"/>
    <w:rsid w:val="00B872D8"/>
    <w:rsid w:val="00B90606"/>
    <w:rsid w:val="00B92367"/>
    <w:rsid w:val="00BB030C"/>
    <w:rsid w:val="00BB1513"/>
    <w:rsid w:val="00BB442E"/>
    <w:rsid w:val="00BC031E"/>
    <w:rsid w:val="00BC3FC0"/>
    <w:rsid w:val="00BD1C0E"/>
    <w:rsid w:val="00BE493D"/>
    <w:rsid w:val="00BE656B"/>
    <w:rsid w:val="00BF0585"/>
    <w:rsid w:val="00BF21FD"/>
    <w:rsid w:val="00BF4A63"/>
    <w:rsid w:val="00BF521D"/>
    <w:rsid w:val="00BF7617"/>
    <w:rsid w:val="00C0334E"/>
    <w:rsid w:val="00C115A2"/>
    <w:rsid w:val="00C13C99"/>
    <w:rsid w:val="00C26E34"/>
    <w:rsid w:val="00C270EA"/>
    <w:rsid w:val="00C27DEE"/>
    <w:rsid w:val="00C3309C"/>
    <w:rsid w:val="00C33A6E"/>
    <w:rsid w:val="00C34EF2"/>
    <w:rsid w:val="00C42A2F"/>
    <w:rsid w:val="00C47DC4"/>
    <w:rsid w:val="00C61F19"/>
    <w:rsid w:val="00C64008"/>
    <w:rsid w:val="00C65609"/>
    <w:rsid w:val="00C73E70"/>
    <w:rsid w:val="00C76DD8"/>
    <w:rsid w:val="00C81549"/>
    <w:rsid w:val="00C81D35"/>
    <w:rsid w:val="00C835BD"/>
    <w:rsid w:val="00C86699"/>
    <w:rsid w:val="00C8797B"/>
    <w:rsid w:val="00CA2707"/>
    <w:rsid w:val="00CB5B2B"/>
    <w:rsid w:val="00CC6F9B"/>
    <w:rsid w:val="00CD1E9D"/>
    <w:rsid w:val="00CD43E7"/>
    <w:rsid w:val="00CF04AF"/>
    <w:rsid w:val="00CF1AF5"/>
    <w:rsid w:val="00CF4561"/>
    <w:rsid w:val="00D04E07"/>
    <w:rsid w:val="00D23C57"/>
    <w:rsid w:val="00D24928"/>
    <w:rsid w:val="00D276A9"/>
    <w:rsid w:val="00D353D4"/>
    <w:rsid w:val="00D40902"/>
    <w:rsid w:val="00D475CD"/>
    <w:rsid w:val="00D47BF6"/>
    <w:rsid w:val="00D53CA9"/>
    <w:rsid w:val="00D54A89"/>
    <w:rsid w:val="00D6158F"/>
    <w:rsid w:val="00D6559E"/>
    <w:rsid w:val="00D668F7"/>
    <w:rsid w:val="00D73090"/>
    <w:rsid w:val="00D8300E"/>
    <w:rsid w:val="00D8636E"/>
    <w:rsid w:val="00D9283C"/>
    <w:rsid w:val="00DA0DA5"/>
    <w:rsid w:val="00DA26AB"/>
    <w:rsid w:val="00DA337B"/>
    <w:rsid w:val="00DA347F"/>
    <w:rsid w:val="00DA3928"/>
    <w:rsid w:val="00DA56EC"/>
    <w:rsid w:val="00DA7674"/>
    <w:rsid w:val="00DB1AE6"/>
    <w:rsid w:val="00DB1D84"/>
    <w:rsid w:val="00DB4D8D"/>
    <w:rsid w:val="00DB61F9"/>
    <w:rsid w:val="00DD0E92"/>
    <w:rsid w:val="00DF2C7E"/>
    <w:rsid w:val="00DF3722"/>
    <w:rsid w:val="00DF5795"/>
    <w:rsid w:val="00DF7415"/>
    <w:rsid w:val="00E045FE"/>
    <w:rsid w:val="00E060E5"/>
    <w:rsid w:val="00E14342"/>
    <w:rsid w:val="00E2158A"/>
    <w:rsid w:val="00E21C47"/>
    <w:rsid w:val="00E25B7B"/>
    <w:rsid w:val="00E26C16"/>
    <w:rsid w:val="00E27AB1"/>
    <w:rsid w:val="00E304EC"/>
    <w:rsid w:val="00E308A0"/>
    <w:rsid w:val="00E40731"/>
    <w:rsid w:val="00E41A80"/>
    <w:rsid w:val="00E515B8"/>
    <w:rsid w:val="00E55CC8"/>
    <w:rsid w:val="00E63CD3"/>
    <w:rsid w:val="00E6619C"/>
    <w:rsid w:val="00E70CBB"/>
    <w:rsid w:val="00E721C3"/>
    <w:rsid w:val="00E72701"/>
    <w:rsid w:val="00E743BC"/>
    <w:rsid w:val="00E805F5"/>
    <w:rsid w:val="00E822A1"/>
    <w:rsid w:val="00E82480"/>
    <w:rsid w:val="00E82CD3"/>
    <w:rsid w:val="00E86412"/>
    <w:rsid w:val="00E939CB"/>
    <w:rsid w:val="00E94340"/>
    <w:rsid w:val="00E95D97"/>
    <w:rsid w:val="00E9620C"/>
    <w:rsid w:val="00E97BD5"/>
    <w:rsid w:val="00EA4E3C"/>
    <w:rsid w:val="00EB6135"/>
    <w:rsid w:val="00EB64A8"/>
    <w:rsid w:val="00EC20D6"/>
    <w:rsid w:val="00EC2E54"/>
    <w:rsid w:val="00EF367D"/>
    <w:rsid w:val="00EF5CB7"/>
    <w:rsid w:val="00F01D1F"/>
    <w:rsid w:val="00F06A0A"/>
    <w:rsid w:val="00F1124C"/>
    <w:rsid w:val="00F13CC5"/>
    <w:rsid w:val="00F15259"/>
    <w:rsid w:val="00F20252"/>
    <w:rsid w:val="00F208F5"/>
    <w:rsid w:val="00F43A2F"/>
    <w:rsid w:val="00F46C32"/>
    <w:rsid w:val="00F62B24"/>
    <w:rsid w:val="00F66154"/>
    <w:rsid w:val="00F719E5"/>
    <w:rsid w:val="00F77D00"/>
    <w:rsid w:val="00F82E78"/>
    <w:rsid w:val="00F87B55"/>
    <w:rsid w:val="00F97B89"/>
    <w:rsid w:val="00FA0CCB"/>
    <w:rsid w:val="00FA1855"/>
    <w:rsid w:val="00FA57FB"/>
    <w:rsid w:val="00FA7E12"/>
    <w:rsid w:val="00FB116E"/>
    <w:rsid w:val="00FB523D"/>
    <w:rsid w:val="00FB65FD"/>
    <w:rsid w:val="00FB6A00"/>
    <w:rsid w:val="00FC1AFF"/>
    <w:rsid w:val="00FC27CC"/>
    <w:rsid w:val="00FC3017"/>
    <w:rsid w:val="00FD136C"/>
    <w:rsid w:val="00FD3A77"/>
    <w:rsid w:val="00FD5431"/>
    <w:rsid w:val="00FD5FD1"/>
    <w:rsid w:val="00FD716B"/>
    <w:rsid w:val="00FE05FA"/>
    <w:rsid w:val="00FE3423"/>
    <w:rsid w:val="00FE712C"/>
    <w:rsid w:val="00FE7794"/>
    <w:rsid w:val="00FF1516"/>
    <w:rsid w:val="00FF1C26"/>
    <w:rsid w:val="00FF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C606"/>
  <w15:chartTrackingRefBased/>
  <w15:docId w15:val="{38245D07-D9C7-4CD0-9F51-64C56CC3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B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B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105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83E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E2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B2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2B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A2045"/>
    <w:pPr>
      <w:spacing w:before="100" w:beforeAutospacing="1" w:after="100" w:afterAutospacing="1" w:line="240" w:lineRule="auto"/>
    </w:pPr>
    <w:rPr>
      <w:rFonts w:ascii="Calibri" w:hAnsi="Calibri" w:cs="Calibri"/>
      <w:lang w:val="nl-NL" w:eastAsia="nl-NL"/>
    </w:rPr>
  </w:style>
  <w:style w:type="character" w:styleId="FollowedHyperlink">
    <w:name w:val="FollowedHyperlink"/>
    <w:basedOn w:val="DefaultParagraphFont"/>
    <w:uiPriority w:val="99"/>
    <w:semiHidden/>
    <w:unhideWhenUsed/>
    <w:rsid w:val="0045661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15259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4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87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2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Frea Haandrikman</dc:creator>
  <cp:keywords/>
  <dc:description/>
  <cp:lastModifiedBy>Arthur Souza Rodrigues</cp:lastModifiedBy>
  <cp:revision>1</cp:revision>
  <dcterms:created xsi:type="dcterms:W3CDTF">2021-03-03T14:34:00Z</dcterms:created>
  <dcterms:modified xsi:type="dcterms:W3CDTF">2026-09-26T00:04:00Z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72ba27-cab8-4042-a351-a31f6e4eacdc_Enabled">
    <vt:lpwstr>true</vt:lpwstr>
  </property>
  <property fmtid="{D5CDD505-2E9C-101B-9397-08002B2CF9AE}" pid="3" name="MSIP_Label_8772ba27-cab8-4042-a351-a31f6e4eacdc_SetDate">
    <vt:lpwstr>2023-11-06T13:57:42Z</vt:lpwstr>
  </property>
  <property fmtid="{D5CDD505-2E9C-101B-9397-08002B2CF9AE}" pid="4" name="MSIP_Label_8772ba27-cab8-4042-a351-a31f6e4eacdc_Method">
    <vt:lpwstr>Standard</vt:lpwstr>
  </property>
  <property fmtid="{D5CDD505-2E9C-101B-9397-08002B2CF9AE}" pid="5" name="MSIP_Label_8772ba27-cab8-4042-a351-a31f6e4eacdc_Name">
    <vt:lpwstr>Internal</vt:lpwstr>
  </property>
  <property fmtid="{D5CDD505-2E9C-101B-9397-08002B2CF9AE}" pid="6" name="MSIP_Label_8772ba27-cab8-4042-a351-a31f6e4eacdc_SiteId">
    <vt:lpwstr>715902d6-f63e-4b8d-929b-4bb170bad492</vt:lpwstr>
  </property>
  <property fmtid="{D5CDD505-2E9C-101B-9397-08002B2CF9AE}" pid="7" name="MSIP_Label_8772ba27-cab8-4042-a351-a31f6e4eacdc_ActionId">
    <vt:lpwstr>68c905cb-9204-4dc9-ab2a-a337898fc8b9</vt:lpwstr>
  </property>
  <property fmtid="{D5CDD505-2E9C-101B-9397-08002B2CF9AE}" pid="8" name="MSIP_Label_8772ba27-cab8-4042-a351-a31f6e4eacdc_ContentBits">
    <vt:lpwstr>0</vt:lpwstr>
  </property>
</Properties>
</file>