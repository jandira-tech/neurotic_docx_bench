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5647F5" w14:textId="51A29DD6" w:rsidR="001B0BB6" w:rsidRDefault="00CB3FF4">
      <w:pPr>
        <w:rPr>
          <w:ins w:id="10" w:author="Priya Seethapathy" w:date="2026-09-26T15:26:00Z" w16du:dateUtc="2026-09-26T19:26:00Z"/>
        </w:rPr>
      </w:pPr>
      <w:ins w:id="11" w:author="Priya Seethapathy" w:date="2026-09-26T15:26:00Z" w16du:dateUtc="2026-09-26T19:26:00Z">
        <w:r>
          <w:t>In addition to the key business terms defined above, an index of the other defined terms used in the text of this Lease is set forth below, with a cross-reference to the page of this Lease in which the definition of such term can be found:</w:t>
        </w:r>
      </w:ins>
    </w:p>
    <w:p w14:paraId="54C7C505" w14:textId="48D55230" w:rsidR="00CB3FF4" w:rsidRDefault="00C63B32" w:rsidP="00C63B32">
      <w:pPr>
        <w:tabs>
          <w:tab w:val="right" w:leader="dot" w:pos="4306"/>
        </w:tabs>
        <w:rPr>
          <w:ins w:id="12" w:author="Priya Seethapathy" w:date="2026-09-26T15:26:00Z" w16du:dateUtc="2026-09-26T19:26:00Z"/>
        </w:rPr>
      </w:pPr>
      <w:ins w:id="13" w:author="Priya Seethapathy" w:date="2026-09-26T15:26:00Z" w16du:dateUtc="2026-09-26T19:26:00Z">
        <w:r>
          <w:t>Page</w:t>
        </w:r>
        <w:r>
          <w:tab/>
          <w:t>1 Page</w:t>
        </w:r>
        <w:r>
          <w:tab/>
        </w:r>
        <w:r>
          <w:tab/>
          <w:t>8</w:t>
        </w:r>
      </w:ins>
    </w:p>
    <w:p w14:paraId="188955BD" w14:textId="35F3B2F4" w:rsidR="00C63B32" w:rsidRDefault="00C63B32" w:rsidP="00C63B32">
      <w:pPr>
        <w:tabs>
          <w:tab w:val="right" w:leader="dot" w:pos="4306"/>
        </w:tabs>
        <w:rPr>
          <w:ins w:id="14" w:author="Priya Seethapathy" w:date="2026-09-26T15:26:00Z" w16du:dateUtc="2026-09-26T19:26:00Z"/>
        </w:rPr>
      </w:pPr>
      <w:ins w:id="15" w:author="Priya Seethapathy" w:date="2026-09-26T15:26:00Z" w16du:dateUtc="2026-09-26T19:26:00Z">
        <w:r>
          <w:t>Page</w:t>
        </w:r>
        <w:r>
          <w:tab/>
          <w:t>2 Page</w:t>
        </w:r>
        <w:r>
          <w:tab/>
        </w:r>
        <w:r>
          <w:tab/>
          <w:t>7</w:t>
        </w:r>
      </w:ins>
    </w:p>
    <w:p w14:paraId="495A41A6" w14:textId="75E6E855" w:rsidR="00C63B32" w:rsidRDefault="00C63B32" w:rsidP="00C63B32">
      <w:pPr>
        <w:tabs>
          <w:tab w:val="right" w:leader="dot" w:pos="4306"/>
        </w:tabs>
        <w:rPr>
          <w:ins w:id="16" w:author="Priya Seethapathy" w:date="2026-09-26T15:26:00Z" w16du:dateUtc="2026-09-26T19:26:00Z"/>
        </w:rPr>
      </w:pPr>
      <w:ins w:id="17" w:author="Priya Seethapathy" w:date="2026-09-26T15:26:00Z" w16du:dateUtc="2026-09-26T19:26:00Z">
        <w:r>
          <w:t>Page</w:t>
        </w:r>
        <w:r>
          <w:tab/>
          <w:t>3 Page</w:t>
        </w:r>
        <w:r>
          <w:tab/>
        </w:r>
        <w:r>
          <w:tab/>
          <w:t>6</w:t>
        </w:r>
      </w:ins>
    </w:p>
    <w:p w14:paraId="5154E9F7" w14:textId="091D46F3" w:rsidR="00DE0A42" w:rsidRDefault="00C63B32" w:rsidP="00BD00BC">
      <w:pPr>
        <w:pStyle w:val="Heading1"/>
        <w:rPr>
          <w:del w:id="18" w:author="Priya Seethapathy" w:date="2026-09-26T15:26:00Z" w16du:dateUtc="2026-09-26T19:26:00Z"/>
        </w:rPr>
      </w:pPr>
      <w:ins w:id="19" w:author="Priya Seethapathy" w:date="2026-09-26T15:26:00Z" w16du:dateUtc="2026-09-26T19:26:00Z">
        <w:r>
          <w:t>Page</w:t>
        </w:r>
        <w:r>
          <w:tab/>
          <w:t>4 Page</w:t>
        </w:r>
        <w:r>
          <w:tab/>
        </w:r>
        <w:r>
          <w:tab/>
          <w:t>5</w:t>
        </w:r>
      </w:ins>
      <w:del w:id="20" w:author="Priya Seethapathy" w:date="2026-09-26T15:26:00Z" w16du:dateUtc="2026-09-26T19:26:00Z">
        <w:r w:rsidR="00BD00BC">
          <w:delText>Mixed Formatting Test</w:delText>
        </w:r>
      </w:del>
    </w:p>
    <w:p w14:paraId="47913EE9" w14:textId="2A275127" w:rsidR="00BD00BC" w:rsidRDefault="00BD00BC" w:rsidP="00BD00BC">
      <w:pPr>
        <w:rPr>
          <w:del w:id="21" w:author="Priya Seethapathy" w:date="2026-09-26T15:26:00Z" w16du:dateUtc="2026-09-26T19:26:00Z"/>
        </w:rPr>
      </w:pPr>
      <w:del w:id="22" w:author="Priya Seethapathy" w:date="2026-09-26T15:26:00Z" w16du:dateUtc="2026-09-26T19:26:00Z">
        <w:r>
          <w:delText>This paragraph has no direct formatting — everything comes from the Normal style.</w:delText>
        </w:r>
      </w:del>
    </w:p>
    <w:p w14:paraId="45AA6481" w14:textId="2198ABBC" w:rsidR="00BD00BC" w:rsidRDefault="00BD00BC" w:rsidP="00BD00BC">
      <w:pPr>
        <w:rPr>
          <w:del w:id="23" w:author="Priya Seethapathy" w:date="2026-09-26T15:26:00Z" w16du:dateUtc="2026-09-26T19:26:00Z"/>
          <w:b/>
          <w:color w:val="FF0000"/>
        </w:rPr>
      </w:pPr>
      <w:del w:id="24" w:author="Priya Seethapathy" w:date="2026-09-26T15:26:00Z" w16du:dateUtc="2026-09-26T19:26:00Z">
        <w:r>
          <w:delText xml:space="preserve">This sentence is </w:delText>
        </w:r>
        <w:r w:rsidRPr="00BD00BC">
          <w:rPr>
            <w:b/>
          </w:rPr>
          <w:delText>bold</w:delText>
        </w:r>
        <w:r>
          <w:rPr>
            <w:b/>
          </w:rPr>
          <w:delText xml:space="preserve"> and this word is </w:delText>
        </w:r>
        <w:r w:rsidRPr="00BD00BC">
          <w:rPr>
            <w:b/>
            <w:color w:val="FF0000"/>
          </w:rPr>
          <w:delText>red</w:delText>
        </w:r>
        <w:r>
          <w:rPr>
            <w:b/>
            <w:color w:val="FF0000"/>
          </w:rPr>
          <w:delText xml:space="preserve"> — only bold and color should survive export as inline w:rPr.</w:delText>
        </w:r>
      </w:del>
    </w:p>
    <w:p w14:paraId="3B45808A" w14:textId="46BE4CAF" w:rsidR="00BD00BC" w:rsidRDefault="00BD00BC" w:rsidP="00BD00BC">
      <w:pPr>
        <w:rPr>
          <w:del w:id="25" w:author="Priya Seethapathy" w:date="2026-09-26T15:26:00Z" w16du:dateUtc="2026-09-26T19:26:00Z"/>
          <w:rFonts w:ascii="Courier New" w:hAnsi="Courier New" w:cs="Courier New"/>
          <w:sz w:val="28"/>
        </w:rPr>
      </w:pPr>
      <w:del w:id="26" w:author="Priya Seethapathy" w:date="2026-09-26T15:26:00Z" w16du:dateUtc="2026-09-26T19:26:00Z">
        <w:r w:rsidRPr="00BD00BC">
          <w:rPr>
            <w:rFonts w:ascii="Courier New" w:hAnsi="Courier New" w:cs="Courier New"/>
            <w:sz w:val="28"/>
          </w:rPr>
          <w:delText xml:space="preserve">Courier New 14pt override: </w:delText>
        </w:r>
        <w:r>
          <w:rPr>
            <w:rFonts w:ascii="Courier New" w:hAnsi="Courier New" w:cs="Courier New"/>
            <w:sz w:val="28"/>
          </w:rPr>
          <w:delText>back to normal style here.</w:delText>
        </w:r>
      </w:del>
    </w:p>
    <w:p w14:paraId="03D139BC" w14:textId="0CA08DBC" w:rsidR="00BD00BC" w:rsidRDefault="00BD00BC" w:rsidP="00BD00BC">
      <w:pPr>
        <w:pStyle w:val="Heading2"/>
        <w:rPr>
          <w:del w:id="27" w:author="Priya Seethapathy" w:date="2026-09-26T15:26:00Z" w16du:dateUtc="2026-09-26T19:26:00Z"/>
        </w:rPr>
      </w:pPr>
      <w:del w:id="28" w:author="Priya Seethapathy" w:date="2026-09-26T15:26:00Z" w16du:dateUtc="2026-09-26T19:26:00Z">
        <w:r>
          <w:delText>Character Style Test</w:delText>
        </w:r>
      </w:del>
    </w:p>
    <w:p w14:paraId="2D9EA89D" w14:textId="4A4E871B" w:rsidR="00BD00BC" w:rsidRDefault="00BD00BC" w:rsidP="00BD00BC">
      <w:pPr>
        <w:rPr>
          <w:del w:id="29" w:author="Priya Seethapathy" w:date="2026-09-26T15:26:00Z" w16du:dateUtc="2026-09-26T19:26:00Z"/>
          <w:b/>
          <w:i/>
        </w:rPr>
      </w:pPr>
      <w:del w:id="30" w:author="Priya Seethapathy" w:date="2026-09-26T15:26:00Z" w16du:dateUtc="2026-09-26T19:26:00Z">
        <w:r>
          <w:delText xml:space="preserve">Normal text, then </w:delText>
        </w:r>
        <w:r w:rsidRPr="00BD00BC">
          <w:rPr>
            <w:b/>
            <w:i/>
          </w:rPr>
          <w:delText>bold italic override</w:delText>
        </w:r>
        <w:r>
          <w:rPr>
            <w:b/>
            <w:i/>
          </w:rPr>
          <w:delText xml:space="preserve"> which should export only w:b and w:i, not the inherited font/size.</w:delText>
        </w:r>
      </w:del>
    </w:p>
    <w:p w14:paraId="7A43FCE0" w14:textId="77777777" w:rsidR="00BD00BC" w:rsidRPr="00BD00BC" w:rsidRDefault="00BD00BC" w:rsidP="00C63B32">
      <w:pPr>
        <w:tabs>
          <w:tab w:val="right" w:leader="dot" w:pos="4306"/>
        </w:tabs>
        <w:pPrChange w:id="31" w:author="Priya Seethapathy" w:date="2026-09-26T15:26:00Z" w16du:dateUtc="2026-09-26T19:26:00Z">
          <w:pPr/>
        </w:pPrChange>
      </w:pPr>
    </w:p>
    <w:sectPr w:rsidR="00BD00BC" w:rsidRPr="00BD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124CEA"/>
    <w:rsid w:val="001B0BB6"/>
    <w:rsid w:val="002031F9"/>
    <w:rsid w:val="002E1CBC"/>
    <w:rsid w:val="003361CB"/>
    <w:rsid w:val="00351777"/>
    <w:rsid w:val="00394854"/>
    <w:rsid w:val="00744453"/>
    <w:rsid w:val="00744FED"/>
    <w:rsid w:val="00AF4127"/>
    <w:rsid w:val="00BD00BC"/>
    <w:rsid w:val="00C61D86"/>
    <w:rsid w:val="00C63B32"/>
    <w:rsid w:val="00CB3FF4"/>
    <w:rsid w:val="00D320B7"/>
    <w:rsid w:val="00DD3505"/>
    <w:rsid w:val="00DE0A42"/>
    <w:rsid w:val="00FE73C3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pPr>
      <w:pPrChange w:id="0" w:author="Priya Seethapathy" w:date="2026-09-26T15:26:00Z">
        <w:pPr>
          <w:spacing w:after="160" w:line="278" w:lineRule="auto"/>
        </w:pPr>
      </w:pPrChange>
    </w:pPr>
    <w:rPr>
      <w:rFonts w:ascii="Times New Roman" w:hAnsi="Times New Roman" w:cs="Times New Roman (Body CS)"/>
      <w:rPrChange w:id="0" w:author="Priya Seethapathy" w:date="2026-09-26T15:2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  <w:pPrChange w:id="1" w:author="Priya Seethapathy" w:date="2026-09-26T15:2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Priya Seethapathy" w:date="2026-09-26T15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  <w:pPrChange w:id="2" w:author="Priya Seethapathy" w:date="2026-09-26T15:26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2" w:author="Priya Seethapathy" w:date="2026-09-26T15:26:00Z">
        <w:rPr>
          <w:rFonts w:eastAsiaTheme="majorEastAsia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  <w:pPrChange w:id="3" w:author="Priya Seethapathy" w:date="2026-09-26T15:26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3" w:author="Priya Seethapathy" w:date="2026-09-26T15:26:00Z">
        <w:rPr>
          <w:rFonts w:eastAsiaTheme="majorEastAsia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  <w:pPrChange w:id="4" w:author="Priya Seethapathy" w:date="2026-09-26T15:26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4" w:author="Priya Seethapathy" w:date="2026-09-26T15:26:00Z">
        <w:rPr>
          <w:rFonts w:eastAsiaTheme="majorEastAsia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  <w:pPrChange w:id="5" w:author="Priya Seethapathy" w:date="2026-09-26T15:26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5" w:author="Priya Seethapathy" w:date="2026-09-26T15:26:00Z">
        <w:rPr>
          <w:rFonts w:eastAsiaTheme="majorEastAsia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  <w:pPrChange w:id="6" w:author="Priya Seethapathy" w:date="2026-09-26T15:26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6" w:author="Priya Seethapathy" w:date="2026-09-26T15:26:00Z">
        <w:rPr>
          <w:rFonts w:eastAsiaTheme="majorEastAsia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  <w:pPrChange w:id="7" w:author="Priya Seethapathy" w:date="2026-09-26T15:26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7" w:author="Priya Seethapathy" w:date="2026-09-26T15:26:00Z">
        <w:rPr>
          <w:rFonts w:eastAsiaTheme="majorEastAsia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  <w:pPrChange w:id="8" w:author="Priya Seethapathy" w:date="2026-09-26T15:26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8" w:author="Priya Seethapathy" w:date="2026-09-26T15:26:00Z">
        <w:rPr>
          <w:rFonts w:eastAsiaTheme="majorEastAsia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  <w:pPrChange w:id="9" w:author="Priya Seethapathy" w:date="2026-09-26T15:26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9" w:author="Priya Seethapathy" w:date="2026-09-26T15:26:00Z">
        <w:rPr>
          <w:rFonts w:eastAsiaTheme="majorEastAsia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2026-09-26T19:26:00Z</dcterms:modified>
</cp:coreProperties>
</file>