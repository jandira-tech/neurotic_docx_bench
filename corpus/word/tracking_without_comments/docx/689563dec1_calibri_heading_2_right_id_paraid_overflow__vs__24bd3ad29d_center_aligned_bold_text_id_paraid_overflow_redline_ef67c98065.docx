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D042" w14:textId="77777777" w:rsidR="008146C6" w:rsidRDefault="0058048B">
      <w:pPr>
        <w:jc w:val="center"/>
        <w:pPrChange w:id="0" w:author="Comparison" w:date="2026-07-05T01:07:00Z" w16du:dateUtc="2026-07-05T05:07:00Z">
          <w:pPr/>
        </w:pPrChange>
      </w:pPr>
      <w:ins w:id="1" w:author="Comparison" w:date="2026-07-05T01:07:00Z" w16du:dateUtc="2026-07-05T05:07:00Z">
        <w:r>
          <w:rPr>
            <w:b/>
            <w:bCs/>
          </w:rPr>
          <w:t>Center Aligned Bold Text</w:t>
        </w:r>
      </w:ins>
      <w:del w:id="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b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1ACA698A" w14:textId="77777777" w:rsidR="00EF3215" w:rsidRDefault="0058048B">
      <w:pPr>
        <w:jc w:val="center"/>
        <w:rPr>
          <w:ins w:id="4" w:author="Comparison" w:date="2026-07-05T01:07:00Z" w16du:dateUtc="2026-07-05T05:07:00Z"/>
        </w:rPr>
      </w:pPr>
      <w:ins w:id="5" w:author="Comparison" w:date="2026-07-05T01:07:00Z" w16du:dateUtc="2026-07-05T05:07:00Z">
        <w:r>
          <w:rPr>
            <w:b/>
            <w:bCs/>
          </w:rPr>
          <w:t>This text is both centered and bold.</w:t>
        </w:r>
      </w:ins>
    </w:p>
    <w:p w14:paraId="11F0395D" w14:textId="77777777" w:rsidR="008146C6" w:rsidRDefault="0058048B">
      <w:pPr>
        <w:spacing w:before="360" w:after="80" w:line="240" w:lineRule="auto"/>
        <w:rPr>
          <w:del w:id="6" w:author="Comparison" w:date="2026-07-05T01:07:00Z" w16du:dateUtc="2026-07-05T05:07:00Z"/>
        </w:rPr>
      </w:pPr>
      <w:ins w:id="7" w:author="Comparison" w:date="2026-07-05T01:07:00Z" w16du:dateUtc="2026-07-05T05:07:00Z">
        <w:r>
          <w:rPr>
            <w:b/>
            <w:bCs/>
          </w:rPr>
          <w:t>Centered bold text is perfect for document titles.</w:t>
        </w:r>
      </w:ins>
      <w:del w:id="8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47D55FE7" w14:textId="77777777" w:rsidR="008146C6" w:rsidRDefault="0058048B">
      <w:pPr>
        <w:jc w:val="center"/>
        <w:pPrChange w:id="9" w:author="Comparison" w:date="2026-07-05T01:07:00Z" w16du:dateUtc="2026-07-05T05:07:00Z">
          <w:pPr>
            <w:spacing w:before="360" w:after="80" w:line="240" w:lineRule="auto"/>
          </w:pPr>
        </w:pPrChange>
      </w:pPr>
      <w:del w:id="10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814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6C6"/>
    <w:rsid w:val="00403255"/>
    <w:rsid w:val="0058048B"/>
    <w:rsid w:val="008146C6"/>
    <w:rsid w:val="00B37A4C"/>
    <w:rsid w:val="00DA279D"/>
    <w:rsid w:val="00E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220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2026-07-05T05:07:00Z</dcterms:modified>
</cp:coreProperties>
</file>