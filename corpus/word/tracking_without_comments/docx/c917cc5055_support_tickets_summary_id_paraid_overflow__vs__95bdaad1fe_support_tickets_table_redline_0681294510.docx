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 w:rsidR="00444051" w:rsidRDefault="00317AA1">
      <w:r>
        <w:t>Support Tickets</w:t>
      </w:r>
      <w:del w:id="0" w:author="Author" w:date="2026-06-29T11:24:00Z" w16du:dateUtc="2026-06-29T15:24:00Z">
        <w:r>
          <w:delText xml:space="preserve"> Summary</w:delText>
        </w:r>
      </w:del>
    </w:p>
    <w:p w14:paraId="28B9B7F7" w14:textId="77777777" w:rsidR="00784D7C" w:rsidRDefault="00784D7C">
      <w:pPr>
        <w:rPr>
          <w:ins w:id="1" w:author="Author" w:date="2026-06-29T11:24:00Z" w16du:dateUtc="2026-06-29T15:24:00Z"/>
        </w:rPr>
      </w:pPr>
    </w:p>
    <w:p w14:paraId="77D34B4E" w14:textId="77777777" w:rsidR="00784D7C" w:rsidRDefault="00784D7C">
      <w:pPr>
        <w:rPr>
          <w:ins w:id="2" w:author="Author" w:date="2026-06-29T11:24:00Z" w16du:dateUtc="2026-06-29T15:2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D7C"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 w:rsidR="00784D7C" w:rsidRDefault="00317AA1">
            <w:pPr>
              <w:rPr>
                <w:ins w:id="4" w:author="Author" w:date="2026-06-29T11:24:00Z" w16du:dateUtc="2026-06-29T15:24:00Z"/>
              </w:rPr>
            </w:pPr>
            <w:ins w:id="5" w:author="Author" w:date="2026-06-29T11:24:00Z" w16du:dateUtc="2026-06-29T15:24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 w:rsidR="00784D7C" w:rsidRDefault="00317AA1">
            <w:pPr>
              <w:rPr>
                <w:ins w:id="6" w:author="Author" w:date="2026-06-29T11:24:00Z" w16du:dateUtc="2026-06-29T15:24:00Z"/>
              </w:rPr>
            </w:pPr>
            <w:ins w:id="7" w:author="Author" w:date="2026-06-29T11:24:00Z" w16du:dateUtc="2026-06-29T15:24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 w:rsidR="00784D7C" w:rsidRDefault="00317AA1">
            <w:pPr>
              <w:rPr>
                <w:ins w:id="8" w:author="Author" w:date="2026-06-29T11:24:00Z" w16du:dateUtc="2026-06-29T15:24:00Z"/>
              </w:rPr>
            </w:pPr>
            <w:ins w:id="9" w:author="Author" w:date="2026-06-29T11:24:00Z" w16du:dateUtc="2026-06-29T15:24:00Z">
              <w:r>
                <w:rPr>
                  <w:i/>
                  <w:iCs/>
                </w:rPr>
                <w:t>Priority</w:t>
              </w:r>
            </w:ins>
          </w:p>
        </w:tc>
      </w:tr>
      <w:tr w:rsidR="00784D7C"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 w:rsidR="00784D7C" w:rsidRDefault="00317AA1">
            <w:pPr>
              <w:rPr>
                <w:ins w:id="11" w:author="Author" w:date="2026-06-29T11:24:00Z" w16du:dateUtc="2026-06-29T15:24:00Z"/>
              </w:rPr>
            </w:pPr>
            <w:ins w:id="12" w:author="Author" w:date="2026-06-29T11:24:00Z" w16du:dateUtc="2026-06-29T15:24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 w:rsidR="00784D7C" w:rsidRDefault="00317AA1">
            <w:pPr>
              <w:rPr>
                <w:ins w:id="13" w:author="Author" w:date="2026-06-29T11:24:00Z" w16du:dateUtc="2026-06-29T15:24:00Z"/>
              </w:rPr>
            </w:pPr>
            <w:ins w:id="14" w:author="Author" w:date="2026-06-29T11:24:00Z" w16du:dateUtc="2026-06-29T15:24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 w:rsidR="00784D7C" w:rsidRDefault="00317AA1">
            <w:pPr>
              <w:rPr>
                <w:ins w:id="15" w:author="Author" w:date="2026-06-29T11:24:00Z" w16du:dateUtc="2026-06-29T15:24:00Z"/>
              </w:rPr>
            </w:pPr>
            <w:ins w:id="16" w:author="Author" w:date="2026-06-29T11:24:00Z" w16du:dateUtc="2026-06-29T15:24:00Z">
              <w:r>
                <w:t>High</w:t>
              </w:r>
            </w:ins>
          </w:p>
        </w:tc>
      </w:tr>
      <w:tr w:rsidR="00784D7C"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 w:rsidR="00784D7C" w:rsidRDefault="00317AA1">
            <w:pPr>
              <w:rPr>
                <w:ins w:id="18" w:author="Author" w:date="2026-06-29T11:24:00Z" w16du:dateUtc="2026-06-29T15:24:00Z"/>
              </w:rPr>
            </w:pPr>
            <w:ins w:id="19" w:author="Author" w:date="2026-06-29T11:24:00Z" w16du:dateUtc="2026-06-29T15:24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 w:rsidR="00784D7C" w:rsidRDefault="00317AA1">
            <w:pPr>
              <w:rPr>
                <w:ins w:id="20" w:author="Author" w:date="2026-06-29T11:24:00Z" w16du:dateUtc="2026-06-29T15:24:00Z"/>
              </w:rPr>
            </w:pPr>
            <w:ins w:id="21" w:author="Author" w:date="2026-06-29T11:24:00Z" w16du:dateUtc="2026-06-29T15:24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 w:rsidR="00784D7C" w:rsidRDefault="00317AA1">
            <w:pPr>
              <w:rPr>
                <w:ins w:id="22" w:author="Author" w:date="2026-06-29T11:24:00Z" w16du:dateUtc="2026-06-29T15:24:00Z"/>
              </w:rPr>
            </w:pPr>
            <w:ins w:id="23" w:author="Author" w:date="2026-06-29T11:24:00Z" w16du:dateUtc="2026-06-29T15:24:00Z">
              <w:r>
                <w:t>Medium</w:t>
              </w:r>
            </w:ins>
          </w:p>
        </w:tc>
      </w:tr>
    </w:tbl>
    <w:p w14:paraId="41A17959" w14:textId="77777777" w:rsidR="00444051" w:rsidRDefault="00317AA1">
      <w:del w:id="24" w:author="Author" w:date="2026-06-29T11:24:00Z" w16du:dateUtc="2026-06-29T15:24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4440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