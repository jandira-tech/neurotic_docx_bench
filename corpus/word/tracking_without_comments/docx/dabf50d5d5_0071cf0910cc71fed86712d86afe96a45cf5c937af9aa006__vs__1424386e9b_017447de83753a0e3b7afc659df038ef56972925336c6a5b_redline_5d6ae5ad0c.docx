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02810D" w14:textId="77777777" w:rsidR="00262F63" w:rsidRPr="0060431D" w:rsidRDefault="000C1837" w:rsidP="00262F63">
      <w:pPr>
        <w:pStyle w:val="Heading1"/>
        <w:rPr>
          <w:del w:id="5" w:author="Comparison" w:date="2026-09-22T12:34:00Z" w16du:dateUtc="2026-09-22T16:34:00Z"/>
        </w:rPr>
      </w:pPr>
      <w:bookmarkStart w:id="6" w:name="_Toc337631366"/>
      <w:ins w:id="7" w:author="Comparison" w:date="2026-09-22T12:34:00Z" w16du:dateUtc="2026-09-22T16:34:00Z">
        <w:r>
          <w:rPr>
            <w:b/>
          </w:rPr>
          <w:t>ACB-kædemotor - frit konfigurerbar - CDC-1-ACB</w:t>
        </w:r>
        <w:r>
          <w:br/>
        </w:r>
        <w:r>
          <w:rPr>
            <w:b/>
          </w:rPr>
          <w:t>24 V DC / Tilpasset efter kundeønsker</w:t>
        </w:r>
        <w:r>
          <w:br/>
        </w:r>
        <w:r>
          <w:br/>
          <w:t>Elektrisk motor til integreret, usynlig montering i vinduesprofilen og til eftermontering.</w:t>
        </w:r>
        <w:r>
          <w:br/>
          <w:t>Praktisk til motoriseret åbning og lukning af vinduer og lemme.</w:t>
        </w:r>
        <w:r>
          <w:br/>
          <w:t>Kan bruges til Komfortopluk, røgudluftning og brandventilation iht. DS/EN12101-2</w:t>
        </w:r>
        <w:r>
          <w:br/>
          <w:t>Kan kombineres med alle D+H låsemotorer.</w:t>
        </w:r>
        <w:r>
          <w:br/>
        </w:r>
        <w:r>
          <w:br/>
        </w:r>
        <w:r>
          <w:rPr>
            <w:b/>
          </w:rPr>
          <w:t>Egenskaber:</w:t>
        </w:r>
        <w:r>
          <w:br/>
          <w:t>Integreret, frit parametrerbar slukningselektronik for at forhindre en defekt i tilfælde af overbelastning af vindue og motor.</w:t>
        </w:r>
        <w:r>
          <w:br/>
        </w:r>
        <w:r>
          <w:t>Integreret grænseflade ACB (Advanced Communication Bus) med åben Modbus RTU-protokol.</w:t>
        </w:r>
        <w:r>
          <w:br/>
          <w:t>Direkte integration af motoren gennem åben buskommunikation via ACB (Advanced Communication Bus), f.eks. i CTS (bygningsautomation).</w:t>
        </w:r>
        <w:r>
          <w:br/>
          <w:t>Lav driftsstøj takket være innovativ, akustisk afkobling af drevkomponenterne.</w:t>
        </w:r>
        <w:r>
          <w:br/>
          <w:t>Højpræcisionsmotor og synkron elektronik til synkron drift af op til 8 motorer.</w:t>
        </w:r>
        <w:r>
          <w:br/>
          <w:t>Korrosionsbeskyttet, hærdet, stålkæde, vedligeholdelsesfri takket være livstidssmøring.</w:t>
        </w:r>
        <w:r>
          <w:br/>
        </w:r>
        <w:r>
          <w:t>Highspeed-funktion (-HS) til hurtigt opluk af vinduer i tilfælde af brand (ABV).</w:t>
        </w:r>
        <w:r>
          <w:br/>
          <w:t>Justerbart, flertrins klembeskyttelsessystem (løbetid, kraft, åbning).</w:t>
        </w:r>
        <w:r>
          <w:br/>
          <w:t>Automatisk aflastning af tætningsbåndet efter lukning beskytter tætningslister.</w:t>
        </w:r>
        <w:r>
          <w:br/>
          <w:t>Lavt kabelforbrug med mulighed for gennemsløjfning af op til 3 motorer.</w:t>
        </w:r>
        <w:r>
          <w:br/>
          <w:t>Enkel installation takket være stik med beskyttelse mod omvendt polaritet.</w:t>
        </w:r>
        <w:r>
          <w:br/>
          <w:t>Tilslutning valgfrit mulig fra venstre eller højre (forsyning inkl. bussignaler).</w:t>
        </w:r>
        <w:r>
          <w:br/>
        </w:r>
        <w:r>
          <w:t>Kan parametriseres individuelt via D+H SCS-software.</w:t>
        </w:r>
        <w:r>
          <w:br/>
        </w:r>
        <w:r>
          <w:br/>
        </w:r>
        <w:r>
          <w:rPr>
            <w:b/>
          </w:rPr>
          <w:t>Funktionsbeskrivelse ACB</w:t>
        </w:r>
        <w:r>
          <w:br/>
          <w:t>Sikker ABV-central kommunikation gennem krypteret dataoverførsel mellem centraler og motorer fra D+H Mechatronic AG.</w:t>
        </w:r>
        <w:r>
          <w:br/>
          <w:t>Direkte styring af motoren via ACB mulig.</w:t>
        </w:r>
        <w:r>
          <w:br/>
          <w:t>Som standard er motoren indstillet med drift med pol-skift fra fabrikken.</w:t>
        </w:r>
        <w:r>
          <w:br/>
          <w:t>Præcis styring af position og feedback, herunder angivelser af den faktiske position.</w:t>
        </w:r>
        <w:r>
          <w:br/>
          <w:t>Åbne- og lukke meddelelser kommer direkte fra motoren via ACB-kommunikation.</w:t>
        </w:r>
        <w:r>
          <w:br/>
        </w:r>
        <w:r>
          <w:t>Motorens generelle status, som f.eks. samlet kørestrækning, antal aktiveringer, diagnostik og nødfunktion, kan evalueres.</w:t>
        </w:r>
        <w:r>
          <w:br/>
          <w:t>  </w:t>
        </w:r>
        <w:r>
          <w:br/>
        </w:r>
        <w:r>
          <w:rPr>
            <w:b/>
          </w:rPr>
          <w:t>Udvidelsesfunktioner:</w:t>
        </w:r>
        <w:r>
          <w:br/>
        </w:r>
        <w:r>
          <w:rPr>
            <w:b/>
          </w:rPr>
          <w:t>Option "SBD/SBU"</w:t>
        </w:r>
        <w:r>
          <w:t xml:space="preserve"> - Korrosionsbeskyttet, hærdet stålkæde i sidebue-design til lave karmhøjder</w:t>
        </w:r>
        <w:r>
          <w:br/>
        </w:r>
        <w:r>
          <w:rPr>
            <w:b/>
          </w:rPr>
          <w:t xml:space="preserve">Option "ZB" </w:t>
        </w:r>
        <w:r>
          <w:t>- Vindebroanvendelse til sidemontering af motoren på vinduet</w:t>
        </w:r>
        <w:r>
          <w:br/>
        </w:r>
        <w:r>
          <w:rPr>
            <w:b/>
          </w:rPr>
          <w:t xml:space="preserve">Option "CP" </w:t>
        </w:r>
        <w:r>
          <w:t>- Brugertilpasset motorfunktionsprogrammering såsom løbetid, kraft og åbning</w:t>
        </w:r>
        <w:r>
          <w:br/>
        </w:r>
        <w:r>
          <w:rPr>
            <w:b/>
          </w:rPr>
          <w:t xml:space="preserve">Option "HP" </w:t>
        </w:r>
        <w:r>
          <w:t>- Åbningsprogrammering</w:t>
        </w:r>
        <w:r>
          <w:br/>
        </w:r>
        <w:r>
          <w:rPr>
            <w:b/>
          </w:rPr>
          <w:t xml:space="preserve">Option "VP" </w:t>
        </w:r>
        <w:r>
          <w:t>- Signal til forbindelse med D+H BSY+ låsemotorer</w:t>
        </w:r>
        <w:r>
          <w:br/>
        </w:r>
        <w:r>
          <w:rPr>
            <w:b/>
          </w:rPr>
          <w:t xml:space="preserve">Option "KM" </w:t>
        </w:r>
        <w:r>
          <w:t>- Kraftig motor-gear-enhed med øget kraft (op til 400 N) til at åbne og lukke tunge parallelsprossede og hæve-/sænkevindue/tophængte vinduer.</w:t>
        </w:r>
        <w:r>
          <w:br/>
        </w:r>
        <w:r>
          <w:rPr>
            <w:b/>
          </w:rPr>
          <w:t xml:space="preserve">Option "LS" </w:t>
        </w:r>
        <w:r>
          <w:t>- Lavhastigheds-programmering i LUKKET-retning til 5 mm/s</w:t>
        </w:r>
        <w:r>
          <w:br/>
        </w:r>
        <w:r>
          <w:rPr>
            <w:b/>
          </w:rPr>
          <w:t>Option "SA"</w:t>
        </w:r>
        <w:r>
          <w:t xml:space="preserve"> - "Afbryder ÅBEN" endepositionsmeddelelse</w:t>
        </w:r>
        <w:r>
          <w:br/>
        </w:r>
        <w:r>
          <w:rPr>
            <w:b/>
          </w:rPr>
          <w:t>Option "SZ"</w:t>
        </w:r>
        <w:r>
          <w:t xml:space="preserve"> - "Afbryder LUKKET" endepositionsmeddelelse</w:t>
        </w:r>
        <w:r>
          <w:br/>
        </w:r>
        <w:r>
          <w:rPr>
            <w:b/>
          </w:rPr>
          <w:t>Option "SA-SZ"</w:t>
        </w:r>
        <w:r>
          <w:t xml:space="preserve"> - "Afbryder ÅBEN" og "Afbryder LUKKET" endepositionsmeddelelse</w:t>
        </w:r>
        <w:r>
          <w:br/>
        </w:r>
        <w:r>
          <w:rPr>
            <w:b/>
          </w:rPr>
          <w:t>Option "AS2"</w:t>
        </w:r>
        <w:r>
          <w:t xml:space="preserve"> - Akustisk signal i overensstemmelse med beskyttelsesklasse 2 i henhold til MaschRL/42/EG</w:t>
        </w:r>
        <w:r>
          <w:br/>
        </w:r>
        <w:r>
          <w:rPr>
            <w:b/>
          </w:rPr>
          <w:t>Option "AS3"</w:t>
        </w:r>
        <w:r>
          <w:t xml:space="preserve"> - Akustisk signal i overensstemmelse med beskyttelsesklasse 3 i henhold til MaschRL/42/EG</w:t>
        </w:r>
        <w:r>
          <w:br/>
        </w:r>
        <w:r>
          <w:rPr>
            <w:b/>
          </w:rPr>
          <w:t>Option "SKS"</w:t>
        </w:r>
        <w:r>
          <w:t xml:space="preserve"> - Mulighed for direkte tilslutning af en klembeskyttelsesliste eller en optisk sensor til </w:t>
        </w:r>
        <w:r>
          <w:lastRenderedPageBreak/>
          <w:t>overvågning af lukkekanten på motoren</w:t>
        </w:r>
        <w:r>
          <w:br/>
        </w:r>
        <w:r>
          <w:rPr>
            <w:b/>
          </w:rPr>
          <w:t xml:space="preserve">Option "specialfarve" </w:t>
        </w:r>
        <w:r>
          <w:t>- lakering til perfekt integration i facadens udseende i henhold til RAL, DB, NCS</w:t>
        </w:r>
        <w:r>
          <w:br/>
        </w:r>
        <w:r>
          <w:br/>
        </w:r>
        <w:r>
          <w:rPr>
            <w:b/>
          </w:rPr>
          <w:t>Tekniske data:</w:t>
        </w:r>
        <w:r>
          <w:br/>
          <w:t>Forsyning: 24 V DC / ±15 %</w:t>
        </w:r>
        <w:r>
          <w:br/>
          <w:t>Strømforbrug:</w:t>
        </w:r>
        <w:r>
          <w:br/>
        </w:r>
        <w:r>
          <w:rPr>
            <w:color w:val="E10025"/>
          </w:rPr>
          <w:t>0,6 A (til 350 mm åbning)</w:t>
        </w:r>
        <w:r>
          <w:br/>
        </w:r>
        <w:r>
          <w:rPr>
            <w:color w:val="0092D4"/>
          </w:rPr>
          <w:t>0,8 A (til 500 + 600 mm åbning)</w:t>
        </w:r>
        <w:r>
          <w:br/>
        </w:r>
        <w:r>
          <w:rPr>
            <w:color w:val="0092D4"/>
          </w:rPr>
          <w:t>1 A (til 700 mm åbning)</w:t>
        </w:r>
        <w:r>
          <w:br/>
        </w:r>
        <w:r>
          <w:rPr>
            <w:color w:val="6DB755"/>
          </w:rPr>
          <w:t>1 A (til 800 - 1300 mm åbning)</w:t>
        </w:r>
        <w:r>
          <w:br/>
          <w:t>Indkoblingstid: 30 % (TIL: 3 Min. / FRA: 7 Min.)</w:t>
        </w:r>
        <w:r>
          <w:br/>
          <w:t>Udkobling: Integreret elektronisk belastningsafbryder</w:t>
        </w:r>
        <w:r>
          <w:br/>
          <w:t>Konfiguration: Main eller Sub</w:t>
        </w:r>
        <w:r>
          <w:br/>
          <w:t>Design: Højre eller venstre</w:t>
        </w:r>
        <w:r>
          <w:br/>
          <w:t>Trykkraft: 250 N</w:t>
        </w:r>
        <w:r>
          <w:br/>
          <w:t>Trækkraft: 250 N</w:t>
        </w:r>
        <w:r>
          <w:br/>
          <w:t>Nominel låsekraft **: 1500 N</w:t>
        </w:r>
        <w:r>
          <w:br/>
          <w:t>Levetid: 20000 dobbeltoperationer *</w:t>
        </w:r>
        <w:r>
          <w:br/>
          <w:t>Åbning:300 mm - 1300 mm</w:t>
        </w:r>
        <w:r>
          <w:br/>
          <w:t>Hastighed ÅBNE: 6,7 mm/s</w:t>
        </w:r>
        <w:r>
          <w:br/>
          <w:t>Hastighed ÅBNE - ABV:</w:t>
        </w:r>
        <w:r>
          <w:br/>
        </w:r>
        <w:r>
          <w:rPr>
            <w:color w:val="E10025"/>
          </w:rPr>
          <w:t>9,4 mm/s (til 350 mm åbning)</w:t>
        </w:r>
        <w:r>
          <w:br/>
        </w:r>
        <w:r>
          <w:rPr>
            <w:color w:val="0092D4"/>
          </w:rPr>
          <w:t>13,6 mm/s (til 500 + 700 mm åbning)</w:t>
        </w:r>
        <w:r>
          <w:br/>
        </w:r>
        <w:r>
          <w:rPr>
            <w:color w:val="6DB755"/>
          </w:rPr>
          <w:t>15 mm/s (til 800 - 1300 mm åbning)</w:t>
        </w:r>
        <w:r>
          <w:br/>
          <w:t>Hastighed LUKKE:</w:t>
        </w:r>
        <w:r>
          <w:br/>
        </w:r>
        <w:r>
          <w:rPr>
            <w:color w:val="E10025"/>
          </w:rPr>
          <w:t>5 mm/s (til 350 mm åbning)</w:t>
        </w:r>
        <w:r>
          <w:br/>
        </w:r>
        <w:r>
          <w:rPr>
            <w:color w:val="0092D4"/>
          </w:rPr>
          <w:t>6,7 mm/s (til 500 + 700 mm åbning)</w:t>
        </w:r>
        <w:r>
          <w:br/>
        </w:r>
        <w:r>
          <w:rPr>
            <w:color w:val="6DB755"/>
          </w:rPr>
          <w:t>6,7 mm/s (til 800 - 1300 mm åbning)</w:t>
        </w:r>
        <w:r>
          <w:br/>
          <w:t>Beskyttelsesklasse: IP 32</w:t>
        </w:r>
        <w:r>
          <w:br/>
          <w:t>Måling af lydtryk (støjemission): LpA ≤ 35 dB(A)</w:t>
        </w:r>
        <w:r>
          <w:br/>
          <w:t>Temperaturområde: -15 °C (-5 °C ***) ... +75 °C</w:t>
        </w:r>
        <w:r>
          <w:br/>
          <w:t>Temperaturstandsikkerhed: B300 (30 min / 300 °C)</w:t>
        </w:r>
        <w:r>
          <w:br/>
          <w:t>Hus: Aluminium</w:t>
        </w:r>
        <w:r>
          <w:br/>
          <w:t>Farve: Specialfarve i henhold til RAL/DB/NCS</w:t>
        </w:r>
        <w:r>
          <w:br/>
          <w:t>Tilslutning: Silikonekabel</w:t>
        </w:r>
        <w:r>
          <w:br/>
          <w:t>B x H x D: 405-885 (åbningsafhængig) x 30 x 39 mm</w:t>
        </w:r>
        <w:r>
          <w:br/>
        </w:r>
        <w:r>
          <w:br/>
          <w:t>* Ved lodret anvendelse skal D+H-forhandleren kontaktes!</w:t>
        </w:r>
        <w:r>
          <w:br/>
          <w:t>** Afhængig af fastgørelsen, *** iht. VdS 2580</w:t>
        </w:r>
        <w:r>
          <w:br/>
        </w:r>
        <w:r>
          <w:br/>
        </w:r>
        <w:r>
          <w:rPr>
            <w:b/>
          </w:rPr>
          <w:t>Leverance:</w:t>
        </w:r>
        <w:r>
          <w:br/>
        </w:r>
        <w:r>
          <w:t>Motor, silikoneforbindelseskabel med systemstik, brugsanvisning</w:t>
        </w:r>
        <w:r>
          <w:br/>
        </w:r>
        <w:r>
          <w:br/>
          <w:t>Brand: D+H</w:t>
        </w:r>
        <w:r>
          <w:br/>
          <w:t>Type: CDC-1-ACB</w:t>
        </w:r>
        <w:r>
          <w:br/>
        </w:r>
        <w:r>
          <w:rPr>
            <w:b/>
          </w:rPr>
          <w:t>Art.nr.:</w:t>
        </w:r>
        <w:r>
          <w:t xml:space="preserve"> 26.100.00</w:t>
        </w:r>
        <w:r>
          <w:br/>
        </w:r>
        <w:r>
          <w:br/>
        </w:r>
        <w:r>
          <w:br/>
        </w:r>
        <w:r>
          <w:br/>
        </w:r>
        <w:r>
          <w:rPr>
            <w:b/>
          </w:rPr>
          <w:t xml:space="preserve">                    Mængde: .......... stk     Pris: ................. DKK     Total: ................. DKK</w:t>
        </w:r>
        <w:r>
          <w:br/>
        </w:r>
        <w:r>
          <w:br/>
        </w:r>
        <w:r>
          <w:br/>
        </w:r>
        <w:r>
          <w:rPr>
            <w:b/>
            <w:i/>
            <w:iCs/>
          </w:rPr>
          <w:t>Gør din lokale D+H-partner tilgængelig for designvarianter.</w:t>
        </w:r>
        <w:r>
          <w:br/>
        </w:r>
        <w:r>
          <w:br/>
        </w:r>
        <w:r>
          <w:br/>
        </w:r>
        <w:r>
          <w:br/>
          <w:t>https://www.dh-partner.com/dk/da/service/projekterings-hjaelp</w:t>
        </w:r>
        <w:r>
          <w:br/>
        </w:r>
        <w:r>
          <w:br/>
        </w:r>
        <w:r>
          <w:rPr>
            <w:b/>
          </w:rPr>
          <w:t>Vigtige noter:</w:t>
        </w:r>
        <w:r>
          <w:br/>
        </w:r>
        <w:r>
          <w:br/>
        </w:r>
        <w:r>
          <w:t>Denne produktbeskrivelse udgør ikke et udbud. Ansvaret for overensstemmelse med udbudsretlige krav påhviler den udbudsgivende projektant eller arkitekt.</w:t>
        </w:r>
        <w:r>
          <w:br/>
        </w:r>
        <w:r>
          <w:br/>
          <w:t>Montering og ibrugtagning skal ske i henhold til producentens anvisninger.</w:t>
        </w:r>
        <w:r>
          <w:br/>
        </w:r>
        <w:r>
          <w:br/>
          <w:t>Med forbehold for tekniske ændringer.</w:t>
        </w:r>
      </w:ins>
      <w:del w:id="8" w:author="Comparison" w:date="2026-09-22T12:34:00Z" w16du:dateUtc="2026-09-22T16:34:00Z">
        <w:r w:rsidR="008B5DD4" w:rsidRPr="008B5DD4">
          <w:delText xml:space="preserve">FFI e. V. und Pro Carton </w:delText>
        </w:r>
        <w:r w:rsidR="003215E7">
          <w:delText>auf der</w:delText>
        </w:r>
        <w:r w:rsidR="008B5DD4">
          <w:br/>
        </w:r>
        <w:r w:rsidR="003215E7">
          <w:delText>FachPack 2015</w:delText>
        </w:r>
      </w:del>
    </w:p>
    <w:bookmarkEnd w:id="6"/>
    <w:p w14:paraId="2E1DBAA6" w14:textId="77777777" w:rsidR="00AC23BC" w:rsidRPr="00087289" w:rsidRDefault="00AC23BC" w:rsidP="00AC23BC">
      <w:pPr>
        <w:pStyle w:val="Standardmedium"/>
        <w:rPr>
          <w:del w:id="9" w:author="Comparison" w:date="2026-09-22T12:34:00Z" w16du:dateUtc="2026-09-22T16:34:00Z"/>
        </w:rPr>
      </w:pPr>
    </w:p>
    <w:p w14:paraId="458E2D7F" w14:textId="77777777" w:rsidR="00C972B6" w:rsidRPr="00262F63" w:rsidRDefault="00262F63" w:rsidP="00C972B6">
      <w:pPr>
        <w:pStyle w:val="Title"/>
        <w:framePr w:wrap="around" w:hAnchor="page" w:x="2830" w:y="2161"/>
        <w:rPr>
          <w:del w:id="10" w:author="Comparison" w:date="2026-09-22T12:34:00Z" w16du:dateUtc="2026-09-22T16:34:00Z"/>
        </w:rPr>
      </w:pPr>
      <w:del w:id="11" w:author="Comparison" w:date="2026-09-22T12:34:00Z" w16du:dateUtc="2026-09-22T16:34:00Z">
        <w:r w:rsidRPr="00262F63">
          <w:delText xml:space="preserve">Pressemitteilung Nr. </w:delText>
        </w:r>
        <w:r w:rsidR="007868D9">
          <w:delText>4</w:delText>
        </w:r>
      </w:del>
    </w:p>
    <w:p w14:paraId="7A744E01" w14:textId="77777777" w:rsidR="003215E7" w:rsidRDefault="003215E7" w:rsidP="003215E7">
      <w:pPr>
        <w:pStyle w:val="Standardmedium"/>
        <w:spacing w:line="480" w:lineRule="auto"/>
        <w:rPr>
          <w:del w:id="12" w:author="Comparison" w:date="2026-09-22T12:34:00Z" w16du:dateUtc="2026-09-22T16:34:00Z"/>
          <w:rFonts w:ascii="Tahoma" w:hAnsi="Tahoma" w:cs="Tahoma"/>
          <w:sz w:val="22"/>
        </w:rPr>
      </w:pPr>
      <w:del w:id="13" w:author="Comparison" w:date="2026-09-22T12:34:00Z" w16du:dateUtc="2026-09-22T16:34:00Z">
        <w:r>
          <w:rPr>
            <w:rFonts w:ascii="Tahoma" w:hAnsi="Tahoma" w:cs="Tahoma"/>
            <w:sz w:val="22"/>
          </w:rPr>
          <w:delText xml:space="preserve">FFI e. V. und Pro Carton sind auch in diesem Jahr wieder </w:delText>
        </w:r>
        <w:r w:rsidR="008B5DD4">
          <w:rPr>
            <w:rFonts w:ascii="Tahoma" w:hAnsi="Tahoma" w:cs="Tahoma"/>
            <w:sz w:val="22"/>
          </w:rPr>
          <w:delText xml:space="preserve">mit einem </w:delText>
        </w:r>
        <w:r w:rsidR="008B5DD4" w:rsidRPr="008B5DD4">
          <w:rPr>
            <w:rFonts w:ascii="Tahoma" w:hAnsi="Tahoma" w:cs="Tahoma"/>
            <w:sz w:val="22"/>
          </w:rPr>
          <w:delText xml:space="preserve">Verbände-Gemeinschaftsstand </w:delText>
        </w:r>
        <w:r>
          <w:rPr>
            <w:rFonts w:ascii="Tahoma" w:hAnsi="Tahoma" w:cs="Tahoma"/>
            <w:sz w:val="22"/>
          </w:rPr>
          <w:delText xml:space="preserve">auf der FachPack in Nürnberg. Gemeinsam </w:delText>
        </w:r>
        <w:r w:rsidR="00063B3A">
          <w:rPr>
            <w:rFonts w:ascii="Tahoma" w:hAnsi="Tahoma" w:cs="Tahoma"/>
            <w:sz w:val="22"/>
          </w:rPr>
          <w:delText>re</w:delText>
        </w:r>
        <w:r>
          <w:rPr>
            <w:rFonts w:ascii="Tahoma" w:hAnsi="Tahoma" w:cs="Tahoma"/>
            <w:sz w:val="22"/>
          </w:rPr>
          <w:delText>präsentieren die beiden Verbände die deutsche und die europäische Kartonindustrie.</w:delText>
        </w:r>
      </w:del>
    </w:p>
    <w:p w14:paraId="5AE179A4" w14:textId="77777777" w:rsidR="00871DFE" w:rsidRPr="0060431D" w:rsidRDefault="00871DFE" w:rsidP="00871DFE">
      <w:pPr>
        <w:pStyle w:val="Heading2"/>
        <w:rPr>
          <w:del w:id="14" w:author="Comparison" w:date="2026-09-22T12:34:00Z" w16du:dateUtc="2026-09-22T16:34:00Z"/>
        </w:rPr>
      </w:pPr>
      <w:del w:id="15" w:author="Comparison" w:date="2026-09-22T12:34:00Z" w16du:dateUtc="2026-09-22T16:34:00Z">
        <w:r>
          <w:delText>Touchpoint Faltschachtel</w:delText>
        </w:r>
        <w:r w:rsidR="00063B3A">
          <w:delText xml:space="preserve"> -</w:delText>
        </w:r>
        <w:r w:rsidR="00063B3A" w:rsidRPr="00063B3A">
          <w:delText xml:space="preserve"> </w:delText>
        </w:r>
        <w:r w:rsidR="00063B3A">
          <w:br/>
        </w:r>
        <w:r w:rsidR="00063B3A" w:rsidRPr="00063B3A">
          <w:delText>Milliarden Kontakte für Ihren Erfolg</w:delText>
        </w:r>
        <w:r w:rsidR="00063B3A">
          <w:delText xml:space="preserve"> </w:delText>
        </w:r>
      </w:del>
    </w:p>
    <w:p w14:paraId="17047D65" w14:textId="77777777" w:rsidR="00871DFE" w:rsidRDefault="00871DFE" w:rsidP="00871DFE">
      <w:pPr>
        <w:pStyle w:val="Standardmedium"/>
        <w:spacing w:line="480" w:lineRule="auto"/>
        <w:rPr>
          <w:del w:id="16" w:author="Comparison" w:date="2026-09-22T12:34:00Z" w16du:dateUtc="2026-09-22T16:34:00Z"/>
          <w:rFonts w:cs="Tahoma"/>
          <w:sz w:val="22"/>
        </w:rPr>
      </w:pPr>
      <w:del w:id="17" w:author="Comparison" w:date="2026-09-22T12:34:00Z" w16du:dateUtc="2026-09-22T16:34:00Z">
        <w:r>
          <w:rPr>
            <w:rFonts w:ascii="Tahoma" w:hAnsi="Tahoma" w:cs="Tahoma"/>
            <w:sz w:val="22"/>
          </w:rPr>
          <w:delText>Der Fokus liegt in diesem Jahr auf der aktuellen „Touchpoint-Studie 2015“,</w:delText>
        </w:r>
        <w:r w:rsidRPr="00871DFE">
          <w:rPr>
            <w:rFonts w:cs="Tahoma"/>
            <w:sz w:val="22"/>
          </w:rPr>
          <w:delText xml:space="preserve"> </w:delText>
        </w:r>
        <w:r>
          <w:rPr>
            <w:rFonts w:cs="Tahoma"/>
            <w:sz w:val="22"/>
          </w:rPr>
          <w:delText>des Fachverband</w:delText>
        </w:r>
        <w:r w:rsidR="00030EFD">
          <w:rPr>
            <w:rFonts w:cs="Tahoma"/>
            <w:sz w:val="22"/>
          </w:rPr>
          <w:delText>s</w:delText>
        </w:r>
        <w:r>
          <w:rPr>
            <w:rFonts w:cs="Tahoma"/>
            <w:sz w:val="22"/>
          </w:rPr>
          <w:delText xml:space="preserve"> Faltschachtel-Industrie e.V. (FFI). Sie liefert erstmals Zahlen zur Reichweite von Faltschachteln und Kennziffern für den Beitrag von Verpackungen zum Marketingerfolg. Mit Hilfe des im Rahmen der Studie entwickelten Media-Äquivalenzwertes lassen sich auf Basis der Bruttoreichweite einer Verpackung die Konsumentenkontakte</w:delText>
        </w:r>
        <w:r>
          <w:rPr>
            <w:rFonts w:cs="Tahoma"/>
            <w:color w:val="FA00F1"/>
            <w:sz w:val="22"/>
          </w:rPr>
          <w:delText xml:space="preserve"> </w:delText>
        </w:r>
        <w:r>
          <w:rPr>
            <w:rFonts w:cs="Tahoma"/>
            <w:sz w:val="22"/>
          </w:rPr>
          <w:delText>mit einem konkreten Wert hinterlegen. Dadurch wird ein Vergleich zu anderen Kommunikationskanälen ermöglicht. Markenartikler und Marketingverantwortliche</w:delText>
        </w:r>
        <w:r w:rsidRPr="00241D20">
          <w:rPr>
            <w:rFonts w:cs="Tahoma"/>
            <w:sz w:val="22"/>
          </w:rPr>
          <w:delText xml:space="preserve"> </w:delText>
        </w:r>
        <w:r>
          <w:rPr>
            <w:rFonts w:cs="Tahoma"/>
            <w:sz w:val="22"/>
          </w:rPr>
          <w:delText xml:space="preserve">können somit die Investition in die Verpackung ins Verhältnis zu ihrer </w:delText>
        </w:r>
        <w:r w:rsidR="00063B3A">
          <w:rPr>
            <w:rFonts w:cs="Tahoma"/>
            <w:sz w:val="22"/>
          </w:rPr>
          <w:delText>kommunikativen Leistung setzen.</w:delText>
        </w:r>
      </w:del>
    </w:p>
    <w:p w14:paraId="224B45FD" w14:textId="77777777" w:rsidR="00871DFE" w:rsidRDefault="00871DFE" w:rsidP="003215E7">
      <w:pPr>
        <w:pStyle w:val="Standardmedium"/>
        <w:spacing w:line="480" w:lineRule="auto"/>
        <w:rPr>
          <w:del w:id="18" w:author="Comparison" w:date="2026-09-22T12:34:00Z" w16du:dateUtc="2026-09-22T16:34:00Z"/>
          <w:rFonts w:ascii="Tahoma" w:hAnsi="Tahoma" w:cs="Tahoma"/>
          <w:sz w:val="22"/>
        </w:rPr>
      </w:pPr>
    </w:p>
    <w:p w14:paraId="3CC8BA86" w14:textId="77777777" w:rsidR="00871DFE" w:rsidRDefault="004F7569" w:rsidP="00871DFE">
      <w:pPr>
        <w:pStyle w:val="Standardmedium"/>
        <w:spacing w:line="480" w:lineRule="auto"/>
        <w:rPr>
          <w:del w:id="19" w:author="Comparison" w:date="2026-09-22T12:34:00Z" w16du:dateUtc="2026-09-22T16:34:00Z"/>
          <w:rFonts w:ascii="Tahoma" w:hAnsi="Tahoma" w:cs="Tahoma"/>
          <w:sz w:val="22"/>
        </w:rPr>
      </w:pPr>
      <w:del w:id="20" w:author="Comparison" w:date="2026-09-22T12:34:00Z" w16du:dateUtc="2026-09-22T16:34:00Z">
        <w:r>
          <w:rPr>
            <w:rFonts w:ascii="Tahoma" w:hAnsi="Tahoma" w:cs="Tahoma"/>
            <w:sz w:val="22"/>
          </w:rPr>
          <w:delText xml:space="preserve">Am „Touchpoint Faltschachtel“ </w:delText>
        </w:r>
        <w:r w:rsidRPr="00241D20">
          <w:rPr>
            <w:rFonts w:ascii="Tahoma" w:hAnsi="Tahoma" w:cs="Tahoma"/>
            <w:b/>
            <w:sz w:val="22"/>
          </w:rPr>
          <w:delText>in Halle 5, Stand 252,</w:delText>
        </w:r>
        <w:r>
          <w:rPr>
            <w:rFonts w:ascii="Tahoma" w:hAnsi="Tahoma" w:cs="Tahoma"/>
            <w:sz w:val="22"/>
          </w:rPr>
          <w:delText xml:space="preserve"> </w:delText>
        </w:r>
        <w:r w:rsidR="00871DFE">
          <w:rPr>
            <w:rFonts w:ascii="Tahoma" w:hAnsi="Tahoma" w:cs="Tahoma"/>
            <w:sz w:val="22"/>
          </w:rPr>
          <w:delText xml:space="preserve">erhalten </w:delText>
        </w:r>
        <w:r w:rsidR="008B5DD4">
          <w:rPr>
            <w:rFonts w:ascii="Tahoma" w:hAnsi="Tahoma" w:cs="Tahoma"/>
            <w:sz w:val="22"/>
          </w:rPr>
          <w:delText>die Besucher</w:delText>
        </w:r>
        <w:r w:rsidR="00063B3A">
          <w:rPr>
            <w:rFonts w:ascii="Tahoma" w:hAnsi="Tahoma" w:cs="Tahoma"/>
            <w:sz w:val="22"/>
          </w:rPr>
          <w:delText xml:space="preserve"> </w:delText>
        </w:r>
        <w:r w:rsidR="00871DFE">
          <w:rPr>
            <w:rFonts w:ascii="Tahoma" w:hAnsi="Tahoma" w:cs="Tahoma"/>
            <w:sz w:val="22"/>
          </w:rPr>
          <w:delText>neben topaktuellen Fachinformationen</w:delText>
        </w:r>
        <w:r w:rsidR="00D04F2B">
          <w:rPr>
            <w:rFonts w:ascii="Tahoma" w:hAnsi="Tahoma" w:cs="Tahoma"/>
            <w:sz w:val="22"/>
          </w:rPr>
          <w:delText xml:space="preserve"> und Studien</w:delText>
        </w:r>
        <w:r w:rsidR="00871DFE">
          <w:rPr>
            <w:rFonts w:ascii="Tahoma" w:hAnsi="Tahoma" w:cs="Tahoma"/>
            <w:sz w:val="22"/>
          </w:rPr>
          <w:delText xml:space="preserve"> auch umfangreich und individuell Auskunft </w:delText>
        </w:r>
        <w:r w:rsidR="00D04F2B">
          <w:rPr>
            <w:rFonts w:ascii="Tahoma" w:hAnsi="Tahoma" w:cs="Tahoma"/>
            <w:sz w:val="22"/>
          </w:rPr>
          <w:delText xml:space="preserve">sowohl </w:delText>
        </w:r>
        <w:r w:rsidR="00871DFE">
          <w:rPr>
            <w:rFonts w:ascii="Tahoma" w:hAnsi="Tahoma" w:cs="Tahoma"/>
            <w:sz w:val="22"/>
          </w:rPr>
          <w:delText>über die Branche an sich</w:delText>
        </w:r>
        <w:r w:rsidR="00D04F2B">
          <w:rPr>
            <w:rFonts w:ascii="Tahoma" w:hAnsi="Tahoma" w:cs="Tahoma"/>
            <w:sz w:val="22"/>
          </w:rPr>
          <w:delText xml:space="preserve"> und die Arbeit der Verbände als auch über die </w:delText>
        </w:r>
        <w:r w:rsidR="00871DFE">
          <w:rPr>
            <w:rFonts w:ascii="Tahoma" w:hAnsi="Tahoma" w:cs="Tahoma"/>
            <w:sz w:val="22"/>
          </w:rPr>
          <w:delText>Kompetenz</w:delText>
        </w:r>
        <w:r w:rsidR="00D04F2B">
          <w:rPr>
            <w:rFonts w:ascii="Tahoma" w:hAnsi="Tahoma" w:cs="Tahoma"/>
            <w:sz w:val="22"/>
          </w:rPr>
          <w:delText>en</w:delText>
        </w:r>
        <w:r w:rsidR="00871DFE">
          <w:rPr>
            <w:rFonts w:ascii="Tahoma" w:hAnsi="Tahoma" w:cs="Tahoma"/>
            <w:sz w:val="22"/>
          </w:rPr>
          <w:delText xml:space="preserve"> einzelner Mitgliedsbetriebe</w:delText>
        </w:r>
        <w:r w:rsidR="00D04F2B">
          <w:rPr>
            <w:rFonts w:ascii="Tahoma" w:hAnsi="Tahoma" w:cs="Tahoma"/>
            <w:sz w:val="22"/>
          </w:rPr>
          <w:delText>.</w:delText>
        </w:r>
      </w:del>
    </w:p>
    <w:p w14:paraId="7BA888AF" w14:textId="77777777" w:rsidR="004F7569" w:rsidRPr="0060431D" w:rsidRDefault="004F7569" w:rsidP="004F7569">
      <w:pPr>
        <w:pStyle w:val="Heading2"/>
        <w:rPr>
          <w:del w:id="21" w:author="Comparison" w:date="2026-09-22T12:34:00Z" w16du:dateUtc="2026-09-22T16:34:00Z"/>
        </w:rPr>
      </w:pPr>
      <w:del w:id="22" w:author="Comparison" w:date="2026-09-22T12:34:00Z" w16du:dateUtc="2026-09-22T16:34:00Z">
        <w:r>
          <w:delText xml:space="preserve">10 </w:delText>
        </w:r>
        <w:r w:rsidR="00063B3A">
          <w:delText>Ausgezeichnete Verpackungslösungen aus Karton</w:delText>
        </w:r>
        <w:r>
          <w:delText xml:space="preserve"> </w:delText>
        </w:r>
      </w:del>
    </w:p>
    <w:p w14:paraId="0B9091E5" w14:textId="77777777" w:rsidR="004F7569" w:rsidRDefault="004F7569" w:rsidP="00262F63">
      <w:pPr>
        <w:autoSpaceDE w:val="0"/>
        <w:autoSpaceDN w:val="0"/>
        <w:adjustRightInd w:val="0"/>
        <w:spacing w:line="480" w:lineRule="auto"/>
        <w:rPr>
          <w:del w:id="23" w:author="Comparison" w:date="2026-09-22T12:34:00Z" w16du:dateUtc="2026-09-22T16:34:00Z"/>
          <w:rFonts w:ascii="Tahoma" w:hAnsi="Tahoma" w:cs="Tahoma"/>
          <w:sz w:val="22"/>
        </w:rPr>
      </w:pPr>
      <w:del w:id="24" w:author="Comparison" w:date="2026-09-22T12:34:00Z" w16du:dateUtc="2026-09-22T16:34:00Z">
        <w:r w:rsidRPr="004F7569">
          <w:rPr>
            <w:rFonts w:ascii="Tahoma" w:hAnsi="Tahoma" w:cs="Tahoma"/>
            <w:sz w:val="22"/>
          </w:rPr>
          <w:delText>Die jä</w:delText>
        </w:r>
        <w:r w:rsidR="000E3DFF">
          <w:rPr>
            <w:rFonts w:ascii="Tahoma" w:hAnsi="Tahoma" w:cs="Tahoma"/>
            <w:sz w:val="22"/>
          </w:rPr>
          <w:delText xml:space="preserve">hrlichen Pro Carton ECMA Awards </w:delText>
        </w:r>
        <w:r w:rsidRPr="004F7569">
          <w:rPr>
            <w:rFonts w:ascii="Tahoma" w:hAnsi="Tahoma" w:cs="Tahoma"/>
            <w:sz w:val="22"/>
          </w:rPr>
          <w:delText>für hervorragende Kartonverpackungen auf dem Markt gehören zu den bedeutendsten europäischen Verpackungspreisen</w:delText>
        </w:r>
        <w:r w:rsidR="008B5DD4">
          <w:rPr>
            <w:rFonts w:ascii="Tahoma" w:hAnsi="Tahoma" w:cs="Tahoma"/>
            <w:sz w:val="22"/>
          </w:rPr>
          <w:delText>.</w:delText>
        </w:r>
        <w:r>
          <w:rPr>
            <w:rFonts w:ascii="Tahoma" w:hAnsi="Tahoma" w:cs="Tahoma"/>
            <w:sz w:val="22"/>
          </w:rPr>
          <w:delText xml:space="preserve"> </w:delText>
        </w:r>
        <w:r w:rsidRPr="004F7569">
          <w:rPr>
            <w:rFonts w:ascii="Tahoma" w:hAnsi="Tahoma" w:cs="Tahoma"/>
            <w:sz w:val="22"/>
          </w:rPr>
          <w:delText xml:space="preserve">Die Preise werden </w:delText>
        </w:r>
        <w:r w:rsidR="000E3DFF">
          <w:rPr>
            <w:rFonts w:ascii="Tahoma" w:hAnsi="Tahoma" w:cs="Tahoma"/>
            <w:sz w:val="22"/>
          </w:rPr>
          <w:delText xml:space="preserve">zum 19ten Mal </w:delText>
        </w:r>
        <w:r w:rsidRPr="004F7569">
          <w:rPr>
            <w:rFonts w:ascii="Tahoma" w:hAnsi="Tahoma" w:cs="Tahoma"/>
            <w:sz w:val="22"/>
          </w:rPr>
          <w:delText>verliehen auf der Award Gala am 10.</w:delText>
        </w:r>
        <w:r w:rsidR="00241D20">
          <w:rPr>
            <w:rFonts w:ascii="Tahoma" w:hAnsi="Tahoma" w:cs="Tahoma"/>
            <w:sz w:val="22"/>
          </w:rPr>
          <w:delText>09.</w:delText>
        </w:r>
        <w:r w:rsidR="000E3DFF">
          <w:rPr>
            <w:rFonts w:ascii="Tahoma" w:hAnsi="Tahoma" w:cs="Tahoma"/>
            <w:sz w:val="22"/>
          </w:rPr>
          <w:delText>2015</w:delText>
        </w:r>
        <w:r w:rsidRPr="004F7569">
          <w:rPr>
            <w:rFonts w:ascii="Tahoma" w:hAnsi="Tahoma" w:cs="Tahoma"/>
            <w:sz w:val="22"/>
          </w:rPr>
          <w:delText xml:space="preserve"> im Rahmen des ECMA-Kongresses in Bukarest.</w:delText>
        </w:r>
        <w:r w:rsidR="000E3DFF">
          <w:rPr>
            <w:rFonts w:ascii="Tahoma" w:hAnsi="Tahoma" w:cs="Tahoma"/>
            <w:sz w:val="22"/>
          </w:rPr>
          <w:delText xml:space="preserve"> </w:delText>
        </w:r>
        <w:r w:rsidR="00063B3A">
          <w:rPr>
            <w:rFonts w:ascii="Tahoma" w:hAnsi="Tahoma" w:cs="Tahoma"/>
            <w:sz w:val="22"/>
          </w:rPr>
          <w:delText>Nur wenige Tage später präsentieren sich di</w:delText>
        </w:r>
        <w:r w:rsidR="000E3DFF">
          <w:rPr>
            <w:rFonts w:ascii="Tahoma" w:hAnsi="Tahoma" w:cs="Tahoma"/>
            <w:sz w:val="22"/>
          </w:rPr>
          <w:delText xml:space="preserve">e Preisträger </w:delText>
        </w:r>
        <w:r w:rsidR="00241D20">
          <w:rPr>
            <w:rFonts w:ascii="Tahoma" w:hAnsi="Tahoma" w:cs="Tahoma"/>
            <w:sz w:val="22"/>
          </w:rPr>
          <w:delText>erstmalig</w:delText>
        </w:r>
        <w:r w:rsidR="000E3DFF">
          <w:rPr>
            <w:rFonts w:ascii="Tahoma" w:hAnsi="Tahoma" w:cs="Tahoma"/>
            <w:sz w:val="22"/>
          </w:rPr>
          <w:delText xml:space="preserve"> </w:delText>
        </w:r>
        <w:r w:rsidR="00241D20">
          <w:rPr>
            <w:rFonts w:ascii="Tahoma" w:hAnsi="Tahoma" w:cs="Tahoma"/>
            <w:sz w:val="22"/>
          </w:rPr>
          <w:delText xml:space="preserve">der Öffentlichkeit </w:delText>
        </w:r>
        <w:r w:rsidR="000E3DFF">
          <w:rPr>
            <w:rFonts w:ascii="Tahoma" w:hAnsi="Tahoma" w:cs="Tahoma"/>
            <w:sz w:val="22"/>
          </w:rPr>
          <w:delText xml:space="preserve">auf </w:delText>
        </w:r>
        <w:r w:rsidR="00063B3A">
          <w:rPr>
            <w:rFonts w:ascii="Tahoma" w:hAnsi="Tahoma" w:cs="Tahoma"/>
            <w:sz w:val="22"/>
          </w:rPr>
          <w:delText>dem Gemeinschaftsstand von FFI und Pro Carton.</w:delText>
        </w:r>
        <w:r w:rsidR="008B5DD4">
          <w:rPr>
            <w:rFonts w:ascii="Tahoma" w:hAnsi="Tahoma" w:cs="Tahoma"/>
            <w:sz w:val="22"/>
          </w:rPr>
          <w:delText xml:space="preserve"> Daneben werde</w:delText>
        </w:r>
        <w:r w:rsidR="00030EFD">
          <w:rPr>
            <w:rFonts w:ascii="Tahoma" w:hAnsi="Tahoma" w:cs="Tahoma"/>
            <w:sz w:val="22"/>
          </w:rPr>
          <w:delText>n</w:delText>
        </w:r>
        <w:r w:rsidR="008B5DD4">
          <w:rPr>
            <w:rFonts w:ascii="Tahoma" w:hAnsi="Tahoma" w:cs="Tahoma"/>
            <w:sz w:val="22"/>
          </w:rPr>
          <w:delText xml:space="preserve"> viele weitere Best Practice-Beispiele ausgestellt.</w:delText>
        </w:r>
      </w:del>
    </w:p>
    <w:p w14:paraId="4439BC75" w14:textId="77777777" w:rsidR="00262F63" w:rsidRPr="0060431D" w:rsidRDefault="00262F63" w:rsidP="00E62B22">
      <w:pPr>
        <w:pStyle w:val="Heading2"/>
        <w:rPr>
          <w:del w:id="25" w:author="Comparison" w:date="2026-09-22T12:34:00Z" w16du:dateUtc="2026-09-22T16:34:00Z"/>
        </w:rPr>
      </w:pPr>
      <w:del w:id="26" w:author="Comparison" w:date="2026-09-22T12:34:00Z" w16du:dateUtc="2026-09-22T16:34:00Z">
        <w:r w:rsidRPr="0060431D">
          <w:delText>Über den Fachverband Faltschachtel-Industrie e.V. (FFI)</w:delText>
        </w:r>
      </w:del>
    </w:p>
    <w:p w14:paraId="75FFAC2B" w14:textId="77777777" w:rsidR="00D04F2B" w:rsidRDefault="00D04F2B" w:rsidP="00D04F2B">
      <w:pPr>
        <w:spacing w:line="480" w:lineRule="auto"/>
        <w:rPr>
          <w:del w:id="27" w:author="Comparison" w:date="2026-09-22T12:34:00Z" w16du:dateUtc="2026-09-22T16:34:00Z"/>
          <w:rFonts w:cs="Tahoma"/>
          <w:sz w:val="22"/>
        </w:rPr>
      </w:pPr>
      <w:del w:id="28" w:author="Comparison" w:date="2026-09-22T12:34:00Z" w16du:dateUtc="2026-09-22T16:34:00Z">
        <w:r>
          <w:rPr>
            <w:rFonts w:cs="Tahoma"/>
            <w:sz w:val="22"/>
          </w:rPr>
          <w:delText>Der FFI –</w:delText>
        </w:r>
        <w:r w:rsidRPr="00456D2D">
          <w:rPr>
            <w:rFonts w:cs="Tahoma"/>
            <w:sz w:val="22"/>
          </w:rPr>
          <w:delText xml:space="preserve"> Fachverban</w:delText>
        </w:r>
        <w:r>
          <w:rPr>
            <w:rFonts w:cs="Tahoma"/>
            <w:sz w:val="22"/>
          </w:rPr>
          <w:delText>d Faltschachtel-Industrie e.V. –</w:delText>
        </w:r>
        <w:r w:rsidRPr="00456D2D">
          <w:rPr>
            <w:rFonts w:cs="Tahoma"/>
            <w:sz w:val="22"/>
          </w:rPr>
          <w:delText xml:space="preserve"> vertritt seit 1948 die Interessen von </w:delText>
        </w:r>
        <w:r>
          <w:rPr>
            <w:rFonts w:cs="Tahoma"/>
            <w:sz w:val="22"/>
          </w:rPr>
          <w:delText>knapp</w:delText>
        </w:r>
        <w:r w:rsidRPr="00456D2D">
          <w:rPr>
            <w:rFonts w:cs="Tahoma"/>
            <w:sz w:val="22"/>
          </w:rPr>
          <w:delText xml:space="preserve"> </w:delText>
        </w:r>
        <w:r w:rsidRPr="0010722A">
          <w:rPr>
            <w:rFonts w:cs="Tahoma"/>
            <w:sz w:val="22"/>
          </w:rPr>
          <w:delText>90</w:delText>
        </w:r>
        <w:r w:rsidRPr="00456D2D">
          <w:rPr>
            <w:rFonts w:cs="Tahoma"/>
            <w:sz w:val="22"/>
          </w:rPr>
          <w:delText xml:space="preserve"> Unternehmen dieses Industriezweigs, der jährlich ca. </w:delText>
        </w:r>
        <w:r>
          <w:rPr>
            <w:rFonts w:cs="Tahoma"/>
            <w:sz w:val="22"/>
          </w:rPr>
          <w:delText>840</w:delText>
        </w:r>
        <w:r w:rsidRPr="0010722A">
          <w:rPr>
            <w:rFonts w:cs="Tahoma"/>
            <w:sz w:val="22"/>
          </w:rPr>
          <w:delText>.000 Tonnen</w:delText>
        </w:r>
        <w:r w:rsidRPr="00456D2D">
          <w:rPr>
            <w:rFonts w:cs="Tahoma"/>
            <w:sz w:val="22"/>
          </w:rPr>
          <w:delText xml:space="preserve"> Faltschachteln produziert, was einem Produktionswert von </w:delText>
        </w:r>
        <w:r w:rsidRPr="0010722A">
          <w:rPr>
            <w:rFonts w:cs="Tahoma"/>
            <w:sz w:val="22"/>
          </w:rPr>
          <w:delText>rund 1,9 Mrd.</w:delText>
        </w:r>
        <w:r>
          <w:rPr>
            <w:rFonts w:cs="Tahoma"/>
            <w:sz w:val="22"/>
          </w:rPr>
          <w:delText xml:space="preserve"> Euro entspricht</w:delText>
        </w:r>
        <w:r w:rsidRPr="00456D2D">
          <w:rPr>
            <w:rFonts w:cs="Tahoma"/>
            <w:sz w:val="22"/>
          </w:rPr>
          <w:delText>. Die FFI</w:delText>
        </w:r>
        <w:r>
          <w:rPr>
            <w:rFonts w:cs="Tahoma"/>
            <w:sz w:val="22"/>
          </w:rPr>
          <w:delText xml:space="preserve"> </w:delText>
        </w:r>
        <w:r w:rsidRPr="00456D2D">
          <w:rPr>
            <w:rFonts w:cs="Tahoma"/>
            <w:sz w:val="22"/>
          </w:rPr>
          <w:delText xml:space="preserve">Mitglieder repräsentieren dabei rund </w:delText>
        </w:r>
        <w:r w:rsidRPr="0010722A">
          <w:rPr>
            <w:rFonts w:cs="Tahoma"/>
            <w:sz w:val="22"/>
          </w:rPr>
          <w:delText>75 % des</w:delText>
        </w:r>
        <w:r w:rsidRPr="00456D2D">
          <w:rPr>
            <w:rFonts w:cs="Tahoma"/>
            <w:sz w:val="22"/>
          </w:rPr>
          <w:delText xml:space="preserve"> Branchenumsatzes. Die Faltschachtelbranche beschäftigt ca. 9.500 Mitarbeiterinnen und Mitarbeiter in vielfältigen Berufsbildern. Branchenspezifische Berufe wie Verpackungsingenieur, Drucker, Packmitteltechnologe, Verpackungsentwickler oder Mediengestalter gehören ebenso dazu wie kaufmännische, technische und logistische Berufe. Traditionell zeigt sich die Industrie mit derzeit rund 700 Auszubildenden zukunftsorientiert und verantwortungsbewusst.</w:delText>
        </w:r>
      </w:del>
    </w:p>
    <w:p w14:paraId="6C7CDB63" w14:textId="77777777" w:rsidR="00262F63" w:rsidRPr="00456D2D" w:rsidRDefault="00262F63" w:rsidP="00262F63">
      <w:pPr>
        <w:pStyle w:val="Standardmedium"/>
        <w:spacing w:line="480" w:lineRule="auto"/>
        <w:rPr>
          <w:del w:id="29" w:author="Comparison" w:date="2026-09-22T12:34:00Z" w16du:dateUtc="2026-09-22T16:34:00Z"/>
          <w:rFonts w:ascii="Tahoma" w:hAnsi="Tahoma" w:cs="Tahoma"/>
          <w:sz w:val="22"/>
        </w:rPr>
      </w:pPr>
    </w:p>
    <w:p w14:paraId="0CF96937" w14:textId="77777777" w:rsidR="00262F63" w:rsidRPr="0060431D" w:rsidRDefault="00262F63" w:rsidP="00262F63">
      <w:pPr>
        <w:pStyle w:val="Standardmedium"/>
        <w:spacing w:line="480" w:lineRule="auto"/>
        <w:rPr>
          <w:del w:id="30" w:author="Comparison" w:date="2026-09-22T12:34:00Z" w16du:dateUtc="2026-09-22T16:34:00Z"/>
          <w:rFonts w:ascii="Tahoma" w:hAnsi="Tahoma" w:cs="Tahoma"/>
          <w:sz w:val="22"/>
        </w:rPr>
      </w:pPr>
      <w:del w:id="31" w:author="Comparison" w:date="2026-09-22T12:34:00Z" w16du:dateUtc="2026-09-22T16:34:00Z">
        <w:r w:rsidRPr="0060431D">
          <w:rPr>
            <w:rFonts w:ascii="Tahoma" w:hAnsi="Tahoma" w:cs="Tahoma"/>
            <w:b/>
            <w:sz w:val="22"/>
          </w:rPr>
          <w:delText>Ihr Ansprechpartner beim FFI für Presse und Medien</w:delText>
        </w:r>
        <w:r w:rsidRPr="0060431D">
          <w:rPr>
            <w:rFonts w:ascii="Tahoma" w:hAnsi="Tahoma" w:cs="Tahoma"/>
            <w:b/>
            <w:sz w:val="22"/>
          </w:rPr>
          <w:br/>
        </w:r>
        <w:r w:rsidRPr="0060431D">
          <w:rPr>
            <w:rFonts w:ascii="Tahoma" w:hAnsi="Tahoma" w:cs="Tahoma"/>
            <w:sz w:val="22"/>
          </w:rPr>
          <w:delText>Christian Schiffers (Geschäftsführer)</w:delText>
        </w:r>
      </w:del>
    </w:p>
    <w:p w14:paraId="57462D62" w14:textId="77777777" w:rsidR="00262F63" w:rsidRPr="0060431D" w:rsidRDefault="00262F63" w:rsidP="00262F63">
      <w:pPr>
        <w:pStyle w:val="Standardmedium"/>
        <w:spacing w:line="240" w:lineRule="auto"/>
        <w:rPr>
          <w:del w:id="32" w:author="Comparison" w:date="2026-09-22T12:34:00Z" w16du:dateUtc="2026-09-22T16:34:00Z"/>
          <w:rFonts w:ascii="Tahoma" w:hAnsi="Tahoma" w:cs="Tahoma"/>
          <w:sz w:val="22"/>
        </w:rPr>
      </w:pPr>
      <w:del w:id="33" w:author="Comparison" w:date="2026-09-22T12:34:00Z" w16du:dateUtc="2026-09-22T16:34:00Z">
        <w:r w:rsidRPr="0060431D">
          <w:rPr>
            <w:rFonts w:ascii="Tahoma" w:hAnsi="Tahoma" w:cs="Tahoma"/>
            <w:sz w:val="22"/>
          </w:rPr>
          <w:delText>T: +49 (0)69 / 89 01 2 – 101</w:delText>
        </w:r>
      </w:del>
    </w:p>
    <w:p w14:paraId="3A47F09A" w14:textId="77777777" w:rsidR="00262F63" w:rsidRPr="0060431D" w:rsidRDefault="00262F63" w:rsidP="00262F63">
      <w:pPr>
        <w:pStyle w:val="Standardmedium"/>
        <w:spacing w:line="240" w:lineRule="auto"/>
        <w:rPr>
          <w:del w:id="34" w:author="Comparison" w:date="2026-09-22T12:34:00Z" w16du:dateUtc="2026-09-22T16:34:00Z"/>
          <w:rFonts w:ascii="Tahoma" w:hAnsi="Tahoma" w:cs="Tahoma"/>
          <w:sz w:val="22"/>
        </w:rPr>
      </w:pPr>
      <w:del w:id="35" w:author="Comparison" w:date="2026-09-22T12:34:00Z" w16du:dateUtc="2026-09-22T16:34:00Z">
        <w:r w:rsidRPr="0060431D">
          <w:rPr>
            <w:rFonts w:ascii="Tahoma" w:hAnsi="Tahoma" w:cs="Tahoma"/>
            <w:sz w:val="22"/>
          </w:rPr>
          <w:delText>F: +49 (0)69 / 89 01 2 – 222</w:delText>
        </w:r>
      </w:del>
    </w:p>
    <w:p w14:paraId="74E62247" w14:textId="77777777" w:rsidR="00262F63" w:rsidRPr="0060431D" w:rsidRDefault="00262F63" w:rsidP="00262F63">
      <w:pPr>
        <w:pStyle w:val="Standardmedium"/>
        <w:spacing w:line="240" w:lineRule="auto"/>
        <w:rPr>
          <w:del w:id="36" w:author="Comparison" w:date="2026-09-22T12:34:00Z" w16du:dateUtc="2026-09-22T16:34:00Z"/>
          <w:rFonts w:ascii="Tahoma" w:hAnsi="Tahoma" w:cs="Tahoma"/>
          <w:sz w:val="22"/>
        </w:rPr>
      </w:pPr>
      <w:del w:id="37" w:author="Comparison" w:date="2026-09-22T12:34:00Z" w16du:dateUtc="2026-09-22T16:34:00Z">
        <w:r w:rsidRPr="0060431D">
          <w:rPr>
            <w:rFonts w:ascii="Tahoma" w:hAnsi="Tahoma" w:cs="Tahoma"/>
            <w:sz w:val="22"/>
          </w:rPr>
          <w:delText>M: +49 (0)163 / 639 59 90</w:delText>
        </w:r>
      </w:del>
    </w:p>
    <w:p w14:paraId="3BBDF1EF" w14:textId="77777777" w:rsidR="00262F63" w:rsidRPr="0060431D" w:rsidRDefault="00262F63" w:rsidP="00262F63">
      <w:pPr>
        <w:pStyle w:val="Standardmedium"/>
        <w:spacing w:line="240" w:lineRule="auto"/>
        <w:rPr>
          <w:del w:id="38" w:author="Comparison" w:date="2026-09-22T12:34:00Z" w16du:dateUtc="2026-09-22T16:34:00Z"/>
          <w:rFonts w:ascii="Tahoma" w:hAnsi="Tahoma" w:cs="Tahoma"/>
          <w:sz w:val="22"/>
        </w:rPr>
      </w:pPr>
      <w:del w:id="39" w:author="Comparison" w:date="2026-09-22T12:34:00Z" w16du:dateUtc="2026-09-22T16:34:00Z">
        <w:r w:rsidRPr="0060431D">
          <w:rPr>
            <w:rFonts w:ascii="Tahoma" w:hAnsi="Tahoma" w:cs="Tahoma"/>
            <w:sz w:val="22"/>
          </w:rPr>
          <w:delText xml:space="preserve">E: </w:delText>
        </w:r>
        <w:r>
          <w:fldChar w:fldCharType="begin"/>
        </w:r>
        <w:r>
          <w:delInstrText>HYPERLINK "mailto:christian.schiffers@ffi.de"</w:delInstrText>
        </w:r>
        <w:r>
          <w:fldChar w:fldCharType="separate"/>
        </w:r>
        <w:r w:rsidRPr="0060431D">
          <w:rPr>
            <w:rFonts w:ascii="Tahoma" w:hAnsi="Tahoma" w:cs="Tahoma"/>
            <w:color w:val="0000FF"/>
            <w:sz w:val="22"/>
            <w:u w:val="single"/>
          </w:rPr>
          <w:delText>christian.schiffers@ffi.de</w:delText>
        </w:r>
        <w:r>
          <w:fldChar w:fldCharType="end"/>
        </w:r>
      </w:del>
    </w:p>
    <w:p w14:paraId="00F72622" w14:textId="77777777" w:rsidR="00262F63" w:rsidRDefault="00262F63">
      <w:pPr>
        <w:rPr>
          <w:rPrChange w:id="40" w:author="Comparison" w:date="2026-09-22T12:34:00Z" w16du:dateUtc="2026-09-22T16:34:00Z">
            <w:rPr>
              <w:rFonts w:ascii="Tahoma" w:hAnsi="Tahoma" w:cs="Tahoma"/>
              <w:sz w:val="22"/>
            </w:rPr>
          </w:rPrChange>
        </w:rPr>
        <w:pPrChange w:id="41" w:author="Comparison" w:date="2026-09-22T12:34:00Z" w16du:dateUtc="2026-09-22T16:34:00Z">
          <w:pPr>
            <w:pStyle w:val="Standardmedium"/>
            <w:spacing w:line="240" w:lineRule="auto"/>
          </w:pPr>
        </w:pPrChange>
      </w:pPr>
      <w:del w:id="42" w:author="Comparison" w:date="2026-09-22T12:34:00Z" w16du:dateUtc="2026-09-22T16:34:00Z">
        <w:r w:rsidRPr="0060431D">
          <w:rPr>
            <w:rFonts w:ascii="Tahoma" w:hAnsi="Tahoma" w:cs="Tahoma"/>
            <w:sz w:val="22"/>
          </w:rPr>
          <w:delText xml:space="preserve">I: </w:delText>
        </w:r>
        <w:r>
          <w:fldChar w:fldCharType="begin"/>
        </w:r>
        <w:r>
          <w:delInstrText>HYPERLINK "http://www.ffi.de"</w:delInstrText>
        </w:r>
        <w:r>
          <w:fldChar w:fldCharType="separate"/>
        </w:r>
        <w:r w:rsidRPr="0060431D">
          <w:rPr>
            <w:rFonts w:ascii="Tahoma" w:hAnsi="Tahoma" w:cs="Tahoma"/>
            <w:color w:val="0000FF"/>
            <w:sz w:val="22"/>
            <w:u w:val="single"/>
          </w:rPr>
          <w:delText>www.ffi.de</w:delText>
        </w:r>
        <w:r>
          <w:fldChar w:fldCharType="end"/>
        </w:r>
        <w:r w:rsidRPr="0060431D">
          <w:rPr>
            <w:rFonts w:ascii="Tahoma" w:hAnsi="Tahoma" w:cs="Tahoma"/>
            <w:sz w:val="22"/>
          </w:rPr>
          <w:delText xml:space="preserve"> , </w:delText>
        </w:r>
        <w:r>
          <w:fldChar w:fldCharType="begin"/>
        </w:r>
        <w:r>
          <w:delInstrText>HYPERLINK "http://www.inspiration-verpackung.de"</w:delInstrText>
        </w:r>
        <w:r>
          <w:fldChar w:fldCharType="separate"/>
        </w:r>
        <w:r w:rsidRPr="0060431D">
          <w:rPr>
            <w:rFonts w:ascii="Tahoma" w:hAnsi="Tahoma" w:cs="Tahoma"/>
            <w:color w:val="0000FF"/>
            <w:sz w:val="22"/>
            <w:u w:val="single"/>
          </w:rPr>
          <w:delText>www.inspiration-verpackung.de</w:delText>
        </w:r>
        <w:r>
          <w:fldChar w:fldCharType="end"/>
        </w:r>
        <w:r w:rsidRPr="0060431D">
          <w:rPr>
            <w:rFonts w:ascii="Tahoma" w:hAnsi="Tahoma" w:cs="Tahoma"/>
            <w:sz w:val="22"/>
          </w:rPr>
          <w:delText xml:space="preserve"> </w:delText>
        </w:r>
      </w:del>
    </w:p>
    <w:sectPr w:rsidR="00262F63">
      <w:headerReference w:type="default" r:id="rId8"/>
      <w:footerReference w:type="default" r:id="rId9"/>
      <w:pgSz w:w="11905" w:h="16837"/>
      <w:pgMar w:top="1440" w:right="1440" w:bottom="1440" w:left="1440" w:header="720" w:footer="720" w:gutter="0"/>
      <w:cols w:space="720"/>
      <w:docGrid w:linePitch="0"/>
      <w:sectPrChange w:id="64" w:author="Comparison" w:date="2026-09-22T12:34:00Z" w16du:dateUtc="2026-09-22T16:34:00Z">
        <w:sectPr w:rsidR="00262F63">
          <w:pgSz w:w="11906" w:h="16838"/>
          <w:pgMar w:top="4111" w:right="1134" w:bottom="1701" w:left="2835" w:header="782" w:footer="889" w:gutter="0"/>
          <w:cols w:space="708"/>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F830E1" w14:textId="77777777" w:rsidR="000C1837" w:rsidRDefault="000C1837">
      <w:pPr>
        <w:spacing w:after="0" w:line="240" w:lineRule="auto"/>
        <w:pPrChange w:id="3" w:author="Comparison" w:date="2026-09-22T12:34:00Z" w16du:dateUtc="2026-09-22T16:34:00Z">
          <w:pPr>
            <w:spacing w:line="240" w:lineRule="auto"/>
          </w:pPr>
        </w:pPrChange>
      </w:pPr>
      <w:r>
        <w:separator/>
      </w:r>
    </w:p>
  </w:endnote>
  <w:endnote w:type="continuationSeparator" w:id="0">
    <w:p w14:paraId="26913715" w14:textId="77777777" w:rsidR="000C1837" w:rsidRDefault="000C1837">
      <w:pPr>
        <w:spacing w:after="0" w:line="240" w:lineRule="auto"/>
        <w:pPrChange w:id="4" w:author="Comparison" w:date="2026-09-22T12:34:00Z" w16du:dateUtc="2026-09-22T16:34: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Folio Std Bold Condensed">
    <w:altName w:val="Calibri"/>
    <w:panose1 w:val="020B0604020202020204"/>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CF7AC4" w14:textId="77777777" w:rsidR="00725935" w:rsidRDefault="000F65D9">
    <w:pPr>
      <w:pStyle w:val="Header"/>
      <w:rPr>
        <w:rPrChange w:id="61" w:author="Comparison" w:date="2026-09-22T12:34:00Z" w16du:dateUtc="2026-09-22T16:34:00Z">
          <w:rPr>
            <w:rFonts w:asciiTheme="minorHAnsi" w:hAnsiTheme="minorHAnsi" w:cstheme="minorHAnsi"/>
            <w:b/>
          </w:rPr>
        </w:rPrChange>
      </w:rPr>
      <w:pPrChange w:id="62" w:author="Comparison" w:date="2026-09-22T12:34:00Z" w16du:dateUtc="2026-09-22T16:34:00Z">
        <w:pPr>
          <w:pStyle w:val="Footer"/>
        </w:pPr>
      </w:pPrChange>
    </w:pPr>
    <w:del w:id="63" w:author="Comparison" w:date="2026-09-22T12:34:00Z" w16du:dateUtc="2026-09-22T16:34:00Z">
      <w:r w:rsidRPr="00EE5473">
        <w:rPr>
          <w:rFonts w:asciiTheme="minorHAnsi" w:hAnsiTheme="minorHAnsi"/>
          <w:b/>
        </w:rPr>
        <w:fldChar w:fldCharType="begin"/>
      </w:r>
      <w:r w:rsidR="00725935" w:rsidRPr="00EE5473">
        <w:rPr>
          <w:rFonts w:asciiTheme="minorHAnsi" w:hAnsiTheme="minorHAnsi"/>
          <w:b/>
        </w:rPr>
        <w:delInstrText xml:space="preserve"> PAGE  \* Arabic  \* MERGEFORMAT </w:delInstrText>
      </w:r>
      <w:r w:rsidRPr="00EE5473">
        <w:rPr>
          <w:rFonts w:asciiTheme="minorHAnsi" w:hAnsiTheme="minorHAnsi"/>
          <w:b/>
        </w:rPr>
        <w:fldChar w:fldCharType="separate"/>
      </w:r>
      <w:r w:rsidR="00BF0FFD">
        <w:rPr>
          <w:rFonts w:asciiTheme="minorHAnsi" w:hAnsiTheme="minorHAnsi"/>
          <w:b/>
          <w:noProof/>
        </w:rPr>
        <w:delText>3</w:delText>
      </w:r>
      <w:r w:rsidRPr="00EE5473">
        <w:rPr>
          <w:rFonts w:asciiTheme="minorHAnsi" w:hAnsiTheme="minorHAnsi"/>
          <w:b/>
        </w:rP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EE35FA" w14:textId="77777777" w:rsidR="000C1837" w:rsidRDefault="000C1837">
      <w:pPr>
        <w:spacing w:after="0" w:line="240" w:lineRule="auto"/>
        <w:pPrChange w:id="1" w:author="Comparison" w:date="2026-09-22T12:34:00Z" w16du:dateUtc="2026-09-22T16:34:00Z">
          <w:pPr>
            <w:spacing w:line="240" w:lineRule="auto"/>
          </w:pPr>
        </w:pPrChange>
      </w:pPr>
      <w:r>
        <w:separator/>
      </w:r>
    </w:p>
  </w:footnote>
  <w:footnote w:type="continuationSeparator" w:id="0">
    <w:p w14:paraId="684E41EA" w14:textId="77777777" w:rsidR="000C1837" w:rsidRDefault="000C1837">
      <w:pPr>
        <w:spacing w:after="0" w:line="240" w:lineRule="auto"/>
        <w:pPrChange w:id="2" w:author="Comparison" w:date="2026-09-22T12:34:00Z" w16du:dateUtc="2026-09-22T16:34: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Ind w:w="10" w:type="dxa"/>
      <w:tblCellMar>
        <w:left w:w="10" w:type="dxa"/>
        <w:right w:w="10" w:type="dxa"/>
      </w:tblCellMar>
      <w:tblLook w:val="0000" w:firstRow="0" w:lastRow="0" w:firstColumn="0" w:lastColumn="0" w:noHBand="0" w:noVBand="0"/>
    </w:tblPr>
    <w:tblGrid>
      <w:gridCol w:w="4065"/>
      <w:gridCol w:w="905"/>
      <w:gridCol w:w="4065"/>
    </w:tblGrid>
    <w:tr w:rsidR="00D90CC6" w14:paraId="700BCCD6" w14:textId="77777777">
      <w:tblPrEx>
        <w:tblCellMar>
          <w:top w:w="0" w:type="dxa"/>
          <w:bottom w:w="0" w:type="dxa"/>
        </w:tblCellMar>
      </w:tblPrEx>
      <w:trPr>
        <w:ins w:id="43" w:author="Comparison" w:date="2026-09-22T12:34:00Z" w16du:dateUtc="2026-09-22T16:34:00Z"/>
      </w:trPr>
      <w:tc>
        <w:tcPr>
          <w:tcW w:w="4500" w:type="dxa"/>
          <w:tcBorders>
            <w:bottom w:val="single" w:sz="1" w:space="0" w:color="000000"/>
          </w:tcBorders>
          <w:noWrap/>
        </w:tcPr>
        <w:p w14:paraId="603C9D19" w14:textId="77777777" w:rsidR="00D90CC6" w:rsidRDefault="000C1837">
          <w:pPr>
            <w:rPr>
              <w:ins w:id="44" w:author="Comparison" w:date="2026-09-22T12:34:00Z" w16du:dateUtc="2026-09-22T16:34:00Z"/>
            </w:rPr>
          </w:pPr>
          <w:ins w:id="45" w:author="Comparison" w:date="2026-09-22T12:34:00Z" w16du:dateUtc="2026-09-22T16:34:00Z">
            <w:r>
              <w:rPr>
                <w:color w:val="000000"/>
                <w:sz w:val="24"/>
                <w:szCs w:val="24"/>
              </w:rPr>
              <w:t>D+H</w:t>
            </w:r>
            <w:r>
              <w:rPr>
                <w:color w:val="000000"/>
              </w:rPr>
              <w:t xml:space="preserve"> | Kilde: www.dh-partner.com</w:t>
            </w:r>
          </w:ins>
        </w:p>
      </w:tc>
      <w:tc>
        <w:tcPr>
          <w:tcW w:w="1000" w:type="dxa"/>
          <w:tcBorders>
            <w:bottom w:val="single" w:sz="1" w:space="0" w:color="000000"/>
          </w:tcBorders>
          <w:noWrap/>
        </w:tcPr>
        <w:p w14:paraId="1063B974" w14:textId="557A85CB" w:rsidR="00D90CC6" w:rsidRDefault="000C1837">
          <w:pPr>
            <w:jc w:val="center"/>
            <w:rPr>
              <w:ins w:id="46" w:author="Comparison" w:date="2026-09-22T12:34:00Z" w16du:dateUtc="2026-09-22T16:34:00Z"/>
            </w:rPr>
          </w:pPr>
          <w:ins w:id="47" w:author="Comparison" w:date="2026-09-22T12:34:00Z" w16du:dateUtc="2026-09-22T16:34:00Z">
            <w:r>
              <w:rPr>
                <w:color w:val="000000"/>
              </w:rPr>
              <w:t>-</w:t>
            </w:r>
            <w:r>
              <w:fldChar w:fldCharType="begin"/>
            </w:r>
            <w:r>
              <w:rPr>
                <w:color w:val="000000"/>
              </w:rPr>
              <w:instrText>PAGE</w:instrText>
            </w:r>
            <w:r>
              <w:fldChar w:fldCharType="separate"/>
            </w:r>
          </w:ins>
          <w:r w:rsidR="00434C08">
            <w:rPr>
              <w:noProof/>
              <w:color w:val="000000"/>
            </w:rPr>
            <w:t>1</w:t>
          </w:r>
          <w:ins w:id="48" w:author="Comparison" w:date="2026-09-22T12:34:00Z" w16du:dateUtc="2026-09-22T16:34:00Z">
            <w:r>
              <w:fldChar w:fldCharType="end"/>
            </w:r>
            <w:r>
              <w:rPr>
                <w:color w:val="000000"/>
              </w:rPr>
              <w:t>-</w:t>
            </w:r>
          </w:ins>
        </w:p>
      </w:tc>
      <w:tc>
        <w:tcPr>
          <w:tcW w:w="4500" w:type="dxa"/>
          <w:tcBorders>
            <w:bottom w:val="single" w:sz="1" w:space="0" w:color="000000"/>
          </w:tcBorders>
          <w:noWrap/>
        </w:tcPr>
        <w:p w14:paraId="5CCE43CC" w14:textId="77777777" w:rsidR="00D90CC6" w:rsidRDefault="000C1837">
          <w:pPr>
            <w:jc w:val="right"/>
            <w:rPr>
              <w:ins w:id="49" w:author="Comparison" w:date="2026-09-22T12:34:00Z" w16du:dateUtc="2026-09-22T16:34:00Z"/>
            </w:rPr>
          </w:pPr>
          <w:ins w:id="50" w:author="Comparison" w:date="2026-09-22T12:34:00Z" w16du:dateUtc="2026-09-22T16:34:00Z">
            <w:r>
              <w:rPr>
                <w:color w:val="000000"/>
              </w:rPr>
              <w:t>07.12.2025</w:t>
            </w:r>
          </w:ins>
        </w:p>
      </w:tc>
    </w:tr>
  </w:tbl>
  <w:p w14:paraId="0E82864B" w14:textId="77777777" w:rsidR="00725935" w:rsidRPr="005E5701" w:rsidRDefault="00262F63" w:rsidP="005E5701">
    <w:pPr>
      <w:pStyle w:val="Header"/>
      <w:rPr>
        <w:del w:id="51" w:author="Comparison" w:date="2026-09-22T12:34:00Z" w16du:dateUtc="2026-09-22T16:34:00Z"/>
      </w:rPr>
    </w:pPr>
    <w:del w:id="52" w:author="Comparison" w:date="2026-09-22T12:34:00Z" w16du:dateUtc="2026-09-22T16:34:00Z">
      <w:r>
        <w:rPr>
          <w:noProof/>
          <w:lang w:eastAsia="de-DE"/>
        </w:rPr>
        <mc:AlternateContent>
          <mc:Choice Requires="wps">
            <w:drawing>
              <wp:anchor distT="0" distB="0" distL="114300" distR="114300" simplePos="0" relativeHeight="251660288" behindDoc="0" locked="0" layoutInCell="1" allowOverlap="1" wp14:anchorId="11D40F12" wp14:editId="0F52D9EB">
                <wp:simplePos x="0" y="0"/>
                <wp:positionH relativeFrom="column">
                  <wp:posOffset>3882794</wp:posOffset>
                </wp:positionH>
                <wp:positionV relativeFrom="paragraph">
                  <wp:posOffset>1383607</wp:posOffset>
                </wp:positionV>
                <wp:extent cx="1205865" cy="353291"/>
                <wp:effectExtent l="0" t="0" r="0" b="8890"/>
                <wp:wrapNone/>
                <wp:docPr id="5" name="Rechtec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5865" cy="35329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7EA4B2" w14:textId="77777777" w:rsidR="00725935" w:rsidRDefault="006F10F7" w:rsidP="00E62B22">
                            <w:pPr>
                              <w:spacing w:line="220" w:lineRule="atLeast"/>
                              <w:jc w:val="right"/>
                              <w:rPr>
                                <w:del w:id="53" w:author="Comparison" w:date="2026-09-22T12:34:00Z" w16du:dateUtc="2026-09-22T16:34:00Z"/>
                                <w:color w:val="6E6F71" w:themeColor="accent2"/>
                                <w:sz w:val="16"/>
                                <w:szCs w:val="16"/>
                              </w:rPr>
                            </w:pPr>
                            <w:del w:id="54" w:author="Comparison" w:date="2026-09-22T12:34:00Z" w16du:dateUtc="2026-09-22T16:34:00Z">
                              <w:r>
                                <w:rPr>
                                  <w:color w:val="6E6F71" w:themeColor="accent2"/>
                                  <w:sz w:val="16"/>
                                  <w:szCs w:val="16"/>
                                </w:rPr>
                                <w:delText>0</w:delText>
                              </w:r>
                              <w:r w:rsidR="00BF0FFD">
                                <w:rPr>
                                  <w:color w:val="6E6F71" w:themeColor="accent2"/>
                                  <w:sz w:val="16"/>
                                  <w:szCs w:val="16"/>
                                </w:rPr>
                                <w:delText>2</w:delText>
                              </w:r>
                              <w:r w:rsidR="00241D20">
                                <w:rPr>
                                  <w:color w:val="6E6F71" w:themeColor="accent2"/>
                                  <w:sz w:val="16"/>
                                  <w:szCs w:val="16"/>
                                </w:rPr>
                                <w:delText>.0</w:delText>
                              </w:r>
                              <w:r>
                                <w:rPr>
                                  <w:color w:val="6E6F71" w:themeColor="accent2"/>
                                  <w:sz w:val="16"/>
                                  <w:szCs w:val="16"/>
                                </w:rPr>
                                <w:delText>9</w:delText>
                              </w:r>
                              <w:r w:rsidR="00241D20">
                                <w:rPr>
                                  <w:color w:val="6E6F71" w:themeColor="accent2"/>
                                  <w:sz w:val="16"/>
                                  <w:szCs w:val="16"/>
                                </w:rPr>
                                <w:delText>.</w:delText>
                              </w:r>
                              <w:r w:rsidR="00262F63">
                                <w:rPr>
                                  <w:color w:val="6E6F71" w:themeColor="accent2"/>
                                  <w:sz w:val="16"/>
                                  <w:szCs w:val="16"/>
                                </w:rPr>
                                <w:delText>201</w:delText>
                              </w:r>
                              <w:r w:rsidR="003215E7">
                                <w:rPr>
                                  <w:color w:val="6E6F71" w:themeColor="accent2"/>
                                  <w:sz w:val="16"/>
                                  <w:szCs w:val="16"/>
                                </w:rPr>
                                <w:delText>5</w:delText>
                              </w:r>
                            </w:del>
                          </w:p>
                          <w:p w14:paraId="2980F8F0" w14:textId="77777777" w:rsidR="00262F63" w:rsidRPr="00C972B6" w:rsidRDefault="00262F63" w:rsidP="00E62B22">
                            <w:pPr>
                              <w:spacing w:line="220" w:lineRule="atLeast"/>
                              <w:jc w:val="right"/>
                              <w:rPr>
                                <w:del w:id="55" w:author="Comparison" w:date="2026-09-22T12:34:00Z" w16du:dateUtc="2026-09-22T16:34:00Z"/>
                                <w:color w:val="6E6F71" w:themeColor="accent2"/>
                                <w:sz w:val="16"/>
                                <w:szCs w:val="16"/>
                              </w:rPr>
                            </w:pPr>
                            <w:del w:id="56" w:author="Comparison" w:date="2026-09-22T12:34:00Z" w16du:dateUtc="2026-09-22T16:34:00Z">
                              <w:r>
                                <w:rPr>
                                  <w:color w:val="6E6F71" w:themeColor="accent2"/>
                                  <w:sz w:val="16"/>
                                  <w:szCs w:val="16"/>
                                </w:rPr>
                                <w:delText>Frankfurt am Main</w:delText>
                              </w:r>
                            </w:del>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40F12" id="Rechteck 5" o:spid="_x0000_s1026" style="position:absolute;margin-left:305.75pt;margin-top:108.95pt;width:94.95pt;height:2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" filled="f" stroked="f" strokeweight="2pt">
                <v:textbox inset="0,0,0,0">
                  <w:txbxContent>
                    <w:p w14:paraId="247EA4B2" w14:textId="77777777" w:rsidR="00725935" w:rsidRDefault="006F10F7" w:rsidP="00E62B22">
                      <w:pPr>
                        <w:spacing w:line="220" w:lineRule="atLeast"/>
                        <w:jc w:val="right"/>
                        <w:rPr>
                          <w:del w:id="57" w:author="Comparison" w:date="2026-09-22T12:34:00Z" w16du:dateUtc="2026-09-22T16:34:00Z"/>
                          <w:color w:val="6E6F71" w:themeColor="accent2"/>
                          <w:sz w:val="16"/>
                          <w:szCs w:val="16"/>
                        </w:rPr>
                      </w:pPr>
                      <w:del w:id="58" w:author="Comparison" w:date="2026-09-22T12:34:00Z" w16du:dateUtc="2026-09-22T16:34:00Z">
                        <w:r>
                          <w:rPr>
                            <w:color w:val="6E6F71" w:themeColor="accent2"/>
                            <w:sz w:val="16"/>
                            <w:szCs w:val="16"/>
                          </w:rPr>
                          <w:delText>0</w:delText>
                        </w:r>
                        <w:r w:rsidR="00BF0FFD">
                          <w:rPr>
                            <w:color w:val="6E6F71" w:themeColor="accent2"/>
                            <w:sz w:val="16"/>
                            <w:szCs w:val="16"/>
                          </w:rPr>
                          <w:delText>2</w:delText>
                        </w:r>
                        <w:r w:rsidR="00241D20">
                          <w:rPr>
                            <w:color w:val="6E6F71" w:themeColor="accent2"/>
                            <w:sz w:val="16"/>
                            <w:szCs w:val="16"/>
                          </w:rPr>
                          <w:delText>.0</w:delText>
                        </w:r>
                        <w:r>
                          <w:rPr>
                            <w:color w:val="6E6F71" w:themeColor="accent2"/>
                            <w:sz w:val="16"/>
                            <w:szCs w:val="16"/>
                          </w:rPr>
                          <w:delText>9</w:delText>
                        </w:r>
                        <w:r w:rsidR="00241D20">
                          <w:rPr>
                            <w:color w:val="6E6F71" w:themeColor="accent2"/>
                            <w:sz w:val="16"/>
                            <w:szCs w:val="16"/>
                          </w:rPr>
                          <w:delText>.</w:delText>
                        </w:r>
                        <w:r w:rsidR="00262F63">
                          <w:rPr>
                            <w:color w:val="6E6F71" w:themeColor="accent2"/>
                            <w:sz w:val="16"/>
                            <w:szCs w:val="16"/>
                          </w:rPr>
                          <w:delText>201</w:delText>
                        </w:r>
                        <w:r w:rsidR="003215E7">
                          <w:rPr>
                            <w:color w:val="6E6F71" w:themeColor="accent2"/>
                            <w:sz w:val="16"/>
                            <w:szCs w:val="16"/>
                          </w:rPr>
                          <w:delText>5</w:delText>
                        </w:r>
                      </w:del>
                    </w:p>
                    <w:p w14:paraId="2980F8F0" w14:textId="77777777" w:rsidR="00262F63" w:rsidRPr="00C972B6" w:rsidRDefault="00262F63" w:rsidP="00E62B22">
                      <w:pPr>
                        <w:spacing w:line="220" w:lineRule="atLeast"/>
                        <w:jc w:val="right"/>
                        <w:rPr>
                          <w:del w:id="59" w:author="Comparison" w:date="2026-09-22T12:34:00Z" w16du:dateUtc="2026-09-22T16:34:00Z"/>
                          <w:color w:val="6E6F71" w:themeColor="accent2"/>
                          <w:sz w:val="16"/>
                          <w:szCs w:val="16"/>
                        </w:rPr>
                      </w:pPr>
                      <w:del w:id="60" w:author="Comparison" w:date="2026-09-22T12:34:00Z" w16du:dateUtc="2026-09-22T16:34:00Z">
                        <w:r>
                          <w:rPr>
                            <w:color w:val="6E6F71" w:themeColor="accent2"/>
                            <w:sz w:val="16"/>
                            <w:szCs w:val="16"/>
                          </w:rPr>
                          <w:delText>Frankfurt am Main</w:delText>
                        </w:r>
                      </w:del>
                    </w:p>
                  </w:txbxContent>
                </v:textbox>
              </v:rect>
            </w:pict>
          </mc:Fallback>
        </mc:AlternateContent>
      </w:r>
      <w:r w:rsidR="00871320">
        <w:rPr>
          <w:noProof/>
          <w:lang w:eastAsia="de-DE"/>
        </w:rPr>
        <w:drawing>
          <wp:anchor distT="0" distB="0" distL="114300" distR="114300" simplePos="0" relativeHeight="251662336" behindDoc="1" locked="0" layoutInCell="1" allowOverlap="1" wp14:anchorId="787EBE92" wp14:editId="3161DBB4">
            <wp:simplePos x="0" y="0"/>
            <wp:positionH relativeFrom="page">
              <wp:posOffset>0</wp:posOffset>
            </wp:positionH>
            <wp:positionV relativeFrom="page">
              <wp:posOffset>0</wp:posOffset>
            </wp:positionV>
            <wp:extent cx="7560000" cy="1800000"/>
            <wp:effectExtent l="0" t="0" r="3175" b="0"/>
            <wp:wrapNone/>
            <wp:docPr id="1" name="Bild 1" descr="SSD:Users:BenDo:Desktop:Drehscheibe:2012-10-10_FFI:Logo_mitText Kopi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D:Users:BenDo:Desktop:Drehscheibe:2012-10-10_FFI:Logo_mitText Kopie.pd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0000" cy="1800000"/>
                    </a:xfrm>
                    <a:prstGeom prst="rect">
                      <a:avLst/>
                    </a:prstGeom>
                    <a:noFill/>
                    <a:ln>
                      <a:noFill/>
                    </a:ln>
                  </pic:spPr>
                </pic:pic>
              </a:graphicData>
            </a:graphic>
          </wp:anchor>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1"/>
    <w:multiLevelType w:val="singleLevel"/>
    <w:tmpl w:val="9E082F12"/>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1798876E"/>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7CDEDE66"/>
    <w:lvl w:ilvl="0">
      <w:start w:val="1"/>
      <w:numFmt w:val="bullet"/>
      <w:lvlText w:val=""/>
      <w:lvlJc w:val="left"/>
      <w:pPr>
        <w:tabs>
          <w:tab w:val="num" w:pos="643"/>
        </w:tabs>
        <w:ind w:left="643" w:hanging="360"/>
      </w:pPr>
      <w:rPr>
        <w:rFonts w:ascii="Symbol" w:hAnsi="Symbol" w:hint="default"/>
      </w:rPr>
    </w:lvl>
  </w:abstractNum>
  <w:abstractNum w:abstractNumId="3" w15:restartNumberingAfterBreak="0">
    <w:nsid w:val="FFFFFF89"/>
    <w:multiLevelType w:val="singleLevel"/>
    <w:tmpl w:val="91BA0B84"/>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7B1731"/>
    <w:multiLevelType w:val="hybridMultilevel"/>
    <w:tmpl w:val="388A8916"/>
    <w:lvl w:ilvl="0" w:tplc="A7784C3A">
      <w:start w:val="1"/>
      <w:numFmt w:val="decimal"/>
      <w:pStyle w:val="Num123"/>
      <w:lvlText w:val="%1."/>
      <w:lvlJc w:val="left"/>
      <w:pPr>
        <w:ind w:left="720" w:hanging="360"/>
      </w:pPr>
      <w:rPr>
        <w:rFonts w:asciiTheme="majorHAnsi" w:hAnsiTheme="majorHAnsi" w:hint="default"/>
        <w:color w:val="E2201A" w:themeColor="accent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E1908DD"/>
    <w:multiLevelType w:val="hybridMultilevel"/>
    <w:tmpl w:val="2154168C"/>
    <w:lvl w:ilvl="0" w:tplc="578E7818">
      <w:start w:val="1"/>
      <w:numFmt w:val="bullet"/>
      <w:pStyle w:val="NumStrich"/>
      <w:lvlText w:val="—"/>
      <w:lvlJc w:val="left"/>
      <w:pPr>
        <w:ind w:left="720" w:hanging="360"/>
      </w:pPr>
      <w:rPr>
        <w:rFonts w:ascii="Tahoma" w:hAnsi="Tahoma" w:hint="default"/>
        <w:color w:val="E2201A"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574365322">
    <w:abstractNumId w:val="3"/>
  </w:num>
  <w:num w:numId="2" w16cid:durableId="853425763">
    <w:abstractNumId w:val="2"/>
  </w:num>
  <w:num w:numId="3" w16cid:durableId="928469608">
    <w:abstractNumId w:val="1"/>
  </w:num>
  <w:num w:numId="4" w16cid:durableId="166139189">
    <w:abstractNumId w:val="0"/>
  </w:num>
  <w:num w:numId="5" w16cid:durableId="174661315">
    <w:abstractNumId w:val="4"/>
  </w:num>
  <w:num w:numId="6" w16cid:durableId="727414382">
    <w:abstractNumId w:val="5"/>
  </w:num>
  <w:num w:numId="7" w16cid:durableId="1069157975">
    <w:abstractNumId w:val="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attachedTemplate r:id="rId1"/>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01363301-227C-4AA4-AA0A-E11D3ADB0392}"/>
    <w:docVar w:name="dgnword-eventsink" w:val="89371784"/>
  </w:docVars>
  <w:rsids>
    <w:rsidRoot w:val="003215E7"/>
    <w:rsid w:val="00030EFD"/>
    <w:rsid w:val="00063B3A"/>
    <w:rsid w:val="00087289"/>
    <w:rsid w:val="000A7438"/>
    <w:rsid w:val="000C1837"/>
    <w:rsid w:val="000D1DB9"/>
    <w:rsid w:val="000D3359"/>
    <w:rsid w:val="000E3DFF"/>
    <w:rsid w:val="000F65D9"/>
    <w:rsid w:val="001F2178"/>
    <w:rsid w:val="001F3806"/>
    <w:rsid w:val="00241D20"/>
    <w:rsid w:val="00262F63"/>
    <w:rsid w:val="002A33CF"/>
    <w:rsid w:val="003215E7"/>
    <w:rsid w:val="00341D68"/>
    <w:rsid w:val="00341F8F"/>
    <w:rsid w:val="00353F81"/>
    <w:rsid w:val="00361CF1"/>
    <w:rsid w:val="00427DE5"/>
    <w:rsid w:val="00434C08"/>
    <w:rsid w:val="004A1FFC"/>
    <w:rsid w:val="004F7569"/>
    <w:rsid w:val="005456C7"/>
    <w:rsid w:val="0056068A"/>
    <w:rsid w:val="005E5701"/>
    <w:rsid w:val="00612312"/>
    <w:rsid w:val="006410C4"/>
    <w:rsid w:val="00657545"/>
    <w:rsid w:val="00660673"/>
    <w:rsid w:val="006F10F7"/>
    <w:rsid w:val="00725935"/>
    <w:rsid w:val="00745206"/>
    <w:rsid w:val="007868D9"/>
    <w:rsid w:val="00791A71"/>
    <w:rsid w:val="007A2450"/>
    <w:rsid w:val="007F3E6C"/>
    <w:rsid w:val="007F58D8"/>
    <w:rsid w:val="00871320"/>
    <w:rsid w:val="00871DFE"/>
    <w:rsid w:val="00875E83"/>
    <w:rsid w:val="008B5DD4"/>
    <w:rsid w:val="00A77AEF"/>
    <w:rsid w:val="00AC23BC"/>
    <w:rsid w:val="00AE6216"/>
    <w:rsid w:val="00B20EE6"/>
    <w:rsid w:val="00B411EF"/>
    <w:rsid w:val="00B63337"/>
    <w:rsid w:val="00BB46E5"/>
    <w:rsid w:val="00BF0FFD"/>
    <w:rsid w:val="00C26404"/>
    <w:rsid w:val="00C7139F"/>
    <w:rsid w:val="00C972B6"/>
    <w:rsid w:val="00CF5683"/>
    <w:rsid w:val="00D04F2B"/>
    <w:rsid w:val="00D465CF"/>
    <w:rsid w:val="00D64D94"/>
    <w:rsid w:val="00D90CC6"/>
    <w:rsid w:val="00DE1D52"/>
    <w:rsid w:val="00E62B22"/>
    <w:rsid w:val="00EE5473"/>
    <w:rsid w:val="00F71481"/>
    <w:rsid w:val="00F811D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Change w:id="0" w:author="Comparison" w:date="2026-09-22T12:34:00Z">
        <w:pPr>
          <w:spacing w:line="260" w:lineRule="atLeast"/>
          <w:jc w:val="both"/>
        </w:pPr>
      </w:pPrChange>
    </w:pPr>
    <w:rPr>
      <w:rFonts w:ascii="Arial" w:eastAsia="Arial" w:hAnsi="Arial" w:cs="Arial"/>
      <w:sz w:val="20"/>
      <w:szCs w:val="20"/>
      <w:lang w:val="en-US"/>
      <w:rPrChange w:id="0" w:author="Comparison" w:date="2026-09-22T12:34:00Z">
        <w:rPr>
          <w:rFonts w:asciiTheme="minorHAnsi" w:eastAsiaTheme="minorHAnsi" w:hAnsiTheme="minorHAnsi" w:cstheme="minorBidi"/>
          <w:sz w:val="19"/>
          <w:szCs w:val="22"/>
          <w:lang w:val="de-DE" w:eastAsia="en-US" w:bidi="ar-SA"/>
        </w:rPr>
      </w:rPrChange>
    </w:rPr>
  </w:style>
  <w:style w:type="paragraph" w:styleId="Heading1">
    <w:name w:val="heading 1"/>
    <w:basedOn w:val="Normal"/>
    <w:next w:val="Normal"/>
    <w:link w:val="Heading1Char"/>
    <w:uiPriority w:val="9"/>
    <w:qFormat/>
    <w:rsid w:val="00C7139F"/>
    <w:pPr>
      <w:keepNext/>
      <w:keepLines/>
      <w:spacing w:after="260" w:line="520" w:lineRule="atLeast"/>
      <w:outlineLvl w:val="0"/>
    </w:pPr>
    <w:rPr>
      <w:rFonts w:eastAsiaTheme="majorEastAsia" w:cstheme="majorBidi"/>
      <w:bCs/>
      <w:color w:val="E2201A" w:themeColor="accent1"/>
      <w:sz w:val="42"/>
      <w:szCs w:val="28"/>
    </w:rPr>
  </w:style>
  <w:style w:type="paragraph" w:styleId="Heading2">
    <w:name w:val="heading 2"/>
    <w:basedOn w:val="Normal"/>
    <w:next w:val="Normal"/>
    <w:link w:val="Heading2Char"/>
    <w:uiPriority w:val="9"/>
    <w:unhideWhenUsed/>
    <w:qFormat/>
    <w:rsid w:val="00BB46E5"/>
    <w:pPr>
      <w:spacing w:before="520" w:after="260"/>
      <w:outlineLvl w:val="1"/>
    </w:pPr>
    <w:rPr>
      <w:caps/>
      <w:color w:val="E2201A" w:themeColor="accent1"/>
      <w:sz w:val="23"/>
      <w:szCs w:val="23"/>
    </w:rPr>
  </w:style>
  <w:style w:type="paragraph" w:styleId="Heading3">
    <w:name w:val="heading 3"/>
    <w:basedOn w:val="Standardmedium"/>
    <w:next w:val="Normal"/>
    <w:link w:val="Heading3Char"/>
    <w:uiPriority w:val="9"/>
    <w:unhideWhenUsed/>
    <w:qFormat/>
    <w:rsid w:val="00725935"/>
    <w:pPr>
      <w:spacing w:after="260"/>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D1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5701"/>
    <w:pPr>
      <w:tabs>
        <w:tab w:val="center" w:pos="4513"/>
        <w:tab w:val="right" w:pos="9026"/>
      </w:tabs>
      <w:spacing w:line="400" w:lineRule="atLeast"/>
    </w:pPr>
    <w:rPr>
      <w:rFonts w:cstheme="minorHAnsi"/>
      <w:spacing w:val="4"/>
      <w:sz w:val="32"/>
    </w:rPr>
  </w:style>
  <w:style w:type="character" w:customStyle="1" w:styleId="HeaderChar">
    <w:name w:val="Header Char"/>
    <w:basedOn w:val="DefaultParagraphFont"/>
    <w:link w:val="Header"/>
    <w:uiPriority w:val="99"/>
    <w:rsid w:val="005E5701"/>
    <w:rPr>
      <w:rFonts w:cstheme="minorHAnsi"/>
      <w:spacing w:val="4"/>
      <w:sz w:val="32"/>
    </w:rPr>
  </w:style>
  <w:style w:type="paragraph" w:styleId="Footer">
    <w:name w:val="footer"/>
    <w:basedOn w:val="Normal"/>
    <w:link w:val="FooterChar"/>
    <w:uiPriority w:val="99"/>
    <w:unhideWhenUsed/>
    <w:rsid w:val="00C972B6"/>
    <w:pPr>
      <w:tabs>
        <w:tab w:val="center" w:pos="4513"/>
        <w:tab w:val="right" w:pos="9026"/>
      </w:tabs>
      <w:spacing w:line="240" w:lineRule="auto"/>
    </w:pPr>
    <w:rPr>
      <w:rFonts w:ascii="Folio Std Bold Condensed" w:hAnsi="Folio Std Bold Condensed"/>
      <w:color w:val="E2201A" w:themeColor="accent1"/>
      <w:sz w:val="16"/>
    </w:rPr>
  </w:style>
  <w:style w:type="character" w:customStyle="1" w:styleId="FooterChar">
    <w:name w:val="Footer Char"/>
    <w:basedOn w:val="DefaultParagraphFont"/>
    <w:link w:val="Footer"/>
    <w:uiPriority w:val="99"/>
    <w:rsid w:val="00C972B6"/>
    <w:rPr>
      <w:rFonts w:ascii="Folio Std Bold Condensed" w:hAnsi="Folio Std Bold Condensed"/>
      <w:color w:val="E2201A" w:themeColor="accent1"/>
      <w:sz w:val="16"/>
    </w:rPr>
  </w:style>
  <w:style w:type="character" w:customStyle="1" w:styleId="Heading1Char">
    <w:name w:val="Heading 1 Char"/>
    <w:basedOn w:val="DefaultParagraphFont"/>
    <w:link w:val="Heading1"/>
    <w:uiPriority w:val="9"/>
    <w:rsid w:val="00C7139F"/>
    <w:rPr>
      <w:rFonts w:eastAsiaTheme="majorEastAsia" w:cstheme="majorBidi"/>
      <w:bCs/>
      <w:color w:val="E2201A" w:themeColor="accent1"/>
      <w:sz w:val="42"/>
      <w:szCs w:val="28"/>
    </w:rPr>
  </w:style>
  <w:style w:type="character" w:styleId="Emphasis">
    <w:name w:val="Emphasis"/>
    <w:uiPriority w:val="20"/>
    <w:rsid w:val="00AC23BC"/>
    <w:rPr>
      <w:rFonts w:asciiTheme="majorHAnsi" w:hAnsiTheme="majorHAnsi"/>
    </w:rPr>
  </w:style>
  <w:style w:type="paragraph" w:customStyle="1" w:styleId="Standardmedium">
    <w:name w:val="Standard medium"/>
    <w:basedOn w:val="Normal"/>
    <w:qFormat/>
    <w:rsid w:val="00AC23BC"/>
    <w:rPr>
      <w:rFonts w:asciiTheme="majorHAnsi" w:hAnsiTheme="majorHAnsi"/>
    </w:rPr>
  </w:style>
  <w:style w:type="character" w:customStyle="1" w:styleId="Heading2Char">
    <w:name w:val="Heading 2 Char"/>
    <w:basedOn w:val="DefaultParagraphFont"/>
    <w:link w:val="Heading2"/>
    <w:uiPriority w:val="9"/>
    <w:rsid w:val="00BB46E5"/>
    <w:rPr>
      <w:caps/>
      <w:color w:val="E2201A" w:themeColor="accent1"/>
      <w:sz w:val="23"/>
      <w:szCs w:val="23"/>
    </w:rPr>
  </w:style>
  <w:style w:type="paragraph" w:styleId="Title">
    <w:name w:val="Title"/>
    <w:basedOn w:val="Normal"/>
    <w:next w:val="Normal"/>
    <w:link w:val="TitleChar"/>
    <w:uiPriority w:val="10"/>
    <w:qFormat/>
    <w:rsid w:val="00341D68"/>
    <w:pPr>
      <w:framePr w:w="5670" w:wrap="around" w:vAnchor="page" w:hAnchor="text" w:y="2156"/>
    </w:pPr>
    <w:rPr>
      <w:color w:val="9B9C9E" w:themeColor="accent3"/>
      <w:sz w:val="56"/>
      <w:szCs w:val="56"/>
    </w:rPr>
  </w:style>
  <w:style w:type="character" w:customStyle="1" w:styleId="TitleChar">
    <w:name w:val="Title Char"/>
    <w:basedOn w:val="DefaultParagraphFont"/>
    <w:link w:val="Title"/>
    <w:uiPriority w:val="10"/>
    <w:rsid w:val="00341D68"/>
    <w:rPr>
      <w:color w:val="9B9C9E" w:themeColor="accent3"/>
      <w:sz w:val="56"/>
      <w:szCs w:val="56"/>
    </w:rPr>
  </w:style>
  <w:style w:type="character" w:customStyle="1" w:styleId="Heading3Char">
    <w:name w:val="Heading 3 Char"/>
    <w:basedOn w:val="DefaultParagraphFont"/>
    <w:link w:val="Heading3"/>
    <w:uiPriority w:val="9"/>
    <w:rsid w:val="00725935"/>
    <w:rPr>
      <w:rFonts w:asciiTheme="majorHAnsi" w:hAnsiTheme="majorHAnsi"/>
      <w:sz w:val="19"/>
    </w:rPr>
  </w:style>
  <w:style w:type="paragraph" w:styleId="TOC1">
    <w:name w:val="toc 1"/>
    <w:basedOn w:val="Normal"/>
    <w:next w:val="Normal"/>
    <w:autoRedefine/>
    <w:uiPriority w:val="39"/>
    <w:unhideWhenUsed/>
    <w:rsid w:val="00BB46E5"/>
    <w:pPr>
      <w:tabs>
        <w:tab w:val="right" w:pos="7927"/>
      </w:tabs>
      <w:spacing w:before="260" w:after="260"/>
      <w:ind w:right="1985"/>
    </w:pPr>
    <w:rPr>
      <w:color w:val="6E6F71" w:themeColor="accent2"/>
      <w:sz w:val="24"/>
    </w:rPr>
  </w:style>
  <w:style w:type="paragraph" w:styleId="TOC2">
    <w:name w:val="toc 2"/>
    <w:basedOn w:val="Normal"/>
    <w:next w:val="Normal"/>
    <w:autoRedefine/>
    <w:uiPriority w:val="39"/>
    <w:unhideWhenUsed/>
    <w:rsid w:val="00725935"/>
    <w:pPr>
      <w:tabs>
        <w:tab w:val="right" w:pos="7927"/>
      </w:tabs>
    </w:pPr>
  </w:style>
  <w:style w:type="character" w:styleId="Hyperlink">
    <w:name w:val="Hyperlink"/>
    <w:basedOn w:val="DefaultParagraphFont"/>
    <w:uiPriority w:val="99"/>
    <w:unhideWhenUsed/>
    <w:rsid w:val="00725935"/>
    <w:rPr>
      <w:color w:val="auto"/>
      <w:u w:val="none"/>
    </w:rPr>
  </w:style>
  <w:style w:type="paragraph" w:styleId="Caption">
    <w:name w:val="caption"/>
    <w:basedOn w:val="Normal"/>
    <w:next w:val="Normal"/>
    <w:uiPriority w:val="35"/>
    <w:unhideWhenUsed/>
    <w:qFormat/>
    <w:rsid w:val="00725935"/>
    <w:pPr>
      <w:spacing w:before="120" w:after="120" w:line="220" w:lineRule="atLeast"/>
    </w:pPr>
    <w:rPr>
      <w:color w:val="6E6F71" w:themeColor="accent2"/>
      <w:sz w:val="16"/>
      <w:szCs w:val="16"/>
    </w:rPr>
  </w:style>
  <w:style w:type="paragraph" w:styleId="ListParagraph">
    <w:name w:val="List Paragraph"/>
    <w:basedOn w:val="Normal"/>
    <w:uiPriority w:val="34"/>
    <w:rsid w:val="00725935"/>
    <w:pPr>
      <w:ind w:left="720"/>
      <w:contextualSpacing/>
    </w:pPr>
  </w:style>
  <w:style w:type="paragraph" w:customStyle="1" w:styleId="Num123">
    <w:name w:val="Num_123"/>
    <w:basedOn w:val="ListParagraph"/>
    <w:qFormat/>
    <w:rsid w:val="007F58D8"/>
    <w:pPr>
      <w:numPr>
        <w:numId w:val="5"/>
      </w:numPr>
      <w:tabs>
        <w:tab w:val="left" w:pos="357"/>
      </w:tabs>
      <w:ind w:left="357" w:hanging="357"/>
    </w:pPr>
  </w:style>
  <w:style w:type="paragraph" w:customStyle="1" w:styleId="NumStrich">
    <w:name w:val="Num_Strich"/>
    <w:basedOn w:val="ListParagraph"/>
    <w:qFormat/>
    <w:rsid w:val="00E62B22"/>
    <w:pPr>
      <w:numPr>
        <w:numId w:val="6"/>
      </w:numPr>
      <w:tabs>
        <w:tab w:val="left" w:pos="357"/>
      </w:tabs>
      <w:spacing w:line="480" w:lineRule="auto"/>
      <w:ind w:left="357" w:hanging="357"/>
    </w:pPr>
    <w:rPr>
      <w:sz w:val="22"/>
    </w:rPr>
  </w:style>
  <w:style w:type="paragraph" w:styleId="BalloonText">
    <w:name w:val="Balloon Text"/>
    <w:basedOn w:val="Normal"/>
    <w:link w:val="BalloonTextChar"/>
    <w:uiPriority w:val="99"/>
    <w:semiHidden/>
    <w:unhideWhenUsed/>
    <w:rsid w:val="00EE547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473"/>
    <w:rPr>
      <w:rFonts w:ascii="Tahoma" w:hAnsi="Tahoma" w:cs="Tahoma"/>
      <w:sz w:val="16"/>
      <w:szCs w:val="16"/>
    </w:rPr>
  </w:style>
  <w:style w:type="paragraph" w:styleId="Revision">
    <w:name w:val="Revision"/>
    <w:hidden/>
    <w:uiPriority w:val="99"/>
    <w:semiHidden/>
    <w:rsid w:val="00030EFD"/>
    <w:pPr>
      <w:spacing w:after="0" w:line="240" w:lineRule="auto"/>
    </w:pPr>
    <w:rPr>
      <w:sz w:val="19"/>
    </w:rPr>
  </w:style>
  <w:style w:type="character" w:styleId="FootnoteReference">
    <w:name w:val="footnote reference"/>
    <w:semiHidden/>
    <w:unhideWhenUsed/>
    <w:rsid w:val="00434C0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57514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wender\AppData\Roaming\Microsoft\Templates\FFI%20Presseinformation%20mit%20Logo%20Tahoma%202013%20NeuNeu.dotx" TargetMode="External"/></Relationships>
</file>

<file path=word/theme/theme1.xml><?xml version="1.0" encoding="utf-8"?>
<a:theme xmlns:a="http://schemas.openxmlformats.org/drawingml/2006/main" name="Larissa">
  <a:themeElements>
    <a:clrScheme name="FFI">
      <a:dk1>
        <a:sysClr val="windowText" lastClr="000000"/>
      </a:dk1>
      <a:lt1>
        <a:sysClr val="window" lastClr="FFFFFF"/>
      </a:lt1>
      <a:dk2>
        <a:srgbClr val="000000"/>
      </a:dk2>
      <a:lt2>
        <a:srgbClr val="FFFFFF"/>
      </a:lt2>
      <a:accent1>
        <a:srgbClr val="E2201A"/>
      </a:accent1>
      <a:accent2>
        <a:srgbClr val="6E6F71"/>
      </a:accent2>
      <a:accent3>
        <a:srgbClr val="9B9C9E"/>
      </a:accent3>
      <a:accent4>
        <a:srgbClr val="8064A2"/>
      </a:accent4>
      <a:accent5>
        <a:srgbClr val="4BACC6"/>
      </a:accent5>
      <a:accent6>
        <a:srgbClr val="F79646"/>
      </a:accent6>
      <a:hlink>
        <a:srgbClr val="0000FF"/>
      </a:hlink>
      <a:folHlink>
        <a:srgbClr val="800080"/>
      </a:folHlink>
    </a:clrScheme>
    <a:fontScheme name="Tahoma">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4DF46B-4ADB-4A65-9A95-526284FF23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C:\Users\Anwender\AppData\Roaming\Microsoft\Templates\FFI Presseinformation mit Logo Tahoma 2013 NeuNeu.dotx</Template>
  <TotalTime>0</TotalTime>
  <Pages>2</Pages>
  <Words>1205</Words>
  <Characters>6875</Characters>
  <Application>Microsoft Office Word</Application>
  <DocSecurity>0</DocSecurity>
  <Lines>57</Lines>
  <Paragraphs>16</Paragraphs>
  <ScaleCrop>false</ScaleCrop>
  <HeadingPairs>
    <vt:vector size="2" baseType="variant">
      <vt:variant>
        <vt:lpstr>Titel</vt:lpstr>
      </vt:variant>
      <vt:variant>
        <vt:i4>1</vt:i4>
      </vt:variant>
    </vt:vector>
  </HeadingPairs>
  <TitlesOfParts>
    <vt:vector size="1" baseType="lpstr">
      <vt:lpstr>Titel</vt:lpstr>
    </vt:vector>
  </TitlesOfParts>
  <Company>Fachverband Faltschachtel-Industrie e.V.</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Titel</dc:title>
  <dc:creator>Anwender</dc:creator>
  <cp:lastModifiedBy>Arthur Souza Rodrigues</cp:lastModifiedBy>
  <cp:revision>1</cp:revision>
  <cp:lastPrinted>2015-09-02T10:53:00Z</cp:lastPrinted>
  <dcterms:created xsi:type="dcterms:W3CDTF">2015-09-02T08:18:00Z</dcterms:created>
  <dcterms:modified xsi:type="dcterms:W3CDTF">2026-09-22T16:34:00Z</dcterms:modified>
</cp:coreProperties>
</file>