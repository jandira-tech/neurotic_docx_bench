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DD80" w14:textId="77777777" w:rsidR="004D7215" w:rsidRDefault="004D7215">
      <w:pPr>
        <w:spacing w:before="120" w:after="120"/>
        <w:ind w:left="105" w:right="105" w:firstLine="420"/>
        <w:jc w:val="right"/>
        <w:pPrChange w:id="1" w:author="Arthur Souza Rodrigues" w:date="2026-09-26T14:52:00Z" w16du:dateUtc="2026-09-26T18:52:00Z">
          <w:pPr>
            <w:spacing w:before="156" w:after="156"/>
            <w:ind w:left="105" w:right="105" w:firstLine="420"/>
          </w:pPr>
        </w:pPrChange>
      </w:pPr>
      <w:r>
        <w:t>file_</w:t>
      </w:r>
      <w:ins w:id="2" w:author="Arthur Souza Rodrigues" w:date="2026-09-26T14:52:00Z" w16du:dateUtc="2026-09-26T18:52:00Z">
        <w:r w:rsidR="008D76EA">
          <w:t>105</w:t>
        </w:r>
      </w:ins>
      <w:del w:id="3" w:author="Arthur Souza Rodrigues" w:date="2026-09-26T14:52:00Z" w16du:dateUtc="2026-09-26T18:52:00Z">
        <w:r>
          <w:delText>104</w:delText>
        </w:r>
      </w:del>
      <w:r>
        <w:t>.docx</w:t>
      </w:r>
    </w:p>
    <w:p w14:paraId="0984979F" w14:textId="49D987F0" w:rsidR="00453164" w:rsidRDefault="00110320">
      <w:pPr>
        <w:spacing w:before="120" w:after="120"/>
        <w:ind w:left="105" w:right="105" w:firstLine="420"/>
        <w:jc w:val="right"/>
        <w:rPr>
          <w:ins w:id="4" w:author="Arthur Souza Rodrigues" w:date="2026-09-26T14:52:00Z" w16du:dateUtc="2026-09-26T18:52:00Z"/>
        </w:rPr>
      </w:pPr>
      <w:ins w:id="5" w:author="Arthur Souza Rodrigues" w:date="2026-09-26T14:52:00Z" w16du:dateUtc="2026-09-26T18:52:00Z">
        <w:r>
          <w:t>Right Aligned Italic Demo</w:t>
        </w:r>
      </w:ins>
    </w:p>
    <w:p w14:paraId="3EB9745F" w14:textId="77777777" w:rsidR="00453164" w:rsidRDefault="00110320">
      <w:pPr>
        <w:jc w:val="right"/>
        <w:rPr>
          <w:ins w:id="6" w:author="Arthur Souza Rodrigues" w:date="2026-09-26T14:52:00Z" w16du:dateUtc="2026-09-26T18:52:00Z"/>
        </w:rPr>
      </w:pPr>
      <w:ins w:id="7" w:author="Arthur Souza Rodrigues" w:date="2026-09-26T14:52:00Z" w16du:dateUtc="2026-09-26T18:52:00Z">
        <w:r>
          <w:t>This text is right-aligned and italic.</w:t>
        </w:r>
      </w:ins>
    </w:p>
    <w:p w14:paraId="40590FD8" w14:textId="5F2E2E4B" w:rsidR="003A3977" w:rsidRDefault="00110320">
      <w:pPr>
        <w:spacing w:before="120" w:after="120"/>
        <w:ind w:left="105" w:right="105" w:firstLine="420"/>
        <w:jc w:val="right"/>
        <w:pPrChange w:id="8" w:author="Arthur Souza Rodrigues" w:date="2026-09-26T14:52:00Z" w16du:dateUtc="2026-09-26T18:52:00Z">
          <w:pPr>
            <w:spacing w:before="156" w:after="156"/>
            <w:ind w:left="105" w:right="105" w:firstLine="420"/>
          </w:pPr>
        </w:pPrChange>
      </w:pPr>
      <w:ins w:id="9" w:author="Arthur Souza Rodrigues" w:date="2026-09-26T14:52:00Z" w16du:dateUtc="2026-09-26T18:52:00Z">
        <w:r>
          <w:t>Right-aligned italic text creates an elegant signature effect.</w:t>
        </w:r>
      </w:ins>
      <w:del w:id="10" w:author="Arthur Souza Rodrigues" w:date="2026-09-26T14:52:00Z" w16du:dateUtc="2026-09-26T18:52:00Z">
        <w:r>
          <w:rPr>
            <w:noProof/>
          </w:rPr>
          <w:pict w14:anchorId="21CD972F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20" w:after="120"/>
                      <w:ind w:left="105" w:right="105" w:firstLine="420"/>
                      <w:rPr>
                        <w:del w:id="11" w:author="Arthur Souza Rodrigues" w:date="2026-09-26T14:52:00Z" w16du:dateUtc="2026-09-26T18:52:00Z"/>
                      </w:rPr>
                    </w:pPr>
                    <w:del w:id="12" w:author="Arthur Souza Rodrigues" w:date="2026-09-26T14:52:00Z" w16du:dateUtc="2026-09-26T18:52:00Z">
                      <w:r>
                        <w:rPr>
                          <w:rFonts w:hint="eastAsia"/>
                        </w:rPr>
                        <w:delText>hello</w:delText>
                      </w:r>
                    </w:del>
                  </w:p>
                </w:txbxContent>
              </v:textbox>
            </v:shape>
          </w:pict>
        </w:r>
      </w:del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13" w:author="Arthur Souza Rodrigues" w:date="2026-09-26T14:52:00Z" w16du:dateUtc="2026-09-26T18:52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0719CD"/>
    <w:rsid w:val="000C57AA"/>
    <w:rsid w:val="00110320"/>
    <w:rsid w:val="00124289"/>
    <w:rsid w:val="001D39D9"/>
    <w:rsid w:val="002F5B90"/>
    <w:rsid w:val="0036097C"/>
    <w:rsid w:val="0036480B"/>
    <w:rsid w:val="003672CB"/>
    <w:rsid w:val="003A3977"/>
    <w:rsid w:val="00453164"/>
    <w:rsid w:val="004D7215"/>
    <w:rsid w:val="00541AF2"/>
    <w:rsid w:val="0059557F"/>
    <w:rsid w:val="006C2917"/>
    <w:rsid w:val="00816399"/>
    <w:rsid w:val="008D76EA"/>
    <w:rsid w:val="00983A24"/>
    <w:rsid w:val="009C4A24"/>
    <w:rsid w:val="00B70FE0"/>
    <w:rsid w:val="00BC74AD"/>
    <w:rsid w:val="00CC7534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5396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rthur Souza Rodrigues" w:date="2026-09-26T14:5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rthur Souza Rodrigues" w:date="2026-09-26T14:52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2026-09-26T18:52:00Z</dcterms:modified>
</cp:coreProperties>
</file>