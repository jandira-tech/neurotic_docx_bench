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FEE5F" w14:textId="759CE83B" w:rsidR="00DE0A42" w:rsidRDefault="006E4D75" w:rsidP="00007E95">
      <w:pPr>
        <w:pStyle w:val="Heading1"/>
        <w:rPr>
          <w:del w:id="1" w:author="Luccas Correa" w:date="2026-09-26T15:22:00Z" w16du:dateUtc="2026-09-26T19:22:00Z"/>
        </w:rPr>
      </w:pPr>
      <w:ins w:id="2" w:author="Luccas Correa" w:date="2026-09-26T15:22:00Z" w16du:dateUtc="2026-09-26T19:22:00Z">
        <w:r>
          <w:t>Here’s some</w:t>
        </w:r>
        <w:r w:rsidR="00267B5E">
          <w:tab/>
        </w:r>
        <w:r>
          <w:t xml:space="preserve"> text.</w:t>
        </w:r>
      </w:ins>
      <w:del w:id="3" w:author="Luccas Correa" w:date="2026-09-26T15:22:00Z" w16du:dateUtc="2026-09-26T19:22:00Z">
        <w:r w:rsidR="00007E95">
          <w:delText>Chapter One</w:delText>
        </w:r>
      </w:del>
    </w:p>
    <w:p w14:paraId="73E94B08" w14:textId="57F05B41" w:rsidR="00007E95" w:rsidRDefault="00007E95" w:rsidP="00007E95">
      <w:pPr>
        <w:rPr>
          <w:del w:id="4" w:author="Luccas Correa" w:date="2026-09-26T15:22:00Z" w16du:dateUtc="2026-09-26T19:22:00Z"/>
        </w:rPr>
      </w:pPr>
      <w:del w:id="5" w:author="Luccas Correa" w:date="2026-09-26T15:22:00Z" w16du:dateUtc="2026-09-26T19:22:00Z">
        <w:r>
          <w:delText>This is body text using the Normal style. It should 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pPr>
        <w:rPr>
          <w:del w:id="6" w:author="Luccas Correa" w:date="2026-09-26T15:22:00Z" w16du:dateUtc="2026-09-26T19:22:00Z"/>
        </w:rPr>
      </w:pPr>
      <w:del w:id="7" w:author="Luccas Correa" w:date="2026-09-26T15:22:00Z" w16du:dateUtc="2026-09-26T19:22:00Z">
        <w:r>
          <w:delText>Another paragraph of plain body text. Word will add w:lang to this run automatically, but the font and size come from the Normal style definition in styles.xml.</w:delText>
        </w:r>
      </w:del>
    </w:p>
    <w:p w14:paraId="51362133" w14:textId="24A483AF" w:rsidR="00007E95" w:rsidRDefault="00007E95" w:rsidP="00007E95">
      <w:pPr>
        <w:pStyle w:val="Heading2"/>
        <w:rPr>
          <w:del w:id="8" w:author="Luccas Correa" w:date="2026-09-26T15:22:00Z" w16du:dateUtc="2026-09-26T19:22:00Z"/>
        </w:rPr>
      </w:pPr>
      <w:del w:id="9" w:author="Luccas Correa" w:date="2026-09-26T15:22:00Z" w16du:dateUtc="2026-09-26T19:22:00Z">
        <w:r>
          <w:delText>Section 1.1</w:delText>
        </w:r>
      </w:del>
    </w:p>
    <w:p w14:paraId="3BB7B98B" w14:textId="1255DAF2" w:rsidR="00007E95" w:rsidRDefault="00007E95" w:rsidP="00007E95">
      <w:pPr>
        <w:rPr>
          <w:del w:id="10" w:author="Luccas Correa" w:date="2026-09-26T15:22:00Z" w16du:dateUtc="2026-09-26T19:22:00Z"/>
        </w:rPr>
      </w:pPr>
      <w:del w:id="11" w:author="Luccas Correa" w:date="2026-09-26T15:22:00Z" w16du:dateUtc="2026-09-26T19:22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12" w:author="Luccas Correa" w:date="2026-09-26T15:22:00Z" w16du:dateUtc="2026-09-26T19:22:00Z"/>
        </w:rPr>
      </w:pPr>
      <w:del w:id="13" w:author="Luccas Correa" w:date="2026-09-26T15:22:00Z" w16du:dateUtc="2026-09-26T19:22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08" w:footer="708" w:gutter="0"/>
      <w:cols w:space="708"/>
      <w:docGrid w:linePitch="360"/>
      <w:sectPrChange w:id="14" w:author="Luccas Correa" w:date="2026-09-26T15:22:00Z" w16du:dateUtc="2026-09-26T19:22:00Z">
        <w:sectPr w:rsidR="00007E95" w:rsidRPr="00007E95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2031F9"/>
    <w:rsid w:val="00255825"/>
    <w:rsid w:val="00267B5E"/>
    <w:rsid w:val="004B09E1"/>
    <w:rsid w:val="00524058"/>
    <w:rsid w:val="006E4D75"/>
    <w:rsid w:val="007102BB"/>
    <w:rsid w:val="00744453"/>
    <w:rsid w:val="00AF412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  <w:pPrChange w:id="0" w:author="Luccas Correa" w:date="2026-09-26T15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2026-09-26T19:22:00Z</dcterms:modified>
</cp:coreProperties>
</file>