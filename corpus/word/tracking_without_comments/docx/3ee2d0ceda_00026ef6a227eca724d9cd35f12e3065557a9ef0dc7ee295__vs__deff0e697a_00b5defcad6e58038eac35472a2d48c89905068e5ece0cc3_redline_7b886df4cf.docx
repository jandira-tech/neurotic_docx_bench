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6" w:author="NAZ, Mamoona (OLDHAM MEDICAL SERVICES)" w:date="2026-09-22T12:12:00Z" w16du:dateUtc="2026-09-22T16:12:00Z"/>
          <w:rFonts w:ascii="Californian FB" w:hAnsi="Californian FB"/>
        </w:rPr>
      </w:pPr>
      <w:ins w:id="7" w:author="NAZ, Mamoona (OLDHAM MEDICAL SERVICES)" w:date="2026-09-22T12:12:00Z" w16du:dateUtc="2026-09-22T16:12: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8" w:author="NAZ, Mamoona (OLDHAM MEDICAL SERVICES)" w:date="2026-09-22T12:12:00Z" w16du:dateUtc="2026-09-22T16:12:00Z"/>
          <w:rFonts w:ascii="Californian FB" w:hAnsi="Californian FB"/>
          <w:b/>
          <w:bCs/>
        </w:rPr>
      </w:pPr>
    </w:p>
    <w:p w14:paraId="43260A16" w14:textId="77777777" w:rsidR="006F1C2D" w:rsidRDefault="006F1C2D" w:rsidP="006F1C2D">
      <w:pPr>
        <w:jc w:val="center"/>
        <w:rPr>
          <w:ins w:id="9" w:author="NAZ, Mamoona (OLDHAM MEDICAL SERVICES)" w:date="2026-09-22T12:12:00Z" w16du:dateUtc="2026-09-22T16:12:00Z"/>
          <w:rFonts w:cstheme="minorHAnsi"/>
          <w:b/>
          <w:bCs/>
          <w:sz w:val="28"/>
          <w:szCs w:val="28"/>
          <w:u w:val="single"/>
        </w:rPr>
      </w:pPr>
      <w:ins w:id="10" w:author="NAZ, Mamoona (OLDHAM MEDICAL SERVICES)" w:date="2026-09-22T12:12:00Z" w16du:dateUtc="2026-09-22T16:12:00Z">
        <w:r w:rsidRPr="00FA0E32">
          <w:rPr>
            <w:rFonts w:cstheme="minorHAnsi"/>
            <w:b/>
            <w:bCs/>
            <w:sz w:val="28"/>
            <w:szCs w:val="28"/>
            <w:u w:val="single"/>
          </w:rPr>
          <w:t>PPG Meeting</w:t>
        </w:r>
      </w:ins>
    </w:p>
    <w:p w14:paraId="255DC642" w14:textId="487ECD42" w:rsidR="006F1C2D" w:rsidRDefault="00677B90" w:rsidP="006F1C2D">
      <w:pPr>
        <w:jc w:val="center"/>
        <w:rPr>
          <w:ins w:id="11" w:author="NAZ, Mamoona (OLDHAM MEDICAL SERVICES)" w:date="2026-09-22T12:12:00Z" w16du:dateUtc="2026-09-22T16:12:00Z"/>
          <w:rFonts w:cstheme="minorHAnsi"/>
          <w:b/>
          <w:bCs/>
          <w:sz w:val="28"/>
          <w:szCs w:val="28"/>
          <w:u w:val="single"/>
        </w:rPr>
      </w:pPr>
      <w:ins w:id="12" w:author="NAZ, Mamoona (OLDHAM MEDICAL SERVICES)" w:date="2026-09-22T12:12:00Z" w16du:dateUtc="2026-09-22T16:12: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13" w:author="NAZ, Mamoona (OLDHAM MEDICAL SERVICES)" w:date="2026-09-22T12:12:00Z" w16du:dateUtc="2026-09-22T16:12:00Z"/>
          <w:rFonts w:cstheme="minorHAnsi"/>
          <w:b/>
          <w:bCs/>
          <w:sz w:val="28"/>
          <w:szCs w:val="28"/>
          <w:u w:val="single"/>
        </w:rPr>
      </w:pPr>
    </w:p>
    <w:p w14:paraId="1E230469" w14:textId="77777777" w:rsidR="006F1C2D" w:rsidRDefault="006F1C2D" w:rsidP="006F1C2D">
      <w:pPr>
        <w:rPr>
          <w:ins w:id="14" w:author="NAZ, Mamoona (OLDHAM MEDICAL SERVICES)" w:date="2026-09-22T12:12:00Z" w16du:dateUtc="2026-09-22T16:12:00Z"/>
          <w:rFonts w:cstheme="minorHAnsi"/>
          <w:b/>
          <w:bCs/>
        </w:rPr>
      </w:pPr>
      <w:ins w:id="15" w:author="NAZ, Mamoona (OLDHAM MEDICAL SERVICES)" w:date="2026-09-22T12:12:00Z" w16du:dateUtc="2026-09-22T16:12:00Z">
        <w:r w:rsidRPr="00FA0E32">
          <w:rPr>
            <w:rFonts w:cstheme="minorHAnsi"/>
            <w:b/>
            <w:bCs/>
          </w:rPr>
          <w:t>Attendees:</w:t>
        </w:r>
      </w:ins>
    </w:p>
    <w:p w14:paraId="406CF681" w14:textId="77777777" w:rsidR="006F1C2D" w:rsidRDefault="006F1C2D" w:rsidP="006F1C2D">
      <w:pPr>
        <w:rPr>
          <w:ins w:id="16" w:author="NAZ, Mamoona (OLDHAM MEDICAL SERVICES)" w:date="2026-09-22T12:12:00Z" w16du:dateUtc="2026-09-22T16:12:00Z"/>
          <w:rFonts w:cstheme="minorHAnsi"/>
        </w:rPr>
      </w:pPr>
      <w:ins w:id="17" w:author="NAZ, Mamoona (OLDHAM MEDICAL SERVICES)" w:date="2026-09-22T12:12:00Z" w16du:dateUtc="2026-09-22T16:12:00Z">
        <w:r w:rsidRPr="00FA0E32">
          <w:rPr>
            <w:rFonts w:cstheme="minorHAnsi"/>
          </w:rPr>
          <w:t>MN – Deputy Manager</w:t>
        </w:r>
      </w:ins>
    </w:p>
    <w:p w14:paraId="160FF56E" w14:textId="7F229838" w:rsidR="0008331C" w:rsidRPr="00FA0E32" w:rsidRDefault="0008331C" w:rsidP="006F1C2D">
      <w:pPr>
        <w:rPr>
          <w:ins w:id="18" w:author="NAZ, Mamoona (OLDHAM MEDICAL SERVICES)" w:date="2026-09-22T12:12:00Z" w16du:dateUtc="2026-09-22T16:12:00Z"/>
          <w:rFonts w:cstheme="minorHAnsi"/>
        </w:rPr>
      </w:pPr>
      <w:ins w:id="19" w:author="NAZ, Mamoona (OLDHAM MEDICAL SERVICES)" w:date="2026-09-22T12:12:00Z" w16du:dateUtc="2026-09-22T16:12:00Z">
        <w:r>
          <w:rPr>
            <w:rFonts w:cstheme="minorHAnsi"/>
          </w:rPr>
          <w:t xml:space="preserve">SA – Practice Manager </w:t>
        </w:r>
      </w:ins>
    </w:p>
    <w:p w14:paraId="4B50E429" w14:textId="77777777" w:rsidR="006F1C2D" w:rsidRDefault="006F1C2D" w:rsidP="006F1C2D">
      <w:pPr>
        <w:rPr>
          <w:ins w:id="20" w:author="NAZ, Mamoona (OLDHAM MEDICAL SERVICES)" w:date="2026-09-22T12:12:00Z" w16du:dateUtc="2026-09-22T16:12:00Z"/>
          <w:rFonts w:cstheme="minorHAnsi"/>
        </w:rPr>
      </w:pPr>
    </w:p>
    <w:p w14:paraId="5F6386BB" w14:textId="77777777" w:rsidR="0008331C" w:rsidRDefault="006F1C2D" w:rsidP="0008331C">
      <w:pPr>
        <w:rPr>
          <w:ins w:id="21" w:author="NAZ, Mamoona (OLDHAM MEDICAL SERVICES)" w:date="2026-09-22T12:12:00Z" w16du:dateUtc="2026-09-22T16:12:00Z"/>
        </w:rPr>
      </w:pPr>
      <w:ins w:id="22" w:author="NAZ, Mamoona (OLDHAM MEDICAL SERVICES)" w:date="2026-09-22T12:12:00Z" w16du:dateUtc="2026-09-22T16:12:00Z">
        <w:r>
          <w:rPr>
            <w:rFonts w:cstheme="minorHAnsi"/>
          </w:rPr>
          <w:t>MC, GM</w:t>
        </w:r>
        <w:r w:rsidR="0008331C">
          <w:rPr>
            <w:rFonts w:cstheme="minorHAnsi"/>
          </w:rPr>
          <w:t>,</w:t>
        </w:r>
      </w:ins>
    </w:p>
    <w:p w14:paraId="0834AD2C" w14:textId="13228619" w:rsidR="0008331C" w:rsidRDefault="0008331C" w:rsidP="0008331C">
      <w:pPr>
        <w:rPr>
          <w:ins w:id="23" w:author="NAZ, Mamoona (OLDHAM MEDICAL SERVICES)" w:date="2026-09-22T12:12:00Z" w16du:dateUtc="2026-09-22T16:12:00Z"/>
        </w:rPr>
      </w:pPr>
      <w:ins w:id="24" w:author="NAZ, Mamoona (OLDHAM MEDICAL SERVICES)" w:date="2026-09-22T12:12:00Z" w16du:dateUtc="2026-09-22T16:12:00Z">
        <w:r>
          <w:t>JB, BB, ZF</w:t>
        </w:r>
        <w:r>
          <w:rPr>
            <w:rFonts w:cstheme="minorHAnsi"/>
          </w:rPr>
          <w:t>, JS, SN</w:t>
        </w:r>
        <w:r w:rsidR="00FF174A">
          <w:rPr>
            <w:rFonts w:cstheme="minorHAnsi"/>
          </w:rPr>
          <w:t>, AW</w:t>
        </w:r>
      </w:ins>
    </w:p>
    <w:p w14:paraId="1D3A4916" w14:textId="67E42069" w:rsidR="006F1C2D" w:rsidRDefault="006F1C2D" w:rsidP="006F1C2D">
      <w:pPr>
        <w:rPr>
          <w:ins w:id="25" w:author="NAZ, Mamoona (OLDHAM MEDICAL SERVICES)" w:date="2026-09-22T12:12:00Z" w16du:dateUtc="2026-09-22T16:12:00Z"/>
          <w:rFonts w:cstheme="minorHAnsi"/>
        </w:rPr>
      </w:pPr>
    </w:p>
    <w:p w14:paraId="2302B3A6" w14:textId="77777777" w:rsidR="006F1C2D" w:rsidRPr="00FA0E32" w:rsidRDefault="006F1C2D" w:rsidP="006F1C2D">
      <w:pPr>
        <w:rPr>
          <w:ins w:id="26" w:author="NAZ, Mamoona (OLDHAM MEDICAL SERVICES)" w:date="2026-09-22T12:12:00Z" w16du:dateUtc="2026-09-22T16:12:00Z"/>
          <w:rFonts w:cstheme="minorHAnsi"/>
        </w:rPr>
      </w:pPr>
    </w:p>
    <w:p w14:paraId="794DD8CD" w14:textId="77777777" w:rsidR="006F1C2D" w:rsidRDefault="006F1C2D" w:rsidP="006F1C2D">
      <w:pPr>
        <w:rPr>
          <w:ins w:id="27" w:author="NAZ, Mamoona (OLDHAM MEDICAL SERVICES)" w:date="2026-09-22T12:12:00Z" w16du:dateUtc="2026-09-22T16:12:00Z"/>
          <w:rFonts w:cstheme="minorHAnsi"/>
          <w:b/>
          <w:bCs/>
        </w:rPr>
      </w:pPr>
      <w:ins w:id="28" w:author="NAZ, Mamoona (OLDHAM MEDICAL SERVICES)" w:date="2026-09-22T12:12:00Z" w16du:dateUtc="2026-09-22T16:12:00Z">
        <w:r w:rsidRPr="00FA0E32">
          <w:rPr>
            <w:rFonts w:cstheme="minorHAnsi"/>
            <w:b/>
            <w:bCs/>
          </w:rPr>
          <w:t>Apologies:</w:t>
        </w:r>
      </w:ins>
    </w:p>
    <w:p w14:paraId="50FA62A7" w14:textId="77777777" w:rsidR="00677B90" w:rsidRDefault="00677B90" w:rsidP="006F1C2D">
      <w:pPr>
        <w:rPr>
          <w:ins w:id="29" w:author="NAZ, Mamoona (OLDHAM MEDICAL SERVICES)" w:date="2026-09-22T12:12:00Z" w16du:dateUtc="2026-09-22T16:12:00Z"/>
          <w:rFonts w:cstheme="minorHAnsi"/>
          <w:b/>
          <w:bCs/>
        </w:rPr>
      </w:pPr>
    </w:p>
    <w:p w14:paraId="27E4F2EE" w14:textId="6226EC7C" w:rsidR="00677B90" w:rsidRPr="00677B90" w:rsidRDefault="00677B90" w:rsidP="006F1C2D">
      <w:pPr>
        <w:rPr>
          <w:ins w:id="30" w:author="NAZ, Mamoona (OLDHAM MEDICAL SERVICES)" w:date="2026-09-22T12:12:00Z" w16du:dateUtc="2026-09-22T16:12:00Z"/>
          <w:rFonts w:cstheme="minorHAnsi"/>
        </w:rPr>
      </w:pPr>
      <w:ins w:id="31" w:author="NAZ, Mamoona (OLDHAM MEDICAL SERVICES)" w:date="2026-09-22T12:12:00Z" w16du:dateUtc="2026-09-22T16:12:00Z">
        <w:r>
          <w:rPr>
            <w:rFonts w:cstheme="minorHAnsi"/>
          </w:rPr>
          <w:t>CC, AK, LU, MAS, DR</w:t>
        </w:r>
      </w:ins>
    </w:p>
    <w:p w14:paraId="1282E9CD" w14:textId="77777777" w:rsidR="00A8494F" w:rsidRDefault="00A8494F">
      <w:pPr>
        <w:rPr>
          <w:ins w:id="32" w:author="NAZ, Mamoona (OLDHAM MEDICAL SERVICES)" w:date="2026-09-22T12:12:00Z" w16du:dateUtc="2026-09-22T16:12:00Z"/>
        </w:rPr>
      </w:pPr>
    </w:p>
    <w:p w14:paraId="09A61C5A" w14:textId="77777777" w:rsidR="006F1C2D" w:rsidRDefault="006F1C2D">
      <w:pPr>
        <w:rPr>
          <w:ins w:id="33" w:author="NAZ, Mamoona (OLDHAM MEDICAL SERVICES)" w:date="2026-09-22T12:12:00Z" w16du:dateUtc="2026-09-22T16:12:00Z"/>
        </w:rPr>
      </w:pPr>
    </w:p>
    <w:p w14:paraId="71B1EB70" w14:textId="6B3B9867" w:rsidR="006F1C2D" w:rsidRDefault="00FD25EC" w:rsidP="006F1C2D">
      <w:pPr>
        <w:pStyle w:val="ListParagraph"/>
        <w:numPr>
          <w:ilvl w:val="0"/>
          <w:numId w:val="1"/>
        </w:numPr>
        <w:rPr>
          <w:ins w:id="34" w:author="NAZ, Mamoona (OLDHAM MEDICAL SERVICES)" w:date="2026-09-22T12:12:00Z" w16du:dateUtc="2026-09-22T16:12:00Z"/>
        </w:rPr>
      </w:pPr>
      <w:ins w:id="35" w:author="NAZ, Mamoona (OLDHAM MEDICAL SERVICES)" w:date="2026-09-22T12:12:00Z" w16du:dateUtc="2026-09-22T16:12:00Z">
        <w:r>
          <w:t>Review of last minutes of meeting – everyone agreed no changes were needed.</w:t>
        </w:r>
      </w:ins>
    </w:p>
    <w:p w14:paraId="2F83712F" w14:textId="53312079" w:rsidR="00FF174A" w:rsidRDefault="00FF174A" w:rsidP="00FF174A">
      <w:pPr>
        <w:pStyle w:val="ListParagraph"/>
        <w:numPr>
          <w:ilvl w:val="0"/>
          <w:numId w:val="1"/>
        </w:numPr>
        <w:rPr>
          <w:ins w:id="36" w:author="NAZ, Mamoona (OLDHAM MEDICAL SERVICES)" w:date="2026-09-22T12:12:00Z" w16du:dateUtc="2026-09-22T16:12:00Z"/>
        </w:rPr>
      </w:pPr>
      <w:ins w:id="37" w:author="NAZ, Mamoona (OLDHAM MEDICAL SERVICES)" w:date="2026-09-22T12:12:00Z" w16du:dateUtc="2026-09-22T16:12:00Z">
        <w:r>
          <w:t>Meeting started at 13:</w:t>
        </w:r>
        <w:r w:rsidR="00677B90">
          <w:t>13</w:t>
        </w:r>
      </w:ins>
    </w:p>
    <w:p w14:paraId="04EF1223" w14:textId="0C5D5E3B" w:rsidR="00677B90" w:rsidRDefault="00677B90" w:rsidP="00FF174A">
      <w:pPr>
        <w:pStyle w:val="ListParagraph"/>
        <w:numPr>
          <w:ilvl w:val="0"/>
          <w:numId w:val="1"/>
        </w:numPr>
        <w:rPr>
          <w:ins w:id="38" w:author="NAZ, Mamoona (OLDHAM MEDICAL SERVICES)" w:date="2026-09-22T12:12:00Z" w16du:dateUtc="2026-09-22T16:12:00Z"/>
        </w:rPr>
      </w:pPr>
      <w:ins w:id="39" w:author="NAZ, Mamoona (OLDHAM MEDICAL SERVICES)" w:date="2026-09-22T12:12:00Z" w16du:dateUtc="2026-09-22T16:12: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
        </w:numPr>
        <w:rPr>
          <w:ins w:id="40" w:author="NAZ, Mamoona (OLDHAM MEDICAL SERVICES)" w:date="2026-09-22T12:12:00Z" w16du:dateUtc="2026-09-22T16:12:00Z"/>
        </w:rPr>
      </w:pPr>
      <w:ins w:id="41" w:author="NAZ, Mamoona (OLDHAM MEDICAL SERVICES)" w:date="2026-09-22T12:12:00Z" w16du:dateUtc="2026-09-22T16:12: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
        </w:numPr>
        <w:rPr>
          <w:ins w:id="42" w:author="NAZ, Mamoona (OLDHAM MEDICAL SERVICES)" w:date="2026-09-22T12:12:00Z" w16du:dateUtc="2026-09-22T16:12:00Z"/>
        </w:rPr>
      </w:pPr>
      <w:ins w:id="43" w:author="NAZ, Mamoona (OLDHAM MEDICAL SERVICES)" w:date="2026-09-22T12:12:00Z" w16du:dateUtc="2026-09-22T16:12: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
        </w:numPr>
        <w:rPr>
          <w:ins w:id="44" w:author="NAZ, Mamoona (OLDHAM MEDICAL SERVICES)" w:date="2026-09-22T12:12:00Z" w16du:dateUtc="2026-09-22T16:12:00Z"/>
        </w:rPr>
      </w:pPr>
      <w:ins w:id="45" w:author="NAZ, Mamoona (OLDHAM MEDICAL SERVICES)" w:date="2026-09-22T12:12:00Z" w16du:dateUtc="2026-09-22T16:12: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
        </w:numPr>
        <w:rPr>
          <w:ins w:id="46" w:author="NAZ, Mamoona (OLDHAM MEDICAL SERVICES)" w:date="2026-09-22T12:12:00Z" w16du:dateUtc="2026-09-22T16:12:00Z"/>
        </w:rPr>
      </w:pPr>
      <w:ins w:id="47" w:author="NAZ, Mamoona (OLDHAM MEDICAL SERVICES)" w:date="2026-09-22T12:12:00Z" w16du:dateUtc="2026-09-22T16:12: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
        </w:numPr>
        <w:rPr>
          <w:ins w:id="48" w:author="NAZ, Mamoona (OLDHAM MEDICAL SERVICES)" w:date="2026-09-22T12:12:00Z" w16du:dateUtc="2026-09-22T16:12:00Z"/>
        </w:rPr>
      </w:pPr>
      <w:ins w:id="49" w:author="NAZ, Mamoona (OLDHAM MEDICAL SERVICES)" w:date="2026-09-22T12:12:00Z" w16du:dateUtc="2026-09-22T16:12: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
        </w:numPr>
        <w:rPr>
          <w:ins w:id="50" w:author="NAZ, Mamoona (OLDHAM MEDICAL SERVICES)" w:date="2026-09-22T12:12:00Z" w16du:dateUtc="2026-09-22T16:12:00Z"/>
        </w:rPr>
      </w:pPr>
      <w:ins w:id="51" w:author="NAZ, Mamoona (OLDHAM MEDICAL SERVICES)" w:date="2026-09-22T12:12:00Z" w16du:dateUtc="2026-09-22T16:12: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
        </w:numPr>
        <w:rPr>
          <w:ins w:id="52" w:author="NAZ, Mamoona (OLDHAM MEDICAL SERVICES)" w:date="2026-09-22T12:12:00Z" w16du:dateUtc="2026-09-22T16:12:00Z"/>
        </w:rPr>
      </w:pPr>
      <w:ins w:id="53" w:author="NAZ, Mamoona (OLDHAM MEDICAL SERVICES)" w:date="2026-09-22T12:12:00Z" w16du:dateUtc="2026-09-22T16:12: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
        </w:numPr>
        <w:rPr>
          <w:ins w:id="54" w:author="NAZ, Mamoona (OLDHAM MEDICAL SERVICES)" w:date="2026-09-22T12:12:00Z" w16du:dateUtc="2026-09-22T16:12:00Z"/>
        </w:rPr>
      </w:pPr>
      <w:ins w:id="55" w:author="NAZ, Mamoona (OLDHAM MEDICAL SERVICES)" w:date="2026-09-22T12:12:00Z" w16du:dateUtc="2026-09-22T16:12: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1"/>
        </w:numPr>
        <w:rPr>
          <w:ins w:id="56" w:author="NAZ, Mamoona (OLDHAM MEDICAL SERVICES)" w:date="2026-09-22T12:12:00Z" w16du:dateUtc="2026-09-22T16:12:00Z"/>
        </w:rPr>
      </w:pPr>
      <w:ins w:id="57" w:author="NAZ, Mamoona (OLDHAM MEDICAL SERVICES)" w:date="2026-09-22T12:12:00Z" w16du:dateUtc="2026-09-22T16:12: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
        </w:numPr>
        <w:rPr>
          <w:ins w:id="58" w:author="NAZ, Mamoona (OLDHAM MEDICAL SERVICES)" w:date="2026-09-22T12:12:00Z" w16du:dateUtc="2026-09-22T16:12:00Z"/>
        </w:rPr>
      </w:pPr>
      <w:ins w:id="59" w:author="NAZ, Mamoona (OLDHAM MEDICAL SERVICES)" w:date="2026-09-22T12:12:00Z" w16du:dateUtc="2026-09-22T16:12:00Z">
        <w:r>
          <w:t xml:space="preserve">Also decided to display notices before they get sent out. </w:t>
        </w:r>
      </w:ins>
    </w:p>
    <w:p w14:paraId="0AD56979" w14:textId="7FA4E76F" w:rsidR="00677B90" w:rsidRDefault="00677B90" w:rsidP="00FF174A">
      <w:pPr>
        <w:pStyle w:val="ListParagraph"/>
        <w:numPr>
          <w:ilvl w:val="0"/>
          <w:numId w:val="1"/>
        </w:numPr>
        <w:rPr>
          <w:ins w:id="60" w:author="NAZ, Mamoona (OLDHAM MEDICAL SERVICES)" w:date="2026-09-22T12:12:00Z" w16du:dateUtc="2026-09-22T16:12:00Z"/>
        </w:rPr>
      </w:pPr>
      <w:ins w:id="61" w:author="NAZ, Mamoona (OLDHAM MEDICAL SERVICES)" w:date="2026-09-22T12:12:00Z" w16du:dateUtc="2026-09-22T16:12: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
        </w:numPr>
        <w:rPr>
          <w:ins w:id="62" w:author="NAZ, Mamoona (OLDHAM MEDICAL SERVICES)" w:date="2026-09-22T12:12:00Z" w16du:dateUtc="2026-09-22T16:12:00Z"/>
        </w:rPr>
      </w:pPr>
      <w:ins w:id="63" w:author="NAZ, Mamoona (OLDHAM MEDICAL SERVICES)" w:date="2026-09-22T12:12:00Z" w16du:dateUtc="2026-09-22T16:12: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
        </w:numPr>
        <w:rPr>
          <w:ins w:id="64" w:author="NAZ, Mamoona (OLDHAM MEDICAL SERVICES)" w:date="2026-09-22T12:12:00Z" w16du:dateUtc="2026-09-22T16:12:00Z"/>
        </w:rPr>
      </w:pPr>
      <w:ins w:id="65" w:author="NAZ, Mamoona (OLDHAM MEDICAL SERVICES)" w:date="2026-09-22T12:12:00Z" w16du:dateUtc="2026-09-22T16:12:00Z">
        <w:r>
          <w:t xml:space="preserve">The Practice has not yet received a confirmation date of delivery for flu jabs. </w:t>
        </w:r>
      </w:ins>
    </w:p>
    <w:p w14:paraId="0CEABE06" w14:textId="159751B6" w:rsidR="00677B90" w:rsidRDefault="00677B90" w:rsidP="00FF174A">
      <w:pPr>
        <w:pStyle w:val="ListParagraph"/>
        <w:numPr>
          <w:ilvl w:val="0"/>
          <w:numId w:val="1"/>
        </w:numPr>
        <w:rPr>
          <w:ins w:id="66" w:author="NAZ, Mamoona (OLDHAM MEDICAL SERVICES)" w:date="2026-09-22T12:12:00Z" w16du:dateUtc="2026-09-22T16:12:00Z"/>
        </w:rPr>
      </w:pPr>
      <w:ins w:id="67" w:author="NAZ, Mamoona (OLDHAM MEDICAL SERVICES)" w:date="2026-09-22T12:12:00Z" w16du:dateUtc="2026-09-22T16:12:00Z">
        <w:r>
          <w:t xml:space="preserve">Updates around the PCN clinics were shared. </w:t>
        </w:r>
      </w:ins>
    </w:p>
    <w:p w14:paraId="02B8F5B2" w14:textId="001EA95A" w:rsidR="00677B90" w:rsidRDefault="00677B90" w:rsidP="00FF174A">
      <w:pPr>
        <w:pStyle w:val="ListParagraph"/>
        <w:numPr>
          <w:ilvl w:val="0"/>
          <w:numId w:val="1"/>
        </w:numPr>
        <w:rPr>
          <w:ins w:id="68" w:author="NAZ, Mamoona (OLDHAM MEDICAL SERVICES)" w:date="2026-09-22T12:12:00Z" w16du:dateUtc="2026-09-22T16:12:00Z"/>
        </w:rPr>
      </w:pPr>
      <w:ins w:id="69" w:author="NAZ, Mamoona (OLDHAM MEDICAL SERVICES)" w:date="2026-09-22T12:12:00Z" w16du:dateUtc="2026-09-22T16:12:00Z">
        <w:r>
          <w:t xml:space="preserve">Meeting was kept brief due to summer holidays and many apologies. </w:t>
        </w:r>
      </w:ins>
    </w:p>
    <w:p w14:paraId="447CCA8D" w14:textId="3472B07F" w:rsidR="006F1C2D" w:rsidRPr="006F1C2D" w:rsidRDefault="006F1C2D" w:rsidP="006F1C2D">
      <w:pPr>
        <w:rPr>
          <w:ins w:id="70" w:author="NAZ, Mamoona (OLDHAM MEDICAL SERVICES)" w:date="2026-09-22T12:12:00Z" w16du:dateUtc="2026-09-22T16:12:00Z"/>
          <w:b/>
          <w:bCs/>
        </w:rPr>
      </w:pPr>
      <w:ins w:id="71" w:author="NAZ, Mamoona (OLDHAM MEDICAL SERVICES)" w:date="2026-09-22T12:12:00Z" w16du:dateUtc="2026-09-22T16:12: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72" w:author="NAZ, Mamoona (OLDHAM MEDICAL SERVICES)" w:date="2026-09-22T12:12:00Z" w16du:dateUtc="2026-09-22T16:12:00Z"/>
          <w:b/>
          <w:bCs/>
        </w:rPr>
      </w:pPr>
    </w:p>
    <w:p w14:paraId="5600D0E3" w14:textId="68EE60B5" w:rsidR="00494DD6" w:rsidRPr="00AB48E5" w:rsidRDefault="006F1C2D" w:rsidP="00494DD6">
      <w:pPr>
        <w:spacing w:after="240"/>
        <w:jc w:val="center"/>
        <w:rPr>
          <w:del w:id="73" w:author="NAZ, Mamoona (OLDHAM MEDICAL SERVICES)" w:date="2026-09-22T12:12:00Z" w16du:dateUtc="2026-09-22T16:12:00Z"/>
          <w:rFonts w:cstheme="minorHAnsi"/>
          <w:b/>
          <w:sz w:val="26"/>
        </w:rPr>
      </w:pPr>
      <w:ins w:id="74" w:author="NAZ, Mamoona (OLDHAM MEDICAL SERVICES)" w:date="2026-09-22T12:12:00Z" w16du:dateUtc="2026-09-22T16:12: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5" w:author="NAZ, Mamoona (OLDHAM MEDICAL SERVICES)" w:date="2026-09-22T12:12:00Z" w16du:dateUtc="2026-09-22T16:12:00Z">
        <w:r w:rsidR="005229AE" w:rsidRPr="00AB48E5">
          <w:rPr>
            <w:rFonts w:cstheme="minorHAnsi"/>
            <w:b/>
            <w:sz w:val="26"/>
          </w:rPr>
          <w:delText xml:space="preserve">Popieram zabranie głosu w debacie nad </w:delText>
        </w:r>
        <w:r w:rsidR="00494DD6" w:rsidRPr="00AB48E5">
          <w:rPr>
            <w:rFonts w:cstheme="minorHAnsi"/>
            <w:b/>
            <w:sz w:val="26"/>
          </w:rPr>
          <w:delText>„</w:delText>
        </w:r>
        <w:r w:rsidR="00D53EF3" w:rsidRPr="00AB48E5">
          <w:rPr>
            <w:rFonts w:cstheme="minorHAnsi"/>
            <w:b/>
            <w:sz w:val="26"/>
          </w:rPr>
          <w:delText>R</w:delText>
        </w:r>
        <w:r w:rsidR="005229AE" w:rsidRPr="00AB48E5">
          <w:rPr>
            <w:rFonts w:cstheme="minorHAnsi"/>
            <w:b/>
            <w:sz w:val="26"/>
          </w:rPr>
          <w:delText xml:space="preserve">aportem o stanie </w:delText>
        </w:r>
        <w:r w:rsidR="00494DD6" w:rsidRPr="00AB48E5">
          <w:rPr>
            <w:rFonts w:cstheme="minorHAnsi"/>
            <w:b/>
            <w:sz w:val="26"/>
          </w:rPr>
          <w:delText>Powiatu Zwoleńskiego za 20</w:delText>
        </w:r>
        <w:r w:rsidR="00AB48E5">
          <w:rPr>
            <w:rFonts w:cstheme="minorHAnsi"/>
            <w:b/>
            <w:sz w:val="26"/>
          </w:rPr>
          <w:delText>2</w:delText>
        </w:r>
        <w:r w:rsidR="00AF0856">
          <w:rPr>
            <w:rFonts w:cstheme="minorHAnsi"/>
            <w:b/>
            <w:sz w:val="26"/>
          </w:rPr>
          <w:delText>4</w:delText>
        </w:r>
        <w:r w:rsidR="00494DD6" w:rsidRPr="00AB48E5">
          <w:rPr>
            <w:rFonts w:cstheme="minorHAnsi"/>
            <w:b/>
            <w:sz w:val="26"/>
          </w:rPr>
          <w:delText xml:space="preserve"> rok</w:delText>
        </w:r>
        <w:r w:rsidR="001457C6" w:rsidRPr="00AB48E5">
          <w:rPr>
            <w:rFonts w:cstheme="minorHAnsi"/>
            <w:b/>
            <w:sz w:val="26"/>
          </w:rPr>
          <w:delText>”</w:delText>
        </w:r>
      </w:del>
    </w:p>
    <w:p w14:paraId="785A7B30" w14:textId="77777777" w:rsidR="00494DD6" w:rsidRPr="00AB48E5" w:rsidRDefault="005229AE" w:rsidP="00494DD6">
      <w:pPr>
        <w:jc w:val="center"/>
        <w:rPr>
          <w:del w:id="76" w:author="NAZ, Mamoona (OLDHAM MEDICAL SERVICES)" w:date="2026-09-22T12:12:00Z" w16du:dateUtc="2026-09-22T16:12:00Z"/>
          <w:rFonts w:cstheme="minorHAnsi"/>
          <w:b/>
        </w:rPr>
      </w:pPr>
      <w:del w:id="77" w:author="NAZ, Mamoona (OLDHAM MEDICAL SERVICES)" w:date="2026-09-22T12:12:00Z" w16du:dateUtc="2026-09-22T16:12:00Z">
        <w:r w:rsidRPr="00AB48E5">
          <w:rPr>
            <w:rFonts w:cstheme="minorHAnsi"/>
            <w:b/>
          </w:rPr>
          <w:delText xml:space="preserve"> przez </w:delText>
        </w:r>
        <w:r w:rsidR="00494DD6" w:rsidRPr="00AB48E5">
          <w:rPr>
            <w:rFonts w:cstheme="minorHAnsi"/>
            <w:b/>
          </w:rPr>
          <w:delText>…………………………………………………………………………………………………………</w:delText>
        </w:r>
      </w:del>
    </w:p>
    <w:p w14:paraId="4234E1C4" w14:textId="77777777" w:rsidR="00F13BDE" w:rsidRPr="00AB48E5" w:rsidRDefault="005229AE" w:rsidP="00494DD6">
      <w:pPr>
        <w:jc w:val="center"/>
        <w:rPr>
          <w:del w:id="78" w:author="NAZ, Mamoona (OLDHAM MEDICAL SERVICES)" w:date="2026-09-22T12:12:00Z" w16du:dateUtc="2026-09-22T16:12:00Z"/>
          <w:rFonts w:cstheme="minorHAnsi"/>
          <w:b/>
        </w:rPr>
      </w:pPr>
      <w:del w:id="79" w:author="NAZ, Mamoona (OLDHAM MEDICAL SERVICES)" w:date="2026-09-22T12:12:00Z" w16du:dateUtc="2026-09-22T16:12:00Z">
        <w:r w:rsidRPr="00AB48E5">
          <w:rPr>
            <w:rFonts w:cstheme="minorHAnsi"/>
            <w:b/>
          </w:rPr>
          <w:delText>(</w:delText>
        </w:r>
        <w:r w:rsidRPr="00AB48E5">
          <w:rPr>
            <w:rFonts w:cstheme="minorHAnsi"/>
            <w:b/>
            <w:i/>
          </w:rPr>
          <w:delText>imię i nazwisko , miejsce zamieszkania osoby, której dotyczy zgłoszenie</w:delText>
        </w:r>
        <w:r w:rsidRPr="00AB48E5">
          <w:rPr>
            <w:rFonts w:cstheme="minorHAnsi"/>
            <w:b/>
          </w:rPr>
          <w:delText xml:space="preserve">) </w:delText>
        </w:r>
      </w:del>
    </w:p>
    <w:p w14:paraId="01C5E377" w14:textId="77777777" w:rsidR="005229AE" w:rsidRPr="00AB48E5" w:rsidRDefault="005229AE" w:rsidP="00F13BDE">
      <w:pPr>
        <w:jc w:val="center"/>
        <w:rPr>
          <w:del w:id="80" w:author="NAZ, Mamoona (OLDHAM MEDICAL SERVICES)" w:date="2026-09-22T12:12:00Z" w16du:dateUtc="2026-09-22T16:12:00Z"/>
          <w:rFonts w:cstheme="minorHAnsi"/>
          <w:b/>
        </w:rPr>
      </w:pPr>
    </w:p>
    <w:tbl>
      <w:tblPr>
        <w:tblW w:w="13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6"/>
        <w:gridCol w:w="3498"/>
        <w:gridCol w:w="6291"/>
        <w:gridCol w:w="2853"/>
      </w:tblGrid>
      <w:tr w:rsidR="00F13BDE" w:rsidRPr="00AB48E5" w14:paraId="042AFCD4" w14:textId="77777777" w:rsidTr="005229AE">
        <w:trPr>
          <w:trHeight w:val="510"/>
          <w:del w:id="81" w:author="NAZ, Mamoona (OLDHAM MEDICAL SERVICES)" w:date="2026-09-22T12:12:00Z" w16du:dateUtc="2026-09-22T16:12:00Z"/>
        </w:trPr>
        <w:tc>
          <w:tcPr>
            <w:tcW w:w="696" w:type="dxa"/>
            <w:vAlign w:val="center"/>
          </w:tcPr>
          <w:p w14:paraId="1FB3F5BE" w14:textId="77777777" w:rsidR="00F13BDE" w:rsidRPr="00AB48E5" w:rsidRDefault="00F13BDE" w:rsidP="00BC0F75">
            <w:pPr>
              <w:jc w:val="center"/>
              <w:rPr>
                <w:del w:id="82" w:author="NAZ, Mamoona (OLDHAM MEDICAL SERVICES)" w:date="2026-09-22T12:12:00Z" w16du:dateUtc="2026-09-22T16:12:00Z"/>
                <w:rFonts w:cstheme="minorHAnsi"/>
                <w:b/>
              </w:rPr>
            </w:pPr>
            <w:del w:id="83" w:author="NAZ, Mamoona (OLDHAM MEDICAL SERVICES)" w:date="2026-09-22T12:12:00Z" w16du:dateUtc="2026-09-22T16:12:00Z">
              <w:r w:rsidRPr="00AB48E5">
                <w:rPr>
                  <w:rFonts w:cstheme="minorHAnsi"/>
                  <w:b/>
                </w:rPr>
                <w:delText>Lp.</w:delText>
              </w:r>
            </w:del>
          </w:p>
        </w:tc>
        <w:tc>
          <w:tcPr>
            <w:tcW w:w="3498" w:type="dxa"/>
            <w:vAlign w:val="center"/>
          </w:tcPr>
          <w:p w14:paraId="55E745A1" w14:textId="77777777" w:rsidR="00F13BDE" w:rsidRPr="00AB48E5" w:rsidRDefault="00F13BDE" w:rsidP="00BC0F75">
            <w:pPr>
              <w:jc w:val="center"/>
              <w:rPr>
                <w:del w:id="84" w:author="NAZ, Mamoona (OLDHAM MEDICAL SERVICES)" w:date="2026-09-22T12:12:00Z" w16du:dateUtc="2026-09-22T16:12:00Z"/>
                <w:rFonts w:cstheme="minorHAnsi"/>
                <w:b/>
              </w:rPr>
            </w:pPr>
            <w:del w:id="85" w:author="NAZ, Mamoona (OLDHAM MEDICAL SERVICES)" w:date="2026-09-22T12:12:00Z" w16du:dateUtc="2026-09-22T16:12:00Z">
              <w:r w:rsidRPr="00AB48E5">
                <w:rPr>
                  <w:rFonts w:cstheme="minorHAnsi"/>
                  <w:b/>
                </w:rPr>
                <w:delText>Imię i nazwisko</w:delText>
              </w:r>
            </w:del>
          </w:p>
        </w:tc>
        <w:tc>
          <w:tcPr>
            <w:tcW w:w="6291" w:type="dxa"/>
            <w:vAlign w:val="center"/>
          </w:tcPr>
          <w:p w14:paraId="24670689" w14:textId="77777777" w:rsidR="00F13BDE" w:rsidRPr="00AB48E5" w:rsidRDefault="00F13BDE" w:rsidP="00BC0F75">
            <w:pPr>
              <w:jc w:val="center"/>
              <w:rPr>
                <w:del w:id="86" w:author="NAZ, Mamoona (OLDHAM MEDICAL SERVICES)" w:date="2026-09-22T12:12:00Z" w16du:dateUtc="2026-09-22T16:12:00Z"/>
                <w:rFonts w:cstheme="minorHAnsi"/>
                <w:b/>
              </w:rPr>
            </w:pPr>
            <w:del w:id="87" w:author="NAZ, Mamoona (OLDHAM MEDICAL SERVICES)" w:date="2026-09-22T12:12:00Z" w16du:dateUtc="2026-09-22T16:12:00Z">
              <w:r w:rsidRPr="00AB48E5">
                <w:rPr>
                  <w:rFonts w:cstheme="minorHAnsi"/>
                  <w:b/>
                </w:rPr>
                <w:delText>Adres zamieszkania</w:delText>
              </w:r>
            </w:del>
          </w:p>
        </w:tc>
        <w:tc>
          <w:tcPr>
            <w:tcW w:w="2853" w:type="dxa"/>
            <w:vAlign w:val="center"/>
          </w:tcPr>
          <w:p w14:paraId="1F726F77" w14:textId="77777777" w:rsidR="00F13BDE" w:rsidRPr="00AB48E5" w:rsidRDefault="00F13BDE" w:rsidP="00BC0F75">
            <w:pPr>
              <w:jc w:val="center"/>
              <w:rPr>
                <w:del w:id="88" w:author="NAZ, Mamoona (OLDHAM MEDICAL SERVICES)" w:date="2026-09-22T12:12:00Z" w16du:dateUtc="2026-09-22T16:12:00Z"/>
                <w:rFonts w:cstheme="minorHAnsi"/>
                <w:b/>
              </w:rPr>
            </w:pPr>
            <w:del w:id="89" w:author="NAZ, Mamoona (OLDHAM MEDICAL SERVICES)" w:date="2026-09-22T12:12:00Z" w16du:dateUtc="2026-09-22T16:12:00Z">
              <w:r w:rsidRPr="00AB48E5">
                <w:rPr>
                  <w:rFonts w:cstheme="minorHAnsi"/>
                  <w:b/>
                </w:rPr>
                <w:delText>Własnoręczny podpis</w:delText>
              </w:r>
            </w:del>
          </w:p>
        </w:tc>
      </w:tr>
      <w:tr w:rsidR="00F13BDE" w:rsidRPr="00AB48E5" w14:paraId="7F1EFB6F" w14:textId="77777777" w:rsidTr="005229AE">
        <w:trPr>
          <w:trHeight w:val="510"/>
          <w:del w:id="90" w:author="NAZ, Mamoona (OLDHAM MEDICAL SERVICES)" w:date="2026-09-22T12:12:00Z" w16du:dateUtc="2026-09-22T16:12:00Z"/>
        </w:trPr>
        <w:tc>
          <w:tcPr>
            <w:tcW w:w="696" w:type="dxa"/>
          </w:tcPr>
          <w:p w14:paraId="00320745" w14:textId="77777777" w:rsidR="00F13BDE" w:rsidRPr="00AB48E5" w:rsidRDefault="00F13BDE" w:rsidP="00BC0F75">
            <w:pPr>
              <w:jc w:val="center"/>
              <w:rPr>
                <w:del w:id="91" w:author="NAZ, Mamoona (OLDHAM MEDICAL SERVICES)" w:date="2026-09-22T12:12:00Z" w16du:dateUtc="2026-09-22T16:12:00Z"/>
                <w:rFonts w:cstheme="minorHAnsi"/>
                <w:b/>
              </w:rPr>
            </w:pPr>
          </w:p>
        </w:tc>
        <w:tc>
          <w:tcPr>
            <w:tcW w:w="3498" w:type="dxa"/>
          </w:tcPr>
          <w:p w14:paraId="1A4D82AA" w14:textId="77777777" w:rsidR="00F13BDE" w:rsidRPr="00AB48E5" w:rsidRDefault="00F13BDE" w:rsidP="00BC0F75">
            <w:pPr>
              <w:jc w:val="center"/>
              <w:rPr>
                <w:del w:id="92" w:author="NAZ, Mamoona (OLDHAM MEDICAL SERVICES)" w:date="2026-09-22T12:12:00Z" w16du:dateUtc="2026-09-22T16:12:00Z"/>
                <w:rFonts w:cstheme="minorHAnsi"/>
                <w:b/>
              </w:rPr>
            </w:pPr>
          </w:p>
        </w:tc>
        <w:tc>
          <w:tcPr>
            <w:tcW w:w="6291" w:type="dxa"/>
          </w:tcPr>
          <w:p w14:paraId="2A9A67C3" w14:textId="77777777" w:rsidR="00F13BDE" w:rsidRPr="00AB48E5" w:rsidRDefault="00F13BDE" w:rsidP="00BC0F75">
            <w:pPr>
              <w:jc w:val="center"/>
              <w:rPr>
                <w:del w:id="93" w:author="NAZ, Mamoona (OLDHAM MEDICAL SERVICES)" w:date="2026-09-22T12:12:00Z" w16du:dateUtc="2026-09-22T16:12:00Z"/>
                <w:rFonts w:cstheme="minorHAnsi"/>
                <w:b/>
              </w:rPr>
            </w:pPr>
          </w:p>
        </w:tc>
        <w:tc>
          <w:tcPr>
            <w:tcW w:w="2853" w:type="dxa"/>
          </w:tcPr>
          <w:p w14:paraId="008B67EF" w14:textId="77777777" w:rsidR="00F13BDE" w:rsidRPr="00AB48E5" w:rsidRDefault="00F13BDE" w:rsidP="00BC0F75">
            <w:pPr>
              <w:jc w:val="center"/>
              <w:rPr>
                <w:del w:id="94" w:author="NAZ, Mamoona (OLDHAM MEDICAL SERVICES)" w:date="2026-09-22T12:12:00Z" w16du:dateUtc="2026-09-22T16:12:00Z"/>
                <w:rFonts w:cstheme="minorHAnsi"/>
                <w:b/>
              </w:rPr>
            </w:pPr>
          </w:p>
        </w:tc>
      </w:tr>
      <w:tr w:rsidR="00F13BDE" w:rsidRPr="00AB48E5" w14:paraId="44B0A16F" w14:textId="77777777" w:rsidTr="005229AE">
        <w:trPr>
          <w:trHeight w:val="510"/>
          <w:del w:id="95" w:author="NAZ, Mamoona (OLDHAM MEDICAL SERVICES)" w:date="2026-09-22T12:12:00Z" w16du:dateUtc="2026-09-22T16:12:00Z"/>
        </w:trPr>
        <w:tc>
          <w:tcPr>
            <w:tcW w:w="696" w:type="dxa"/>
          </w:tcPr>
          <w:p w14:paraId="62A0D9B1" w14:textId="77777777" w:rsidR="00F13BDE" w:rsidRPr="00AB48E5" w:rsidRDefault="00F13BDE" w:rsidP="00BC0F75">
            <w:pPr>
              <w:jc w:val="center"/>
              <w:rPr>
                <w:del w:id="96" w:author="NAZ, Mamoona (OLDHAM MEDICAL SERVICES)" w:date="2026-09-22T12:12:00Z" w16du:dateUtc="2026-09-22T16:12:00Z"/>
                <w:rFonts w:cstheme="minorHAnsi"/>
                <w:b/>
              </w:rPr>
            </w:pPr>
          </w:p>
        </w:tc>
        <w:tc>
          <w:tcPr>
            <w:tcW w:w="3498" w:type="dxa"/>
          </w:tcPr>
          <w:p w14:paraId="4FCC5728" w14:textId="77777777" w:rsidR="00F13BDE" w:rsidRPr="00AB48E5" w:rsidRDefault="00F13BDE" w:rsidP="00BC0F75">
            <w:pPr>
              <w:jc w:val="center"/>
              <w:rPr>
                <w:del w:id="97" w:author="NAZ, Mamoona (OLDHAM MEDICAL SERVICES)" w:date="2026-09-22T12:12:00Z" w16du:dateUtc="2026-09-22T16:12:00Z"/>
                <w:rFonts w:cstheme="minorHAnsi"/>
                <w:b/>
              </w:rPr>
            </w:pPr>
          </w:p>
        </w:tc>
        <w:tc>
          <w:tcPr>
            <w:tcW w:w="6291" w:type="dxa"/>
          </w:tcPr>
          <w:p w14:paraId="6D387D09" w14:textId="77777777" w:rsidR="00F13BDE" w:rsidRPr="00AB48E5" w:rsidRDefault="00F13BDE" w:rsidP="00BC0F75">
            <w:pPr>
              <w:jc w:val="center"/>
              <w:rPr>
                <w:del w:id="98" w:author="NAZ, Mamoona (OLDHAM MEDICAL SERVICES)" w:date="2026-09-22T12:12:00Z" w16du:dateUtc="2026-09-22T16:12:00Z"/>
                <w:rFonts w:cstheme="minorHAnsi"/>
                <w:b/>
              </w:rPr>
            </w:pPr>
          </w:p>
        </w:tc>
        <w:tc>
          <w:tcPr>
            <w:tcW w:w="2853" w:type="dxa"/>
          </w:tcPr>
          <w:p w14:paraId="2B21A481" w14:textId="77777777" w:rsidR="00F13BDE" w:rsidRPr="00AB48E5" w:rsidRDefault="00F13BDE" w:rsidP="00BC0F75">
            <w:pPr>
              <w:jc w:val="center"/>
              <w:rPr>
                <w:del w:id="99" w:author="NAZ, Mamoona (OLDHAM MEDICAL SERVICES)" w:date="2026-09-22T12:12:00Z" w16du:dateUtc="2026-09-22T16:12:00Z"/>
                <w:rFonts w:cstheme="minorHAnsi"/>
                <w:b/>
              </w:rPr>
            </w:pPr>
          </w:p>
        </w:tc>
      </w:tr>
      <w:tr w:rsidR="00F13BDE" w:rsidRPr="00AB48E5" w14:paraId="3CF85B43" w14:textId="77777777" w:rsidTr="005229AE">
        <w:trPr>
          <w:trHeight w:val="510"/>
          <w:del w:id="100" w:author="NAZ, Mamoona (OLDHAM MEDICAL SERVICES)" w:date="2026-09-22T12:12:00Z" w16du:dateUtc="2026-09-22T16:12:00Z"/>
        </w:trPr>
        <w:tc>
          <w:tcPr>
            <w:tcW w:w="696" w:type="dxa"/>
          </w:tcPr>
          <w:p w14:paraId="472DFE7C" w14:textId="77777777" w:rsidR="00F13BDE" w:rsidRPr="00AB48E5" w:rsidRDefault="00F13BDE" w:rsidP="00BC0F75">
            <w:pPr>
              <w:jc w:val="center"/>
              <w:rPr>
                <w:del w:id="101" w:author="NAZ, Mamoona (OLDHAM MEDICAL SERVICES)" w:date="2026-09-22T12:12:00Z" w16du:dateUtc="2026-09-22T16:12:00Z"/>
                <w:rFonts w:cstheme="minorHAnsi"/>
                <w:b/>
              </w:rPr>
            </w:pPr>
          </w:p>
        </w:tc>
        <w:tc>
          <w:tcPr>
            <w:tcW w:w="3498" w:type="dxa"/>
          </w:tcPr>
          <w:p w14:paraId="4A88A8BF" w14:textId="77777777" w:rsidR="00F13BDE" w:rsidRPr="00AB48E5" w:rsidRDefault="00F13BDE" w:rsidP="00BC0F75">
            <w:pPr>
              <w:jc w:val="center"/>
              <w:rPr>
                <w:del w:id="102" w:author="NAZ, Mamoona (OLDHAM MEDICAL SERVICES)" w:date="2026-09-22T12:12:00Z" w16du:dateUtc="2026-09-22T16:12:00Z"/>
                <w:rFonts w:cstheme="minorHAnsi"/>
                <w:b/>
              </w:rPr>
            </w:pPr>
          </w:p>
        </w:tc>
        <w:tc>
          <w:tcPr>
            <w:tcW w:w="6291" w:type="dxa"/>
          </w:tcPr>
          <w:p w14:paraId="77BE8F16" w14:textId="77777777" w:rsidR="00F13BDE" w:rsidRPr="00AB48E5" w:rsidRDefault="00F13BDE" w:rsidP="00BC0F75">
            <w:pPr>
              <w:jc w:val="center"/>
              <w:rPr>
                <w:del w:id="103" w:author="NAZ, Mamoona (OLDHAM MEDICAL SERVICES)" w:date="2026-09-22T12:12:00Z" w16du:dateUtc="2026-09-22T16:12:00Z"/>
                <w:rFonts w:cstheme="minorHAnsi"/>
                <w:b/>
              </w:rPr>
            </w:pPr>
          </w:p>
        </w:tc>
        <w:tc>
          <w:tcPr>
            <w:tcW w:w="2853" w:type="dxa"/>
          </w:tcPr>
          <w:p w14:paraId="648427D1" w14:textId="77777777" w:rsidR="00F13BDE" w:rsidRPr="00AB48E5" w:rsidRDefault="00F13BDE" w:rsidP="00BC0F75">
            <w:pPr>
              <w:jc w:val="center"/>
              <w:rPr>
                <w:del w:id="104" w:author="NAZ, Mamoona (OLDHAM MEDICAL SERVICES)" w:date="2026-09-22T12:12:00Z" w16du:dateUtc="2026-09-22T16:12:00Z"/>
                <w:rFonts w:cstheme="minorHAnsi"/>
                <w:b/>
              </w:rPr>
            </w:pPr>
          </w:p>
        </w:tc>
      </w:tr>
      <w:tr w:rsidR="00F13BDE" w:rsidRPr="00AB48E5" w14:paraId="642BE6D8" w14:textId="77777777" w:rsidTr="005229AE">
        <w:trPr>
          <w:trHeight w:val="510"/>
          <w:del w:id="105" w:author="NAZ, Mamoona (OLDHAM MEDICAL SERVICES)" w:date="2026-09-22T12:12:00Z" w16du:dateUtc="2026-09-22T16:12:00Z"/>
        </w:trPr>
        <w:tc>
          <w:tcPr>
            <w:tcW w:w="696" w:type="dxa"/>
          </w:tcPr>
          <w:p w14:paraId="1ED1E71E" w14:textId="77777777" w:rsidR="00F13BDE" w:rsidRPr="00AB48E5" w:rsidRDefault="00F13BDE" w:rsidP="00BC0F75">
            <w:pPr>
              <w:jc w:val="center"/>
              <w:rPr>
                <w:del w:id="106" w:author="NAZ, Mamoona (OLDHAM MEDICAL SERVICES)" w:date="2026-09-22T12:12:00Z" w16du:dateUtc="2026-09-22T16:12:00Z"/>
                <w:rFonts w:cstheme="minorHAnsi"/>
                <w:b/>
              </w:rPr>
            </w:pPr>
          </w:p>
        </w:tc>
        <w:tc>
          <w:tcPr>
            <w:tcW w:w="3498" w:type="dxa"/>
          </w:tcPr>
          <w:p w14:paraId="759C3234" w14:textId="77777777" w:rsidR="00F13BDE" w:rsidRPr="00AB48E5" w:rsidRDefault="00F13BDE" w:rsidP="00BC0F75">
            <w:pPr>
              <w:jc w:val="center"/>
              <w:rPr>
                <w:del w:id="107" w:author="NAZ, Mamoona (OLDHAM MEDICAL SERVICES)" w:date="2026-09-22T12:12:00Z" w16du:dateUtc="2026-09-22T16:12:00Z"/>
                <w:rFonts w:cstheme="minorHAnsi"/>
                <w:b/>
              </w:rPr>
            </w:pPr>
          </w:p>
        </w:tc>
        <w:tc>
          <w:tcPr>
            <w:tcW w:w="6291" w:type="dxa"/>
          </w:tcPr>
          <w:p w14:paraId="043ED999" w14:textId="77777777" w:rsidR="00F13BDE" w:rsidRPr="00AB48E5" w:rsidRDefault="00F13BDE" w:rsidP="00BC0F75">
            <w:pPr>
              <w:jc w:val="center"/>
              <w:rPr>
                <w:del w:id="108" w:author="NAZ, Mamoona (OLDHAM MEDICAL SERVICES)" w:date="2026-09-22T12:12:00Z" w16du:dateUtc="2026-09-22T16:12:00Z"/>
                <w:rFonts w:cstheme="minorHAnsi"/>
                <w:b/>
              </w:rPr>
            </w:pPr>
          </w:p>
        </w:tc>
        <w:tc>
          <w:tcPr>
            <w:tcW w:w="2853" w:type="dxa"/>
          </w:tcPr>
          <w:p w14:paraId="7A2E7ADA" w14:textId="77777777" w:rsidR="00F13BDE" w:rsidRPr="00AB48E5" w:rsidRDefault="00F13BDE" w:rsidP="00BC0F75">
            <w:pPr>
              <w:jc w:val="center"/>
              <w:rPr>
                <w:del w:id="109" w:author="NAZ, Mamoona (OLDHAM MEDICAL SERVICES)" w:date="2026-09-22T12:12:00Z" w16du:dateUtc="2026-09-22T16:12:00Z"/>
                <w:rFonts w:cstheme="minorHAnsi"/>
                <w:b/>
              </w:rPr>
            </w:pPr>
          </w:p>
        </w:tc>
      </w:tr>
      <w:tr w:rsidR="00F13BDE" w:rsidRPr="00AB48E5" w14:paraId="79F7F0A1" w14:textId="77777777" w:rsidTr="005229AE">
        <w:trPr>
          <w:trHeight w:val="510"/>
          <w:del w:id="110" w:author="NAZ, Mamoona (OLDHAM MEDICAL SERVICES)" w:date="2026-09-22T12:12:00Z" w16du:dateUtc="2026-09-22T16:12:00Z"/>
        </w:trPr>
        <w:tc>
          <w:tcPr>
            <w:tcW w:w="696" w:type="dxa"/>
          </w:tcPr>
          <w:p w14:paraId="0343CACF" w14:textId="77777777" w:rsidR="00F13BDE" w:rsidRPr="00AB48E5" w:rsidRDefault="00F13BDE" w:rsidP="00BC0F75">
            <w:pPr>
              <w:jc w:val="center"/>
              <w:rPr>
                <w:del w:id="111" w:author="NAZ, Mamoona (OLDHAM MEDICAL SERVICES)" w:date="2026-09-22T12:12:00Z" w16du:dateUtc="2026-09-22T16:12:00Z"/>
                <w:rFonts w:cstheme="minorHAnsi"/>
                <w:b/>
              </w:rPr>
            </w:pPr>
          </w:p>
        </w:tc>
        <w:tc>
          <w:tcPr>
            <w:tcW w:w="3498" w:type="dxa"/>
          </w:tcPr>
          <w:p w14:paraId="5AC80E9C" w14:textId="77777777" w:rsidR="00F13BDE" w:rsidRPr="00AB48E5" w:rsidRDefault="00F13BDE" w:rsidP="00BC0F75">
            <w:pPr>
              <w:jc w:val="center"/>
              <w:rPr>
                <w:del w:id="112" w:author="NAZ, Mamoona (OLDHAM MEDICAL SERVICES)" w:date="2026-09-22T12:12:00Z" w16du:dateUtc="2026-09-22T16:12:00Z"/>
                <w:rFonts w:cstheme="minorHAnsi"/>
                <w:b/>
              </w:rPr>
            </w:pPr>
          </w:p>
        </w:tc>
        <w:tc>
          <w:tcPr>
            <w:tcW w:w="6291" w:type="dxa"/>
          </w:tcPr>
          <w:p w14:paraId="47E56558" w14:textId="77777777" w:rsidR="00F13BDE" w:rsidRPr="00AB48E5" w:rsidRDefault="00F13BDE" w:rsidP="00BC0F75">
            <w:pPr>
              <w:jc w:val="center"/>
              <w:rPr>
                <w:del w:id="113" w:author="NAZ, Mamoona (OLDHAM MEDICAL SERVICES)" w:date="2026-09-22T12:12:00Z" w16du:dateUtc="2026-09-22T16:12:00Z"/>
                <w:rFonts w:cstheme="minorHAnsi"/>
                <w:b/>
              </w:rPr>
            </w:pPr>
          </w:p>
        </w:tc>
        <w:tc>
          <w:tcPr>
            <w:tcW w:w="2853" w:type="dxa"/>
          </w:tcPr>
          <w:p w14:paraId="466DB650" w14:textId="77777777" w:rsidR="00F13BDE" w:rsidRPr="00AB48E5" w:rsidRDefault="00F13BDE" w:rsidP="00BC0F75">
            <w:pPr>
              <w:jc w:val="center"/>
              <w:rPr>
                <w:del w:id="114" w:author="NAZ, Mamoona (OLDHAM MEDICAL SERVICES)" w:date="2026-09-22T12:12:00Z" w16du:dateUtc="2026-09-22T16:12:00Z"/>
                <w:rFonts w:cstheme="minorHAnsi"/>
                <w:b/>
              </w:rPr>
            </w:pPr>
          </w:p>
        </w:tc>
      </w:tr>
      <w:tr w:rsidR="00F13BDE" w:rsidRPr="00AB48E5" w14:paraId="604CBD65" w14:textId="77777777" w:rsidTr="005229AE">
        <w:trPr>
          <w:trHeight w:val="510"/>
          <w:del w:id="115" w:author="NAZ, Mamoona (OLDHAM MEDICAL SERVICES)" w:date="2026-09-22T12:12:00Z" w16du:dateUtc="2026-09-22T16:12:00Z"/>
        </w:trPr>
        <w:tc>
          <w:tcPr>
            <w:tcW w:w="696" w:type="dxa"/>
          </w:tcPr>
          <w:p w14:paraId="37D73AF6" w14:textId="77777777" w:rsidR="00F13BDE" w:rsidRPr="00AB48E5" w:rsidRDefault="00F13BDE" w:rsidP="00BC0F75">
            <w:pPr>
              <w:jc w:val="center"/>
              <w:rPr>
                <w:del w:id="116" w:author="NAZ, Mamoona (OLDHAM MEDICAL SERVICES)" w:date="2026-09-22T12:12:00Z" w16du:dateUtc="2026-09-22T16:12:00Z"/>
                <w:rFonts w:cstheme="minorHAnsi"/>
                <w:b/>
              </w:rPr>
            </w:pPr>
          </w:p>
        </w:tc>
        <w:tc>
          <w:tcPr>
            <w:tcW w:w="3498" w:type="dxa"/>
          </w:tcPr>
          <w:p w14:paraId="56FDCD8D" w14:textId="77777777" w:rsidR="00F13BDE" w:rsidRPr="00AB48E5" w:rsidRDefault="00F13BDE" w:rsidP="00BC0F75">
            <w:pPr>
              <w:jc w:val="center"/>
              <w:rPr>
                <w:del w:id="117" w:author="NAZ, Mamoona (OLDHAM MEDICAL SERVICES)" w:date="2026-09-22T12:12:00Z" w16du:dateUtc="2026-09-22T16:12:00Z"/>
                <w:rFonts w:cstheme="minorHAnsi"/>
                <w:b/>
              </w:rPr>
            </w:pPr>
          </w:p>
        </w:tc>
        <w:tc>
          <w:tcPr>
            <w:tcW w:w="6291" w:type="dxa"/>
          </w:tcPr>
          <w:p w14:paraId="61C3806C" w14:textId="77777777" w:rsidR="00F13BDE" w:rsidRPr="00AB48E5" w:rsidRDefault="00F13BDE" w:rsidP="00BC0F75">
            <w:pPr>
              <w:jc w:val="center"/>
              <w:rPr>
                <w:del w:id="118" w:author="NAZ, Mamoona (OLDHAM MEDICAL SERVICES)" w:date="2026-09-22T12:12:00Z" w16du:dateUtc="2026-09-22T16:12:00Z"/>
                <w:rFonts w:cstheme="minorHAnsi"/>
                <w:b/>
              </w:rPr>
            </w:pPr>
          </w:p>
        </w:tc>
        <w:tc>
          <w:tcPr>
            <w:tcW w:w="2853" w:type="dxa"/>
          </w:tcPr>
          <w:p w14:paraId="2422A626" w14:textId="77777777" w:rsidR="00F13BDE" w:rsidRPr="00AB48E5" w:rsidRDefault="00F13BDE" w:rsidP="00BC0F75">
            <w:pPr>
              <w:jc w:val="center"/>
              <w:rPr>
                <w:del w:id="119" w:author="NAZ, Mamoona (OLDHAM MEDICAL SERVICES)" w:date="2026-09-22T12:12:00Z" w16du:dateUtc="2026-09-22T16:12:00Z"/>
                <w:rFonts w:cstheme="minorHAnsi"/>
                <w:b/>
              </w:rPr>
            </w:pPr>
          </w:p>
        </w:tc>
      </w:tr>
      <w:tr w:rsidR="00F13BDE" w:rsidRPr="00AB48E5" w14:paraId="28E41708" w14:textId="77777777" w:rsidTr="005229AE">
        <w:trPr>
          <w:trHeight w:val="510"/>
          <w:del w:id="120" w:author="NAZ, Mamoona (OLDHAM MEDICAL SERVICES)" w:date="2026-09-22T12:12:00Z" w16du:dateUtc="2026-09-22T16:12:00Z"/>
        </w:trPr>
        <w:tc>
          <w:tcPr>
            <w:tcW w:w="696" w:type="dxa"/>
          </w:tcPr>
          <w:p w14:paraId="7B0AB15E" w14:textId="77777777" w:rsidR="00F13BDE" w:rsidRPr="00AB48E5" w:rsidRDefault="00F13BDE" w:rsidP="00BC0F75">
            <w:pPr>
              <w:jc w:val="center"/>
              <w:rPr>
                <w:del w:id="121" w:author="NAZ, Mamoona (OLDHAM MEDICAL SERVICES)" w:date="2026-09-22T12:12:00Z" w16du:dateUtc="2026-09-22T16:12:00Z"/>
                <w:rFonts w:cstheme="minorHAnsi"/>
                <w:b/>
              </w:rPr>
            </w:pPr>
          </w:p>
        </w:tc>
        <w:tc>
          <w:tcPr>
            <w:tcW w:w="3498" w:type="dxa"/>
          </w:tcPr>
          <w:p w14:paraId="64434FA5" w14:textId="77777777" w:rsidR="00F13BDE" w:rsidRPr="00AB48E5" w:rsidRDefault="00F13BDE" w:rsidP="00BC0F75">
            <w:pPr>
              <w:jc w:val="center"/>
              <w:rPr>
                <w:del w:id="122" w:author="NAZ, Mamoona (OLDHAM MEDICAL SERVICES)" w:date="2026-09-22T12:12:00Z" w16du:dateUtc="2026-09-22T16:12:00Z"/>
                <w:rFonts w:cstheme="minorHAnsi"/>
                <w:b/>
              </w:rPr>
            </w:pPr>
          </w:p>
        </w:tc>
        <w:tc>
          <w:tcPr>
            <w:tcW w:w="6291" w:type="dxa"/>
          </w:tcPr>
          <w:p w14:paraId="05534762" w14:textId="77777777" w:rsidR="00F13BDE" w:rsidRPr="00AB48E5" w:rsidRDefault="00F13BDE" w:rsidP="00BC0F75">
            <w:pPr>
              <w:jc w:val="center"/>
              <w:rPr>
                <w:del w:id="123" w:author="NAZ, Mamoona (OLDHAM MEDICAL SERVICES)" w:date="2026-09-22T12:12:00Z" w16du:dateUtc="2026-09-22T16:12:00Z"/>
                <w:rFonts w:cstheme="minorHAnsi"/>
                <w:b/>
              </w:rPr>
            </w:pPr>
          </w:p>
        </w:tc>
        <w:tc>
          <w:tcPr>
            <w:tcW w:w="2853" w:type="dxa"/>
          </w:tcPr>
          <w:p w14:paraId="66E6374B" w14:textId="77777777" w:rsidR="00F13BDE" w:rsidRPr="00AB48E5" w:rsidRDefault="00F13BDE" w:rsidP="00BC0F75">
            <w:pPr>
              <w:jc w:val="center"/>
              <w:rPr>
                <w:del w:id="124" w:author="NAZ, Mamoona (OLDHAM MEDICAL SERVICES)" w:date="2026-09-22T12:12:00Z" w16du:dateUtc="2026-09-22T16:12:00Z"/>
                <w:rFonts w:cstheme="minorHAnsi"/>
                <w:b/>
              </w:rPr>
            </w:pPr>
          </w:p>
        </w:tc>
      </w:tr>
      <w:tr w:rsidR="00F13BDE" w:rsidRPr="00AB48E5" w14:paraId="411A1B32" w14:textId="77777777" w:rsidTr="005229AE">
        <w:trPr>
          <w:trHeight w:val="510"/>
          <w:del w:id="125" w:author="NAZ, Mamoona (OLDHAM MEDICAL SERVICES)" w:date="2026-09-22T12:12:00Z" w16du:dateUtc="2026-09-22T16:12:00Z"/>
        </w:trPr>
        <w:tc>
          <w:tcPr>
            <w:tcW w:w="696" w:type="dxa"/>
          </w:tcPr>
          <w:p w14:paraId="51545F21" w14:textId="77777777" w:rsidR="00F13BDE" w:rsidRPr="00AB48E5" w:rsidRDefault="00F13BDE" w:rsidP="00BC0F75">
            <w:pPr>
              <w:jc w:val="center"/>
              <w:rPr>
                <w:del w:id="126" w:author="NAZ, Mamoona (OLDHAM MEDICAL SERVICES)" w:date="2026-09-22T12:12:00Z" w16du:dateUtc="2026-09-22T16:12:00Z"/>
                <w:rFonts w:cstheme="minorHAnsi"/>
                <w:b/>
              </w:rPr>
            </w:pPr>
          </w:p>
        </w:tc>
        <w:tc>
          <w:tcPr>
            <w:tcW w:w="3498" w:type="dxa"/>
          </w:tcPr>
          <w:p w14:paraId="2CD24AEF" w14:textId="77777777" w:rsidR="00F13BDE" w:rsidRPr="00AB48E5" w:rsidRDefault="00F13BDE" w:rsidP="00BC0F75">
            <w:pPr>
              <w:jc w:val="center"/>
              <w:rPr>
                <w:del w:id="127" w:author="NAZ, Mamoona (OLDHAM MEDICAL SERVICES)" w:date="2026-09-22T12:12:00Z" w16du:dateUtc="2026-09-22T16:12:00Z"/>
                <w:rFonts w:cstheme="minorHAnsi"/>
                <w:b/>
              </w:rPr>
            </w:pPr>
          </w:p>
        </w:tc>
        <w:tc>
          <w:tcPr>
            <w:tcW w:w="6291" w:type="dxa"/>
          </w:tcPr>
          <w:p w14:paraId="1A91736A" w14:textId="77777777" w:rsidR="00F13BDE" w:rsidRPr="00AB48E5" w:rsidRDefault="00F13BDE" w:rsidP="00BC0F75">
            <w:pPr>
              <w:jc w:val="center"/>
              <w:rPr>
                <w:del w:id="128" w:author="NAZ, Mamoona (OLDHAM MEDICAL SERVICES)" w:date="2026-09-22T12:12:00Z" w16du:dateUtc="2026-09-22T16:12:00Z"/>
                <w:rFonts w:cstheme="minorHAnsi"/>
                <w:b/>
              </w:rPr>
            </w:pPr>
          </w:p>
        </w:tc>
        <w:tc>
          <w:tcPr>
            <w:tcW w:w="2853" w:type="dxa"/>
          </w:tcPr>
          <w:p w14:paraId="59057303" w14:textId="77777777" w:rsidR="00F13BDE" w:rsidRPr="00AB48E5" w:rsidRDefault="00F13BDE" w:rsidP="00BC0F75">
            <w:pPr>
              <w:jc w:val="center"/>
              <w:rPr>
                <w:del w:id="129" w:author="NAZ, Mamoona (OLDHAM MEDICAL SERVICES)" w:date="2026-09-22T12:12:00Z" w16du:dateUtc="2026-09-22T16:12:00Z"/>
                <w:rFonts w:cstheme="minorHAnsi"/>
                <w:b/>
              </w:rPr>
            </w:pPr>
          </w:p>
        </w:tc>
      </w:tr>
      <w:tr w:rsidR="00F13BDE" w:rsidRPr="00AB48E5" w14:paraId="31A695BB" w14:textId="77777777" w:rsidTr="005229AE">
        <w:trPr>
          <w:trHeight w:val="510"/>
          <w:del w:id="130" w:author="NAZ, Mamoona (OLDHAM MEDICAL SERVICES)" w:date="2026-09-22T12:12:00Z" w16du:dateUtc="2026-09-22T16:12:00Z"/>
        </w:trPr>
        <w:tc>
          <w:tcPr>
            <w:tcW w:w="696" w:type="dxa"/>
          </w:tcPr>
          <w:p w14:paraId="21923697" w14:textId="77777777" w:rsidR="00F13BDE" w:rsidRPr="00AB48E5" w:rsidRDefault="00F13BDE" w:rsidP="00BC0F75">
            <w:pPr>
              <w:jc w:val="center"/>
              <w:rPr>
                <w:del w:id="131" w:author="NAZ, Mamoona (OLDHAM MEDICAL SERVICES)" w:date="2026-09-22T12:12:00Z" w16du:dateUtc="2026-09-22T16:12:00Z"/>
                <w:rFonts w:cstheme="minorHAnsi"/>
                <w:b/>
              </w:rPr>
            </w:pPr>
          </w:p>
        </w:tc>
        <w:tc>
          <w:tcPr>
            <w:tcW w:w="3498" w:type="dxa"/>
          </w:tcPr>
          <w:p w14:paraId="01450824" w14:textId="77777777" w:rsidR="00F13BDE" w:rsidRPr="00AB48E5" w:rsidRDefault="00F13BDE" w:rsidP="00BC0F75">
            <w:pPr>
              <w:jc w:val="center"/>
              <w:rPr>
                <w:del w:id="132" w:author="NAZ, Mamoona (OLDHAM MEDICAL SERVICES)" w:date="2026-09-22T12:12:00Z" w16du:dateUtc="2026-09-22T16:12:00Z"/>
                <w:rFonts w:cstheme="minorHAnsi"/>
                <w:b/>
              </w:rPr>
            </w:pPr>
          </w:p>
        </w:tc>
        <w:tc>
          <w:tcPr>
            <w:tcW w:w="6291" w:type="dxa"/>
          </w:tcPr>
          <w:p w14:paraId="5055F2EB" w14:textId="77777777" w:rsidR="00F13BDE" w:rsidRPr="00AB48E5" w:rsidRDefault="00F13BDE" w:rsidP="00BC0F75">
            <w:pPr>
              <w:jc w:val="center"/>
              <w:rPr>
                <w:del w:id="133" w:author="NAZ, Mamoona (OLDHAM MEDICAL SERVICES)" w:date="2026-09-22T12:12:00Z" w16du:dateUtc="2026-09-22T16:12:00Z"/>
                <w:rFonts w:cstheme="minorHAnsi"/>
                <w:b/>
              </w:rPr>
            </w:pPr>
          </w:p>
        </w:tc>
        <w:tc>
          <w:tcPr>
            <w:tcW w:w="2853" w:type="dxa"/>
          </w:tcPr>
          <w:p w14:paraId="0C54F0CD" w14:textId="77777777" w:rsidR="00F13BDE" w:rsidRPr="00AB48E5" w:rsidRDefault="00F13BDE" w:rsidP="00BC0F75">
            <w:pPr>
              <w:jc w:val="center"/>
              <w:rPr>
                <w:del w:id="134" w:author="NAZ, Mamoona (OLDHAM MEDICAL SERVICES)" w:date="2026-09-22T12:12:00Z" w16du:dateUtc="2026-09-22T16:12:00Z"/>
                <w:rFonts w:cstheme="minorHAnsi"/>
                <w:b/>
              </w:rPr>
            </w:pPr>
          </w:p>
        </w:tc>
      </w:tr>
      <w:tr w:rsidR="005229AE" w:rsidRPr="00AB48E5" w14:paraId="682317BC" w14:textId="77777777" w:rsidTr="005229AE">
        <w:trPr>
          <w:trHeight w:val="510"/>
          <w:del w:id="135" w:author="NAZ, Mamoona (OLDHAM MEDICAL SERVICES)" w:date="2026-09-22T12:12:00Z" w16du:dateUtc="2026-09-22T16:12:00Z"/>
        </w:trPr>
        <w:tc>
          <w:tcPr>
            <w:tcW w:w="696" w:type="dxa"/>
          </w:tcPr>
          <w:p w14:paraId="5ECAF5AF" w14:textId="77777777" w:rsidR="005229AE" w:rsidRPr="00AB48E5" w:rsidRDefault="005229AE" w:rsidP="00BC0F75">
            <w:pPr>
              <w:jc w:val="center"/>
              <w:rPr>
                <w:del w:id="136" w:author="NAZ, Mamoona (OLDHAM MEDICAL SERVICES)" w:date="2026-09-22T12:12:00Z" w16du:dateUtc="2026-09-22T16:12:00Z"/>
                <w:rFonts w:cstheme="minorHAnsi"/>
                <w:b/>
              </w:rPr>
            </w:pPr>
          </w:p>
        </w:tc>
        <w:tc>
          <w:tcPr>
            <w:tcW w:w="3498" w:type="dxa"/>
          </w:tcPr>
          <w:p w14:paraId="2B4010BE" w14:textId="77777777" w:rsidR="005229AE" w:rsidRPr="00AB48E5" w:rsidRDefault="005229AE" w:rsidP="00BC0F75">
            <w:pPr>
              <w:jc w:val="center"/>
              <w:rPr>
                <w:del w:id="137" w:author="NAZ, Mamoona (OLDHAM MEDICAL SERVICES)" w:date="2026-09-22T12:12:00Z" w16du:dateUtc="2026-09-22T16:12:00Z"/>
                <w:rFonts w:cstheme="minorHAnsi"/>
                <w:b/>
              </w:rPr>
            </w:pPr>
          </w:p>
        </w:tc>
        <w:tc>
          <w:tcPr>
            <w:tcW w:w="6291" w:type="dxa"/>
          </w:tcPr>
          <w:p w14:paraId="53CF1E84" w14:textId="77777777" w:rsidR="005229AE" w:rsidRPr="00AB48E5" w:rsidRDefault="005229AE" w:rsidP="00BC0F75">
            <w:pPr>
              <w:jc w:val="center"/>
              <w:rPr>
                <w:del w:id="138" w:author="NAZ, Mamoona (OLDHAM MEDICAL SERVICES)" w:date="2026-09-22T12:12:00Z" w16du:dateUtc="2026-09-22T16:12:00Z"/>
                <w:rFonts w:cstheme="minorHAnsi"/>
                <w:b/>
              </w:rPr>
            </w:pPr>
          </w:p>
        </w:tc>
        <w:tc>
          <w:tcPr>
            <w:tcW w:w="2853" w:type="dxa"/>
          </w:tcPr>
          <w:p w14:paraId="4BD29175" w14:textId="77777777" w:rsidR="005229AE" w:rsidRPr="00AB48E5" w:rsidRDefault="005229AE" w:rsidP="00BC0F75">
            <w:pPr>
              <w:jc w:val="center"/>
              <w:rPr>
                <w:del w:id="139" w:author="NAZ, Mamoona (OLDHAM MEDICAL SERVICES)" w:date="2026-09-22T12:12:00Z" w16du:dateUtc="2026-09-22T16:12:00Z"/>
                <w:rFonts w:cstheme="minorHAnsi"/>
                <w:b/>
              </w:rPr>
            </w:pPr>
          </w:p>
        </w:tc>
      </w:tr>
      <w:tr w:rsidR="005229AE" w:rsidRPr="00AB48E5" w14:paraId="77A30F11" w14:textId="77777777" w:rsidTr="005229AE">
        <w:trPr>
          <w:trHeight w:val="510"/>
          <w:del w:id="140" w:author="NAZ, Mamoona (OLDHAM MEDICAL SERVICES)" w:date="2026-09-22T12:12:00Z" w16du:dateUtc="2026-09-22T16:12:00Z"/>
        </w:trPr>
        <w:tc>
          <w:tcPr>
            <w:tcW w:w="696" w:type="dxa"/>
          </w:tcPr>
          <w:p w14:paraId="25526628" w14:textId="77777777" w:rsidR="005229AE" w:rsidRPr="00AB48E5" w:rsidRDefault="005229AE" w:rsidP="00BC0F75">
            <w:pPr>
              <w:jc w:val="center"/>
              <w:rPr>
                <w:del w:id="141" w:author="NAZ, Mamoona (OLDHAM MEDICAL SERVICES)" w:date="2026-09-22T12:12:00Z" w16du:dateUtc="2026-09-22T16:12:00Z"/>
                <w:rFonts w:cstheme="minorHAnsi"/>
                <w:b/>
              </w:rPr>
            </w:pPr>
          </w:p>
        </w:tc>
        <w:tc>
          <w:tcPr>
            <w:tcW w:w="3498" w:type="dxa"/>
          </w:tcPr>
          <w:p w14:paraId="6525E4B8" w14:textId="77777777" w:rsidR="005229AE" w:rsidRPr="00AB48E5" w:rsidRDefault="005229AE" w:rsidP="00BC0F75">
            <w:pPr>
              <w:jc w:val="center"/>
              <w:rPr>
                <w:del w:id="142" w:author="NAZ, Mamoona (OLDHAM MEDICAL SERVICES)" w:date="2026-09-22T12:12:00Z" w16du:dateUtc="2026-09-22T16:12:00Z"/>
                <w:rFonts w:cstheme="minorHAnsi"/>
                <w:b/>
              </w:rPr>
            </w:pPr>
          </w:p>
        </w:tc>
        <w:tc>
          <w:tcPr>
            <w:tcW w:w="6291" w:type="dxa"/>
          </w:tcPr>
          <w:p w14:paraId="79C45F07" w14:textId="77777777" w:rsidR="005229AE" w:rsidRPr="00AB48E5" w:rsidRDefault="005229AE" w:rsidP="00BC0F75">
            <w:pPr>
              <w:jc w:val="center"/>
              <w:rPr>
                <w:del w:id="143" w:author="NAZ, Mamoona (OLDHAM MEDICAL SERVICES)" w:date="2026-09-22T12:12:00Z" w16du:dateUtc="2026-09-22T16:12:00Z"/>
                <w:rFonts w:cstheme="minorHAnsi"/>
                <w:b/>
              </w:rPr>
            </w:pPr>
          </w:p>
        </w:tc>
        <w:tc>
          <w:tcPr>
            <w:tcW w:w="2853" w:type="dxa"/>
          </w:tcPr>
          <w:p w14:paraId="7D7E76DE" w14:textId="77777777" w:rsidR="005229AE" w:rsidRPr="00AB48E5" w:rsidRDefault="005229AE" w:rsidP="00BC0F75">
            <w:pPr>
              <w:jc w:val="center"/>
              <w:rPr>
                <w:del w:id="144" w:author="NAZ, Mamoona (OLDHAM MEDICAL SERVICES)" w:date="2026-09-22T12:12:00Z" w16du:dateUtc="2026-09-22T16:12:00Z"/>
                <w:rFonts w:cstheme="minorHAnsi"/>
                <w:b/>
              </w:rPr>
            </w:pPr>
          </w:p>
        </w:tc>
      </w:tr>
      <w:tr w:rsidR="005229AE" w:rsidRPr="00AB48E5" w14:paraId="579F7918" w14:textId="77777777" w:rsidTr="005229AE">
        <w:trPr>
          <w:trHeight w:val="510"/>
          <w:del w:id="145" w:author="NAZ, Mamoona (OLDHAM MEDICAL SERVICES)" w:date="2026-09-22T12:12:00Z" w16du:dateUtc="2026-09-22T16:12:00Z"/>
        </w:trPr>
        <w:tc>
          <w:tcPr>
            <w:tcW w:w="696" w:type="dxa"/>
          </w:tcPr>
          <w:p w14:paraId="4585F916" w14:textId="77777777" w:rsidR="005229AE" w:rsidRPr="00AB48E5" w:rsidRDefault="005229AE" w:rsidP="00BC0F75">
            <w:pPr>
              <w:jc w:val="center"/>
              <w:rPr>
                <w:del w:id="146" w:author="NAZ, Mamoona (OLDHAM MEDICAL SERVICES)" w:date="2026-09-22T12:12:00Z" w16du:dateUtc="2026-09-22T16:12:00Z"/>
                <w:rFonts w:cstheme="minorHAnsi"/>
                <w:b/>
              </w:rPr>
            </w:pPr>
          </w:p>
        </w:tc>
        <w:tc>
          <w:tcPr>
            <w:tcW w:w="3498" w:type="dxa"/>
          </w:tcPr>
          <w:p w14:paraId="3FB188D9" w14:textId="77777777" w:rsidR="005229AE" w:rsidRPr="00AB48E5" w:rsidRDefault="005229AE" w:rsidP="00BC0F75">
            <w:pPr>
              <w:jc w:val="center"/>
              <w:rPr>
                <w:del w:id="147" w:author="NAZ, Mamoona (OLDHAM MEDICAL SERVICES)" w:date="2026-09-22T12:12:00Z" w16du:dateUtc="2026-09-22T16:12:00Z"/>
                <w:rFonts w:cstheme="minorHAnsi"/>
                <w:b/>
              </w:rPr>
            </w:pPr>
          </w:p>
        </w:tc>
        <w:tc>
          <w:tcPr>
            <w:tcW w:w="6291" w:type="dxa"/>
          </w:tcPr>
          <w:p w14:paraId="18DBCE17" w14:textId="77777777" w:rsidR="005229AE" w:rsidRPr="00AB48E5" w:rsidRDefault="005229AE" w:rsidP="00BC0F75">
            <w:pPr>
              <w:jc w:val="center"/>
              <w:rPr>
                <w:del w:id="148" w:author="NAZ, Mamoona (OLDHAM MEDICAL SERVICES)" w:date="2026-09-22T12:12:00Z" w16du:dateUtc="2026-09-22T16:12:00Z"/>
                <w:rFonts w:cstheme="minorHAnsi"/>
                <w:b/>
              </w:rPr>
            </w:pPr>
          </w:p>
        </w:tc>
        <w:tc>
          <w:tcPr>
            <w:tcW w:w="2853" w:type="dxa"/>
          </w:tcPr>
          <w:p w14:paraId="437E195A" w14:textId="77777777" w:rsidR="005229AE" w:rsidRPr="00AB48E5" w:rsidRDefault="005229AE" w:rsidP="00BC0F75">
            <w:pPr>
              <w:jc w:val="center"/>
              <w:rPr>
                <w:del w:id="149" w:author="NAZ, Mamoona (OLDHAM MEDICAL SERVICES)" w:date="2026-09-22T12:12:00Z" w16du:dateUtc="2026-09-22T16:12:00Z"/>
                <w:rFonts w:cstheme="minorHAnsi"/>
                <w:b/>
              </w:rPr>
            </w:pPr>
          </w:p>
        </w:tc>
      </w:tr>
      <w:tr w:rsidR="005229AE" w:rsidRPr="00AB48E5" w14:paraId="1F566CE8" w14:textId="77777777" w:rsidTr="005229AE">
        <w:trPr>
          <w:trHeight w:val="510"/>
          <w:del w:id="150" w:author="NAZ, Mamoona (OLDHAM MEDICAL SERVICES)" w:date="2026-09-22T12:12:00Z" w16du:dateUtc="2026-09-22T16:12:00Z"/>
        </w:trPr>
        <w:tc>
          <w:tcPr>
            <w:tcW w:w="696" w:type="dxa"/>
          </w:tcPr>
          <w:p w14:paraId="1BF58109" w14:textId="77777777" w:rsidR="005229AE" w:rsidRPr="00AB48E5" w:rsidRDefault="005229AE" w:rsidP="00BC0F75">
            <w:pPr>
              <w:jc w:val="center"/>
              <w:rPr>
                <w:del w:id="151" w:author="NAZ, Mamoona (OLDHAM MEDICAL SERVICES)" w:date="2026-09-22T12:12:00Z" w16du:dateUtc="2026-09-22T16:12:00Z"/>
                <w:rFonts w:cstheme="minorHAnsi"/>
                <w:b/>
              </w:rPr>
            </w:pPr>
          </w:p>
        </w:tc>
        <w:tc>
          <w:tcPr>
            <w:tcW w:w="3498" w:type="dxa"/>
          </w:tcPr>
          <w:p w14:paraId="3463FEA7" w14:textId="77777777" w:rsidR="005229AE" w:rsidRPr="00AB48E5" w:rsidRDefault="005229AE" w:rsidP="00BC0F75">
            <w:pPr>
              <w:jc w:val="center"/>
              <w:rPr>
                <w:del w:id="152" w:author="NAZ, Mamoona (OLDHAM MEDICAL SERVICES)" w:date="2026-09-22T12:12:00Z" w16du:dateUtc="2026-09-22T16:12:00Z"/>
                <w:rFonts w:cstheme="minorHAnsi"/>
                <w:b/>
              </w:rPr>
            </w:pPr>
          </w:p>
        </w:tc>
        <w:tc>
          <w:tcPr>
            <w:tcW w:w="6291" w:type="dxa"/>
          </w:tcPr>
          <w:p w14:paraId="7B2D11F9" w14:textId="77777777" w:rsidR="005229AE" w:rsidRPr="00AB48E5" w:rsidRDefault="005229AE" w:rsidP="00BC0F75">
            <w:pPr>
              <w:jc w:val="center"/>
              <w:rPr>
                <w:del w:id="153" w:author="NAZ, Mamoona (OLDHAM MEDICAL SERVICES)" w:date="2026-09-22T12:12:00Z" w16du:dateUtc="2026-09-22T16:12:00Z"/>
                <w:rFonts w:cstheme="minorHAnsi"/>
                <w:b/>
              </w:rPr>
            </w:pPr>
          </w:p>
        </w:tc>
        <w:tc>
          <w:tcPr>
            <w:tcW w:w="2853" w:type="dxa"/>
          </w:tcPr>
          <w:p w14:paraId="0B177E56" w14:textId="77777777" w:rsidR="005229AE" w:rsidRPr="00AB48E5" w:rsidRDefault="005229AE" w:rsidP="00BC0F75">
            <w:pPr>
              <w:jc w:val="center"/>
              <w:rPr>
                <w:del w:id="154" w:author="NAZ, Mamoona (OLDHAM MEDICAL SERVICES)" w:date="2026-09-22T12:12:00Z" w16du:dateUtc="2026-09-22T16:12:00Z"/>
                <w:rFonts w:cstheme="minorHAnsi"/>
                <w:b/>
              </w:rPr>
            </w:pPr>
          </w:p>
        </w:tc>
      </w:tr>
    </w:tbl>
    <w:p w14:paraId="519CB495" w14:textId="77777777" w:rsidR="00F13BDE" w:rsidRPr="006F1C2D" w:rsidRDefault="00F13BDE" w:rsidP="005229AE">
      <w:pPr>
        <w:rPr>
          <w:b/>
          <w:rPrChange w:id="155" w:author="NAZ, Mamoona (OLDHAM MEDICAL SERVICES)" w:date="2026-09-22T12:12:00Z" w16du:dateUtc="2026-09-22T16:12:00Z">
            <w:rPr>
              <w:rFonts w:cstheme="minorHAnsi"/>
              <w:sz w:val="24"/>
              <w:szCs w:val="24"/>
            </w:rPr>
          </w:rPrChange>
        </w:rPr>
      </w:pPr>
    </w:p>
    <w:sectPr w:rsidR="00F13BDE" w:rsidRPr="006F1C2D">
      <w:headerReference w:type="default" r:id="rId8"/>
      <w:footerReference w:type="default" r:id="rId9"/>
      <w:pgSz w:w="11906" w:h="16838" w:orient="portrait"/>
      <w:pgMar w:top="1440" w:right="1440" w:bottom="1440" w:left="1440" w:header="708" w:footer="708" w:gutter="0"/>
      <w:cols w:space="708"/>
      <w:docGrid w:linePitch="360"/>
      <w:sectPrChange w:id="160" w:author="NAZ, Mamoona (OLDHAM MEDICAL SERVICES)" w:date="2026-09-22T12:12:00Z" w16du:dateUtc="2026-09-22T16:12:00Z">
        <w:sectPr w:rsidR="00F13BDE" w:rsidRPr="006F1C2D">
          <w:pgSz w:w="16838" w:h="11906" w:orient="landscape"/>
          <w:pgMar w:top="1417" w:right="1417" w:bottom="851" w:left="1417" w:header="708" w:footer="708"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0234E2" w14:textId="77777777" w:rsidR="008C204C" w:rsidRDefault="008C204C" w:rsidP="002A12A9">
      <w:pPr>
        <w:pPrChange w:id="4" w:author="NAZ, Mamoona (OLDHAM MEDICAL SERVICES)" w:date="2026-09-22T12:12:00Z" w16du:dateUtc="2026-09-22T16:12:00Z">
          <w:pPr>
            <w:spacing w:after="0" w:line="240" w:lineRule="auto"/>
          </w:pPr>
        </w:pPrChange>
      </w:pPr>
      <w:r>
        <w:separator/>
      </w:r>
    </w:p>
  </w:endnote>
  <w:endnote w:type="continuationSeparator" w:id="0">
    <w:p w14:paraId="7474C712" w14:textId="77777777" w:rsidR="008C204C" w:rsidRDefault="008C204C" w:rsidP="002A12A9">
      <w:pPr>
        <w:pPrChange w:id="5" w:author="NAZ, Mamoona (OLDHAM MEDICAL SERVICES)" w:date="2026-09-22T12:12:00Z" w16du:dateUtc="2026-09-22T16:12: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DED92B" w14:textId="77777777" w:rsidR="006363EE" w:rsidRDefault="006363EE">
    <w:pPr>
      <w:pStyle w:val="FooterChar"/>
      <w:pPrChange w:id="159" w:author="NAZ, Mamoona (OLDHAM MEDICAL SERVICES)" w:date="2026-09-22T12:12:00Z" w16du:dateUtc="2026-09-22T16:12: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6349B8" w14:textId="77777777" w:rsidR="008C204C" w:rsidRDefault="008C204C" w:rsidP="002A12A9">
      <w:pPr>
        <w:pPrChange w:id="2" w:author="NAZ, Mamoona (OLDHAM MEDICAL SERVICES)" w:date="2026-09-22T12:12:00Z" w16du:dateUtc="2026-09-22T16:12:00Z">
          <w:pPr>
            <w:spacing w:after="0" w:line="240" w:lineRule="auto"/>
          </w:pPr>
        </w:pPrChange>
      </w:pPr>
      <w:r>
        <w:separator/>
      </w:r>
    </w:p>
  </w:footnote>
  <w:footnote w:type="continuationSeparator" w:id="0">
    <w:p w14:paraId="708CD134" w14:textId="77777777" w:rsidR="008C204C" w:rsidRDefault="008C204C" w:rsidP="002A12A9">
      <w:pPr>
        <w:pPrChange w:id="3" w:author="NAZ, Mamoona (OLDHAM MEDICAL SERVICES)" w:date="2026-09-22T12:12:00Z" w16du:dateUtc="2026-09-22T16:12: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A513A1" w14:textId="45BAB36C" w:rsidR="005229AE" w:rsidRPr="00AB48E5" w:rsidRDefault="005229AE" w:rsidP="005229AE">
    <w:pPr>
      <w:jc w:val="center"/>
      <w:rPr>
        <w:del w:id="156" w:author="NAZ, Mamoona (OLDHAM MEDICAL SERVICES)" w:date="2026-09-22T12:12:00Z" w16du:dateUtc="2026-09-22T16:12:00Z"/>
        <w:rFonts w:cstheme="minorHAnsi"/>
        <w:b/>
        <w:i/>
      </w:rPr>
    </w:pPr>
    <w:del w:id="157" w:author="NAZ, Mamoona (OLDHAM MEDICAL SERVICES)" w:date="2026-09-22T12:12:00Z" w16du:dateUtc="2026-09-22T16:12:00Z">
      <w:r w:rsidRPr="00AB48E5">
        <w:rPr>
          <w:rFonts w:cstheme="minorHAnsi"/>
          <w:b/>
        </w:rPr>
        <w:delText>Zgłoszenie d</w:delText>
      </w:r>
      <w:r w:rsidR="00494DD6" w:rsidRPr="00AB48E5">
        <w:rPr>
          <w:rFonts w:cstheme="minorHAnsi"/>
          <w:b/>
        </w:rPr>
        <w:delText>o zabrania głosu w debacie nad „R</w:delText>
      </w:r>
      <w:r w:rsidRPr="00AB48E5">
        <w:rPr>
          <w:rFonts w:cstheme="minorHAnsi"/>
          <w:b/>
        </w:rPr>
        <w:delText xml:space="preserve">aportem o stanie </w:delText>
      </w:r>
      <w:r w:rsidR="00494DD6" w:rsidRPr="00AB48E5">
        <w:rPr>
          <w:rFonts w:cstheme="minorHAnsi"/>
          <w:b/>
        </w:rPr>
        <w:delText>Powiatu Zwoleńskiego za 20</w:delText>
      </w:r>
      <w:r w:rsidR="00AB48E5">
        <w:rPr>
          <w:rFonts w:cstheme="minorHAnsi"/>
          <w:b/>
        </w:rPr>
        <w:delText>2</w:delText>
      </w:r>
      <w:r w:rsidR="00AF0856">
        <w:rPr>
          <w:rFonts w:cstheme="minorHAnsi"/>
          <w:b/>
        </w:rPr>
        <w:delText>4</w:delText>
      </w:r>
      <w:r w:rsidR="00494DD6" w:rsidRPr="00AB48E5">
        <w:rPr>
          <w:rFonts w:cstheme="minorHAnsi"/>
          <w:b/>
        </w:rPr>
        <w:delText xml:space="preserve"> rok”</w:delText>
      </w:r>
    </w:del>
  </w:p>
  <w:p w14:paraId="2CEEFE7A" w14:textId="77777777" w:rsidR="005229AE" w:rsidRDefault="005229AE">
    <w:pPr>
      <w:pStyle w:val="HeaderChar"/>
      <w:pPrChange w:id="158" w:author="NAZ, Mamoona (OLDHAM MEDICAL SERVICES)" w:date="2026-09-22T12:12:00Z" w16du:dateUtc="2026-09-22T16:12:00Z">
        <w:pPr>
          <w:pStyle w:val="Header"/>
          <w:jc w:val="cent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B84"/>
    <w:rsid w:val="0008331C"/>
    <w:rsid w:val="001457C6"/>
    <w:rsid w:val="0018379F"/>
    <w:rsid w:val="00254AB7"/>
    <w:rsid w:val="002A12A9"/>
    <w:rsid w:val="002F1F4D"/>
    <w:rsid w:val="0036582F"/>
    <w:rsid w:val="003A0556"/>
    <w:rsid w:val="00494DD6"/>
    <w:rsid w:val="005229AE"/>
    <w:rsid w:val="005C7B84"/>
    <w:rsid w:val="006363EE"/>
    <w:rsid w:val="00677B90"/>
    <w:rsid w:val="006859AD"/>
    <w:rsid w:val="006F1C2D"/>
    <w:rsid w:val="00757F13"/>
    <w:rsid w:val="00796251"/>
    <w:rsid w:val="00875E83"/>
    <w:rsid w:val="008842D2"/>
    <w:rsid w:val="008C204C"/>
    <w:rsid w:val="009337CB"/>
    <w:rsid w:val="00A63EA6"/>
    <w:rsid w:val="00A8494F"/>
    <w:rsid w:val="00AA5E4F"/>
    <w:rsid w:val="00AB48E5"/>
    <w:rsid w:val="00AB6A16"/>
    <w:rsid w:val="00AF0856"/>
    <w:rsid w:val="00BF17A7"/>
    <w:rsid w:val="00C72FED"/>
    <w:rsid w:val="00CD2CDC"/>
    <w:rsid w:val="00D53EF3"/>
    <w:rsid w:val="00DC19A1"/>
    <w:rsid w:val="00DF242C"/>
    <w:rsid w:val="00EB74D9"/>
    <w:rsid w:val="00EB76BC"/>
    <w:rsid w:val="00F13BDE"/>
    <w:rsid w:val="00F26689"/>
    <w:rsid w:val="00F41C3B"/>
    <w:rsid w:val="00F977F1"/>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E8111"/>
  <w15:chartTrackingRefBased/>
  <w15:docId w15:val="{3D5C161D-9CEC-4C83-A4DD-8D15FA1B6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2:12:00Z">
        <w:pPr>
          <w:spacing w:after="160" w:line="259" w:lineRule="auto"/>
        </w:pPr>
      </w:pPrChange>
    </w:pPr>
    <w:rPr>
      <w:rFonts w:cs="Times New Roman"/>
      <w:sz w:val="24"/>
      <w:szCs w:val="24"/>
      <w:lang w:val="en-GB"/>
      <w:rPrChange w:id="0" w:author="NAZ, Mamoona (OLDHAM MEDICAL SERVICES)" w:date="2026-09-22T12:12:00Z">
        <w:rPr>
          <w:rFonts w:asciiTheme="minorHAnsi" w:eastAsiaTheme="minorHAnsi" w:hAnsiTheme="minorHAnsi" w:cstheme="minorBidi"/>
          <w:sz w:val="22"/>
          <w:szCs w:val="22"/>
          <w:lang w:val="pl-PL"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29AE"/>
    <w:pPr>
      <w:tabs>
        <w:tab w:val="center" w:pos="4536"/>
        <w:tab w:val="right" w:pos="9072"/>
      </w:tabs>
    </w:pPr>
  </w:style>
  <w:style w:type="character" w:customStyle="1" w:styleId="HeaderChar">
    <w:name w:val="Header Char"/>
    <w:basedOn w:val="DefaultParagraphFont"/>
    <w:link w:val="Header"/>
    <w:uiPriority w:val="99"/>
    <w:rsid w:val="005229AE"/>
  </w:style>
  <w:style w:type="paragraph" w:styleId="Footer">
    <w:name w:val="footer"/>
    <w:basedOn w:val="Normal"/>
    <w:link w:val="FooterChar"/>
    <w:uiPriority w:val="99"/>
    <w:unhideWhenUsed/>
    <w:rsid w:val="005229AE"/>
    <w:pPr>
      <w:tabs>
        <w:tab w:val="center" w:pos="4536"/>
        <w:tab w:val="right" w:pos="9072"/>
      </w:tabs>
    </w:pPr>
  </w:style>
  <w:style w:type="character" w:customStyle="1" w:styleId="FooterChar">
    <w:name w:val="Footer Char"/>
    <w:basedOn w:val="DefaultParagraphFont"/>
    <w:link w:val="Footer"/>
    <w:uiPriority w:val="99"/>
    <w:rsid w:val="005229AE"/>
  </w:style>
  <w:style w:type="paragraph" w:styleId="ListParagraph">
    <w:name w:val="List Paragraph"/>
    <w:basedOn w:val="Normal"/>
    <w:uiPriority w:val="34"/>
    <w:qFormat/>
    <w:rsid w:val="006F1C2D"/>
    <w:pPr>
      <w:ind w:left="720"/>
      <w:contextualSpacing/>
      <w:pPrChange w:id="1" w:author="NAZ, Mamoona (OLDHAM MEDICAL SERVICES)" w:date="2026-09-22T12:12:00Z">
        <w:pPr>
          <w:ind w:left="720"/>
          <w:contextualSpacing/>
        </w:pPr>
      </w:pPrChange>
    </w:pPr>
    <w:rPr>
      <w:rPrChange w:id="1" w:author="NAZ, Mamoona (OLDHAM MEDICAL SERVICES)" w:date="2026-09-22T12:12:00Z">
        <w:rPr>
          <w:rFonts w:asciiTheme="minorHAnsi" w:eastAsiaTheme="minorHAnsi" w:hAnsiTheme="minorHAnsi"/>
          <w:sz w:val="24"/>
          <w:szCs w:val="24"/>
          <w:lang w:val="en-GB"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490</Words>
  <Characters>2799</Characters>
  <Application>Microsoft Office Word</Application>
  <DocSecurity>0</DocSecurity>
  <Lines>23</Lines>
  <Paragraphs>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Włodzimierz Zając</dc:creator>
  <cp:keywords/>
  <dc:description/>
  <cp:lastModifiedBy>Arthur Souza Rodrigues</cp:lastModifiedBy>
  <cp:revision>1</cp:revision>
  <dcterms:created xsi:type="dcterms:W3CDTF">2019-02-14T08:58:00Z</dcterms:created>
  <dcterms:modified xsi:type="dcterms:W3CDTF">2026-09-22T16:12:00Z</dcterms:modified>
</cp:coreProperties>
</file>