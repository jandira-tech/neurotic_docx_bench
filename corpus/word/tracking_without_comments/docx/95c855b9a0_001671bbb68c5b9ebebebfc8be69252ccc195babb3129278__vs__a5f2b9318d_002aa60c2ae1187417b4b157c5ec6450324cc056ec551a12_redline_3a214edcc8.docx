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88C332" w14:textId="77777777" w:rsidR="00D46904" w:rsidRDefault="00A5391B" w:rsidP="00A5391B">
      <w:pPr>
        <w:jc w:val="center"/>
        <w:rPr>
          <w:ins w:id="0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  <w:ins w:id="1" w:author="mary.inoue@fap.local" w:date="2026-09-22T12:18:00Z" w16du:dateUtc="2026-09-22T16:18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6B52411" w14:textId="77777777" w:rsidR="00EB0E11" w:rsidRDefault="00EB0E11" w:rsidP="00A5391B">
      <w:pPr>
        <w:jc w:val="center"/>
        <w:rPr>
          <w:ins w:id="2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6E355DEA" w14:textId="77777777" w:rsidR="00EB0E11" w:rsidRPr="00AC2557" w:rsidRDefault="00EB0E11" w:rsidP="00EB0E11">
      <w:pPr>
        <w:rPr>
          <w:ins w:id="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4" w:author="mary.inoue@fap.local" w:date="2026-09-22T12:18:00Z" w16du:dateUtc="2026-09-22T16:18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1060CDA0" w14:textId="77777777" w:rsidR="00A5391B" w:rsidRDefault="00A5391B" w:rsidP="00A5391B">
      <w:pPr>
        <w:jc w:val="center"/>
        <w:rPr>
          <w:ins w:id="5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6CBD3117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7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31112183" w14:textId="77777777" w:rsidR="00132F7D" w:rsidRDefault="00132F7D" w:rsidP="00A5391B">
      <w:pPr>
        <w:jc w:val="center"/>
        <w:rPr>
          <w:ins w:id="8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793F767A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12B12900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317E9016" w14:textId="77777777" w:rsidR="00A5391B" w:rsidRDefault="00A5391B" w:rsidP="00A5391B">
      <w:pPr>
        <w:rPr>
          <w:ins w:id="1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" w:author="mary.inoue@fap.local" w:date="2026-09-22T12:18:00Z" w16du:dateUtc="2026-09-22T16:18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5F6A607A" w14:textId="77777777" w:rsidR="00EB0E11" w:rsidRDefault="00EB0E11" w:rsidP="00A5391B">
      <w:pPr>
        <w:rPr>
          <w:ins w:id="1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5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ab/>
        </w:r>
      </w:ins>
    </w:p>
    <w:p w14:paraId="0F0402E9" w14:textId="77777777" w:rsidR="0065070B" w:rsidRPr="00345AD1" w:rsidRDefault="0065070B" w:rsidP="0065070B">
      <w:pPr>
        <w:pStyle w:val="Default"/>
        <w:rPr>
          <w:ins w:id="16" w:author="mary.inoue@fap.local" w:date="2026-09-22T12:18:00Z" w16du:dateUtc="2026-09-22T16:18:00Z"/>
        </w:rPr>
      </w:pPr>
      <w:ins w:id="17" w:author="mary.inoue@fap.local" w:date="2026-09-22T12:18:00Z" w16du:dateUtc="2026-09-22T16:18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7F06F46" w14:textId="77777777" w:rsidR="0065070B" w:rsidRDefault="0065070B" w:rsidP="00A5391B">
      <w:pPr>
        <w:rPr>
          <w:ins w:id="1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DE9A6F9" w14:textId="77777777" w:rsidR="00640AED" w:rsidRPr="00345AD1" w:rsidRDefault="00640AED" w:rsidP="00640AED">
      <w:pPr>
        <w:pStyle w:val="Default"/>
        <w:rPr>
          <w:ins w:id="19" w:author="mary.inoue@fap.local" w:date="2026-09-22T12:18:00Z" w16du:dateUtc="2026-09-22T16:18:00Z"/>
        </w:rPr>
      </w:pPr>
      <w:ins w:id="20" w:author="mary.inoue@fap.local" w:date="2026-09-22T12:18:00Z" w16du:dateUtc="2026-09-22T16:18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7B7706E" w14:textId="77777777" w:rsidR="00640AED" w:rsidRPr="00345AD1" w:rsidRDefault="00640AED" w:rsidP="00640AED">
      <w:pPr>
        <w:rPr>
          <w:ins w:id="2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360FADC" w14:textId="77777777" w:rsidR="00C9492A" w:rsidRDefault="00C9492A" w:rsidP="00C9492A">
      <w:pPr>
        <w:rPr>
          <w:ins w:id="2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3" w:author="mary.inoue@fap.local" w:date="2026-09-22T12:18:00Z" w16du:dateUtc="2026-09-22T16:18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6A84AE06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7F150FCA" w14:textId="77777777" w:rsidR="00C9492A" w:rsidRDefault="00C9492A" w:rsidP="00C9492A">
      <w:pPr>
        <w:rPr>
          <w:ins w:id="2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60BC300" w14:textId="77777777" w:rsidR="00A5391B" w:rsidRDefault="00A5391B" w:rsidP="00A5391B">
      <w:pPr>
        <w:rPr>
          <w:ins w:id="2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8" w:author="mary.inoue@fap.local" w:date="2026-09-22T12:18:00Z" w16du:dateUtc="2026-09-22T16:18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6C44B22F" w14:textId="77777777" w:rsidR="00EB0E11" w:rsidRPr="002D0CC2" w:rsidRDefault="00EB0E11" w:rsidP="00EB0E11">
      <w:pPr>
        <w:rPr>
          <w:ins w:id="2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30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2274B774" w14:textId="77777777" w:rsidR="00EB0E11" w:rsidRDefault="00EB0E11" w:rsidP="00A5391B">
      <w:pPr>
        <w:rPr>
          <w:ins w:id="3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2AE92B6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E3F4B73" w14:textId="77777777" w:rsidR="00C9492A" w:rsidRDefault="00C9492A" w:rsidP="00C9492A">
      <w:pPr>
        <w:rPr>
          <w:ins w:id="3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D3E53D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36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lastRenderedPageBreak/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6B24445C" w14:textId="77777777" w:rsidR="00C9492A" w:rsidRDefault="00C9492A" w:rsidP="00C9492A">
      <w:pPr>
        <w:rPr>
          <w:ins w:id="3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95F8005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39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0FBF30BD" w14:textId="77777777" w:rsidR="002D511D" w:rsidRDefault="002D511D" w:rsidP="002D511D">
      <w:pPr>
        <w:rPr>
          <w:ins w:id="4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4BD6BDF" w14:textId="77777777" w:rsidR="00F11D9F" w:rsidRDefault="00F11D9F" w:rsidP="00F11D9F">
      <w:pPr>
        <w:rPr>
          <w:ins w:id="41" w:author="mary.inoue@fap.local" w:date="2026-09-22T12:18:00Z" w16du:dateUtc="2026-09-22T16:18:00Z"/>
          <w:rFonts w:ascii="Arial" w:hAnsi="Arial" w:cs="Arial"/>
          <w:b/>
        </w:rPr>
      </w:pPr>
      <w:ins w:id="42" w:author="mary.inoue@fap.local" w:date="2026-09-22T12:18:00Z" w16du:dateUtc="2026-09-22T16:18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61E0201A" w14:textId="77777777" w:rsidR="00F11D9F" w:rsidRPr="00F11D9F" w:rsidRDefault="00F11D9F" w:rsidP="00F11D9F">
      <w:pPr>
        <w:rPr>
          <w:ins w:id="4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44" w:author="mary.inoue@fap.local" w:date="2026-09-22T12:18:00Z" w16du:dateUtc="2026-09-22T16:18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6E3C7A55" w14:textId="77777777" w:rsidR="00F11D9F" w:rsidRDefault="00F11D9F" w:rsidP="00F11D9F">
      <w:pPr>
        <w:rPr>
          <w:ins w:id="4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12DF682" w14:textId="77777777" w:rsidR="00F11D9F" w:rsidRDefault="00F11D9F" w:rsidP="002D511D">
      <w:pPr>
        <w:rPr>
          <w:ins w:id="4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B5694CB" w14:textId="77777777" w:rsidR="00A5391B" w:rsidRDefault="002D22E0" w:rsidP="00A5391B">
      <w:pPr>
        <w:rPr>
          <w:ins w:id="4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48" w:author="mary.inoue@fap.local" w:date="2026-09-22T12:18:00Z" w16du:dateUtc="2026-09-22T16:18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3971918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6AA9665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29587104" w14:textId="77777777" w:rsidR="008C61C6" w:rsidRPr="00791921" w:rsidRDefault="008C61C6" w:rsidP="008C61C6">
      <w:pPr>
        <w:rPr>
          <w:ins w:id="5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53" w:author="mary.inoue@fap.local" w:date="2026-09-22T12:18:00Z" w16du:dateUtc="2026-09-22T16:18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40F47581" w14:textId="77777777" w:rsidR="001F3B9E" w:rsidRDefault="001F3B9E" w:rsidP="00A5391B">
      <w:pPr>
        <w:rPr>
          <w:ins w:id="5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D4CA18A" w14:textId="77777777" w:rsidR="001F3B9E" w:rsidRDefault="001F3B9E" w:rsidP="00A5391B">
      <w:pPr>
        <w:rPr>
          <w:ins w:id="5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FDE1680" w14:textId="77777777" w:rsidR="00DC250C" w:rsidRDefault="00DC250C" w:rsidP="00A5391B">
      <w:pPr>
        <w:rPr>
          <w:ins w:id="5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57" w:author="mary.inoue@fap.local" w:date="2026-09-22T12:18:00Z" w16du:dateUtc="2026-09-22T16:18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061237F2" w14:textId="77777777" w:rsidR="008C61C6" w:rsidRPr="002D0CC2" w:rsidRDefault="008C61C6" w:rsidP="008C61C6">
      <w:pPr>
        <w:rPr>
          <w:ins w:id="5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59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03F8F3BE" w14:textId="77777777" w:rsidR="003E02AD" w:rsidRDefault="003E02AD" w:rsidP="003E02AD">
      <w:pPr>
        <w:rPr>
          <w:ins w:id="6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0AB75AD" w14:textId="77777777" w:rsidR="003E02AD" w:rsidRDefault="003E02AD" w:rsidP="003E02AD">
      <w:pPr>
        <w:rPr>
          <w:ins w:id="6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62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4CCE236C" w14:textId="77777777" w:rsidR="008C61C6" w:rsidRDefault="008C61C6" w:rsidP="00A5391B">
      <w:pPr>
        <w:rPr>
          <w:ins w:id="6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B31BB35" w14:textId="77777777" w:rsidR="00AF3743" w:rsidRDefault="00AF3743" w:rsidP="00AF3743">
      <w:pPr>
        <w:pStyle w:val="Default"/>
        <w:rPr>
          <w:ins w:id="64" w:author="mary.inoue@fap.local" w:date="2026-09-22T12:18:00Z" w16du:dateUtc="2026-09-22T16:18:00Z"/>
          <w:rFonts w:ascii="ArialMT" w:hAnsi="ArialMT" w:cs="ArialMT"/>
        </w:rPr>
      </w:pPr>
      <w:ins w:id="65" w:author="mary.inoue@fap.local" w:date="2026-09-22T12:18:00Z" w16du:dateUtc="2026-09-22T16:18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5DE79E71" w14:textId="77777777" w:rsidR="00AF3743" w:rsidRDefault="00AF3743" w:rsidP="00A5391B">
      <w:pPr>
        <w:rPr>
          <w:ins w:id="6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9B64C1D" w14:textId="77777777" w:rsidR="00500EF8" w:rsidRPr="00500EF8" w:rsidRDefault="00500EF8" w:rsidP="00A5391B">
      <w:pPr>
        <w:rPr>
          <w:ins w:id="67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  <w:ins w:id="68" w:author="mary.inoue@fap.local" w:date="2026-09-22T12:18:00Z" w16du:dateUtc="2026-09-22T16:18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0192C011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75DF033F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078C7523" w14:textId="77777777" w:rsidR="005120F2" w:rsidRPr="000759E6" w:rsidRDefault="005120F2" w:rsidP="005120F2">
      <w:pPr>
        <w:rPr>
          <w:ins w:id="72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  <w:ins w:id="73" w:author="mary.inoue@fap.local" w:date="2026-09-22T12:18:00Z" w16du:dateUtc="2026-09-22T16:18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2767849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05F167AF" w14:textId="77777777" w:rsidR="009C4CE8" w:rsidRPr="00345AD1" w:rsidRDefault="009C4CE8" w:rsidP="009C4CE8">
      <w:pPr>
        <w:pStyle w:val="Default"/>
        <w:rPr>
          <w:ins w:id="75" w:author="mary.inoue@fap.local" w:date="2026-09-22T12:18:00Z" w16du:dateUtc="2026-09-22T16:18:00Z"/>
          <w:rFonts w:ascii="ArialMT" w:hAnsi="ArialMT" w:cs="ArialMT"/>
        </w:rPr>
      </w:pPr>
    </w:p>
    <w:p w14:paraId="19234BEA" w14:textId="77777777" w:rsidR="009C4CE8" w:rsidRDefault="009C4CE8" w:rsidP="009C4CE8">
      <w:pPr>
        <w:pStyle w:val="Default"/>
        <w:rPr>
          <w:ins w:id="76" w:author="mary.inoue@fap.local" w:date="2026-09-22T12:18:00Z" w16du:dateUtc="2026-09-22T16:18:00Z"/>
          <w:rFonts w:ascii="ArialMT" w:hAnsi="ArialMT" w:cs="ArialMT"/>
        </w:rPr>
      </w:pPr>
    </w:p>
    <w:p w14:paraId="7A24115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78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54BA45CB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09145B16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81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6CF70267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5B241816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84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12BCE8C6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743AB32B" w14:textId="77777777" w:rsidR="004B4464" w:rsidRPr="000759E6" w:rsidRDefault="004B4464" w:rsidP="004B4464">
      <w:pPr>
        <w:rPr>
          <w:ins w:id="8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87" w:author="mary.inoue@fap.local" w:date="2026-09-22T12:18:00Z" w16du:dateUtc="2026-09-22T16:18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0AF85E27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7540B670" w14:textId="77777777" w:rsidR="009C4CE8" w:rsidRDefault="009C4CE8" w:rsidP="00A5391B">
      <w:pPr>
        <w:rPr>
          <w:ins w:id="89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</w:p>
    <w:p w14:paraId="4EA3D056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18:00Z" w16du:dateUtc="2026-09-22T16:18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7D7C516C" w14:textId="77777777" w:rsidR="00AA2126" w:rsidRDefault="00AA2126" w:rsidP="00A5391B">
      <w:pPr>
        <w:rPr>
          <w:ins w:id="92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</w:p>
    <w:p w14:paraId="254CA8CD" w14:textId="77777777" w:rsidR="00DC250C" w:rsidRDefault="00500EF8" w:rsidP="00A5391B">
      <w:pPr>
        <w:rPr>
          <w:ins w:id="9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94" w:author="mary.inoue@fap.local" w:date="2026-09-22T12:18:00Z" w16du:dateUtc="2026-09-22T16:18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08F49106" w14:textId="77777777" w:rsidR="00ED46E8" w:rsidRPr="002D0762" w:rsidRDefault="00ED46E8" w:rsidP="00ED46E8">
      <w:pPr>
        <w:rPr>
          <w:ins w:id="9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96" w:author="mary.inoue@fap.local" w:date="2026-09-22T12:18:00Z" w16du:dateUtc="2026-09-22T16:18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296C50C6" w14:textId="77777777" w:rsidR="00ED46E8" w:rsidRPr="00500EF8" w:rsidRDefault="00ED46E8" w:rsidP="00A5391B">
      <w:pPr>
        <w:rPr>
          <w:ins w:id="9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B637B3F" w14:textId="77777777" w:rsidR="00DC250C" w:rsidRDefault="005B3636" w:rsidP="00A5391B">
      <w:pPr>
        <w:rPr>
          <w:ins w:id="9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99" w:author="mary.inoue@fap.local" w:date="2026-09-22T12:18:00Z" w16du:dateUtc="2026-09-22T16:18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727BE604" w14:textId="77777777" w:rsidR="00E0284E" w:rsidRPr="00674D51" w:rsidRDefault="00E0284E" w:rsidP="00A5391B">
      <w:pPr>
        <w:rPr>
          <w:ins w:id="10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1" w:author="mary.inoue@fap.local" w:date="2026-09-22T12:18:00Z" w16du:dateUtc="2026-09-22T16:18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16342842" w14:textId="77777777" w:rsidR="00AA2126" w:rsidRDefault="00AA2126" w:rsidP="00AA2126">
      <w:pPr>
        <w:pStyle w:val="Default"/>
        <w:rPr>
          <w:ins w:id="102" w:author="mary.inoue@fap.local" w:date="2026-09-22T12:18:00Z" w16du:dateUtc="2026-09-22T16:18:00Z"/>
        </w:rPr>
      </w:pPr>
      <w:ins w:id="103" w:author="mary.inoue@fap.local" w:date="2026-09-22T12:18:00Z" w16du:dateUtc="2026-09-22T16:18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69F928BE" w14:textId="77777777" w:rsidR="000172AA" w:rsidRDefault="000172AA" w:rsidP="00AA2126">
      <w:pPr>
        <w:pStyle w:val="Default"/>
        <w:rPr>
          <w:ins w:id="104" w:author="mary.inoue@fap.local" w:date="2026-09-22T12:18:00Z" w16du:dateUtc="2026-09-22T16:18:00Z"/>
        </w:rPr>
      </w:pPr>
    </w:p>
    <w:p w14:paraId="169CE6C7" w14:textId="77777777" w:rsidR="000172AA" w:rsidRDefault="000172AA" w:rsidP="000172AA">
      <w:pPr>
        <w:rPr>
          <w:ins w:id="10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6" w:author="mary.inoue@fap.local" w:date="2026-09-22T12:18:00Z" w16du:dateUtc="2026-09-22T16:18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1C4E2D66" w14:textId="77777777" w:rsidR="000172AA" w:rsidRDefault="000172AA" w:rsidP="00AA2126">
      <w:pPr>
        <w:pStyle w:val="Default"/>
        <w:rPr>
          <w:ins w:id="107" w:author="mary.inoue@fap.local" w:date="2026-09-22T12:18:00Z" w16du:dateUtc="2026-09-22T16:18:00Z"/>
        </w:rPr>
      </w:pPr>
    </w:p>
    <w:p w14:paraId="7E305201" w14:textId="77777777" w:rsidR="00AA2126" w:rsidRPr="00345AD1" w:rsidRDefault="00AA2126" w:rsidP="00AA2126">
      <w:pPr>
        <w:pStyle w:val="Default"/>
        <w:rPr>
          <w:ins w:id="108" w:author="mary.inoue@fap.local" w:date="2026-09-22T12:18:00Z" w16du:dateUtc="2026-09-22T16:18:00Z"/>
        </w:rPr>
      </w:pPr>
    </w:p>
    <w:p w14:paraId="1EC6FA29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277ABDE" w14:textId="77777777" w:rsidR="00AA2126" w:rsidRDefault="00AA2126" w:rsidP="00A5391B">
      <w:pPr>
        <w:rPr>
          <w:ins w:id="11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4094D9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18:00Z" w16du:dateUtc="2026-09-22T16:18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03F2BA48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1E10B84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116" w:author="mary.inoue@fap.local" w:date="2026-09-22T12:18:00Z" w16du:dateUtc="2026-09-22T16:18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018372A4" w14:textId="77777777" w:rsidR="00C01CF0" w:rsidRDefault="00C01CF0" w:rsidP="00A5391B">
      <w:pPr>
        <w:rPr>
          <w:ins w:id="11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AD1AD16" w14:textId="77777777" w:rsidR="00E0284E" w:rsidRPr="006A49C0" w:rsidRDefault="006A49C0" w:rsidP="00A5391B">
      <w:pPr>
        <w:rPr>
          <w:ins w:id="11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19" w:author="mary.inoue@fap.local" w:date="2026-09-22T12:18:00Z" w16du:dateUtc="2026-09-22T16:18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8E9DE9D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4F0E0629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22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80F4250" w14:textId="77777777" w:rsidR="006575DD" w:rsidRDefault="006575DD" w:rsidP="006575DD">
      <w:pPr>
        <w:rPr>
          <w:ins w:id="123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</w:p>
    <w:p w14:paraId="2C6FD4B9" w14:textId="77777777" w:rsidR="006A49C0" w:rsidRDefault="006575DD" w:rsidP="00A5391B">
      <w:pPr>
        <w:rPr>
          <w:ins w:id="124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125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594098FE" w14:textId="77777777" w:rsidR="004D03FD" w:rsidRDefault="004D03FD" w:rsidP="00A5391B">
      <w:pPr>
        <w:rPr>
          <w:ins w:id="12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27" w:author="mary.inoue@fap.local" w:date="2026-09-22T12:18:00Z" w16du:dateUtc="2026-09-22T16:18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1E3A35AC" w14:textId="77777777" w:rsidR="005B2275" w:rsidRDefault="005B2275" w:rsidP="00A5391B">
      <w:pPr>
        <w:rPr>
          <w:ins w:id="12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A29C274" w14:textId="77777777" w:rsidR="005B2275" w:rsidRPr="00FD6C0D" w:rsidRDefault="005B2275" w:rsidP="005B2275">
      <w:pPr>
        <w:rPr>
          <w:ins w:id="12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0" w:author="mary.inoue@fap.local" w:date="2026-09-22T12:18:00Z" w16du:dateUtc="2026-09-22T16:18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6F15B41B" w14:textId="77777777" w:rsidR="005B2275" w:rsidRPr="004D03FD" w:rsidRDefault="005B2275" w:rsidP="00A5391B">
      <w:pPr>
        <w:rPr>
          <w:ins w:id="131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</w:p>
    <w:p w14:paraId="2EAB5317" w14:textId="77777777" w:rsidR="00C43956" w:rsidRDefault="00C43956" w:rsidP="00C43956">
      <w:pPr>
        <w:rPr>
          <w:ins w:id="13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3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D9F66C1" w14:textId="77777777" w:rsidR="00A54CA6" w:rsidRPr="00C6444F" w:rsidRDefault="00A54CA6" w:rsidP="00A54CA6">
      <w:pPr>
        <w:rPr>
          <w:ins w:id="13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5" w:author="mary.inoue@fap.local" w:date="2026-09-22T12:18:00Z" w16du:dateUtc="2026-09-22T16:18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735EC4D" w14:textId="77777777" w:rsidR="00A54CA6" w:rsidRDefault="00A54CA6" w:rsidP="00A54CA6">
      <w:pPr>
        <w:rPr>
          <w:ins w:id="13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AB73F49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38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030389EC" w14:textId="77777777" w:rsidR="00C43956" w:rsidRDefault="00C43956" w:rsidP="00A5391B">
      <w:pPr>
        <w:rPr>
          <w:ins w:id="13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9CED144" w14:textId="77777777" w:rsidR="00ED407E" w:rsidRPr="00345AD1" w:rsidRDefault="00ED407E" w:rsidP="00ED407E">
      <w:pPr>
        <w:pStyle w:val="Default"/>
        <w:rPr>
          <w:ins w:id="140" w:author="mary.inoue@fap.local" w:date="2026-09-22T12:18:00Z" w16du:dateUtc="2026-09-22T16:18:00Z"/>
        </w:rPr>
      </w:pPr>
      <w:ins w:id="141" w:author="mary.inoue@fap.local" w:date="2026-09-22T12:18:00Z" w16du:dateUtc="2026-09-22T16:18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E3EEFD4" w14:textId="77777777" w:rsidR="00ED407E" w:rsidRDefault="00ED407E" w:rsidP="00A5391B">
      <w:pPr>
        <w:rPr>
          <w:ins w:id="14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F83657D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44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4ED96592" w14:textId="77777777" w:rsidR="00AE71D2" w:rsidRDefault="00AE71D2" w:rsidP="00A5391B">
      <w:pPr>
        <w:rPr>
          <w:ins w:id="145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051A60DE" w14:textId="77777777" w:rsidR="00901CD7" w:rsidRDefault="00AE71D2" w:rsidP="00A5391B">
      <w:pPr>
        <w:rPr>
          <w:ins w:id="146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002DB6B" w14:textId="77777777" w:rsidR="00D64C4F" w:rsidRPr="00345AD1" w:rsidRDefault="00D64C4F" w:rsidP="00D64C4F">
      <w:pPr>
        <w:pStyle w:val="Default"/>
        <w:rPr>
          <w:ins w:id="148" w:author="mary.inoue@fap.local" w:date="2026-09-22T12:18:00Z" w16du:dateUtc="2026-09-22T16:18:00Z"/>
        </w:rPr>
      </w:pPr>
      <w:ins w:id="149" w:author="mary.inoue@fap.local" w:date="2026-09-22T12:18:00Z" w16du:dateUtc="2026-09-22T16:18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8A88F9B" w14:textId="77777777" w:rsidR="00D64C4F" w:rsidRDefault="00D64C4F" w:rsidP="00A5391B">
      <w:pPr>
        <w:rPr>
          <w:ins w:id="15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59A1131" w14:textId="77777777" w:rsidR="00D1508E" w:rsidRDefault="00D1508E" w:rsidP="00D1508E">
      <w:pPr>
        <w:pStyle w:val="Default"/>
        <w:rPr>
          <w:ins w:id="151" w:author="mary.inoue@fap.local" w:date="2026-09-22T12:18:00Z" w16du:dateUtc="2026-09-22T16:18:00Z"/>
        </w:rPr>
      </w:pPr>
      <w:ins w:id="152" w:author="mary.inoue@fap.local" w:date="2026-09-22T12:18:00Z" w16du:dateUtc="2026-09-22T16:18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22923D26" w14:textId="77777777" w:rsidR="00D1508E" w:rsidRDefault="00D1508E" w:rsidP="00A5391B">
      <w:pPr>
        <w:rPr>
          <w:ins w:id="15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F40A50F" w14:textId="77777777" w:rsidR="00C43956" w:rsidRDefault="00C43956" w:rsidP="00A5391B">
      <w:pPr>
        <w:rPr>
          <w:ins w:id="15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E090A83" w14:textId="77777777" w:rsidR="00425F7C" w:rsidRPr="009B31F7" w:rsidRDefault="009B31F7" w:rsidP="00A5391B">
      <w:pPr>
        <w:rPr>
          <w:ins w:id="15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56" w:author="mary.inoue@fap.local" w:date="2026-09-22T12:18:00Z" w16du:dateUtc="2026-09-22T16:18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4BE52A2B" w14:textId="77777777" w:rsidR="00425F7C" w:rsidRDefault="00C549DE" w:rsidP="00A5391B">
      <w:pPr>
        <w:rPr>
          <w:ins w:id="15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58" w:author="mary.inoue@fap.local" w:date="2026-09-22T12:18:00Z" w16du:dateUtc="2026-09-22T16:18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318F80A6" w14:textId="77777777" w:rsidR="0040121F" w:rsidRDefault="0040121F" w:rsidP="0040121F">
      <w:pPr>
        <w:rPr>
          <w:ins w:id="15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0" w:author="mary.inoue@fap.local" w:date="2026-09-22T12:18:00Z" w16du:dateUtc="2026-09-22T16:18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69472FA7" w14:textId="77777777" w:rsidR="00A2270B" w:rsidRPr="00AF56D5" w:rsidRDefault="00A2270B" w:rsidP="00A2270B">
      <w:pPr>
        <w:rPr>
          <w:ins w:id="16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2" w:author="mary.inoue@fap.local" w:date="2026-09-22T12:18:00Z" w16du:dateUtc="2026-09-22T16:18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AFC0137" w14:textId="77777777" w:rsidR="00E45383" w:rsidRDefault="00E45383" w:rsidP="00E45383">
      <w:pPr>
        <w:rPr>
          <w:ins w:id="16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0C79C3B" w14:textId="77777777" w:rsidR="00395556" w:rsidRPr="000642ED" w:rsidRDefault="00395556" w:rsidP="00395556">
      <w:pPr>
        <w:rPr>
          <w:ins w:id="16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5" w:author="mary.inoue@fap.local" w:date="2026-09-22T12:18:00Z" w16du:dateUtc="2026-09-22T16:18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64C16A02" w14:textId="77777777" w:rsidR="0040121F" w:rsidRDefault="0040121F" w:rsidP="0040121F">
      <w:pPr>
        <w:rPr>
          <w:ins w:id="16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B0CC21D" w14:textId="77777777" w:rsidR="00395556" w:rsidRDefault="00395556" w:rsidP="00E45383">
      <w:pPr>
        <w:rPr>
          <w:ins w:id="16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37FC83F" w14:textId="77777777" w:rsidR="00E45383" w:rsidRPr="0050434A" w:rsidRDefault="00E45383" w:rsidP="00E45383">
      <w:pPr>
        <w:rPr>
          <w:ins w:id="16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9" w:author="mary.inoue@fap.local" w:date="2026-09-22T12:18:00Z" w16du:dateUtc="2026-09-22T16:18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38320083" w14:textId="77777777" w:rsidR="00723985" w:rsidRDefault="00723985" w:rsidP="00723985">
      <w:pPr>
        <w:pStyle w:val="Default"/>
        <w:rPr>
          <w:ins w:id="170" w:author="mary.inoue@fap.local" w:date="2026-09-22T12:18:00Z" w16du:dateUtc="2026-09-22T16:18:00Z"/>
        </w:rPr>
      </w:pPr>
    </w:p>
    <w:p w14:paraId="714A8372" w14:textId="77777777" w:rsidR="00EB44BF" w:rsidRPr="008D7954" w:rsidRDefault="00EB44BF" w:rsidP="00EB44BF">
      <w:pPr>
        <w:rPr>
          <w:ins w:id="17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72" w:author="mary.inoue@fap.local" w:date="2026-09-22T12:18:00Z" w16du:dateUtc="2026-09-22T16:18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52A18ECB" w14:textId="77777777" w:rsidR="00E45383" w:rsidRDefault="00E45383" w:rsidP="00723985">
      <w:pPr>
        <w:pStyle w:val="Default"/>
        <w:rPr>
          <w:ins w:id="173" w:author="mary.inoue@fap.local" w:date="2026-09-22T12:18:00Z" w16du:dateUtc="2026-09-22T16:18:00Z"/>
        </w:rPr>
      </w:pPr>
    </w:p>
    <w:p w14:paraId="1AEFEE9F" w14:textId="77777777" w:rsidR="00723985" w:rsidRPr="00345AD1" w:rsidRDefault="00723985" w:rsidP="00723985">
      <w:pPr>
        <w:pStyle w:val="Default"/>
        <w:rPr>
          <w:ins w:id="174" w:author="mary.inoue@fap.local" w:date="2026-09-22T12:18:00Z" w16du:dateUtc="2026-09-22T16:18:00Z"/>
        </w:rPr>
      </w:pPr>
      <w:ins w:id="175" w:author="mary.inoue@fap.local" w:date="2026-09-22T12:18:00Z" w16du:dateUtc="2026-09-22T16:18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01A1FA52" w14:textId="77777777" w:rsidR="00723985" w:rsidRDefault="00723985" w:rsidP="00A5391B">
      <w:pPr>
        <w:rPr>
          <w:ins w:id="17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E0CC3E0" w14:textId="77777777" w:rsidR="00B30730" w:rsidRPr="00345AD1" w:rsidRDefault="00B30730" w:rsidP="00B30730">
      <w:pPr>
        <w:pStyle w:val="Default"/>
        <w:rPr>
          <w:ins w:id="177" w:author="mary.inoue@fap.local" w:date="2026-09-22T12:18:00Z" w16du:dateUtc="2026-09-22T16:18:00Z"/>
        </w:rPr>
      </w:pPr>
      <w:ins w:id="178" w:author="mary.inoue@fap.local" w:date="2026-09-22T12:18:00Z" w16du:dateUtc="2026-09-22T16:18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AC3490A" w14:textId="77777777" w:rsidR="00B30730" w:rsidRDefault="00B30730" w:rsidP="00A5391B">
      <w:pPr>
        <w:rPr>
          <w:ins w:id="17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0D5A95A" w14:textId="77777777" w:rsidR="00723985" w:rsidRDefault="00723985" w:rsidP="00A5391B">
      <w:pPr>
        <w:rPr>
          <w:ins w:id="18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FCE9553" w14:textId="77777777" w:rsidR="00723985" w:rsidRDefault="00723985" w:rsidP="00A5391B">
      <w:pPr>
        <w:rPr>
          <w:ins w:id="18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3434A66" w14:textId="77777777" w:rsidR="00BC4C01" w:rsidRPr="00BC4C01" w:rsidRDefault="00BC4C01" w:rsidP="00A5391B">
      <w:pPr>
        <w:rPr>
          <w:ins w:id="18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83" w:author="mary.inoue@fap.local" w:date="2026-09-22T12:18:00Z" w16du:dateUtc="2026-09-22T16:18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78A07B4" w14:textId="77777777" w:rsidR="00B23618" w:rsidRDefault="00B23618" w:rsidP="00B23618">
      <w:pPr>
        <w:rPr>
          <w:ins w:id="18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85" w:author="mary.inoue@fap.local" w:date="2026-09-22T12:18:00Z" w16du:dateUtc="2026-09-22T16:18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6556620D" w14:textId="77777777" w:rsidR="00B23618" w:rsidRDefault="00B23618" w:rsidP="00A5391B">
      <w:pPr>
        <w:rPr>
          <w:ins w:id="18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DFC6883" w14:textId="77777777" w:rsidR="00B23618" w:rsidRDefault="00B23618" w:rsidP="00A5391B">
      <w:pPr>
        <w:rPr>
          <w:ins w:id="18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74230A0" w14:textId="77777777" w:rsidR="006D73AD" w:rsidRDefault="006F5CEB" w:rsidP="00A5391B">
      <w:pPr>
        <w:rPr>
          <w:ins w:id="18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89" w:author="mary.inoue@fap.local" w:date="2026-09-22T12:18:00Z" w16du:dateUtc="2026-09-22T16:18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1502518" w14:textId="77777777" w:rsidR="00B23618" w:rsidRPr="003A0E43" w:rsidRDefault="00B23618" w:rsidP="00B23618">
      <w:pPr>
        <w:rPr>
          <w:ins w:id="19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1" w:author="mary.inoue@fap.local" w:date="2026-09-22T12:18:00Z" w16du:dateUtc="2026-09-22T16:18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AABE1AF" w14:textId="77777777" w:rsidR="00B30730" w:rsidRDefault="00B30730" w:rsidP="00A5391B">
      <w:pPr>
        <w:rPr>
          <w:ins w:id="19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EFDD9DC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94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B9B73E3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55B99053" w14:textId="77777777" w:rsidR="00B23618" w:rsidRDefault="00B23618" w:rsidP="00B23618">
      <w:pPr>
        <w:rPr>
          <w:ins w:id="19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7" w:author="mary.inoue@fap.local" w:date="2026-09-22T12:18:00Z" w16du:dateUtc="2026-09-22T16:18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4AE29738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71D01BBA" w14:textId="77777777" w:rsidR="00B23618" w:rsidRPr="00345AD1" w:rsidRDefault="00B23618" w:rsidP="00B23618">
      <w:pPr>
        <w:pStyle w:val="Default"/>
        <w:rPr>
          <w:ins w:id="200" w:author="mary.inoue@fap.local" w:date="2026-09-22T12:18:00Z" w16du:dateUtc="2026-09-22T16:18:00Z"/>
        </w:rPr>
      </w:pPr>
      <w:ins w:id="201" w:author="mary.inoue@fap.local" w:date="2026-09-22T12:18:00Z" w16du:dateUtc="2026-09-22T16:18:00Z">
        <w:r w:rsidRPr="00345AD1">
          <w:t xml:space="preserve"> </w:t>
        </w:r>
      </w:ins>
    </w:p>
    <w:p w14:paraId="57C4AD59" w14:textId="77777777" w:rsidR="00B23618" w:rsidRDefault="00B23618" w:rsidP="00B23618">
      <w:pPr>
        <w:rPr>
          <w:ins w:id="20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F3B160F" w14:textId="77777777" w:rsidR="00B23618" w:rsidRDefault="00B23618" w:rsidP="00B23618">
      <w:pPr>
        <w:rPr>
          <w:ins w:id="20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8CA186A" w14:textId="77777777" w:rsidR="00B23618" w:rsidRDefault="00B23618" w:rsidP="00B23618">
      <w:pPr>
        <w:rPr>
          <w:ins w:id="20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05" w:author="mary.inoue@fap.local" w:date="2026-09-22T12:18:00Z" w16du:dateUtc="2026-09-22T16:18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4C17619D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3808AC56" w14:textId="77777777" w:rsidR="00B30730" w:rsidRDefault="00B30730" w:rsidP="00A5391B">
      <w:pPr>
        <w:rPr>
          <w:ins w:id="20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FC83316" w14:textId="77777777" w:rsidR="00D1600A" w:rsidRPr="00345AD1" w:rsidRDefault="00D1600A" w:rsidP="00D1600A">
      <w:pPr>
        <w:pStyle w:val="Default"/>
        <w:rPr>
          <w:ins w:id="208" w:author="mary.inoue@fap.local" w:date="2026-09-22T12:18:00Z" w16du:dateUtc="2026-09-22T16:18:00Z"/>
        </w:rPr>
      </w:pPr>
      <w:ins w:id="209" w:author="mary.inoue@fap.local" w:date="2026-09-22T12:18:00Z" w16du:dateUtc="2026-09-22T16:18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7E5CB6A5" w14:textId="77777777" w:rsidR="004175E5" w:rsidRDefault="004175E5" w:rsidP="00A5391B">
      <w:pPr>
        <w:rPr>
          <w:ins w:id="21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5D7C81C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212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0224B0DE" w14:textId="77777777" w:rsidR="00F33C0F" w:rsidRDefault="00F33C0F" w:rsidP="00A5391B">
      <w:pPr>
        <w:rPr>
          <w:ins w:id="21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4A1EE31" w14:textId="77777777" w:rsidR="00D60738" w:rsidRDefault="00D60738" w:rsidP="00A5391B">
      <w:pPr>
        <w:rPr>
          <w:ins w:id="21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15" w:author="mary.inoue@fap.local" w:date="2026-09-22T12:18:00Z" w16du:dateUtc="2026-09-22T16:18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633BBAD2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17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057B0626" w14:textId="77777777" w:rsidR="00A24980" w:rsidRPr="00D60738" w:rsidRDefault="00A24980" w:rsidP="00A5391B">
      <w:pPr>
        <w:rPr>
          <w:ins w:id="21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BA79CF2" w14:textId="77777777" w:rsidR="00163BDD" w:rsidRDefault="00163BDD" w:rsidP="00A5391B">
      <w:pPr>
        <w:rPr>
          <w:ins w:id="21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20" w:author="mary.inoue@fap.local" w:date="2026-09-22T12:18:00Z" w16du:dateUtc="2026-09-22T16:18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483CD225" w14:textId="77777777" w:rsidR="00B23618" w:rsidRDefault="00B23618" w:rsidP="00A5391B">
      <w:pPr>
        <w:rPr>
          <w:ins w:id="22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056B44D" w14:textId="77777777" w:rsidR="00B23618" w:rsidRDefault="00B23618" w:rsidP="00B23618">
      <w:pPr>
        <w:rPr>
          <w:ins w:id="22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94FC629" w14:textId="77777777" w:rsidR="00B23618" w:rsidRDefault="00B23618" w:rsidP="00A5391B">
      <w:pPr>
        <w:rPr>
          <w:ins w:id="22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4720B15" w14:textId="77777777" w:rsidR="00094AC5" w:rsidRDefault="00094AC5" w:rsidP="00094AC5">
      <w:pPr>
        <w:pStyle w:val="Default"/>
        <w:rPr>
          <w:ins w:id="224" w:author="mary.inoue@fap.local" w:date="2026-09-22T12:18:00Z" w16du:dateUtc="2026-09-22T16:18:00Z"/>
        </w:rPr>
      </w:pPr>
      <w:ins w:id="225" w:author="mary.inoue@fap.local" w:date="2026-09-22T12:18:00Z" w16du:dateUtc="2026-09-22T16:18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261FE598" w14:textId="77777777" w:rsidR="00B23618" w:rsidRDefault="00B23618" w:rsidP="00B23618">
      <w:pPr>
        <w:rPr>
          <w:ins w:id="22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0B7BE34" w14:textId="77777777" w:rsidR="00B23618" w:rsidRPr="003268AD" w:rsidRDefault="00B23618" w:rsidP="00B23618">
      <w:pPr>
        <w:rPr>
          <w:ins w:id="22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28" w:author="mary.inoue@fap.local" w:date="2026-09-22T12:18:00Z" w16du:dateUtc="2026-09-22T16:18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14089D65" w14:textId="77777777" w:rsidR="00B23618" w:rsidRPr="005B78AA" w:rsidRDefault="00B23618" w:rsidP="00B23618">
      <w:pPr>
        <w:rPr>
          <w:ins w:id="22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30" w:author="mary.inoue@fap.local" w:date="2026-09-22T12:18:00Z" w16du:dateUtc="2026-09-22T16:1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298AF0A1" w14:textId="77777777" w:rsidR="00B23618" w:rsidRPr="00345AD1" w:rsidRDefault="00B23618" w:rsidP="00094AC5">
      <w:pPr>
        <w:pStyle w:val="Default"/>
        <w:rPr>
          <w:ins w:id="231" w:author="mary.inoue@fap.local" w:date="2026-09-22T12:18:00Z" w16du:dateUtc="2026-09-22T16:18:00Z"/>
        </w:rPr>
      </w:pPr>
    </w:p>
    <w:p w14:paraId="523E0829" w14:textId="77777777" w:rsidR="00094AC5" w:rsidRDefault="00094AC5" w:rsidP="00094AC5">
      <w:pPr>
        <w:pStyle w:val="Default"/>
        <w:rPr>
          <w:ins w:id="232" w:author="mary.inoue@fap.local" w:date="2026-09-22T12:18:00Z" w16du:dateUtc="2026-09-22T16:18:00Z"/>
        </w:rPr>
      </w:pPr>
    </w:p>
    <w:p w14:paraId="30CBE52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19232EB0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75C2D2C7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4E1D0903" w14:textId="77777777" w:rsidR="00094AC5" w:rsidRPr="00163BDD" w:rsidRDefault="00094AC5" w:rsidP="00A5391B">
      <w:pPr>
        <w:rPr>
          <w:ins w:id="23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AEFA782" w14:textId="77777777" w:rsidR="00A5391B" w:rsidRPr="00A5391B" w:rsidRDefault="00A5391B" w:rsidP="00A5391B">
      <w:pPr>
        <w:rPr>
          <w:ins w:id="23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40" w:author="mary.inoue@fap.local" w:date="2026-09-22T12:18:00Z" w16du:dateUtc="2026-09-22T16:18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66FA03E3" w14:textId="77777777" w:rsidR="002C247D" w:rsidRDefault="002C247D" w:rsidP="002C247D">
      <w:pPr>
        <w:rPr>
          <w:ins w:id="24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42" w:author="mary.inoue@fap.local" w:date="2026-09-22T12:18:00Z" w16du:dateUtc="2026-09-22T16:18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2073F741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244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BE13FA6" w14:textId="77777777" w:rsidR="00BB7F95" w:rsidRDefault="00BB7F95" w:rsidP="002C247D">
      <w:pPr>
        <w:rPr>
          <w:ins w:id="24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B537E46" w14:textId="77777777" w:rsidR="00BB7F95" w:rsidRDefault="00BB7F95" w:rsidP="002C247D">
      <w:pPr>
        <w:rPr>
          <w:ins w:id="24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D201B65" w14:textId="77777777" w:rsidR="00BB7F95" w:rsidRDefault="00BB7F95" w:rsidP="002C247D">
      <w:pPr>
        <w:rPr>
          <w:ins w:id="24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3C7D4F9" w14:textId="77777777" w:rsidR="00140891" w:rsidRDefault="00140891" w:rsidP="002C247D">
      <w:pPr>
        <w:rPr>
          <w:ins w:id="24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49" w:author="mary.inoue@fap.local" w:date="2026-09-22T12:18:00Z" w16du:dateUtc="2026-09-22T16:18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44221C8" w14:textId="77777777" w:rsidR="00B23618" w:rsidRPr="005B78AA" w:rsidRDefault="00B23618" w:rsidP="00B23618">
      <w:pPr>
        <w:rPr>
          <w:ins w:id="250" w:author="mary.inoue@fap.local" w:date="2026-09-22T12:18:00Z" w16du:dateUtc="2026-09-22T16:18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18:00Z" w16du:dateUtc="2026-09-22T16:1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2816E0E1" w14:textId="77777777" w:rsidR="00B23618" w:rsidRPr="00140891" w:rsidRDefault="00B23618" w:rsidP="002C247D">
      <w:pPr>
        <w:rPr>
          <w:ins w:id="25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0BDEEE2" w14:textId="77777777" w:rsidR="00140891" w:rsidRDefault="00140891" w:rsidP="002C247D">
      <w:pPr>
        <w:rPr>
          <w:ins w:id="25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55" w:author="mary.inoue@fap.local" w:date="2026-09-22T12:18:00Z" w16du:dateUtc="2026-09-22T16:18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1821117" w14:textId="77777777" w:rsidR="00064320" w:rsidRDefault="00064320" w:rsidP="00064320">
      <w:pPr>
        <w:pStyle w:val="Default"/>
        <w:rPr>
          <w:ins w:id="256" w:author="mary.inoue@fap.local" w:date="2026-09-22T12:18:00Z" w16du:dateUtc="2026-09-22T16:18:00Z"/>
        </w:rPr>
      </w:pPr>
    </w:p>
    <w:p w14:paraId="55D69A03" w14:textId="77777777" w:rsidR="00064320" w:rsidRPr="00345AD1" w:rsidRDefault="00064320" w:rsidP="00064320">
      <w:pPr>
        <w:pStyle w:val="Default"/>
        <w:rPr>
          <w:ins w:id="257" w:author="mary.inoue@fap.local" w:date="2026-09-22T12:18:00Z" w16du:dateUtc="2026-09-22T16:18:00Z"/>
        </w:rPr>
      </w:pPr>
      <w:ins w:id="258" w:author="mary.inoue@fap.local" w:date="2026-09-22T12:18:00Z" w16du:dateUtc="2026-09-22T16:18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24DF4C31" w14:textId="77777777" w:rsidR="00064320" w:rsidRDefault="00064320" w:rsidP="00064320">
      <w:pPr>
        <w:pStyle w:val="Default"/>
        <w:rPr>
          <w:ins w:id="259" w:author="mary.inoue@fap.local" w:date="2026-09-22T12:18:00Z" w16du:dateUtc="2026-09-22T16:18:00Z"/>
        </w:rPr>
      </w:pPr>
    </w:p>
    <w:p w14:paraId="257ACB3E" w14:textId="77777777" w:rsidR="00064320" w:rsidRPr="008A41B7" w:rsidRDefault="008A41B7" w:rsidP="002C247D">
      <w:pPr>
        <w:rPr>
          <w:ins w:id="26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61" w:author="mary.inoue@fap.local" w:date="2026-09-22T12:18:00Z" w16du:dateUtc="2026-09-22T16:18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72D3E263" w14:textId="77777777" w:rsidR="00064320" w:rsidRDefault="00064320" w:rsidP="002C247D">
      <w:pPr>
        <w:rPr>
          <w:ins w:id="26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5A0DA23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46DD5964" w14:textId="77777777" w:rsidR="00706622" w:rsidRPr="00345AD1" w:rsidRDefault="00706622" w:rsidP="00706622">
      <w:pPr>
        <w:pStyle w:val="Default"/>
        <w:rPr>
          <w:ins w:id="265" w:author="mary.inoue@fap.local" w:date="2026-09-22T12:18:00Z" w16du:dateUtc="2026-09-22T16:18:00Z"/>
        </w:rPr>
      </w:pPr>
    </w:p>
    <w:p w14:paraId="34BB21A7" w14:textId="77777777" w:rsidR="00494500" w:rsidRDefault="00494500" w:rsidP="00494500">
      <w:pPr>
        <w:pStyle w:val="Default"/>
        <w:rPr>
          <w:ins w:id="266" w:author="mary.inoue@fap.local" w:date="2026-09-22T12:18:00Z" w16du:dateUtc="2026-09-22T16:18:00Z"/>
        </w:rPr>
      </w:pPr>
      <w:ins w:id="267" w:author="mary.inoue@fap.local" w:date="2026-09-22T12:18:00Z" w16du:dateUtc="2026-09-22T16:18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0A06D2B9" w14:textId="77777777" w:rsidR="005201FD" w:rsidRDefault="005201FD" w:rsidP="00494500">
      <w:pPr>
        <w:pStyle w:val="Default"/>
        <w:rPr>
          <w:ins w:id="268" w:author="mary.inoue@fap.local" w:date="2026-09-22T12:18:00Z" w16du:dateUtc="2026-09-22T16:18:00Z"/>
        </w:rPr>
      </w:pPr>
    </w:p>
    <w:p w14:paraId="42CEA885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70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0D23E1B1" w14:textId="77777777" w:rsidR="005201FD" w:rsidRPr="00345AD1" w:rsidRDefault="005201FD" w:rsidP="00494500">
      <w:pPr>
        <w:pStyle w:val="Default"/>
        <w:rPr>
          <w:ins w:id="271" w:author="mary.inoue@fap.local" w:date="2026-09-22T12:18:00Z" w16du:dateUtc="2026-09-22T16:18:00Z"/>
        </w:rPr>
      </w:pPr>
    </w:p>
    <w:p w14:paraId="349601F1" w14:textId="77777777" w:rsidR="00BD6490" w:rsidRPr="00345AD1" w:rsidRDefault="00BD6490" w:rsidP="00BD6490">
      <w:pPr>
        <w:pStyle w:val="Default"/>
        <w:rPr>
          <w:ins w:id="272" w:author="mary.inoue@fap.local" w:date="2026-09-22T12:18:00Z" w16du:dateUtc="2026-09-22T16:18:00Z"/>
        </w:rPr>
      </w:pPr>
      <w:ins w:id="273" w:author="mary.inoue@fap.local" w:date="2026-09-22T12:18:00Z" w16du:dateUtc="2026-09-22T16:18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9D54EB1" w14:textId="77777777" w:rsidR="00064320" w:rsidRDefault="00064320" w:rsidP="002C247D">
      <w:pPr>
        <w:rPr>
          <w:ins w:id="27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738DBD5" w14:textId="77777777" w:rsidR="00B9482B" w:rsidRDefault="00B9482B" w:rsidP="002C247D">
      <w:pPr>
        <w:rPr>
          <w:ins w:id="27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76" w:author="mary.inoue@fap.local" w:date="2026-09-22T12:18:00Z" w16du:dateUtc="2026-09-22T16:18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2B5633B3" w14:textId="77777777" w:rsidR="00B9482B" w:rsidRDefault="00B9482B" w:rsidP="002C247D">
      <w:pPr>
        <w:rPr>
          <w:ins w:id="27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78" w:author="mary.inoue@fap.local" w:date="2026-09-22T12:18:00Z" w16du:dateUtc="2026-09-22T16:18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250A3225" w14:textId="77777777" w:rsidR="009801CD" w:rsidRDefault="009801CD" w:rsidP="002C247D">
      <w:pPr>
        <w:rPr>
          <w:ins w:id="27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80" w:author="mary.inoue@fap.local" w:date="2026-09-22T12:18:00Z" w16du:dateUtc="2026-09-22T16:18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1332804C" w14:textId="77777777" w:rsidR="00C10C2A" w:rsidRPr="00345AD1" w:rsidRDefault="00C10C2A" w:rsidP="00C10C2A">
      <w:pPr>
        <w:pStyle w:val="Default"/>
        <w:rPr>
          <w:ins w:id="281" w:author="mary.inoue@fap.local" w:date="2026-09-22T12:18:00Z" w16du:dateUtc="2026-09-22T16:18:00Z"/>
        </w:rPr>
      </w:pPr>
      <w:ins w:id="282" w:author="mary.inoue@fap.local" w:date="2026-09-22T12:18:00Z" w16du:dateUtc="2026-09-22T16:18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370A8B2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64047A45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285" w:author="mary.inoue@fap.local" w:date="2026-09-22T12:18:00Z" w16du:dateUtc="2026-09-22T16:18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1AD39F75" w14:textId="77777777" w:rsidR="00C10C2A" w:rsidRPr="009801CD" w:rsidRDefault="00C10C2A" w:rsidP="002C247D">
      <w:pPr>
        <w:rPr>
          <w:ins w:id="28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ECC0387" w14:textId="77777777" w:rsidR="0085378D" w:rsidRPr="00E15296" w:rsidRDefault="0083407F">
      <w:pPr>
        <w:rPr>
          <w:del w:id="287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288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Секция: «Краеведение».</w:delText>
        </w:r>
      </w:del>
    </w:p>
    <w:p w14:paraId="23B03ADF" w14:textId="77777777" w:rsidR="0046608C" w:rsidRPr="00E15296" w:rsidRDefault="0083407F">
      <w:pPr>
        <w:rPr>
          <w:del w:id="289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290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Тема: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="006B73BD" w:rsidRPr="00E15296">
          <w:rPr>
            <w:rFonts w:ascii="Times New Roman" w:hAnsi="Times New Roman" w:cs="Times New Roman"/>
            <w:sz w:val="24"/>
            <w:szCs w:val="24"/>
          </w:rPr>
          <w:delText>Боль земли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(Х</w:delText>
        </w:r>
        <w:r w:rsidR="002E3C48" w:rsidRPr="00E15296">
          <w:rPr>
            <w:rFonts w:ascii="Times New Roman" w:hAnsi="Times New Roman" w:cs="Times New Roman"/>
            <w:sz w:val="24"/>
            <w:szCs w:val="24"/>
          </w:rPr>
          <w:delText>олокост в Ростовской области)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».</w:delText>
        </w:r>
      </w:del>
    </w:p>
    <w:p w14:paraId="3ACF34FC" w14:textId="77777777" w:rsidR="0085378D" w:rsidRPr="00E15296" w:rsidRDefault="0083407F">
      <w:pPr>
        <w:rPr>
          <w:del w:id="291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292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Автор: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Нечаева Виктория Юрьевна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3A307553" w14:textId="77777777" w:rsidR="0085378D" w:rsidRPr="00E15296" w:rsidRDefault="0085378D">
      <w:pPr>
        <w:rPr>
          <w:del w:id="293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294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МАОУ СОШ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Б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класс</w:delText>
        </w:r>
      </w:del>
    </w:p>
    <w:p w14:paraId="7011B975" w14:textId="77777777" w:rsidR="0085378D" w:rsidRPr="00E15296" w:rsidRDefault="0083407F">
      <w:pPr>
        <w:rPr>
          <w:del w:id="295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296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Научный руководитель: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Иванова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Елена Леонидовна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учитель истории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 xml:space="preserve"> МАОУ СОШ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10.</w:delText>
        </w:r>
      </w:del>
    </w:p>
    <w:p w14:paraId="7304A234" w14:textId="77777777" w:rsidR="0085378D" w:rsidRPr="00E15296" w:rsidRDefault="0085378D">
      <w:pPr>
        <w:rPr>
          <w:del w:id="297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298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Цель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у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знать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причины холокоста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изучив свидетельства современников, документы того 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времени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литературу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и учебные пособия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связанные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с Х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олокостом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 xml:space="preserve"> и рассказы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свидетелей страшной трагедии.</w:delText>
        </w:r>
      </w:del>
    </w:p>
    <w:p w14:paraId="13CFA9E4" w14:textId="77777777" w:rsidR="0085378D" w:rsidRPr="00E15296" w:rsidRDefault="0085378D">
      <w:pPr>
        <w:rPr>
          <w:del w:id="299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300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Актуальность подобной темы никогда не иссякнет, так как главная задача каждого поколения не забывать подобной трагедии и рассказывать своим детям о ней,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для того чтобы подобное  не повторялось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в будущем.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Возможность использовать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эту работу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на уроках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по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священных ВОВ и памятных мероприятиях, посвященных жертвам Х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олокоста .</w:delText>
        </w:r>
      </w:del>
    </w:p>
    <w:p w14:paraId="20B55331" w14:textId="77777777" w:rsidR="0046608C" w:rsidRPr="00E15296" w:rsidRDefault="004E717E">
      <w:pPr>
        <w:rPr>
          <w:del w:id="301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302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Методы решения задачи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работа с документами и литературными источниками того времени. Их краткий анализ.</w:delText>
        </w:r>
      </w:del>
    </w:p>
    <w:p w14:paraId="67453D97" w14:textId="77777777" w:rsidR="002320BA" w:rsidRPr="00E15296" w:rsidRDefault="004E717E">
      <w:pPr>
        <w:rPr>
          <w:del w:id="303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304" w:author="mary.inoue@fap.loca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Результаты исследования: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нельзя забывать или позволять перепис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ывать историю таких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трагедий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 п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отому что подобным забвением мы предаем и обесцениваем жизни тех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людей, причиной гибели которых стал Холокост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. Ведь каждый человек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-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это уникальное создание со своим внутренним миром и историей,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мечтами и желаниями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, и никто из этих людей не заслуживал такой ужасной судьбы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- оказаться жертвами Х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олокоста.</w:delText>
        </w:r>
      </w:del>
    </w:p>
    <w:p w14:paraId="6658ABEF" w14:textId="77777777" w:rsidR="001B3408" w:rsidRDefault="001B3408">
      <w:pPr>
        <w:rPr>
          <w:del w:id="305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72C8E71B" w14:textId="77777777" w:rsidR="0046608C" w:rsidRDefault="0046608C">
      <w:pPr>
        <w:rPr>
          <w:del w:id="306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2056FD9B" w14:textId="77777777" w:rsidR="0046608C" w:rsidRDefault="0046608C">
      <w:pPr>
        <w:rPr>
          <w:del w:id="307" w:author="mary.inoue@fap.local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444BF475" w14:textId="77777777" w:rsidR="0085378D" w:rsidRDefault="0085378D" w:rsidP="00A5391B">
      <w:pPr>
        <w:jc w:val="center"/>
        <w:rPr>
          <w:rPrChange w:id="308" w:author="mary.inoue@fap.local" w:date="2026-09-22T12:18:00Z" w16du:dateUtc="2026-09-22T16:18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309" w:author="mary.inoue@fap.local" w:date="2026-09-22T12:18:00Z" w16du:dateUtc="2026-09-22T16:18:00Z">
          <w:pPr/>
        </w:pPrChange>
      </w:pPr>
      <w:del w:id="310" w:author="mary.inoue@fap.local" w:date="2026-09-22T12:18:00Z" w16du:dateUtc="2026-09-22T16:18:00Z"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sectPr w:rsidR="0085378D">
      <w:pgSz w:w="11906" w:h="16838"/>
      <w:pgMar w:top="1417" w:right="1701" w:bottom="1417" w:left="1701" w:header="708" w:footer="708" w:gutter="0"/>
      <w:cols w:space="708"/>
      <w:docGrid w:linePitch="360"/>
      <w:sectPrChange w:id="311" w:author="mary.inoue@fap.local" w:date="2026-09-22T12:18:00Z" w16du:dateUtc="2026-09-22T16:18:00Z">
        <w:sectPr w:rsidR="0085378D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78D"/>
    <w:rsid w:val="000172AA"/>
    <w:rsid w:val="0005677C"/>
    <w:rsid w:val="00064320"/>
    <w:rsid w:val="00094AC5"/>
    <w:rsid w:val="000E7062"/>
    <w:rsid w:val="00132F7D"/>
    <w:rsid w:val="00140891"/>
    <w:rsid w:val="00150516"/>
    <w:rsid w:val="00155120"/>
    <w:rsid w:val="00163BDD"/>
    <w:rsid w:val="001B3408"/>
    <w:rsid w:val="001D7234"/>
    <w:rsid w:val="001F3B9E"/>
    <w:rsid w:val="002320BA"/>
    <w:rsid w:val="0029602C"/>
    <w:rsid w:val="002C247D"/>
    <w:rsid w:val="002D22E0"/>
    <w:rsid w:val="002D44DF"/>
    <w:rsid w:val="002D511D"/>
    <w:rsid w:val="002E3C48"/>
    <w:rsid w:val="00395556"/>
    <w:rsid w:val="003E02AD"/>
    <w:rsid w:val="0040121F"/>
    <w:rsid w:val="004175E5"/>
    <w:rsid w:val="00425F7C"/>
    <w:rsid w:val="0046608C"/>
    <w:rsid w:val="00494500"/>
    <w:rsid w:val="004B4464"/>
    <w:rsid w:val="004D03FD"/>
    <w:rsid w:val="004E717E"/>
    <w:rsid w:val="00500EF8"/>
    <w:rsid w:val="005120F2"/>
    <w:rsid w:val="005201FD"/>
    <w:rsid w:val="005B2275"/>
    <w:rsid w:val="005B3636"/>
    <w:rsid w:val="005C3975"/>
    <w:rsid w:val="0063199C"/>
    <w:rsid w:val="00640AED"/>
    <w:rsid w:val="0065070B"/>
    <w:rsid w:val="006575DD"/>
    <w:rsid w:val="00674D51"/>
    <w:rsid w:val="006A49C0"/>
    <w:rsid w:val="006B73BD"/>
    <w:rsid w:val="006D73AD"/>
    <w:rsid w:val="006E485E"/>
    <w:rsid w:val="006F5CEB"/>
    <w:rsid w:val="00706622"/>
    <w:rsid w:val="00723985"/>
    <w:rsid w:val="00800278"/>
    <w:rsid w:val="0083407F"/>
    <w:rsid w:val="0085378D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33B99"/>
    <w:rsid w:val="00A5391B"/>
    <w:rsid w:val="00A54CA6"/>
    <w:rsid w:val="00AA2126"/>
    <w:rsid w:val="00AE71D2"/>
    <w:rsid w:val="00AF3743"/>
    <w:rsid w:val="00B23618"/>
    <w:rsid w:val="00B30730"/>
    <w:rsid w:val="00B44541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15296"/>
    <w:rsid w:val="00E40775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07251E-254A-479E-AA2B-F9BDB40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E48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1606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k-18</dc:creator>
  <cp:lastModifiedBy>Arthur Souza Rodrigues</cp:lastModifiedBy>
  <cp:revision>1</cp:revision>
  <dcterms:created xsi:type="dcterms:W3CDTF">2020-01-31T11:27:00Z</dcterms:created>
  <dcterms:modified xsi:type="dcterms:W3CDTF">2026-09-22T16:18:00Z</dcterms:modified>
</cp:coreProperties>
</file>