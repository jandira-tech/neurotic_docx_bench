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E9D380" w14:textId="77777777" w:rsidR="003038A0" w:rsidRPr="005A0B50" w:rsidRDefault="00D430FD" w:rsidP="003038A0">
      <w:pPr>
        <w:ind w:left="5755"/>
        <w:rPr>
          <w:del w:id="5" w:author="Comparison" w:date="2026-09-22T12:25:00Z" w16du:dateUtc="2026-09-22T16:25:00Z"/>
          <w:rFonts w:eastAsia="Times New Roman"/>
        </w:rPr>
      </w:pPr>
      <w:ins w:id="6" w:author="Comparison" w:date="2026-09-22T12:25:00Z" w16du:dateUtc="2026-09-22T16:25: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w:t>
        </w:r>
        <w:r>
          <w:lastRenderedPageBreak/>
          <w:t>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7" w:author="Comparison" w:date="2026-09-22T12:25:00Z" w16du:dateUtc="2026-09-22T16:25:00Z">
        <w:r w:rsidR="003038A0" w:rsidRPr="005A0B50">
          <w:rPr>
            <w:rFonts w:eastAsia="Times New Roman"/>
          </w:rPr>
          <w:delText>PATVIRTINTA                                                                                                                                                                          Jonavos Jeronimo Ralio gimnazijos direktoriaus 2019 m. balandžio 16 d. įsakymu Nr. V1-91</w:delText>
        </w:r>
      </w:del>
    </w:p>
    <w:p w14:paraId="24638DD9" w14:textId="77777777" w:rsidR="003038A0" w:rsidRPr="005A0B50" w:rsidRDefault="003038A0" w:rsidP="003038A0">
      <w:pPr>
        <w:tabs>
          <w:tab w:val="left" w:pos="360"/>
        </w:tabs>
        <w:outlineLvl w:val="0"/>
        <w:rPr>
          <w:del w:id="8" w:author="Comparison" w:date="2026-09-22T12:25:00Z" w16du:dateUtc="2026-09-22T16:25:00Z"/>
          <w:rFonts w:eastAsia="Times New Roman"/>
          <w:lang w:val="pt-PT"/>
        </w:rPr>
      </w:pPr>
    </w:p>
    <w:p w14:paraId="1A458817" w14:textId="77777777" w:rsidR="003038A0" w:rsidRPr="005A0B50" w:rsidRDefault="003038A0" w:rsidP="003038A0">
      <w:pPr>
        <w:jc w:val="center"/>
        <w:rPr>
          <w:del w:id="9" w:author="Comparison" w:date="2026-09-22T12:25:00Z" w16du:dateUtc="2026-09-22T16:25:00Z"/>
          <w:rFonts w:eastAsia="Times New Roman"/>
          <w:b/>
        </w:rPr>
      </w:pPr>
    </w:p>
    <w:p w14:paraId="78828E0E" w14:textId="77777777" w:rsidR="003038A0" w:rsidRPr="005A0B50" w:rsidRDefault="003038A0" w:rsidP="003038A0">
      <w:pPr>
        <w:tabs>
          <w:tab w:val="left" w:pos="851"/>
          <w:tab w:val="left" w:pos="1134"/>
        </w:tabs>
        <w:ind w:firstLine="567"/>
        <w:jc w:val="center"/>
        <w:rPr>
          <w:del w:id="10" w:author="Comparison" w:date="2026-09-22T12:25:00Z" w16du:dateUtc="2026-09-22T16:25:00Z"/>
          <w:rFonts w:eastAsia="Times New Roman"/>
          <w:b/>
        </w:rPr>
      </w:pPr>
      <w:del w:id="11" w:author="Comparison" w:date="2026-09-22T12:25:00Z" w16du:dateUtc="2026-09-22T16:25:00Z">
        <w:r w:rsidRPr="005A0B50">
          <w:rPr>
            <w:rFonts w:eastAsia="Times New Roman"/>
            <w:b/>
          </w:rPr>
          <w:delText>JONAVOS JERONIMO RALIO GINMAZIJOS</w:delText>
        </w:r>
      </w:del>
    </w:p>
    <w:p w14:paraId="439095AA" w14:textId="77777777" w:rsidR="003038A0" w:rsidRPr="005A0B50" w:rsidRDefault="00DA2358" w:rsidP="003038A0">
      <w:pPr>
        <w:tabs>
          <w:tab w:val="left" w:pos="851"/>
          <w:tab w:val="left" w:pos="1134"/>
        </w:tabs>
        <w:ind w:firstLine="567"/>
        <w:jc w:val="center"/>
        <w:rPr>
          <w:del w:id="12" w:author="Comparison" w:date="2026-09-22T12:25:00Z" w16du:dateUtc="2026-09-22T16:25:00Z"/>
          <w:rStyle w:val="FontStyle11"/>
          <w:rFonts w:eastAsia="Times New Roman"/>
          <w:bCs w:val="0"/>
          <w:color w:val="auto"/>
          <w:sz w:val="24"/>
          <w:szCs w:val="24"/>
        </w:rPr>
      </w:pPr>
      <w:del w:id="13" w:author="Comparison" w:date="2026-09-22T12:25:00Z" w16du:dateUtc="2026-09-22T16:25:00Z">
        <w:r>
          <w:rPr>
            <w:rFonts w:eastAsia="Times New Roman"/>
            <w:b/>
          </w:rPr>
          <w:delText>DRAMOS</w:delText>
        </w:r>
        <w:r w:rsidR="003038A0" w:rsidRPr="005A0B50">
          <w:rPr>
            <w:rFonts w:eastAsia="Times New Roman"/>
            <w:b/>
          </w:rPr>
          <w:delText xml:space="preserve"> MOKYTOJO PAREIGYBĖS APRAŠYMAS</w:delText>
        </w:r>
      </w:del>
    </w:p>
    <w:p w14:paraId="1CCA67DD" w14:textId="77777777" w:rsidR="003038A0" w:rsidRPr="005A0B50" w:rsidRDefault="003038A0" w:rsidP="003038A0">
      <w:pPr>
        <w:pStyle w:val="Style4"/>
        <w:tabs>
          <w:tab w:val="left" w:pos="158"/>
          <w:tab w:val="left" w:pos="851"/>
          <w:tab w:val="left" w:pos="1134"/>
        </w:tabs>
        <w:ind w:firstLine="567"/>
        <w:jc w:val="center"/>
        <w:rPr>
          <w:del w:id="14" w:author="Comparison" w:date="2026-09-22T12:25:00Z" w16du:dateUtc="2026-09-22T16:25:00Z"/>
          <w:rStyle w:val="FontStyle11"/>
          <w:sz w:val="24"/>
          <w:szCs w:val="24"/>
        </w:rPr>
      </w:pPr>
    </w:p>
    <w:p w14:paraId="1BFF393E" w14:textId="77777777" w:rsidR="003038A0" w:rsidRPr="005A0B50" w:rsidRDefault="003038A0" w:rsidP="003038A0">
      <w:pPr>
        <w:pStyle w:val="Style4"/>
        <w:tabs>
          <w:tab w:val="left" w:pos="0"/>
          <w:tab w:val="left" w:pos="709"/>
          <w:tab w:val="left" w:pos="1134"/>
        </w:tabs>
        <w:ind w:firstLine="567"/>
        <w:jc w:val="center"/>
        <w:rPr>
          <w:del w:id="15" w:author="Comparison" w:date="2026-09-22T12:25:00Z" w16du:dateUtc="2026-09-22T16:25:00Z"/>
          <w:rStyle w:val="FontStyle11"/>
          <w:sz w:val="24"/>
          <w:szCs w:val="24"/>
        </w:rPr>
      </w:pPr>
      <w:del w:id="16" w:author="Comparison"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2943BC97" w14:textId="77777777" w:rsidR="003038A0" w:rsidRPr="005A0B50" w:rsidRDefault="003038A0" w:rsidP="003038A0">
      <w:pPr>
        <w:pStyle w:val="Style3"/>
        <w:tabs>
          <w:tab w:val="left" w:pos="851"/>
          <w:tab w:val="left" w:pos="1134"/>
        </w:tabs>
        <w:spacing w:line="240" w:lineRule="auto"/>
        <w:ind w:firstLine="567"/>
        <w:rPr>
          <w:del w:id="17" w:author="Comparison" w:date="2026-09-22T12:25:00Z" w16du:dateUtc="2026-09-22T16:25:00Z"/>
          <w:rStyle w:val="FontStyle11"/>
          <w:sz w:val="24"/>
          <w:szCs w:val="24"/>
        </w:rPr>
      </w:pPr>
      <w:del w:id="18" w:author="Comparison" w:date="2026-09-22T12:25:00Z" w16du:dateUtc="2026-09-22T16:25:00Z">
        <w:r w:rsidRPr="005A0B50">
          <w:rPr>
            <w:rStyle w:val="FontStyle11"/>
            <w:sz w:val="24"/>
            <w:szCs w:val="24"/>
          </w:rPr>
          <w:delText>PAREIGYBĖ</w:delText>
        </w:r>
      </w:del>
    </w:p>
    <w:p w14:paraId="26A6C81F" w14:textId="77777777" w:rsidR="003038A0" w:rsidRPr="005A0B50" w:rsidRDefault="003038A0" w:rsidP="003038A0">
      <w:pPr>
        <w:pStyle w:val="Style3"/>
        <w:tabs>
          <w:tab w:val="left" w:pos="851"/>
          <w:tab w:val="left" w:pos="1134"/>
        </w:tabs>
        <w:spacing w:line="240" w:lineRule="auto"/>
        <w:ind w:firstLine="567"/>
        <w:rPr>
          <w:del w:id="19" w:author="Comparison" w:date="2026-09-22T12:25:00Z" w16du:dateUtc="2026-09-22T16:25:00Z"/>
          <w:rStyle w:val="FontStyle11"/>
          <w:sz w:val="24"/>
          <w:szCs w:val="24"/>
        </w:rPr>
      </w:pPr>
    </w:p>
    <w:p w14:paraId="675809E0"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20" w:author="Comparison" w:date="2026-09-22T12:25:00Z" w16du:dateUtc="2026-09-22T16:25:00Z"/>
          <w:rStyle w:val="FontStyle12"/>
          <w:sz w:val="24"/>
          <w:szCs w:val="24"/>
        </w:rPr>
      </w:pPr>
      <w:del w:id="21" w:author="Comparison"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377FD48E"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22" w:author="Comparison" w:date="2026-09-22T12:25:00Z" w16du:dateUtc="2026-09-22T16:25:00Z"/>
          <w:rStyle w:val="FontStyle12"/>
          <w:sz w:val="24"/>
          <w:szCs w:val="24"/>
        </w:rPr>
      </w:pPr>
      <w:del w:id="23" w:author="Comparison"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3E0A20EE" w14:textId="77777777" w:rsidR="003038A0" w:rsidRPr="005A0B50" w:rsidRDefault="003038A0" w:rsidP="003038A0">
      <w:pPr>
        <w:pStyle w:val="Style5"/>
        <w:numPr>
          <w:ilvl w:val="0"/>
          <w:numId w:val="1"/>
        </w:numPr>
        <w:tabs>
          <w:tab w:val="left" w:pos="725"/>
          <w:tab w:val="left" w:pos="851"/>
          <w:tab w:val="left" w:pos="1134"/>
        </w:tabs>
        <w:ind w:firstLine="567"/>
        <w:jc w:val="both"/>
        <w:rPr>
          <w:del w:id="24" w:author="Comparison" w:date="2026-09-22T12:25:00Z" w16du:dateUtc="2026-09-22T16:25:00Z"/>
          <w:rStyle w:val="FontStyle12"/>
          <w:sz w:val="24"/>
          <w:szCs w:val="24"/>
        </w:rPr>
      </w:pPr>
      <w:del w:id="25" w:author="Comparison"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259E2008"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26" w:author="Comparison" w:date="2026-09-22T12:25:00Z" w16du:dateUtc="2026-09-22T16:25:00Z"/>
          <w:rStyle w:val="FontStyle12"/>
          <w:sz w:val="24"/>
          <w:szCs w:val="24"/>
        </w:rPr>
      </w:pPr>
      <w:del w:id="27" w:author="Comparison"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3E3F9704" w14:textId="77777777" w:rsidR="003038A0" w:rsidRPr="005A0B50" w:rsidRDefault="003038A0" w:rsidP="003038A0">
      <w:pPr>
        <w:pStyle w:val="Style4"/>
        <w:tabs>
          <w:tab w:val="left" w:pos="245"/>
          <w:tab w:val="left" w:pos="851"/>
          <w:tab w:val="left" w:pos="1134"/>
        </w:tabs>
        <w:ind w:firstLine="567"/>
        <w:jc w:val="center"/>
        <w:rPr>
          <w:del w:id="28" w:author="Comparison" w:date="2026-09-22T12:25:00Z" w16du:dateUtc="2026-09-22T16:25:00Z"/>
          <w:rStyle w:val="FontStyle11"/>
          <w:sz w:val="24"/>
          <w:szCs w:val="24"/>
        </w:rPr>
      </w:pPr>
    </w:p>
    <w:p w14:paraId="28915291" w14:textId="77777777" w:rsidR="003038A0" w:rsidRPr="005A0B50" w:rsidRDefault="003038A0" w:rsidP="003038A0">
      <w:pPr>
        <w:pStyle w:val="Style4"/>
        <w:tabs>
          <w:tab w:val="left" w:pos="245"/>
          <w:tab w:val="left" w:pos="851"/>
          <w:tab w:val="left" w:pos="1134"/>
        </w:tabs>
        <w:ind w:firstLine="567"/>
        <w:jc w:val="center"/>
        <w:rPr>
          <w:del w:id="29" w:author="Comparison" w:date="2026-09-22T12:25:00Z" w16du:dateUtc="2026-09-22T16:25:00Z"/>
          <w:rStyle w:val="FontStyle11"/>
          <w:sz w:val="24"/>
          <w:szCs w:val="24"/>
        </w:rPr>
      </w:pPr>
      <w:del w:id="30" w:author="Comparison"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6A193D8B" w14:textId="77777777" w:rsidR="003038A0" w:rsidRPr="005A0B50" w:rsidRDefault="003038A0" w:rsidP="003038A0">
      <w:pPr>
        <w:pStyle w:val="Style3"/>
        <w:tabs>
          <w:tab w:val="left" w:pos="851"/>
          <w:tab w:val="left" w:pos="1134"/>
        </w:tabs>
        <w:spacing w:line="240" w:lineRule="auto"/>
        <w:ind w:firstLine="567"/>
        <w:rPr>
          <w:del w:id="31" w:author="Comparison" w:date="2026-09-22T12:25:00Z" w16du:dateUtc="2026-09-22T16:25:00Z"/>
          <w:rStyle w:val="FontStyle11"/>
          <w:sz w:val="24"/>
          <w:szCs w:val="24"/>
        </w:rPr>
      </w:pPr>
      <w:del w:id="32" w:author="Comparison" w:date="2026-09-22T12:25:00Z" w16du:dateUtc="2026-09-22T16:25:00Z">
        <w:r w:rsidRPr="005A0B50">
          <w:rPr>
            <w:rStyle w:val="FontStyle11"/>
            <w:sz w:val="24"/>
            <w:szCs w:val="24"/>
          </w:rPr>
          <w:delText>SPECIALŪS REIKALAVIMAI ŠIAS PAREIGAS EINANČIAM MOKYTOJUI</w:delText>
        </w:r>
      </w:del>
    </w:p>
    <w:p w14:paraId="655AF887" w14:textId="77777777" w:rsidR="003038A0" w:rsidRPr="005A0B50" w:rsidRDefault="003038A0" w:rsidP="003038A0">
      <w:pPr>
        <w:pStyle w:val="Style3"/>
        <w:tabs>
          <w:tab w:val="left" w:pos="851"/>
          <w:tab w:val="left" w:pos="1134"/>
        </w:tabs>
        <w:spacing w:line="240" w:lineRule="auto"/>
        <w:ind w:firstLine="567"/>
        <w:rPr>
          <w:del w:id="33" w:author="Comparison" w:date="2026-09-22T12:25:00Z" w16du:dateUtc="2026-09-22T16:25:00Z"/>
          <w:rStyle w:val="FontStyle11"/>
          <w:sz w:val="24"/>
          <w:szCs w:val="24"/>
        </w:rPr>
      </w:pPr>
    </w:p>
    <w:p w14:paraId="6DFD369F"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34" w:author="Comparison" w:date="2026-09-22T12:25:00Z" w16du:dateUtc="2026-09-22T16:25:00Z"/>
          <w:rStyle w:val="FontStyle12"/>
          <w:sz w:val="24"/>
          <w:szCs w:val="24"/>
        </w:rPr>
      </w:pPr>
      <w:del w:id="35" w:author="Comparison" w:date="2026-09-22T12:25:00Z" w16du:dateUtc="2026-09-22T16:25:00Z">
        <w:r w:rsidRPr="005A0B50">
          <w:rPr>
            <w:rStyle w:val="FontStyle12"/>
            <w:sz w:val="24"/>
            <w:szCs w:val="24"/>
          </w:rPr>
          <w:delText>Mokytojas, einantis šias pareigas, turi atitikti šiuos specialius reikalavimus:</w:delText>
        </w:r>
      </w:del>
    </w:p>
    <w:p w14:paraId="26255AF7"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6" w:author="Comparison" w:date="2026-09-22T12:25:00Z" w16du:dateUtc="2026-09-22T16:25:00Z"/>
          <w:rStyle w:val="FontStyle12"/>
          <w:sz w:val="24"/>
          <w:szCs w:val="24"/>
        </w:rPr>
      </w:pPr>
      <w:del w:id="37" w:author="Comparison"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021F6A1C"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38" w:author="Comparison" w:date="2026-09-22T12:25:00Z" w16du:dateUtc="2026-09-22T16:25:00Z"/>
          <w:rStyle w:val="FontStyle12"/>
          <w:sz w:val="24"/>
          <w:szCs w:val="24"/>
        </w:rPr>
      </w:pPr>
      <w:del w:id="39" w:author="Comparison" w:date="2026-09-22T12:25:00Z" w16du:dateUtc="2026-09-22T16:25:00Z">
        <w:r w:rsidRPr="005A0B50">
          <w:rPr>
            <w:rStyle w:val="FontStyle12"/>
            <w:sz w:val="24"/>
            <w:szCs w:val="24"/>
          </w:rPr>
          <w:delText>būti įgijęs pedagogo kvalifikaciją;</w:delText>
        </w:r>
      </w:del>
    </w:p>
    <w:p w14:paraId="0A366661" w14:textId="77777777" w:rsidR="003038A0" w:rsidRPr="005A0B50" w:rsidRDefault="003038A0" w:rsidP="003038A0">
      <w:pPr>
        <w:pStyle w:val="ListParagraph"/>
        <w:numPr>
          <w:ilvl w:val="1"/>
          <w:numId w:val="1"/>
        </w:numPr>
        <w:tabs>
          <w:tab w:val="left" w:pos="993"/>
        </w:tabs>
        <w:ind w:left="0" w:firstLine="567"/>
        <w:jc w:val="both"/>
        <w:rPr>
          <w:del w:id="40" w:author="Comparison" w:date="2026-09-22T12:25:00Z" w16du:dateUtc="2026-09-22T16:25:00Z"/>
          <w:rStyle w:val="FontStyle12"/>
          <w:sz w:val="24"/>
          <w:szCs w:val="24"/>
        </w:rPr>
      </w:pPr>
      <w:del w:id="41" w:author="Comparison"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64023F2D" w14:textId="77777777" w:rsidR="003038A0" w:rsidRPr="005A0B50" w:rsidRDefault="003038A0" w:rsidP="003038A0">
      <w:pPr>
        <w:numPr>
          <w:ilvl w:val="1"/>
          <w:numId w:val="1"/>
        </w:numPr>
        <w:tabs>
          <w:tab w:val="left" w:pos="993"/>
        </w:tabs>
        <w:ind w:left="0" w:firstLine="567"/>
        <w:jc w:val="both"/>
        <w:rPr>
          <w:del w:id="42" w:author="Comparison" w:date="2026-09-22T12:25:00Z" w16du:dateUtc="2026-09-22T16:25:00Z"/>
          <w:rStyle w:val="FontStyle12"/>
          <w:sz w:val="24"/>
          <w:szCs w:val="24"/>
        </w:rPr>
      </w:pPr>
      <w:del w:id="43" w:author="Comparison"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453E8B1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44" w:author="Comparison" w:date="2026-09-22T12:25:00Z" w16du:dateUtc="2026-09-22T16:25:00Z"/>
          <w:rStyle w:val="FontStyle12"/>
          <w:sz w:val="24"/>
          <w:szCs w:val="24"/>
        </w:rPr>
      </w:pPr>
      <w:del w:id="45" w:author="Comparison"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0B69BAAF"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46" w:author="Comparison" w:date="2026-09-22T12:25:00Z" w16du:dateUtc="2026-09-22T16:25:00Z"/>
          <w:rStyle w:val="FontStyle12"/>
          <w:sz w:val="24"/>
          <w:szCs w:val="24"/>
        </w:rPr>
      </w:pPr>
      <w:del w:id="47" w:author="Comparison" w:date="2026-09-22T12:25:00Z" w16du:dateUtc="2026-09-22T16:25:00Z">
        <w:r w:rsidRPr="005A0B50">
          <w:rPr>
            <w:rStyle w:val="FontStyle12"/>
            <w:sz w:val="24"/>
            <w:szCs w:val="24"/>
          </w:rPr>
          <w:delText>atitikti kitus reikalavimus, nustatytus Reikalavimų mokytojų kvalifikacijai apraše;</w:delText>
        </w:r>
      </w:del>
    </w:p>
    <w:p w14:paraId="722B8531"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48" w:author="Comparison" w:date="2026-09-22T12:25:00Z" w16du:dateUtc="2026-09-22T16:25:00Z"/>
          <w:rStyle w:val="FontStyle12"/>
          <w:sz w:val="24"/>
          <w:szCs w:val="24"/>
        </w:rPr>
      </w:pPr>
      <w:del w:id="49" w:author="Comparison" w:date="2026-09-22T12:25:00Z" w16du:dateUtc="2026-09-22T16:25:00Z">
        <w:r w:rsidRPr="005A0B50">
          <w:rPr>
            <w:rStyle w:val="FontStyle12"/>
            <w:sz w:val="24"/>
            <w:szCs w:val="24"/>
          </w:rPr>
          <w:delText>būti nepriekaištingos reputacijos, kaip ji apibrėžta Lietuvos Respublikos švietimo įstatyme;</w:delText>
        </w:r>
      </w:del>
    </w:p>
    <w:p w14:paraId="0AA19CCB"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50" w:author="Comparison" w:date="2026-09-22T12:25:00Z" w16du:dateUtc="2026-09-22T16:25:00Z"/>
          <w:rStyle w:val="FontStyle12"/>
          <w:sz w:val="24"/>
          <w:szCs w:val="24"/>
        </w:rPr>
      </w:pPr>
      <w:del w:id="51" w:author="Comparison"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7508D21D" w14:textId="77777777" w:rsidR="003038A0" w:rsidRPr="005A0B50" w:rsidRDefault="003038A0" w:rsidP="003038A0">
      <w:pPr>
        <w:pStyle w:val="Style4"/>
        <w:tabs>
          <w:tab w:val="left" w:pos="341"/>
          <w:tab w:val="left" w:pos="851"/>
          <w:tab w:val="left" w:pos="1134"/>
        </w:tabs>
        <w:ind w:firstLine="567"/>
        <w:jc w:val="center"/>
        <w:rPr>
          <w:del w:id="52" w:author="Comparison" w:date="2026-09-22T12:25:00Z" w16du:dateUtc="2026-09-22T16:25:00Z"/>
          <w:rStyle w:val="FontStyle11"/>
          <w:sz w:val="24"/>
          <w:szCs w:val="24"/>
        </w:rPr>
      </w:pPr>
    </w:p>
    <w:p w14:paraId="6E718F7A" w14:textId="77777777" w:rsidR="003038A0" w:rsidRPr="005A0B50" w:rsidRDefault="003038A0" w:rsidP="003038A0">
      <w:pPr>
        <w:pStyle w:val="Style4"/>
        <w:tabs>
          <w:tab w:val="left" w:pos="341"/>
          <w:tab w:val="left" w:pos="851"/>
          <w:tab w:val="left" w:pos="1134"/>
        </w:tabs>
        <w:ind w:firstLine="567"/>
        <w:jc w:val="center"/>
        <w:rPr>
          <w:del w:id="53" w:author="Comparison" w:date="2026-09-22T12:25:00Z" w16du:dateUtc="2026-09-22T16:25:00Z"/>
          <w:rStyle w:val="FontStyle11"/>
          <w:sz w:val="24"/>
          <w:szCs w:val="24"/>
        </w:rPr>
      </w:pPr>
      <w:del w:id="54" w:author="Comparison"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159A3F92" w14:textId="77777777" w:rsidR="003038A0" w:rsidRPr="005A0B50" w:rsidRDefault="003038A0" w:rsidP="003038A0">
      <w:pPr>
        <w:pStyle w:val="Style3"/>
        <w:tabs>
          <w:tab w:val="left" w:pos="851"/>
          <w:tab w:val="left" w:pos="1134"/>
        </w:tabs>
        <w:spacing w:line="240" w:lineRule="auto"/>
        <w:ind w:firstLine="567"/>
        <w:rPr>
          <w:del w:id="55" w:author="Comparison" w:date="2026-09-22T12:25:00Z" w16du:dateUtc="2026-09-22T16:25:00Z"/>
          <w:rStyle w:val="FontStyle11"/>
          <w:sz w:val="24"/>
          <w:szCs w:val="24"/>
        </w:rPr>
      </w:pPr>
      <w:del w:id="56" w:author="Comparison" w:date="2026-09-22T12:25:00Z" w16du:dateUtc="2026-09-22T16:25:00Z">
        <w:r w:rsidRPr="005A0B50">
          <w:rPr>
            <w:rStyle w:val="FontStyle11"/>
            <w:sz w:val="24"/>
            <w:szCs w:val="24"/>
          </w:rPr>
          <w:delText>ŠIAS PAREIGAS EINANČIO MOKYTOJO FUNKCIJOS</w:delText>
        </w:r>
      </w:del>
    </w:p>
    <w:p w14:paraId="59858E71" w14:textId="77777777" w:rsidR="003038A0" w:rsidRPr="005A0B50" w:rsidRDefault="003038A0" w:rsidP="003038A0">
      <w:pPr>
        <w:pStyle w:val="Style3"/>
        <w:tabs>
          <w:tab w:val="left" w:pos="851"/>
          <w:tab w:val="left" w:pos="1134"/>
        </w:tabs>
        <w:spacing w:line="240" w:lineRule="auto"/>
        <w:ind w:firstLine="567"/>
        <w:rPr>
          <w:del w:id="57" w:author="Comparison" w:date="2026-09-22T12:25:00Z" w16du:dateUtc="2026-09-22T16:25:00Z"/>
          <w:rStyle w:val="FontStyle11"/>
          <w:sz w:val="24"/>
          <w:szCs w:val="24"/>
        </w:rPr>
      </w:pPr>
    </w:p>
    <w:p w14:paraId="73B66D0C" w14:textId="77777777" w:rsidR="003038A0" w:rsidRPr="005A0B50" w:rsidRDefault="003038A0" w:rsidP="003038A0">
      <w:pPr>
        <w:pStyle w:val="Style1"/>
        <w:numPr>
          <w:ilvl w:val="0"/>
          <w:numId w:val="1"/>
        </w:numPr>
        <w:tabs>
          <w:tab w:val="left" w:pos="993"/>
          <w:tab w:val="left" w:pos="1134"/>
        </w:tabs>
        <w:spacing w:line="240" w:lineRule="auto"/>
        <w:ind w:firstLine="567"/>
        <w:rPr>
          <w:del w:id="58" w:author="Comparison" w:date="2026-09-22T12:25:00Z" w16du:dateUtc="2026-09-22T16:25:00Z"/>
          <w:rStyle w:val="FontStyle12"/>
          <w:sz w:val="24"/>
          <w:szCs w:val="24"/>
        </w:rPr>
      </w:pPr>
      <w:del w:id="59" w:author="Comparison" w:date="2026-09-22T12:25:00Z" w16du:dateUtc="2026-09-22T16:25:00Z">
        <w:r w:rsidRPr="005A0B50">
          <w:rPr>
            <w:rStyle w:val="FontStyle12"/>
            <w:sz w:val="24"/>
            <w:szCs w:val="24"/>
          </w:rPr>
          <w:delText>Šias pareigas einantis mokytojas vykdo šias funkcijas:</w:delText>
        </w:r>
      </w:del>
    </w:p>
    <w:p w14:paraId="38826A0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60" w:author="Comparison" w:date="2026-09-22T12:25:00Z" w16du:dateUtc="2026-09-22T16:25:00Z"/>
          <w:rStyle w:val="FontStyle12"/>
          <w:sz w:val="24"/>
          <w:szCs w:val="24"/>
        </w:rPr>
      </w:pPr>
      <w:del w:id="61" w:author="Comparison"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7E2B8F4C" w14:textId="77777777" w:rsidR="003038A0" w:rsidRPr="005A0B50" w:rsidRDefault="003038A0" w:rsidP="003038A0">
      <w:pPr>
        <w:pStyle w:val="Style1"/>
        <w:numPr>
          <w:ilvl w:val="1"/>
          <w:numId w:val="2"/>
        </w:numPr>
        <w:tabs>
          <w:tab w:val="left" w:pos="993"/>
          <w:tab w:val="left" w:pos="1134"/>
        </w:tabs>
        <w:spacing w:line="240" w:lineRule="auto"/>
        <w:ind w:left="0" w:firstLine="567"/>
        <w:rPr>
          <w:del w:id="62" w:author="Comparison" w:date="2026-09-22T12:25:00Z" w16du:dateUtc="2026-09-22T16:25:00Z"/>
          <w:rStyle w:val="FontStyle12"/>
          <w:sz w:val="24"/>
          <w:szCs w:val="24"/>
        </w:rPr>
      </w:pPr>
      <w:del w:id="63" w:author="Comparison"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68254C3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64" w:author="Comparison" w:date="2026-09-22T12:25:00Z" w16du:dateUtc="2026-09-22T16:25:00Z"/>
          <w:rStyle w:val="FontStyle12"/>
          <w:sz w:val="24"/>
          <w:szCs w:val="24"/>
        </w:rPr>
      </w:pPr>
      <w:del w:id="65" w:author="Comparison"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79EAED77" w14:textId="77777777" w:rsidR="003038A0" w:rsidRPr="005A0B50" w:rsidRDefault="003038A0" w:rsidP="003038A0">
      <w:pPr>
        <w:pStyle w:val="Style1"/>
        <w:numPr>
          <w:ilvl w:val="1"/>
          <w:numId w:val="2"/>
        </w:numPr>
        <w:tabs>
          <w:tab w:val="left" w:pos="993"/>
          <w:tab w:val="left" w:pos="1134"/>
        </w:tabs>
        <w:spacing w:line="240" w:lineRule="auto"/>
        <w:ind w:left="0" w:firstLine="567"/>
        <w:rPr>
          <w:del w:id="66" w:author="Comparison" w:date="2026-09-22T12:25:00Z" w16du:dateUtc="2026-09-22T16:25:00Z"/>
          <w:rStyle w:val="FontStyle12"/>
          <w:sz w:val="24"/>
          <w:szCs w:val="24"/>
        </w:rPr>
      </w:pPr>
      <w:del w:id="67" w:author="Comparison" w:date="2026-09-22T12:25:00Z" w16du:dateUtc="2026-09-22T16:25:00Z">
        <w:r w:rsidRPr="005A0B50">
          <w:rPr>
            <w:rStyle w:val="FontStyle12"/>
            <w:sz w:val="24"/>
            <w:szCs w:val="24"/>
          </w:rPr>
          <w:delText>užtikrina ugdomų mokinių saugumą ugdymo veikloje;</w:delText>
        </w:r>
      </w:del>
    </w:p>
    <w:p w14:paraId="44A4F39A" w14:textId="77777777" w:rsidR="003038A0" w:rsidRPr="005A0B50" w:rsidRDefault="003038A0" w:rsidP="003038A0">
      <w:pPr>
        <w:pStyle w:val="Style1"/>
        <w:numPr>
          <w:ilvl w:val="1"/>
          <w:numId w:val="2"/>
        </w:numPr>
        <w:tabs>
          <w:tab w:val="left" w:pos="993"/>
          <w:tab w:val="left" w:pos="1134"/>
        </w:tabs>
        <w:spacing w:line="240" w:lineRule="auto"/>
        <w:ind w:left="0" w:firstLine="567"/>
        <w:rPr>
          <w:del w:id="68" w:author="Comparison" w:date="2026-09-22T12:25:00Z" w16du:dateUtc="2026-09-22T16:25:00Z"/>
          <w:rStyle w:val="FontStyle12"/>
          <w:sz w:val="24"/>
          <w:szCs w:val="24"/>
        </w:rPr>
      </w:pPr>
      <w:del w:id="69" w:author="Comparison" w:date="2026-09-22T12:25:00Z" w16du:dateUtc="2026-09-22T16:25:00Z">
        <w:r w:rsidRPr="005A0B50">
          <w:rPr>
            <w:rStyle w:val="FontStyle12"/>
            <w:sz w:val="24"/>
            <w:szCs w:val="24"/>
          </w:rPr>
          <w:delText>veda pamokas vadovaudamasis gimnazijos direktoriaus patvirtintu tvarkaraščiu;</w:delText>
        </w:r>
      </w:del>
    </w:p>
    <w:p w14:paraId="07224114" w14:textId="77777777" w:rsidR="003038A0" w:rsidRPr="005A0B50" w:rsidRDefault="003038A0" w:rsidP="003038A0">
      <w:pPr>
        <w:pStyle w:val="Style1"/>
        <w:numPr>
          <w:ilvl w:val="1"/>
          <w:numId w:val="2"/>
        </w:numPr>
        <w:tabs>
          <w:tab w:val="left" w:pos="993"/>
          <w:tab w:val="left" w:pos="1134"/>
        </w:tabs>
        <w:spacing w:line="240" w:lineRule="auto"/>
        <w:ind w:left="0" w:firstLine="567"/>
        <w:rPr>
          <w:del w:id="70" w:author="Comparison" w:date="2026-09-22T12:25:00Z" w16du:dateUtc="2026-09-22T16:25:00Z"/>
          <w:rStyle w:val="FontStyle12"/>
          <w:sz w:val="24"/>
          <w:szCs w:val="24"/>
        </w:rPr>
      </w:pPr>
      <w:del w:id="71" w:author="Comparison" w:date="2026-09-22T12:25:00Z" w16du:dateUtc="2026-09-22T16:25:00Z">
        <w:r w:rsidRPr="005A0B50">
          <w:rPr>
            <w:rStyle w:val="FontStyle12"/>
            <w:sz w:val="24"/>
            <w:szCs w:val="24"/>
          </w:rPr>
          <w:delText>planuoja ugdomąją veiklą;</w:delText>
        </w:r>
      </w:del>
    </w:p>
    <w:p w14:paraId="48273F7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72" w:author="Comparison" w:date="2026-09-22T12:25:00Z" w16du:dateUtc="2026-09-22T16:25:00Z"/>
          <w:rStyle w:val="FontStyle12"/>
          <w:sz w:val="24"/>
          <w:szCs w:val="24"/>
        </w:rPr>
      </w:pPr>
      <w:del w:id="73" w:author="Comparison" w:date="2026-09-22T12:25:00Z" w16du:dateUtc="2026-09-22T16:25:00Z">
        <w:r w:rsidRPr="005A0B50">
          <w:rPr>
            <w:rStyle w:val="FontStyle12"/>
            <w:sz w:val="24"/>
            <w:szCs w:val="24"/>
          </w:rPr>
          <w:delText>ruošiasi pamokoms ir kitoms ugdomosioms veikloms;</w:delText>
        </w:r>
      </w:del>
    </w:p>
    <w:p w14:paraId="24BB39C3" w14:textId="77777777" w:rsidR="003038A0" w:rsidRPr="005A0B50" w:rsidRDefault="003038A0" w:rsidP="003038A0">
      <w:pPr>
        <w:pStyle w:val="Style1"/>
        <w:numPr>
          <w:ilvl w:val="1"/>
          <w:numId w:val="3"/>
        </w:numPr>
        <w:tabs>
          <w:tab w:val="left" w:pos="993"/>
          <w:tab w:val="left" w:pos="1134"/>
        </w:tabs>
        <w:spacing w:line="240" w:lineRule="auto"/>
        <w:ind w:left="0" w:firstLine="567"/>
        <w:rPr>
          <w:del w:id="74" w:author="Comparison" w:date="2026-09-22T12:25:00Z" w16du:dateUtc="2026-09-22T16:25:00Z"/>
          <w:rStyle w:val="FontStyle12"/>
          <w:sz w:val="24"/>
          <w:szCs w:val="24"/>
        </w:rPr>
      </w:pPr>
      <w:del w:id="75" w:author="Comparison"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3DA3ACC8" w14:textId="77777777" w:rsidR="003038A0" w:rsidRPr="005A0B50" w:rsidRDefault="003038A0" w:rsidP="003038A0">
      <w:pPr>
        <w:pStyle w:val="Style1"/>
        <w:numPr>
          <w:ilvl w:val="1"/>
          <w:numId w:val="3"/>
        </w:numPr>
        <w:tabs>
          <w:tab w:val="left" w:pos="993"/>
          <w:tab w:val="left" w:pos="1134"/>
        </w:tabs>
        <w:spacing w:line="240" w:lineRule="auto"/>
        <w:ind w:left="0" w:firstLine="567"/>
        <w:rPr>
          <w:del w:id="76" w:author="Comparison" w:date="2026-09-22T12:25:00Z" w16du:dateUtc="2026-09-22T16:25:00Z"/>
          <w:rStyle w:val="FontStyle12"/>
          <w:sz w:val="24"/>
          <w:szCs w:val="24"/>
        </w:rPr>
      </w:pPr>
      <w:del w:id="77" w:author="Comparison" w:date="2026-09-22T12:25:00Z" w16du:dateUtc="2026-09-22T16:25:00Z">
        <w:r w:rsidRPr="005A0B50">
          <w:rPr>
            <w:rStyle w:val="FontStyle12"/>
            <w:sz w:val="24"/>
            <w:szCs w:val="24"/>
          </w:rPr>
          <w:delText>tvarko mokinių ugdomosios veiklos apskaitos dokumentus;</w:delText>
        </w:r>
      </w:del>
    </w:p>
    <w:p w14:paraId="4B283E4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78" w:author="Comparison" w:date="2026-09-22T12:25:00Z" w16du:dateUtc="2026-09-22T16:25:00Z"/>
          <w:rStyle w:val="FontStyle12"/>
          <w:sz w:val="24"/>
          <w:szCs w:val="24"/>
        </w:rPr>
      </w:pPr>
      <w:del w:id="79" w:author="Comparison"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61EB4BB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80" w:author="Comparison" w:date="2026-09-22T12:25:00Z" w16du:dateUtc="2026-09-22T16:25:00Z"/>
          <w:rStyle w:val="FontStyle12"/>
          <w:sz w:val="24"/>
          <w:szCs w:val="24"/>
        </w:rPr>
      </w:pPr>
      <w:del w:id="81" w:author="Comparison" w:date="2026-09-22T12:25:00Z" w16du:dateUtc="2026-09-22T16:25:00Z">
        <w:r w:rsidRPr="005A0B50">
          <w:rPr>
            <w:rStyle w:val="FontStyle12"/>
            <w:sz w:val="24"/>
            <w:szCs w:val="24"/>
          </w:rPr>
          <w:delText>dirba su specialiųjų poreikių mokiniais, ruošia pritaikytą ar individualizuotą dalyko programą;</w:delText>
        </w:r>
      </w:del>
    </w:p>
    <w:p w14:paraId="1AC59935" w14:textId="77777777" w:rsidR="003038A0" w:rsidRPr="005A0B50" w:rsidRDefault="003038A0" w:rsidP="003038A0">
      <w:pPr>
        <w:pStyle w:val="Style1"/>
        <w:numPr>
          <w:ilvl w:val="1"/>
          <w:numId w:val="3"/>
        </w:numPr>
        <w:tabs>
          <w:tab w:val="left" w:pos="993"/>
          <w:tab w:val="left" w:pos="1134"/>
        </w:tabs>
        <w:spacing w:line="240" w:lineRule="auto"/>
        <w:ind w:left="0" w:firstLine="567"/>
        <w:rPr>
          <w:del w:id="82" w:author="Comparison" w:date="2026-09-22T12:25:00Z" w16du:dateUtc="2026-09-22T16:25:00Z"/>
          <w:rStyle w:val="FontStyle12"/>
          <w:sz w:val="24"/>
          <w:szCs w:val="24"/>
        </w:rPr>
      </w:pPr>
      <w:del w:id="83" w:author="Comparison"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2993504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84" w:author="Comparison" w:date="2026-09-22T12:25:00Z" w16du:dateUtc="2026-09-22T16:25:00Z"/>
          <w:rStyle w:val="FontStyle12"/>
          <w:sz w:val="24"/>
          <w:szCs w:val="24"/>
        </w:rPr>
      </w:pPr>
      <w:del w:id="85" w:author="Comparison" w:date="2026-09-22T12:25:00Z" w16du:dateUtc="2026-09-22T16:25:00Z">
        <w:r w:rsidRPr="005A0B50">
          <w:rPr>
            <w:rStyle w:val="FontStyle12"/>
            <w:sz w:val="24"/>
            <w:szCs w:val="24"/>
          </w:rPr>
          <w:delText>bendradarbiauja su kitais gimnazijos pedagoginiais darbuotojais;</w:delText>
        </w:r>
      </w:del>
    </w:p>
    <w:p w14:paraId="137BC5A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86" w:author="Comparison" w:date="2026-09-22T12:25:00Z" w16du:dateUtc="2026-09-22T16:25:00Z"/>
          <w:rStyle w:val="FontStyle12"/>
          <w:sz w:val="24"/>
          <w:szCs w:val="24"/>
        </w:rPr>
      </w:pPr>
      <w:del w:id="87" w:author="Comparison" w:date="2026-09-22T12:25:00Z" w16du:dateUtc="2026-09-22T16:25:00Z">
        <w:r w:rsidRPr="005A0B50">
          <w:rPr>
            <w:rStyle w:val="FontStyle12"/>
            <w:sz w:val="24"/>
            <w:szCs w:val="24"/>
          </w:rPr>
          <w:delText>analizuoja ir įsivertina savo pedagoginę veiklą;</w:delText>
        </w:r>
      </w:del>
    </w:p>
    <w:p w14:paraId="0E5B70C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88" w:author="Comparison" w:date="2026-09-22T12:25:00Z" w16du:dateUtc="2026-09-22T16:25:00Z"/>
          <w:rStyle w:val="FontStyle12"/>
          <w:sz w:val="24"/>
          <w:szCs w:val="24"/>
        </w:rPr>
      </w:pPr>
      <w:del w:id="89" w:author="Comparison" w:date="2026-09-22T12:25:00Z" w16du:dateUtc="2026-09-22T16:25:00Z">
        <w:r w:rsidRPr="005A0B50">
          <w:rPr>
            <w:rStyle w:val="FontStyle12"/>
            <w:sz w:val="24"/>
            <w:szCs w:val="24"/>
          </w:rPr>
          <w:delText>tobulina profesines kompetencijas;</w:delText>
        </w:r>
      </w:del>
    </w:p>
    <w:p w14:paraId="6502C14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90" w:author="Comparison" w:date="2026-09-22T12:25:00Z" w16du:dateUtc="2026-09-22T16:25:00Z"/>
          <w:rStyle w:val="FontStyle12"/>
          <w:sz w:val="24"/>
          <w:szCs w:val="24"/>
        </w:rPr>
      </w:pPr>
      <w:del w:id="91" w:author="Comparison" w:date="2026-09-22T12:25:00Z" w16du:dateUtc="2026-09-22T16:25:00Z">
        <w:r w:rsidRPr="005A0B50">
          <w:rPr>
            <w:rStyle w:val="FontStyle12"/>
            <w:sz w:val="24"/>
            <w:szCs w:val="24"/>
          </w:rPr>
          <w:delText>pagal savo kvalifikacinę kategoriją vykdo metodinę veiklą;</w:delText>
        </w:r>
      </w:del>
    </w:p>
    <w:p w14:paraId="35BDE76F" w14:textId="77777777" w:rsidR="003038A0" w:rsidRPr="005A0B50" w:rsidRDefault="003038A0" w:rsidP="003038A0">
      <w:pPr>
        <w:pStyle w:val="Style1"/>
        <w:numPr>
          <w:ilvl w:val="1"/>
          <w:numId w:val="3"/>
        </w:numPr>
        <w:tabs>
          <w:tab w:val="left" w:pos="993"/>
          <w:tab w:val="left" w:pos="1134"/>
        </w:tabs>
        <w:spacing w:line="240" w:lineRule="auto"/>
        <w:ind w:left="0" w:firstLine="567"/>
        <w:rPr>
          <w:del w:id="92" w:author="Comparison" w:date="2026-09-22T12:25:00Z" w16du:dateUtc="2026-09-22T16:25:00Z"/>
          <w:rStyle w:val="FontStyle12"/>
          <w:sz w:val="24"/>
          <w:szCs w:val="24"/>
        </w:rPr>
      </w:pPr>
      <w:del w:id="93" w:author="Comparison" w:date="2026-09-22T12:25:00Z" w16du:dateUtc="2026-09-22T16:25:00Z">
        <w:r w:rsidRPr="005A0B50">
          <w:rPr>
            <w:rStyle w:val="FontStyle12"/>
            <w:sz w:val="24"/>
            <w:szCs w:val="24"/>
          </w:rPr>
          <w:delText>dalyvauja ir teikia pasiūlymus kuriant ir įgyvendinant gimnazijos strateginį, metinį, ugdymo planus;</w:delText>
        </w:r>
      </w:del>
    </w:p>
    <w:p w14:paraId="516465F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94" w:author="Comparison" w:date="2026-09-22T12:25:00Z" w16du:dateUtc="2026-09-22T16:25:00Z"/>
          <w:rStyle w:val="FontStyle12"/>
          <w:sz w:val="24"/>
          <w:szCs w:val="24"/>
        </w:rPr>
      </w:pPr>
      <w:del w:id="95" w:author="Comparison" w:date="2026-09-22T12:25:00Z" w16du:dateUtc="2026-09-22T16:25:00Z">
        <w:r w:rsidRPr="005A0B50">
          <w:rPr>
            <w:rStyle w:val="FontStyle12"/>
            <w:sz w:val="24"/>
            <w:szCs w:val="24"/>
          </w:rPr>
          <w:delText>dalyvauja gimnazijos veiklos kokybės įsivertinime;</w:delText>
        </w:r>
      </w:del>
    </w:p>
    <w:p w14:paraId="13A88A00" w14:textId="77777777" w:rsidR="003038A0" w:rsidRPr="005A0B50" w:rsidRDefault="003038A0" w:rsidP="003038A0">
      <w:pPr>
        <w:pStyle w:val="Style1"/>
        <w:numPr>
          <w:ilvl w:val="1"/>
          <w:numId w:val="3"/>
        </w:numPr>
        <w:tabs>
          <w:tab w:val="left" w:pos="993"/>
          <w:tab w:val="left" w:pos="1134"/>
        </w:tabs>
        <w:spacing w:line="240" w:lineRule="auto"/>
        <w:ind w:left="0" w:firstLine="567"/>
        <w:rPr>
          <w:del w:id="96" w:author="Comparison" w:date="2026-09-22T12:25:00Z" w16du:dateUtc="2026-09-22T16:25:00Z"/>
          <w:rStyle w:val="FontStyle12"/>
          <w:sz w:val="24"/>
          <w:szCs w:val="24"/>
        </w:rPr>
      </w:pPr>
      <w:del w:id="97" w:author="Comparison"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43C2F09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98" w:author="Comparison" w:date="2026-09-22T12:25:00Z" w16du:dateUtc="2026-09-22T16:25:00Z"/>
          <w:rStyle w:val="FontStyle12"/>
          <w:sz w:val="24"/>
          <w:szCs w:val="24"/>
        </w:rPr>
      </w:pPr>
      <w:del w:id="99" w:author="Comparison" w:date="2026-09-22T12:25:00Z" w16du:dateUtc="2026-09-22T16:25:00Z">
        <w:r w:rsidRPr="005A0B50">
          <w:rPr>
            <w:rStyle w:val="FontStyle12"/>
            <w:sz w:val="24"/>
            <w:szCs w:val="24"/>
          </w:rPr>
          <w:delText>budi pertraukų ar renginių metu vadovaudamasis gimnazijos direktoriaus patvirtintu budėjimo grafiku;</w:delText>
        </w:r>
      </w:del>
    </w:p>
    <w:p w14:paraId="28950C2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00" w:author="Comparison" w:date="2026-09-22T12:25:00Z" w16du:dateUtc="2026-09-22T16:25:00Z"/>
          <w:rStyle w:val="FontStyle12"/>
          <w:sz w:val="24"/>
          <w:szCs w:val="24"/>
        </w:rPr>
      </w:pPr>
      <w:del w:id="101" w:author="Comparison"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7900F814" w14:textId="77777777" w:rsidR="003038A0" w:rsidRPr="005A0B50" w:rsidRDefault="003038A0" w:rsidP="003038A0">
      <w:pPr>
        <w:pStyle w:val="Style3"/>
        <w:tabs>
          <w:tab w:val="left" w:pos="851"/>
          <w:tab w:val="left" w:pos="1134"/>
        </w:tabs>
        <w:spacing w:line="240" w:lineRule="auto"/>
        <w:ind w:firstLine="567"/>
        <w:rPr>
          <w:del w:id="102" w:author="Comparison" w:date="2026-09-22T12:25:00Z" w16du:dateUtc="2026-09-22T16:25:00Z"/>
          <w:rStyle w:val="FontStyle11"/>
          <w:sz w:val="24"/>
          <w:szCs w:val="24"/>
        </w:rPr>
      </w:pPr>
    </w:p>
    <w:p w14:paraId="353A2063" w14:textId="77777777" w:rsidR="003038A0" w:rsidRPr="005A0B50" w:rsidRDefault="003038A0" w:rsidP="003038A0">
      <w:pPr>
        <w:pStyle w:val="Style3"/>
        <w:tabs>
          <w:tab w:val="left" w:pos="851"/>
          <w:tab w:val="left" w:pos="1134"/>
        </w:tabs>
        <w:spacing w:line="240" w:lineRule="auto"/>
        <w:ind w:firstLine="567"/>
        <w:rPr>
          <w:del w:id="103" w:author="Comparison" w:date="2026-09-22T12:25:00Z" w16du:dateUtc="2026-09-22T16:25:00Z"/>
          <w:rStyle w:val="FontStyle11"/>
          <w:sz w:val="24"/>
          <w:szCs w:val="24"/>
        </w:rPr>
      </w:pPr>
      <w:del w:id="104" w:author="Comparison" w:date="2026-09-22T12:25:00Z" w16du:dateUtc="2026-09-22T16:25:00Z">
        <w:r w:rsidRPr="005A0B50">
          <w:rPr>
            <w:rStyle w:val="FontStyle11"/>
            <w:sz w:val="24"/>
            <w:szCs w:val="24"/>
          </w:rPr>
          <w:delText>IV SKYRIUS</w:delText>
        </w:r>
      </w:del>
    </w:p>
    <w:p w14:paraId="11F938E1" w14:textId="77777777" w:rsidR="003038A0" w:rsidRPr="005A0B50" w:rsidRDefault="003038A0" w:rsidP="003038A0">
      <w:pPr>
        <w:pStyle w:val="Style3"/>
        <w:tabs>
          <w:tab w:val="left" w:pos="851"/>
          <w:tab w:val="left" w:pos="1134"/>
        </w:tabs>
        <w:spacing w:line="240" w:lineRule="auto"/>
        <w:ind w:firstLine="567"/>
        <w:rPr>
          <w:del w:id="105" w:author="Comparison" w:date="2026-09-22T12:25:00Z" w16du:dateUtc="2026-09-22T16:25:00Z"/>
          <w:rStyle w:val="FontStyle11"/>
          <w:sz w:val="24"/>
          <w:szCs w:val="24"/>
        </w:rPr>
      </w:pPr>
      <w:del w:id="106" w:author="Comparison" w:date="2026-09-22T12:25:00Z" w16du:dateUtc="2026-09-22T16:25:00Z">
        <w:r w:rsidRPr="005A0B50">
          <w:rPr>
            <w:rStyle w:val="FontStyle11"/>
            <w:sz w:val="24"/>
            <w:szCs w:val="24"/>
          </w:rPr>
          <w:delText>ATSAKOMYBĖ</w:delText>
        </w:r>
      </w:del>
    </w:p>
    <w:p w14:paraId="2107CB15" w14:textId="77777777" w:rsidR="003038A0" w:rsidRPr="005A0B50" w:rsidRDefault="003038A0" w:rsidP="003038A0">
      <w:pPr>
        <w:pStyle w:val="Style3"/>
        <w:tabs>
          <w:tab w:val="left" w:pos="851"/>
          <w:tab w:val="left" w:pos="1134"/>
        </w:tabs>
        <w:spacing w:line="240" w:lineRule="auto"/>
        <w:ind w:firstLine="567"/>
        <w:rPr>
          <w:del w:id="107" w:author="Comparison" w:date="2026-09-22T12:25:00Z" w16du:dateUtc="2026-09-22T16:25:00Z"/>
          <w:rStyle w:val="FontStyle11"/>
          <w:sz w:val="24"/>
          <w:szCs w:val="24"/>
        </w:rPr>
      </w:pPr>
    </w:p>
    <w:p w14:paraId="4306B913" w14:textId="77777777" w:rsidR="003038A0" w:rsidRPr="005A0B50" w:rsidRDefault="003038A0" w:rsidP="003038A0">
      <w:pPr>
        <w:pStyle w:val="Style2"/>
        <w:tabs>
          <w:tab w:val="left" w:pos="851"/>
          <w:tab w:val="left" w:pos="1134"/>
        </w:tabs>
        <w:spacing w:line="240" w:lineRule="auto"/>
        <w:ind w:firstLine="567"/>
        <w:jc w:val="both"/>
        <w:rPr>
          <w:del w:id="108" w:author="Comparison" w:date="2026-09-22T12:25:00Z" w16du:dateUtc="2026-09-22T16:25:00Z"/>
          <w:rStyle w:val="FontStyle12"/>
          <w:sz w:val="24"/>
          <w:szCs w:val="24"/>
        </w:rPr>
      </w:pPr>
      <w:del w:id="109" w:author="Comparison"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73F6DC93"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10" w:author="Comparison" w:date="2026-09-22T12:25:00Z" w16du:dateUtc="2026-09-22T16:25:00Z"/>
          <w:rStyle w:val="FontStyle12"/>
          <w:sz w:val="24"/>
          <w:szCs w:val="24"/>
        </w:rPr>
      </w:pPr>
      <w:del w:id="111" w:author="Comparison" w:date="2026-09-22T12:25:00Z" w16du:dateUtc="2026-09-22T16:25:00Z">
        <w:r w:rsidRPr="005A0B50">
          <w:rPr>
            <w:rStyle w:val="FontStyle12"/>
            <w:sz w:val="24"/>
            <w:szCs w:val="24"/>
          </w:rPr>
          <w:delText>tinkamą savo pareigų vykdymą;</w:delText>
        </w:r>
      </w:del>
    </w:p>
    <w:p w14:paraId="6078E8F7"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12" w:author="Comparison" w:date="2026-09-22T12:25:00Z" w16du:dateUtc="2026-09-22T16:25:00Z"/>
          <w:rStyle w:val="FontStyle12"/>
          <w:sz w:val="24"/>
          <w:szCs w:val="24"/>
        </w:rPr>
      </w:pPr>
      <w:del w:id="113" w:author="Comparison" w:date="2026-09-22T12:25:00Z" w16du:dateUtc="2026-09-22T16:25:00Z">
        <w:r w:rsidRPr="005A0B50">
          <w:rPr>
            <w:rStyle w:val="FontStyle12"/>
            <w:sz w:val="24"/>
            <w:szCs w:val="24"/>
          </w:rPr>
          <w:delText>mokinių drausmę ir saugumą;</w:delText>
        </w:r>
      </w:del>
    </w:p>
    <w:p w14:paraId="198E256C"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14" w:author="Comparison" w:date="2026-09-22T12:25:00Z" w16du:dateUtc="2026-09-22T16:25:00Z"/>
          <w:rStyle w:val="FontStyle12"/>
          <w:sz w:val="24"/>
          <w:szCs w:val="24"/>
        </w:rPr>
      </w:pPr>
      <w:del w:id="115" w:author="Comparison"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7D3E63F7"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16" w:author="Comparison" w:date="2026-09-22T12:25:00Z" w16du:dateUtc="2026-09-22T16:25:00Z"/>
          <w:rStyle w:val="FontStyle12"/>
          <w:sz w:val="24"/>
          <w:szCs w:val="24"/>
        </w:rPr>
      </w:pPr>
      <w:del w:id="117" w:author="Comparison" w:date="2026-09-22T12:25:00Z" w16du:dateUtc="2026-09-22T16:25:00Z">
        <w:r w:rsidRPr="005A0B50">
          <w:rPr>
            <w:rStyle w:val="FontStyle12"/>
            <w:sz w:val="24"/>
            <w:szCs w:val="24"/>
          </w:rPr>
          <w:delText>duomenų apsaugą teisės aktų nustatyta tvarka;</w:delText>
        </w:r>
      </w:del>
    </w:p>
    <w:p w14:paraId="5D8E02B9"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18" w:author="Comparison" w:date="2026-09-22T12:25:00Z" w16du:dateUtc="2026-09-22T16:25:00Z"/>
          <w:rStyle w:val="FontStyle12"/>
          <w:sz w:val="24"/>
          <w:szCs w:val="24"/>
        </w:rPr>
      </w:pPr>
      <w:del w:id="119" w:author="Comparison" w:date="2026-09-22T12:25:00Z" w16du:dateUtc="2026-09-22T16:25:00Z">
        <w:r w:rsidRPr="005A0B50">
          <w:rPr>
            <w:rStyle w:val="FontStyle12"/>
            <w:sz w:val="24"/>
            <w:szCs w:val="24"/>
          </w:rPr>
          <w:delText>švaros ir tvarkos palaikymą klasėse, kuriose veda pamokas;</w:delText>
        </w:r>
      </w:del>
    </w:p>
    <w:p w14:paraId="2C0B671F"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20" w:author="Comparison" w:date="2026-09-22T12:25:00Z" w16du:dateUtc="2026-09-22T16:25:00Z"/>
          <w:rStyle w:val="FontStyle12"/>
          <w:sz w:val="24"/>
          <w:szCs w:val="24"/>
        </w:rPr>
      </w:pPr>
      <w:del w:id="121" w:author="Comparison" w:date="2026-09-22T12:25:00Z" w16du:dateUtc="2026-09-22T16:25:00Z">
        <w:r w:rsidRPr="005A0B50">
          <w:rPr>
            <w:rStyle w:val="FontStyle12"/>
            <w:sz w:val="24"/>
            <w:szCs w:val="24"/>
          </w:rPr>
          <w:delText>tvarkingą, atsakingą įrenginių ir kitų darbo priemonių eksploataciją;</w:delText>
        </w:r>
      </w:del>
    </w:p>
    <w:p w14:paraId="4C7FEA06"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22" w:author="Comparison" w:date="2026-09-22T12:25:00Z" w16du:dateUtc="2026-09-22T16:25:00Z"/>
          <w:rStyle w:val="FontStyle12"/>
          <w:sz w:val="24"/>
          <w:szCs w:val="24"/>
        </w:rPr>
      </w:pPr>
      <w:del w:id="123" w:author="Comparison" w:date="2026-09-22T12:25:00Z" w16du:dateUtc="2026-09-22T16:25:00Z">
        <w:r w:rsidRPr="005A0B50">
          <w:rPr>
            <w:rStyle w:val="FontStyle12"/>
            <w:sz w:val="24"/>
            <w:szCs w:val="24"/>
          </w:rPr>
          <w:delText>teisingą darbo laiko naudojimą;</w:delText>
        </w:r>
      </w:del>
    </w:p>
    <w:p w14:paraId="6241D93F" w14:textId="77777777" w:rsidR="003038A0" w:rsidRPr="005A0B50" w:rsidRDefault="003038A0" w:rsidP="003038A0">
      <w:pPr>
        <w:pStyle w:val="Style1"/>
        <w:numPr>
          <w:ilvl w:val="1"/>
          <w:numId w:val="5"/>
        </w:numPr>
        <w:tabs>
          <w:tab w:val="left" w:pos="993"/>
          <w:tab w:val="left" w:pos="1134"/>
        </w:tabs>
        <w:spacing w:line="240" w:lineRule="auto"/>
        <w:ind w:left="0" w:firstLine="567"/>
        <w:rPr>
          <w:del w:id="124" w:author="Comparison" w:date="2026-09-22T12:25:00Z" w16du:dateUtc="2026-09-22T16:25:00Z"/>
          <w:rStyle w:val="FontStyle12"/>
          <w:sz w:val="24"/>
          <w:szCs w:val="24"/>
        </w:rPr>
      </w:pPr>
      <w:del w:id="125" w:author="Comparison" w:date="2026-09-22T12:25:00Z" w16du:dateUtc="2026-09-22T16:25:00Z">
        <w:r w:rsidRPr="005A0B50">
          <w:rPr>
            <w:rStyle w:val="FontStyle12"/>
            <w:sz w:val="24"/>
            <w:szCs w:val="24"/>
          </w:rPr>
          <w:delText>darbo drausmės taisyklių ar nuostatų laikymąsi;</w:delText>
        </w:r>
      </w:del>
    </w:p>
    <w:p w14:paraId="13382366" w14:textId="77777777" w:rsidR="003038A0" w:rsidRPr="005A0B50" w:rsidRDefault="003038A0" w:rsidP="003038A0">
      <w:pPr>
        <w:pStyle w:val="Style1"/>
        <w:numPr>
          <w:ilvl w:val="1"/>
          <w:numId w:val="6"/>
        </w:numPr>
        <w:tabs>
          <w:tab w:val="left" w:pos="993"/>
          <w:tab w:val="left" w:pos="1134"/>
        </w:tabs>
        <w:spacing w:line="240" w:lineRule="auto"/>
        <w:ind w:left="0" w:firstLine="567"/>
        <w:rPr>
          <w:del w:id="126" w:author="Comparison" w:date="2026-09-22T12:25:00Z" w16du:dateUtc="2026-09-22T16:25:00Z"/>
          <w:rStyle w:val="FontStyle12"/>
          <w:sz w:val="24"/>
          <w:szCs w:val="24"/>
        </w:rPr>
      </w:pPr>
      <w:del w:id="127" w:author="Comparison" w:date="2026-09-22T12:25:00Z" w16du:dateUtc="2026-09-22T16:25:00Z">
        <w:r w:rsidRPr="005A0B50">
          <w:rPr>
            <w:rStyle w:val="FontStyle12"/>
            <w:sz w:val="24"/>
            <w:szCs w:val="24"/>
          </w:rPr>
          <w:delText>žalą, padarytą gimnazijai dėl savo kaltės ar neatsargumo.</w:delText>
        </w:r>
      </w:del>
    </w:p>
    <w:p w14:paraId="6BB2CDE7" w14:textId="77777777" w:rsidR="003038A0" w:rsidRPr="005A0B50" w:rsidRDefault="003038A0" w:rsidP="003038A0">
      <w:pPr>
        <w:jc w:val="center"/>
        <w:rPr>
          <w:del w:id="128" w:author="Comparison" w:date="2026-09-22T12:25:00Z" w16du:dateUtc="2026-09-22T16:25:00Z"/>
          <w:rStyle w:val="FontStyle12"/>
          <w:color w:val="auto"/>
          <w:sz w:val="24"/>
          <w:szCs w:val="24"/>
        </w:rPr>
      </w:pPr>
      <w:del w:id="129" w:author="Comparison" w:date="2026-09-22T12:25:00Z" w16du:dateUtc="2026-09-22T16:25:00Z">
        <w:r w:rsidRPr="005A0B50">
          <w:rPr>
            <w:rStyle w:val="FontStyle12"/>
            <w:color w:val="auto"/>
            <w:sz w:val="24"/>
            <w:szCs w:val="24"/>
          </w:rPr>
          <w:delText>___________________</w:delText>
        </w:r>
      </w:del>
    </w:p>
    <w:p w14:paraId="45920C8E" w14:textId="77777777" w:rsidR="003038A0" w:rsidRPr="005A0B50" w:rsidRDefault="003038A0" w:rsidP="003038A0">
      <w:pPr>
        <w:rPr>
          <w:del w:id="130" w:author="Comparison" w:date="2026-09-22T12:25:00Z" w16du:dateUtc="2026-09-22T16:25:00Z"/>
        </w:rPr>
      </w:pPr>
    </w:p>
    <w:p w14:paraId="0EF8842C" w14:textId="77777777" w:rsidR="003038A0" w:rsidRPr="005A0B50" w:rsidRDefault="003038A0" w:rsidP="003038A0">
      <w:pPr>
        <w:rPr>
          <w:del w:id="131" w:author="Comparison" w:date="2026-09-22T12:25:00Z" w16du:dateUtc="2026-09-22T16:25:00Z"/>
        </w:rPr>
      </w:pPr>
    </w:p>
    <w:p w14:paraId="6EF344A1" w14:textId="77777777" w:rsidR="003038A0" w:rsidRPr="005A0B50" w:rsidRDefault="003038A0" w:rsidP="003038A0">
      <w:pPr>
        <w:rPr>
          <w:del w:id="132" w:author="Comparison" w:date="2026-09-22T12:25:00Z" w16du:dateUtc="2026-09-22T16:25:00Z"/>
        </w:rPr>
      </w:pPr>
    </w:p>
    <w:p w14:paraId="059CBA9F" w14:textId="77777777" w:rsidR="006B6F7A" w:rsidRDefault="006B6F7A">
      <w:pPr>
        <w:rPr>
          <w:del w:id="133" w:author="Comparison" w:date="2026-09-22T12:25:00Z" w16du:dateUtc="2026-09-22T16:25:00Z"/>
        </w:rPr>
      </w:pPr>
    </w:p>
    <w:p w14:paraId="68B0090D" w14:textId="77777777" w:rsidR="00A15DE7" w:rsidRDefault="00A15DE7">
      <w:pPr>
        <w:rPr>
          <w:del w:id="134" w:author="Comparison" w:date="2026-09-22T12:25:00Z" w16du:dateUtc="2026-09-22T16:25:00Z"/>
        </w:rPr>
      </w:pPr>
    </w:p>
    <w:p w14:paraId="445826C4" w14:textId="77777777" w:rsidR="00A15DE7" w:rsidRDefault="00A15DE7">
      <w:pPr>
        <w:rPr>
          <w:del w:id="135" w:author="Comparison" w:date="2026-09-22T12:25:00Z" w16du:dateUtc="2026-09-22T16:25:00Z"/>
        </w:rPr>
      </w:pPr>
    </w:p>
    <w:p w14:paraId="04D40E64" w14:textId="77777777" w:rsidR="00A15DE7" w:rsidRDefault="00A15DE7">
      <w:pPr>
        <w:rPr>
          <w:del w:id="136" w:author="Comparison" w:date="2026-09-22T12:25:00Z" w16du:dateUtc="2026-09-22T16:25:00Z"/>
        </w:rPr>
      </w:pPr>
    </w:p>
    <w:p w14:paraId="5638B5FE" w14:textId="77777777" w:rsidR="00A15DE7" w:rsidRDefault="00A15DE7">
      <w:pPr>
        <w:rPr>
          <w:del w:id="137" w:author="Comparison" w:date="2026-09-22T12:25:00Z" w16du:dateUtc="2026-09-22T16:25:00Z"/>
        </w:rPr>
      </w:pPr>
    </w:p>
    <w:p w14:paraId="58AABCCB" w14:textId="77777777" w:rsidR="00A15DE7" w:rsidRPr="00A15DE7" w:rsidRDefault="00A15DE7" w:rsidP="00A15DE7">
      <w:pPr>
        <w:rPr>
          <w:del w:id="138" w:author="Comparison" w:date="2026-09-22T12:25:00Z" w16du:dateUtc="2026-09-22T16:25:00Z"/>
          <w:rFonts w:eastAsia="Times New Roman"/>
        </w:rPr>
      </w:pPr>
    </w:p>
    <w:p w14:paraId="2919AAB0" w14:textId="77777777" w:rsidR="007E15C4" w:rsidRPr="007E15C4" w:rsidRDefault="007E15C4" w:rsidP="007E15C4">
      <w:pPr>
        <w:rPr>
          <w:del w:id="139" w:author="Comparison" w:date="2026-09-22T12:25:00Z" w16du:dateUtc="2026-09-22T16:25:00Z"/>
          <w:rFonts w:eastAsia="Times New Roman"/>
        </w:rPr>
      </w:pPr>
      <w:del w:id="140" w:author="Comparison" w:date="2026-09-22T12:25:00Z" w16du:dateUtc="2026-09-22T16:25:00Z">
        <w:r w:rsidRPr="007E15C4">
          <w:rPr>
            <w:rFonts w:eastAsia="Times New Roman"/>
          </w:rPr>
          <w:delText>SUSIPAŽINAU IR SUTINKU</w:delText>
        </w:r>
      </w:del>
    </w:p>
    <w:p w14:paraId="58B5EDD7" w14:textId="77777777" w:rsidR="00A15DE7" w:rsidRPr="00A15DE7" w:rsidRDefault="00A15DE7" w:rsidP="00A15DE7">
      <w:pPr>
        <w:rPr>
          <w:del w:id="141" w:author="Comparison" w:date="2026-09-22T12:25:00Z" w16du:dateUtc="2026-09-22T16:25:00Z"/>
          <w:rFonts w:eastAsia="Times New Roman"/>
        </w:rPr>
      </w:pPr>
    </w:p>
    <w:p w14:paraId="56722B05" w14:textId="77777777" w:rsidR="00A15DE7" w:rsidRPr="00A15DE7" w:rsidRDefault="00A15DE7" w:rsidP="00A15DE7">
      <w:pPr>
        <w:rPr>
          <w:del w:id="142" w:author="Comparison" w:date="2026-09-22T12:25:00Z" w16du:dateUtc="2026-09-22T16:25:00Z"/>
          <w:rFonts w:eastAsia="Times New Roman"/>
        </w:rPr>
      </w:pPr>
      <w:del w:id="143" w:author="Comparison" w:date="2026-09-22T12:25:00Z" w16du:dateUtc="2026-09-22T16:25:00Z">
        <w:r w:rsidRPr="00A15DE7">
          <w:rPr>
            <w:rFonts w:eastAsia="Times New Roman"/>
          </w:rPr>
          <w:delText>________________________________________      _________________</w:delText>
        </w:r>
        <w:r w:rsidRPr="00A15DE7">
          <w:rPr>
            <w:rFonts w:eastAsia="Times New Roman"/>
          </w:rPr>
          <w:tab/>
          <w:delText>______________</w:delText>
        </w:r>
      </w:del>
    </w:p>
    <w:p w14:paraId="74E93774" w14:textId="77777777" w:rsidR="00A15DE7" w:rsidRDefault="00A15DE7" w:rsidP="00A15DE7">
      <w:del w:id="144" w:author="Comparison" w:date="2026-09-22T12:25:00Z" w16du:dateUtc="2026-09-22T16:25:00Z">
        <w:r w:rsidRPr="00A15DE7">
          <w:rPr>
            <w:rFonts w:eastAsia="Times New Roman"/>
          </w:rPr>
          <w:delText xml:space="preserve">           (Vardas Pavardė)        </w:delText>
        </w:r>
        <w:r w:rsidRPr="00A15DE7">
          <w:rPr>
            <w:rFonts w:eastAsia="Times New Roman"/>
          </w:rPr>
          <w:tab/>
        </w:r>
        <w:r w:rsidRPr="00A15DE7">
          <w:rPr>
            <w:rFonts w:eastAsia="Times New Roman"/>
          </w:rPr>
          <w:tab/>
        </w:r>
        <w:r w:rsidRPr="00A15DE7">
          <w:rPr>
            <w:rFonts w:eastAsia="Times New Roman"/>
          </w:rPr>
          <w:tab/>
          <w:delText xml:space="preserve">                  (parašas)</w:delText>
        </w:r>
        <w:r w:rsidRPr="00A15DE7">
          <w:rPr>
            <w:rFonts w:eastAsia="Times New Roman"/>
          </w:rPr>
          <w:tab/>
          <w:delText xml:space="preserve">            (data)           </w:delText>
        </w:r>
      </w:del>
    </w:p>
    <w:sectPr w:rsidR="00A15DE7">
      <w:headerReference w:type="default" r:id="rId7"/>
      <w:footerReference w:type="default" r:id="rId8"/>
      <w:pgSz w:w="11905" w:h="16837" w:code="0"/>
      <w:pgMar w:top="1440" w:right="1440" w:bottom="1440" w:left="1440" w:header="720" w:footer="720" w:gutter="0"/>
      <w:cols w:space="720"/>
      <w:titlePg w:val="0"/>
      <w:docGrid w:linePitch="0"/>
      <w:sectPrChange w:id="157" w:author="Comparison" w:date="2026-09-22T12:25:00Z" w16du:dateUtc="2026-09-22T16:25:00Z">
        <w:sectPr w:rsidR="00A15DE7">
          <w:pgSz w:w="11906" w:h="16838" w:code="9"/>
          <w:pgMar w:top="1134" w:right="567" w:bottom="1134" w:left="1701" w:header="567" w:footer="567" w:gutter="0"/>
          <w:cols w:space="1296"/>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ADDA8F" w14:textId="77777777" w:rsidR="00D430FD" w:rsidRDefault="00D430FD">
      <w:pPr>
        <w:spacing w:after="0" w:line="240" w:lineRule="auto"/>
        <w:pPrChange w:id="3" w:author="Comparison" w:date="2026-09-22T12:25:00Z" w16du:dateUtc="2026-09-22T16:25:00Z">
          <w:pPr/>
        </w:pPrChange>
      </w:pPr>
      <w:r>
        <w:separator/>
      </w:r>
    </w:p>
  </w:endnote>
  <w:endnote w:type="continuationSeparator" w:id="0">
    <w:p w14:paraId="1BEADA79" w14:textId="77777777" w:rsidR="00D430FD" w:rsidRDefault="00D430FD">
      <w:pPr>
        <w:spacing w:after="0" w:line="240" w:lineRule="auto"/>
        <w:pPrChange w:id="4" w:author="Comparison" w:date="2026-09-22T12:25:00Z" w16du:dateUtc="2026-09-22T16:25: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BDF12" w14:textId="77777777" w:rsidR="00250F70" w:rsidRDefault="00250F70">
    <w:pPr>
      <w:pStyle w:val="Style2"/>
      <w:pPrChange w:id="156" w:author="Comparison" w:date="2026-09-22T12:25:00Z" w16du:dateUtc="2026-09-22T16: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350361" w14:textId="77777777" w:rsidR="00D430FD" w:rsidRDefault="00D430FD">
      <w:pPr>
        <w:spacing w:after="0" w:line="240" w:lineRule="auto"/>
        <w:pPrChange w:id="1" w:author="Comparison" w:date="2026-09-22T12:25:00Z" w16du:dateUtc="2026-09-22T16:25:00Z">
          <w:pPr/>
        </w:pPrChange>
      </w:pPr>
      <w:r>
        <w:separator/>
      </w:r>
    </w:p>
  </w:footnote>
  <w:footnote w:type="continuationSeparator" w:id="0">
    <w:p w14:paraId="3CB3E3A8" w14:textId="77777777" w:rsidR="00D430FD" w:rsidRDefault="00D430FD">
      <w:pPr>
        <w:spacing w:after="0" w:line="240" w:lineRule="auto"/>
        <w:pPrChange w:id="2" w:author="Comparison" w:date="2026-09-22T12:25:00Z" w16du:dateUtc="2026-09-22T16:2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1A340E" w14:paraId="36950BD9" w14:textId="77777777">
      <w:tblPrEx>
        <w:tblCellMar>
          <w:top w:w="0" w:type="dxa"/>
          <w:bottom w:w="0" w:type="dxa"/>
        </w:tblCellMar>
      </w:tblPrEx>
      <w:trPr>
        <w:ins w:id="145" w:author="Comparison" w:date="2026-09-22T12:25:00Z" w16du:dateUtc="2026-09-22T16:25:00Z"/>
      </w:trPr>
      <w:tc>
        <w:tcPr>
          <w:tcW w:w="4500" w:type="dxa"/>
          <w:tcBorders>
            <w:bottom w:val="single" w:sz="1" w:space="0" w:color="000000"/>
          </w:tcBorders>
          <w:noWrap/>
        </w:tcPr>
        <w:p w14:paraId="781943A9" w14:textId="77777777" w:rsidR="001A340E" w:rsidRDefault="00D430FD">
          <w:pPr>
            <w:rPr>
              <w:ins w:id="146" w:author="Comparison" w:date="2026-09-22T12:25:00Z" w16du:dateUtc="2026-09-22T16:25:00Z"/>
            </w:rPr>
          </w:pPr>
          <w:ins w:id="147" w:author="Comparison" w:date="2026-09-22T12:25:00Z" w16du:dateUtc="2026-09-22T16:25: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7C459CF5" w14:textId="16ADB551" w:rsidR="001A340E" w:rsidRDefault="00D430FD">
          <w:pPr>
            <w:jc w:val="center"/>
            <w:rPr>
              <w:ins w:id="148" w:author="Comparison" w:date="2026-09-22T12:25:00Z" w16du:dateUtc="2026-09-22T16:25:00Z"/>
            </w:rPr>
          </w:pPr>
          <w:ins w:id="149" w:author="Comparison" w:date="2026-09-22T12:25:00Z" w16du:dateUtc="2026-09-22T16:25:00Z">
            <w:r>
              <w:rPr>
                <w:color w:val="000000"/>
              </w:rPr>
              <w:t>-</w:t>
            </w:r>
            <w:r>
              <w:fldChar w:fldCharType="begin"/>
            </w:r>
            <w:r>
              <w:rPr>
                <w:color w:val="000000"/>
              </w:rPr>
              <w:instrText>PAGE</w:instrText>
            </w:r>
            <w:r>
              <w:fldChar w:fldCharType="separate"/>
            </w:r>
          </w:ins>
          <w:r w:rsidR="00250F70">
            <w:rPr>
              <w:noProof/>
              <w:color w:val="000000"/>
            </w:rPr>
            <w:t>1</w:t>
          </w:r>
          <w:ins w:id="150" w:author="Comparison" w:date="2026-09-22T12:25:00Z" w16du:dateUtc="2026-09-22T16:25:00Z">
            <w:r>
              <w:fldChar w:fldCharType="end"/>
            </w:r>
            <w:r>
              <w:rPr>
                <w:color w:val="000000"/>
              </w:rPr>
              <w:t>-</w:t>
            </w:r>
          </w:ins>
        </w:p>
      </w:tc>
      <w:tc>
        <w:tcPr>
          <w:tcW w:w="4500" w:type="dxa"/>
          <w:tcBorders>
            <w:bottom w:val="single" w:sz="1" w:space="0" w:color="000000"/>
          </w:tcBorders>
          <w:noWrap/>
        </w:tcPr>
        <w:p w14:paraId="15A358DE" w14:textId="77777777" w:rsidR="001A340E" w:rsidRDefault="00D430FD">
          <w:pPr>
            <w:jc w:val="right"/>
            <w:rPr>
              <w:ins w:id="151" w:author="Comparison" w:date="2026-09-22T12:25:00Z" w16du:dateUtc="2026-09-22T16:25:00Z"/>
            </w:rPr>
          </w:pPr>
          <w:ins w:id="152" w:author="Comparison" w:date="2026-09-22T12:25:00Z" w16du:dateUtc="2026-09-22T16:25:00Z">
            <w:r>
              <w:rPr>
                <w:color w:val="000000"/>
              </w:rPr>
              <w:t>07.12.2025</w:t>
            </w:r>
          </w:ins>
        </w:p>
      </w:tc>
    </w:tr>
  </w:tbl>
  <w:sdt>
    <w:sdtPr>
      <w:id w:val="755022020"/>
      <w:docPartObj>
        <w:docPartGallery w:val="Page Numbers (Top of Page)"/>
        <w:docPartUnique/>
      </w:docPartObj>
    </w:sdtPr>
    <w:sdtEndPr/>
    <w:sdtContent>
      <w:p w14:paraId="380E6C14" w14:textId="77777777" w:rsidR="0098768E" w:rsidRDefault="0098768E">
        <w:pPr>
          <w:pStyle w:val="Header"/>
          <w:jc w:val="center"/>
          <w:rPr>
            <w:del w:id="153" w:author="Comparison" w:date="2026-09-22T12:25:00Z" w16du:dateUtc="2026-09-22T16:25:00Z"/>
          </w:rPr>
        </w:pPr>
        <w:del w:id="154" w:author="Comparison"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1C5514CF" w14:textId="77777777" w:rsidR="0098768E" w:rsidRDefault="0098768E">
    <w:pPr>
      <w:pStyle w:val="Header"/>
      <w:rPr>
        <w:del w:id="155" w:author="Comparison" w:date="2026-09-22T12:25:00Z" w16du:dateUtc="2026-09-22T16:25: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415316629">
    <w:abstractNumId w:val="3"/>
  </w:num>
  <w:num w:numId="2" w16cid:durableId="436752005">
    <w:abstractNumId w:val="5"/>
  </w:num>
  <w:num w:numId="3" w16cid:durableId="1665625562">
    <w:abstractNumId w:val="0"/>
  </w:num>
  <w:num w:numId="4" w16cid:durableId="679039398">
    <w:abstractNumId w:val="2"/>
  </w:num>
  <w:num w:numId="5" w16cid:durableId="1895314977">
    <w:abstractNumId w:val="1"/>
  </w:num>
  <w:num w:numId="6" w16cid:durableId="12616779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1A340E"/>
    <w:rsid w:val="0022198D"/>
    <w:rsid w:val="00250F70"/>
    <w:rsid w:val="003038A0"/>
    <w:rsid w:val="00376FA1"/>
    <w:rsid w:val="004B539F"/>
    <w:rsid w:val="004E6F27"/>
    <w:rsid w:val="006B6F7A"/>
    <w:rsid w:val="007E15C4"/>
    <w:rsid w:val="008121D1"/>
    <w:rsid w:val="00875E83"/>
    <w:rsid w:val="0098768E"/>
    <w:rsid w:val="00A15DE7"/>
    <w:rsid w:val="00A854F9"/>
    <w:rsid w:val="00BB3278"/>
    <w:rsid w:val="00D430FD"/>
    <w:rsid w:val="00DA2358"/>
    <w:rsid w:val="00E87DA6"/>
    <w:rsid w:val="00EE141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E723"/>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Change w:id="0" w:author="Comparison" w:date="2026-09-22T12:25:00Z">
        <w:pPr>
          <w:widowControl w:val="0"/>
          <w:autoSpaceDE w:val="0"/>
          <w:autoSpaceDN w:val="0"/>
          <w:adjustRightInd w:val="0"/>
        </w:pPr>
      </w:pPrChange>
    </w:pPr>
    <w:rPr>
      <w:rFonts w:ascii="Arial" w:eastAsia="Arial" w:hAnsi="Arial" w:cs="Arial"/>
      <w:sz w:val="20"/>
      <w:szCs w:val="20"/>
      <w:lang w:val="en-US"/>
      <w:rPrChange w:id="0" w:author="Comparison" w:date="2026-09-22T12:25: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A15D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DE7"/>
    <w:rPr>
      <w:rFonts w:ascii="Segoe UI" w:eastAsiaTheme="minorEastAsia" w:hAnsi="Segoe UI" w:cs="Segoe UI"/>
      <w:sz w:val="18"/>
      <w:szCs w:val="18"/>
      <w:lang w:eastAsia="lt-LT"/>
    </w:rPr>
  </w:style>
  <w:style w:type="character" w:styleId="FootnoteReference">
    <w:name w:val="footnote reference"/>
    <w:semiHidden/>
    <w:unhideWhenUsed/>
    <w:rsid w:val="00250F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1550</Words>
  <Characters>8836</Characters>
  <Application>Microsoft Office Word</Application>
  <DocSecurity>0</DocSecurity>
  <Lines>73</Lines>
  <Paragraphs>20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