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17" w:author="Teo Azzollini" w:date="2026-09-26T15:13:00Z" w16du:dateUtc="2026-09-26T19:13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8" w:author="Teo Azzollini" w:date="2026-09-26T15:13:00Z" w16du:dateUtc="2026-09-26T19:13:00Z"/>
                <w:rStyle w:val="BoldCharacter"/>
              </w:rPr>
            </w:pPr>
            <w:ins w:id="19" w:author="Teo Azzollini" w:date="2026-09-26T15:13:00Z" w16du:dateUtc="2026-09-26T19:13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20" w:author="Teo Azzollini" w:date="2026-09-26T15:13:00Z" w16du:dateUtc="2026-09-26T19:13:00Z"/>
                <w:i/>
                <w:iCs/>
              </w:rPr>
            </w:pPr>
            <w:bookmarkStart w:id="21" w:name="row_b7d33a53727d4ed8b9cfc4bd599d514e"/>
            <w:bookmarkEnd w:id="21"/>
          </w:p>
        </w:tc>
      </w:tr>
      <w:tr w:rsidR="00FC3464" w:rsidRPr="00A019B8" w14:paraId="265A1F02" w14:textId="77777777" w:rsidTr="00991A1A">
        <w:trPr>
          <w:cantSplit/>
          <w:ins w:id="22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3" w:author="Teo Azzollini" w:date="2026-09-26T15:13:00Z" w16du:dateUtc="2026-09-26T19:13:00Z"/>
              </w:rPr>
            </w:pPr>
            <w:ins w:id="24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5" w:author="Teo Azzollini" w:date="2026-09-26T15:13:00Z" w16du:dateUtc="2026-09-26T19:13:00Z"/>
              </w:rPr>
            </w:pPr>
            <w:ins w:id="26" w:author="Teo Azzollini" w:date="2026-09-26T15:13:00Z" w16du:dateUtc="2026-09-26T19:13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7" w:author="Teo Azzollini" w:date="2026-09-26T15:13:00Z" w16du:dateUtc="2026-09-26T19:13:00Z"/>
                <w:i/>
                <w:iCs/>
              </w:rPr>
            </w:pPr>
            <w:ins w:id="28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29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30" w:author="Teo Azzollini" w:date="2026-09-26T15:13:00Z" w16du:dateUtc="2026-09-26T19:13:00Z"/>
              </w:rPr>
            </w:pPr>
            <w:ins w:id="31" w:author="Teo Azzollini" w:date="2026-09-26T15:13:00Z" w16du:dateUtc="2026-09-26T19:1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32" w:author="Teo Azzollini" w:date="2026-09-26T15:13:00Z" w16du:dateUtc="2026-09-26T19:13:00Z"/>
              </w:rPr>
            </w:pPr>
            <w:ins w:id="33" w:author="Teo Azzollini" w:date="2026-09-26T15:13:00Z" w16du:dateUtc="2026-09-26T19:13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4" w:author="Teo Azzollini" w:date="2026-09-26T15:13:00Z" w16du:dateUtc="2026-09-26T19:13:00Z"/>
                <w:i/>
                <w:iCs/>
              </w:rPr>
            </w:pPr>
            <w:ins w:id="35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6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7" w:author="Teo Azzollini" w:date="2026-09-26T15:13:00Z" w16du:dateUtc="2026-09-26T19:13:00Z"/>
              </w:rPr>
            </w:pPr>
            <w:ins w:id="38" w:author="Teo Azzollini" w:date="2026-09-26T15:13:00Z" w16du:dateUtc="2026-09-26T19:1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39" w:author="Teo Azzollini" w:date="2026-09-26T15:13:00Z" w16du:dateUtc="2026-09-26T19:13:00Z"/>
                <w:i/>
                <w:iCs/>
              </w:rPr>
            </w:pPr>
            <w:ins w:id="40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41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42" w:author="Teo Azzollini" w:date="2026-09-26T15:13:00Z" w16du:dateUtc="2026-09-26T19:13:00Z"/>
              </w:rPr>
            </w:pPr>
            <w:ins w:id="43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4" w:author="Teo Azzollini" w:date="2026-09-26T15:13:00Z" w16du:dateUtc="2026-09-26T19:13:00Z"/>
                <w:i/>
                <w:iCs/>
              </w:rPr>
            </w:pPr>
            <w:ins w:id="45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6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7" w:author="Teo Azzollini" w:date="2026-09-26T15:13:00Z" w16du:dateUtc="2026-09-26T19:13:00Z"/>
              </w:rPr>
            </w:pPr>
            <w:ins w:id="48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49" w:author="Teo Azzollini" w:date="2026-09-26T15:13:00Z" w16du:dateUtc="2026-09-26T19:13:00Z"/>
                <w:i/>
                <w:iCs/>
              </w:rPr>
            </w:pPr>
            <w:ins w:id="50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51" w:author="Teo Azzollini" w:date="2026-09-26T15:13:00Z" w16du:dateUtc="2026-09-26T19:13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52" w:author="Teo Azzollini" w:date="2026-09-26T15:13:00Z" w16du:dateUtc="2026-09-26T19:13:00Z"/>
              </w:rPr>
            </w:pPr>
            <w:ins w:id="53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4" w:author="Teo Azzollini" w:date="2026-09-26T15:13:00Z" w16du:dateUtc="2026-09-26T19:13:00Z"/>
                <w:lang w:val="en-US"/>
              </w:rPr>
            </w:pPr>
            <w:ins w:id="55" w:author="Teo Azzollini" w:date="2026-09-26T15:13:00Z" w16du:dateUtc="2026-09-26T19:13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6" w:author="Teo Azzollini" w:date="2026-09-26T15:13:00Z" w16du:dateUtc="2026-09-26T19:13:00Z"/>
                <w:lang w:val="en-US"/>
              </w:rPr>
            </w:pPr>
            <w:ins w:id="57" w:author="Teo Azzollini" w:date="2026-09-26T15:13:00Z" w16du:dateUtc="2026-09-26T19:13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8" w:author="Teo Azzollini" w:date="2026-09-26T15:13:00Z" w16du:dateUtc="2026-09-26T19:13:00Z"/>
                <w:i/>
                <w:iCs/>
              </w:rPr>
            </w:pPr>
            <w:ins w:id="59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60" w:author="Teo Azzollini" w:date="2026-09-26T15:13:00Z" w16du:dateUtc="2026-09-26T19:1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61" w:author="Teo Azzollini" w:date="2026-09-26T15:13:00Z" w16du:dateUtc="2026-09-26T19:13:00Z"/>
              </w:rPr>
            </w:pPr>
            <w:ins w:id="62" w:author="Teo Azzollini" w:date="2026-09-26T15:13:00Z" w16du:dateUtc="2026-09-26T19:13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3" w:author="Teo Azzollini" w:date="2026-09-26T15:13:00Z" w16du:dateUtc="2026-09-26T19:13:00Z"/>
              </w:rPr>
            </w:pPr>
            <w:ins w:id="64" w:author="Teo Azzollini" w:date="2026-09-26T15:13:00Z" w16du:dateUtc="2026-09-26T19:13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5" w:author="Teo Azzollini" w:date="2026-09-26T15:13:00Z" w16du:dateUtc="2026-09-26T19:13:00Z"/>
              </w:rPr>
            </w:pPr>
            <w:ins w:id="66" w:author="Teo Azzollini" w:date="2026-09-26T15:13:00Z" w16du:dateUtc="2026-09-26T19:13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7" w:author="Teo Azzollini" w:date="2026-09-26T15:13:00Z" w16du:dateUtc="2026-09-26T19:1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8" w:author="Teo Azzollini" w:date="2026-09-26T15:13:00Z" w16du:dateUtc="2026-09-26T19:13:00Z"/>
              </w:rPr>
            </w:pPr>
            <w:ins w:id="69" w:author="Teo Azzollini" w:date="2026-09-26T15:13:00Z" w16du:dateUtc="2026-09-26T19:13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70" w:author="Teo Azzollini" w:date="2026-09-26T15:13:00Z" w16du:dateUtc="2026-09-26T19:13:00Z"/>
              </w:rPr>
            </w:pPr>
            <w:ins w:id="71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72" w:author="Teo Azzollini" w:date="2026-09-26T15:13:00Z" w16du:dateUtc="2026-09-26T19:13:00Z"/>
                <w:i/>
                <w:iCs/>
              </w:rPr>
            </w:pPr>
            <w:ins w:id="73" w:author="Teo Azzollini" w:date="2026-09-26T15:13:00Z" w16du:dateUtc="2026-09-26T19:13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4" w:author="Teo Azzollini" w:date="2026-09-26T15:13:00Z" w16du:dateUtc="2026-09-26T19:13:00Z"/>
                <w:i/>
                <w:iCs/>
              </w:rPr>
            </w:pPr>
            <w:ins w:id="75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6" w:author="Teo Azzollini" w:date="2026-09-26T15:13:00Z" w16du:dateUtc="2026-09-26T19:1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7" w:author="Teo Azzollini" w:date="2026-09-26T15:13:00Z" w16du:dateUtc="2026-09-26T19:13:00Z"/>
              </w:rPr>
            </w:pPr>
            <w:ins w:id="78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79" w:author="Teo Azzollini" w:date="2026-09-26T15:13:00Z" w16du:dateUtc="2026-09-26T19:13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80" w:author="Teo Azzollini" w:date="2026-09-26T15:13:00Z" w16du:dateUtc="2026-09-26T19:13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81" w:author="Teo Azzollini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82" w:author="Teo Azzollini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3" w:author="Teo Azzollini" w:date="2026-09-26T15:13:00Z" w16du:dateUtc="2026-09-26T19:13:00Z"/>
              </w:rPr>
            </w:pPr>
            <w:ins w:id="84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5" w:author="Teo Azzollini" w:date="2026-09-26T15:13:00Z" w16du:dateUtc="2026-09-26T19:13:00Z"/>
                <w:i/>
                <w:iCs/>
              </w:rPr>
            </w:pPr>
            <w:ins w:id="86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7" w:author="Teo Azzollini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8" w:author="Teo Azzollini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89" w:author="Teo Azzollini" w:date="2026-09-26T15:13:00Z" w16du:dateUtc="2026-09-26T19:13:00Z"/>
              </w:rPr>
            </w:pPr>
            <w:ins w:id="90" w:author="Teo Azzollini" w:date="2026-09-26T15:13:00Z" w16du:dateUtc="2026-09-26T19:1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91" w:author="Teo Azzollini" w:date="2026-09-26T15:13:00Z" w16du:dateUtc="2026-09-26T19:13:00Z"/>
                <w:i/>
                <w:iCs/>
              </w:rPr>
            </w:pPr>
            <w:ins w:id="92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3" w:author="Teo Azzollini" w:date="2026-09-26T15:13:00Z" w16du:dateUtc="2026-09-26T19:13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4" w:author="Teo Azzollini" w:date="2026-09-26T15:13:00Z" w16du:dateUtc="2026-09-26T19:13:00Z"/>
              </w:rPr>
            </w:pPr>
            <w:ins w:id="95" w:author="Teo Azzollini" w:date="2026-09-26T15:13:00Z" w16du:dateUtc="2026-09-26T19:13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6" w:author="Teo Azzollini" w:date="2026-09-26T15:13:00Z" w16du:dateUtc="2026-09-26T19:13:00Z"/>
              </w:rPr>
            </w:pPr>
            <w:ins w:id="97" w:author="Teo Azzollini" w:date="2026-09-26T15:13:00Z" w16du:dateUtc="2026-09-26T19:13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8" w:author="Teo Azzollini" w:date="2026-09-26T15:13:00Z" w16du:dateUtc="2026-09-26T19:13:00Z"/>
              </w:rPr>
            </w:pPr>
            <w:ins w:id="99" w:author="Teo Azzollini" w:date="2026-09-26T15:13:00Z" w16du:dateUtc="2026-09-26T19:13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100" w:author="Teo Azzollini" w:date="2026-09-26T15:13:00Z" w16du:dateUtc="2026-09-26T19:13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101" w:author="Teo Azzollini" w:date="2026-09-26T15:13:00Z" w16du:dateUtc="2026-09-26T19:13:00Z"/>
              </w:rPr>
            </w:pPr>
            <w:ins w:id="102" w:author="Teo Azzollini" w:date="2026-09-26T15:13:00Z" w16du:dateUtc="2026-09-26T19:13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3" w:author="Teo Azzollini" w:date="2026-09-26T15:13:00Z" w16du:dateUtc="2026-09-26T19:13:00Z"/>
              </w:rPr>
            </w:pPr>
            <w:ins w:id="104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5" w:author="Teo Azzollini" w:date="2026-09-26T15:13:00Z" w16du:dateUtc="2026-09-26T19:13:00Z"/>
              </w:rPr>
            </w:pPr>
            <w:ins w:id="106" w:author="Teo Azzollini" w:date="2026-09-26T15:13:00Z" w16du:dateUtc="2026-09-26T19:13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7" w:author="Teo Azzollini" w:date="2026-09-26T15:13:00Z" w16du:dateUtc="2026-09-26T19:13:00Z"/>
                <w:i/>
                <w:iCs/>
              </w:rPr>
            </w:pPr>
            <w:ins w:id="108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09" w:author="Teo Azzollini" w:date="2026-09-26T15:13:00Z" w16du:dateUtc="2026-09-26T19:13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10" w:author="Teo Azzollini" w:date="2026-09-26T15:13:00Z" w16du:dateUtc="2026-09-26T19:13:00Z"/>
              </w:rPr>
            </w:pPr>
            <w:ins w:id="111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12" w:author="Teo Azzollini" w:date="2026-09-26T15:13:00Z" w16du:dateUtc="2026-09-26T19:13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3" w:author="Teo Azzollini" w:date="2026-09-26T15:13:00Z" w16du:dateUtc="2026-09-26T19:13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4" w:author="Teo Azzollini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5" w:author="Teo Azzollini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6" w:author="Teo Azzollini" w:date="2026-09-26T15:13:00Z" w16du:dateUtc="2026-09-26T19:13:00Z"/>
              </w:rPr>
            </w:pPr>
            <w:ins w:id="117" w:author="Teo Azzollini" w:date="2026-09-26T15:13:00Z" w16du:dateUtc="2026-09-26T19:13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8" w:author="Teo Azzollini" w:date="2026-09-26T15:13:00Z" w16du:dateUtc="2026-09-26T19:13:00Z"/>
                <w:i/>
                <w:iCs/>
              </w:rPr>
            </w:pPr>
            <w:ins w:id="119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20" w:author="Teo Azzollini" w:date="2026-09-26T15:13:00Z" w16du:dateUtc="2026-09-26T19:13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21" w:author="Teo Azzollini" w:date="2026-09-26T15:13:00Z" w16du:dateUtc="2026-09-26T19:13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22" w:author="Teo Azzollini" w:date="2026-09-26T15:13:00Z" w16du:dateUtc="2026-09-26T19:13:00Z"/>
              </w:rPr>
            </w:pPr>
            <w:ins w:id="123" w:author="Teo Azzollini" w:date="2026-09-26T15:13:00Z" w16du:dateUtc="2026-09-26T19:13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4" w:author="Teo Azzollini" w:date="2026-09-26T15:13:00Z" w16du:dateUtc="2026-09-26T19:13:00Z"/>
                <w:i/>
                <w:iCs/>
              </w:rPr>
            </w:pPr>
            <w:ins w:id="125" w:author="Teo Azzollini" w:date="2026-09-26T15:13:00Z" w16du:dateUtc="2026-09-26T19:13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23877043" w14:textId="793871E6" w:rsidR="00524AAA" w:rsidRDefault="00D11DBE">
      <w:pPr>
        <w:spacing w:line="276" w:lineRule="auto"/>
        <w:rPr>
          <w:del w:id="126" w:author="Teo Azzollini" w:date="2026-09-26T15:13:00Z" w16du:dateUtc="2026-09-26T19:13:00Z"/>
        </w:rPr>
      </w:pPr>
      <w:del w:id="127" w:author="Teo Azzollini" w:date="2026-09-26T15:13:00Z" w16du:dateUtc="2026-09-26T19:13:00Z">
        <w:r>
          <w:rPr>
            <w:rFonts w:eastAsia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128" w:author="Teo Azzollini" w:date="2026-09-26T15:13:00Z" w16du:dateUtc="2026-09-26T19:13:00Z"/>
        </w:rPr>
      </w:pPr>
      <w:del w:id="129" w:author="Teo Azzollini" w:date="2026-09-26T15:13:00Z" w16du:dateUtc="2026-09-26T19:13:00Z">
        <w:r>
          <w:rPr>
            <w:rFonts w:eastAsia="Arial" w:cs="Arial"/>
          </w:rPr>
          <w:delText>Second</w:delText>
        </w:r>
        <w:r w:rsidR="00C01C9B">
          <w:rPr>
            <w:rFonts w:eastAsia="Arial" w:cs="Arial"/>
          </w:rPr>
          <w:delText xml:space="preserve"> </w:delText>
        </w:r>
        <w:r>
          <w:rPr>
            <w:rFonts w:eastAsia="Arial" w:cs="Arial"/>
          </w:rPr>
          <w:delText>paragraph</w:delText>
        </w:r>
      </w:del>
    </w:p>
    <w:p w14:paraId="1D335E11" w14:textId="7D1EC17D" w:rsidR="00524AAA" w:rsidRDefault="00D11DBE">
      <w:pPr>
        <w:pPrChange w:id="130" w:author="Teo Azzollini" w:date="2026-09-26T15:13:00Z" w16du:dateUtc="2026-09-26T19:13:00Z">
          <w:pPr>
            <w:spacing w:after="120" w:line="264" w:lineRule="auto"/>
          </w:pPr>
        </w:pPrChange>
      </w:pPr>
      <w:del w:id="131" w:author="Teo Azzollini" w:date="2026-09-26T15:13:00Z" w16du:dateUtc="2026-09-26T19:13:00Z">
        <w:r>
          <w:rPr>
            <w:rFonts w:eastAsia="Arial" w:cs="Arial"/>
            <w:b/>
            <w:sz w:val="23"/>
          </w:rPr>
          <w:delText>Third paragraph</w:delText>
        </w:r>
      </w:del>
    </w:p>
    <w:sectPr w:rsidR="00524AAA">
      <w:pgSz w:w="12240" w:h="15840"/>
      <w:pgMar w:top="1440" w:right="1440" w:bottom="1440" w:left="1440" w:header="720" w:footer="720" w:gutter="0"/>
      <w:cols w:space="720"/>
      <w:docGrid w:linePitch="360"/>
      <w:sectPrChange w:id="132" w:author="Teo Azzollini" w:date="2026-09-26T15:13:00Z" w16du:dateUtc="2026-09-26T19:13:00Z">
        <w:sectPr w:rsidR="00524AAA">
          <w:pgSz w:w="11906" w:h="16838"/>
          <w:pgMar w:top="1134" w:right="907" w:bottom="1134" w:left="907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84A13"/>
    <w:rsid w:val="001F5533"/>
    <w:rsid w:val="003D268B"/>
    <w:rsid w:val="00435D55"/>
    <w:rsid w:val="004D63CE"/>
    <w:rsid w:val="00524AAA"/>
    <w:rsid w:val="006C7D23"/>
    <w:rsid w:val="00701A51"/>
    <w:rsid w:val="00792C28"/>
    <w:rsid w:val="0088488D"/>
    <w:rsid w:val="008867E1"/>
    <w:rsid w:val="00913A55"/>
    <w:rsid w:val="00A572E1"/>
    <w:rsid w:val="00AF4127"/>
    <w:rsid w:val="00B31F1B"/>
    <w:rsid w:val="00C01C9B"/>
    <w:rsid w:val="00D11DBE"/>
    <w:rsid w:val="00EA746E"/>
    <w:rsid w:val="00F869E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before="0" w:after="160" w:line="259" w:lineRule="auto"/>
      <w:pPrChange w:id="0" w:author="Teo Azzollini" w:date="2026-09-26T15:13:00Z">
        <w:pPr>
          <w:spacing w:before="240" w:after="240" w:line="288" w:lineRule="auto"/>
        </w:pPr>
      </w:pPrChange>
    </w:pPr>
    <w:rPr>
      <w:rFonts w:ascii="Arial" w:eastAsiaTheme="minorEastAsia" w:hAnsi="Arial" w:cstheme="minorBidi"/>
      <w:color w:val="auto"/>
      <w:sz w:val="20"/>
      <w:szCs w:val="22"/>
      <w:rPrChange w:id="0" w:author="Teo Azzollini" w:date="2026-09-26T15:13:00Z">
        <w:rPr>
          <w:color w:val="000000"/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9-26T15:13:00Z">
        <w:pPr>
          <w:spacing w:before="161" w:after="161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9-26T15:13:00Z">
        <w:pPr>
          <w:spacing w:before="199" w:after="199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9-26T15:13:00Z">
        <w:pPr>
          <w:spacing w:after="16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9-26T15:13:00Z">
        <w:pPr>
          <w:spacing w:before="319" w:after="319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9-26T15:13:00Z">
        <w:pPr>
          <w:spacing w:before="401" w:after="401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9-26T15:13:00Z">
        <w:pPr>
          <w:spacing w:before="559" w:after="559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9-26T15:13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9-26T15:13:00Z">
        <w:rPr>
          <w:rFonts w:ascii="Arial" w:eastAsiaTheme="majorEastAsia" w:hAnsi="Arial" w:cstheme="majorBidi"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9-26T15:13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9-26T15:13:00Z">
        <w:rPr>
          <w:rFonts w:ascii="Arial" w:eastAsiaTheme="majorEastAsia" w:hAnsi="Arial" w:cstheme="majorBidi"/>
          <w:i/>
          <w:iCs/>
          <w:color w:val="272727" w:themeColor="text1" w:themeTint="D8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9-26T15:13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9-26T15:13:00Z">
        <w:rPr>
          <w:rFonts w:ascii="Arial" w:eastAsiaTheme="majorEastAsia" w:hAnsi="Arial" w:cstheme="majorBidi"/>
          <w:color w:val="272727" w:themeColor="text1" w:themeTint="D8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0" w:author="Teo Azzollini" w:date="2026-09-26T15:13:00Z">
        <w:pPr>
          <w:pBdr>
            <w:left w:val="single" w:sz="30" w:space="18" w:color="CCCCCC"/>
          </w:pBdr>
          <w:spacing w:after="160" w:line="259" w:lineRule="auto"/>
          <w:ind w:left="600" w:right="600"/>
        </w:pPr>
      </w:pPrChange>
    </w:pPr>
    <w:rPr>
      <w:i/>
      <w:iCs/>
      <w:color w:val="404040" w:themeColor="text1" w:themeTint="BF"/>
      <w:rPrChange w:id="10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13"/>
    <w:rPr>
      <w:rFonts w:ascii="Arial" w:eastAsiaTheme="majorEastAsia" w:hAnsi="Arial" w:cstheme="majorBidi"/>
      <w:color w:val="595959" w:themeColor="text1" w:themeTint="A6"/>
      <w:sz w:val="2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13"/>
    <w:rPr>
      <w:rFonts w:ascii="Arial" w:eastAsiaTheme="majorEastAsia" w:hAnsi="Arial" w:cstheme="majorBidi"/>
      <w:i/>
      <w:iCs/>
      <w:color w:val="272727" w:themeColor="text1" w:themeTint="D8"/>
      <w:sz w:val="2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13"/>
    <w:rPr>
      <w:rFonts w:ascii="Arial" w:eastAsiaTheme="majorEastAsia" w:hAnsi="Arial" w:cstheme="majorBidi"/>
      <w:color w:val="272727" w:themeColor="text1" w:themeTint="D8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84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13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13"/>
    <w:rPr>
      <w:rFonts w:ascii="Arial" w:eastAsiaTheme="majorEastAsia" w:hAnsi="Arial" w:cstheme="majorBidi"/>
      <w:i/>
      <w:iCs/>
      <w:color w:val="0F4761" w:themeColor="accent1" w:themeShade="BF"/>
      <w:sz w:val="2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13"/>
    <w:rPr>
      <w:rFonts w:ascii="Arial" w:eastAsiaTheme="majorEastAsia" w:hAnsi="Arial" w:cstheme="majorBidi"/>
      <w:color w:val="0F4761" w:themeColor="accent1" w:themeShade="BF"/>
      <w:sz w:val="2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13"/>
    <w:rPr>
      <w:rFonts w:ascii="Arial" w:eastAsiaTheme="majorEastAsia" w:hAnsi="Arial" w:cstheme="majorBidi"/>
      <w:i/>
      <w:iCs/>
      <w:color w:val="595959" w:themeColor="text1" w:themeTint="A6"/>
      <w:sz w:val="2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1" w:author="Teo Azzollini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Teo Azzollini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84A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2" w:author="Teo Azzollini" w:date="2026-09-26T15:13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2" w:author="Teo Azzollini" w:date="2026-09-26T15:13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84A13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084A13"/>
    <w:rPr>
      <w:rFonts w:ascii="Arial" w:eastAsiaTheme="minorEastAsia" w:hAnsi="Arial" w:cstheme="minorBidi"/>
      <w:i/>
      <w:iCs/>
      <w:color w:val="404040" w:themeColor="text1" w:themeTint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  <w:pPrChange w:id="13" w:author="Teo Azzollini" w:date="2026-09-26T15:13:00Z">
        <w:pPr>
          <w:spacing w:after="160" w:line="259" w:lineRule="auto"/>
          <w:ind w:left="720"/>
          <w:contextualSpacing/>
        </w:pPr>
      </w:pPrChange>
    </w:pPr>
    <w:rPr>
      <w:rPrChange w:id="13" w:author="Teo Azzollini" w:date="2026-09-26T15:13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084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Teo Azzollini" w:date="2026-09-26T15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Teo Azzollini" w:date="2026-09-26T15:13:00Z">
        <w:rPr>
          <w:rFonts w:ascii="Arial" w:eastAsiaTheme="minorEastAsia" w:hAnsi="Arial" w:cstheme="minorBidi"/>
          <w:i/>
          <w:iCs/>
          <w:color w:val="0F4761" w:themeColor="accent1" w:themeShade="BF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13"/>
    <w:rPr>
      <w:rFonts w:ascii="Arial" w:eastAsiaTheme="minorEastAsia" w:hAnsi="Arial" w:cstheme="minorBidi"/>
      <w:i/>
      <w:iCs/>
      <w:color w:val="0F4761" w:themeColor="accent1" w:themeShade="BF"/>
      <w:sz w:val="20"/>
      <w:szCs w:val="22"/>
    </w:rPr>
  </w:style>
  <w:style w:type="character" w:styleId="IntenseReference">
    <w:name w:val="Intense Reference"/>
    <w:basedOn w:val="DefaultParagraphFont"/>
    <w:uiPriority w:val="32"/>
    <w:qFormat/>
    <w:rsid w:val="00084A13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5" w:author="Teo Azzollini" w:date="2026-09-26T15:13:00Z">
        <w:pPr>
          <w:spacing w:after="60"/>
        </w:pPr>
      </w:pPrChange>
    </w:pPr>
    <w:rPr>
      <w:sz w:val="18"/>
      <w:rPrChange w:id="15" w:author="Teo Azzollini" w:date="2026-09-26T15:13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16" w:author="Teo Azzollini" w:date="2026-09-26T15:13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6" w:author="Teo Azzollini" w:date="2026-09-26T15:13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084A13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084A13"/>
    <w:rPr>
      <w:b/>
    </w:rPr>
  </w:style>
  <w:style w:type="paragraph" w:customStyle="1" w:styleId="TableNote">
    <w:name w:val="Table Note"/>
    <w:basedOn w:val="TableBody"/>
    <w:qFormat/>
    <w:rsid w:val="00084A13"/>
    <w:rPr>
      <w:i/>
    </w:rPr>
  </w:style>
  <w:style w:type="character" w:customStyle="1" w:styleId="TableBodyChar">
    <w:name w:val="Table Body Char"/>
    <w:basedOn w:val="DefaultParagraphFont"/>
    <w:link w:val="TableBody"/>
    <w:rsid w:val="00084A13"/>
    <w:rPr>
      <w:rFonts w:ascii="Arial" w:eastAsiaTheme="minorEastAsia" w:hAnsi="Arial" w:cstheme="minorBidi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2026-09-26T19:13:00Z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