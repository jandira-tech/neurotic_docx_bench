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327054" w14:textId="77777777" w:rsidR="00787F58" w:rsidRDefault="00787F58">
      <w:r>
        <w:t>file_</w:t>
      </w:r>
      <w:ins w:id="0" w:author="Arthur Souza Rodrigues" w:date="2026-09-26T14:53:00Z" w16du:dateUtc="2026-09-26T18:53:00Z">
        <w:r w:rsidR="00E76EE3">
          <w:t>119</w:t>
        </w:r>
      </w:ins>
      <w:del w:id="1" w:author="Arthur Souza Rodrigues" w:date="2026-09-26T14:53:00Z" w16du:dateUtc="2026-09-26T18:53:00Z">
        <w:r>
          <w:delText>118</w:delText>
        </w:r>
      </w:del>
      <w:r>
        <w:t>.docx</w:t>
      </w:r>
    </w:p>
    <w:p w14:paraId="290BCFA7" w14:textId="5E3C584D" w:rsidR="00615465" w:rsidRDefault="00BD4A39">
      <w:pPr>
        <w:rPr>
          <w:ins w:id="2" w:author="Arthur Souza Rodrigues" w:date="2026-09-26T14:53:00Z" w16du:dateUtc="2026-09-26T18:53:00Z"/>
        </w:rPr>
      </w:pPr>
      <w:ins w:id="3" w:author="Arthur Souza Rodrigues" w:date="2026-09-26T14:53:00Z" w16du:dateUtc="2026-09-26T18:53:00Z">
        <w:r>
          <w:t>Increase Indent Demo</w:t>
        </w:r>
      </w:ins>
    </w:p>
    <w:p w14:paraId="4529F77C" w14:textId="77777777" w:rsidR="00615465" w:rsidRDefault="00BD4A39">
      <w:pPr>
        <w:ind w:left="720"/>
        <w:rPr>
          <w:ins w:id="4" w:author="Arthur Souza Rodrigues" w:date="2026-09-26T14:53:00Z" w16du:dateUtc="2026-09-26T18:53:00Z"/>
        </w:rPr>
      </w:pPr>
      <w:ins w:id="5" w:author="Arthur Souza Rodrigues" w:date="2026-09-26T14:53:00Z" w16du:dateUtc="2026-09-26T18:53:00Z">
        <w:r>
          <w:t>This text will be indented.</w:t>
        </w:r>
      </w:ins>
    </w:p>
    <w:p w14:paraId="76082443" w14:textId="77777777" w:rsidR="00615465" w:rsidRDefault="00BD4A39">
      <w:pPr>
        <w:ind w:left="720"/>
        <w:rPr>
          <w:ins w:id="6" w:author="Arthur Souza Rodrigues" w:date="2026-09-26T14:53:00Z" w16du:dateUtc="2026-09-26T18:53:00Z"/>
        </w:rPr>
      </w:pPr>
      <w:ins w:id="7" w:author="Arthur Souza Rodrigues" w:date="2026-09-26T14:53:00Z" w16du:dateUtc="2026-09-26T18:53:00Z">
        <w:r>
          <w:t>This line is indented once.</w:t>
        </w:r>
      </w:ins>
    </w:p>
    <w:p w14:paraId="67505AA1" w14:textId="269AC2DD" w:rsidR="009A0EEC" w:rsidRDefault="00BD4A39">
      <w:pPr>
        <w:rPr>
          <w:del w:id="8" w:author="Arthur Souza Rodrigues" w:date="2026-09-26T14:53:00Z" w16du:dateUtc="2026-09-26T18:53:00Z"/>
        </w:rPr>
      </w:pPr>
      <w:ins w:id="9" w:author="Arthur Souza Rodrigues" w:date="2026-09-26T14:53:00Z" w16du:dateUtc="2026-09-26T18:53:00Z">
        <w:r>
          <w:t>This line is indented more.</w:t>
        </w:r>
      </w:ins>
      <w:del w:id="10" w:author="Arthur Souza Rodrigues" w:date="2026-09-26T14:53:00Z" w16du:dateUtc="2026-09-26T18:53:00Z">
        <w:r>
          <w:delText>Book Catalog</w:delText>
        </w:r>
      </w:del>
    </w:p>
    <w:p w14:paraId="10B1B9D1" w14:textId="77777777" w:rsidR="009A0EEC" w:rsidRDefault="00BD4A39">
      <w:pPr>
        <w:ind w:left="1440"/>
        <w:pPrChange w:id="11" w:author="Arthur Souza Rodrigues" w:date="2026-09-26T14:53:00Z" w16du:dateUtc="2026-09-26T18:53:00Z">
          <w:pPr/>
        </w:pPrChange>
      </w:pPr>
      <w:del w:id="12" w:author="Arthur Souza Rodrigues" w:date="2026-09-26T14:53:00Z" w16du:dateUtc="2026-09-26T18:53:00Z">
        <w:r>
          <w:delText>Title</w:delText>
        </w:r>
        <w:r>
          <w:tab/>
          <w:delText>Author</w:delText>
        </w:r>
        <w:r>
          <w:tab/>
          <w:delText>Genre</w:delText>
        </w:r>
        <w:r>
          <w:tab/>
          <w:delText>The Gre</w:delText>
        </w:r>
        <w:r>
          <w:rPr>
            <w:i/>
            <w:iCs/>
          </w:rPr>
          <w:delText>at Gats</w:delText>
        </w:r>
        <w:r>
          <w:delText>by</w:delText>
        </w:r>
        <w:r>
          <w:tab/>
          <w:delText>F. Sc</w:delText>
        </w:r>
        <w:r>
          <w:rPr>
            <w:i/>
            <w:iCs/>
          </w:rPr>
          <w:delText>ott Fitzgerald</w:delText>
        </w:r>
        <w:r>
          <w:tab/>
        </w:r>
        <w:r>
          <w:rPr>
            <w:i/>
            <w:iCs/>
          </w:rPr>
          <w:delText>Fiction</w:delText>
        </w:r>
        <w:r>
          <w:tab/>
        </w:r>
        <w:r>
          <w:rPr>
            <w:i/>
            <w:iCs/>
          </w:rPr>
          <w:delText>1984</w:delText>
        </w:r>
        <w:r>
          <w:tab/>
          <w:delText>George Orwell</w:delText>
        </w:r>
        <w:r>
          <w:tab/>
          <w:delText>Dystopian</w:delText>
        </w:r>
        <w:r>
          <w:tab/>
          <w:delText>Sap</w:delText>
        </w:r>
        <w:r>
          <w:rPr>
            <w:i/>
            <w:iCs/>
          </w:rPr>
          <w:delText>i</w:delText>
        </w:r>
        <w:r>
          <w:delText>ens</w:delText>
        </w:r>
        <w:r>
          <w:tab/>
          <w:delText>Yuval Noah Harari</w:delText>
        </w:r>
        <w:r>
          <w:tab/>
          <w:delText>Non-fiction</w:delText>
        </w:r>
      </w:del>
    </w:p>
    <w:sectPr w:rsidR="009A0EE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0EEC"/>
    <w:rsid w:val="002F5B90"/>
    <w:rsid w:val="00615465"/>
    <w:rsid w:val="00787F58"/>
    <w:rsid w:val="00955DD7"/>
    <w:rsid w:val="009A0EEC"/>
    <w:rsid w:val="00D53FE7"/>
    <w:rsid w:val="00E76EE3"/>
    <w:rsid w:val="00F6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F39B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2026-09-26T18:53:00Z</dcterms:modified>
</cp:coreProperties>
</file>