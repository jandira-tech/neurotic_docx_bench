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603358" w14:textId="77777777" w:rsidR="000B09CD" w:rsidRDefault="008036BE">
      <w:r>
        <w:t xml:space="preserve">Employee </w:t>
      </w:r>
      <w:ins w:id="0" w:author="Author" w:date="2026-06-29T10:58:00Z" w16du:dateUtc="2026-06-29T14:58:00Z">
        <w:r>
          <w:t>Review - John Smith</w:t>
        </w:r>
      </w:ins>
      <w:del w:id="1" w:author="Author" w:date="2026-06-29T10:58:00Z" w16du:dateUtc="2026-06-29T14:58:00Z">
        <w:r>
          <w:delText>Directory</w:delText>
        </w:r>
      </w:del>
    </w:p>
    <w:p w14:paraId="501F4604" w14:textId="77777777" w:rsidR="00D06FFB" w:rsidRDefault="008036BE">
      <w:pPr>
        <w:rPr>
          <w:ins w:id="2" w:author="Author" w:date="2026-06-29T10:58:00Z" w16du:dateUtc="2026-06-29T14:58:00Z"/>
        </w:rPr>
      </w:pPr>
      <w:ins w:id="3" w:author="Author" w:date="2026-06-29T10:58:00Z" w16du:dateUtc="2026-06-29T14:58:00Z">
        <w:r>
          <w:t>Department: Engineering</w:t>
        </w:r>
      </w:ins>
    </w:p>
    <w:p w14:paraId="5ACDE3EA" w14:textId="77777777" w:rsidR="00D06FFB" w:rsidRDefault="008036BE">
      <w:pPr>
        <w:rPr>
          <w:ins w:id="4" w:author="Author" w:date="2026-06-29T10:58:00Z" w16du:dateUtc="2026-06-29T14:58:00Z"/>
        </w:rPr>
      </w:pPr>
      <w:ins w:id="5" w:author="Author" w:date="2026-06-29T10:58:00Z" w16du:dateUtc="2026-06-29T14:58:00Z">
        <w:r>
          <w:t>Performance Rating: 4/5</w:t>
        </w:r>
      </w:ins>
      <w:ins w:id="6" w:author="Online User" w:date="2026-05-14T18:19:00Z">
        <w:r>
          <w:t xml:space="preserve"> and leadership</w:t>
        </w:r>
      </w:ins>
    </w:p>
    <w:p w14:paraId="27AD6765" w14:textId="77777777" w:rsidR="00D06FFB" w:rsidRDefault="008036BE">
      <w:pPr>
        <w:rPr>
          <w:ins w:id="7" w:author="Author" w:date="2026-06-29T10:58:00Z" w16du:dateUtc="2026-06-29T14:58:00Z"/>
        </w:rPr>
      </w:pPr>
      <w:ins w:id="8" w:author="Author" w:date="2026-06-29T10:58:00Z" w16du:dateUtc="2026-06-29T14:58:00Z">
        <w:r>
          <w:t>Strengths: Problem solving, teamwork</w:t>
        </w:r>
      </w:ins>
    </w:p>
    <w:p w14:paraId="426449EF" w14:textId="77777777" w:rsidR="00D06FFB" w:rsidRDefault="008036BE">
      <w:pPr>
        <w:rPr>
          <w:ins w:id="9" w:author="Author" w:date="2026-06-29T10:58:00Z" w16du:dateUtc="2026-06-29T14:58:00Z"/>
        </w:rPr>
      </w:pPr>
      <w:ins w:id="10" w:author="Author" w:date="2026-06-29T10:58:00Z" w16du:dateUtc="2026-06-29T14:58:00Z">
        <w:r>
          <w:t>Areas for Improvement: Communication</w:t>
        </w:r>
      </w:ins>
    </w:p>
    <w:p w14:paraId="3F9E5BAF" w14:textId="77777777" w:rsidR="000B09CD" w:rsidRDefault="008036BE">
      <w:pPr>
        <w:rPr>
          <w:del w:id="11" w:author="Author" w:date="2026-06-29T10:58:00Z" w16du:dateUtc="2026-06-29T14:58:00Z"/>
        </w:rPr>
      </w:pPr>
      <w:ins w:id="12" w:author="Author" w:date="2026-06-29T10:58:00Z" w16du:dateUtc="2026-06-29T14:58:00Z">
        <w:r>
          <w:t>Recommendation: Promote to Senior Engineer</w:t>
        </w:r>
      </w:ins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09CD" w14:paraId="29685483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3" w:author="Author" w:date="2026-06-29T10:58:00Z" w16du:dateUtc="2026-06-29T14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2291" w14:textId="77777777" w:rsidR="000B09CD" w:rsidRDefault="008036BE">
            <w:pPr>
              <w:rPr>
                <w:del w:id="14" w:author="Author" w:date="2026-06-29T10:58:00Z" w16du:dateUtc="2026-06-29T14:58:00Z"/>
              </w:rPr>
            </w:pPr>
            <w:del w:id="15" w:author="Author" w:date="2026-06-29T10:58:00Z" w16du:dateUtc="2026-06-29T14:58:00Z">
              <w:r>
                <w:delText>Name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AE4EE" w14:textId="77777777" w:rsidR="000B09CD" w:rsidRDefault="008036BE">
            <w:pPr>
              <w:rPr>
                <w:del w:id="16" w:author="Author" w:date="2026-06-29T10:58:00Z" w16du:dateUtc="2026-06-29T14:58:00Z"/>
              </w:rPr>
            </w:pPr>
            <w:del w:id="17" w:author="Author" w:date="2026-06-29T10:58:00Z" w16du:dateUtc="2026-06-29T14:58:00Z">
              <w:r>
                <w:delText>Department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202D" w14:textId="77777777" w:rsidR="000B09CD" w:rsidRDefault="008036BE">
            <w:pPr>
              <w:rPr>
                <w:del w:id="18" w:author="Author" w:date="2026-06-29T10:58:00Z" w16du:dateUtc="2026-06-29T14:58:00Z"/>
              </w:rPr>
            </w:pPr>
            <w:del w:id="19" w:author="Author" w:date="2026-06-29T10:58:00Z" w16du:dateUtc="2026-06-29T14:58:00Z">
              <w:r>
                <w:delText>Role</w:delText>
              </w:r>
            </w:del>
          </w:p>
        </w:tc>
      </w:tr>
      <w:tr w:rsidR="000B09CD" w14:paraId="44837F5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0" w:author="Author" w:date="2026-06-29T10:58:00Z" w16du:dateUtc="2026-06-29T14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EEA3A" w14:textId="77777777" w:rsidR="000B09CD" w:rsidRDefault="008036BE">
            <w:pPr>
              <w:rPr>
                <w:del w:id="21" w:author="Author" w:date="2026-06-29T10:58:00Z" w16du:dateUtc="2026-06-29T14:58:00Z"/>
              </w:rPr>
            </w:pPr>
            <w:del w:id="22" w:author="Author" w:date="2026-06-29T10:58:00Z" w16du:dateUtc="2026-06-29T14:58:00Z">
              <w:r>
                <w:delText>Alice Johnson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753B" w14:textId="77777777" w:rsidR="000B09CD" w:rsidRDefault="008036BE">
            <w:pPr>
              <w:rPr>
                <w:del w:id="23" w:author="Author" w:date="2026-06-29T10:58:00Z" w16du:dateUtc="2026-06-29T14:58:00Z"/>
              </w:rPr>
            </w:pPr>
            <w:del w:id="24" w:author="Author" w:date="2026-06-29T10:58:00Z" w16du:dateUtc="2026-06-29T14:58:00Z">
              <w:r>
                <w:delText>Engineering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A412E" w14:textId="77777777" w:rsidR="000B09CD" w:rsidRDefault="008036BE">
            <w:pPr>
              <w:rPr>
                <w:del w:id="25" w:author="Author" w:date="2026-06-29T10:58:00Z" w16du:dateUtc="2026-06-29T14:58:00Z"/>
              </w:rPr>
            </w:pPr>
            <w:del w:id="26" w:author="Author" w:date="2026-06-29T10:58:00Z" w16du:dateUtc="2026-06-29T14:58:00Z">
              <w:r>
                <w:delText>Senior Dev</w:delText>
              </w:r>
            </w:del>
          </w:p>
        </w:tc>
      </w:tr>
      <w:tr w:rsidR="000B09CD" w14:paraId="3D263A65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7" w:author="Author" w:date="2026-06-29T10:58:00Z" w16du:dateUtc="2026-06-29T14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A0428" w14:textId="77777777" w:rsidR="000B09CD" w:rsidRDefault="008036BE">
            <w:pPr>
              <w:rPr>
                <w:del w:id="28" w:author="Author" w:date="2026-06-29T10:58:00Z" w16du:dateUtc="2026-06-29T14:58:00Z"/>
              </w:rPr>
            </w:pPr>
            <w:del w:id="29" w:author="Author" w:date="2026-06-29T10:58:00Z" w16du:dateUtc="2026-06-29T14:58:00Z">
              <w:r>
                <w:delText>Bob Smith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E1F31" w14:textId="77777777" w:rsidR="000B09CD" w:rsidRDefault="008036BE">
            <w:pPr>
              <w:rPr>
                <w:del w:id="30" w:author="Author" w:date="2026-06-29T10:58:00Z" w16du:dateUtc="2026-06-29T14:58:00Z"/>
              </w:rPr>
            </w:pPr>
            <w:del w:id="31" w:author="Author" w:date="2026-06-29T10:58:00Z" w16du:dateUtc="2026-06-29T14:58:00Z">
              <w:r>
                <w:delText>Marketing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F582A" w14:textId="77777777" w:rsidR="000B09CD" w:rsidRDefault="008036BE">
            <w:pPr>
              <w:rPr>
                <w:del w:id="32" w:author="Author" w:date="2026-06-29T10:58:00Z" w16du:dateUtc="2026-06-29T14:58:00Z"/>
              </w:rPr>
            </w:pPr>
            <w:del w:id="33" w:author="Author" w:date="2026-06-29T10:58:00Z" w16du:dateUtc="2026-06-29T14:58:00Z">
              <w:r>
                <w:delText>Manager</w:delText>
              </w:r>
            </w:del>
          </w:p>
        </w:tc>
      </w:tr>
    </w:tbl>
    <w:p w14:paraId="7E9B072F" w14:textId="77777777" w:rsidR="000B09CD" w:rsidRDefault="000B09CD">
      <w:pPr>
        <w:jc w:val="center"/>
        <w:pPrChange w:id="34" w:author="Author" w:date="2026-06-29T10:58:00Z" w16du:dateUtc="2026-06-29T14:58:00Z">
          <w:pPr/>
        </w:pPrChange>
      </w:pPr>
    </w:p>
    <w:sectPr w:rsidR="000B09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9CD"/>
    <w:rsid w:val="000B09CD"/>
    <w:rsid w:val="00276DB7"/>
    <w:rsid w:val="008036BE"/>
    <w:rsid w:val="00AA59CC"/>
    <w:rsid w:val="00D0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1B0D6"/>
  <w15:docId w15:val="{0DBB2281-6FCB-9447-8D23-D996710C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2026-06-29T14:58:00Z</dcterms:modified>
</cp:coreProperties>
</file>