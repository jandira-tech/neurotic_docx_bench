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77122" w14:textId="77777777" w:rsidR="004B2DB8" w:rsidRDefault="002B4861">
      <w:r>
        <w:rPr>
          <w:rPrChange w:id="0" w:author="Author" w:date="2026-06-29T11:24:00Z" w16du:dateUtc="2026-06-29T15:24:00Z">
            <w:rPr>
              <w:vertAlign w:val="superscript"/>
            </w:rPr>
          </w:rPrChange>
        </w:rPr>
        <w:t>Superscript Demo</w:t>
      </w:r>
    </w:p>
    <w:p w14:paraId="10AC269B" w14:textId="77777777" w:rsidR="004B2DB8" w:rsidRDefault="002B4861">
      <w:pPr>
        <w:rPr>
          <w:del w:id="1" w:author="Author" w:date="2026-06-29T11:24:00Z" w16du:dateUtc="2026-06-29T15:24:00Z"/>
        </w:rPr>
      </w:pPr>
      <w:r>
        <w:rPr>
          <w:rPrChange w:id="2" w:author="Author" w:date="2026-06-29T11:24:00Z" w16du:dateUtc="2026-06-29T15:24:00Z">
            <w:rPr>
              <w:vertAlign w:val="superscript"/>
            </w:rPr>
          </w:rPrChange>
        </w:rPr>
        <w:t>Demonstrating superscript</w:t>
      </w:r>
      <w:ins w:id="3" w:author="Author" w:date="2026-06-29T11:24:00Z" w16du:dateUtc="2026-06-29T15:24:00Z">
        <w:r>
          <w:t xml:space="preserve">: </w:t>
        </w:r>
      </w:ins>
      <w:del w:id="4" w:author="Author" w:date="2026-06-29T11:24:00Z" w16du:dateUtc="2026-06-29T15:24:00Z">
        <w:r>
          <w:rPr>
            <w:vertAlign w:val="superscript"/>
          </w:rPr>
          <w:delText xml:space="preserve"> formatting.</w:delText>
        </w:r>
      </w:del>
    </w:p>
    <w:p w14:paraId="3751C886" w14:textId="77777777" w:rsidR="004B2DB8" w:rsidRDefault="002B4861">
      <w:r>
        <w:rPr>
          <w:rPrChange w:id="5" w:author="Author" w:date="2026-06-29T11:24:00Z" w16du:dateUtc="2026-06-29T15:24:00Z">
            <w:rPr>
              <w:vertAlign w:val="superscript"/>
            </w:rPr>
          </w:rPrChange>
        </w:rPr>
        <w:t xml:space="preserve">E=mc2 and </w:t>
      </w:r>
      <w:ins w:id="6" w:author="Author" w:date="2026-06-29T11:24:00Z" w16du:dateUtc="2026-06-29T15:24:00Z">
        <w:r>
          <w:t>H2O</w:t>
        </w:r>
      </w:ins>
      <w:del w:id="7" w:author="Author" w:date="2026-06-29T11:24:00Z" w16du:dateUtc="2026-06-29T15:24:00Z">
        <w:r>
          <w:rPr>
            <w:vertAlign w:val="superscript"/>
          </w:rPr>
          <w:delText>x3 are common superscript examples.</w:delText>
        </w:r>
      </w:del>
    </w:p>
    <w:sectPr w:rsidR="004B2D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DB8"/>
    <w:rsid w:val="002B4861"/>
    <w:rsid w:val="003D7060"/>
    <w:rsid w:val="004B2DB8"/>
    <w:rsid w:val="007F6CB4"/>
    <w:rsid w:val="00C8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7D86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2026-06-29T15:24:00Z</dcterms:modified>
</cp:coreProperties>
</file>