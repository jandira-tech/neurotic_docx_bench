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BFD1F1" w14:textId="77777777" w:rsidR="005027C0" w:rsidRDefault="005027C0">
      <w:r>
        <w:t>file_161.docx</w:t>
      </w:r>
    </w:p>
    <w:p w14:paraId="3BBE7E16" w14:textId="23C1D2C7" w:rsidR="003462F6" w:rsidRDefault="000B6E47">
      <w:r>
        <w:t>Training Materials - Onboarding Program</w:t>
      </w:r>
    </w:p>
    <w:p w14:paraId="15F7EC5C" w14:textId="77777777" w:rsidR="003462F6" w:rsidRDefault="000B6E47">
      <w:r>
        <w:t>Duration: 2 we</w:t>
      </w:r>
      <w:ins w:id="0" w:author="Online User" w:date="2026-05-14T18:19:00Z">
        <w:r>
          <w:t xml:space="preserve"> (3 </w:t>
        </w:r>
        <w:proofErr w:type="gramStart"/>
        <w:r>
          <w:t>weeks)</w:t>
        </w:r>
      </w:ins>
      <w:proofErr w:type="spellStart"/>
      <w:r>
        <w:t>eks</w:t>
      </w:r>
      <w:proofErr w:type="spellEnd"/>
      <w:proofErr w:type="gramEnd"/>
    </w:p>
    <w:p w14:paraId="63333B25" w14:textId="77777777" w:rsidR="003462F6" w:rsidRDefault="000B6E47">
      <w:r>
        <w:t>Module 1: Company Overview</w:t>
      </w:r>
    </w:p>
    <w:p w14:paraId="3F70DD59" w14:textId="77777777" w:rsidR="003462F6" w:rsidRDefault="000B6E47">
      <w:r>
        <w:t>Module 2: Product Training</w:t>
      </w:r>
    </w:p>
    <w:p w14:paraId="67E8702D" w14:textId="77777777" w:rsidR="003462F6" w:rsidRDefault="000B6E47">
      <w:r>
        <w:t>Module 3: Tools and Systems</w:t>
      </w:r>
    </w:p>
    <w:p w14:paraId="5B246E2D" w14:textId="77777777" w:rsidR="003462F6" w:rsidRDefault="000B6E47">
      <w:r>
        <w:t>Module 4: Policies and Procedures</w:t>
      </w:r>
    </w:p>
    <w:p w14:paraId="1FA3898B" w14:textId="77777777" w:rsidR="003462F6" w:rsidRDefault="000B6E47">
      <w:r>
        <w:t>Completion Certificate: Required for all new hires</w:t>
      </w:r>
    </w:p>
    <w:sectPr w:rsidR="003462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2F6"/>
    <w:rsid w:val="003462F6"/>
    <w:rsid w:val="005027C0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C8B0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2026-05-14T18:19:00Z</dcterms:created>
  <dcterms:modified xsi:type="dcterms:W3CDTF">2026-07-11T01:32:00Z</dcterms:modified>
</cp:coreProperties>
</file>