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A66363" w14:textId="77777777" w:rsidR="00F104EF" w:rsidRDefault="00F104EF" w:rsidP="009700EB">
      <w:pPr>
        <w:pStyle w:val="Default"/>
        <w:rPr>
          <w:b/>
          <w:sz w:val="22"/>
          <w:u w:val="single"/>
          <w:rPrChange w:id="7" w:author="uzivatel" w:date="2026-09-22T13:01:00Z" w16du:dateUtc="2026-09-22T17:01:00Z">
            <w:rPr/>
          </w:rPrChange>
        </w:rPr>
        <w:pPrChange w:id="8" w:author="uzivatel" w:date="2026-09-22T13:01:00Z" w16du:dateUtc="2026-09-22T17:01:00Z">
          <w:pPr/>
        </w:pPrChange>
      </w:pPr>
    </w:p>
    <w:p w14:paraId="5D9A08FD" w14:textId="77777777" w:rsidR="002E5199" w:rsidRDefault="002E5199" w:rsidP="002E5199">
      <w:pPr>
        <w:pStyle w:val="Heading4"/>
        <w:jc w:val="center"/>
        <w:rPr>
          <w:ins w:id="9" w:author="uzivatel" w:date="2026-09-22T13:01:00Z" w16du:dateUtc="2026-09-22T17:01:00Z"/>
          <w:sz w:val="34"/>
        </w:rPr>
      </w:pPr>
      <w:ins w:id="10" w:author="uzivatel" w:date="2026-09-22T13:01:00Z" w16du:dateUtc="2026-09-22T17:01:00Z">
        <w:r>
          <w:rPr>
            <w:sz w:val="34"/>
          </w:rPr>
          <w:t>Základní škola Rumburk, U Nemocnice 1132/5, okres Děčín, p. o.</w:t>
        </w:r>
      </w:ins>
    </w:p>
    <w:p w14:paraId="7957BD94" w14:textId="77777777" w:rsidR="002E5199" w:rsidRDefault="002E5199" w:rsidP="002E5199">
      <w:pPr>
        <w:rPr>
          <w:ins w:id="11" w:author="uzivatel" w:date="2026-09-22T13:01:00Z" w16du:dateUtc="2026-09-22T17:01:00Z"/>
          <w:sz w:val="16"/>
        </w:rPr>
      </w:pPr>
      <w:ins w:id="12" w:author="uzivatel" w:date="2026-09-22T13:01:00Z" w16du:dateUtc="2026-09-22T17:01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3610D7A5" w14:textId="77777777" w:rsidR="00067C1B" w:rsidRDefault="00067C1B" w:rsidP="002E5199">
      <w:pPr>
        <w:pStyle w:val="Default"/>
        <w:jc w:val="center"/>
        <w:rPr>
          <w:ins w:id="13" w:author="uzivatel" w:date="2026-09-22T13:01:00Z" w16du:dateUtc="2026-09-22T17:01:00Z"/>
        </w:rPr>
      </w:pPr>
    </w:p>
    <w:p w14:paraId="3F2D989A" w14:textId="77777777" w:rsidR="009700EB" w:rsidRPr="00AF69EB" w:rsidRDefault="009700EB" w:rsidP="002E5199">
      <w:pPr>
        <w:pStyle w:val="Default"/>
        <w:jc w:val="center"/>
        <w:rPr>
          <w:ins w:id="14" w:author="uzivatel" w:date="2026-09-22T13:01:00Z" w16du:dateUtc="2026-09-22T17:01:00Z"/>
          <w:b/>
          <w:bCs/>
          <w:sz w:val="22"/>
          <w:szCs w:val="22"/>
          <w:u w:val="single"/>
        </w:rPr>
      </w:pPr>
      <w:ins w:id="15" w:author="uzivatel" w:date="2026-09-22T13:01:00Z" w16du:dateUtc="2026-09-22T17:01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5344269C" w14:textId="77777777" w:rsidR="009D457F" w:rsidRDefault="009D457F" w:rsidP="009700EB">
      <w:pPr>
        <w:pStyle w:val="Default"/>
        <w:rPr>
          <w:ins w:id="16" w:author="uzivatel" w:date="2026-09-22T13:01:00Z" w16du:dateUtc="2026-09-22T17:01:00Z"/>
          <w:b/>
          <w:bCs/>
          <w:sz w:val="22"/>
          <w:szCs w:val="22"/>
        </w:rPr>
      </w:pPr>
    </w:p>
    <w:p w14:paraId="788A0044" w14:textId="77777777" w:rsidR="009700EB" w:rsidRDefault="009700EB" w:rsidP="009700EB">
      <w:pPr>
        <w:pStyle w:val="Default"/>
        <w:rPr>
          <w:ins w:id="17" w:author="uzivatel" w:date="2026-09-22T13:01:00Z" w16du:dateUtc="2026-09-22T17:01:00Z"/>
          <w:rFonts w:ascii="Roboto" w:hAnsi="Roboto"/>
        </w:rPr>
      </w:pPr>
      <w:ins w:id="18" w:author="uzivatel" w:date="2026-09-22T13:01:00Z" w16du:dateUtc="2026-09-22T17:01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6139297C" w14:textId="77777777" w:rsidR="004714D6" w:rsidRDefault="003A4848" w:rsidP="003A4848">
      <w:pPr>
        <w:pStyle w:val="Default"/>
        <w:numPr>
          <w:ilvl w:val="0"/>
          <w:numId w:val="10"/>
        </w:numPr>
        <w:rPr>
          <w:ins w:id="19" w:author="uzivatel" w:date="2026-09-22T13:01:00Z" w16du:dateUtc="2026-09-22T17:01:00Z"/>
          <w:rFonts w:ascii="Roboto" w:hAnsi="Roboto"/>
        </w:rPr>
      </w:pPr>
      <w:ins w:id="20" w:author="uzivatel" w:date="2026-09-22T13:01:00Z" w16du:dateUtc="2026-09-22T17:01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68F972C1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21" w:author="uzivatel" w:date="2026-09-22T13:01:00Z" w16du:dateUtc="2026-09-22T17:01:00Z"/>
          <w:rFonts w:ascii="Roboto" w:hAnsi="Roboto"/>
        </w:rPr>
      </w:pPr>
      <w:ins w:id="22" w:author="uzivatel" w:date="2026-09-22T13:01:00Z" w16du:dateUtc="2026-09-22T17:01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44B447DB" w14:textId="77777777" w:rsidR="003A4848" w:rsidRDefault="003A4848" w:rsidP="003A4848">
      <w:pPr>
        <w:pStyle w:val="Default"/>
        <w:numPr>
          <w:ilvl w:val="0"/>
          <w:numId w:val="10"/>
        </w:numPr>
        <w:rPr>
          <w:ins w:id="23" w:author="uzivatel" w:date="2026-09-22T13:01:00Z" w16du:dateUtc="2026-09-22T17:01:00Z"/>
          <w:rFonts w:ascii="Roboto" w:hAnsi="Roboto"/>
        </w:rPr>
      </w:pPr>
      <w:ins w:id="24" w:author="uzivatel" w:date="2026-09-22T13:01:00Z" w16du:dateUtc="2026-09-22T17:01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53356C0F" w14:textId="77777777" w:rsidR="003A4848" w:rsidRDefault="003A4848" w:rsidP="003A4848">
      <w:pPr>
        <w:pStyle w:val="Default"/>
        <w:numPr>
          <w:ilvl w:val="0"/>
          <w:numId w:val="10"/>
        </w:numPr>
        <w:rPr>
          <w:ins w:id="25" w:author="uzivatel" w:date="2026-09-22T13:01:00Z" w16du:dateUtc="2026-09-22T17:01:00Z"/>
          <w:rFonts w:ascii="Roboto" w:hAnsi="Roboto"/>
        </w:rPr>
      </w:pPr>
      <w:ins w:id="26" w:author="uzivatel" w:date="2026-09-22T13:01:00Z" w16du:dateUtc="2026-09-22T17:01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437F4A93" w14:textId="77777777" w:rsidR="003A4848" w:rsidRDefault="003A4848" w:rsidP="003A4848">
      <w:pPr>
        <w:pStyle w:val="Default"/>
        <w:numPr>
          <w:ilvl w:val="0"/>
          <w:numId w:val="10"/>
        </w:numPr>
        <w:rPr>
          <w:ins w:id="27" w:author="uzivatel" w:date="2026-09-22T13:01:00Z" w16du:dateUtc="2026-09-22T17:01:00Z"/>
          <w:rFonts w:ascii="Roboto" w:hAnsi="Roboto"/>
        </w:rPr>
      </w:pPr>
      <w:ins w:id="28" w:author="uzivatel" w:date="2026-09-22T13:01:00Z" w16du:dateUtc="2026-09-22T17:01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055CBC0D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9" w:author="uzivatel" w:date="2026-09-22T13:01:00Z" w16du:dateUtc="2026-09-22T17:01:00Z"/>
          <w:b/>
          <w:bCs/>
          <w:sz w:val="22"/>
          <w:szCs w:val="22"/>
        </w:rPr>
      </w:pPr>
      <w:ins w:id="30" w:author="uzivatel" w:date="2026-09-22T13:01:00Z" w16du:dateUtc="2026-09-22T17:01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51A6FF9C" w14:textId="77777777" w:rsidR="009D457F" w:rsidRPr="009D457F" w:rsidRDefault="009D457F" w:rsidP="009D457F">
      <w:pPr>
        <w:pStyle w:val="Default"/>
        <w:ind w:left="720"/>
        <w:rPr>
          <w:ins w:id="31" w:author="uzivatel" w:date="2026-09-22T13:01:00Z" w16du:dateUtc="2026-09-22T17:01:00Z"/>
          <w:b/>
          <w:bCs/>
          <w:sz w:val="22"/>
          <w:szCs w:val="22"/>
        </w:rPr>
      </w:pPr>
    </w:p>
    <w:p w14:paraId="0EA8E90E" w14:textId="77777777" w:rsidR="0071556C" w:rsidRDefault="0043051E" w:rsidP="009700EB">
      <w:pPr>
        <w:pStyle w:val="Default"/>
        <w:rPr>
          <w:ins w:id="32" w:author="uzivatel" w:date="2026-09-22T13:01:00Z" w16du:dateUtc="2026-09-22T17:01:00Z"/>
          <w:b/>
          <w:bCs/>
          <w:sz w:val="22"/>
          <w:szCs w:val="22"/>
          <w:u w:val="single"/>
        </w:rPr>
      </w:pPr>
      <w:ins w:id="33" w:author="uzivatel" w:date="2026-09-22T13:01:00Z" w16du:dateUtc="2026-09-22T17:01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0101685A" w14:textId="77777777" w:rsidR="002E5199" w:rsidRPr="0043051E" w:rsidRDefault="002E5199" w:rsidP="009700EB">
      <w:pPr>
        <w:pStyle w:val="Default"/>
        <w:rPr>
          <w:ins w:id="34" w:author="uzivatel" w:date="2026-09-22T13:01:00Z" w16du:dateUtc="2026-09-22T17:01:00Z"/>
          <w:b/>
          <w:bCs/>
          <w:sz w:val="22"/>
          <w:szCs w:val="22"/>
          <w:u w:val="single"/>
        </w:rPr>
      </w:pPr>
    </w:p>
    <w:p w14:paraId="2E0CE2E5" w14:textId="77777777" w:rsidR="00E60474" w:rsidRDefault="00C9043F" w:rsidP="00E2631A">
      <w:pPr>
        <w:pStyle w:val="Default"/>
        <w:rPr>
          <w:ins w:id="35" w:author="uzivatel" w:date="2026-09-22T13:01:00Z" w16du:dateUtc="2026-09-22T17:01:00Z"/>
          <w:rFonts w:ascii="Roboto" w:hAnsi="Roboto"/>
        </w:rPr>
      </w:pPr>
      <w:ins w:id="36" w:author="uzivatel" w:date="2026-09-22T13:01:00Z" w16du:dateUtc="2026-09-22T17:01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3F692663" w14:textId="77777777" w:rsidR="00E2631A" w:rsidRPr="00E2631A" w:rsidRDefault="00E2631A" w:rsidP="00E2631A">
      <w:pPr>
        <w:pStyle w:val="Default"/>
        <w:rPr>
          <w:ins w:id="37" w:author="uzivatel" w:date="2026-09-22T13:01:00Z" w16du:dateUtc="2026-09-22T17:01:00Z"/>
          <w:rFonts w:ascii="Roboto" w:hAnsi="Roboto"/>
        </w:rPr>
      </w:pPr>
    </w:p>
    <w:p w14:paraId="3FF275F9" w14:textId="77777777" w:rsidR="00DF0E9B" w:rsidRPr="00E2631A" w:rsidRDefault="00DF0E9B" w:rsidP="00DF0E9B">
      <w:pPr>
        <w:pStyle w:val="Default"/>
        <w:rPr>
          <w:ins w:id="38" w:author="uzivatel" w:date="2026-09-22T13:01:00Z" w16du:dateUtc="2026-09-22T17:01:00Z"/>
          <w:rFonts w:ascii="Roboto" w:hAnsi="Roboto"/>
          <w:b/>
        </w:rPr>
      </w:pPr>
      <w:ins w:id="39" w:author="uzivatel" w:date="2026-09-22T13:01:00Z" w16du:dateUtc="2026-09-22T17:01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53A4B70F" w14:textId="77777777" w:rsidR="000C1D5B" w:rsidRDefault="000C1D5B" w:rsidP="00222525">
      <w:pPr>
        <w:pStyle w:val="Default"/>
        <w:rPr>
          <w:ins w:id="40" w:author="uzivatel" w:date="2026-09-22T13:01:00Z" w16du:dateUtc="2026-09-22T17:01:00Z"/>
          <w:b/>
          <w:bCs/>
          <w:sz w:val="22"/>
          <w:szCs w:val="22"/>
          <w:u w:val="single"/>
        </w:rPr>
      </w:pPr>
    </w:p>
    <w:p w14:paraId="710F9FF9" w14:textId="77777777" w:rsidR="00222525" w:rsidRDefault="00967EDD" w:rsidP="00222525">
      <w:pPr>
        <w:pStyle w:val="Default"/>
        <w:rPr>
          <w:ins w:id="41" w:author="uzivatel" w:date="2026-09-22T13:01:00Z" w16du:dateUtc="2026-09-22T17:01:00Z"/>
          <w:b/>
          <w:bCs/>
          <w:sz w:val="22"/>
          <w:szCs w:val="22"/>
          <w:u w:val="single"/>
        </w:rPr>
      </w:pPr>
      <w:ins w:id="42" w:author="uzivatel" w:date="2026-09-22T13:01:00Z" w16du:dateUtc="2026-09-22T17:01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7F791860" w14:textId="77777777" w:rsidR="000C1D5B" w:rsidRDefault="000C1D5B" w:rsidP="00222525">
      <w:pPr>
        <w:pStyle w:val="Default"/>
        <w:rPr>
          <w:ins w:id="43" w:author="uzivatel" w:date="2026-09-22T13:01:00Z" w16du:dateUtc="2026-09-22T17:01:00Z"/>
          <w:b/>
          <w:bCs/>
          <w:sz w:val="22"/>
          <w:szCs w:val="22"/>
          <w:u w:val="single"/>
        </w:rPr>
      </w:pPr>
    </w:p>
    <w:p w14:paraId="63A923EB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44" w:author="uzivatel" w:date="2026-09-22T13:01:00Z" w16du:dateUtc="2026-09-22T17:01:00Z"/>
          <w:rFonts w:ascii="Roboto" w:hAnsi="Roboto"/>
        </w:rPr>
      </w:pPr>
      <w:ins w:id="45" w:author="uzivatel" w:date="2026-09-22T13:01:00Z" w16du:dateUtc="2026-09-22T17:01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6AD3D0C0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6" w:author="uzivatel" w:date="2026-09-22T13:01:00Z" w16du:dateUtc="2026-09-22T17:01:00Z"/>
          <w:rFonts w:ascii="Roboto" w:hAnsi="Roboto"/>
        </w:rPr>
      </w:pPr>
      <w:ins w:id="47" w:author="uzivatel" w:date="2026-09-22T13:01:00Z" w16du:dateUtc="2026-09-22T17:01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5AFC428B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8" w:author="uzivatel" w:date="2026-09-22T13:01:00Z" w16du:dateUtc="2026-09-22T17:01:00Z"/>
          <w:rFonts w:ascii="Roboto" w:hAnsi="Roboto"/>
        </w:rPr>
      </w:pPr>
      <w:ins w:id="49" w:author="uzivatel" w:date="2026-09-22T13:01:00Z" w16du:dateUtc="2026-09-22T17:01:00Z">
        <w:r w:rsidRPr="009E4030">
          <w:rPr>
            <w:rFonts w:ascii="Roboto" w:hAnsi="Roboto"/>
          </w:rPr>
          <w:t>individuální konzultace</w:t>
        </w:r>
      </w:ins>
    </w:p>
    <w:p w14:paraId="1A91C4CF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50" w:author="uzivatel" w:date="2026-09-22T13:01:00Z" w16du:dateUtc="2026-09-22T17:01:00Z"/>
          <w:b/>
          <w:bCs/>
          <w:sz w:val="22"/>
          <w:szCs w:val="22"/>
          <w:u w:val="single"/>
        </w:rPr>
      </w:pPr>
      <w:ins w:id="51" w:author="uzivatel" w:date="2026-09-22T13:01:00Z" w16du:dateUtc="2026-09-22T17:01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65380BC5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52" w:author="uzivatel" w:date="2026-09-22T13:01:00Z" w16du:dateUtc="2026-09-22T17:01:00Z"/>
          <w:rFonts w:ascii="Roboto" w:hAnsi="Roboto"/>
        </w:rPr>
      </w:pPr>
      <w:ins w:id="53" w:author="uzivatel" w:date="2026-09-22T13:01:00Z" w16du:dateUtc="2026-09-22T17:01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322864DA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54" w:author="uzivatel" w:date="2026-09-22T13:01:00Z" w16du:dateUtc="2026-09-22T17:01:00Z"/>
          <w:rFonts w:ascii="Roboto" w:hAnsi="Roboto"/>
        </w:rPr>
      </w:pPr>
      <w:ins w:id="55" w:author="uzivatel" w:date="2026-09-22T13:01:00Z" w16du:dateUtc="2026-09-22T17:01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52B1C255" w14:textId="77777777" w:rsidR="00F01D59" w:rsidRDefault="00EF2DAF" w:rsidP="009E4030">
      <w:pPr>
        <w:pStyle w:val="Default"/>
        <w:numPr>
          <w:ilvl w:val="0"/>
          <w:numId w:val="7"/>
        </w:numPr>
        <w:rPr>
          <w:ins w:id="56" w:author="uzivatel" w:date="2026-09-22T13:01:00Z" w16du:dateUtc="2026-09-22T17:01:00Z"/>
          <w:rFonts w:ascii="Roboto" w:hAnsi="Roboto"/>
        </w:rPr>
      </w:pPr>
      <w:ins w:id="57" w:author="uzivatel" w:date="2026-09-22T13:01:00Z" w16du:dateUtc="2026-09-22T17:01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08790721" w14:textId="77777777" w:rsidR="00E2631A" w:rsidRDefault="00EF2DAF" w:rsidP="009E4030">
      <w:pPr>
        <w:pStyle w:val="Default"/>
        <w:numPr>
          <w:ilvl w:val="0"/>
          <w:numId w:val="7"/>
        </w:numPr>
        <w:rPr>
          <w:ins w:id="58" w:author="uzivatel" w:date="2026-09-22T13:01:00Z" w16du:dateUtc="2026-09-22T17:01:00Z"/>
          <w:rFonts w:ascii="Roboto" w:hAnsi="Roboto"/>
        </w:rPr>
      </w:pPr>
      <w:ins w:id="59" w:author="uzivatel" w:date="2026-09-22T13:01:00Z" w16du:dateUtc="2026-09-22T17:01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26134512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60" w:author="uzivatel" w:date="2026-09-22T13:01:00Z" w16du:dateUtc="2026-09-22T17:01:00Z"/>
          <w:rFonts w:ascii="Times New Roman" w:hAnsi="Times New Roman" w:cs="Times New Roman"/>
        </w:rPr>
      </w:pPr>
      <w:ins w:id="61" w:author="uzivatel" w:date="2026-09-22T13:01:00Z" w16du:dateUtc="2026-09-22T17:01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4C4D9356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62" w:author="uzivatel" w:date="2026-09-22T13:01:00Z" w16du:dateUtc="2026-09-22T17:01:00Z"/>
          <w:rFonts w:ascii="Roboto" w:hAnsi="Roboto"/>
        </w:rPr>
      </w:pPr>
      <w:ins w:id="63" w:author="uzivatel" w:date="2026-09-22T13:01:00Z" w16du:dateUtc="2026-09-22T17:01:00Z">
        <w:r>
          <w:rPr>
            <w:rFonts w:ascii="Roboto" w:hAnsi="Roboto"/>
          </w:rPr>
          <w:lastRenderedPageBreak/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571A353D" w14:textId="77777777" w:rsidR="000C1D5B" w:rsidRDefault="000C1D5B" w:rsidP="000C1D5B">
      <w:pPr>
        <w:pStyle w:val="Default"/>
        <w:numPr>
          <w:ilvl w:val="0"/>
          <w:numId w:val="2"/>
        </w:numPr>
        <w:rPr>
          <w:ins w:id="64" w:author="uzivatel" w:date="2026-09-22T13:01:00Z" w16du:dateUtc="2026-09-22T17:01:00Z"/>
          <w:rFonts w:ascii="Roboto" w:hAnsi="Roboto"/>
        </w:rPr>
      </w:pPr>
      <w:ins w:id="65" w:author="uzivatel" w:date="2026-09-22T13:01:00Z" w16du:dateUtc="2026-09-22T17:01:00Z">
        <w:r>
          <w:rPr>
            <w:rFonts w:ascii="Roboto" w:hAnsi="Roboto"/>
          </w:rPr>
          <w:t>žáci si přinesou:</w:t>
        </w:r>
      </w:ins>
    </w:p>
    <w:p w14:paraId="23794DB0" w14:textId="77777777" w:rsidR="00992F5A" w:rsidRDefault="000C1D5B" w:rsidP="000C1D5B">
      <w:pPr>
        <w:pStyle w:val="Default"/>
        <w:numPr>
          <w:ilvl w:val="0"/>
          <w:numId w:val="8"/>
        </w:numPr>
        <w:rPr>
          <w:ins w:id="66" w:author="uzivatel" w:date="2026-09-22T13:01:00Z" w16du:dateUtc="2026-09-22T17:01:00Z"/>
          <w:rFonts w:ascii="Roboto" w:hAnsi="Roboto"/>
        </w:rPr>
      </w:pPr>
      <w:ins w:id="67" w:author="uzivatel" w:date="2026-09-22T13:01:00Z" w16du:dateUtc="2026-09-22T17:01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7FA61B52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8" w:author="uzivatel" w:date="2026-09-22T13:01:00Z" w16du:dateUtc="2026-09-22T17:01:00Z"/>
          <w:rFonts w:ascii="Roboto" w:hAnsi="Roboto"/>
        </w:rPr>
      </w:pPr>
      <w:ins w:id="69" w:author="uzivatel" w:date="2026-09-22T13:01:00Z" w16du:dateUtc="2026-09-22T17:01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22731672" w14:textId="77777777" w:rsidR="000C1D5B" w:rsidRDefault="000C1D5B" w:rsidP="000C1D5B">
      <w:pPr>
        <w:pStyle w:val="Default"/>
        <w:numPr>
          <w:ilvl w:val="0"/>
          <w:numId w:val="8"/>
        </w:numPr>
        <w:rPr>
          <w:ins w:id="70" w:author="uzivatel" w:date="2026-09-22T13:01:00Z" w16du:dateUtc="2026-09-22T17:01:00Z"/>
        </w:rPr>
      </w:pPr>
      <w:ins w:id="71" w:author="uzivatel" w:date="2026-09-22T13:01:00Z" w16du:dateUtc="2026-09-22T17:01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043FA815" w14:textId="77777777" w:rsidR="00F104EF" w:rsidRDefault="00F83BA3">
      <w:pPr>
        <w:rPr>
          <w:del w:id="72" w:author="uzivatel" w:date="2026-09-22T13:01:00Z" w16du:dateUtc="2026-09-22T17:01:00Z"/>
        </w:rPr>
      </w:pPr>
      <w:del w:id="73" w:author="uzivatel" w:date="2026-09-22T13:01:00Z" w16du:dateUtc="2026-09-22T17:01:00Z">
        <w:r>
          <w:rPr>
            <w:rFonts w:ascii="Calibri" w:eastAsia="Calibri" w:hAnsi="Calibri" w:cs="Calibri"/>
            <w:b/>
            <w:bCs/>
          </w:rPr>
          <w:delText>TEMPOMATIC 4 electronic tap</w:delText>
        </w:r>
      </w:del>
    </w:p>
    <w:p w14:paraId="191FDC50" w14:textId="77777777" w:rsidR="00F104EF" w:rsidRDefault="00F83BA3">
      <w:pPr>
        <w:rPr>
          <w:del w:id="74" w:author="uzivatel" w:date="2026-09-22T13:01:00Z" w16du:dateUtc="2026-09-22T17:01:00Z"/>
        </w:rPr>
      </w:pPr>
      <w:del w:id="75" w:author="uzivatel" w:date="2026-09-22T13:01:00Z" w16du:dateUtc="2026-09-22T17:01:00Z">
        <w:r>
          <w:rPr>
            <w:rFonts w:ascii="Calibri" w:eastAsia="Calibri" w:hAnsi="Calibri" w:cs="Calibri"/>
          </w:rPr>
          <w:delText>Recessed mains supply, stopcock</w:delText>
        </w:r>
      </w:del>
    </w:p>
    <w:p w14:paraId="7653A2C1" w14:textId="77777777" w:rsidR="00F104EF" w:rsidRDefault="00F83BA3">
      <w:pPr>
        <w:rPr>
          <w:del w:id="76" w:author="uzivatel" w:date="2026-09-22T13:01:00Z" w16du:dateUtc="2026-09-22T17:01:00Z"/>
        </w:rPr>
      </w:pPr>
      <w:del w:id="77" w:author="uzivatel" w:date="2026-09-22T13:01:00Z" w16du:dateUtc="2026-09-22T17:01:00Z">
        <w:r>
          <w:rPr>
            <w:rFonts w:ascii="Calibri" w:eastAsia="Calibri" w:hAnsi="Calibri" w:cs="Calibri"/>
          </w:rPr>
          <w:delText>Integrated electronics</w:delText>
        </w:r>
      </w:del>
    </w:p>
    <w:p w14:paraId="0197C113" w14:textId="77777777" w:rsidR="00F104EF" w:rsidRDefault="00F104EF">
      <w:pPr>
        <w:rPr>
          <w:del w:id="78" w:author="uzivatel" w:date="2026-09-22T13:01:00Z" w16du:dateUtc="2026-09-22T17:01:00Z"/>
        </w:rPr>
      </w:pPr>
    </w:p>
    <w:p w14:paraId="35D6AC3A" w14:textId="77777777" w:rsidR="00F104EF" w:rsidRDefault="00F83BA3">
      <w:pPr>
        <w:rPr>
          <w:del w:id="79" w:author="uzivatel" w:date="2026-09-22T13:01:00Z" w16du:dateUtc="2026-09-22T17:01:00Z"/>
        </w:rPr>
      </w:pPr>
      <w:del w:id="80" w:author="uzivatel" w:date="2026-09-22T13:01:00Z" w16du:dateUtc="2026-09-22T17:01:00Z">
        <w:r>
          <w:rPr>
            <w:rFonts w:ascii="Calibri" w:eastAsia="Calibri" w:hAnsi="Calibri" w:cs="Calibri"/>
          </w:rPr>
          <w:delText xml:space="preserve">Reference: </w:delText>
        </w:r>
        <w:r>
          <w:rPr>
            <w:rFonts w:ascii="Calibri" w:eastAsia="Calibri" w:hAnsi="Calibri" w:cs="Calibri"/>
            <w:b/>
            <w:bCs/>
            <w:color w:val="0088BC"/>
          </w:rPr>
          <w:delText>440000</w:delText>
        </w:r>
      </w:del>
    </w:p>
    <w:p w14:paraId="0799FB00" w14:textId="77777777" w:rsidR="00F104EF" w:rsidRDefault="00F104EF">
      <w:pPr>
        <w:rPr>
          <w:del w:id="81" w:author="uzivatel" w:date="2026-09-22T13:01:00Z" w16du:dateUtc="2026-09-22T17:01:00Z"/>
        </w:rPr>
      </w:pPr>
    </w:p>
    <w:p w14:paraId="393EEA58" w14:textId="77777777" w:rsidR="00F104EF" w:rsidRDefault="00F104EF">
      <w:pPr>
        <w:rPr>
          <w:del w:id="82" w:author="uzivatel" w:date="2026-09-22T13:01:00Z" w16du:dateUtc="2026-09-22T17:01:00Z"/>
        </w:rPr>
      </w:pPr>
    </w:p>
    <w:p w14:paraId="3DB1066A" w14:textId="77777777" w:rsidR="00F104EF" w:rsidRDefault="00F83BA3">
      <w:pPr>
        <w:spacing w:line="336" w:lineRule="auto"/>
        <w:rPr>
          <w:del w:id="83" w:author="uzivatel" w:date="2026-09-22T13:01:00Z" w16du:dateUtc="2026-09-22T17:01:00Z"/>
        </w:rPr>
      </w:pPr>
      <w:del w:id="84" w:author="uzivatel" w:date="2026-09-22T13:01:00Z" w16du:dateUtc="2026-09-22T17:01:00Z">
        <w:r>
          <w:rPr>
            <w:rFonts w:ascii="Calibri" w:eastAsia="Calibri" w:hAnsi="Calibri" w:cs="Calibri"/>
            <w:u w:val="single"/>
          </w:rPr>
          <w:delText>Specification description</w:delText>
        </w:r>
      </w:del>
    </w:p>
    <w:p w14:paraId="4B4FDF2F" w14:textId="77777777" w:rsidR="00F104EF" w:rsidRDefault="00F104EF">
      <w:pPr>
        <w:rPr>
          <w:del w:id="85" w:author="uzivatel" w:date="2026-09-22T13:01:00Z" w16du:dateUtc="2026-09-22T17:01:00Z"/>
        </w:rPr>
      </w:pPr>
    </w:p>
    <w:p w14:paraId="5231DD46" w14:textId="77777777" w:rsidR="00F104EF" w:rsidRDefault="00F83BA3">
      <w:pPr>
        <w:spacing w:line="288" w:lineRule="auto"/>
        <w:rPr>
          <w:del w:id="86" w:author="uzivatel" w:date="2026-09-22T13:01:00Z" w16du:dateUtc="2026-09-22T17:01:00Z"/>
        </w:rPr>
      </w:pPr>
      <w:del w:id="87" w:author="uzivatel" w:date="2026-09-22T13:01:00Z" w16du:dateUtc="2026-09-22T17:01:00Z">
        <w:r>
          <w:rPr>
            <w:rFonts w:ascii="Calibri" w:eastAsia="Calibri" w:hAnsi="Calibri" w:cs="Calibri"/>
          </w:rPr>
          <w:delText xml:space="preserve">Deck-mounted electronic basin tap:  </w:delText>
        </w:r>
      </w:del>
    </w:p>
    <w:p w14:paraId="5E02A00B" w14:textId="77777777" w:rsidR="00F104EF" w:rsidRDefault="00F83BA3">
      <w:pPr>
        <w:spacing w:line="288" w:lineRule="auto"/>
        <w:rPr>
          <w:del w:id="88" w:author="uzivatel" w:date="2026-09-22T13:01:00Z" w16du:dateUtc="2026-09-22T17:01:00Z"/>
        </w:rPr>
      </w:pPr>
      <w:del w:id="89" w:author="uzivatel" w:date="2026-09-22T13:01:00Z" w16du:dateUtc="2026-09-22T17:01:00Z">
        <w:r>
          <w:rPr>
            <w:rFonts w:ascii="Calibri" w:eastAsia="Calibri" w:hAnsi="Calibri" w:cs="Calibri"/>
          </w:rPr>
          <w:delText xml:space="preserve">230/6V recessed mains supply.  </w:delText>
        </w:r>
      </w:del>
    </w:p>
    <w:p w14:paraId="25C2A921" w14:textId="77777777" w:rsidR="00F104EF" w:rsidRDefault="00F83BA3">
      <w:pPr>
        <w:spacing w:line="288" w:lineRule="auto"/>
        <w:rPr>
          <w:del w:id="90" w:author="uzivatel" w:date="2026-09-22T13:01:00Z" w16du:dateUtc="2026-09-22T17:01:00Z"/>
        </w:rPr>
      </w:pPr>
      <w:del w:id="91" w:author="uzivatel" w:date="2026-09-22T13:01:00Z" w16du:dateUtc="2026-09-22T17:01:00Z">
        <w:r>
          <w:rPr>
            <w:rFonts w:ascii="Calibri" w:eastAsia="Calibri" w:hAnsi="Calibri" w:cs="Calibri"/>
          </w:rPr>
          <w:delText xml:space="preserve">Reduced-stagnation solenoid valve and electronic unit integrated into the body of the tap.  </w:delText>
        </w:r>
      </w:del>
    </w:p>
    <w:p w14:paraId="37DF1661" w14:textId="77777777" w:rsidR="00F104EF" w:rsidRDefault="00F83BA3">
      <w:pPr>
        <w:spacing w:line="288" w:lineRule="auto"/>
        <w:rPr>
          <w:del w:id="92" w:author="uzivatel" w:date="2026-09-22T13:01:00Z" w16du:dateUtc="2026-09-22T17:01:00Z"/>
        </w:rPr>
      </w:pPr>
      <w:del w:id="93" w:author="uzivatel" w:date="2026-09-22T13:01:00Z" w16du:dateUtc="2026-09-22T17:01:00Z">
        <w:r>
          <w:rPr>
            <w:rFonts w:ascii="Calibri" w:eastAsia="Calibri" w:hAnsi="Calibri" w:cs="Calibri"/>
          </w:rPr>
          <w:delText xml:space="preserve">Flow rate pre-set at 3 lpm at 3 bar, can be adjusted from 1.4 to 6 lpm.  </w:delText>
        </w:r>
      </w:del>
    </w:p>
    <w:p w14:paraId="046A5458" w14:textId="77777777" w:rsidR="00F104EF" w:rsidRDefault="00F83BA3">
      <w:pPr>
        <w:spacing w:line="288" w:lineRule="auto"/>
        <w:rPr>
          <w:del w:id="94" w:author="uzivatel" w:date="2026-09-22T13:01:00Z" w16du:dateUtc="2026-09-22T17:01:00Z"/>
        </w:rPr>
      </w:pPr>
      <w:del w:id="95" w:author="uzivatel" w:date="2026-09-22T13:01:00Z" w16du:dateUtc="2026-09-22T17:01:00Z">
        <w:r>
          <w:rPr>
            <w:rFonts w:ascii="Calibri" w:eastAsia="Calibri" w:hAnsi="Calibri" w:cs="Calibri"/>
          </w:rPr>
          <w:delText xml:space="preserve">Scale-resistant flow straightener.  </w:delText>
        </w:r>
      </w:del>
    </w:p>
    <w:p w14:paraId="7E3263EB" w14:textId="77777777" w:rsidR="00F104EF" w:rsidRDefault="00F83BA3">
      <w:pPr>
        <w:spacing w:line="288" w:lineRule="auto"/>
        <w:rPr>
          <w:del w:id="96" w:author="uzivatel" w:date="2026-09-22T13:01:00Z" w16du:dateUtc="2026-09-22T17:01:00Z"/>
        </w:rPr>
      </w:pPr>
      <w:del w:id="97" w:author="uzivatel" w:date="2026-09-22T13:01:00Z" w16du:dateUtc="2026-09-22T17:01:00Z">
        <w:r>
          <w:rPr>
            <w:rFonts w:ascii="Calibri" w:eastAsia="Calibri" w:hAnsi="Calibri" w:cs="Calibri"/>
          </w:rPr>
          <w:delText xml:space="preserve">Duty flush (~60 seconds every 24 hours after last use).  </w:delText>
        </w:r>
      </w:del>
    </w:p>
    <w:p w14:paraId="6E303829" w14:textId="77777777" w:rsidR="00F104EF" w:rsidRDefault="00F83BA3">
      <w:pPr>
        <w:spacing w:line="288" w:lineRule="auto"/>
        <w:rPr>
          <w:del w:id="98" w:author="uzivatel" w:date="2026-09-22T13:01:00Z" w16du:dateUtc="2026-09-22T17:01:00Z"/>
        </w:rPr>
      </w:pPr>
      <w:del w:id="99" w:author="uzivatel" w:date="2026-09-22T13:01:00Z" w16du:dateUtc="2026-09-22T17:01:00Z">
        <w:r>
          <w:rPr>
            <w:rFonts w:ascii="Calibri" w:eastAsia="Calibri" w:hAnsi="Calibri" w:cs="Calibri"/>
          </w:rPr>
          <w:delText xml:space="preserve">Presence detection sensor at the end of the spout optimises detection.  </w:delText>
        </w:r>
      </w:del>
    </w:p>
    <w:p w14:paraId="4AE77E98" w14:textId="77777777" w:rsidR="00F104EF" w:rsidRDefault="00F83BA3">
      <w:pPr>
        <w:spacing w:line="288" w:lineRule="auto"/>
        <w:rPr>
          <w:del w:id="100" w:author="uzivatel" w:date="2026-09-22T13:01:00Z" w16du:dateUtc="2026-09-22T17:01:00Z"/>
        </w:rPr>
      </w:pPr>
      <w:del w:id="101" w:author="uzivatel" w:date="2026-09-22T13:01:00Z" w16du:dateUtc="2026-09-22T17:01:00Z">
        <w:r>
          <w:rPr>
            <w:rFonts w:ascii="Calibri" w:eastAsia="Calibri" w:hAnsi="Calibri" w:cs="Calibri"/>
          </w:rPr>
          <w:delText xml:space="preserve">Chrome-plated stainless steel body.  </w:delText>
        </w:r>
      </w:del>
    </w:p>
    <w:p w14:paraId="2DF0773E" w14:textId="77777777" w:rsidR="00F104EF" w:rsidRDefault="00F83BA3">
      <w:pPr>
        <w:spacing w:line="288" w:lineRule="auto"/>
        <w:rPr>
          <w:del w:id="102" w:author="uzivatel" w:date="2026-09-22T13:01:00Z" w16du:dateUtc="2026-09-22T17:01:00Z"/>
        </w:rPr>
      </w:pPr>
      <w:del w:id="103" w:author="uzivatel" w:date="2026-09-22T13:01:00Z" w16du:dateUtc="2026-09-22T17:01:00Z">
        <w:r>
          <w:rPr>
            <w:rFonts w:ascii="Calibri" w:eastAsia="Calibri" w:hAnsi="Calibri" w:cs="Calibri"/>
          </w:rPr>
          <w:delText xml:space="preserve">Cap fixed in place by 2 concealed screws.  </w:delText>
        </w:r>
      </w:del>
    </w:p>
    <w:p w14:paraId="7D1B602F" w14:textId="77777777" w:rsidR="00F104EF" w:rsidRDefault="00F83BA3">
      <w:pPr>
        <w:spacing w:line="288" w:lineRule="auto"/>
        <w:rPr>
          <w:del w:id="104" w:author="uzivatel" w:date="2026-09-22T13:01:00Z" w16du:dateUtc="2026-09-22T17:01:00Z"/>
        </w:rPr>
      </w:pPr>
      <w:del w:id="105" w:author="uzivatel" w:date="2026-09-22T13:01:00Z" w16du:dateUtc="2026-09-22T17:01:00Z">
        <w:r>
          <w:rPr>
            <w:rFonts w:ascii="Calibri" w:eastAsia="Calibri" w:hAnsi="Calibri" w:cs="Calibri"/>
          </w:rPr>
          <w:delText xml:space="preserve">PEX flexible F3/8” with stopcock and filter.  </w:delText>
        </w:r>
      </w:del>
    </w:p>
    <w:p w14:paraId="1E45E309" w14:textId="77777777" w:rsidR="00F104EF" w:rsidRDefault="00F83BA3">
      <w:pPr>
        <w:spacing w:line="288" w:lineRule="auto"/>
        <w:rPr>
          <w:del w:id="106" w:author="uzivatel" w:date="2026-09-22T13:01:00Z" w16du:dateUtc="2026-09-22T17:01:00Z"/>
        </w:rPr>
      </w:pPr>
      <w:del w:id="107" w:author="uzivatel" w:date="2026-09-22T13:01:00Z" w16du:dateUtc="2026-09-22T17:01:00Z">
        <w:r>
          <w:rPr>
            <w:rFonts w:ascii="Calibri" w:eastAsia="Calibri" w:hAnsi="Calibri" w:cs="Calibri"/>
          </w:rPr>
          <w:delText xml:space="preserve">Fixing reinforced by 2 stainless steel rods. </w:delText>
        </w:r>
      </w:del>
    </w:p>
    <w:p w14:paraId="7A23A2C3" w14:textId="77777777" w:rsidR="00F104EF" w:rsidRDefault="00F83BA3">
      <w:pPr>
        <w:spacing w:line="288" w:lineRule="auto"/>
        <w:rPr>
          <w:del w:id="108" w:author="uzivatel" w:date="2026-09-22T13:01:00Z" w16du:dateUtc="2026-09-22T17:01:00Z"/>
        </w:rPr>
      </w:pPr>
      <w:del w:id="109" w:author="uzivatel" w:date="2026-09-22T13:01:00Z" w16du:dateUtc="2026-09-22T17:01:00Z">
        <w:r>
          <w:rPr>
            <w:rFonts w:ascii="Calibri" w:eastAsia="Calibri" w:hAnsi="Calibri" w:cs="Calibri"/>
          </w:rPr>
          <w:delText xml:space="preserve">Anti-blocking security. </w:delText>
        </w:r>
      </w:del>
    </w:p>
    <w:p w14:paraId="44281285" w14:textId="77777777" w:rsidR="00F104EF" w:rsidRDefault="00F83BA3">
      <w:pPr>
        <w:spacing w:line="288" w:lineRule="auto"/>
        <w:rPr>
          <w:del w:id="110" w:author="uzivatel" w:date="2026-09-22T13:01:00Z" w16du:dateUtc="2026-09-22T17:01:00Z"/>
        </w:rPr>
      </w:pPr>
      <w:del w:id="111" w:author="uzivatel" w:date="2026-09-22T13:01:00Z" w16du:dateUtc="2026-09-22T17:01:00Z">
        <w:r>
          <w:rPr>
            <w:rFonts w:ascii="Calibri" w:eastAsia="Calibri" w:hAnsi="Calibri" w:cs="Calibri"/>
          </w:rPr>
          <w:delText xml:space="preserve">Suitable for people with reduced mobility. </w:delText>
        </w:r>
      </w:del>
    </w:p>
    <w:p w14:paraId="505B3F93" w14:textId="77777777" w:rsidR="00F104EF" w:rsidRDefault="00F83BA3" w:rsidP="006D0779">
      <w:pPr>
        <w:pStyle w:val="Default"/>
        <w:ind w:left="720"/>
        <w:rPr>
          <w:rFonts w:ascii="Roboto" w:hAnsi="Roboto"/>
          <w:rPrChange w:id="112" w:author="uzivatel" w:date="2026-09-22T13:01:00Z" w16du:dateUtc="2026-09-22T17:01:00Z">
            <w:rPr/>
          </w:rPrChange>
        </w:rPr>
        <w:pPrChange w:id="113" w:author="uzivatel" w:date="2026-09-22T13:01:00Z" w16du:dateUtc="2026-09-22T17:01:00Z">
          <w:pPr>
            <w:spacing w:line="288" w:lineRule="auto"/>
          </w:pPr>
        </w:pPrChange>
      </w:pPr>
      <w:del w:id="114" w:author="uzivatel" w:date="2026-09-22T13:01:00Z" w16du:dateUtc="2026-09-22T17:01:00Z">
        <w:r>
          <w:rPr>
            <w:rFonts w:eastAsia="Calibri"/>
            <w:sz w:val="22"/>
            <w:szCs w:val="22"/>
          </w:rPr>
          <w:delText>30-year warranty.</w:delText>
        </w:r>
      </w:del>
    </w:p>
    <w:sectPr w:rsidR="00F104EF" w:rsidSect="00067C1B">
      <w:headerReference w:type="default" r:id="rId7"/>
      <w:footerReference w:type="default" r:id="rId8"/>
      <w:pgSz w:w="11906" w:h="16838"/>
      <w:pgMar w:top="142" w:right="849" w:bottom="142" w:left="1417" w:header="708" w:footer="708" w:gutter="0"/>
      <w:cols w:space="708"/>
      <w:docGrid w:linePitch="360"/>
      <w:sectPrChange w:id="118" w:author="uzivatel" w:date="2026-09-22T13:01:00Z" w16du:dateUtc="2026-09-22T17:01:00Z">
        <w:sectPr w:rsidR="00F104EF" w:rsidSect="00067C1B">
          <w:pgSz w:w="11905" w:h="16837"/>
          <w:pgMar w:top="1200" w:right="1500" w:bottom="1000" w:left="145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697E23" w14:textId="77777777" w:rsidR="00F83BA3" w:rsidRDefault="00F83BA3" w:rsidP="001841EB">
      <w:pPr>
        <w:spacing w:after="0" w:line="240" w:lineRule="auto"/>
        <w:pPrChange w:id="5" w:author="uzivatel" w:date="2026-09-22T13:01:00Z" w16du:dateUtc="2026-09-22T17:01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607A8F9C" w14:textId="77777777" w:rsidR="00F83BA3" w:rsidRDefault="00F83BA3" w:rsidP="001841EB">
      <w:pPr>
        <w:spacing w:after="0" w:line="240" w:lineRule="auto"/>
        <w:pPrChange w:id="6" w:author="uzivatel" w:date="2026-09-22T13:01:00Z" w16du:dateUtc="2026-09-22T17:01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759F95" w14:textId="77777777" w:rsidR="003E6BDC" w:rsidRDefault="003E6BDC">
    <w:pPr>
      <w:pStyle w:val="Heading4Char"/>
      <w:pPrChange w:id="117" w:author="uzivatel" w:date="2026-09-22T13:01:00Z" w16du:dateUtc="2026-09-22T17:0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1E8FFC" w14:textId="77777777" w:rsidR="00F83BA3" w:rsidRDefault="00F83BA3" w:rsidP="001841EB">
      <w:pPr>
        <w:spacing w:after="0" w:line="240" w:lineRule="auto"/>
        <w:pPrChange w:id="3" w:author="uzivatel" w:date="2026-09-22T13:01:00Z" w16du:dateUtc="2026-09-22T17:01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57F25024" w14:textId="77777777" w:rsidR="00F83BA3" w:rsidRDefault="00F83BA3" w:rsidP="001841EB">
      <w:pPr>
        <w:spacing w:after="0" w:line="240" w:lineRule="auto"/>
        <w:pPrChange w:id="4" w:author="uzivatel" w:date="2026-09-22T13:01:00Z" w16du:dateUtc="2026-09-22T17:01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A2BA46" w14:textId="77777777" w:rsidR="00F104EF" w:rsidRDefault="00F83BA3">
    <w:pPr>
      <w:pStyle w:val="ListParagraph"/>
      <w:pPrChange w:id="115" w:author="uzivatel" w:date="2026-09-22T13:01:00Z" w16du:dateUtc="2026-09-22T17:01:00Z">
        <w:pPr>
          <w:jc w:val="center"/>
        </w:pPr>
      </w:pPrChange>
    </w:pPr>
    <w:del w:id="116" w:author="uzivatel" w:date="2026-09-22T13:01:00Z" w16du:dateUtc="2026-09-22T17:01:00Z">
      <w:r w:rsidRPr="009B7DB2">
        <w:rPr>
          <w:noProof/>
        </w:rPr>
        <w:pict w14:anchorId="5ACFE5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4.8pt;height:18.65pt;visibility:visible;mso-wrap-style:square">
            <v:imagedata r:id="rId1" o:title=""/>
            <o:lock v:ext="edit" rotation="t" cropping="t" verticies="t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66354">
    <w:abstractNumId w:val="8"/>
  </w:num>
  <w:num w:numId="2" w16cid:durableId="632248174">
    <w:abstractNumId w:val="10"/>
  </w:num>
  <w:num w:numId="3" w16cid:durableId="301543314">
    <w:abstractNumId w:val="9"/>
  </w:num>
  <w:num w:numId="4" w16cid:durableId="408386954">
    <w:abstractNumId w:val="2"/>
  </w:num>
  <w:num w:numId="5" w16cid:durableId="1889952950">
    <w:abstractNumId w:val="7"/>
  </w:num>
  <w:num w:numId="6" w16cid:durableId="1848127847">
    <w:abstractNumId w:val="4"/>
  </w:num>
  <w:num w:numId="7" w16cid:durableId="1771270093">
    <w:abstractNumId w:val="0"/>
  </w:num>
  <w:num w:numId="8" w16cid:durableId="1797600746">
    <w:abstractNumId w:val="3"/>
  </w:num>
  <w:num w:numId="9" w16cid:durableId="1127744003">
    <w:abstractNumId w:val="6"/>
  </w:num>
  <w:num w:numId="10" w16cid:durableId="2123986115">
    <w:abstractNumId w:val="11"/>
  </w:num>
  <w:num w:numId="11" w16cid:durableId="1636332443">
    <w:abstractNumId w:val="5"/>
  </w:num>
  <w:num w:numId="12" w16cid:durableId="154451342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04EF"/>
    <w:rsid w:val="00021D99"/>
    <w:rsid w:val="0002301B"/>
    <w:rsid w:val="00067C1B"/>
    <w:rsid w:val="00070B7A"/>
    <w:rsid w:val="000C1D5B"/>
    <w:rsid w:val="000E3B54"/>
    <w:rsid w:val="00131188"/>
    <w:rsid w:val="001841EB"/>
    <w:rsid w:val="001D66D1"/>
    <w:rsid w:val="00222525"/>
    <w:rsid w:val="0028602A"/>
    <w:rsid w:val="002B27AF"/>
    <w:rsid w:val="002E5199"/>
    <w:rsid w:val="00332BB9"/>
    <w:rsid w:val="003377F2"/>
    <w:rsid w:val="00355828"/>
    <w:rsid w:val="00393DFA"/>
    <w:rsid w:val="003A4848"/>
    <w:rsid w:val="003E6BDC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9557F"/>
    <w:rsid w:val="006B75D9"/>
    <w:rsid w:val="006D0779"/>
    <w:rsid w:val="0071556C"/>
    <w:rsid w:val="00875E83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B7A30"/>
    <w:rsid w:val="00AF69EB"/>
    <w:rsid w:val="00B06B01"/>
    <w:rsid w:val="00BD1EDF"/>
    <w:rsid w:val="00C9043F"/>
    <w:rsid w:val="00D166A3"/>
    <w:rsid w:val="00DB23CA"/>
    <w:rsid w:val="00DF0E9B"/>
    <w:rsid w:val="00E2631A"/>
    <w:rsid w:val="00E60474"/>
    <w:rsid w:val="00EB5535"/>
    <w:rsid w:val="00ED3AF5"/>
    <w:rsid w:val="00EF2DAF"/>
    <w:rsid w:val="00F01D59"/>
    <w:rsid w:val="00F104EF"/>
    <w:rsid w:val="00F83BA3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3:01:00Z">
        <w:pPr>
          <w:spacing w:line="278" w:lineRule="auto"/>
        </w:pPr>
      </w:pPrChange>
    </w:pPr>
    <w:rPr>
      <w:rFonts w:asciiTheme="minorHAnsi" w:eastAsiaTheme="minorHAnsi" w:hAnsiTheme="minorHAnsi" w:cstheme="minorBidi"/>
      <w:sz w:val="22"/>
      <w:szCs w:val="22"/>
      <w:lang w:val="cs-CZ"/>
      <w:rPrChange w:id="0" w:author="uzivatel" w:date="2026-09-22T13:01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1">
    <w:name w:val="heading 1"/>
    <w:uiPriority w:val="9"/>
    <w:qFormat/>
    <w:pPr>
      <w:outlineLvl w:val="0"/>
    </w:pPr>
    <w:rPr>
      <w:b/>
      <w:bCs/>
      <w:color w:val="438FAC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22222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222222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3:01:00Z">
        <w:pPr>
          <w:spacing w:after="160" w:line="278" w:lineRule="auto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3:01:00Z">
        <w:rPr>
          <w:rFonts w:ascii="Arial" w:eastAsia="Arial" w:hAnsi="Arial" w:cs="Arial"/>
          <w:b/>
          <w:bCs/>
          <w:color w:val="438FAC"/>
          <w:sz w:val="26"/>
          <w:szCs w:val="26"/>
          <w:lang w:val="en-US" w:eastAsia="en-US" w:bidi="ar-SA"/>
        </w:rPr>
      </w:rPrChange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111111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echSheet">
    <w:name w:val="TechSheet"/>
    <w:uiPriority w:val="99"/>
    <w:tblPr>
      <w:tblBorders>
        <w:top w:val="single" w:sz="0" w:space="0" w:color="FFFFFF"/>
        <w:left w:val="single" w:sz="0" w:space="0" w:color="FFFFFF"/>
        <w:bottom w:val="single" w:sz="1" w:space="0" w:color="999999"/>
        <w:right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tyle">
    <w:name w:val="pStyle"/>
    <w:basedOn w:val="Normal"/>
    <w:pPr>
      <w:spacing w:line="340" w:lineRule="auto"/>
    </w:pPr>
  </w:style>
  <w:style w:type="paragraph" w:customStyle="1" w:styleId="Default">
    <w:name w:val="Default"/>
    <w:rsid w:val="003E6BD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val="cs-CZ"/>
    </w:rPr>
  </w:style>
  <w:style w:type="character" w:styleId="Hyperlink">
    <w:name w:val="Hyperlink"/>
    <w:basedOn w:val="DefaultParagraphFont"/>
    <w:uiPriority w:val="99"/>
    <w:semiHidden/>
    <w:unhideWhenUsed/>
    <w:rsid w:val="003E6BDC"/>
    <w:rPr>
      <w:color w:val="03375F"/>
      <w:u w:val="singl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2" w:author="uzivatel" w:date="2026-09-22T13:01:00Z">
        <w:pPr>
          <w:spacing w:after="200" w:line="276" w:lineRule="auto"/>
          <w:ind w:left="720"/>
          <w:contextualSpacing/>
        </w:pPr>
      </w:pPrChange>
    </w:pPr>
    <w:rPr>
      <w:rPrChange w:id="2" w:author="uzivatel" w:date="2026-09-22T13:01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3E6BDC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3E6BDC"/>
    <w:rPr>
      <w:rFonts w:ascii="Times New Roman" w:eastAsia="Times New Roman" w:hAnsi="Times New Roman" w:cs="Times New Roman"/>
      <w:b/>
      <w:sz w:val="32"/>
      <w:lang w:val="cs-CZ" w:eastAsia="cs-CZ"/>
    </w:rPr>
  </w:style>
  <w:style w:type="paragraph" w:styleId="Footer">
    <w:name w:val="footer"/>
    <w:basedOn w:val="Normal"/>
    <w:link w:val="FooterChar"/>
    <w:uiPriority w:val="99"/>
    <w:unhideWhenUsed/>
    <w:rsid w:val="003E6BD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612</Words>
  <Characters>3493</Characters>
  <Application>Microsoft Office Word</Application>
  <DocSecurity>0</DocSecurity>
  <Lines>29</Lines>
  <Paragraphs>8</Paragraphs>
  <ScaleCrop>false</ScaleCrop>
  <Manager/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2025-05-29T15:35:00Z</dcterms:created>
  <dcterms:modified xsi:type="dcterms:W3CDTF">2026-09-22T17:01:00Z</dcterms:modified>
  <cp:category/>
</cp:coreProperties>
</file>