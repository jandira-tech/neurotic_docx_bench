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DF2687" w14:textId="77777777" w:rsidR="00151DFA" w:rsidRPr="00DB487E" w:rsidRDefault="00151DFA" w:rsidP="00151DFA">
      <w:pPr>
        <w:pStyle w:val="NoSpacing"/>
        <w:jc w:val="center"/>
        <w:rPr>
          <w:ins w:id="6" w:author="MANAGER, Practice (LONDON ROAD SURGERY)" w:date="2026-09-25T20:09:00Z" w16du:dateUtc="2026-09-26T00:09:00Z"/>
          <w:rFonts w:ascii="Arial" w:hAnsi="Arial" w:cs="Arial"/>
          <w:sz w:val="36"/>
          <w:szCs w:val="36"/>
        </w:rPr>
      </w:pPr>
      <w:ins w:id="7" w:author="MANAGER, Practice (LONDON ROAD SURGERY)" w:date="2026-09-25T20:09:00Z" w16du:dateUtc="2026-09-26T00:09:00Z">
        <w:r>
          <w:rPr>
            <w:rFonts w:ascii="Arial" w:hAnsi="Arial" w:cs="Arial"/>
            <w:sz w:val="36"/>
            <w:szCs w:val="36"/>
          </w:rPr>
          <w:t>LONDON ROAD SURGERY</w:t>
        </w:r>
        <w:r w:rsidRPr="00DB487E">
          <w:rPr>
            <w:rFonts w:ascii="Arial" w:hAnsi="Arial" w:cs="Arial"/>
            <w:sz w:val="36"/>
            <w:szCs w:val="36"/>
          </w:rPr>
          <w:t xml:space="preserve"> </w:t>
        </w:r>
      </w:ins>
    </w:p>
    <w:p w14:paraId="1CD5D3D3" w14:textId="77777777" w:rsidR="00151DFA" w:rsidRPr="00DB487E" w:rsidRDefault="00151DFA" w:rsidP="00151DFA">
      <w:pPr>
        <w:pStyle w:val="NoSpacing"/>
        <w:jc w:val="center"/>
        <w:rPr>
          <w:ins w:id="8" w:author="MANAGER, Practice (LONDON ROAD SURGERY)" w:date="2026-09-25T20:09:00Z" w16du:dateUtc="2026-09-26T00:09:00Z"/>
          <w:rFonts w:ascii="Arial" w:hAnsi="Arial" w:cs="Arial"/>
          <w:sz w:val="24"/>
          <w:szCs w:val="24"/>
        </w:rPr>
      </w:pPr>
      <w:ins w:id="9" w:author="MANAGER, Practice (LONDON ROAD SURGERY)" w:date="2026-09-25T20:09:00Z" w16du:dateUtc="2026-09-26T00:09:00Z">
        <w:r>
          <w:rPr>
            <w:rFonts w:ascii="Arial" w:hAnsi="Arial" w:cs="Arial"/>
            <w:sz w:val="24"/>
            <w:szCs w:val="24"/>
          </w:rPr>
          <w:t xml:space="preserve">Website:  </w:t>
        </w:r>
        <w:bookmarkStart w:id="10" w:name="_Hlk112841313"/>
        <w:r>
          <w:rPr>
            <w:rFonts w:ascii="Arial" w:hAnsi="Arial" w:cs="Arial"/>
            <w:sz w:val="24"/>
            <w:szCs w:val="24"/>
          </w:rPr>
          <w:t>www.thelondonroadsurgery.co.uk</w:t>
        </w:r>
      </w:ins>
    </w:p>
    <w:bookmarkEnd w:id="10"/>
    <w:p w14:paraId="522C03C4" w14:textId="77777777" w:rsidR="00151DFA" w:rsidRPr="00DB487E" w:rsidRDefault="00151DFA" w:rsidP="00151DFA">
      <w:pPr>
        <w:pStyle w:val="NoSpacing"/>
        <w:jc w:val="center"/>
        <w:rPr>
          <w:ins w:id="11" w:author="MANAGER, Practice (LONDON ROAD SURGERY)" w:date="2026-09-25T20:09:00Z" w16du:dateUtc="2026-09-26T00:09:00Z"/>
          <w:rFonts w:ascii="Arial" w:hAnsi="Arial" w:cs="Arial"/>
          <w:sz w:val="36"/>
          <w:szCs w:val="36"/>
        </w:rPr>
      </w:pPr>
      <w:ins w:id="12" w:author="MANAGER, Practice (LONDON ROAD SURGERY)" w:date="2026-09-25T20:09:00Z" w16du:dateUtc="2026-09-26T00:09:00Z">
        <w:r>
          <w:rPr>
            <w:rFonts w:ascii="Arial" w:hAnsi="Arial" w:cs="Arial"/>
            <w:sz w:val="24"/>
            <w:szCs w:val="24"/>
          </w:rPr>
          <w:t>Telephone:  01268 765533</w:t>
        </w:r>
      </w:ins>
    </w:p>
    <w:p w14:paraId="7D99664B" w14:textId="77777777" w:rsidR="00151DFA" w:rsidRPr="00DB487E" w:rsidRDefault="00151DFA" w:rsidP="00151DFA">
      <w:pPr>
        <w:pStyle w:val="NoSpacing"/>
        <w:jc w:val="center"/>
        <w:rPr>
          <w:ins w:id="13" w:author="MANAGER, Practice (LONDON ROAD SURGERY)" w:date="2026-09-25T20:09:00Z" w16du:dateUtc="2026-09-26T00:09:00Z"/>
          <w:rFonts w:ascii="Arial" w:hAnsi="Arial" w:cs="Arial"/>
          <w:b/>
          <w:sz w:val="32"/>
          <w:szCs w:val="32"/>
          <w:u w:val="single"/>
        </w:rPr>
      </w:pPr>
    </w:p>
    <w:p w14:paraId="00F64143" w14:textId="2F0BF91B" w:rsidR="00151DFA" w:rsidRPr="00DB487E" w:rsidRDefault="00151DFA" w:rsidP="00151DFA">
      <w:pPr>
        <w:pStyle w:val="NoSpacing"/>
        <w:jc w:val="center"/>
        <w:rPr>
          <w:ins w:id="14" w:author="MANAGER, Practice (LONDON ROAD SURGERY)" w:date="2026-09-25T20:09:00Z" w16du:dateUtc="2026-09-26T00:09:00Z"/>
          <w:rFonts w:ascii="Arial" w:hAnsi="Arial" w:cs="Arial"/>
          <w:b/>
          <w:sz w:val="40"/>
          <w:szCs w:val="40"/>
          <w:u w:val="single"/>
        </w:rPr>
      </w:pPr>
      <w:ins w:id="15" w:author="MANAGER, Practice (LONDON ROAD SURGERY)" w:date="2026-09-25T20:09:00Z" w16du:dateUtc="2026-09-26T00:09:00Z">
        <w:r w:rsidRPr="00DB487E">
          <w:rPr>
            <w:rFonts w:ascii="Arial" w:hAnsi="Arial" w:cs="Arial"/>
            <w:b/>
            <w:sz w:val="40"/>
            <w:szCs w:val="40"/>
            <w:u w:val="single"/>
          </w:rPr>
          <w:t>NEWSLETTE</w:t>
        </w:r>
        <w:r w:rsidR="008479E8">
          <w:rPr>
            <w:rFonts w:ascii="Arial" w:hAnsi="Arial" w:cs="Arial"/>
            <w:b/>
            <w:sz w:val="40"/>
            <w:szCs w:val="40"/>
            <w:u w:val="single"/>
          </w:rPr>
          <w:t xml:space="preserve">R </w:t>
        </w:r>
        <w:r w:rsidR="00EF3FB0">
          <w:rPr>
            <w:rFonts w:ascii="Arial" w:hAnsi="Arial" w:cs="Arial"/>
            <w:b/>
            <w:sz w:val="40"/>
            <w:szCs w:val="40"/>
            <w:u w:val="single"/>
          </w:rPr>
          <w:t>February</w:t>
        </w:r>
        <w:r w:rsidR="001B7E06">
          <w:rPr>
            <w:rFonts w:ascii="Arial" w:hAnsi="Arial" w:cs="Arial"/>
            <w:b/>
            <w:sz w:val="40"/>
            <w:szCs w:val="40"/>
            <w:u w:val="single"/>
          </w:rPr>
          <w:t xml:space="preserve"> </w:t>
        </w:r>
        <w:r>
          <w:rPr>
            <w:rFonts w:ascii="Arial" w:hAnsi="Arial" w:cs="Arial"/>
            <w:b/>
            <w:sz w:val="40"/>
            <w:szCs w:val="40"/>
            <w:u w:val="single"/>
          </w:rPr>
          <w:t>202</w:t>
        </w:r>
        <w:r w:rsidR="00D05EFA">
          <w:rPr>
            <w:rFonts w:ascii="Arial" w:hAnsi="Arial" w:cs="Arial"/>
            <w:b/>
            <w:sz w:val="40"/>
            <w:szCs w:val="40"/>
            <w:u w:val="single"/>
          </w:rPr>
          <w:t>5</w:t>
        </w:r>
        <w:r w:rsidRPr="00DB487E">
          <w:rPr>
            <w:rFonts w:ascii="Arial" w:hAnsi="Arial" w:cs="Arial"/>
            <w:b/>
            <w:sz w:val="40"/>
            <w:szCs w:val="40"/>
            <w:u w:val="single"/>
          </w:rPr>
          <w:t xml:space="preserve"> </w:t>
        </w:r>
      </w:ins>
    </w:p>
    <w:p w14:paraId="02325E1E" w14:textId="77777777" w:rsidR="00151DFA" w:rsidRPr="00DB487E" w:rsidRDefault="00151DFA" w:rsidP="00151DFA">
      <w:pPr>
        <w:pStyle w:val="NoSpacing"/>
        <w:jc w:val="center"/>
        <w:rPr>
          <w:ins w:id="16" w:author="MANAGER, Practice (LONDON ROAD SURGERY)" w:date="2026-09-25T20:09:00Z" w16du:dateUtc="2026-09-26T00:09:00Z"/>
          <w:sz w:val="28"/>
          <w:szCs w:val="28"/>
        </w:rPr>
      </w:pPr>
    </w:p>
    <w:p w14:paraId="61514FE8" w14:textId="719E69A9" w:rsidR="00151DFA" w:rsidRDefault="00151DFA" w:rsidP="00151DFA">
      <w:pPr>
        <w:pStyle w:val="NoSpacing"/>
        <w:rPr>
          <w:ins w:id="17" w:author="MANAGER, Practice (LONDON ROAD SURGERY)" w:date="2026-09-25T20:09:00Z" w16du:dateUtc="2026-09-26T00:09:00Z"/>
          <w:rFonts w:ascii="Arial" w:hAnsi="Arial" w:cs="Arial"/>
          <w:b/>
          <w:bCs/>
          <w:sz w:val="24"/>
          <w:szCs w:val="24"/>
        </w:rPr>
      </w:pPr>
      <w:ins w:id="18" w:author="MANAGER, Practice (LONDON ROAD SURGERY)" w:date="2026-09-25T20:09:00Z" w16du:dateUtc="2026-09-26T00:09:00Z">
        <w:r w:rsidRPr="00425E7C">
          <w:rPr>
            <w:rFonts w:ascii="Arial" w:hAnsi="Arial" w:cs="Arial"/>
            <w:sz w:val="24"/>
            <w:szCs w:val="24"/>
          </w:rPr>
          <w:t xml:space="preserve">Welcome to the practice newsletter.  In it you will find some useful information, especially if you are not able to use a computer.  </w:t>
        </w:r>
        <w:r w:rsidRPr="00432510">
          <w:rPr>
            <w:rFonts w:ascii="Arial" w:hAnsi="Arial" w:cs="Arial"/>
            <w:b/>
            <w:bCs/>
            <w:sz w:val="24"/>
            <w:szCs w:val="24"/>
          </w:rPr>
          <w:t xml:space="preserve">However, there are references to important websites and it might be useful if you have a friend or relative who could gain access to the relevant information for you. </w:t>
        </w:r>
        <w:r>
          <w:rPr>
            <w:rFonts w:ascii="Arial" w:hAnsi="Arial" w:cs="Arial"/>
            <w:b/>
            <w:bCs/>
            <w:sz w:val="24"/>
            <w:szCs w:val="24"/>
          </w:rPr>
          <w:t xml:space="preserve">This is a bumper issue this month as there are lots of campaigns listed for </w:t>
        </w:r>
        <w:r w:rsidR="00EF3FB0">
          <w:rPr>
            <w:rFonts w:ascii="Arial" w:hAnsi="Arial" w:cs="Arial"/>
            <w:b/>
            <w:bCs/>
            <w:sz w:val="24"/>
            <w:szCs w:val="24"/>
          </w:rPr>
          <w:t>March</w:t>
        </w:r>
        <w:r>
          <w:rPr>
            <w:rFonts w:ascii="Arial" w:hAnsi="Arial" w:cs="Arial"/>
            <w:b/>
            <w:bCs/>
            <w:sz w:val="24"/>
            <w:szCs w:val="24"/>
          </w:rPr>
          <w:t xml:space="preserve"> 202</w:t>
        </w:r>
        <w:r w:rsidR="001B7E06">
          <w:rPr>
            <w:rFonts w:ascii="Arial" w:hAnsi="Arial" w:cs="Arial"/>
            <w:b/>
            <w:bCs/>
            <w:sz w:val="24"/>
            <w:szCs w:val="24"/>
          </w:rPr>
          <w:t>5</w:t>
        </w:r>
        <w:r>
          <w:rPr>
            <w:rFonts w:ascii="Arial" w:hAnsi="Arial" w:cs="Arial"/>
            <w:b/>
            <w:bCs/>
            <w:sz w:val="24"/>
            <w:szCs w:val="24"/>
          </w:rPr>
          <w:t>. Please see end of the newsletter.</w:t>
        </w:r>
      </w:ins>
    </w:p>
    <w:p w14:paraId="077366AA" w14:textId="77777777" w:rsidR="00151DFA" w:rsidRDefault="00151DFA" w:rsidP="00151DFA">
      <w:pPr>
        <w:pStyle w:val="NoSpacing"/>
        <w:rPr>
          <w:ins w:id="19" w:author="MANAGER, Practice (LONDON ROAD SURGERY)" w:date="2026-09-25T20:09:00Z" w16du:dateUtc="2026-09-26T00:09:00Z"/>
          <w:rFonts w:ascii="Arial" w:hAnsi="Arial" w:cs="Arial"/>
          <w:b/>
          <w:bCs/>
          <w:sz w:val="24"/>
          <w:szCs w:val="24"/>
        </w:rPr>
      </w:pPr>
    </w:p>
    <w:p w14:paraId="713637C9" w14:textId="77777777" w:rsidR="00151DFA" w:rsidRPr="00425E7C" w:rsidRDefault="00151DFA" w:rsidP="00151DFA">
      <w:pPr>
        <w:pStyle w:val="NoSpacing"/>
        <w:rPr>
          <w:ins w:id="20" w:author="MANAGER, Practice (LONDON ROAD SURGERY)" w:date="2026-09-25T20:09:00Z" w16du:dateUtc="2026-09-26T00:09:00Z"/>
          <w:rFonts w:ascii="Arial" w:hAnsi="Arial" w:cs="Arial"/>
          <w:sz w:val="24"/>
          <w:szCs w:val="24"/>
        </w:rPr>
      </w:pPr>
    </w:p>
    <w:p w14:paraId="4807046B" w14:textId="77777777" w:rsidR="00151DFA" w:rsidRDefault="00151DFA" w:rsidP="00151DFA">
      <w:pPr>
        <w:pStyle w:val="NoSpacing"/>
        <w:rPr>
          <w:ins w:id="21" w:author="MANAGER, Practice (LONDON ROAD SURGERY)" w:date="2026-09-25T20:09:00Z" w16du:dateUtc="2026-09-26T00:09:00Z"/>
          <w:rStyle w:val="Strong"/>
          <w:rFonts w:ascii="Arial" w:hAnsi="Arial" w:cs="Arial"/>
          <w:b w:val="0"/>
          <w:bCs w:val="0"/>
          <w:sz w:val="24"/>
          <w:szCs w:val="24"/>
        </w:rPr>
      </w:pPr>
      <w:ins w:id="22" w:author="MANAGER, Practice (LONDON ROAD SURGERY)" w:date="2026-09-25T20:09:00Z" w16du:dateUtc="2026-09-26T00:09:00Z">
        <w:r w:rsidRPr="00425E7C">
          <w:rPr>
            <w:rStyle w:val="Strong"/>
            <w:rFonts w:ascii="Arial" w:hAnsi="Arial" w:cs="Arial"/>
            <w:sz w:val="24"/>
            <w:szCs w:val="24"/>
          </w:rPr>
          <w:t xml:space="preserve">All prescription requests must be made online via the </w:t>
        </w:r>
        <w:r w:rsidRPr="0082118B">
          <w:rPr>
            <w:rStyle w:val="Strong"/>
            <w:rFonts w:ascii="Arial" w:hAnsi="Arial" w:cs="Arial"/>
            <w:sz w:val="24"/>
            <w:szCs w:val="24"/>
          </w:rPr>
          <w:t>NHS App or via Online Services</w:t>
        </w:r>
        <w:r w:rsidRPr="00425E7C">
          <w:rPr>
            <w:rStyle w:val="Strong"/>
            <w:rFonts w:ascii="Arial" w:hAnsi="Arial" w:cs="Arial"/>
            <w:sz w:val="24"/>
            <w:szCs w:val="24"/>
          </w:rPr>
          <w:t xml:space="preserve"> accessed by using </w:t>
        </w:r>
        <w:r>
          <w:rPr>
            <w:rStyle w:val="Strong"/>
            <w:rFonts w:ascii="Arial" w:hAnsi="Arial" w:cs="Arial"/>
            <w:sz w:val="24"/>
            <w:szCs w:val="24"/>
          </w:rPr>
          <w:t xml:space="preserve">the London Road Surgery </w:t>
        </w:r>
        <w:r w:rsidRPr="00425E7C">
          <w:rPr>
            <w:rStyle w:val="Strong"/>
            <w:rFonts w:ascii="Arial" w:hAnsi="Arial" w:cs="Arial"/>
            <w:sz w:val="24"/>
            <w:szCs w:val="24"/>
          </w:rPr>
          <w:t>website.  Alternatively, you can post your request through our letterbox or send</w:t>
        </w:r>
        <w:r>
          <w:rPr>
            <w:rStyle w:val="Strong"/>
            <w:rFonts w:ascii="Arial" w:hAnsi="Arial" w:cs="Arial"/>
            <w:sz w:val="24"/>
            <w:szCs w:val="24"/>
          </w:rPr>
          <w:t xml:space="preserve"> it</w:t>
        </w:r>
        <w:r w:rsidRPr="00425E7C">
          <w:rPr>
            <w:rStyle w:val="Strong"/>
            <w:rFonts w:ascii="Arial" w:hAnsi="Arial" w:cs="Arial"/>
            <w:sz w:val="24"/>
            <w:szCs w:val="24"/>
          </w:rPr>
          <w:t xml:space="preserve"> by Royal Mail.</w:t>
        </w:r>
      </w:ins>
    </w:p>
    <w:p w14:paraId="50415403" w14:textId="77777777" w:rsidR="00151DFA" w:rsidRDefault="00151DFA" w:rsidP="00151DFA">
      <w:pPr>
        <w:pStyle w:val="NoSpacing"/>
        <w:rPr>
          <w:ins w:id="23" w:author="MANAGER, Practice (LONDON ROAD SURGERY)" w:date="2026-09-25T20:09:00Z" w16du:dateUtc="2026-09-26T00:09:00Z"/>
          <w:rStyle w:val="Strong"/>
          <w:rFonts w:ascii="Arial" w:hAnsi="Arial" w:cs="Arial"/>
          <w:b w:val="0"/>
          <w:bCs w:val="0"/>
          <w:sz w:val="24"/>
          <w:szCs w:val="24"/>
        </w:rPr>
      </w:pPr>
    </w:p>
    <w:p w14:paraId="7540DA71" w14:textId="1DFBB624" w:rsidR="00151DFA" w:rsidRDefault="00151DFA" w:rsidP="00151DFA">
      <w:pPr>
        <w:pStyle w:val="NoSpacing"/>
        <w:rPr>
          <w:ins w:id="24" w:author="MANAGER, Practice (LONDON ROAD SURGERY)" w:date="2026-09-25T20:09:00Z" w16du:dateUtc="2026-09-26T00:09:00Z"/>
          <w:rStyle w:val="Strong"/>
          <w:rFonts w:ascii="Arial" w:hAnsi="Arial" w:cs="Arial"/>
          <w:b w:val="0"/>
          <w:bCs w:val="0"/>
          <w:sz w:val="24"/>
          <w:szCs w:val="24"/>
        </w:rPr>
      </w:pPr>
      <w:ins w:id="25" w:author="MANAGER, Practice (LONDON ROAD SURGERY)" w:date="2026-09-25T20:09:00Z" w16du:dateUtc="2026-09-26T00:09:00Z">
        <w:r>
          <w:rPr>
            <w:rStyle w:val="Strong"/>
            <w:rFonts w:ascii="Arial" w:hAnsi="Arial" w:cs="Arial"/>
            <w:sz w:val="24"/>
            <w:szCs w:val="24"/>
          </w:rPr>
          <w:t xml:space="preserve">We are experiencing a high demand for appointments please ask your </w:t>
        </w:r>
        <w:r w:rsidR="00781D7E">
          <w:rPr>
            <w:rStyle w:val="Strong"/>
            <w:rFonts w:ascii="Arial" w:hAnsi="Arial" w:cs="Arial"/>
            <w:sz w:val="24"/>
            <w:szCs w:val="24"/>
          </w:rPr>
          <w:t xml:space="preserve">local </w:t>
        </w:r>
        <w:r>
          <w:rPr>
            <w:rStyle w:val="Strong"/>
            <w:rFonts w:ascii="Arial" w:hAnsi="Arial" w:cs="Arial"/>
            <w:sz w:val="24"/>
            <w:szCs w:val="24"/>
          </w:rPr>
          <w:t xml:space="preserve">Pharmacist for advice or use </w:t>
        </w:r>
        <w:r w:rsidRPr="00347E25">
          <w:rPr>
            <w:rStyle w:val="Strong"/>
            <w:rFonts w:ascii="Arial" w:hAnsi="Arial" w:cs="Arial"/>
            <w:sz w:val="24"/>
            <w:szCs w:val="24"/>
          </w:rPr>
          <w:t>e-consult</w:t>
        </w:r>
        <w:r>
          <w:rPr>
            <w:rStyle w:val="Strong"/>
            <w:rFonts w:ascii="Arial" w:hAnsi="Arial" w:cs="Arial"/>
            <w:sz w:val="24"/>
            <w:szCs w:val="24"/>
          </w:rPr>
          <w:t xml:space="preserve"> online consultation and receive a reply within 48 hours.</w:t>
        </w:r>
        <w:r w:rsidR="00CC251D">
          <w:rPr>
            <w:rStyle w:val="Strong"/>
            <w:rFonts w:ascii="Arial" w:hAnsi="Arial" w:cs="Arial"/>
            <w:sz w:val="24"/>
            <w:szCs w:val="24"/>
          </w:rPr>
          <w:t xml:space="preserve"> Pharmacy First is a new campaign that allows the Pharmacists to treat 7 conditions. Please ask your </w:t>
        </w:r>
        <w:r w:rsidR="0012116C">
          <w:rPr>
            <w:rStyle w:val="Strong"/>
            <w:rFonts w:ascii="Arial" w:hAnsi="Arial" w:cs="Arial"/>
            <w:sz w:val="24"/>
            <w:szCs w:val="24"/>
          </w:rPr>
          <w:t>pharmacist</w:t>
        </w:r>
        <w:r w:rsidR="00CC251D">
          <w:rPr>
            <w:rStyle w:val="Strong"/>
            <w:rFonts w:ascii="Arial" w:hAnsi="Arial" w:cs="Arial"/>
            <w:sz w:val="24"/>
            <w:szCs w:val="24"/>
          </w:rPr>
          <w:t xml:space="preserve"> for more information.</w:t>
        </w:r>
      </w:ins>
    </w:p>
    <w:p w14:paraId="54091BB5" w14:textId="77777777" w:rsidR="00151DFA" w:rsidRDefault="00151DFA" w:rsidP="00151DFA">
      <w:pPr>
        <w:pStyle w:val="NoSpacing"/>
        <w:rPr>
          <w:ins w:id="26" w:author="MANAGER, Practice (LONDON ROAD SURGERY)" w:date="2026-09-25T20:09:00Z" w16du:dateUtc="2026-09-26T00:09:00Z"/>
          <w:rStyle w:val="Strong"/>
          <w:rFonts w:ascii="Arial" w:hAnsi="Arial" w:cs="Arial"/>
          <w:b w:val="0"/>
          <w:bCs w:val="0"/>
          <w:sz w:val="24"/>
          <w:szCs w:val="24"/>
        </w:rPr>
      </w:pPr>
    </w:p>
    <w:p w14:paraId="7C78D5ED" w14:textId="77777777" w:rsidR="00151DFA" w:rsidRDefault="00151DFA" w:rsidP="00151DFA">
      <w:pPr>
        <w:pStyle w:val="NoSpacing"/>
        <w:rPr>
          <w:ins w:id="27" w:author="MANAGER, Practice (LONDON ROAD SURGERY)" w:date="2026-09-25T20:09:00Z" w16du:dateUtc="2026-09-26T00:09:00Z"/>
          <w:rStyle w:val="Strong"/>
          <w:rFonts w:ascii="Arial" w:hAnsi="Arial" w:cs="Arial"/>
          <w:b w:val="0"/>
          <w:bCs w:val="0"/>
          <w:sz w:val="24"/>
          <w:szCs w:val="24"/>
        </w:rPr>
      </w:pPr>
    </w:p>
    <w:p w14:paraId="42B3E9DF" w14:textId="77777777" w:rsidR="00151DFA" w:rsidRPr="00781D7E" w:rsidRDefault="00151DFA" w:rsidP="00151DFA">
      <w:pPr>
        <w:pStyle w:val="NoSpacing"/>
        <w:rPr>
          <w:ins w:id="28" w:author="MANAGER, Practice (LONDON ROAD SURGERY)" w:date="2026-09-25T20:09:00Z" w16du:dateUtc="2026-09-26T00:09:00Z"/>
          <w:rStyle w:val="Strong"/>
          <w:rFonts w:ascii="Arial" w:hAnsi="Arial" w:cs="Arial"/>
          <w:sz w:val="28"/>
          <w:szCs w:val="28"/>
          <w:u w:val="single"/>
        </w:rPr>
      </w:pPr>
      <w:ins w:id="29" w:author="MANAGER, Practice (LONDON ROAD SURGERY)" w:date="2026-09-25T20:09:00Z" w16du:dateUtc="2026-09-26T00:09:00Z">
        <w:r w:rsidRPr="00781D7E">
          <w:rPr>
            <w:rStyle w:val="Strong"/>
            <w:rFonts w:ascii="Arial" w:hAnsi="Arial" w:cs="Arial"/>
            <w:sz w:val="28"/>
            <w:szCs w:val="28"/>
            <w:u w:val="single"/>
          </w:rPr>
          <w:t>e-consults or Online Consultations</w:t>
        </w:r>
      </w:ins>
    </w:p>
    <w:p w14:paraId="0B1FE4C2" w14:textId="77777777" w:rsidR="00151DFA" w:rsidRDefault="00151DFA" w:rsidP="00151DFA">
      <w:pPr>
        <w:pStyle w:val="NoSpacing"/>
        <w:rPr>
          <w:ins w:id="30" w:author="MANAGER, Practice (LONDON ROAD SURGERY)" w:date="2026-09-25T20:09:00Z" w16du:dateUtc="2026-09-26T00:09:00Z"/>
          <w:rStyle w:val="Strong"/>
          <w:rFonts w:ascii="Arial" w:hAnsi="Arial" w:cs="Arial"/>
          <w:b w:val="0"/>
          <w:bCs w:val="0"/>
          <w:sz w:val="24"/>
          <w:szCs w:val="24"/>
        </w:rPr>
      </w:pPr>
      <w:ins w:id="31" w:author="MANAGER, Practice (LONDON ROAD SURGERY)" w:date="2026-09-25T20:09:00Z" w16du:dateUtc="2026-09-26T00:09:00Z">
        <w:r>
          <w:rPr>
            <w:rStyle w:val="Strong"/>
            <w:rFonts w:ascii="Arial" w:hAnsi="Arial" w:cs="Arial"/>
            <w:sz w:val="24"/>
            <w:szCs w:val="24"/>
          </w:rPr>
          <w:t xml:space="preserve">We have available via the website </w:t>
        </w:r>
        <w:r>
          <w:fldChar w:fldCharType="begin"/>
        </w:r>
        <w:r>
          <w:instrText>HYPERLINK "http://www.thelondonroadsurgery.co.uk"</w:instrText>
        </w:r>
        <w:r>
          <w:fldChar w:fldCharType="separate"/>
        </w:r>
        <w:r w:rsidRPr="00AB1996">
          <w:rPr>
            <w:rStyle w:val="Hyperlink"/>
            <w:rFonts w:ascii="Arial" w:hAnsi="Arial" w:cs="Arial"/>
            <w:sz w:val="24"/>
            <w:szCs w:val="24"/>
          </w:rPr>
          <w:t>www.thelondonroadsurgery.co.uk</w:t>
        </w:r>
        <w:r>
          <w:fldChar w:fldCharType="end"/>
        </w:r>
        <w:r>
          <w:rPr>
            <w:rStyle w:val="Strong"/>
            <w:rFonts w:ascii="Arial" w:hAnsi="Arial" w:cs="Arial"/>
            <w:sz w:val="24"/>
            <w:szCs w:val="24"/>
          </w:rPr>
          <w:t xml:space="preserve"> a platform for consulting online a clinical or admin queries. This is called e-consult. Please follow the instructions to submit your query. You will get a response within 48 hours.</w:t>
        </w:r>
      </w:ins>
    </w:p>
    <w:p w14:paraId="6197AAA9" w14:textId="77777777" w:rsidR="00151DFA" w:rsidRDefault="00151DFA" w:rsidP="00151DFA">
      <w:pPr>
        <w:pStyle w:val="NoSpacing"/>
        <w:rPr>
          <w:ins w:id="32" w:author="MANAGER, Practice (LONDON ROAD SURGERY)" w:date="2026-09-25T20:09:00Z" w16du:dateUtc="2026-09-26T00:09:00Z"/>
          <w:rStyle w:val="Strong"/>
          <w:rFonts w:ascii="Arial" w:hAnsi="Arial" w:cs="Arial"/>
          <w:b w:val="0"/>
          <w:bCs w:val="0"/>
          <w:sz w:val="24"/>
          <w:szCs w:val="24"/>
        </w:rPr>
      </w:pPr>
    </w:p>
    <w:p w14:paraId="127AFA7A" w14:textId="77777777" w:rsidR="00151DFA" w:rsidRDefault="00151DFA" w:rsidP="00151DFA">
      <w:pPr>
        <w:shd w:val="clear" w:color="auto" w:fill="FFFFFF"/>
        <w:spacing w:after="135" w:line="240" w:lineRule="auto"/>
        <w:rPr>
          <w:ins w:id="33" w:author="MANAGER, Practice (LONDON ROAD SURGERY)" w:date="2026-09-25T20:09:00Z" w16du:dateUtc="2026-09-26T00:09:00Z"/>
          <w:rStyle w:val="Hyperlink"/>
          <w:rFonts w:ascii="Arial" w:eastAsia="Times New Roman" w:hAnsi="Arial" w:cs="Arial"/>
          <w:sz w:val="24"/>
          <w:szCs w:val="24"/>
          <w:lang w:eastAsia="en-GB"/>
        </w:rPr>
      </w:pPr>
    </w:p>
    <w:p w14:paraId="12E7CF13" w14:textId="77777777" w:rsidR="00151DFA" w:rsidRDefault="00151DFA" w:rsidP="00151DFA">
      <w:pPr>
        <w:shd w:val="clear" w:color="auto" w:fill="FFFFFF"/>
        <w:spacing w:after="135" w:line="240" w:lineRule="auto"/>
        <w:rPr>
          <w:ins w:id="34" w:author="MANAGER, Practice (LONDON ROAD SURGERY)" w:date="2026-09-25T20:09:00Z" w16du:dateUtc="2026-09-26T00:09:00Z"/>
          <w:rStyle w:val="Hyperlink"/>
          <w:rFonts w:ascii="Arial" w:eastAsia="Times New Roman" w:hAnsi="Arial" w:cs="Arial"/>
          <w:b/>
          <w:bCs/>
          <w:sz w:val="24"/>
          <w:szCs w:val="24"/>
          <w:lang w:eastAsia="en-GB"/>
        </w:rPr>
      </w:pPr>
      <w:ins w:id="35" w:author="MANAGER, Practice (LONDON ROAD SURGERY)" w:date="2026-09-25T20:09:00Z" w16du:dateUtc="2026-09-26T00:09:00Z">
        <w:r w:rsidRPr="00081A21">
          <w:rPr>
            <w:rStyle w:val="Hyperlink"/>
            <w:rFonts w:ascii="Arial" w:eastAsia="Times New Roman" w:hAnsi="Arial" w:cs="Arial"/>
            <w:b/>
            <w:bCs/>
            <w:sz w:val="24"/>
            <w:szCs w:val="24"/>
            <w:lang w:eastAsia="en-GB"/>
          </w:rPr>
          <w:t>New Reception Staff</w:t>
        </w:r>
      </w:ins>
    </w:p>
    <w:p w14:paraId="61FFBA95" w14:textId="0C45688B" w:rsidR="00151DFA" w:rsidRPr="00781D7E" w:rsidRDefault="00151DFA" w:rsidP="00151DFA">
      <w:pPr>
        <w:shd w:val="clear" w:color="auto" w:fill="FFFFFF"/>
        <w:spacing w:after="135" w:line="240" w:lineRule="auto"/>
        <w:rPr>
          <w:ins w:id="36" w:author="MANAGER, Practice (LONDON ROAD SURGERY)" w:date="2026-09-25T20:09:00Z" w16du:dateUtc="2026-09-26T00:09:00Z"/>
          <w:rStyle w:val="Hyperlink"/>
          <w:rFonts w:ascii="Arial" w:eastAsia="Times New Roman" w:hAnsi="Arial" w:cs="Arial"/>
          <w:sz w:val="24"/>
          <w:szCs w:val="24"/>
          <w:u w:val="none"/>
          <w:lang w:eastAsia="en-GB"/>
        </w:rPr>
      </w:pPr>
      <w:ins w:id="37" w:author="MANAGER, Practice (LONDON ROAD SURGERY)" w:date="2026-09-25T20:09:00Z" w16du:dateUtc="2026-09-26T00:09:00Z">
        <w:r w:rsidRPr="00781D7E">
          <w:rPr>
            <w:rStyle w:val="Hyperlink"/>
            <w:rFonts w:ascii="Arial" w:eastAsia="Times New Roman" w:hAnsi="Arial" w:cs="Arial"/>
            <w:sz w:val="24"/>
            <w:szCs w:val="24"/>
            <w:u w:val="none"/>
            <w:lang w:eastAsia="en-GB"/>
          </w:rPr>
          <w:t xml:space="preserve">We have new staff who have joined our </w:t>
        </w:r>
        <w:r w:rsidR="00F16E01" w:rsidRPr="00781D7E">
          <w:rPr>
            <w:rStyle w:val="Hyperlink"/>
            <w:rFonts w:ascii="Arial" w:eastAsia="Times New Roman" w:hAnsi="Arial" w:cs="Arial"/>
            <w:sz w:val="24"/>
            <w:szCs w:val="24"/>
            <w:u w:val="none"/>
            <w:lang w:eastAsia="en-GB"/>
          </w:rPr>
          <w:t>reception</w:t>
        </w:r>
        <w:r w:rsidRPr="00781D7E">
          <w:rPr>
            <w:rStyle w:val="Hyperlink"/>
            <w:rFonts w:ascii="Arial" w:eastAsia="Times New Roman" w:hAnsi="Arial" w:cs="Arial"/>
            <w:sz w:val="24"/>
            <w:szCs w:val="24"/>
            <w:u w:val="none"/>
            <w:lang w:eastAsia="en-GB"/>
          </w:rPr>
          <w:t xml:space="preserve"> team. Please be patient while they deal with your queries. Our reception staff are now called Healthcare Navigators because they can sign post you to Health Care Professionals who support the doctors in primary care.</w:t>
        </w:r>
      </w:ins>
    </w:p>
    <w:p w14:paraId="2AA5C630" w14:textId="77777777" w:rsidR="00151DFA" w:rsidRPr="00781D7E" w:rsidRDefault="00151DFA" w:rsidP="00151DFA">
      <w:pPr>
        <w:shd w:val="clear" w:color="auto" w:fill="FFFFFF"/>
        <w:spacing w:after="135" w:line="240" w:lineRule="auto"/>
        <w:rPr>
          <w:ins w:id="38" w:author="MANAGER, Practice (LONDON ROAD SURGERY)" w:date="2026-09-25T20:09:00Z" w16du:dateUtc="2026-09-26T00:09:00Z"/>
          <w:rStyle w:val="Hyperlink"/>
          <w:rFonts w:ascii="Arial" w:eastAsia="Times New Roman" w:hAnsi="Arial" w:cs="Arial"/>
          <w:sz w:val="24"/>
          <w:szCs w:val="24"/>
          <w:u w:val="none"/>
          <w:lang w:eastAsia="en-GB"/>
        </w:rPr>
      </w:pPr>
      <w:ins w:id="39" w:author="MANAGER, Practice (LONDON ROAD SURGERY)" w:date="2026-09-25T20:09:00Z" w16du:dateUtc="2026-09-26T00:09:00Z">
        <w:r w:rsidRPr="00781D7E">
          <w:rPr>
            <w:rStyle w:val="Hyperlink"/>
            <w:rFonts w:ascii="Arial" w:eastAsia="Times New Roman" w:hAnsi="Arial" w:cs="Arial"/>
            <w:sz w:val="24"/>
            <w:szCs w:val="24"/>
            <w:u w:val="none"/>
            <w:lang w:eastAsia="en-GB"/>
          </w:rPr>
          <w:t>Thank you for your kind comments for some of our new reception staff.</w:t>
        </w:r>
      </w:ins>
    </w:p>
    <w:p w14:paraId="34B0F408" w14:textId="77777777" w:rsidR="00151DFA" w:rsidRPr="00781D7E" w:rsidRDefault="00151DFA" w:rsidP="00151DFA">
      <w:pPr>
        <w:shd w:val="clear" w:color="auto" w:fill="FFFFFF"/>
        <w:spacing w:after="135" w:line="240" w:lineRule="auto"/>
        <w:rPr>
          <w:ins w:id="40" w:author="MANAGER, Practice (LONDON ROAD SURGERY)" w:date="2026-09-25T20:09:00Z" w16du:dateUtc="2026-09-26T00:09:00Z"/>
          <w:rStyle w:val="Hyperlink"/>
          <w:rFonts w:ascii="Arial" w:eastAsia="Times New Roman" w:hAnsi="Arial" w:cs="Arial"/>
          <w:sz w:val="24"/>
          <w:szCs w:val="24"/>
          <w:u w:val="none"/>
          <w:lang w:eastAsia="en-GB"/>
        </w:rPr>
      </w:pPr>
      <w:ins w:id="41" w:author="MANAGER, Practice (LONDON ROAD SURGERY)" w:date="2026-09-25T20:09:00Z" w16du:dateUtc="2026-09-26T00:09:00Z">
        <w:r w:rsidRPr="00781D7E">
          <w:rPr>
            <w:rStyle w:val="Hyperlink"/>
            <w:rFonts w:ascii="Arial" w:eastAsia="Times New Roman" w:hAnsi="Arial" w:cs="Arial"/>
            <w:sz w:val="24"/>
            <w:szCs w:val="24"/>
            <w:u w:val="none"/>
            <w:lang w:eastAsia="en-GB"/>
          </w:rPr>
          <w:t>These staff are trained professionals and if unable to support you they will refer you back to the doctor. These are: Pharmacists, Paramedic, Social Prescriber, Mental Health First Contact Practitioner, and retail Pharmacists. We also use the weekend appointments available to all the practices in Wickford.</w:t>
        </w:r>
      </w:ins>
    </w:p>
    <w:p w14:paraId="038EB386" w14:textId="77777777" w:rsidR="00151DFA" w:rsidRPr="00781D7E" w:rsidRDefault="00151DFA" w:rsidP="00151DFA">
      <w:pPr>
        <w:shd w:val="clear" w:color="auto" w:fill="FFFFFF"/>
        <w:spacing w:after="135" w:line="240" w:lineRule="auto"/>
        <w:rPr>
          <w:ins w:id="42" w:author="MANAGER, Practice (LONDON ROAD SURGERY)" w:date="2026-09-25T20:09:00Z" w16du:dateUtc="2026-09-26T00:09:00Z"/>
          <w:rStyle w:val="Hyperlink"/>
          <w:rFonts w:ascii="Arial" w:eastAsia="Times New Roman" w:hAnsi="Arial" w:cs="Arial"/>
          <w:sz w:val="24"/>
          <w:szCs w:val="24"/>
          <w:u w:val="none"/>
          <w:lang w:eastAsia="en-GB"/>
        </w:rPr>
      </w:pPr>
    </w:p>
    <w:p w14:paraId="1489BC47" w14:textId="77777777" w:rsidR="00151DFA" w:rsidRDefault="00151DFA" w:rsidP="00151DFA">
      <w:pPr>
        <w:shd w:val="clear" w:color="auto" w:fill="FFFFFF"/>
        <w:spacing w:after="135" w:line="240" w:lineRule="auto"/>
        <w:rPr>
          <w:ins w:id="43" w:author="MANAGER, Practice (LONDON ROAD SURGERY)" w:date="2026-09-25T20:09:00Z" w16du:dateUtc="2026-09-26T00:09:00Z"/>
          <w:rStyle w:val="Hyperlink"/>
          <w:rFonts w:ascii="Arial" w:eastAsia="Times New Roman" w:hAnsi="Arial" w:cs="Arial"/>
          <w:sz w:val="24"/>
          <w:szCs w:val="24"/>
          <w:lang w:eastAsia="en-GB"/>
        </w:rPr>
      </w:pPr>
    </w:p>
    <w:p w14:paraId="1E7B2220" w14:textId="77777777" w:rsidR="00781D7E" w:rsidRDefault="00781D7E" w:rsidP="00151DFA">
      <w:pPr>
        <w:shd w:val="clear" w:color="auto" w:fill="FFFFFF"/>
        <w:spacing w:after="135" w:line="240" w:lineRule="auto"/>
        <w:rPr>
          <w:ins w:id="44" w:author="MANAGER, Practice (LONDON ROAD SURGERY)" w:date="2026-09-25T20:09:00Z" w16du:dateUtc="2026-09-26T00:09:00Z"/>
          <w:rStyle w:val="Hyperlink"/>
          <w:rFonts w:ascii="Arial" w:eastAsia="Times New Roman" w:hAnsi="Arial" w:cs="Arial"/>
          <w:sz w:val="24"/>
          <w:szCs w:val="24"/>
          <w:lang w:eastAsia="en-GB"/>
        </w:rPr>
      </w:pPr>
    </w:p>
    <w:p w14:paraId="0308A3CC" w14:textId="77777777" w:rsidR="00151DFA" w:rsidRDefault="00151DFA" w:rsidP="00151DFA">
      <w:pPr>
        <w:shd w:val="clear" w:color="auto" w:fill="FFFFFF"/>
        <w:spacing w:after="135" w:line="240" w:lineRule="auto"/>
        <w:rPr>
          <w:ins w:id="45" w:author="MANAGER, Practice (LONDON ROAD SURGERY)" w:date="2026-09-25T20:09:00Z" w16du:dateUtc="2026-09-26T00:09:00Z"/>
          <w:rStyle w:val="Hyperlink"/>
          <w:rFonts w:ascii="Arial" w:eastAsia="Times New Roman" w:hAnsi="Arial" w:cs="Arial"/>
          <w:sz w:val="24"/>
          <w:szCs w:val="24"/>
          <w:lang w:eastAsia="en-GB"/>
        </w:rPr>
      </w:pPr>
    </w:p>
    <w:p w14:paraId="7D807ED4" w14:textId="77777777" w:rsidR="00151DFA" w:rsidRDefault="00151DFA" w:rsidP="00151DFA">
      <w:pPr>
        <w:shd w:val="clear" w:color="auto" w:fill="FFFFFF"/>
        <w:spacing w:after="135" w:line="240" w:lineRule="auto"/>
        <w:rPr>
          <w:ins w:id="46" w:author="MANAGER, Practice (LONDON ROAD SURGERY)" w:date="2026-09-25T20:09:00Z" w16du:dateUtc="2026-09-26T00:09:00Z"/>
          <w:rStyle w:val="Hyperlink"/>
          <w:rFonts w:ascii="Arial" w:eastAsia="Times New Roman" w:hAnsi="Arial" w:cs="Arial"/>
          <w:b/>
          <w:bCs/>
          <w:sz w:val="24"/>
          <w:szCs w:val="24"/>
          <w:lang w:eastAsia="en-GB"/>
        </w:rPr>
      </w:pPr>
      <w:ins w:id="47" w:author="MANAGER, Practice (LONDON ROAD SURGERY)" w:date="2026-09-25T20:09:00Z" w16du:dateUtc="2026-09-26T00:09:00Z">
        <w:r w:rsidRPr="00081A21">
          <w:rPr>
            <w:rStyle w:val="Hyperlink"/>
            <w:rFonts w:ascii="Arial" w:eastAsia="Times New Roman" w:hAnsi="Arial" w:cs="Arial"/>
            <w:b/>
            <w:bCs/>
            <w:sz w:val="24"/>
            <w:szCs w:val="24"/>
            <w:lang w:eastAsia="en-GB"/>
          </w:rPr>
          <w:t>Ideas and Suggestions</w:t>
        </w:r>
      </w:ins>
    </w:p>
    <w:p w14:paraId="458E9449" w14:textId="77777777" w:rsidR="00151DFA" w:rsidRPr="00781D7E" w:rsidRDefault="00151DFA" w:rsidP="00151DFA">
      <w:pPr>
        <w:shd w:val="clear" w:color="auto" w:fill="FFFFFF"/>
        <w:spacing w:after="135" w:line="240" w:lineRule="auto"/>
        <w:rPr>
          <w:ins w:id="48" w:author="MANAGER, Practice (LONDON ROAD SURGERY)" w:date="2026-09-25T20:09:00Z" w16du:dateUtc="2026-09-26T00:09:00Z"/>
          <w:rStyle w:val="Hyperlink"/>
          <w:rFonts w:ascii="Arial" w:eastAsia="Times New Roman" w:hAnsi="Arial" w:cs="Arial"/>
          <w:sz w:val="24"/>
          <w:szCs w:val="24"/>
          <w:u w:val="none"/>
          <w:lang w:eastAsia="en-GB"/>
        </w:rPr>
      </w:pPr>
      <w:ins w:id="49" w:author="MANAGER, Practice (LONDON ROAD SURGERY)" w:date="2026-09-25T20:09:00Z" w16du:dateUtc="2026-09-26T00:09:00Z">
        <w:r w:rsidRPr="00781D7E">
          <w:rPr>
            <w:rStyle w:val="Hyperlink"/>
            <w:rFonts w:ascii="Arial" w:eastAsia="Times New Roman" w:hAnsi="Arial" w:cs="Arial"/>
            <w:sz w:val="24"/>
            <w:szCs w:val="24"/>
            <w:u w:val="none"/>
            <w:lang w:eastAsia="en-GB"/>
          </w:rPr>
          <w:t>Please let us know if you have any ideas or suggestions by writing to us via the email address or by post.</w:t>
        </w:r>
      </w:ins>
    </w:p>
    <w:p w14:paraId="09DB9C73" w14:textId="77777777" w:rsidR="00151DFA" w:rsidRPr="00781D7E" w:rsidRDefault="00151DFA" w:rsidP="00151DFA">
      <w:pPr>
        <w:shd w:val="clear" w:color="auto" w:fill="FFFFFF"/>
        <w:spacing w:after="135" w:line="240" w:lineRule="auto"/>
        <w:rPr>
          <w:ins w:id="50" w:author="MANAGER, Practice (LONDON ROAD SURGERY)" w:date="2026-09-25T20:09:00Z" w16du:dateUtc="2026-09-26T00:09:00Z"/>
          <w:rStyle w:val="Hyperlink"/>
          <w:rFonts w:ascii="Arial" w:eastAsia="Times New Roman" w:hAnsi="Arial" w:cs="Arial"/>
          <w:sz w:val="24"/>
          <w:szCs w:val="24"/>
          <w:u w:val="none"/>
          <w:lang w:eastAsia="en-GB"/>
        </w:rPr>
      </w:pPr>
      <w:ins w:id="51" w:author="MANAGER, Practice (LONDON ROAD SURGERY)" w:date="2026-09-25T20:09:00Z" w16du:dateUtc="2026-09-26T00:09:00Z">
        <w:r w:rsidRPr="00781D7E">
          <w:rPr>
            <w:rStyle w:val="Hyperlink"/>
            <w:rFonts w:ascii="Arial" w:eastAsia="Times New Roman" w:hAnsi="Arial" w:cs="Arial"/>
            <w:sz w:val="24"/>
            <w:szCs w:val="24"/>
            <w:u w:val="none"/>
            <w:lang w:eastAsia="en-GB"/>
          </w:rPr>
          <w:t>Thank you.</w:t>
        </w:r>
      </w:ins>
    </w:p>
    <w:p w14:paraId="490D98C8" w14:textId="77777777" w:rsidR="00151DFA" w:rsidRPr="00347E25" w:rsidRDefault="00151DFA" w:rsidP="00151DFA">
      <w:pPr>
        <w:shd w:val="clear" w:color="auto" w:fill="FFFFFF"/>
        <w:spacing w:after="135" w:line="240" w:lineRule="auto"/>
        <w:rPr>
          <w:ins w:id="52" w:author="MANAGER, Practice (LONDON ROAD SURGERY)" w:date="2026-09-25T20:09:00Z" w16du:dateUtc="2026-09-26T00:09:00Z"/>
          <w:rStyle w:val="Strong"/>
          <w:rFonts w:ascii="Arial" w:eastAsia="Times New Roman" w:hAnsi="Arial" w:cs="Arial"/>
          <w:b w:val="0"/>
          <w:bCs w:val="0"/>
          <w:sz w:val="24"/>
          <w:szCs w:val="24"/>
          <w:lang w:eastAsia="en-GB"/>
        </w:rPr>
      </w:pPr>
    </w:p>
    <w:p w14:paraId="29AB028E" w14:textId="77777777" w:rsidR="00151DFA" w:rsidRDefault="00151DFA" w:rsidP="00151DFA">
      <w:pPr>
        <w:pStyle w:val="NoSpacing"/>
        <w:rPr>
          <w:ins w:id="53" w:author="MANAGER, Practice (LONDON ROAD SURGERY)" w:date="2026-09-25T20:09:00Z" w16du:dateUtc="2026-09-26T00:09:00Z"/>
          <w:rStyle w:val="Strong"/>
          <w:rFonts w:ascii="Arial" w:hAnsi="Arial" w:cs="Arial"/>
          <w:b w:val="0"/>
          <w:bCs w:val="0"/>
          <w:sz w:val="24"/>
          <w:szCs w:val="24"/>
        </w:rPr>
      </w:pPr>
    </w:p>
    <w:p w14:paraId="208DC985" w14:textId="77777777" w:rsidR="00151DFA" w:rsidRPr="00CC251D" w:rsidRDefault="00151DFA" w:rsidP="00151DFA">
      <w:pPr>
        <w:pStyle w:val="NoSpacing"/>
        <w:rPr>
          <w:ins w:id="54" w:author="MANAGER, Practice (LONDON ROAD SURGERY)" w:date="2026-09-25T20:09:00Z" w16du:dateUtc="2026-09-26T00:09:00Z"/>
          <w:rStyle w:val="Strong"/>
          <w:rFonts w:ascii="Arial" w:hAnsi="Arial" w:cs="Arial"/>
          <w:sz w:val="24"/>
          <w:szCs w:val="24"/>
          <w:u w:val="single"/>
        </w:rPr>
      </w:pPr>
      <w:ins w:id="55" w:author="MANAGER, Practice (LONDON ROAD SURGERY)" w:date="2026-09-25T20:09:00Z" w16du:dateUtc="2026-09-26T00:09:00Z">
        <w:r w:rsidRPr="00CC251D">
          <w:rPr>
            <w:rStyle w:val="Strong"/>
            <w:rFonts w:ascii="Arial" w:hAnsi="Arial" w:cs="Arial"/>
            <w:sz w:val="24"/>
            <w:szCs w:val="24"/>
            <w:u w:val="single"/>
          </w:rPr>
          <w:t>Veteran Friendly Accreditation</w:t>
        </w:r>
      </w:ins>
    </w:p>
    <w:p w14:paraId="7A78B52D" w14:textId="77777777" w:rsidR="00151DFA" w:rsidRPr="00EC773A" w:rsidRDefault="00151DFA" w:rsidP="00151DFA">
      <w:pPr>
        <w:pStyle w:val="NoSpacing"/>
        <w:rPr>
          <w:ins w:id="56" w:author="MANAGER, Practice (LONDON ROAD SURGERY)" w:date="2026-09-25T20:09:00Z" w16du:dateUtc="2026-09-26T00:09:00Z"/>
          <w:rStyle w:val="Strong"/>
          <w:rFonts w:ascii="Arial" w:hAnsi="Arial" w:cs="Arial"/>
          <w:b w:val="0"/>
          <w:bCs w:val="0"/>
          <w:sz w:val="24"/>
          <w:szCs w:val="24"/>
        </w:rPr>
      </w:pPr>
      <w:ins w:id="57" w:author="MANAGER, Practice (LONDON ROAD SURGERY)" w:date="2026-09-25T20:09:00Z" w16du:dateUtc="2026-09-26T00:09:00Z">
        <w:r>
          <w:rPr>
            <w:rStyle w:val="Strong"/>
            <w:rFonts w:ascii="Arial" w:hAnsi="Arial" w:cs="Arial"/>
            <w:sz w:val="24"/>
            <w:szCs w:val="24"/>
          </w:rPr>
          <w:t>We are accredited as an Armed Forces veteran friendly accredited GP practice. Dr Richards is the Lead GP for this.</w:t>
        </w:r>
      </w:ins>
    </w:p>
    <w:p w14:paraId="03CB7297" w14:textId="77777777" w:rsidR="00151DFA" w:rsidRDefault="00151DFA" w:rsidP="00151DFA">
      <w:pPr>
        <w:pStyle w:val="NoSpacing"/>
        <w:rPr>
          <w:ins w:id="58" w:author="MANAGER, Practice (LONDON ROAD SURGERY)" w:date="2026-09-25T20:09:00Z" w16du:dateUtc="2026-09-26T00:09:00Z"/>
          <w:rStyle w:val="Strong"/>
          <w:rFonts w:ascii="Arial" w:hAnsi="Arial" w:cs="Arial"/>
          <w:sz w:val="24"/>
          <w:szCs w:val="24"/>
        </w:rPr>
      </w:pPr>
    </w:p>
    <w:p w14:paraId="2EF7CC6B" w14:textId="77777777" w:rsidR="00151DFA" w:rsidRPr="00CC251D" w:rsidRDefault="00151DFA" w:rsidP="00151DFA">
      <w:pPr>
        <w:pStyle w:val="NoSpacing"/>
        <w:rPr>
          <w:ins w:id="59" w:author="MANAGER, Practice (LONDON ROAD SURGERY)" w:date="2026-09-25T20:09:00Z" w16du:dateUtc="2026-09-26T00:09:00Z"/>
          <w:rStyle w:val="Strong"/>
          <w:rFonts w:ascii="Arial" w:hAnsi="Arial" w:cs="Arial"/>
          <w:sz w:val="24"/>
          <w:szCs w:val="24"/>
          <w:u w:val="single"/>
        </w:rPr>
      </w:pPr>
      <w:ins w:id="60" w:author="MANAGER, Practice (LONDON ROAD SURGERY)" w:date="2026-09-25T20:09:00Z" w16du:dateUtc="2026-09-26T00:09:00Z">
        <w:r w:rsidRPr="00CC251D">
          <w:rPr>
            <w:rStyle w:val="Strong"/>
            <w:rFonts w:ascii="Arial" w:hAnsi="Arial" w:cs="Arial"/>
            <w:sz w:val="24"/>
            <w:szCs w:val="24"/>
            <w:u w:val="single"/>
          </w:rPr>
          <w:t>Patient Contact Details</w:t>
        </w:r>
      </w:ins>
    </w:p>
    <w:p w14:paraId="7369FC3C" w14:textId="77777777" w:rsidR="00151DFA" w:rsidRDefault="00151DFA" w:rsidP="00151DFA">
      <w:pPr>
        <w:pStyle w:val="NoSpacing"/>
        <w:rPr>
          <w:ins w:id="61" w:author="MANAGER, Practice (LONDON ROAD SURGERY)" w:date="2026-09-25T20:09:00Z" w16du:dateUtc="2026-09-26T00:09:00Z"/>
          <w:rStyle w:val="Strong"/>
          <w:rFonts w:ascii="Arial" w:hAnsi="Arial" w:cs="Arial"/>
          <w:sz w:val="24"/>
          <w:szCs w:val="24"/>
        </w:rPr>
      </w:pPr>
    </w:p>
    <w:p w14:paraId="43FE820F" w14:textId="77777777" w:rsidR="00151DFA" w:rsidRDefault="00151DFA" w:rsidP="00151DFA">
      <w:pPr>
        <w:pStyle w:val="NoSpacing"/>
        <w:rPr>
          <w:ins w:id="62" w:author="MANAGER, Practice (LONDON ROAD SURGERY)" w:date="2026-09-25T20:09:00Z" w16du:dateUtc="2026-09-26T00:09:00Z"/>
          <w:rStyle w:val="Strong"/>
          <w:rFonts w:ascii="Arial" w:hAnsi="Arial" w:cs="Arial"/>
          <w:b w:val="0"/>
          <w:bCs w:val="0"/>
          <w:sz w:val="24"/>
          <w:szCs w:val="24"/>
        </w:rPr>
      </w:pPr>
      <w:ins w:id="63" w:author="MANAGER, Practice (LONDON ROAD SURGERY)" w:date="2026-09-25T20:09:00Z" w16du:dateUtc="2026-09-26T00:09:00Z">
        <w:r>
          <w:rPr>
            <w:rStyle w:val="Strong"/>
            <w:rFonts w:ascii="Arial" w:hAnsi="Arial" w:cs="Arial"/>
            <w:sz w:val="24"/>
            <w:szCs w:val="24"/>
          </w:rPr>
          <w:t xml:space="preserve">Please keep us up to date with your contact details either by popping a note through our letterbox or by emailing us at </w:t>
        </w:r>
        <w:r>
          <w:fldChar w:fldCharType="begin"/>
        </w:r>
        <w:r>
          <w:instrText>HYPERLINK "mailto:londonroadsurgery@nhs.net"</w:instrText>
        </w:r>
        <w:r>
          <w:fldChar w:fldCharType="separate"/>
        </w:r>
        <w:r w:rsidRPr="00F37EE4">
          <w:rPr>
            <w:rStyle w:val="Hyperlink"/>
            <w:rFonts w:ascii="Arial" w:hAnsi="Arial" w:cs="Arial"/>
            <w:sz w:val="24"/>
            <w:szCs w:val="24"/>
          </w:rPr>
          <w:t>londonroadsurgery@nhs.net</w:t>
        </w:r>
        <w:r>
          <w:fldChar w:fldCharType="end"/>
        </w:r>
      </w:ins>
    </w:p>
    <w:p w14:paraId="15D04175" w14:textId="77777777" w:rsidR="00151DFA" w:rsidRPr="002D2386" w:rsidRDefault="00151DFA" w:rsidP="00151DFA">
      <w:pPr>
        <w:pStyle w:val="NoSpacing"/>
        <w:rPr>
          <w:ins w:id="64" w:author="MANAGER, Practice (LONDON ROAD SURGERY)" w:date="2026-09-25T20:09:00Z" w16du:dateUtc="2026-09-26T00:09:00Z"/>
          <w:rStyle w:val="Strong"/>
          <w:rFonts w:ascii="Arial" w:hAnsi="Arial" w:cs="Arial"/>
          <w:b w:val="0"/>
          <w:bCs w:val="0"/>
          <w:sz w:val="24"/>
          <w:szCs w:val="24"/>
        </w:rPr>
      </w:pPr>
      <w:ins w:id="65" w:author="MANAGER, Practice (LONDON ROAD SURGERY)" w:date="2026-09-25T20:09:00Z" w16du:dateUtc="2026-09-26T00:09:00Z">
        <w:r>
          <w:rPr>
            <w:rStyle w:val="Strong"/>
            <w:rFonts w:ascii="Arial" w:hAnsi="Arial" w:cs="Arial"/>
            <w:sz w:val="24"/>
            <w:szCs w:val="24"/>
          </w:rPr>
          <w:t>Last month we had 660 patients with no mobile number on their record. Please email us with your mobile number and email address.</w:t>
        </w:r>
      </w:ins>
    </w:p>
    <w:p w14:paraId="716BEE55" w14:textId="77777777" w:rsidR="00151DFA" w:rsidRPr="00EE0914" w:rsidRDefault="00151DFA" w:rsidP="00151DFA">
      <w:pPr>
        <w:pStyle w:val="NoSpacing"/>
        <w:rPr>
          <w:ins w:id="66" w:author="MANAGER, Practice (LONDON ROAD SURGERY)" w:date="2026-09-25T20:09:00Z" w16du:dateUtc="2026-09-26T00:09:00Z"/>
          <w:rStyle w:val="Strong"/>
          <w:rFonts w:ascii="Arial" w:hAnsi="Arial" w:cs="Arial"/>
          <w:b w:val="0"/>
          <w:bCs w:val="0"/>
          <w:sz w:val="24"/>
          <w:szCs w:val="24"/>
        </w:rPr>
      </w:pPr>
    </w:p>
    <w:p w14:paraId="54A321FF" w14:textId="77777777" w:rsidR="00151DFA" w:rsidRPr="00CC251D" w:rsidRDefault="00151DFA" w:rsidP="00151DFA">
      <w:pPr>
        <w:pStyle w:val="NoSpacing"/>
        <w:rPr>
          <w:ins w:id="67" w:author="MANAGER, Practice (LONDON ROAD SURGERY)" w:date="2026-09-25T20:09:00Z" w16du:dateUtc="2026-09-26T00:09:00Z"/>
          <w:rStyle w:val="Strong"/>
          <w:rFonts w:ascii="Arial" w:hAnsi="Arial" w:cs="Arial"/>
          <w:sz w:val="24"/>
          <w:szCs w:val="24"/>
          <w:u w:val="single"/>
        </w:rPr>
      </w:pPr>
      <w:ins w:id="68" w:author="MANAGER, Practice (LONDON ROAD SURGERY)" w:date="2026-09-25T20:09:00Z" w16du:dateUtc="2026-09-26T00:09:00Z">
        <w:r w:rsidRPr="00CC251D">
          <w:rPr>
            <w:rStyle w:val="Strong"/>
            <w:rFonts w:ascii="Arial" w:hAnsi="Arial" w:cs="Arial"/>
            <w:sz w:val="24"/>
            <w:szCs w:val="24"/>
            <w:u w:val="single"/>
          </w:rPr>
          <w:t>Primary Care Network (PCN) Staff</w:t>
        </w:r>
      </w:ins>
    </w:p>
    <w:p w14:paraId="115C1BDD" w14:textId="77777777" w:rsidR="00151DFA" w:rsidRDefault="00151DFA" w:rsidP="00151DFA">
      <w:pPr>
        <w:pStyle w:val="NoSpacing"/>
        <w:rPr>
          <w:ins w:id="69" w:author="MANAGER, Practice (LONDON ROAD SURGERY)" w:date="2026-09-25T20:09:00Z" w16du:dateUtc="2026-09-26T00:09:00Z"/>
          <w:rStyle w:val="Strong"/>
          <w:rFonts w:ascii="Arial" w:hAnsi="Arial" w:cs="Arial"/>
          <w:sz w:val="24"/>
          <w:szCs w:val="24"/>
        </w:rPr>
      </w:pPr>
    </w:p>
    <w:p w14:paraId="15A5BA2A" w14:textId="0768F171" w:rsidR="00151DFA" w:rsidRDefault="00151DFA" w:rsidP="00151DFA">
      <w:pPr>
        <w:pStyle w:val="NoSpacing"/>
        <w:rPr>
          <w:ins w:id="70" w:author="MANAGER, Practice (LONDON ROAD SURGERY)" w:date="2026-09-25T20:09:00Z" w16du:dateUtc="2026-09-26T00:09:00Z"/>
          <w:rStyle w:val="Strong"/>
          <w:rFonts w:ascii="Arial" w:hAnsi="Arial" w:cs="Arial"/>
          <w:b w:val="0"/>
          <w:bCs w:val="0"/>
          <w:sz w:val="24"/>
          <w:szCs w:val="24"/>
        </w:rPr>
      </w:pPr>
      <w:ins w:id="71" w:author="MANAGER, Practice (LONDON ROAD SURGERY)" w:date="2026-09-25T20:09:00Z" w16du:dateUtc="2026-09-26T00:09:00Z">
        <w:r w:rsidRPr="004C0E7B">
          <w:rPr>
            <w:rStyle w:val="Strong"/>
            <w:rFonts w:ascii="Arial" w:hAnsi="Arial" w:cs="Arial"/>
            <w:sz w:val="24"/>
            <w:szCs w:val="24"/>
          </w:rPr>
          <w:t>In</w:t>
        </w:r>
        <w:r>
          <w:rPr>
            <w:rStyle w:val="Strong"/>
            <w:rFonts w:ascii="Arial" w:hAnsi="Arial" w:cs="Arial"/>
            <w:sz w:val="24"/>
            <w:szCs w:val="24"/>
          </w:rPr>
          <w:t xml:space="preserve"> </w:t>
        </w:r>
        <w:r w:rsidRPr="004C0E7B">
          <w:rPr>
            <w:rStyle w:val="Strong"/>
            <w:rFonts w:ascii="Arial" w:hAnsi="Arial" w:cs="Arial"/>
            <w:sz w:val="24"/>
            <w:szCs w:val="24"/>
          </w:rPr>
          <w:t>line with</w:t>
        </w:r>
        <w:r>
          <w:rPr>
            <w:rStyle w:val="Strong"/>
            <w:rFonts w:ascii="Arial" w:hAnsi="Arial" w:cs="Arial"/>
            <w:sz w:val="24"/>
            <w:szCs w:val="24"/>
          </w:rPr>
          <w:t xml:space="preserve"> NHS England guidance and the development of </w:t>
        </w:r>
        <w:r w:rsidRPr="00EE0914">
          <w:rPr>
            <w:rStyle w:val="Strong"/>
            <w:rFonts w:ascii="Arial" w:hAnsi="Arial" w:cs="Arial"/>
            <w:sz w:val="24"/>
            <w:szCs w:val="24"/>
          </w:rPr>
          <w:t>Primary Care Networks</w:t>
        </w:r>
        <w:r>
          <w:rPr>
            <w:rStyle w:val="Strong"/>
            <w:rFonts w:ascii="Arial" w:hAnsi="Arial" w:cs="Arial"/>
            <w:sz w:val="24"/>
            <w:szCs w:val="24"/>
          </w:rPr>
          <w:t xml:space="preserve"> (PCN’s) some new allied Health Care Professionals have joined the team at London Road Surgery. We have a </w:t>
        </w:r>
        <w:r w:rsidRPr="00EE0914">
          <w:rPr>
            <w:rStyle w:val="Strong"/>
            <w:rFonts w:ascii="Arial" w:hAnsi="Arial" w:cs="Arial"/>
            <w:sz w:val="24"/>
            <w:szCs w:val="24"/>
          </w:rPr>
          <w:t xml:space="preserve">Paramedic </w:t>
        </w:r>
        <w:r>
          <w:rPr>
            <w:rStyle w:val="Strong"/>
            <w:rFonts w:ascii="Arial" w:hAnsi="Arial" w:cs="Arial"/>
            <w:sz w:val="24"/>
            <w:szCs w:val="24"/>
          </w:rPr>
          <w:t xml:space="preserve">and 2 </w:t>
        </w:r>
        <w:r w:rsidRPr="008C5BA2">
          <w:rPr>
            <w:rStyle w:val="Strong"/>
            <w:rFonts w:ascii="Arial" w:hAnsi="Arial" w:cs="Arial"/>
            <w:sz w:val="24"/>
            <w:szCs w:val="24"/>
          </w:rPr>
          <w:t>Advanced</w:t>
        </w:r>
        <w:r>
          <w:rPr>
            <w:rStyle w:val="Strong"/>
            <w:rFonts w:ascii="Arial" w:hAnsi="Arial" w:cs="Arial"/>
            <w:sz w:val="24"/>
            <w:szCs w:val="24"/>
          </w:rPr>
          <w:t xml:space="preserve"> </w:t>
        </w:r>
        <w:r w:rsidRPr="00EE0914">
          <w:rPr>
            <w:rStyle w:val="Strong"/>
            <w:rFonts w:ascii="Arial" w:hAnsi="Arial" w:cs="Arial"/>
            <w:sz w:val="24"/>
            <w:szCs w:val="24"/>
          </w:rPr>
          <w:t>Nurse Practitioner</w:t>
        </w:r>
        <w:r>
          <w:rPr>
            <w:rStyle w:val="Strong"/>
            <w:rFonts w:ascii="Arial" w:hAnsi="Arial" w:cs="Arial"/>
            <w:sz w:val="24"/>
            <w:szCs w:val="24"/>
          </w:rPr>
          <w:t xml:space="preserve">s who can treat minor illness. We also have a </w:t>
        </w:r>
        <w:r w:rsidRPr="00AA02E1">
          <w:rPr>
            <w:rStyle w:val="Strong"/>
            <w:rFonts w:ascii="Arial" w:hAnsi="Arial" w:cs="Arial"/>
            <w:sz w:val="24"/>
            <w:szCs w:val="24"/>
          </w:rPr>
          <w:t>Nurse Practitioner</w:t>
        </w:r>
        <w:r>
          <w:rPr>
            <w:rStyle w:val="Strong"/>
            <w:rFonts w:ascii="Arial" w:hAnsi="Arial" w:cs="Arial"/>
            <w:sz w:val="24"/>
            <w:szCs w:val="24"/>
          </w:rPr>
          <w:t xml:space="preserve"> who is studying to become an </w:t>
        </w:r>
        <w:r w:rsidRPr="008C5BA2">
          <w:rPr>
            <w:rStyle w:val="Strong"/>
            <w:rFonts w:ascii="Arial" w:hAnsi="Arial" w:cs="Arial"/>
            <w:sz w:val="24"/>
            <w:szCs w:val="24"/>
          </w:rPr>
          <w:t>Advanced</w:t>
        </w:r>
        <w:r>
          <w:rPr>
            <w:rStyle w:val="Strong"/>
            <w:rFonts w:ascii="Arial" w:hAnsi="Arial" w:cs="Arial"/>
            <w:sz w:val="24"/>
            <w:szCs w:val="24"/>
          </w:rPr>
          <w:t xml:space="preserve"> </w:t>
        </w:r>
        <w:r w:rsidRPr="00EE0914">
          <w:rPr>
            <w:rStyle w:val="Strong"/>
            <w:rFonts w:ascii="Arial" w:hAnsi="Arial" w:cs="Arial"/>
            <w:sz w:val="24"/>
            <w:szCs w:val="24"/>
          </w:rPr>
          <w:t>Nurse Practitioner</w:t>
        </w:r>
        <w:r>
          <w:rPr>
            <w:rStyle w:val="Strong"/>
            <w:rFonts w:ascii="Arial" w:hAnsi="Arial" w:cs="Arial"/>
            <w:sz w:val="24"/>
            <w:szCs w:val="24"/>
          </w:rPr>
          <w:t xml:space="preserve">. These staff members join the doctors and nurses and the new </w:t>
        </w:r>
        <w:r w:rsidRPr="00EE0914">
          <w:rPr>
            <w:rStyle w:val="Strong"/>
            <w:rFonts w:ascii="Arial" w:hAnsi="Arial" w:cs="Arial"/>
            <w:sz w:val="24"/>
            <w:szCs w:val="24"/>
          </w:rPr>
          <w:t>Social Prescriber</w:t>
        </w:r>
        <w:r>
          <w:rPr>
            <w:rStyle w:val="Strong"/>
            <w:rFonts w:ascii="Arial" w:hAnsi="Arial" w:cs="Arial"/>
            <w:sz w:val="24"/>
            <w:szCs w:val="24"/>
          </w:rPr>
          <w:t xml:space="preserve"> and Mental Health First Contact Practitioner to help you.</w:t>
        </w:r>
        <w:r w:rsidR="00676C85">
          <w:rPr>
            <w:rStyle w:val="Strong"/>
            <w:rFonts w:ascii="Arial" w:hAnsi="Arial" w:cs="Arial"/>
            <w:sz w:val="24"/>
            <w:szCs w:val="24"/>
          </w:rPr>
          <w:t xml:space="preserve"> NEW – we have a Physio who works here on Tuesday and Friday who you can see by booking in with reception.</w:t>
        </w:r>
      </w:ins>
    </w:p>
    <w:p w14:paraId="11E39EAC" w14:textId="77777777" w:rsidR="00151DFA" w:rsidRDefault="00151DFA" w:rsidP="00151DFA">
      <w:pPr>
        <w:pStyle w:val="NoSpacing"/>
        <w:rPr>
          <w:ins w:id="72" w:author="MANAGER, Practice (LONDON ROAD SURGERY)" w:date="2026-09-25T20:09:00Z" w16du:dateUtc="2026-09-26T00:09:00Z"/>
          <w:rStyle w:val="Strong"/>
          <w:rFonts w:ascii="Arial" w:hAnsi="Arial" w:cs="Arial"/>
          <w:b w:val="0"/>
          <w:bCs w:val="0"/>
          <w:sz w:val="24"/>
          <w:szCs w:val="24"/>
        </w:rPr>
      </w:pPr>
    </w:p>
    <w:p w14:paraId="644AF5EA" w14:textId="77777777" w:rsidR="00151DFA" w:rsidRDefault="00151DFA" w:rsidP="00151DFA">
      <w:pPr>
        <w:pStyle w:val="NoSpacing"/>
        <w:rPr>
          <w:ins w:id="73" w:author="MANAGER, Practice (LONDON ROAD SURGERY)" w:date="2026-09-25T20:09:00Z" w16du:dateUtc="2026-09-26T00:09:00Z"/>
          <w:rStyle w:val="Strong"/>
          <w:rFonts w:ascii="Arial" w:hAnsi="Arial" w:cs="Arial"/>
          <w:b w:val="0"/>
          <w:bCs w:val="0"/>
          <w:sz w:val="24"/>
          <w:szCs w:val="24"/>
        </w:rPr>
      </w:pPr>
      <w:ins w:id="74" w:author="MANAGER, Practice (LONDON ROAD SURGERY)" w:date="2026-09-25T20:09:00Z" w16du:dateUtc="2026-09-26T00:09:00Z">
        <w:r>
          <w:rPr>
            <w:rStyle w:val="Strong"/>
            <w:rFonts w:ascii="Arial" w:hAnsi="Arial" w:cs="Arial"/>
            <w:sz w:val="24"/>
            <w:szCs w:val="24"/>
          </w:rPr>
          <w:t>To assist you with your request to see a clinician our Receptionists/Care Navigators will ask you the reason for your appointment so that they can guide you to the correct clinician for your condition.</w:t>
        </w:r>
      </w:ins>
    </w:p>
    <w:p w14:paraId="2AC8EC26" w14:textId="77777777" w:rsidR="00151DFA" w:rsidRDefault="00151DFA" w:rsidP="00151DFA">
      <w:pPr>
        <w:pStyle w:val="NoSpacing"/>
        <w:rPr>
          <w:ins w:id="75" w:author="MANAGER, Practice (LONDON ROAD SURGERY)" w:date="2026-09-25T20:09:00Z" w16du:dateUtc="2026-09-26T00:09:00Z"/>
          <w:rStyle w:val="Strong"/>
          <w:rFonts w:ascii="Arial" w:hAnsi="Arial" w:cs="Arial"/>
          <w:b w:val="0"/>
          <w:bCs w:val="0"/>
          <w:sz w:val="24"/>
          <w:szCs w:val="24"/>
        </w:rPr>
      </w:pPr>
    </w:p>
    <w:p w14:paraId="791834FC" w14:textId="77777777" w:rsidR="00151DFA" w:rsidRPr="002D2386" w:rsidRDefault="00151DFA" w:rsidP="00151DFA">
      <w:pPr>
        <w:pStyle w:val="NoSpacing"/>
        <w:rPr>
          <w:ins w:id="76" w:author="MANAGER, Practice (LONDON ROAD SURGERY)" w:date="2026-09-25T20:09:00Z" w16du:dateUtc="2026-09-26T00:09:00Z"/>
          <w:rStyle w:val="Strong"/>
          <w:rFonts w:ascii="Arial" w:hAnsi="Arial" w:cs="Arial"/>
          <w:b w:val="0"/>
          <w:bCs w:val="0"/>
          <w:sz w:val="24"/>
          <w:szCs w:val="24"/>
        </w:rPr>
      </w:pPr>
      <w:ins w:id="77" w:author="MANAGER, Practice (LONDON ROAD SURGERY)" w:date="2026-09-25T20:09:00Z" w16du:dateUtc="2026-09-26T00:09:00Z">
        <w:r w:rsidRPr="002D2386">
          <w:rPr>
            <w:rStyle w:val="Strong"/>
            <w:rFonts w:ascii="Arial" w:hAnsi="Arial" w:cs="Arial"/>
            <w:sz w:val="24"/>
            <w:szCs w:val="24"/>
          </w:rPr>
          <w:t>PCN Pharmacists</w:t>
        </w:r>
        <w:r>
          <w:rPr>
            <w:rStyle w:val="Strong"/>
            <w:rFonts w:ascii="Arial" w:hAnsi="Arial" w:cs="Arial"/>
            <w:sz w:val="24"/>
            <w:szCs w:val="24"/>
          </w:rPr>
          <w:t xml:space="preserve"> – </w:t>
        </w:r>
        <w:r w:rsidRPr="002D2386">
          <w:rPr>
            <w:rStyle w:val="Strong"/>
            <w:rFonts w:ascii="Arial" w:hAnsi="Arial" w:cs="Arial"/>
            <w:sz w:val="24"/>
            <w:szCs w:val="24"/>
          </w:rPr>
          <w:t>now work at the surgery and you may be contacted by them before you see a doctor.</w:t>
        </w:r>
        <w:r>
          <w:rPr>
            <w:rStyle w:val="Strong"/>
            <w:rFonts w:ascii="Arial" w:hAnsi="Arial" w:cs="Arial"/>
            <w:sz w:val="24"/>
            <w:szCs w:val="24"/>
          </w:rPr>
          <w:t xml:space="preserve"> </w:t>
        </w:r>
        <w:r w:rsidRPr="002D2386">
          <w:rPr>
            <w:rStyle w:val="Strong"/>
            <w:rFonts w:ascii="Arial" w:hAnsi="Arial" w:cs="Arial"/>
            <w:sz w:val="24"/>
            <w:szCs w:val="24"/>
          </w:rPr>
          <w:t>They can sort minor illnesses as well as review all medication.</w:t>
        </w:r>
      </w:ins>
    </w:p>
    <w:p w14:paraId="30B596D1" w14:textId="77777777" w:rsidR="00151DFA" w:rsidRDefault="00151DFA" w:rsidP="00151DFA">
      <w:pPr>
        <w:pStyle w:val="NoSpacing"/>
        <w:rPr>
          <w:ins w:id="78" w:author="MANAGER, Practice (LONDON ROAD SURGERY)" w:date="2026-09-25T20:09:00Z" w16du:dateUtc="2026-09-26T00:09:00Z"/>
          <w:rStyle w:val="Strong"/>
          <w:rFonts w:ascii="Arial" w:hAnsi="Arial" w:cs="Arial"/>
          <w:b w:val="0"/>
          <w:bCs w:val="0"/>
          <w:sz w:val="24"/>
          <w:szCs w:val="24"/>
        </w:rPr>
      </w:pPr>
    </w:p>
    <w:p w14:paraId="41679FBA" w14:textId="77777777" w:rsidR="00151DFA" w:rsidRDefault="00151DFA" w:rsidP="00151DFA">
      <w:pPr>
        <w:pStyle w:val="NoSpacing"/>
        <w:rPr>
          <w:ins w:id="79" w:author="MANAGER, Practice (LONDON ROAD SURGERY)" w:date="2026-09-25T20:09:00Z" w16du:dateUtc="2026-09-26T00:09:00Z"/>
          <w:rStyle w:val="Strong"/>
          <w:rFonts w:ascii="Arial" w:hAnsi="Arial" w:cs="Arial"/>
          <w:b w:val="0"/>
          <w:bCs w:val="0"/>
          <w:sz w:val="24"/>
          <w:szCs w:val="24"/>
        </w:rPr>
      </w:pPr>
      <w:ins w:id="80" w:author="MANAGER, Practice (LONDON ROAD SURGERY)" w:date="2026-09-25T20:09:00Z" w16du:dateUtc="2026-09-26T00:09:00Z">
        <w:r>
          <w:rPr>
            <w:rStyle w:val="Strong"/>
            <w:rFonts w:ascii="Arial" w:hAnsi="Arial" w:cs="Arial"/>
            <w:sz w:val="24"/>
            <w:szCs w:val="24"/>
          </w:rPr>
          <w:t>We encourage self-care and there are lots of information on our website and NHS App.</w:t>
        </w:r>
      </w:ins>
    </w:p>
    <w:p w14:paraId="3F676734" w14:textId="77777777" w:rsidR="00151DFA" w:rsidRDefault="00151DFA" w:rsidP="00151DFA">
      <w:pPr>
        <w:pStyle w:val="NoSpacing"/>
        <w:rPr>
          <w:ins w:id="81" w:author="MANAGER, Practice (LONDON ROAD SURGERY)" w:date="2026-09-25T20:09:00Z" w16du:dateUtc="2026-09-26T00:09:00Z"/>
          <w:rStyle w:val="Strong"/>
          <w:rFonts w:ascii="Arial" w:hAnsi="Arial" w:cs="Arial"/>
          <w:b w:val="0"/>
          <w:bCs w:val="0"/>
          <w:sz w:val="24"/>
          <w:szCs w:val="24"/>
        </w:rPr>
      </w:pPr>
      <w:ins w:id="82" w:author="MANAGER, Practice (LONDON ROAD SURGERY)" w:date="2026-09-25T20:09:00Z" w16du:dateUtc="2026-09-26T00:09:00Z">
        <w:r>
          <w:rPr>
            <w:rStyle w:val="Strong"/>
            <w:rFonts w:ascii="Arial" w:hAnsi="Arial" w:cs="Arial"/>
            <w:sz w:val="24"/>
            <w:szCs w:val="24"/>
          </w:rPr>
          <w:t>Local Pharmacists are happy to discuss with you about your minor illness and we can refer you to them using our clinical system. They will call you back in a few hours.</w:t>
        </w:r>
      </w:ins>
    </w:p>
    <w:p w14:paraId="7CEF1E6A" w14:textId="77777777" w:rsidR="00151DFA" w:rsidRDefault="00151DFA" w:rsidP="00151DFA">
      <w:pPr>
        <w:pStyle w:val="NoSpacing"/>
        <w:rPr>
          <w:ins w:id="83" w:author="MANAGER, Practice (LONDON ROAD SURGERY)" w:date="2026-09-25T20:09:00Z" w16du:dateUtc="2026-09-26T00:09:00Z"/>
          <w:rStyle w:val="Hyperlink"/>
          <w:rFonts w:ascii="Arial" w:hAnsi="Arial" w:cs="Arial"/>
          <w:sz w:val="24"/>
          <w:szCs w:val="24"/>
        </w:rPr>
      </w:pPr>
      <w:ins w:id="84" w:author="MANAGER, Practice (LONDON ROAD SURGERY)" w:date="2026-09-25T20:09:00Z" w16du:dateUtc="2026-09-26T00:09:00Z">
        <w:r>
          <w:rPr>
            <w:rStyle w:val="Strong"/>
            <w:rFonts w:ascii="Arial" w:hAnsi="Arial" w:cs="Arial"/>
            <w:sz w:val="24"/>
            <w:szCs w:val="24"/>
          </w:rPr>
          <w:t xml:space="preserve">Basildon &amp; Brentwood CCG website also has Health Information </w:t>
        </w:r>
        <w:r>
          <w:fldChar w:fldCharType="begin"/>
        </w:r>
        <w:r>
          <w:instrText>HYPERLINK "https://basildonandbrentwoodccg.nhs.uk/"</w:instrText>
        </w:r>
        <w:r>
          <w:fldChar w:fldCharType="separate"/>
        </w:r>
        <w:r w:rsidRPr="00EC6C0B">
          <w:rPr>
            <w:rStyle w:val="Hyperlink"/>
            <w:rFonts w:ascii="Arial" w:hAnsi="Arial" w:cs="Arial"/>
            <w:sz w:val="24"/>
            <w:szCs w:val="24"/>
          </w:rPr>
          <w:t>https://basildonandbrentwoodccg.nhs.uk/</w:t>
        </w:r>
        <w:r>
          <w:fldChar w:fldCharType="end"/>
        </w:r>
      </w:ins>
    </w:p>
    <w:p w14:paraId="7C6EB141" w14:textId="77777777" w:rsidR="00151DFA" w:rsidRDefault="00151DFA" w:rsidP="00151DFA">
      <w:pPr>
        <w:pStyle w:val="NoSpacing"/>
        <w:rPr>
          <w:ins w:id="85" w:author="MANAGER, Practice (LONDON ROAD SURGERY)" w:date="2026-09-25T20:09:00Z" w16du:dateUtc="2026-09-26T00:09:00Z"/>
          <w:rStyle w:val="Hyperlink"/>
          <w:rFonts w:ascii="Arial" w:hAnsi="Arial" w:cs="Arial"/>
          <w:sz w:val="24"/>
          <w:szCs w:val="24"/>
        </w:rPr>
      </w:pPr>
    </w:p>
    <w:p w14:paraId="3D93086B" w14:textId="77777777" w:rsidR="00151DFA" w:rsidRDefault="00151DFA" w:rsidP="00151DFA">
      <w:pPr>
        <w:pStyle w:val="NoSpacing"/>
        <w:rPr>
          <w:ins w:id="86" w:author="MANAGER, Practice (LONDON ROAD SURGERY)" w:date="2026-09-25T20:09:00Z" w16du:dateUtc="2026-09-26T00:09:00Z"/>
          <w:rStyle w:val="Strong"/>
          <w:rFonts w:ascii="Arial" w:hAnsi="Arial" w:cs="Arial"/>
          <w:b w:val="0"/>
          <w:bCs w:val="0"/>
          <w:sz w:val="24"/>
          <w:szCs w:val="24"/>
        </w:rPr>
      </w:pPr>
    </w:p>
    <w:p w14:paraId="4CB6C9CF" w14:textId="77777777" w:rsidR="00151DFA" w:rsidRDefault="00151DFA" w:rsidP="00151DFA">
      <w:pPr>
        <w:pStyle w:val="NoSpacing"/>
        <w:rPr>
          <w:ins w:id="87" w:author="MANAGER, Practice (LONDON ROAD SURGERY)" w:date="2026-09-25T20:09:00Z" w16du:dateUtc="2026-09-26T00:09:00Z"/>
          <w:rStyle w:val="Strong"/>
          <w:rFonts w:ascii="Arial" w:hAnsi="Arial" w:cs="Arial"/>
          <w:b w:val="0"/>
          <w:bCs w:val="0"/>
          <w:sz w:val="24"/>
          <w:szCs w:val="24"/>
        </w:rPr>
      </w:pPr>
    </w:p>
    <w:p w14:paraId="71BCAA9C" w14:textId="77777777" w:rsidR="00781D7E" w:rsidRDefault="00781D7E" w:rsidP="00151DFA">
      <w:pPr>
        <w:pStyle w:val="NoSpacing"/>
        <w:rPr>
          <w:ins w:id="88" w:author="MANAGER, Practice (LONDON ROAD SURGERY)" w:date="2026-09-25T20:09:00Z" w16du:dateUtc="2026-09-26T00:09:00Z"/>
          <w:rStyle w:val="Strong"/>
          <w:rFonts w:ascii="Arial" w:hAnsi="Arial" w:cs="Arial"/>
          <w:b w:val="0"/>
          <w:bCs w:val="0"/>
          <w:sz w:val="24"/>
          <w:szCs w:val="24"/>
        </w:rPr>
      </w:pPr>
    </w:p>
    <w:p w14:paraId="4715820E" w14:textId="77777777" w:rsidR="00781D7E" w:rsidRDefault="00781D7E" w:rsidP="00151DFA">
      <w:pPr>
        <w:pStyle w:val="NoSpacing"/>
        <w:rPr>
          <w:ins w:id="89" w:author="MANAGER, Practice (LONDON ROAD SURGERY)" w:date="2026-09-25T20:09:00Z" w16du:dateUtc="2026-09-26T00:09:00Z"/>
          <w:rStyle w:val="Strong"/>
          <w:rFonts w:ascii="Arial" w:hAnsi="Arial" w:cs="Arial"/>
          <w:b w:val="0"/>
          <w:bCs w:val="0"/>
          <w:sz w:val="24"/>
          <w:szCs w:val="24"/>
        </w:rPr>
      </w:pPr>
    </w:p>
    <w:p w14:paraId="3DB19042" w14:textId="77777777" w:rsidR="00781D7E" w:rsidRPr="004C0E7B" w:rsidRDefault="00781D7E" w:rsidP="00151DFA">
      <w:pPr>
        <w:pStyle w:val="NoSpacing"/>
        <w:rPr>
          <w:ins w:id="90" w:author="MANAGER, Practice (LONDON ROAD SURGERY)" w:date="2026-09-25T20:09:00Z" w16du:dateUtc="2026-09-26T00:09:00Z"/>
          <w:rStyle w:val="Strong"/>
          <w:rFonts w:ascii="Arial" w:hAnsi="Arial" w:cs="Arial"/>
          <w:b w:val="0"/>
          <w:bCs w:val="0"/>
          <w:sz w:val="24"/>
          <w:szCs w:val="24"/>
        </w:rPr>
      </w:pPr>
    </w:p>
    <w:p w14:paraId="1B68FB58" w14:textId="77777777" w:rsidR="00151DFA" w:rsidRDefault="00151DFA" w:rsidP="00151DFA">
      <w:pPr>
        <w:pStyle w:val="NoSpacing"/>
        <w:rPr>
          <w:ins w:id="91" w:author="MANAGER, Practice (LONDON ROAD SURGERY)" w:date="2026-09-25T20:09:00Z" w16du:dateUtc="2026-09-26T00:09:00Z"/>
          <w:rStyle w:val="Strong"/>
          <w:rFonts w:ascii="Arial" w:hAnsi="Arial" w:cs="Arial"/>
          <w:sz w:val="24"/>
          <w:szCs w:val="24"/>
        </w:rPr>
      </w:pPr>
      <w:ins w:id="92" w:author="MANAGER, Practice (LONDON ROAD SURGERY)" w:date="2026-09-25T20:09:00Z" w16du:dateUtc="2026-09-26T00:09:00Z">
        <w:r w:rsidRPr="00EE0914">
          <w:rPr>
            <w:rStyle w:val="Strong"/>
            <w:rFonts w:ascii="Arial" w:hAnsi="Arial" w:cs="Arial"/>
            <w:sz w:val="24"/>
            <w:szCs w:val="24"/>
          </w:rPr>
          <w:t>Looking after yourself</w:t>
        </w:r>
      </w:ins>
    </w:p>
    <w:p w14:paraId="257F1D16" w14:textId="77777777" w:rsidR="00151DFA" w:rsidRDefault="00151DFA" w:rsidP="00151DFA">
      <w:pPr>
        <w:pStyle w:val="NoSpacing"/>
        <w:rPr>
          <w:ins w:id="93" w:author="MANAGER, Practice (LONDON ROAD SURGERY)" w:date="2026-09-25T20:09:00Z" w16du:dateUtc="2026-09-26T00:09:00Z"/>
          <w:rStyle w:val="Strong"/>
          <w:rFonts w:ascii="Arial" w:hAnsi="Arial" w:cs="Arial"/>
          <w:sz w:val="24"/>
          <w:szCs w:val="24"/>
        </w:rPr>
      </w:pPr>
    </w:p>
    <w:p w14:paraId="188B9EB9" w14:textId="77777777" w:rsidR="00151DFA" w:rsidRDefault="00151DFA" w:rsidP="00151DFA">
      <w:pPr>
        <w:pStyle w:val="NoSpacing"/>
        <w:rPr>
          <w:ins w:id="94" w:author="MANAGER, Practice (LONDON ROAD SURGERY)" w:date="2026-09-25T20:09:00Z" w16du:dateUtc="2026-09-26T00:09:00Z"/>
          <w:rStyle w:val="Strong"/>
          <w:rFonts w:ascii="Arial" w:hAnsi="Arial" w:cs="Arial"/>
          <w:b w:val="0"/>
          <w:bCs w:val="0"/>
          <w:sz w:val="24"/>
          <w:szCs w:val="24"/>
        </w:rPr>
      </w:pPr>
      <w:ins w:id="95" w:author="MANAGER, Practice (LONDON ROAD SURGERY)" w:date="2026-09-25T20:09:00Z" w16du:dateUtc="2026-09-26T00:09:00Z">
        <w:r w:rsidRPr="00EE0914">
          <w:rPr>
            <w:rStyle w:val="Strong"/>
            <w:rFonts w:ascii="Arial" w:hAnsi="Arial" w:cs="Arial"/>
            <w:sz w:val="24"/>
            <w:szCs w:val="24"/>
          </w:rPr>
          <w:t xml:space="preserve">We continue to offer </w:t>
        </w:r>
        <w:r>
          <w:rPr>
            <w:rStyle w:val="Strong"/>
            <w:rFonts w:ascii="Arial" w:hAnsi="Arial" w:cs="Arial"/>
            <w:sz w:val="24"/>
            <w:szCs w:val="24"/>
          </w:rPr>
          <w:t>free health checks for patients aged 40-74 who have not had a health check in 5 years and for those over 75 years.</w:t>
        </w:r>
      </w:ins>
    </w:p>
    <w:p w14:paraId="3F54EEDB" w14:textId="77777777" w:rsidR="00151DFA" w:rsidRDefault="00151DFA" w:rsidP="00151DFA">
      <w:pPr>
        <w:pStyle w:val="NoSpacing"/>
        <w:rPr>
          <w:ins w:id="96" w:author="MANAGER, Practice (LONDON ROAD SURGERY)" w:date="2026-09-25T20:09:00Z" w16du:dateUtc="2026-09-26T00:09:00Z"/>
          <w:rStyle w:val="Strong"/>
          <w:rFonts w:ascii="Arial" w:hAnsi="Arial" w:cs="Arial"/>
          <w:b w:val="0"/>
          <w:bCs w:val="0"/>
          <w:sz w:val="24"/>
          <w:szCs w:val="24"/>
        </w:rPr>
      </w:pPr>
      <w:ins w:id="97" w:author="MANAGER, Practice (LONDON ROAD SURGERY)" w:date="2026-09-25T20:09:00Z" w16du:dateUtc="2026-09-26T00:09:00Z">
        <w:r>
          <w:rPr>
            <w:rStyle w:val="Strong"/>
            <w:rFonts w:ascii="Arial" w:hAnsi="Arial" w:cs="Arial"/>
            <w:sz w:val="24"/>
            <w:szCs w:val="24"/>
          </w:rPr>
          <w:t>Please call reception to book your health check with Natalie or Mel our Paramedic.</w:t>
        </w:r>
      </w:ins>
    </w:p>
    <w:p w14:paraId="385C249F" w14:textId="77777777" w:rsidR="00151DFA" w:rsidRDefault="00151DFA" w:rsidP="00151DFA">
      <w:pPr>
        <w:pStyle w:val="NoSpacing"/>
        <w:rPr>
          <w:ins w:id="98" w:author="MANAGER, Practice (LONDON ROAD SURGERY)" w:date="2026-09-25T20:09:00Z" w16du:dateUtc="2026-09-26T00:09:00Z"/>
          <w:rStyle w:val="Strong"/>
          <w:rFonts w:ascii="Arial" w:hAnsi="Arial" w:cs="Arial"/>
          <w:b w:val="0"/>
          <w:bCs w:val="0"/>
          <w:sz w:val="24"/>
          <w:szCs w:val="24"/>
        </w:rPr>
      </w:pPr>
    </w:p>
    <w:p w14:paraId="41F5B22A" w14:textId="77777777" w:rsidR="00151DFA" w:rsidRDefault="00151DFA" w:rsidP="00151DFA">
      <w:pPr>
        <w:pStyle w:val="NoSpacing"/>
        <w:rPr>
          <w:ins w:id="99" w:author="MANAGER, Practice (LONDON ROAD SURGERY)" w:date="2026-09-25T20:09:00Z" w16du:dateUtc="2026-09-26T00:09:00Z"/>
          <w:rStyle w:val="Strong"/>
          <w:rFonts w:ascii="Arial" w:hAnsi="Arial" w:cs="Arial"/>
          <w:b w:val="0"/>
          <w:bCs w:val="0"/>
          <w:sz w:val="24"/>
          <w:szCs w:val="24"/>
        </w:rPr>
      </w:pPr>
    </w:p>
    <w:p w14:paraId="09C0DD43" w14:textId="77777777" w:rsidR="00151DFA" w:rsidRDefault="00151DFA" w:rsidP="00151DFA">
      <w:pPr>
        <w:pStyle w:val="NoSpacing"/>
        <w:rPr>
          <w:ins w:id="100" w:author="MANAGER, Practice (LONDON ROAD SURGERY)" w:date="2026-09-25T20:09:00Z" w16du:dateUtc="2026-09-26T00:09:00Z"/>
          <w:rStyle w:val="Strong"/>
          <w:rFonts w:ascii="Arial" w:hAnsi="Arial" w:cs="Arial"/>
          <w:b w:val="0"/>
          <w:bCs w:val="0"/>
          <w:sz w:val="24"/>
          <w:szCs w:val="24"/>
        </w:rPr>
      </w:pPr>
    </w:p>
    <w:p w14:paraId="566F71D9" w14:textId="77777777" w:rsidR="00151DFA" w:rsidRDefault="00151DFA" w:rsidP="00151DFA">
      <w:pPr>
        <w:pStyle w:val="NoSpacing"/>
        <w:rPr>
          <w:ins w:id="101" w:author="MANAGER, Practice (LONDON ROAD SURGERY)" w:date="2026-09-25T20:09:00Z" w16du:dateUtc="2026-09-26T00:09:00Z"/>
          <w:rStyle w:val="Strong"/>
          <w:rFonts w:ascii="Arial" w:hAnsi="Arial" w:cs="Arial"/>
          <w:b w:val="0"/>
          <w:bCs w:val="0"/>
          <w:sz w:val="24"/>
          <w:szCs w:val="24"/>
        </w:rPr>
      </w:pPr>
    </w:p>
    <w:p w14:paraId="0C6F7078" w14:textId="77777777" w:rsidR="00151DFA" w:rsidRPr="00EE0914" w:rsidRDefault="00151DFA" w:rsidP="00151DFA">
      <w:pPr>
        <w:pStyle w:val="NoSpacing"/>
        <w:rPr>
          <w:ins w:id="102" w:author="MANAGER, Practice (LONDON ROAD SURGERY)" w:date="2026-09-25T20:09:00Z" w16du:dateUtc="2026-09-26T00:09:00Z"/>
          <w:rStyle w:val="Strong"/>
          <w:rFonts w:ascii="Arial" w:hAnsi="Arial" w:cs="Arial"/>
          <w:b w:val="0"/>
          <w:bCs w:val="0"/>
          <w:sz w:val="24"/>
          <w:szCs w:val="24"/>
        </w:rPr>
      </w:pPr>
    </w:p>
    <w:p w14:paraId="2A3A6EE2" w14:textId="77777777" w:rsidR="00151DFA" w:rsidRDefault="00151DFA" w:rsidP="00151DFA">
      <w:pPr>
        <w:pStyle w:val="NoSpacing"/>
        <w:rPr>
          <w:ins w:id="103" w:author="MANAGER, Practice (LONDON ROAD SURGERY)" w:date="2026-09-25T20:09:00Z" w16du:dateUtc="2026-09-26T00:09:00Z"/>
          <w:rStyle w:val="Strong"/>
          <w:rFonts w:ascii="Arial" w:hAnsi="Arial" w:cs="Arial"/>
          <w:sz w:val="24"/>
          <w:szCs w:val="24"/>
        </w:rPr>
      </w:pPr>
      <w:ins w:id="104" w:author="MANAGER, Practice (LONDON ROAD SURGERY)" w:date="2026-09-25T20:09:00Z" w16du:dateUtc="2026-09-26T00:09:00Z">
        <w:r w:rsidRPr="00043CCA">
          <w:rPr>
            <w:rStyle w:val="Strong"/>
            <w:rFonts w:ascii="Arial" w:hAnsi="Arial" w:cs="Arial"/>
            <w:sz w:val="24"/>
            <w:szCs w:val="24"/>
          </w:rPr>
          <w:t>Contacting Us</w:t>
        </w:r>
      </w:ins>
    </w:p>
    <w:p w14:paraId="1EBC8BED" w14:textId="77777777" w:rsidR="00151DFA" w:rsidRDefault="00151DFA" w:rsidP="00151DFA">
      <w:pPr>
        <w:pStyle w:val="NoSpacing"/>
        <w:rPr>
          <w:ins w:id="105" w:author="MANAGER, Practice (LONDON ROAD SURGERY)" w:date="2026-09-25T20:09:00Z" w16du:dateUtc="2026-09-26T00:09:00Z"/>
          <w:rStyle w:val="Strong"/>
          <w:rFonts w:ascii="Arial" w:hAnsi="Arial" w:cs="Arial"/>
          <w:sz w:val="24"/>
          <w:szCs w:val="24"/>
        </w:rPr>
      </w:pPr>
    </w:p>
    <w:p w14:paraId="4250C2F0" w14:textId="77777777" w:rsidR="00151DFA" w:rsidRDefault="00151DFA" w:rsidP="00151DFA">
      <w:pPr>
        <w:pStyle w:val="NoSpacing"/>
        <w:rPr>
          <w:ins w:id="106" w:author="MANAGER, Practice (LONDON ROAD SURGERY)" w:date="2026-09-25T20:09:00Z" w16du:dateUtc="2026-09-26T00:09:00Z"/>
          <w:rStyle w:val="Strong"/>
          <w:rFonts w:ascii="Arial" w:hAnsi="Arial" w:cs="Arial"/>
          <w:b w:val="0"/>
          <w:bCs w:val="0"/>
          <w:sz w:val="24"/>
          <w:szCs w:val="24"/>
        </w:rPr>
      </w:pPr>
      <w:ins w:id="107" w:author="MANAGER, Practice (LONDON ROAD SURGERY)" w:date="2026-09-25T20:09:00Z" w16du:dateUtc="2026-09-26T00:09:00Z">
        <w:r w:rsidRPr="00043CCA">
          <w:rPr>
            <w:rStyle w:val="Strong"/>
            <w:rFonts w:ascii="Arial" w:hAnsi="Arial" w:cs="Arial"/>
            <w:sz w:val="24"/>
            <w:szCs w:val="24"/>
          </w:rPr>
          <w:t>Please</w:t>
        </w:r>
        <w:r>
          <w:rPr>
            <w:rStyle w:val="Strong"/>
            <w:rFonts w:ascii="Arial" w:hAnsi="Arial" w:cs="Arial"/>
            <w:sz w:val="24"/>
            <w:szCs w:val="24"/>
          </w:rPr>
          <w:t xml:space="preserve"> </w:t>
        </w:r>
        <w:r w:rsidRPr="00E91F55">
          <w:rPr>
            <w:rStyle w:val="Strong"/>
            <w:rFonts w:ascii="Arial" w:hAnsi="Arial" w:cs="Arial"/>
            <w:sz w:val="24"/>
            <w:szCs w:val="24"/>
            <w:u w:val="single"/>
          </w:rPr>
          <w:t>do not</w:t>
        </w:r>
        <w:r>
          <w:rPr>
            <w:rStyle w:val="Strong"/>
            <w:rFonts w:ascii="Arial" w:hAnsi="Arial" w:cs="Arial"/>
            <w:sz w:val="24"/>
            <w:szCs w:val="24"/>
          </w:rPr>
          <w:t xml:space="preserve"> use our email address to send any clinical queries to us. Please call the practice to make an appointment or use e-consult (see above). Please use NHS App to order repeat medication. We can process requests faster this way.</w:t>
        </w:r>
      </w:ins>
    </w:p>
    <w:p w14:paraId="2F5341BD" w14:textId="77777777" w:rsidR="00151DFA" w:rsidRDefault="00151DFA" w:rsidP="00151DFA">
      <w:pPr>
        <w:pStyle w:val="NoSpacing"/>
        <w:rPr>
          <w:ins w:id="108" w:author="MANAGER, Practice (LONDON ROAD SURGERY)" w:date="2026-09-25T20:09:00Z" w16du:dateUtc="2026-09-26T00:09:00Z"/>
          <w:rStyle w:val="Strong"/>
          <w:rFonts w:ascii="Arial" w:hAnsi="Arial" w:cs="Arial"/>
          <w:b w:val="0"/>
          <w:bCs w:val="0"/>
          <w:sz w:val="24"/>
          <w:szCs w:val="24"/>
        </w:rPr>
      </w:pPr>
    </w:p>
    <w:p w14:paraId="280DAD41" w14:textId="77777777" w:rsidR="00151DFA" w:rsidRDefault="00151DFA" w:rsidP="00151DFA">
      <w:pPr>
        <w:pStyle w:val="NoSpacing"/>
        <w:rPr>
          <w:ins w:id="109" w:author="MANAGER, Practice (LONDON ROAD SURGERY)" w:date="2026-09-25T20:09:00Z" w16du:dateUtc="2026-09-26T00:09:00Z"/>
          <w:rStyle w:val="Strong"/>
          <w:rFonts w:ascii="Arial" w:hAnsi="Arial" w:cs="Arial"/>
          <w:b w:val="0"/>
          <w:bCs w:val="0"/>
          <w:sz w:val="24"/>
          <w:szCs w:val="24"/>
        </w:rPr>
      </w:pPr>
    </w:p>
    <w:p w14:paraId="2FBC55EE" w14:textId="77777777" w:rsidR="00151DFA" w:rsidRPr="00425E7C" w:rsidRDefault="00151DFA" w:rsidP="00151DFA">
      <w:pPr>
        <w:pStyle w:val="NoSpacing"/>
        <w:rPr>
          <w:ins w:id="110" w:author="MANAGER, Practice (LONDON ROAD SURGERY)" w:date="2026-09-25T20:09:00Z" w16du:dateUtc="2026-09-26T00:09:00Z"/>
          <w:rStyle w:val="Strong"/>
          <w:rFonts w:ascii="Arial" w:hAnsi="Arial" w:cs="Arial"/>
          <w:b w:val="0"/>
          <w:bCs w:val="0"/>
          <w:sz w:val="24"/>
          <w:szCs w:val="24"/>
        </w:rPr>
      </w:pPr>
    </w:p>
    <w:p w14:paraId="67395197" w14:textId="77777777" w:rsidR="00151DFA" w:rsidRDefault="00151DFA" w:rsidP="00151DFA">
      <w:pPr>
        <w:widowControl w:val="0"/>
        <w:spacing w:after="0" w:line="249" w:lineRule="auto"/>
        <w:rPr>
          <w:ins w:id="111" w:author="MANAGER, Practice (LONDON ROAD SURGERY)" w:date="2026-09-25T20:09:00Z" w16du:dateUtc="2026-09-26T00:09:00Z"/>
          <w:rFonts w:ascii="Arial" w:eastAsia="Times New Roman" w:hAnsi="Arial" w:cs="Arial"/>
          <w:color w:val="000000"/>
          <w:kern w:val="28"/>
          <w:sz w:val="24"/>
          <w:szCs w:val="24"/>
          <w:lang w:eastAsia="en-GB"/>
          <w14:cntxtAlts/>
        </w:rPr>
      </w:pPr>
    </w:p>
    <w:p w14:paraId="1CFC0EA9" w14:textId="77777777" w:rsidR="00151DFA" w:rsidRDefault="00151DFA" w:rsidP="00151DFA">
      <w:pPr>
        <w:widowControl w:val="0"/>
        <w:spacing w:after="0" w:line="249" w:lineRule="auto"/>
        <w:rPr>
          <w:ins w:id="112" w:author="MANAGER, Practice (LONDON ROAD SURGERY)" w:date="2026-09-25T20:09:00Z" w16du:dateUtc="2026-09-26T00:09:00Z"/>
          <w:rFonts w:ascii="Arial" w:eastAsia="Times New Roman" w:hAnsi="Arial" w:cs="Arial"/>
          <w:b/>
          <w:bCs/>
          <w:color w:val="000000"/>
          <w:kern w:val="28"/>
          <w:sz w:val="24"/>
          <w:szCs w:val="24"/>
          <w:u w:val="single"/>
          <w:lang w:eastAsia="en-GB"/>
          <w14:cntxtAlts/>
        </w:rPr>
      </w:pPr>
      <w:ins w:id="113" w:author="MANAGER, Practice (LONDON ROAD SURGERY)" w:date="2026-09-25T20:09:00Z" w16du:dateUtc="2026-09-26T00:09:00Z">
        <w:r w:rsidRPr="009F38C3">
          <w:rPr>
            <w:rFonts w:ascii="Arial" w:eastAsia="Times New Roman" w:hAnsi="Arial" w:cs="Arial"/>
            <w:b/>
            <w:bCs/>
            <w:color w:val="000000"/>
            <w:kern w:val="28"/>
            <w:sz w:val="24"/>
            <w:szCs w:val="24"/>
            <w:u w:val="single"/>
            <w:lang w:eastAsia="en-GB"/>
            <w14:cntxtAlts/>
          </w:rPr>
          <w:t>Patient Group Activity</w:t>
        </w:r>
      </w:ins>
    </w:p>
    <w:p w14:paraId="0CCB2617" w14:textId="77777777" w:rsidR="00151DFA" w:rsidRDefault="00151DFA" w:rsidP="00151DFA">
      <w:pPr>
        <w:widowControl w:val="0"/>
        <w:spacing w:after="0" w:line="249" w:lineRule="auto"/>
        <w:rPr>
          <w:ins w:id="114" w:author="MANAGER, Practice (LONDON ROAD SURGERY)" w:date="2026-09-25T20:09:00Z" w16du:dateUtc="2026-09-26T00:09:00Z"/>
          <w:rFonts w:ascii="Arial" w:eastAsia="Times New Roman" w:hAnsi="Arial" w:cs="Arial"/>
          <w:b/>
          <w:bCs/>
          <w:color w:val="000000"/>
          <w:kern w:val="28"/>
          <w:sz w:val="24"/>
          <w:szCs w:val="24"/>
          <w:u w:val="single"/>
          <w:lang w:eastAsia="en-GB"/>
          <w14:cntxtAlts/>
        </w:rPr>
      </w:pPr>
    </w:p>
    <w:p w14:paraId="6D6C1424" w14:textId="74619283" w:rsidR="00151DFA" w:rsidRDefault="00CC251D" w:rsidP="00151DFA">
      <w:pPr>
        <w:widowControl w:val="0"/>
        <w:spacing w:after="0" w:line="249" w:lineRule="auto"/>
        <w:rPr>
          <w:ins w:id="115" w:author="MANAGER, Practice (LONDON ROAD SURGERY)" w:date="2026-09-25T20:09:00Z" w16du:dateUtc="2026-09-26T00:09:00Z"/>
          <w:rFonts w:ascii="Arial" w:eastAsia="Times New Roman" w:hAnsi="Arial" w:cs="Arial"/>
          <w:color w:val="000000"/>
          <w:kern w:val="28"/>
          <w:sz w:val="24"/>
          <w:szCs w:val="24"/>
          <w:lang w:eastAsia="en-GB"/>
          <w14:cntxtAlts/>
        </w:rPr>
      </w:pPr>
      <w:ins w:id="116" w:author="MANAGER, Practice (LONDON ROAD SURGERY)" w:date="2026-09-25T20:09:00Z" w16du:dateUtc="2026-09-26T00:09:00Z">
        <w:r>
          <w:rPr>
            <w:rFonts w:ascii="Arial" w:eastAsia="Times New Roman" w:hAnsi="Arial" w:cs="Arial"/>
            <w:color w:val="000000"/>
            <w:kern w:val="28"/>
            <w:sz w:val="24"/>
            <w:szCs w:val="24"/>
            <w:lang w:eastAsia="en-GB"/>
            <w14:cntxtAlts/>
          </w:rPr>
          <w:t>We have a new noticeboard in our Waiting Room and</w:t>
        </w:r>
        <w:r w:rsidR="00F16E01">
          <w:rPr>
            <w:rFonts w:ascii="Arial" w:eastAsia="Times New Roman" w:hAnsi="Arial" w:cs="Arial"/>
            <w:color w:val="000000"/>
            <w:kern w:val="28"/>
            <w:sz w:val="24"/>
            <w:szCs w:val="24"/>
            <w:lang w:eastAsia="en-GB"/>
            <w14:cntxtAlts/>
          </w:rPr>
          <w:t xml:space="preserve"> the</w:t>
        </w:r>
        <w:r>
          <w:rPr>
            <w:rFonts w:ascii="Arial" w:eastAsia="Times New Roman" w:hAnsi="Arial" w:cs="Arial"/>
            <w:color w:val="000000"/>
            <w:kern w:val="28"/>
            <w:sz w:val="24"/>
            <w:szCs w:val="24"/>
            <w:lang w:eastAsia="en-GB"/>
            <w14:cntxtAlts/>
          </w:rPr>
          <w:t xml:space="preserve"> Chair – Sue Bunney w</w:t>
        </w:r>
        <w:r w:rsidR="00F16E01">
          <w:rPr>
            <w:rFonts w:ascii="Arial" w:eastAsia="Times New Roman" w:hAnsi="Arial" w:cs="Arial"/>
            <w:color w:val="000000"/>
            <w:kern w:val="28"/>
            <w:sz w:val="24"/>
            <w:szCs w:val="24"/>
            <w:lang w:eastAsia="en-GB"/>
            <w14:cntxtAlts/>
          </w:rPr>
          <w:t>ill be</w:t>
        </w:r>
        <w:r>
          <w:rPr>
            <w:rFonts w:ascii="Arial" w:eastAsia="Times New Roman" w:hAnsi="Arial" w:cs="Arial"/>
            <w:color w:val="000000"/>
            <w:kern w:val="28"/>
            <w:sz w:val="24"/>
            <w:szCs w:val="24"/>
            <w:lang w:eastAsia="en-GB"/>
            <w14:cntxtAlts/>
          </w:rPr>
          <w:t xml:space="preserve"> coordinating new campaigns for the group to action. They have recently done a survey and their minutes are on our website.</w:t>
        </w:r>
        <w:r w:rsidR="00F16E01">
          <w:rPr>
            <w:rFonts w:ascii="Arial" w:eastAsia="Times New Roman" w:hAnsi="Arial" w:cs="Arial"/>
            <w:color w:val="000000"/>
            <w:kern w:val="28"/>
            <w:sz w:val="24"/>
            <w:szCs w:val="24"/>
            <w:lang w:eastAsia="en-GB"/>
            <w14:cntxtAlts/>
          </w:rPr>
          <w:t xml:space="preserve"> The group will be promoting the NHS App.</w:t>
        </w:r>
      </w:ins>
    </w:p>
    <w:p w14:paraId="68715BAA" w14:textId="77777777" w:rsidR="00CC251D" w:rsidRDefault="00CC251D" w:rsidP="00151DFA">
      <w:pPr>
        <w:widowControl w:val="0"/>
        <w:spacing w:after="0" w:line="249" w:lineRule="auto"/>
        <w:rPr>
          <w:ins w:id="117" w:author="MANAGER, Practice (LONDON ROAD SURGERY)" w:date="2026-09-25T20:09:00Z" w16du:dateUtc="2026-09-26T00:09:00Z"/>
          <w:rFonts w:ascii="Arial" w:eastAsia="Times New Roman" w:hAnsi="Arial" w:cs="Arial"/>
          <w:color w:val="000000"/>
          <w:kern w:val="28"/>
          <w:sz w:val="24"/>
          <w:szCs w:val="24"/>
          <w:lang w:eastAsia="en-GB"/>
          <w14:cntxtAlts/>
        </w:rPr>
      </w:pPr>
    </w:p>
    <w:p w14:paraId="664D98F2" w14:textId="607C5B1C" w:rsidR="00151DFA" w:rsidRDefault="00151DFA" w:rsidP="00151DFA">
      <w:pPr>
        <w:widowControl w:val="0"/>
        <w:spacing w:after="0" w:line="249" w:lineRule="auto"/>
        <w:rPr>
          <w:ins w:id="118" w:author="MANAGER, Practice (LONDON ROAD SURGERY)" w:date="2026-09-25T20:09:00Z" w16du:dateUtc="2026-09-26T00:09:00Z"/>
          <w:rFonts w:ascii="Arial" w:eastAsia="Times New Roman" w:hAnsi="Arial" w:cs="Arial"/>
          <w:b/>
          <w:bCs/>
          <w:color w:val="000000"/>
          <w:kern w:val="28"/>
          <w:sz w:val="24"/>
          <w:szCs w:val="24"/>
          <w:lang w:eastAsia="en-GB"/>
          <w14:cntxtAlts/>
        </w:rPr>
      </w:pPr>
      <w:ins w:id="119" w:author="MANAGER, Practice (LONDON ROAD SURGERY)" w:date="2026-09-25T20:09:00Z" w16du:dateUtc="2026-09-26T00:09:00Z">
        <w:r w:rsidRPr="006D18D5">
          <w:rPr>
            <w:rFonts w:ascii="Arial" w:eastAsia="Times New Roman" w:hAnsi="Arial" w:cs="Arial"/>
            <w:b/>
            <w:bCs/>
            <w:color w:val="000000"/>
            <w:kern w:val="28"/>
            <w:sz w:val="24"/>
            <w:szCs w:val="24"/>
            <w:lang w:eastAsia="en-GB"/>
            <w14:cntxtAlts/>
          </w:rPr>
          <w:t>Next Patient Group meeting</w:t>
        </w:r>
        <w:r w:rsidR="00980316">
          <w:rPr>
            <w:rFonts w:ascii="Arial" w:eastAsia="Times New Roman" w:hAnsi="Arial" w:cs="Arial"/>
            <w:b/>
            <w:bCs/>
            <w:color w:val="000000"/>
            <w:kern w:val="28"/>
            <w:sz w:val="24"/>
            <w:szCs w:val="24"/>
            <w:lang w:eastAsia="en-GB"/>
            <w14:cntxtAlts/>
          </w:rPr>
          <w:t xml:space="preserve">: </w:t>
        </w:r>
        <w:r w:rsidR="008479E8">
          <w:rPr>
            <w:rFonts w:ascii="Arial" w:eastAsia="Times New Roman" w:hAnsi="Arial" w:cs="Arial"/>
            <w:b/>
            <w:bCs/>
            <w:color w:val="000000"/>
            <w:kern w:val="28"/>
            <w:sz w:val="24"/>
            <w:szCs w:val="24"/>
            <w:lang w:eastAsia="en-GB"/>
            <w14:cntxtAlts/>
          </w:rPr>
          <w:t xml:space="preserve">Monday </w:t>
        </w:r>
        <w:r w:rsidR="001B7E06">
          <w:rPr>
            <w:rFonts w:ascii="Arial" w:eastAsia="Times New Roman" w:hAnsi="Arial" w:cs="Arial"/>
            <w:b/>
            <w:bCs/>
            <w:color w:val="000000"/>
            <w:kern w:val="28"/>
            <w:sz w:val="24"/>
            <w:szCs w:val="24"/>
            <w:lang w:eastAsia="en-GB"/>
            <w14:cntxtAlts/>
          </w:rPr>
          <w:t>2</w:t>
        </w:r>
        <w:r w:rsidR="00D05EFA">
          <w:rPr>
            <w:rFonts w:ascii="Arial" w:eastAsia="Times New Roman" w:hAnsi="Arial" w:cs="Arial"/>
            <w:b/>
            <w:bCs/>
            <w:color w:val="000000"/>
            <w:kern w:val="28"/>
            <w:sz w:val="24"/>
            <w:szCs w:val="24"/>
            <w:lang w:eastAsia="en-GB"/>
            <w14:cntxtAlts/>
          </w:rPr>
          <w:t>4</w:t>
        </w:r>
        <w:r w:rsidR="001B7E06">
          <w:rPr>
            <w:rFonts w:ascii="Arial" w:eastAsia="Times New Roman" w:hAnsi="Arial" w:cs="Arial"/>
            <w:b/>
            <w:bCs/>
            <w:color w:val="000000"/>
            <w:kern w:val="28"/>
            <w:sz w:val="24"/>
            <w:szCs w:val="24"/>
            <w:lang w:eastAsia="en-GB"/>
            <w14:cntxtAlts/>
          </w:rPr>
          <w:t xml:space="preserve"> </w:t>
        </w:r>
        <w:r w:rsidR="00EF3FB0">
          <w:rPr>
            <w:rFonts w:ascii="Arial" w:eastAsia="Times New Roman" w:hAnsi="Arial" w:cs="Arial"/>
            <w:b/>
            <w:bCs/>
            <w:color w:val="000000"/>
            <w:kern w:val="28"/>
            <w:sz w:val="24"/>
            <w:szCs w:val="24"/>
            <w:lang w:eastAsia="en-GB"/>
            <w14:cntxtAlts/>
          </w:rPr>
          <w:t>March</w:t>
        </w:r>
        <w:r w:rsidR="00980316">
          <w:rPr>
            <w:rFonts w:ascii="Arial" w:eastAsia="Times New Roman" w:hAnsi="Arial" w:cs="Arial"/>
            <w:b/>
            <w:bCs/>
            <w:color w:val="000000"/>
            <w:kern w:val="28"/>
            <w:sz w:val="24"/>
            <w:szCs w:val="24"/>
            <w:lang w:eastAsia="en-GB"/>
            <w14:cntxtAlts/>
          </w:rPr>
          <w:t xml:space="preserve"> 202</w:t>
        </w:r>
        <w:r w:rsidR="001B7E06">
          <w:rPr>
            <w:rFonts w:ascii="Arial" w:eastAsia="Times New Roman" w:hAnsi="Arial" w:cs="Arial"/>
            <w:b/>
            <w:bCs/>
            <w:color w:val="000000"/>
            <w:kern w:val="28"/>
            <w:sz w:val="24"/>
            <w:szCs w:val="24"/>
            <w:lang w:eastAsia="en-GB"/>
            <w14:cntxtAlts/>
          </w:rPr>
          <w:t>5</w:t>
        </w:r>
        <w:r w:rsidR="00980316">
          <w:rPr>
            <w:rFonts w:ascii="Arial" w:eastAsia="Times New Roman" w:hAnsi="Arial" w:cs="Arial"/>
            <w:b/>
            <w:bCs/>
            <w:color w:val="000000"/>
            <w:kern w:val="28"/>
            <w:sz w:val="24"/>
            <w:szCs w:val="24"/>
            <w:lang w:eastAsia="en-GB"/>
            <w14:cntxtAlts/>
          </w:rPr>
          <w:t xml:space="preserve"> at </w:t>
        </w:r>
        <w:r w:rsidR="008479E8">
          <w:rPr>
            <w:rFonts w:ascii="Arial" w:eastAsia="Times New Roman" w:hAnsi="Arial" w:cs="Arial"/>
            <w:b/>
            <w:bCs/>
            <w:color w:val="000000"/>
            <w:kern w:val="28"/>
            <w:sz w:val="24"/>
            <w:szCs w:val="24"/>
            <w:lang w:eastAsia="en-GB"/>
            <w14:cntxtAlts/>
          </w:rPr>
          <w:t>2</w:t>
        </w:r>
        <w:r w:rsidR="00980316">
          <w:rPr>
            <w:rFonts w:ascii="Arial" w:eastAsia="Times New Roman" w:hAnsi="Arial" w:cs="Arial"/>
            <w:b/>
            <w:bCs/>
            <w:color w:val="000000"/>
            <w:kern w:val="28"/>
            <w:sz w:val="24"/>
            <w:szCs w:val="24"/>
            <w:lang w:eastAsia="en-GB"/>
            <w14:cntxtAlts/>
          </w:rPr>
          <w:t>pm</w:t>
        </w:r>
      </w:ins>
    </w:p>
    <w:p w14:paraId="41181C28" w14:textId="6BA3DD8E" w:rsidR="00CC251D" w:rsidRPr="006D18D5" w:rsidRDefault="00CC251D" w:rsidP="00151DFA">
      <w:pPr>
        <w:widowControl w:val="0"/>
        <w:spacing w:after="0" w:line="249" w:lineRule="auto"/>
        <w:rPr>
          <w:ins w:id="120" w:author="MANAGER, Practice (LONDON ROAD SURGERY)" w:date="2026-09-25T20:09:00Z" w16du:dateUtc="2026-09-26T00:09:00Z"/>
          <w:rFonts w:ascii="Arial" w:eastAsia="Times New Roman" w:hAnsi="Arial" w:cs="Arial"/>
          <w:b/>
          <w:bCs/>
          <w:color w:val="000000"/>
          <w:kern w:val="28"/>
          <w:sz w:val="24"/>
          <w:szCs w:val="24"/>
          <w:lang w:eastAsia="en-GB"/>
          <w14:cntxtAlts/>
        </w:rPr>
      </w:pPr>
      <w:ins w:id="121" w:author="MANAGER, Practice (LONDON ROAD SURGERY)" w:date="2026-09-25T20:09:00Z" w16du:dateUtc="2026-09-26T00:09:00Z">
        <w:r>
          <w:rPr>
            <w:rFonts w:ascii="Arial" w:eastAsia="Times New Roman" w:hAnsi="Arial" w:cs="Arial"/>
            <w:b/>
            <w:bCs/>
            <w:color w:val="000000"/>
            <w:kern w:val="28"/>
            <w:sz w:val="24"/>
            <w:szCs w:val="24"/>
            <w:lang w:eastAsia="en-GB"/>
            <w14:cntxtAlts/>
          </w:rPr>
          <w:t xml:space="preserve">All </w:t>
        </w:r>
        <w:r w:rsidR="00F16E01">
          <w:rPr>
            <w:rFonts w:ascii="Arial" w:eastAsia="Times New Roman" w:hAnsi="Arial" w:cs="Arial"/>
            <w:b/>
            <w:bCs/>
            <w:color w:val="000000"/>
            <w:kern w:val="28"/>
            <w:sz w:val="24"/>
            <w:szCs w:val="24"/>
            <w:lang w:eastAsia="en-GB"/>
            <w14:cntxtAlts/>
          </w:rPr>
          <w:t xml:space="preserve">are </w:t>
        </w:r>
        <w:r>
          <w:rPr>
            <w:rFonts w:ascii="Arial" w:eastAsia="Times New Roman" w:hAnsi="Arial" w:cs="Arial"/>
            <w:b/>
            <w:bCs/>
            <w:color w:val="000000"/>
            <w:kern w:val="28"/>
            <w:sz w:val="24"/>
            <w:szCs w:val="24"/>
            <w:lang w:eastAsia="en-GB"/>
            <w14:cntxtAlts/>
          </w:rPr>
          <w:t>welcome!</w:t>
        </w:r>
      </w:ins>
    </w:p>
    <w:p w14:paraId="49F15D19" w14:textId="77777777" w:rsidR="00151DFA" w:rsidRDefault="00151DFA" w:rsidP="00151DFA">
      <w:pPr>
        <w:widowControl w:val="0"/>
        <w:spacing w:after="0" w:line="249" w:lineRule="auto"/>
        <w:rPr>
          <w:ins w:id="122" w:author="MANAGER, Practice (LONDON ROAD SURGERY)" w:date="2026-09-25T20:09:00Z" w16du:dateUtc="2026-09-26T00:09:00Z"/>
          <w:rFonts w:ascii="Arial" w:eastAsia="Times New Roman" w:hAnsi="Arial" w:cs="Arial"/>
          <w:color w:val="000000"/>
          <w:kern w:val="28"/>
          <w:sz w:val="24"/>
          <w:szCs w:val="24"/>
          <w:lang w:eastAsia="en-GB"/>
          <w14:cntxtAlts/>
        </w:rPr>
      </w:pPr>
    </w:p>
    <w:p w14:paraId="4B8D521C" w14:textId="46959905" w:rsidR="00151DFA" w:rsidRDefault="00E91F55" w:rsidP="00151DFA">
      <w:pPr>
        <w:widowControl w:val="0"/>
        <w:spacing w:after="0" w:line="249" w:lineRule="auto"/>
        <w:rPr>
          <w:ins w:id="123" w:author="MANAGER, Practice (LONDON ROAD SURGERY)" w:date="2026-09-25T20:09:00Z" w16du:dateUtc="2026-09-26T00:09:00Z"/>
          <w:rFonts w:ascii="Arial" w:eastAsia="Times New Roman" w:hAnsi="Arial" w:cs="Arial"/>
          <w:b/>
          <w:color w:val="000000"/>
          <w:kern w:val="28"/>
          <w:sz w:val="24"/>
          <w:szCs w:val="24"/>
          <w:u w:val="single"/>
          <w:lang w:eastAsia="en-GB"/>
          <w14:cntxtAlts/>
        </w:rPr>
      </w:pPr>
      <w:ins w:id="124" w:author="MANAGER, Practice (LONDON ROAD SURGERY)" w:date="2026-09-25T20:09:00Z" w16du:dateUtc="2026-09-26T00:09:00Z">
        <w:r>
          <w:rPr>
            <w:rFonts w:ascii="Arial" w:eastAsia="Times New Roman" w:hAnsi="Arial" w:cs="Arial"/>
            <w:b/>
            <w:color w:val="000000"/>
            <w:kern w:val="28"/>
            <w:sz w:val="24"/>
            <w:szCs w:val="24"/>
            <w:u w:val="single"/>
            <w:lang w:eastAsia="en-GB"/>
            <w14:cntxtAlts/>
          </w:rPr>
          <w:t xml:space="preserve">Patient Newsletter on </w:t>
        </w:r>
        <w:r w:rsidR="00151DFA" w:rsidRPr="004E6837">
          <w:rPr>
            <w:rFonts w:ascii="Arial" w:eastAsia="Times New Roman" w:hAnsi="Arial" w:cs="Arial"/>
            <w:b/>
            <w:color w:val="000000"/>
            <w:kern w:val="28"/>
            <w:sz w:val="24"/>
            <w:szCs w:val="24"/>
            <w:u w:val="single"/>
            <w:lang w:eastAsia="en-GB"/>
            <w14:cntxtAlts/>
          </w:rPr>
          <w:t>Website</w:t>
        </w:r>
      </w:ins>
    </w:p>
    <w:p w14:paraId="0793E7B3" w14:textId="77777777" w:rsidR="00151DFA" w:rsidRDefault="00151DFA" w:rsidP="00151DFA">
      <w:pPr>
        <w:widowControl w:val="0"/>
        <w:spacing w:after="0" w:line="249" w:lineRule="auto"/>
        <w:rPr>
          <w:ins w:id="125" w:author="MANAGER, Practice (LONDON ROAD SURGERY)" w:date="2026-09-25T20:09:00Z" w16du:dateUtc="2026-09-26T00:09:00Z"/>
          <w:rFonts w:ascii="Arial" w:eastAsia="Times New Roman" w:hAnsi="Arial" w:cs="Arial"/>
          <w:b/>
          <w:color w:val="000000"/>
          <w:kern w:val="28"/>
          <w:sz w:val="24"/>
          <w:szCs w:val="24"/>
          <w:u w:val="single"/>
          <w:lang w:eastAsia="en-GB"/>
          <w14:cntxtAlts/>
        </w:rPr>
      </w:pPr>
    </w:p>
    <w:p w14:paraId="502C643D" w14:textId="2DAEF0AD" w:rsidR="00151DFA" w:rsidRPr="004E6837" w:rsidRDefault="00151DFA" w:rsidP="00151DFA">
      <w:pPr>
        <w:widowControl w:val="0"/>
        <w:spacing w:after="0" w:line="249" w:lineRule="auto"/>
        <w:rPr>
          <w:ins w:id="126" w:author="MANAGER, Practice (LONDON ROAD SURGERY)" w:date="2026-09-25T20:09:00Z" w16du:dateUtc="2026-09-26T00:09:00Z"/>
          <w:rFonts w:ascii="Arial" w:eastAsia="Times New Roman" w:hAnsi="Arial" w:cs="Arial"/>
          <w:color w:val="000000"/>
          <w:kern w:val="28"/>
          <w:sz w:val="24"/>
          <w:szCs w:val="24"/>
          <w:lang w:eastAsia="en-GB"/>
          <w14:cntxtAlts/>
        </w:rPr>
      </w:pPr>
      <w:ins w:id="127" w:author="MANAGER, Practice (LONDON ROAD SURGERY)" w:date="2026-09-25T20:09:00Z" w16du:dateUtc="2026-09-26T00:09:00Z">
        <w:r>
          <w:rPr>
            <w:rFonts w:ascii="Arial" w:eastAsia="Times New Roman" w:hAnsi="Arial" w:cs="Arial"/>
            <w:color w:val="000000"/>
            <w:kern w:val="28"/>
            <w:sz w:val="24"/>
            <w:szCs w:val="24"/>
            <w:lang w:eastAsia="en-GB"/>
            <w14:cntxtAlts/>
          </w:rPr>
          <w:t xml:space="preserve">We understand that lots of our patients are unable to view our website if you know a member of your community is housebound or without any computer </w:t>
        </w:r>
        <w:r w:rsidR="00CC251D">
          <w:rPr>
            <w:rFonts w:ascii="Arial" w:eastAsia="Times New Roman" w:hAnsi="Arial" w:cs="Arial"/>
            <w:color w:val="000000"/>
            <w:kern w:val="28"/>
            <w:sz w:val="24"/>
            <w:szCs w:val="24"/>
            <w:lang w:eastAsia="en-GB"/>
            <w14:cntxtAlts/>
          </w:rPr>
          <w:t>access,</w:t>
        </w:r>
        <w:r>
          <w:rPr>
            <w:rFonts w:ascii="Arial" w:eastAsia="Times New Roman" w:hAnsi="Arial" w:cs="Arial"/>
            <w:color w:val="000000"/>
            <w:kern w:val="28"/>
            <w:sz w:val="24"/>
            <w:szCs w:val="24"/>
            <w:lang w:eastAsia="en-GB"/>
            <w14:cntxtAlts/>
          </w:rPr>
          <w:t xml:space="preserve"> please print this and deliver it to them. London Road Surgery thank you for this kindness.</w:t>
        </w:r>
      </w:ins>
    </w:p>
    <w:p w14:paraId="520E6A6D" w14:textId="77777777" w:rsidR="00151DFA" w:rsidRDefault="00151DFA" w:rsidP="00151DFA">
      <w:pPr>
        <w:widowControl w:val="0"/>
        <w:spacing w:after="0" w:line="249" w:lineRule="auto"/>
        <w:rPr>
          <w:ins w:id="128" w:author="MANAGER, Practice (LONDON ROAD SURGERY)" w:date="2026-09-25T20:09:00Z" w16du:dateUtc="2026-09-26T00:09:00Z"/>
          <w:rFonts w:ascii="Arial" w:eastAsia="Times New Roman" w:hAnsi="Arial" w:cs="Arial"/>
          <w:color w:val="000000"/>
          <w:kern w:val="28"/>
          <w:sz w:val="24"/>
          <w:szCs w:val="24"/>
          <w:lang w:eastAsia="en-GB"/>
          <w14:cntxtAlts/>
        </w:rPr>
      </w:pPr>
    </w:p>
    <w:p w14:paraId="0E15B184" w14:textId="77777777" w:rsidR="00151DFA" w:rsidRDefault="00151DFA" w:rsidP="00151DFA">
      <w:pPr>
        <w:widowControl w:val="0"/>
        <w:spacing w:after="0" w:line="249" w:lineRule="auto"/>
        <w:rPr>
          <w:ins w:id="129" w:author="MANAGER, Practice (LONDON ROAD SURGERY)" w:date="2026-09-25T20:09:00Z" w16du:dateUtc="2026-09-26T00:09:00Z"/>
          <w:rFonts w:ascii="Arial" w:eastAsia="Times New Roman" w:hAnsi="Arial" w:cs="Arial"/>
          <w:b/>
          <w:color w:val="000000"/>
          <w:kern w:val="28"/>
          <w:sz w:val="24"/>
          <w:szCs w:val="24"/>
          <w:u w:val="single"/>
          <w:lang w:eastAsia="en-GB"/>
          <w14:cntxtAlts/>
        </w:rPr>
      </w:pPr>
      <w:ins w:id="130" w:author="MANAGER, Practice (LONDON ROAD SURGERY)" w:date="2026-09-25T20:09:00Z" w16du:dateUtc="2026-09-26T00:09:00Z">
        <w:r w:rsidRPr="00CE4289">
          <w:rPr>
            <w:rFonts w:ascii="Arial" w:eastAsia="Times New Roman" w:hAnsi="Arial" w:cs="Arial"/>
            <w:b/>
            <w:color w:val="000000"/>
            <w:kern w:val="28"/>
            <w:sz w:val="24"/>
            <w:szCs w:val="24"/>
            <w:u w:val="single"/>
            <w:lang w:eastAsia="en-GB"/>
            <w14:cntxtAlts/>
          </w:rPr>
          <w:t>Healthwatch Essex</w:t>
        </w:r>
      </w:ins>
    </w:p>
    <w:p w14:paraId="7147C73A" w14:textId="77777777" w:rsidR="00151DFA" w:rsidRDefault="00151DFA" w:rsidP="00151DFA">
      <w:pPr>
        <w:widowControl w:val="0"/>
        <w:spacing w:after="0" w:line="249" w:lineRule="auto"/>
        <w:rPr>
          <w:ins w:id="131" w:author="MANAGER, Practice (LONDON ROAD SURGERY)" w:date="2026-09-25T20:09:00Z" w16du:dateUtc="2026-09-26T00:09:00Z"/>
          <w:rFonts w:ascii="Arial" w:eastAsia="Times New Roman" w:hAnsi="Arial" w:cs="Arial"/>
          <w:b/>
          <w:color w:val="000000"/>
          <w:kern w:val="28"/>
          <w:sz w:val="24"/>
          <w:szCs w:val="24"/>
          <w:u w:val="single"/>
          <w:lang w:eastAsia="en-GB"/>
          <w14:cntxtAlts/>
        </w:rPr>
      </w:pPr>
    </w:p>
    <w:p w14:paraId="69B2F7B3" w14:textId="77777777" w:rsidR="00151DFA" w:rsidRDefault="00151DFA" w:rsidP="00151DFA">
      <w:pPr>
        <w:widowControl w:val="0"/>
        <w:spacing w:after="0" w:line="249" w:lineRule="auto"/>
        <w:rPr>
          <w:ins w:id="132" w:author="MANAGER, Practice (LONDON ROAD SURGERY)" w:date="2026-09-25T20:09:00Z" w16du:dateUtc="2026-09-26T00:09:00Z"/>
          <w:rFonts w:ascii="Arial" w:eastAsia="Times New Roman" w:hAnsi="Arial" w:cs="Arial"/>
          <w:color w:val="000000"/>
          <w:kern w:val="28"/>
          <w:sz w:val="24"/>
          <w:szCs w:val="24"/>
          <w:lang w:eastAsia="en-GB"/>
          <w14:cntxtAlts/>
        </w:rPr>
      </w:pPr>
      <w:ins w:id="133" w:author="MANAGER, Practice (LONDON ROAD SURGERY)" w:date="2026-09-25T20:09:00Z" w16du:dateUtc="2026-09-26T00:09:00Z">
        <w:r>
          <w:fldChar w:fldCharType="begin"/>
        </w:r>
        <w:r>
          <w:instrText>HYPERLINK "https://healthwatchessex.org.uk/"</w:instrText>
        </w:r>
        <w:r>
          <w:fldChar w:fldCharType="separate"/>
        </w:r>
        <w:r w:rsidRPr="00B62037">
          <w:rPr>
            <w:rStyle w:val="Hyperlink"/>
            <w:rFonts w:ascii="Arial" w:eastAsia="Times New Roman" w:hAnsi="Arial" w:cs="Arial"/>
            <w:kern w:val="28"/>
            <w:sz w:val="24"/>
            <w:szCs w:val="24"/>
            <w:lang w:eastAsia="en-GB"/>
            <w14:cntxtAlts/>
          </w:rPr>
          <w:t>https://healthwatchessex.org.uk/</w:t>
        </w:r>
        <w:r>
          <w:fldChar w:fldCharType="end"/>
        </w:r>
      </w:ins>
    </w:p>
    <w:p w14:paraId="11D58325" w14:textId="77777777" w:rsidR="00151DFA" w:rsidRDefault="00151DFA" w:rsidP="00151DFA">
      <w:pPr>
        <w:widowControl w:val="0"/>
        <w:spacing w:after="0" w:line="249" w:lineRule="auto"/>
        <w:rPr>
          <w:ins w:id="134" w:author="MANAGER, Practice (LONDON ROAD SURGERY)" w:date="2026-09-25T20:09:00Z" w16du:dateUtc="2026-09-26T00:09:00Z"/>
          <w:rFonts w:ascii="Arial" w:eastAsia="Times New Roman" w:hAnsi="Arial" w:cs="Arial"/>
          <w:color w:val="000000"/>
          <w:kern w:val="28"/>
          <w:sz w:val="24"/>
          <w:szCs w:val="24"/>
          <w:lang w:eastAsia="en-GB"/>
          <w14:cntxtAlts/>
        </w:rPr>
      </w:pPr>
    </w:p>
    <w:p w14:paraId="4714D23F" w14:textId="77777777" w:rsidR="00151DFA" w:rsidRPr="00CE4289" w:rsidRDefault="00151DFA" w:rsidP="00151DFA">
      <w:pPr>
        <w:widowControl w:val="0"/>
        <w:spacing w:after="0" w:line="249" w:lineRule="auto"/>
        <w:rPr>
          <w:ins w:id="135" w:author="MANAGER, Practice (LONDON ROAD SURGERY)" w:date="2026-09-25T20:09:00Z" w16du:dateUtc="2026-09-26T00:09:00Z"/>
          <w:rFonts w:ascii="Arial" w:eastAsia="Times New Roman" w:hAnsi="Arial" w:cs="Arial"/>
          <w:color w:val="000000"/>
          <w:kern w:val="28"/>
          <w:sz w:val="24"/>
          <w:szCs w:val="24"/>
          <w:lang w:eastAsia="en-GB"/>
          <w14:cntxtAlts/>
        </w:rPr>
      </w:pPr>
      <w:ins w:id="136" w:author="MANAGER, Practice (LONDON ROAD SURGERY)" w:date="2026-09-25T20:09:00Z" w16du:dateUtc="2026-09-26T00:09:00Z">
        <w:r>
          <w:rPr>
            <w:rFonts w:ascii="Arial" w:eastAsia="Times New Roman" w:hAnsi="Arial" w:cs="Arial"/>
            <w:color w:val="000000"/>
            <w:kern w:val="28"/>
            <w:sz w:val="24"/>
            <w:szCs w:val="24"/>
            <w:lang w:eastAsia="en-GB"/>
            <w14:cntxtAlts/>
          </w:rPr>
          <w:t>Is</w:t>
        </w:r>
        <w:r w:rsidRPr="00CE4289">
          <w:rPr>
            <w:rFonts w:ascii="Arial" w:eastAsia="Times New Roman" w:hAnsi="Arial" w:cs="Arial"/>
            <w:color w:val="000000"/>
            <w:kern w:val="28"/>
            <w:sz w:val="24"/>
            <w:szCs w:val="24"/>
            <w:lang w:eastAsia="en-GB"/>
            <w14:cntxtAlts/>
          </w:rPr>
          <w:t xml:space="preserve"> an independent charity set up under the Health &amp; Social Care Act 201</w:t>
        </w:r>
        <w:r>
          <w:rPr>
            <w:rFonts w:ascii="Arial" w:eastAsia="Times New Roman" w:hAnsi="Arial" w:cs="Arial"/>
            <w:color w:val="000000"/>
            <w:kern w:val="28"/>
            <w:sz w:val="24"/>
            <w:szCs w:val="24"/>
            <w:lang w:eastAsia="en-GB"/>
            <w14:cntxtAlts/>
          </w:rPr>
          <w:t>2 and they</w:t>
        </w:r>
        <w:r w:rsidRPr="00CE4289">
          <w:rPr>
            <w:rFonts w:ascii="Arial" w:eastAsia="Times New Roman" w:hAnsi="Arial" w:cs="Arial"/>
            <w:color w:val="000000"/>
            <w:kern w:val="28"/>
            <w:sz w:val="24"/>
            <w:szCs w:val="24"/>
            <w:lang w:eastAsia="en-GB"/>
            <w14:cntxtAlts/>
          </w:rPr>
          <w:t xml:space="preserve"> use your voice to impr</w:t>
        </w:r>
        <w:r>
          <w:rPr>
            <w:rFonts w:ascii="Arial" w:eastAsia="Times New Roman" w:hAnsi="Arial" w:cs="Arial"/>
            <w:color w:val="000000"/>
            <w:kern w:val="28"/>
            <w:sz w:val="24"/>
            <w:szCs w:val="24"/>
            <w:lang w:eastAsia="en-GB"/>
            <w14:cntxtAlts/>
          </w:rPr>
          <w:t>ove health and care in Essex. They</w:t>
        </w:r>
        <w:r w:rsidRPr="00CE4289">
          <w:rPr>
            <w:rFonts w:ascii="Arial" w:eastAsia="Times New Roman" w:hAnsi="Arial" w:cs="Arial"/>
            <w:color w:val="000000"/>
            <w:kern w:val="28"/>
            <w:sz w:val="24"/>
            <w:szCs w:val="24"/>
            <w:lang w:eastAsia="en-GB"/>
            <w14:cntxtAlts/>
          </w:rPr>
          <w:t xml:space="preserve"> undertake high-quality research and engagement to uncover your experience of services and use</w:t>
        </w:r>
        <w:r>
          <w:rPr>
            <w:rFonts w:ascii="Arial" w:eastAsia="Times New Roman" w:hAnsi="Arial" w:cs="Arial"/>
            <w:color w:val="000000"/>
            <w:kern w:val="28"/>
            <w:sz w:val="24"/>
            <w:szCs w:val="24"/>
            <w:lang w:eastAsia="en-GB"/>
            <w14:cntxtAlts/>
          </w:rPr>
          <w:t xml:space="preserve"> it to shape health and care. They</w:t>
        </w:r>
        <w:r w:rsidRPr="00CE4289">
          <w:rPr>
            <w:rFonts w:ascii="Arial" w:eastAsia="Times New Roman" w:hAnsi="Arial" w:cs="Arial"/>
            <w:color w:val="000000"/>
            <w:kern w:val="28"/>
            <w:sz w:val="24"/>
            <w:szCs w:val="24"/>
            <w:lang w:eastAsia="en-GB"/>
            <w14:cntxtAlts/>
          </w:rPr>
          <w:t xml:space="preserve"> are also proud hosts to the Essex Neurology Network. </w:t>
        </w:r>
      </w:ins>
    </w:p>
    <w:p w14:paraId="04D29062" w14:textId="77777777" w:rsidR="00151DFA" w:rsidRPr="00CE4289" w:rsidRDefault="00151DFA" w:rsidP="00151DFA">
      <w:pPr>
        <w:widowControl w:val="0"/>
        <w:spacing w:after="0" w:line="249" w:lineRule="auto"/>
        <w:rPr>
          <w:ins w:id="137" w:author="MANAGER, Practice (LONDON ROAD SURGERY)" w:date="2026-09-25T20:09:00Z" w16du:dateUtc="2026-09-26T00:09:00Z"/>
          <w:rFonts w:ascii="Arial" w:eastAsia="Times New Roman" w:hAnsi="Arial" w:cs="Arial"/>
          <w:color w:val="000000"/>
          <w:kern w:val="28"/>
          <w:sz w:val="24"/>
          <w:szCs w:val="24"/>
          <w:lang w:eastAsia="en-GB"/>
          <w14:cntxtAlts/>
        </w:rPr>
      </w:pPr>
    </w:p>
    <w:p w14:paraId="1CF9BCBF" w14:textId="77777777" w:rsidR="00151DFA" w:rsidRDefault="00151DFA" w:rsidP="00151DFA">
      <w:pPr>
        <w:widowControl w:val="0"/>
        <w:spacing w:after="0" w:line="249" w:lineRule="auto"/>
        <w:rPr>
          <w:ins w:id="138" w:author="MANAGER, Practice (LONDON ROAD SURGERY)" w:date="2026-09-25T20:09:00Z" w16du:dateUtc="2026-09-26T00:09:00Z"/>
          <w:rFonts w:ascii="Arial" w:eastAsia="Times New Roman" w:hAnsi="Arial" w:cs="Arial"/>
          <w:color w:val="000000"/>
          <w:kern w:val="28"/>
          <w:sz w:val="24"/>
          <w:szCs w:val="24"/>
          <w:lang w:eastAsia="en-GB"/>
          <w14:cntxtAlts/>
        </w:rPr>
      </w:pPr>
      <w:ins w:id="139" w:author="MANAGER, Practice (LONDON ROAD SURGERY)" w:date="2026-09-25T20:09:00Z" w16du:dateUtc="2026-09-26T00:09:00Z">
        <w:r>
          <w:rPr>
            <w:rFonts w:ascii="Arial" w:eastAsia="Times New Roman" w:hAnsi="Arial" w:cs="Arial"/>
            <w:color w:val="000000"/>
            <w:kern w:val="28"/>
            <w:sz w:val="24"/>
            <w:szCs w:val="24"/>
            <w:lang w:eastAsia="en-GB"/>
            <w14:cntxtAlts/>
          </w:rPr>
          <w:t>They</w:t>
        </w:r>
        <w:r w:rsidRPr="00CE4289">
          <w:rPr>
            <w:rFonts w:ascii="Arial" w:eastAsia="Times New Roman" w:hAnsi="Arial" w:cs="Arial"/>
            <w:color w:val="000000"/>
            <w:kern w:val="28"/>
            <w:sz w:val="24"/>
            <w:szCs w:val="24"/>
            <w:lang w:eastAsia="en-GB"/>
            <w14:cntxtAlts/>
          </w:rPr>
          <w:t xml:space="preserve"> can help you find out about and access health and social care services through our Information &amp; Guidance Service</w:t>
        </w:r>
        <w:r w:rsidRPr="00385E16">
          <w:rPr>
            <w:rFonts w:ascii="Arial" w:eastAsia="Times New Roman" w:hAnsi="Arial" w:cs="Arial"/>
            <w:b/>
            <w:color w:val="000000"/>
            <w:kern w:val="28"/>
            <w:sz w:val="24"/>
            <w:szCs w:val="24"/>
            <w:lang w:eastAsia="en-GB"/>
            <w14:cntxtAlts/>
          </w:rPr>
          <w:t>. Call 0300 500 1895, text 07712395398</w:t>
        </w:r>
        <w:r>
          <w:rPr>
            <w:rFonts w:ascii="Arial" w:eastAsia="Times New Roman" w:hAnsi="Arial" w:cs="Arial"/>
            <w:color w:val="000000"/>
            <w:kern w:val="28"/>
            <w:sz w:val="24"/>
            <w:szCs w:val="24"/>
            <w:lang w:eastAsia="en-GB"/>
            <w14:cntxtAlts/>
          </w:rPr>
          <w:t xml:space="preserve"> </w:t>
        </w:r>
        <w:r w:rsidRPr="00CE4289">
          <w:rPr>
            <w:rFonts w:ascii="Arial" w:eastAsia="Times New Roman" w:hAnsi="Arial" w:cs="Arial"/>
            <w:color w:val="000000"/>
            <w:kern w:val="28"/>
            <w:sz w:val="24"/>
            <w:szCs w:val="24"/>
            <w:lang w:eastAsia="en-GB"/>
            <w14:cntxtAlts/>
          </w:rPr>
          <w:t>between 10am and 2pm on Monday, Wednesday and</w:t>
        </w:r>
        <w:r>
          <w:rPr>
            <w:rFonts w:ascii="Arial" w:eastAsia="Times New Roman" w:hAnsi="Arial" w:cs="Arial"/>
            <w:color w:val="000000"/>
            <w:kern w:val="28"/>
            <w:sz w:val="24"/>
            <w:szCs w:val="24"/>
            <w:lang w:eastAsia="en-GB"/>
            <w14:cntxtAlts/>
          </w:rPr>
          <w:t xml:space="preserve"> Friday. </w:t>
        </w:r>
        <w:r w:rsidRPr="00CE4289">
          <w:rPr>
            <w:rFonts w:ascii="Arial" w:eastAsia="Times New Roman" w:hAnsi="Arial" w:cs="Arial"/>
            <w:color w:val="000000"/>
            <w:kern w:val="28"/>
            <w:sz w:val="24"/>
            <w:szCs w:val="24"/>
            <w:lang w:eastAsia="en-GB"/>
            <w14:cntxtAlts/>
          </w:rPr>
          <w:t>Outside of those t</w:t>
        </w:r>
        <w:r>
          <w:rPr>
            <w:rFonts w:ascii="Arial" w:eastAsia="Times New Roman" w:hAnsi="Arial" w:cs="Arial"/>
            <w:color w:val="000000"/>
            <w:kern w:val="28"/>
            <w:sz w:val="24"/>
            <w:szCs w:val="24"/>
            <w:lang w:eastAsia="en-GB"/>
            <w14:cntxtAlts/>
          </w:rPr>
          <w:t>imes, you can use it to leave them</w:t>
        </w:r>
        <w:r w:rsidRPr="00CE4289">
          <w:rPr>
            <w:rFonts w:ascii="Arial" w:eastAsia="Times New Roman" w:hAnsi="Arial" w:cs="Arial"/>
            <w:color w:val="000000"/>
            <w:kern w:val="28"/>
            <w:sz w:val="24"/>
            <w:szCs w:val="24"/>
            <w:lang w:eastAsia="en-GB"/>
            <w14:cntxtAlts/>
          </w:rPr>
          <w:t xml:space="preserve"> a message. Check out how to get involved!</w:t>
        </w:r>
      </w:ins>
    </w:p>
    <w:p w14:paraId="33CAA741" w14:textId="77777777" w:rsidR="00151DFA" w:rsidRDefault="00151DFA" w:rsidP="00151DFA">
      <w:pPr>
        <w:widowControl w:val="0"/>
        <w:spacing w:after="0" w:line="249" w:lineRule="auto"/>
        <w:rPr>
          <w:ins w:id="140" w:author="MANAGER, Practice (LONDON ROAD SURGERY)" w:date="2026-09-25T20:09:00Z" w16du:dateUtc="2026-09-26T00:09:00Z"/>
          <w:rFonts w:ascii="Arial" w:eastAsia="Times New Roman" w:hAnsi="Arial" w:cs="Arial"/>
          <w:color w:val="000000"/>
          <w:kern w:val="28"/>
          <w:sz w:val="24"/>
          <w:szCs w:val="24"/>
          <w:lang w:eastAsia="en-GB"/>
          <w14:cntxtAlts/>
        </w:rPr>
      </w:pPr>
    </w:p>
    <w:p w14:paraId="007F477A" w14:textId="77777777" w:rsidR="00151DFA" w:rsidRDefault="00151DFA" w:rsidP="00151DFA">
      <w:pPr>
        <w:widowControl w:val="0"/>
        <w:spacing w:after="0" w:line="249" w:lineRule="auto"/>
        <w:rPr>
          <w:ins w:id="141" w:author="MANAGER, Practice (LONDON ROAD SURGERY)" w:date="2026-09-25T20:09:00Z" w16du:dateUtc="2026-09-26T00:09:00Z"/>
          <w:rFonts w:ascii="Arial" w:eastAsia="Times New Roman" w:hAnsi="Arial" w:cs="Arial"/>
          <w:color w:val="000000"/>
          <w:kern w:val="28"/>
          <w:sz w:val="24"/>
          <w:szCs w:val="24"/>
          <w:lang w:eastAsia="en-GB"/>
          <w14:cntxtAlts/>
        </w:rPr>
      </w:pPr>
      <w:ins w:id="142" w:author="MANAGER, Practice (LONDON ROAD SURGERY)" w:date="2026-09-25T20:09:00Z" w16du:dateUtc="2026-09-26T00:09:00Z">
        <w:r>
          <w:fldChar w:fldCharType="begin"/>
        </w:r>
        <w:r>
          <w:instrText>HYPERLINK "mailto:info@healthwatchessex.org.uk"</w:instrText>
        </w:r>
        <w:r>
          <w:fldChar w:fldCharType="separate"/>
        </w:r>
        <w:r w:rsidRPr="00B62037">
          <w:rPr>
            <w:rStyle w:val="Hyperlink"/>
            <w:rFonts w:ascii="Arial" w:eastAsia="Times New Roman" w:hAnsi="Arial" w:cs="Arial"/>
            <w:kern w:val="28"/>
            <w:sz w:val="24"/>
            <w:szCs w:val="24"/>
            <w:lang w:eastAsia="en-GB"/>
            <w14:cntxtAlts/>
          </w:rPr>
          <w:t>info@healthwatchessex.org.uk</w:t>
        </w:r>
        <w:r>
          <w:fldChar w:fldCharType="end"/>
        </w:r>
      </w:ins>
    </w:p>
    <w:p w14:paraId="2DE5C526" w14:textId="77777777" w:rsidR="00151DFA" w:rsidRDefault="00151DFA" w:rsidP="00151DFA">
      <w:pPr>
        <w:widowControl w:val="0"/>
        <w:spacing w:after="0" w:line="249" w:lineRule="auto"/>
        <w:rPr>
          <w:ins w:id="143" w:author="MANAGER, Practice (LONDON ROAD SURGERY)" w:date="2026-09-25T20:09:00Z" w16du:dateUtc="2026-09-26T00:09:00Z"/>
          <w:rFonts w:ascii="Arial" w:eastAsia="Times New Roman" w:hAnsi="Arial" w:cs="Arial"/>
          <w:color w:val="000000"/>
          <w:kern w:val="28"/>
          <w:sz w:val="24"/>
          <w:szCs w:val="24"/>
          <w:lang w:eastAsia="en-GB"/>
          <w14:cntxtAlts/>
        </w:rPr>
      </w:pPr>
    </w:p>
    <w:p w14:paraId="62C914A0" w14:textId="77777777" w:rsidR="00151DFA" w:rsidRDefault="00151DFA" w:rsidP="00151DFA">
      <w:pPr>
        <w:widowControl w:val="0"/>
        <w:spacing w:after="0" w:line="249" w:lineRule="auto"/>
        <w:rPr>
          <w:ins w:id="144" w:author="MANAGER, Practice (LONDON ROAD SURGERY)" w:date="2026-09-25T20:09:00Z" w16du:dateUtc="2026-09-26T00:09:00Z"/>
          <w:rFonts w:ascii="Arial" w:eastAsia="Times New Roman" w:hAnsi="Arial" w:cs="Arial"/>
          <w:color w:val="000000"/>
          <w:kern w:val="28"/>
          <w:sz w:val="24"/>
          <w:szCs w:val="24"/>
          <w:lang w:eastAsia="en-GB"/>
          <w14:cntxtAlts/>
        </w:rPr>
      </w:pPr>
      <w:ins w:id="145" w:author="MANAGER, Practice (LONDON ROAD SURGERY)" w:date="2026-09-25T20:09:00Z" w16du:dateUtc="2026-09-26T00:09:00Z">
        <w:r>
          <w:rPr>
            <w:rFonts w:ascii="Arial" w:eastAsia="Times New Roman" w:hAnsi="Arial" w:cs="Arial"/>
            <w:color w:val="000000"/>
            <w:kern w:val="28"/>
            <w:sz w:val="24"/>
            <w:szCs w:val="24"/>
            <w:lang w:eastAsia="en-GB"/>
            <w14:cntxtAlts/>
          </w:rPr>
          <w:t xml:space="preserve">Message </w:t>
        </w:r>
        <w:r w:rsidRPr="00385E16">
          <w:rPr>
            <w:rFonts w:ascii="Arial" w:eastAsia="Times New Roman" w:hAnsi="Arial" w:cs="Arial"/>
            <w:color w:val="000000"/>
            <w:kern w:val="28"/>
            <w:sz w:val="24"/>
            <w:szCs w:val="24"/>
            <w:lang w:eastAsia="en-GB"/>
            <w14:cntxtAlts/>
          </w:rPr>
          <w:t xml:space="preserve">on </w:t>
        </w:r>
        <w:r w:rsidRPr="00EE0914">
          <w:rPr>
            <w:rFonts w:ascii="Arial" w:eastAsia="Times New Roman" w:hAnsi="Arial" w:cs="Arial"/>
            <w:b/>
            <w:bCs/>
            <w:color w:val="000000"/>
            <w:kern w:val="28"/>
            <w:sz w:val="24"/>
            <w:szCs w:val="24"/>
            <w:lang w:eastAsia="en-GB"/>
            <w14:cntxtAlts/>
          </w:rPr>
          <w:t>07712395398</w:t>
        </w:r>
        <w:r w:rsidRPr="00385E16">
          <w:rPr>
            <w:rFonts w:ascii="Arial" w:eastAsia="Times New Roman" w:hAnsi="Arial" w:cs="Arial"/>
            <w:color w:val="000000"/>
            <w:kern w:val="28"/>
            <w:sz w:val="24"/>
            <w:szCs w:val="24"/>
            <w:lang w:eastAsia="en-GB"/>
            <w14:cntxtAlts/>
          </w:rPr>
          <w:t xml:space="preserve">, </w:t>
        </w:r>
        <w:r>
          <w:rPr>
            <w:rFonts w:ascii="Arial" w:eastAsia="Times New Roman" w:hAnsi="Arial" w:cs="Arial"/>
            <w:color w:val="000000"/>
            <w:kern w:val="28"/>
            <w:sz w:val="24"/>
            <w:szCs w:val="24"/>
            <w:lang w:eastAsia="en-GB"/>
            <w14:cntxtAlts/>
          </w:rPr>
          <w:t>Monday - Friday, 9am to 4:30pm</w:t>
        </w:r>
      </w:ins>
    </w:p>
    <w:p w14:paraId="572930F4" w14:textId="77777777" w:rsidR="00151DFA" w:rsidRPr="00CE4289" w:rsidRDefault="00151DFA" w:rsidP="00151DFA">
      <w:pPr>
        <w:widowControl w:val="0"/>
        <w:spacing w:after="0" w:line="249" w:lineRule="auto"/>
        <w:rPr>
          <w:ins w:id="146" w:author="MANAGER, Practice (LONDON ROAD SURGERY)" w:date="2026-09-25T20:09:00Z" w16du:dateUtc="2026-09-26T00:09:00Z"/>
          <w:rFonts w:ascii="Arial" w:eastAsia="Times New Roman" w:hAnsi="Arial" w:cs="Arial"/>
          <w:color w:val="000000"/>
          <w:kern w:val="28"/>
          <w:sz w:val="24"/>
          <w:szCs w:val="24"/>
          <w:lang w:eastAsia="en-GB"/>
          <w14:cntxtAlts/>
        </w:rPr>
      </w:pPr>
    </w:p>
    <w:p w14:paraId="6247D54F" w14:textId="77777777" w:rsidR="00151DFA" w:rsidRPr="008A218B" w:rsidRDefault="00151DFA" w:rsidP="00151DFA">
      <w:pPr>
        <w:widowControl w:val="0"/>
        <w:spacing w:after="0" w:line="249" w:lineRule="auto"/>
        <w:jc w:val="both"/>
        <w:rPr>
          <w:ins w:id="147" w:author="MANAGER, Practice (LONDON ROAD SURGERY)" w:date="2026-09-25T20:09:00Z" w16du:dateUtc="2026-09-26T00:09:00Z"/>
          <w:rFonts w:ascii="Arial" w:eastAsia="Times New Roman" w:hAnsi="Arial" w:cs="Arial"/>
          <w:color w:val="000000"/>
          <w:kern w:val="28"/>
          <w:sz w:val="24"/>
          <w:szCs w:val="24"/>
          <w:lang w:eastAsia="en-GB"/>
          <w14:cntxtAlts/>
        </w:rPr>
      </w:pPr>
    </w:p>
    <w:p w14:paraId="78CF1B47" w14:textId="77777777" w:rsidR="00151DFA" w:rsidRPr="00425E7C" w:rsidRDefault="00151DFA" w:rsidP="00151DFA">
      <w:pPr>
        <w:pStyle w:val="NoSpacing"/>
        <w:rPr>
          <w:ins w:id="148" w:author="MANAGER, Practice (LONDON ROAD SURGERY)" w:date="2026-09-25T20:09:00Z" w16du:dateUtc="2026-09-26T00:09:00Z"/>
          <w:rFonts w:ascii="Arial" w:hAnsi="Arial" w:cs="Arial"/>
          <w:b/>
          <w:sz w:val="24"/>
          <w:szCs w:val="24"/>
          <w:u w:val="single"/>
        </w:rPr>
      </w:pPr>
      <w:ins w:id="149" w:author="MANAGER, Practice (LONDON ROAD SURGERY)" w:date="2026-09-25T20:09:00Z" w16du:dateUtc="2026-09-26T00:09:00Z">
        <w:r w:rsidRPr="00425E7C">
          <w:rPr>
            <w:rFonts w:ascii="Arial" w:hAnsi="Arial" w:cs="Arial"/>
            <w:b/>
            <w:sz w:val="24"/>
            <w:szCs w:val="24"/>
            <w:u w:val="single"/>
          </w:rPr>
          <w:t>Looking After Your</w:t>
        </w:r>
        <w:r>
          <w:rPr>
            <w:rFonts w:ascii="Arial" w:hAnsi="Arial" w:cs="Arial"/>
            <w:b/>
            <w:sz w:val="24"/>
            <w:szCs w:val="24"/>
            <w:u w:val="single"/>
          </w:rPr>
          <w:t xml:space="preserve"> M</w:t>
        </w:r>
        <w:r w:rsidRPr="00EE0914">
          <w:rPr>
            <w:rFonts w:ascii="Arial" w:hAnsi="Arial" w:cs="Arial"/>
            <w:b/>
            <w:sz w:val="24"/>
            <w:szCs w:val="24"/>
            <w:u w:val="single"/>
          </w:rPr>
          <w:t xml:space="preserve">ental </w:t>
        </w:r>
        <w:r>
          <w:rPr>
            <w:rFonts w:ascii="Arial" w:hAnsi="Arial" w:cs="Arial"/>
            <w:b/>
            <w:sz w:val="24"/>
            <w:szCs w:val="24"/>
            <w:u w:val="single"/>
          </w:rPr>
          <w:t>W</w:t>
        </w:r>
        <w:r w:rsidRPr="00EE0914">
          <w:rPr>
            <w:rFonts w:ascii="Arial" w:hAnsi="Arial" w:cs="Arial"/>
            <w:b/>
            <w:sz w:val="24"/>
            <w:szCs w:val="24"/>
            <w:u w:val="single"/>
          </w:rPr>
          <w:t>ellbeing</w:t>
        </w:r>
      </w:ins>
    </w:p>
    <w:p w14:paraId="3C565BFE" w14:textId="77777777" w:rsidR="00151DFA" w:rsidRPr="00425E7C" w:rsidRDefault="00151DFA" w:rsidP="00151DFA">
      <w:pPr>
        <w:pStyle w:val="NoSpacing"/>
        <w:rPr>
          <w:ins w:id="150" w:author="MANAGER, Practice (LONDON ROAD SURGERY)" w:date="2026-09-25T20:09:00Z" w16du:dateUtc="2026-09-26T00:09:00Z"/>
          <w:rFonts w:ascii="Arial" w:hAnsi="Arial" w:cs="Arial"/>
          <w:b/>
          <w:sz w:val="24"/>
          <w:szCs w:val="24"/>
          <w:u w:val="single"/>
        </w:rPr>
      </w:pPr>
    </w:p>
    <w:p w14:paraId="5813FA03" w14:textId="77777777" w:rsidR="00151DFA" w:rsidRPr="00425E7C" w:rsidRDefault="00151DFA" w:rsidP="00151DFA">
      <w:pPr>
        <w:pStyle w:val="NoSpacing"/>
        <w:rPr>
          <w:ins w:id="151" w:author="MANAGER, Practice (LONDON ROAD SURGERY)" w:date="2026-09-25T20:09:00Z" w16du:dateUtc="2026-09-26T00:09:00Z"/>
          <w:rFonts w:ascii="Arial" w:hAnsi="Arial" w:cs="Arial"/>
          <w:sz w:val="24"/>
          <w:szCs w:val="24"/>
        </w:rPr>
      </w:pPr>
      <w:ins w:id="152" w:author="MANAGER, Practice (LONDON ROAD SURGERY)" w:date="2026-09-25T20:09:00Z" w16du:dateUtc="2026-09-26T00:09:00Z">
        <w:r w:rsidRPr="00425E7C">
          <w:rPr>
            <w:rFonts w:ascii="Arial" w:hAnsi="Arial" w:cs="Arial"/>
            <w:sz w:val="24"/>
            <w:szCs w:val="24"/>
          </w:rPr>
          <w:t xml:space="preserve">Looking after our mental wellbeing sometimes falls behind on our list of priorities.  But keeping mentally well helps us to keep physically well too.  Visit this website for some tips on how to look after your mind:  </w:t>
        </w:r>
        <w:r>
          <w:fldChar w:fldCharType="begin"/>
        </w:r>
        <w:r>
          <w:instrText>HYPERLINK "https://www.nhs.uk/oneyou/every-mind-matters/"</w:instrText>
        </w:r>
        <w:r>
          <w:fldChar w:fldCharType="separate"/>
        </w:r>
        <w:r w:rsidRPr="00425E7C">
          <w:rPr>
            <w:rFonts w:ascii="Arial" w:hAnsi="Arial" w:cs="Arial"/>
            <w:sz w:val="24"/>
            <w:szCs w:val="24"/>
          </w:rPr>
          <w:t>https://www.nhs.uk/oneyou/every-mind-matters/</w:t>
        </w:r>
        <w:r>
          <w:fldChar w:fldCharType="end"/>
        </w:r>
      </w:ins>
    </w:p>
    <w:p w14:paraId="116B1DA9" w14:textId="77777777" w:rsidR="00151DFA" w:rsidRDefault="00151DFA" w:rsidP="00151DFA">
      <w:pPr>
        <w:pStyle w:val="NoSpacing"/>
        <w:rPr>
          <w:ins w:id="153" w:author="MANAGER, Practice (LONDON ROAD SURGERY)" w:date="2026-09-25T20:09:00Z" w16du:dateUtc="2026-09-26T00:09:00Z"/>
          <w:rFonts w:ascii="Arial" w:hAnsi="Arial" w:cs="Arial"/>
          <w:sz w:val="24"/>
          <w:szCs w:val="24"/>
        </w:rPr>
      </w:pPr>
    </w:p>
    <w:p w14:paraId="555D8455" w14:textId="77777777" w:rsidR="00151DFA" w:rsidRDefault="00151DFA" w:rsidP="00151DFA">
      <w:pPr>
        <w:pStyle w:val="NoSpacing"/>
        <w:rPr>
          <w:ins w:id="154" w:author="MANAGER, Practice (LONDON ROAD SURGERY)" w:date="2026-09-25T20:09:00Z" w16du:dateUtc="2026-09-26T00:09:00Z"/>
          <w:rFonts w:ascii="Arial" w:hAnsi="Arial" w:cs="Arial"/>
          <w:sz w:val="24"/>
          <w:szCs w:val="24"/>
        </w:rPr>
      </w:pPr>
    </w:p>
    <w:p w14:paraId="7FAA8399" w14:textId="77777777" w:rsidR="00151DFA" w:rsidRDefault="00151DFA" w:rsidP="00151DFA">
      <w:pPr>
        <w:pStyle w:val="NoSpacing"/>
        <w:rPr>
          <w:ins w:id="155" w:author="MANAGER, Practice (LONDON ROAD SURGERY)" w:date="2026-09-25T20:09:00Z" w16du:dateUtc="2026-09-26T00:09:00Z"/>
          <w:rFonts w:ascii="Arial" w:hAnsi="Arial" w:cs="Arial"/>
          <w:sz w:val="24"/>
          <w:szCs w:val="24"/>
        </w:rPr>
      </w:pPr>
    </w:p>
    <w:p w14:paraId="4B8772CD" w14:textId="77777777" w:rsidR="00151DFA" w:rsidRDefault="00151DFA" w:rsidP="00151DFA">
      <w:pPr>
        <w:pStyle w:val="NoSpacing"/>
        <w:rPr>
          <w:ins w:id="156" w:author="MANAGER, Practice (LONDON ROAD SURGERY)" w:date="2026-09-25T20:09:00Z" w16du:dateUtc="2026-09-26T00:09:00Z"/>
          <w:rFonts w:ascii="Arial" w:hAnsi="Arial" w:cs="Arial"/>
          <w:sz w:val="24"/>
          <w:szCs w:val="24"/>
        </w:rPr>
      </w:pPr>
    </w:p>
    <w:p w14:paraId="264C03CE" w14:textId="77777777" w:rsidR="00151DFA" w:rsidRDefault="00151DFA" w:rsidP="00151DFA">
      <w:pPr>
        <w:pStyle w:val="NoSpacing"/>
        <w:rPr>
          <w:ins w:id="157" w:author="MANAGER, Practice (LONDON ROAD SURGERY)" w:date="2026-09-25T20:09:00Z" w16du:dateUtc="2026-09-26T00:09:00Z"/>
          <w:rFonts w:ascii="Arial" w:hAnsi="Arial" w:cs="Arial"/>
          <w:sz w:val="24"/>
          <w:szCs w:val="24"/>
        </w:rPr>
      </w:pPr>
    </w:p>
    <w:p w14:paraId="4D3ACDCD" w14:textId="77777777" w:rsidR="00151DFA" w:rsidRDefault="00151DFA" w:rsidP="00151DFA">
      <w:pPr>
        <w:pStyle w:val="NoSpacing"/>
        <w:rPr>
          <w:ins w:id="158" w:author="MANAGER, Practice (LONDON ROAD SURGERY)" w:date="2026-09-25T20:09:00Z" w16du:dateUtc="2026-09-26T00:09:00Z"/>
          <w:rFonts w:ascii="Arial" w:hAnsi="Arial" w:cs="Arial"/>
          <w:sz w:val="24"/>
          <w:szCs w:val="24"/>
        </w:rPr>
      </w:pPr>
    </w:p>
    <w:p w14:paraId="63F614C0" w14:textId="77777777" w:rsidR="00151DFA" w:rsidRDefault="00151DFA" w:rsidP="00151DFA">
      <w:pPr>
        <w:pStyle w:val="NoSpacing"/>
        <w:rPr>
          <w:ins w:id="159" w:author="MANAGER, Practice (LONDON ROAD SURGERY)" w:date="2026-09-25T20:09:00Z" w16du:dateUtc="2026-09-26T00:09:00Z"/>
          <w:rFonts w:ascii="Arial" w:hAnsi="Arial" w:cs="Arial"/>
          <w:sz w:val="24"/>
          <w:szCs w:val="24"/>
        </w:rPr>
      </w:pPr>
    </w:p>
    <w:p w14:paraId="7286FD70" w14:textId="77777777" w:rsidR="00151DFA" w:rsidRDefault="00151DFA" w:rsidP="00151DFA">
      <w:pPr>
        <w:pStyle w:val="NoSpacing"/>
        <w:rPr>
          <w:ins w:id="160" w:author="MANAGER, Practice (LONDON ROAD SURGERY)" w:date="2026-09-25T20:09:00Z" w16du:dateUtc="2026-09-26T00:09:00Z"/>
          <w:rFonts w:ascii="Arial" w:hAnsi="Arial" w:cs="Arial"/>
          <w:sz w:val="24"/>
          <w:szCs w:val="24"/>
        </w:rPr>
      </w:pPr>
    </w:p>
    <w:p w14:paraId="3FB59CE9" w14:textId="77777777" w:rsidR="00151DFA" w:rsidRPr="00425E7C" w:rsidRDefault="00151DFA" w:rsidP="00151DFA">
      <w:pPr>
        <w:pStyle w:val="NoSpacing"/>
        <w:rPr>
          <w:ins w:id="161" w:author="MANAGER, Practice (LONDON ROAD SURGERY)" w:date="2026-09-25T20:09:00Z" w16du:dateUtc="2026-09-26T00:09:00Z"/>
          <w:rFonts w:ascii="Arial" w:hAnsi="Arial" w:cs="Arial"/>
          <w:b/>
          <w:sz w:val="24"/>
          <w:szCs w:val="24"/>
          <w:u w:val="single"/>
          <w:lang w:eastAsia="en-GB"/>
        </w:rPr>
      </w:pPr>
      <w:ins w:id="162" w:author="MANAGER, Practice (LONDON ROAD SURGERY)" w:date="2026-09-25T20:09:00Z" w16du:dateUtc="2026-09-26T00:09:00Z">
        <w:r w:rsidRPr="00425E7C">
          <w:rPr>
            <w:rFonts w:ascii="Arial" w:hAnsi="Arial" w:cs="Arial"/>
            <w:b/>
            <w:sz w:val="24"/>
            <w:szCs w:val="24"/>
            <w:u w:val="single"/>
            <w:lang w:eastAsia="en-GB"/>
          </w:rPr>
          <w:t>Free listening services</w:t>
        </w:r>
      </w:ins>
    </w:p>
    <w:p w14:paraId="35516DCA" w14:textId="77777777" w:rsidR="00151DFA" w:rsidRPr="00425E7C" w:rsidRDefault="00151DFA" w:rsidP="00151DFA">
      <w:pPr>
        <w:pStyle w:val="NoSpacing"/>
        <w:rPr>
          <w:ins w:id="163" w:author="MANAGER, Practice (LONDON ROAD SURGERY)" w:date="2026-09-25T20:09:00Z" w16du:dateUtc="2026-09-26T00:09:00Z"/>
          <w:rFonts w:ascii="Arial" w:hAnsi="Arial" w:cs="Arial"/>
          <w:b/>
          <w:sz w:val="24"/>
          <w:szCs w:val="24"/>
          <w:u w:val="single"/>
          <w:lang w:eastAsia="en-GB"/>
        </w:rPr>
      </w:pPr>
    </w:p>
    <w:p w14:paraId="0FED9B61" w14:textId="77777777" w:rsidR="00151DFA" w:rsidRPr="00425E7C" w:rsidRDefault="00151DFA" w:rsidP="00151DFA">
      <w:pPr>
        <w:pStyle w:val="NoSpacing"/>
        <w:rPr>
          <w:ins w:id="164" w:author="MANAGER, Practice (LONDON ROAD SURGERY)" w:date="2026-09-25T20:09:00Z" w16du:dateUtc="2026-09-26T00:09:00Z"/>
          <w:rFonts w:ascii="Arial" w:hAnsi="Arial" w:cs="Arial"/>
          <w:sz w:val="24"/>
          <w:szCs w:val="24"/>
          <w:lang w:eastAsia="en-GB"/>
        </w:rPr>
      </w:pPr>
      <w:ins w:id="165" w:author="MANAGER, Practice (LONDON ROAD SURGERY)" w:date="2026-09-25T20:09:00Z" w16du:dateUtc="2026-09-26T00:09:00Z">
        <w:r w:rsidRPr="00425E7C">
          <w:rPr>
            <w:rFonts w:ascii="Arial" w:hAnsi="Arial" w:cs="Arial"/>
            <w:sz w:val="24"/>
            <w:szCs w:val="24"/>
            <w:lang w:eastAsia="en-GB"/>
          </w:rPr>
          <w:t>These services offer confidential advice from trained volunteers.  You can talk about anything that is troubling you, no matter how difficult:</w:t>
        </w:r>
      </w:ins>
    </w:p>
    <w:p w14:paraId="296E862C" w14:textId="77777777" w:rsidR="00151DFA" w:rsidRDefault="00151DFA" w:rsidP="00151DFA">
      <w:pPr>
        <w:pStyle w:val="NoSpacing"/>
        <w:rPr>
          <w:ins w:id="166" w:author="MANAGER, Practice (LONDON ROAD SURGERY)" w:date="2026-09-25T20:09:00Z" w16du:dateUtc="2026-09-26T00:09:00Z"/>
          <w:rFonts w:ascii="Arial" w:hAnsi="Arial" w:cs="Arial"/>
          <w:sz w:val="24"/>
          <w:szCs w:val="24"/>
          <w:lang w:eastAsia="en-GB"/>
        </w:rPr>
      </w:pPr>
    </w:p>
    <w:p w14:paraId="101E06BA" w14:textId="77777777" w:rsidR="00151DFA" w:rsidRDefault="00151DFA" w:rsidP="00151DFA">
      <w:pPr>
        <w:pStyle w:val="NoSpacing"/>
        <w:rPr>
          <w:ins w:id="167" w:author="MANAGER, Practice (LONDON ROAD SURGERY)" w:date="2026-09-25T20:09:00Z" w16du:dateUtc="2026-09-26T00:09:00Z"/>
          <w:rFonts w:ascii="Arial" w:hAnsi="Arial" w:cs="Arial"/>
          <w:sz w:val="24"/>
          <w:szCs w:val="24"/>
          <w:lang w:eastAsia="en-GB"/>
        </w:rPr>
      </w:pPr>
    </w:p>
    <w:p w14:paraId="6AF4BEA5" w14:textId="77777777" w:rsidR="00151DFA" w:rsidRPr="00425E7C" w:rsidRDefault="00151DFA" w:rsidP="00151DFA">
      <w:pPr>
        <w:pStyle w:val="NoSpacing"/>
        <w:rPr>
          <w:ins w:id="168" w:author="MANAGER, Practice (LONDON ROAD SURGERY)" w:date="2026-09-25T20:09:00Z" w16du:dateUtc="2026-09-26T00:09:00Z"/>
          <w:rFonts w:ascii="Arial" w:hAnsi="Arial" w:cs="Arial"/>
          <w:sz w:val="24"/>
          <w:szCs w:val="24"/>
          <w:lang w:eastAsia="en-GB"/>
        </w:rPr>
      </w:pPr>
      <w:ins w:id="169" w:author="MANAGER, Practice (LONDON ROAD SURGERY)" w:date="2026-09-25T20:09:00Z" w16du:dateUtc="2026-09-26T00:09:00Z">
        <w:r w:rsidRPr="00425E7C">
          <w:rPr>
            <w:rFonts w:ascii="Arial" w:hAnsi="Arial" w:cs="Arial"/>
            <w:sz w:val="24"/>
            <w:szCs w:val="24"/>
            <w:lang w:eastAsia="en-GB"/>
          </w:rPr>
          <w:t>Call </w:t>
        </w:r>
        <w:r>
          <w:fldChar w:fldCharType="begin"/>
        </w:r>
        <w:r>
          <w:instrText>HYPERLINK "tel:116123"</w:instrText>
        </w:r>
        <w:r>
          <w:fldChar w:fldCharType="separate"/>
        </w:r>
        <w:r w:rsidRPr="00425E7C">
          <w:rPr>
            <w:rFonts w:ascii="Arial" w:hAnsi="Arial" w:cs="Arial"/>
            <w:sz w:val="24"/>
            <w:szCs w:val="24"/>
            <w:u w:val="single"/>
            <w:lang w:eastAsia="en-GB"/>
          </w:rPr>
          <w:t>116 123</w:t>
        </w:r>
        <w:r>
          <w:fldChar w:fldCharType="end"/>
        </w:r>
        <w:r w:rsidRPr="00425E7C">
          <w:rPr>
            <w:rFonts w:ascii="Arial" w:hAnsi="Arial" w:cs="Arial"/>
            <w:sz w:val="24"/>
            <w:szCs w:val="24"/>
            <w:lang w:eastAsia="en-GB"/>
          </w:rPr>
          <w:t> to talk to </w:t>
        </w:r>
        <w:r>
          <w:fldChar w:fldCharType="begin"/>
        </w:r>
        <w:r>
          <w:instrText>HYPERLINK "https://www.samaritans.org/how-we-can-help/contact-samaritan/"</w:instrText>
        </w:r>
        <w:r>
          <w:fldChar w:fldCharType="separate"/>
        </w:r>
        <w:r w:rsidRPr="00425E7C">
          <w:rPr>
            <w:rFonts w:ascii="Arial" w:hAnsi="Arial" w:cs="Arial"/>
            <w:sz w:val="24"/>
            <w:szCs w:val="24"/>
            <w:u w:val="single"/>
            <w:lang w:eastAsia="en-GB"/>
          </w:rPr>
          <w:t>Samaritans</w:t>
        </w:r>
        <w:r>
          <w:fldChar w:fldCharType="end"/>
        </w:r>
        <w:r w:rsidRPr="00425E7C">
          <w:rPr>
            <w:rFonts w:ascii="Arial" w:hAnsi="Arial" w:cs="Arial"/>
            <w:sz w:val="24"/>
            <w:szCs w:val="24"/>
            <w:lang w:eastAsia="en-GB"/>
          </w:rPr>
          <w:t>, or email:  </w:t>
        </w:r>
        <w:r>
          <w:fldChar w:fldCharType="begin"/>
        </w:r>
        <w:r>
          <w:instrText>HYPERLINK "mailto:jo@samaritans.org"</w:instrText>
        </w:r>
        <w:r>
          <w:fldChar w:fldCharType="separate"/>
        </w:r>
        <w:r w:rsidRPr="00425E7C">
          <w:rPr>
            <w:rFonts w:ascii="Arial" w:hAnsi="Arial" w:cs="Arial"/>
            <w:sz w:val="24"/>
            <w:szCs w:val="24"/>
            <w:u w:val="single"/>
            <w:lang w:eastAsia="en-GB"/>
          </w:rPr>
          <w:t>jo@samaritans.org</w:t>
        </w:r>
        <w:r>
          <w:fldChar w:fldCharType="end"/>
        </w:r>
        <w:r w:rsidRPr="00425E7C">
          <w:rPr>
            <w:rFonts w:ascii="Arial" w:hAnsi="Arial" w:cs="Arial"/>
            <w:sz w:val="24"/>
            <w:szCs w:val="24"/>
            <w:lang w:eastAsia="en-GB"/>
          </w:rPr>
          <w:t> for a reply within 24 hours.</w:t>
        </w:r>
      </w:ins>
    </w:p>
    <w:p w14:paraId="4A42BF2B" w14:textId="77777777" w:rsidR="00151DFA" w:rsidRPr="00425E7C" w:rsidRDefault="00151DFA" w:rsidP="00151DFA">
      <w:pPr>
        <w:pStyle w:val="NoSpacing"/>
        <w:rPr>
          <w:ins w:id="170" w:author="MANAGER, Practice (LONDON ROAD SURGERY)" w:date="2026-09-25T20:09:00Z" w16du:dateUtc="2026-09-26T00:09:00Z"/>
          <w:rFonts w:ascii="Arial" w:hAnsi="Arial" w:cs="Arial"/>
          <w:sz w:val="24"/>
          <w:szCs w:val="24"/>
          <w:lang w:eastAsia="en-GB"/>
        </w:rPr>
      </w:pPr>
    </w:p>
    <w:p w14:paraId="7DACBEF1" w14:textId="77777777" w:rsidR="00151DFA" w:rsidRPr="00425E7C" w:rsidRDefault="00151DFA" w:rsidP="00151DFA">
      <w:pPr>
        <w:pStyle w:val="NoSpacing"/>
        <w:rPr>
          <w:ins w:id="171" w:author="MANAGER, Practice (LONDON ROAD SURGERY)" w:date="2026-09-25T20:09:00Z" w16du:dateUtc="2026-09-26T00:09:00Z"/>
          <w:rFonts w:ascii="Arial" w:hAnsi="Arial" w:cs="Arial"/>
          <w:sz w:val="24"/>
          <w:szCs w:val="24"/>
          <w:lang w:eastAsia="en-GB"/>
        </w:rPr>
      </w:pPr>
      <w:ins w:id="172" w:author="MANAGER, Practice (LONDON ROAD SURGERY)" w:date="2026-09-25T20:09:00Z" w16du:dateUtc="2026-09-26T00:09:00Z">
        <w:r w:rsidRPr="00425E7C">
          <w:rPr>
            <w:rFonts w:ascii="Arial" w:hAnsi="Arial" w:cs="Arial"/>
            <w:sz w:val="24"/>
            <w:szCs w:val="24"/>
            <w:lang w:eastAsia="en-GB"/>
          </w:rPr>
          <w:t>Text   "SHOUT" to 85258 to contact the </w:t>
        </w:r>
        <w:r>
          <w:fldChar w:fldCharType="begin"/>
        </w:r>
        <w:r>
          <w:instrText>HYPERLINK "https://www.giveusashout.org/"</w:instrText>
        </w:r>
        <w:r>
          <w:fldChar w:fldCharType="separate"/>
        </w:r>
        <w:r w:rsidRPr="00425E7C">
          <w:rPr>
            <w:rFonts w:ascii="Arial" w:hAnsi="Arial" w:cs="Arial"/>
            <w:sz w:val="24"/>
            <w:szCs w:val="24"/>
            <w:u w:val="single"/>
            <w:lang w:eastAsia="en-GB"/>
          </w:rPr>
          <w:t>Shout Crisis Text Line</w:t>
        </w:r>
        <w:r>
          <w:fldChar w:fldCharType="end"/>
        </w:r>
        <w:r w:rsidRPr="00425E7C">
          <w:rPr>
            <w:rFonts w:ascii="Arial" w:hAnsi="Arial" w:cs="Arial"/>
            <w:sz w:val="24"/>
            <w:szCs w:val="24"/>
            <w:lang w:eastAsia="en-GB"/>
          </w:rPr>
          <w:t>, or text "YM" if you're under 19.</w:t>
        </w:r>
      </w:ins>
    </w:p>
    <w:p w14:paraId="67261A16" w14:textId="77777777" w:rsidR="00151DFA" w:rsidRPr="00425E7C" w:rsidRDefault="00151DFA" w:rsidP="00151DFA">
      <w:pPr>
        <w:pStyle w:val="NoSpacing"/>
        <w:rPr>
          <w:ins w:id="173" w:author="MANAGER, Practice (LONDON ROAD SURGERY)" w:date="2026-09-25T20:09:00Z" w16du:dateUtc="2026-09-26T00:09:00Z"/>
          <w:rFonts w:ascii="Arial" w:hAnsi="Arial" w:cs="Arial"/>
          <w:sz w:val="24"/>
          <w:szCs w:val="24"/>
          <w:lang w:eastAsia="en-GB"/>
        </w:rPr>
      </w:pPr>
    </w:p>
    <w:p w14:paraId="3BC3A59E" w14:textId="77777777" w:rsidR="00151DFA" w:rsidRDefault="00151DFA" w:rsidP="00151DFA">
      <w:pPr>
        <w:pStyle w:val="NoSpacing"/>
        <w:rPr>
          <w:ins w:id="174" w:author="MANAGER, Practice (LONDON ROAD SURGERY)" w:date="2026-09-25T20:09:00Z" w16du:dateUtc="2026-09-26T00:09:00Z"/>
          <w:rFonts w:ascii="Arial" w:hAnsi="Arial" w:cs="Arial"/>
          <w:sz w:val="24"/>
          <w:szCs w:val="24"/>
          <w:lang w:eastAsia="en-GB"/>
        </w:rPr>
      </w:pPr>
      <w:ins w:id="175" w:author="MANAGER, Practice (LONDON ROAD SURGERY)" w:date="2026-09-25T20:09:00Z" w16du:dateUtc="2026-09-26T00:09:00Z">
        <w:r w:rsidRPr="00425E7C">
          <w:rPr>
            <w:rFonts w:ascii="Arial" w:hAnsi="Arial" w:cs="Arial"/>
            <w:sz w:val="24"/>
            <w:szCs w:val="24"/>
            <w:lang w:eastAsia="en-GB"/>
          </w:rPr>
          <w:t>If you are under 19, you can also call </w:t>
        </w:r>
        <w:r>
          <w:fldChar w:fldCharType="begin"/>
        </w:r>
        <w:r>
          <w:instrText>HYPERLINK "tel:0800%201111"</w:instrText>
        </w:r>
        <w:r>
          <w:fldChar w:fldCharType="separate"/>
        </w:r>
        <w:r w:rsidRPr="00425E7C">
          <w:rPr>
            <w:rFonts w:ascii="Arial" w:hAnsi="Arial" w:cs="Arial"/>
            <w:sz w:val="24"/>
            <w:szCs w:val="24"/>
            <w:u w:val="single"/>
            <w:lang w:eastAsia="en-GB"/>
          </w:rPr>
          <w:t>0800 1111</w:t>
        </w:r>
        <w:r>
          <w:fldChar w:fldCharType="end"/>
        </w:r>
        <w:r w:rsidRPr="00425E7C">
          <w:rPr>
            <w:rFonts w:ascii="Arial" w:hAnsi="Arial" w:cs="Arial"/>
            <w:sz w:val="24"/>
            <w:szCs w:val="24"/>
            <w:lang w:eastAsia="en-GB"/>
          </w:rPr>
          <w:t> to talk to </w:t>
        </w:r>
        <w:r>
          <w:fldChar w:fldCharType="begin"/>
        </w:r>
        <w:r>
          <w:instrText>HYPERLINK "https://www.childline.org.uk/"</w:instrText>
        </w:r>
        <w:r>
          <w:fldChar w:fldCharType="separate"/>
        </w:r>
        <w:r w:rsidRPr="00425E7C">
          <w:rPr>
            <w:rFonts w:ascii="Arial" w:hAnsi="Arial" w:cs="Arial"/>
            <w:sz w:val="24"/>
            <w:szCs w:val="24"/>
            <w:u w:val="single"/>
            <w:lang w:eastAsia="en-GB"/>
          </w:rPr>
          <w:t>Childline</w:t>
        </w:r>
        <w:r>
          <w:fldChar w:fldCharType="end"/>
        </w:r>
        <w:r w:rsidRPr="00425E7C">
          <w:rPr>
            <w:rFonts w:ascii="Arial" w:hAnsi="Arial" w:cs="Arial"/>
            <w:sz w:val="24"/>
            <w:szCs w:val="24"/>
            <w:lang w:eastAsia="en-GB"/>
          </w:rPr>
          <w:t>.  The number will not appear on your phone bill.</w:t>
        </w:r>
      </w:ins>
    </w:p>
    <w:p w14:paraId="5BB58041" w14:textId="77777777" w:rsidR="00151DFA" w:rsidRDefault="00151DFA" w:rsidP="00151DFA">
      <w:pPr>
        <w:pStyle w:val="NoSpacing"/>
        <w:rPr>
          <w:ins w:id="176" w:author="MANAGER, Practice (LONDON ROAD SURGERY)" w:date="2026-09-25T20:09:00Z" w16du:dateUtc="2026-09-26T00:09:00Z"/>
          <w:rFonts w:ascii="Arial" w:hAnsi="Arial" w:cs="Arial"/>
          <w:sz w:val="24"/>
          <w:szCs w:val="24"/>
          <w:lang w:eastAsia="en-GB"/>
        </w:rPr>
      </w:pPr>
    </w:p>
    <w:p w14:paraId="5D061FFE" w14:textId="77777777" w:rsidR="00151DFA" w:rsidRPr="00425E7C" w:rsidRDefault="00151DFA" w:rsidP="00151DFA">
      <w:pPr>
        <w:pStyle w:val="NoSpacing"/>
        <w:rPr>
          <w:ins w:id="177" w:author="MANAGER, Practice (LONDON ROAD SURGERY)" w:date="2026-09-25T20:09:00Z" w16du:dateUtc="2026-09-26T00:09:00Z"/>
          <w:rFonts w:ascii="Arial" w:hAnsi="Arial" w:cs="Arial"/>
          <w:sz w:val="24"/>
          <w:szCs w:val="24"/>
        </w:rPr>
      </w:pPr>
    </w:p>
    <w:p w14:paraId="4F064012" w14:textId="77777777" w:rsidR="00151DFA" w:rsidRDefault="00151DFA" w:rsidP="00151DFA">
      <w:pPr>
        <w:shd w:val="clear" w:color="auto" w:fill="FFFFFF"/>
        <w:spacing w:after="135" w:line="240" w:lineRule="auto"/>
        <w:rPr>
          <w:ins w:id="178" w:author="MANAGER, Practice (LONDON ROAD SURGERY)" w:date="2026-09-25T20:09:00Z" w16du:dateUtc="2026-09-26T00:09:00Z"/>
          <w:rFonts w:ascii="Arial" w:hAnsi="Arial" w:cs="Arial"/>
          <w:color w:val="444444"/>
          <w:sz w:val="23"/>
          <w:szCs w:val="23"/>
          <w:shd w:val="clear" w:color="auto" w:fill="FFFFFF"/>
        </w:rPr>
      </w:pPr>
      <w:bookmarkStart w:id="179" w:name="_Hlk104800624"/>
      <w:ins w:id="180" w:author="MANAGER, Practice (LONDON ROAD SURGERY)" w:date="2026-09-25T20:09:00Z" w16du:dateUtc="2026-09-26T00:09:00Z">
        <w:r>
          <w:rPr>
            <w:rFonts w:ascii="Arial" w:eastAsia="Times New Roman" w:hAnsi="Arial" w:cs="Arial"/>
            <w:b/>
            <w:bCs/>
            <w:color w:val="000117"/>
            <w:sz w:val="24"/>
            <w:szCs w:val="24"/>
            <w:u w:val="single"/>
            <w:shd w:val="clear" w:color="auto" w:fill="FFFFFF"/>
            <w:lang w:eastAsia="en-GB"/>
          </w:rPr>
          <w:t>The Essex Wellbeing Service 0300</w:t>
        </w:r>
        <w:r>
          <w:rPr>
            <w:rFonts w:ascii="Arial" w:hAnsi="Arial" w:cs="Arial"/>
            <w:color w:val="444444"/>
            <w:sz w:val="23"/>
            <w:szCs w:val="23"/>
            <w:shd w:val="clear" w:color="auto" w:fill="FFFFFF"/>
          </w:rPr>
          <w:t xml:space="preserve"> </w:t>
        </w:r>
        <w:r w:rsidRPr="000D2B83">
          <w:rPr>
            <w:rFonts w:ascii="Arial" w:hAnsi="Arial" w:cs="Arial"/>
            <w:b/>
            <w:bCs/>
            <w:color w:val="444444"/>
            <w:sz w:val="23"/>
            <w:szCs w:val="23"/>
            <w:u w:val="single"/>
            <w:shd w:val="clear" w:color="auto" w:fill="FFFFFF"/>
          </w:rPr>
          <w:t>303 9988</w:t>
        </w:r>
      </w:ins>
    </w:p>
    <w:p w14:paraId="3DD4C27D" w14:textId="77777777" w:rsidR="00151DFA" w:rsidRPr="000D2B83" w:rsidRDefault="00151DFA" w:rsidP="00151DFA">
      <w:pPr>
        <w:shd w:val="clear" w:color="auto" w:fill="FFFFFF"/>
        <w:spacing w:before="100" w:beforeAutospacing="1" w:after="100" w:afterAutospacing="1" w:line="240" w:lineRule="auto"/>
        <w:rPr>
          <w:ins w:id="181" w:author="MANAGER, Practice (LONDON ROAD SURGERY)" w:date="2026-09-25T20:09:00Z" w16du:dateUtc="2026-09-26T00:09:00Z"/>
          <w:rFonts w:ascii="Arial" w:eastAsia="Times New Roman" w:hAnsi="Arial" w:cs="Arial"/>
          <w:color w:val="444444"/>
          <w:sz w:val="23"/>
          <w:szCs w:val="23"/>
          <w:lang w:eastAsia="en-GB"/>
        </w:rPr>
      </w:pPr>
      <w:ins w:id="182" w:author="MANAGER, Practice (LONDON ROAD SURGERY)" w:date="2026-09-25T20:09:00Z" w16du:dateUtc="2026-09-26T00:09:00Z">
        <w:r w:rsidRPr="000D2B83">
          <w:rPr>
            <w:rFonts w:ascii="Arial" w:eastAsia="Times New Roman" w:hAnsi="Arial" w:cs="Arial"/>
            <w:color w:val="444444"/>
            <w:sz w:val="23"/>
            <w:szCs w:val="23"/>
            <w:lang w:eastAsia="en-GB"/>
          </w:rPr>
          <w:t>We provide Essex residents (excluding Southend-On-Sea and Thurrock) with access to health checks; stop smoking services; weight management courses; and emotional health and wellbeing support. </w:t>
        </w:r>
      </w:ins>
    </w:p>
    <w:p w14:paraId="263607FC" w14:textId="77777777" w:rsidR="00151DFA" w:rsidRPr="000D2B83" w:rsidRDefault="00151DFA" w:rsidP="00151DFA">
      <w:pPr>
        <w:shd w:val="clear" w:color="auto" w:fill="FFFFFF"/>
        <w:spacing w:before="100" w:beforeAutospacing="1" w:after="100" w:afterAutospacing="1" w:line="240" w:lineRule="auto"/>
        <w:rPr>
          <w:ins w:id="183" w:author="MANAGER, Practice (LONDON ROAD SURGERY)" w:date="2026-09-25T20:09:00Z" w16du:dateUtc="2026-09-26T00:09:00Z"/>
          <w:rFonts w:ascii="Arial" w:eastAsia="Times New Roman" w:hAnsi="Arial" w:cs="Arial"/>
          <w:color w:val="444444"/>
          <w:sz w:val="23"/>
          <w:szCs w:val="23"/>
          <w:lang w:eastAsia="en-GB"/>
        </w:rPr>
      </w:pPr>
      <w:ins w:id="184" w:author="MANAGER, Practice (LONDON ROAD SURGERY)" w:date="2026-09-25T20:09:00Z" w16du:dateUtc="2026-09-26T00:09:00Z">
        <w:r w:rsidRPr="000D2B83">
          <w:rPr>
            <w:rFonts w:ascii="Arial" w:eastAsia="Times New Roman" w:hAnsi="Arial" w:cs="Arial"/>
            <w:color w:val="444444"/>
            <w:sz w:val="23"/>
            <w:szCs w:val="23"/>
            <w:lang w:eastAsia="en-GB"/>
          </w:rPr>
          <w:t>We also support Essex organisations at work via our three-tiered Working Well Accreditation. This consists of workplace health and wellbeing sessions; Mental Health First Aid training; and the Working Well Accreditation itself where organisations can be recognised for their commitment to staff health and wellbeing.</w:t>
        </w:r>
      </w:ins>
    </w:p>
    <w:p w14:paraId="01DD0878" w14:textId="77777777" w:rsidR="00151DFA" w:rsidRPr="000D2B83" w:rsidRDefault="00151DFA" w:rsidP="00151DFA">
      <w:pPr>
        <w:shd w:val="clear" w:color="auto" w:fill="FFFFFF"/>
        <w:spacing w:before="100" w:beforeAutospacing="1" w:after="100" w:afterAutospacing="1" w:line="240" w:lineRule="auto"/>
        <w:rPr>
          <w:ins w:id="185" w:author="MANAGER, Practice (LONDON ROAD SURGERY)" w:date="2026-09-25T20:09:00Z" w16du:dateUtc="2026-09-26T00:09:00Z"/>
          <w:rFonts w:ascii="Arial" w:eastAsia="Times New Roman" w:hAnsi="Arial" w:cs="Arial"/>
          <w:color w:val="444444"/>
          <w:sz w:val="23"/>
          <w:szCs w:val="23"/>
          <w:lang w:eastAsia="en-GB"/>
        </w:rPr>
      </w:pPr>
      <w:ins w:id="186" w:author="MANAGER, Practice (LONDON ROAD SURGERY)" w:date="2026-09-25T20:09:00Z" w16du:dateUtc="2026-09-26T00:09:00Z">
        <w:r w:rsidRPr="000D2B83">
          <w:rPr>
            <w:rFonts w:ascii="Arial" w:eastAsia="Times New Roman" w:hAnsi="Arial" w:cs="Arial"/>
            <w:color w:val="444444"/>
            <w:sz w:val="23"/>
            <w:szCs w:val="23"/>
            <w:lang w:eastAsia="en-GB"/>
          </w:rPr>
          <w:t>EWS also runs a volunteering service where we recruit and connect volunteers with Essex residents in need of support with everyday tasks, social isolation and making long-term friendships.</w:t>
        </w:r>
      </w:ins>
    </w:p>
    <w:p w14:paraId="179AA6BB" w14:textId="77777777" w:rsidR="00151DFA" w:rsidRPr="000D2B83" w:rsidRDefault="00151DFA" w:rsidP="00151DFA">
      <w:pPr>
        <w:shd w:val="clear" w:color="auto" w:fill="FFFFFF"/>
        <w:spacing w:before="100" w:beforeAutospacing="1" w:after="100" w:afterAutospacing="1" w:line="240" w:lineRule="auto"/>
        <w:rPr>
          <w:ins w:id="187" w:author="MANAGER, Practice (LONDON ROAD SURGERY)" w:date="2026-09-25T20:09:00Z" w16du:dateUtc="2026-09-26T00:09:00Z"/>
          <w:rFonts w:ascii="Arial" w:eastAsia="Times New Roman" w:hAnsi="Arial" w:cs="Arial"/>
          <w:color w:val="444444"/>
          <w:sz w:val="23"/>
          <w:szCs w:val="23"/>
          <w:lang w:eastAsia="en-GB"/>
        </w:rPr>
      </w:pPr>
      <w:ins w:id="188" w:author="MANAGER, Practice (LONDON ROAD SURGERY)" w:date="2026-09-25T20:09:00Z" w16du:dateUtc="2026-09-26T00:09:00Z">
        <w:r w:rsidRPr="000D2B83">
          <w:rPr>
            <w:rFonts w:ascii="Arial" w:eastAsia="Times New Roman" w:hAnsi="Arial" w:cs="Arial"/>
            <w:color w:val="444444"/>
            <w:sz w:val="23"/>
            <w:szCs w:val="23"/>
            <w:lang w:eastAsia="en-GB"/>
          </w:rPr>
          <w:t>The Service is commissioned by Essex County Council. But we couldn’t do this without our amazing alliance of partners…</w:t>
        </w:r>
      </w:ins>
    </w:p>
    <w:p w14:paraId="22FB2430" w14:textId="77777777" w:rsidR="00151DFA" w:rsidRPr="000D2B83" w:rsidRDefault="00151DFA" w:rsidP="00151DFA">
      <w:pPr>
        <w:shd w:val="clear" w:color="auto" w:fill="FFFFFF"/>
        <w:spacing w:before="300" w:after="60" w:line="240" w:lineRule="auto"/>
        <w:outlineLvl w:val="2"/>
        <w:rPr>
          <w:ins w:id="189" w:author="MANAGER, Practice (LONDON ROAD SURGERY)" w:date="2026-09-25T20:09:00Z" w16du:dateUtc="2026-09-26T00:09:00Z"/>
          <w:rFonts w:ascii="Arial" w:eastAsia="Times New Roman" w:hAnsi="Arial" w:cs="Arial"/>
          <w:b/>
          <w:bCs/>
          <w:color w:val="134D96"/>
          <w:sz w:val="27"/>
          <w:szCs w:val="27"/>
          <w:lang w:eastAsia="en-GB"/>
        </w:rPr>
      </w:pPr>
      <w:ins w:id="190" w:author="MANAGER, Practice (LONDON ROAD SURGERY)" w:date="2026-09-25T20:09:00Z" w16du:dateUtc="2026-09-26T00:09:00Z">
        <w:r w:rsidRPr="000D2B83">
          <w:rPr>
            <w:rFonts w:ascii="Arial" w:eastAsia="Times New Roman" w:hAnsi="Arial" w:cs="Arial"/>
            <w:b/>
            <w:bCs/>
            <w:color w:val="134D96"/>
            <w:sz w:val="27"/>
            <w:szCs w:val="27"/>
            <w:lang w:eastAsia="en-GB"/>
          </w:rPr>
          <w:t>Provide CIC</w:t>
        </w:r>
      </w:ins>
    </w:p>
    <w:p w14:paraId="17A7FE29" w14:textId="77777777" w:rsidR="00151DFA" w:rsidRPr="000D2B83" w:rsidRDefault="00151DFA" w:rsidP="00151DFA">
      <w:pPr>
        <w:shd w:val="clear" w:color="auto" w:fill="FFFFFF"/>
        <w:spacing w:before="100" w:beforeAutospacing="1" w:after="100" w:afterAutospacing="1" w:line="240" w:lineRule="auto"/>
        <w:rPr>
          <w:ins w:id="191" w:author="MANAGER, Practice (LONDON ROAD SURGERY)" w:date="2026-09-25T20:09:00Z" w16du:dateUtc="2026-09-26T00:09:00Z"/>
          <w:rFonts w:ascii="Arial" w:eastAsia="Times New Roman" w:hAnsi="Arial" w:cs="Arial"/>
          <w:color w:val="444444"/>
          <w:sz w:val="23"/>
          <w:szCs w:val="23"/>
          <w:lang w:eastAsia="en-GB"/>
        </w:rPr>
      </w:pPr>
      <w:ins w:id="192" w:author="MANAGER, Practice (LONDON ROAD SURGERY)" w:date="2026-09-25T20:09:00Z" w16du:dateUtc="2026-09-26T00:09:00Z">
        <w:r w:rsidRPr="000D2B83">
          <w:rPr>
            <w:rFonts w:ascii="Arial" w:eastAsia="Times New Roman" w:hAnsi="Arial" w:cs="Arial"/>
            <w:color w:val="444444"/>
            <w:sz w:val="23"/>
            <w:szCs w:val="23"/>
            <w:lang w:eastAsia="en-GB"/>
          </w:rPr>
          <w:t>Provide CIC is a Community Interest Company (social enterprise) that delivers a broad range of health and social care services in the community throughout Essex, Cambridgeshire and East Anglia. </w:t>
        </w:r>
      </w:ins>
    </w:p>
    <w:p w14:paraId="22CE31A1" w14:textId="77777777" w:rsidR="00151DFA" w:rsidRPr="000D2B83" w:rsidRDefault="00151DFA" w:rsidP="00151DFA">
      <w:pPr>
        <w:shd w:val="clear" w:color="auto" w:fill="FFFFFF"/>
        <w:spacing w:before="100" w:beforeAutospacing="1" w:after="100" w:afterAutospacing="1" w:line="240" w:lineRule="auto"/>
        <w:rPr>
          <w:ins w:id="193" w:author="MANAGER, Practice (LONDON ROAD SURGERY)" w:date="2026-09-25T20:09:00Z" w16du:dateUtc="2026-09-26T00:09:00Z"/>
          <w:rFonts w:ascii="Arial" w:eastAsia="Times New Roman" w:hAnsi="Arial" w:cs="Arial"/>
          <w:color w:val="444444"/>
          <w:sz w:val="23"/>
          <w:szCs w:val="23"/>
          <w:lang w:eastAsia="en-GB"/>
        </w:rPr>
      </w:pPr>
      <w:ins w:id="194" w:author="MANAGER, Practice (LONDON ROAD SURGERY)" w:date="2026-09-25T20:09:00Z" w16du:dateUtc="2026-09-26T00:09:00Z">
        <w:r w:rsidRPr="000D2B83">
          <w:rPr>
            <w:rFonts w:ascii="Arial" w:eastAsia="Times New Roman" w:hAnsi="Arial" w:cs="Arial"/>
            <w:color w:val="444444"/>
            <w:sz w:val="23"/>
            <w:szCs w:val="23"/>
            <w:lang w:eastAsia="en-GB"/>
          </w:rPr>
          <w:t>Provide works from a variety of community settings, such as three community hospitals, community clinics, schools, nursing homes and primary care settings, as well as within people's homes to provide more than 40 services to children, families and adults.</w:t>
        </w:r>
      </w:ins>
    </w:p>
    <w:p w14:paraId="5B52B2F2" w14:textId="77777777" w:rsidR="00151DFA" w:rsidRPr="000D2B83" w:rsidRDefault="00151DFA" w:rsidP="00151DFA">
      <w:pPr>
        <w:shd w:val="clear" w:color="auto" w:fill="FFFFFF"/>
        <w:spacing w:before="100" w:beforeAutospacing="1" w:after="100" w:afterAutospacing="1" w:line="240" w:lineRule="auto"/>
        <w:rPr>
          <w:ins w:id="195" w:author="MANAGER, Practice (LONDON ROAD SURGERY)" w:date="2026-09-25T20:09:00Z" w16du:dateUtc="2026-09-26T00:09:00Z"/>
          <w:rFonts w:ascii="Arial" w:eastAsia="Times New Roman" w:hAnsi="Arial" w:cs="Arial"/>
          <w:color w:val="444444"/>
          <w:sz w:val="23"/>
          <w:szCs w:val="23"/>
          <w:lang w:eastAsia="en-GB"/>
        </w:rPr>
      </w:pPr>
      <w:ins w:id="196" w:author="MANAGER, Practice (LONDON ROAD SURGERY)" w:date="2026-09-25T20:09:00Z" w16du:dateUtc="2026-09-26T00:09:00Z">
        <w:r w:rsidRPr="000D2B83">
          <w:rPr>
            <w:rFonts w:ascii="Arial" w:eastAsia="Times New Roman" w:hAnsi="Arial" w:cs="Arial"/>
            <w:color w:val="444444"/>
            <w:sz w:val="23"/>
            <w:szCs w:val="23"/>
            <w:lang w:eastAsia="en-GB"/>
          </w:rPr>
          <w:t>Provide CIC has been commissioned by Essex County Council to deliver the Essex Wellbeing Service, in partnership with all the organisations listed on this page.</w:t>
        </w:r>
      </w:ins>
    </w:p>
    <w:p w14:paraId="0EA7D65E" w14:textId="77777777" w:rsidR="00151DFA" w:rsidRPr="000D2B83" w:rsidRDefault="00151DFA" w:rsidP="00151DFA">
      <w:pPr>
        <w:shd w:val="clear" w:color="auto" w:fill="FFFFFF"/>
        <w:spacing w:before="300" w:after="60" w:line="240" w:lineRule="auto"/>
        <w:outlineLvl w:val="2"/>
        <w:rPr>
          <w:ins w:id="197" w:author="MANAGER, Practice (LONDON ROAD SURGERY)" w:date="2026-09-25T20:09:00Z" w16du:dateUtc="2026-09-26T00:09:00Z"/>
          <w:rFonts w:ascii="Arial" w:eastAsia="Times New Roman" w:hAnsi="Arial" w:cs="Arial"/>
          <w:b/>
          <w:bCs/>
          <w:color w:val="134D96"/>
          <w:sz w:val="27"/>
          <w:szCs w:val="27"/>
          <w:lang w:eastAsia="en-GB"/>
        </w:rPr>
      </w:pPr>
      <w:ins w:id="198" w:author="MANAGER, Practice (LONDON ROAD SURGERY)" w:date="2026-09-25T20:09:00Z" w16du:dateUtc="2026-09-26T00:09:00Z">
        <w:r w:rsidRPr="000D2B83">
          <w:rPr>
            <w:rFonts w:ascii="Arial" w:eastAsia="Times New Roman" w:hAnsi="Arial" w:cs="Arial"/>
            <w:b/>
            <w:bCs/>
            <w:color w:val="134D96"/>
            <w:sz w:val="27"/>
            <w:szCs w:val="27"/>
            <w:lang w:eastAsia="en-GB"/>
          </w:rPr>
          <w:t>Priority Digital Health</w:t>
        </w:r>
      </w:ins>
    </w:p>
    <w:p w14:paraId="57D78F91" w14:textId="77777777" w:rsidR="00151DFA" w:rsidRPr="000D2B83" w:rsidRDefault="00151DFA" w:rsidP="00151DFA">
      <w:pPr>
        <w:shd w:val="clear" w:color="auto" w:fill="FFFFFF"/>
        <w:spacing w:before="100" w:beforeAutospacing="1" w:after="100" w:afterAutospacing="1" w:line="240" w:lineRule="auto"/>
        <w:rPr>
          <w:ins w:id="199" w:author="MANAGER, Practice (LONDON ROAD SURGERY)" w:date="2026-09-25T20:09:00Z" w16du:dateUtc="2026-09-26T00:09:00Z"/>
          <w:rFonts w:ascii="Arial" w:eastAsia="Times New Roman" w:hAnsi="Arial" w:cs="Arial"/>
          <w:color w:val="444444"/>
          <w:sz w:val="23"/>
          <w:szCs w:val="23"/>
          <w:lang w:eastAsia="en-GB"/>
        </w:rPr>
      </w:pPr>
      <w:ins w:id="200" w:author="MANAGER, Practice (LONDON ROAD SURGERY)" w:date="2026-09-25T20:09:00Z" w16du:dateUtc="2026-09-26T00:09:00Z">
        <w:r w:rsidRPr="000D2B83">
          <w:rPr>
            <w:rFonts w:ascii="Arial" w:eastAsia="Times New Roman" w:hAnsi="Arial" w:cs="Arial"/>
            <w:color w:val="444444"/>
            <w:sz w:val="23"/>
            <w:szCs w:val="23"/>
            <w:lang w:eastAsia="en-GB"/>
          </w:rPr>
          <w:t>Priority Digital Health (PDH) build digital solutions which empower better self-management and service-management of patients' health and wellbeing.</w:t>
        </w:r>
      </w:ins>
    </w:p>
    <w:p w14:paraId="03AB8918" w14:textId="77777777" w:rsidR="00151DFA" w:rsidRPr="000D2B83" w:rsidRDefault="00151DFA" w:rsidP="00151DFA">
      <w:pPr>
        <w:shd w:val="clear" w:color="auto" w:fill="FFFFFF"/>
        <w:spacing w:before="100" w:beforeAutospacing="1" w:after="100" w:afterAutospacing="1" w:line="240" w:lineRule="auto"/>
        <w:rPr>
          <w:ins w:id="201" w:author="MANAGER, Practice (LONDON ROAD SURGERY)" w:date="2026-09-25T20:09:00Z" w16du:dateUtc="2026-09-26T00:09:00Z"/>
          <w:rFonts w:ascii="Arial" w:eastAsia="Times New Roman" w:hAnsi="Arial" w:cs="Arial"/>
          <w:color w:val="444444"/>
          <w:sz w:val="23"/>
          <w:szCs w:val="23"/>
          <w:lang w:eastAsia="en-GB"/>
        </w:rPr>
      </w:pPr>
      <w:ins w:id="202" w:author="MANAGER, Practice (LONDON ROAD SURGERY)" w:date="2026-09-25T20:09:00Z" w16du:dateUtc="2026-09-26T00:09:00Z">
        <w:r w:rsidRPr="000D2B83">
          <w:rPr>
            <w:rFonts w:ascii="Arial" w:eastAsia="Times New Roman" w:hAnsi="Arial" w:cs="Arial"/>
            <w:color w:val="444444"/>
            <w:sz w:val="23"/>
            <w:szCs w:val="23"/>
            <w:lang w:eastAsia="en-GB"/>
          </w:rPr>
          <w:t>PDH ensures people get the help and support they need, swiftly, whilst remaining true to their 'Tell Your Story Once' mantra.</w:t>
        </w:r>
      </w:ins>
    </w:p>
    <w:p w14:paraId="66B701E8" w14:textId="77777777" w:rsidR="00151DFA" w:rsidRPr="000D2B83" w:rsidRDefault="00151DFA" w:rsidP="00151DFA">
      <w:pPr>
        <w:shd w:val="clear" w:color="auto" w:fill="FFFFFF"/>
        <w:spacing w:before="100" w:beforeAutospacing="1" w:after="100" w:afterAutospacing="1" w:line="240" w:lineRule="auto"/>
        <w:rPr>
          <w:ins w:id="203" w:author="MANAGER, Practice (LONDON ROAD SURGERY)" w:date="2026-09-25T20:09:00Z" w16du:dateUtc="2026-09-26T00:09:00Z"/>
          <w:rFonts w:ascii="Arial" w:eastAsia="Times New Roman" w:hAnsi="Arial" w:cs="Arial"/>
          <w:color w:val="444444"/>
          <w:sz w:val="23"/>
          <w:szCs w:val="23"/>
          <w:lang w:eastAsia="en-GB"/>
        </w:rPr>
      </w:pPr>
      <w:ins w:id="204" w:author="MANAGER, Practice (LONDON ROAD SURGERY)" w:date="2026-09-25T20:09:00Z" w16du:dateUtc="2026-09-26T00:09:00Z">
        <w:r w:rsidRPr="000D2B83">
          <w:rPr>
            <w:rFonts w:ascii="Arial" w:eastAsia="Times New Roman" w:hAnsi="Arial" w:cs="Arial"/>
            <w:color w:val="444444"/>
            <w:sz w:val="23"/>
            <w:szCs w:val="23"/>
            <w:lang w:eastAsia="en-GB"/>
          </w:rPr>
          <w:t>PDH’s speciality is disease prevention; their background is in changing behaviour, and their focus is cost-saving and service efficiencies – but not at the expense of user experience. </w:t>
        </w:r>
      </w:ins>
    </w:p>
    <w:p w14:paraId="15D11739" w14:textId="77777777" w:rsidR="00151DFA" w:rsidRPr="000D2B83" w:rsidRDefault="00151DFA" w:rsidP="00151DFA">
      <w:pPr>
        <w:shd w:val="clear" w:color="auto" w:fill="FFFFFF"/>
        <w:spacing w:before="100" w:beforeAutospacing="1" w:after="100" w:afterAutospacing="1" w:line="240" w:lineRule="auto"/>
        <w:rPr>
          <w:ins w:id="205" w:author="MANAGER, Practice (LONDON ROAD SURGERY)" w:date="2026-09-25T20:09:00Z" w16du:dateUtc="2026-09-26T00:09:00Z"/>
          <w:rFonts w:ascii="Arial" w:eastAsia="Times New Roman" w:hAnsi="Arial" w:cs="Arial"/>
          <w:color w:val="444444"/>
          <w:sz w:val="23"/>
          <w:szCs w:val="23"/>
          <w:lang w:eastAsia="en-GB"/>
        </w:rPr>
      </w:pPr>
      <w:ins w:id="206" w:author="MANAGER, Practice (LONDON ROAD SURGERY)" w:date="2026-09-25T20:09:00Z" w16du:dateUtc="2026-09-26T00:09:00Z">
        <w:r w:rsidRPr="000D2B83">
          <w:rPr>
            <w:rFonts w:ascii="Arial" w:eastAsia="Times New Roman" w:hAnsi="Arial" w:cs="Arial"/>
            <w:color w:val="444444"/>
            <w:sz w:val="23"/>
            <w:szCs w:val="23"/>
            <w:lang w:eastAsia="en-GB"/>
          </w:rPr>
          <w:t>They have three main products: The Priority Platform (customisable case management software); Diabetes Book &amp; Learn (connecting people with Diabetes to the right education); and AmaraHealth™ (a whole-body health and wellbeing app).</w:t>
        </w:r>
      </w:ins>
    </w:p>
    <w:p w14:paraId="11749571" w14:textId="77777777" w:rsidR="00151DFA" w:rsidRPr="000D2B83" w:rsidRDefault="00151DFA" w:rsidP="00151DFA">
      <w:pPr>
        <w:shd w:val="clear" w:color="auto" w:fill="FFFFFF"/>
        <w:spacing w:before="100" w:beforeAutospacing="1" w:after="100" w:afterAutospacing="1" w:line="240" w:lineRule="auto"/>
        <w:rPr>
          <w:ins w:id="207" w:author="MANAGER, Practice (LONDON ROAD SURGERY)" w:date="2026-09-25T20:09:00Z" w16du:dateUtc="2026-09-26T00:09:00Z"/>
          <w:rFonts w:ascii="Arial" w:eastAsia="Times New Roman" w:hAnsi="Arial" w:cs="Arial"/>
          <w:color w:val="444444"/>
          <w:sz w:val="23"/>
          <w:szCs w:val="23"/>
          <w:lang w:eastAsia="en-GB"/>
        </w:rPr>
      </w:pPr>
      <w:ins w:id="208" w:author="MANAGER, Practice (LONDON ROAD SURGERY)" w:date="2026-09-25T20:09:00Z" w16du:dateUtc="2026-09-26T00:09:00Z">
        <w:r w:rsidRPr="000D2B83">
          <w:rPr>
            <w:rFonts w:ascii="Arial" w:eastAsia="Times New Roman" w:hAnsi="Arial" w:cs="Arial"/>
            <w:color w:val="444444"/>
            <w:sz w:val="23"/>
            <w:szCs w:val="23"/>
            <w:lang w:eastAsia="en-GB"/>
          </w:rPr>
          <w:t>For Essex Wellbeing Service, PDH provides the case management system that digitises lifestyle bookings; volunteer sign-up and management; and referral or self-referral for support with everyday tasks.</w:t>
        </w:r>
        <w:r w:rsidRPr="000D2B83">
          <w:rPr>
            <w:rFonts w:ascii="Arial" w:eastAsia="Times New Roman" w:hAnsi="Arial" w:cs="Arial"/>
            <w:color w:val="444444"/>
            <w:sz w:val="23"/>
            <w:szCs w:val="23"/>
            <w:lang w:eastAsia="en-GB"/>
          </w:rPr>
          <w:br/>
        </w:r>
        <w:r w:rsidRPr="000D2B83">
          <w:rPr>
            <w:rFonts w:ascii="Arial" w:eastAsia="Times New Roman" w:hAnsi="Arial" w:cs="Arial"/>
            <w:color w:val="444444"/>
            <w:sz w:val="23"/>
            <w:szCs w:val="23"/>
            <w:lang w:eastAsia="en-GB"/>
          </w:rPr>
          <w:br/>
          <w:t>PDH provides their marketing services for the EWS and Working Well website and social media. EWS also have access to PDH’s AmaraHealth™ app where Essex residents can track, analyse, and manage their whole-body health inside one app.</w:t>
        </w:r>
      </w:ins>
    </w:p>
    <w:p w14:paraId="4095B836" w14:textId="77777777" w:rsidR="00151DFA" w:rsidRPr="000D2B83" w:rsidRDefault="00151DFA" w:rsidP="00151DFA">
      <w:pPr>
        <w:shd w:val="clear" w:color="auto" w:fill="FFFFFF"/>
        <w:spacing w:before="300" w:after="60" w:line="240" w:lineRule="auto"/>
        <w:outlineLvl w:val="2"/>
        <w:rPr>
          <w:ins w:id="209" w:author="MANAGER, Practice (LONDON ROAD SURGERY)" w:date="2026-09-25T20:09:00Z" w16du:dateUtc="2026-09-26T00:09:00Z"/>
          <w:rFonts w:ascii="Arial" w:eastAsia="Times New Roman" w:hAnsi="Arial" w:cs="Arial"/>
          <w:b/>
          <w:bCs/>
          <w:color w:val="134D96"/>
          <w:sz w:val="27"/>
          <w:szCs w:val="27"/>
          <w:lang w:eastAsia="en-GB"/>
        </w:rPr>
      </w:pPr>
      <w:ins w:id="210" w:author="MANAGER, Practice (LONDON ROAD SURGERY)" w:date="2026-09-25T20:09:00Z" w16du:dateUtc="2026-09-26T00:09:00Z">
        <w:r w:rsidRPr="000D2B83">
          <w:rPr>
            <w:rFonts w:ascii="Arial" w:eastAsia="Times New Roman" w:hAnsi="Arial" w:cs="Arial"/>
            <w:b/>
            <w:bCs/>
            <w:color w:val="134D96"/>
            <w:sz w:val="27"/>
            <w:szCs w:val="27"/>
            <w:lang w:eastAsia="en-GB"/>
          </w:rPr>
          <w:t>Age Well East</w:t>
        </w:r>
      </w:ins>
    </w:p>
    <w:p w14:paraId="4AC8D73E" w14:textId="77777777" w:rsidR="00151DFA" w:rsidRPr="000D2B83" w:rsidRDefault="00151DFA" w:rsidP="00151DFA">
      <w:pPr>
        <w:shd w:val="clear" w:color="auto" w:fill="FFFFFF"/>
        <w:spacing w:before="100" w:beforeAutospacing="1" w:after="100" w:afterAutospacing="1" w:line="240" w:lineRule="auto"/>
        <w:rPr>
          <w:ins w:id="211" w:author="MANAGER, Practice (LONDON ROAD SURGERY)" w:date="2026-09-25T20:09:00Z" w16du:dateUtc="2026-09-26T00:09:00Z"/>
          <w:rFonts w:ascii="Arial" w:eastAsia="Times New Roman" w:hAnsi="Arial" w:cs="Arial"/>
          <w:color w:val="444444"/>
          <w:sz w:val="23"/>
          <w:szCs w:val="23"/>
          <w:lang w:eastAsia="en-GB"/>
        </w:rPr>
      </w:pPr>
      <w:ins w:id="212" w:author="MANAGER, Practice (LONDON ROAD SURGERY)" w:date="2026-09-25T20:09:00Z" w16du:dateUtc="2026-09-26T00:09:00Z">
        <w:r w:rsidRPr="000D2B83">
          <w:rPr>
            <w:rFonts w:ascii="Arial" w:eastAsia="Times New Roman" w:hAnsi="Arial" w:cs="Arial"/>
            <w:color w:val="444444"/>
            <w:sz w:val="23"/>
            <w:szCs w:val="23"/>
            <w:lang w:eastAsia="en-GB"/>
          </w:rPr>
          <w:t>Age Well East offers community friendship services to anyone in Essex who is over 18 with an aim to end loneliness. They provide one to one volunteer friendship (befriending), pen friending and access to social groups and activities to empower people to live happier and healthier.</w:t>
        </w:r>
      </w:ins>
    </w:p>
    <w:p w14:paraId="15F64762" w14:textId="77777777" w:rsidR="00151DFA" w:rsidRPr="000D2B83" w:rsidRDefault="00151DFA" w:rsidP="00151DFA">
      <w:pPr>
        <w:shd w:val="clear" w:color="auto" w:fill="FFFFFF"/>
        <w:spacing w:before="100" w:beforeAutospacing="1" w:after="100" w:afterAutospacing="1" w:line="240" w:lineRule="auto"/>
        <w:rPr>
          <w:ins w:id="213" w:author="MANAGER, Practice (LONDON ROAD SURGERY)" w:date="2026-09-25T20:09:00Z" w16du:dateUtc="2026-09-26T00:09:00Z"/>
          <w:rFonts w:ascii="Arial" w:eastAsia="Times New Roman" w:hAnsi="Arial" w:cs="Arial"/>
          <w:color w:val="444444"/>
          <w:sz w:val="23"/>
          <w:szCs w:val="23"/>
          <w:lang w:eastAsia="en-GB"/>
        </w:rPr>
      </w:pPr>
      <w:ins w:id="214" w:author="MANAGER, Practice (LONDON ROAD SURGERY)" w:date="2026-09-25T20:09:00Z" w16du:dateUtc="2026-09-26T00:09:00Z">
        <w:r w:rsidRPr="000D2B83">
          <w:rPr>
            <w:rFonts w:ascii="Arial" w:eastAsia="Times New Roman" w:hAnsi="Arial" w:cs="Arial"/>
            <w:color w:val="444444"/>
            <w:sz w:val="23"/>
            <w:szCs w:val="23"/>
            <w:lang w:eastAsia="en-GB"/>
          </w:rPr>
          <w:t>Age Well East believes everyone deserves to age well and they have been empowering people in later years since 1950. Their knowledgeable staff and volunteers provide excellent support services which are easily available.</w:t>
        </w:r>
      </w:ins>
    </w:p>
    <w:p w14:paraId="241D369F" w14:textId="77777777" w:rsidR="00151DFA" w:rsidRPr="000D2B83" w:rsidRDefault="00151DFA" w:rsidP="00151DFA">
      <w:pPr>
        <w:shd w:val="clear" w:color="auto" w:fill="FFFFFF"/>
        <w:spacing w:before="100" w:beforeAutospacing="1" w:after="100" w:afterAutospacing="1" w:line="240" w:lineRule="auto"/>
        <w:rPr>
          <w:ins w:id="215" w:author="MANAGER, Practice (LONDON ROAD SURGERY)" w:date="2026-09-25T20:09:00Z" w16du:dateUtc="2026-09-26T00:09:00Z"/>
          <w:rFonts w:ascii="Arial" w:eastAsia="Times New Roman" w:hAnsi="Arial" w:cs="Arial"/>
          <w:color w:val="444444"/>
          <w:sz w:val="23"/>
          <w:szCs w:val="23"/>
          <w:lang w:eastAsia="en-GB"/>
        </w:rPr>
      </w:pPr>
      <w:ins w:id="216" w:author="MANAGER, Practice (LONDON ROAD SURGERY)" w:date="2026-09-25T20:09:00Z" w16du:dateUtc="2026-09-26T00:09:00Z">
        <w:r w:rsidRPr="000D2B83">
          <w:rPr>
            <w:rFonts w:ascii="Arial" w:eastAsia="Times New Roman" w:hAnsi="Arial" w:cs="Arial"/>
            <w:color w:val="444444"/>
            <w:sz w:val="23"/>
            <w:szCs w:val="23"/>
            <w:lang w:eastAsia="en-GB"/>
          </w:rPr>
          <w:t>They understand that changes in circumstances make people particularly susceptible to loneliness. When left ignored, loneliness can escalate from a temporary situation to a chronic challenge, which the NHS estimates as having the same detrimental impact as smoking 15 cigarettes a day on health deterioration. In Essex alone, as many as 80,000 people are thought to be lonely, which is one of many reasons Age Well East is so committed to providing excellent and trusted support.</w:t>
        </w:r>
      </w:ins>
    </w:p>
    <w:p w14:paraId="0FC53833" w14:textId="77777777" w:rsidR="00151DFA" w:rsidRPr="000D2B83" w:rsidRDefault="00151DFA" w:rsidP="00151DFA">
      <w:pPr>
        <w:shd w:val="clear" w:color="auto" w:fill="FFFFFF"/>
        <w:spacing w:before="300" w:after="60" w:line="240" w:lineRule="auto"/>
        <w:outlineLvl w:val="2"/>
        <w:rPr>
          <w:ins w:id="217" w:author="MANAGER, Practice (LONDON ROAD SURGERY)" w:date="2026-09-25T20:09:00Z" w16du:dateUtc="2026-09-26T00:09:00Z"/>
          <w:rFonts w:ascii="Arial" w:eastAsia="Times New Roman" w:hAnsi="Arial" w:cs="Arial"/>
          <w:b/>
          <w:bCs/>
          <w:color w:val="134D96"/>
          <w:sz w:val="27"/>
          <w:szCs w:val="27"/>
          <w:lang w:eastAsia="en-GB"/>
        </w:rPr>
      </w:pPr>
      <w:ins w:id="218" w:author="MANAGER, Practice (LONDON ROAD SURGERY)" w:date="2026-09-25T20:09:00Z" w16du:dateUtc="2026-09-26T00:09:00Z">
        <w:r w:rsidRPr="000D2B83">
          <w:rPr>
            <w:rFonts w:ascii="Arial" w:eastAsia="Times New Roman" w:hAnsi="Arial" w:cs="Arial"/>
            <w:b/>
            <w:bCs/>
            <w:color w:val="134D96"/>
            <w:sz w:val="27"/>
            <w:szCs w:val="27"/>
            <w:lang w:eastAsia="en-GB"/>
          </w:rPr>
          <w:t>HCRG Care Group</w:t>
        </w:r>
      </w:ins>
    </w:p>
    <w:p w14:paraId="1C09A61D" w14:textId="77777777" w:rsidR="00151DFA" w:rsidRPr="000D2B83" w:rsidRDefault="00151DFA" w:rsidP="00151DFA">
      <w:pPr>
        <w:shd w:val="clear" w:color="auto" w:fill="FFFFFF"/>
        <w:spacing w:before="100" w:beforeAutospacing="1" w:after="100" w:afterAutospacing="1" w:line="240" w:lineRule="auto"/>
        <w:rPr>
          <w:ins w:id="219" w:author="MANAGER, Practice (LONDON ROAD SURGERY)" w:date="2026-09-25T20:09:00Z" w16du:dateUtc="2026-09-26T00:09:00Z"/>
          <w:rFonts w:ascii="Arial" w:eastAsia="Times New Roman" w:hAnsi="Arial" w:cs="Arial"/>
          <w:color w:val="444444"/>
          <w:sz w:val="23"/>
          <w:szCs w:val="23"/>
          <w:lang w:eastAsia="en-GB"/>
        </w:rPr>
      </w:pPr>
      <w:ins w:id="220" w:author="MANAGER, Practice (LONDON ROAD SURGERY)" w:date="2026-09-25T20:09:00Z" w16du:dateUtc="2026-09-26T00:09:00Z">
        <w:r w:rsidRPr="000D2B83">
          <w:rPr>
            <w:rFonts w:ascii="Arial" w:eastAsia="Times New Roman" w:hAnsi="Arial" w:cs="Arial"/>
            <w:color w:val="444444"/>
            <w:sz w:val="23"/>
            <w:szCs w:val="23"/>
            <w:lang w:eastAsia="en-GB"/>
          </w:rPr>
          <w:t>HCRG Care Group changes lives by transforming health and care. They are one of the UK’s leading independent providers of community health and care services, working with health and care commissioners and communities to transform services with a focus on experience, efficiency and improved outcomes.</w:t>
        </w:r>
      </w:ins>
    </w:p>
    <w:p w14:paraId="3936791B" w14:textId="77777777" w:rsidR="00151DFA" w:rsidRPr="000D2B83" w:rsidRDefault="00151DFA" w:rsidP="00151DFA">
      <w:pPr>
        <w:shd w:val="clear" w:color="auto" w:fill="FFFFFF"/>
        <w:spacing w:before="100" w:beforeAutospacing="1" w:after="100" w:afterAutospacing="1" w:line="240" w:lineRule="auto"/>
        <w:rPr>
          <w:ins w:id="221" w:author="MANAGER, Practice (LONDON ROAD SURGERY)" w:date="2026-09-25T20:09:00Z" w16du:dateUtc="2026-09-26T00:09:00Z"/>
          <w:rFonts w:ascii="Arial" w:eastAsia="Times New Roman" w:hAnsi="Arial" w:cs="Arial"/>
          <w:color w:val="444444"/>
          <w:sz w:val="23"/>
          <w:szCs w:val="23"/>
          <w:lang w:eastAsia="en-GB"/>
        </w:rPr>
      </w:pPr>
      <w:ins w:id="222" w:author="MANAGER, Practice (LONDON ROAD SURGERY)" w:date="2026-09-25T20:09:00Z" w16du:dateUtc="2026-09-26T00:09:00Z">
        <w:r w:rsidRPr="000D2B83">
          <w:rPr>
            <w:rFonts w:ascii="Arial" w:eastAsia="Times New Roman" w:hAnsi="Arial" w:cs="Arial"/>
            <w:color w:val="444444"/>
            <w:sz w:val="23"/>
            <w:szCs w:val="23"/>
            <w:lang w:eastAsia="en-GB"/>
          </w:rPr>
          <w:t>The children and family healthy lifestyle service is here to support your family in making long term, sustainable adjustments to suit your lifestyle. If you are unsure if your child is within the healthy weight range, you can check their body mass index (BMI) using the NHS BMI Calculator. The calculator takes into account your child’s age and sex as well as their height and weight.</w:t>
        </w:r>
      </w:ins>
    </w:p>
    <w:p w14:paraId="79D0E117" w14:textId="77777777" w:rsidR="00151DFA" w:rsidRPr="000D2B83" w:rsidRDefault="00151DFA" w:rsidP="00151DFA">
      <w:pPr>
        <w:shd w:val="clear" w:color="auto" w:fill="FFFFFF"/>
        <w:spacing w:before="100" w:beforeAutospacing="1" w:after="100" w:afterAutospacing="1" w:line="240" w:lineRule="auto"/>
        <w:rPr>
          <w:ins w:id="223" w:author="MANAGER, Practice (LONDON ROAD SURGERY)" w:date="2026-09-25T20:09:00Z" w16du:dateUtc="2026-09-26T00:09:00Z"/>
          <w:rFonts w:ascii="Arial" w:eastAsia="Times New Roman" w:hAnsi="Arial" w:cs="Arial"/>
          <w:color w:val="444444"/>
          <w:sz w:val="23"/>
          <w:szCs w:val="23"/>
          <w:lang w:eastAsia="en-GB"/>
        </w:rPr>
      </w:pPr>
      <w:ins w:id="224" w:author="MANAGER, Practice (LONDON ROAD SURGERY)" w:date="2026-09-25T20:09:00Z" w16du:dateUtc="2026-09-26T00:09:00Z">
        <w:r w:rsidRPr="000D2B83">
          <w:rPr>
            <w:rFonts w:ascii="Arial" w:eastAsia="Times New Roman" w:hAnsi="Arial" w:cs="Arial"/>
            <w:color w:val="444444"/>
            <w:sz w:val="23"/>
            <w:szCs w:val="23"/>
            <w:lang w:eastAsia="en-GB"/>
          </w:rPr>
          <w:t>If you find your child is outside the healthy weight range - don’t panic! There are lots that the team can do to support you in making healthier lifestyle choices and to help your child achieve a healthier weight as they grow. </w:t>
        </w:r>
      </w:ins>
    </w:p>
    <w:p w14:paraId="5D5818DA" w14:textId="77777777" w:rsidR="00151DFA" w:rsidRPr="000D2B83" w:rsidRDefault="00151DFA" w:rsidP="00151DFA">
      <w:pPr>
        <w:shd w:val="clear" w:color="auto" w:fill="FFFFFF"/>
        <w:spacing w:before="100" w:beforeAutospacing="1" w:after="100" w:afterAutospacing="1" w:line="240" w:lineRule="auto"/>
        <w:rPr>
          <w:ins w:id="225" w:author="MANAGER, Practice (LONDON ROAD SURGERY)" w:date="2026-09-25T20:09:00Z" w16du:dateUtc="2026-09-26T00:09:00Z"/>
          <w:rFonts w:ascii="Arial" w:eastAsia="Times New Roman" w:hAnsi="Arial" w:cs="Arial"/>
          <w:color w:val="444444"/>
          <w:sz w:val="23"/>
          <w:szCs w:val="23"/>
          <w:lang w:eastAsia="en-GB"/>
        </w:rPr>
      </w:pPr>
      <w:ins w:id="226" w:author="MANAGER, Practice (LONDON ROAD SURGERY)" w:date="2026-09-25T20:09:00Z" w16du:dateUtc="2026-09-26T00:09:00Z">
        <w:r w:rsidRPr="000D2B83">
          <w:rPr>
            <w:rFonts w:ascii="Arial" w:eastAsia="Times New Roman" w:hAnsi="Arial" w:cs="Arial"/>
            <w:color w:val="444444"/>
            <w:sz w:val="23"/>
            <w:szCs w:val="23"/>
            <w:lang w:eastAsia="en-GB"/>
          </w:rPr>
          <w:t>Being active and making balanced food choices is important, but HCRG Care Group will work with your family to make sure our support is the right offer for you and your family.</w:t>
        </w:r>
      </w:ins>
    </w:p>
    <w:p w14:paraId="17BE59CF" w14:textId="77777777" w:rsidR="00151DFA" w:rsidRPr="000D2B83" w:rsidRDefault="00151DFA" w:rsidP="00151DFA">
      <w:pPr>
        <w:shd w:val="clear" w:color="auto" w:fill="FFFFFF"/>
        <w:spacing w:before="100" w:beforeAutospacing="1" w:after="100" w:afterAutospacing="1" w:line="240" w:lineRule="auto"/>
        <w:rPr>
          <w:ins w:id="227" w:author="MANAGER, Practice (LONDON ROAD SURGERY)" w:date="2026-09-25T20:09:00Z" w16du:dateUtc="2026-09-26T00:09:00Z"/>
          <w:rFonts w:ascii="Arial" w:eastAsia="Times New Roman" w:hAnsi="Arial" w:cs="Arial"/>
          <w:color w:val="444444"/>
          <w:sz w:val="23"/>
          <w:szCs w:val="23"/>
          <w:lang w:eastAsia="en-GB"/>
        </w:rPr>
      </w:pPr>
      <w:ins w:id="228" w:author="MANAGER, Practice (LONDON ROAD SURGERY)" w:date="2026-09-25T20:09:00Z" w16du:dateUtc="2026-09-26T00:09:00Z">
        <w:r w:rsidRPr="000D2B83">
          <w:rPr>
            <w:rFonts w:ascii="Arial" w:eastAsia="Times New Roman" w:hAnsi="Arial" w:cs="Arial"/>
            <w:color w:val="444444"/>
            <w:sz w:val="23"/>
            <w:szCs w:val="23"/>
            <w:lang w:eastAsia="en-GB"/>
          </w:rPr>
          <w:t>HCRG Care Group’s teams have lots of resources that they would like to make available to your family. If you would like to register your interest or find out more about what HCRG can offer your family, please contact EWS.</w:t>
        </w:r>
      </w:ins>
    </w:p>
    <w:p w14:paraId="7C882247" w14:textId="77777777" w:rsidR="00151DFA" w:rsidRPr="000D2B83" w:rsidRDefault="00151DFA" w:rsidP="00151DFA">
      <w:pPr>
        <w:shd w:val="clear" w:color="auto" w:fill="FFFFFF"/>
        <w:spacing w:before="100" w:beforeAutospacing="1" w:after="100" w:afterAutospacing="1" w:line="240" w:lineRule="auto"/>
        <w:rPr>
          <w:ins w:id="229" w:author="MANAGER, Practice (LONDON ROAD SURGERY)" w:date="2026-09-25T20:09:00Z" w16du:dateUtc="2026-09-26T00:09:00Z"/>
          <w:rFonts w:ascii="Arial" w:eastAsia="Times New Roman" w:hAnsi="Arial" w:cs="Arial"/>
          <w:color w:val="444444"/>
          <w:sz w:val="23"/>
          <w:szCs w:val="23"/>
          <w:lang w:eastAsia="en-GB"/>
        </w:rPr>
      </w:pPr>
      <w:ins w:id="230" w:author="MANAGER, Practice (LONDON ROAD SURGERY)" w:date="2026-09-25T20:09:00Z" w16du:dateUtc="2026-09-26T00:09:00Z">
        <w:r w:rsidRPr="000D2B83">
          <w:rPr>
            <w:rFonts w:ascii="Arial" w:eastAsia="Times New Roman" w:hAnsi="Arial" w:cs="Arial"/>
            <w:color w:val="444444"/>
            <w:sz w:val="23"/>
            <w:szCs w:val="23"/>
            <w:lang w:eastAsia="en-GB"/>
          </w:rPr>
          <w:t>HCRG Care Group also runs Essex Child and Family Wellbeing Service on behalf of Essex County Council.</w:t>
        </w:r>
      </w:ins>
    </w:p>
    <w:p w14:paraId="0D97F3F5" w14:textId="77777777" w:rsidR="00151DFA" w:rsidRPr="000D2B83" w:rsidRDefault="00151DFA" w:rsidP="00151DFA">
      <w:pPr>
        <w:shd w:val="clear" w:color="auto" w:fill="FFFFFF"/>
        <w:spacing w:before="300" w:after="60" w:line="240" w:lineRule="auto"/>
        <w:outlineLvl w:val="2"/>
        <w:rPr>
          <w:ins w:id="231" w:author="MANAGER, Practice (LONDON ROAD SURGERY)" w:date="2026-09-25T20:09:00Z" w16du:dateUtc="2026-09-26T00:09:00Z"/>
          <w:rFonts w:ascii="Arial" w:eastAsia="Times New Roman" w:hAnsi="Arial" w:cs="Arial"/>
          <w:b/>
          <w:bCs/>
          <w:color w:val="134D96"/>
          <w:sz w:val="27"/>
          <w:szCs w:val="27"/>
          <w:lang w:eastAsia="en-GB"/>
        </w:rPr>
      </w:pPr>
      <w:ins w:id="232" w:author="MANAGER, Practice (LONDON ROAD SURGERY)" w:date="2026-09-25T20:09:00Z" w16du:dateUtc="2026-09-26T00:09:00Z">
        <w:r w:rsidRPr="000D2B83">
          <w:rPr>
            <w:rFonts w:ascii="Arial" w:eastAsia="Times New Roman" w:hAnsi="Arial" w:cs="Arial"/>
            <w:b/>
            <w:bCs/>
            <w:color w:val="134D96"/>
            <w:sz w:val="27"/>
            <w:szCs w:val="27"/>
            <w:lang w:eastAsia="en-GB"/>
          </w:rPr>
          <w:t>Rural Community Council of Essex</w:t>
        </w:r>
      </w:ins>
    </w:p>
    <w:p w14:paraId="1976C2B7" w14:textId="77777777" w:rsidR="00151DFA" w:rsidRPr="000D2B83" w:rsidRDefault="00151DFA" w:rsidP="00151DFA">
      <w:pPr>
        <w:shd w:val="clear" w:color="auto" w:fill="FFFFFF"/>
        <w:spacing w:before="100" w:beforeAutospacing="1" w:after="100" w:afterAutospacing="1" w:line="240" w:lineRule="auto"/>
        <w:rPr>
          <w:ins w:id="233" w:author="MANAGER, Practice (LONDON ROAD SURGERY)" w:date="2026-09-25T20:09:00Z" w16du:dateUtc="2026-09-26T00:09:00Z"/>
          <w:rFonts w:ascii="Arial" w:eastAsia="Times New Roman" w:hAnsi="Arial" w:cs="Arial"/>
          <w:color w:val="444444"/>
          <w:sz w:val="23"/>
          <w:szCs w:val="23"/>
          <w:lang w:eastAsia="en-GB"/>
        </w:rPr>
      </w:pPr>
      <w:ins w:id="234" w:author="MANAGER, Practice (LONDON ROAD SURGERY)" w:date="2026-09-25T20:09:00Z" w16du:dateUtc="2026-09-26T00:09:00Z">
        <w:r w:rsidRPr="000D2B83">
          <w:rPr>
            <w:rFonts w:ascii="Arial" w:eastAsia="Times New Roman" w:hAnsi="Arial" w:cs="Arial"/>
            <w:color w:val="444444"/>
            <w:sz w:val="23"/>
            <w:szCs w:val="23"/>
            <w:lang w:eastAsia="en-GB"/>
          </w:rPr>
          <w:t>Many Essex villages exude an air of prosperity. However, behind the affluent facade there is evidence of hidden deprivation, and with it the potential for people to be unreasonably disadvantaged by living in a rural location.</w:t>
        </w:r>
      </w:ins>
    </w:p>
    <w:p w14:paraId="7C18AF9B" w14:textId="77777777" w:rsidR="00151DFA" w:rsidRPr="000D2B83" w:rsidRDefault="00151DFA" w:rsidP="00151DFA">
      <w:pPr>
        <w:shd w:val="clear" w:color="auto" w:fill="FFFFFF"/>
        <w:spacing w:before="100" w:beforeAutospacing="1" w:after="100" w:afterAutospacing="1" w:line="240" w:lineRule="auto"/>
        <w:rPr>
          <w:ins w:id="235" w:author="MANAGER, Practice (LONDON ROAD SURGERY)" w:date="2026-09-25T20:09:00Z" w16du:dateUtc="2026-09-26T00:09:00Z"/>
          <w:rFonts w:ascii="Arial" w:eastAsia="Times New Roman" w:hAnsi="Arial" w:cs="Arial"/>
          <w:color w:val="444444"/>
          <w:sz w:val="23"/>
          <w:szCs w:val="23"/>
          <w:lang w:eastAsia="en-GB"/>
        </w:rPr>
      </w:pPr>
      <w:ins w:id="236" w:author="MANAGER, Practice (LONDON ROAD SURGERY)" w:date="2026-09-25T20:09:00Z" w16du:dateUtc="2026-09-26T00:09:00Z">
        <w:r w:rsidRPr="000D2B83">
          <w:rPr>
            <w:rFonts w:ascii="Arial" w:eastAsia="Times New Roman" w:hAnsi="Arial" w:cs="Arial"/>
            <w:color w:val="444444"/>
            <w:sz w:val="23"/>
            <w:szCs w:val="23"/>
            <w:lang w:eastAsia="en-GB"/>
          </w:rPr>
          <w:t>Rural communities are the reason for the existence of the Rural Community Council of Essex (RCCE) and remain the focus of the vast majority of their work, but they do provide some services, notably Community Agents Essex and United in Kind Coaches on a countywide basis.</w:t>
        </w:r>
      </w:ins>
    </w:p>
    <w:p w14:paraId="5A15D84D" w14:textId="77777777" w:rsidR="00151DFA" w:rsidRPr="000D2B83" w:rsidRDefault="00151DFA" w:rsidP="00151DFA">
      <w:pPr>
        <w:shd w:val="clear" w:color="auto" w:fill="FFFFFF"/>
        <w:spacing w:before="100" w:beforeAutospacing="1" w:after="100" w:afterAutospacing="1" w:line="240" w:lineRule="auto"/>
        <w:rPr>
          <w:ins w:id="237" w:author="MANAGER, Practice (LONDON ROAD SURGERY)" w:date="2026-09-25T20:09:00Z" w16du:dateUtc="2026-09-26T00:09:00Z"/>
          <w:rFonts w:ascii="Arial" w:eastAsia="Times New Roman" w:hAnsi="Arial" w:cs="Arial"/>
          <w:color w:val="444444"/>
          <w:sz w:val="23"/>
          <w:szCs w:val="23"/>
          <w:lang w:eastAsia="en-GB"/>
        </w:rPr>
      </w:pPr>
      <w:ins w:id="238" w:author="MANAGER, Practice (LONDON ROAD SURGERY)" w:date="2026-09-25T20:09:00Z" w16du:dateUtc="2026-09-26T00:09:00Z">
        <w:r w:rsidRPr="000D2B83">
          <w:rPr>
            <w:rFonts w:ascii="Arial" w:eastAsia="Times New Roman" w:hAnsi="Arial" w:cs="Arial"/>
            <w:color w:val="444444"/>
            <w:sz w:val="23"/>
            <w:szCs w:val="23"/>
            <w:lang w:eastAsia="en-GB"/>
          </w:rPr>
          <w:t>Rural Community Council of Essex (RCCE) works to provide local communities with the skills, resources and expertise necessary to achieve a thriving and sustainable future.</w:t>
        </w:r>
      </w:ins>
    </w:p>
    <w:p w14:paraId="1317D9B7" w14:textId="77777777" w:rsidR="00151DFA" w:rsidRPr="000D2B83" w:rsidRDefault="00151DFA" w:rsidP="00151DFA">
      <w:pPr>
        <w:shd w:val="clear" w:color="auto" w:fill="FFFFFF"/>
        <w:spacing w:before="100" w:beforeAutospacing="1" w:after="100" w:afterAutospacing="1" w:line="240" w:lineRule="auto"/>
        <w:rPr>
          <w:ins w:id="239" w:author="MANAGER, Practice (LONDON ROAD SURGERY)" w:date="2026-09-25T20:09:00Z" w16du:dateUtc="2026-09-26T00:09:00Z"/>
          <w:rFonts w:ascii="Arial" w:eastAsia="Times New Roman" w:hAnsi="Arial" w:cs="Arial"/>
          <w:color w:val="444444"/>
          <w:sz w:val="23"/>
          <w:szCs w:val="23"/>
          <w:lang w:eastAsia="en-GB"/>
        </w:rPr>
      </w:pPr>
      <w:ins w:id="240" w:author="MANAGER, Practice (LONDON ROAD SURGERY)" w:date="2026-09-25T20:09:00Z" w16du:dateUtc="2026-09-26T00:09:00Z">
        <w:r w:rsidRPr="000D2B83">
          <w:rPr>
            <w:rFonts w:ascii="Arial" w:eastAsia="Times New Roman" w:hAnsi="Arial" w:cs="Arial"/>
            <w:color w:val="444444"/>
            <w:sz w:val="23"/>
            <w:szCs w:val="23"/>
            <w:lang w:eastAsia="en-GB"/>
          </w:rPr>
          <w:t>RCCE provides support and facilitation for local community organisations and projects; develops initiatives that improve the life chances of disadvantaged people and families; and provides an influential voice for rural communities in Essex.</w:t>
        </w:r>
      </w:ins>
    </w:p>
    <w:p w14:paraId="15080FDC" w14:textId="77777777" w:rsidR="00151DFA" w:rsidRPr="000D2B83" w:rsidRDefault="00151DFA" w:rsidP="00151DFA">
      <w:pPr>
        <w:shd w:val="clear" w:color="auto" w:fill="FFFFFF"/>
        <w:spacing w:before="100" w:beforeAutospacing="1" w:after="100" w:afterAutospacing="1" w:line="240" w:lineRule="auto"/>
        <w:rPr>
          <w:ins w:id="241" w:author="MANAGER, Practice (LONDON ROAD SURGERY)" w:date="2026-09-25T20:09:00Z" w16du:dateUtc="2026-09-26T00:09:00Z"/>
          <w:rFonts w:ascii="Arial" w:eastAsia="Times New Roman" w:hAnsi="Arial" w:cs="Arial"/>
          <w:color w:val="444444"/>
          <w:sz w:val="23"/>
          <w:szCs w:val="23"/>
          <w:lang w:eastAsia="en-GB"/>
        </w:rPr>
      </w:pPr>
      <w:ins w:id="242" w:author="MANAGER, Practice (LONDON ROAD SURGERY)" w:date="2026-09-25T20:09:00Z" w16du:dateUtc="2026-09-26T00:09:00Z">
        <w:r w:rsidRPr="000D2B83">
          <w:rPr>
            <w:rFonts w:ascii="Arial" w:eastAsia="Times New Roman" w:hAnsi="Arial" w:cs="Arial"/>
            <w:color w:val="444444"/>
            <w:sz w:val="23"/>
            <w:szCs w:val="23"/>
            <w:lang w:eastAsia="en-GB"/>
          </w:rPr>
          <w:t>Part of their attention focuses on helping people who may experience disadvantage and exclusion through factors such as low wage employment, the high cost of housing, lack of access to essential services and a scarcity of public transport.</w:t>
        </w:r>
      </w:ins>
    </w:p>
    <w:p w14:paraId="71551E3F" w14:textId="77777777" w:rsidR="00151DFA" w:rsidRPr="000D2B83" w:rsidRDefault="00151DFA" w:rsidP="00151DFA">
      <w:pPr>
        <w:shd w:val="clear" w:color="auto" w:fill="FFFFFF"/>
        <w:spacing w:before="300" w:after="60" w:line="240" w:lineRule="auto"/>
        <w:outlineLvl w:val="2"/>
        <w:rPr>
          <w:ins w:id="243" w:author="MANAGER, Practice (LONDON ROAD SURGERY)" w:date="2026-09-25T20:09:00Z" w16du:dateUtc="2026-09-26T00:09:00Z"/>
          <w:rFonts w:ascii="Arial" w:eastAsia="Times New Roman" w:hAnsi="Arial" w:cs="Arial"/>
          <w:b/>
          <w:bCs/>
          <w:color w:val="134D96"/>
          <w:sz w:val="27"/>
          <w:szCs w:val="27"/>
          <w:lang w:eastAsia="en-GB"/>
        </w:rPr>
      </w:pPr>
      <w:ins w:id="244" w:author="MANAGER, Practice (LONDON ROAD SURGERY)" w:date="2026-09-25T20:09:00Z" w16du:dateUtc="2026-09-26T00:09:00Z">
        <w:r w:rsidRPr="000D2B83">
          <w:rPr>
            <w:rFonts w:ascii="Arial" w:eastAsia="Times New Roman" w:hAnsi="Arial" w:cs="Arial"/>
            <w:b/>
            <w:bCs/>
            <w:color w:val="134D96"/>
            <w:sz w:val="27"/>
            <w:szCs w:val="27"/>
            <w:lang w:eastAsia="en-GB"/>
          </w:rPr>
          <w:t>Terrence Higgins Trust</w:t>
        </w:r>
      </w:ins>
    </w:p>
    <w:p w14:paraId="697640FC" w14:textId="77777777" w:rsidR="00151DFA" w:rsidRPr="000D2B83" w:rsidRDefault="00151DFA" w:rsidP="00151DFA">
      <w:pPr>
        <w:shd w:val="clear" w:color="auto" w:fill="FFFFFF"/>
        <w:spacing w:before="100" w:beforeAutospacing="1" w:after="100" w:afterAutospacing="1" w:line="240" w:lineRule="auto"/>
        <w:rPr>
          <w:ins w:id="245" w:author="MANAGER, Practice (LONDON ROAD SURGERY)" w:date="2026-09-25T20:09:00Z" w16du:dateUtc="2026-09-26T00:09:00Z"/>
          <w:rFonts w:ascii="Arial" w:eastAsia="Times New Roman" w:hAnsi="Arial" w:cs="Arial"/>
          <w:color w:val="444444"/>
          <w:sz w:val="23"/>
          <w:szCs w:val="23"/>
          <w:lang w:eastAsia="en-GB"/>
        </w:rPr>
      </w:pPr>
      <w:ins w:id="246" w:author="MANAGER, Practice (LONDON ROAD SURGERY)" w:date="2026-09-25T20:09:00Z" w16du:dateUtc="2026-09-26T00:09:00Z">
        <w:r w:rsidRPr="000D2B83">
          <w:rPr>
            <w:rFonts w:ascii="Arial" w:eastAsia="Times New Roman" w:hAnsi="Arial" w:cs="Arial"/>
            <w:color w:val="444444"/>
            <w:sz w:val="23"/>
            <w:szCs w:val="23"/>
            <w:lang w:eastAsia="en-GB"/>
          </w:rPr>
          <w:t>Terrence Higgins Trust (THT) team of specialist health and wellbeing coaches will work to re-engage those who have disengaged from or who have lost trust in the system.</w:t>
        </w:r>
        <w:r w:rsidRPr="000D2B83">
          <w:rPr>
            <w:rFonts w:ascii="Arial" w:eastAsia="Times New Roman" w:hAnsi="Arial" w:cs="Arial"/>
            <w:color w:val="444444"/>
            <w:sz w:val="23"/>
            <w:szCs w:val="23"/>
            <w:lang w:eastAsia="en-GB"/>
          </w:rPr>
          <w:br/>
        </w:r>
        <w:r w:rsidRPr="000D2B83">
          <w:rPr>
            <w:rFonts w:ascii="Arial" w:eastAsia="Times New Roman" w:hAnsi="Arial" w:cs="Arial"/>
            <w:color w:val="444444"/>
            <w:sz w:val="23"/>
            <w:szCs w:val="23"/>
            <w:lang w:eastAsia="en-GB"/>
          </w:rPr>
          <w:br/>
          <w:t>The service works closely with a diverse range of populations across Essex, and in partnership with the wider EWS service to maximize opportunities for LGBT+, Traveller, Roma, and Racially Minoriti</w:t>
        </w:r>
        <w:r>
          <w:rPr>
            <w:rFonts w:ascii="Arial" w:eastAsia="Times New Roman" w:hAnsi="Arial" w:cs="Arial"/>
            <w:color w:val="444444"/>
            <w:sz w:val="23"/>
            <w:szCs w:val="23"/>
            <w:lang w:eastAsia="en-GB"/>
          </w:rPr>
          <w:t>s</w:t>
        </w:r>
        <w:r w:rsidRPr="000D2B83">
          <w:rPr>
            <w:rFonts w:ascii="Arial" w:eastAsia="Times New Roman" w:hAnsi="Arial" w:cs="Arial"/>
            <w:color w:val="444444"/>
            <w:sz w:val="23"/>
            <w:szCs w:val="23"/>
            <w:lang w:eastAsia="en-GB"/>
          </w:rPr>
          <w:t>ed communities, as well as Drug and Alcohol Misusers, Homeless / those at risk of Homelessness, as well as those within the criminal justice system.</w:t>
        </w:r>
      </w:ins>
    </w:p>
    <w:p w14:paraId="78A7E52D" w14:textId="77777777" w:rsidR="00151DFA" w:rsidRPr="000D2B83" w:rsidRDefault="00151DFA" w:rsidP="00151DFA">
      <w:pPr>
        <w:shd w:val="clear" w:color="auto" w:fill="FFFFFF"/>
        <w:spacing w:before="100" w:beforeAutospacing="1" w:after="100" w:afterAutospacing="1" w:line="240" w:lineRule="auto"/>
        <w:rPr>
          <w:ins w:id="247" w:author="MANAGER, Practice (LONDON ROAD SURGERY)" w:date="2026-09-25T20:09:00Z" w16du:dateUtc="2026-09-26T00:09:00Z"/>
          <w:rFonts w:ascii="Arial" w:eastAsia="Times New Roman" w:hAnsi="Arial" w:cs="Arial"/>
          <w:color w:val="444444"/>
          <w:sz w:val="23"/>
          <w:szCs w:val="23"/>
          <w:lang w:eastAsia="en-GB"/>
        </w:rPr>
      </w:pPr>
      <w:ins w:id="248" w:author="MANAGER, Practice (LONDON ROAD SURGERY)" w:date="2026-09-25T20:09:00Z" w16du:dateUtc="2026-09-26T00:09:00Z">
        <w:r w:rsidRPr="000D2B83">
          <w:rPr>
            <w:rFonts w:ascii="Arial" w:eastAsia="Times New Roman" w:hAnsi="Arial" w:cs="Arial"/>
            <w:color w:val="444444"/>
            <w:sz w:val="23"/>
            <w:szCs w:val="23"/>
            <w:lang w:eastAsia="en-GB"/>
          </w:rPr>
          <w:t>THT believes that involving and empowering local communities, particularly disadvantaged groups, and young people is central to both promotion of excellent Health and Wellbeing and the reduction of health inequalities.</w:t>
        </w:r>
        <w:r w:rsidRPr="000D2B83">
          <w:rPr>
            <w:rFonts w:ascii="Arial" w:eastAsia="Times New Roman" w:hAnsi="Arial" w:cs="Arial"/>
            <w:color w:val="444444"/>
            <w:sz w:val="23"/>
            <w:szCs w:val="23"/>
            <w:lang w:eastAsia="en-GB"/>
          </w:rPr>
          <w:br/>
          <w:t>THT champions that partnership approaches to service delivery, combined with innovation, improve engagement with service users, contribute to directly addressing marginalisation and powerlessness underpinning health and social inequalities and are effective in building sustainable communities.</w:t>
        </w:r>
        <w:r w:rsidRPr="000D2B83">
          <w:rPr>
            <w:rFonts w:ascii="Arial" w:eastAsia="Times New Roman" w:hAnsi="Arial" w:cs="Arial"/>
            <w:color w:val="444444"/>
            <w:sz w:val="23"/>
            <w:szCs w:val="23"/>
            <w:lang w:eastAsia="en-GB"/>
          </w:rPr>
          <w:br/>
        </w:r>
        <w:r w:rsidRPr="000D2B83">
          <w:rPr>
            <w:rFonts w:ascii="Arial" w:eastAsia="Times New Roman" w:hAnsi="Arial" w:cs="Arial"/>
            <w:color w:val="444444"/>
            <w:sz w:val="23"/>
            <w:szCs w:val="23"/>
            <w:lang w:eastAsia="en-GB"/>
          </w:rPr>
          <w:br/>
          <w:t>THT is also the UK’s largest HIV and Sexual and Reproductive Health charity.</w:t>
        </w:r>
        <w:r w:rsidRPr="000D2B83">
          <w:rPr>
            <w:rFonts w:ascii="Arial" w:eastAsia="Times New Roman" w:hAnsi="Arial" w:cs="Arial"/>
            <w:color w:val="444444"/>
            <w:sz w:val="23"/>
            <w:szCs w:val="23"/>
            <w:lang w:eastAsia="en-GB"/>
          </w:rPr>
          <w:br/>
        </w:r>
        <w:r w:rsidRPr="000D2B83">
          <w:rPr>
            <w:rFonts w:ascii="Arial" w:eastAsia="Times New Roman" w:hAnsi="Arial" w:cs="Arial"/>
            <w:color w:val="444444"/>
            <w:sz w:val="23"/>
            <w:szCs w:val="23"/>
            <w:lang w:eastAsia="en-GB"/>
          </w:rPr>
          <w:br/>
          <w:t>Building upon the already excellent established working relationship between THT and Provide in Essex the THT Essex Wellbeing Service (EWS) partnership will engage with and empower Seldom Heard From Communities.</w:t>
        </w:r>
      </w:ins>
    </w:p>
    <w:p w14:paraId="5C0FE32F" w14:textId="77777777" w:rsidR="00151DFA" w:rsidRPr="000D2B83" w:rsidRDefault="00151DFA" w:rsidP="00151DFA">
      <w:pPr>
        <w:shd w:val="clear" w:color="auto" w:fill="FFFFFF"/>
        <w:spacing w:before="100" w:beforeAutospacing="1" w:after="100" w:afterAutospacing="1" w:line="240" w:lineRule="auto"/>
        <w:rPr>
          <w:ins w:id="249" w:author="MANAGER, Practice (LONDON ROAD SURGERY)" w:date="2026-09-25T20:09:00Z" w16du:dateUtc="2026-09-26T00:09:00Z"/>
          <w:rFonts w:ascii="Arial" w:eastAsia="Times New Roman" w:hAnsi="Arial" w:cs="Arial"/>
          <w:color w:val="444444"/>
          <w:sz w:val="23"/>
          <w:szCs w:val="23"/>
          <w:lang w:eastAsia="en-GB"/>
        </w:rPr>
      </w:pPr>
      <w:ins w:id="250" w:author="MANAGER, Practice (LONDON ROAD SURGERY)" w:date="2026-09-25T20:09:00Z" w16du:dateUtc="2026-09-26T00:09:00Z">
        <w:r w:rsidRPr="000D2B83">
          <w:rPr>
            <w:rFonts w:ascii="Arial" w:eastAsia="Times New Roman" w:hAnsi="Arial" w:cs="Arial"/>
            <w:color w:val="444444"/>
            <w:sz w:val="23"/>
            <w:szCs w:val="23"/>
            <w:lang w:eastAsia="en-GB"/>
          </w:rPr>
          <w:t>Services</w:t>
        </w:r>
      </w:ins>
    </w:p>
    <w:p w14:paraId="688B7B62" w14:textId="77777777" w:rsidR="00151DFA" w:rsidRPr="000D2B83" w:rsidRDefault="00151DFA" w:rsidP="00151DFA">
      <w:pPr>
        <w:numPr>
          <w:ilvl w:val="0"/>
          <w:numId w:val="1"/>
        </w:numPr>
        <w:shd w:val="clear" w:color="auto" w:fill="FFFFFF"/>
        <w:spacing w:after="0" w:line="240" w:lineRule="auto"/>
        <w:ind w:left="1245"/>
        <w:rPr>
          <w:ins w:id="251" w:author="MANAGER, Practice (LONDON ROAD SURGERY)" w:date="2026-09-25T20:09:00Z" w16du:dateUtc="2026-09-26T00:09:00Z"/>
          <w:rFonts w:ascii="Arial" w:eastAsia="Times New Roman" w:hAnsi="Arial" w:cs="Arial"/>
          <w:color w:val="444444"/>
          <w:sz w:val="23"/>
          <w:szCs w:val="23"/>
          <w:lang w:eastAsia="en-GB"/>
        </w:rPr>
      </w:pPr>
      <w:ins w:id="252" w:author="MANAGER, Practice (LONDON ROAD SURGERY)" w:date="2026-09-25T20:09:00Z" w16du:dateUtc="2026-09-26T00:09:00Z">
        <w:r>
          <w:fldChar w:fldCharType="begin"/>
        </w:r>
        <w:r>
          <w:instrText>HYPERLINK "https://www.essexwellbeingservice.co.uk/services/stop-smoking" \o "Click here"</w:instrText>
        </w:r>
        <w:r>
          <w:fldChar w:fldCharType="separate"/>
        </w:r>
        <w:r w:rsidRPr="000D2B83">
          <w:rPr>
            <w:rFonts w:ascii="Arial" w:eastAsia="Times New Roman" w:hAnsi="Arial" w:cs="Arial"/>
            <w:color w:val="005EB8"/>
            <w:sz w:val="23"/>
            <w:szCs w:val="23"/>
            <w:u w:val="single"/>
            <w:lang w:eastAsia="en-GB"/>
          </w:rPr>
          <w:t>Stop Smoking</w:t>
        </w:r>
        <w:r>
          <w:fldChar w:fldCharType="end"/>
        </w:r>
      </w:ins>
    </w:p>
    <w:p w14:paraId="4A093B5D" w14:textId="77777777" w:rsidR="00151DFA" w:rsidRPr="000D2B83" w:rsidRDefault="00151DFA" w:rsidP="00151DFA">
      <w:pPr>
        <w:numPr>
          <w:ilvl w:val="0"/>
          <w:numId w:val="1"/>
        </w:numPr>
        <w:shd w:val="clear" w:color="auto" w:fill="FFFFFF"/>
        <w:spacing w:after="0" w:line="240" w:lineRule="auto"/>
        <w:ind w:left="1245"/>
        <w:rPr>
          <w:ins w:id="253" w:author="MANAGER, Practice (LONDON ROAD SURGERY)" w:date="2026-09-25T20:09:00Z" w16du:dateUtc="2026-09-26T00:09:00Z"/>
          <w:rFonts w:ascii="Arial" w:eastAsia="Times New Roman" w:hAnsi="Arial" w:cs="Arial"/>
          <w:color w:val="444444"/>
          <w:sz w:val="23"/>
          <w:szCs w:val="23"/>
          <w:lang w:eastAsia="en-GB"/>
        </w:rPr>
      </w:pPr>
      <w:ins w:id="254" w:author="MANAGER, Practice (LONDON ROAD SURGERY)" w:date="2026-09-25T20:09:00Z" w16du:dateUtc="2026-09-26T00:09:00Z">
        <w:r>
          <w:fldChar w:fldCharType="begin"/>
        </w:r>
        <w:r>
          <w:instrText>HYPERLINK "https://www.essexwellbeingservice.co.uk/services/physical-activity" \o "Click here"</w:instrText>
        </w:r>
        <w:r>
          <w:fldChar w:fldCharType="separate"/>
        </w:r>
        <w:r w:rsidRPr="000D2B83">
          <w:rPr>
            <w:rFonts w:ascii="Arial" w:eastAsia="Times New Roman" w:hAnsi="Arial" w:cs="Arial"/>
            <w:color w:val="005EB8"/>
            <w:sz w:val="23"/>
            <w:szCs w:val="23"/>
            <w:u w:val="single"/>
            <w:lang w:eastAsia="en-GB"/>
          </w:rPr>
          <w:t>Physical Activity</w:t>
        </w:r>
        <w:r>
          <w:fldChar w:fldCharType="end"/>
        </w:r>
      </w:ins>
    </w:p>
    <w:p w14:paraId="5F3733AD" w14:textId="77777777" w:rsidR="00151DFA" w:rsidRPr="000D2B83" w:rsidRDefault="00151DFA" w:rsidP="00151DFA">
      <w:pPr>
        <w:numPr>
          <w:ilvl w:val="0"/>
          <w:numId w:val="1"/>
        </w:numPr>
        <w:shd w:val="clear" w:color="auto" w:fill="FFFFFF"/>
        <w:spacing w:after="0" w:line="240" w:lineRule="auto"/>
        <w:ind w:left="1245"/>
        <w:rPr>
          <w:ins w:id="255" w:author="MANAGER, Practice (LONDON ROAD SURGERY)" w:date="2026-09-25T20:09:00Z" w16du:dateUtc="2026-09-26T00:09:00Z"/>
          <w:rFonts w:ascii="Arial" w:eastAsia="Times New Roman" w:hAnsi="Arial" w:cs="Arial"/>
          <w:color w:val="444444"/>
          <w:sz w:val="23"/>
          <w:szCs w:val="23"/>
          <w:lang w:eastAsia="en-GB"/>
        </w:rPr>
      </w:pPr>
      <w:ins w:id="256" w:author="MANAGER, Practice (LONDON ROAD SURGERY)" w:date="2026-09-25T20:09:00Z" w16du:dateUtc="2026-09-26T00:09:00Z">
        <w:r>
          <w:fldChar w:fldCharType="begin"/>
        </w:r>
        <w:r>
          <w:instrText>HYPERLINK "https://www.essexwellbeingservice.co.uk/services/social-isolation" \o "Click here"</w:instrText>
        </w:r>
        <w:r>
          <w:fldChar w:fldCharType="separate"/>
        </w:r>
        <w:r w:rsidRPr="000D2B83">
          <w:rPr>
            <w:rFonts w:ascii="Arial" w:eastAsia="Times New Roman" w:hAnsi="Arial" w:cs="Arial"/>
            <w:color w:val="005EB8"/>
            <w:sz w:val="23"/>
            <w:szCs w:val="23"/>
            <w:u w:val="single"/>
            <w:lang w:eastAsia="en-GB"/>
          </w:rPr>
          <w:t>Social Isolation</w:t>
        </w:r>
        <w:r>
          <w:fldChar w:fldCharType="end"/>
        </w:r>
      </w:ins>
    </w:p>
    <w:p w14:paraId="63C66C55" w14:textId="77777777" w:rsidR="00151DFA" w:rsidRPr="000D2B83" w:rsidRDefault="00151DFA" w:rsidP="00151DFA">
      <w:pPr>
        <w:numPr>
          <w:ilvl w:val="0"/>
          <w:numId w:val="1"/>
        </w:numPr>
        <w:shd w:val="clear" w:color="auto" w:fill="FFFFFF"/>
        <w:spacing w:after="0" w:line="240" w:lineRule="auto"/>
        <w:ind w:left="1245"/>
        <w:rPr>
          <w:ins w:id="257" w:author="MANAGER, Practice (LONDON ROAD SURGERY)" w:date="2026-09-25T20:09:00Z" w16du:dateUtc="2026-09-26T00:09:00Z"/>
          <w:rFonts w:ascii="Arial" w:eastAsia="Times New Roman" w:hAnsi="Arial" w:cs="Arial"/>
          <w:color w:val="444444"/>
          <w:sz w:val="23"/>
          <w:szCs w:val="23"/>
          <w:lang w:eastAsia="en-GB"/>
        </w:rPr>
      </w:pPr>
      <w:ins w:id="258" w:author="MANAGER, Practice (LONDON ROAD SURGERY)" w:date="2026-09-25T20:09:00Z" w16du:dateUtc="2026-09-26T00:09:00Z">
        <w:r>
          <w:fldChar w:fldCharType="begin"/>
        </w:r>
        <w:r>
          <w:instrText>HYPERLINK "https://www.essexwellbeingservice.co.uk/services/mental-health" \o "Click here"</w:instrText>
        </w:r>
        <w:r>
          <w:fldChar w:fldCharType="separate"/>
        </w:r>
        <w:r w:rsidRPr="000D2B83">
          <w:rPr>
            <w:rFonts w:ascii="Arial" w:eastAsia="Times New Roman" w:hAnsi="Arial" w:cs="Arial"/>
            <w:color w:val="005EB8"/>
            <w:sz w:val="23"/>
            <w:szCs w:val="23"/>
            <w:u w:val="single"/>
            <w:lang w:eastAsia="en-GB"/>
          </w:rPr>
          <w:t>Mental Health</w:t>
        </w:r>
        <w:r>
          <w:fldChar w:fldCharType="end"/>
        </w:r>
      </w:ins>
    </w:p>
    <w:p w14:paraId="4E36D5B7" w14:textId="77777777" w:rsidR="00151DFA" w:rsidRPr="000D2B83" w:rsidRDefault="00151DFA" w:rsidP="00151DFA">
      <w:pPr>
        <w:numPr>
          <w:ilvl w:val="0"/>
          <w:numId w:val="1"/>
        </w:numPr>
        <w:shd w:val="clear" w:color="auto" w:fill="FFFFFF"/>
        <w:spacing w:after="0" w:line="240" w:lineRule="auto"/>
        <w:ind w:left="1245"/>
        <w:rPr>
          <w:ins w:id="259" w:author="MANAGER, Practice (LONDON ROAD SURGERY)" w:date="2026-09-25T20:09:00Z" w16du:dateUtc="2026-09-26T00:09:00Z"/>
          <w:rFonts w:ascii="Arial" w:eastAsia="Times New Roman" w:hAnsi="Arial" w:cs="Arial"/>
          <w:color w:val="444444"/>
          <w:sz w:val="23"/>
          <w:szCs w:val="23"/>
          <w:lang w:eastAsia="en-GB"/>
        </w:rPr>
      </w:pPr>
      <w:ins w:id="260" w:author="MANAGER, Practice (LONDON ROAD SURGERY)" w:date="2026-09-25T20:09:00Z" w16du:dateUtc="2026-09-26T00:09:00Z">
        <w:r>
          <w:fldChar w:fldCharType="begin"/>
        </w:r>
        <w:r>
          <w:instrText>HYPERLINK "https://www.essexwellbeingservice.co.uk/services/alcohol-reduction" \o "Click here"</w:instrText>
        </w:r>
        <w:r>
          <w:fldChar w:fldCharType="separate"/>
        </w:r>
        <w:r w:rsidRPr="000D2B83">
          <w:rPr>
            <w:rFonts w:ascii="Arial" w:eastAsia="Times New Roman" w:hAnsi="Arial" w:cs="Arial"/>
            <w:color w:val="005EB8"/>
            <w:sz w:val="23"/>
            <w:szCs w:val="23"/>
            <w:u w:val="single"/>
            <w:lang w:eastAsia="en-GB"/>
          </w:rPr>
          <w:t>Alcohol Reduction</w:t>
        </w:r>
        <w:r>
          <w:fldChar w:fldCharType="end"/>
        </w:r>
      </w:ins>
    </w:p>
    <w:p w14:paraId="28B1A958" w14:textId="77777777" w:rsidR="00151DFA" w:rsidRPr="000D2B83" w:rsidRDefault="00151DFA" w:rsidP="00151DFA">
      <w:pPr>
        <w:numPr>
          <w:ilvl w:val="0"/>
          <w:numId w:val="1"/>
        </w:numPr>
        <w:shd w:val="clear" w:color="auto" w:fill="FFFFFF"/>
        <w:spacing w:after="0" w:line="240" w:lineRule="auto"/>
        <w:ind w:left="1245"/>
        <w:rPr>
          <w:ins w:id="261" w:author="MANAGER, Practice (LONDON ROAD SURGERY)" w:date="2026-09-25T20:09:00Z" w16du:dateUtc="2026-09-26T00:09:00Z"/>
          <w:rFonts w:ascii="Arial" w:eastAsia="Times New Roman" w:hAnsi="Arial" w:cs="Arial"/>
          <w:color w:val="444444"/>
          <w:sz w:val="23"/>
          <w:szCs w:val="23"/>
          <w:lang w:eastAsia="en-GB"/>
        </w:rPr>
      </w:pPr>
      <w:ins w:id="262" w:author="MANAGER, Practice (LONDON ROAD SURGERY)" w:date="2026-09-25T20:09:00Z" w16du:dateUtc="2026-09-26T00:09:00Z">
        <w:r>
          <w:fldChar w:fldCharType="begin"/>
        </w:r>
        <w:r>
          <w:instrText>HYPERLINK "https://www.essexwellbeingservice.co.uk/services/sleep" \o "Click here"</w:instrText>
        </w:r>
        <w:r>
          <w:fldChar w:fldCharType="separate"/>
        </w:r>
        <w:r w:rsidRPr="000D2B83">
          <w:rPr>
            <w:rFonts w:ascii="Arial" w:eastAsia="Times New Roman" w:hAnsi="Arial" w:cs="Arial"/>
            <w:color w:val="005EB8"/>
            <w:sz w:val="23"/>
            <w:szCs w:val="23"/>
            <w:u w:val="single"/>
            <w:lang w:eastAsia="en-GB"/>
          </w:rPr>
          <w:t>Sleep</w:t>
        </w:r>
        <w:r>
          <w:fldChar w:fldCharType="end"/>
        </w:r>
      </w:ins>
    </w:p>
    <w:p w14:paraId="42BA62F8" w14:textId="77777777" w:rsidR="00151DFA" w:rsidRPr="000D2B83" w:rsidRDefault="00151DFA" w:rsidP="00151DFA">
      <w:pPr>
        <w:numPr>
          <w:ilvl w:val="0"/>
          <w:numId w:val="1"/>
        </w:numPr>
        <w:shd w:val="clear" w:color="auto" w:fill="FFFFFF"/>
        <w:spacing w:after="0" w:line="240" w:lineRule="auto"/>
        <w:ind w:left="1245"/>
        <w:rPr>
          <w:ins w:id="263" w:author="MANAGER, Practice (LONDON ROAD SURGERY)" w:date="2026-09-25T20:09:00Z" w16du:dateUtc="2026-09-26T00:09:00Z"/>
          <w:rFonts w:ascii="Arial" w:eastAsia="Times New Roman" w:hAnsi="Arial" w:cs="Arial"/>
          <w:color w:val="444444"/>
          <w:sz w:val="23"/>
          <w:szCs w:val="23"/>
          <w:lang w:eastAsia="en-GB"/>
        </w:rPr>
      </w:pPr>
      <w:ins w:id="264" w:author="MANAGER, Practice (LONDON ROAD SURGERY)" w:date="2026-09-25T20:09:00Z" w16du:dateUtc="2026-09-26T00:09:00Z">
        <w:r>
          <w:fldChar w:fldCharType="begin"/>
        </w:r>
        <w:r>
          <w:instrText>HYPERLINK "https://www.essexwellbeingservice.co.uk/services/health-checks" \o "Click here"</w:instrText>
        </w:r>
        <w:r>
          <w:fldChar w:fldCharType="separate"/>
        </w:r>
        <w:r w:rsidRPr="000D2B83">
          <w:rPr>
            <w:rFonts w:ascii="Arial" w:eastAsia="Times New Roman" w:hAnsi="Arial" w:cs="Arial"/>
            <w:color w:val="005EB8"/>
            <w:sz w:val="23"/>
            <w:szCs w:val="23"/>
            <w:u w:val="single"/>
            <w:lang w:eastAsia="en-GB"/>
          </w:rPr>
          <w:t>Health Checks</w:t>
        </w:r>
        <w:r>
          <w:fldChar w:fldCharType="end"/>
        </w:r>
      </w:ins>
    </w:p>
    <w:p w14:paraId="0373A14F" w14:textId="77777777" w:rsidR="00151DFA" w:rsidRPr="000D2B83" w:rsidRDefault="00151DFA" w:rsidP="00151DFA">
      <w:pPr>
        <w:numPr>
          <w:ilvl w:val="0"/>
          <w:numId w:val="1"/>
        </w:numPr>
        <w:shd w:val="clear" w:color="auto" w:fill="FFFFFF"/>
        <w:spacing w:after="0" w:line="240" w:lineRule="auto"/>
        <w:ind w:left="1245"/>
        <w:rPr>
          <w:ins w:id="265" w:author="MANAGER, Practice (LONDON ROAD SURGERY)" w:date="2026-09-25T20:09:00Z" w16du:dateUtc="2026-09-26T00:09:00Z"/>
          <w:rFonts w:ascii="Arial" w:eastAsia="Times New Roman" w:hAnsi="Arial" w:cs="Arial"/>
          <w:color w:val="444444"/>
          <w:sz w:val="23"/>
          <w:szCs w:val="23"/>
          <w:lang w:eastAsia="en-GB"/>
        </w:rPr>
      </w:pPr>
      <w:ins w:id="266" w:author="MANAGER, Practice (LONDON ROAD SURGERY)" w:date="2026-09-25T20:09:00Z" w16du:dateUtc="2026-09-26T00:09:00Z">
        <w:r>
          <w:fldChar w:fldCharType="begin"/>
        </w:r>
        <w:r>
          <w:instrText>HYPERLINK "https://www.essexwellbeingservice.co.uk/services/child-lifestyle-service" \o "Click here"</w:instrText>
        </w:r>
        <w:r>
          <w:fldChar w:fldCharType="separate"/>
        </w:r>
        <w:r w:rsidRPr="000D2B83">
          <w:rPr>
            <w:rFonts w:ascii="Arial" w:eastAsia="Times New Roman" w:hAnsi="Arial" w:cs="Arial"/>
            <w:color w:val="005EB8"/>
            <w:sz w:val="23"/>
            <w:szCs w:val="23"/>
            <w:u w:val="single"/>
            <w:lang w:eastAsia="en-GB"/>
          </w:rPr>
          <w:t>Child Lifestyle Service</w:t>
        </w:r>
        <w:r>
          <w:fldChar w:fldCharType="end"/>
        </w:r>
      </w:ins>
    </w:p>
    <w:p w14:paraId="060005AE" w14:textId="77777777" w:rsidR="00151DFA" w:rsidRPr="000D2B83" w:rsidRDefault="00151DFA" w:rsidP="00151DFA">
      <w:pPr>
        <w:numPr>
          <w:ilvl w:val="0"/>
          <w:numId w:val="1"/>
        </w:numPr>
        <w:shd w:val="clear" w:color="auto" w:fill="FFFFFF"/>
        <w:spacing w:after="0" w:line="240" w:lineRule="auto"/>
        <w:ind w:left="1245"/>
        <w:rPr>
          <w:ins w:id="267" w:author="MANAGER, Practice (LONDON ROAD SURGERY)" w:date="2026-09-25T20:09:00Z" w16du:dateUtc="2026-09-26T00:09:00Z"/>
          <w:rFonts w:ascii="Arial" w:eastAsia="Times New Roman" w:hAnsi="Arial" w:cs="Arial"/>
          <w:color w:val="444444"/>
          <w:sz w:val="23"/>
          <w:szCs w:val="23"/>
          <w:lang w:eastAsia="en-GB"/>
        </w:rPr>
      </w:pPr>
      <w:ins w:id="268" w:author="MANAGER, Practice (LONDON ROAD SURGERY)" w:date="2026-09-25T20:09:00Z" w16du:dateUtc="2026-09-26T00:09:00Z">
        <w:r>
          <w:fldChar w:fldCharType="begin"/>
        </w:r>
        <w:r>
          <w:instrText>HYPERLINK "https://www.essexwellbeingservice.co.uk/services/weight-management" \o "Click here"</w:instrText>
        </w:r>
        <w:r>
          <w:fldChar w:fldCharType="separate"/>
        </w:r>
        <w:r w:rsidRPr="000D2B83">
          <w:rPr>
            <w:rFonts w:ascii="Arial" w:eastAsia="Times New Roman" w:hAnsi="Arial" w:cs="Arial"/>
            <w:color w:val="005EB8"/>
            <w:sz w:val="23"/>
            <w:szCs w:val="23"/>
            <w:u w:val="single"/>
            <w:lang w:eastAsia="en-GB"/>
          </w:rPr>
          <w:t>Weight Management</w:t>
        </w:r>
        <w:r>
          <w:fldChar w:fldCharType="end"/>
        </w:r>
      </w:ins>
    </w:p>
    <w:p w14:paraId="49E69D9B" w14:textId="77777777" w:rsidR="00151DFA" w:rsidRPr="000D2B83" w:rsidRDefault="00151DFA" w:rsidP="00151DFA">
      <w:pPr>
        <w:shd w:val="clear" w:color="auto" w:fill="FFFFFF"/>
        <w:spacing w:before="100" w:beforeAutospacing="1" w:after="100" w:afterAutospacing="1" w:line="240" w:lineRule="auto"/>
        <w:rPr>
          <w:ins w:id="269" w:author="MANAGER, Practice (LONDON ROAD SURGERY)" w:date="2026-09-25T20:09:00Z" w16du:dateUtc="2026-09-26T00:09:00Z"/>
          <w:rFonts w:ascii="Arial" w:eastAsia="Times New Roman" w:hAnsi="Arial" w:cs="Arial"/>
          <w:color w:val="444444"/>
          <w:sz w:val="23"/>
          <w:szCs w:val="23"/>
          <w:lang w:eastAsia="en-GB"/>
        </w:rPr>
      </w:pPr>
      <w:ins w:id="270" w:author="MANAGER, Practice (LONDON ROAD SURGERY)" w:date="2026-09-25T20:09:00Z" w16du:dateUtc="2026-09-26T00:09:00Z">
        <w:r w:rsidRPr="000D2B83">
          <w:rPr>
            <w:rFonts w:ascii="Arial" w:eastAsia="Times New Roman" w:hAnsi="Arial" w:cs="Arial"/>
            <w:color w:val="444444"/>
            <w:sz w:val="23"/>
            <w:szCs w:val="23"/>
            <w:lang w:eastAsia="en-GB"/>
          </w:rPr>
          <w:t>T: 0300 303 9988</w:t>
        </w:r>
      </w:ins>
    </w:p>
    <w:p w14:paraId="2F392265" w14:textId="77777777" w:rsidR="00151DFA" w:rsidRDefault="00151DFA" w:rsidP="00151DFA">
      <w:pPr>
        <w:shd w:val="clear" w:color="auto" w:fill="FFFFFF"/>
        <w:spacing w:before="100" w:beforeAutospacing="1" w:after="100" w:afterAutospacing="1" w:line="240" w:lineRule="auto"/>
        <w:rPr>
          <w:ins w:id="271" w:author="MANAGER, Practice (LONDON ROAD SURGERY)" w:date="2026-09-25T20:09:00Z" w16du:dateUtc="2026-09-26T00:09:00Z"/>
          <w:rFonts w:ascii="Arial" w:eastAsia="Times New Roman" w:hAnsi="Arial" w:cs="Arial"/>
          <w:color w:val="005EB8"/>
          <w:sz w:val="23"/>
          <w:szCs w:val="23"/>
          <w:u w:val="single"/>
          <w:lang w:eastAsia="en-GB"/>
        </w:rPr>
      </w:pPr>
      <w:ins w:id="272" w:author="MANAGER, Practice (LONDON ROAD SURGERY)" w:date="2026-09-25T20:09:00Z" w16du:dateUtc="2026-09-26T00:09:00Z">
        <w:r w:rsidRPr="000D2B83">
          <w:rPr>
            <w:rFonts w:ascii="Arial" w:eastAsia="Times New Roman" w:hAnsi="Arial" w:cs="Arial"/>
            <w:color w:val="444444"/>
            <w:sz w:val="23"/>
            <w:szCs w:val="23"/>
            <w:lang w:eastAsia="en-GB"/>
          </w:rPr>
          <w:t>E: </w:t>
        </w:r>
        <w:r>
          <w:fldChar w:fldCharType="begin"/>
        </w:r>
        <w:r>
          <w:instrText>HYPERLINK "mailto:provide.essexwellbeing@nhs.net" \t "_blank" \o "Click here to email"</w:instrText>
        </w:r>
        <w:r>
          <w:fldChar w:fldCharType="separate"/>
        </w:r>
        <w:r w:rsidRPr="000D2B83">
          <w:rPr>
            <w:rFonts w:ascii="Arial" w:eastAsia="Times New Roman" w:hAnsi="Arial" w:cs="Arial"/>
            <w:color w:val="005EB8"/>
            <w:sz w:val="23"/>
            <w:szCs w:val="23"/>
            <w:u w:val="single"/>
            <w:lang w:eastAsia="en-GB"/>
          </w:rPr>
          <w:t>provide.essexwellbeing@nhs.net</w:t>
        </w:r>
        <w:r>
          <w:fldChar w:fldCharType="end"/>
        </w:r>
      </w:ins>
    </w:p>
    <w:p w14:paraId="2240B6CE" w14:textId="77777777" w:rsidR="00F16E01" w:rsidRPr="000D2B83" w:rsidRDefault="00F16E01" w:rsidP="00151DFA">
      <w:pPr>
        <w:shd w:val="clear" w:color="auto" w:fill="FFFFFF"/>
        <w:spacing w:before="100" w:beforeAutospacing="1" w:after="100" w:afterAutospacing="1" w:line="240" w:lineRule="auto"/>
        <w:rPr>
          <w:ins w:id="273" w:author="MANAGER, Practice (LONDON ROAD SURGERY)" w:date="2026-09-25T20:09:00Z" w16du:dateUtc="2026-09-26T00:09:00Z"/>
          <w:rFonts w:ascii="Arial" w:eastAsia="Times New Roman" w:hAnsi="Arial" w:cs="Arial"/>
          <w:color w:val="444444"/>
          <w:sz w:val="23"/>
          <w:szCs w:val="23"/>
          <w:lang w:eastAsia="en-GB"/>
        </w:rPr>
      </w:pPr>
    </w:p>
    <w:p w14:paraId="3DE9436D" w14:textId="77777777" w:rsidR="00151DFA" w:rsidRPr="000D2B83" w:rsidRDefault="00151DFA" w:rsidP="00151DFA">
      <w:pPr>
        <w:shd w:val="clear" w:color="auto" w:fill="FFFFFF"/>
        <w:spacing w:before="300" w:after="60" w:line="240" w:lineRule="auto"/>
        <w:outlineLvl w:val="3"/>
        <w:rPr>
          <w:ins w:id="274" w:author="MANAGER, Practice (LONDON ROAD SURGERY)" w:date="2026-09-25T20:09:00Z" w16du:dateUtc="2026-09-26T00:09:00Z"/>
          <w:rFonts w:ascii="Arial" w:eastAsia="Times New Roman" w:hAnsi="Arial" w:cs="Arial"/>
          <w:b/>
          <w:bCs/>
          <w:color w:val="134D96"/>
          <w:sz w:val="24"/>
          <w:szCs w:val="24"/>
          <w:lang w:eastAsia="en-GB"/>
        </w:rPr>
      </w:pPr>
      <w:ins w:id="275" w:author="MANAGER, Practice (LONDON ROAD SURGERY)" w:date="2026-09-25T20:09:00Z" w16du:dateUtc="2026-09-26T00:09:00Z">
        <w:r w:rsidRPr="000D2B83">
          <w:rPr>
            <w:rFonts w:ascii="Arial" w:eastAsia="Times New Roman" w:hAnsi="Arial" w:cs="Arial"/>
            <w:b/>
            <w:bCs/>
            <w:color w:val="134D96"/>
            <w:sz w:val="24"/>
            <w:szCs w:val="24"/>
            <w:lang w:eastAsia="en-GB"/>
          </w:rPr>
          <w:t>Opening Hours</w:t>
        </w:r>
      </w:ins>
    </w:p>
    <w:p w14:paraId="38CC720F" w14:textId="77777777" w:rsidR="00151DFA" w:rsidRPr="000D2B83" w:rsidRDefault="00151DFA" w:rsidP="00151DFA">
      <w:pPr>
        <w:shd w:val="clear" w:color="auto" w:fill="FFFFFF"/>
        <w:spacing w:before="100" w:beforeAutospacing="1" w:after="100" w:afterAutospacing="1" w:line="240" w:lineRule="auto"/>
        <w:rPr>
          <w:ins w:id="276" w:author="MANAGER, Practice (LONDON ROAD SURGERY)" w:date="2026-09-25T20:09:00Z" w16du:dateUtc="2026-09-26T00:09:00Z"/>
          <w:rFonts w:ascii="Arial" w:eastAsia="Times New Roman" w:hAnsi="Arial" w:cs="Arial"/>
          <w:color w:val="444444"/>
          <w:sz w:val="23"/>
          <w:szCs w:val="23"/>
          <w:lang w:eastAsia="en-GB"/>
        </w:rPr>
      </w:pPr>
      <w:ins w:id="277" w:author="MANAGER, Practice (LONDON ROAD SURGERY)" w:date="2026-09-25T20:09:00Z" w16du:dateUtc="2026-09-26T00:09:00Z">
        <w:r w:rsidRPr="000D2B83">
          <w:rPr>
            <w:rFonts w:ascii="Arial" w:eastAsia="Times New Roman" w:hAnsi="Arial" w:cs="Arial"/>
            <w:color w:val="444444"/>
            <w:sz w:val="23"/>
            <w:szCs w:val="23"/>
            <w:lang w:eastAsia="en-GB"/>
          </w:rPr>
          <w:t>Monday to Friday 8.00am - 7.00pm</w:t>
        </w:r>
      </w:ins>
    </w:p>
    <w:p w14:paraId="16406B8A" w14:textId="77777777" w:rsidR="00151DFA" w:rsidRPr="000D2B83" w:rsidRDefault="00151DFA" w:rsidP="00151DFA">
      <w:pPr>
        <w:shd w:val="clear" w:color="auto" w:fill="FFFFFF"/>
        <w:spacing w:before="100" w:beforeAutospacing="1" w:after="100" w:afterAutospacing="1" w:line="240" w:lineRule="auto"/>
        <w:rPr>
          <w:ins w:id="278" w:author="MANAGER, Practice (LONDON ROAD SURGERY)" w:date="2026-09-25T20:09:00Z" w16du:dateUtc="2026-09-26T00:09:00Z"/>
          <w:rFonts w:ascii="Arial" w:eastAsia="Times New Roman" w:hAnsi="Arial" w:cs="Arial"/>
          <w:color w:val="444444"/>
          <w:sz w:val="23"/>
          <w:szCs w:val="23"/>
          <w:lang w:eastAsia="en-GB"/>
        </w:rPr>
      </w:pPr>
      <w:ins w:id="279" w:author="MANAGER, Practice (LONDON ROAD SURGERY)" w:date="2026-09-25T20:09:00Z" w16du:dateUtc="2026-09-26T00:09:00Z">
        <w:r w:rsidRPr="000D2B83">
          <w:rPr>
            <w:rFonts w:ascii="Arial" w:eastAsia="Times New Roman" w:hAnsi="Arial" w:cs="Arial"/>
            <w:color w:val="444444"/>
            <w:sz w:val="23"/>
            <w:szCs w:val="23"/>
            <w:lang w:eastAsia="en-GB"/>
          </w:rPr>
          <w:t>Saturday 9.00am to 12.00pm</w:t>
        </w:r>
      </w:ins>
    </w:p>
    <w:p w14:paraId="406A488D" w14:textId="77777777" w:rsidR="00151DFA" w:rsidRPr="000D2B83" w:rsidRDefault="00151DFA" w:rsidP="00151DFA">
      <w:pPr>
        <w:shd w:val="clear" w:color="auto" w:fill="FFFFFF"/>
        <w:spacing w:before="100" w:beforeAutospacing="1" w:after="100" w:afterAutospacing="1" w:line="240" w:lineRule="auto"/>
        <w:rPr>
          <w:ins w:id="280" w:author="MANAGER, Practice (LONDON ROAD SURGERY)" w:date="2026-09-25T20:09:00Z" w16du:dateUtc="2026-09-26T00:09:00Z"/>
          <w:rFonts w:ascii="Arial" w:eastAsia="Times New Roman" w:hAnsi="Arial" w:cs="Arial"/>
          <w:color w:val="444444"/>
          <w:sz w:val="23"/>
          <w:szCs w:val="23"/>
          <w:lang w:eastAsia="en-GB"/>
        </w:rPr>
      </w:pPr>
      <w:ins w:id="281" w:author="MANAGER, Practice (LONDON ROAD SURGERY)" w:date="2026-09-25T20:09:00Z" w16du:dateUtc="2026-09-26T00:09:00Z">
        <w:r w:rsidRPr="000D2B83">
          <w:rPr>
            <w:rFonts w:ascii="Arial" w:eastAsia="Times New Roman" w:hAnsi="Arial" w:cs="Arial"/>
            <w:color w:val="444444"/>
            <w:sz w:val="23"/>
            <w:szCs w:val="23"/>
            <w:lang w:eastAsia="en-GB"/>
          </w:rPr>
          <w:t>All enquiries, will be responded to during the opening hours above</w:t>
        </w:r>
      </w:ins>
    </w:p>
    <w:p w14:paraId="486E24A3" w14:textId="77777777" w:rsidR="00151DFA" w:rsidRPr="000D2B83" w:rsidRDefault="00151DFA" w:rsidP="00151DFA">
      <w:pPr>
        <w:shd w:val="clear" w:color="auto" w:fill="FFFFFF"/>
        <w:spacing w:before="300" w:after="60" w:line="240" w:lineRule="auto"/>
        <w:outlineLvl w:val="3"/>
        <w:rPr>
          <w:ins w:id="282" w:author="MANAGER, Practice (LONDON ROAD SURGERY)" w:date="2026-09-25T20:09:00Z" w16du:dateUtc="2026-09-26T00:09:00Z"/>
          <w:rFonts w:ascii="Arial" w:eastAsia="Times New Roman" w:hAnsi="Arial" w:cs="Arial"/>
          <w:b/>
          <w:bCs/>
          <w:color w:val="134D96"/>
          <w:sz w:val="24"/>
          <w:szCs w:val="24"/>
          <w:lang w:eastAsia="en-GB"/>
        </w:rPr>
      </w:pPr>
      <w:ins w:id="283" w:author="MANAGER, Practice (LONDON ROAD SURGERY)" w:date="2026-09-25T20:09:00Z" w16du:dateUtc="2026-09-26T00:09:00Z">
        <w:r w:rsidRPr="000D2B83">
          <w:rPr>
            <w:rFonts w:ascii="Arial" w:eastAsia="Times New Roman" w:hAnsi="Arial" w:cs="Arial"/>
            <w:b/>
            <w:bCs/>
            <w:color w:val="134D96"/>
            <w:sz w:val="24"/>
            <w:szCs w:val="24"/>
            <w:lang w:eastAsia="en-GB"/>
          </w:rPr>
          <w:t>Complaints / Feedback</w:t>
        </w:r>
      </w:ins>
    </w:p>
    <w:p w14:paraId="44804BC5" w14:textId="77777777" w:rsidR="00151DFA" w:rsidRPr="000D2B83" w:rsidRDefault="00151DFA" w:rsidP="00151DFA">
      <w:pPr>
        <w:shd w:val="clear" w:color="auto" w:fill="FFFFFF"/>
        <w:spacing w:before="100" w:beforeAutospacing="1" w:after="100" w:afterAutospacing="1" w:line="240" w:lineRule="auto"/>
        <w:rPr>
          <w:ins w:id="284" w:author="MANAGER, Practice (LONDON ROAD SURGERY)" w:date="2026-09-25T20:09:00Z" w16du:dateUtc="2026-09-26T00:09:00Z"/>
          <w:rFonts w:ascii="Arial" w:eastAsia="Times New Roman" w:hAnsi="Arial" w:cs="Arial"/>
          <w:color w:val="444444"/>
          <w:sz w:val="23"/>
          <w:szCs w:val="23"/>
          <w:lang w:eastAsia="en-GB"/>
        </w:rPr>
      </w:pPr>
      <w:ins w:id="285" w:author="MANAGER, Practice (LONDON ROAD SURGERY)" w:date="2026-09-25T20:09:00Z" w16du:dateUtc="2026-09-26T00:09:00Z">
        <w:r w:rsidRPr="000D2B83">
          <w:rPr>
            <w:rFonts w:ascii="Arial" w:eastAsia="Times New Roman" w:hAnsi="Arial" w:cs="Arial"/>
            <w:color w:val="444444"/>
            <w:sz w:val="23"/>
            <w:szCs w:val="23"/>
            <w:lang w:eastAsia="en-GB"/>
          </w:rPr>
          <w:t>T: 0300 303 9951</w:t>
        </w:r>
      </w:ins>
    </w:p>
    <w:p w14:paraId="08E79425" w14:textId="77777777" w:rsidR="00151DFA" w:rsidRPr="00507A9D" w:rsidRDefault="00151DFA" w:rsidP="00151DFA">
      <w:pPr>
        <w:shd w:val="clear" w:color="auto" w:fill="FFFFFF"/>
        <w:spacing w:before="100" w:beforeAutospacing="1" w:after="100" w:afterAutospacing="1" w:line="240" w:lineRule="auto"/>
        <w:rPr>
          <w:ins w:id="286" w:author="MANAGER, Practice (LONDON ROAD SURGERY)" w:date="2026-09-25T20:09:00Z" w16du:dateUtc="2026-09-26T00:09:00Z"/>
          <w:rStyle w:val="Hyperlink"/>
          <w:rFonts w:ascii="Arial" w:eastAsia="Times New Roman" w:hAnsi="Arial" w:cs="Arial"/>
          <w:color w:val="444444"/>
          <w:sz w:val="23"/>
          <w:szCs w:val="23"/>
          <w:lang w:eastAsia="en-GB"/>
        </w:rPr>
      </w:pPr>
      <w:ins w:id="287" w:author="MANAGER, Practice (LONDON ROAD SURGERY)" w:date="2026-09-25T20:09:00Z" w16du:dateUtc="2026-09-26T00:09:00Z">
        <w:r w:rsidRPr="000D2B83">
          <w:rPr>
            <w:rFonts w:ascii="Arial" w:eastAsia="Times New Roman" w:hAnsi="Arial" w:cs="Arial"/>
            <w:color w:val="444444"/>
            <w:sz w:val="23"/>
            <w:szCs w:val="23"/>
            <w:lang w:eastAsia="en-GB"/>
          </w:rPr>
          <w:t>E: </w:t>
        </w:r>
        <w:r>
          <w:fldChar w:fldCharType="begin"/>
        </w:r>
        <w:r>
          <w:instrText>HYPERLINK "mailto:provide.customerservices@nhs.net" \o "Click here to email"</w:instrText>
        </w:r>
        <w:r>
          <w:fldChar w:fldCharType="separate"/>
        </w:r>
        <w:r w:rsidRPr="000D2B83">
          <w:rPr>
            <w:rFonts w:ascii="Arial" w:eastAsia="Times New Roman" w:hAnsi="Arial" w:cs="Arial"/>
            <w:color w:val="005EB8"/>
            <w:sz w:val="23"/>
            <w:szCs w:val="23"/>
            <w:u w:val="single"/>
            <w:lang w:eastAsia="en-GB"/>
          </w:rPr>
          <w:t>provide.customerservices@nhs.net</w:t>
        </w:r>
        <w:r>
          <w:fldChar w:fldCharType="end"/>
        </w:r>
      </w:ins>
    </w:p>
    <w:bookmarkEnd w:id="179"/>
    <w:p w14:paraId="372AFF2C" w14:textId="77777777" w:rsidR="00151DFA" w:rsidRPr="00425E7C" w:rsidRDefault="00151DFA" w:rsidP="00151DFA">
      <w:pPr>
        <w:pStyle w:val="NoSpacing"/>
        <w:rPr>
          <w:ins w:id="288" w:author="MANAGER, Practice (LONDON ROAD SURGERY)" w:date="2026-09-25T20:09:00Z" w16du:dateUtc="2026-09-26T00:09:00Z"/>
          <w:rFonts w:ascii="Arial" w:hAnsi="Arial" w:cs="Arial"/>
          <w:sz w:val="24"/>
          <w:szCs w:val="24"/>
        </w:rPr>
      </w:pPr>
    </w:p>
    <w:p w14:paraId="078C0983" w14:textId="77777777" w:rsidR="00151DFA" w:rsidRPr="00CE2312" w:rsidRDefault="00151DFA" w:rsidP="00151DFA">
      <w:pPr>
        <w:pStyle w:val="NoSpacing"/>
        <w:rPr>
          <w:ins w:id="289" w:author="MANAGER, Practice (LONDON ROAD SURGERY)" w:date="2026-09-25T20:09:00Z" w16du:dateUtc="2026-09-26T00:09:00Z"/>
          <w:rFonts w:ascii="Arial" w:hAnsi="Arial" w:cs="Arial"/>
          <w:b/>
          <w:sz w:val="24"/>
          <w:szCs w:val="24"/>
          <w:u w:val="single"/>
        </w:rPr>
      </w:pPr>
      <w:ins w:id="290" w:author="MANAGER, Practice (LONDON ROAD SURGERY)" w:date="2026-09-25T20:09:00Z" w16du:dateUtc="2026-09-26T00:09:00Z">
        <w:r w:rsidRPr="00CE2312">
          <w:rPr>
            <w:rFonts w:ascii="Arial" w:hAnsi="Arial" w:cs="Arial"/>
            <w:b/>
            <w:sz w:val="24"/>
            <w:szCs w:val="24"/>
            <w:u w:val="single"/>
          </w:rPr>
          <w:t>NHS App</w:t>
        </w:r>
      </w:ins>
    </w:p>
    <w:p w14:paraId="2255A7DB" w14:textId="77777777" w:rsidR="00151DFA" w:rsidRDefault="00151DFA" w:rsidP="00151DFA">
      <w:pPr>
        <w:pStyle w:val="NoSpacing"/>
        <w:rPr>
          <w:ins w:id="291" w:author="MANAGER, Practice (LONDON ROAD SURGERY)" w:date="2026-09-25T20:09:00Z" w16du:dateUtc="2026-09-26T00:09:00Z"/>
          <w:rFonts w:ascii="Arial" w:hAnsi="Arial" w:cs="Arial"/>
          <w:sz w:val="24"/>
          <w:szCs w:val="24"/>
        </w:rPr>
      </w:pPr>
    </w:p>
    <w:p w14:paraId="4B15380D" w14:textId="15C80F26" w:rsidR="00151DFA" w:rsidRDefault="00151DFA" w:rsidP="00151DFA">
      <w:pPr>
        <w:pStyle w:val="NoSpacing"/>
        <w:rPr>
          <w:ins w:id="292" w:author="MANAGER, Practice (LONDON ROAD SURGERY)" w:date="2026-09-25T20:09:00Z" w16du:dateUtc="2026-09-26T00:09:00Z"/>
          <w:rFonts w:ascii="Arial" w:hAnsi="Arial" w:cs="Arial"/>
          <w:sz w:val="24"/>
          <w:szCs w:val="24"/>
        </w:rPr>
      </w:pPr>
      <w:ins w:id="293" w:author="MANAGER, Practice (LONDON ROAD SURGERY)" w:date="2026-09-25T20:09:00Z" w16du:dateUtc="2026-09-26T00:09:00Z">
        <w:r>
          <w:rPr>
            <w:rFonts w:ascii="Arial" w:hAnsi="Arial" w:cs="Arial"/>
            <w:sz w:val="24"/>
            <w:szCs w:val="24"/>
          </w:rPr>
          <w:t xml:space="preserve">If you have a </w:t>
        </w:r>
        <w:r w:rsidR="00F16E01">
          <w:rPr>
            <w:rFonts w:ascii="Arial" w:hAnsi="Arial" w:cs="Arial"/>
            <w:sz w:val="24"/>
            <w:szCs w:val="24"/>
          </w:rPr>
          <w:t>smartphone,</w:t>
        </w:r>
        <w:r>
          <w:rPr>
            <w:rFonts w:ascii="Arial" w:hAnsi="Arial" w:cs="Arial"/>
            <w:sz w:val="24"/>
            <w:szCs w:val="24"/>
          </w:rPr>
          <w:t xml:space="preserve"> you can download the NHS App which allows you to order repeat prescriptions and book appointments quickly and easily.  </w:t>
        </w:r>
      </w:ins>
    </w:p>
    <w:p w14:paraId="08142D1B" w14:textId="1865BA62" w:rsidR="00151DFA" w:rsidRDefault="00151DFA" w:rsidP="00151DFA">
      <w:pPr>
        <w:pStyle w:val="NoSpacing"/>
        <w:rPr>
          <w:ins w:id="294" w:author="MANAGER, Practice (LONDON ROAD SURGERY)" w:date="2026-09-25T20:09:00Z" w16du:dateUtc="2026-09-26T00:09:00Z"/>
          <w:rFonts w:ascii="Arial" w:hAnsi="Arial" w:cs="Arial"/>
          <w:sz w:val="24"/>
          <w:szCs w:val="24"/>
        </w:rPr>
      </w:pPr>
      <w:ins w:id="295" w:author="MANAGER, Practice (LONDON ROAD SURGERY)" w:date="2026-09-25T20:09:00Z" w16du:dateUtc="2026-09-26T00:09:00Z">
        <w:r>
          <w:rPr>
            <w:rFonts w:ascii="Arial" w:hAnsi="Arial" w:cs="Arial"/>
            <w:sz w:val="24"/>
            <w:szCs w:val="24"/>
          </w:rPr>
          <w:t xml:space="preserve">We encourage use of the NHS App as this saves time for the </w:t>
        </w:r>
        <w:r w:rsidR="00F16E01">
          <w:rPr>
            <w:rFonts w:ascii="Arial" w:hAnsi="Arial" w:cs="Arial"/>
            <w:sz w:val="24"/>
            <w:szCs w:val="24"/>
          </w:rPr>
          <w:t>patients. It will integrate with secondary care so you can see future hospital appointments.</w:t>
        </w:r>
      </w:ins>
    </w:p>
    <w:p w14:paraId="09132B3F" w14:textId="77777777" w:rsidR="00151DFA" w:rsidRDefault="00151DFA" w:rsidP="00151DFA">
      <w:pPr>
        <w:pStyle w:val="NoSpacing"/>
        <w:rPr>
          <w:ins w:id="296" w:author="MANAGER, Practice (LONDON ROAD SURGERY)" w:date="2026-09-25T20:09:00Z" w16du:dateUtc="2026-09-26T00:09:00Z"/>
          <w:rFonts w:ascii="Arial" w:hAnsi="Arial" w:cs="Arial"/>
          <w:sz w:val="24"/>
          <w:szCs w:val="24"/>
        </w:rPr>
      </w:pPr>
    </w:p>
    <w:p w14:paraId="3F6EB979" w14:textId="77777777" w:rsidR="00151DFA" w:rsidRPr="004E6837" w:rsidRDefault="00151DFA" w:rsidP="00151DFA">
      <w:pPr>
        <w:pStyle w:val="NoSpacing"/>
        <w:rPr>
          <w:ins w:id="297" w:author="MANAGER, Practice (LONDON ROAD SURGERY)" w:date="2026-09-25T20:09:00Z" w16du:dateUtc="2026-09-26T00:09:00Z"/>
          <w:rFonts w:ascii="Arial" w:hAnsi="Arial" w:cs="Arial"/>
          <w:b/>
          <w:sz w:val="24"/>
          <w:szCs w:val="24"/>
          <w:u w:val="single"/>
        </w:rPr>
      </w:pPr>
      <w:ins w:id="298" w:author="MANAGER, Practice (LONDON ROAD SURGERY)" w:date="2026-09-25T20:09:00Z" w16du:dateUtc="2026-09-26T00:09:00Z">
        <w:r w:rsidRPr="004E6837">
          <w:rPr>
            <w:rFonts w:ascii="Arial" w:hAnsi="Arial" w:cs="Arial"/>
            <w:b/>
            <w:sz w:val="24"/>
            <w:szCs w:val="24"/>
            <w:u w:val="single"/>
          </w:rPr>
          <w:t>Contact Details</w:t>
        </w:r>
      </w:ins>
    </w:p>
    <w:p w14:paraId="15CE2988" w14:textId="77777777" w:rsidR="00151DFA" w:rsidRDefault="00151DFA" w:rsidP="00151DFA">
      <w:pPr>
        <w:pStyle w:val="NoSpacing"/>
        <w:rPr>
          <w:ins w:id="299" w:author="MANAGER, Practice (LONDON ROAD SURGERY)" w:date="2026-09-25T20:09:00Z" w16du:dateUtc="2026-09-26T00:09:00Z"/>
          <w:rFonts w:ascii="Arial" w:hAnsi="Arial" w:cs="Arial"/>
          <w:sz w:val="24"/>
          <w:szCs w:val="24"/>
        </w:rPr>
      </w:pPr>
    </w:p>
    <w:p w14:paraId="211C0054" w14:textId="77777777" w:rsidR="00151DFA" w:rsidRDefault="00151DFA" w:rsidP="00151DFA">
      <w:pPr>
        <w:pStyle w:val="NoSpacing"/>
        <w:rPr>
          <w:ins w:id="300" w:author="MANAGER, Practice (LONDON ROAD SURGERY)" w:date="2026-09-25T20:09:00Z" w16du:dateUtc="2026-09-26T00:09:00Z"/>
          <w:rFonts w:ascii="Arial" w:hAnsi="Arial" w:cs="Arial"/>
          <w:sz w:val="24"/>
          <w:szCs w:val="24"/>
        </w:rPr>
      </w:pPr>
      <w:ins w:id="301" w:author="MANAGER, Practice (LONDON ROAD SURGERY)" w:date="2026-09-25T20:09:00Z" w16du:dateUtc="2026-09-26T00:09:00Z">
        <w:r>
          <w:rPr>
            <w:rFonts w:ascii="Arial" w:hAnsi="Arial" w:cs="Arial"/>
            <w:sz w:val="24"/>
            <w:szCs w:val="24"/>
          </w:rPr>
          <w:t>Don’t forget to let us know if you have new phone number or change address. You can email us or call us.</w:t>
        </w:r>
      </w:ins>
    </w:p>
    <w:p w14:paraId="4A4559A7" w14:textId="77777777" w:rsidR="00151DFA" w:rsidRDefault="00151DFA" w:rsidP="00151DFA">
      <w:pPr>
        <w:pStyle w:val="NoSpacing"/>
        <w:rPr>
          <w:ins w:id="302" w:author="MANAGER, Practice (LONDON ROAD SURGERY)" w:date="2026-09-25T20:09:00Z" w16du:dateUtc="2026-09-26T00:09:00Z"/>
          <w:rFonts w:ascii="Arial" w:hAnsi="Arial" w:cs="Arial"/>
          <w:sz w:val="24"/>
          <w:szCs w:val="24"/>
        </w:rPr>
      </w:pPr>
    </w:p>
    <w:p w14:paraId="618D2BEA" w14:textId="77777777" w:rsidR="00151DFA" w:rsidRDefault="00151DFA" w:rsidP="00151DFA">
      <w:pPr>
        <w:pStyle w:val="NoSpacing"/>
        <w:rPr>
          <w:ins w:id="303" w:author="MANAGER, Practice (LONDON ROAD SURGERY)" w:date="2026-09-25T20:09:00Z" w16du:dateUtc="2026-09-26T00:09:00Z"/>
          <w:rFonts w:ascii="Arial" w:hAnsi="Arial" w:cs="Arial"/>
          <w:sz w:val="24"/>
          <w:szCs w:val="24"/>
        </w:rPr>
      </w:pPr>
    </w:p>
    <w:p w14:paraId="7FDA9E73" w14:textId="77777777" w:rsidR="00151DFA" w:rsidRDefault="00151DFA" w:rsidP="00151DFA">
      <w:pPr>
        <w:pStyle w:val="NoSpacing"/>
        <w:rPr>
          <w:ins w:id="304" w:author="MANAGER, Practice (LONDON ROAD SURGERY)" w:date="2026-09-25T20:09:00Z" w16du:dateUtc="2026-09-26T00:09:00Z"/>
          <w:rFonts w:ascii="Arial" w:hAnsi="Arial" w:cs="Arial"/>
          <w:b/>
          <w:sz w:val="24"/>
          <w:szCs w:val="24"/>
          <w:u w:val="single"/>
        </w:rPr>
      </w:pPr>
      <w:ins w:id="305" w:author="MANAGER, Practice (LONDON ROAD SURGERY)" w:date="2026-09-25T20:09:00Z" w16du:dateUtc="2026-09-26T00:09:00Z">
        <w:r>
          <w:rPr>
            <w:rFonts w:ascii="Arial" w:hAnsi="Arial" w:cs="Arial"/>
            <w:b/>
            <w:sz w:val="24"/>
            <w:szCs w:val="24"/>
            <w:u w:val="single"/>
          </w:rPr>
          <w:t>The Good Grief Trust</w:t>
        </w:r>
      </w:ins>
    </w:p>
    <w:p w14:paraId="00FD97F2" w14:textId="77777777" w:rsidR="00151DFA" w:rsidRDefault="00151DFA" w:rsidP="00151DFA">
      <w:pPr>
        <w:pStyle w:val="NoSpacing"/>
        <w:rPr>
          <w:ins w:id="306" w:author="MANAGER, Practice (LONDON ROAD SURGERY)" w:date="2026-09-25T20:09:00Z" w16du:dateUtc="2026-09-26T00:09:00Z"/>
          <w:rFonts w:ascii="Arial" w:hAnsi="Arial" w:cs="Arial"/>
          <w:b/>
          <w:sz w:val="24"/>
          <w:szCs w:val="24"/>
        </w:rPr>
      </w:pPr>
      <w:ins w:id="307" w:author="MANAGER, Practice (LONDON ROAD SURGERY)" w:date="2026-09-25T20:09:00Z" w16du:dateUtc="2026-09-26T00:09:00Z">
        <w:r w:rsidRPr="00E469AE">
          <w:rPr>
            <w:rFonts w:ascii="Arial" w:hAnsi="Arial" w:cs="Arial"/>
            <w:b/>
            <w:sz w:val="24"/>
            <w:szCs w:val="24"/>
          </w:rPr>
          <w:t xml:space="preserve">Website    </w:t>
        </w:r>
        <w:r>
          <w:fldChar w:fldCharType="begin"/>
        </w:r>
        <w:r>
          <w:instrText>HYPERLINK "http://www.thegoodgrieftrust.org"</w:instrText>
        </w:r>
        <w:r>
          <w:fldChar w:fldCharType="separate"/>
        </w:r>
        <w:r w:rsidRPr="005F0DD9">
          <w:rPr>
            <w:rStyle w:val="Hyperlink"/>
            <w:rFonts w:ascii="Arial" w:hAnsi="Arial" w:cs="Arial"/>
            <w:b/>
            <w:sz w:val="24"/>
            <w:szCs w:val="24"/>
          </w:rPr>
          <w:t>www.thegoodgrieftrust.org</w:t>
        </w:r>
        <w:r>
          <w:fldChar w:fldCharType="end"/>
        </w:r>
      </w:ins>
    </w:p>
    <w:p w14:paraId="1BBABD43" w14:textId="77777777" w:rsidR="00151DFA" w:rsidRDefault="00151DFA" w:rsidP="00151DFA">
      <w:pPr>
        <w:pStyle w:val="NoSpacing"/>
        <w:rPr>
          <w:ins w:id="308" w:author="MANAGER, Practice (LONDON ROAD SURGERY)" w:date="2026-09-25T20:09:00Z" w16du:dateUtc="2026-09-26T00:09:00Z"/>
          <w:rFonts w:ascii="Arial" w:hAnsi="Arial" w:cs="Arial"/>
          <w:b/>
          <w:sz w:val="24"/>
          <w:szCs w:val="24"/>
        </w:rPr>
      </w:pPr>
    </w:p>
    <w:p w14:paraId="65FB7C78" w14:textId="77777777" w:rsidR="00151DFA" w:rsidRPr="00E469AE" w:rsidRDefault="00151DFA" w:rsidP="00151DFA">
      <w:pPr>
        <w:pStyle w:val="NoSpacing"/>
        <w:rPr>
          <w:ins w:id="309" w:author="MANAGER, Practice (LONDON ROAD SURGERY)" w:date="2026-09-25T20:09:00Z" w16du:dateUtc="2026-09-26T00:09:00Z"/>
          <w:rFonts w:ascii="Arial" w:hAnsi="Arial" w:cs="Arial"/>
          <w:sz w:val="24"/>
          <w:szCs w:val="24"/>
        </w:rPr>
      </w:pPr>
      <w:ins w:id="310" w:author="MANAGER, Practice (LONDON ROAD SURGERY)" w:date="2026-09-25T20:09:00Z" w16du:dateUtc="2026-09-26T00:09:00Z">
        <w:r w:rsidRPr="00E469AE">
          <w:rPr>
            <w:rFonts w:ascii="Arial" w:hAnsi="Arial" w:cs="Arial"/>
            <w:sz w:val="24"/>
            <w:szCs w:val="24"/>
          </w:rPr>
          <w:t>If you have been affected by a sudden bereavement during this crisis and need support, advice and guidance.</w:t>
        </w:r>
      </w:ins>
    </w:p>
    <w:p w14:paraId="7BE2F7B8" w14:textId="77777777" w:rsidR="00151DFA" w:rsidRPr="00E469AE" w:rsidRDefault="00151DFA" w:rsidP="00151DFA">
      <w:pPr>
        <w:pStyle w:val="NoSpacing"/>
        <w:rPr>
          <w:ins w:id="311" w:author="MANAGER, Practice (LONDON ROAD SURGERY)" w:date="2026-09-25T20:09:00Z" w16du:dateUtc="2026-09-26T00:09:00Z"/>
          <w:rFonts w:ascii="Arial" w:hAnsi="Arial" w:cs="Arial"/>
          <w:sz w:val="24"/>
          <w:szCs w:val="24"/>
        </w:rPr>
      </w:pPr>
    </w:p>
    <w:p w14:paraId="4D465A8F" w14:textId="77777777" w:rsidR="00151DFA" w:rsidRPr="00E469AE" w:rsidRDefault="00151DFA" w:rsidP="00151DFA">
      <w:pPr>
        <w:pStyle w:val="NoSpacing"/>
        <w:rPr>
          <w:ins w:id="312" w:author="MANAGER, Practice (LONDON ROAD SURGERY)" w:date="2026-09-25T20:09:00Z" w16du:dateUtc="2026-09-26T00:09:00Z"/>
          <w:rFonts w:ascii="Arial" w:hAnsi="Arial" w:cs="Arial"/>
          <w:sz w:val="24"/>
          <w:szCs w:val="24"/>
        </w:rPr>
      </w:pPr>
      <w:ins w:id="313" w:author="MANAGER, Practice (LONDON ROAD SURGERY)" w:date="2026-09-25T20:09:00Z" w16du:dateUtc="2026-09-26T00:09:00Z">
        <w:r w:rsidRPr="00E469AE">
          <w:rPr>
            <w:rFonts w:ascii="Arial" w:hAnsi="Arial" w:cs="Arial"/>
            <w:sz w:val="24"/>
            <w:szCs w:val="24"/>
          </w:rPr>
          <w:t>PLEASE CALL; SUDDEN BEREAVEMENT HELP 0800 2600 400,</w:t>
        </w:r>
      </w:ins>
    </w:p>
    <w:p w14:paraId="1F0CFE96" w14:textId="77777777" w:rsidR="00151DFA" w:rsidRPr="00E469AE" w:rsidRDefault="00151DFA" w:rsidP="00151DFA">
      <w:pPr>
        <w:pStyle w:val="NoSpacing"/>
        <w:rPr>
          <w:ins w:id="314" w:author="MANAGER, Practice (LONDON ROAD SURGERY)" w:date="2026-09-25T20:09:00Z" w16du:dateUtc="2026-09-26T00:09:00Z"/>
          <w:rFonts w:ascii="Arial" w:hAnsi="Arial" w:cs="Arial"/>
          <w:sz w:val="24"/>
          <w:szCs w:val="24"/>
        </w:rPr>
      </w:pPr>
      <w:ins w:id="315" w:author="MANAGER, Practice (LONDON ROAD SURGERY)" w:date="2026-09-25T20:09:00Z" w16du:dateUtc="2026-09-26T00:09:00Z">
        <w:r w:rsidRPr="00E469AE">
          <w:rPr>
            <w:rFonts w:ascii="Arial" w:hAnsi="Arial" w:cs="Arial"/>
            <w:sz w:val="24"/>
            <w:szCs w:val="24"/>
          </w:rPr>
          <w:t>OPERATING HOURS: 10AM – 4PM MONDAY – FRIDAY.</w:t>
        </w:r>
      </w:ins>
    </w:p>
    <w:p w14:paraId="508F83C7" w14:textId="77777777" w:rsidR="00151DFA" w:rsidRPr="00E469AE" w:rsidRDefault="00151DFA" w:rsidP="00151DFA">
      <w:pPr>
        <w:pStyle w:val="NoSpacing"/>
        <w:rPr>
          <w:ins w:id="316" w:author="MANAGER, Practice (LONDON ROAD SURGERY)" w:date="2026-09-25T20:09:00Z" w16du:dateUtc="2026-09-26T00:09:00Z"/>
          <w:rFonts w:ascii="Arial" w:hAnsi="Arial" w:cs="Arial"/>
          <w:sz w:val="24"/>
          <w:szCs w:val="24"/>
        </w:rPr>
      </w:pPr>
    </w:p>
    <w:p w14:paraId="2CBF477B" w14:textId="77777777" w:rsidR="00151DFA" w:rsidRDefault="00151DFA" w:rsidP="00151DFA">
      <w:pPr>
        <w:pStyle w:val="NoSpacing"/>
        <w:rPr>
          <w:ins w:id="317" w:author="MANAGER, Practice (LONDON ROAD SURGERY)" w:date="2026-09-25T20:09:00Z" w16du:dateUtc="2026-09-26T00:09:00Z"/>
          <w:rFonts w:ascii="Arial" w:hAnsi="Arial" w:cs="Arial"/>
          <w:sz w:val="24"/>
          <w:szCs w:val="24"/>
        </w:rPr>
      </w:pPr>
    </w:p>
    <w:p w14:paraId="4125F986" w14:textId="77777777" w:rsidR="00151DFA" w:rsidRDefault="00151DFA" w:rsidP="00151DFA">
      <w:pPr>
        <w:pStyle w:val="NoSpacing"/>
        <w:rPr>
          <w:ins w:id="318" w:author="MANAGER, Practice (LONDON ROAD SURGERY)" w:date="2026-09-25T20:09:00Z" w16du:dateUtc="2026-09-26T00:09:00Z"/>
          <w:rFonts w:ascii="Arial" w:hAnsi="Arial" w:cs="Arial"/>
          <w:b/>
          <w:sz w:val="24"/>
          <w:szCs w:val="24"/>
          <w:u w:val="single"/>
        </w:rPr>
      </w:pPr>
      <w:ins w:id="319" w:author="MANAGER, Practice (LONDON ROAD SURGERY)" w:date="2026-09-25T20:09:00Z" w16du:dateUtc="2026-09-26T00:09:00Z">
        <w:r>
          <w:rPr>
            <w:rFonts w:ascii="Arial" w:hAnsi="Arial" w:cs="Arial"/>
            <w:b/>
            <w:sz w:val="24"/>
            <w:szCs w:val="24"/>
            <w:u w:val="single"/>
          </w:rPr>
          <w:t>Mental Health Information</w:t>
        </w:r>
      </w:ins>
    </w:p>
    <w:p w14:paraId="68E25A3A" w14:textId="77777777" w:rsidR="00151DFA" w:rsidRDefault="00151DFA" w:rsidP="00151DFA">
      <w:pPr>
        <w:pStyle w:val="NoSpacing"/>
        <w:rPr>
          <w:ins w:id="320" w:author="MANAGER, Practice (LONDON ROAD SURGERY)" w:date="2026-09-25T20:09:00Z" w16du:dateUtc="2026-09-26T00:09:00Z"/>
          <w:rFonts w:ascii="Arial" w:hAnsi="Arial" w:cs="Arial"/>
          <w:b/>
          <w:sz w:val="24"/>
          <w:szCs w:val="24"/>
          <w:u w:val="single"/>
        </w:rPr>
      </w:pPr>
    </w:p>
    <w:p w14:paraId="4EAC4706" w14:textId="77777777" w:rsidR="00151DFA" w:rsidRPr="00973F3A" w:rsidRDefault="00151DFA" w:rsidP="00151DFA">
      <w:pPr>
        <w:pStyle w:val="NoSpacing"/>
        <w:rPr>
          <w:ins w:id="321" w:author="MANAGER, Practice (LONDON ROAD SURGERY)" w:date="2026-09-25T20:09:00Z" w16du:dateUtc="2026-09-26T00:09:00Z"/>
          <w:rFonts w:ascii="Arial" w:hAnsi="Arial" w:cs="Arial"/>
          <w:sz w:val="24"/>
          <w:szCs w:val="24"/>
        </w:rPr>
      </w:pPr>
      <w:ins w:id="322" w:author="MANAGER, Practice (LONDON ROAD SURGERY)" w:date="2026-09-25T20:09:00Z" w16du:dateUtc="2026-09-26T00:09:00Z">
        <w:r w:rsidRPr="00973F3A">
          <w:rPr>
            <w:rFonts w:ascii="Arial" w:hAnsi="Arial" w:cs="Arial"/>
            <w:sz w:val="24"/>
            <w:szCs w:val="24"/>
          </w:rPr>
          <w:t>VitaMinds</w:t>
        </w:r>
        <w:r>
          <w:rPr>
            <w:rFonts w:ascii="Arial" w:hAnsi="Arial" w:cs="Arial"/>
            <w:sz w:val="24"/>
            <w:szCs w:val="24"/>
          </w:rPr>
          <w:t xml:space="preserve"> offer a free and confidential NHS Service and Psychological talking therapies. They offer support for Anxiety, Low mood, Depression, Panic attacks, Social anxiety, sleep problems, PTSD, OCD and specific phobias. You can self-refer online vitahealthgroup.co.uk or call 01268 977 171 Monday – Friday 8am – 8pm and Saturdays 9am – 12.30pm or Out of Hours emotional support 24/7 01268 977 171</w:t>
        </w:r>
      </w:ins>
    </w:p>
    <w:p w14:paraId="422D96DC" w14:textId="77777777" w:rsidR="00151DFA" w:rsidRDefault="00151DFA" w:rsidP="00151DFA">
      <w:pPr>
        <w:pStyle w:val="NoSpacing"/>
        <w:rPr>
          <w:ins w:id="323" w:author="MANAGER, Practice (LONDON ROAD SURGERY)" w:date="2026-09-25T20:09:00Z" w16du:dateUtc="2026-09-26T00:09:00Z"/>
          <w:rFonts w:ascii="Arial" w:hAnsi="Arial" w:cs="Arial"/>
          <w:sz w:val="24"/>
          <w:szCs w:val="24"/>
        </w:rPr>
      </w:pPr>
    </w:p>
    <w:p w14:paraId="6A013C0D" w14:textId="77777777" w:rsidR="00151DFA" w:rsidRDefault="00151DFA" w:rsidP="00151DFA">
      <w:pPr>
        <w:pStyle w:val="NoSpacing"/>
        <w:rPr>
          <w:ins w:id="324" w:author="MANAGER, Practice (LONDON ROAD SURGERY)" w:date="2026-09-25T20:09:00Z" w16du:dateUtc="2026-09-26T00:09:00Z"/>
          <w:rFonts w:ascii="Arial" w:hAnsi="Arial" w:cs="Arial"/>
          <w:sz w:val="24"/>
          <w:szCs w:val="24"/>
        </w:rPr>
      </w:pPr>
    </w:p>
    <w:p w14:paraId="0C841657" w14:textId="77777777" w:rsidR="00F16E01" w:rsidRDefault="00F16E01" w:rsidP="00151DFA">
      <w:pPr>
        <w:pStyle w:val="NoSpacing"/>
        <w:rPr>
          <w:ins w:id="325" w:author="MANAGER, Practice (LONDON ROAD SURGERY)" w:date="2026-09-25T20:09:00Z" w16du:dateUtc="2026-09-26T00:09:00Z"/>
          <w:rFonts w:ascii="Arial" w:hAnsi="Arial" w:cs="Arial"/>
          <w:sz w:val="24"/>
          <w:szCs w:val="24"/>
        </w:rPr>
      </w:pPr>
    </w:p>
    <w:p w14:paraId="0559FE1A" w14:textId="77777777" w:rsidR="00F16E01" w:rsidRDefault="00F16E01" w:rsidP="00151DFA">
      <w:pPr>
        <w:pStyle w:val="NoSpacing"/>
        <w:rPr>
          <w:ins w:id="326" w:author="MANAGER, Practice (LONDON ROAD SURGERY)" w:date="2026-09-25T20:09:00Z" w16du:dateUtc="2026-09-26T00:09:00Z"/>
          <w:rFonts w:ascii="Arial" w:hAnsi="Arial" w:cs="Arial"/>
          <w:sz w:val="24"/>
          <w:szCs w:val="24"/>
        </w:rPr>
      </w:pPr>
    </w:p>
    <w:p w14:paraId="4C69BF86" w14:textId="77777777" w:rsidR="00151DFA" w:rsidRDefault="00151DFA" w:rsidP="00151DFA">
      <w:pPr>
        <w:pStyle w:val="NoSpacing"/>
        <w:rPr>
          <w:ins w:id="327" w:author="MANAGER, Practice (LONDON ROAD SURGERY)" w:date="2026-09-25T20:09:00Z" w16du:dateUtc="2026-09-26T00:09:00Z"/>
          <w:rFonts w:ascii="Arial" w:hAnsi="Arial" w:cs="Arial"/>
          <w:sz w:val="24"/>
          <w:szCs w:val="24"/>
        </w:rPr>
      </w:pPr>
    </w:p>
    <w:p w14:paraId="0FE55ABD" w14:textId="77777777" w:rsidR="00151DFA" w:rsidRPr="00A53F29" w:rsidRDefault="00151DFA" w:rsidP="00151DFA">
      <w:pPr>
        <w:pStyle w:val="NoSpacing"/>
        <w:rPr>
          <w:ins w:id="328" w:author="MANAGER, Practice (LONDON ROAD SURGERY)" w:date="2026-09-25T20:09:00Z" w16du:dateUtc="2026-09-26T00:09:00Z"/>
          <w:rFonts w:ascii="Arial" w:hAnsi="Arial" w:cs="Arial"/>
          <w:b/>
          <w:sz w:val="24"/>
          <w:szCs w:val="24"/>
          <w:u w:val="single"/>
        </w:rPr>
      </w:pPr>
      <w:ins w:id="329" w:author="MANAGER, Practice (LONDON ROAD SURGERY)" w:date="2026-09-25T20:09:00Z" w16du:dateUtc="2026-09-26T00:09:00Z">
        <w:r w:rsidRPr="00A53F29">
          <w:rPr>
            <w:rFonts w:ascii="Arial" w:hAnsi="Arial" w:cs="Arial"/>
            <w:b/>
            <w:sz w:val="24"/>
            <w:szCs w:val="24"/>
            <w:u w:val="single"/>
          </w:rPr>
          <w:t>Contact Us Online</w:t>
        </w:r>
      </w:ins>
    </w:p>
    <w:p w14:paraId="6CD6BD14" w14:textId="77777777" w:rsidR="00151DFA" w:rsidRDefault="00151DFA" w:rsidP="00151DFA">
      <w:pPr>
        <w:pStyle w:val="NoSpacing"/>
        <w:rPr>
          <w:ins w:id="330" w:author="MANAGER, Practice (LONDON ROAD SURGERY)" w:date="2026-09-25T20:09:00Z" w16du:dateUtc="2026-09-26T00:09:00Z"/>
          <w:rFonts w:ascii="Arial" w:hAnsi="Arial" w:cs="Arial"/>
          <w:sz w:val="24"/>
          <w:szCs w:val="24"/>
        </w:rPr>
      </w:pPr>
    </w:p>
    <w:p w14:paraId="05209FDB" w14:textId="77777777" w:rsidR="00151DFA" w:rsidRPr="00425E7C" w:rsidRDefault="00151DFA" w:rsidP="00151DFA">
      <w:pPr>
        <w:pStyle w:val="NoSpacing"/>
        <w:rPr>
          <w:ins w:id="331" w:author="MANAGER, Practice (LONDON ROAD SURGERY)" w:date="2026-09-25T20:09:00Z" w16du:dateUtc="2026-09-26T00:09:00Z"/>
          <w:rFonts w:ascii="Arial" w:hAnsi="Arial" w:cs="Arial"/>
          <w:sz w:val="24"/>
          <w:szCs w:val="24"/>
        </w:rPr>
      </w:pPr>
      <w:ins w:id="332" w:author="MANAGER, Practice (LONDON ROAD SURGERY)" w:date="2026-09-25T20:09:00Z" w16du:dateUtc="2026-09-26T00:09:00Z">
        <w:r>
          <w:rPr>
            <w:rFonts w:ascii="Arial" w:hAnsi="Arial" w:cs="Arial"/>
            <w:sz w:val="24"/>
            <w:szCs w:val="24"/>
          </w:rPr>
          <w:t xml:space="preserve">We have updated our website and added a tab called Contact Us Online.  This is for patients to send us administrative queries or medical issues.  Hopefully this will free up our phone lines for those patients without internet access. </w:t>
        </w:r>
      </w:ins>
    </w:p>
    <w:p w14:paraId="4FA14423" w14:textId="77777777" w:rsidR="00151DFA" w:rsidRPr="00425E7C" w:rsidRDefault="00151DFA" w:rsidP="00151DFA">
      <w:pPr>
        <w:pStyle w:val="NoSpacing"/>
        <w:rPr>
          <w:ins w:id="333" w:author="MANAGER, Practice (LONDON ROAD SURGERY)" w:date="2026-09-25T20:09:00Z" w16du:dateUtc="2026-09-26T00:09:00Z"/>
          <w:rFonts w:ascii="Arial" w:hAnsi="Arial" w:cs="Arial"/>
          <w:sz w:val="24"/>
          <w:szCs w:val="24"/>
        </w:rPr>
      </w:pPr>
    </w:p>
    <w:p w14:paraId="78BFD9AA" w14:textId="77777777" w:rsidR="00151DFA" w:rsidRPr="00425E7C" w:rsidRDefault="00151DFA" w:rsidP="00151DFA">
      <w:pPr>
        <w:pStyle w:val="NoSpacing"/>
        <w:rPr>
          <w:ins w:id="334" w:author="MANAGER, Practice (LONDON ROAD SURGERY)" w:date="2026-09-25T20:09:00Z" w16du:dateUtc="2026-09-26T00:09:00Z"/>
          <w:rFonts w:ascii="Arial" w:hAnsi="Arial" w:cs="Arial"/>
          <w:b/>
          <w:sz w:val="24"/>
          <w:szCs w:val="24"/>
          <w:u w:val="single"/>
        </w:rPr>
      </w:pPr>
      <w:ins w:id="335" w:author="MANAGER, Practice (LONDON ROAD SURGERY)" w:date="2026-09-25T20:09:00Z" w16du:dateUtc="2026-09-26T00:09:00Z">
        <w:r w:rsidRPr="00425E7C">
          <w:rPr>
            <w:rFonts w:ascii="Arial" w:hAnsi="Arial" w:cs="Arial"/>
            <w:b/>
            <w:sz w:val="24"/>
            <w:szCs w:val="24"/>
            <w:u w:val="single"/>
          </w:rPr>
          <w:t>Useful Telephone Numbers</w:t>
        </w:r>
      </w:ins>
    </w:p>
    <w:p w14:paraId="730E3E9F" w14:textId="77777777" w:rsidR="00151DFA" w:rsidRPr="00425E7C" w:rsidRDefault="00151DFA" w:rsidP="00151DFA">
      <w:pPr>
        <w:pStyle w:val="NoSpacing"/>
        <w:rPr>
          <w:ins w:id="336" w:author="MANAGER, Practice (LONDON ROAD SURGERY)" w:date="2026-09-25T20:09:00Z" w16du:dateUtc="2026-09-26T00:09:00Z"/>
          <w:rFonts w:ascii="Arial" w:hAnsi="Arial" w:cs="Arial"/>
          <w:b/>
          <w:sz w:val="24"/>
          <w:szCs w:val="24"/>
          <w:u w:val="single"/>
        </w:rPr>
      </w:pPr>
    </w:p>
    <w:p w14:paraId="04856150" w14:textId="77777777" w:rsidR="00151DFA" w:rsidRPr="00425E7C" w:rsidRDefault="00151DFA" w:rsidP="00151DFA">
      <w:pPr>
        <w:pStyle w:val="NoSpacing"/>
        <w:rPr>
          <w:ins w:id="337" w:author="MANAGER, Practice (LONDON ROAD SURGERY)" w:date="2026-09-25T20:09:00Z" w16du:dateUtc="2026-09-26T00:09:00Z"/>
          <w:rFonts w:ascii="Arial" w:hAnsi="Arial" w:cs="Arial"/>
          <w:sz w:val="24"/>
          <w:szCs w:val="24"/>
        </w:rPr>
      </w:pPr>
      <w:ins w:id="338" w:author="MANAGER, Practice (LONDON ROAD SURGERY)" w:date="2026-09-25T20:09:00Z" w16du:dateUtc="2026-09-26T00:09:00Z">
        <w:r>
          <w:rPr>
            <w:rFonts w:ascii="Arial" w:hAnsi="Arial" w:cs="Arial"/>
            <w:sz w:val="24"/>
            <w:szCs w:val="24"/>
          </w:rPr>
          <w:t>Boots Allianz The Wick</w:t>
        </w:r>
        <w:r w:rsidRPr="00425E7C">
          <w:rPr>
            <w:rFonts w:ascii="Arial" w:hAnsi="Arial" w:cs="Arial"/>
            <w:sz w:val="24"/>
            <w:szCs w:val="24"/>
          </w:rPr>
          <w:tab/>
        </w:r>
        <w:r>
          <w:rPr>
            <w:rFonts w:ascii="Arial" w:hAnsi="Arial" w:cs="Arial"/>
            <w:sz w:val="24"/>
            <w:szCs w:val="24"/>
          </w:rPr>
          <w:t xml:space="preserve">           01268 574018</w:t>
        </w:r>
      </w:ins>
    </w:p>
    <w:p w14:paraId="0BF2DDCF" w14:textId="77777777" w:rsidR="00151DFA" w:rsidRDefault="00151DFA" w:rsidP="00151DFA">
      <w:pPr>
        <w:pStyle w:val="NoSpacing"/>
        <w:rPr>
          <w:ins w:id="339" w:author="MANAGER, Practice (LONDON ROAD SURGERY)" w:date="2026-09-25T20:09:00Z" w16du:dateUtc="2026-09-26T00:09:00Z"/>
          <w:rFonts w:ascii="Arial" w:hAnsi="Arial" w:cs="Arial"/>
          <w:sz w:val="24"/>
          <w:szCs w:val="24"/>
        </w:rPr>
      </w:pPr>
      <w:ins w:id="340" w:author="MANAGER, Practice (LONDON ROAD SURGERY)" w:date="2026-09-25T20:09:00Z" w16du:dateUtc="2026-09-26T00:09:00Z">
        <w:r>
          <w:rPr>
            <w:rFonts w:ascii="Arial" w:hAnsi="Arial" w:cs="Arial"/>
            <w:sz w:val="24"/>
            <w:szCs w:val="24"/>
          </w:rPr>
          <w:t>Boots Mayflower</w:t>
        </w:r>
        <w:r w:rsidRPr="00425E7C">
          <w:rPr>
            <w:rFonts w:ascii="Arial" w:hAnsi="Arial" w:cs="Arial"/>
            <w:sz w:val="24"/>
            <w:szCs w:val="24"/>
          </w:rPr>
          <w:tab/>
        </w:r>
        <w:r w:rsidRPr="00425E7C">
          <w:rPr>
            <w:rFonts w:ascii="Arial" w:hAnsi="Arial" w:cs="Arial"/>
            <w:sz w:val="24"/>
            <w:szCs w:val="24"/>
          </w:rPr>
          <w:tab/>
        </w:r>
        <w:r w:rsidRPr="00425E7C">
          <w:rPr>
            <w:rFonts w:ascii="Arial" w:hAnsi="Arial" w:cs="Arial"/>
            <w:sz w:val="24"/>
            <w:szCs w:val="24"/>
          </w:rPr>
          <w:tab/>
        </w:r>
        <w:r>
          <w:rPr>
            <w:rFonts w:ascii="Arial" w:hAnsi="Arial" w:cs="Arial"/>
            <w:sz w:val="24"/>
            <w:szCs w:val="24"/>
          </w:rPr>
          <w:t>01268 820235</w:t>
        </w:r>
      </w:ins>
    </w:p>
    <w:p w14:paraId="7F33F3F6" w14:textId="77777777" w:rsidR="00151DFA" w:rsidRDefault="00151DFA" w:rsidP="00151DFA">
      <w:pPr>
        <w:pStyle w:val="NoSpacing"/>
        <w:rPr>
          <w:ins w:id="341" w:author="MANAGER, Practice (LONDON ROAD SURGERY)" w:date="2026-09-25T20:09:00Z" w16du:dateUtc="2026-09-26T00:09:00Z"/>
          <w:rFonts w:ascii="Arial" w:hAnsi="Arial" w:cs="Arial"/>
          <w:sz w:val="24"/>
          <w:szCs w:val="24"/>
        </w:rPr>
      </w:pPr>
      <w:ins w:id="342" w:author="MANAGER, Practice (LONDON ROAD SURGERY)" w:date="2026-09-25T20:09:00Z" w16du:dateUtc="2026-09-26T00:09:00Z">
        <w:r>
          <w:rPr>
            <w:rFonts w:ascii="Arial" w:hAnsi="Arial" w:cs="Arial"/>
            <w:sz w:val="24"/>
            <w:szCs w:val="24"/>
          </w:rPr>
          <w:t xml:space="preserve">Boots Willowdale        </w:t>
        </w:r>
        <w:r>
          <w:rPr>
            <w:rFonts w:ascii="Arial" w:hAnsi="Arial" w:cs="Arial"/>
            <w:sz w:val="24"/>
            <w:szCs w:val="24"/>
          </w:rPr>
          <w:tab/>
        </w:r>
        <w:r>
          <w:rPr>
            <w:rFonts w:ascii="Arial" w:hAnsi="Arial" w:cs="Arial"/>
            <w:sz w:val="24"/>
            <w:szCs w:val="24"/>
          </w:rPr>
          <w:tab/>
          <w:t>01268 761911</w:t>
        </w:r>
      </w:ins>
    </w:p>
    <w:p w14:paraId="07231331" w14:textId="77777777" w:rsidR="00151DFA" w:rsidRDefault="00151DFA" w:rsidP="00151DFA">
      <w:pPr>
        <w:pStyle w:val="NoSpacing"/>
        <w:rPr>
          <w:ins w:id="343" w:author="MANAGER, Practice (LONDON ROAD SURGERY)" w:date="2026-09-25T20:09:00Z" w16du:dateUtc="2026-09-26T00:09:00Z"/>
          <w:rFonts w:ascii="Arial" w:hAnsi="Arial" w:cs="Arial"/>
          <w:sz w:val="24"/>
          <w:szCs w:val="24"/>
        </w:rPr>
      </w:pPr>
      <w:ins w:id="344" w:author="MANAGER, Practice (LONDON ROAD SURGERY)" w:date="2026-09-25T20:09:00Z" w16du:dateUtc="2026-09-26T00:09:00Z">
        <w:r>
          <w:rPr>
            <w:rFonts w:ascii="Arial" w:hAnsi="Arial" w:cs="Arial"/>
            <w:sz w:val="24"/>
            <w:szCs w:val="24"/>
          </w:rPr>
          <w:t>Co-op</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01268 970532</w:t>
        </w:r>
      </w:ins>
    </w:p>
    <w:p w14:paraId="67A3E4CA" w14:textId="77777777" w:rsidR="00151DFA" w:rsidRDefault="00151DFA" w:rsidP="00151DFA">
      <w:pPr>
        <w:pStyle w:val="NoSpacing"/>
        <w:rPr>
          <w:ins w:id="345" w:author="MANAGER, Practice (LONDON ROAD SURGERY)" w:date="2026-09-25T20:09:00Z" w16du:dateUtc="2026-09-26T00:09:00Z"/>
          <w:rFonts w:ascii="Arial" w:hAnsi="Arial" w:cs="Arial"/>
          <w:sz w:val="24"/>
          <w:szCs w:val="24"/>
        </w:rPr>
      </w:pPr>
      <w:ins w:id="346" w:author="MANAGER, Practice (LONDON ROAD SURGERY)" w:date="2026-09-25T20:09:00Z" w16du:dateUtc="2026-09-26T00:09:00Z">
        <w:r>
          <w:rPr>
            <w:rFonts w:ascii="Arial" w:hAnsi="Arial" w:cs="Arial"/>
            <w:sz w:val="24"/>
            <w:szCs w:val="24"/>
          </w:rPr>
          <w:t>Garbetts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01268 732042</w:t>
        </w:r>
      </w:ins>
    </w:p>
    <w:p w14:paraId="158CF6BF" w14:textId="77777777" w:rsidR="00151DFA" w:rsidRDefault="00151DFA" w:rsidP="00151DFA">
      <w:pPr>
        <w:pStyle w:val="NoSpacing"/>
        <w:rPr>
          <w:ins w:id="347" w:author="MANAGER, Practice (LONDON ROAD SURGERY)" w:date="2026-09-25T20:09:00Z" w16du:dateUtc="2026-09-26T00:09:00Z"/>
          <w:rFonts w:ascii="Arial" w:hAnsi="Arial" w:cs="Arial"/>
          <w:sz w:val="24"/>
          <w:szCs w:val="24"/>
        </w:rPr>
      </w:pPr>
      <w:ins w:id="348" w:author="MANAGER, Practice (LONDON ROAD SURGERY)" w:date="2026-09-25T20:09:00Z" w16du:dateUtc="2026-09-26T00:09:00Z">
        <w:r>
          <w:rPr>
            <w:rFonts w:ascii="Arial" w:hAnsi="Arial" w:cs="Arial"/>
            <w:sz w:val="24"/>
            <w:szCs w:val="24"/>
          </w:rPr>
          <w:t>Medipharm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01268 735777</w:t>
        </w:r>
      </w:ins>
    </w:p>
    <w:p w14:paraId="5BE2BD4D" w14:textId="77777777" w:rsidR="00151DFA" w:rsidRDefault="00151DFA" w:rsidP="00151DFA">
      <w:pPr>
        <w:pStyle w:val="NoSpacing"/>
        <w:rPr>
          <w:ins w:id="349" w:author="MANAGER, Practice (LONDON ROAD SURGERY)" w:date="2026-09-25T20:09:00Z" w16du:dateUtc="2026-09-26T00:09:00Z"/>
          <w:rFonts w:ascii="Arial" w:hAnsi="Arial" w:cs="Arial"/>
          <w:sz w:val="24"/>
          <w:szCs w:val="24"/>
        </w:rPr>
      </w:pPr>
      <w:ins w:id="350" w:author="MANAGER, Practice (LONDON ROAD SURGERY)" w:date="2026-09-25T20:09:00Z" w16du:dateUtc="2026-09-26T00:09:00Z">
        <w:r>
          <w:rPr>
            <w:rFonts w:ascii="Arial" w:hAnsi="Arial" w:cs="Arial"/>
            <w:sz w:val="24"/>
            <w:szCs w:val="24"/>
          </w:rPr>
          <w:t>Sainsbury’s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01268 270282</w:t>
        </w:r>
      </w:ins>
    </w:p>
    <w:p w14:paraId="24850A7E" w14:textId="77777777" w:rsidR="00151DFA" w:rsidRDefault="00151DFA" w:rsidP="00151DFA">
      <w:pPr>
        <w:pStyle w:val="NoSpacing"/>
        <w:rPr>
          <w:ins w:id="351" w:author="MANAGER, Practice (LONDON ROAD SURGERY)" w:date="2026-09-25T20:09:00Z" w16du:dateUtc="2026-09-26T00:09:00Z"/>
          <w:rFonts w:ascii="Arial" w:hAnsi="Arial" w:cs="Arial"/>
          <w:sz w:val="24"/>
          <w:szCs w:val="24"/>
        </w:rPr>
      </w:pPr>
      <w:ins w:id="352" w:author="MANAGER, Practice (LONDON ROAD SURGERY)" w:date="2026-09-25T20:09:00Z" w16du:dateUtc="2026-09-26T00:09:00Z">
        <w:r>
          <w:rPr>
            <w:rFonts w:ascii="Arial" w:hAnsi="Arial" w:cs="Arial"/>
            <w:sz w:val="24"/>
            <w:szCs w:val="24"/>
          </w:rPr>
          <w:t>Shadforths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01268 733313</w:t>
        </w:r>
      </w:ins>
    </w:p>
    <w:p w14:paraId="1EF03D3F" w14:textId="77777777" w:rsidR="00151DFA" w:rsidRDefault="00151DFA" w:rsidP="00151DFA">
      <w:pPr>
        <w:pStyle w:val="NoSpacing"/>
        <w:rPr>
          <w:ins w:id="353" w:author="MANAGER, Practice (LONDON ROAD SURGERY)" w:date="2026-09-25T20:09:00Z" w16du:dateUtc="2026-09-26T00:09:00Z"/>
          <w:rFonts w:ascii="Arial" w:hAnsi="Arial" w:cs="Arial"/>
          <w:sz w:val="24"/>
          <w:szCs w:val="24"/>
        </w:rPr>
      </w:pPr>
      <w:ins w:id="354" w:author="MANAGER, Practice (LONDON ROAD SURGERY)" w:date="2026-09-25T20:09:00Z" w16du:dateUtc="2026-09-26T00:09:00Z">
        <w:r>
          <w:rPr>
            <w:rFonts w:ascii="Arial" w:hAnsi="Arial" w:cs="Arial"/>
            <w:sz w:val="24"/>
            <w:szCs w:val="24"/>
          </w:rPr>
          <w:t>Shotgate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01268 768547</w:t>
        </w:r>
      </w:ins>
    </w:p>
    <w:p w14:paraId="016A5994" w14:textId="77777777" w:rsidR="00151DFA" w:rsidRDefault="00151DFA" w:rsidP="00151DFA">
      <w:pPr>
        <w:pStyle w:val="NoSpacing"/>
        <w:rPr>
          <w:ins w:id="355" w:author="MANAGER, Practice (LONDON ROAD SURGERY)" w:date="2026-09-25T20:09:00Z" w16du:dateUtc="2026-09-26T00:09:00Z"/>
          <w:rFonts w:ascii="Arial" w:hAnsi="Arial" w:cs="Arial"/>
          <w:sz w:val="24"/>
          <w:szCs w:val="24"/>
        </w:rPr>
      </w:pPr>
      <w:ins w:id="356" w:author="MANAGER, Practice (LONDON ROAD SURGERY)" w:date="2026-09-25T20:09:00Z" w16du:dateUtc="2026-09-26T00:09:00Z">
        <w:r>
          <w:rPr>
            <w:rFonts w:ascii="Arial" w:hAnsi="Arial" w:cs="Arial"/>
            <w:sz w:val="24"/>
            <w:szCs w:val="24"/>
          </w:rPr>
          <w:t>Tesco Mayflower</w:t>
        </w:r>
        <w:r>
          <w:rPr>
            <w:rFonts w:ascii="Arial" w:hAnsi="Arial" w:cs="Arial"/>
            <w:sz w:val="24"/>
            <w:szCs w:val="24"/>
          </w:rPr>
          <w:tab/>
        </w:r>
        <w:r>
          <w:rPr>
            <w:rFonts w:ascii="Arial" w:hAnsi="Arial" w:cs="Arial"/>
            <w:sz w:val="24"/>
            <w:szCs w:val="24"/>
          </w:rPr>
          <w:tab/>
        </w:r>
        <w:r>
          <w:rPr>
            <w:rFonts w:ascii="Arial" w:hAnsi="Arial" w:cs="Arial"/>
            <w:sz w:val="24"/>
            <w:szCs w:val="24"/>
          </w:rPr>
          <w:tab/>
          <w:t>01268 367647</w:t>
        </w:r>
      </w:ins>
    </w:p>
    <w:p w14:paraId="67FB4560" w14:textId="77777777" w:rsidR="00151DFA" w:rsidRDefault="00151DFA" w:rsidP="00151DFA">
      <w:pPr>
        <w:pStyle w:val="NoSpacing"/>
        <w:rPr>
          <w:ins w:id="357" w:author="MANAGER, Practice (LONDON ROAD SURGERY)" w:date="2026-09-25T20:09:00Z" w16du:dateUtc="2026-09-26T00:09:00Z"/>
          <w:rFonts w:ascii="Arial" w:hAnsi="Arial" w:cs="Arial"/>
          <w:sz w:val="24"/>
          <w:szCs w:val="24"/>
        </w:rPr>
      </w:pPr>
      <w:ins w:id="358" w:author="MANAGER, Practice (LONDON ROAD SURGERY)" w:date="2026-09-25T20:09:00Z" w16du:dateUtc="2026-09-26T00:09:00Z">
        <w:r>
          <w:rPr>
            <w:rFonts w:ascii="Arial" w:hAnsi="Arial" w:cs="Arial"/>
            <w:sz w:val="24"/>
            <w:szCs w:val="24"/>
          </w:rPr>
          <w:t>Wells Pharmacy                            01268 762605</w:t>
        </w:r>
      </w:ins>
    </w:p>
    <w:p w14:paraId="2DA16013" w14:textId="77777777" w:rsidR="00151DFA" w:rsidRDefault="00151DFA" w:rsidP="00151DFA">
      <w:pPr>
        <w:pStyle w:val="NoSpacing"/>
        <w:rPr>
          <w:ins w:id="359" w:author="MANAGER, Practice (LONDON ROAD SURGERY)" w:date="2026-09-25T20:09:00Z" w16du:dateUtc="2026-09-26T00:09:00Z"/>
          <w:rFonts w:ascii="Arial" w:hAnsi="Arial" w:cs="Arial"/>
          <w:sz w:val="24"/>
          <w:szCs w:val="24"/>
        </w:rPr>
      </w:pPr>
    </w:p>
    <w:p w14:paraId="70FDC31F" w14:textId="77777777" w:rsidR="00151DFA" w:rsidRDefault="00151DFA" w:rsidP="00151DFA">
      <w:pPr>
        <w:pStyle w:val="NoSpacing"/>
        <w:rPr>
          <w:ins w:id="360" w:author="MANAGER, Practice (LONDON ROAD SURGERY)" w:date="2026-09-25T20:09:00Z" w16du:dateUtc="2026-09-26T00:09:00Z"/>
          <w:rFonts w:ascii="Arial" w:hAnsi="Arial" w:cs="Arial"/>
          <w:b/>
          <w:sz w:val="24"/>
          <w:szCs w:val="24"/>
        </w:rPr>
      </w:pPr>
    </w:p>
    <w:p w14:paraId="52336E87" w14:textId="77777777" w:rsidR="00151DFA" w:rsidRPr="00E34532" w:rsidRDefault="00151DFA" w:rsidP="00151DFA">
      <w:pPr>
        <w:pStyle w:val="NoSpacing"/>
        <w:rPr>
          <w:ins w:id="361" w:author="MANAGER, Practice (LONDON ROAD SURGERY)" w:date="2026-09-25T20:09:00Z" w16du:dateUtc="2026-09-26T00:09:00Z"/>
          <w:rFonts w:ascii="Arial" w:hAnsi="Arial" w:cs="Arial"/>
          <w:b/>
          <w:sz w:val="24"/>
          <w:szCs w:val="24"/>
        </w:rPr>
      </w:pPr>
      <w:ins w:id="362" w:author="MANAGER, Practice (LONDON ROAD SURGERY)" w:date="2026-09-25T20:09:00Z" w16du:dateUtc="2026-09-26T00:09:00Z">
        <w:r w:rsidRPr="00E34532">
          <w:rPr>
            <w:rFonts w:ascii="Arial" w:hAnsi="Arial" w:cs="Arial"/>
            <w:b/>
            <w:sz w:val="24"/>
            <w:szCs w:val="24"/>
          </w:rPr>
          <w:t>CARING FOR OTHERS</w:t>
        </w:r>
      </w:ins>
    </w:p>
    <w:p w14:paraId="1A240B09" w14:textId="77777777" w:rsidR="00151DFA" w:rsidRDefault="00151DFA" w:rsidP="00151DFA">
      <w:pPr>
        <w:pStyle w:val="NoSpacing"/>
        <w:rPr>
          <w:ins w:id="363" w:author="MANAGER, Practice (LONDON ROAD SURGERY)" w:date="2026-09-25T20:09:00Z" w16du:dateUtc="2026-09-26T00:09:00Z"/>
          <w:rFonts w:ascii="Arial" w:hAnsi="Arial" w:cs="Arial"/>
          <w:sz w:val="24"/>
          <w:szCs w:val="24"/>
        </w:rPr>
      </w:pPr>
      <w:ins w:id="364" w:author="MANAGER, Practice (LONDON ROAD SURGERY)" w:date="2026-09-25T20:09:00Z" w16du:dateUtc="2026-09-26T00:09:00Z">
        <w:r>
          <w:rPr>
            <w:rFonts w:ascii="Arial" w:hAnsi="Arial" w:cs="Arial"/>
            <w:sz w:val="24"/>
            <w:szCs w:val="24"/>
          </w:rPr>
          <w:t>If you are caring for a relative, you can access information &amp; advice, specialist support, groups &amp; activities through Carers First.  Carers First is a charity commissioned by Essex County Council:</w:t>
        </w:r>
      </w:ins>
    </w:p>
    <w:p w14:paraId="73C81183" w14:textId="77777777" w:rsidR="00151DFA" w:rsidRDefault="00151DFA" w:rsidP="00151DFA">
      <w:pPr>
        <w:pStyle w:val="NoSpacing"/>
        <w:rPr>
          <w:ins w:id="365" w:author="MANAGER, Practice (LONDON ROAD SURGERY)" w:date="2026-09-25T20:09:00Z" w16du:dateUtc="2026-09-26T00:09:00Z"/>
          <w:rFonts w:ascii="Arial" w:hAnsi="Arial" w:cs="Arial"/>
          <w:sz w:val="24"/>
          <w:szCs w:val="24"/>
        </w:rPr>
      </w:pPr>
    </w:p>
    <w:p w14:paraId="5D54C619" w14:textId="77777777" w:rsidR="00151DFA" w:rsidRDefault="00151DFA" w:rsidP="00151DFA">
      <w:pPr>
        <w:pStyle w:val="NoSpacing"/>
        <w:rPr>
          <w:ins w:id="366" w:author="MANAGER, Practice (LONDON ROAD SURGERY)" w:date="2026-09-25T20:09:00Z" w16du:dateUtc="2026-09-26T00:09:00Z"/>
          <w:rFonts w:ascii="Arial" w:hAnsi="Arial" w:cs="Arial"/>
          <w:sz w:val="24"/>
          <w:szCs w:val="24"/>
        </w:rPr>
      </w:pPr>
      <w:ins w:id="367" w:author="MANAGER, Practice (LONDON ROAD SURGERY)" w:date="2026-09-25T20:09:00Z" w16du:dateUtc="2026-09-26T00:09:00Z">
        <w:r>
          <w:rPr>
            <w:rFonts w:ascii="Arial" w:hAnsi="Arial" w:cs="Arial"/>
            <w:sz w:val="24"/>
            <w:szCs w:val="24"/>
          </w:rPr>
          <w:t>Telephone:  0300 303 1555</w:t>
        </w:r>
      </w:ins>
    </w:p>
    <w:p w14:paraId="1840A27F" w14:textId="77777777" w:rsidR="00151DFA" w:rsidRDefault="00151DFA" w:rsidP="00151DFA">
      <w:pPr>
        <w:pStyle w:val="NoSpacing"/>
        <w:rPr>
          <w:ins w:id="368" w:author="MANAGER, Practice (LONDON ROAD SURGERY)" w:date="2026-09-25T20:09:00Z" w16du:dateUtc="2026-09-26T00:09:00Z"/>
          <w:rStyle w:val="Hyperlink"/>
          <w:rFonts w:ascii="Arial" w:hAnsi="Arial" w:cs="Arial"/>
          <w:sz w:val="24"/>
          <w:szCs w:val="24"/>
        </w:rPr>
      </w:pPr>
      <w:ins w:id="369" w:author="MANAGER, Practice (LONDON ROAD SURGERY)" w:date="2026-09-25T20:09:00Z" w16du:dateUtc="2026-09-26T00:09:00Z">
        <w:r>
          <w:rPr>
            <w:rFonts w:ascii="Arial" w:hAnsi="Arial" w:cs="Arial"/>
            <w:sz w:val="24"/>
            <w:szCs w:val="24"/>
          </w:rPr>
          <w:t xml:space="preserve">Email:  </w:t>
        </w:r>
        <w:r>
          <w:fldChar w:fldCharType="begin"/>
        </w:r>
        <w:r>
          <w:instrText>HYPERLINK "mailto:hello@CarersFIRST.org.uk"</w:instrText>
        </w:r>
        <w:r>
          <w:fldChar w:fldCharType="separate"/>
        </w:r>
        <w:r w:rsidRPr="000851E4">
          <w:rPr>
            <w:rStyle w:val="Hyperlink"/>
            <w:rFonts w:ascii="Arial" w:hAnsi="Arial" w:cs="Arial"/>
            <w:sz w:val="24"/>
            <w:szCs w:val="24"/>
          </w:rPr>
          <w:t>hello@CarersFIRST.org.uk</w:t>
        </w:r>
        <w:r>
          <w:fldChar w:fldCharType="end"/>
        </w:r>
      </w:ins>
    </w:p>
    <w:p w14:paraId="02A6ADD2" w14:textId="77777777" w:rsidR="00151DFA" w:rsidRDefault="00151DFA" w:rsidP="00151DFA">
      <w:pPr>
        <w:pStyle w:val="NoSpacing"/>
        <w:rPr>
          <w:ins w:id="370" w:author="MANAGER, Practice (LONDON ROAD SURGERY)" w:date="2026-09-25T20:09:00Z" w16du:dateUtc="2026-09-26T00:09:00Z"/>
          <w:rStyle w:val="Hyperlink"/>
          <w:rFonts w:ascii="Arial" w:hAnsi="Arial" w:cs="Arial"/>
          <w:sz w:val="24"/>
          <w:szCs w:val="24"/>
        </w:rPr>
      </w:pPr>
    </w:p>
    <w:p w14:paraId="4F66EFEF" w14:textId="77777777" w:rsidR="00151DFA" w:rsidRDefault="00151DFA" w:rsidP="00151DFA">
      <w:pPr>
        <w:pStyle w:val="NoSpacing"/>
        <w:rPr>
          <w:ins w:id="371" w:author="MANAGER, Practice (LONDON ROAD SURGERY)" w:date="2026-09-25T20:09:00Z" w16du:dateUtc="2026-09-26T00:09:00Z"/>
          <w:rStyle w:val="Hyperlink"/>
          <w:rFonts w:ascii="Arial" w:hAnsi="Arial" w:cs="Arial"/>
          <w:sz w:val="24"/>
          <w:szCs w:val="24"/>
        </w:rPr>
      </w:pPr>
      <w:ins w:id="372" w:author="MANAGER, Practice (LONDON ROAD SURGERY)" w:date="2026-09-25T20:09:00Z" w16du:dateUtc="2026-09-26T00:09:00Z">
        <w:r>
          <w:rPr>
            <w:rStyle w:val="Hyperlink"/>
            <w:rFonts w:ascii="Arial" w:hAnsi="Arial" w:cs="Arial"/>
            <w:sz w:val="24"/>
            <w:szCs w:val="24"/>
          </w:rPr>
          <w:t>Please let us know if you are an unpaid Carer and if you need support</w:t>
        </w:r>
      </w:ins>
    </w:p>
    <w:p w14:paraId="4CA12A91" w14:textId="77777777" w:rsidR="00151DFA" w:rsidRDefault="00151DFA" w:rsidP="00151DFA">
      <w:pPr>
        <w:pStyle w:val="NoSpacing"/>
        <w:rPr>
          <w:ins w:id="373" w:author="MANAGER, Practice (LONDON ROAD SURGERY)" w:date="2026-09-25T20:09:00Z" w16du:dateUtc="2026-09-26T00:09:00Z"/>
          <w:rFonts w:ascii="Arial" w:hAnsi="Arial" w:cs="Arial"/>
          <w:sz w:val="24"/>
          <w:szCs w:val="24"/>
        </w:rPr>
      </w:pPr>
    </w:p>
    <w:p w14:paraId="5DEAD4B7" w14:textId="77777777" w:rsidR="00151DFA" w:rsidRPr="00EE0914" w:rsidRDefault="00151DFA" w:rsidP="00151DFA">
      <w:pPr>
        <w:pStyle w:val="NoSpacing"/>
        <w:rPr>
          <w:ins w:id="374" w:author="MANAGER, Practice (LONDON ROAD SURGERY)" w:date="2026-09-25T20:09:00Z" w16du:dateUtc="2026-09-26T00:09:00Z"/>
          <w:rFonts w:ascii="Arial" w:hAnsi="Arial" w:cs="Arial"/>
          <w:b/>
          <w:sz w:val="40"/>
          <w:szCs w:val="40"/>
        </w:rPr>
      </w:pPr>
      <w:ins w:id="375" w:author="MANAGER, Practice (LONDON ROAD SURGERY)" w:date="2026-09-25T20:09:00Z" w16du:dateUtc="2026-09-26T00:09:00Z">
        <w:r w:rsidRPr="00EE0914">
          <w:rPr>
            <w:rFonts w:ascii="Arial" w:hAnsi="Arial" w:cs="Arial"/>
            <w:b/>
            <w:sz w:val="40"/>
            <w:szCs w:val="40"/>
          </w:rPr>
          <w:t>Useful Resources:</w:t>
        </w:r>
      </w:ins>
    </w:p>
    <w:p w14:paraId="14EF5ABB" w14:textId="77777777" w:rsidR="00151DFA" w:rsidRDefault="00151DFA" w:rsidP="00151DFA">
      <w:pPr>
        <w:pStyle w:val="NoSpacing"/>
        <w:rPr>
          <w:ins w:id="376" w:author="MANAGER, Practice (LONDON ROAD SURGERY)" w:date="2026-09-25T20:09:00Z" w16du:dateUtc="2026-09-26T00:09:00Z"/>
          <w:rFonts w:ascii="Arial" w:hAnsi="Arial" w:cs="Arial"/>
          <w:b/>
          <w:sz w:val="24"/>
          <w:szCs w:val="24"/>
        </w:rPr>
      </w:pPr>
    </w:p>
    <w:p w14:paraId="3D788124" w14:textId="77777777" w:rsidR="00151DFA" w:rsidRPr="00E34532" w:rsidRDefault="00151DFA" w:rsidP="00151DFA">
      <w:pPr>
        <w:pStyle w:val="NoSpacing"/>
        <w:rPr>
          <w:ins w:id="377" w:author="MANAGER, Practice (LONDON ROAD SURGERY)" w:date="2026-09-25T20:09:00Z" w16du:dateUtc="2026-09-26T00:09:00Z"/>
          <w:rFonts w:ascii="Arial" w:hAnsi="Arial" w:cs="Arial"/>
          <w:sz w:val="24"/>
          <w:szCs w:val="24"/>
        </w:rPr>
      </w:pPr>
      <w:ins w:id="378" w:author="MANAGER, Practice (LONDON ROAD SURGERY)" w:date="2026-09-25T20:09:00Z" w16du:dateUtc="2026-09-26T00:09:00Z">
        <w:r w:rsidRPr="00494818">
          <w:rPr>
            <w:rFonts w:ascii="Arial" w:hAnsi="Arial" w:cs="Arial"/>
            <w:b/>
            <w:sz w:val="24"/>
            <w:szCs w:val="24"/>
          </w:rPr>
          <w:t>Alzheimer’s Society</w:t>
        </w:r>
        <w:r>
          <w:rPr>
            <w:rFonts w:ascii="Arial" w:hAnsi="Arial" w:cs="Arial"/>
            <w:b/>
            <w:sz w:val="24"/>
            <w:szCs w:val="24"/>
          </w:rPr>
          <w:t>:</w:t>
        </w:r>
        <w:r w:rsidRPr="00E34532">
          <w:rPr>
            <w:rFonts w:ascii="Arial" w:hAnsi="Arial" w:cs="Arial"/>
            <w:sz w:val="24"/>
            <w:szCs w:val="24"/>
          </w:rPr>
          <w:t xml:space="preserve"> </w:t>
        </w:r>
        <w:r>
          <w:rPr>
            <w:rFonts w:ascii="Arial" w:hAnsi="Arial" w:cs="Arial"/>
            <w:sz w:val="24"/>
            <w:szCs w:val="24"/>
          </w:rPr>
          <w:t xml:space="preserve"> 01245 260911   3 Lockside Marina Chelmsford CM2 6HF</w:t>
        </w:r>
      </w:ins>
    </w:p>
    <w:p w14:paraId="52FF0750" w14:textId="77777777" w:rsidR="00151DFA" w:rsidRPr="00A658A9" w:rsidRDefault="00151DFA" w:rsidP="00151DFA">
      <w:pPr>
        <w:pStyle w:val="NoSpacing"/>
        <w:rPr>
          <w:ins w:id="379" w:author="MANAGER, Practice (LONDON ROAD SURGERY)" w:date="2026-09-25T20:09:00Z" w16du:dateUtc="2026-09-26T00:09:00Z"/>
          <w:rFonts w:ascii="Arial" w:hAnsi="Arial" w:cs="Arial"/>
          <w:sz w:val="24"/>
          <w:szCs w:val="24"/>
        </w:rPr>
      </w:pPr>
    </w:p>
    <w:p w14:paraId="1CC85B9C" w14:textId="77777777" w:rsidR="00151DFA" w:rsidRPr="00A658A9" w:rsidRDefault="00151DFA" w:rsidP="00151DFA">
      <w:pPr>
        <w:pStyle w:val="NoSpacing"/>
        <w:rPr>
          <w:ins w:id="380" w:author="MANAGER, Practice (LONDON ROAD SURGERY)" w:date="2026-09-25T20:09:00Z" w16du:dateUtc="2026-09-26T00:09:00Z"/>
          <w:rFonts w:ascii="Arial" w:hAnsi="Arial" w:cs="Arial"/>
          <w:sz w:val="24"/>
          <w:szCs w:val="24"/>
        </w:rPr>
      </w:pPr>
      <w:ins w:id="381" w:author="MANAGER, Practice (LONDON ROAD SURGERY)" w:date="2026-09-25T20:09:00Z" w16du:dateUtc="2026-09-26T00:09:00Z">
        <w:r w:rsidRPr="00494818">
          <w:rPr>
            <w:rFonts w:ascii="Arial" w:hAnsi="Arial" w:cs="Arial"/>
            <w:b/>
            <w:sz w:val="24"/>
            <w:szCs w:val="24"/>
          </w:rPr>
          <w:t>National Domestic Violence Helpline</w:t>
        </w:r>
        <w:r w:rsidRPr="00A658A9">
          <w:rPr>
            <w:rFonts w:ascii="Arial" w:hAnsi="Arial" w:cs="Arial"/>
            <w:sz w:val="24"/>
            <w:szCs w:val="24"/>
          </w:rPr>
          <w:t>: 0808 2000 247 https://www.nationaldahelpline.org.uk</w:t>
        </w:r>
      </w:ins>
    </w:p>
    <w:p w14:paraId="4D6F3774" w14:textId="77777777" w:rsidR="00151DFA" w:rsidRPr="00A658A9" w:rsidRDefault="00151DFA" w:rsidP="00151DFA">
      <w:pPr>
        <w:pStyle w:val="NoSpacing"/>
        <w:rPr>
          <w:ins w:id="382" w:author="MANAGER, Practice (LONDON ROAD SURGERY)" w:date="2026-09-25T20:09:00Z" w16du:dateUtc="2026-09-26T00:09:00Z"/>
          <w:rFonts w:ascii="Arial" w:hAnsi="Arial" w:cs="Arial"/>
          <w:sz w:val="24"/>
          <w:szCs w:val="24"/>
        </w:rPr>
      </w:pPr>
    </w:p>
    <w:p w14:paraId="3EAF376E" w14:textId="77777777" w:rsidR="00151DFA" w:rsidRPr="00A658A9" w:rsidRDefault="00151DFA" w:rsidP="00151DFA">
      <w:pPr>
        <w:pStyle w:val="NoSpacing"/>
        <w:rPr>
          <w:ins w:id="383" w:author="MANAGER, Practice (LONDON ROAD SURGERY)" w:date="2026-09-25T20:09:00Z" w16du:dateUtc="2026-09-26T00:09:00Z"/>
          <w:rFonts w:ascii="Arial" w:hAnsi="Arial" w:cs="Arial"/>
          <w:sz w:val="24"/>
          <w:szCs w:val="24"/>
        </w:rPr>
      </w:pPr>
      <w:ins w:id="384" w:author="MANAGER, Practice (LONDON ROAD SURGERY)" w:date="2026-09-25T20:09:00Z" w16du:dateUtc="2026-09-26T00:09:00Z">
        <w:r w:rsidRPr="00494818">
          <w:rPr>
            <w:rFonts w:ascii="Arial" w:hAnsi="Arial" w:cs="Arial"/>
            <w:b/>
            <w:sz w:val="24"/>
            <w:szCs w:val="24"/>
          </w:rPr>
          <w:t>NSPCC helpline</w:t>
        </w:r>
        <w:r w:rsidRPr="00A658A9">
          <w:rPr>
            <w:rFonts w:ascii="Arial" w:hAnsi="Arial" w:cs="Arial"/>
            <w:sz w:val="24"/>
            <w:szCs w:val="24"/>
          </w:rPr>
          <w:t>:  0808 800 5000</w:t>
        </w:r>
      </w:ins>
    </w:p>
    <w:p w14:paraId="62EE4C14" w14:textId="77777777" w:rsidR="00151DFA" w:rsidRPr="00A658A9" w:rsidRDefault="00151DFA" w:rsidP="00151DFA">
      <w:pPr>
        <w:pStyle w:val="NoSpacing"/>
        <w:rPr>
          <w:ins w:id="385" w:author="MANAGER, Practice (LONDON ROAD SURGERY)" w:date="2026-09-25T20:09:00Z" w16du:dateUtc="2026-09-26T00:09:00Z"/>
          <w:rFonts w:ascii="Arial" w:hAnsi="Arial" w:cs="Arial"/>
          <w:sz w:val="24"/>
          <w:szCs w:val="24"/>
        </w:rPr>
      </w:pPr>
    </w:p>
    <w:p w14:paraId="6AE9824A" w14:textId="77777777" w:rsidR="00151DFA" w:rsidRPr="00A658A9" w:rsidRDefault="00151DFA" w:rsidP="00151DFA">
      <w:pPr>
        <w:pStyle w:val="NoSpacing"/>
        <w:rPr>
          <w:ins w:id="386" w:author="MANAGER, Practice (LONDON ROAD SURGERY)" w:date="2026-09-25T20:09:00Z" w16du:dateUtc="2026-09-26T00:09:00Z"/>
          <w:rFonts w:ascii="Arial" w:hAnsi="Arial" w:cs="Arial"/>
          <w:sz w:val="24"/>
          <w:szCs w:val="24"/>
        </w:rPr>
      </w:pPr>
      <w:ins w:id="387" w:author="MANAGER, Practice (LONDON ROAD SURGERY)" w:date="2026-09-25T20:09:00Z" w16du:dateUtc="2026-09-26T00:09:00Z">
        <w:r w:rsidRPr="00494818">
          <w:rPr>
            <w:rFonts w:ascii="Arial" w:hAnsi="Arial" w:cs="Arial"/>
            <w:b/>
            <w:sz w:val="24"/>
            <w:szCs w:val="24"/>
          </w:rPr>
          <w:t>ChildLine</w:t>
        </w:r>
        <w:r w:rsidRPr="00A658A9">
          <w:rPr>
            <w:rFonts w:ascii="Arial" w:hAnsi="Arial" w:cs="Arial"/>
            <w:sz w:val="24"/>
            <w:szCs w:val="24"/>
          </w:rPr>
          <w:t>: 0800 1111</w:t>
        </w:r>
      </w:ins>
    </w:p>
    <w:p w14:paraId="1B3847B9" w14:textId="77777777" w:rsidR="00151DFA" w:rsidRPr="00A658A9" w:rsidRDefault="00151DFA" w:rsidP="00151DFA">
      <w:pPr>
        <w:pStyle w:val="NoSpacing"/>
        <w:rPr>
          <w:ins w:id="388" w:author="MANAGER, Practice (LONDON ROAD SURGERY)" w:date="2026-09-25T20:09:00Z" w16du:dateUtc="2026-09-26T00:09:00Z"/>
          <w:rFonts w:ascii="Arial" w:hAnsi="Arial" w:cs="Arial"/>
          <w:sz w:val="24"/>
          <w:szCs w:val="24"/>
        </w:rPr>
      </w:pPr>
    </w:p>
    <w:p w14:paraId="59243AFA" w14:textId="77777777" w:rsidR="00151DFA" w:rsidRPr="00A658A9" w:rsidRDefault="00151DFA" w:rsidP="00151DFA">
      <w:pPr>
        <w:pStyle w:val="NoSpacing"/>
        <w:rPr>
          <w:ins w:id="389" w:author="MANAGER, Practice (LONDON ROAD SURGERY)" w:date="2026-09-25T20:09:00Z" w16du:dateUtc="2026-09-26T00:09:00Z"/>
          <w:rFonts w:ascii="Arial" w:hAnsi="Arial" w:cs="Arial"/>
          <w:sz w:val="24"/>
          <w:szCs w:val="24"/>
        </w:rPr>
      </w:pPr>
      <w:ins w:id="390" w:author="MANAGER, Practice (LONDON ROAD SURGERY)" w:date="2026-09-25T20:09:00Z" w16du:dateUtc="2026-09-26T00:09:00Z">
        <w:r w:rsidRPr="00494818">
          <w:rPr>
            <w:rFonts w:ascii="Arial" w:hAnsi="Arial" w:cs="Arial"/>
            <w:b/>
            <w:sz w:val="24"/>
            <w:szCs w:val="24"/>
          </w:rPr>
          <w:t>MIND</w:t>
        </w:r>
        <w:r w:rsidRPr="00A658A9">
          <w:rPr>
            <w:rFonts w:ascii="Arial" w:hAnsi="Arial" w:cs="Arial"/>
            <w:sz w:val="24"/>
            <w:szCs w:val="24"/>
          </w:rPr>
          <w:t>:  www.mind.org.uk</w:t>
        </w:r>
      </w:ins>
    </w:p>
    <w:p w14:paraId="5DF7808E" w14:textId="77777777" w:rsidR="00151DFA" w:rsidRPr="00A658A9" w:rsidRDefault="00151DFA" w:rsidP="00151DFA">
      <w:pPr>
        <w:pStyle w:val="NoSpacing"/>
        <w:rPr>
          <w:ins w:id="391" w:author="MANAGER, Practice (LONDON ROAD SURGERY)" w:date="2026-09-25T20:09:00Z" w16du:dateUtc="2026-09-26T00:09:00Z"/>
          <w:rFonts w:ascii="Arial" w:hAnsi="Arial" w:cs="Arial"/>
          <w:sz w:val="24"/>
          <w:szCs w:val="24"/>
        </w:rPr>
      </w:pPr>
    </w:p>
    <w:p w14:paraId="7B0BAB76" w14:textId="77777777" w:rsidR="00151DFA" w:rsidRPr="00A658A9" w:rsidRDefault="00151DFA" w:rsidP="00151DFA">
      <w:pPr>
        <w:pStyle w:val="NoSpacing"/>
        <w:rPr>
          <w:ins w:id="392" w:author="MANAGER, Practice (LONDON ROAD SURGERY)" w:date="2026-09-25T20:09:00Z" w16du:dateUtc="2026-09-26T00:09:00Z"/>
          <w:rFonts w:ascii="Arial" w:hAnsi="Arial" w:cs="Arial"/>
          <w:sz w:val="24"/>
          <w:szCs w:val="24"/>
        </w:rPr>
      </w:pPr>
      <w:ins w:id="393" w:author="MANAGER, Practice (LONDON ROAD SURGERY)" w:date="2026-09-25T20:09:00Z" w16du:dateUtc="2026-09-26T00:09:00Z">
        <w:r w:rsidRPr="00494818">
          <w:rPr>
            <w:rFonts w:ascii="Arial" w:hAnsi="Arial" w:cs="Arial"/>
            <w:b/>
            <w:sz w:val="24"/>
            <w:szCs w:val="24"/>
          </w:rPr>
          <w:t>YoungMinds</w:t>
        </w:r>
        <w:r w:rsidRPr="00A658A9">
          <w:rPr>
            <w:rFonts w:ascii="Arial" w:hAnsi="Arial" w:cs="Arial"/>
            <w:sz w:val="24"/>
            <w:szCs w:val="24"/>
          </w:rPr>
          <w:t>:  https://youngminds.org.uk</w:t>
        </w:r>
      </w:ins>
    </w:p>
    <w:p w14:paraId="09BDD2F2" w14:textId="77777777" w:rsidR="00151DFA" w:rsidRPr="00A658A9" w:rsidRDefault="00151DFA" w:rsidP="00151DFA">
      <w:pPr>
        <w:pStyle w:val="NoSpacing"/>
        <w:rPr>
          <w:ins w:id="394" w:author="MANAGER, Practice (LONDON ROAD SURGERY)" w:date="2026-09-25T20:09:00Z" w16du:dateUtc="2026-09-26T00:09:00Z"/>
          <w:rFonts w:ascii="Arial" w:hAnsi="Arial" w:cs="Arial"/>
          <w:sz w:val="24"/>
          <w:szCs w:val="24"/>
        </w:rPr>
      </w:pPr>
    </w:p>
    <w:p w14:paraId="525231CE" w14:textId="77777777" w:rsidR="00151DFA" w:rsidRPr="00A658A9" w:rsidRDefault="00151DFA" w:rsidP="00151DFA">
      <w:pPr>
        <w:pStyle w:val="NoSpacing"/>
        <w:rPr>
          <w:ins w:id="395" w:author="MANAGER, Practice (LONDON ROAD SURGERY)" w:date="2026-09-25T20:09:00Z" w16du:dateUtc="2026-09-26T00:09:00Z"/>
          <w:rFonts w:ascii="Arial" w:hAnsi="Arial" w:cs="Arial"/>
          <w:sz w:val="24"/>
          <w:szCs w:val="24"/>
        </w:rPr>
      </w:pPr>
      <w:ins w:id="396" w:author="MANAGER, Practice (LONDON ROAD SURGERY)" w:date="2026-09-25T20:09:00Z" w16du:dateUtc="2026-09-26T00:09:00Z">
        <w:r w:rsidRPr="00494818">
          <w:rPr>
            <w:rFonts w:ascii="Arial" w:hAnsi="Arial" w:cs="Arial"/>
            <w:b/>
            <w:sz w:val="24"/>
            <w:szCs w:val="24"/>
          </w:rPr>
          <w:t>ICON</w:t>
        </w:r>
        <w:r w:rsidRPr="00A658A9">
          <w:rPr>
            <w:rFonts w:ascii="Arial" w:hAnsi="Arial" w:cs="Arial"/>
            <w:sz w:val="24"/>
            <w:szCs w:val="24"/>
          </w:rPr>
          <w:t>:  Babies cry: You can cope  https://iconcope.org</w:t>
        </w:r>
      </w:ins>
    </w:p>
    <w:p w14:paraId="364D85E7" w14:textId="77777777" w:rsidR="00151DFA" w:rsidRPr="00A658A9" w:rsidRDefault="00151DFA" w:rsidP="00151DFA">
      <w:pPr>
        <w:pStyle w:val="NoSpacing"/>
        <w:rPr>
          <w:ins w:id="397" w:author="MANAGER, Practice (LONDON ROAD SURGERY)" w:date="2026-09-25T20:09:00Z" w16du:dateUtc="2026-09-26T00:09:00Z"/>
          <w:rFonts w:ascii="Arial" w:hAnsi="Arial" w:cs="Arial"/>
          <w:sz w:val="24"/>
          <w:szCs w:val="24"/>
        </w:rPr>
      </w:pPr>
    </w:p>
    <w:p w14:paraId="4290C84F" w14:textId="77777777" w:rsidR="00781D7E" w:rsidRDefault="00151DFA" w:rsidP="00781D7E">
      <w:pPr>
        <w:pStyle w:val="NoSpacing"/>
        <w:rPr>
          <w:ins w:id="398" w:author="MANAGER, Practice (LONDON ROAD SURGERY)" w:date="2026-09-25T20:09:00Z" w16du:dateUtc="2026-09-26T00:09:00Z"/>
          <w:rFonts w:ascii="Arial" w:hAnsi="Arial" w:cs="Arial"/>
          <w:sz w:val="24"/>
          <w:szCs w:val="24"/>
        </w:rPr>
      </w:pPr>
      <w:ins w:id="399" w:author="MANAGER, Practice (LONDON ROAD SURGERY)" w:date="2026-09-25T20:09:00Z" w16du:dateUtc="2026-09-26T00:09:00Z">
        <w:r w:rsidRPr="00494818">
          <w:rPr>
            <w:rFonts w:ascii="Arial" w:hAnsi="Arial" w:cs="Arial"/>
            <w:b/>
            <w:sz w:val="24"/>
            <w:szCs w:val="24"/>
          </w:rPr>
          <w:t>IRISi:</w:t>
        </w:r>
        <w:r w:rsidRPr="00A658A9">
          <w:rPr>
            <w:rFonts w:ascii="Arial" w:hAnsi="Arial" w:cs="Arial"/>
            <w:sz w:val="24"/>
            <w:szCs w:val="24"/>
          </w:rPr>
          <w:t xml:space="preserve">  irisi.org/iris/find-your-local-iris-site</w:t>
        </w:r>
      </w:ins>
    </w:p>
    <w:p w14:paraId="0677672B" w14:textId="312A0BCC" w:rsidR="00781D7E" w:rsidRDefault="00EF3FB0" w:rsidP="00781D7E">
      <w:pPr>
        <w:spacing w:after="160" w:line="259" w:lineRule="auto"/>
        <w:rPr>
          <w:ins w:id="400" w:author="MANAGER, Practice (LONDON ROAD SURGERY)" w:date="2026-09-25T20:09:00Z" w16du:dateUtc="2026-09-26T00:09:00Z"/>
          <w:b/>
          <w:bCs/>
          <w:kern w:val="2"/>
          <w:sz w:val="36"/>
          <w:szCs w:val="36"/>
          <w14:ligatures w14:val="standardContextual"/>
        </w:rPr>
      </w:pPr>
      <w:ins w:id="401" w:author="MANAGER, Practice (LONDON ROAD SURGERY)" w:date="2026-09-25T20:09:00Z" w16du:dateUtc="2026-09-26T00:09:00Z">
        <w:r>
          <w:rPr>
            <w:b/>
            <w:bCs/>
            <w:kern w:val="2"/>
            <w:sz w:val="36"/>
            <w:szCs w:val="36"/>
            <w14:ligatures w14:val="standardContextual"/>
          </w:rPr>
          <w:t>March</w:t>
        </w:r>
        <w:r w:rsidR="00261EC7" w:rsidRPr="00261EC7">
          <w:rPr>
            <w:b/>
            <w:bCs/>
            <w:kern w:val="2"/>
            <w:sz w:val="36"/>
            <w:szCs w:val="36"/>
            <w14:ligatures w14:val="standardContextual"/>
          </w:rPr>
          <w:t xml:space="preserve"> 202</w:t>
        </w:r>
        <w:r w:rsidR="001B7E06">
          <w:rPr>
            <w:b/>
            <w:bCs/>
            <w:kern w:val="2"/>
            <w:sz w:val="36"/>
            <w:szCs w:val="36"/>
            <w14:ligatures w14:val="standardContextual"/>
          </w:rPr>
          <w:t>5</w:t>
        </w:r>
      </w:ins>
    </w:p>
    <w:p w14:paraId="24496466" w14:textId="77777777" w:rsidR="00EF3FB0" w:rsidRPr="00D05EFA" w:rsidRDefault="00EF3FB0" w:rsidP="00EF3FB0">
      <w:pPr>
        <w:shd w:val="clear" w:color="auto" w:fill="FEFEFE"/>
        <w:spacing w:after="0" w:line="240" w:lineRule="auto"/>
        <w:rPr>
          <w:ins w:id="402" w:author="MANAGER, Practice (LONDON ROAD SURGERY)" w:date="2026-09-25T20:09:00Z" w16du:dateUtc="2026-09-26T00:09:00Z"/>
          <w:rFonts w:ascii="Arial" w:eastAsia="Times New Roman" w:hAnsi="Arial" w:cs="Arial"/>
          <w:color w:val="141414"/>
          <w:sz w:val="23"/>
          <w:szCs w:val="23"/>
          <w:lang w:eastAsia="en-GB"/>
        </w:rPr>
      </w:pPr>
      <w:ins w:id="403" w:author="MANAGER, Practice (LONDON ROAD SURGERY)" w:date="2026-09-25T20:09:00Z" w16du:dateUtc="2026-09-26T00:09:00Z">
        <w:r w:rsidRPr="00D05EFA">
          <w:rPr>
            <w:rFonts w:ascii="Arial" w:eastAsia="Times New Roman" w:hAnsi="Arial" w:cs="Arial"/>
            <w:b/>
            <w:bCs/>
            <w:color w:val="141414"/>
            <w:sz w:val="23"/>
            <w:szCs w:val="23"/>
            <w:lang w:eastAsia="en-GB"/>
          </w:rPr>
          <w:t>International Prenatal Infection Prevention Month</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Prenatal Infection Prevention Month helps to promote awareness of infections transmitted from mother to baby. When you’re pregnant, it’s important to minimise the risk of becoming ill. In some cases, infections can transfer to your unborn baby, causing serious risks, so it’s a good idea to take some extra precautions to keep you and your baby safe.</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Here are a few useful tips to follow:</w:t>
        </w:r>
        <w:r w:rsidRPr="00D05EFA">
          <w:rPr>
            <w:rFonts w:ascii="Arial" w:eastAsia="Times New Roman" w:hAnsi="Arial" w:cs="Arial"/>
            <w:color w:val="141414"/>
            <w:sz w:val="23"/>
            <w:szCs w:val="23"/>
            <w:lang w:eastAsia="en-GB"/>
          </w:rPr>
          <w:br/>
        </w:r>
      </w:ins>
    </w:p>
    <w:p w14:paraId="2E9D558D" w14:textId="77777777" w:rsidR="00EF3FB0" w:rsidRPr="00D05EFA" w:rsidRDefault="00EF3FB0" w:rsidP="00EF3FB0">
      <w:pPr>
        <w:numPr>
          <w:ilvl w:val="0"/>
          <w:numId w:val="6"/>
        </w:numPr>
        <w:shd w:val="clear" w:color="auto" w:fill="FEFEFE"/>
        <w:spacing w:before="100" w:beforeAutospacing="1" w:after="100" w:afterAutospacing="1" w:line="240" w:lineRule="auto"/>
        <w:rPr>
          <w:ins w:id="404" w:author="MANAGER, Practice (LONDON ROAD SURGERY)" w:date="2026-09-25T20:09:00Z" w16du:dateUtc="2026-09-26T00:09:00Z"/>
          <w:rFonts w:ascii="Arial" w:eastAsia="Times New Roman" w:hAnsi="Arial" w:cs="Arial"/>
          <w:color w:val="141414"/>
          <w:sz w:val="23"/>
          <w:szCs w:val="23"/>
          <w:lang w:eastAsia="en-GB"/>
        </w:rPr>
      </w:pPr>
      <w:ins w:id="405" w:author="MANAGER, Practice (LONDON ROAD SURGERY)" w:date="2026-09-25T20:09:00Z" w16du:dateUtc="2026-09-26T00:09:00Z">
        <w:r w:rsidRPr="00D05EFA">
          <w:rPr>
            <w:rFonts w:ascii="Arial" w:eastAsia="Times New Roman" w:hAnsi="Arial" w:cs="Arial"/>
            <w:color w:val="141414"/>
            <w:sz w:val="23"/>
            <w:szCs w:val="23"/>
            <w:lang w:eastAsia="en-GB"/>
          </w:rPr>
          <w:t>Book your prenatal appointments</w:t>
        </w:r>
      </w:ins>
    </w:p>
    <w:p w14:paraId="64E7DA69" w14:textId="77777777" w:rsidR="00EF3FB0" w:rsidRPr="00D05EFA" w:rsidRDefault="00EF3FB0" w:rsidP="00EF3FB0">
      <w:pPr>
        <w:numPr>
          <w:ilvl w:val="0"/>
          <w:numId w:val="6"/>
        </w:numPr>
        <w:shd w:val="clear" w:color="auto" w:fill="FEFEFE"/>
        <w:spacing w:before="100" w:beforeAutospacing="1" w:after="100" w:afterAutospacing="1" w:line="240" w:lineRule="auto"/>
        <w:rPr>
          <w:ins w:id="406" w:author="MANAGER, Practice (LONDON ROAD SURGERY)" w:date="2026-09-25T20:09:00Z" w16du:dateUtc="2026-09-26T00:09:00Z"/>
          <w:rFonts w:ascii="Arial" w:eastAsia="Times New Roman" w:hAnsi="Arial" w:cs="Arial"/>
          <w:color w:val="141414"/>
          <w:sz w:val="23"/>
          <w:szCs w:val="23"/>
          <w:lang w:eastAsia="en-GB"/>
        </w:rPr>
      </w:pPr>
      <w:ins w:id="407" w:author="MANAGER, Practice (LONDON ROAD SURGERY)" w:date="2026-09-25T20:09:00Z" w16du:dateUtc="2026-09-26T00:09:00Z">
        <w:r w:rsidRPr="00D05EFA">
          <w:rPr>
            <w:rFonts w:ascii="Arial" w:eastAsia="Times New Roman" w:hAnsi="Arial" w:cs="Arial"/>
            <w:color w:val="141414"/>
            <w:sz w:val="23"/>
            <w:szCs w:val="23"/>
            <w:lang w:eastAsia="en-GB"/>
          </w:rPr>
          <w:t>Keep up to date with immunisations</w:t>
        </w:r>
      </w:ins>
    </w:p>
    <w:p w14:paraId="2DB2E655" w14:textId="77777777" w:rsidR="00EF3FB0" w:rsidRPr="00D05EFA" w:rsidRDefault="00EF3FB0" w:rsidP="00EF3FB0">
      <w:pPr>
        <w:numPr>
          <w:ilvl w:val="0"/>
          <w:numId w:val="6"/>
        </w:numPr>
        <w:shd w:val="clear" w:color="auto" w:fill="FEFEFE"/>
        <w:spacing w:before="100" w:beforeAutospacing="1" w:after="100" w:afterAutospacing="1" w:line="240" w:lineRule="auto"/>
        <w:rPr>
          <w:ins w:id="408" w:author="MANAGER, Practice (LONDON ROAD SURGERY)" w:date="2026-09-25T20:09:00Z" w16du:dateUtc="2026-09-26T00:09:00Z"/>
          <w:rFonts w:ascii="Arial" w:eastAsia="Times New Roman" w:hAnsi="Arial" w:cs="Arial"/>
          <w:color w:val="141414"/>
          <w:sz w:val="23"/>
          <w:szCs w:val="23"/>
          <w:lang w:eastAsia="en-GB"/>
        </w:rPr>
      </w:pPr>
      <w:ins w:id="409" w:author="MANAGER, Practice (LONDON ROAD SURGERY)" w:date="2026-09-25T20:09:00Z" w16du:dateUtc="2026-09-26T00:09:00Z">
        <w:r w:rsidRPr="00D05EFA">
          <w:rPr>
            <w:rFonts w:ascii="Arial" w:eastAsia="Times New Roman" w:hAnsi="Arial" w:cs="Arial"/>
            <w:color w:val="141414"/>
            <w:sz w:val="23"/>
            <w:szCs w:val="23"/>
            <w:lang w:eastAsia="en-GB"/>
          </w:rPr>
          <w:t>Practice good hygiene such as hand washing</w:t>
        </w:r>
      </w:ins>
    </w:p>
    <w:p w14:paraId="433B0BD8" w14:textId="77777777" w:rsidR="00EF3FB0" w:rsidRPr="00D05EFA" w:rsidRDefault="00EF3FB0" w:rsidP="00EF3FB0">
      <w:pPr>
        <w:numPr>
          <w:ilvl w:val="0"/>
          <w:numId w:val="6"/>
        </w:numPr>
        <w:shd w:val="clear" w:color="auto" w:fill="FEFEFE"/>
        <w:spacing w:before="100" w:beforeAutospacing="1" w:after="100" w:afterAutospacing="1" w:line="240" w:lineRule="auto"/>
        <w:rPr>
          <w:ins w:id="410" w:author="MANAGER, Practice (LONDON ROAD SURGERY)" w:date="2026-09-25T20:09:00Z" w16du:dateUtc="2026-09-26T00:09:00Z"/>
          <w:rFonts w:ascii="Arial" w:eastAsia="Times New Roman" w:hAnsi="Arial" w:cs="Arial"/>
          <w:color w:val="141414"/>
          <w:sz w:val="23"/>
          <w:szCs w:val="23"/>
          <w:lang w:eastAsia="en-GB"/>
        </w:rPr>
      </w:pPr>
      <w:ins w:id="411" w:author="MANAGER, Practice (LONDON ROAD SURGERY)" w:date="2026-09-25T20:09:00Z" w16du:dateUtc="2026-09-26T00:09:00Z">
        <w:r w:rsidRPr="00D05EFA">
          <w:rPr>
            <w:rFonts w:ascii="Arial" w:eastAsia="Times New Roman" w:hAnsi="Arial" w:cs="Arial"/>
            <w:color w:val="141414"/>
            <w:sz w:val="23"/>
            <w:szCs w:val="23"/>
            <w:lang w:eastAsia="en-GB"/>
          </w:rPr>
          <w:t>Eat a healthy diet</w:t>
        </w:r>
      </w:ins>
    </w:p>
    <w:p w14:paraId="4B422374" w14:textId="77777777" w:rsidR="00EF3FB0" w:rsidRPr="00D05EFA" w:rsidRDefault="00EF3FB0" w:rsidP="00EF3FB0">
      <w:pPr>
        <w:numPr>
          <w:ilvl w:val="0"/>
          <w:numId w:val="6"/>
        </w:numPr>
        <w:shd w:val="clear" w:color="auto" w:fill="FEFEFE"/>
        <w:spacing w:before="100" w:beforeAutospacing="1" w:after="100" w:afterAutospacing="1" w:line="240" w:lineRule="auto"/>
        <w:rPr>
          <w:ins w:id="412" w:author="MANAGER, Practice (LONDON ROAD SURGERY)" w:date="2026-09-25T20:09:00Z" w16du:dateUtc="2026-09-26T00:09:00Z"/>
          <w:rFonts w:ascii="Arial" w:eastAsia="Times New Roman" w:hAnsi="Arial" w:cs="Arial"/>
          <w:color w:val="141414"/>
          <w:sz w:val="23"/>
          <w:szCs w:val="23"/>
          <w:lang w:eastAsia="en-GB"/>
        </w:rPr>
      </w:pPr>
      <w:ins w:id="413" w:author="MANAGER, Practice (LONDON ROAD SURGERY)" w:date="2026-09-25T20:09:00Z" w16du:dateUtc="2026-09-26T00:09:00Z">
        <w:r w:rsidRPr="00D05EFA">
          <w:rPr>
            <w:rFonts w:ascii="Arial" w:eastAsia="Times New Roman" w:hAnsi="Arial" w:cs="Arial"/>
            <w:color w:val="141414"/>
            <w:sz w:val="23"/>
            <w:szCs w:val="23"/>
            <w:lang w:eastAsia="en-GB"/>
          </w:rPr>
          <w:t>Avoid environmental hazards such as cigarette smoke</w:t>
        </w:r>
      </w:ins>
    </w:p>
    <w:p w14:paraId="4356E5A4" w14:textId="77777777" w:rsidR="00EF3FB0" w:rsidRPr="00D05EFA" w:rsidRDefault="00EF3FB0" w:rsidP="00EF3FB0">
      <w:pPr>
        <w:shd w:val="clear" w:color="auto" w:fill="FEFEFE"/>
        <w:spacing w:after="0" w:line="240" w:lineRule="auto"/>
        <w:rPr>
          <w:ins w:id="414" w:author="MANAGER, Practice (LONDON ROAD SURGERY)" w:date="2026-09-25T20:09:00Z" w16du:dateUtc="2026-09-26T00:09:00Z"/>
          <w:rFonts w:ascii="Arial" w:eastAsia="Times New Roman" w:hAnsi="Arial" w:cs="Arial"/>
          <w:color w:val="141414"/>
          <w:sz w:val="23"/>
          <w:szCs w:val="23"/>
          <w:lang w:eastAsia="en-GB"/>
        </w:rPr>
      </w:pPr>
      <w:ins w:id="415" w:author="MANAGER, Practice (LONDON ROAD SURGERY)" w:date="2026-09-25T20:09:00Z" w16du:dateUtc="2026-09-26T00:09:00Z">
        <w:r>
          <w:fldChar w:fldCharType="begin"/>
        </w:r>
        <w:r>
          <w:instrText>HYPERLINK "https://www.nhs.uk/pregnancy/keeping-well/infections-that-may-affect-your-baby/" \t "_blank"</w:instrText>
        </w:r>
        <w:r>
          <w:fldChar w:fldCharType="separate"/>
        </w:r>
        <w:r w:rsidRPr="00D05EFA">
          <w:rPr>
            <w:rFonts w:ascii="Arial" w:eastAsia="Times New Roman" w:hAnsi="Arial" w:cs="Arial"/>
            <w:color w:val="2577B1"/>
            <w:sz w:val="23"/>
            <w:szCs w:val="23"/>
            <w:u w:val="single"/>
            <w:lang w:eastAsia="en-GB"/>
          </w:rPr>
          <w:t>https://www.nhs.uk/pregnancy/keeping-well/infections-that-may-affect-your-baby/</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"https://www.nhsinform.scot/ready-steady-baby/pregnancy/looking-after-yourself-and-your-baby/how-to-prevent-illness-in-pregnancy/" \t "_blank"</w:instrText>
        </w:r>
        <w:r>
          <w:fldChar w:fldCharType="separate"/>
        </w:r>
        <w:r w:rsidRPr="00D05EFA">
          <w:rPr>
            <w:rFonts w:ascii="Arial" w:eastAsia="Times New Roman" w:hAnsi="Arial" w:cs="Arial"/>
            <w:color w:val="2577B1"/>
            <w:sz w:val="23"/>
            <w:szCs w:val="23"/>
            <w:u w:val="single"/>
            <w:lang w:eastAsia="en-GB"/>
          </w:rPr>
          <w:t>https://www.nhsinform.scot/ready-st...our-baby/how-to-prevent-illness-in-pregnancy/</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rsidRPr="00D05EFA">
          <w:rPr>
            <w:rFonts w:ascii="Arial" w:eastAsia="Times New Roman" w:hAnsi="Arial" w:cs="Arial"/>
            <w:b/>
            <w:bCs/>
            <w:color w:val="141414"/>
            <w:sz w:val="23"/>
            <w:szCs w:val="23"/>
            <w:lang w:eastAsia="en-GB"/>
          </w:rPr>
          <w:t>Stay well in winter</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Winter conditions can be bad for our health, aggravating any existing health problems, making us more vulnerable to respiratory winter illnesses. It’s not just your physical health that can suffer during cold weather, it’s important to think about your mental health too. Lack of sunlight, miserable weather and the cost of living can put a strain on our wellbeing. Have a look at these tips on practising self-care this winter.</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"https://www.andovermind.org.uk/5-top-tips-to-take-care-of-your-wellbeing-this-winter/" \t "_blank"</w:instrText>
        </w:r>
        <w:r>
          <w:fldChar w:fldCharType="separate"/>
        </w:r>
        <w:r w:rsidRPr="00D05EFA">
          <w:rPr>
            <w:rFonts w:ascii="Arial" w:eastAsia="Times New Roman" w:hAnsi="Arial" w:cs="Arial"/>
            <w:color w:val="2577B1"/>
            <w:sz w:val="23"/>
            <w:szCs w:val="23"/>
            <w:u w:val="single"/>
            <w:lang w:eastAsia="en-GB"/>
          </w:rPr>
          <w:t>https://www.andovermind.org.uk/5-top-tips-to-take-care-of-your-wellbeing-this-winter/</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"https://www.england.nhs.uk/long-read/were-here-to-help-you-stay-well-this-winter-transcript-of-audio-version/" \t "_blank"</w:instrText>
        </w:r>
        <w:r>
          <w:fldChar w:fldCharType="separate"/>
        </w:r>
        <w:r w:rsidRPr="00D05EFA">
          <w:rPr>
            <w:rFonts w:ascii="Arial" w:eastAsia="Times New Roman" w:hAnsi="Arial" w:cs="Arial"/>
            <w:color w:val="2577B1"/>
            <w:sz w:val="23"/>
            <w:szCs w:val="23"/>
            <w:u w:val="single"/>
            <w:lang w:eastAsia="en-GB"/>
          </w:rPr>
          <w:t>https://www.england.nhs.uk/long-rea...well-this-winter-transcript-of-audio-version/</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rsidRPr="00D05EFA">
          <w:rPr>
            <w:rFonts w:ascii="Arial" w:eastAsia="Times New Roman" w:hAnsi="Arial" w:cs="Arial"/>
            <w:b/>
            <w:bCs/>
            <w:color w:val="141414"/>
            <w:sz w:val="23"/>
            <w:szCs w:val="23"/>
            <w:lang w:eastAsia="en-GB"/>
          </w:rPr>
          <w:t>For older patients</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With the withdrawal of the winter fuel allowance, you may be feeling extra financial pressure when it comes to keeping warm this winter. If you’re in receipt of a means-tested benefit, you can still receive the winter fuel payment. But if you're not, or even if you'd just like to save some money while warming up, have a look at these cost-effective tips to warm you up during the cold winter months.</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If you have health or mobility issues, it can be very difficult to get out and about to see people. Loneliness can take its toll on their mental health. No one deserves the sadness of feeling lonely. Find support here: </w:t>
        </w:r>
        <w:r>
          <w:fldChar w:fldCharType="begin"/>
        </w:r>
        <w:r>
          <w:instrText>HYPERLINK "https://www.ageuk.org.uk/information-advice/money-legal/benefits-entitlements/winter-fuel-payment/" \t "_blank"</w:instrText>
        </w:r>
        <w:r>
          <w:fldChar w:fldCharType="separate"/>
        </w:r>
        <w:r w:rsidRPr="00D05EFA">
          <w:rPr>
            <w:rFonts w:ascii="Arial" w:eastAsia="Times New Roman" w:hAnsi="Arial" w:cs="Arial"/>
            <w:color w:val="2577B1"/>
            <w:sz w:val="23"/>
            <w:szCs w:val="23"/>
            <w:u w:val="single"/>
            <w:lang w:eastAsia="en-GB"/>
          </w:rPr>
          <w:t>https://www.ageuk.org.uk/information-advice/money-legal/benefits-entitlements/winter-fuel-payment/</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"https://www.redcross.org.uk/stories/health-and-social-care/health/tips-on-keeping-warm-this-winter" \t "_blank"</w:instrText>
        </w:r>
        <w:r>
          <w:fldChar w:fldCharType="separate"/>
        </w:r>
        <w:r w:rsidRPr="00D05EFA">
          <w:rPr>
            <w:rFonts w:ascii="Arial" w:eastAsia="Times New Roman" w:hAnsi="Arial" w:cs="Arial"/>
            <w:color w:val="2577B1"/>
            <w:sz w:val="23"/>
            <w:szCs w:val="23"/>
            <w:u w:val="single"/>
            <w:lang w:eastAsia="en-GB"/>
          </w:rPr>
          <w:t>https://www.redcross.org.uk/stories/health-and-social-care/health/tips-on-keeping-warm-this-winter</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"https://www.ageuk.org.uk/information-advice/money-legal/benefits-entitlements/winter-fuel-payment/" \t "_blank"</w:instrText>
        </w:r>
        <w:r>
          <w:fldChar w:fldCharType="separate"/>
        </w:r>
        <w:r w:rsidRPr="00D05EFA">
          <w:rPr>
            <w:rFonts w:ascii="Arial" w:eastAsia="Times New Roman" w:hAnsi="Arial" w:cs="Arial"/>
            <w:color w:val="2577B1"/>
            <w:sz w:val="23"/>
            <w:szCs w:val="23"/>
            <w:u w:val="single"/>
            <w:lang w:eastAsia="en-GB"/>
          </w:rPr>
          <w:t>https://www.ageuk.org.uk/information-advice/money-legal/benefits-entitlements/winter-fuel-payment/</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(If you know of any local groups, or have resources at your practice, add the links to this post in place of the national helpline.)</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rsidRPr="00D05EFA">
          <w:rPr>
            <w:rFonts w:ascii="Arial" w:eastAsia="Times New Roman" w:hAnsi="Arial" w:cs="Arial"/>
            <w:b/>
            <w:bCs/>
            <w:color w:val="141414"/>
            <w:sz w:val="23"/>
            <w:szCs w:val="23"/>
            <w:lang w:eastAsia="en-GB"/>
          </w:rPr>
          <w:t>NHS App</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If you’re new to using the NHS App and you’re not sure how to access the information, there is lots of information around to help you. Download the NHS App on your smartphone or tablet via the Google play or App store. You can also access the same services in a web browser by logging in through the NHS website.</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Did you know that using the NHS App can help you access lots of information about your health?</w:t>
        </w:r>
        <w:r w:rsidRPr="00D05EFA">
          <w:rPr>
            <w:rFonts w:ascii="Arial" w:eastAsia="Times New Roman" w:hAnsi="Arial" w:cs="Arial"/>
            <w:color w:val="141414"/>
            <w:sz w:val="23"/>
            <w:szCs w:val="23"/>
            <w:lang w:eastAsia="en-GB"/>
          </w:rPr>
          <w:br/>
        </w:r>
      </w:ins>
    </w:p>
    <w:p w14:paraId="77B4AFDF" w14:textId="77777777" w:rsidR="00EF3FB0" w:rsidRPr="00D05EFA" w:rsidRDefault="00EF3FB0" w:rsidP="00EF3FB0">
      <w:pPr>
        <w:numPr>
          <w:ilvl w:val="0"/>
          <w:numId w:val="7"/>
        </w:numPr>
        <w:shd w:val="clear" w:color="auto" w:fill="FEFEFE"/>
        <w:spacing w:before="100" w:beforeAutospacing="1" w:after="100" w:afterAutospacing="1" w:line="240" w:lineRule="auto"/>
        <w:rPr>
          <w:ins w:id="416" w:author="MANAGER, Practice (LONDON ROAD SURGERY)" w:date="2026-09-25T20:09:00Z" w16du:dateUtc="2026-09-26T00:09:00Z"/>
          <w:rFonts w:ascii="Arial" w:eastAsia="Times New Roman" w:hAnsi="Arial" w:cs="Arial"/>
          <w:color w:val="141414"/>
          <w:sz w:val="23"/>
          <w:szCs w:val="23"/>
          <w:lang w:eastAsia="en-GB"/>
        </w:rPr>
      </w:pPr>
      <w:ins w:id="417" w:author="MANAGER, Practice (LONDON ROAD SURGERY)" w:date="2026-09-25T20:09:00Z" w16du:dateUtc="2026-09-26T00:09:00Z">
        <w:r w:rsidRPr="00D05EFA">
          <w:rPr>
            <w:rFonts w:ascii="Arial" w:eastAsia="Times New Roman" w:hAnsi="Arial" w:cs="Arial"/>
            <w:color w:val="141414"/>
            <w:sz w:val="23"/>
            <w:szCs w:val="23"/>
            <w:lang w:eastAsia="en-GB"/>
          </w:rPr>
          <w:t>Request repeat prescriptions</w:t>
        </w:r>
      </w:ins>
    </w:p>
    <w:p w14:paraId="69CC0268" w14:textId="77777777" w:rsidR="00EF3FB0" w:rsidRPr="00D05EFA" w:rsidRDefault="00EF3FB0" w:rsidP="00EF3FB0">
      <w:pPr>
        <w:numPr>
          <w:ilvl w:val="0"/>
          <w:numId w:val="7"/>
        </w:numPr>
        <w:shd w:val="clear" w:color="auto" w:fill="FEFEFE"/>
        <w:spacing w:before="100" w:beforeAutospacing="1" w:after="100" w:afterAutospacing="1" w:line="240" w:lineRule="auto"/>
        <w:rPr>
          <w:ins w:id="418" w:author="MANAGER, Practice (LONDON ROAD SURGERY)" w:date="2026-09-25T20:09:00Z" w16du:dateUtc="2026-09-26T00:09:00Z"/>
          <w:rFonts w:ascii="Arial" w:eastAsia="Times New Roman" w:hAnsi="Arial" w:cs="Arial"/>
          <w:color w:val="141414"/>
          <w:sz w:val="23"/>
          <w:szCs w:val="23"/>
          <w:lang w:eastAsia="en-GB"/>
        </w:rPr>
      </w:pPr>
      <w:ins w:id="419" w:author="MANAGER, Practice (LONDON ROAD SURGERY)" w:date="2026-09-25T20:09:00Z" w16du:dateUtc="2026-09-26T00:09:00Z">
        <w:r w:rsidRPr="00D05EFA">
          <w:rPr>
            <w:rFonts w:ascii="Arial" w:eastAsia="Times New Roman" w:hAnsi="Arial" w:cs="Arial"/>
            <w:color w:val="141414"/>
            <w:sz w:val="23"/>
            <w:szCs w:val="23"/>
            <w:lang w:eastAsia="en-GB"/>
          </w:rPr>
          <w:t>Check the status of your prescriptions</w:t>
        </w:r>
      </w:ins>
    </w:p>
    <w:p w14:paraId="52854E7C" w14:textId="77777777" w:rsidR="00EF3FB0" w:rsidRPr="00D05EFA" w:rsidRDefault="00EF3FB0" w:rsidP="00EF3FB0">
      <w:pPr>
        <w:numPr>
          <w:ilvl w:val="0"/>
          <w:numId w:val="7"/>
        </w:numPr>
        <w:shd w:val="clear" w:color="auto" w:fill="FEFEFE"/>
        <w:spacing w:before="100" w:beforeAutospacing="1" w:after="100" w:afterAutospacing="1" w:line="240" w:lineRule="auto"/>
        <w:rPr>
          <w:ins w:id="420" w:author="MANAGER, Practice (LONDON ROAD SURGERY)" w:date="2026-09-25T20:09:00Z" w16du:dateUtc="2026-09-26T00:09:00Z"/>
          <w:rFonts w:ascii="Arial" w:eastAsia="Times New Roman" w:hAnsi="Arial" w:cs="Arial"/>
          <w:color w:val="141414"/>
          <w:sz w:val="23"/>
          <w:szCs w:val="23"/>
          <w:lang w:eastAsia="en-GB"/>
        </w:rPr>
      </w:pPr>
      <w:ins w:id="421" w:author="MANAGER, Practice (LONDON ROAD SURGERY)" w:date="2026-09-25T20:09:00Z" w16du:dateUtc="2026-09-26T00:09:00Z">
        <w:r w:rsidRPr="00D05EFA">
          <w:rPr>
            <w:rFonts w:ascii="Arial" w:eastAsia="Times New Roman" w:hAnsi="Arial" w:cs="Arial"/>
            <w:color w:val="141414"/>
            <w:sz w:val="23"/>
            <w:szCs w:val="23"/>
            <w:lang w:eastAsia="en-GB"/>
          </w:rPr>
          <w:t>See upcoming appointments</w:t>
        </w:r>
      </w:ins>
    </w:p>
    <w:p w14:paraId="5F20CACE" w14:textId="77777777" w:rsidR="00EF3FB0" w:rsidRPr="00D05EFA" w:rsidRDefault="00EF3FB0" w:rsidP="00EF3FB0">
      <w:pPr>
        <w:numPr>
          <w:ilvl w:val="0"/>
          <w:numId w:val="7"/>
        </w:numPr>
        <w:shd w:val="clear" w:color="auto" w:fill="FEFEFE"/>
        <w:spacing w:before="100" w:beforeAutospacing="1" w:after="100" w:afterAutospacing="1" w:line="240" w:lineRule="auto"/>
        <w:rPr>
          <w:ins w:id="422" w:author="MANAGER, Practice (LONDON ROAD SURGERY)" w:date="2026-09-25T20:09:00Z" w16du:dateUtc="2026-09-26T00:09:00Z"/>
          <w:rFonts w:ascii="Arial" w:eastAsia="Times New Roman" w:hAnsi="Arial" w:cs="Arial"/>
          <w:color w:val="141414"/>
          <w:sz w:val="23"/>
          <w:szCs w:val="23"/>
          <w:lang w:eastAsia="en-GB"/>
        </w:rPr>
      </w:pPr>
      <w:ins w:id="423" w:author="MANAGER, Practice (LONDON ROAD SURGERY)" w:date="2026-09-25T20:09:00Z" w16du:dateUtc="2026-09-26T00:09:00Z">
        <w:r w:rsidRPr="00D05EFA">
          <w:rPr>
            <w:rFonts w:ascii="Arial" w:eastAsia="Times New Roman" w:hAnsi="Arial" w:cs="Arial"/>
            <w:color w:val="141414"/>
            <w:sz w:val="23"/>
            <w:szCs w:val="23"/>
            <w:lang w:eastAsia="en-GB"/>
          </w:rPr>
          <w:t>View your health records</w:t>
        </w:r>
      </w:ins>
    </w:p>
    <w:p w14:paraId="08111FEC" w14:textId="77777777" w:rsidR="00EF3FB0" w:rsidRPr="00D05EFA" w:rsidRDefault="00EF3FB0" w:rsidP="00EF3FB0">
      <w:pPr>
        <w:shd w:val="clear" w:color="auto" w:fill="FEFEFE"/>
        <w:spacing w:after="0" w:line="240" w:lineRule="auto"/>
        <w:rPr>
          <w:ins w:id="424" w:author="MANAGER, Practice (LONDON ROAD SURGERY)" w:date="2026-09-25T20:09:00Z" w16du:dateUtc="2026-09-26T00:09:00Z"/>
          <w:rFonts w:ascii="Arial" w:eastAsia="Times New Roman" w:hAnsi="Arial" w:cs="Arial"/>
          <w:color w:val="141414"/>
          <w:sz w:val="23"/>
          <w:szCs w:val="23"/>
          <w:lang w:eastAsia="en-GB"/>
        </w:rPr>
      </w:pPr>
      <w:ins w:id="425" w:author="MANAGER, Practice (LONDON ROAD SURGERY)" w:date="2026-09-25T20:09:00Z" w16du:dateUtc="2026-09-26T00:09:00Z">
        <w:r>
          <w:fldChar w:fldCharType="begin"/>
        </w:r>
        <w:r>
          <w:instrText>HYPERLINK "https://www.nhs.uk/nhs-app/nhs-app-help-and-support/" \t "_blank"</w:instrText>
        </w:r>
        <w:r>
          <w:fldChar w:fldCharType="separate"/>
        </w:r>
        <w:r w:rsidRPr="00D05EFA">
          <w:rPr>
            <w:rFonts w:ascii="Arial" w:eastAsia="Times New Roman" w:hAnsi="Arial" w:cs="Arial"/>
            <w:color w:val="2577B1"/>
            <w:sz w:val="23"/>
            <w:szCs w:val="23"/>
            <w:u w:val="single"/>
            <w:lang w:eastAsia="en-GB"/>
          </w:rPr>
          <w:t>https://www.nhs.uk/nhs-app/nhs-app-help-and-support/</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"https://www.youtube.com/watch?v=Q0SCcLtw8JA" \t "_blank"</w:instrText>
        </w:r>
        <w:r>
          <w:fldChar w:fldCharType="separate"/>
        </w:r>
        <w:r w:rsidRPr="00D05EFA">
          <w:rPr>
            <w:rFonts w:ascii="Arial" w:eastAsia="Times New Roman" w:hAnsi="Arial" w:cs="Arial"/>
            <w:color w:val="2577B1"/>
            <w:sz w:val="23"/>
            <w:szCs w:val="23"/>
            <w:u w:val="single"/>
            <w:lang w:eastAsia="en-GB"/>
          </w:rPr>
          <w:t>https://www.youtube.com/watch?v=Q0SCcLtw8JA</w:t>
        </w:r>
        <w:r>
          <w:fldChar w:fldCharType="end"/>
        </w:r>
        <w:r w:rsidRPr="00D05EFA">
          <w:rPr>
            <w:rFonts w:ascii="Arial" w:eastAsia="Times New Roman" w:hAnsi="Arial" w:cs="Arial"/>
            <w:b/>
            <w:bCs/>
            <w:color w:val="141414"/>
            <w:sz w:val="23"/>
            <w:szCs w:val="23"/>
            <w:lang w:eastAsia="en-GB"/>
          </w:rPr>
          <w:br/>
        </w:r>
        <w:r w:rsidRPr="00D05EFA">
          <w:rPr>
            <w:rFonts w:ascii="Arial" w:eastAsia="Times New Roman" w:hAnsi="Arial" w:cs="Arial"/>
            <w:b/>
            <w:bCs/>
            <w:color w:val="141414"/>
            <w:sz w:val="23"/>
            <w:szCs w:val="23"/>
            <w:lang w:eastAsia="en-GB"/>
          </w:rPr>
          <w:br/>
          <w:t>Find your NHS Number</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Need to know your NHS number but can’t remember where you wrote it down? Don’t worry! Find it here:</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"https://www.nhs.uk/nhs-services/online-services/find-nhs-number/" \t "_blank"</w:instrText>
        </w:r>
        <w:r>
          <w:fldChar w:fldCharType="separate"/>
        </w:r>
        <w:r w:rsidRPr="00D05EFA">
          <w:rPr>
            <w:rFonts w:ascii="Arial" w:eastAsia="Times New Roman" w:hAnsi="Arial" w:cs="Arial"/>
            <w:color w:val="2577B1"/>
            <w:sz w:val="23"/>
            <w:szCs w:val="23"/>
            <w:u w:val="single"/>
            <w:lang w:eastAsia="en-GB"/>
          </w:rPr>
          <w:t>https://www.nhs.uk/nhs-services/online-services/find-nhs-number/</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rsidRPr="00D05EFA">
          <w:rPr>
            <w:rFonts w:ascii="Arial" w:eastAsia="Times New Roman" w:hAnsi="Arial" w:cs="Arial"/>
            <w:b/>
            <w:bCs/>
            <w:color w:val="141414"/>
            <w:sz w:val="23"/>
            <w:szCs w:val="23"/>
            <w:lang w:eastAsia="en-GB"/>
          </w:rPr>
          <w:t>Tinnitus awareness, 3rd–9th February</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Tinnitus is a condition that causes people to hear sounds in their ears, like ringing, buzzing or other disturbances, when there is no external sound. It can vary in levels, and can impact mood, sleep and concentration. Over a sustained period, it can cause hearing loss or increased sensitivity to noise. Living with this condition can be very frustrating, and draining, so it may be useful to look at some self-help tips.</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"https://tinnitus.org.uk/support-for-you/what-can-i-do/self-help-tips/" \t "_blank"</w:instrText>
        </w:r>
        <w:r>
          <w:fldChar w:fldCharType="separate"/>
        </w:r>
        <w:r w:rsidRPr="00D05EFA">
          <w:rPr>
            <w:rFonts w:ascii="Arial" w:eastAsia="Times New Roman" w:hAnsi="Arial" w:cs="Arial"/>
            <w:color w:val="2577B1"/>
            <w:sz w:val="23"/>
            <w:szCs w:val="23"/>
            <w:u w:val="single"/>
            <w:lang w:eastAsia="en-GB"/>
          </w:rPr>
          <w:t>https://tinnitus.org.uk/support-for-you/what-can-i-do/self-help-tips/</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rsidRPr="00D05EFA">
          <w:rPr>
            <w:rFonts w:ascii="Arial" w:eastAsia="Times New Roman" w:hAnsi="Arial" w:cs="Arial"/>
            <w:b/>
            <w:bCs/>
            <w:color w:val="141414"/>
            <w:sz w:val="23"/>
            <w:szCs w:val="23"/>
            <w:lang w:eastAsia="en-GB"/>
          </w:rPr>
          <w:t>World Cancer Day, 4th February</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World Cancer Day is held to raise awareness, to encourage prevention, and to improve treatment and research. This year, the theme is ‘while cancer touches millions of lives in countless ways, it doesn’t define who a person is’, and it focuses on person-centred care. And don’t forget, if you’ve been diagnosed with cancer, you can find help and support from Macmillan.</w:t>
        </w:r>
        <w:r w:rsidRPr="00D05EFA">
          <w:rPr>
            <w:rFonts w:ascii="Arial" w:eastAsia="Times New Roman" w:hAnsi="Arial" w:cs="Arial"/>
            <w:color w:val="141414"/>
            <w:sz w:val="23"/>
            <w:szCs w:val="23"/>
            <w:lang w:eastAsia="en-GB"/>
          </w:rPr>
          <w:br/>
          <w:t>#WorldCancerDay #UnitedByUnique</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"https://www.macmillan.org.uk/cancer-awareness/world-cancer-day" \t "_blank"</w:instrText>
        </w:r>
        <w:r>
          <w:fldChar w:fldCharType="separate"/>
        </w:r>
        <w:r w:rsidRPr="00D05EFA">
          <w:rPr>
            <w:rFonts w:ascii="Arial" w:eastAsia="Times New Roman" w:hAnsi="Arial" w:cs="Arial"/>
            <w:color w:val="2577B1"/>
            <w:sz w:val="23"/>
            <w:szCs w:val="23"/>
            <w:u w:val="single"/>
            <w:lang w:eastAsia="en-GB"/>
          </w:rPr>
          <w:t>https://www.macmillan.org.uk/cancer-awareness/world-cancer-day</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"https://www.worldcancerday.org/the-campaign/what-people-centred-care" \t "_blank"</w:instrText>
        </w:r>
        <w:r>
          <w:fldChar w:fldCharType="separate"/>
        </w:r>
        <w:r w:rsidRPr="00D05EFA">
          <w:rPr>
            <w:rFonts w:ascii="Arial" w:eastAsia="Times New Roman" w:hAnsi="Arial" w:cs="Arial"/>
            <w:color w:val="2577B1"/>
            <w:sz w:val="23"/>
            <w:szCs w:val="23"/>
            <w:u w:val="single"/>
            <w:lang w:eastAsia="en-GB"/>
          </w:rPr>
          <w:t>https://www.worldcancerday.org/the-campaign/what-people-centred-care</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rsidRPr="00D05EFA">
          <w:rPr>
            <w:rFonts w:ascii="Arial" w:eastAsia="Times New Roman" w:hAnsi="Arial" w:cs="Arial"/>
            <w:b/>
            <w:bCs/>
            <w:color w:val="141414"/>
            <w:sz w:val="23"/>
            <w:szCs w:val="23"/>
            <w:lang w:eastAsia="en-GB"/>
          </w:rPr>
          <w:t>Children’s Mental Health Week, 5th–11th February</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The theme of this year’s Children’s Mental Health Week is ‘Know Yourself, Grow Yourself’, which is about encouraging children and young people across the UK to embrace self-discovery and growth As parents, you can encourage your children to prioritise their wellbeing with these ideas:</w:t>
        </w:r>
        <w:r w:rsidRPr="00D05EFA">
          <w:rPr>
            <w:rFonts w:ascii="Arial" w:eastAsia="Times New Roman" w:hAnsi="Arial" w:cs="Arial"/>
            <w:color w:val="141414"/>
            <w:sz w:val="23"/>
            <w:szCs w:val="23"/>
            <w:lang w:eastAsia="en-GB"/>
          </w:rPr>
          <w:br/>
        </w:r>
      </w:ins>
    </w:p>
    <w:p w14:paraId="14026778" w14:textId="77777777" w:rsidR="00EF3FB0" w:rsidRPr="00D05EFA" w:rsidRDefault="00EF3FB0" w:rsidP="00EF3FB0">
      <w:pPr>
        <w:numPr>
          <w:ilvl w:val="0"/>
          <w:numId w:val="8"/>
        </w:numPr>
        <w:shd w:val="clear" w:color="auto" w:fill="FEFEFE"/>
        <w:spacing w:before="100" w:beforeAutospacing="1" w:after="100" w:afterAutospacing="1" w:line="240" w:lineRule="auto"/>
        <w:rPr>
          <w:ins w:id="426" w:author="MANAGER, Practice (LONDON ROAD SURGERY)" w:date="2026-09-25T20:09:00Z" w16du:dateUtc="2026-09-26T00:09:00Z"/>
          <w:rFonts w:ascii="Arial" w:eastAsia="Times New Roman" w:hAnsi="Arial" w:cs="Arial"/>
          <w:color w:val="141414"/>
          <w:sz w:val="23"/>
          <w:szCs w:val="23"/>
          <w:lang w:eastAsia="en-GB"/>
        </w:rPr>
      </w:pPr>
      <w:ins w:id="427" w:author="MANAGER, Practice (LONDON ROAD SURGERY)" w:date="2026-09-25T20:09:00Z" w16du:dateUtc="2026-09-26T00:09:00Z">
        <w:r w:rsidRPr="00D05EFA">
          <w:rPr>
            <w:rFonts w:ascii="Arial" w:eastAsia="Times New Roman" w:hAnsi="Arial" w:cs="Arial"/>
            <w:color w:val="141414"/>
            <w:sz w:val="23"/>
            <w:szCs w:val="23"/>
            <w:lang w:eastAsia="en-GB"/>
          </w:rPr>
          <w:t>Keeping a journal about their feelings</w:t>
        </w:r>
      </w:ins>
    </w:p>
    <w:p w14:paraId="3B482C0E" w14:textId="77777777" w:rsidR="00EF3FB0" w:rsidRPr="00D05EFA" w:rsidRDefault="00EF3FB0" w:rsidP="00EF3FB0">
      <w:pPr>
        <w:numPr>
          <w:ilvl w:val="0"/>
          <w:numId w:val="8"/>
        </w:numPr>
        <w:shd w:val="clear" w:color="auto" w:fill="FEFEFE"/>
        <w:spacing w:before="100" w:beforeAutospacing="1" w:after="100" w:afterAutospacing="1" w:line="240" w:lineRule="auto"/>
        <w:rPr>
          <w:ins w:id="428" w:author="MANAGER, Practice (LONDON ROAD SURGERY)" w:date="2026-09-25T20:09:00Z" w16du:dateUtc="2026-09-26T00:09:00Z"/>
          <w:rFonts w:ascii="Arial" w:eastAsia="Times New Roman" w:hAnsi="Arial" w:cs="Arial"/>
          <w:color w:val="141414"/>
          <w:sz w:val="23"/>
          <w:szCs w:val="23"/>
          <w:lang w:eastAsia="en-GB"/>
        </w:rPr>
      </w:pPr>
      <w:ins w:id="429" w:author="MANAGER, Practice (LONDON ROAD SURGERY)" w:date="2026-09-25T20:09:00Z" w16du:dateUtc="2026-09-26T00:09:00Z">
        <w:r w:rsidRPr="00D05EFA">
          <w:rPr>
            <w:rFonts w:ascii="Arial" w:eastAsia="Times New Roman" w:hAnsi="Arial" w:cs="Arial"/>
            <w:color w:val="141414"/>
            <w:sz w:val="23"/>
            <w:szCs w:val="23"/>
            <w:lang w:eastAsia="en-GB"/>
          </w:rPr>
          <w:t>Going on a reflective walk, mindful colouring or a creative activity</w:t>
        </w:r>
      </w:ins>
    </w:p>
    <w:p w14:paraId="5ACED72C" w14:textId="77777777" w:rsidR="00EF3FB0" w:rsidRPr="00D05EFA" w:rsidRDefault="00EF3FB0" w:rsidP="00EF3FB0">
      <w:pPr>
        <w:numPr>
          <w:ilvl w:val="0"/>
          <w:numId w:val="8"/>
        </w:numPr>
        <w:shd w:val="clear" w:color="auto" w:fill="FEFEFE"/>
        <w:spacing w:before="100" w:beforeAutospacing="1" w:after="100" w:afterAutospacing="1" w:line="240" w:lineRule="auto"/>
        <w:rPr>
          <w:ins w:id="430" w:author="MANAGER, Practice (LONDON ROAD SURGERY)" w:date="2026-09-25T20:09:00Z" w16du:dateUtc="2026-09-26T00:09:00Z"/>
          <w:rFonts w:ascii="Arial" w:eastAsia="Times New Roman" w:hAnsi="Arial" w:cs="Arial"/>
          <w:color w:val="141414"/>
          <w:sz w:val="23"/>
          <w:szCs w:val="23"/>
          <w:lang w:eastAsia="en-GB"/>
        </w:rPr>
      </w:pPr>
      <w:ins w:id="431" w:author="MANAGER, Practice (LONDON ROAD SURGERY)" w:date="2026-09-25T20:09:00Z" w16du:dateUtc="2026-09-26T00:09:00Z">
        <w:r w:rsidRPr="00D05EFA">
          <w:rPr>
            <w:rFonts w:ascii="Arial" w:eastAsia="Times New Roman" w:hAnsi="Arial" w:cs="Arial"/>
            <w:color w:val="141414"/>
            <w:sz w:val="23"/>
            <w:szCs w:val="23"/>
            <w:lang w:eastAsia="en-GB"/>
          </w:rPr>
          <w:t>Being visual using flashcards or drawings to help express emotions</w:t>
        </w:r>
      </w:ins>
    </w:p>
    <w:p w14:paraId="4C2194C4" w14:textId="77777777" w:rsidR="00EF3FB0" w:rsidRPr="00D05EFA" w:rsidRDefault="00EF3FB0" w:rsidP="00EF3FB0">
      <w:pPr>
        <w:numPr>
          <w:ilvl w:val="0"/>
          <w:numId w:val="8"/>
        </w:numPr>
        <w:shd w:val="clear" w:color="auto" w:fill="FEFEFE"/>
        <w:spacing w:before="100" w:beforeAutospacing="1" w:after="100" w:afterAutospacing="1" w:line="240" w:lineRule="auto"/>
        <w:rPr>
          <w:ins w:id="432" w:author="MANAGER, Practice (LONDON ROAD SURGERY)" w:date="2026-09-25T20:09:00Z" w16du:dateUtc="2026-09-26T00:09:00Z"/>
          <w:rFonts w:ascii="Arial" w:eastAsia="Times New Roman" w:hAnsi="Arial" w:cs="Arial"/>
          <w:color w:val="141414"/>
          <w:sz w:val="23"/>
          <w:szCs w:val="23"/>
          <w:lang w:eastAsia="en-GB"/>
        </w:rPr>
      </w:pPr>
      <w:ins w:id="433" w:author="MANAGER, Practice (LONDON ROAD SURGERY)" w:date="2026-09-25T20:09:00Z" w16du:dateUtc="2026-09-26T00:09:00Z">
        <w:r w:rsidRPr="00D05EFA">
          <w:rPr>
            <w:rFonts w:ascii="Arial" w:eastAsia="Times New Roman" w:hAnsi="Arial" w:cs="Arial"/>
            <w:color w:val="141414"/>
            <w:sz w:val="23"/>
            <w:szCs w:val="23"/>
            <w:lang w:eastAsia="en-GB"/>
          </w:rPr>
          <w:t>Practising mindfulness</w:t>
        </w:r>
      </w:ins>
    </w:p>
    <w:p w14:paraId="3F54FE9E" w14:textId="77777777" w:rsidR="00EF3FB0" w:rsidRPr="00D05EFA" w:rsidRDefault="00EF3FB0" w:rsidP="00EF3FB0">
      <w:pPr>
        <w:numPr>
          <w:ilvl w:val="0"/>
          <w:numId w:val="8"/>
        </w:numPr>
        <w:shd w:val="clear" w:color="auto" w:fill="FEFEFE"/>
        <w:spacing w:before="100" w:beforeAutospacing="1" w:after="100" w:afterAutospacing="1" w:line="240" w:lineRule="auto"/>
        <w:rPr>
          <w:ins w:id="434" w:author="MANAGER, Practice (LONDON ROAD SURGERY)" w:date="2026-09-25T20:09:00Z" w16du:dateUtc="2026-09-26T00:09:00Z"/>
          <w:rFonts w:ascii="Arial" w:eastAsia="Times New Roman" w:hAnsi="Arial" w:cs="Arial"/>
          <w:color w:val="141414"/>
          <w:sz w:val="23"/>
          <w:szCs w:val="23"/>
          <w:lang w:eastAsia="en-GB"/>
        </w:rPr>
      </w:pPr>
      <w:ins w:id="435" w:author="MANAGER, Practice (LONDON ROAD SURGERY)" w:date="2026-09-25T20:09:00Z" w16du:dateUtc="2026-09-26T00:09:00Z">
        <w:r w:rsidRPr="00D05EFA">
          <w:rPr>
            <w:rFonts w:ascii="Arial" w:eastAsia="Times New Roman" w:hAnsi="Arial" w:cs="Arial"/>
            <w:color w:val="141414"/>
            <w:sz w:val="23"/>
            <w:szCs w:val="23"/>
            <w:lang w:eastAsia="en-GB"/>
          </w:rPr>
          <w:t>Communicating</w:t>
        </w:r>
      </w:ins>
    </w:p>
    <w:p w14:paraId="3AB8BDF4" w14:textId="77777777" w:rsidR="00EF3FB0" w:rsidRPr="00D05EFA" w:rsidRDefault="00EF3FB0" w:rsidP="00EF3FB0">
      <w:pPr>
        <w:shd w:val="clear" w:color="auto" w:fill="FEFEFE"/>
        <w:spacing w:after="0" w:line="240" w:lineRule="auto"/>
        <w:rPr>
          <w:ins w:id="436" w:author="MANAGER, Practice (LONDON ROAD SURGERY)" w:date="2026-09-25T20:09:00Z" w16du:dateUtc="2026-09-26T00:09:00Z"/>
          <w:rFonts w:ascii="Arial" w:eastAsia="Times New Roman" w:hAnsi="Arial" w:cs="Arial"/>
          <w:color w:val="141414"/>
          <w:sz w:val="23"/>
          <w:szCs w:val="23"/>
          <w:lang w:eastAsia="en-GB"/>
        </w:rPr>
      </w:pPr>
      <w:ins w:id="437" w:author="MANAGER, Practice (LONDON ROAD SURGERY)" w:date="2026-09-25T20:09:00Z" w16du:dateUtc="2026-09-26T00:09:00Z">
        <w:r>
          <w:fldChar w:fldCharType="begin"/>
        </w:r>
        <w:r>
          <w:instrText>HYPERLINK "https://www.nhs.uk/mental-health/children-and-young-adults/mental-health-support/supporting-a-child-or-young-person/" \t "_blank"</w:instrText>
        </w:r>
        <w:r>
          <w:fldChar w:fldCharType="separate"/>
        </w:r>
        <w:r w:rsidRPr="00D05EFA">
          <w:rPr>
            <w:rFonts w:ascii="Arial" w:eastAsia="Times New Roman" w:hAnsi="Arial" w:cs="Arial"/>
            <w:color w:val="2577B1"/>
            <w:sz w:val="23"/>
            <w:szCs w:val="23"/>
            <w:u w:val="single"/>
            <w:lang w:eastAsia="en-GB"/>
          </w:rPr>
          <w:t>https://www.nhs.uk/mental-health/ch...h-support/supporting-a-child-or-young-person/</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rsidRPr="00D05EFA">
          <w:rPr>
            <w:rFonts w:ascii="Arial" w:eastAsia="Times New Roman" w:hAnsi="Arial" w:cs="Arial"/>
            <w:b/>
            <w:bCs/>
            <w:color w:val="141414"/>
            <w:sz w:val="23"/>
            <w:szCs w:val="23"/>
            <w:lang w:eastAsia="en-GB"/>
          </w:rPr>
          <w:t>National HIV Testing Week, 5th–11th February</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Early detection of HIV is essential for helping you to remain healthy, preventing further spread of the virus. Evidence shows that starting anti-virals at an early stage can help long-term health outcomes. It’s quick and easy to get tested. You can even order a free kit during National HIV Testing Week this year.</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"https://www.nhs.uk/conditions/hiv-and-aids/diagnosis/" \t "_blank"</w:instrText>
        </w:r>
        <w:r>
          <w:fldChar w:fldCharType="separate"/>
        </w:r>
        <w:r w:rsidRPr="00D05EFA">
          <w:rPr>
            <w:rFonts w:ascii="Arial" w:eastAsia="Times New Roman" w:hAnsi="Arial" w:cs="Arial"/>
            <w:color w:val="2577B1"/>
            <w:sz w:val="23"/>
            <w:szCs w:val="23"/>
            <w:u w:val="single"/>
            <w:lang w:eastAsia="en-GB"/>
          </w:rPr>
          <w:t>https://www.nhs.uk/conditions/hiv-and-aids/diagnosis/</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"https://www.tht.org.uk/news/national-hiv-testing-week-returns-2025" \t "_blank"</w:instrText>
        </w:r>
        <w:r>
          <w:fldChar w:fldCharType="separate"/>
        </w:r>
        <w:r w:rsidRPr="00D05EFA">
          <w:rPr>
            <w:rFonts w:ascii="Arial" w:eastAsia="Times New Roman" w:hAnsi="Arial" w:cs="Arial"/>
            <w:color w:val="2577B1"/>
            <w:sz w:val="23"/>
            <w:szCs w:val="23"/>
            <w:u w:val="single"/>
            <w:lang w:eastAsia="en-GB"/>
          </w:rPr>
          <w:t>https://www.tht.org.uk/news/national-hiv-testing-week-returns-2025</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rsidRPr="00D05EFA">
          <w:rPr>
            <w:rFonts w:ascii="Arial" w:eastAsia="Times New Roman" w:hAnsi="Arial" w:cs="Arial"/>
            <w:b/>
            <w:bCs/>
            <w:color w:val="141414"/>
            <w:sz w:val="23"/>
            <w:szCs w:val="23"/>
            <w:lang w:eastAsia="en-GB"/>
          </w:rPr>
          <w:t>Time to Talk Day, 6th February</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#TimeToTalk Day is on 6th February! How will you have a conversation about mental health? This annual event is about being open to the idea of talking. If someone opens up about their mental health, it might not always feel easy to know what to say. But it doesn’t have to be awkward – just being there for someone can make a big difference.</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"https://timetotalkday.co.uk/about/" \t "_blank"</w:instrText>
        </w:r>
        <w:r>
          <w:fldChar w:fldCharType="separate"/>
        </w:r>
        <w:r w:rsidRPr="00D05EFA">
          <w:rPr>
            <w:rFonts w:ascii="Arial" w:eastAsia="Times New Roman" w:hAnsi="Arial" w:cs="Arial"/>
            <w:color w:val="2577B1"/>
            <w:sz w:val="23"/>
            <w:szCs w:val="23"/>
            <w:u w:val="single"/>
            <w:lang w:eastAsia="en-GB"/>
          </w:rPr>
          <w:t>https://timetotalkday.co.uk/about/</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"https://timetotalkday.co.uk/tips-to-talk/" \t "_blank"</w:instrText>
        </w:r>
        <w:r>
          <w:fldChar w:fldCharType="separate"/>
        </w:r>
        <w:r w:rsidRPr="00D05EFA">
          <w:rPr>
            <w:rFonts w:ascii="Arial" w:eastAsia="Times New Roman" w:hAnsi="Arial" w:cs="Arial"/>
            <w:color w:val="2577B1"/>
            <w:sz w:val="23"/>
            <w:szCs w:val="23"/>
            <w:u w:val="single"/>
            <w:lang w:eastAsia="en-GB"/>
          </w:rPr>
          <w:t>https://timetotalkday.co.uk/tips-to-talk/</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rsidRPr="00D05EFA">
          <w:rPr>
            <w:rFonts w:ascii="Arial" w:eastAsia="Times New Roman" w:hAnsi="Arial" w:cs="Arial"/>
            <w:b/>
            <w:bCs/>
            <w:color w:val="141414"/>
            <w:sz w:val="23"/>
            <w:szCs w:val="23"/>
            <w:lang w:eastAsia="en-GB"/>
          </w:rPr>
          <w:t>International Epilepsy Day, 12th February</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International Epilepsy Day seeks to raise awareness and educate the general public on the facts about epilepsy and the urgent need for improved treatment. There is still much misunderstanding and stigma surrounding epilepsy. Find out more and support those around you with this debilitating condition. The theme for International Epilepsy Day 2025 is ‘My Epilepsy Journey’. Despite being one of the world’s oldest-known medical conditions, fear and misunderstanding can make many people reluctant to talk about it. Help others to understand, and share you Epilepsy Journey.</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"https://internationalepilepsyday.org/journey/" \t "_blank"</w:instrText>
        </w:r>
        <w:r>
          <w:fldChar w:fldCharType="separate"/>
        </w:r>
        <w:r w:rsidRPr="00D05EFA">
          <w:rPr>
            <w:rFonts w:ascii="Arial" w:eastAsia="Times New Roman" w:hAnsi="Arial" w:cs="Arial"/>
            <w:color w:val="2577B1"/>
            <w:sz w:val="23"/>
            <w:szCs w:val="23"/>
            <w:u w:val="single"/>
            <w:lang w:eastAsia="en-GB"/>
          </w:rPr>
          <w:t>https://internationalepilepsyday.org/journey/</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"https://epilepsysociety.org.uk/" \t "_blank"</w:instrText>
        </w:r>
        <w:r>
          <w:fldChar w:fldCharType="separate"/>
        </w:r>
        <w:r w:rsidRPr="00D05EFA">
          <w:rPr>
            <w:rFonts w:ascii="Arial" w:eastAsia="Times New Roman" w:hAnsi="Arial" w:cs="Arial"/>
            <w:color w:val="2577B1"/>
            <w:sz w:val="23"/>
            <w:szCs w:val="23"/>
            <w:u w:val="single"/>
            <w:lang w:eastAsia="en-GB"/>
          </w:rPr>
          <w:t>https://epilepsysociety.org.uk/</w:t>
        </w:r>
        <w:r>
          <w:fldChar w:fldCharType="end"/>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rsidRPr="00D05EFA">
          <w:rPr>
            <w:rFonts w:ascii="Arial" w:eastAsia="Times New Roman" w:hAnsi="Arial" w:cs="Arial"/>
            <w:b/>
            <w:bCs/>
            <w:color w:val="141414"/>
            <w:sz w:val="23"/>
            <w:szCs w:val="23"/>
            <w:lang w:eastAsia="en-GB"/>
          </w:rPr>
          <w:t>Eating Disorders Awareness Week, 24th February–2nd March</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t>In the UK, at least 1.25 million people are living with an eating disorder. That’s at least one in 50 people, and the signs can be really difficult to spot. Although eating disorders are complex mental illnesses, they can affect anyone of any age, ethnicity, gender or background, and early intervention is essential. Discover more about how you can help those around you who may be suffering. #EDAW aims to improve awareness and help save lives. If you’re worried that you’re suffering from any form of eating disorder, we’re here to listen and support you. Please make an appointment with our (Nurse/GP).</w:t>
        </w:r>
        <w:r w:rsidRPr="00D05EFA">
          <w:rPr>
            <w:rFonts w:ascii="Arial" w:eastAsia="Times New Roman" w:hAnsi="Arial" w:cs="Arial"/>
            <w:color w:val="141414"/>
            <w:sz w:val="23"/>
            <w:szCs w:val="23"/>
            <w:lang w:eastAsia="en-GB"/>
          </w:rPr>
          <w:br/>
        </w:r>
        <w:r w:rsidRPr="00D05EFA">
          <w:rPr>
            <w:rFonts w:ascii="Arial" w:eastAsia="Times New Roman" w:hAnsi="Arial" w:cs="Arial"/>
            <w:color w:val="141414"/>
            <w:sz w:val="23"/>
            <w:szCs w:val="23"/>
            <w:lang w:eastAsia="en-GB"/>
          </w:rPr>
          <w:br/>
        </w:r>
        <w:r>
          <w:fldChar w:fldCharType="begin"/>
        </w:r>
        <w:r>
          <w:instrText>HYPERLINK "https://edaw.beateatingdisorders.org.uk/" \t "_blank"</w:instrText>
        </w:r>
        <w:r>
          <w:fldChar w:fldCharType="separate"/>
        </w:r>
        <w:r w:rsidRPr="00D05EFA">
          <w:rPr>
            <w:rFonts w:ascii="Arial" w:eastAsia="Times New Roman" w:hAnsi="Arial" w:cs="Arial"/>
            <w:color w:val="2577B1"/>
            <w:sz w:val="23"/>
            <w:szCs w:val="23"/>
            <w:u w:val="single"/>
            <w:lang w:eastAsia="en-GB"/>
          </w:rPr>
          <w:t>https://edaw.beateatingdisorders.org.uk/</w:t>
        </w:r>
        <w:r>
          <w:fldChar w:fldCharType="end"/>
        </w:r>
      </w:ins>
    </w:p>
    <w:p w14:paraId="5C5C0937" w14:textId="77777777" w:rsidR="00EF3FB0" w:rsidRDefault="00EF3FB0" w:rsidP="00EF3FB0">
      <w:pPr>
        <w:spacing w:after="160" w:line="259" w:lineRule="auto"/>
        <w:rPr>
          <w:ins w:id="438" w:author="MANAGER, Practice (LONDON ROAD SURGERY)" w:date="2026-09-25T20:09:00Z" w16du:dateUtc="2026-09-26T00:09:00Z"/>
          <w:b/>
          <w:bCs/>
          <w:kern w:val="2"/>
          <w:sz w:val="36"/>
          <w:szCs w:val="36"/>
          <w14:ligatures w14:val="standardContextual"/>
        </w:rPr>
      </w:pPr>
    </w:p>
    <w:p w14:paraId="19BD35ED" w14:textId="77777777" w:rsidR="002724D1" w:rsidRPr="00B81A04" w:rsidRDefault="002724D1" w:rsidP="00630485">
      <w:pPr>
        <w:spacing w:line="360" w:lineRule="auto"/>
        <w:jc w:val="both"/>
        <w:rPr>
          <w:del w:id="439" w:author="MANAGER, Practice (LONDON ROAD SURGERY)" w:date="2026-09-25T20:09:00Z" w16du:dateUtc="2026-09-26T00:09:00Z"/>
          <w:b/>
        </w:rPr>
      </w:pPr>
      <w:del w:id="440" w:author="MANAGER, Practice (LONDON ROAD SURGERY)" w:date="2026-09-25T20:09:00Z" w16du:dateUtc="2026-09-26T00:09:00Z">
        <w:r w:rsidRPr="00B81A04">
          <w:rPr>
            <w:b/>
          </w:rPr>
          <w:delText>Opening editorial</w:delText>
        </w:r>
      </w:del>
    </w:p>
    <w:p w14:paraId="0ACA7881" w14:textId="77777777" w:rsidR="002724D1" w:rsidRPr="00B81A04" w:rsidRDefault="002724D1" w:rsidP="00630485">
      <w:pPr>
        <w:spacing w:line="360" w:lineRule="auto"/>
        <w:jc w:val="both"/>
        <w:rPr>
          <w:del w:id="441" w:author="MANAGER, Practice (LONDON ROAD SURGERY)" w:date="2026-09-25T20:09:00Z" w16du:dateUtc="2026-09-26T00:09:00Z"/>
          <w:b/>
        </w:rPr>
      </w:pPr>
    </w:p>
    <w:p w14:paraId="147D9135" w14:textId="77777777" w:rsidR="003D7B2E" w:rsidRPr="00B81A04" w:rsidRDefault="003D7B2E" w:rsidP="00630485">
      <w:pPr>
        <w:spacing w:line="360" w:lineRule="auto"/>
        <w:jc w:val="both"/>
        <w:rPr>
          <w:del w:id="442" w:author="MANAGER, Practice (LONDON ROAD SURGERY)" w:date="2026-09-25T20:09:00Z" w16du:dateUtc="2026-09-26T00:09:00Z"/>
          <w:b/>
        </w:rPr>
      </w:pPr>
      <w:del w:id="443" w:author="MANAGER, Practice (LONDON ROAD SURGERY)" w:date="2026-09-25T20:09:00Z" w16du:dateUtc="2026-09-26T00:09:00Z">
        <w:r w:rsidRPr="00B81A04">
          <w:rPr>
            <w:b/>
          </w:rPr>
          <w:delText>Renal cell carcinoma: standards and controversies</w:delText>
        </w:r>
      </w:del>
    </w:p>
    <w:p w14:paraId="30385567" w14:textId="77777777" w:rsidR="002724D1" w:rsidRPr="00B81A04" w:rsidRDefault="002724D1" w:rsidP="00630485">
      <w:pPr>
        <w:spacing w:line="360" w:lineRule="auto"/>
        <w:jc w:val="both"/>
        <w:rPr>
          <w:del w:id="444" w:author="MANAGER, Practice (LONDON ROAD SURGERY)" w:date="2026-09-25T20:09:00Z" w16du:dateUtc="2026-09-26T00:09:00Z"/>
          <w:b/>
        </w:rPr>
      </w:pPr>
    </w:p>
    <w:p w14:paraId="7C311E44" w14:textId="77777777" w:rsidR="000E4DE3" w:rsidRPr="00B81A04" w:rsidRDefault="000E4DE3" w:rsidP="00630485">
      <w:pPr>
        <w:spacing w:line="360" w:lineRule="auto"/>
        <w:rPr>
          <w:del w:id="445" w:author="MANAGER, Practice (LONDON ROAD SURGERY)" w:date="2026-09-25T20:09:00Z" w16du:dateUtc="2026-09-26T00:09:00Z"/>
        </w:rPr>
      </w:pPr>
      <w:del w:id="446" w:author="MANAGER, Practice (LONDON ROAD SURGERY)" w:date="2026-09-25T20:09:00Z" w16du:dateUtc="2026-09-26T00:09:00Z">
        <w:r w:rsidRPr="00B81A04">
          <w:delText>Tobias Klatte</w:delText>
        </w:r>
        <w:r w:rsidR="00630485" w:rsidRPr="00B81A04">
          <w:rPr>
            <w:vertAlign w:val="superscript"/>
          </w:rPr>
          <w:delText>1,2</w:delText>
        </w:r>
        <w:r w:rsidRPr="00B81A04">
          <w:delText xml:space="preserve"> and Grant D Stewart</w:delText>
        </w:r>
        <w:r w:rsidR="00630485" w:rsidRPr="00B81A04">
          <w:rPr>
            <w:vertAlign w:val="superscript"/>
          </w:rPr>
          <w:delText>2,3</w:delText>
        </w:r>
      </w:del>
    </w:p>
    <w:p w14:paraId="03630C58" w14:textId="77777777" w:rsidR="000E4DE3" w:rsidRPr="00B81A04" w:rsidRDefault="000E4DE3" w:rsidP="00630485">
      <w:pPr>
        <w:tabs>
          <w:tab w:val="left" w:pos="8364"/>
        </w:tabs>
        <w:spacing w:line="360" w:lineRule="auto"/>
        <w:jc w:val="both"/>
        <w:rPr>
          <w:del w:id="447" w:author="MANAGER, Practice (LONDON ROAD SURGERY)" w:date="2026-09-25T20:09:00Z" w16du:dateUtc="2026-09-26T00:09:00Z"/>
        </w:rPr>
      </w:pPr>
    </w:p>
    <w:p w14:paraId="09DD4631" w14:textId="77777777" w:rsidR="0065638B" w:rsidRPr="00B81A04" w:rsidRDefault="00630485" w:rsidP="00630485">
      <w:pPr>
        <w:spacing w:line="360" w:lineRule="auto"/>
        <w:jc w:val="both"/>
        <w:rPr>
          <w:del w:id="448" w:author="MANAGER, Practice (LONDON ROAD SURGERY)" w:date="2026-09-25T20:09:00Z" w16du:dateUtc="2026-09-26T00:09:00Z"/>
        </w:rPr>
      </w:pPr>
      <w:del w:id="449" w:author="MANAGER, Practice (LONDON ROAD SURGERY)" w:date="2026-09-25T20:09:00Z" w16du:dateUtc="2026-09-26T00:09:00Z">
        <w:r w:rsidRPr="00B81A04">
          <w:rPr>
            <w:vertAlign w:val="superscript"/>
          </w:rPr>
          <w:delText>1</w:delText>
        </w:r>
        <w:r w:rsidR="0065638B" w:rsidRPr="00B81A04">
          <w:delText>Department of Urology, Royal Bournemouth and Christchurch Hospitals NHS Foundation Trust, Bournemouth, UK</w:delText>
        </w:r>
      </w:del>
    </w:p>
    <w:p w14:paraId="08DA7E73" w14:textId="77777777" w:rsidR="0065638B" w:rsidRPr="00B81A04" w:rsidRDefault="00630485" w:rsidP="00630485">
      <w:pPr>
        <w:spacing w:line="360" w:lineRule="auto"/>
        <w:jc w:val="both"/>
        <w:rPr>
          <w:del w:id="450" w:author="MANAGER, Practice (LONDON ROAD SURGERY)" w:date="2026-09-25T20:09:00Z" w16du:dateUtc="2026-09-26T00:09:00Z"/>
        </w:rPr>
      </w:pPr>
      <w:del w:id="451" w:author="MANAGER, Practice (LONDON ROAD SURGERY)" w:date="2026-09-25T20:09:00Z" w16du:dateUtc="2026-09-26T00:09:00Z">
        <w:r w:rsidRPr="00B81A04">
          <w:rPr>
            <w:vertAlign w:val="superscript"/>
          </w:rPr>
          <w:delText>2</w:delText>
        </w:r>
        <w:r w:rsidR="0065638B" w:rsidRPr="00B81A04">
          <w:delText>Academic Urology Group, Department of Surgery, University of Cambridge, Cambridge, UK</w:delText>
        </w:r>
      </w:del>
    </w:p>
    <w:p w14:paraId="4131C18B" w14:textId="77777777" w:rsidR="0065638B" w:rsidRPr="00B81A04" w:rsidRDefault="00630485" w:rsidP="00630485">
      <w:pPr>
        <w:spacing w:line="360" w:lineRule="auto"/>
        <w:jc w:val="both"/>
        <w:rPr>
          <w:del w:id="452" w:author="MANAGER, Practice (LONDON ROAD SURGERY)" w:date="2026-09-25T20:09:00Z" w16du:dateUtc="2026-09-26T00:09:00Z"/>
        </w:rPr>
      </w:pPr>
      <w:del w:id="453" w:author="MANAGER, Practice (LONDON ROAD SURGERY)" w:date="2026-09-25T20:09:00Z" w16du:dateUtc="2026-09-26T00:09:00Z">
        <w:r w:rsidRPr="00B81A04">
          <w:rPr>
            <w:vertAlign w:val="superscript"/>
          </w:rPr>
          <w:delText>3</w:delText>
        </w:r>
        <w:r w:rsidR="0065638B" w:rsidRPr="00B81A04">
          <w:delText xml:space="preserve">Department of Urology, </w:delText>
        </w:r>
        <w:r w:rsidR="00986F82">
          <w:delText xml:space="preserve">Addenbrooke’s Hospital, </w:delText>
        </w:r>
        <w:r w:rsidR="0065638B" w:rsidRPr="00B81A04">
          <w:delText>Cambridge University Hospitals NHS Foundation Trust, Cambridge, UK</w:delText>
        </w:r>
      </w:del>
    </w:p>
    <w:p w14:paraId="2CDABB14" w14:textId="77777777" w:rsidR="0065638B" w:rsidRPr="00B81A04" w:rsidRDefault="0065638B" w:rsidP="00630485">
      <w:pPr>
        <w:spacing w:line="360" w:lineRule="auto"/>
        <w:jc w:val="both"/>
        <w:rPr>
          <w:del w:id="454" w:author="MANAGER, Practice (LONDON ROAD SURGERY)" w:date="2026-09-25T20:09:00Z" w16du:dateUtc="2026-09-26T00:09:00Z"/>
        </w:rPr>
      </w:pPr>
    </w:p>
    <w:p w14:paraId="5E47AFFA" w14:textId="77777777" w:rsidR="00BA1432" w:rsidRPr="00B81A04" w:rsidRDefault="00BA1432" w:rsidP="00630485">
      <w:pPr>
        <w:spacing w:line="360" w:lineRule="auto"/>
        <w:jc w:val="both"/>
        <w:rPr>
          <w:del w:id="455" w:author="MANAGER, Practice (LONDON ROAD SURGERY)" w:date="2026-09-25T20:09:00Z" w16du:dateUtc="2026-09-26T00:09:00Z"/>
        </w:rPr>
      </w:pPr>
      <w:del w:id="456" w:author="MANAGER, Practice (LONDON ROAD SURGERY)" w:date="2026-09-25T20:09:00Z" w16du:dateUtc="2026-09-26T00:09:00Z">
        <w:r w:rsidRPr="00B81A04">
          <w:delText xml:space="preserve">The purpose of this topic issue of the </w:delText>
        </w:r>
        <w:r w:rsidRPr="00B81A04">
          <w:rPr>
            <w:i/>
          </w:rPr>
          <w:delText>World Journal of Urology</w:delText>
        </w:r>
        <w:r w:rsidRPr="00B81A04">
          <w:delText xml:space="preserve"> is to relay novel developments and controversies in renal cell carcinoma (RCC). To achieve this, we have selected renowned experts to </w:delText>
        </w:r>
        <w:r w:rsidR="00E3713C">
          <w:delText>review the state-of-the-</w:delText>
        </w:r>
        <w:r w:rsidRPr="00B81A04">
          <w:delText>art on various scientific and clinical aspects</w:delText>
        </w:r>
        <w:r w:rsidR="004440FB">
          <w:delText xml:space="preserve"> of RCC</w:delText>
        </w:r>
        <w:r w:rsidRPr="00B81A04">
          <w:delText xml:space="preserve">. The pace of basic, translational and clinical </w:delText>
        </w:r>
        <w:r w:rsidR="004440FB">
          <w:delText xml:space="preserve">RCC </w:delText>
        </w:r>
        <w:r w:rsidRPr="00B81A04">
          <w:delText>research</w:delText>
        </w:r>
        <w:r w:rsidR="004440FB">
          <w:delText xml:space="preserve"> development</w:delText>
        </w:r>
        <w:r w:rsidRPr="00B81A04">
          <w:delText xml:space="preserve"> </w:delText>
        </w:r>
        <w:r w:rsidR="004440FB">
          <w:delText>is rapid</w:delText>
        </w:r>
        <w:r w:rsidR="00874121" w:rsidRPr="00B81A04">
          <w:delText xml:space="preserve">. We </w:delText>
        </w:r>
        <w:r w:rsidR="00AD4928">
          <w:delText>have selected</w:delText>
        </w:r>
        <w:r w:rsidR="004440FB">
          <w:delText xml:space="preserve">, </w:delText>
        </w:r>
        <w:r w:rsidR="00AE350D">
          <w:delText>as</w:delText>
        </w:r>
        <w:r w:rsidR="004440FB">
          <w:delText xml:space="preserve"> outline</w:delText>
        </w:r>
        <w:r w:rsidR="00AE350D">
          <w:delText>d</w:delText>
        </w:r>
        <w:r w:rsidR="004440FB">
          <w:delText xml:space="preserve"> below,</w:delText>
        </w:r>
        <w:r w:rsidR="00AD4928">
          <w:delText xml:space="preserve"> </w:delText>
        </w:r>
        <w:r w:rsidR="004440FB">
          <w:delText xml:space="preserve">those </w:delText>
        </w:r>
        <w:r w:rsidR="00AD4928">
          <w:delText xml:space="preserve">topics </w:delText>
        </w:r>
        <w:r w:rsidR="004440FB">
          <w:delText xml:space="preserve">where </w:delText>
        </w:r>
        <w:r w:rsidR="00AD4928">
          <w:delText xml:space="preserve">we felt that we </w:delText>
        </w:r>
        <w:r w:rsidR="00874121" w:rsidRPr="00B81A04">
          <w:delText xml:space="preserve">must </w:delText>
        </w:r>
        <w:r w:rsidR="004440FB">
          <w:delText xml:space="preserve">improve </w:delText>
        </w:r>
        <w:r w:rsidR="00874121" w:rsidRPr="00B81A04">
          <w:delText>our knowledge and understanding</w:delText>
        </w:r>
        <w:r w:rsidR="004E6A72">
          <w:delText xml:space="preserve"> to</w:delText>
        </w:r>
        <w:r w:rsidR="00874121" w:rsidRPr="00B81A04">
          <w:delText xml:space="preserve"> provide</w:delText>
        </w:r>
        <w:r w:rsidRPr="00B81A04">
          <w:delText xml:space="preserve"> improved prevention, diagnostic and treatment </w:delText>
        </w:r>
        <w:r w:rsidR="00874121" w:rsidRPr="00B81A04">
          <w:delText xml:space="preserve">strategies </w:delText>
        </w:r>
        <w:r w:rsidR="004846F5">
          <w:delText>to</w:delText>
        </w:r>
        <w:r w:rsidR="00874121" w:rsidRPr="00B81A04">
          <w:delText xml:space="preserve"> our patients.</w:delText>
        </w:r>
      </w:del>
    </w:p>
    <w:p w14:paraId="7F36EF1F" w14:textId="77777777" w:rsidR="007901BB" w:rsidRPr="00B81A04" w:rsidRDefault="00567587" w:rsidP="00630485">
      <w:pPr>
        <w:spacing w:line="360" w:lineRule="auto"/>
        <w:jc w:val="both"/>
        <w:rPr>
          <w:del w:id="457" w:author="MANAGER, Practice (LONDON ROAD SURGERY)" w:date="2026-09-25T20:09:00Z" w16du:dateUtc="2026-09-26T00:09:00Z"/>
        </w:rPr>
      </w:pPr>
      <w:del w:id="458" w:author="MANAGER, Practice (LONDON ROAD SURGERY)" w:date="2026-09-25T20:09:00Z" w16du:dateUtc="2026-09-26T00:09:00Z">
        <w:r w:rsidRPr="00B81A04">
          <w:delText>With the widespread use of modern cross-sectional abdominal imaging, the incidence of asymptomatic renal tumours has been increasing</w:delText>
        </w:r>
        <w:r w:rsidR="00874121" w:rsidRPr="00B81A04">
          <w:delText>, especially in patients over the age of 70</w:delText>
        </w:r>
        <w:r w:rsidRPr="00B81A04">
          <w:delText xml:space="preserve"> </w:delText>
        </w:r>
        <w:r w:rsidRPr="00B81A04">
          <w:fldChar w:fldCharType="begin"/>
        </w:r>
        <w:r w:rsidRPr="00B81A04">
          <w:delInstrText xml:space="preserve"> ADDIN ZOTERO_ITEM CSL_CITATION {"citationID":"lCidjM4L","properties":{"formattedCitation":"[1, 2]","plainCitation":"[1, 2]","noteIndex":0},"citationItems":[{"id":1169,"uris":["http://zotero.org/users/2894139/items/WZFNC6QZ"],"uri":["http://zotero.org/users/2894139/items/WZFNC6QZ"],"itemData":{"id":1169,"type":"article-journal","title":"Epidemiology and screening for renal cancer","container-title":"World Journal of Urology","page":"1341-1353","volume":"36","issue":"9","source":"PubMed","abstract":"PURPOSE: The widespread use of abdominal imaging has affected the epidemiology of renal cell carcinoma (RCC). Despite this, over 25% of individuals with RCC have evidence of metastases at presentation. Screening for RCC has the potential to downstage the disease.\nMETHODS: We performed a literature review on the epidemiology of RCC and evidence base regarding screening. Furthermore, contemporary RCC epidemiology data was obtained for the United Kingdom and trends in age-standardised rates of incidence and mortality were analysed by annual percentage change statistics and joinpoint regression.\nRESULTS: The incidence of RCC in the UK increased by 3.1% annually from 1993 through 2014. Urinary dipstick is an inadequate screening tool due to low sensitivity and specificity. It is unlikely that CT would be recommended for population screening due to cost, radiation dose and increased potential for other incidental findings. Screening ultrasound has a sensitivity and specificity of 82-83% and 98-99%, respectively; however, accuracy is dependent on tumour size. No clinically validated urinary nor serum biomarkers have been identified. Major barriers to population screening include the relatively low prevalence of the disease, the potential for false positives and over-diagnosis of slow-growing RCCs. Individual patient risk-stratification based on a combination of risk factors may improve screening efficiency and minimise harms by identifying a group at high risk of RCC.\nCONCLUSION: The incidence of RCC is increasing. The optimal screening modality and target population remain to be elucidated. An analysis of the benefits and harms of screening for patients and society is warranted.","DOI":"10.1007/s00345-018-2286-7","ISSN":"1433-8726","note":"PMID: 29610964","journalAbbreviation":"World J Urol","language":"eng","author":[{"family":"Rossi","given":"Sabrina H."},{"family":"Klatte","given":"Tobias"},{"family":"Usher-Smith","given":"Juliet"},{"family":"Stewart","given":"Grant D."}],"issued":{"date-parts":[["2018",9]]}},"label":"page"},{"id":1168,"uris":["http://zotero.org/users/2894139/items/Y95MPBJF"],"uri":["http://zotero.org/users/2894139/items/Y95MPBJF"],"itemData":{"id":1168,"type":"article-journal","title":"Imaging for the diagnosis and response assessment of renal tumours","container-title":"World Journal of Urology","source":"PubMed","abstract":"PURPOSE: Imaging plays a key role throughout the renal cell carcinoma (RCC) patient pathway, from diagnosis and staging of the disease, to the assessment of response to therapy. This review aims to summarise current knowledge with regard to imaging in the RCC patient pathway, highlighting recent advances and challenges.\nMETHODS: A literature review was performed using Medline. Particular focus was paid to RCC imaging in the diagnosis, staging and response assessment following therapy.\nRESULTS: Characterisation of small renal masses (SRM) remains a diagnostic conundrum. Contrast-enhanced ultrasound (CEUS) has been increasingly applied in this field, as have emerging technologies such as multiparametric MRI, radiomics and molecular imaging with 99mtechnetium-sestamibi single photon emission computed tomography/CT. CT remains the first-line modality for staging of locoregional and suspected metastatic disease. Although the staging accuracy of CT is good, limitations in determining nodal status persist. Response assessment following ablative therapies remains challenging, as reduction in tumour size may not occur. The pattern of enhancement on CT may be a more reliable indicator of treatment success. CEUS may also have a role in monitoring response following ablation. Response assessments following anti-angiogenic and immunotherapies in advanced RCC is an evolving field, with a number of alternative response criteria being proposed. Tumour response patterns may vary between different immunotherapy agents and tumour types; thus, future response criteria modifications may be inevitable.\nCONCLUSION: The diagnosis and characterisation of SRM and response assessment following targeted therapy for advanced RCC are key challenges which warrant further research.","DOI":"10.1007/s00345-018-2342-3","ISSN":"1433-8726","note":"PMID: 29948048","journalAbbreviation":"World J Urol","language":"eng","author":[{"family":"Rossi","given":"Sabrina H."},{"family":"Prezzi","given":"Davide"},{"family":"Kelly-Morland","given":"Christian"},{"family":"Goh","given":"Vicky"}],"issued":{"date-parts":[["2018",6,13]]}},"label":"page"}],"schema":"https://github.com/citation-style-language/schema/raw/master/csl-citation.json"} </w:delInstrText>
        </w:r>
        <w:r w:rsidRPr="00B81A04">
          <w:fldChar w:fldCharType="separate"/>
        </w:r>
        <w:r w:rsidRPr="00B81A04">
          <w:rPr>
            <w:noProof/>
          </w:rPr>
          <w:delText>[1, 2]</w:delText>
        </w:r>
        <w:r w:rsidRPr="00B81A04">
          <w:fldChar w:fldCharType="end"/>
        </w:r>
        <w:r w:rsidRPr="00B81A04">
          <w:delText xml:space="preserve">. </w:delText>
        </w:r>
        <w:r w:rsidR="004440FB">
          <w:delText xml:space="preserve">Many </w:delText>
        </w:r>
        <w:r w:rsidRPr="00B81A04">
          <w:delText xml:space="preserve">of these incidentalomas do not </w:delText>
        </w:r>
        <w:r w:rsidR="00793E24">
          <w:delText>have</w:delText>
        </w:r>
        <w:r w:rsidR="004440FB">
          <w:delText xml:space="preserve"> and will not develop</w:delText>
        </w:r>
        <w:r w:rsidRPr="00B81A04">
          <w:delText xml:space="preserve"> adverse pathological </w:delText>
        </w:r>
        <w:r w:rsidR="00793E24">
          <w:delText xml:space="preserve">or clinical </w:delText>
        </w:r>
        <w:r w:rsidRPr="00B81A04">
          <w:delText xml:space="preserve">features </w:delText>
        </w:r>
        <w:r w:rsidR="004440FB">
          <w:delText>meaning</w:delText>
        </w:r>
        <w:r w:rsidR="004440FB" w:rsidRPr="00B81A04">
          <w:delText xml:space="preserve"> </w:delText>
        </w:r>
        <w:r w:rsidR="00874121" w:rsidRPr="00B81A04">
          <w:delText xml:space="preserve">any intervention may not change the natural history of the disease. </w:delText>
        </w:r>
        <w:r w:rsidR="00265F2B">
          <w:delText>Unfortunately, w</w:delText>
        </w:r>
        <w:r w:rsidR="0065638B" w:rsidRPr="00B81A04">
          <w:delText xml:space="preserve">hile imaging is an essential part of the workup, precise criteria to determine the biology of a renal tumour are lacking </w:delText>
        </w:r>
        <w:r w:rsidR="0065638B" w:rsidRPr="00B81A04">
          <w:fldChar w:fldCharType="begin"/>
        </w:r>
        <w:r w:rsidR="0065638B" w:rsidRPr="00B81A04">
          <w:delInstrText xml:space="preserve"> ADDIN ZOTERO_ITEM CSL_CITATION {"citationID":"XL0h9S9l","properties":{"formattedCitation":"[2]","plainCitation":"[2]","noteIndex":0},"citationItems":[{"id":1168,"uris":["http://zotero.org/users/2894139/items/Y95MPBJF"],"uri":["http://zotero.org/users/2894139/items/Y95MPBJF"],"itemData":{"id":1168,"type":"article-journal","title":"Imaging for the diagnosis and response assessment of renal tumours","container-title":"World Journal of Urology","source":"PubMed","abstract":"PURPOSE: Imaging plays a key role throughout the renal cell carcinoma (RCC) patient pathway, from diagnosis and staging of the disease, to the assessment of response to therapy. This review aims to summarise current knowledge with regard to imaging in the RCC patient pathway, highlighting recent advances and challenges.\nMETHODS: A literature review was performed using Medline. Particular focus was paid to RCC imaging in the diagnosis, staging and response assessment following therapy.\nRESULTS: Characterisation of small renal masses (SRM) remains a diagnostic conundrum. Contrast-enhanced ultrasound (CEUS) has been increasingly applied in this field, as have emerging technologies such as multiparametric MRI, radiomics and molecular imaging with 99mtechnetium-sestamibi single photon emission computed tomography/CT. CT remains the first-line modality for staging of locoregional and suspected metastatic disease. Although the staging accuracy of CT is good, limitations in determining nodal status persist. Response assessment following ablative therapies remains challenging, as reduction in tumour size may not occur. The pattern of enhancement on CT may be a more reliable indicator of treatment success. CEUS may also have a role in monitoring response following ablation. Response assessments following anti-angiogenic and immunotherapies in advanced RCC is an evolving field, with a number of alternative response criteria being proposed. Tumour response patterns may vary between different immunotherapy agents and tumour types; thus, future response criteria modifications may be inevitable.\nCONCLUSION: The diagnosis and characterisation of SRM and response assessment following targeted therapy for advanced RCC are key challenges which warrant further research.","DOI":"10.1007/s00345-018-2342-3","ISSN":"1433-8726","note":"PMID: 29948048","journalAbbreviation":"World J Urol","language":"eng","author":[{"family":"Rossi","given":"Sabrina H."},{"family":"Prezzi","given":"Davide"},{"family":"Kelly-Morland","given":"Christian"},{"family":"Goh","given":"Vicky"}],"issued":{"date-parts":[["2018",6,13]]}}}],"schema":"https://github.com/citation-style-language/schema/raw/master/csl-citation.json"} </w:delInstrText>
        </w:r>
        <w:r w:rsidR="0065638B" w:rsidRPr="00B81A04">
          <w:fldChar w:fldCharType="separate"/>
        </w:r>
        <w:r w:rsidR="0065638B" w:rsidRPr="00B81A04">
          <w:rPr>
            <w:noProof/>
          </w:rPr>
          <w:delText>[2]</w:delText>
        </w:r>
        <w:r w:rsidR="0065638B" w:rsidRPr="00B81A04">
          <w:fldChar w:fldCharType="end"/>
        </w:r>
        <w:r w:rsidR="0065638B" w:rsidRPr="00B81A04">
          <w:delText xml:space="preserve">.  </w:delText>
        </w:r>
        <w:r w:rsidR="00A56549">
          <w:delText>However, t</w:delText>
        </w:r>
        <w:r w:rsidR="00874121" w:rsidRPr="00B81A04">
          <w:delText>his “opportunistic”</w:delText>
        </w:r>
        <w:r w:rsidR="007901BB" w:rsidRPr="00B81A04">
          <w:delText>,</w:delText>
        </w:r>
        <w:r w:rsidR="003F6D76" w:rsidRPr="00B81A04">
          <w:delText xml:space="preserve"> unspecific</w:delText>
        </w:r>
        <w:r w:rsidR="00874121" w:rsidRPr="00B81A04">
          <w:delText xml:space="preserve"> screening </w:delText>
        </w:r>
        <w:r w:rsidR="007143F3" w:rsidRPr="00B81A04">
          <w:delText xml:space="preserve">by non-urological specialities </w:delText>
        </w:r>
        <w:r w:rsidR="003F6D76" w:rsidRPr="00B81A04">
          <w:delText xml:space="preserve">has </w:delText>
        </w:r>
        <w:r w:rsidR="00874121" w:rsidRPr="00B81A04">
          <w:delText xml:space="preserve">decreased the </w:delText>
        </w:r>
        <w:r w:rsidR="007143F3" w:rsidRPr="00B81A04">
          <w:delText>number</w:delText>
        </w:r>
        <w:r w:rsidR="00874121" w:rsidRPr="00B81A04">
          <w:delText xml:space="preserve"> of patients presenting with advanced RCC </w:delText>
        </w:r>
        <w:r w:rsidR="003F6D76" w:rsidRPr="00B81A04">
          <w:fldChar w:fldCharType="begin"/>
        </w:r>
        <w:r w:rsidR="003F6D76" w:rsidRPr="00B81A04">
          <w:delInstrText xml:space="preserve"> ADDIN ZOTERO_ITEM CSL_CITATION {"citationID":"YL7JBpR7","properties":{"formattedCitation":"[1]","plainCitation":"[1]","noteIndex":0},"citationItems":[{"id":1169,"uris":["http://zotero.org/users/2894139/items/WZFNC6QZ"],"uri":["http://zotero.org/users/2894139/items/WZFNC6QZ"],"itemData":{"id":1169,"type":"article-journal","title":"Epidemiology and screening for renal cancer","container-title":"World Journal of Urology","page":"1341-1353","volume":"36","issue":"9","source":"PubMed","abstract":"PURPOSE: The widespread use of abdominal imaging has affected the epidemiology of renal cell carcinoma (RCC). Despite this, over 25% of individuals with RCC have evidence of metastases at presentation. Screening for RCC has the potential to downstage the disease.\nMETHODS: We performed a literature review on the epidemiology of RCC and evidence base regarding screening. Furthermore, contemporary RCC epidemiology data was obtained for the United Kingdom and trends in age-standardised rates of incidence and mortality were analysed by annual percentage change statistics and joinpoint regression.\nRESULTS: The incidence of RCC in the UK increased by 3.1% annually from 1993 through 2014. Urinary dipstick is an inadequate screening tool due to low sensitivity and specificity. It is unlikely that CT would be recommended for population screening due to cost, radiation dose and increased potential for other incidental findings. Screening ultrasound has a sensitivity and specificity of 82-83% and 98-99%, respectively; however, accuracy is dependent on tumour size. No clinically validated urinary nor serum biomarkers have been identified. Major barriers to population screening include the relatively low prevalence of the disease, the potential for false positives and over-diagnosis of slow-growing RCCs. Individual patient risk-stratification based on a combination of risk factors may improve screening efficiency and minimise harms by identifying a group at high risk of RCC.\nCONCLUSION: The incidence of RCC is increasing. The optimal screening modality and target population remain to be elucidated. An analysis of the benefits and harms of screening for patients and society is warranted.","DOI":"10.1007/s00345-018-2286-7","ISSN":"1433-8726","note":"PMID: 29610964","journalAbbreviation":"World J Urol","language":"eng","author":[{"family":"Rossi","given":"Sabrina H."},{"family":"Klatte","given":"Tobias"},{"family":"Usher-Smith","given":"Juliet"},{"family":"Stewart","given":"Grant D."}],"issued":{"date-parts":[["2018",9]]}}}],"schema":"https://github.com/citation-style-language/schema/raw/master/csl-citation.json"} </w:delInstrText>
        </w:r>
        <w:r w:rsidR="003F6D76" w:rsidRPr="00B81A04">
          <w:fldChar w:fldCharType="separate"/>
        </w:r>
        <w:r w:rsidR="003F6D76" w:rsidRPr="00B81A04">
          <w:rPr>
            <w:noProof/>
          </w:rPr>
          <w:delText>[1]</w:delText>
        </w:r>
        <w:r w:rsidR="003F6D76" w:rsidRPr="00B81A04">
          <w:fldChar w:fldCharType="end"/>
        </w:r>
        <w:r w:rsidR="003F6D76" w:rsidRPr="00B81A04">
          <w:delText>, which result</w:delText>
        </w:r>
        <w:r w:rsidR="00092414">
          <w:delText xml:space="preserve">s from </w:delText>
        </w:r>
        <w:r w:rsidR="003F6D76" w:rsidRPr="00B81A04">
          <w:delText>a shift to an earlier stage where RCC is curable</w:delText>
        </w:r>
        <w:r w:rsidR="00C721B9">
          <w:delText xml:space="preserve"> or does not cause harm</w:delText>
        </w:r>
        <w:r w:rsidR="00FE3128">
          <w:delText xml:space="preserve"> if left alone</w:delText>
        </w:r>
        <w:r w:rsidR="003F6D76" w:rsidRPr="00B81A04">
          <w:delText xml:space="preserve">. </w:delText>
        </w:r>
        <w:r w:rsidR="007901BB" w:rsidRPr="00B81A04">
          <w:delText>“S</w:delText>
        </w:r>
        <w:r w:rsidR="003F6D76" w:rsidRPr="00B81A04">
          <w:delText>mart</w:delText>
        </w:r>
        <w:r w:rsidR="007901BB" w:rsidRPr="00B81A04">
          <w:delText>”</w:delText>
        </w:r>
        <w:r w:rsidR="003F6D76" w:rsidRPr="00B81A04">
          <w:delText xml:space="preserve"> </w:delText>
        </w:r>
        <w:r w:rsidR="00C853CA">
          <w:delText>ultrasound</w:delText>
        </w:r>
        <w:r w:rsidR="00A15E74">
          <w:delText>-</w:delText>
        </w:r>
        <w:r w:rsidR="00C853CA">
          <w:delText xml:space="preserve">based </w:delText>
        </w:r>
        <w:r w:rsidR="003F6D76" w:rsidRPr="00B81A04">
          <w:delText xml:space="preserve">screening </w:delText>
        </w:r>
        <w:r w:rsidR="007901BB" w:rsidRPr="00B81A04">
          <w:delText xml:space="preserve">of a target population defined by </w:delText>
        </w:r>
        <w:r w:rsidR="003F6D76" w:rsidRPr="00B81A04">
          <w:delText xml:space="preserve">established risk factors (age, </w:delText>
        </w:r>
        <w:r w:rsidR="007901BB" w:rsidRPr="00B81A04">
          <w:delText>sex, body mass index</w:delText>
        </w:r>
        <w:r w:rsidR="003F6D76" w:rsidRPr="00B81A04">
          <w:delText xml:space="preserve">, smoking history) </w:delText>
        </w:r>
        <w:r w:rsidR="007901BB" w:rsidRPr="00B81A04">
          <w:delText>and promising</w:delText>
        </w:r>
        <w:r w:rsidR="003F6D76" w:rsidRPr="00B81A04">
          <w:delText xml:space="preserve"> plasma markers such as kidney injury molecule</w:delText>
        </w:r>
        <w:r w:rsidR="004440FB">
          <w:delText>-</w:delText>
        </w:r>
        <w:r w:rsidR="006C1E79">
          <w:delText xml:space="preserve">1 </w:delText>
        </w:r>
        <w:r w:rsidR="007901BB" w:rsidRPr="00B81A04">
          <w:fldChar w:fldCharType="begin"/>
        </w:r>
        <w:r w:rsidR="007901BB" w:rsidRPr="00B81A04">
          <w:delInstrText xml:space="preserve"> ADDIN ZOTERO_ITEM CSL_CITATION {"citationID":"mQjHZ6IC","properties":{"formattedCitation":"[3]","plainCitation":"[3]","noteIndex":0},"citationItems":[{"id":1172,"uris":["http://zotero.org/users/2894139/items/XXMEC5F5"],"uri":["http://zotero.org/users/2894139/items/XXMEC5F5"],"itemData":{"id":1172,"type":"article-journal","title":"KIM-1 as a blood-based marker for early detection of kidney cancer: a prospective nested case-control study","container-title":"Clinical Cancer Research: An Official Journal of the American Association for Cancer Research","source":"PubMed","abstract":"PURPOSE: Renal cell carcinoma (RCC) has the potential for cure with surgery when diagnosed at an early stage. Kidney injury molecule-1 (KIM-1) has been shown to be elevated in the plasma of RCC patients. We aimed to test whether plasma KIM-1 could represent a means of detecting RCC prior to clinical diagnosis.\nEXPERIMENTAL DESIGN: KIM-1 concentrations were measured in pre-diagnostic plasma from 190 RCC cases and 190 controls nested within a population-based prospective cohort study. Cases had entered the cohort up to five years before diagnosis, and controls were matched on cases for date of birth, date at blood donation, sex, and country. We applied conditional logistic regression and flexible parametric survival models to evaluate the association between plasma KIM-1 concentrations and RCC risk and survival.\nRESULTS: The incidence rate ratio (IRR) of RCC for a doubling in KIM-1 concentration was 1.71 (95% confidence interval [CI]: 1.44-2.03, p-value = 4.1x10-23), corresponding to an IRR of 63.3 (95% CI: 16.2-246.9) comparing the 80th to the 20th percentile of the KIM-1 distribution in this sample. Compared with a risk model including known risk factors of RCC (age, sex, country, body mass index and tobacco smoking status), a risk model additionally including KIM-1 substantially improved discrimination between cases and controls (area under the receiver operating characteristic curve of 0.8 compared to 0.7). High plasma KIM-1 concentrations were also associated with poorer survival (p=0.0053).\nCONCLUSIONS: Plasma KIM-1 concentrations could predict RCC incidence up to 5 years prior to diagnosis and were associated with poorer survival.","DOI":"10.1158/1078-0432.CCR-18-1496","ISSN":"1078-0432","note":"PMID: 30037816","shortTitle":"KIM-1 as a blood-based marker for early detection of kidney cancer","journalAbbreviation":"Clin. Cancer Res.","language":"eng","author":[{"family":"Scelo","given":"Ghislaine"},{"family":"Muller","given":"David C."},{"family":"Riboli","given":"Elio"},{"family":"Johannson","given":"Mattias"},{"family":"Cross","given":"Amanada J."},{"family":"Vineis","given":"Paolo"},{"family":"Tsilidis","given":"Konstantinos K."},{"family":"Brennan","given":"Paul"},{"family":"Boeing","given":"Heiner"},{"family":"Peters","given":"Petra Hm"},{"family":"Vermeulen","given":"Roel"},{"family":"Overvad","given":"Kim"},{"family":"Bueno-de-Mesquita","given":"Bas"},{"family":"Severi","given":"Gianluca"},{"family":"Perduca","given":"Vittorio"},{"family":"Kvaskoff","given":"Marina"},{"family":"Trichopoulou","given":"Antonia"},{"family":"La Vecchia","given":"Carlo"},{"family":"Karakatsani","given":"Anna"},{"family":"Palli","given":"Domenico"},{"family":"Sieri","given":"Sabina"},{"family":"Panico","given":"Salvatore"},{"family":"Weiderpass","given":"Elisabete"},{"family":"Sandanger","given":"Torkjel M."},{"family":"Nøst","given":"Therese H."},{"family":"Agudo","given":"Antonio"},{"family":"Quirós","given":"J. Ramón"},{"family":"Rodríguez-Barranco","given":"Miguel"},{"family":"Chirlaque","given":"Maria-Dolores"},{"family":"Key","given":"Timothy J."},{"family":"Khanna","given":"Prateek"},{"family":"Bonventre","given":"Joseph V."},{"family":"Sabbisetti","given":"Venkata S."},{"family":"Bhatt","given":"Rupal S."}],"issued":{"date-parts":[["2018",7,23]]}}}],"schema":"https://github.com/citation-style-language/schema/raw/master/csl-citation.json"} </w:delInstrText>
        </w:r>
        <w:r w:rsidR="007901BB" w:rsidRPr="00B81A04">
          <w:fldChar w:fldCharType="separate"/>
        </w:r>
        <w:r w:rsidR="007901BB" w:rsidRPr="00B81A04">
          <w:rPr>
            <w:noProof/>
          </w:rPr>
          <w:delText>[3]</w:delText>
        </w:r>
        <w:r w:rsidR="007901BB" w:rsidRPr="00B81A04">
          <w:fldChar w:fldCharType="end"/>
        </w:r>
        <w:r w:rsidR="007901BB" w:rsidRPr="00B81A04">
          <w:delText xml:space="preserve"> may be </w:delText>
        </w:r>
        <w:r w:rsidR="006C1E79">
          <w:delText>even more beneficial</w:delText>
        </w:r>
        <w:r w:rsidR="007901BB" w:rsidRPr="00B81A04">
          <w:delText xml:space="preserve">. </w:delText>
        </w:r>
        <w:r w:rsidR="004440FB">
          <w:delText>Such a strategy</w:delText>
        </w:r>
        <w:r w:rsidR="004440FB" w:rsidRPr="00B81A04">
          <w:delText xml:space="preserve"> </w:delText>
        </w:r>
        <w:r w:rsidR="00CC3738">
          <w:delText xml:space="preserve">may </w:delText>
        </w:r>
        <w:r w:rsidR="00C853CA">
          <w:delText xml:space="preserve">increase the incidence </w:delText>
        </w:r>
        <w:r w:rsidR="00CC3738">
          <w:delText xml:space="preserve">of the disease </w:delText>
        </w:r>
        <w:r w:rsidR="007901BB" w:rsidRPr="00B81A04">
          <w:delText xml:space="preserve">but </w:delText>
        </w:r>
        <w:r w:rsidR="004440FB">
          <w:delText>would hopefully</w:delText>
        </w:r>
        <w:r w:rsidR="004440FB" w:rsidRPr="00B81A04">
          <w:delText xml:space="preserve"> </w:delText>
        </w:r>
        <w:r w:rsidR="00CC3738">
          <w:delText xml:space="preserve">further </w:delText>
        </w:r>
        <w:r w:rsidR="007901BB" w:rsidRPr="00B81A04">
          <w:delText>decrease mort</w:delText>
        </w:r>
        <w:r w:rsidR="007143F3" w:rsidRPr="00B81A04">
          <w:delText xml:space="preserve">ality rates. If we utilise renal tumour biopsy and active surveillance wisely, </w:delText>
        </w:r>
        <w:r w:rsidR="007901BB" w:rsidRPr="00B81A04">
          <w:delText xml:space="preserve">intervention rates </w:delText>
        </w:r>
        <w:r w:rsidR="007143F3" w:rsidRPr="00B81A04">
          <w:delText xml:space="preserve">will remain </w:delText>
        </w:r>
        <w:r w:rsidR="007901BB" w:rsidRPr="00B81A04">
          <w:delText xml:space="preserve">on a similar level. </w:delText>
        </w:r>
        <w:r w:rsidR="00C853CA">
          <w:delText>Overtreatment</w:delText>
        </w:r>
        <w:r w:rsidR="00902A89">
          <w:delText xml:space="preserve"> of screen-detected tumours</w:delText>
        </w:r>
        <w:r w:rsidR="00C853CA">
          <w:delText xml:space="preserve"> must be avoided at all costs. </w:delText>
        </w:r>
      </w:del>
    </w:p>
    <w:p w14:paraId="79806847" w14:textId="77777777" w:rsidR="00472CE0" w:rsidRPr="00B81A04" w:rsidRDefault="00A04CFD" w:rsidP="00630485">
      <w:pPr>
        <w:spacing w:line="360" w:lineRule="auto"/>
        <w:jc w:val="both"/>
        <w:rPr>
          <w:del w:id="459" w:author="MANAGER, Practice (LONDON ROAD SURGERY)" w:date="2026-09-25T20:09:00Z" w16du:dateUtc="2026-09-26T00:09:00Z"/>
        </w:rPr>
      </w:pPr>
      <w:del w:id="460" w:author="MANAGER, Practice (LONDON ROAD SURGERY)" w:date="2026-09-25T20:09:00Z" w16du:dateUtc="2026-09-26T00:09:00Z">
        <w:r w:rsidRPr="00B81A04">
          <w:delText>R</w:delText>
        </w:r>
        <w:r w:rsidR="00854B91" w:rsidRPr="00B81A04">
          <w:delText xml:space="preserve">esearch </w:delText>
        </w:r>
        <w:r w:rsidRPr="00B81A04">
          <w:delText xml:space="preserve">into </w:delText>
        </w:r>
        <w:r w:rsidR="00854B91" w:rsidRPr="00B81A04">
          <w:delText xml:space="preserve">the biology </w:delText>
        </w:r>
        <w:r w:rsidRPr="00B81A04">
          <w:delText xml:space="preserve">and the genetic basis </w:delText>
        </w:r>
        <w:r w:rsidR="00854B91" w:rsidRPr="00B81A04">
          <w:delText xml:space="preserve">of RCC has led </w:delText>
        </w:r>
        <w:r w:rsidRPr="00B81A04">
          <w:delText xml:space="preserve">to </w:delText>
        </w:r>
        <w:r w:rsidR="00854B91" w:rsidRPr="00B81A04">
          <w:delText xml:space="preserve">a greater understanding of </w:delText>
        </w:r>
        <w:r w:rsidRPr="00B81A04">
          <w:delText>molecular pathways, refinements in pathological classification, development of drugs and new prognostic factors</w:delText>
        </w:r>
        <w:r w:rsidR="00472CE0" w:rsidRPr="00B81A04">
          <w:delText>. T</w:delText>
        </w:r>
        <w:r w:rsidRPr="00B81A04">
          <w:delText>he trunk</w:delText>
        </w:r>
        <w:r w:rsidR="00A15E74">
          <w:delText>-</w:delText>
        </w:r>
        <w:r w:rsidRPr="00B81A04">
          <w:delText xml:space="preserve">branch model of </w:delText>
        </w:r>
        <w:r w:rsidR="00D9042B" w:rsidRPr="00B81A04">
          <w:delText>key genetic events</w:delText>
        </w:r>
        <w:r w:rsidRPr="00B81A04">
          <w:delText xml:space="preserve"> </w:delText>
        </w:r>
        <w:r w:rsidR="00D9042B" w:rsidRPr="00B81A04">
          <w:delText xml:space="preserve">and heterogeneity </w:delText>
        </w:r>
        <w:r w:rsidRPr="00B81A04">
          <w:delText xml:space="preserve">is </w:delText>
        </w:r>
        <w:r w:rsidR="00D9042B" w:rsidRPr="00B81A04">
          <w:delText xml:space="preserve">now </w:delText>
        </w:r>
        <w:r w:rsidRPr="00B81A04">
          <w:delText xml:space="preserve">generally accepted, </w:delText>
        </w:r>
        <w:r w:rsidR="002724D1" w:rsidRPr="00B81A04">
          <w:delText xml:space="preserve">with </w:delText>
        </w:r>
        <w:r w:rsidR="00D9042B" w:rsidRPr="00B81A04">
          <w:delText xml:space="preserve">many of these events </w:delText>
        </w:r>
        <w:r w:rsidR="002724D1" w:rsidRPr="00B81A04">
          <w:delText xml:space="preserve">occurring </w:delText>
        </w:r>
        <w:r w:rsidR="00D9042B" w:rsidRPr="00B81A04">
          <w:delText xml:space="preserve">years to </w:delText>
        </w:r>
        <w:r w:rsidRPr="00B81A04">
          <w:delText>decades before tumours become clinically evident</w:delText>
        </w:r>
        <w:r w:rsidR="00D9042B" w:rsidRPr="00B81A04">
          <w:delText xml:space="preserve"> </w:delText>
        </w:r>
        <w:r w:rsidR="00D9042B" w:rsidRPr="00B81A04">
          <w:fldChar w:fldCharType="begin"/>
        </w:r>
        <w:r w:rsidR="007901BB" w:rsidRPr="00B81A04">
          <w:delInstrText xml:space="preserve"> ADDIN ZOTERO_ITEM CSL_CITATION {"citationID":"x10KhrpP","properties":{"formattedCitation":"[4]","plainCitation":"[4]","noteIndex":0},"citationItems":[{"id":1162,"uris":["http://zotero.org/users/2894139/items/VJC5REF6"],"uri":["http://zotero.org/users/2894139/items/VJC5REF6"],"itemData":{"id":1162,"type":"article-journal","title":"Genomics and clinical correlates of renal cell carcinoma","container-title":"World Journal of Urology","source":"PubMed","abstract":"PURPOSE: Clear cell, papillary cell, and chromophobe renal cell carcinomas (RCCs) have now been well characterised thanks to large collaborative projects such as The Cancer Genome Atlas (TCGA). Not only has knowledge of the genomic landscape helped inform the development of new drugs, it also promises to fine tune prognostication.\nMETHODS: A literature review was performed summarising the current knowledge on the genetic basis of RCC.\nRESULTS: The Von Hippel-Lindau (VHL) tumour suppressor gene undergoes bi-allelic knockout in the vast majority of clear cell RCCs. The next most prevalent aberrations include a cohort of chromatin-modifying genes with diverse roles including PBRM1, SETD2, BAP1, and KMD5C. The most common non-clear cell renal cancers have also undergone genomic profiling and are characterised by distinct genomic landscapes. Many recurrent mutations have prognostic value and show promise in aiding decisions regarding treatment stratification. Intra-tumour heterogeneity appears to hamper the clinical applicability of sparsely sampled tumours. Ways to abrogate heterogeneity will be required to optimise the genomic classification of tumours.\nCONCLUSION: The somatic mutational landscape of the more common renal cancers is well known. Correlation with outcome needs to be more comprehensively furnished, particularly for small renal masses, rarer non-clear cell renal cancers, and for all tumours undergoing targeted therapy.","DOI":"10.1007/s00345-018-2429-x","ISSN":"1433-8726","note":"PMID: 30099580","journalAbbreviation":"World J Urol","language":"eng","author":[{"family":"Mitchell","given":"Thomas J."},{"family":"Rossi","given":"Sabrina H."},{"family":"Klatte","given":"Tobias"},{"family":"Stewart","given":"Grant D."}],"issued":{"date-parts":[["2018",8,11]]}}}],"schema":"https://github.com/citation-style-language/schema/raw/master/csl-citation.json"} </w:delInstrText>
        </w:r>
        <w:r w:rsidR="00D9042B" w:rsidRPr="00B81A04">
          <w:fldChar w:fldCharType="separate"/>
        </w:r>
        <w:r w:rsidR="007901BB" w:rsidRPr="00B81A04">
          <w:rPr>
            <w:noProof/>
          </w:rPr>
          <w:delText>[4]</w:delText>
        </w:r>
        <w:r w:rsidR="00D9042B" w:rsidRPr="00B81A04">
          <w:fldChar w:fldCharType="end"/>
        </w:r>
        <w:r w:rsidR="00D9042B" w:rsidRPr="00B81A04">
          <w:delText>.</w:delText>
        </w:r>
        <w:r w:rsidR="00A33BBB" w:rsidRPr="00B81A04">
          <w:delText xml:space="preserve"> Many more landmark studies </w:delText>
        </w:r>
        <w:r w:rsidR="00C10040">
          <w:delText xml:space="preserve">will </w:delText>
        </w:r>
        <w:r w:rsidR="00A33BBB" w:rsidRPr="00B81A04">
          <w:delText xml:space="preserve">be published from </w:delText>
        </w:r>
        <w:r w:rsidR="00962910" w:rsidRPr="00B81A04">
          <w:delText xml:space="preserve">the </w:delText>
        </w:r>
        <w:r w:rsidR="00A33BBB" w:rsidRPr="00B81A04">
          <w:delText xml:space="preserve">TRACERx Renal Consortium and </w:delText>
        </w:r>
        <w:r w:rsidR="00472CE0" w:rsidRPr="00B81A04">
          <w:delText xml:space="preserve">other initiatives </w:delText>
        </w:r>
        <w:r w:rsidR="00A33BBB" w:rsidRPr="00B81A04">
          <w:delText xml:space="preserve">in the </w:delText>
        </w:r>
        <w:r w:rsidR="002724D1" w:rsidRPr="00B81A04">
          <w:delText>foreseeable future</w:delText>
        </w:r>
        <w:r w:rsidR="00A33BBB" w:rsidRPr="00B81A04">
          <w:delText>. The</w:delText>
        </w:r>
        <w:r w:rsidR="00D9042B" w:rsidRPr="00B81A04">
          <w:delText xml:space="preserve"> review article in this topic issue includes a summary of recent evidence, but also a methodological overview and a </w:delText>
        </w:r>
        <w:r w:rsidRPr="00B81A04">
          <w:delText xml:space="preserve">glossary of terms </w:delText>
        </w:r>
        <w:r w:rsidR="00A33BBB" w:rsidRPr="00B81A04">
          <w:delText>used to</w:delText>
        </w:r>
        <w:r w:rsidR="00D9042B" w:rsidRPr="00B81A04">
          <w:delText xml:space="preserve"> describe genetic change</w:delText>
        </w:r>
        <w:r w:rsidR="00A33BBB" w:rsidRPr="00B81A04">
          <w:delText xml:space="preserve">s </w:delText>
        </w:r>
        <w:r w:rsidR="00A33BBB" w:rsidRPr="00B81A04">
          <w:fldChar w:fldCharType="begin"/>
        </w:r>
        <w:r w:rsidR="007901BB" w:rsidRPr="00B81A04">
          <w:delInstrText xml:space="preserve"> ADDIN ZOTERO_ITEM CSL_CITATION {"citationID":"vKx74QmL","properties":{"formattedCitation":"[4]","plainCitation":"[4]","noteIndex":0},"citationItems":[{"id":1162,"uris":["http://zotero.org/users/2894139/items/VJC5REF6"],"uri":["http://zotero.org/users/2894139/items/VJC5REF6"],"itemData":{"id":1162,"type":"article-journal","title":"Genomics and clinical correlates of renal cell carcinoma","container-title":"World Journal of Urology","source":"PubMed","abstract":"PURPOSE: Clear cell, papillary cell, and chromophobe renal cell carcinomas (RCCs) have now been well characterised thanks to large collaborative projects such as The Cancer Genome Atlas (TCGA). Not only has knowledge of the genomic landscape helped inform the development of new drugs, it also promises to fine tune prognostication.\nMETHODS: A literature review was performed summarising the current knowledge on the genetic basis of RCC.\nRESULTS: The Von Hippel-Lindau (VHL) tumour suppressor gene undergoes bi-allelic knockout in the vast majority of clear cell RCCs. The next most prevalent aberrations include a cohort of chromatin-modifying genes with diverse roles including PBRM1, SETD2, BAP1, and KMD5C. The most common non-clear cell renal cancers have also undergone genomic profiling and are characterised by distinct genomic landscapes. Many recurrent mutations have prognostic value and show promise in aiding decisions regarding treatment stratification. Intra-tumour heterogeneity appears to hamper the clinical applicability of sparsely sampled tumours. Ways to abrogate heterogeneity will be required to optimise the genomic classification of tumours.\nCONCLUSION: The somatic mutational landscape of the more common renal cancers is well known. Correlation with outcome needs to be more comprehensively furnished, particularly for small renal masses, rarer non-clear cell renal cancers, and for all tumours undergoing targeted therapy.","DOI":"10.1007/s00345-018-2429-x","ISSN":"1433-8726","note":"PMID: 30099580","journalAbbreviation":"World J Urol","language":"eng","author":[{"family":"Mitchell","given":"Thomas J."},{"family":"Rossi","given":"Sabrina H."},{"family":"Klatte","given":"Tobias"},{"family":"Stewart","given":"Grant D."}],"issued":{"date-parts":[["2018",8,11]]}}}],"schema":"https://github.com/citation-style-language/schema/raw/master/csl-citation.json"} </w:delInstrText>
        </w:r>
        <w:r w:rsidR="00A33BBB" w:rsidRPr="00B81A04">
          <w:fldChar w:fldCharType="separate"/>
        </w:r>
        <w:r w:rsidR="007901BB" w:rsidRPr="00B81A04">
          <w:rPr>
            <w:noProof/>
          </w:rPr>
          <w:delText>[4]</w:delText>
        </w:r>
        <w:r w:rsidR="00A33BBB" w:rsidRPr="00B81A04">
          <w:fldChar w:fldCharType="end"/>
        </w:r>
        <w:r w:rsidR="00D9042B" w:rsidRPr="00B81A04">
          <w:delText xml:space="preserve">. We </w:delText>
        </w:r>
        <w:r w:rsidR="00A33BBB" w:rsidRPr="00B81A04">
          <w:delText>hope</w:delText>
        </w:r>
        <w:r w:rsidR="00D9042B" w:rsidRPr="00B81A04">
          <w:delText xml:space="preserve"> that this </w:delText>
        </w:r>
        <w:r w:rsidR="00A33BBB" w:rsidRPr="00B81A04">
          <w:delText xml:space="preserve">will serve as </w:delText>
        </w:r>
        <w:r w:rsidR="002724D1" w:rsidRPr="00B81A04">
          <w:delText>a</w:delText>
        </w:r>
        <w:r w:rsidR="00A33BBB" w:rsidRPr="00B81A04">
          <w:delText xml:space="preserve"> </w:delText>
        </w:r>
        <w:r w:rsidR="002724D1" w:rsidRPr="00B81A04">
          <w:delText xml:space="preserve">comprehensive </w:delText>
        </w:r>
        <w:r w:rsidR="00A33BBB" w:rsidRPr="00B81A04">
          <w:delText xml:space="preserve">up-to-date resource for urologists, specifically for those not involved in genomic research. Similarly, the review on </w:delText>
        </w:r>
        <w:r w:rsidR="00BA1432" w:rsidRPr="00B81A04">
          <w:delText>the most recent WHO classification, staging and grading</w:delText>
        </w:r>
        <w:r w:rsidR="00A33BBB" w:rsidRPr="00B81A04">
          <w:delText xml:space="preserve"> of renal tumours by Warren and Harrison </w:delText>
        </w:r>
        <w:r w:rsidR="00A33BBB" w:rsidRPr="00B81A04">
          <w:fldChar w:fldCharType="begin"/>
        </w:r>
        <w:r w:rsidR="007901BB" w:rsidRPr="00B81A04">
          <w:delInstrText xml:space="preserve"> ADDIN ZOTERO_ITEM CSL_CITATION {"citationID":"OuigiBmg","properties":{"formattedCitation":"[5]","plainCitation":"[5]","noteIndex":0},"citationItems":[{"id":1166,"uris":["http://zotero.org/users/2894139/items/XU9XSS7Z"],"uri":["http://zotero.org/users/2894139/items/XU9XSS7Z"],"itemData":{"id":1166,"type":"article-journal","title":"WHO/ISUP classification, grading and pathological staging of renal cell carcinoma: standards and controversies","container-title":"World Journal of Urology","source":"PubMed","abstract":"PURPOSE: Pathological parameters assessed on biopsies and resection specimens have a pivotal role in the diagnosis, prognosis and management of patients with renal cell carcinoma (RCC).\nMETHODS: A non-systematic literature search was performed, updated to January 2018, to identify key standards and controversies in the pathological classification, grading and staging of RCC.\nRESULTS: Although most RCCs exhibit characteristic morphology that enables easy categorisation, RCCs show considerable morphological heterogeneity and it is not uncommon for there to be difficulty in assigning a tumour type, especially with rarer tumour subtypes. The differentiation between benign and malignant oncocytic tumours remains a particular challenge. The development of additional immunohistochemical and molecular tests is needed to facilitate tumour typing, because of the prognostic and therapeutic implications, and to enable more reliable identification of poorly differentiated metastatic tumours as being of renal origin. Any new tests need to be applicable to small biopsy samples, to overcome the heterogeneity of renal tumours. There is also a need to facilitate identification of tumour types that have genetic implications, to allow referral and management at specialist centres. Digital pathology has a potential role in such referral practice.\nCONCLUSION: Much has been done to standardise pathological assessment of renal cell carcinomas in recent years, but there still remain areas of difficulty in classification and grading of these heterogeneous tumours.","DOI":"10.1007/s00345-018-2447-8","ISSN":"1433-8726","note":"PMID: 30123932","shortTitle":"WHO/ISUP classification, grading and pathological staging of renal cell carcinoma","journalAbbreviation":"World J Urol","language":"eng","author":[{"family":"Warren","given":"Anne Y."},{"family":"Harrison","given":"David"}],"issued":{"date-parts":[["2018",8,19]]}}}],"schema":"https://github.com/citation-style-language/schema/raw/master/csl-citation.json"} </w:delInstrText>
        </w:r>
        <w:r w:rsidR="00A33BBB" w:rsidRPr="00B81A04">
          <w:fldChar w:fldCharType="separate"/>
        </w:r>
        <w:r w:rsidR="007901BB" w:rsidRPr="00B81A04">
          <w:rPr>
            <w:noProof/>
          </w:rPr>
          <w:delText>[5]</w:delText>
        </w:r>
        <w:r w:rsidR="00A33BBB" w:rsidRPr="00B81A04">
          <w:fldChar w:fldCharType="end"/>
        </w:r>
        <w:r w:rsidR="002724D1" w:rsidRPr="00B81A04">
          <w:delText xml:space="preserve"> </w:delText>
        </w:r>
        <w:r w:rsidR="00962910" w:rsidRPr="00B81A04">
          <w:delText xml:space="preserve">outlines </w:delText>
        </w:r>
        <w:r w:rsidR="002724D1" w:rsidRPr="00B81A04">
          <w:delText>standards and controversies</w:delText>
        </w:r>
        <w:r w:rsidR="00472CE0" w:rsidRPr="00B81A04">
          <w:delText xml:space="preserve"> from the perspective of pathologist</w:delText>
        </w:r>
        <w:r w:rsidR="00962910" w:rsidRPr="00B81A04">
          <w:delText>s</w:delText>
        </w:r>
        <w:r w:rsidR="002724D1" w:rsidRPr="00B81A04">
          <w:delText xml:space="preserve">. </w:delText>
        </w:r>
        <w:r w:rsidR="00472CE0" w:rsidRPr="00B81A04">
          <w:delText xml:space="preserve">It </w:delText>
        </w:r>
        <w:r w:rsidR="00BA1432" w:rsidRPr="00B81A04">
          <w:delText>remains</w:delText>
        </w:r>
        <w:r w:rsidR="00472CE0" w:rsidRPr="00B81A04">
          <w:delText xml:space="preserve"> important </w:delText>
        </w:r>
        <w:r w:rsidR="002724D1" w:rsidRPr="00B81A04">
          <w:delText xml:space="preserve">to look beyond our own </w:delText>
        </w:r>
        <w:r w:rsidR="004440FB">
          <w:delText xml:space="preserve">immediate </w:delText>
        </w:r>
        <w:r w:rsidR="002724D1" w:rsidRPr="00B81A04">
          <w:delText xml:space="preserve">specialty to </w:delText>
        </w:r>
        <w:r w:rsidR="00962910" w:rsidRPr="00B81A04">
          <w:delText>provide high-quality care.</w:delText>
        </w:r>
      </w:del>
    </w:p>
    <w:p w14:paraId="4E2D5AE9" w14:textId="77777777" w:rsidR="00EE5E41" w:rsidRPr="00B81A04" w:rsidRDefault="00202472" w:rsidP="00630485">
      <w:pPr>
        <w:spacing w:line="360" w:lineRule="auto"/>
        <w:jc w:val="both"/>
        <w:rPr>
          <w:del w:id="461" w:author="MANAGER, Practice (LONDON ROAD SURGERY)" w:date="2026-09-25T20:09:00Z" w16du:dateUtc="2026-09-26T00:09:00Z"/>
        </w:rPr>
      </w:pPr>
      <w:del w:id="462" w:author="MANAGER, Practice (LONDON ROAD SURGERY)" w:date="2026-09-25T20:09:00Z" w16du:dateUtc="2026-09-26T00:09:00Z">
        <w:r w:rsidRPr="00B81A04">
          <w:delText xml:space="preserve">Despite several efforts </w:delText>
        </w:r>
        <w:r w:rsidR="00A30EDF" w:rsidRPr="00B81A04">
          <w:delText xml:space="preserve">with adjuvant </w:delText>
        </w:r>
        <w:r w:rsidRPr="00B81A04">
          <w:delText>phase III trials</w:delText>
        </w:r>
        <w:r w:rsidR="000E4DE3" w:rsidRPr="00B81A04">
          <w:delText xml:space="preserve"> in high-risk non-metastatic RCC</w:delText>
        </w:r>
        <w:r w:rsidRPr="00B81A04">
          <w:delText xml:space="preserve">, a clinically significant survival benefit has not </w:delText>
        </w:r>
        <w:r w:rsidR="00D702D8" w:rsidRPr="00B81A04">
          <w:delText xml:space="preserve">yet </w:delText>
        </w:r>
        <w:r w:rsidRPr="00B81A04">
          <w:delText>been demonstrated</w:delText>
        </w:r>
        <w:r w:rsidR="00D702D8" w:rsidRPr="00B81A04">
          <w:delText xml:space="preserve"> and p</w:delText>
        </w:r>
        <w:r w:rsidR="00AB31F9" w:rsidRPr="00B81A04">
          <w:delText xml:space="preserve">ostoperative </w:delText>
        </w:r>
        <w:r w:rsidRPr="00B81A04">
          <w:delText>follow-up imaging remains the standard of care.</w:delText>
        </w:r>
        <w:r w:rsidR="00D702D8" w:rsidRPr="00B81A04">
          <w:delText xml:space="preserve"> Despite its importance in clinical practice, there is little high-quality evidence in this field. RECUR is a multicentre c</w:delText>
        </w:r>
        <w:r w:rsidR="00EE5E41" w:rsidRPr="00B81A04">
          <w:delText xml:space="preserve">onsortium which established collaborative research studies </w:delText>
        </w:r>
        <w:r w:rsidR="003A38F8">
          <w:delText>regarding</w:delText>
        </w:r>
        <w:r w:rsidR="00EE5E41" w:rsidRPr="00B81A04">
          <w:delText xml:space="preserve"> postoperative follow-up, and lead investigators of this group provided a comprehensive review for this topic issue </w:delText>
        </w:r>
        <w:r w:rsidR="00EE5E41" w:rsidRPr="00B81A04">
          <w:fldChar w:fldCharType="begin"/>
        </w:r>
        <w:r w:rsidR="007901BB" w:rsidRPr="00B81A04">
          <w:delInstrText xml:space="preserve"> ADDIN ZOTERO_ITEM CSL_CITATION {"citationID":"zSTpchjZ","properties":{"formattedCitation":"[6]","plainCitation":"[6]","noteIndex":0},"citationItems":[{"id":1154,"uris":["http://zotero.org/users/2894139/items/7KLNERDH"],"uri":["http://zotero.org/users/2894139/items/7KLNERDH"],"itemData":{"id":1154,"type":"article-journal","title":"Follow-up after curative treatment of localised renal cell carcinoma","container-title":"World Journal of Urology","source":"PubMed","abstract":"PURPOSE: Patients with localised renal cell carcinoma (RCC) receiving curative surgery, either radical or partial nephrectomy, have been shown in contemporary studies to develop recurrence within 5 years in 20-30% of case. Therefore, post-operative follow-up (FU) imaging plays a crucial role in detecting recurrent or metastatic disease. A number of prognostic scores have been developed to predict risk of recurrence. This review summarises the current knowledge on established FU protocols and their limitations.\nMETHODS: A non-systematic literature search was conducted using Medline. Furthermore, major guidelines [European Association of Urology (EAU), American Urological Association (AUA) and National Comprehensive Cancer Network (NCCN)] were reviewed and assessed.\nRESULTS: The EAU, AUA and NCCN post-operative follow-up guidelines differ in the frequency and type of imaging modalities recommended. The optimal duration of follow-up remains to be elucidated as does the impact of follow-up protocols on patient outcomes and quality of life. Established follow-up protocols do not take non-RCC-related factors, such as patient age and performance status into account. However, in the future individualised duration of FU based on competing risks of cancer recurrence and non-RCC death may be optimised, maximising resources and patient quality of life.\nCONCLUSION: There is a clear need to establish evidence-based follow-up protocols and to assess the impact of follow-up protocols on individual patients and society.","DOI":"10.1007/s00345-018-2338-z","ISSN":"1433-8726","note":"PMID: 29767327","journalAbbreviation":"World J Urol","language":"eng","author":[{"family":"Dabestani","given":"Saeed"},{"family":"Marconi","given":"Lorenzo"},{"family":"Kuusk","given":"Teele"},{"family":"Bex","given":"Axel"}],"issued":{"date-parts":[["2018",5,16]]}}}],"schema":"https://github.com/citation-style-language/schema/raw/master/csl-citation.json"} </w:delInstrText>
        </w:r>
        <w:r w:rsidR="00EE5E41" w:rsidRPr="00B81A04">
          <w:fldChar w:fldCharType="separate"/>
        </w:r>
        <w:r w:rsidR="007901BB" w:rsidRPr="00B81A04">
          <w:rPr>
            <w:noProof/>
          </w:rPr>
          <w:delText>[6]</w:delText>
        </w:r>
        <w:r w:rsidR="00EE5E41" w:rsidRPr="00B81A04">
          <w:fldChar w:fldCharType="end"/>
        </w:r>
        <w:r w:rsidR="00EE5E41" w:rsidRPr="00B81A04">
          <w:delText xml:space="preserve">. It is worth noting that established follow-up guidelines differ </w:delText>
        </w:r>
        <w:r w:rsidR="00C10040">
          <w:delText xml:space="preserve">regarding </w:delText>
        </w:r>
        <w:r w:rsidR="00EE5E41" w:rsidRPr="00B81A04">
          <w:delText xml:space="preserve">frequency, type of imaging and </w:delText>
        </w:r>
        <w:r w:rsidR="000E4DE3" w:rsidRPr="00B81A04">
          <w:delText>prognostic</w:delText>
        </w:r>
        <w:r w:rsidR="00EE5E41" w:rsidRPr="00B81A04">
          <w:delText xml:space="preserve"> stratification, and do not </w:delText>
        </w:r>
        <w:r w:rsidR="000E4DE3" w:rsidRPr="00B81A04">
          <w:delText xml:space="preserve">consider </w:delText>
        </w:r>
        <w:r w:rsidR="00EE5E41" w:rsidRPr="00B81A04">
          <w:delText>competing risks such as age and co-morbidity</w:delText>
        </w:r>
        <w:r w:rsidR="000E4DE3" w:rsidRPr="00B81A04">
          <w:delText xml:space="preserve"> </w:delText>
        </w:r>
        <w:r w:rsidR="000E4DE3" w:rsidRPr="00B81A04">
          <w:fldChar w:fldCharType="begin"/>
        </w:r>
        <w:r w:rsidR="007901BB" w:rsidRPr="00B81A04">
          <w:delInstrText xml:space="preserve"> ADDIN ZOTERO_ITEM CSL_CITATION {"citationID":"DrvGKahQ","properties":{"formattedCitation":"[6\\uc0\\u8211{}8]","plainCitation":"[6–8]","noteIndex":0},"citationItems":[{"id":1154,"uris":["http://zotero.org/users/2894139/items/7KLNERDH"],"uri":["http://zotero.org/users/2894139/items/7KLNERDH"],"itemData":{"id":1154,"type":"article-journal","title":"Follow-up after curative treatment of localised renal cell carcinoma","container-title":"World Journal of Urology","source":"PubMed","abstract":"PURPOSE: Patients with localised renal cell carcinoma (RCC) receiving curative surgery, either radical or partial nephrectomy, have been shown in contemporary studies to develop recurrence within 5 years in 20-30% of case. Therefore, post-operative follow-up (FU) imaging plays a crucial role in detecting recurrent or metastatic disease. A number of prognostic scores have been developed to predict risk of recurrence. This review summarises the current knowledge on established FU protocols and their limitations.\nMETHODS: A non-systematic literature search was conducted using Medline. Furthermore, major guidelines [European Association of Urology (EAU), American Urological Association (AUA) and National Comprehensive Cancer Network (NCCN)] were reviewed and assessed.\nRESULTS: The EAU, AUA and NCCN post-operative follow-up guidelines differ in the frequency and type of imaging modalities recommended. The optimal duration of follow-up remains to be elucidated as does the impact of follow-up protocols on patient outcomes and quality of life. Established follow-up protocols do not take non-RCC-related factors, such as patient age and performance status into account. However, in the future individualised duration of FU based on competing risks of cancer recurrence and non-RCC death may be optimised, maximising resources and patient quality of life.\nCONCLUSION: There is a clear need to establish evidence-based follow-up protocols and to assess the impact of follow-up protocols on individual patients and society.","DOI":"10.1007/s00345-018-2338-z","ISSN":"1433-8726","note":"PMID: 29767327","journalAbbreviation":"World J Urol","language":"eng","author":[{"family":"Dabestani","given":"Saeed"},{"family":"Marconi","given":"Lorenzo"},{"family":"Kuusk","given":"Teele"},{"family":"Bex","given":"Axel"}],"issued":{"date-parts":[["2018",5,16]]}},"label":"page"},{"id":1157,"uris":["http://zotero.org/users/2894139/items/94A34VPH"],"uri":["http://zotero.org/users/2894139/items/94A34VPH"],"itemData":{"id":1157,"type":"article-journal","title":"A prospective risk-stratified follow-up programme for radically treated renal cell carcinoma patients: evaluation after eight years of clinical use","container-title":"World Journal of Urology","page":"1087-1099","volume":"34","issue":"8","source":"PubMed","abstract":"PURPOSE: In mid-2007, we introduced a new risk-stratified follow-up programme (FUP) for surgically treated localized renal cell carcinoma. After inclusion, the patients have been followed prospectively. In this study, we present the results in regard to stratification, completeness of the FUP and recurrences.\nMETHODS: The FUP consists of three risk groups: low risk (LR), intermediate risk (IR) and high risk (HR), based on the risk stratification model introduced by Leibovich et al. (Cancer 97(7):1663-1671, 2003). In all risk groups, the patients are scheduled for ten follow-up visits (FUV) over 5 years, but seven, five and three FUVs, respectively, are outsourced to the patient's general practitioner (GP). Chest X-ray and abdomen CT are the imaging modalities used in the FUP.\nRESULTS: Of 312 included patients, 195 (62.5 %) had a complete FUP. However, in 86 patients the scheduled FUP had to be reduced, leaving 86.3 % of the remaining patients with a complete FUP. By including GPs, the number of FUVs at the hospital was reduced by ~60 %. The 5-year probability for freedom of recurrence is 0.98, 0.84 and 0.52 for the LR, IR and HR groups, respectively. Of 31 recurrences, 20 patients (65 %) were diagnosed within the FUP. Eleven patients (35 %) were diagnosed due to symptoms, and five of these had recurrences in locations not covered by standard imaging. Patients diagnosed within the FUP showed a better prognosis for survival and could in greater part receive tumour-directed treatment.\nCONCLUSIONS: After 8 years of clinical use, the outcome measures of the FUP seem to be within acceptable ranges.","ISSN":"1433-8726","note":"PMID: 26922650","shortTitle":"A prospective risk-stratified follow-up programme for radically treated renal cell carcinoma patients","journalAbbreviation":"World J Urol","language":"eng","author":[{"family":"Beisland","given":"Christian"},{"family":"Guðbrandsdottir","given":"Gigja"},{"family":"Reisæter","given":"Lars A. R."},{"family":"Bostad","given":"Leif"},{"family":"Hjelle","given":"Karin M."}],"issued":{"date-parts":[["2016",8]]}},"label":"page"},{"id":1156,"uris":["http://zotero.org/users/2894139/items/SJHFQ5HY"],"uri":["http://zotero.org/users/2894139/items/SJHFQ5HY"],"itemData":{"id":1156,"type":"article-journal","title":"Potentially curable recurrent disease after surgically managed non-metastatic renal cell carcinoma in low-, intermediate- and high-risk patients","container-title":"World Journal of Urology","page":"1073-1079","volume":"34","issue":"8","source":"PubMed","abstract":"PURPOSE: Guidelines recommend risk-adapted follow-up (FU) strategies after (partial) nephrectomy in non-metastatic renal cell carcinoma (RCC). Since current systemic therapy does not cure metastatic RCC, only timely detected recurrence accessible for local therapy is potentially curable. This study analyzed the rate and management of potentially curable recurrences per risk group.\nMETHODS: This is a retrospective study including non-metastatic RCC patients who underwent (partial) nephrectomy from 2004 to 2011, with a minimum follow-up of 4 years. Risk stratification was by Leibovich score (clear cell subtype) and UICC/AJCC grading (other subtypes). Recurrence, time to recurrence, symptoms and detection method were documented. Isolated local recurrence, solitary- and oligometastases (≤3 lesions, single site) were considered potentially curable.\nRESULTS: Among 234 patients, followed during a median of 61.9 months, 68 patients (29.1 %) developed a recurrence of which 28 (41.2 %) were considered potentially curable. The 5-year risk of recurrence for low-, intermediate- and high-risk patients was 7.8, 26.3 and 59.1 % of which 71.4, 52.2 and 23.1 % were considered potentially curable, respectively. In high-risk patients, incurable recurrence was detected after a median of 7.9 (3.7-17.2) months versus 13.9 (6-41.3) months for potentially curable lesions. Only 13 of potentially curable lesions (46 %) received local therapy.\nCONCLUSION: FU protocols should be adapted to the recurrence pattern of potentially curable disease. Most of the benefit may be achieved in intermediate-risk and high-risk-patients free of recurrence 1 year after surgery. Despite frequent imaging, only 13 patients (5.6 % of all patients followed) were managed with local therapy of whom only 4 remained free of disease.","ISSN":"1433-8726","note":"PMID: 27055532","journalAbbreviation":"World J Urol","language":"eng","author":[{"family":"Kuijpers","given":"Y. a. M."},{"family":"Meijer","given":"R. P."},{"family":"Jonges","given":"G. N."},{"family":"Jong","given":"J.","non-dropping-particle":"de"},{"family":"Bosch","given":"J. L. H. R."},{"family":"Horenblas","given":"S."},{"family":"Bex","given":"A."}],"issued":{"date-parts":[["2016",8]]}},"label":"page"}],"schema":"https://github.com/citation-style-language/schema/raw/master/csl-citation.json"} </w:delInstrText>
        </w:r>
        <w:r w:rsidR="000E4DE3" w:rsidRPr="00B81A04">
          <w:fldChar w:fldCharType="separate"/>
        </w:r>
        <w:r w:rsidR="007901BB" w:rsidRPr="00B81A04">
          <w:rPr>
            <w:rFonts w:cs="Times New Roman"/>
            <w:lang w:val="en-US"/>
          </w:rPr>
          <w:delText>[6–8]</w:delText>
        </w:r>
        <w:r w:rsidR="000E4DE3" w:rsidRPr="00B81A04">
          <w:fldChar w:fldCharType="end"/>
        </w:r>
        <w:r w:rsidR="00EE5E41" w:rsidRPr="00B81A04">
          <w:delText>.</w:delText>
        </w:r>
        <w:r w:rsidR="00854B91" w:rsidRPr="00B81A04">
          <w:delText xml:space="preserve"> Further, there is little data regarding health-related quality of life outcomes after surgery </w:delText>
        </w:r>
        <w:r w:rsidR="00854B91" w:rsidRPr="00B81A04">
          <w:fldChar w:fldCharType="begin"/>
        </w:r>
        <w:r w:rsidR="007901BB" w:rsidRPr="00B81A04">
          <w:delInstrText xml:space="preserve"> ADDIN ZOTERO_ITEM CSL_CITATION {"citationID":"AQYG0t2d","properties":{"formattedCitation":"[9]","plainCitation":"[9]","noteIndex":0},"citationItems":[{"id":1160,"uris":["http://zotero.org/users/2894139/items/UUQR469Q"],"uri":["http://zotero.org/users/2894139/items/UUQR469Q"],"itemData":{"id":1160,"type":"article-journal","title":"Quality of life outcomes in patients with localised renal cancer: a literature review","container-title":"World Journal of Urology","source":"PubMed","abstract":"PURPOSE: Patients with localised renal cell carcinoma (RCC) can expect excellent oncologic outcomes. As such, there has been a shift towards maximising health-related quality of life (HRQoL). A greater understanding of HRQoL outcomes associated with different treatment options for RCC can facilitate patient-centred care, shared decision-making and enable cost utility analyses to guide health policies. The aim of this literature review was to evaluate the evidence regarding HRQoL following different management strategies for localised RCC.\nMETHODS: Three databases were searched to identify studies reporting HRQoL in patients with localised renal cancer, including Medline, the Tuft's Medical Centre Cost Effectiveness Analysis registry and the EuroQol website.\nRESULTS: Considerable methodological heterogeneity was noted. Laparoscopic nephrectomy was associated with significantly better short-term physical function compared to open surgery, although the effect on mental function was inconclusive. Nephron-sparing surgery was associated with better physical function compared to radical surgery. Patients' perception of remaining renal function was a significant independent predictor of HRQoL, rather than surgery type. Tumour size, stage, post-operative complications, age, body mass index, occupational status, educational level and comorbidities were significant predictors of HRQoL. Only three studies were available regarding non-surgical management options and very little data were available regarding the impact of follow-up protocols and long-term effects of \"cancer survivorship.\"\nCONCLUSION: There is a need for validated and reproducible RCC-specific HRQoL instruments and standardisation amongst studies to enable comparisons. Increased awareness regarding determinants of poor HRQoL may enable high-risk patients to receive tailored support.","DOI":"10.1007/s00345-018-2415-3","ISSN":"1433-8726","note":"PMID: 30051264","shortTitle":"Quality of life outcomes in patients with localised renal cancer","journalAbbreviation":"World J Urol","language":"eng","author":[{"family":"Rossi","given":"Sabrina H."},{"family":"Klatte","given":"Tobias"},{"family":"Stewart","given":"Grant D."}],"issued":{"date-parts":[["2018",7,26]]}}}],"schema":"https://github.com/citation-style-language/schema/raw/master/csl-citation.json"} </w:delInstrText>
        </w:r>
        <w:r w:rsidR="00854B91" w:rsidRPr="00B81A04">
          <w:fldChar w:fldCharType="separate"/>
        </w:r>
        <w:r w:rsidR="007901BB" w:rsidRPr="00B81A04">
          <w:rPr>
            <w:noProof/>
          </w:rPr>
          <w:delText>[9]</w:delText>
        </w:r>
        <w:r w:rsidR="00854B91" w:rsidRPr="00B81A04">
          <w:fldChar w:fldCharType="end"/>
        </w:r>
        <w:r w:rsidR="00854B91" w:rsidRPr="00B81A04">
          <w:delText>. Clearly, h</w:delText>
        </w:r>
        <w:r w:rsidR="00EE5E41" w:rsidRPr="00B81A04">
          <w:delText>igh quality evidence</w:delText>
        </w:r>
        <w:r w:rsidR="000E4DE3" w:rsidRPr="00B81A04">
          <w:delText>-</w:delText>
        </w:r>
        <w:r w:rsidR="00EE5E41" w:rsidRPr="00B81A04">
          <w:delText xml:space="preserve">based follow-up protocols </w:delText>
        </w:r>
        <w:r w:rsidR="000E4DE3" w:rsidRPr="00B81A04">
          <w:delText xml:space="preserve">are a research priority, but </w:delText>
        </w:r>
        <w:r w:rsidR="00854B91" w:rsidRPr="00B81A04">
          <w:delText xml:space="preserve">will </w:delText>
        </w:r>
        <w:r w:rsidR="000E4DE3" w:rsidRPr="00B81A04">
          <w:delText xml:space="preserve">rely on accurate prognostic stratification at baseline. This topic issue contains a literature review on prognostic factors and models, all of which have limited accuracy. Molecular markers can improve the accuracy of these models, but frequently lack external, independent validation </w:delText>
        </w:r>
        <w:r w:rsidR="000E4DE3" w:rsidRPr="00B81A04">
          <w:fldChar w:fldCharType="begin"/>
        </w:r>
        <w:r w:rsidR="007901BB" w:rsidRPr="00B81A04">
          <w:delInstrText xml:space="preserve"> ADDIN ZOTERO_ITEM CSL_CITATION {"citationID":"YOcP8oew","properties":{"formattedCitation":"[10]","plainCitation":"[10]","noteIndex":0},"citationItems":[{"id":1152,"uris":["http://zotero.org/users/2894139/items/N5UGAT2P"],"uri":["http://zotero.org/users/2894139/items/N5UGAT2P"],"itemData":{"id":1152,"type":"article-journal","title":"Prognostic factors and prognostic models for renal cell carcinoma: a literature review","container-title":"World Journal of Urology","source":"PubMed","abstract":"PURPOSE: Following curative treatment for localised renal cell carcinoma (RCC), up to 30% of patients develop tumour recurrence. Prognostic scores are essential to guide individualised surveillance protocols, patient counselling and potentially in the future to guide adjuvant therapy. In metastatic RCC, prognostic scores are routinely used for treatment selection in clinical practice as well as in all major trials.\nMETHODS: We performed a literature review on the current evidence based on prognostic factors and models for localised and metastatic RCC.\nRESULTS: A number of prognostic factors have been identified, of which tumour node metastasis classification remains the most important. Multiple prognostic models and nomograms have been developed for localised disease, based on a combination of tumour stage, grade, subtype, clinical features, and performance status. However, there is poor level of evidence for their routine use. Prognostic scores for patients with metastatic RCC receiving targeted treatments are used routinely, but have limited accuracy. Molecular markers can improve the accuracy of established prognostic models, but frequently lack external, independent validation.\nCONCLUSION: Several factors and models predict prognosis of localised and metastatic RCC. They represent valuable tools to provide estimates of clinically important endpoints, but their accuracy should be improved further. Validation of molecular markers is a future research priority.","DOI":"10.1007/s00345-018-2309-4","ISSN":"1433-8726","note":"PMID: 29713755","shortTitle":"Prognostic factors and prognostic models for renal cell carcinoma","journalAbbreviation":"World J Urol","language":"eng","author":[{"family":"Klatte","given":"Tobias"},{"family":"Rossi","given":"Sabrina H."},{"family":"Stewart","given":"Grant D."}],"issued":{"date-parts":[["2018",4,30]]}}}],"schema":"https://github.com/citation-style-language/schema/raw/master/csl-citation.json"} </w:delInstrText>
        </w:r>
        <w:r w:rsidR="000E4DE3" w:rsidRPr="00B81A04">
          <w:fldChar w:fldCharType="separate"/>
        </w:r>
        <w:r w:rsidR="007901BB" w:rsidRPr="00B81A04">
          <w:rPr>
            <w:noProof/>
          </w:rPr>
          <w:delText>[10]</w:delText>
        </w:r>
        <w:r w:rsidR="000E4DE3" w:rsidRPr="00B81A04">
          <w:fldChar w:fldCharType="end"/>
        </w:r>
        <w:r w:rsidR="000E4DE3" w:rsidRPr="00B81A04">
          <w:delText>. Validation of molecular marker</w:delText>
        </w:r>
        <w:r w:rsidR="00854B91" w:rsidRPr="00B81A04">
          <w:delText xml:space="preserve">s is another </w:delText>
        </w:r>
        <w:r w:rsidR="000E4DE3" w:rsidRPr="00B81A04">
          <w:delText xml:space="preserve">research priority, as </w:delText>
        </w:r>
        <w:r w:rsidR="00C10040">
          <w:delText>one can regard only</w:delText>
        </w:r>
        <w:r w:rsidR="000E4DE3" w:rsidRPr="00B81A04">
          <w:delText xml:space="preserve"> validated markers as biomarker</w:delText>
        </w:r>
        <w:r w:rsidR="006058D9">
          <w:delText>s</w:delText>
        </w:r>
        <w:r w:rsidR="000E4DE3" w:rsidRPr="00B81A04">
          <w:delText>.</w:delText>
        </w:r>
      </w:del>
    </w:p>
    <w:p w14:paraId="3D0584DF" w14:textId="77777777" w:rsidR="009A03BC" w:rsidRPr="00B81A04" w:rsidRDefault="009A03BC" w:rsidP="00630485">
      <w:pPr>
        <w:spacing w:line="360" w:lineRule="auto"/>
        <w:jc w:val="both"/>
        <w:rPr>
          <w:del w:id="463" w:author="MANAGER, Practice (LONDON ROAD SURGERY)" w:date="2026-09-25T20:09:00Z" w16du:dateUtc="2026-09-26T00:09:00Z"/>
        </w:rPr>
      </w:pPr>
      <w:del w:id="464" w:author="MANAGER, Practice (LONDON ROAD SURGERY)" w:date="2026-09-25T20:09:00Z" w16du:dateUtc="2026-09-26T00:09:00Z">
        <w:r w:rsidRPr="00B81A04">
          <w:delText>Another controversy is the use of cytoreductive nephrectomy in patients with synchronous metastatic RCC</w:delText>
        </w:r>
        <w:r w:rsidR="00F42EAB">
          <w:delText xml:space="preserve">. The </w:delText>
        </w:r>
        <w:r w:rsidRPr="00B81A04">
          <w:delText xml:space="preserve">CARMENA </w:delText>
        </w:r>
        <w:r w:rsidR="003D7B2E" w:rsidRPr="00B81A04">
          <w:delText xml:space="preserve">trial showed </w:delText>
        </w:r>
        <w:r w:rsidRPr="00B81A04">
          <w:delText xml:space="preserve">that sunitinib alone is not inferior to cytoreductive nephrectomy and sunitinib for both intermediate and high risk </w:delText>
        </w:r>
        <w:r w:rsidR="002724D1" w:rsidRPr="00B81A04">
          <w:delText xml:space="preserve">metastatic </w:delText>
        </w:r>
        <w:r w:rsidR="00D702D8" w:rsidRPr="00B81A04">
          <w:delText xml:space="preserve">clear-cell </w:delText>
        </w:r>
        <w:r w:rsidR="00202472" w:rsidRPr="00B81A04">
          <w:delText>RCC</w:delText>
        </w:r>
        <w:r w:rsidR="003D7B2E" w:rsidRPr="00B81A04">
          <w:delText xml:space="preserve">, which constitute more than 95% of </w:delText>
        </w:r>
        <w:r w:rsidR="00202472" w:rsidRPr="00B81A04">
          <w:delText xml:space="preserve">newly diagnosed </w:delText>
        </w:r>
        <w:r w:rsidR="003D7B2E" w:rsidRPr="00B81A04">
          <w:delText>patients</w:delText>
        </w:r>
        <w:r w:rsidR="002724D1" w:rsidRPr="00B81A04">
          <w:delText xml:space="preserve"> with metastatic disease</w:delText>
        </w:r>
        <w:r w:rsidRPr="00B81A04">
          <w:delText xml:space="preserve"> </w:delText>
        </w:r>
        <w:r w:rsidRPr="00B81A04">
          <w:fldChar w:fldCharType="begin"/>
        </w:r>
        <w:r w:rsidR="007901BB" w:rsidRPr="00B81A04">
          <w:delInstrText xml:space="preserve"> ADDIN ZOTERO_ITEM CSL_CITATION {"citationID":"iBOTVbO3","properties":{"formattedCitation":"[11]","plainCitation":"[11]","noteIndex":0},"citationItems":[{"id":1143,"uris":["http://zotero.org/users/2894139/items/NDLC8ZFA"],"uri":["http://zotero.org/users/2894139/items/NDLC8ZFA"],"itemData":{"id":1143,"type":"article-journal","title":"Sunitinib Alone or after Nephrectomy in Metastatic Renal-Cell Carcinoma","container-title":"The New England Journal of Medicine","page":"417-427","volume":"379","issue":"5","source":"PubMed","abstract":"BACKGROUND: Cytoreductive nephrectomy has been the standard of care in metastatic renal-cell carcinoma for 20 years, supported by randomized trials and large, retrospective studies. However, the efficacy of targeted therapies has challenged this standard. We assessed the role of nephrectomy in patients with metastatic renal-cell carcinoma who were receiving targeted therapies.\nMETHODS: In this phase 3 trial, we randomly assigned, in a 1:1 ratio, patients with confirmed metastatic clear-cell renal-cell carcinoma at presentation who were suitable candidates for nephrectomy to undergo nephrectomy and then receive sunitinib (standard therapy) or to receive sunitinib alone. Randomization was stratified according to prognostic risk (intermediate or poor) in the Memorial Sloan Kettering Cancer Center prognostic model. Patients received sunitinib at a dose of 50 mg daily in cycles of 28 days on and 14 days off every 6 weeks. The primary end point was overall survival.\nRESULTS: A total of 450 patients were enrolled from September 2009 to September 2017. At this planned interim analysis, the median follow-up was 50.9 months, with 326 deaths observed. The results in the sunitinib-alone group were noninferior to those in the nephrectomy-sunitinib group with regard to overall survival (stratified hazard ratio for death, 0.89; 95% confidence interval, 0.71 to 1.10; upper boundary of the 95% confidence interval for noninferiority, ≤1.20). The median overall survival was 18.4 months in the sunitinib-alone group and 13.9 months in the nephrectomy-sunitinib group. No significant differences in response rate or progression-free survival were observed. Adverse events were as anticipated in each group.\nCONCLUSIONS: Sunitinib alone was not inferior to nephrectomy followed by sunitinib in patients with metastatic renal-cell carcinoma who were classified as having intermediate-risk or poor-risk disease. (Funded by Assistance Publique-Hôpitaux de Paris and others; CARMENA ClinicalTrials.gov number, NCT00930033 .).","ISSN":"1533-4406","note":"PMID: 29860937","journalAbbreviation":"N. Engl. J. Med.","language":"eng","author":[{"family":"Méjean","given":"Arnaud"},{"family":"Ravaud","given":"Alain"},{"family":"Thezenas","given":"Simon"},{"family":"Colas","given":"Sandra"},{"family":"Beauval","given":"Jean-Baptiste"},{"family":"Bensalah","given":"Karim"},{"family":"Geoffrois","given":"Lionnel"},{"family":"Thiery-Vuillemin","given":"Antoine"},{"family":"Cormier","given":"Luc"},{"family":"Lang","given":"Hervé"},{"family":"Guy","given":"Laurent"},{"family":"Gravis","given":"Gwenaelle"},{"family":"Rolland","given":"Frederic"},{"family":"Linassier","given":"Claude"},{"family":"Lechevallier","given":"Eric"},{"family":"Beisland","given":"Christian"},{"family":"Aitchison","given":"Michael"},{"family":"Oudard","given":"Stephane"},{"family":"Patard","given":"Jean-Jacques"},{"family":"Theodore","given":"Christine"},{"family":"Chevreau","given":"Christine"},{"family":"Laguerre","given":"Brigitte"},{"family":"Hubert","given":"Jacques"},{"family":"Gross-Goupil","given":"Marine"},{"family":"Bernhard","given":"Jean-Christophe"},{"family":"Albiges","given":"Laurence"},{"family":"Timsit","given":"Marc-Olivier"},{"family":"Lebret","given":"Thierry"},{"family":"Escudier","given":"Bernard"}],"issued":{"date-parts":[["2018"]],"season":"02"}}}],"schema":"https://github.com/citation-style-language/schema/raw/master/csl-citation.json"} </w:delInstrText>
        </w:r>
        <w:r w:rsidRPr="00B81A04">
          <w:fldChar w:fldCharType="separate"/>
        </w:r>
        <w:r w:rsidR="007901BB" w:rsidRPr="00B81A04">
          <w:rPr>
            <w:noProof/>
          </w:rPr>
          <w:delText>[11]</w:delText>
        </w:r>
        <w:r w:rsidRPr="00B81A04">
          <w:fldChar w:fldCharType="end"/>
        </w:r>
        <w:r w:rsidRPr="00B81A04">
          <w:delText xml:space="preserve">. </w:delText>
        </w:r>
        <w:r w:rsidR="005A4799" w:rsidRPr="00B81A04">
          <w:delText xml:space="preserve">Despite level </w:delText>
        </w:r>
        <w:r w:rsidR="002724D1" w:rsidRPr="00B81A04">
          <w:delText>I</w:delText>
        </w:r>
        <w:r w:rsidR="005A4799" w:rsidRPr="00B81A04">
          <w:delText xml:space="preserve"> evidence, CARMENA had several </w:delText>
        </w:r>
        <w:r w:rsidR="002724D1" w:rsidRPr="00B81A04">
          <w:delText>limitations</w:delText>
        </w:r>
        <w:r w:rsidR="005A4799" w:rsidRPr="00B81A04">
          <w:delText>, and it is still thought</w:delText>
        </w:r>
        <w:r w:rsidR="003D7B2E" w:rsidRPr="00B81A04">
          <w:delText xml:space="preserve"> </w:delText>
        </w:r>
        <w:r w:rsidR="005A4799" w:rsidRPr="00B81A04">
          <w:delText xml:space="preserve">that cytoreductive nephrectomy can prolong survival in select patients </w:delText>
        </w:r>
        <w:r w:rsidR="005A4799" w:rsidRPr="00B81A04">
          <w:fldChar w:fldCharType="begin"/>
        </w:r>
        <w:r w:rsidR="007901BB" w:rsidRPr="00B81A04">
          <w:delInstrText xml:space="preserve"> ADDIN ZOTERO_ITEM CSL_CITATION {"citationID":"IYhj7KRW","properties":{"formattedCitation":"[12]","plainCitation":"[12]","noteIndex":0},"citationItems":[{"id":1144,"uris":["http://zotero.org/users/2894139/items/2GZQC9DL"],"uri":["http://zotero.org/users/2894139/items/2GZQC9DL"],"itemData":{"id":1144,"type":"article-journal","title":"Cytoreductive Nephrectomy - Patient Selection Is Key","container-title":"The New England Journal of Medicine","page":"481-482","volume":"379","issue":"5","source":"PubMed","ISSN":"1533-4406","note":"PMID: 29860908","journalAbbreviation":"N. Engl. J. Med.","language":"eng","author":[{"family":"Motzer","given":"Robert J."},{"family":"Russo","given":"Paul"}],"issued":{"date-parts":[["2018"]],"season":"02"}}}],"schema":"https://github.com/citation-style-language/schema/raw/master/csl-citation.json"} </w:delInstrText>
        </w:r>
        <w:r w:rsidR="005A4799" w:rsidRPr="00B81A04">
          <w:fldChar w:fldCharType="separate"/>
        </w:r>
        <w:r w:rsidR="007901BB" w:rsidRPr="00B81A04">
          <w:rPr>
            <w:noProof/>
          </w:rPr>
          <w:delText>[12]</w:delText>
        </w:r>
        <w:r w:rsidR="005A4799" w:rsidRPr="00B81A04">
          <w:fldChar w:fldCharType="end"/>
        </w:r>
        <w:r w:rsidR="005A4799" w:rsidRPr="00B81A04">
          <w:delText xml:space="preserve">. In particular, studies </w:delText>
        </w:r>
        <w:r w:rsidR="00F42EAB">
          <w:delText>show</w:delText>
        </w:r>
        <w:r w:rsidR="005A4799" w:rsidRPr="00B81A04">
          <w:delText xml:space="preserve"> that patients in a good performance status</w:delText>
        </w:r>
        <w:r w:rsidR="003D7B2E" w:rsidRPr="00B81A04">
          <w:delText xml:space="preserve">, </w:delText>
        </w:r>
        <w:r w:rsidR="005A4799" w:rsidRPr="00B81A04">
          <w:delText xml:space="preserve">with low metastatic burden and a predicted survival of </w:delText>
        </w:r>
        <w:r w:rsidR="00F42EAB">
          <w:delText>over</w:delText>
        </w:r>
        <w:r w:rsidR="005A4799" w:rsidRPr="00B81A04">
          <w:delText xml:space="preserve"> 12 months </w:delText>
        </w:r>
        <w:r w:rsidR="003D7B2E" w:rsidRPr="00B81A04">
          <w:delText xml:space="preserve">will </w:delText>
        </w:r>
        <w:r w:rsidR="005A4799" w:rsidRPr="00B81A04">
          <w:delText xml:space="preserve">most likely benefit </w:delText>
        </w:r>
        <w:r w:rsidR="006058D9">
          <w:delText xml:space="preserve">from surgery </w:delText>
        </w:r>
        <w:r w:rsidR="005A4799" w:rsidRPr="00B81A04">
          <w:fldChar w:fldCharType="begin"/>
        </w:r>
        <w:r w:rsidR="007901BB" w:rsidRPr="00B81A04">
          <w:delInstrText xml:space="preserve"> ADDIN ZOTERO_ITEM CSL_CITATION {"citationID":"yrZFc3Sp","properties":{"formattedCitation":"[13, 14]","plainCitation":"[13, 14]","noteIndex":0},"citationItems":[{"id":1141,"uris":["http://zotero.org/users/2894139/items/PVDM8PYU"],"uri":["http://zotero.org/users/2894139/items/PVDM8PYU"],"itemData":{"id":1141,"type":"article-journal","title":"Cytoreductive nephrectomy in patients with metastatic renal cell carcinoma in the era of targeted therapy: a bibliographic review","container-title":"World Journal of Urology","page":"1807-1816","volume":"35","issue":"12","source":"PubMed","abstract":"PURPOSE: To evaluate the role of cytoreductive nephrectomy (CN) in metastatic renal cell carcinoma (mRCC), against a background of lack of evidence following the introduction of targeted therapy.\nMETHODS: A literature review was performed in January 2017 using the MEDLINE/PubMed and EMBASE databases. The PRISMA guidelines were followed for conduct of the study. Two authors independently screened the 270 papers retrieved from the search, and the finally selected publications were identified by consensus between the two reviewers. A total of 55 studies were included in the present review.\nRESULTS: Globally, the indications for CN have decreased over recent years. Although current guidelines consider CN an adequate option in selected patients based on prospective studies in the cytokine era, evidence for CN in the era of targeted therapy is based on retrospective studies only.\nCONCLUSIONS: The results of ongoing prospective studies are still awaited. Retrospective data suggest that young male patients with oligometastatic disease and a good performance status can be considered suitable surgical candidates who may benefit from CN.","ISSN":"1433-8726","note":"PMID: 28702843","shortTitle":"Cytoreductive nephrectomy in patients with metastatic renal cell carcinoma in the era of targeted therapy","journalAbbreviation":"World J Urol","language":"eng","author":[{"family":"Faba","given":"Oscar Rodriguez"},{"family":"Brookman-May","given":"Sabine D."},{"family":"Linares","given":"Estefania"},{"family":"Breda","given":"Alberto"},{"family":"Pisano","given":"Francesca"},{"family":"Subiela","given":"José Daniel"},{"family":"Sanguedolce","given":"Francesco"},{"family":"Brausi","given":"Maurizio"},{"family":"Palou","given":"Joan"}],"issued":{"date-parts":[["2017",12]]}},"label":"page"},{"id":1140,"uris":["http://zotero.org/users/2894139/items/3KUTZ9XL"],"uri":["http://zotero.org/users/2894139/items/3KUTZ9XL"],"itemData":{"id":1140,"type":"article-journal","title":"Prognostic effect of cytoreductive nephrectomy in synchronous metastatic renal cell carcinoma: a comparative study using inverse probability of treatment weighting","container-title":"World Journal of Urology","page":"417-425","volume":"36","issue":"3","source":"PubMed","abstract":"PURPOSE: To test the hypothesis that cytoreductive nephrectomy (CN) improves overall survival (OS) of patients with synchronous metastatic renal cell carcinoma (mRCC), who subsequently receive targeted therapies (TT).\nMETHODS: We identified 261 patients who received TT for synchronous mRCC with or without prior CN. To achieve balance in baseline characteristics between groups, we used the inverse probability of treatment weighting (IPTW) method. We conducted OS analyses, including IPTW-adjusted Kaplan-Meier curves, Cox regression models, interaction term, and landmark and sensitivity analyses.\nRESULTS: Of the 261 patients, 97 (37.2%) received CN and 164 (62.8%) did not. IPTW-adjusted analyses showed a statistically significant OS benefit for patients treated with CN (HR 0.63, 95% CI 0.46-0.83, P = 0.0015). While there was no statistically significant difference in OS at 3 months (P = 0.97), 6 months (P = 0.67), and 12 months (P = 0.11) from diagnosis, a benefit for the CN group was noted at 18 months (P = 0.005) and 24 months (P = 0.004). On interaction term analyses, the beneficial effect of CN increased with better performance status (P = 0.06), in women (P = 0.03), and in patients with thrombocytosis (P = 0.01).\nCONCLUSIONS: IPTW-adjusted analysis of our patient cohort suggests that CN improves OS of patients with synchronous mRCC treated with TT. On the whole, the survival difference appears after 12 months. Specific subgroups may particularly benefit from CN, and these subgroups warrant further investigation in prospective trials.","ISSN":"1433-8726","note":"PMID: 29256020","shortTitle":"Prognostic effect of cytoreductive nephrectomy in synchronous metastatic renal cell carcinoma","journalAbbreviation":"World J Urol","language":"eng","author":[{"family":"Klatte","given":"Tobias"},{"family":"Fife","given":"Kate"},{"family":"Welsh","given":"Sarah J."},{"family":"Sachdeva","given":"Manavi"},{"family":"Armitage","given":"James N."},{"family":"'Aho","given":"Tevita"},{"family":"Riddick","given":"Antony C."},{"family":"Matakidou","given":"Athena"},{"family":"Eisen","given":"Tim"},{"family":"Stewart","given":"Grant D."}],"issued":{"date-parts":[["2018",3]]}},"label":"page"}],"schema":"https://github.com/citation-style-language/schema/raw/master/csl-citation.json"} </w:delInstrText>
        </w:r>
        <w:r w:rsidR="005A4799" w:rsidRPr="00B81A04">
          <w:fldChar w:fldCharType="separate"/>
        </w:r>
        <w:r w:rsidR="007901BB" w:rsidRPr="00B81A04">
          <w:rPr>
            <w:noProof/>
          </w:rPr>
          <w:delText>[13, 14]</w:delText>
        </w:r>
        <w:r w:rsidR="005A4799" w:rsidRPr="00B81A04">
          <w:fldChar w:fldCharType="end"/>
        </w:r>
        <w:r w:rsidR="005A4799" w:rsidRPr="00B81A04">
          <w:delText xml:space="preserve">. </w:delText>
        </w:r>
        <w:r w:rsidR="004D399C">
          <w:delText>T</w:delText>
        </w:r>
        <w:r w:rsidR="005A4799" w:rsidRPr="00B81A04">
          <w:delText>he preoperative MD Anderson nomogram is based on serum levels of albumin and lactate dehydrogenase</w:delText>
        </w:r>
        <w:r w:rsidR="003A38F8">
          <w:delText xml:space="preserve"> and</w:delText>
        </w:r>
        <w:r w:rsidR="004D399C">
          <w:delText xml:space="preserve"> can estimate </w:delText>
        </w:r>
        <w:r w:rsidR="003A38F8">
          <w:delText>6-months</w:delText>
        </w:r>
        <w:r w:rsidR="004D399C" w:rsidRPr="00B81A04">
          <w:delText xml:space="preserve"> survival outcomes after cytoreductive nephrectomy </w:delText>
        </w:r>
        <w:r w:rsidR="003D7B2E" w:rsidRPr="00B81A04">
          <w:fldChar w:fldCharType="begin"/>
        </w:r>
        <w:r w:rsidR="007901BB" w:rsidRPr="00B81A04">
          <w:delInstrText xml:space="preserve"> ADDIN ZOTERO_ITEM CSL_CITATION {"citationID":"2T9lZXWu","properties":{"formattedCitation":"[15]","plainCitation":"[15]","noteIndex":0},"citationItems":[{"id":1150,"uris":["http://zotero.org/users/2894139/items/XLGT6LFU"],"uri":["http://zotero.org/users/2894139/items/XLGT6LFU"],"itemData":{"id":1150,"type":"article-journal","title":"Development of accurate models for individualized prediction of survival after cytoreductive nephrectomy for metastatic renal cell carcinoma","container-title":"European Urology","page":"947-952","volume":"63","issue":"5","source":"PubMed","abstract":"BACKGROUND: There is limited evidence to guide patient selection for cytoreductive nephrectomy (CN) following the diagnosis of metastatic renal cell carcinoma (mRCC).\nOBJECTIVE: Given the significant variability in oncologic outcomes following surgery, we sought to develop clinically relevant, individualized, multivariable models for the prediction of cancer-specific survival at 6 and 12 mo after CN. The development of this nomogram will better help clinicians select patients for cytoreductive surgery.\nDESIGN, SETTING, AND PARTICIPANTS: We identified 601 consecutive patients who underwent CN for kidney cancer at a single tertiary cancer center.\nINTERVENTION: CN for mRCC.\nOUTCOME MEASUREMENTS AND STATISTICAL ANALYSIS: The development cohort was used to select predictive variables from a large group of candidate predictors. The discrimination, calibration, and decision curves were corrected for overfit using 10-fold crossvalidation that included stepwise variable selection.\nRESULTS AND LIMITATIONS: With a median follow-up of 65 mo (range: 6-199) for the entire cohort, 110 and 215 patients died from kidney cancer at 6 and 12 mo after surgery, respectively. For the preoperative model, serum albumin and serum lactate dehydrogenase were included. Final pathologic primary tumor stage, nodal stage, and receipt of blood transfusion were added to the previously mentioned parameters for the postoperative model. Preoperative and postoperative nomograms demonstrated good discrimination of 0.76 and 0.74, respectively, when applied to the validation data set. Both models demonstrated excellent calibration and a good net benefit over large ranges of threshold probabilities. The retrospective study design is the major limitation of this study.\nCONCLUSIONS: We have developed models for accurate prediction of cancer-specific survival after CN, using either preoperative or postoperative variables. While these tools need validation in independent cohorts, our results suggest that the models are informative and can be used to aid in clinical decision making.","ISSN":"1873-7560","note":"PMID: 23273681\nPMCID: PMC4378834","journalAbbreviation":"Eur. Urol.","language":"eng","author":[{"family":"Margulis","given":"Vitaly"},{"family":"Shariat","given":"Shahrokh F."},{"family":"Rapoport","given":"Yury"},{"family":"Rink","given":"Michael"},{"family":"Sjoberg","given":"Daniel D."},{"family":"Tannir","given":"Nizar M."},{"family":"Abel","given":"E. Jason"},{"family":"Culp","given":"Stephen H."},{"family":"Tamboli","given":"Pheroze"},{"family":"Wood","given":"Christopher G."}],"issued":{"date-parts":[["2013",5]]}}}],"schema":"https://github.com/citation-style-language/schema/raw/master/csl-citation.json"} </w:delInstrText>
        </w:r>
        <w:r w:rsidR="003D7B2E" w:rsidRPr="00B81A04">
          <w:fldChar w:fldCharType="separate"/>
        </w:r>
        <w:r w:rsidR="007901BB" w:rsidRPr="00B81A04">
          <w:rPr>
            <w:noProof/>
          </w:rPr>
          <w:delText>[15]</w:delText>
        </w:r>
        <w:r w:rsidR="003D7B2E" w:rsidRPr="00B81A04">
          <w:fldChar w:fldCharType="end"/>
        </w:r>
        <w:r w:rsidR="003D7B2E" w:rsidRPr="00B81A04">
          <w:delText xml:space="preserve">. In this issue, Marconi et al. </w:delText>
        </w:r>
        <w:r w:rsidR="003D7B2E" w:rsidRPr="00B81A04">
          <w:fldChar w:fldCharType="begin"/>
        </w:r>
        <w:r w:rsidR="007901BB" w:rsidRPr="00B81A04">
          <w:delInstrText xml:space="preserve"> ADDIN ZOTERO_ITEM CSL_CITATION {"citationID":"avBDVyGS","properties":{"formattedCitation":"[16]","plainCitation":"[16]","noteIndex":0},"citationItems":[{"id":1142,"uris":["http://zotero.org/users/2894139/items/Y667YIBK"],"uri":["http://zotero.org/users/2894139/items/Y667YIBK"],"itemData":{"id":1142,"type":"article-journal","title":"External validation of a predictive model of survival after cytoreductive nephrectomy for metastatic renal cell carcinoma","container-title":"World Journal of Urology","source":"PubMed","abstract":"INTRODUCTION: Recent trials have emphasized the importance of a precise patient selection for cytoreductive nephrectomy (CN). In 2013, a nomogram was developed for pre- and postoperative prediction of the probability of death (PoD) after CN in patients with metastatic renal cell carcinoma. To date, the single-institutional nomogram which included mostly patients from the cytokine era has not been externally validated. Our objective is to validate the predictive model in contemporary patients in the targeted therapy era.\nMETHODS: Multi-institutional European and North American data from patients who underwent CN between 2006 and 2013 were used for external validation. Variables evaluated included preoperative serum albumin and lactate dehydrogenase levels, intraoperative blood transfusions (yes/no) and postoperative pathologic stage (primary tumour and nodes). In addition, patient characteristics and MSKCC risk factors were collected. Using the original calibration indices and quantiles of the distribution of predictions, Kaplan-Meier estimates and calibration plots of observed versus predicted PoD were calculated. For the preoperative model a decision curve analysis (DCA) was performed.\nRESULTS: Of 1108 patients [median OS of 27 months (95% CI 24.6-29.4)], 536 and 469 patients had full data for the validation of the pre- and postoperative models, respectively. The AUC for the pre- and postoperative model was 0.68 (95% CI 0.62-0.74) and 0.73 (95% CI 0.68-0.78), respectively. In the DCA the preoperative model performs well within threshold survival probabilities of 20-50%. Most important limitation was the retrospective collection of this external validation dataset.\nCONCLUSIONS: In this external validation, the pre- and postoperative nomograms predicting PoD following CN were well calibrated. Although performance of the preoperative nomogram was lower than in the internal validation, it retains the ability to predict early death after CN.","DOI":"10.1007/s00345-018-2427-z","ISSN":"1433-8726","note":"PMID: 30069581","journalAbbreviation":"World J Urol","language":"eng","author":[{"family":"Marconi","given":"Lorenzo"},{"family":"Bruijn","given":"Roderick","non-dropping-particle":"de"},{"family":"Werkhoven","given":"Erik","non-dropping-particle":"van"},{"family":"Beisland","given":"Christian"},{"family":"Fife","given":"Kate"},{"family":"Heidenreich","given":"Axel"},{"family":"Kapoor","given":"Anil"},{"family":"Karam","given":"Jose"},{"family":"Kauffmann","given":"Caroline"},{"family":"Klatte","given":"Tobias"},{"family":"Ljungberg","given":"Boerje"},{"family":"Matin","given":"Surena"},{"family":"Sjoberg","given":"Daniel"},{"family":"Staehler","given":"Michael"},{"family":"Stewart","given":"Grant D."},{"family":"Tanguay","given":"Simon"},{"family":"Uzzo","given":"Robert"},{"family":"Welsh","given":"Sarah"},{"family":"Wood","given":"Lori"},{"family":"Wood","given":"Chris"},{"family":"Bex","given":"Axel"}],"issued":{"date-parts":[["2018",8,1]]}}}],"schema":"https://github.com/citation-style-language/schema/raw/master/csl-citation.json"} </w:delInstrText>
        </w:r>
        <w:r w:rsidR="003D7B2E" w:rsidRPr="00B81A04">
          <w:fldChar w:fldCharType="separate"/>
        </w:r>
        <w:r w:rsidR="007901BB" w:rsidRPr="00B81A04">
          <w:rPr>
            <w:noProof/>
          </w:rPr>
          <w:delText>[16]</w:delText>
        </w:r>
        <w:r w:rsidR="003D7B2E" w:rsidRPr="00B81A04">
          <w:fldChar w:fldCharType="end"/>
        </w:r>
        <w:r w:rsidR="003D7B2E" w:rsidRPr="00B81A04">
          <w:delText xml:space="preserve"> </w:delText>
        </w:r>
        <w:r w:rsidR="002724D1" w:rsidRPr="00B81A04">
          <w:delText>validated this nomogram in an inde</w:delText>
        </w:r>
        <w:r w:rsidR="006058D9">
          <w:delText>pendent cohort of 1100 patients</w:delText>
        </w:r>
        <w:r w:rsidR="002724D1" w:rsidRPr="00B81A04">
          <w:delText xml:space="preserve"> and </w:delText>
        </w:r>
        <w:r w:rsidR="00092414">
          <w:delText>confirmed</w:delText>
        </w:r>
        <w:r w:rsidR="002724D1" w:rsidRPr="00B81A04">
          <w:delText xml:space="preserve"> it</w:delText>
        </w:r>
        <w:r w:rsidR="00BA1432" w:rsidRPr="00B81A04">
          <w:delText>s</w:delText>
        </w:r>
        <w:r w:rsidR="00202472" w:rsidRPr="00B81A04">
          <w:delText xml:space="preserve"> </w:delText>
        </w:r>
        <w:r w:rsidR="003D7B2E" w:rsidRPr="00B81A04">
          <w:delText>accura</w:delText>
        </w:r>
        <w:r w:rsidR="00BA1432" w:rsidRPr="00B81A04">
          <w:delText>cy</w:delText>
        </w:r>
        <w:r w:rsidR="006058D9">
          <w:delText xml:space="preserve"> and calibration</w:delText>
        </w:r>
        <w:r w:rsidR="003D7B2E" w:rsidRPr="00B81A04">
          <w:delText xml:space="preserve">. Importantly, both albumin and lactate dehydrogenase are not included in the </w:delText>
        </w:r>
        <w:r w:rsidR="00097AC2">
          <w:delText xml:space="preserve">most recent </w:delText>
        </w:r>
        <w:r w:rsidR="003D7B2E" w:rsidRPr="00B81A04">
          <w:delText xml:space="preserve">MSKCC and Heng prognostic models </w:delText>
        </w:r>
        <w:r w:rsidR="003D7B2E" w:rsidRPr="00B81A04">
          <w:fldChar w:fldCharType="begin"/>
        </w:r>
        <w:r w:rsidR="007901BB" w:rsidRPr="00B81A04">
          <w:delInstrText xml:space="preserve"> ADDIN ZOTERO_ITEM CSL_CITATION {"citationID":"E1YnKchv","properties":{"formattedCitation":"[10]","plainCitation":"[10]","noteIndex":0},"citationItems":[{"id":1152,"uris":["http://zotero.org/users/2894139/items/N5UGAT2P"],"uri":["http://zotero.org/users/2894139/items/N5UGAT2P"],"itemData":{"id":1152,"type":"article-journal","title":"Prognostic factors and prognostic models for renal cell carcinoma: a literature review","container-title":"World Journal of Urology","source":"PubMed","abstract":"PURPOSE: Following curative treatment for localised renal cell carcinoma (RCC), up to 30% of patients develop tumour recurrence. Prognostic scores are essential to guide individualised surveillance protocols, patient counselling and potentially in the future to guide adjuvant therapy. In metastatic RCC, prognostic scores are routinely used for treatment selection in clinical practice as well as in all major trials.\nMETHODS: We performed a literature review on the current evidence based on prognostic factors and models for localised and metastatic RCC.\nRESULTS: A number of prognostic factors have been identified, of which tumour node metastasis classification remains the most important. Multiple prognostic models and nomograms have been developed for localised disease, based on a combination of tumour stage, grade, subtype, clinical features, and performance status. However, there is poor level of evidence for their routine use. Prognostic scores for patients with metastatic RCC receiving targeted treatments are used routinely, but have limited accuracy. Molecular markers can improve the accuracy of established prognostic models, but frequently lack external, independent validation.\nCONCLUSION: Several factors and models predict prognosis of localised and metastatic RCC. They represent valuable tools to provide estimates of clinically important endpoints, but their accuracy should be improved further. Validation of molecular markers is a future research priority.","DOI":"10.1007/s00345-018-2309-4","ISSN":"1433-8726","note":"PMID: 29713755","shortTitle":"Prognostic factors and prognostic models for renal cell carcinoma","journalAbbreviation":"World J Urol","language":"eng","author":[{"family":"Klatte","given":"Tobias"},{"family":"Rossi","given":"Sabrina H."},{"family":"Stewart","given":"Grant D."}],"issued":{"date-parts":[["2018",4,30]]}}}],"schema":"https://github.com/citation-style-language/schema/raw/master/csl-citation.json"} </w:delInstrText>
        </w:r>
        <w:r w:rsidR="003D7B2E" w:rsidRPr="00B81A04">
          <w:fldChar w:fldCharType="separate"/>
        </w:r>
        <w:r w:rsidR="007901BB" w:rsidRPr="00B81A04">
          <w:rPr>
            <w:noProof/>
          </w:rPr>
          <w:delText>[10]</w:delText>
        </w:r>
        <w:r w:rsidR="003D7B2E" w:rsidRPr="00B81A04">
          <w:fldChar w:fldCharType="end"/>
        </w:r>
        <w:r w:rsidR="003D7B2E" w:rsidRPr="00B81A04">
          <w:delText>, which may therefore be less accurate in selecting patients for surgery than the nomogram.</w:delText>
        </w:r>
      </w:del>
    </w:p>
    <w:p w14:paraId="17C72BE4" w14:textId="77777777" w:rsidR="00567587" w:rsidRPr="00B81A04" w:rsidRDefault="00567587" w:rsidP="00630485">
      <w:pPr>
        <w:spacing w:line="360" w:lineRule="auto"/>
        <w:jc w:val="both"/>
        <w:rPr>
          <w:del w:id="465" w:author="MANAGER, Practice (LONDON ROAD SURGERY)" w:date="2026-09-25T20:09:00Z" w16du:dateUtc="2026-09-26T00:09:00Z"/>
        </w:rPr>
      </w:pPr>
      <w:del w:id="466" w:author="MANAGER, Practice (LONDON ROAD SURGERY)" w:date="2026-09-25T20:09:00Z" w16du:dateUtc="2026-09-26T00:09:00Z">
        <w:r w:rsidRPr="00B81A04">
          <w:delText>We hope you will enjoy reading those pap</w:delText>
        </w:r>
        <w:r w:rsidR="0065638B" w:rsidRPr="00B81A04">
          <w:delText>ers as much as we did while pre</w:delText>
        </w:r>
        <w:r w:rsidRPr="00B81A04">
          <w:delText>p</w:delText>
        </w:r>
        <w:r w:rsidR="0065638B" w:rsidRPr="00B81A04">
          <w:delText>a</w:delText>
        </w:r>
        <w:r w:rsidRPr="00B81A04">
          <w:delText xml:space="preserve">ring this topic issue. </w:delText>
        </w:r>
      </w:del>
    </w:p>
    <w:p w14:paraId="4EEB8B3D" w14:textId="77777777" w:rsidR="00567587" w:rsidRPr="00B81A04" w:rsidRDefault="00567587" w:rsidP="00630485">
      <w:pPr>
        <w:spacing w:line="360" w:lineRule="auto"/>
        <w:jc w:val="both"/>
        <w:rPr>
          <w:del w:id="467" w:author="MANAGER, Practice (LONDON ROAD SURGERY)" w:date="2026-09-25T20:09:00Z" w16du:dateUtc="2026-09-26T00:09:00Z"/>
        </w:rPr>
      </w:pPr>
    </w:p>
    <w:p w14:paraId="3D4992F4" w14:textId="77777777" w:rsidR="00202472" w:rsidRPr="00B81A04" w:rsidRDefault="00202472" w:rsidP="00630485">
      <w:pPr>
        <w:spacing w:line="360" w:lineRule="auto"/>
        <w:jc w:val="both"/>
        <w:rPr>
          <w:del w:id="468" w:author="MANAGER, Practice (LONDON ROAD SURGERY)" w:date="2026-09-25T20:09:00Z" w16du:dateUtc="2026-09-26T00:09:00Z"/>
          <w:b/>
        </w:rPr>
      </w:pPr>
      <w:del w:id="469" w:author="MANAGER, Practice (LONDON ROAD SURGERY)" w:date="2026-09-25T20:09:00Z" w16du:dateUtc="2026-09-26T00:09:00Z">
        <w:r w:rsidRPr="00B81A04">
          <w:rPr>
            <w:b/>
          </w:rPr>
          <w:delText>References</w:delText>
        </w:r>
      </w:del>
    </w:p>
    <w:p w14:paraId="4A9774C7" w14:textId="77777777" w:rsidR="00202472" w:rsidRPr="00B81A04" w:rsidRDefault="00202472" w:rsidP="00630485">
      <w:pPr>
        <w:spacing w:line="360" w:lineRule="auto"/>
        <w:jc w:val="both"/>
        <w:rPr>
          <w:del w:id="470" w:author="MANAGER, Practice (LONDON ROAD SURGERY)" w:date="2026-09-25T20:09:00Z" w16du:dateUtc="2026-09-26T00:09:00Z"/>
        </w:rPr>
      </w:pPr>
    </w:p>
    <w:p w14:paraId="2F67E3D7" w14:textId="77777777" w:rsidR="007901BB" w:rsidRPr="00B81A04" w:rsidRDefault="00202472" w:rsidP="00630485">
      <w:pPr>
        <w:spacing w:line="360" w:lineRule="auto"/>
        <w:jc w:val="both"/>
        <w:rPr>
          <w:del w:id="471" w:author="MANAGER, Practice (LONDON ROAD SURGERY)" w:date="2026-09-25T20:09:00Z" w16du:dateUtc="2026-09-26T00:09:00Z"/>
          <w:lang w:val="en-US"/>
        </w:rPr>
      </w:pPr>
      <w:del w:id="472" w:author="MANAGER, Practice (LONDON ROAD SURGERY)" w:date="2026-09-25T20:09:00Z" w16du:dateUtc="2026-09-26T00:09:00Z">
        <w:r w:rsidRPr="00B81A04">
          <w:fldChar w:fldCharType="begin"/>
        </w:r>
        <w:r w:rsidRPr="00B81A04">
          <w:delInstrText xml:space="preserve"> ADDIN ZOTERO_BIBL {"uncited":[],"omitted":[],"custom":[]} CSL_BIBLIOGRAPHY </w:delInstrText>
        </w:r>
        <w:r w:rsidRPr="00B81A04">
          <w:fldChar w:fldCharType="separate"/>
        </w:r>
        <w:r w:rsidR="007901BB" w:rsidRPr="00B81A04">
          <w:rPr>
            <w:lang w:val="en-US"/>
          </w:rPr>
          <w:delText xml:space="preserve">1. </w:delText>
        </w:r>
        <w:r w:rsidR="007901BB" w:rsidRPr="00B81A04">
          <w:rPr>
            <w:lang w:val="en-US"/>
          </w:rPr>
          <w:tab/>
          <w:delText>Rossi SH, Klatte T, Usher-Smith J, Stewart GD (2018) Epidemiology and screening for renal cancer. World J Urol 36:1341–1353 . doi: 10.1007/s00345-018-2286-7</w:delText>
        </w:r>
      </w:del>
    </w:p>
    <w:p w14:paraId="3F9C7803" w14:textId="77777777" w:rsidR="007901BB" w:rsidRPr="00B81A04" w:rsidRDefault="007901BB" w:rsidP="00630485">
      <w:pPr>
        <w:spacing w:line="360" w:lineRule="auto"/>
        <w:jc w:val="both"/>
        <w:rPr>
          <w:del w:id="473" w:author="MANAGER, Practice (LONDON ROAD SURGERY)" w:date="2026-09-25T20:09:00Z" w16du:dateUtc="2026-09-26T00:09:00Z"/>
          <w:lang w:val="en-US"/>
        </w:rPr>
      </w:pPr>
      <w:del w:id="474" w:author="MANAGER, Practice (LONDON ROAD SURGERY)" w:date="2026-09-25T20:09:00Z" w16du:dateUtc="2026-09-26T00:09:00Z">
        <w:r w:rsidRPr="00B81A04">
          <w:rPr>
            <w:lang w:val="en-US"/>
          </w:rPr>
          <w:delText xml:space="preserve">2. </w:delText>
        </w:r>
        <w:r w:rsidRPr="00B81A04">
          <w:rPr>
            <w:lang w:val="en-US"/>
          </w:rPr>
          <w:tab/>
          <w:delText>Rossi SH, Prezzi D, Kelly-Morland C, Goh V (2018) Imaging for the diagnosis and response assessment of renal tumours. World J Urol. doi: 10.1007/s00345-018-2342-3</w:delText>
        </w:r>
      </w:del>
    </w:p>
    <w:p w14:paraId="70B4DAD0" w14:textId="77777777" w:rsidR="007901BB" w:rsidRPr="00B81A04" w:rsidRDefault="007901BB" w:rsidP="00630485">
      <w:pPr>
        <w:spacing w:line="360" w:lineRule="auto"/>
        <w:jc w:val="both"/>
        <w:rPr>
          <w:del w:id="475" w:author="MANAGER, Practice (LONDON ROAD SURGERY)" w:date="2026-09-25T20:09:00Z" w16du:dateUtc="2026-09-26T00:09:00Z"/>
          <w:lang w:val="en-US"/>
        </w:rPr>
      </w:pPr>
      <w:del w:id="476" w:author="MANAGER, Practice (LONDON ROAD SURGERY)" w:date="2026-09-25T20:09:00Z" w16du:dateUtc="2026-09-26T00:09:00Z">
        <w:r w:rsidRPr="00B81A04">
          <w:rPr>
            <w:lang w:val="en-US"/>
          </w:rPr>
          <w:delText xml:space="preserve">3. </w:delText>
        </w:r>
        <w:r w:rsidRPr="00B81A04">
          <w:rPr>
            <w:lang w:val="en-US"/>
          </w:rPr>
          <w:tab/>
          <w:delText>Scelo G, Muller DC, Riboli E, et al (2018) KIM-1 as a blood-based marker for early detection of kidney cancer: a prospective nested case-control study. Clin Cancer Res Off J Am Assoc Cancer Res. doi: 10.1158/1078-0432.CCR-18-1496</w:delText>
        </w:r>
      </w:del>
    </w:p>
    <w:p w14:paraId="653B4197" w14:textId="77777777" w:rsidR="007901BB" w:rsidRPr="00B81A04" w:rsidRDefault="007901BB" w:rsidP="00630485">
      <w:pPr>
        <w:spacing w:line="360" w:lineRule="auto"/>
        <w:jc w:val="both"/>
        <w:rPr>
          <w:del w:id="477" w:author="MANAGER, Practice (LONDON ROAD SURGERY)" w:date="2026-09-25T20:09:00Z" w16du:dateUtc="2026-09-26T00:09:00Z"/>
          <w:lang w:val="en-US"/>
        </w:rPr>
      </w:pPr>
      <w:del w:id="478" w:author="MANAGER, Practice (LONDON ROAD SURGERY)" w:date="2026-09-25T20:09:00Z" w16du:dateUtc="2026-09-26T00:09:00Z">
        <w:r w:rsidRPr="00B81A04">
          <w:rPr>
            <w:lang w:val="en-US"/>
          </w:rPr>
          <w:delText xml:space="preserve">4. </w:delText>
        </w:r>
        <w:r w:rsidRPr="00B81A04">
          <w:rPr>
            <w:lang w:val="en-US"/>
          </w:rPr>
          <w:tab/>
          <w:delText>Mitchell TJ, Rossi SH, Klatte T, Stewart GD (2018) Genomics and clinical correlates of renal cell carcinoma. World J Urol. doi: 10.1007/s00345-018-2429-x</w:delText>
        </w:r>
      </w:del>
    </w:p>
    <w:p w14:paraId="2D502A94" w14:textId="77777777" w:rsidR="007901BB" w:rsidRPr="00B81A04" w:rsidRDefault="007901BB" w:rsidP="00630485">
      <w:pPr>
        <w:spacing w:line="360" w:lineRule="auto"/>
        <w:jc w:val="both"/>
        <w:rPr>
          <w:del w:id="479" w:author="MANAGER, Practice (LONDON ROAD SURGERY)" w:date="2026-09-25T20:09:00Z" w16du:dateUtc="2026-09-26T00:09:00Z"/>
          <w:lang w:val="en-US"/>
        </w:rPr>
      </w:pPr>
      <w:del w:id="480" w:author="MANAGER, Practice (LONDON ROAD SURGERY)" w:date="2026-09-25T20:09:00Z" w16du:dateUtc="2026-09-26T00:09:00Z">
        <w:r w:rsidRPr="00B81A04">
          <w:rPr>
            <w:lang w:val="en-US"/>
          </w:rPr>
          <w:delText xml:space="preserve">5. </w:delText>
        </w:r>
        <w:r w:rsidRPr="00B81A04">
          <w:rPr>
            <w:lang w:val="en-US"/>
          </w:rPr>
          <w:tab/>
          <w:delText>Warren AY, Harrison D (2018) WHO/ISUP classification, grading and pathological staging of renal cell carcinoma: standards and controversies. World J Urol. doi: 10.1007/s00345-018-2447-8</w:delText>
        </w:r>
      </w:del>
    </w:p>
    <w:p w14:paraId="777E38BE" w14:textId="77777777" w:rsidR="007901BB" w:rsidRPr="00B81A04" w:rsidRDefault="007901BB" w:rsidP="00630485">
      <w:pPr>
        <w:spacing w:line="360" w:lineRule="auto"/>
        <w:jc w:val="both"/>
        <w:rPr>
          <w:del w:id="481" w:author="MANAGER, Practice (LONDON ROAD SURGERY)" w:date="2026-09-25T20:09:00Z" w16du:dateUtc="2026-09-26T00:09:00Z"/>
          <w:lang w:val="en-US"/>
        </w:rPr>
      </w:pPr>
      <w:del w:id="482" w:author="MANAGER, Practice (LONDON ROAD SURGERY)" w:date="2026-09-25T20:09:00Z" w16du:dateUtc="2026-09-26T00:09:00Z">
        <w:r w:rsidRPr="00B81A04">
          <w:rPr>
            <w:lang w:val="en-US"/>
          </w:rPr>
          <w:delText xml:space="preserve">6. </w:delText>
        </w:r>
        <w:r w:rsidRPr="00B81A04">
          <w:rPr>
            <w:lang w:val="en-US"/>
          </w:rPr>
          <w:tab/>
          <w:delText>Dabestani S, Marconi L, Kuusk T, Bex A (2018) Follow-up after curative treatment of localised renal cell carcinoma. World J Urol. doi: 10.1007/s00345-018-2338-z</w:delText>
        </w:r>
      </w:del>
    </w:p>
    <w:p w14:paraId="4053CE14" w14:textId="77777777" w:rsidR="007901BB" w:rsidRPr="00B81A04" w:rsidRDefault="007901BB" w:rsidP="00630485">
      <w:pPr>
        <w:spacing w:line="360" w:lineRule="auto"/>
        <w:jc w:val="both"/>
        <w:rPr>
          <w:del w:id="483" w:author="MANAGER, Practice (LONDON ROAD SURGERY)" w:date="2026-09-25T20:09:00Z" w16du:dateUtc="2026-09-26T00:09:00Z"/>
          <w:lang w:val="en-US"/>
        </w:rPr>
      </w:pPr>
      <w:del w:id="484" w:author="MANAGER, Practice (LONDON ROAD SURGERY)" w:date="2026-09-25T20:09:00Z" w16du:dateUtc="2026-09-26T00:09:00Z">
        <w:r w:rsidRPr="00B81A04">
          <w:rPr>
            <w:lang w:val="en-US"/>
          </w:rPr>
          <w:delText xml:space="preserve">7. </w:delText>
        </w:r>
        <w:r w:rsidRPr="00B81A04">
          <w:rPr>
            <w:lang w:val="en-US"/>
          </w:rPr>
          <w:tab/>
          <w:delText>Beisland C, Guðbrandsdottir G, Reisæter LAR, et al (2016) A prospective risk-stratified follow-up programme for radically treated renal cell carcinoma patients: evaluation after eight years of clinical use. World J Urol 34:1087–1099</w:delText>
        </w:r>
      </w:del>
    </w:p>
    <w:p w14:paraId="6A15B53F" w14:textId="77777777" w:rsidR="007901BB" w:rsidRPr="00B81A04" w:rsidRDefault="007901BB" w:rsidP="00630485">
      <w:pPr>
        <w:spacing w:line="360" w:lineRule="auto"/>
        <w:jc w:val="both"/>
        <w:rPr>
          <w:del w:id="485" w:author="MANAGER, Practice (LONDON ROAD SURGERY)" w:date="2026-09-25T20:09:00Z" w16du:dateUtc="2026-09-26T00:09:00Z"/>
          <w:lang w:val="en-US"/>
        </w:rPr>
      </w:pPr>
      <w:del w:id="486" w:author="MANAGER, Practice (LONDON ROAD SURGERY)" w:date="2026-09-25T20:09:00Z" w16du:dateUtc="2026-09-26T00:09:00Z">
        <w:r w:rsidRPr="00B81A04">
          <w:rPr>
            <w:lang w:val="en-US"/>
          </w:rPr>
          <w:delText xml:space="preserve">8. </w:delText>
        </w:r>
        <w:r w:rsidRPr="00B81A04">
          <w:rPr>
            <w:lang w:val="en-US"/>
          </w:rPr>
          <w:tab/>
          <w:delText>Kuijpers Y a. M, Meijer RP, Jonges GN, et al (2016) Potentially curable recurrent disease after surgically managed non-metastatic renal cell carcinoma in low-, intermediate- and high-risk patients. World J Urol 34:1073–1079</w:delText>
        </w:r>
      </w:del>
    </w:p>
    <w:p w14:paraId="5DD725E0" w14:textId="77777777" w:rsidR="007901BB" w:rsidRPr="00B81A04" w:rsidRDefault="007901BB" w:rsidP="00630485">
      <w:pPr>
        <w:spacing w:line="360" w:lineRule="auto"/>
        <w:jc w:val="both"/>
        <w:rPr>
          <w:del w:id="487" w:author="MANAGER, Practice (LONDON ROAD SURGERY)" w:date="2026-09-25T20:09:00Z" w16du:dateUtc="2026-09-26T00:09:00Z"/>
          <w:lang w:val="en-US"/>
        </w:rPr>
      </w:pPr>
      <w:del w:id="488" w:author="MANAGER, Practice (LONDON ROAD SURGERY)" w:date="2026-09-25T20:09:00Z" w16du:dateUtc="2026-09-26T00:09:00Z">
        <w:r w:rsidRPr="00B81A04">
          <w:rPr>
            <w:lang w:val="en-US"/>
          </w:rPr>
          <w:delText xml:space="preserve">9. </w:delText>
        </w:r>
        <w:r w:rsidRPr="00B81A04">
          <w:rPr>
            <w:lang w:val="en-US"/>
          </w:rPr>
          <w:tab/>
          <w:delText>Rossi SH, Klatte T, Stewart GD (2018) Quality of life outcomes in patients with localised renal cancer: a literature review. World J Urol. doi: 10.1007/s00345-018-2415-3</w:delText>
        </w:r>
      </w:del>
    </w:p>
    <w:p w14:paraId="21D4E31C" w14:textId="77777777" w:rsidR="007901BB" w:rsidRPr="00B81A04" w:rsidRDefault="007901BB" w:rsidP="00630485">
      <w:pPr>
        <w:spacing w:line="360" w:lineRule="auto"/>
        <w:jc w:val="both"/>
        <w:rPr>
          <w:del w:id="489" w:author="MANAGER, Practice (LONDON ROAD SURGERY)" w:date="2026-09-25T20:09:00Z" w16du:dateUtc="2026-09-26T00:09:00Z"/>
          <w:lang w:val="en-US"/>
        </w:rPr>
      </w:pPr>
      <w:del w:id="490" w:author="MANAGER, Practice (LONDON ROAD SURGERY)" w:date="2026-09-25T20:09:00Z" w16du:dateUtc="2026-09-26T00:09:00Z">
        <w:r w:rsidRPr="00B81A04">
          <w:rPr>
            <w:lang w:val="en-US"/>
          </w:rPr>
          <w:delText xml:space="preserve">10. </w:delText>
        </w:r>
        <w:r w:rsidRPr="00B81A04">
          <w:rPr>
            <w:lang w:val="en-US"/>
          </w:rPr>
          <w:tab/>
          <w:delText>Klatte T, Rossi SH, Stewart GD (2018) Prognostic factors and prognostic models for renal cell carcinoma: a literature review. World J Urol. doi: 10.1007/s00345-018-2309-4</w:delText>
        </w:r>
      </w:del>
    </w:p>
    <w:p w14:paraId="7F196FC0" w14:textId="77777777" w:rsidR="007901BB" w:rsidRPr="00B81A04" w:rsidRDefault="007901BB" w:rsidP="00630485">
      <w:pPr>
        <w:spacing w:line="360" w:lineRule="auto"/>
        <w:jc w:val="both"/>
        <w:rPr>
          <w:del w:id="491" w:author="MANAGER, Practice (LONDON ROAD SURGERY)" w:date="2026-09-25T20:09:00Z" w16du:dateUtc="2026-09-26T00:09:00Z"/>
          <w:lang w:val="en-US"/>
        </w:rPr>
      </w:pPr>
      <w:del w:id="492" w:author="MANAGER, Practice (LONDON ROAD SURGERY)" w:date="2026-09-25T20:09:00Z" w16du:dateUtc="2026-09-26T00:09:00Z">
        <w:r w:rsidRPr="00B81A04">
          <w:rPr>
            <w:lang w:val="en-US"/>
          </w:rPr>
          <w:delText xml:space="preserve">11. </w:delText>
        </w:r>
        <w:r w:rsidRPr="00B81A04">
          <w:rPr>
            <w:lang w:val="en-US"/>
          </w:rPr>
          <w:tab/>
          <w:delText>Méjean A, Ravaud A, Thezenas S, et al (2018) Sunitinib Alone or after Nephrectomy in Metastatic Renal-Cell Carcinoma. N Engl J Med 379:417–427</w:delText>
        </w:r>
      </w:del>
    </w:p>
    <w:p w14:paraId="0DE11D00" w14:textId="77777777" w:rsidR="007901BB" w:rsidRPr="00B81A04" w:rsidRDefault="007901BB" w:rsidP="00630485">
      <w:pPr>
        <w:spacing w:line="360" w:lineRule="auto"/>
        <w:jc w:val="both"/>
        <w:rPr>
          <w:del w:id="493" w:author="MANAGER, Practice (LONDON ROAD SURGERY)" w:date="2026-09-25T20:09:00Z" w16du:dateUtc="2026-09-26T00:09:00Z"/>
          <w:lang w:val="en-US"/>
        </w:rPr>
      </w:pPr>
      <w:del w:id="494" w:author="MANAGER, Practice (LONDON ROAD SURGERY)" w:date="2026-09-25T20:09:00Z" w16du:dateUtc="2026-09-26T00:09:00Z">
        <w:r w:rsidRPr="00B81A04">
          <w:rPr>
            <w:lang w:val="en-US"/>
          </w:rPr>
          <w:delText xml:space="preserve">12. </w:delText>
        </w:r>
        <w:r w:rsidRPr="00B81A04">
          <w:rPr>
            <w:lang w:val="en-US"/>
          </w:rPr>
          <w:tab/>
          <w:delText>Motzer RJ, Russo P (2018) Cytoreductive Nephrectomy - Patient Selection Is Key. N Engl J Med 379:481–482</w:delText>
        </w:r>
      </w:del>
    </w:p>
    <w:p w14:paraId="10225368" w14:textId="77777777" w:rsidR="007901BB" w:rsidRPr="00B81A04" w:rsidRDefault="007901BB" w:rsidP="00630485">
      <w:pPr>
        <w:spacing w:line="360" w:lineRule="auto"/>
        <w:jc w:val="both"/>
        <w:rPr>
          <w:del w:id="495" w:author="MANAGER, Practice (LONDON ROAD SURGERY)" w:date="2026-09-25T20:09:00Z" w16du:dateUtc="2026-09-26T00:09:00Z"/>
          <w:lang w:val="en-US"/>
        </w:rPr>
      </w:pPr>
      <w:del w:id="496" w:author="MANAGER, Practice (LONDON ROAD SURGERY)" w:date="2026-09-25T20:09:00Z" w16du:dateUtc="2026-09-26T00:09:00Z">
        <w:r w:rsidRPr="00B81A04">
          <w:rPr>
            <w:lang w:val="en-US"/>
          </w:rPr>
          <w:delText xml:space="preserve">13. </w:delText>
        </w:r>
        <w:r w:rsidRPr="00B81A04">
          <w:rPr>
            <w:lang w:val="en-US"/>
          </w:rPr>
          <w:tab/>
          <w:delText>Faba OR, Brookman-May SD, Linares E, et al (2017) Cytoreductive nephrectomy in patients with metastatic renal cell carcinoma in the era of targeted therapy: a bibliographic review. World J Urol 35:1807–1816</w:delText>
        </w:r>
      </w:del>
    </w:p>
    <w:p w14:paraId="0FE67E6C" w14:textId="77777777" w:rsidR="007901BB" w:rsidRPr="00B81A04" w:rsidRDefault="007901BB" w:rsidP="00630485">
      <w:pPr>
        <w:spacing w:line="360" w:lineRule="auto"/>
        <w:jc w:val="both"/>
        <w:rPr>
          <w:del w:id="497" w:author="MANAGER, Practice (LONDON ROAD SURGERY)" w:date="2026-09-25T20:09:00Z" w16du:dateUtc="2026-09-26T00:09:00Z"/>
          <w:lang w:val="en-US"/>
        </w:rPr>
      </w:pPr>
      <w:del w:id="498" w:author="MANAGER, Practice (LONDON ROAD SURGERY)" w:date="2026-09-25T20:09:00Z" w16du:dateUtc="2026-09-26T00:09:00Z">
        <w:r w:rsidRPr="00B81A04">
          <w:rPr>
            <w:lang w:val="en-US"/>
          </w:rPr>
          <w:delText xml:space="preserve">14. </w:delText>
        </w:r>
        <w:r w:rsidRPr="00B81A04">
          <w:rPr>
            <w:lang w:val="en-US"/>
          </w:rPr>
          <w:tab/>
          <w:delText>Klatte T, Fife K, Welsh SJ, et al (2018) Prognostic effect of cytoreductive nephrectomy in synchronous metastatic renal cell carcinoma: a comparative study using inverse probability of treatment weighting. World J Urol 36:417–425</w:delText>
        </w:r>
      </w:del>
    </w:p>
    <w:p w14:paraId="188CAD35" w14:textId="77777777" w:rsidR="007901BB" w:rsidRPr="00B81A04" w:rsidRDefault="007901BB" w:rsidP="00630485">
      <w:pPr>
        <w:spacing w:line="360" w:lineRule="auto"/>
        <w:jc w:val="both"/>
        <w:rPr>
          <w:del w:id="499" w:author="MANAGER, Practice (LONDON ROAD SURGERY)" w:date="2026-09-25T20:09:00Z" w16du:dateUtc="2026-09-26T00:09:00Z"/>
          <w:lang w:val="en-US"/>
        </w:rPr>
      </w:pPr>
      <w:del w:id="500" w:author="MANAGER, Practice (LONDON ROAD SURGERY)" w:date="2026-09-25T20:09:00Z" w16du:dateUtc="2026-09-26T00:09:00Z">
        <w:r w:rsidRPr="00B81A04">
          <w:rPr>
            <w:lang w:val="en-US"/>
          </w:rPr>
          <w:delText xml:space="preserve">15. </w:delText>
        </w:r>
        <w:r w:rsidRPr="00B81A04">
          <w:rPr>
            <w:lang w:val="en-US"/>
          </w:rPr>
          <w:tab/>
          <w:delText>Margulis V, Shariat SF, Rapoport Y, et al (2013) Development of accurate models for individualized prediction of survival after cytoreductive nephrectomy for metastatic renal cell carcinoma. Eur Urol 63:947–952</w:delText>
        </w:r>
      </w:del>
    </w:p>
    <w:p w14:paraId="67DD9807" w14:textId="77777777" w:rsidR="007901BB" w:rsidRPr="00B81A04" w:rsidRDefault="007901BB" w:rsidP="00630485">
      <w:pPr>
        <w:spacing w:line="360" w:lineRule="auto"/>
        <w:jc w:val="both"/>
        <w:rPr>
          <w:del w:id="501" w:author="MANAGER, Practice (LONDON ROAD SURGERY)" w:date="2026-09-25T20:09:00Z" w16du:dateUtc="2026-09-26T00:09:00Z"/>
          <w:lang w:val="en-US"/>
        </w:rPr>
      </w:pPr>
      <w:del w:id="502" w:author="MANAGER, Practice (LONDON ROAD SURGERY)" w:date="2026-09-25T20:09:00Z" w16du:dateUtc="2026-09-26T00:09:00Z">
        <w:r w:rsidRPr="00B81A04">
          <w:rPr>
            <w:lang w:val="en-US"/>
          </w:rPr>
          <w:delText xml:space="preserve">16. </w:delText>
        </w:r>
        <w:r w:rsidRPr="00B81A04">
          <w:rPr>
            <w:lang w:val="en-US"/>
          </w:rPr>
          <w:tab/>
          <w:delText>Marconi L, de Bruijn R, van Werkhoven E, et al (2018) External validation of a predictive model of survival after cytoreductive nephrectomy for metastatic renal cell carcinoma. World J Urol. doi: 10.1007/s00345-018-2427-z</w:delText>
        </w:r>
      </w:del>
    </w:p>
    <w:p w14:paraId="3B1E3336" w14:textId="77777777" w:rsidR="00202472" w:rsidRDefault="00202472" w:rsidP="00781D7E">
      <w:pPr>
        <w:spacing w:after="160" w:line="259" w:lineRule="auto"/>
        <w:rPr>
          <w:b/>
          <w:kern w:val="2"/>
          <w:sz w:val="36"/>
          <w14:ligatures w14:val="standardContextual"/>
          <w:rPrChange w:id="503" w:author="MANAGER, Practice (LONDON ROAD SURGERY)" w:date="2026-09-25T20:09:00Z" w16du:dateUtc="2026-09-26T00:09:00Z">
            <w:rPr>
              <w:szCs w:val="22"/>
            </w:rPr>
          </w:rPrChange>
        </w:rPr>
        <w:pPrChange w:id="504" w:author="MANAGER, Practice (LONDON ROAD SURGERY)" w:date="2026-09-25T20:09:00Z" w16du:dateUtc="2026-09-26T00:09:00Z">
          <w:pPr>
            <w:spacing w:line="360" w:lineRule="auto"/>
            <w:jc w:val="both"/>
          </w:pPr>
        </w:pPrChange>
      </w:pPr>
      <w:del w:id="505" w:author="MANAGER, Practice (LONDON ROAD SURGERY)" w:date="2026-09-25T20:09:00Z" w16du:dateUtc="2026-09-26T00:09:00Z">
        <w:r w:rsidRPr="00B81A04">
          <w:fldChar w:fldCharType="end"/>
        </w:r>
      </w:del>
    </w:p>
    <w:sectPr w:rsidR="00202472">
      <w:headerReference w:type="default" r:id="rId8"/>
      <w:footerReference w:type="even" r:id="rId9"/>
      <w:footerReference w:type="default" r:id="rId10"/>
      <w:pgSz w:w="11906" w:h="16838"/>
      <w:pgMar w:top="1440" w:right="1440" w:bottom="1440" w:left="1440" w:header="708" w:footer="708" w:gutter="0"/>
      <w:cols w:space="708"/>
      <w:docGrid w:linePitch="360"/>
      <w:sectPrChange w:id="511" w:author="MANAGER, Practice (LONDON ROAD SURGERY)" w:date="2026-09-25T20:09:00Z" w16du:dateUtc="2026-09-26T00:09:00Z">
        <w:sectPr w:rsidR="00202472">
          <w:pgSz w:w="11900" w:h="16840"/>
          <w:pgMar w:top="1440" w:right="1440" w:bottom="1440" w:left="1440"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B578B3" w14:textId="77777777" w:rsidR="008D7170" w:rsidRDefault="008D7170" w:rsidP="00B979E8">
      <w:pPr>
        <w:spacing w:after="0" w:line="240" w:lineRule="auto"/>
        <w:pPrChange w:id="4" w:author="MANAGER, Practice (LONDON ROAD SURGERY)" w:date="2026-09-25T20:09:00Z" w16du:dateUtc="2026-09-26T00:09:00Z">
          <w:pPr>
            <w:spacing w:after="0"/>
          </w:pPr>
        </w:pPrChange>
      </w:pPr>
      <w:r>
        <w:separator/>
      </w:r>
    </w:p>
  </w:endnote>
  <w:endnote w:type="continuationSeparator" w:id="0">
    <w:p w14:paraId="1B32CA53" w14:textId="77777777" w:rsidR="008D7170" w:rsidRDefault="008D7170" w:rsidP="00B979E8">
      <w:pPr>
        <w:spacing w:after="0" w:line="240" w:lineRule="auto"/>
        <w:pPrChange w:id="5" w:author="MANAGER, Practice (LONDON ROAD SURGERY)" w:date="2026-09-25T20:09:00Z" w16du:dateUtc="2026-09-26T00:09:00Z">
          <w:pPr>
            <w:spacing w:after="0"/>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27899151"/>
      <w:docPartObj>
        <w:docPartGallery w:val="Page Numbers (Bottom of Page)"/>
        <w:docPartUnique/>
      </w:docPartObj>
    </w:sdtPr>
    <w:sdtEndPr>
      <w:rPr>
        <w:rStyle w:val="PageNumber"/>
      </w:rPr>
    </w:sdtEndPr>
    <w:sdtContent>
      <w:p w14:paraId="109F8353" w14:textId="77777777" w:rsidR="00630485" w:rsidRDefault="00630485" w:rsidP="00EE22AA">
        <w:pPr>
          <w:pStyle w:val="Footer"/>
          <w:framePr w:wrap="none" w:vAnchor="text" w:hAnchor="margin" w:xAlign="right" w:y="1"/>
          <w:rPr>
            <w:rStyle w:val="PageNumber"/>
          </w:rPr>
        </w:pPr>
        <w:del w:id="507" w:author="MANAGER, Practice (LONDON ROAD SURGERY)" w:date="2026-09-25T20:09:00Z" w16du:dateUtc="2026-09-26T00:09:00Z">
          <w:r>
            <w:rPr>
              <w:rStyle w:val="PageNumber"/>
            </w:rPr>
            <w:fldChar w:fldCharType="begin"/>
          </w:r>
          <w:r>
            <w:rPr>
              <w:rStyle w:val="PageNumber"/>
            </w:rPr>
            <w:delInstrText xml:space="preserve"> PAGE </w:delInstrText>
          </w:r>
          <w:r>
            <w:rPr>
              <w:rStyle w:val="PageNumber"/>
            </w:rPr>
            <w:fldChar w:fldCharType="end"/>
          </w:r>
        </w:del>
      </w:p>
    </w:sdtContent>
  </w:sdt>
  <w:p w14:paraId="527DBF6C" w14:textId="77777777" w:rsidR="00630485" w:rsidRDefault="00630485">
    <w:pPr>
      <w:pStyle w:val="Title"/>
      <w:pPrChange w:id="508" w:author="MANAGER, Practice (LONDON ROAD SURGERY)" w:date="2026-09-25T20:09:00Z" w16du:dateUtc="2026-09-26T00:09:00Z">
        <w:pPr>
          <w:pStyle w:val="Footer"/>
          <w:ind w:right="360"/>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36316425"/>
      <w:docPartObj>
        <w:docPartGallery w:val="Page Numbers (Bottom of Page)"/>
        <w:docPartUnique/>
      </w:docPartObj>
    </w:sdtPr>
    <w:sdtEndPr>
      <w:rPr>
        <w:rStyle w:val="PageNumber"/>
      </w:rPr>
    </w:sdtEndPr>
    <w:sdtContent>
      <w:p w14:paraId="620E6B49" w14:textId="77777777" w:rsidR="00630485" w:rsidRDefault="00630485" w:rsidP="00EE22AA">
        <w:pPr>
          <w:pStyle w:val="Footer"/>
          <w:framePr w:wrap="none" w:vAnchor="text" w:hAnchor="margin" w:xAlign="right" w:y="1"/>
          <w:rPr>
            <w:rStyle w:val="PageNumber"/>
          </w:rPr>
        </w:pPr>
        <w:del w:id="509" w:author="MANAGER, Practice (LONDON ROAD SURGERY)" w:date="2026-09-25T20:09:00Z" w16du:dateUtc="2026-09-26T00:09:00Z">
          <w:r>
            <w:rPr>
              <w:rStyle w:val="PageNumber"/>
            </w:rPr>
            <w:fldChar w:fldCharType="begin"/>
          </w:r>
          <w:r>
            <w:rPr>
              <w:rStyle w:val="PageNumber"/>
            </w:rPr>
            <w:delInstrText xml:space="preserve"> PAGE </w:delInstrText>
          </w:r>
          <w:r>
            <w:rPr>
              <w:rStyle w:val="PageNumber"/>
            </w:rPr>
            <w:fldChar w:fldCharType="separate"/>
          </w:r>
          <w:r w:rsidR="009229FB">
            <w:rPr>
              <w:rStyle w:val="PageNumber"/>
              <w:noProof/>
            </w:rPr>
            <w:delText>1</w:delText>
          </w:r>
          <w:r>
            <w:rPr>
              <w:rStyle w:val="PageNumber"/>
            </w:rPr>
            <w:fldChar w:fldCharType="end"/>
          </w:r>
        </w:del>
      </w:p>
    </w:sdtContent>
  </w:sdt>
  <w:p w14:paraId="5E36B5B8" w14:textId="77777777" w:rsidR="00630485" w:rsidRDefault="00630485">
    <w:pPr>
      <w:pStyle w:val="Title"/>
      <w:pPrChange w:id="510" w:author="MANAGER, Practice (LONDON ROAD SURGERY)" w:date="2026-09-25T20:09:00Z" w16du:dateUtc="2026-09-26T00:09:00Z">
        <w:pPr>
          <w:pStyle w:val="Footer"/>
          <w:ind w:right="360"/>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C0BCD7" w14:textId="77777777" w:rsidR="008D7170" w:rsidRDefault="008D7170" w:rsidP="00B979E8">
      <w:pPr>
        <w:spacing w:after="0" w:line="240" w:lineRule="auto"/>
        <w:pPrChange w:id="2" w:author="MANAGER, Practice (LONDON ROAD SURGERY)" w:date="2026-09-25T20:09:00Z" w16du:dateUtc="2026-09-26T00:09:00Z">
          <w:pPr>
            <w:spacing w:after="0"/>
          </w:pPr>
        </w:pPrChange>
      </w:pPr>
      <w:r>
        <w:separator/>
      </w:r>
    </w:p>
  </w:footnote>
  <w:footnote w:type="continuationSeparator" w:id="0">
    <w:p w14:paraId="596AA151" w14:textId="77777777" w:rsidR="008D7170" w:rsidRDefault="008D7170" w:rsidP="00B979E8">
      <w:pPr>
        <w:spacing w:after="0" w:line="240" w:lineRule="auto"/>
        <w:pPrChange w:id="3" w:author="MANAGER, Practice (LONDON ROAD SURGERY)" w:date="2026-09-25T20:09:00Z" w16du:dateUtc="2026-09-26T00:09:00Z">
          <w:pPr>
            <w:spacing w:after="0"/>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F8C03D" w14:textId="77777777" w:rsidR="003C3539" w:rsidRDefault="003C3539">
    <w:pPr>
      <w:pStyle w:val="FooterChar"/>
      <w:pPrChange w:id="506" w:author="MANAGER, Practice (LONDON ROAD SURGERY)" w:date="2026-09-25T20:09:00Z" w16du:dateUtc="2026-09-26T00:09: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C1E53"/>
    <w:multiLevelType w:val="multilevel"/>
    <w:tmpl w:val="15A8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625675"/>
    <w:multiLevelType w:val="multilevel"/>
    <w:tmpl w:val="0918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D7653"/>
    <w:multiLevelType w:val="multilevel"/>
    <w:tmpl w:val="4F8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B408C"/>
    <w:multiLevelType w:val="multilevel"/>
    <w:tmpl w:val="E7D4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F29C4"/>
    <w:multiLevelType w:val="multilevel"/>
    <w:tmpl w:val="DCE4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53135"/>
    <w:multiLevelType w:val="multilevel"/>
    <w:tmpl w:val="156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A4AD5"/>
    <w:multiLevelType w:val="multilevel"/>
    <w:tmpl w:val="47B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E6584"/>
    <w:multiLevelType w:val="multilevel"/>
    <w:tmpl w:val="89CE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65019">
    <w:abstractNumId w:val="0"/>
  </w:num>
  <w:num w:numId="2" w16cid:durableId="1119565995">
    <w:abstractNumId w:val="3"/>
  </w:num>
  <w:num w:numId="3" w16cid:durableId="1189837713">
    <w:abstractNumId w:val="2"/>
  </w:num>
  <w:num w:numId="4" w16cid:durableId="1931936182">
    <w:abstractNumId w:val="4"/>
  </w:num>
  <w:num w:numId="5" w16cid:durableId="779028050">
    <w:abstractNumId w:val="6"/>
  </w:num>
  <w:num w:numId="6" w16cid:durableId="1058630665">
    <w:abstractNumId w:val="5"/>
  </w:num>
  <w:num w:numId="7" w16cid:durableId="485052098">
    <w:abstractNumId w:val="7"/>
  </w:num>
  <w:num w:numId="8" w16cid:durableId="19210192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ctiveWritingStyle w:appName="MSWord" w:lang="en-GB" w:vendorID="64" w:dllVersion="4096" w:nlCheck="1" w:checkStyle="0"/>
  <w:activeWritingStyle w:appName="MSWord" w:lang="en-US" w:vendorID="64" w:dllVersion="4096" w:nlCheck="1" w:checkStyle="0"/>
  <w:activeWritingStyle w:appName="MSWord" w:lang="en-GB" w:vendorID="64" w:dllVersion="6" w:nlCheck="1" w:checkStyle="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3BC"/>
    <w:rsid w:val="000242E4"/>
    <w:rsid w:val="00064FC6"/>
    <w:rsid w:val="00084D58"/>
    <w:rsid w:val="000852AA"/>
    <w:rsid w:val="00092414"/>
    <w:rsid w:val="00097AC2"/>
    <w:rsid w:val="000E4DE3"/>
    <w:rsid w:val="0012116C"/>
    <w:rsid w:val="00151DFA"/>
    <w:rsid w:val="00190CD2"/>
    <w:rsid w:val="001B7E06"/>
    <w:rsid w:val="00202472"/>
    <w:rsid w:val="00223E27"/>
    <w:rsid w:val="00261EC7"/>
    <w:rsid w:val="00265F2B"/>
    <w:rsid w:val="002724D1"/>
    <w:rsid w:val="002757FF"/>
    <w:rsid w:val="00326D0B"/>
    <w:rsid w:val="00330D39"/>
    <w:rsid w:val="003A16AC"/>
    <w:rsid w:val="003A38F8"/>
    <w:rsid w:val="003C3539"/>
    <w:rsid w:val="003D7B2E"/>
    <w:rsid w:val="003F28A2"/>
    <w:rsid w:val="003F6D76"/>
    <w:rsid w:val="00405316"/>
    <w:rsid w:val="004440FB"/>
    <w:rsid w:val="00472CE0"/>
    <w:rsid w:val="004846F5"/>
    <w:rsid w:val="004C498C"/>
    <w:rsid w:val="004D399C"/>
    <w:rsid w:val="004E6A72"/>
    <w:rsid w:val="00567587"/>
    <w:rsid w:val="005A4799"/>
    <w:rsid w:val="005E33BB"/>
    <w:rsid w:val="005E5B19"/>
    <w:rsid w:val="006058D9"/>
    <w:rsid w:val="00630485"/>
    <w:rsid w:val="0065638B"/>
    <w:rsid w:val="00676C85"/>
    <w:rsid w:val="00684021"/>
    <w:rsid w:val="006C1E79"/>
    <w:rsid w:val="007017A6"/>
    <w:rsid w:val="007143F3"/>
    <w:rsid w:val="007607B3"/>
    <w:rsid w:val="00781D7E"/>
    <w:rsid w:val="007901BB"/>
    <w:rsid w:val="00793E24"/>
    <w:rsid w:val="007D5937"/>
    <w:rsid w:val="007D7E53"/>
    <w:rsid w:val="008479E8"/>
    <w:rsid w:val="00854B91"/>
    <w:rsid w:val="008679E7"/>
    <w:rsid w:val="00874121"/>
    <w:rsid w:val="00896CDF"/>
    <w:rsid w:val="008C253E"/>
    <w:rsid w:val="008D7170"/>
    <w:rsid w:val="00902A89"/>
    <w:rsid w:val="009229FB"/>
    <w:rsid w:val="009609F4"/>
    <w:rsid w:val="00962910"/>
    <w:rsid w:val="00980316"/>
    <w:rsid w:val="00986F82"/>
    <w:rsid w:val="009A03BC"/>
    <w:rsid w:val="00A04CFD"/>
    <w:rsid w:val="00A15E74"/>
    <w:rsid w:val="00A30EDF"/>
    <w:rsid w:val="00A33BBB"/>
    <w:rsid w:val="00A56549"/>
    <w:rsid w:val="00A94385"/>
    <w:rsid w:val="00AB31F9"/>
    <w:rsid w:val="00AC47CB"/>
    <w:rsid w:val="00AD4928"/>
    <w:rsid w:val="00AE350D"/>
    <w:rsid w:val="00B7010C"/>
    <w:rsid w:val="00B76EB0"/>
    <w:rsid w:val="00B81A04"/>
    <w:rsid w:val="00B979E8"/>
    <w:rsid w:val="00BA1432"/>
    <w:rsid w:val="00BF53B5"/>
    <w:rsid w:val="00C10040"/>
    <w:rsid w:val="00C721B9"/>
    <w:rsid w:val="00C853CA"/>
    <w:rsid w:val="00CC251D"/>
    <w:rsid w:val="00CC3738"/>
    <w:rsid w:val="00D05EFA"/>
    <w:rsid w:val="00D47ACD"/>
    <w:rsid w:val="00D702D8"/>
    <w:rsid w:val="00D9042B"/>
    <w:rsid w:val="00D9412F"/>
    <w:rsid w:val="00DB0998"/>
    <w:rsid w:val="00DB0C5E"/>
    <w:rsid w:val="00E17E76"/>
    <w:rsid w:val="00E3713C"/>
    <w:rsid w:val="00E91F55"/>
    <w:rsid w:val="00EE5E41"/>
    <w:rsid w:val="00EF3FB0"/>
    <w:rsid w:val="00F16E01"/>
    <w:rsid w:val="00F20470"/>
    <w:rsid w:val="00F42EAB"/>
    <w:rsid w:val="00F63B46"/>
    <w:rsid w:val="00FE31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B25103-B8D7-A34E-9A5D-D988E4511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DFA"/>
    <w:pPr>
      <w:spacing w:after="200" w:line="276" w:lineRule="auto"/>
      <w:pPrChange w:id="0" w:author="MANAGER, Practice (LONDON ROAD SURGERY)" w:date="2026-09-25T20:09:00Z">
        <w:pPr>
          <w:spacing w:after="120"/>
        </w:pPr>
      </w:pPrChange>
    </w:pPr>
    <w:rPr>
      <w:sz w:val="22"/>
      <w:szCs w:val="22"/>
      <w:rPrChange w:id="0" w:author="MANAGER, Practice (LONDON ROAD SURGERY)" w:date="2026-09-25T20:09:00Z">
        <w:rPr>
          <w:rFonts w:ascii="Arial" w:eastAsiaTheme="minorHAnsi" w:hAnsi="Arial" w:cstheme="minorBidi"/>
          <w:sz w:val="22"/>
          <w:szCs w:val="24"/>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3BC"/>
    <w:pPr>
      <w:tabs>
        <w:tab w:val="center" w:pos="4680"/>
        <w:tab w:val="right" w:pos="9360"/>
      </w:tabs>
    </w:pPr>
  </w:style>
  <w:style w:type="character" w:customStyle="1" w:styleId="HeaderChar">
    <w:name w:val="Header Char"/>
    <w:basedOn w:val="DefaultParagraphFont"/>
    <w:link w:val="Header"/>
    <w:uiPriority w:val="99"/>
    <w:rsid w:val="009A03BC"/>
  </w:style>
  <w:style w:type="paragraph" w:styleId="Footer">
    <w:name w:val="footer"/>
    <w:basedOn w:val="Normal"/>
    <w:link w:val="FooterChar"/>
    <w:uiPriority w:val="99"/>
    <w:unhideWhenUsed/>
    <w:rsid w:val="009A03BC"/>
    <w:pPr>
      <w:tabs>
        <w:tab w:val="center" w:pos="4680"/>
        <w:tab w:val="right" w:pos="9360"/>
      </w:tabs>
    </w:pPr>
  </w:style>
  <w:style w:type="character" w:customStyle="1" w:styleId="FooterChar">
    <w:name w:val="Footer Char"/>
    <w:basedOn w:val="DefaultParagraphFont"/>
    <w:link w:val="Footer"/>
    <w:uiPriority w:val="99"/>
    <w:rsid w:val="009A03BC"/>
  </w:style>
  <w:style w:type="paragraph" w:styleId="Bibliography">
    <w:name w:val="Bibliography"/>
    <w:basedOn w:val="Normal"/>
    <w:next w:val="Normal"/>
    <w:uiPriority w:val="37"/>
    <w:unhideWhenUsed/>
    <w:rsid w:val="00202472"/>
    <w:pPr>
      <w:tabs>
        <w:tab w:val="left" w:pos="380"/>
      </w:tabs>
      <w:spacing w:after="240"/>
      <w:ind w:left="384" w:hanging="384"/>
    </w:pPr>
  </w:style>
  <w:style w:type="paragraph" w:styleId="Title">
    <w:name w:val="Title"/>
    <w:basedOn w:val="Normal"/>
    <w:next w:val="Normal"/>
    <w:link w:val="TitleChar"/>
    <w:uiPriority w:val="10"/>
    <w:qFormat/>
    <w:rsid w:val="00A33B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BB"/>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630485"/>
  </w:style>
  <w:style w:type="paragraph" w:styleId="BalloonText">
    <w:name w:val="Balloon Text"/>
    <w:basedOn w:val="Normal"/>
    <w:link w:val="BalloonTextChar"/>
    <w:uiPriority w:val="99"/>
    <w:semiHidden/>
    <w:unhideWhenUsed/>
    <w:rsid w:val="00793E2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E24"/>
    <w:rPr>
      <w:rFonts w:ascii="Tahoma" w:hAnsi="Tahoma" w:cs="Tahoma"/>
      <w:sz w:val="16"/>
      <w:szCs w:val="16"/>
    </w:rPr>
  </w:style>
  <w:style w:type="character" w:styleId="Strong">
    <w:name w:val="Strong"/>
    <w:basedOn w:val="DefaultParagraphFont"/>
    <w:uiPriority w:val="22"/>
    <w:qFormat/>
    <w:rsid w:val="003C3539"/>
    <w:rPr>
      <w:b/>
      <w:bCs/>
    </w:rPr>
  </w:style>
  <w:style w:type="character" w:styleId="Hyperlink">
    <w:name w:val="Hyperlink"/>
    <w:basedOn w:val="DefaultParagraphFont"/>
    <w:uiPriority w:val="99"/>
    <w:unhideWhenUsed/>
    <w:rsid w:val="003C3539"/>
    <w:rPr>
      <w:color w:val="0000FF"/>
      <w:u w:val="single"/>
    </w:rPr>
  </w:style>
  <w:style w:type="paragraph" w:styleId="NoSpacing">
    <w:name w:val="No Spacing"/>
    <w:uiPriority w:val="1"/>
    <w:qFormat/>
    <w:rsid w:val="00151DFA"/>
    <w:pPr>
      <w:pPrChange w:id="1" w:author="MANAGER, Practice (LONDON ROAD SURGERY)" w:date="2026-09-25T20:09:00Z">
        <w:pPr/>
      </w:pPrChange>
    </w:pPr>
    <w:rPr>
      <w:sz w:val="22"/>
      <w:szCs w:val="22"/>
      <w:rPrChange w:id="1" w:author="MANAGER, Practice (LONDON ROAD SURGERY)" w:date="2026-09-25T20:09:00Z">
        <w:rPr>
          <w:rFonts w:asciiTheme="minorHAnsi" w:eastAsiaTheme="minorHAnsi" w:hAnsiTheme="minorHAnsi" w:cstheme="minorBidi"/>
          <w:sz w:val="22"/>
          <w:szCs w:val="22"/>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214245">
      <w:bodyDiv w:val="1"/>
      <w:marLeft w:val="0"/>
      <w:marRight w:val="0"/>
      <w:marTop w:val="0"/>
      <w:marBottom w:val="0"/>
      <w:divBdr>
        <w:top w:val="none" w:sz="0" w:space="0" w:color="auto"/>
        <w:left w:val="none" w:sz="0" w:space="0" w:color="auto"/>
        <w:bottom w:val="none" w:sz="0" w:space="0" w:color="auto"/>
        <w:right w:val="none" w:sz="0" w:space="0" w:color="auto"/>
      </w:divBdr>
      <w:divsChild>
        <w:div w:id="1119029276">
          <w:marLeft w:val="0"/>
          <w:marRight w:val="0"/>
          <w:marTop w:val="0"/>
          <w:marBottom w:val="0"/>
          <w:divBdr>
            <w:top w:val="none" w:sz="0" w:space="0" w:color="auto"/>
            <w:left w:val="none" w:sz="0" w:space="0" w:color="auto"/>
            <w:bottom w:val="none" w:sz="0" w:space="0" w:color="auto"/>
            <w:right w:val="none" w:sz="0" w:space="0" w:color="auto"/>
          </w:divBdr>
          <w:divsChild>
            <w:div w:id="1776437231">
              <w:marLeft w:val="0"/>
              <w:marRight w:val="0"/>
              <w:marTop w:val="0"/>
              <w:marBottom w:val="0"/>
              <w:divBdr>
                <w:top w:val="none" w:sz="0" w:space="0" w:color="auto"/>
                <w:left w:val="none" w:sz="0" w:space="0" w:color="auto"/>
                <w:bottom w:val="none" w:sz="0" w:space="0" w:color="auto"/>
                <w:right w:val="none" w:sz="0" w:space="0" w:color="auto"/>
              </w:divBdr>
              <w:divsChild>
                <w:div w:id="1084958085">
                  <w:marLeft w:val="0"/>
                  <w:marRight w:val="0"/>
                  <w:marTop w:val="0"/>
                  <w:marBottom w:val="0"/>
                  <w:divBdr>
                    <w:top w:val="none" w:sz="0" w:space="0" w:color="auto"/>
                    <w:left w:val="none" w:sz="0" w:space="0" w:color="auto"/>
                    <w:bottom w:val="none" w:sz="0" w:space="0" w:color="auto"/>
                    <w:right w:val="none" w:sz="0" w:space="0" w:color="auto"/>
                  </w:divBdr>
                  <w:divsChild>
                    <w:div w:id="15073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45207">
      <w:bodyDiv w:val="1"/>
      <w:marLeft w:val="0"/>
      <w:marRight w:val="0"/>
      <w:marTop w:val="0"/>
      <w:marBottom w:val="0"/>
      <w:divBdr>
        <w:top w:val="none" w:sz="0" w:space="0" w:color="auto"/>
        <w:left w:val="none" w:sz="0" w:space="0" w:color="auto"/>
        <w:bottom w:val="none" w:sz="0" w:space="0" w:color="auto"/>
        <w:right w:val="none" w:sz="0" w:space="0" w:color="auto"/>
      </w:divBdr>
    </w:div>
    <w:div w:id="149566854">
      <w:bodyDiv w:val="1"/>
      <w:marLeft w:val="0"/>
      <w:marRight w:val="0"/>
      <w:marTop w:val="0"/>
      <w:marBottom w:val="0"/>
      <w:divBdr>
        <w:top w:val="none" w:sz="0" w:space="0" w:color="auto"/>
        <w:left w:val="none" w:sz="0" w:space="0" w:color="auto"/>
        <w:bottom w:val="none" w:sz="0" w:space="0" w:color="auto"/>
        <w:right w:val="none" w:sz="0" w:space="0" w:color="auto"/>
      </w:divBdr>
    </w:div>
    <w:div w:id="495925526">
      <w:bodyDiv w:val="1"/>
      <w:marLeft w:val="0"/>
      <w:marRight w:val="0"/>
      <w:marTop w:val="0"/>
      <w:marBottom w:val="0"/>
      <w:divBdr>
        <w:top w:val="none" w:sz="0" w:space="0" w:color="auto"/>
        <w:left w:val="none" w:sz="0" w:space="0" w:color="auto"/>
        <w:bottom w:val="none" w:sz="0" w:space="0" w:color="auto"/>
        <w:right w:val="none" w:sz="0" w:space="0" w:color="auto"/>
      </w:divBdr>
    </w:div>
    <w:div w:id="635650072">
      <w:bodyDiv w:val="1"/>
      <w:marLeft w:val="0"/>
      <w:marRight w:val="0"/>
      <w:marTop w:val="0"/>
      <w:marBottom w:val="0"/>
      <w:divBdr>
        <w:top w:val="none" w:sz="0" w:space="0" w:color="auto"/>
        <w:left w:val="none" w:sz="0" w:space="0" w:color="auto"/>
        <w:bottom w:val="none" w:sz="0" w:space="0" w:color="auto"/>
        <w:right w:val="none" w:sz="0" w:space="0" w:color="auto"/>
      </w:divBdr>
    </w:div>
    <w:div w:id="683047304">
      <w:bodyDiv w:val="1"/>
      <w:marLeft w:val="0"/>
      <w:marRight w:val="0"/>
      <w:marTop w:val="0"/>
      <w:marBottom w:val="0"/>
      <w:divBdr>
        <w:top w:val="none" w:sz="0" w:space="0" w:color="auto"/>
        <w:left w:val="none" w:sz="0" w:space="0" w:color="auto"/>
        <w:bottom w:val="none" w:sz="0" w:space="0" w:color="auto"/>
        <w:right w:val="none" w:sz="0" w:space="0" w:color="auto"/>
      </w:divBdr>
    </w:div>
    <w:div w:id="816075398">
      <w:bodyDiv w:val="1"/>
      <w:marLeft w:val="0"/>
      <w:marRight w:val="0"/>
      <w:marTop w:val="0"/>
      <w:marBottom w:val="0"/>
      <w:divBdr>
        <w:top w:val="none" w:sz="0" w:space="0" w:color="auto"/>
        <w:left w:val="none" w:sz="0" w:space="0" w:color="auto"/>
        <w:bottom w:val="none" w:sz="0" w:space="0" w:color="auto"/>
        <w:right w:val="none" w:sz="0" w:space="0" w:color="auto"/>
      </w:divBdr>
    </w:div>
    <w:div w:id="847794350">
      <w:bodyDiv w:val="1"/>
      <w:marLeft w:val="0"/>
      <w:marRight w:val="0"/>
      <w:marTop w:val="0"/>
      <w:marBottom w:val="0"/>
      <w:divBdr>
        <w:top w:val="none" w:sz="0" w:space="0" w:color="auto"/>
        <w:left w:val="none" w:sz="0" w:space="0" w:color="auto"/>
        <w:bottom w:val="none" w:sz="0" w:space="0" w:color="auto"/>
        <w:right w:val="none" w:sz="0" w:space="0" w:color="auto"/>
      </w:divBdr>
    </w:div>
    <w:div w:id="940600479">
      <w:bodyDiv w:val="1"/>
      <w:marLeft w:val="0"/>
      <w:marRight w:val="0"/>
      <w:marTop w:val="0"/>
      <w:marBottom w:val="0"/>
      <w:divBdr>
        <w:top w:val="none" w:sz="0" w:space="0" w:color="auto"/>
        <w:left w:val="none" w:sz="0" w:space="0" w:color="auto"/>
        <w:bottom w:val="none" w:sz="0" w:space="0" w:color="auto"/>
        <w:right w:val="none" w:sz="0" w:space="0" w:color="auto"/>
      </w:divBdr>
      <w:divsChild>
        <w:div w:id="127937178">
          <w:marLeft w:val="0"/>
          <w:marRight w:val="0"/>
          <w:marTop w:val="0"/>
          <w:marBottom w:val="0"/>
          <w:divBdr>
            <w:top w:val="none" w:sz="0" w:space="0" w:color="auto"/>
            <w:left w:val="none" w:sz="0" w:space="0" w:color="auto"/>
            <w:bottom w:val="none" w:sz="0" w:space="0" w:color="auto"/>
            <w:right w:val="none" w:sz="0" w:space="0" w:color="auto"/>
          </w:divBdr>
          <w:divsChild>
            <w:div w:id="87966268">
              <w:marLeft w:val="0"/>
              <w:marRight w:val="0"/>
              <w:marTop w:val="0"/>
              <w:marBottom w:val="0"/>
              <w:divBdr>
                <w:top w:val="none" w:sz="0" w:space="0" w:color="auto"/>
                <w:left w:val="none" w:sz="0" w:space="0" w:color="auto"/>
                <w:bottom w:val="none" w:sz="0" w:space="0" w:color="auto"/>
                <w:right w:val="none" w:sz="0" w:space="0" w:color="auto"/>
              </w:divBdr>
              <w:divsChild>
                <w:div w:id="657268204">
                  <w:marLeft w:val="0"/>
                  <w:marRight w:val="0"/>
                  <w:marTop w:val="0"/>
                  <w:marBottom w:val="0"/>
                  <w:divBdr>
                    <w:top w:val="none" w:sz="0" w:space="0" w:color="auto"/>
                    <w:left w:val="none" w:sz="0" w:space="0" w:color="auto"/>
                    <w:bottom w:val="none" w:sz="0" w:space="0" w:color="auto"/>
                    <w:right w:val="none" w:sz="0" w:space="0" w:color="auto"/>
                  </w:divBdr>
                  <w:divsChild>
                    <w:div w:id="152293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934440">
      <w:bodyDiv w:val="1"/>
      <w:marLeft w:val="0"/>
      <w:marRight w:val="0"/>
      <w:marTop w:val="0"/>
      <w:marBottom w:val="0"/>
      <w:divBdr>
        <w:top w:val="none" w:sz="0" w:space="0" w:color="auto"/>
        <w:left w:val="none" w:sz="0" w:space="0" w:color="auto"/>
        <w:bottom w:val="none" w:sz="0" w:space="0" w:color="auto"/>
        <w:right w:val="none" w:sz="0" w:space="0" w:color="auto"/>
      </w:divBdr>
    </w:div>
    <w:div w:id="1004167510">
      <w:bodyDiv w:val="1"/>
      <w:marLeft w:val="0"/>
      <w:marRight w:val="0"/>
      <w:marTop w:val="0"/>
      <w:marBottom w:val="0"/>
      <w:divBdr>
        <w:top w:val="none" w:sz="0" w:space="0" w:color="auto"/>
        <w:left w:val="none" w:sz="0" w:space="0" w:color="auto"/>
        <w:bottom w:val="none" w:sz="0" w:space="0" w:color="auto"/>
        <w:right w:val="none" w:sz="0" w:space="0" w:color="auto"/>
      </w:divBdr>
      <w:divsChild>
        <w:div w:id="1107458869">
          <w:marLeft w:val="0"/>
          <w:marRight w:val="0"/>
          <w:marTop w:val="0"/>
          <w:marBottom w:val="0"/>
          <w:divBdr>
            <w:top w:val="none" w:sz="0" w:space="0" w:color="auto"/>
            <w:left w:val="none" w:sz="0" w:space="0" w:color="auto"/>
            <w:bottom w:val="none" w:sz="0" w:space="0" w:color="auto"/>
            <w:right w:val="none" w:sz="0" w:space="0" w:color="auto"/>
          </w:divBdr>
          <w:divsChild>
            <w:div w:id="1717772509">
              <w:marLeft w:val="0"/>
              <w:marRight w:val="0"/>
              <w:marTop w:val="0"/>
              <w:marBottom w:val="0"/>
              <w:divBdr>
                <w:top w:val="none" w:sz="0" w:space="0" w:color="auto"/>
                <w:left w:val="none" w:sz="0" w:space="0" w:color="auto"/>
                <w:bottom w:val="none" w:sz="0" w:space="0" w:color="auto"/>
                <w:right w:val="none" w:sz="0" w:space="0" w:color="auto"/>
              </w:divBdr>
              <w:divsChild>
                <w:div w:id="1406804413">
                  <w:marLeft w:val="0"/>
                  <w:marRight w:val="0"/>
                  <w:marTop w:val="0"/>
                  <w:marBottom w:val="0"/>
                  <w:divBdr>
                    <w:top w:val="none" w:sz="0" w:space="0" w:color="auto"/>
                    <w:left w:val="none" w:sz="0" w:space="0" w:color="auto"/>
                    <w:bottom w:val="none" w:sz="0" w:space="0" w:color="auto"/>
                    <w:right w:val="none" w:sz="0" w:space="0" w:color="auto"/>
                  </w:divBdr>
                  <w:divsChild>
                    <w:div w:id="103627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0097">
      <w:bodyDiv w:val="1"/>
      <w:marLeft w:val="0"/>
      <w:marRight w:val="0"/>
      <w:marTop w:val="0"/>
      <w:marBottom w:val="0"/>
      <w:divBdr>
        <w:top w:val="none" w:sz="0" w:space="0" w:color="auto"/>
        <w:left w:val="none" w:sz="0" w:space="0" w:color="auto"/>
        <w:bottom w:val="none" w:sz="0" w:space="0" w:color="auto"/>
        <w:right w:val="none" w:sz="0" w:space="0" w:color="auto"/>
      </w:divBdr>
    </w:div>
    <w:div w:id="1650592652">
      <w:bodyDiv w:val="1"/>
      <w:marLeft w:val="0"/>
      <w:marRight w:val="0"/>
      <w:marTop w:val="0"/>
      <w:marBottom w:val="0"/>
      <w:divBdr>
        <w:top w:val="none" w:sz="0" w:space="0" w:color="auto"/>
        <w:left w:val="none" w:sz="0" w:space="0" w:color="auto"/>
        <w:bottom w:val="none" w:sz="0" w:space="0" w:color="auto"/>
        <w:right w:val="none" w:sz="0" w:space="0" w:color="auto"/>
      </w:divBdr>
      <w:divsChild>
        <w:div w:id="396318210">
          <w:marLeft w:val="0"/>
          <w:marRight w:val="0"/>
          <w:marTop w:val="0"/>
          <w:marBottom w:val="0"/>
          <w:divBdr>
            <w:top w:val="none" w:sz="0" w:space="0" w:color="auto"/>
            <w:left w:val="none" w:sz="0" w:space="0" w:color="auto"/>
            <w:bottom w:val="none" w:sz="0" w:space="0" w:color="auto"/>
            <w:right w:val="none" w:sz="0" w:space="0" w:color="auto"/>
          </w:divBdr>
          <w:divsChild>
            <w:div w:id="1997027703">
              <w:marLeft w:val="0"/>
              <w:marRight w:val="0"/>
              <w:marTop w:val="0"/>
              <w:marBottom w:val="0"/>
              <w:divBdr>
                <w:top w:val="none" w:sz="0" w:space="0" w:color="auto"/>
                <w:left w:val="none" w:sz="0" w:space="0" w:color="auto"/>
                <w:bottom w:val="none" w:sz="0" w:space="0" w:color="auto"/>
                <w:right w:val="none" w:sz="0" w:space="0" w:color="auto"/>
              </w:divBdr>
              <w:divsChild>
                <w:div w:id="1068267588">
                  <w:marLeft w:val="0"/>
                  <w:marRight w:val="0"/>
                  <w:marTop w:val="0"/>
                  <w:marBottom w:val="0"/>
                  <w:divBdr>
                    <w:top w:val="none" w:sz="0" w:space="0" w:color="auto"/>
                    <w:left w:val="none" w:sz="0" w:space="0" w:color="auto"/>
                    <w:bottom w:val="none" w:sz="0" w:space="0" w:color="auto"/>
                    <w:right w:val="none" w:sz="0" w:space="0" w:color="auto"/>
                  </w:divBdr>
                  <w:divsChild>
                    <w:div w:id="122487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822095">
      <w:bodyDiv w:val="1"/>
      <w:marLeft w:val="0"/>
      <w:marRight w:val="0"/>
      <w:marTop w:val="0"/>
      <w:marBottom w:val="0"/>
      <w:divBdr>
        <w:top w:val="none" w:sz="0" w:space="0" w:color="auto"/>
        <w:left w:val="none" w:sz="0" w:space="0" w:color="auto"/>
        <w:bottom w:val="none" w:sz="0" w:space="0" w:color="auto"/>
        <w:right w:val="none" w:sz="0" w:space="0" w:color="auto"/>
      </w:divBdr>
      <w:divsChild>
        <w:div w:id="654838085">
          <w:marLeft w:val="0"/>
          <w:marRight w:val="0"/>
          <w:marTop w:val="0"/>
          <w:marBottom w:val="0"/>
          <w:divBdr>
            <w:top w:val="none" w:sz="0" w:space="0" w:color="auto"/>
            <w:left w:val="none" w:sz="0" w:space="0" w:color="auto"/>
            <w:bottom w:val="none" w:sz="0" w:space="0" w:color="auto"/>
            <w:right w:val="none" w:sz="0" w:space="0" w:color="auto"/>
          </w:divBdr>
          <w:divsChild>
            <w:div w:id="1450541052">
              <w:marLeft w:val="0"/>
              <w:marRight w:val="0"/>
              <w:marTop w:val="0"/>
              <w:marBottom w:val="0"/>
              <w:divBdr>
                <w:top w:val="none" w:sz="0" w:space="0" w:color="auto"/>
                <w:left w:val="none" w:sz="0" w:space="0" w:color="auto"/>
                <w:bottom w:val="none" w:sz="0" w:space="0" w:color="auto"/>
                <w:right w:val="none" w:sz="0" w:space="0" w:color="auto"/>
              </w:divBdr>
              <w:divsChild>
                <w:div w:id="1070225356">
                  <w:marLeft w:val="0"/>
                  <w:marRight w:val="0"/>
                  <w:marTop w:val="0"/>
                  <w:marBottom w:val="0"/>
                  <w:divBdr>
                    <w:top w:val="none" w:sz="0" w:space="0" w:color="auto"/>
                    <w:left w:val="none" w:sz="0" w:space="0" w:color="auto"/>
                    <w:bottom w:val="none" w:sz="0" w:space="0" w:color="auto"/>
                    <w:right w:val="none" w:sz="0" w:space="0" w:color="auto"/>
                  </w:divBdr>
                  <w:divsChild>
                    <w:div w:id="271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80642">
      <w:bodyDiv w:val="1"/>
      <w:marLeft w:val="0"/>
      <w:marRight w:val="0"/>
      <w:marTop w:val="0"/>
      <w:marBottom w:val="0"/>
      <w:divBdr>
        <w:top w:val="none" w:sz="0" w:space="0" w:color="auto"/>
        <w:left w:val="none" w:sz="0" w:space="0" w:color="auto"/>
        <w:bottom w:val="none" w:sz="0" w:space="0" w:color="auto"/>
        <w:right w:val="none" w:sz="0" w:space="0" w:color="auto"/>
      </w:divBdr>
      <w:divsChild>
        <w:div w:id="818689382">
          <w:marLeft w:val="0"/>
          <w:marRight w:val="0"/>
          <w:marTop w:val="0"/>
          <w:marBottom w:val="0"/>
          <w:divBdr>
            <w:top w:val="none" w:sz="0" w:space="0" w:color="auto"/>
            <w:left w:val="none" w:sz="0" w:space="0" w:color="auto"/>
            <w:bottom w:val="none" w:sz="0" w:space="0" w:color="auto"/>
            <w:right w:val="none" w:sz="0" w:space="0" w:color="auto"/>
          </w:divBdr>
          <w:divsChild>
            <w:div w:id="1526478883">
              <w:marLeft w:val="0"/>
              <w:marRight w:val="0"/>
              <w:marTop w:val="0"/>
              <w:marBottom w:val="0"/>
              <w:divBdr>
                <w:top w:val="none" w:sz="0" w:space="0" w:color="auto"/>
                <w:left w:val="none" w:sz="0" w:space="0" w:color="auto"/>
                <w:bottom w:val="none" w:sz="0" w:space="0" w:color="auto"/>
                <w:right w:val="none" w:sz="0" w:space="0" w:color="auto"/>
              </w:divBdr>
              <w:divsChild>
                <w:div w:id="330985369">
                  <w:marLeft w:val="0"/>
                  <w:marRight w:val="0"/>
                  <w:marTop w:val="0"/>
                  <w:marBottom w:val="0"/>
                  <w:divBdr>
                    <w:top w:val="none" w:sz="0" w:space="0" w:color="auto"/>
                    <w:left w:val="none" w:sz="0" w:space="0" w:color="auto"/>
                    <w:bottom w:val="none" w:sz="0" w:space="0" w:color="auto"/>
                    <w:right w:val="none" w:sz="0" w:space="0" w:color="auto"/>
                  </w:divBdr>
                  <w:divsChild>
                    <w:div w:id="14864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0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CF0EF-088D-44B5-BABC-E2358EBA3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14060</Words>
  <Characters>80147</Characters>
  <Application>Microsoft Office Word</Application>
  <DocSecurity>0</DocSecurity>
  <Lines>667</Lines>
  <Paragraphs>188</Paragraphs>
  <ScaleCrop>false</ScaleCrop>
  <HeadingPairs>
    <vt:vector size="2" baseType="variant">
      <vt:variant>
        <vt:lpstr>Title</vt:lpstr>
      </vt:variant>
      <vt:variant>
        <vt:i4>1</vt:i4>
      </vt:variant>
    </vt:vector>
  </HeadingPairs>
  <TitlesOfParts>
    <vt:vector size="1" baseType="lpstr">
      <vt:lpstr/>
    </vt:vector>
  </TitlesOfParts>
  <Company>RBCH</Company>
  <LinksUpToDate>false</LinksUpToDate>
  <CharactersWithSpaces>94019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Arthur Souza Rodrigues</cp:lastModifiedBy>
  <cp:revision>1</cp:revision>
  <cp:lastPrinted>2018-08-27T09:56:00Z</cp:lastPrinted>
  <dcterms:created xsi:type="dcterms:W3CDTF">2018-08-29T18:01:00Z</dcterms:created>
  <dcterms:modified xsi:type="dcterms:W3CDTF">2026-09-26T00:09:00Z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zotero-version="5.0.55"&gt;&lt;session id="3ySlyTtq"/&gt;&lt;style id="http://www.zotero.org/styles/world-journal-of-urology"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