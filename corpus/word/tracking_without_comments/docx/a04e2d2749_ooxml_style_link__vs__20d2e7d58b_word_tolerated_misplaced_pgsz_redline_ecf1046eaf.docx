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B269A" w14:textId="77777777" w:rsidR="0006257B" w:rsidRDefault="00384E6D">
      <w:pPr>
        <w:pStyle w:val="PreformattedText"/>
        <w:rPr>
          <w:ins w:id="5" w:author="Comparison" w:date="2026-09-26T14:46:00Z" w16du:dateUtc="2026-09-26T18:46:00Z"/>
        </w:rPr>
      </w:pPr>
      <w:ins w:id="6" w:author="Comparison" w:date="2026-09-26T14:46:00Z" w16du:dateUtc="2026-09-26T18:46:00Z">
        <w:r>
          <w:t>Αα Alpha</w:t>
        </w:r>
      </w:ins>
    </w:p>
    <w:p w14:paraId="2234D291" w14:textId="77777777" w:rsidR="0006257B" w:rsidRDefault="00384E6D">
      <w:pPr>
        <w:pStyle w:val="PreformattedText"/>
        <w:rPr>
          <w:ins w:id="7" w:author="Comparison" w:date="2026-09-26T14:46:00Z" w16du:dateUtc="2026-09-26T18:46:00Z"/>
        </w:rPr>
      </w:pPr>
      <w:ins w:id="8" w:author="Comparison" w:date="2026-09-26T14:46:00Z" w16du:dateUtc="2026-09-26T18:46:00Z">
        <w:r>
          <w:t>Ββ Beta</w:t>
        </w:r>
      </w:ins>
    </w:p>
    <w:p w14:paraId="5F7EB860" w14:textId="77777777" w:rsidR="0006257B" w:rsidRDefault="00384E6D">
      <w:pPr>
        <w:pStyle w:val="PreformattedText"/>
        <w:rPr>
          <w:ins w:id="9" w:author="Comparison" w:date="2026-09-26T14:46:00Z" w16du:dateUtc="2026-09-26T18:46:00Z"/>
        </w:rPr>
      </w:pPr>
      <w:ins w:id="10" w:author="Comparison" w:date="2026-09-26T14:46:00Z" w16du:dateUtc="2026-09-26T18:46:00Z">
        <w:r>
          <w:t>Γγ Gamma</w:t>
        </w:r>
      </w:ins>
    </w:p>
    <w:p w14:paraId="1B742174" w14:textId="77777777" w:rsidR="0006257B" w:rsidRDefault="00384E6D">
      <w:pPr>
        <w:pStyle w:val="PreformattedText"/>
        <w:rPr>
          <w:ins w:id="11" w:author="Comparison" w:date="2026-09-26T14:46:00Z" w16du:dateUtc="2026-09-26T18:46:00Z"/>
        </w:rPr>
      </w:pPr>
      <w:ins w:id="12" w:author="Comparison" w:date="2026-09-26T14:46:00Z" w16du:dateUtc="2026-09-26T18:46:00Z">
        <w:r>
          <w:t>Δδ Delta</w:t>
        </w:r>
      </w:ins>
    </w:p>
    <w:p w14:paraId="51342C2B" w14:textId="77777777" w:rsidR="0006257B" w:rsidRDefault="00384E6D">
      <w:pPr>
        <w:pStyle w:val="PreformattedText"/>
        <w:rPr>
          <w:ins w:id="13" w:author="Comparison" w:date="2026-09-26T14:46:00Z" w16du:dateUtc="2026-09-26T18:46:00Z"/>
        </w:rPr>
      </w:pPr>
      <w:ins w:id="14" w:author="Comparison" w:date="2026-09-26T14:46:00Z" w16du:dateUtc="2026-09-26T18:46:00Z">
        <w:r>
          <w:t>Εε Epsilon</w:t>
        </w:r>
      </w:ins>
    </w:p>
    <w:p w14:paraId="598F3CF8" w14:textId="77777777" w:rsidR="0006257B" w:rsidRDefault="00384E6D">
      <w:pPr>
        <w:pStyle w:val="PreformattedText"/>
        <w:rPr>
          <w:ins w:id="15" w:author="Comparison" w:date="2026-09-26T14:46:00Z" w16du:dateUtc="2026-09-26T18:46:00Z"/>
        </w:rPr>
      </w:pPr>
      <w:ins w:id="16" w:author="Comparison" w:date="2026-09-26T14:46:00Z" w16du:dateUtc="2026-09-26T18:46:00Z">
        <w:r>
          <w:t>Ζζ Zeta</w:t>
        </w:r>
      </w:ins>
    </w:p>
    <w:p w14:paraId="6722DDA5" w14:textId="77777777" w:rsidR="0006257B" w:rsidRDefault="00384E6D">
      <w:pPr>
        <w:pStyle w:val="PreformattedText"/>
        <w:rPr>
          <w:ins w:id="17" w:author="Comparison" w:date="2026-09-26T14:46:00Z" w16du:dateUtc="2026-09-26T18:46:00Z"/>
        </w:rPr>
      </w:pPr>
      <w:ins w:id="18" w:author="Comparison" w:date="2026-09-26T14:46:00Z" w16du:dateUtc="2026-09-26T18:46:00Z">
        <w:r>
          <w:t>Ηη Eta</w:t>
        </w:r>
      </w:ins>
    </w:p>
    <w:p w14:paraId="3F9DDDD4" w14:textId="77777777" w:rsidR="0006257B" w:rsidRDefault="00384E6D">
      <w:pPr>
        <w:pStyle w:val="PreformattedText"/>
        <w:rPr>
          <w:ins w:id="19" w:author="Comparison" w:date="2026-09-26T14:46:00Z" w16du:dateUtc="2026-09-26T18:46:00Z"/>
        </w:rPr>
      </w:pPr>
      <w:ins w:id="20" w:author="Comparison" w:date="2026-09-26T14:46:00Z" w16du:dateUtc="2026-09-26T18:46:00Z">
        <w:r>
          <w:t>Θθ Theta</w:t>
        </w:r>
      </w:ins>
    </w:p>
    <w:p w14:paraId="2653F485" w14:textId="77777777" w:rsidR="0006257B" w:rsidRDefault="00384E6D">
      <w:pPr>
        <w:pStyle w:val="PreformattedText"/>
        <w:rPr>
          <w:ins w:id="21" w:author="Comparison" w:date="2026-09-26T14:46:00Z" w16du:dateUtc="2026-09-26T18:46:00Z"/>
        </w:rPr>
      </w:pPr>
      <w:ins w:id="22" w:author="Comparison" w:date="2026-09-26T14:46:00Z" w16du:dateUtc="2026-09-26T18:46:00Z">
        <w:r>
          <w:t>Ιι Iota</w:t>
        </w:r>
      </w:ins>
    </w:p>
    <w:p w14:paraId="7DD8585F" w14:textId="77777777" w:rsidR="0006257B" w:rsidRDefault="00384E6D">
      <w:pPr>
        <w:pStyle w:val="PreformattedText"/>
        <w:rPr>
          <w:ins w:id="23" w:author="Comparison" w:date="2026-09-26T14:46:00Z" w16du:dateUtc="2026-09-26T18:46:00Z"/>
        </w:rPr>
      </w:pPr>
      <w:ins w:id="24" w:author="Comparison" w:date="2026-09-26T14:46:00Z" w16du:dateUtc="2026-09-26T18:46:00Z">
        <w:r>
          <w:t>Κκ Kappa</w:t>
        </w:r>
      </w:ins>
    </w:p>
    <w:p w14:paraId="6FC32E58" w14:textId="77777777" w:rsidR="0006257B" w:rsidRDefault="00384E6D">
      <w:pPr>
        <w:pStyle w:val="PreformattedText"/>
        <w:rPr>
          <w:ins w:id="25" w:author="Comparison" w:date="2026-09-26T14:46:00Z" w16du:dateUtc="2026-09-26T18:46:00Z"/>
        </w:rPr>
      </w:pPr>
      <w:ins w:id="26" w:author="Comparison" w:date="2026-09-26T14:46:00Z" w16du:dateUtc="2026-09-26T18:46:00Z">
        <w:r>
          <w:t>Λλ Lambda</w:t>
        </w:r>
      </w:ins>
    </w:p>
    <w:p w14:paraId="2DD5CD25" w14:textId="77777777" w:rsidR="0006257B" w:rsidRDefault="00384E6D">
      <w:pPr>
        <w:pStyle w:val="PreformattedText"/>
        <w:rPr>
          <w:ins w:id="27" w:author="Comparison" w:date="2026-09-26T14:46:00Z" w16du:dateUtc="2026-09-26T18:46:00Z"/>
        </w:rPr>
      </w:pPr>
      <w:ins w:id="28" w:author="Comparison" w:date="2026-09-26T14:46:00Z" w16du:dateUtc="2026-09-26T18:46:00Z">
        <w:r>
          <w:t>Μμ Mu</w:t>
        </w:r>
      </w:ins>
    </w:p>
    <w:p w14:paraId="7E2BE2EC" w14:textId="77777777" w:rsidR="0006257B" w:rsidRDefault="00384E6D">
      <w:pPr>
        <w:pStyle w:val="PreformattedText"/>
        <w:rPr>
          <w:ins w:id="29" w:author="Comparison" w:date="2026-09-26T14:46:00Z" w16du:dateUtc="2026-09-26T18:46:00Z"/>
        </w:rPr>
      </w:pPr>
      <w:ins w:id="30" w:author="Comparison" w:date="2026-09-26T14:46:00Z" w16du:dateUtc="2026-09-26T18:46:00Z">
        <w:r>
          <w:t>Νν Nu</w:t>
        </w:r>
      </w:ins>
    </w:p>
    <w:p w14:paraId="74AD79CF" w14:textId="77777777" w:rsidR="0006257B" w:rsidRDefault="00384E6D">
      <w:pPr>
        <w:pStyle w:val="PreformattedText"/>
        <w:rPr>
          <w:ins w:id="31" w:author="Comparison" w:date="2026-09-26T14:46:00Z" w16du:dateUtc="2026-09-26T18:46:00Z"/>
        </w:rPr>
      </w:pPr>
      <w:ins w:id="32" w:author="Comparison" w:date="2026-09-26T14:46:00Z" w16du:dateUtc="2026-09-26T18:46:00Z">
        <w:r>
          <w:t>Ξξ Xi</w:t>
        </w:r>
      </w:ins>
    </w:p>
    <w:p w14:paraId="3E26E0A0" w14:textId="77777777" w:rsidR="0006257B" w:rsidRDefault="00384E6D">
      <w:pPr>
        <w:pStyle w:val="PreformattedText"/>
        <w:rPr>
          <w:ins w:id="33" w:author="Comparison" w:date="2026-09-26T14:46:00Z" w16du:dateUtc="2026-09-26T18:46:00Z"/>
        </w:rPr>
      </w:pPr>
      <w:ins w:id="34" w:author="Comparison" w:date="2026-09-26T14:46:00Z" w16du:dateUtc="2026-09-26T18:46:00Z">
        <w:r>
          <w:t>Οο Omicron</w:t>
        </w:r>
      </w:ins>
    </w:p>
    <w:p w14:paraId="74843FA6" w14:textId="77777777" w:rsidR="0006257B" w:rsidRDefault="00384E6D">
      <w:pPr>
        <w:pStyle w:val="PreformattedText"/>
        <w:rPr>
          <w:ins w:id="35" w:author="Comparison" w:date="2026-09-26T14:46:00Z" w16du:dateUtc="2026-09-26T18:46:00Z"/>
        </w:rPr>
      </w:pPr>
      <w:ins w:id="36" w:author="Comparison" w:date="2026-09-26T14:46:00Z" w16du:dateUtc="2026-09-26T18:46:00Z">
        <w:r>
          <w:t>Ππ Pi</w:t>
        </w:r>
      </w:ins>
    </w:p>
    <w:p w14:paraId="108AC83B" w14:textId="77777777" w:rsidR="0006257B" w:rsidRDefault="00384E6D">
      <w:pPr>
        <w:pStyle w:val="PreformattedText"/>
        <w:rPr>
          <w:ins w:id="37" w:author="Comparison" w:date="2026-09-26T14:46:00Z" w16du:dateUtc="2026-09-26T18:46:00Z"/>
        </w:rPr>
      </w:pPr>
      <w:ins w:id="38" w:author="Comparison" w:date="2026-09-26T14:46:00Z" w16du:dateUtc="2026-09-26T18:46:00Z">
        <w:r>
          <w:t>Ρρ Rho</w:t>
        </w:r>
      </w:ins>
    </w:p>
    <w:p w14:paraId="37303BC0" w14:textId="77777777" w:rsidR="0006257B" w:rsidRDefault="00384E6D">
      <w:pPr>
        <w:pStyle w:val="PreformattedText"/>
        <w:rPr>
          <w:ins w:id="39" w:author="Comparison" w:date="2026-09-26T14:46:00Z" w16du:dateUtc="2026-09-26T18:46:00Z"/>
        </w:rPr>
      </w:pPr>
      <w:ins w:id="40" w:author="Comparison" w:date="2026-09-26T14:46:00Z" w16du:dateUtc="2026-09-26T18:46:00Z">
        <w:r>
          <w:t>Σσς Sigma</w:t>
        </w:r>
      </w:ins>
    </w:p>
    <w:p w14:paraId="5071170E" w14:textId="77777777" w:rsidR="0006257B" w:rsidRDefault="00384E6D">
      <w:pPr>
        <w:pStyle w:val="PreformattedText"/>
        <w:rPr>
          <w:ins w:id="41" w:author="Comparison" w:date="2026-09-26T14:46:00Z" w16du:dateUtc="2026-09-26T18:46:00Z"/>
        </w:rPr>
      </w:pPr>
      <w:ins w:id="42" w:author="Comparison" w:date="2026-09-26T14:46:00Z" w16du:dateUtc="2026-09-26T18:46:00Z">
        <w:r>
          <w:t>Ττ Tau</w:t>
        </w:r>
      </w:ins>
    </w:p>
    <w:p w14:paraId="1D8E59EA" w14:textId="77777777" w:rsidR="0006257B" w:rsidRDefault="00384E6D">
      <w:pPr>
        <w:pStyle w:val="PreformattedText"/>
        <w:rPr>
          <w:ins w:id="43" w:author="Comparison" w:date="2026-09-26T14:46:00Z" w16du:dateUtc="2026-09-26T18:46:00Z"/>
        </w:rPr>
      </w:pPr>
      <w:ins w:id="44" w:author="Comparison" w:date="2026-09-26T14:46:00Z" w16du:dateUtc="2026-09-26T18:46:00Z">
        <w:r>
          <w:t>Υυ Upsilon</w:t>
        </w:r>
      </w:ins>
    </w:p>
    <w:p w14:paraId="791C3A13" w14:textId="77777777" w:rsidR="0006257B" w:rsidRDefault="00384E6D">
      <w:pPr>
        <w:pStyle w:val="PreformattedText"/>
        <w:rPr>
          <w:ins w:id="45" w:author="Comparison" w:date="2026-09-26T14:46:00Z" w16du:dateUtc="2026-09-26T18:46:00Z"/>
        </w:rPr>
      </w:pPr>
      <w:ins w:id="46" w:author="Comparison" w:date="2026-09-26T14:46:00Z" w16du:dateUtc="2026-09-26T18:46:00Z">
        <w:r>
          <w:t>Φφ Phi</w:t>
        </w:r>
      </w:ins>
    </w:p>
    <w:p w14:paraId="4AECE376" w14:textId="77777777" w:rsidR="0006257B" w:rsidRDefault="00384E6D">
      <w:pPr>
        <w:pStyle w:val="PreformattedText"/>
        <w:rPr>
          <w:ins w:id="47" w:author="Comparison" w:date="2026-09-26T14:46:00Z" w16du:dateUtc="2026-09-26T18:46:00Z"/>
        </w:rPr>
      </w:pPr>
      <w:ins w:id="48" w:author="Comparison" w:date="2026-09-26T14:46:00Z" w16du:dateUtc="2026-09-26T18:46:00Z">
        <w:r>
          <w:t>Χχ Chi</w:t>
        </w:r>
      </w:ins>
    </w:p>
    <w:p w14:paraId="7CDF09BE" w14:textId="77777777" w:rsidR="0006257B" w:rsidRDefault="00384E6D">
      <w:pPr>
        <w:pStyle w:val="PreformattedText"/>
        <w:rPr>
          <w:ins w:id="49" w:author="Comparison" w:date="2026-09-26T14:46:00Z" w16du:dateUtc="2026-09-26T18:46:00Z"/>
        </w:rPr>
      </w:pPr>
      <w:ins w:id="50" w:author="Comparison" w:date="2026-09-26T14:46:00Z" w16du:dateUtc="2026-09-26T18:46:00Z">
        <w:r>
          <w:t>Ψψ Psi</w:t>
        </w:r>
      </w:ins>
    </w:p>
    <w:p w14:paraId="0A4E037D" w14:textId="77777777" w:rsidR="00A44440" w:rsidRDefault="00384E6D">
      <w:pPr>
        <w:rPr>
          <w:del w:id="51" w:author="Comparison" w:date="2026-09-26T14:46:00Z" w16du:dateUtc="2026-09-26T18:46:00Z"/>
        </w:rPr>
      </w:pPr>
      <w:ins w:id="52" w:author="Comparison" w:date="2026-09-26T14:46:00Z" w16du:dateUtc="2026-09-26T18:46:00Z">
        <w:r>
          <w:t>Ωω Omega</w:t>
        </w:r>
      </w:ins>
      <w:del w:id="53" w:author="Comparison" w:date="2026-09-26T14:46:00Z" w16du:dateUtc="2026-09-26T18:46:00Z">
        <w:r>
          <w:delText>OOXML w:b (bold) tester: ST_OnOff variants, rStyle-only cases, rStyle + inline overrides, and a linked style pair (paragraph+character) to verify behavior.</w:delText>
        </w:r>
      </w:del>
    </w:p>
    <w:p w14:paraId="6DE894A5" w14:textId="77777777" w:rsidR="00A44440" w:rsidRDefault="00384E6D">
      <w:pPr>
        <w:rPr>
          <w:del w:id="54" w:author="Comparison" w:date="2026-09-26T14:46:00Z" w16du:dateUtc="2026-09-26T18:46:00Z"/>
        </w:rPr>
      </w:pPr>
      <w:del w:id="55" w:author="Comparison" w:date="2026-09-26T14:46:00Z" w16du:dateUtc="2026-09-26T18:46:00Z">
        <w:r>
          <w:delText>A) ST_OnOff values for &lt;w:b&gt; on a run:</w:delText>
        </w:r>
      </w:del>
    </w:p>
    <w:p w14:paraId="0E9B6DAA" w14:textId="77777777" w:rsidR="00A44440" w:rsidRDefault="00384E6D">
      <w:pPr>
        <w:rPr>
          <w:del w:id="56" w:author="Comparison" w:date="2026-09-26T14:46:00Z" w16du:dateUtc="2026-09-26T18:46:00Z"/>
        </w:rPr>
      </w:pPr>
      <w:del w:id="57" w:author="Comparison" w:date="2026-09-26T14:46:00Z" w16du:dateUtc="2026-09-26T18:46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7BCABFA3" w14:textId="77777777" w:rsidR="00A44440" w:rsidRDefault="00384E6D">
      <w:pPr>
        <w:rPr>
          <w:del w:id="58" w:author="Comparison" w:date="2026-09-26T14:46:00Z" w16du:dateUtc="2026-09-26T18:46:00Z"/>
        </w:rPr>
      </w:pPr>
      <w:del w:id="59" w:author="Comparison" w:date="2026-09-26T14:46:00Z" w16du:dateUtc="2026-09-26T18:46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2C26C8DA" w14:textId="77777777" w:rsidR="00A44440" w:rsidRDefault="00384E6D">
      <w:pPr>
        <w:rPr>
          <w:del w:id="60" w:author="Comparison" w:date="2026-09-26T14:46:00Z" w16du:dateUtc="2026-09-26T18:46:00Z"/>
        </w:rPr>
      </w:pPr>
      <w:del w:id="61" w:author="Comparison" w:date="2026-09-26T14:46:00Z" w16du:dateUtc="2026-09-26T18:46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66F4179A" w14:textId="77777777" w:rsidR="00A44440" w:rsidRDefault="00384E6D">
      <w:pPr>
        <w:rPr>
          <w:del w:id="62" w:author="Comparison" w:date="2026-09-26T14:46:00Z" w16du:dateUtc="2026-09-26T18:46:00Z"/>
        </w:rPr>
      </w:pPr>
      <w:del w:id="63" w:author="Comparison" w:date="2026-09-26T14:46:00Z" w16du:dateUtc="2026-09-26T18:46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3D3A68EE" w14:textId="77777777" w:rsidR="00A44440" w:rsidRDefault="00384E6D">
      <w:pPr>
        <w:rPr>
          <w:del w:id="64" w:author="Comparison" w:date="2026-09-26T14:46:00Z" w16du:dateUtc="2026-09-26T18:46:00Z"/>
        </w:rPr>
      </w:pPr>
      <w:del w:id="65" w:author="Comparison" w:date="2026-09-26T14:46:00Z" w16du:dateUtc="2026-09-26T18:46:00Z">
        <w:r>
          <w:delText xml:space="preserve">  - w:b w:val=false: </w:delText>
        </w:r>
        <w:r>
          <w:delText>Sample text</w:delText>
        </w:r>
      </w:del>
    </w:p>
    <w:p w14:paraId="04D84137" w14:textId="77777777" w:rsidR="00A44440" w:rsidRDefault="00384E6D">
      <w:pPr>
        <w:rPr>
          <w:del w:id="66" w:author="Comparison" w:date="2026-09-26T14:46:00Z" w16du:dateUtc="2026-09-26T18:46:00Z"/>
        </w:rPr>
      </w:pPr>
      <w:del w:id="67" w:author="Comparison" w:date="2026-09-26T14:46:00Z" w16du:dateUtc="2026-09-26T18:46:00Z">
        <w:r>
          <w:delText xml:space="preserve">  - w:b w:val=0: </w:delText>
        </w:r>
        <w:r>
          <w:delText>Sample text</w:delText>
        </w:r>
      </w:del>
    </w:p>
    <w:p w14:paraId="774A8AC8" w14:textId="77777777" w:rsidR="00A44440" w:rsidRDefault="00384E6D">
      <w:pPr>
        <w:rPr>
          <w:del w:id="68" w:author="Comparison" w:date="2026-09-26T14:46:00Z" w16du:dateUtc="2026-09-26T18:46:00Z"/>
        </w:rPr>
      </w:pPr>
      <w:del w:id="69" w:author="Comparison" w:date="2026-09-26T14:46:00Z" w16du:dateUtc="2026-09-26T18:46:00Z">
        <w:r>
          <w:delText xml:space="preserve">  - w:b w:val=off: </w:delText>
        </w:r>
        <w:r>
          <w:delText>Sample text</w:delText>
        </w:r>
      </w:del>
    </w:p>
    <w:p w14:paraId="01BB1684" w14:textId="77777777" w:rsidR="00A44440" w:rsidRDefault="00A44440">
      <w:pPr>
        <w:rPr>
          <w:del w:id="70" w:author="Comparison" w:date="2026-09-26T14:46:00Z" w16du:dateUtc="2026-09-26T18:46:00Z"/>
        </w:rPr>
      </w:pPr>
    </w:p>
    <w:p w14:paraId="015B832C" w14:textId="77777777" w:rsidR="00A44440" w:rsidRDefault="00384E6D">
      <w:pPr>
        <w:rPr>
          <w:del w:id="71" w:author="Comparison" w:date="2026-09-26T14:46:00Z" w16du:dateUtc="2026-09-26T18:46:00Z"/>
        </w:rPr>
      </w:pPr>
      <w:del w:id="72" w:author="Comparison" w:date="2026-09-26T14:46:00Z" w16du:dateUtc="2026-09-26T18:46:00Z">
        <w:r>
          <w:delText>B) rStyle-only cases (no inline &lt;w:b&gt;):</w:delText>
        </w:r>
      </w:del>
    </w:p>
    <w:p w14:paraId="2EC3F1D3" w14:textId="77777777" w:rsidR="00A44440" w:rsidRDefault="00384E6D">
      <w:pPr>
        <w:rPr>
          <w:del w:id="73" w:author="Comparison" w:date="2026-09-26T14:46:00Z" w16du:dateUtc="2026-09-26T18:46:00Z"/>
        </w:rPr>
      </w:pPr>
      <w:del w:id="74" w:author="Comparison" w:date="2026-09-26T14:46:00Z" w16du:dateUtc="2026-09-26T18:46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2E20F707" w14:textId="77777777" w:rsidR="00A44440" w:rsidRDefault="00384E6D">
      <w:pPr>
        <w:rPr>
          <w:del w:id="75" w:author="Comparison" w:date="2026-09-26T14:46:00Z" w16du:dateUtc="2026-09-26T18:46:00Z"/>
        </w:rPr>
      </w:pPr>
      <w:del w:id="76" w:author="Comparison" w:date="2026-09-26T14:46:00Z" w16du:dateUtc="2026-09-26T18:46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41B183EF" w14:textId="77777777" w:rsidR="00A44440" w:rsidRDefault="00384E6D">
      <w:pPr>
        <w:rPr>
          <w:del w:id="77" w:author="Comparison" w:date="2026-09-26T14:46:00Z" w16du:dateUtc="2026-09-26T18:46:00Z"/>
        </w:rPr>
      </w:pPr>
      <w:del w:id="78" w:author="Comparison" w:date="2026-09-26T14:46:00Z" w16du:dateUtc="2026-09-26T18:46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521F5119" w14:textId="77777777" w:rsidR="00A44440" w:rsidRDefault="00A44440">
      <w:pPr>
        <w:rPr>
          <w:del w:id="79" w:author="Comparison" w:date="2026-09-26T14:46:00Z" w16du:dateUtc="2026-09-26T18:46:00Z"/>
        </w:rPr>
      </w:pPr>
    </w:p>
    <w:p w14:paraId="16770DCB" w14:textId="77777777" w:rsidR="00A44440" w:rsidRDefault="00384E6D">
      <w:pPr>
        <w:rPr>
          <w:del w:id="80" w:author="Comparison" w:date="2026-09-26T14:46:00Z" w16du:dateUtc="2026-09-26T18:46:00Z"/>
        </w:rPr>
      </w:pPr>
      <w:del w:id="81" w:author="Comparison" w:date="2026-09-26T14:46:00Z" w16du:dateUtc="2026-09-26T18:46:00Z">
        <w:r>
          <w:delText>C) rStyle + inline &lt;w:b&gt; combinations (inline overrides style):</w:delText>
        </w:r>
      </w:del>
    </w:p>
    <w:p w14:paraId="7058D2D3" w14:textId="77777777" w:rsidR="00A44440" w:rsidRDefault="00384E6D">
      <w:pPr>
        <w:rPr>
          <w:del w:id="82" w:author="Comparison" w:date="2026-09-26T14:46:00Z" w16du:dateUtc="2026-09-26T18:46:00Z"/>
        </w:rPr>
      </w:pPr>
      <w:del w:id="83" w:author="Comparison" w:date="2026-09-26T14:46:00Z" w16du:dateUtc="2026-09-26T18:46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1A9CDDB1" w14:textId="77777777" w:rsidR="00A44440" w:rsidRDefault="00384E6D">
      <w:pPr>
        <w:rPr>
          <w:del w:id="84" w:author="Comparison" w:date="2026-09-26T14:46:00Z" w16du:dateUtc="2026-09-26T18:46:00Z"/>
        </w:rPr>
      </w:pPr>
      <w:del w:id="85" w:author="Comparison" w:date="2026-09-26T14:46:00Z" w16du:dateUtc="2026-09-26T18:46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0EF19E81" w14:textId="77777777" w:rsidR="00A44440" w:rsidRDefault="00384E6D">
      <w:pPr>
        <w:rPr>
          <w:del w:id="86" w:author="Comparison" w:date="2026-09-26T14:46:00Z" w16du:dateUtc="2026-09-26T18:46:00Z"/>
        </w:rPr>
      </w:pPr>
      <w:del w:id="87" w:author="Comparison" w:date="2026-09-26T14:46:00Z" w16du:dateUtc="2026-09-26T18:46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665A6E1D" w14:textId="77777777" w:rsidR="00A44440" w:rsidRDefault="00384E6D">
      <w:pPr>
        <w:rPr>
          <w:del w:id="88" w:author="Comparison" w:date="2026-09-26T14:46:00Z" w16du:dateUtc="2026-09-26T18:46:00Z"/>
        </w:rPr>
      </w:pPr>
      <w:del w:id="89" w:author="Comparison" w:date="2026-09-26T14:46:00Z" w16du:dateUtc="2026-09-26T18:46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363F31AB" w14:textId="77777777" w:rsidR="00A44440" w:rsidRDefault="00384E6D">
      <w:pPr>
        <w:rPr>
          <w:del w:id="90" w:author="Comparison" w:date="2026-09-26T14:46:00Z" w16du:dateUtc="2026-09-26T18:46:00Z"/>
        </w:rPr>
      </w:pPr>
      <w:del w:id="91" w:author="Comparison" w:date="2026-09-26T14:46:00Z" w16du:dateUtc="2026-09-26T18:46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31612C83" w14:textId="77777777" w:rsidR="00A44440" w:rsidRDefault="00A44440">
      <w:pPr>
        <w:rPr>
          <w:del w:id="92" w:author="Comparison" w:date="2026-09-26T14:46:00Z" w16du:dateUtc="2026-09-26T18:46:00Z"/>
        </w:rPr>
      </w:pPr>
    </w:p>
    <w:p w14:paraId="77F56AB0" w14:textId="77777777" w:rsidR="00A44440" w:rsidRDefault="00384E6D">
      <w:pPr>
        <w:rPr>
          <w:del w:id="93" w:author="Comparison" w:date="2026-09-26T14:46:00Z" w16du:dateUtc="2026-09-26T18:46:00Z"/>
        </w:rPr>
      </w:pPr>
      <w:del w:id="94" w:author="Comparison" w:date="2026-09-26T14:46:00Z" w16du:dateUtc="2026-09-26T18:46:00Z">
        <w:r>
          <w:delText>D) Linked style (paragraph+character) demonstrations:</w:delText>
        </w:r>
      </w:del>
    </w:p>
    <w:p w14:paraId="1D0ADE9F" w14:textId="77777777" w:rsidR="00A44440" w:rsidRDefault="00384E6D">
      <w:pPr>
        <w:rPr>
          <w:del w:id="95" w:author="Comparison" w:date="2026-09-26T14:46:00Z" w16du:dateUtc="2026-09-26T18:46:00Z"/>
        </w:rPr>
      </w:pPr>
      <w:del w:id="96" w:author="Comparison" w:date="2026-09-26T14:46:00Z" w16du:dateUtc="2026-09-26T18:46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50B36D4" w14:textId="77777777" w:rsidR="00A44440" w:rsidRDefault="00384E6D">
      <w:pPr>
        <w:rPr>
          <w:del w:id="97" w:author="Comparison" w:date="2026-09-26T14:46:00Z" w16du:dateUtc="2026-09-26T18:46:00Z"/>
        </w:rPr>
      </w:pPr>
      <w:del w:id="98" w:author="Comparison" w:date="2026-09-26T14:46:00Z" w16du:dateUtc="2026-09-26T18:46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5A433E47" w14:textId="77777777" w:rsidR="00A44440" w:rsidRDefault="00384E6D">
      <w:pPr>
        <w:pStyle w:val="SDLinkedHeading"/>
        <w:rPr>
          <w:del w:id="99" w:author="Comparison" w:date="2026-09-26T14:46:00Z" w16du:dateUtc="2026-09-26T18:46:00Z"/>
        </w:rPr>
      </w:pPr>
      <w:del w:id="100" w:author="Comparison" w:date="2026-09-26T14:46:00Z" w16du:dateUtc="2026-09-26T18:46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60B90CC6" w14:textId="77777777" w:rsidR="00A44440" w:rsidRDefault="00384E6D">
      <w:pPr>
        <w:pStyle w:val="SDLinkedHeading"/>
        <w:rPr>
          <w:del w:id="101" w:author="Comparison" w:date="2026-09-26T14:46:00Z" w16du:dateUtc="2026-09-26T18:46:00Z"/>
        </w:rPr>
      </w:pPr>
      <w:del w:id="102" w:author="Comparison" w:date="2026-09-26T14:46:00Z" w16du:dateUtc="2026-09-26T18:46:00Z">
        <w:r>
          <w:delText xml:space="preserve">  - pStyle='SD_LinkedHeading' (no inline) =&gt; expect bold: All runs inherit bold from the paragraph style</w:delText>
        </w:r>
      </w:del>
    </w:p>
    <w:p w14:paraId="362BDFBF" w14:textId="77777777" w:rsidR="00A44440" w:rsidRDefault="00A44440">
      <w:pPr>
        <w:rPr>
          <w:del w:id="103" w:author="Comparison" w:date="2026-09-26T14:46:00Z" w16du:dateUtc="2026-09-26T18:46:00Z"/>
        </w:rPr>
      </w:pPr>
    </w:p>
    <w:p w14:paraId="4C3377BB" w14:textId="77777777" w:rsidR="00A44440" w:rsidRDefault="00384E6D">
      <w:pPr>
        <w:rPr>
          <w:del w:id="104" w:author="Comparison" w:date="2026-09-26T14:46:00Z" w16du:dateUtc="2026-09-26T18:46:00Z"/>
        </w:rPr>
      </w:pPr>
      <w:del w:id="105" w:author="Comparison" w:date="2026-09-26T14:46:00Z" w16du:dateUtc="2026-09-26T18:46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44440" w14:paraId="62272CA4" w14:textId="77777777">
        <w:trPr>
          <w:del w:id="106" w:author="Comparison" w:date="2026-09-26T14:46:00Z" w16du:dateUtc="2026-09-26T18:46:00Z"/>
        </w:trPr>
        <w:tc>
          <w:tcPr>
            <w:tcW w:w="4680" w:type="dxa"/>
          </w:tcPr>
          <w:p w14:paraId="6D851680" w14:textId="77777777" w:rsidR="00A44440" w:rsidRDefault="00384E6D">
            <w:pPr>
              <w:rPr>
                <w:del w:id="107" w:author="Comparison" w:date="2026-09-26T14:46:00Z" w16du:dateUtc="2026-09-26T18:46:00Z"/>
              </w:rPr>
            </w:pPr>
            <w:del w:id="108" w:author="Comparison" w:date="2026-09-26T14:46:00Z" w16du:dateUtc="2026-09-26T18:46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25BD16FA" w14:textId="77777777" w:rsidR="00A44440" w:rsidRDefault="00384E6D">
            <w:pPr>
              <w:rPr>
                <w:del w:id="109" w:author="Comparison" w:date="2026-09-26T14:46:00Z" w16du:dateUtc="2026-09-26T18:46:00Z"/>
              </w:rPr>
            </w:pPr>
            <w:del w:id="110" w:author="Comparison" w:date="2026-09-26T14:46:00Z" w16du:dateUtc="2026-09-26T18:46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A44440" w14:paraId="5E5A90D8" w14:textId="77777777">
        <w:trPr>
          <w:del w:id="111" w:author="Comparison" w:date="2026-09-26T14:46:00Z" w16du:dateUtc="2026-09-26T18:46:00Z"/>
        </w:trPr>
        <w:tc>
          <w:tcPr>
            <w:tcW w:w="4680" w:type="dxa"/>
          </w:tcPr>
          <w:p w14:paraId="13E875C9" w14:textId="77777777" w:rsidR="00A44440" w:rsidRDefault="00384E6D">
            <w:pPr>
              <w:rPr>
                <w:del w:id="112" w:author="Comparison" w:date="2026-09-26T14:46:00Z" w16du:dateUtc="2026-09-26T18:46:00Z"/>
              </w:rPr>
            </w:pPr>
            <w:del w:id="113" w:author="Comparison" w:date="2026-09-26T14:46:00Z" w16du:dateUtc="2026-09-26T18:46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57FB4A34" w14:textId="77777777" w:rsidR="00A44440" w:rsidRDefault="00384E6D">
            <w:pPr>
              <w:rPr>
                <w:del w:id="114" w:author="Comparison" w:date="2026-09-26T14:46:00Z" w16du:dateUtc="2026-09-26T18:46:00Z"/>
              </w:rPr>
            </w:pPr>
            <w:del w:id="115" w:author="Comparison" w:date="2026-09-26T14:46:00Z" w16du:dateUtc="2026-09-26T18:46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53739425" w14:textId="77777777" w:rsidR="00220276" w:rsidRDefault="00220276">
      <w:pPr>
        <w:pStyle w:val="PreformattedText"/>
        <w:pPrChange w:id="116" w:author="Comparison" w:date="2026-09-26T14:46:00Z" w16du:dateUtc="2026-09-26T18:46:00Z">
          <w:pPr/>
        </w:pPrChange>
      </w:pPr>
    </w:p>
    <w:sectPr w:rsidR="00220276">
      <w:pgSz w:w="12240" w:h="15840"/>
      <w:pgMar w:top="1134" w:right="1134" w:bottom="1134" w:left="1134" w:header="720" w:footer="720" w:gutter="0"/>
      <w:cols w:space="720"/>
      <w:formProt w:val="0"/>
      <w:docGrid w:linePitch="0"/>
      <w:sectPrChange w:id="117" w:author="Comparison" w:date="2026-09-26T14:46:00Z" w16du:dateUtc="2026-09-26T18:46:00Z">
        <w:sectPr w:rsidR="00220276">
          <w:pgMar w:top="1440" w:right="1440" w:bottom="1440" w:left="144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206918">
    <w:abstractNumId w:val="8"/>
  </w:num>
  <w:num w:numId="2" w16cid:durableId="682167725">
    <w:abstractNumId w:val="6"/>
  </w:num>
  <w:num w:numId="3" w16cid:durableId="915017942">
    <w:abstractNumId w:val="5"/>
  </w:num>
  <w:num w:numId="4" w16cid:durableId="1830320634">
    <w:abstractNumId w:val="4"/>
  </w:num>
  <w:num w:numId="5" w16cid:durableId="1532456469">
    <w:abstractNumId w:val="7"/>
  </w:num>
  <w:num w:numId="6" w16cid:durableId="1900362658">
    <w:abstractNumId w:val="3"/>
  </w:num>
  <w:num w:numId="7" w16cid:durableId="803159384">
    <w:abstractNumId w:val="2"/>
  </w:num>
  <w:num w:numId="8" w16cid:durableId="1922911680">
    <w:abstractNumId w:val="1"/>
  </w:num>
  <w:num w:numId="9" w16cid:durableId="13060884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7B"/>
    <w:rsid w:val="0015074B"/>
    <w:rsid w:val="00220276"/>
    <w:rsid w:val="0029639D"/>
    <w:rsid w:val="00326F90"/>
    <w:rsid w:val="00384E6D"/>
    <w:rsid w:val="005017B3"/>
    <w:rsid w:val="007331E2"/>
    <w:rsid w:val="00A444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5205D"/>
  <w14:defaultImageDpi w14:val="300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0" w:author="Comparison" w:date="2026-09-26T14:46:00Z">
        <w:pPr>
          <w:spacing w:after="200" w:line="276" w:lineRule="auto"/>
          <w:ind w:left="360" w:hanging="360"/>
          <w:contextualSpacing/>
        </w:pPr>
      </w:pPrChange>
    </w:pPr>
    <w:rPr>
      <w:rPrChange w:id="0" w:author="Comparison" w:date="2026-09-26T14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Default"/>
    <w:pPr>
      <w:suppressLineNumbers/>
      <w:spacing w:before="120" w:after="120"/>
      <w:pPrChange w:id="1" w:author="Comparison" w:date="2026-09-26T14:46:00Z">
        <w:pPr>
          <w:spacing w:after="200"/>
        </w:pPr>
      </w:pPrChange>
    </w:pPr>
    <w:rPr>
      <w:i/>
      <w:iCs/>
      <w:rPrChange w:id="1" w:author="Comparison" w:date="2026-09-26T14:46:00Z">
        <w:rPr>
          <w:rFonts w:asciiTheme="minorHAnsi" w:eastAsiaTheme="minorEastAsia" w:hAnsiTheme="minorHAnsi" w:cstheme="minorBidi"/>
          <w:b/>
          <w:bCs/>
          <w:color w:val="4F81BD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2" w:author="Comparison" w:date="2026-09-26T14:46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2" w:author="Comparison" w:date="2026-09-26T14:46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220276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  <w:pPrChange w:id="3" w:author="Comparison" w:date="2026-09-26T14:46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3" w:author="Comparison" w:date="2026-09-26T14:46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Default"/>
    <w:rsid w:val="00220276"/>
    <w:pPr>
      <w:suppressLineNumbers/>
    </w:pPr>
  </w:style>
  <w:style w:type="paragraph" w:customStyle="1" w:styleId="PreformattedText">
    <w:name w:val="Preformatted Text"/>
    <w:basedOn w:val="Default"/>
    <w:pPr>
      <w:spacing w:after="0"/>
      <w:pPrChange w:id="4" w:author="Comparison" w:date="2026-09-26T14:46:00Z">
        <w:pPr>
          <w:widowControl w:val="0"/>
          <w:tabs>
            <w:tab w:val="left" w:pos="709"/>
          </w:tabs>
          <w:suppressAutoHyphens/>
          <w:spacing w:line="278" w:lineRule="auto"/>
        </w:pPr>
      </w:pPrChange>
    </w:pPr>
    <w:rPr>
      <w:rFonts w:ascii="DejaVu Sans Mono" w:hAnsi="DejaVu Sans Mono" w:cs="DejaVu Sans Mono"/>
      <w:sz w:val="20"/>
      <w:szCs w:val="20"/>
      <w:rPrChange w:id="4" w:author="Comparison" w:date="2026-09-26T14:46:00Z">
        <w:rPr>
          <w:rFonts w:ascii="DejaVu Sans Mono" w:eastAsia="DejaVu Sans" w:hAnsi="DejaVu Sans Mono" w:cs="DejaVu Sans Mono"/>
          <w:kern w:val="2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2026-09-26T18:46:00Z</dcterms:modified>
  <cp:category/>
</cp:coreProperties>
</file>