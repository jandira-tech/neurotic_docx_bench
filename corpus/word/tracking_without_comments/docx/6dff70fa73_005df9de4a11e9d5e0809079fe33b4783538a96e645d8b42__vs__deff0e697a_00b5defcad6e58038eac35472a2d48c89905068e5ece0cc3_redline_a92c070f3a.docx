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32:00Z" w16du:dateUtc="2026-09-22T16:32:00Z"/>
          <w:rFonts w:ascii="Californian FB" w:hAnsi="Californian FB"/>
        </w:rPr>
      </w:pPr>
      <w:ins w:id="3" w:author="NAZ, Mamoona (OLDHAM MEDICAL SERVICES)" w:date="2026-09-22T12:32:00Z" w16du:dateUtc="2026-09-22T16:3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32:00Z" w16du:dateUtc="2026-09-22T16:32:00Z"/>
          <w:rFonts w:ascii="Californian FB" w:hAnsi="Californian FB"/>
          <w:b/>
          <w:bCs/>
        </w:rPr>
      </w:pPr>
    </w:p>
    <w:p w14:paraId="43260A16" w14:textId="77777777" w:rsidR="006F1C2D" w:rsidRDefault="006F1C2D" w:rsidP="006F1C2D">
      <w:pPr>
        <w:jc w:val="center"/>
        <w:rPr>
          <w:ins w:id="5" w:author="NAZ, Mamoona (OLDHAM MEDICAL SERVICES)" w:date="2026-09-22T12:32:00Z" w16du:dateUtc="2026-09-22T16:32:00Z"/>
          <w:rFonts w:cstheme="minorHAnsi"/>
          <w:b/>
          <w:bCs/>
          <w:sz w:val="28"/>
          <w:szCs w:val="28"/>
          <w:u w:val="single"/>
        </w:rPr>
      </w:pPr>
      <w:ins w:id="6" w:author="NAZ, Mamoona (OLDHAM MEDICAL SERVICES)" w:date="2026-09-22T12:32:00Z" w16du:dateUtc="2026-09-22T16:32: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32:00Z" w16du:dateUtc="2026-09-22T16:32:00Z"/>
          <w:rFonts w:cstheme="minorHAnsi"/>
          <w:b/>
          <w:bCs/>
          <w:sz w:val="28"/>
          <w:szCs w:val="28"/>
          <w:u w:val="single"/>
        </w:rPr>
      </w:pPr>
      <w:ins w:id="8" w:author="NAZ, Mamoona (OLDHAM MEDICAL SERVICES)" w:date="2026-09-22T12:32:00Z" w16du:dateUtc="2026-09-22T16:3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32:00Z" w16du:dateUtc="2026-09-22T16:32:00Z"/>
          <w:rFonts w:cstheme="minorHAnsi"/>
          <w:b/>
          <w:bCs/>
          <w:sz w:val="28"/>
          <w:szCs w:val="28"/>
          <w:u w:val="single"/>
        </w:rPr>
      </w:pPr>
    </w:p>
    <w:p w14:paraId="1E230469" w14:textId="77777777" w:rsidR="006F1C2D" w:rsidRDefault="006F1C2D" w:rsidP="006F1C2D">
      <w:pPr>
        <w:rPr>
          <w:ins w:id="10" w:author="NAZ, Mamoona (OLDHAM MEDICAL SERVICES)" w:date="2026-09-22T12:32:00Z" w16du:dateUtc="2026-09-22T16:32:00Z"/>
          <w:rFonts w:cstheme="minorHAnsi"/>
          <w:b/>
          <w:bCs/>
        </w:rPr>
      </w:pPr>
      <w:ins w:id="11" w:author="NAZ, Mamoona (OLDHAM MEDICAL SERVICES)" w:date="2026-09-22T12:32:00Z" w16du:dateUtc="2026-09-22T16:32:00Z">
        <w:r w:rsidRPr="00FA0E32">
          <w:rPr>
            <w:rFonts w:cstheme="minorHAnsi"/>
            <w:b/>
            <w:bCs/>
          </w:rPr>
          <w:t>Attendees:</w:t>
        </w:r>
      </w:ins>
    </w:p>
    <w:p w14:paraId="406CF681" w14:textId="77777777" w:rsidR="006F1C2D" w:rsidRDefault="006F1C2D" w:rsidP="006F1C2D">
      <w:pPr>
        <w:rPr>
          <w:ins w:id="12" w:author="NAZ, Mamoona (OLDHAM MEDICAL SERVICES)" w:date="2026-09-22T12:32:00Z" w16du:dateUtc="2026-09-22T16:32:00Z"/>
          <w:rFonts w:cstheme="minorHAnsi"/>
        </w:rPr>
      </w:pPr>
      <w:ins w:id="13" w:author="NAZ, Mamoona (OLDHAM MEDICAL SERVICES)" w:date="2026-09-22T12:32:00Z" w16du:dateUtc="2026-09-22T16:32: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32:00Z" w16du:dateUtc="2026-09-22T16:32:00Z"/>
          <w:rFonts w:cstheme="minorHAnsi"/>
        </w:rPr>
      </w:pPr>
      <w:ins w:id="15" w:author="NAZ, Mamoona (OLDHAM MEDICAL SERVICES)" w:date="2026-09-22T12:32:00Z" w16du:dateUtc="2026-09-22T16:32:00Z">
        <w:r>
          <w:rPr>
            <w:rFonts w:cstheme="minorHAnsi"/>
          </w:rPr>
          <w:t xml:space="preserve">SA – Practice Manager </w:t>
        </w:r>
      </w:ins>
    </w:p>
    <w:p w14:paraId="4B50E429" w14:textId="77777777" w:rsidR="006F1C2D" w:rsidRDefault="006F1C2D" w:rsidP="006F1C2D">
      <w:pPr>
        <w:rPr>
          <w:ins w:id="16" w:author="NAZ, Mamoona (OLDHAM MEDICAL SERVICES)" w:date="2026-09-22T12:32:00Z" w16du:dateUtc="2026-09-22T16:32:00Z"/>
          <w:rFonts w:cstheme="minorHAnsi"/>
        </w:rPr>
      </w:pPr>
    </w:p>
    <w:p w14:paraId="5F6386BB" w14:textId="77777777" w:rsidR="0008331C" w:rsidRDefault="006F1C2D" w:rsidP="0008331C">
      <w:pPr>
        <w:rPr>
          <w:ins w:id="17" w:author="NAZ, Mamoona (OLDHAM MEDICAL SERVICES)" w:date="2026-09-22T12:32:00Z" w16du:dateUtc="2026-09-22T16:32:00Z"/>
        </w:rPr>
      </w:pPr>
      <w:ins w:id="18" w:author="NAZ, Mamoona (OLDHAM MEDICAL SERVICES)" w:date="2026-09-22T12:32:00Z" w16du:dateUtc="2026-09-22T16:32: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32:00Z" w16du:dateUtc="2026-09-22T16:32:00Z"/>
        </w:rPr>
      </w:pPr>
      <w:ins w:id="20" w:author="NAZ, Mamoona (OLDHAM MEDICAL SERVICES)" w:date="2026-09-22T12:32:00Z" w16du:dateUtc="2026-09-22T16:32: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32:00Z" w16du:dateUtc="2026-09-22T16:32:00Z"/>
          <w:rFonts w:cstheme="minorHAnsi"/>
        </w:rPr>
      </w:pPr>
    </w:p>
    <w:p w14:paraId="2302B3A6" w14:textId="77777777" w:rsidR="006F1C2D" w:rsidRPr="00FA0E32" w:rsidRDefault="006F1C2D" w:rsidP="006F1C2D">
      <w:pPr>
        <w:rPr>
          <w:ins w:id="22" w:author="NAZ, Mamoona (OLDHAM MEDICAL SERVICES)" w:date="2026-09-22T12:32:00Z" w16du:dateUtc="2026-09-22T16:32:00Z"/>
          <w:rFonts w:cstheme="minorHAnsi"/>
        </w:rPr>
      </w:pPr>
    </w:p>
    <w:p w14:paraId="794DD8CD" w14:textId="77777777" w:rsidR="006F1C2D" w:rsidRDefault="006F1C2D" w:rsidP="006F1C2D">
      <w:pPr>
        <w:rPr>
          <w:ins w:id="23" w:author="NAZ, Mamoona (OLDHAM MEDICAL SERVICES)" w:date="2026-09-22T12:32:00Z" w16du:dateUtc="2026-09-22T16:32:00Z"/>
          <w:rFonts w:cstheme="minorHAnsi"/>
          <w:b/>
          <w:bCs/>
        </w:rPr>
      </w:pPr>
      <w:ins w:id="24" w:author="NAZ, Mamoona (OLDHAM MEDICAL SERVICES)" w:date="2026-09-22T12:32:00Z" w16du:dateUtc="2026-09-22T16:32:00Z">
        <w:r w:rsidRPr="00FA0E32">
          <w:rPr>
            <w:rFonts w:cstheme="minorHAnsi"/>
            <w:b/>
            <w:bCs/>
          </w:rPr>
          <w:t>Apologies:</w:t>
        </w:r>
      </w:ins>
    </w:p>
    <w:p w14:paraId="50FA62A7" w14:textId="77777777" w:rsidR="00677B90" w:rsidRDefault="00677B90" w:rsidP="006F1C2D">
      <w:pPr>
        <w:rPr>
          <w:ins w:id="25" w:author="NAZ, Mamoona (OLDHAM MEDICAL SERVICES)" w:date="2026-09-22T12:32:00Z" w16du:dateUtc="2026-09-22T16:32:00Z"/>
          <w:rFonts w:cstheme="minorHAnsi"/>
          <w:b/>
          <w:bCs/>
        </w:rPr>
      </w:pPr>
    </w:p>
    <w:p w14:paraId="27E4F2EE" w14:textId="6226EC7C" w:rsidR="00677B90" w:rsidRPr="00677B90" w:rsidRDefault="00677B90" w:rsidP="006F1C2D">
      <w:pPr>
        <w:rPr>
          <w:ins w:id="26" w:author="NAZ, Mamoona (OLDHAM MEDICAL SERVICES)" w:date="2026-09-22T12:32:00Z" w16du:dateUtc="2026-09-22T16:32:00Z"/>
          <w:rFonts w:cstheme="minorHAnsi"/>
        </w:rPr>
      </w:pPr>
      <w:ins w:id="27" w:author="NAZ, Mamoona (OLDHAM MEDICAL SERVICES)" w:date="2026-09-22T12:32:00Z" w16du:dateUtc="2026-09-22T16:32:00Z">
        <w:r>
          <w:rPr>
            <w:rFonts w:cstheme="minorHAnsi"/>
          </w:rPr>
          <w:t>CC, AK, LU, MAS, DR</w:t>
        </w:r>
      </w:ins>
    </w:p>
    <w:p w14:paraId="1282E9CD" w14:textId="77777777" w:rsidR="00A8494F" w:rsidRDefault="00A8494F">
      <w:pPr>
        <w:rPr>
          <w:ins w:id="28" w:author="NAZ, Mamoona (OLDHAM MEDICAL SERVICES)" w:date="2026-09-22T12:32:00Z" w16du:dateUtc="2026-09-22T16:32:00Z"/>
        </w:rPr>
      </w:pPr>
    </w:p>
    <w:p w14:paraId="09A61C5A" w14:textId="77777777" w:rsidR="006F1C2D" w:rsidRDefault="006F1C2D">
      <w:pPr>
        <w:rPr>
          <w:ins w:id="29" w:author="NAZ, Mamoona (OLDHAM MEDICAL SERVICES)" w:date="2026-09-22T12:32:00Z" w16du:dateUtc="2026-09-22T16:32:00Z"/>
        </w:rPr>
      </w:pPr>
    </w:p>
    <w:p w14:paraId="71B1EB70" w14:textId="6B3B9867" w:rsidR="006F1C2D" w:rsidRDefault="00FD25EC" w:rsidP="006F1C2D">
      <w:pPr>
        <w:pStyle w:val="ListParagraph"/>
        <w:numPr>
          <w:ilvl w:val="0"/>
          <w:numId w:val="1"/>
        </w:numPr>
        <w:rPr>
          <w:ins w:id="30" w:author="NAZ, Mamoona (OLDHAM MEDICAL SERVICES)" w:date="2026-09-22T12:32:00Z" w16du:dateUtc="2026-09-22T16:32:00Z"/>
        </w:rPr>
      </w:pPr>
      <w:ins w:id="31" w:author="NAZ, Mamoona (OLDHAM MEDICAL SERVICES)" w:date="2026-09-22T12:32:00Z" w16du:dateUtc="2026-09-22T16:32: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32:00Z" w16du:dateUtc="2026-09-22T16:32:00Z"/>
        </w:rPr>
      </w:pPr>
      <w:ins w:id="33" w:author="NAZ, Mamoona (OLDHAM MEDICAL SERVICES)" w:date="2026-09-22T12:32:00Z" w16du:dateUtc="2026-09-22T16:32: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32:00Z" w16du:dateUtc="2026-09-22T16:32:00Z"/>
        </w:rPr>
      </w:pPr>
      <w:ins w:id="35" w:author="NAZ, Mamoona (OLDHAM MEDICAL SERVICES)" w:date="2026-09-22T12:32:00Z" w16du:dateUtc="2026-09-22T16:3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32:00Z" w16du:dateUtc="2026-09-22T16:32:00Z"/>
        </w:rPr>
      </w:pPr>
      <w:ins w:id="37" w:author="NAZ, Mamoona (OLDHAM MEDICAL SERVICES)" w:date="2026-09-22T12:32:00Z" w16du:dateUtc="2026-09-22T16:3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32:00Z" w16du:dateUtc="2026-09-22T16:32:00Z"/>
        </w:rPr>
      </w:pPr>
      <w:ins w:id="39" w:author="NAZ, Mamoona (OLDHAM MEDICAL SERVICES)" w:date="2026-09-22T12:32:00Z" w16du:dateUtc="2026-09-22T16:3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32:00Z" w16du:dateUtc="2026-09-22T16:32:00Z"/>
        </w:rPr>
      </w:pPr>
      <w:ins w:id="41" w:author="NAZ, Mamoona (OLDHAM MEDICAL SERVICES)" w:date="2026-09-22T12:32:00Z" w16du:dateUtc="2026-09-22T16:3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32:00Z" w16du:dateUtc="2026-09-22T16:32:00Z"/>
        </w:rPr>
      </w:pPr>
      <w:ins w:id="43" w:author="NAZ, Mamoona (OLDHAM MEDICAL SERVICES)" w:date="2026-09-22T12:32:00Z" w16du:dateUtc="2026-09-22T16:3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32:00Z" w16du:dateUtc="2026-09-22T16:32:00Z"/>
        </w:rPr>
      </w:pPr>
      <w:ins w:id="45" w:author="NAZ, Mamoona (OLDHAM MEDICAL SERVICES)" w:date="2026-09-22T12:32:00Z" w16du:dateUtc="2026-09-22T16:3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32:00Z" w16du:dateUtc="2026-09-22T16:32:00Z"/>
        </w:rPr>
      </w:pPr>
      <w:ins w:id="47" w:author="NAZ, Mamoona (OLDHAM MEDICAL SERVICES)" w:date="2026-09-22T12:32:00Z" w16du:dateUtc="2026-09-22T16:3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32:00Z" w16du:dateUtc="2026-09-22T16:32:00Z"/>
        </w:rPr>
      </w:pPr>
      <w:ins w:id="49" w:author="NAZ, Mamoona (OLDHAM MEDICAL SERVICES)" w:date="2026-09-22T12:32:00Z" w16du:dateUtc="2026-09-22T16:3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32:00Z" w16du:dateUtc="2026-09-22T16:32:00Z"/>
        </w:rPr>
      </w:pPr>
      <w:ins w:id="51" w:author="NAZ, Mamoona (OLDHAM MEDICAL SERVICES)" w:date="2026-09-22T12:32:00Z" w16du:dateUtc="2026-09-22T16:3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32:00Z" w16du:dateUtc="2026-09-22T16:32:00Z"/>
        </w:rPr>
      </w:pPr>
      <w:ins w:id="53" w:author="NAZ, Mamoona (OLDHAM MEDICAL SERVICES)" w:date="2026-09-22T12:32:00Z" w16du:dateUtc="2026-09-22T16:3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32:00Z" w16du:dateUtc="2026-09-22T16:32:00Z"/>
        </w:rPr>
      </w:pPr>
      <w:ins w:id="55" w:author="NAZ, Mamoona (OLDHAM MEDICAL SERVICES)" w:date="2026-09-22T12:32:00Z" w16du:dateUtc="2026-09-22T16:32: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32:00Z" w16du:dateUtc="2026-09-22T16:32:00Z"/>
        </w:rPr>
      </w:pPr>
      <w:ins w:id="57" w:author="NAZ, Mamoona (OLDHAM MEDICAL SERVICES)" w:date="2026-09-22T12:32:00Z" w16du:dateUtc="2026-09-22T16:3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32:00Z" w16du:dateUtc="2026-09-22T16:32:00Z"/>
        </w:rPr>
      </w:pPr>
      <w:ins w:id="59" w:author="NAZ, Mamoona (OLDHAM MEDICAL SERVICES)" w:date="2026-09-22T12:32:00Z" w16du:dateUtc="2026-09-22T16:3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32:00Z" w16du:dateUtc="2026-09-22T16:32:00Z"/>
        </w:rPr>
      </w:pPr>
      <w:ins w:id="61" w:author="NAZ, Mamoona (OLDHAM MEDICAL SERVICES)" w:date="2026-09-22T12:32:00Z" w16du:dateUtc="2026-09-22T16:32: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32:00Z" w16du:dateUtc="2026-09-22T16:32:00Z"/>
        </w:rPr>
      </w:pPr>
      <w:ins w:id="63" w:author="NAZ, Mamoona (OLDHAM MEDICAL SERVICES)" w:date="2026-09-22T12:32:00Z" w16du:dateUtc="2026-09-22T16:32: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32:00Z" w16du:dateUtc="2026-09-22T16:32:00Z"/>
        </w:rPr>
      </w:pPr>
      <w:ins w:id="65" w:author="NAZ, Mamoona (OLDHAM MEDICAL SERVICES)" w:date="2026-09-22T12:32:00Z" w16du:dateUtc="2026-09-22T16:32: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32:00Z" w16du:dateUtc="2026-09-22T16:32:00Z"/>
          <w:b/>
          <w:bCs/>
        </w:rPr>
      </w:pPr>
      <w:ins w:id="67" w:author="NAZ, Mamoona (OLDHAM MEDICAL SERVICES)" w:date="2026-09-22T12:32:00Z" w16du:dateUtc="2026-09-22T16:3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32:00Z" w16du:dateUtc="2026-09-22T16:32:00Z"/>
          <w:b/>
          <w:bCs/>
        </w:rPr>
      </w:pPr>
    </w:p>
    <w:p w14:paraId="1A9B83C4" w14:textId="77777777" w:rsidR="00157235" w:rsidRDefault="006F1C2D" w:rsidP="00157235">
      <w:pPr>
        <w:rPr>
          <w:del w:id="69" w:author="NAZ, Mamoona (OLDHAM MEDICAL SERVICES)" w:date="2026-09-22T12:32:00Z" w16du:dateUtc="2026-09-22T16:32:00Z"/>
        </w:rPr>
      </w:pPr>
      <w:ins w:id="70" w:author="NAZ, Mamoona (OLDHAM MEDICAL SERVICES)" w:date="2026-09-22T12:32:00Z" w16du:dateUtc="2026-09-22T16:3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5B1AABED" w14:textId="77777777" w:rsidR="009D7114" w:rsidRPr="006F1C2D" w:rsidRDefault="00157235" w:rsidP="00157235">
      <w:pPr>
        <w:rPr>
          <w:b/>
          <w:rPrChange w:id="71" w:author="NAZ, Mamoona (OLDHAM MEDICAL SERVICES)" w:date="2026-09-22T12:32:00Z" w16du:dateUtc="2026-09-22T16:32:00Z">
            <w:rPr>
              <w:sz w:val="24"/>
              <w:szCs w:val="24"/>
            </w:rPr>
          </w:rPrChange>
        </w:rPr>
      </w:pPr>
      <w:del w:id="72" w:author="NAZ, Mamoona (OLDHAM MEDICAL SERVICES)" w:date="2026-09-22T12:32:00Z" w16du:dateUtc="2026-09-22T16:32:00Z">
        <w:r w:rsidRPr="00157235">
          <w:br/>
          <w:delText>DICKER Joël, Un animal sauvage</w:delText>
        </w:r>
        <w:r w:rsidRPr="00157235">
          <w:br/>
          <w:delText>JAAP Andrée, Une ombre plus pâle</w:delText>
        </w:r>
        <w:r w:rsidRPr="00157235">
          <w:br/>
          <w:delText>VAREILLE Marie, La dernière allumette</w:delText>
        </w:r>
        <w:r w:rsidRPr="00157235">
          <w:br/>
          <w:delText>LACKBERG Camilla, Le nid du coucou</w:delText>
        </w:r>
      </w:del>
    </w:p>
    <w:sectPr w:rsidR="009D7114" w:rsidRPr="006F1C2D">
      <w:pgSz w:w="11906" w:h="16838"/>
      <w:pgMar w:top="1440" w:right="1440" w:bottom="1440" w:left="1440" w:header="708" w:footer="708" w:gutter="0"/>
      <w:cols w:space="708"/>
      <w:docGrid w:linePitch="360"/>
      <w:sectPrChange w:id="73" w:author="NAZ, Mamoona (OLDHAM MEDICAL SERVICES)" w:date="2026-09-22T12:32:00Z" w16du:dateUtc="2026-09-22T16:32:00Z">
        <w:sectPr w:rsidR="009D7114" w:rsidRPr="006F1C2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35"/>
    <w:rsid w:val="0008331C"/>
    <w:rsid w:val="00157235"/>
    <w:rsid w:val="00254AB7"/>
    <w:rsid w:val="00677B90"/>
    <w:rsid w:val="006F1C2D"/>
    <w:rsid w:val="00796251"/>
    <w:rsid w:val="00875E83"/>
    <w:rsid w:val="009337CB"/>
    <w:rsid w:val="009B6F17"/>
    <w:rsid w:val="009D7114"/>
    <w:rsid w:val="00A8494F"/>
    <w:rsid w:val="00AD2EDD"/>
    <w:rsid w:val="00AD5D65"/>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F7EDE"/>
  <w15:chartTrackingRefBased/>
  <w15:docId w15:val="{5AB5E38A-396F-49A9-B4AC-B70DFF53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32:00Z">
        <w:pPr>
          <w:spacing w:after="160" w:line="259" w:lineRule="auto"/>
        </w:pPr>
      </w:pPrChange>
    </w:pPr>
    <w:rPr>
      <w:rFonts w:cs="Times New Roman"/>
      <w:kern w:val="0"/>
      <w:sz w:val="24"/>
      <w:szCs w:val="24"/>
      <w:lang w:val="en-GB"/>
      <w14:ligatures w14:val="none"/>
      <w:rPrChange w:id="0" w:author="NAZ, Mamoona (OLDHAM MEDICAL SERVICES)" w:date="2026-09-22T12:32:00Z">
        <w:rPr>
          <w:rFonts w:asciiTheme="minorHAnsi" w:eastAsiaTheme="minorHAnsi" w:hAnsiTheme="minorHAnsi" w:cstheme="minorBidi"/>
          <w:kern w:val="2"/>
          <w:sz w:val="22"/>
          <w:szCs w:val="22"/>
          <w:lang w:val="fr-FR"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C2D"/>
    <w:pPr>
      <w:ind w:left="720"/>
      <w:contextualSpacing/>
      <w:pPrChange w:id="1" w:author="NAZ, Mamoona (OLDHAM MEDICAL SERVICES)" w:date="2026-09-22T12:32:00Z">
        <w:pPr>
          <w:ind w:left="720"/>
          <w:contextualSpacing/>
        </w:pPr>
      </w:pPrChange>
    </w:pPr>
    <w:rPr>
      <w:rPrChange w:id="1" w:author="NAZ, Mamoona (OLDHAM MEDICAL SERVICES)" w:date="2026-09-22T12:32: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FRANCOISE CARREAU</dc:creator>
  <cp:keywords/>
  <dc:description/>
  <cp:lastModifiedBy>Arthur Souza Rodrigues</cp:lastModifiedBy>
  <cp:revision>1</cp:revision>
  <dcterms:created xsi:type="dcterms:W3CDTF">2024-10-11T10:29:00Z</dcterms:created>
  <dcterms:modified xsi:type="dcterms:W3CDTF">2026-09-22T16:32:00Z</dcterms:modified>
</cp:coreProperties>
</file>