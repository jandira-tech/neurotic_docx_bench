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2AAC8B" w14:textId="77777777" w:rsidR="0035629C" w:rsidRDefault="00945DC4">
      <w:r>
        <w:rPr>
          <w:rFonts w:ascii="Arial" w:hAnsi="Arial" w:cs="Arial"/>
          <w:b/>
          <w:bCs/>
          <w:sz w:val="52"/>
          <w:szCs w:val="52"/>
        </w:rPr>
        <w:t>Title Style Demo</w:t>
      </w:r>
    </w:p>
    <w:p w14:paraId="422A29D0" w14:textId="77777777" w:rsidR="0035629C" w:rsidRDefault="00945DC4">
      <w:pPr>
        <w:spacing w:line="240" w:lineRule="auto"/>
      </w:pPr>
      <w:ins w:id="0" w:author="Author" w:date="2026-06-29T11:26:00Z" w16du:dateUtc="2026-06-29T15:26:00Z">
        <w:r>
          <w:rPr>
            <w:rFonts w:ascii="Arial" w:hAnsi="Arial" w:cs="Arial"/>
            <w:b/>
            <w:bCs/>
            <w:sz w:val="52"/>
            <w:szCs w:val="52"/>
          </w:rPr>
          <w:t>This document demonstrates the</w:t>
        </w:r>
      </w:ins>
      <w:del w:id="1" w:author="Author" w:date="2026-06-29T11:26:00Z" w16du:dateUtc="2026-06-29T15:26:00Z">
        <w:r>
          <w:rPr>
            <w:rFonts w:ascii="Arial" w:hAnsi="Arial" w:cs="Arial"/>
            <w:b/>
            <w:bCs/>
            <w:sz w:val="52"/>
            <w:szCs w:val="52"/>
          </w:rPr>
          <w:delText>Demonstrating</w:delText>
        </w:r>
      </w:del>
      <w:r>
        <w:rPr>
          <w:rFonts w:ascii="Arial" w:hAnsi="Arial" w:cs="Arial"/>
          <w:b/>
          <w:bCs/>
          <w:sz w:val="52"/>
          <w:szCs w:val="52"/>
        </w:rPr>
        <w:t xml:space="preserve"> Title paragraph style.</w:t>
      </w:r>
    </w:p>
    <w:p w14:paraId="6692D7D1" w14:textId="77777777" w:rsidR="0035629C" w:rsidRDefault="00945DC4">
      <w:pPr>
        <w:spacing w:line="240" w:lineRule="auto"/>
      </w:pPr>
      <w:ins w:id="2" w:author="Author" w:date="2026-06-29T11:26:00Z" w16du:dateUtc="2026-06-29T15:26:00Z">
        <w:r>
          <w:rPr>
            <w:rFonts w:ascii="Arial" w:hAnsi="Arial" w:cs="Arial"/>
            <w:b/>
            <w:bCs/>
            <w:sz w:val="52"/>
            <w:szCs w:val="52"/>
          </w:rPr>
          <w:t>Title style creates a visually prominent document heading.</w:t>
        </w:r>
      </w:ins>
      <w:del w:id="3" w:author="Author" w:date="2026-06-29T11:26:00Z" w16du:dateUtc="2026-06-29T15:26:00Z">
        <w:r>
          <w:rPr>
            <w:rFonts w:ascii="Arial" w:hAnsi="Arial" w:cs="Arial"/>
            <w:b/>
            <w:bCs/>
            <w:sz w:val="52"/>
            <w:szCs w:val="52"/>
          </w:rPr>
          <w:delText>Document Title</w:delText>
        </w:r>
      </w:del>
    </w:p>
    <w:sectPr w:rsidR="0035629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629C"/>
    <w:rsid w:val="0035629C"/>
    <w:rsid w:val="007F6CB4"/>
    <w:rsid w:val="00945DC4"/>
    <w:rsid w:val="00A17205"/>
    <w:rsid w:val="00CE2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0B578E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2026-06-29T15:26:00Z</dcterms:modified>
</cp:coreProperties>
</file>