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5A01B2" w14:textId="77777777" w:rsidR="0051706C" w:rsidRDefault="0051706C" w:rsidP="0051706C">
      <w:pPr>
        <w:pStyle w:val="Heading2"/>
        <w:numPr>
          <w:ilvl w:val="0"/>
          <w:numId w:val="0"/>
        </w:numPr>
        <w:spacing w:after="0"/>
        <w:ind w:left="709" w:hanging="720"/>
        <w:rPr>
          <w:ins w:id="2" w:author="Doolan, Brianna" w:date="2026-09-25T21:08:00Z" w16du:dateUtc="2026-09-26T01:08:00Z"/>
          <w:rFonts w:eastAsia="Times New Roman"/>
        </w:rPr>
      </w:pPr>
      <w:bookmarkStart w:id="3" w:name="_Toc63410604"/>
      <w:bookmarkStart w:id="4" w:name="_Toc66200269"/>
      <w:bookmarkStart w:id="5" w:name="_Toc73439465"/>
      <w:ins w:id="6" w:author="Doolan, Brianna" w:date="2026-09-25T21:08:00Z" w16du:dateUtc="2026-09-26T01:08:00Z">
        <w:r w:rsidRPr="00640F82">
          <w:rPr>
            <w:rFonts w:eastAsia="Times New Roman"/>
            <w:lang w:val="en-AU"/>
          </w:rPr>
          <w:t xml:space="preserve">Appendix </w:t>
        </w:r>
        <w:r>
          <w:rPr>
            <w:rFonts w:eastAsia="Times New Roman"/>
            <w:lang w:val="en-AU"/>
          </w:rPr>
          <w:t>A</w:t>
        </w:r>
        <w:r w:rsidRPr="00640F82">
          <w:rPr>
            <w:rFonts w:eastAsia="Times New Roman"/>
            <w:lang w:val="en-AU"/>
          </w:rPr>
          <w:t>: Submission questions</w:t>
        </w:r>
        <w:bookmarkEnd w:id="3"/>
        <w:bookmarkEnd w:id="4"/>
        <w:bookmarkEnd w:id="5"/>
      </w:ins>
    </w:p>
    <w:p w14:paraId="504AC445" w14:textId="77777777" w:rsidR="0051706C" w:rsidRDefault="0051706C" w:rsidP="0051706C">
      <w:pPr>
        <w:spacing w:line="276" w:lineRule="auto"/>
        <w:rPr>
          <w:ins w:id="7" w:author="Doolan, Brianna" w:date="2026-09-25T21:08:00Z" w16du:dateUtc="2026-09-26T01:08:00Z"/>
        </w:rPr>
      </w:pPr>
      <w:bookmarkStart w:id="8" w:name="_Changing_the_conversation"/>
      <w:bookmarkStart w:id="9" w:name="_High_level_principles"/>
      <w:bookmarkStart w:id="10" w:name="_Home_and_living_2"/>
      <w:bookmarkStart w:id="11" w:name="_Changing_the_conversation_3"/>
      <w:bookmarkStart w:id="12" w:name="_Expanding_support_for"/>
      <w:bookmarkEnd w:id="8"/>
      <w:bookmarkEnd w:id="9"/>
      <w:bookmarkEnd w:id="10"/>
      <w:bookmarkEnd w:id="11"/>
      <w:bookmarkEnd w:id="12"/>
      <w:ins w:id="13" w:author="Doolan, Brianna" w:date="2026-09-25T21:08:00Z" w16du:dateUtc="2026-09-26T01:08:00Z">
        <w:r w:rsidRPr="00271F38">
          <w:t xml:space="preserve">We welcome any feedback on the </w:t>
        </w:r>
        <w:r>
          <w:t>new approach to Home and Living</w:t>
        </w:r>
        <w:r w:rsidRPr="00271F38">
          <w:t xml:space="preserve"> outlined in this paper. We value your feedback on the following questions. You can respond to all of them or just a few. You can</w:t>
        </w:r>
        <w:r>
          <w:t xml:space="preserve"> also </w:t>
        </w:r>
        <w:r w:rsidRPr="00271F38">
          <w:t>provide feedback on any of the content of this paper.</w:t>
        </w:r>
        <w:r>
          <w:t xml:space="preserve"> </w:t>
        </w:r>
      </w:ins>
    </w:p>
    <w:p w14:paraId="744FFB6F" w14:textId="362D0E5F" w:rsidR="0051706C" w:rsidRPr="00365247" w:rsidRDefault="1B89BF5A" w:rsidP="0051706C">
      <w:pPr>
        <w:spacing w:line="276" w:lineRule="auto"/>
        <w:rPr>
          <w:ins w:id="14" w:author="Doolan, Brianna" w:date="2026-09-25T21:08:00Z" w16du:dateUtc="2026-09-26T01:08:00Z"/>
          <w:color w:val="FF0000"/>
        </w:rPr>
      </w:pPr>
      <w:ins w:id="15" w:author="Doolan, Brianna" w:date="2026-09-25T21:08:00Z" w16du:dateUtc="2026-09-26T01:08:00Z">
        <w:r w:rsidRPr="7DAF2598">
          <w:rPr>
            <w:color w:val="FF0000"/>
          </w:rPr>
          <w:t xml:space="preserve">Feedback from </w:t>
        </w:r>
        <w:r w:rsidR="104E77B6" w:rsidRPr="7DAF2598">
          <w:rPr>
            <w:color w:val="FF0000"/>
          </w:rPr>
          <w:t>Andrew</w:t>
        </w:r>
        <w:r w:rsidRPr="7DAF2598">
          <w:rPr>
            <w:color w:val="FF0000"/>
          </w:rPr>
          <w:t xml:space="preserve"> (NDIS participant):</w:t>
        </w:r>
      </w:ins>
    </w:p>
    <w:p w14:paraId="14B2987A" w14:textId="77777777" w:rsidR="0051706C" w:rsidRDefault="0051706C" w:rsidP="0051706C">
      <w:pPr>
        <w:pStyle w:val="ListParagraph"/>
        <w:numPr>
          <w:ilvl w:val="0"/>
          <w:numId w:val="7"/>
        </w:numPr>
        <w:spacing w:before="240" w:line="360" w:lineRule="auto"/>
        <w:rPr>
          <w:ins w:id="16" w:author="Doolan, Brianna" w:date="2026-09-25T21:08:00Z" w16du:dateUtc="2026-09-26T01:08:00Z"/>
          <w:szCs w:val="24"/>
          <w:lang w:eastAsia="ja-JP"/>
        </w:rPr>
      </w:pPr>
      <w:ins w:id="17" w:author="Doolan, Brianna" w:date="2026-09-25T21:08:00Z" w16du:dateUtc="2026-09-26T01:08:00Z">
        <w:r>
          <w:rPr>
            <w:szCs w:val="24"/>
            <w:lang w:eastAsia="ja-JP"/>
          </w:rPr>
          <w:t>Do you talk to people about how you would like to live?</w:t>
        </w:r>
      </w:ins>
    </w:p>
    <w:p w14:paraId="393C2876" w14:textId="77777777" w:rsidR="0051706C" w:rsidRDefault="0051706C" w:rsidP="0051706C">
      <w:pPr>
        <w:pStyle w:val="ListParagraph"/>
        <w:numPr>
          <w:ilvl w:val="1"/>
          <w:numId w:val="7"/>
        </w:numPr>
        <w:spacing w:line="360" w:lineRule="auto"/>
        <w:rPr>
          <w:ins w:id="18" w:author="Doolan, Brianna" w:date="2026-09-25T21:08:00Z" w16du:dateUtc="2026-09-26T01:08:00Z"/>
          <w:szCs w:val="24"/>
          <w:lang w:eastAsia="ja-JP"/>
        </w:rPr>
      </w:pPr>
      <w:ins w:id="19" w:author="Doolan, Brianna" w:date="2026-09-25T21:08:00Z" w16du:dateUtc="2026-09-26T01:08:00Z">
        <w:r>
          <w:rPr>
            <w:szCs w:val="24"/>
            <w:lang w:eastAsia="ja-JP"/>
          </w:rPr>
          <w:t xml:space="preserve">If not, why not? </w:t>
        </w:r>
      </w:ins>
    </w:p>
    <w:p w14:paraId="43874E79" w14:textId="77777777" w:rsidR="0051706C" w:rsidRDefault="0051706C" w:rsidP="0051706C">
      <w:pPr>
        <w:pStyle w:val="ListParagraph"/>
        <w:numPr>
          <w:ilvl w:val="1"/>
          <w:numId w:val="7"/>
        </w:numPr>
        <w:spacing w:line="360" w:lineRule="auto"/>
        <w:rPr>
          <w:ins w:id="20" w:author="Doolan, Brianna" w:date="2026-09-25T21:08:00Z" w16du:dateUtc="2026-09-26T01:08:00Z"/>
          <w:szCs w:val="24"/>
          <w:lang w:eastAsia="ja-JP"/>
        </w:rPr>
      </w:pPr>
      <w:ins w:id="21" w:author="Doolan, Brianna" w:date="2026-09-25T21:08:00Z" w16du:dateUtc="2026-09-26T01:08:00Z">
        <w:r>
          <w:rPr>
            <w:szCs w:val="24"/>
            <w:lang w:eastAsia="ja-JP"/>
          </w:rPr>
          <w:t>What kinds of things do you talk about / would want to talk about?</w:t>
        </w:r>
      </w:ins>
    </w:p>
    <w:p w14:paraId="40C2254F" w14:textId="77777777" w:rsidR="0051706C" w:rsidRPr="00365247" w:rsidRDefault="0051706C" w:rsidP="0051706C">
      <w:pPr>
        <w:pStyle w:val="ListParagraph"/>
        <w:spacing w:line="360" w:lineRule="auto"/>
        <w:rPr>
          <w:ins w:id="22" w:author="Doolan, Brianna" w:date="2026-09-25T21:08:00Z" w16du:dateUtc="2026-09-26T01:08:00Z"/>
          <w:color w:val="FF0000"/>
          <w:szCs w:val="24"/>
          <w:lang w:eastAsia="ja-JP"/>
        </w:rPr>
      </w:pPr>
      <w:ins w:id="23" w:author="Doolan, Brianna" w:date="2026-09-25T21:08:00Z" w16du:dateUtc="2026-09-26T01:08:00Z">
        <w:r w:rsidRPr="00365247">
          <w:rPr>
            <w:color w:val="FF0000"/>
            <w:szCs w:val="24"/>
            <w:lang w:eastAsia="ja-JP"/>
          </w:rPr>
          <w:t xml:space="preserve">Andrew stated that he openly discusses how he feels about his living situation to friends, </w:t>
        </w:r>
        <w:r>
          <w:rPr>
            <w:color w:val="FF0000"/>
            <w:szCs w:val="24"/>
            <w:lang w:eastAsia="ja-JP"/>
          </w:rPr>
          <w:t>the provider and its staff</w:t>
        </w:r>
        <w:r w:rsidRPr="00365247">
          <w:rPr>
            <w:color w:val="FF0000"/>
            <w:szCs w:val="24"/>
            <w:lang w:eastAsia="ja-JP"/>
          </w:rPr>
          <w:t xml:space="preserve"> and external supports. Andrew states he is content in his living arrangements, living in SIL accommodation with </w:t>
        </w:r>
        <w:r w:rsidR="00225D94">
          <w:rPr>
            <w:color w:val="FF0000"/>
            <w:szCs w:val="24"/>
            <w:lang w:eastAsia="ja-JP"/>
          </w:rPr>
          <w:t>2</w:t>
        </w:r>
        <w:r w:rsidRPr="00365247">
          <w:rPr>
            <w:color w:val="FF0000"/>
            <w:szCs w:val="24"/>
            <w:lang w:eastAsia="ja-JP"/>
          </w:rPr>
          <w:t xml:space="preserve"> other </w:t>
        </w:r>
        <w:r w:rsidR="00225D94" w:rsidRPr="00365247">
          <w:rPr>
            <w:color w:val="FF0000"/>
            <w:szCs w:val="24"/>
            <w:lang w:eastAsia="ja-JP"/>
          </w:rPr>
          <w:t>like-minded</w:t>
        </w:r>
        <w:r w:rsidRPr="00365247">
          <w:rPr>
            <w:color w:val="FF0000"/>
            <w:szCs w:val="24"/>
            <w:lang w:eastAsia="ja-JP"/>
          </w:rPr>
          <w:t xml:space="preserve"> house mates. </w:t>
        </w:r>
      </w:ins>
    </w:p>
    <w:p w14:paraId="03B5EABD" w14:textId="77777777" w:rsidR="0051706C" w:rsidRDefault="0051706C" w:rsidP="0051706C">
      <w:pPr>
        <w:pStyle w:val="ListParagraph"/>
        <w:numPr>
          <w:ilvl w:val="0"/>
          <w:numId w:val="7"/>
        </w:numPr>
        <w:spacing w:line="360" w:lineRule="auto"/>
        <w:rPr>
          <w:ins w:id="24" w:author="Doolan, Brianna" w:date="2026-09-25T21:08:00Z" w16du:dateUtc="2026-09-26T01:08:00Z"/>
          <w:szCs w:val="24"/>
          <w:lang w:eastAsia="ja-JP"/>
        </w:rPr>
      </w:pPr>
      <w:ins w:id="25" w:author="Doolan, Brianna" w:date="2026-09-25T21:08:00Z" w16du:dateUtc="2026-09-26T01:08:00Z">
        <w:r>
          <w:rPr>
            <w:szCs w:val="24"/>
            <w:lang w:eastAsia="ja-JP"/>
          </w:rPr>
          <w:t xml:space="preserve">Where would you like to get information to think about where and how you live? </w:t>
        </w:r>
      </w:ins>
    </w:p>
    <w:p w14:paraId="2D72A461" w14:textId="77777777" w:rsidR="0051706C" w:rsidRPr="00365247" w:rsidRDefault="0051706C" w:rsidP="0051706C">
      <w:pPr>
        <w:pStyle w:val="ListParagraph"/>
        <w:spacing w:line="360" w:lineRule="auto"/>
        <w:rPr>
          <w:ins w:id="26" w:author="Doolan, Brianna" w:date="2026-09-25T21:08:00Z" w16du:dateUtc="2026-09-26T01:08:00Z"/>
          <w:color w:val="FF0000"/>
          <w:szCs w:val="24"/>
          <w:lang w:eastAsia="ja-JP"/>
        </w:rPr>
      </w:pPr>
      <w:ins w:id="27" w:author="Doolan, Brianna" w:date="2026-09-25T21:08:00Z" w16du:dateUtc="2026-09-26T01:08:00Z">
        <w:r w:rsidRPr="00365247">
          <w:rPr>
            <w:color w:val="FF0000"/>
            <w:szCs w:val="24"/>
            <w:lang w:eastAsia="ja-JP"/>
          </w:rPr>
          <w:t>Andrew states he gets informed information from his family about his living arrangements</w:t>
        </w:r>
        <w:r>
          <w:rPr>
            <w:color w:val="FF0000"/>
            <w:szCs w:val="24"/>
            <w:lang w:eastAsia="ja-JP"/>
          </w:rPr>
          <w:t xml:space="preserve"> and situation,</w:t>
        </w:r>
        <w:r w:rsidRPr="00365247">
          <w:rPr>
            <w:color w:val="FF0000"/>
            <w:szCs w:val="24"/>
            <w:lang w:eastAsia="ja-JP"/>
          </w:rPr>
          <w:t xml:space="preserve"> and he feels he can also rely on his support coordinator</w:t>
        </w:r>
        <w:r>
          <w:rPr>
            <w:color w:val="FF0000"/>
            <w:szCs w:val="24"/>
            <w:lang w:eastAsia="ja-JP"/>
          </w:rPr>
          <w:t>. Andrew also states</w:t>
        </w:r>
        <w:r w:rsidRPr="00365247">
          <w:rPr>
            <w:color w:val="FF0000"/>
            <w:szCs w:val="24"/>
            <w:lang w:eastAsia="ja-JP"/>
          </w:rPr>
          <w:t xml:space="preserve"> </w:t>
        </w:r>
        <w:r>
          <w:rPr>
            <w:color w:val="FF0000"/>
            <w:szCs w:val="24"/>
            <w:lang w:eastAsia="ja-JP"/>
          </w:rPr>
          <w:t xml:space="preserve">he </w:t>
        </w:r>
        <w:r w:rsidRPr="00365247">
          <w:rPr>
            <w:color w:val="FF0000"/>
            <w:szCs w:val="24"/>
            <w:lang w:eastAsia="ja-JP"/>
          </w:rPr>
          <w:t xml:space="preserve">has trust with his current SIL provider </w:t>
        </w:r>
        <w:r>
          <w:rPr>
            <w:color w:val="FF0000"/>
            <w:szCs w:val="24"/>
            <w:lang w:eastAsia="ja-JP"/>
          </w:rPr>
          <w:t xml:space="preserve">to ask questions about any lifestyle choices to help him decide what he feels best suits his needs.  </w:t>
        </w:r>
      </w:ins>
    </w:p>
    <w:p w14:paraId="4EFE9C42" w14:textId="77777777" w:rsidR="0051706C" w:rsidRDefault="0051706C" w:rsidP="0051706C">
      <w:pPr>
        <w:pStyle w:val="ListParagraph"/>
        <w:numPr>
          <w:ilvl w:val="0"/>
          <w:numId w:val="7"/>
        </w:numPr>
        <w:spacing w:line="360" w:lineRule="auto"/>
        <w:rPr>
          <w:ins w:id="28" w:author="Doolan, Brianna" w:date="2026-09-25T21:08:00Z" w16du:dateUtc="2026-09-26T01:08:00Z"/>
          <w:szCs w:val="24"/>
          <w:lang w:eastAsia="ja-JP"/>
        </w:rPr>
      </w:pPr>
      <w:ins w:id="29" w:author="Doolan, Brianna" w:date="2026-09-25T21:08:00Z" w16du:dateUtc="2026-09-26T01:08:00Z">
        <w:r>
          <w:rPr>
            <w:szCs w:val="24"/>
            <w:lang w:eastAsia="ja-JP"/>
          </w:rPr>
          <w:t>What information, learning and resources could we create to help you choose your home and living supports?</w:t>
        </w:r>
      </w:ins>
    </w:p>
    <w:p w14:paraId="4D43F818" w14:textId="77777777" w:rsidR="0051706C" w:rsidRPr="00365247" w:rsidRDefault="0051706C" w:rsidP="0051706C">
      <w:pPr>
        <w:pStyle w:val="ListParagraph"/>
        <w:spacing w:line="360" w:lineRule="auto"/>
        <w:rPr>
          <w:ins w:id="30" w:author="Doolan, Brianna" w:date="2026-09-25T21:08:00Z" w16du:dateUtc="2026-09-26T01:08:00Z"/>
          <w:color w:val="FF0000"/>
          <w:szCs w:val="24"/>
          <w:lang w:eastAsia="ja-JP"/>
        </w:rPr>
      </w:pPr>
      <w:ins w:id="31" w:author="Doolan, Brianna" w:date="2026-09-25T21:08:00Z" w16du:dateUtc="2026-09-26T01:08:00Z">
        <w:r w:rsidRPr="00365247">
          <w:rPr>
            <w:color w:val="FF0000"/>
            <w:szCs w:val="24"/>
            <w:lang w:eastAsia="ja-JP"/>
          </w:rPr>
          <w:t xml:space="preserve">Andrew states he currently does not need any resources as he is happy with his current living arrangements. </w:t>
        </w:r>
      </w:ins>
    </w:p>
    <w:p w14:paraId="329A4C02" w14:textId="77777777" w:rsidR="0051706C" w:rsidRDefault="0051706C" w:rsidP="0051706C">
      <w:pPr>
        <w:pStyle w:val="ListParagraph"/>
        <w:numPr>
          <w:ilvl w:val="0"/>
          <w:numId w:val="7"/>
        </w:numPr>
        <w:spacing w:line="360" w:lineRule="auto"/>
        <w:rPr>
          <w:ins w:id="32" w:author="Doolan, Brianna" w:date="2026-09-25T21:08:00Z" w16du:dateUtc="2026-09-26T01:08:00Z"/>
          <w:szCs w:val="24"/>
          <w:lang w:eastAsia="ja-JP"/>
        </w:rPr>
      </w:pPr>
      <w:ins w:id="33" w:author="Doolan, Brianna" w:date="2026-09-25T21:08:00Z" w16du:dateUtc="2026-09-26T01:08:00Z">
        <w:r>
          <w:rPr>
            <w:szCs w:val="24"/>
            <w:lang w:eastAsia="ja-JP"/>
          </w:rPr>
          <w:t>How helpful is the NDIS website to find information on home and living supports?</w:t>
        </w:r>
      </w:ins>
    </w:p>
    <w:p w14:paraId="119DBC24" w14:textId="77777777" w:rsidR="0051706C" w:rsidRPr="00365247" w:rsidRDefault="0051706C" w:rsidP="0051706C">
      <w:pPr>
        <w:pStyle w:val="ListParagraph"/>
        <w:spacing w:line="360" w:lineRule="auto"/>
        <w:rPr>
          <w:ins w:id="34" w:author="Doolan, Brianna" w:date="2026-09-25T21:08:00Z" w16du:dateUtc="2026-09-26T01:08:00Z"/>
          <w:color w:val="FF0000"/>
          <w:szCs w:val="24"/>
          <w:lang w:eastAsia="ja-JP"/>
        </w:rPr>
      </w:pPr>
      <w:ins w:id="35" w:author="Doolan, Brianna" w:date="2026-09-25T21:08:00Z" w16du:dateUtc="2026-09-26T01:08:00Z">
        <w:r w:rsidRPr="00365247">
          <w:rPr>
            <w:color w:val="FF0000"/>
            <w:szCs w:val="24"/>
            <w:lang w:eastAsia="ja-JP"/>
          </w:rPr>
          <w:t xml:space="preserve">Andrew states he does find it helpful but does rely on support from staff and supports like his family and Support Coordinator to assist him with navigation and understanding content. </w:t>
        </w:r>
      </w:ins>
    </w:p>
    <w:p w14:paraId="623555A4" w14:textId="77777777" w:rsidR="0051706C" w:rsidRDefault="0051706C" w:rsidP="0051706C">
      <w:pPr>
        <w:pStyle w:val="ListParagraph"/>
        <w:numPr>
          <w:ilvl w:val="0"/>
          <w:numId w:val="7"/>
        </w:numPr>
        <w:spacing w:line="360" w:lineRule="auto"/>
        <w:rPr>
          <w:ins w:id="36" w:author="Doolan, Brianna" w:date="2026-09-25T21:08:00Z" w16du:dateUtc="2026-09-26T01:08:00Z"/>
          <w:szCs w:val="24"/>
          <w:lang w:eastAsia="ja-JP"/>
        </w:rPr>
      </w:pPr>
      <w:ins w:id="37" w:author="Doolan, Brianna" w:date="2026-09-25T21:08:00Z" w16du:dateUtc="2026-09-26T01:08:00Z">
        <w:r>
          <w:rPr>
            <w:szCs w:val="24"/>
            <w:lang w:eastAsia="ja-JP"/>
          </w:rPr>
          <w:t xml:space="preserve">Would it be helpful if your informal supports (e.g. friends, family and carers) knew more about how and where you want to live? </w:t>
        </w:r>
      </w:ins>
    </w:p>
    <w:p w14:paraId="2491A5A8" w14:textId="77777777" w:rsidR="0051706C" w:rsidRDefault="0051706C" w:rsidP="0051706C">
      <w:pPr>
        <w:pStyle w:val="ListParagraph"/>
        <w:numPr>
          <w:ilvl w:val="1"/>
          <w:numId w:val="7"/>
        </w:numPr>
        <w:spacing w:line="360" w:lineRule="auto"/>
        <w:rPr>
          <w:ins w:id="38" w:author="Doolan, Brianna" w:date="2026-09-25T21:08:00Z" w16du:dateUtc="2026-09-26T01:08:00Z"/>
          <w:szCs w:val="24"/>
          <w:lang w:eastAsia="ja-JP"/>
        </w:rPr>
      </w:pPr>
      <w:ins w:id="39" w:author="Doolan, Brianna" w:date="2026-09-25T21:08:00Z" w16du:dateUtc="2026-09-26T01:08:00Z">
        <w:r>
          <w:rPr>
            <w:szCs w:val="24"/>
            <w:lang w:eastAsia="ja-JP"/>
          </w:rPr>
          <w:t>How can we work better with your informal supports to help them know more?</w:t>
        </w:r>
      </w:ins>
    </w:p>
    <w:p w14:paraId="4F258C52" w14:textId="77777777" w:rsidR="0051706C" w:rsidRPr="00A517B1" w:rsidRDefault="0051706C" w:rsidP="0051706C">
      <w:pPr>
        <w:pStyle w:val="ListParagraph"/>
        <w:spacing w:line="360" w:lineRule="auto"/>
        <w:rPr>
          <w:ins w:id="40" w:author="Doolan, Brianna" w:date="2026-09-25T21:08:00Z" w16du:dateUtc="2026-09-26T01:08:00Z"/>
          <w:color w:val="FF0000"/>
          <w:szCs w:val="24"/>
          <w:lang w:eastAsia="ja-JP"/>
        </w:rPr>
      </w:pPr>
      <w:ins w:id="41" w:author="Doolan, Brianna" w:date="2026-09-25T21:08:00Z" w16du:dateUtc="2026-09-26T01:08:00Z">
        <w:r w:rsidRPr="00A517B1">
          <w:rPr>
            <w:color w:val="FF0000"/>
            <w:szCs w:val="24"/>
            <w:lang w:eastAsia="ja-JP"/>
          </w:rPr>
          <w:t xml:space="preserve">Andrew states he does believe it would be very beneficial for his informal supports to understand any home and living content in reference to Andrew however as he is currently happy with his situation, he does not feel it is needed at the moment. </w:t>
        </w:r>
      </w:ins>
    </w:p>
    <w:p w14:paraId="057F0706" w14:textId="77777777" w:rsidR="0051706C" w:rsidRDefault="0051706C" w:rsidP="0051706C">
      <w:pPr>
        <w:pStyle w:val="ListParagraph"/>
        <w:numPr>
          <w:ilvl w:val="0"/>
          <w:numId w:val="7"/>
        </w:numPr>
        <w:spacing w:line="360" w:lineRule="auto"/>
        <w:rPr>
          <w:ins w:id="42" w:author="Doolan, Brianna" w:date="2026-09-25T21:08:00Z" w16du:dateUtc="2026-09-26T01:08:00Z"/>
          <w:szCs w:val="24"/>
          <w:lang w:eastAsia="ja-JP"/>
        </w:rPr>
      </w:pPr>
      <w:ins w:id="43" w:author="Doolan, Brianna" w:date="2026-09-25T21:08:00Z" w16du:dateUtc="2026-09-26T01:08:00Z">
        <w:r>
          <w:rPr>
            <w:szCs w:val="24"/>
            <w:lang w:eastAsia="ja-JP"/>
          </w:rPr>
          <w:t>If your NDIS funding was more flexible, would you purchase different support/s for your home life than what you have now?</w:t>
        </w:r>
      </w:ins>
    </w:p>
    <w:p w14:paraId="5C19E448" w14:textId="77777777" w:rsidR="0051706C" w:rsidRPr="00A517B1" w:rsidRDefault="0051706C" w:rsidP="0051706C">
      <w:pPr>
        <w:pStyle w:val="ListParagraph"/>
        <w:spacing w:line="360" w:lineRule="auto"/>
        <w:rPr>
          <w:ins w:id="44" w:author="Doolan, Brianna" w:date="2026-09-25T21:08:00Z" w16du:dateUtc="2026-09-26T01:08:00Z"/>
          <w:color w:val="FF0000"/>
          <w:szCs w:val="24"/>
          <w:lang w:eastAsia="ja-JP"/>
        </w:rPr>
      </w:pPr>
      <w:ins w:id="45" w:author="Doolan, Brianna" w:date="2026-09-25T21:08:00Z" w16du:dateUtc="2026-09-26T01:08:00Z">
        <w:r w:rsidRPr="00A517B1">
          <w:rPr>
            <w:color w:val="FF0000"/>
            <w:szCs w:val="24"/>
            <w:lang w:eastAsia="ja-JP"/>
          </w:rPr>
          <w:t xml:space="preserve">At present, Andrew states “no” he is satisfied with current funding and supports. </w:t>
        </w:r>
      </w:ins>
    </w:p>
    <w:p w14:paraId="4BE6FCCC" w14:textId="77777777" w:rsidR="0051706C" w:rsidRDefault="0051706C" w:rsidP="0051706C">
      <w:pPr>
        <w:pStyle w:val="ListParagraph"/>
        <w:numPr>
          <w:ilvl w:val="0"/>
          <w:numId w:val="7"/>
        </w:numPr>
        <w:spacing w:line="360" w:lineRule="auto"/>
        <w:rPr>
          <w:ins w:id="46" w:author="Doolan, Brianna" w:date="2026-09-25T21:08:00Z" w16du:dateUtc="2026-09-26T01:08:00Z"/>
          <w:szCs w:val="24"/>
          <w:lang w:eastAsia="ja-JP"/>
        </w:rPr>
      </w:pPr>
      <w:ins w:id="47" w:author="Doolan, Brianna" w:date="2026-09-25T21:08:00Z" w16du:dateUtc="2026-09-26T01:08:00Z">
        <w:r>
          <w:rPr>
            <w:szCs w:val="24"/>
            <w:lang w:eastAsia="ja-JP"/>
          </w:rPr>
          <w:t>Who helps you to organise your NDIS supports?</w:t>
        </w:r>
      </w:ins>
    </w:p>
    <w:p w14:paraId="6826F7E7" w14:textId="77777777" w:rsidR="0051706C" w:rsidRDefault="0051706C" w:rsidP="0051706C">
      <w:pPr>
        <w:pStyle w:val="ListParagraph"/>
        <w:numPr>
          <w:ilvl w:val="1"/>
          <w:numId w:val="7"/>
        </w:numPr>
        <w:spacing w:line="360" w:lineRule="auto"/>
        <w:rPr>
          <w:ins w:id="48" w:author="Doolan, Brianna" w:date="2026-09-25T21:08:00Z" w16du:dateUtc="2026-09-26T01:08:00Z"/>
          <w:szCs w:val="24"/>
          <w:lang w:eastAsia="ja-JP"/>
        </w:rPr>
      </w:pPr>
      <w:ins w:id="49" w:author="Doolan, Brianna" w:date="2026-09-25T21:08:00Z" w16du:dateUtc="2026-09-26T01:08:00Z">
        <w:r>
          <w:rPr>
            <w:szCs w:val="24"/>
            <w:lang w:eastAsia="ja-JP"/>
          </w:rPr>
          <w:lastRenderedPageBreak/>
          <w:t>How helpful is this support?</w:t>
        </w:r>
      </w:ins>
    </w:p>
    <w:p w14:paraId="245A54F1" w14:textId="77777777" w:rsidR="0051706C" w:rsidRPr="00A517B1" w:rsidRDefault="0051706C" w:rsidP="0051706C">
      <w:pPr>
        <w:pStyle w:val="ListParagraph"/>
        <w:spacing w:line="360" w:lineRule="auto"/>
        <w:rPr>
          <w:ins w:id="50" w:author="Doolan, Brianna" w:date="2026-09-25T21:08:00Z" w16du:dateUtc="2026-09-26T01:08:00Z"/>
          <w:color w:val="FF0000"/>
          <w:szCs w:val="24"/>
          <w:lang w:eastAsia="ja-JP"/>
        </w:rPr>
      </w:pPr>
      <w:ins w:id="51" w:author="Doolan, Brianna" w:date="2026-09-25T21:08:00Z" w16du:dateUtc="2026-09-26T01:08:00Z">
        <w:r w:rsidRPr="00A517B1">
          <w:rPr>
            <w:color w:val="FF0000"/>
            <w:szCs w:val="24"/>
            <w:lang w:eastAsia="ja-JP"/>
          </w:rPr>
          <w:t>For Andrew, he stated that his provider works with his family</w:t>
        </w:r>
        <w:r>
          <w:rPr>
            <w:color w:val="FF0000"/>
            <w:szCs w:val="24"/>
            <w:lang w:eastAsia="ja-JP"/>
          </w:rPr>
          <w:t xml:space="preserve"> and</w:t>
        </w:r>
        <w:r w:rsidRPr="00A517B1">
          <w:rPr>
            <w:color w:val="FF0000"/>
            <w:szCs w:val="24"/>
            <w:lang w:eastAsia="ja-JP"/>
          </w:rPr>
          <w:t xml:space="preserve"> with his Support Coordinator</w:t>
        </w:r>
        <w:r>
          <w:rPr>
            <w:color w:val="FF0000"/>
            <w:szCs w:val="24"/>
            <w:lang w:eastAsia="ja-JP"/>
          </w:rPr>
          <w:t>,</w:t>
        </w:r>
        <w:r w:rsidRPr="00A517B1">
          <w:rPr>
            <w:color w:val="FF0000"/>
            <w:szCs w:val="24"/>
            <w:lang w:eastAsia="ja-JP"/>
          </w:rPr>
          <w:t xml:space="preserve"> to assist him make the best-informed decisions for his NDIS supports</w:t>
        </w:r>
        <w:r>
          <w:rPr>
            <w:color w:val="FF0000"/>
            <w:szCs w:val="24"/>
            <w:lang w:eastAsia="ja-JP"/>
          </w:rPr>
          <w:t>.</w:t>
        </w:r>
      </w:ins>
    </w:p>
    <w:p w14:paraId="5ED787B5" w14:textId="77777777" w:rsidR="0051706C" w:rsidRDefault="0051706C" w:rsidP="0051706C">
      <w:pPr>
        <w:pStyle w:val="ListParagraph"/>
        <w:numPr>
          <w:ilvl w:val="0"/>
          <w:numId w:val="7"/>
        </w:numPr>
        <w:spacing w:line="360" w:lineRule="auto"/>
        <w:rPr>
          <w:ins w:id="52" w:author="Doolan, Brianna" w:date="2026-09-25T21:08:00Z" w16du:dateUtc="2026-09-26T01:08:00Z"/>
          <w:szCs w:val="24"/>
          <w:lang w:eastAsia="ja-JP"/>
        </w:rPr>
      </w:pPr>
      <w:ins w:id="53" w:author="Doolan, Brianna" w:date="2026-09-25T21:08:00Z" w16du:dateUtc="2026-09-26T01:08:00Z">
        <w:r>
          <w:rPr>
            <w:szCs w:val="24"/>
            <w:lang w:eastAsia="ja-JP"/>
          </w:rPr>
          <w:t>Have you ever used peer support networks or a mentor to find / access NDIS supports?</w:t>
        </w:r>
      </w:ins>
    </w:p>
    <w:p w14:paraId="79DE3012" w14:textId="77777777" w:rsidR="0051706C" w:rsidRPr="00A517B1" w:rsidRDefault="0051706C" w:rsidP="0051706C">
      <w:pPr>
        <w:spacing w:line="360" w:lineRule="auto"/>
        <w:rPr>
          <w:ins w:id="54" w:author="Doolan, Brianna" w:date="2026-09-25T21:08:00Z" w16du:dateUtc="2026-09-26T01:08:00Z"/>
          <w:szCs w:val="24"/>
          <w:lang w:eastAsia="ja-JP"/>
        </w:rPr>
      </w:pPr>
      <w:ins w:id="55" w:author="Doolan, Brianna" w:date="2026-09-25T21:08:00Z" w16du:dateUtc="2026-09-26T01:08:00Z">
        <w:r>
          <w:rPr>
            <w:szCs w:val="24"/>
            <w:lang w:eastAsia="ja-JP"/>
          </w:rPr>
          <w:tab/>
        </w:r>
        <w:r w:rsidRPr="00A517B1">
          <w:rPr>
            <w:color w:val="FF0000"/>
            <w:szCs w:val="24"/>
            <w:lang w:eastAsia="ja-JP"/>
          </w:rPr>
          <w:t xml:space="preserve">Andrew states he only using his sister and with the help from his provider and </w:t>
        </w:r>
        <w:r w:rsidRPr="00A517B1">
          <w:rPr>
            <w:color w:val="FF0000"/>
            <w:szCs w:val="24"/>
            <w:lang w:eastAsia="ja-JP"/>
          </w:rPr>
          <w:tab/>
          <w:t xml:space="preserve">Support Coordinator to access his NDIS supports as he feels they have his best </w:t>
        </w:r>
        <w:r w:rsidRPr="00A517B1">
          <w:rPr>
            <w:color w:val="FF0000"/>
            <w:szCs w:val="24"/>
            <w:lang w:eastAsia="ja-JP"/>
          </w:rPr>
          <w:tab/>
          <w:t xml:space="preserve">interests at the forefront. He doesn’t feel he needs other supports to assist him at </w:t>
        </w:r>
        <w:r w:rsidRPr="00A517B1">
          <w:rPr>
            <w:color w:val="FF0000"/>
            <w:szCs w:val="24"/>
            <w:lang w:eastAsia="ja-JP"/>
          </w:rPr>
          <w:tab/>
          <w:t xml:space="preserve">present. </w:t>
        </w:r>
      </w:ins>
    </w:p>
    <w:p w14:paraId="3073EE4B" w14:textId="77777777" w:rsidR="0051706C" w:rsidRDefault="0051706C" w:rsidP="0051706C">
      <w:pPr>
        <w:pStyle w:val="ListParagraph"/>
        <w:numPr>
          <w:ilvl w:val="0"/>
          <w:numId w:val="7"/>
        </w:numPr>
        <w:spacing w:line="360" w:lineRule="auto"/>
        <w:rPr>
          <w:ins w:id="56" w:author="Doolan, Brianna" w:date="2026-09-25T21:08:00Z" w16du:dateUtc="2026-09-26T01:08:00Z"/>
          <w:szCs w:val="24"/>
          <w:lang w:eastAsia="ja-JP"/>
        </w:rPr>
      </w:pPr>
      <w:ins w:id="57" w:author="Doolan, Brianna" w:date="2026-09-25T21:08:00Z" w16du:dateUtc="2026-09-26T01:08:00Z">
        <w:r>
          <w:rPr>
            <w:szCs w:val="24"/>
            <w:lang w:eastAsia="ja-JP"/>
          </w:rPr>
          <w:t>Who would you be most likely to use to help you implement your plan?</w:t>
        </w:r>
      </w:ins>
    </w:p>
    <w:p w14:paraId="5CF5DF09" w14:textId="77777777" w:rsidR="0051706C" w:rsidRPr="00A517B1" w:rsidRDefault="0051706C" w:rsidP="0051706C">
      <w:pPr>
        <w:pStyle w:val="ListParagraph"/>
        <w:spacing w:line="360" w:lineRule="auto"/>
        <w:rPr>
          <w:ins w:id="58" w:author="Doolan, Brianna" w:date="2026-09-25T21:08:00Z" w16du:dateUtc="2026-09-26T01:08:00Z"/>
          <w:color w:val="FF0000"/>
          <w:szCs w:val="24"/>
          <w:lang w:eastAsia="ja-JP"/>
        </w:rPr>
      </w:pPr>
      <w:ins w:id="59" w:author="Doolan, Brianna" w:date="2026-09-25T21:08:00Z" w16du:dateUtc="2026-09-26T01:08:00Z">
        <w:r w:rsidRPr="00A517B1">
          <w:rPr>
            <w:color w:val="FF0000"/>
            <w:szCs w:val="24"/>
            <w:lang w:eastAsia="ja-JP"/>
          </w:rPr>
          <w:t xml:space="preserve">Andrew states he mostly uses his sister, provider and Support Coordinator to help implement supports from his NDIS plan. </w:t>
        </w:r>
      </w:ins>
    </w:p>
    <w:p w14:paraId="3ADC381B" w14:textId="77777777" w:rsidR="0051706C" w:rsidRDefault="0051706C" w:rsidP="0051706C">
      <w:pPr>
        <w:pStyle w:val="ListParagraph"/>
        <w:numPr>
          <w:ilvl w:val="0"/>
          <w:numId w:val="7"/>
        </w:numPr>
        <w:spacing w:line="360" w:lineRule="auto"/>
        <w:rPr>
          <w:ins w:id="60" w:author="Doolan, Brianna" w:date="2026-09-25T21:08:00Z" w16du:dateUtc="2026-09-26T01:08:00Z"/>
          <w:szCs w:val="24"/>
          <w:lang w:eastAsia="ja-JP"/>
        </w:rPr>
      </w:pPr>
      <w:ins w:id="61" w:author="Doolan, Brianna" w:date="2026-09-25T21:08:00Z" w16du:dateUtc="2026-09-26T01:08:00Z">
        <w:r>
          <w:rPr>
            <w:szCs w:val="24"/>
            <w:lang w:eastAsia="ja-JP"/>
          </w:rPr>
          <w:t>How would you like to encourage providers to offer new and innovative service options?</w:t>
        </w:r>
      </w:ins>
    </w:p>
    <w:p w14:paraId="737EE104" w14:textId="77777777" w:rsidR="0051706C" w:rsidRPr="00B23504" w:rsidRDefault="0051706C" w:rsidP="0051706C">
      <w:pPr>
        <w:pStyle w:val="ListParagraph"/>
        <w:spacing w:line="360" w:lineRule="auto"/>
        <w:rPr>
          <w:ins w:id="62" w:author="Doolan, Brianna" w:date="2026-09-25T21:08:00Z" w16du:dateUtc="2026-09-26T01:08:00Z"/>
          <w:color w:val="FF0000"/>
          <w:szCs w:val="24"/>
          <w:lang w:eastAsia="ja-JP"/>
        </w:rPr>
      </w:pPr>
      <w:ins w:id="63" w:author="Doolan, Brianna" w:date="2026-09-25T21:08:00Z" w16du:dateUtc="2026-09-26T01:08:00Z">
        <w:r w:rsidRPr="00B23504">
          <w:rPr>
            <w:color w:val="FF0000"/>
            <w:szCs w:val="24"/>
            <w:lang w:eastAsia="ja-JP"/>
          </w:rPr>
          <w:t xml:space="preserve">Andrew states by telling his provider what his needs are, as he feels comfortable discussion his goals and supports, he feels his provider meets all his expectations. Andrew feels if the NDIA can give clear education and guidelines to providers and families/carers, this would be beneficial to him to make informed decisions on service options. </w:t>
        </w:r>
      </w:ins>
    </w:p>
    <w:p w14:paraId="42F7EDAC" w14:textId="77777777" w:rsidR="0051706C" w:rsidRDefault="0051706C" w:rsidP="0051706C">
      <w:pPr>
        <w:pStyle w:val="ListParagraph"/>
        <w:numPr>
          <w:ilvl w:val="0"/>
          <w:numId w:val="7"/>
        </w:numPr>
        <w:spacing w:line="360" w:lineRule="auto"/>
        <w:rPr>
          <w:ins w:id="64" w:author="Doolan, Brianna" w:date="2026-09-25T21:08:00Z" w16du:dateUtc="2026-09-26T01:08:00Z"/>
          <w:szCs w:val="24"/>
          <w:lang w:eastAsia="ja-JP"/>
        </w:rPr>
      </w:pPr>
      <w:ins w:id="65" w:author="Doolan, Brianna" w:date="2026-09-25T21:08:00Z" w16du:dateUtc="2026-09-26T01:08:00Z">
        <w:r>
          <w:rPr>
            <w:szCs w:val="24"/>
            <w:lang w:eastAsia="ja-JP"/>
          </w:rPr>
          <w:t>Appendix D lists options for actions we could take to improve home and living in the NDIS. What other ideas would you add to Appendix D?</w:t>
        </w:r>
      </w:ins>
    </w:p>
    <w:p w14:paraId="47E0917D" w14:textId="77777777" w:rsidR="0051706C" w:rsidRPr="00B23504" w:rsidRDefault="0051706C" w:rsidP="0051706C">
      <w:pPr>
        <w:pStyle w:val="ListParagraph"/>
        <w:spacing w:line="360" w:lineRule="auto"/>
        <w:rPr>
          <w:ins w:id="66" w:author="Doolan, Brianna" w:date="2026-09-25T21:08:00Z" w16du:dateUtc="2026-09-26T01:08:00Z"/>
          <w:color w:val="FF0000"/>
          <w:szCs w:val="24"/>
          <w:lang w:eastAsia="ja-JP"/>
        </w:rPr>
      </w:pPr>
      <w:ins w:id="67" w:author="Doolan, Brianna" w:date="2026-09-25T21:08:00Z" w16du:dateUtc="2026-09-26T01:08:00Z">
        <w:r w:rsidRPr="00B23504">
          <w:rPr>
            <w:color w:val="FF0000"/>
            <w:szCs w:val="24"/>
            <w:lang w:eastAsia="ja-JP"/>
          </w:rPr>
          <w:t>Andrew chose not to comment</w:t>
        </w:r>
      </w:ins>
    </w:p>
    <w:p w14:paraId="1E3E262C" w14:textId="77777777" w:rsidR="0051706C" w:rsidRDefault="0051706C" w:rsidP="0051706C">
      <w:pPr>
        <w:pStyle w:val="ListParagraph"/>
        <w:numPr>
          <w:ilvl w:val="0"/>
          <w:numId w:val="7"/>
        </w:numPr>
        <w:spacing w:line="360" w:lineRule="auto"/>
        <w:rPr>
          <w:ins w:id="68" w:author="Doolan, Brianna" w:date="2026-09-25T21:08:00Z" w16du:dateUtc="2026-09-26T01:08:00Z"/>
          <w:szCs w:val="24"/>
          <w:lang w:eastAsia="ja-JP"/>
        </w:rPr>
      </w:pPr>
      <w:ins w:id="69" w:author="Doolan, Brianna" w:date="2026-09-25T21:08:00Z" w16du:dateUtc="2026-09-26T01:08:00Z">
        <w:r>
          <w:rPr>
            <w:szCs w:val="24"/>
            <w:lang w:eastAsia="ja-JP"/>
          </w:rPr>
          <w:t>Do you identify as:</w:t>
        </w:r>
      </w:ins>
    </w:p>
    <w:p w14:paraId="48305FBF" w14:textId="77777777" w:rsidR="0051706C" w:rsidRDefault="0051706C" w:rsidP="0051706C">
      <w:pPr>
        <w:pStyle w:val="ListParagraph"/>
        <w:numPr>
          <w:ilvl w:val="1"/>
          <w:numId w:val="7"/>
        </w:numPr>
        <w:spacing w:line="360" w:lineRule="auto"/>
        <w:rPr>
          <w:ins w:id="70" w:author="Doolan, Brianna" w:date="2026-09-25T21:08:00Z" w16du:dateUtc="2026-09-26T01:08:00Z"/>
          <w:szCs w:val="24"/>
          <w:lang w:eastAsia="ja-JP"/>
        </w:rPr>
      </w:pPr>
      <w:ins w:id="71" w:author="Doolan, Brianna" w:date="2026-09-25T21:08:00Z" w16du:dateUtc="2026-09-26T01:08:00Z">
        <w:r>
          <w:rPr>
            <w:szCs w:val="24"/>
            <w:lang w:eastAsia="ja-JP"/>
          </w:rPr>
          <w:t>Aboriginal and Torres Strait Islander</w:t>
        </w:r>
      </w:ins>
    </w:p>
    <w:p w14:paraId="0AFECE34" w14:textId="77777777" w:rsidR="0051706C" w:rsidRDefault="0051706C" w:rsidP="0051706C">
      <w:pPr>
        <w:pStyle w:val="ListParagraph"/>
        <w:numPr>
          <w:ilvl w:val="1"/>
          <w:numId w:val="7"/>
        </w:numPr>
        <w:spacing w:line="360" w:lineRule="auto"/>
        <w:rPr>
          <w:ins w:id="72" w:author="Doolan, Brianna" w:date="2026-09-25T21:08:00Z" w16du:dateUtc="2026-09-26T01:08:00Z"/>
          <w:szCs w:val="24"/>
          <w:lang w:eastAsia="ja-JP"/>
        </w:rPr>
      </w:pPr>
      <w:ins w:id="73" w:author="Doolan, Brianna" w:date="2026-09-25T21:08:00Z" w16du:dateUtc="2026-09-26T01:08:00Z">
        <w:r>
          <w:rPr>
            <w:szCs w:val="24"/>
            <w:lang w:eastAsia="ja-JP"/>
          </w:rPr>
          <w:t>LGBTIQA+</w:t>
        </w:r>
      </w:ins>
    </w:p>
    <w:p w14:paraId="5A56FE66" w14:textId="77777777" w:rsidR="0051706C" w:rsidRDefault="0051706C" w:rsidP="0051706C">
      <w:pPr>
        <w:pStyle w:val="ListParagraph"/>
        <w:numPr>
          <w:ilvl w:val="1"/>
          <w:numId w:val="7"/>
        </w:numPr>
        <w:spacing w:line="360" w:lineRule="auto"/>
        <w:rPr>
          <w:ins w:id="74" w:author="Doolan, Brianna" w:date="2026-09-25T21:08:00Z" w16du:dateUtc="2026-09-26T01:08:00Z"/>
          <w:szCs w:val="24"/>
          <w:lang w:eastAsia="ja-JP"/>
        </w:rPr>
      </w:pPr>
      <w:ins w:id="75" w:author="Doolan, Brianna" w:date="2026-09-25T21:08:00Z" w16du:dateUtc="2026-09-26T01:08:00Z">
        <w:r>
          <w:rPr>
            <w:szCs w:val="24"/>
            <w:lang w:eastAsia="ja-JP"/>
          </w:rPr>
          <w:t>Are you from a Culturally and Linguistically Diverse background</w:t>
        </w:r>
      </w:ins>
    </w:p>
    <w:p w14:paraId="3B763AFD" w14:textId="77777777" w:rsidR="0051706C" w:rsidRDefault="0051706C" w:rsidP="0051706C">
      <w:pPr>
        <w:pStyle w:val="ListParagraph"/>
        <w:numPr>
          <w:ilvl w:val="1"/>
          <w:numId w:val="7"/>
        </w:numPr>
        <w:spacing w:line="360" w:lineRule="auto"/>
        <w:rPr>
          <w:ins w:id="76" w:author="Doolan, Brianna" w:date="2026-09-25T21:08:00Z" w16du:dateUtc="2026-09-26T01:08:00Z"/>
          <w:szCs w:val="24"/>
          <w:lang w:eastAsia="ja-JP"/>
        </w:rPr>
      </w:pPr>
      <w:ins w:id="77" w:author="Doolan, Brianna" w:date="2026-09-25T21:08:00Z" w16du:dateUtc="2026-09-26T01:08:00Z">
        <w:r>
          <w:rPr>
            <w:szCs w:val="24"/>
            <w:lang w:eastAsia="ja-JP"/>
          </w:rPr>
          <w:t>Do you have a psychosocial disability</w:t>
        </w:r>
      </w:ins>
    </w:p>
    <w:p w14:paraId="52A63F7C" w14:textId="77777777" w:rsidR="0051706C" w:rsidRPr="00B23504" w:rsidRDefault="0051706C" w:rsidP="0051706C">
      <w:pPr>
        <w:pStyle w:val="ListParagraph"/>
        <w:spacing w:line="360" w:lineRule="auto"/>
        <w:rPr>
          <w:ins w:id="78" w:author="Doolan, Brianna" w:date="2026-09-25T21:08:00Z" w16du:dateUtc="2026-09-26T01:08:00Z"/>
          <w:color w:val="FF0000"/>
          <w:szCs w:val="24"/>
          <w:lang w:eastAsia="ja-JP"/>
        </w:rPr>
      </w:pPr>
      <w:ins w:id="79" w:author="Doolan, Brianna" w:date="2026-09-25T21:08:00Z" w16du:dateUtc="2026-09-26T01:08:00Z">
        <w:r w:rsidRPr="00B23504">
          <w:rPr>
            <w:color w:val="FF0000"/>
            <w:szCs w:val="24"/>
            <w:lang w:eastAsia="ja-JP"/>
          </w:rPr>
          <w:t>Andrew chose not to comment</w:t>
        </w:r>
      </w:ins>
    </w:p>
    <w:p w14:paraId="4317F52F" w14:textId="77777777" w:rsidR="0051706C" w:rsidRDefault="0051706C" w:rsidP="0051706C">
      <w:pPr>
        <w:pStyle w:val="ListParagraph"/>
        <w:numPr>
          <w:ilvl w:val="0"/>
          <w:numId w:val="7"/>
        </w:numPr>
        <w:spacing w:line="360" w:lineRule="auto"/>
        <w:rPr>
          <w:ins w:id="80" w:author="Doolan, Brianna" w:date="2026-09-25T21:08:00Z" w16du:dateUtc="2026-09-26T01:08:00Z"/>
          <w:szCs w:val="24"/>
          <w:lang w:eastAsia="ja-JP"/>
        </w:rPr>
      </w:pPr>
      <w:ins w:id="81" w:author="Doolan, Brianna" w:date="2026-09-25T21:08:00Z" w16du:dateUtc="2026-09-26T01:08:00Z">
        <w:r>
          <w:rPr>
            <w:szCs w:val="24"/>
            <w:lang w:eastAsia="ja-JP"/>
          </w:rPr>
          <w:t xml:space="preserve">Is there something you would like to see in a home and living policy specific to your response in Question 12? </w:t>
        </w:r>
        <w:bookmarkStart w:id="82" w:name="_Delivering_choice_and"/>
        <w:bookmarkStart w:id="83" w:name="_Choice_and_control_1"/>
        <w:bookmarkStart w:id="84" w:name="_Engaging_the_market"/>
        <w:bookmarkEnd w:id="82"/>
        <w:bookmarkEnd w:id="83"/>
        <w:bookmarkEnd w:id="84"/>
      </w:ins>
    </w:p>
    <w:p w14:paraId="0A84FDF9" w14:textId="77777777" w:rsidR="0051706C" w:rsidRPr="00B23504" w:rsidRDefault="0051706C" w:rsidP="0051706C">
      <w:pPr>
        <w:pStyle w:val="ListParagraph"/>
        <w:spacing w:line="360" w:lineRule="auto"/>
        <w:rPr>
          <w:ins w:id="85" w:author="Doolan, Brianna" w:date="2026-09-25T21:08:00Z" w16du:dateUtc="2026-09-26T01:08:00Z"/>
          <w:color w:val="FF0000"/>
          <w:szCs w:val="24"/>
          <w:lang w:eastAsia="ja-JP"/>
        </w:rPr>
      </w:pPr>
      <w:ins w:id="86" w:author="Doolan, Brianna" w:date="2026-09-25T21:08:00Z" w16du:dateUtc="2026-09-26T01:08:00Z">
        <w:r w:rsidRPr="00B23504">
          <w:rPr>
            <w:color w:val="FF0000"/>
            <w:szCs w:val="24"/>
            <w:lang w:eastAsia="ja-JP"/>
          </w:rPr>
          <w:t>Andrew stated he did not have any suggestion to this question</w:t>
        </w:r>
      </w:ins>
    </w:p>
    <w:p w14:paraId="6B14F000" w14:textId="77777777" w:rsidR="0051706C" w:rsidRDefault="0051706C" w:rsidP="0051706C">
      <w:pPr>
        <w:pStyle w:val="ListParagraph"/>
        <w:numPr>
          <w:ilvl w:val="0"/>
          <w:numId w:val="7"/>
        </w:numPr>
        <w:spacing w:line="360" w:lineRule="auto"/>
        <w:rPr>
          <w:ins w:id="87" w:author="Doolan, Brianna" w:date="2026-09-25T21:08:00Z" w16du:dateUtc="2026-09-26T01:08:00Z"/>
          <w:szCs w:val="24"/>
          <w:lang w:eastAsia="ja-JP"/>
        </w:rPr>
      </w:pPr>
      <w:ins w:id="88" w:author="Doolan, Brianna" w:date="2026-09-25T21:08:00Z" w16du:dateUtc="2026-09-26T01:08:00Z">
        <w:r>
          <w:rPr>
            <w:szCs w:val="24"/>
            <w:lang w:eastAsia="ja-JP"/>
          </w:rPr>
          <w:t xml:space="preserve">Is there anything else you would like to add? </w:t>
        </w:r>
      </w:ins>
    </w:p>
    <w:p w14:paraId="0F000A71" w14:textId="0E4DC66E" w:rsidR="008F5CB7" w:rsidRDefault="0051706C" w:rsidP="002B74B1">
      <w:pPr>
        <w:jc w:val="center"/>
        <w:rPr>
          <w:del w:id="89" w:author="Doolan, Brianna" w:date="2026-09-25T21:08:00Z" w16du:dateUtc="2026-09-26T01:08:00Z"/>
          <w:rFonts w:cs="Arial"/>
          <w:sz w:val="28"/>
          <w:szCs w:val="28"/>
        </w:rPr>
      </w:pPr>
      <w:ins w:id="90" w:author="Doolan, Brianna" w:date="2026-09-25T21:08:00Z" w16du:dateUtc="2026-09-26T01:08:00Z">
        <w:r w:rsidRPr="00B23504">
          <w:rPr>
            <w:color w:val="FF0000"/>
          </w:rPr>
          <w:t>Andrew stated no to this question</w:t>
        </w:r>
        <w:r w:rsidRPr="00B23504">
          <w:rPr>
            <w:color w:val="FF0000"/>
          </w:rPr>
          <w:tab/>
        </w:r>
      </w:ins>
      <w:del w:id="91" w:author="Doolan, Brianna" w:date="2026-09-25T21:08:00Z" w16du:dateUtc="2026-09-26T01:08:00Z">
        <w:r w:rsidR="005A42F8" w:rsidRPr="005A42F8">
          <w:rPr>
            <w:rFonts w:cs="Arial"/>
            <w:noProof/>
            <w:sz w:val="28"/>
            <w:szCs w:val="28"/>
          </w:rPr>
          <w:drawing>
            <wp:anchor distT="0" distB="0" distL="114300" distR="114300" simplePos="0" relativeHeight="251661312" behindDoc="0" locked="0" layoutInCell="1" allowOverlap="1" wp14:anchorId="21AD8643" wp14:editId="70846FE4">
              <wp:simplePos x="0" y="0"/>
              <wp:positionH relativeFrom="column">
                <wp:posOffset>5323205</wp:posOffset>
              </wp:positionH>
              <wp:positionV relativeFrom="paragraph">
                <wp:posOffset>-222609</wp:posOffset>
              </wp:positionV>
              <wp:extent cx="614779" cy="614779"/>
              <wp:effectExtent l="0" t="0" r="0" b="0"/>
              <wp:wrapNone/>
              <wp:docPr id="8" name="Picture 7" descr="Logo&#10;&#10;Description automatically generated">
                <a:extLst xmlns:a="http://schemas.openxmlformats.org/drawingml/2006/main">
                  <a:ext uri="{FF2B5EF4-FFF2-40B4-BE49-F238E27FC236}">
                    <a16:creationId xmlns:a16="http://schemas.microsoft.com/office/drawing/2014/main" id="{7D1A3EF2-418E-4C51-B536-DA2329E19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10;&#10;Description automatically generated">
                        <a:extLst>
                          <a:ext uri="{FF2B5EF4-FFF2-40B4-BE49-F238E27FC236}">
                            <a16:creationId xmlns:a16="http://schemas.microsoft.com/office/drawing/2014/main" id="{7D1A3EF2-418E-4C51-B536-DA2329E19CAC}"/>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779" cy="614779"/>
                      </a:xfrm>
                      <a:prstGeom prst="rect">
                        <a:avLst/>
                      </a:prstGeom>
                    </pic:spPr>
                  </pic:pic>
                </a:graphicData>
              </a:graphic>
            </wp:anchor>
          </w:drawing>
        </w:r>
        <w:r w:rsidR="005A42F8" w:rsidRPr="005A42F8">
          <w:rPr>
            <w:rFonts w:cs="Arial"/>
            <w:noProof/>
            <w:sz w:val="28"/>
            <w:szCs w:val="28"/>
          </w:rPr>
          <w:drawing>
            <wp:anchor distT="0" distB="0" distL="114300" distR="114300" simplePos="0" relativeHeight="251660288" behindDoc="0" locked="0" layoutInCell="1" allowOverlap="1" wp14:anchorId="21CA7C4F" wp14:editId="23024227">
              <wp:simplePos x="0" y="0"/>
              <wp:positionH relativeFrom="column">
                <wp:posOffset>172085</wp:posOffset>
              </wp:positionH>
              <wp:positionV relativeFrom="paragraph">
                <wp:posOffset>-223796</wp:posOffset>
              </wp:positionV>
              <wp:extent cx="614680" cy="614680"/>
              <wp:effectExtent l="0" t="0" r="0" b="0"/>
              <wp:wrapNone/>
              <wp:docPr id="7" name="Picture 6" descr="Logo&#10;&#10;Description automatically generated">
                <a:extLst xmlns:a="http://schemas.openxmlformats.org/drawingml/2006/main">
                  <a:ext uri="{FF2B5EF4-FFF2-40B4-BE49-F238E27FC236}">
                    <a16:creationId xmlns:a16="http://schemas.microsoft.com/office/drawing/2014/main" id="{112DD170-BD3E-4738-8233-BD8757553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Logo&#10;&#10;Description automatically generated">
                        <a:extLst>
                          <a:ext uri="{FF2B5EF4-FFF2-40B4-BE49-F238E27FC236}">
                            <a16:creationId xmlns:a16="http://schemas.microsoft.com/office/drawing/2014/main" id="{112DD170-BD3E-4738-8233-BD8757553FA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680" cy="614680"/>
                      </a:xfrm>
                      <a:prstGeom prst="rect">
                        <a:avLst/>
                      </a:prstGeom>
                    </pic:spPr>
                  </pic:pic>
                </a:graphicData>
              </a:graphic>
            </wp:anchor>
          </w:drawing>
        </w:r>
        <w:r w:rsidR="005A42F8" w:rsidRPr="005A42F8">
          <w:rPr>
            <w:rFonts w:cs="Arial"/>
            <w:noProof/>
            <w:sz w:val="28"/>
            <w:szCs w:val="28"/>
          </w:rPr>
          <mc:AlternateContent>
            <mc:Choice Requires="wps">
              <w:drawing>
                <wp:anchor distT="0" distB="0" distL="114300" distR="114300" simplePos="0" relativeHeight="251659264" behindDoc="0" locked="0" layoutInCell="1" allowOverlap="1" wp14:anchorId="3DF8465E" wp14:editId="285B1378">
                  <wp:simplePos x="0" y="0"/>
                  <wp:positionH relativeFrom="margin">
                    <wp:align>left</wp:align>
                  </wp:positionH>
                  <wp:positionV relativeFrom="paragraph">
                    <wp:posOffset>-295854</wp:posOffset>
                  </wp:positionV>
                  <wp:extent cx="6013450" cy="757031"/>
                  <wp:effectExtent l="38100" t="38100" r="44450" b="43180"/>
                  <wp:wrapNone/>
                  <wp:docPr id="5" name="TextBox 3">
                    <a:extLst xmlns:a="http://schemas.openxmlformats.org/drawingml/2006/main">
                      <a:ext uri="{FF2B5EF4-FFF2-40B4-BE49-F238E27FC236}">
                        <a16:creationId xmlns:a16="http://schemas.microsoft.com/office/drawing/2014/main" id="{2CB265AA-92F6-4FAF-992B-DC34D1A03AC7}"/>
                      </a:ext>
                    </a:extLst>
                  </wp:docPr>
                  <wp:cNvGraphicFramePr/>
                  <a:graphic xmlns:a="http://schemas.openxmlformats.org/drawingml/2006/main">
                    <a:graphicData uri="http://schemas.microsoft.com/office/word/2010/wordprocessingShape">
                      <wps:wsp>
                        <wps:cNvSpPr txBox="1"/>
                        <wps:spPr>
                          <a:xfrm>
                            <a:off x="0" y="0"/>
                            <a:ext cx="6013450" cy="757031"/>
                          </a:xfrm>
                          <a:prstGeom prst="rect">
                            <a:avLst/>
                          </a:prstGeom>
                          <a:noFill/>
                          <a:ln w="76200">
                            <a:solidFill>
                              <a:srgbClr val="FF0000"/>
                            </a:solidFill>
                            <a:prstDash val="solid"/>
                          </a:ln>
                        </wps:spPr>
                        <wps:txbx>
                          <w:txbxContent>
                            <w:p w14:paraId="054CD203" w14:textId="77777777" w:rsidR="005A42F8" w:rsidRPr="006052D3" w:rsidRDefault="005A42F8" w:rsidP="005A42F8">
                              <w:pPr>
                                <w:spacing w:after="0" w:line="240" w:lineRule="auto"/>
                                <w:jc w:val="center"/>
                                <w:rPr>
                                  <w:del w:id="92" w:author="Doolan, Brianna" w:date="2026-09-25T21:08:00Z" w16du:dateUtc="2026-09-26T01:08:00Z"/>
                                  <w:color w:val="000099"/>
                                  <w:kern w:val="24"/>
                                  <w:sz w:val="40"/>
                                  <w:szCs w:val="40"/>
                                </w:rPr>
                              </w:pPr>
                              <w:del w:id="93" w:author="Doolan, Brianna" w:date="2026-09-25T21:08:00Z" w16du:dateUtc="2026-09-26T01:08:00Z">
                                <w:r w:rsidRPr="006052D3">
                                  <w:rPr>
                                    <w:color w:val="000099"/>
                                    <w:kern w:val="24"/>
                                    <w:sz w:val="40"/>
                                    <w:szCs w:val="40"/>
                                  </w:rPr>
                                  <w:delText>GOVERNOR’S EMERGENCY MANAGEMENT</w:delText>
                                </w:r>
                              </w:del>
                            </w:p>
                            <w:p w14:paraId="6F21695F" w14:textId="77777777" w:rsidR="005A42F8" w:rsidRPr="006052D3" w:rsidRDefault="005A42F8" w:rsidP="005A42F8">
                              <w:pPr>
                                <w:spacing w:after="0" w:line="240" w:lineRule="auto"/>
                                <w:jc w:val="center"/>
                                <w:rPr>
                                  <w:del w:id="94" w:author="Doolan, Brianna" w:date="2026-09-25T21:08:00Z" w16du:dateUtc="2026-09-26T01:08:00Z"/>
                                  <w:color w:val="000099"/>
                                  <w:kern w:val="24"/>
                                  <w:sz w:val="40"/>
                                  <w:szCs w:val="40"/>
                                </w:rPr>
                              </w:pPr>
                              <w:del w:id="95" w:author="Doolan, Brianna" w:date="2026-09-25T21:08:00Z" w16du:dateUtc="2026-09-26T01:08:00Z">
                                <w:r w:rsidRPr="006052D3">
                                  <w:rPr>
                                    <w:color w:val="000099"/>
                                    <w:kern w:val="24"/>
                                    <w:sz w:val="40"/>
                                    <w:szCs w:val="40"/>
                                  </w:rPr>
                                  <w:delText>&amp; HOMELAND SECURITY AWARDS</w:delText>
                                </w:r>
                              </w:del>
                            </w:p>
                          </w:txbxContent>
                        </wps:txbx>
                        <wps:bodyPr wrap="square" rtlCol="0">
                          <a:noAutofit/>
                        </wps:bodyPr>
                      </wps:wsp>
                    </a:graphicData>
                  </a:graphic>
                  <wp14:sizeRelV relativeFrom="margin">
                    <wp14:pctHeight>0</wp14:pctHeight>
                  </wp14:sizeRelV>
                </wp:anchor>
              </w:drawing>
            </mc:Choice>
            <mc:Fallback>
              <w:pict>
                <v:shapetype w14:anchorId="3DF8465E" id="_x0000_t202" coordsize="21600,21600" o:spt="202" path="m,l,21600r21600,l21600,xe">
                  <v:stroke joinstyle="miter"/>
                  <v:path gradientshapeok="t" o:connecttype="rect"/>
                </v:shapetype>
                <v:shape id="TextBox 3" o:spid="_x0000_s1026" type="#_x0000_t202" style="position:absolute;left:0;text-align:left;margin-left:0;margin-top:-23.3pt;width:473.5pt;height:59.6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" filled="f" strokecolor="red" strokeweight="6pt">
                  <v:textbox>
                    <w:txbxContent>
                      <w:p w14:paraId="054CD203" w14:textId="77777777" w:rsidR="005A42F8" w:rsidRPr="006052D3" w:rsidRDefault="005A42F8" w:rsidP="005A42F8">
                        <w:pPr>
                          <w:spacing w:after="0" w:line="240" w:lineRule="auto"/>
                          <w:jc w:val="center"/>
                          <w:rPr>
                            <w:del w:id="96" w:author="Doolan, Brianna" w:date="2026-09-25T21:08:00Z" w16du:dateUtc="2026-09-26T01:08:00Z"/>
                            <w:color w:val="000099"/>
                            <w:kern w:val="24"/>
                            <w:sz w:val="40"/>
                            <w:szCs w:val="40"/>
                          </w:rPr>
                        </w:pPr>
                        <w:del w:id="97" w:author="Doolan, Brianna" w:date="2026-09-25T21:08:00Z" w16du:dateUtc="2026-09-26T01:08:00Z">
                          <w:r w:rsidRPr="006052D3">
                            <w:rPr>
                              <w:color w:val="000099"/>
                              <w:kern w:val="24"/>
                              <w:sz w:val="40"/>
                              <w:szCs w:val="40"/>
                            </w:rPr>
                            <w:delText>GOVERNOR’S EMERGENCY MANAGEMENT</w:delText>
                          </w:r>
                        </w:del>
                      </w:p>
                      <w:p w14:paraId="6F21695F" w14:textId="77777777" w:rsidR="005A42F8" w:rsidRPr="006052D3" w:rsidRDefault="005A42F8" w:rsidP="005A42F8">
                        <w:pPr>
                          <w:spacing w:after="0" w:line="240" w:lineRule="auto"/>
                          <w:jc w:val="center"/>
                          <w:rPr>
                            <w:del w:id="98" w:author="Doolan, Brianna" w:date="2026-09-25T21:08:00Z" w16du:dateUtc="2026-09-26T01:08:00Z"/>
                            <w:color w:val="000099"/>
                            <w:kern w:val="24"/>
                            <w:sz w:val="40"/>
                            <w:szCs w:val="40"/>
                          </w:rPr>
                        </w:pPr>
                        <w:del w:id="99" w:author="Doolan, Brianna" w:date="2026-09-25T21:08:00Z" w16du:dateUtc="2026-09-26T01:08:00Z">
                          <w:r w:rsidRPr="006052D3">
                            <w:rPr>
                              <w:color w:val="000099"/>
                              <w:kern w:val="24"/>
                              <w:sz w:val="40"/>
                              <w:szCs w:val="40"/>
                            </w:rPr>
                            <w:delText>&amp; HOMELAND SECURITY AWARDS</w:delText>
                          </w:r>
                        </w:del>
                      </w:p>
                    </w:txbxContent>
                  </v:textbox>
                  <w10:wrap anchorx="margin"/>
                </v:shape>
              </w:pict>
            </mc:Fallback>
          </mc:AlternateContent>
        </w:r>
      </w:del>
    </w:p>
    <w:p w14:paraId="2871CEA4" w14:textId="77777777" w:rsidR="005A42F8" w:rsidRDefault="005A42F8" w:rsidP="002B74B1">
      <w:pPr>
        <w:jc w:val="center"/>
        <w:rPr>
          <w:del w:id="100" w:author="Doolan, Brianna" w:date="2026-09-25T21:08:00Z" w16du:dateUtc="2026-09-26T01:08:00Z"/>
          <w:rFonts w:cs="Arial"/>
          <w:sz w:val="28"/>
          <w:szCs w:val="28"/>
        </w:rPr>
      </w:pPr>
    </w:p>
    <w:p w14:paraId="0F9D5B28" w14:textId="1CDA33A9" w:rsidR="00D5157F" w:rsidRDefault="00192A4D" w:rsidP="00D5157F">
      <w:pPr>
        <w:spacing w:after="0" w:line="240" w:lineRule="auto"/>
        <w:jc w:val="center"/>
        <w:rPr>
          <w:del w:id="101" w:author="Doolan, Brianna" w:date="2026-09-25T21:08:00Z" w16du:dateUtc="2026-09-26T01:08:00Z"/>
          <w:rFonts w:cs="Arial"/>
          <w:sz w:val="28"/>
          <w:szCs w:val="28"/>
        </w:rPr>
      </w:pPr>
      <w:del w:id="102" w:author="Doolan, Brianna" w:date="2026-09-25T21:08:00Z" w16du:dateUtc="2026-09-26T01:08:00Z">
        <w:r w:rsidRPr="002B74B1">
          <w:rPr>
            <w:rFonts w:cs="Arial"/>
            <w:sz w:val="28"/>
            <w:szCs w:val="28"/>
          </w:rPr>
          <w:delText xml:space="preserve">Nomination for the </w:delText>
        </w:r>
        <w:r w:rsidR="00D5157F">
          <w:rPr>
            <w:rFonts w:cs="Arial"/>
            <w:sz w:val="28"/>
            <w:szCs w:val="28"/>
          </w:rPr>
          <w:delText>20</w:delText>
        </w:r>
        <w:r w:rsidR="007C39A3">
          <w:rPr>
            <w:rFonts w:cs="Arial"/>
            <w:sz w:val="28"/>
            <w:szCs w:val="28"/>
          </w:rPr>
          <w:delText>2</w:delText>
        </w:r>
        <w:r w:rsidR="00D15A94">
          <w:rPr>
            <w:rFonts w:cs="Arial"/>
            <w:sz w:val="28"/>
            <w:szCs w:val="28"/>
          </w:rPr>
          <w:delText>2</w:delText>
        </w:r>
        <w:r w:rsidR="00A52E80">
          <w:rPr>
            <w:rFonts w:cs="Arial"/>
            <w:sz w:val="28"/>
            <w:szCs w:val="28"/>
          </w:rPr>
          <w:delText xml:space="preserve"> </w:delText>
        </w:r>
        <w:r w:rsidRPr="002B74B1">
          <w:rPr>
            <w:rFonts w:cs="Arial"/>
            <w:sz w:val="28"/>
            <w:szCs w:val="28"/>
          </w:rPr>
          <w:delText>Governor’</w:delText>
        </w:r>
        <w:r w:rsidR="00B82631">
          <w:rPr>
            <w:rFonts w:cs="Arial"/>
            <w:sz w:val="28"/>
            <w:szCs w:val="28"/>
          </w:rPr>
          <w:delText xml:space="preserve">s </w:delText>
        </w:r>
        <w:r w:rsidR="006052D3">
          <w:rPr>
            <w:rFonts w:cs="Arial"/>
            <w:sz w:val="28"/>
            <w:szCs w:val="28"/>
          </w:rPr>
          <w:delText>Emergency Management &amp; Homeland Security</w:delText>
        </w:r>
        <w:r w:rsidR="00B82631">
          <w:rPr>
            <w:rFonts w:cs="Arial"/>
            <w:sz w:val="28"/>
            <w:szCs w:val="28"/>
          </w:rPr>
          <w:delText xml:space="preserve"> </w:delText>
        </w:r>
        <w:r w:rsidR="002B74B1">
          <w:rPr>
            <w:rFonts w:cs="Arial"/>
            <w:sz w:val="28"/>
            <w:szCs w:val="28"/>
          </w:rPr>
          <w:delText>Award</w:delText>
        </w:r>
        <w:r w:rsidR="00D5157F">
          <w:rPr>
            <w:rFonts w:cs="Arial"/>
            <w:sz w:val="28"/>
            <w:szCs w:val="28"/>
          </w:rPr>
          <w:delText>s</w:delText>
        </w:r>
        <w:r w:rsidR="00B82631">
          <w:rPr>
            <w:rFonts w:cs="Arial"/>
            <w:sz w:val="28"/>
            <w:szCs w:val="28"/>
          </w:rPr>
          <w:delText xml:space="preserve"> </w:delText>
        </w:r>
      </w:del>
    </w:p>
    <w:p w14:paraId="22BED9A9" w14:textId="0E025AEE" w:rsidR="00E876AB" w:rsidRPr="00D5157F" w:rsidRDefault="00656DBE" w:rsidP="002B74B1">
      <w:pPr>
        <w:jc w:val="center"/>
        <w:rPr>
          <w:del w:id="103" w:author="Doolan, Brianna" w:date="2026-09-25T21:08:00Z" w16du:dateUtc="2026-09-26T01:08:00Z"/>
          <w:rFonts w:cs="Arial"/>
          <w:b/>
          <w:sz w:val="28"/>
          <w:szCs w:val="28"/>
        </w:rPr>
      </w:pPr>
      <w:del w:id="104" w:author="Doolan, Brianna" w:date="2026-09-25T21:08:00Z" w16du:dateUtc="2026-09-26T01:08:00Z">
        <w:r>
          <w:rPr>
            <w:rFonts w:cs="Arial"/>
            <w:b/>
            <w:sz w:val="28"/>
            <w:szCs w:val="28"/>
          </w:rPr>
          <w:delText>Innovation</w:delText>
        </w:r>
        <w:r w:rsidRPr="00D5157F">
          <w:rPr>
            <w:rFonts w:cs="Arial"/>
            <w:b/>
            <w:sz w:val="28"/>
            <w:szCs w:val="28"/>
          </w:rPr>
          <w:delText xml:space="preserve"> | Service | Lifetime</w:delText>
        </w:r>
        <w:r w:rsidR="006052D3">
          <w:rPr>
            <w:rFonts w:cs="Arial"/>
            <w:b/>
            <w:sz w:val="28"/>
            <w:szCs w:val="28"/>
          </w:rPr>
          <w:delText xml:space="preserve"> Achievement</w:delText>
        </w:r>
      </w:del>
    </w:p>
    <w:p w14:paraId="0EB0F0DB" w14:textId="08AA1246" w:rsidR="00D93ADE" w:rsidRDefault="00192A4D" w:rsidP="00656DBE">
      <w:pPr>
        <w:rPr>
          <w:del w:id="105" w:author="Doolan, Brianna" w:date="2026-09-25T21:08:00Z" w16du:dateUtc="2026-09-26T01:08:00Z"/>
          <w:rFonts w:cs="Arial"/>
        </w:rPr>
      </w:pPr>
      <w:del w:id="106" w:author="Doolan, Brianna" w:date="2026-09-25T21:08:00Z" w16du:dateUtc="2026-09-26T01:08:00Z">
        <w:r w:rsidRPr="002B74B1">
          <w:rPr>
            <w:rFonts w:cs="Arial"/>
          </w:rPr>
          <w:delText xml:space="preserve">Thank you for choosing to submit a nomination for the Governor’s </w:delText>
        </w:r>
        <w:r w:rsidR="006052D3">
          <w:rPr>
            <w:rFonts w:cs="Arial"/>
          </w:rPr>
          <w:delText>Emergency Management &amp; Homeland Security</w:delText>
        </w:r>
        <w:r w:rsidR="002B74B1" w:rsidRPr="002B74B1">
          <w:rPr>
            <w:rFonts w:cs="Arial"/>
          </w:rPr>
          <w:delText xml:space="preserve"> Awards. Please edit this document</w:delText>
        </w:r>
        <w:r w:rsidR="00286AEC">
          <w:rPr>
            <w:rFonts w:cs="Arial"/>
          </w:rPr>
          <w:delText xml:space="preserve"> with your responses</w:delText>
        </w:r>
        <w:r w:rsidR="002B74B1" w:rsidRPr="002B74B1">
          <w:rPr>
            <w:rFonts w:cs="Arial"/>
          </w:rPr>
          <w:delText xml:space="preserve">, save it, </w:delText>
        </w:r>
        <w:bookmarkStart w:id="107" w:name="_Hlk92374185"/>
        <w:r w:rsidR="002B74B1" w:rsidRPr="002B74B1">
          <w:rPr>
            <w:rFonts w:cs="Arial"/>
          </w:rPr>
          <w:delText xml:space="preserve">and </w:delText>
        </w:r>
        <w:r w:rsidR="009A302A">
          <w:rPr>
            <w:rFonts w:cs="Arial"/>
          </w:rPr>
          <w:delText xml:space="preserve">send </w:delText>
        </w:r>
        <w:r w:rsidR="002B74B1" w:rsidRPr="002B74B1">
          <w:rPr>
            <w:rFonts w:cs="Arial"/>
          </w:rPr>
          <w:delText xml:space="preserve"> your co</w:delText>
        </w:r>
        <w:r w:rsidR="00286AEC">
          <w:rPr>
            <w:rFonts w:cs="Arial"/>
          </w:rPr>
          <w:delText>mpleted document</w:delText>
        </w:r>
        <w:r w:rsidR="009A302A">
          <w:rPr>
            <w:rFonts w:cs="Arial"/>
          </w:rPr>
          <w:delText xml:space="preserve"> to </w:delText>
        </w:r>
        <w:r w:rsidR="009A302A" w:rsidRPr="009A302A">
          <w:rPr>
            <w:rFonts w:cs="Arial"/>
          </w:rPr>
          <w:delText>janell.rucinski@wisconsin.gov</w:delText>
        </w:r>
        <w:r w:rsidR="00286AEC">
          <w:rPr>
            <w:rFonts w:cs="Arial"/>
          </w:rPr>
          <w:delText xml:space="preserve">. </w:delText>
        </w:r>
      </w:del>
    </w:p>
    <w:p w14:paraId="5A03B9B1" w14:textId="77777777" w:rsidR="00656DBE" w:rsidRPr="003A6E7D" w:rsidRDefault="00656DBE" w:rsidP="00656DBE">
      <w:pPr>
        <w:spacing w:after="0"/>
        <w:textAlignment w:val="baseline"/>
        <w:rPr>
          <w:del w:id="108" w:author="Doolan, Brianna" w:date="2026-09-25T21:08:00Z" w16du:dateUtc="2026-09-26T01:08:00Z"/>
          <w:rFonts w:eastAsia="Times New Roman" w:cs="Arial"/>
          <w:color w:val="000000"/>
        </w:rPr>
      </w:pPr>
      <w:bookmarkStart w:id="109" w:name="_Hlk10535752"/>
      <w:bookmarkEnd w:id="107"/>
      <w:del w:id="110" w:author="Doolan, Brianna" w:date="2026-09-25T21:08:00Z" w16du:dateUtc="2026-09-26T01:08:00Z">
        <w:r w:rsidRPr="003A6E7D">
          <w:rPr>
            <w:rFonts w:eastAsia="Times New Roman" w:cs="Arial"/>
            <w:color w:val="000000"/>
            <w:bdr w:val="none" w:sz="0" w:space="0" w:color="auto" w:frame="1"/>
          </w:rPr>
          <w:delText>Provide a description of specific accomplishments of the nominee.  B</w:delText>
        </w:r>
        <w:r w:rsidRPr="003A6E7D">
          <w:rPr>
            <w:rFonts w:cs="Arial"/>
          </w:rPr>
          <w:delText xml:space="preserve">e complete and concise in your nomination. Nominees are judged on the strength of the application, not on familiarity. </w:delText>
        </w:r>
      </w:del>
    </w:p>
    <w:p w14:paraId="5BF7930A" w14:textId="77777777" w:rsidR="00656DBE" w:rsidRPr="003A6E7D" w:rsidRDefault="00656DBE" w:rsidP="00656DBE">
      <w:pPr>
        <w:spacing w:after="0"/>
        <w:textAlignment w:val="baseline"/>
        <w:rPr>
          <w:del w:id="111" w:author="Doolan, Brianna" w:date="2026-09-25T21:08:00Z" w16du:dateUtc="2026-09-26T01:08:00Z"/>
          <w:rFonts w:eastAsia="Times New Roman" w:cs="Arial"/>
          <w:color w:val="000000"/>
        </w:rPr>
      </w:pPr>
      <w:del w:id="112" w:author="Doolan, Brianna" w:date="2026-09-25T21:08:00Z" w16du:dateUtc="2026-09-26T01:08:00Z">
        <w:r w:rsidRPr="003A6E7D">
          <w:rPr>
            <w:rFonts w:cs="Arial"/>
          </w:rPr>
          <w:delText xml:space="preserve">Your completed document may not exceed three pages. </w:delText>
        </w:r>
        <w:r w:rsidRPr="003A6E7D">
          <w:rPr>
            <w:rFonts w:eastAsia="Times New Roman" w:cs="Arial"/>
            <w:color w:val="000000"/>
            <w:bdr w:val="none" w:sz="0" w:space="0" w:color="auto" w:frame="1"/>
          </w:rPr>
          <w:delText>Support materials can be included in the form of articles, letters, photos, or other documentation.  No self-nominations will be considered.</w:delText>
        </w:r>
      </w:del>
    </w:p>
    <w:p w14:paraId="43D0DB5F" w14:textId="77777777" w:rsidR="00656DBE" w:rsidRPr="003A6E7D" w:rsidRDefault="00656DBE" w:rsidP="00656DBE">
      <w:pPr>
        <w:spacing w:after="0"/>
        <w:textAlignment w:val="baseline"/>
        <w:rPr>
          <w:del w:id="113" w:author="Doolan, Brianna" w:date="2026-09-25T21:08:00Z" w16du:dateUtc="2026-09-26T01:08:00Z"/>
          <w:rFonts w:eastAsia="Times New Roman" w:cs="Arial"/>
          <w:color w:val="000000"/>
        </w:rPr>
      </w:pPr>
      <w:del w:id="114" w:author="Doolan, Brianna" w:date="2026-09-25T21:08:00Z" w16du:dateUtc="2026-09-26T01:08:00Z">
        <w:r w:rsidRPr="003A6E7D">
          <w:rPr>
            <w:rFonts w:eastAsia="Times New Roman" w:cs="Arial"/>
            <w:color w:val="000000"/>
            <w:bdr w:val="none" w:sz="0" w:space="0" w:color="auto" w:frame="1"/>
          </w:rPr>
          <w:delText>Provide a brief 50 word or less summary of the nomination for potential use during the awards ceremony.</w:delText>
        </w:r>
      </w:del>
    </w:p>
    <w:p w14:paraId="3E7CA534" w14:textId="08E8D91B" w:rsidR="00656DBE" w:rsidRPr="003A6E7D" w:rsidRDefault="00656DBE" w:rsidP="00656DBE">
      <w:pPr>
        <w:spacing w:after="0"/>
        <w:textAlignment w:val="baseline"/>
        <w:rPr>
          <w:del w:id="115" w:author="Doolan, Brianna" w:date="2026-09-25T21:08:00Z" w16du:dateUtc="2026-09-26T01:08:00Z"/>
          <w:rFonts w:eastAsia="Times New Roman" w:cs="Arial"/>
          <w:color w:val="000000"/>
        </w:rPr>
      </w:pPr>
      <w:del w:id="116" w:author="Doolan, Brianna" w:date="2026-09-25T21:08:00Z" w16du:dateUtc="2026-09-26T01:08:00Z">
        <w:r w:rsidRPr="003A6E7D">
          <w:rPr>
            <w:rFonts w:eastAsia="Times New Roman" w:cs="Arial"/>
            <w:color w:val="000000"/>
            <w:bdr w:val="none" w:sz="0" w:space="0" w:color="auto" w:frame="1"/>
          </w:rPr>
          <w:delText>A separate nomination must be completed for each award/person nominated</w:delText>
        </w:r>
        <w:r>
          <w:rPr>
            <w:rFonts w:eastAsia="Times New Roman" w:cs="Arial"/>
            <w:color w:val="000000"/>
            <w:bdr w:val="none" w:sz="0" w:space="0" w:color="auto" w:frame="1"/>
          </w:rPr>
          <w:delText>.</w:delText>
        </w:r>
      </w:del>
    </w:p>
    <w:p w14:paraId="4EDA7FA0" w14:textId="43C2661A" w:rsidR="00656DBE" w:rsidRDefault="00656DBE" w:rsidP="00656DBE">
      <w:pPr>
        <w:spacing w:after="0"/>
        <w:textAlignment w:val="baseline"/>
        <w:rPr>
          <w:del w:id="117" w:author="Doolan, Brianna" w:date="2026-09-25T21:08:00Z" w16du:dateUtc="2026-09-26T01:08:00Z"/>
          <w:rFonts w:cs="Arial"/>
        </w:rPr>
      </w:pPr>
      <w:del w:id="118" w:author="Doolan, Brianna" w:date="2026-09-25T21:08:00Z" w16du:dateUtc="2026-09-26T01:08:00Z">
        <w:r w:rsidRPr="003A6E7D">
          <w:rPr>
            <w:rFonts w:cs="Arial"/>
          </w:rPr>
          <w:delText>Include visual images representative of the nomination for use in the award presentation/slideshow, including a headshot photo if available.</w:delText>
        </w:r>
      </w:del>
    </w:p>
    <w:p w14:paraId="13D3CE30" w14:textId="77777777" w:rsidR="00656DBE" w:rsidRDefault="00656DBE" w:rsidP="00656DBE">
      <w:pPr>
        <w:spacing w:after="0"/>
        <w:textAlignment w:val="baseline"/>
        <w:rPr>
          <w:del w:id="119" w:author="Doolan, Brianna" w:date="2026-09-25T21:08:00Z" w16du:dateUtc="2026-09-26T01:08:00Z"/>
          <w:rFonts w:cs="Arial"/>
        </w:rPr>
      </w:pPr>
    </w:p>
    <w:p w14:paraId="0E08E2C6" w14:textId="23D5814B" w:rsidR="00656DBE" w:rsidRDefault="00656DBE" w:rsidP="00656DBE">
      <w:pPr>
        <w:spacing w:after="0"/>
        <w:textAlignment w:val="baseline"/>
        <w:rPr>
          <w:del w:id="120" w:author="Doolan, Brianna" w:date="2026-09-25T21:08:00Z" w16du:dateUtc="2026-09-26T01:08:00Z"/>
          <w:rFonts w:cs="Arial"/>
        </w:rPr>
      </w:pPr>
      <w:del w:id="121" w:author="Doolan, Brianna" w:date="2026-09-25T21:08:00Z" w16du:dateUtc="2026-09-26T01:08:00Z">
        <w:r>
          <w:rPr>
            <w:rFonts w:cs="Arial"/>
          </w:rPr>
          <w:delText>Award Categories:</w:delText>
        </w:r>
      </w:del>
    </w:p>
    <w:p w14:paraId="7E5CC870" w14:textId="3F99B9A4" w:rsidR="00656DBE" w:rsidRDefault="00656DBE" w:rsidP="00656DBE">
      <w:pPr>
        <w:spacing w:after="0"/>
        <w:textAlignment w:val="baseline"/>
        <w:rPr>
          <w:del w:id="122" w:author="Doolan, Brianna" w:date="2026-09-25T21:08:00Z" w16du:dateUtc="2026-09-26T01:08:00Z"/>
          <w:rFonts w:cs="Arial"/>
        </w:rPr>
      </w:pPr>
      <w:del w:id="123" w:author="Doolan, Brianna" w:date="2026-09-25T21:08:00Z" w16du:dateUtc="2026-09-26T01:08:00Z">
        <w:r w:rsidRPr="00656DBE">
          <w:rPr>
            <w:rFonts w:cs="Arial"/>
            <w:b/>
            <w:bCs/>
          </w:rPr>
          <w:delText>INNOVATION AWARD </w:delText>
        </w:r>
        <w:r w:rsidRPr="00656DBE">
          <w:rPr>
            <w:rFonts w:cs="Arial"/>
          </w:rPr>
          <w:delText xml:space="preserve">- Presented to a person who directs their time and energy for the greatest impact by incorporating new ideas, technology, and other strategies to maximize a positive impact in the state or communities they serve. Recipients are creative, think outside the box, innovate, change agent, fearless, cutting edge, idea person, and progressive.  </w:delText>
        </w:r>
      </w:del>
    </w:p>
    <w:p w14:paraId="077396E2" w14:textId="77777777" w:rsidR="00656DBE" w:rsidRPr="00656DBE" w:rsidRDefault="00656DBE" w:rsidP="00656DBE">
      <w:pPr>
        <w:spacing w:after="0"/>
        <w:textAlignment w:val="baseline"/>
        <w:rPr>
          <w:del w:id="124" w:author="Doolan, Brianna" w:date="2026-09-25T21:08:00Z" w16du:dateUtc="2026-09-26T01:08:00Z"/>
          <w:rFonts w:cs="Arial"/>
        </w:rPr>
      </w:pPr>
    </w:p>
    <w:p w14:paraId="48826C8B" w14:textId="78700875" w:rsidR="00656DBE" w:rsidRDefault="00656DBE" w:rsidP="00656DBE">
      <w:pPr>
        <w:spacing w:after="0"/>
        <w:textAlignment w:val="baseline"/>
        <w:rPr>
          <w:del w:id="125" w:author="Doolan, Brianna" w:date="2026-09-25T21:08:00Z" w16du:dateUtc="2026-09-26T01:08:00Z"/>
          <w:rFonts w:cs="Arial"/>
        </w:rPr>
      </w:pPr>
      <w:del w:id="126" w:author="Doolan, Brianna" w:date="2026-09-25T21:08:00Z" w16du:dateUtc="2026-09-26T01:08:00Z">
        <w:r w:rsidRPr="00656DBE">
          <w:rPr>
            <w:rFonts w:cs="Arial"/>
            <w:b/>
            <w:bCs/>
          </w:rPr>
          <w:delText>SERVICE AWARD </w:delText>
        </w:r>
        <w:r w:rsidRPr="00656DBE">
          <w:rPr>
            <w:rFonts w:cs="Arial"/>
          </w:rPr>
          <w:delText xml:space="preserve">- Presented to a volunteer or public/private partner that has made an outstanding contribution to the preparedness, response, recovery, or mitigation activities in the State of Wisconsin.  </w:delText>
        </w:r>
      </w:del>
    </w:p>
    <w:p w14:paraId="7D015EB8" w14:textId="77777777" w:rsidR="00656DBE" w:rsidRPr="00656DBE" w:rsidRDefault="00656DBE" w:rsidP="00656DBE">
      <w:pPr>
        <w:spacing w:after="0"/>
        <w:textAlignment w:val="baseline"/>
        <w:rPr>
          <w:del w:id="127" w:author="Doolan, Brianna" w:date="2026-09-25T21:08:00Z" w16du:dateUtc="2026-09-26T01:08:00Z"/>
          <w:rFonts w:cs="Arial"/>
        </w:rPr>
      </w:pPr>
    </w:p>
    <w:p w14:paraId="50CDCE05" w14:textId="4E8AF413" w:rsidR="00656DBE" w:rsidRDefault="00656DBE" w:rsidP="00656DBE">
      <w:pPr>
        <w:spacing w:after="0"/>
        <w:textAlignment w:val="baseline"/>
        <w:rPr>
          <w:del w:id="128" w:author="Doolan, Brianna" w:date="2026-09-25T21:08:00Z" w16du:dateUtc="2026-09-26T01:08:00Z"/>
          <w:rFonts w:cs="Arial"/>
        </w:rPr>
      </w:pPr>
      <w:del w:id="129" w:author="Doolan, Brianna" w:date="2026-09-25T21:08:00Z" w16du:dateUtc="2026-09-26T01:08:00Z">
        <w:r w:rsidRPr="00656DBE">
          <w:rPr>
            <w:rFonts w:cs="Arial"/>
            <w:b/>
            <w:bCs/>
          </w:rPr>
          <w:delText>LIFETIME ACHIEVEMENT AWARD </w:delText>
        </w:r>
        <w:r w:rsidRPr="00656DBE">
          <w:rPr>
            <w:rFonts w:cs="Arial"/>
          </w:rPr>
          <w:delText>- Presented to an individual that has made outstanding or substantial contributions and accomplishments in the field of emergency management at the local, state, or national level over an entire career. Eligibility requires that an individual has worked in the field of emergency management for at least ten years. Individuals remain eligible for up to two years after their date of retirement.</w:delText>
        </w:r>
      </w:del>
    </w:p>
    <w:p w14:paraId="6A6025F3" w14:textId="77777777" w:rsidR="00656DBE" w:rsidRPr="003A6E7D" w:rsidRDefault="00656DBE" w:rsidP="00656DBE">
      <w:pPr>
        <w:spacing w:after="0" w:line="240" w:lineRule="auto"/>
        <w:textAlignment w:val="baseline"/>
        <w:rPr>
          <w:del w:id="130" w:author="Doolan, Brianna" w:date="2026-09-25T21:08:00Z" w16du:dateUtc="2026-09-26T01:08:00Z"/>
          <w:rFonts w:eastAsia="Times New Roman" w:cs="Arial"/>
          <w:color w:val="000000"/>
        </w:rPr>
      </w:pPr>
    </w:p>
    <w:p w14:paraId="4A36462C" w14:textId="0AD599F0" w:rsidR="00656DBE" w:rsidRDefault="00D93ADE" w:rsidP="009A302A">
      <w:pPr>
        <w:rPr>
          <w:del w:id="131" w:author="Doolan, Brianna" w:date="2026-09-25T21:08:00Z" w16du:dateUtc="2026-09-26T01:08:00Z"/>
          <w:rFonts w:cs="Arial"/>
          <w:b/>
        </w:rPr>
      </w:pPr>
      <w:del w:id="132" w:author="Doolan, Brianna" w:date="2026-09-25T21:08:00Z" w16du:dateUtc="2026-09-26T01:08:00Z">
        <w:r w:rsidRPr="00D93ADE">
          <w:rPr>
            <w:rFonts w:cs="Arial"/>
            <w:b/>
          </w:rPr>
          <w:delText xml:space="preserve">Nominations must be submitted </w:delText>
        </w:r>
        <w:bookmarkEnd w:id="109"/>
        <w:r w:rsidR="009A302A" w:rsidRPr="00D93ADE">
          <w:rPr>
            <w:rFonts w:cs="Arial"/>
            <w:b/>
          </w:rPr>
          <w:delText xml:space="preserve">no later than </w:delText>
        </w:r>
        <w:r w:rsidR="009A302A">
          <w:rPr>
            <w:rFonts w:cs="Arial"/>
            <w:b/>
          </w:rPr>
          <w:delText>11:59PM on Friday</w:delText>
        </w:r>
        <w:r w:rsidR="009A302A" w:rsidRPr="00D93ADE">
          <w:rPr>
            <w:rFonts w:cs="Arial"/>
            <w:b/>
          </w:rPr>
          <w:delText xml:space="preserve">, </w:delText>
        </w:r>
        <w:bookmarkStart w:id="133" w:name="_Hlk92374302"/>
        <w:r w:rsidR="009A302A">
          <w:rPr>
            <w:rFonts w:cs="Arial"/>
            <w:b/>
          </w:rPr>
          <w:delText>February 11</w:delText>
        </w:r>
        <w:r w:rsidR="009A302A" w:rsidRPr="00D93ADE">
          <w:rPr>
            <w:rFonts w:cs="Arial"/>
            <w:b/>
          </w:rPr>
          <w:delText>, 20</w:delText>
        </w:r>
        <w:r w:rsidR="009A302A">
          <w:rPr>
            <w:rFonts w:cs="Arial"/>
            <w:b/>
          </w:rPr>
          <w:delText>22</w:delText>
        </w:r>
        <w:bookmarkEnd w:id="133"/>
        <w:r w:rsidR="009A302A" w:rsidRPr="00D93ADE">
          <w:rPr>
            <w:rFonts w:cs="Arial"/>
            <w:b/>
          </w:rPr>
          <w:delText>.</w:delText>
        </w:r>
        <w:r w:rsidR="00656DBE">
          <w:rPr>
            <w:rFonts w:cs="Arial"/>
            <w:b/>
          </w:rPr>
          <w:br w:type="page"/>
        </w:r>
      </w:del>
    </w:p>
    <w:p w14:paraId="4DECE85C" w14:textId="0C302160" w:rsidR="00C26C66" w:rsidRDefault="00C26C66" w:rsidP="00FF44E1">
      <w:pPr>
        <w:contextualSpacing/>
        <w:rPr>
          <w:del w:id="134" w:author="Doolan, Brianna" w:date="2026-09-25T21:08:00Z" w16du:dateUtc="2026-09-26T01:08:00Z"/>
          <w:rFonts w:cs="Arial"/>
          <w:b/>
        </w:rPr>
      </w:pPr>
      <w:del w:id="135" w:author="Doolan, Brianna" w:date="2026-09-25T21:08:00Z" w16du:dateUtc="2026-09-26T01:08:00Z">
        <w:r w:rsidRPr="005A42F8">
          <w:rPr>
            <w:rFonts w:cs="Arial"/>
            <w:noProof/>
            <w:sz w:val="28"/>
            <w:szCs w:val="28"/>
          </w:rPr>
          <w:drawing>
            <wp:anchor distT="0" distB="0" distL="114300" distR="114300" simplePos="0" relativeHeight="251679744" behindDoc="0" locked="0" layoutInCell="1" allowOverlap="1" wp14:anchorId="417D6E7F" wp14:editId="7AF5E78E">
              <wp:simplePos x="0" y="0"/>
              <wp:positionH relativeFrom="column">
                <wp:posOffset>5279666</wp:posOffset>
              </wp:positionH>
              <wp:positionV relativeFrom="paragraph">
                <wp:posOffset>121506</wp:posOffset>
              </wp:positionV>
              <wp:extent cx="614680" cy="614680"/>
              <wp:effectExtent l="0" t="0" r="0" b="0"/>
              <wp:wrapNone/>
              <wp:docPr id="20" name="Picture 6" descr="Logo&#10;&#10;Description automatically generated">
                <a:extLst xmlns:a="http://schemas.openxmlformats.org/drawingml/2006/main">
                  <a:ext uri="{FF2B5EF4-FFF2-40B4-BE49-F238E27FC236}">
                    <a16:creationId xmlns:a16="http://schemas.microsoft.com/office/drawing/2014/main" id="{112DD170-BD3E-4738-8233-BD8757553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Logo&#10;&#10;Description automatically generated">
                        <a:extLst>
                          <a:ext uri="{FF2B5EF4-FFF2-40B4-BE49-F238E27FC236}">
                            <a16:creationId xmlns:a16="http://schemas.microsoft.com/office/drawing/2014/main" id="{112DD170-BD3E-4738-8233-BD8757553FA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680" cy="614680"/>
                      </a:xfrm>
                      <a:prstGeom prst="rect">
                        <a:avLst/>
                      </a:prstGeom>
                    </pic:spPr>
                  </pic:pic>
                </a:graphicData>
              </a:graphic>
            </wp:anchor>
          </w:drawing>
        </w:r>
        <w:r w:rsidRPr="005A42F8">
          <w:rPr>
            <w:rFonts w:cs="Arial"/>
            <w:noProof/>
            <w:sz w:val="28"/>
            <w:szCs w:val="28"/>
          </w:rPr>
          <w:drawing>
            <wp:anchor distT="0" distB="0" distL="114300" distR="114300" simplePos="0" relativeHeight="251677696" behindDoc="0" locked="0" layoutInCell="1" allowOverlap="1" wp14:anchorId="3F16F43D" wp14:editId="426E4FC5">
              <wp:simplePos x="0" y="0"/>
              <wp:positionH relativeFrom="column">
                <wp:posOffset>111318</wp:posOffset>
              </wp:positionH>
              <wp:positionV relativeFrom="paragraph">
                <wp:posOffset>120208</wp:posOffset>
              </wp:positionV>
              <wp:extent cx="614680" cy="614680"/>
              <wp:effectExtent l="0" t="0" r="0" b="0"/>
              <wp:wrapNone/>
              <wp:docPr id="19" name="Picture 6" descr="Logo&#10;&#10;Description automatically generated">
                <a:extLst xmlns:a="http://schemas.openxmlformats.org/drawingml/2006/main">
                  <a:ext uri="{FF2B5EF4-FFF2-40B4-BE49-F238E27FC236}">
                    <a16:creationId xmlns:a16="http://schemas.microsoft.com/office/drawing/2014/main" id="{112DD170-BD3E-4738-8233-BD8757553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Logo&#10;&#10;Description automatically generated">
                        <a:extLst>
                          <a:ext uri="{FF2B5EF4-FFF2-40B4-BE49-F238E27FC236}">
                            <a16:creationId xmlns:a16="http://schemas.microsoft.com/office/drawing/2014/main" id="{112DD170-BD3E-4738-8233-BD8757553FA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680" cy="614680"/>
                      </a:xfrm>
                      <a:prstGeom prst="rect">
                        <a:avLst/>
                      </a:prstGeom>
                    </pic:spPr>
                  </pic:pic>
                </a:graphicData>
              </a:graphic>
            </wp:anchor>
          </w:drawing>
        </w:r>
        <w:r w:rsidRPr="005A42F8">
          <w:rPr>
            <w:rFonts w:cs="Arial"/>
            <w:noProof/>
            <w:sz w:val="28"/>
            <w:szCs w:val="28"/>
          </w:rPr>
          <mc:AlternateContent>
            <mc:Choice Requires="wps">
              <w:drawing>
                <wp:anchor distT="0" distB="0" distL="114300" distR="114300" simplePos="0" relativeHeight="251667456" behindDoc="0" locked="0" layoutInCell="1" allowOverlap="1" wp14:anchorId="7EE3552A" wp14:editId="7D89D6EC">
                  <wp:simplePos x="0" y="0"/>
                  <wp:positionH relativeFrom="margin">
                    <wp:posOffset>0</wp:posOffset>
                  </wp:positionH>
                  <wp:positionV relativeFrom="paragraph">
                    <wp:posOffset>38100</wp:posOffset>
                  </wp:positionV>
                  <wp:extent cx="6013450" cy="757031"/>
                  <wp:effectExtent l="38100" t="38100" r="44450" b="43180"/>
                  <wp:wrapNone/>
                  <wp:docPr id="13" name="TextBox 3"/>
                  <wp:cNvGraphicFramePr/>
                  <a:graphic xmlns:a="http://schemas.openxmlformats.org/drawingml/2006/main">
                    <a:graphicData uri="http://schemas.microsoft.com/office/word/2010/wordprocessingShape">
                      <wps:wsp>
                        <wps:cNvSpPr txBox="1"/>
                        <wps:spPr>
                          <a:xfrm>
                            <a:off x="0" y="0"/>
                            <a:ext cx="6013450" cy="757031"/>
                          </a:xfrm>
                          <a:prstGeom prst="rect">
                            <a:avLst/>
                          </a:prstGeom>
                          <a:noFill/>
                          <a:ln w="76200">
                            <a:solidFill>
                              <a:srgbClr val="FF0000"/>
                            </a:solidFill>
                            <a:prstDash val="solid"/>
                          </a:ln>
                        </wps:spPr>
                        <wps:txbx>
                          <w:txbxContent>
                            <w:p w14:paraId="6C256CB9" w14:textId="77777777" w:rsidR="00C26C66" w:rsidRPr="006052D3" w:rsidRDefault="00C26C66" w:rsidP="00C26C66">
                              <w:pPr>
                                <w:spacing w:after="0" w:line="240" w:lineRule="auto"/>
                                <w:jc w:val="center"/>
                                <w:rPr>
                                  <w:del w:id="136" w:author="Doolan, Brianna" w:date="2026-09-25T21:08:00Z" w16du:dateUtc="2026-09-26T01:08:00Z"/>
                                  <w:color w:val="000099"/>
                                  <w:kern w:val="24"/>
                                  <w:sz w:val="40"/>
                                  <w:szCs w:val="40"/>
                                </w:rPr>
                              </w:pPr>
                              <w:del w:id="137" w:author="Doolan, Brianna" w:date="2026-09-25T21:08:00Z" w16du:dateUtc="2026-09-26T01:08:00Z">
                                <w:r w:rsidRPr="006052D3">
                                  <w:rPr>
                                    <w:color w:val="000099"/>
                                    <w:kern w:val="24"/>
                                    <w:sz w:val="40"/>
                                    <w:szCs w:val="40"/>
                                  </w:rPr>
                                  <w:delText>GOVERNOR’S EMERGENCY MANAGEMENT</w:delText>
                                </w:r>
                              </w:del>
                            </w:p>
                            <w:p w14:paraId="72C8F435" w14:textId="77777777" w:rsidR="00C26C66" w:rsidRPr="006052D3" w:rsidRDefault="00C26C66" w:rsidP="00C26C66">
                              <w:pPr>
                                <w:spacing w:after="0" w:line="240" w:lineRule="auto"/>
                                <w:jc w:val="center"/>
                                <w:rPr>
                                  <w:del w:id="138" w:author="Doolan, Brianna" w:date="2026-09-25T21:08:00Z" w16du:dateUtc="2026-09-26T01:08:00Z"/>
                                  <w:color w:val="000099"/>
                                  <w:kern w:val="24"/>
                                  <w:sz w:val="40"/>
                                  <w:szCs w:val="40"/>
                                </w:rPr>
                              </w:pPr>
                              <w:del w:id="139" w:author="Doolan, Brianna" w:date="2026-09-25T21:08:00Z" w16du:dateUtc="2026-09-26T01:08:00Z">
                                <w:r w:rsidRPr="006052D3">
                                  <w:rPr>
                                    <w:color w:val="000099"/>
                                    <w:kern w:val="24"/>
                                    <w:sz w:val="40"/>
                                    <w:szCs w:val="40"/>
                                  </w:rPr>
                                  <w:delText>&amp; HOMELAND SECURITY AWARDS</w:delText>
                                </w:r>
                              </w:del>
                            </w:p>
                          </w:txbxContent>
                        </wps:txbx>
                        <wps:bodyPr wrap="square" rtlCol="0">
                          <a:noAutofit/>
                        </wps:bodyPr>
                      </wps:wsp>
                    </a:graphicData>
                  </a:graphic>
                  <wp14:sizeRelV relativeFrom="margin">
                    <wp14:pctHeight>0</wp14:pctHeight>
                  </wp14:sizeRelV>
                </wp:anchor>
              </w:drawing>
            </mc:Choice>
            <mc:Fallback>
              <w:pict>
                <v:shape w14:anchorId="7EE3552A" id="_x0000_s1027" type="#_x0000_t202" style="position:absolute;margin-left:0;margin-top:3pt;width:473.5pt;height:59.6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" filled="f" strokecolor="red" strokeweight="6pt">
                  <v:textbox>
                    <w:txbxContent>
                      <w:p w14:paraId="6C256CB9" w14:textId="77777777" w:rsidR="00C26C66" w:rsidRPr="006052D3" w:rsidRDefault="00C26C66" w:rsidP="00C26C66">
                        <w:pPr>
                          <w:spacing w:after="0" w:line="240" w:lineRule="auto"/>
                          <w:jc w:val="center"/>
                          <w:rPr>
                            <w:del w:id="140" w:author="Doolan, Brianna" w:date="2026-09-25T21:08:00Z" w16du:dateUtc="2026-09-26T01:08:00Z"/>
                            <w:color w:val="000099"/>
                            <w:kern w:val="24"/>
                            <w:sz w:val="40"/>
                            <w:szCs w:val="40"/>
                          </w:rPr>
                        </w:pPr>
                        <w:del w:id="141" w:author="Doolan, Brianna" w:date="2026-09-25T21:08:00Z" w16du:dateUtc="2026-09-26T01:08:00Z">
                          <w:r w:rsidRPr="006052D3">
                            <w:rPr>
                              <w:color w:val="000099"/>
                              <w:kern w:val="24"/>
                              <w:sz w:val="40"/>
                              <w:szCs w:val="40"/>
                            </w:rPr>
                            <w:delText>GOVERNOR’S EMERGENCY MANAGEMENT</w:delText>
                          </w:r>
                        </w:del>
                      </w:p>
                      <w:p w14:paraId="72C8F435" w14:textId="77777777" w:rsidR="00C26C66" w:rsidRPr="006052D3" w:rsidRDefault="00C26C66" w:rsidP="00C26C66">
                        <w:pPr>
                          <w:spacing w:after="0" w:line="240" w:lineRule="auto"/>
                          <w:jc w:val="center"/>
                          <w:rPr>
                            <w:del w:id="142" w:author="Doolan, Brianna" w:date="2026-09-25T21:08:00Z" w16du:dateUtc="2026-09-26T01:08:00Z"/>
                            <w:color w:val="000099"/>
                            <w:kern w:val="24"/>
                            <w:sz w:val="40"/>
                            <w:szCs w:val="40"/>
                          </w:rPr>
                        </w:pPr>
                        <w:del w:id="143" w:author="Doolan, Brianna" w:date="2026-09-25T21:08:00Z" w16du:dateUtc="2026-09-26T01:08:00Z">
                          <w:r w:rsidRPr="006052D3">
                            <w:rPr>
                              <w:color w:val="000099"/>
                              <w:kern w:val="24"/>
                              <w:sz w:val="40"/>
                              <w:szCs w:val="40"/>
                            </w:rPr>
                            <w:delText>&amp; HOMELAND SECURITY AWARDS</w:delText>
                          </w:r>
                        </w:del>
                      </w:p>
                    </w:txbxContent>
                  </v:textbox>
                  <w10:wrap anchorx="margin"/>
                </v:shape>
              </w:pict>
            </mc:Fallback>
          </mc:AlternateContent>
        </w:r>
      </w:del>
    </w:p>
    <w:p w14:paraId="163D5B25" w14:textId="770A7F36" w:rsidR="00C26C66" w:rsidRDefault="00C26C66" w:rsidP="00FF44E1">
      <w:pPr>
        <w:contextualSpacing/>
        <w:rPr>
          <w:del w:id="144" w:author="Doolan, Brianna" w:date="2026-09-25T21:08:00Z" w16du:dateUtc="2026-09-26T01:08:00Z"/>
          <w:rFonts w:cs="Arial"/>
          <w:b/>
        </w:rPr>
      </w:pPr>
    </w:p>
    <w:p w14:paraId="4DECDBB5" w14:textId="5933EF52" w:rsidR="00C26C66" w:rsidRDefault="00C26C66" w:rsidP="00FF44E1">
      <w:pPr>
        <w:contextualSpacing/>
        <w:rPr>
          <w:del w:id="145" w:author="Doolan, Brianna" w:date="2026-09-25T21:08:00Z" w16du:dateUtc="2026-09-26T01:08:00Z"/>
          <w:rFonts w:cs="Arial"/>
          <w:b/>
        </w:rPr>
      </w:pPr>
    </w:p>
    <w:p w14:paraId="57B0B320" w14:textId="52038144" w:rsidR="00C26C66" w:rsidRDefault="00C26C66" w:rsidP="00FF44E1">
      <w:pPr>
        <w:contextualSpacing/>
        <w:rPr>
          <w:del w:id="146" w:author="Doolan, Brianna" w:date="2026-09-25T21:08:00Z" w16du:dateUtc="2026-09-26T01:08:00Z"/>
          <w:rFonts w:cs="Arial"/>
          <w:b/>
        </w:rPr>
      </w:pPr>
    </w:p>
    <w:p w14:paraId="6AAF79FA" w14:textId="1A3E538F" w:rsidR="00C26C66" w:rsidRDefault="00C26C66" w:rsidP="00FF44E1">
      <w:pPr>
        <w:contextualSpacing/>
        <w:rPr>
          <w:del w:id="147" w:author="Doolan, Brianna" w:date="2026-09-25T21:08:00Z" w16du:dateUtc="2026-09-26T01:08:00Z"/>
          <w:rFonts w:cs="Arial"/>
          <w:b/>
        </w:rPr>
      </w:pPr>
    </w:p>
    <w:p w14:paraId="0EB82FEB" w14:textId="5B26D4EF" w:rsidR="00C26C66" w:rsidRDefault="00C26C66" w:rsidP="00C26C66">
      <w:pPr>
        <w:contextualSpacing/>
        <w:jc w:val="center"/>
        <w:rPr>
          <w:del w:id="148" w:author="Doolan, Brianna" w:date="2026-09-25T21:08:00Z" w16du:dateUtc="2026-09-26T01:08:00Z"/>
          <w:rFonts w:cs="Arial"/>
          <w:b/>
          <w:bCs/>
          <w:sz w:val="40"/>
          <w:szCs w:val="40"/>
        </w:rPr>
      </w:pPr>
      <w:del w:id="149" w:author="Doolan, Brianna" w:date="2026-09-25T21:08:00Z" w16du:dateUtc="2026-09-26T01:08:00Z">
        <w:r>
          <w:rPr>
            <w:rFonts w:cs="Arial"/>
            <w:b/>
            <w:bCs/>
            <w:sz w:val="40"/>
            <w:szCs w:val="40"/>
          </w:rPr>
          <w:delText>LIFETIME ACHIEVEMENT</w:delText>
        </w:r>
        <w:r w:rsidRPr="00C26C66">
          <w:rPr>
            <w:rFonts w:cs="Arial"/>
            <w:b/>
            <w:bCs/>
            <w:sz w:val="40"/>
            <w:szCs w:val="40"/>
          </w:rPr>
          <w:delText xml:space="preserve"> AWARD</w:delText>
        </w:r>
        <w:r>
          <w:rPr>
            <w:rFonts w:cs="Arial"/>
            <w:b/>
            <w:bCs/>
            <w:sz w:val="40"/>
            <w:szCs w:val="40"/>
          </w:rPr>
          <w:delText xml:space="preserve"> NOMINATION</w:delText>
        </w:r>
        <w:r w:rsidRPr="00C26C66">
          <w:rPr>
            <w:rFonts w:cs="Arial"/>
            <w:b/>
            <w:bCs/>
            <w:sz w:val="40"/>
            <w:szCs w:val="40"/>
          </w:rPr>
          <w:delText> </w:delText>
        </w:r>
      </w:del>
    </w:p>
    <w:p w14:paraId="7ED04EB4" w14:textId="5DE5184A" w:rsidR="00C26C66" w:rsidRDefault="00C26C66" w:rsidP="00C26C66">
      <w:pPr>
        <w:contextualSpacing/>
        <w:rPr>
          <w:del w:id="150" w:author="Doolan, Brianna" w:date="2026-09-25T21:08:00Z" w16du:dateUtc="2026-09-26T01:08:00Z"/>
          <w:rFonts w:cs="Arial"/>
          <w:b/>
        </w:rPr>
      </w:pPr>
    </w:p>
    <w:p w14:paraId="3C91121E" w14:textId="68E75BC3" w:rsidR="00FF44E1" w:rsidRDefault="00FF44E1" w:rsidP="00FF44E1">
      <w:pPr>
        <w:contextualSpacing/>
        <w:rPr>
          <w:del w:id="151" w:author="Doolan, Brianna" w:date="2026-09-25T21:08:00Z" w16du:dateUtc="2026-09-26T01:08:00Z"/>
          <w:rFonts w:cs="Arial"/>
        </w:rPr>
      </w:pPr>
      <w:del w:id="152" w:author="Doolan, Brianna" w:date="2026-09-25T21:08:00Z" w16du:dateUtc="2026-09-26T01:08:00Z">
        <w:r w:rsidRPr="004C4167">
          <w:rPr>
            <w:rFonts w:cs="Arial"/>
            <w:b/>
          </w:rPr>
          <w:delText>Nominator name</w:delText>
        </w:r>
        <w:r w:rsidRPr="00587DCD">
          <w:rPr>
            <w:rFonts w:cs="Arial"/>
          </w:rPr>
          <w:delText>:</w:delText>
        </w:r>
        <w:r>
          <w:rPr>
            <w:rFonts w:cs="Arial"/>
          </w:rPr>
          <w:delText xml:space="preserve">  </w:delText>
        </w:r>
      </w:del>
      <w:sdt>
        <w:sdtPr>
          <w:alias w:val="Your name"/>
          <w:tag w:val="Your name"/>
          <w:id w:val="-740637659"/>
          <w:placeholder>
            <w:docPart w:val="07C2AD663C47420DB80CC0B0BF9E2138"/>
          </w:placeholder>
          <w:showingPlcHdr/>
        </w:sdtPr>
        <w:sdtEndPr>
          <w:rPr>
            <w:rFonts w:cs="Arial"/>
          </w:rPr>
        </w:sdtEndPr>
        <w:sdtContent>
          <w:del w:id="153" w:author="Doolan, Brianna" w:date="2026-09-25T21:08:00Z" w16du:dateUtc="2026-09-26T01:08:00Z">
            <w:r w:rsidRPr="008F4034">
              <w:rPr>
                <w:rStyle w:val="PlaceholderText"/>
              </w:rPr>
              <w:delText>Click here to enter text.</w:delText>
            </w:r>
          </w:del>
        </w:sdtContent>
      </w:sdt>
    </w:p>
    <w:p w14:paraId="2470E690" w14:textId="102590C9" w:rsidR="00FF44E1" w:rsidRPr="00587DCD" w:rsidRDefault="00FF44E1" w:rsidP="00FF44E1">
      <w:pPr>
        <w:contextualSpacing/>
        <w:rPr>
          <w:del w:id="154" w:author="Doolan, Brianna" w:date="2026-09-25T21:08:00Z" w16du:dateUtc="2026-09-26T01:08:00Z"/>
          <w:rFonts w:cs="Arial"/>
        </w:rPr>
      </w:pPr>
      <w:del w:id="155" w:author="Doolan, Brianna" w:date="2026-09-25T21:08:00Z" w16du:dateUtc="2026-09-26T01:08:00Z">
        <w:r w:rsidRPr="00615E73">
          <w:rPr>
            <w:rFonts w:cs="Arial"/>
            <w:b/>
          </w:rPr>
          <w:delText>Title and organization</w:delText>
        </w:r>
        <w:r w:rsidRPr="00587DCD">
          <w:rPr>
            <w:rFonts w:cs="Arial"/>
          </w:rPr>
          <w:delText>:</w:delText>
        </w:r>
        <w:r>
          <w:rPr>
            <w:rFonts w:cs="Arial"/>
          </w:rPr>
          <w:delText xml:space="preserve"> </w:delText>
        </w:r>
      </w:del>
      <w:sdt>
        <w:sdtPr>
          <w:rPr>
            <w:rFonts w:cs="Arial"/>
          </w:rPr>
          <w:alias w:val="Your Title"/>
          <w:tag w:val="Your Title"/>
          <w:id w:val="752784382"/>
          <w:placeholder>
            <w:docPart w:val="B63800964DBA450D86FEB240A0E2A502"/>
          </w:placeholder>
          <w:showingPlcHdr/>
        </w:sdtPr>
        <w:sdtEndPr/>
        <w:sdtContent>
          <w:del w:id="156" w:author="Doolan, Brianna" w:date="2026-09-25T21:08:00Z" w16du:dateUtc="2026-09-26T01:08:00Z">
            <w:r w:rsidRPr="008F4034">
              <w:rPr>
                <w:rStyle w:val="PlaceholderText"/>
              </w:rPr>
              <w:delText>Click here to enter text.</w:delText>
            </w:r>
          </w:del>
        </w:sdtContent>
      </w:sdt>
      <w:del w:id="157" w:author="Doolan, Brianna" w:date="2026-09-25T21:08:00Z" w16du:dateUtc="2026-09-26T01:08:00Z">
        <w:r>
          <w:rPr>
            <w:rFonts w:cs="Arial"/>
          </w:rPr>
          <w:delText xml:space="preserve">, </w:delText>
        </w:r>
      </w:del>
      <w:sdt>
        <w:sdtPr>
          <w:rPr>
            <w:rFonts w:cs="Arial"/>
          </w:rPr>
          <w:alias w:val="Your organization"/>
          <w:tag w:val="Your organization"/>
          <w:id w:val="-814491070"/>
          <w:placeholder>
            <w:docPart w:val="9358622A9E834D24968BCB5EC906874D"/>
          </w:placeholder>
          <w:showingPlcHdr/>
        </w:sdtPr>
        <w:sdtEndPr/>
        <w:sdtContent>
          <w:del w:id="158" w:author="Doolan, Brianna" w:date="2026-09-25T21:08:00Z" w16du:dateUtc="2026-09-26T01:08:00Z">
            <w:r w:rsidRPr="008F4034">
              <w:rPr>
                <w:rStyle w:val="PlaceholderText"/>
              </w:rPr>
              <w:delText>Click here to enter text.</w:delText>
            </w:r>
          </w:del>
        </w:sdtContent>
      </w:sdt>
    </w:p>
    <w:p w14:paraId="1A49D7BD" w14:textId="77777777" w:rsidR="00FF44E1" w:rsidRPr="00587DCD" w:rsidRDefault="00FF44E1" w:rsidP="00FF44E1">
      <w:pPr>
        <w:contextualSpacing/>
        <w:rPr>
          <w:del w:id="159" w:author="Doolan, Brianna" w:date="2026-09-25T21:08:00Z" w16du:dateUtc="2026-09-26T01:08:00Z"/>
          <w:rFonts w:cs="Arial"/>
        </w:rPr>
      </w:pPr>
      <w:del w:id="160" w:author="Doolan, Brianna" w:date="2026-09-25T21:08:00Z" w16du:dateUtc="2026-09-26T01:08:00Z">
        <w:r w:rsidRPr="00615E73">
          <w:rPr>
            <w:rFonts w:cs="Arial"/>
            <w:b/>
          </w:rPr>
          <w:delText>Mailing address</w:delText>
        </w:r>
        <w:r w:rsidRPr="00587DCD">
          <w:rPr>
            <w:rFonts w:cs="Arial"/>
          </w:rPr>
          <w:delText>:</w:delText>
        </w:r>
        <w:r>
          <w:rPr>
            <w:rFonts w:cs="Arial"/>
          </w:rPr>
          <w:delText xml:space="preserve"> </w:delText>
        </w:r>
      </w:del>
      <w:sdt>
        <w:sdtPr>
          <w:rPr>
            <w:rFonts w:cs="Arial"/>
          </w:rPr>
          <w:alias w:val="Your address"/>
          <w:tag w:val="Your address"/>
          <w:id w:val="-1913685281"/>
          <w:placeholder>
            <w:docPart w:val="98A9E2229AD74F96AD4147CEF85B6938"/>
          </w:placeholder>
          <w:showingPlcHdr/>
        </w:sdtPr>
        <w:sdtEndPr/>
        <w:sdtContent>
          <w:del w:id="161" w:author="Doolan, Brianna" w:date="2026-09-25T21:08:00Z" w16du:dateUtc="2026-09-26T01:08:00Z">
            <w:r w:rsidRPr="008F4034">
              <w:rPr>
                <w:rStyle w:val="PlaceholderText"/>
              </w:rPr>
              <w:delText>Click here to enter text.</w:delText>
            </w:r>
          </w:del>
        </w:sdtContent>
      </w:sdt>
    </w:p>
    <w:p w14:paraId="1DE634B2" w14:textId="77777777" w:rsidR="00FF44E1" w:rsidRPr="00587DCD" w:rsidRDefault="00FF44E1" w:rsidP="00FF44E1">
      <w:pPr>
        <w:contextualSpacing/>
        <w:rPr>
          <w:del w:id="162" w:author="Doolan, Brianna" w:date="2026-09-25T21:08:00Z" w16du:dateUtc="2026-09-26T01:08:00Z"/>
          <w:rFonts w:cs="Arial"/>
        </w:rPr>
      </w:pPr>
      <w:del w:id="163" w:author="Doolan, Brianna" w:date="2026-09-25T21:08:00Z" w16du:dateUtc="2026-09-26T01:08:00Z">
        <w:r w:rsidRPr="00615E73">
          <w:rPr>
            <w:rFonts w:cs="Arial"/>
            <w:b/>
          </w:rPr>
          <w:delText>Phone number</w:delText>
        </w:r>
        <w:r w:rsidRPr="00587DCD">
          <w:rPr>
            <w:rFonts w:cs="Arial"/>
          </w:rPr>
          <w:delText xml:space="preserve">: </w:delText>
        </w:r>
      </w:del>
      <w:sdt>
        <w:sdtPr>
          <w:rPr>
            <w:rFonts w:cs="Arial"/>
          </w:rPr>
          <w:alias w:val="Your phone number"/>
          <w:tag w:val="Your phone number"/>
          <w:id w:val="600998588"/>
          <w:placeholder>
            <w:docPart w:val="7BA2A6B6E99F4B1B83ED97E00E06F8EE"/>
          </w:placeholder>
          <w:showingPlcHdr/>
        </w:sdtPr>
        <w:sdtEndPr/>
        <w:sdtContent>
          <w:del w:id="164" w:author="Doolan, Brianna" w:date="2026-09-25T21:08:00Z" w16du:dateUtc="2026-09-26T01:08:00Z">
            <w:r w:rsidRPr="008F4034">
              <w:rPr>
                <w:rStyle w:val="PlaceholderText"/>
              </w:rPr>
              <w:delText>Click here to enter text.</w:delText>
            </w:r>
          </w:del>
        </w:sdtContent>
      </w:sdt>
    </w:p>
    <w:p w14:paraId="23804BA2" w14:textId="77777777" w:rsidR="00FF44E1" w:rsidRPr="00587DCD" w:rsidRDefault="00FF44E1" w:rsidP="00FF44E1">
      <w:pPr>
        <w:contextualSpacing/>
        <w:rPr>
          <w:del w:id="165" w:author="Doolan, Brianna" w:date="2026-09-25T21:08:00Z" w16du:dateUtc="2026-09-26T01:08:00Z"/>
          <w:rFonts w:cs="Arial"/>
        </w:rPr>
      </w:pPr>
      <w:del w:id="166" w:author="Doolan, Brianna" w:date="2026-09-25T21:08:00Z" w16du:dateUtc="2026-09-26T01:08:00Z">
        <w:r w:rsidRPr="00615E73">
          <w:rPr>
            <w:rFonts w:cs="Arial"/>
            <w:b/>
          </w:rPr>
          <w:delText>Email address</w:delText>
        </w:r>
        <w:r w:rsidRPr="00587DCD">
          <w:rPr>
            <w:rFonts w:cs="Arial"/>
          </w:rPr>
          <w:delText>:</w:delText>
        </w:r>
        <w:r>
          <w:rPr>
            <w:rFonts w:cs="Arial"/>
          </w:rPr>
          <w:delText xml:space="preserve"> </w:delText>
        </w:r>
      </w:del>
      <w:sdt>
        <w:sdtPr>
          <w:rPr>
            <w:rFonts w:cs="Arial"/>
          </w:rPr>
          <w:alias w:val="Your email"/>
          <w:tag w:val="Your email"/>
          <w:id w:val="-1207721952"/>
          <w:placeholder>
            <w:docPart w:val="E3D4DDE65895411D810991F75C343902"/>
          </w:placeholder>
          <w:showingPlcHdr/>
        </w:sdtPr>
        <w:sdtEndPr/>
        <w:sdtContent>
          <w:del w:id="167" w:author="Doolan, Brianna" w:date="2026-09-25T21:08:00Z" w16du:dateUtc="2026-09-26T01:08:00Z">
            <w:r w:rsidRPr="008F4034">
              <w:rPr>
                <w:rStyle w:val="PlaceholderText"/>
              </w:rPr>
              <w:delText>Click here to enter text.</w:delText>
            </w:r>
          </w:del>
        </w:sdtContent>
      </w:sdt>
    </w:p>
    <w:p w14:paraId="0BE25DD2" w14:textId="77777777" w:rsidR="00FF44E1" w:rsidRPr="00587DCD" w:rsidRDefault="00FF44E1" w:rsidP="00FF44E1">
      <w:pPr>
        <w:contextualSpacing/>
        <w:rPr>
          <w:del w:id="168" w:author="Doolan, Brianna" w:date="2026-09-25T21:08:00Z" w16du:dateUtc="2026-09-26T01:08:00Z"/>
          <w:rFonts w:cs="Arial"/>
        </w:rPr>
      </w:pPr>
    </w:p>
    <w:p w14:paraId="0635FE36" w14:textId="77777777" w:rsidR="00FF44E1" w:rsidRPr="00587DCD" w:rsidRDefault="00FF44E1" w:rsidP="00FF44E1">
      <w:pPr>
        <w:contextualSpacing/>
        <w:rPr>
          <w:del w:id="169" w:author="Doolan, Brianna" w:date="2026-09-25T21:08:00Z" w16du:dateUtc="2026-09-26T01:08:00Z"/>
          <w:rFonts w:cs="Arial"/>
        </w:rPr>
      </w:pPr>
      <w:del w:id="170" w:author="Doolan, Brianna" w:date="2026-09-25T21:08:00Z" w16du:dateUtc="2026-09-26T01:08:00Z">
        <w:r w:rsidRPr="00615E73">
          <w:rPr>
            <w:rFonts w:cs="Arial"/>
            <w:b/>
          </w:rPr>
          <w:delText>Name of nominee</w:delText>
        </w:r>
        <w:r w:rsidRPr="00587DCD">
          <w:rPr>
            <w:rFonts w:cs="Arial"/>
          </w:rPr>
          <w:delText>:</w:delText>
        </w:r>
        <w:r>
          <w:rPr>
            <w:rFonts w:cs="Arial"/>
          </w:rPr>
          <w:delText xml:space="preserve"> </w:delText>
        </w:r>
      </w:del>
      <w:sdt>
        <w:sdtPr>
          <w:rPr>
            <w:rFonts w:cs="Arial"/>
          </w:rPr>
          <w:alias w:val="Nominee name"/>
          <w:tag w:val="Nominee name"/>
          <w:id w:val="1546020044"/>
          <w:placeholder>
            <w:docPart w:val="1014097AD74947F28C47447FF0E1E15B"/>
          </w:placeholder>
          <w:showingPlcHdr/>
        </w:sdtPr>
        <w:sdtEndPr/>
        <w:sdtContent>
          <w:del w:id="171" w:author="Doolan, Brianna" w:date="2026-09-25T21:08:00Z" w16du:dateUtc="2026-09-26T01:08:00Z">
            <w:r w:rsidRPr="008F4034">
              <w:rPr>
                <w:rStyle w:val="PlaceholderText"/>
              </w:rPr>
              <w:delText>Click here to enter text.</w:delText>
            </w:r>
          </w:del>
        </w:sdtContent>
      </w:sdt>
    </w:p>
    <w:p w14:paraId="60660494" w14:textId="77777777" w:rsidR="00FF44E1" w:rsidRDefault="00FF44E1" w:rsidP="00FF44E1">
      <w:pPr>
        <w:contextualSpacing/>
        <w:rPr>
          <w:del w:id="172" w:author="Doolan, Brianna" w:date="2026-09-25T21:08:00Z" w16du:dateUtc="2026-09-26T01:08:00Z"/>
          <w:rFonts w:cs="Arial"/>
        </w:rPr>
      </w:pPr>
      <w:del w:id="173" w:author="Doolan, Brianna" w:date="2026-09-25T21:08:00Z" w16du:dateUtc="2026-09-26T01:08:00Z">
        <w:r w:rsidRPr="00615E73">
          <w:rPr>
            <w:rFonts w:cs="Arial"/>
            <w:b/>
          </w:rPr>
          <w:delText>Title and organization</w:delText>
        </w:r>
        <w:r w:rsidRPr="00587DCD">
          <w:rPr>
            <w:rFonts w:cs="Arial"/>
          </w:rPr>
          <w:delText>:</w:delText>
        </w:r>
        <w:r>
          <w:rPr>
            <w:rFonts w:cs="Arial"/>
          </w:rPr>
          <w:delText xml:space="preserve"> </w:delText>
        </w:r>
      </w:del>
      <w:sdt>
        <w:sdtPr>
          <w:rPr>
            <w:rFonts w:cs="Arial"/>
          </w:rPr>
          <w:alias w:val="Nominee's title"/>
          <w:tag w:val="Nominee title"/>
          <w:id w:val="943032683"/>
          <w:placeholder>
            <w:docPart w:val="891A5FE3EE224C23816F07779E87102B"/>
          </w:placeholder>
          <w:showingPlcHdr/>
        </w:sdtPr>
        <w:sdtEndPr/>
        <w:sdtContent>
          <w:del w:id="174" w:author="Doolan, Brianna" w:date="2026-09-25T21:08:00Z" w16du:dateUtc="2026-09-26T01:08:00Z">
            <w:r w:rsidRPr="008F4034">
              <w:rPr>
                <w:rStyle w:val="PlaceholderText"/>
              </w:rPr>
              <w:delText>Click here to enter text.</w:delText>
            </w:r>
          </w:del>
        </w:sdtContent>
      </w:sdt>
      <w:del w:id="175" w:author="Doolan, Brianna" w:date="2026-09-25T21:08:00Z" w16du:dateUtc="2026-09-26T01:08:00Z">
        <w:r>
          <w:rPr>
            <w:rFonts w:cs="Arial"/>
          </w:rPr>
          <w:delText xml:space="preserve"> , </w:delText>
        </w:r>
      </w:del>
      <w:sdt>
        <w:sdtPr>
          <w:rPr>
            <w:rFonts w:cs="Arial"/>
          </w:rPr>
          <w:alias w:val="Nominee's organization"/>
          <w:tag w:val="Nominee's organization"/>
          <w:id w:val="912594232"/>
          <w:placeholder>
            <w:docPart w:val="4A73FC39A3CB4E99AB1910189599BA6C"/>
          </w:placeholder>
          <w:showingPlcHdr/>
        </w:sdtPr>
        <w:sdtEndPr/>
        <w:sdtContent>
          <w:del w:id="176" w:author="Doolan, Brianna" w:date="2026-09-25T21:08:00Z" w16du:dateUtc="2026-09-26T01:08:00Z">
            <w:r w:rsidRPr="008F4034">
              <w:rPr>
                <w:rStyle w:val="PlaceholderText"/>
              </w:rPr>
              <w:delText>Click here to enter text.</w:delText>
            </w:r>
          </w:del>
        </w:sdtContent>
      </w:sdt>
    </w:p>
    <w:p w14:paraId="44CA8CFD" w14:textId="77777777" w:rsidR="00FF44E1" w:rsidRDefault="00FF44E1" w:rsidP="00FF44E1">
      <w:pPr>
        <w:contextualSpacing/>
        <w:rPr>
          <w:del w:id="177" w:author="Doolan, Brianna" w:date="2026-09-25T21:08:00Z" w16du:dateUtc="2026-09-26T01:08:00Z"/>
          <w:rFonts w:cs="Arial"/>
        </w:rPr>
      </w:pPr>
      <w:del w:id="178" w:author="Doolan, Brianna" w:date="2026-09-25T21:08:00Z" w16du:dateUtc="2026-09-26T01:08:00Z">
        <w:r w:rsidRPr="00615E73">
          <w:rPr>
            <w:rFonts w:cs="Arial"/>
            <w:b/>
          </w:rPr>
          <w:delText>Mailing address</w:delText>
        </w:r>
        <w:r w:rsidRPr="00587DCD">
          <w:rPr>
            <w:rFonts w:cs="Arial"/>
          </w:rPr>
          <w:delText>:</w:delText>
        </w:r>
        <w:r>
          <w:rPr>
            <w:rFonts w:cs="Arial"/>
          </w:rPr>
          <w:delText xml:space="preserve"> </w:delText>
        </w:r>
      </w:del>
      <w:sdt>
        <w:sdtPr>
          <w:rPr>
            <w:rFonts w:cs="Arial"/>
          </w:rPr>
          <w:alias w:val="Nominee's mailing address"/>
          <w:tag w:val="Nominee's mailing address"/>
          <w:id w:val="1614638042"/>
          <w:placeholder>
            <w:docPart w:val="AE5D9AE550AB4485AF5E468CF5BD8875"/>
          </w:placeholder>
          <w:showingPlcHdr/>
        </w:sdtPr>
        <w:sdtEndPr/>
        <w:sdtContent>
          <w:del w:id="179" w:author="Doolan, Brianna" w:date="2026-09-25T21:08:00Z" w16du:dateUtc="2026-09-26T01:08:00Z">
            <w:r w:rsidRPr="008F4034">
              <w:rPr>
                <w:rStyle w:val="PlaceholderText"/>
              </w:rPr>
              <w:delText>Click here to enter text.</w:delText>
            </w:r>
          </w:del>
        </w:sdtContent>
      </w:sdt>
    </w:p>
    <w:p w14:paraId="298F9CFB" w14:textId="77777777" w:rsidR="00FF44E1" w:rsidRDefault="00FF44E1" w:rsidP="00FF44E1">
      <w:pPr>
        <w:contextualSpacing/>
        <w:rPr>
          <w:del w:id="180" w:author="Doolan, Brianna" w:date="2026-09-25T21:08:00Z" w16du:dateUtc="2026-09-26T01:08:00Z"/>
          <w:rFonts w:cs="Arial"/>
        </w:rPr>
      </w:pPr>
      <w:del w:id="181" w:author="Doolan, Brianna" w:date="2026-09-25T21:08:00Z" w16du:dateUtc="2026-09-26T01:08:00Z">
        <w:r w:rsidRPr="00615E73">
          <w:rPr>
            <w:rFonts w:cs="Arial"/>
            <w:b/>
          </w:rPr>
          <w:delText>Phone number</w:delText>
        </w:r>
        <w:r w:rsidRPr="00587DCD">
          <w:rPr>
            <w:rFonts w:cs="Arial"/>
          </w:rPr>
          <w:delText>:</w:delText>
        </w:r>
        <w:r>
          <w:rPr>
            <w:rFonts w:cs="Arial"/>
          </w:rPr>
          <w:delText xml:space="preserve"> </w:delText>
        </w:r>
      </w:del>
      <w:sdt>
        <w:sdtPr>
          <w:rPr>
            <w:rFonts w:cs="Arial"/>
          </w:rPr>
          <w:alias w:val="Nominee's phone number"/>
          <w:tag w:val="Nominee's phone number"/>
          <w:id w:val="-686056015"/>
          <w:placeholder>
            <w:docPart w:val="9E1C8C22F08F4DC298545097888873EF"/>
          </w:placeholder>
          <w:showingPlcHdr/>
        </w:sdtPr>
        <w:sdtEndPr/>
        <w:sdtContent>
          <w:del w:id="182" w:author="Doolan, Brianna" w:date="2026-09-25T21:08:00Z" w16du:dateUtc="2026-09-26T01:08:00Z">
            <w:r w:rsidRPr="008F4034">
              <w:rPr>
                <w:rStyle w:val="PlaceholderText"/>
              </w:rPr>
              <w:delText>Click here to enter text.</w:delText>
            </w:r>
          </w:del>
        </w:sdtContent>
      </w:sdt>
      <w:del w:id="183" w:author="Doolan, Brianna" w:date="2026-09-25T21:08:00Z" w16du:dateUtc="2026-09-26T01:08:00Z">
        <w:r>
          <w:rPr>
            <w:rFonts w:cs="Arial"/>
          </w:rPr>
          <w:delText xml:space="preserve"> </w:delText>
        </w:r>
      </w:del>
    </w:p>
    <w:p w14:paraId="0585FF36" w14:textId="77777777" w:rsidR="00FF44E1" w:rsidRPr="00587DCD" w:rsidRDefault="00FF44E1" w:rsidP="00FF44E1">
      <w:pPr>
        <w:contextualSpacing/>
        <w:rPr>
          <w:del w:id="184" w:author="Doolan, Brianna" w:date="2026-09-25T21:08:00Z" w16du:dateUtc="2026-09-26T01:08:00Z"/>
          <w:rFonts w:cs="Arial"/>
        </w:rPr>
      </w:pPr>
      <w:del w:id="185" w:author="Doolan, Brianna" w:date="2026-09-25T21:08:00Z" w16du:dateUtc="2026-09-26T01:08:00Z">
        <w:r w:rsidRPr="00615E73">
          <w:rPr>
            <w:rFonts w:cs="Arial"/>
            <w:b/>
          </w:rPr>
          <w:delText>Email address</w:delText>
        </w:r>
        <w:r w:rsidRPr="00587DCD">
          <w:rPr>
            <w:rFonts w:cs="Arial"/>
          </w:rPr>
          <w:delText xml:space="preserve">: </w:delText>
        </w:r>
      </w:del>
      <w:sdt>
        <w:sdtPr>
          <w:rPr>
            <w:rFonts w:cs="Arial"/>
          </w:rPr>
          <w:alias w:val="Nominee's email"/>
          <w:tag w:val="Nominee's email"/>
          <w:id w:val="-34273528"/>
          <w:placeholder>
            <w:docPart w:val="5DD8F57C4DBC4205A4722B62EBF7C014"/>
          </w:placeholder>
          <w:showingPlcHdr/>
        </w:sdtPr>
        <w:sdtEndPr/>
        <w:sdtContent>
          <w:del w:id="186" w:author="Doolan, Brianna" w:date="2026-09-25T21:08:00Z" w16du:dateUtc="2026-09-26T01:08:00Z">
            <w:r w:rsidRPr="008F4034">
              <w:rPr>
                <w:rStyle w:val="PlaceholderText"/>
              </w:rPr>
              <w:delText>Click here to enter text.</w:delText>
            </w:r>
          </w:del>
        </w:sdtContent>
      </w:sdt>
    </w:p>
    <w:p w14:paraId="009C6CAC" w14:textId="77777777" w:rsidR="00FF44E1" w:rsidRDefault="00FF44E1" w:rsidP="00FF44E1">
      <w:pPr>
        <w:contextualSpacing/>
        <w:rPr>
          <w:del w:id="187" w:author="Doolan, Brianna" w:date="2026-09-25T21:08:00Z" w16du:dateUtc="2026-09-26T01:08:00Z"/>
          <w:rFonts w:cs="Arial"/>
        </w:rPr>
      </w:pPr>
    </w:p>
    <w:p w14:paraId="3A9CD9CC" w14:textId="75791FD1" w:rsidR="00FF44E1" w:rsidRPr="002949EB" w:rsidRDefault="003045A2" w:rsidP="003045A2">
      <w:pPr>
        <w:pStyle w:val="ListParagraph"/>
        <w:numPr>
          <w:ilvl w:val="0"/>
          <w:numId w:val="4"/>
        </w:numPr>
        <w:rPr>
          <w:del w:id="188" w:author="Doolan, Brianna" w:date="2026-09-25T21:08:00Z" w16du:dateUtc="2026-09-26T01:08:00Z"/>
          <w:rFonts w:cs="Arial"/>
          <w:b/>
        </w:rPr>
      </w:pPr>
      <w:del w:id="189" w:author="Doolan, Brianna" w:date="2026-09-25T21:08:00Z" w16du:dateUtc="2026-09-26T01:08:00Z">
        <w:r>
          <w:rPr>
            <w:rFonts w:cs="Arial"/>
            <w:b/>
          </w:rPr>
          <w:delText xml:space="preserve">Please describe the professional background of the individual, including years in the profession of emergency management. </w:delText>
        </w:r>
      </w:del>
    </w:p>
    <w:sdt>
      <w:sdtPr>
        <w:rPr>
          <w:rFonts w:cs="Arial"/>
        </w:rPr>
        <w:alias w:val="Project or program description"/>
        <w:tag w:val="Project or program description"/>
        <w:id w:val="161981618"/>
        <w:placeholder>
          <w:docPart w:val="206671FC942F4995A06E0980118F8E36"/>
        </w:placeholder>
        <w:showingPlcHdr/>
      </w:sdtPr>
      <w:sdtEndPr/>
      <w:sdtContent>
        <w:p w14:paraId="2E5C39B8" w14:textId="77777777" w:rsidR="00FF44E1" w:rsidRDefault="00FF44E1" w:rsidP="00FF44E1">
          <w:pPr>
            <w:ind w:left="360"/>
            <w:rPr>
              <w:del w:id="190" w:author="Doolan, Brianna" w:date="2026-09-25T21:08:00Z" w16du:dateUtc="2026-09-26T01:08:00Z"/>
              <w:rFonts w:cs="Arial"/>
            </w:rPr>
          </w:pPr>
          <w:del w:id="191" w:author="Doolan, Brianna" w:date="2026-09-25T21:08:00Z" w16du:dateUtc="2026-09-26T01:08:00Z">
            <w:r w:rsidRPr="008F4034">
              <w:rPr>
                <w:rStyle w:val="PlaceholderText"/>
              </w:rPr>
              <w:delText>Click here to enter text.</w:delText>
            </w:r>
          </w:del>
        </w:p>
      </w:sdtContent>
    </w:sdt>
    <w:p w14:paraId="231F1878" w14:textId="5C2606E1" w:rsidR="00FF44E1" w:rsidRPr="002949EB" w:rsidRDefault="003045A2" w:rsidP="003045A2">
      <w:pPr>
        <w:pStyle w:val="ListParagraph"/>
        <w:numPr>
          <w:ilvl w:val="0"/>
          <w:numId w:val="4"/>
        </w:numPr>
        <w:rPr>
          <w:del w:id="192" w:author="Doolan, Brianna" w:date="2026-09-25T21:08:00Z" w16du:dateUtc="2026-09-26T01:08:00Z"/>
          <w:rFonts w:cs="Arial"/>
          <w:b/>
        </w:rPr>
      </w:pPr>
      <w:del w:id="193" w:author="Doolan, Brianna" w:date="2026-09-25T21:08:00Z" w16du:dateUtc="2026-09-26T01:08:00Z">
        <w:r>
          <w:rPr>
            <w:rFonts w:cs="Arial"/>
            <w:b/>
          </w:rPr>
          <w:delText xml:space="preserve">Describe activities in the field of emergency management that qualify this person for this award. How did these activities enhance emergency management in Wisconsin? </w:delText>
        </w:r>
      </w:del>
    </w:p>
    <w:sdt>
      <w:sdtPr>
        <w:rPr>
          <w:rFonts w:cs="Arial"/>
        </w:rPr>
        <w:alias w:val="Objective"/>
        <w:tag w:val="Objective"/>
        <w:id w:val="-1713964411"/>
        <w:placeholder>
          <w:docPart w:val="56E9C1BD8DC04BA8A23FA65A747C541A"/>
        </w:placeholder>
        <w:showingPlcHdr/>
      </w:sdtPr>
      <w:sdtEndPr/>
      <w:sdtContent>
        <w:p w14:paraId="7AFA7826" w14:textId="77777777" w:rsidR="00FF44E1" w:rsidRDefault="00FF44E1" w:rsidP="00FF44E1">
          <w:pPr>
            <w:ind w:left="360"/>
            <w:rPr>
              <w:del w:id="194" w:author="Doolan, Brianna" w:date="2026-09-25T21:08:00Z" w16du:dateUtc="2026-09-26T01:08:00Z"/>
              <w:rFonts w:cs="Arial"/>
            </w:rPr>
          </w:pPr>
          <w:del w:id="195" w:author="Doolan, Brianna" w:date="2026-09-25T21:08:00Z" w16du:dateUtc="2026-09-26T01:08:00Z">
            <w:r w:rsidRPr="008F4034">
              <w:rPr>
                <w:rStyle w:val="PlaceholderText"/>
              </w:rPr>
              <w:delText>Click here to enter text.</w:delText>
            </w:r>
          </w:del>
        </w:p>
      </w:sdtContent>
    </w:sdt>
    <w:p w14:paraId="75E051B9" w14:textId="199580BF" w:rsidR="00FF44E1" w:rsidRPr="002949EB" w:rsidRDefault="003045A2" w:rsidP="003045A2">
      <w:pPr>
        <w:pStyle w:val="ListParagraph"/>
        <w:numPr>
          <w:ilvl w:val="0"/>
          <w:numId w:val="4"/>
        </w:numPr>
        <w:rPr>
          <w:del w:id="196" w:author="Doolan, Brianna" w:date="2026-09-25T21:08:00Z" w16du:dateUtc="2026-09-26T01:08:00Z"/>
          <w:rFonts w:cs="Arial"/>
          <w:b/>
        </w:rPr>
      </w:pPr>
      <w:del w:id="197" w:author="Doolan, Brianna" w:date="2026-09-25T21:08:00Z" w16du:dateUtc="2026-09-26T01:08:00Z">
        <w:r>
          <w:rPr>
            <w:rFonts w:cs="Arial"/>
            <w:b/>
          </w:rPr>
          <w:delText xml:space="preserve">How has this person demonstrated a commitment to the profession? </w:delText>
        </w:r>
      </w:del>
    </w:p>
    <w:sdt>
      <w:sdtPr>
        <w:rPr>
          <w:rFonts w:cs="Arial"/>
        </w:rPr>
        <w:alias w:val="Results"/>
        <w:tag w:val="Results"/>
        <w:id w:val="743152652"/>
        <w:placeholder>
          <w:docPart w:val="C6546B77C6254C158B436B72527EE372"/>
        </w:placeholder>
        <w:showingPlcHdr/>
      </w:sdtPr>
      <w:sdtEndPr/>
      <w:sdtContent>
        <w:p w14:paraId="39AC133A" w14:textId="77777777" w:rsidR="00FF44E1" w:rsidRDefault="00FF44E1" w:rsidP="00FF44E1">
          <w:pPr>
            <w:ind w:left="360"/>
            <w:rPr>
              <w:del w:id="198" w:author="Doolan, Brianna" w:date="2026-09-25T21:08:00Z" w16du:dateUtc="2026-09-26T01:08:00Z"/>
              <w:rFonts w:cs="Arial"/>
            </w:rPr>
          </w:pPr>
          <w:del w:id="199" w:author="Doolan, Brianna" w:date="2026-09-25T21:08:00Z" w16du:dateUtc="2026-09-26T01:08:00Z">
            <w:r w:rsidRPr="008F4034">
              <w:rPr>
                <w:rStyle w:val="PlaceholderText"/>
              </w:rPr>
              <w:delText>Click here to enter text.</w:delText>
            </w:r>
          </w:del>
        </w:p>
      </w:sdtContent>
    </w:sdt>
    <w:p w14:paraId="7FE64919" w14:textId="4AD87A80" w:rsidR="00666509" w:rsidRPr="002949EB" w:rsidRDefault="00666509" w:rsidP="00EF124D">
      <w:pPr>
        <w:pStyle w:val="ListParagraph"/>
        <w:numPr>
          <w:ilvl w:val="0"/>
          <w:numId w:val="4"/>
        </w:numPr>
        <w:rPr>
          <w:del w:id="200" w:author="Doolan, Brianna" w:date="2026-09-25T21:08:00Z" w16du:dateUtc="2026-09-26T01:08:00Z"/>
          <w:rFonts w:cs="Arial"/>
          <w:b/>
        </w:rPr>
      </w:pPr>
      <w:del w:id="201" w:author="Doolan, Brianna" w:date="2026-09-25T21:08:00Z" w16du:dateUtc="2026-09-26T01:08:00Z">
        <w:r>
          <w:rPr>
            <w:rFonts w:cs="Arial"/>
            <w:b/>
          </w:rPr>
          <w:delText>Why is this person unique? What sets them apart?</w:delText>
        </w:r>
      </w:del>
    </w:p>
    <w:sdt>
      <w:sdtPr>
        <w:rPr>
          <w:rFonts w:cs="Arial"/>
        </w:rPr>
        <w:alias w:val="Industry impact"/>
        <w:tag w:val="Industry impact"/>
        <w:id w:val="-539278885"/>
        <w:placeholder>
          <w:docPart w:val="940C981734344F4B860EE56597D54779"/>
        </w:placeholder>
        <w:showingPlcHdr/>
      </w:sdtPr>
      <w:sdtEndPr/>
      <w:sdtContent>
        <w:p w14:paraId="254A362E" w14:textId="77777777" w:rsidR="00FF44E1" w:rsidRDefault="00FF44E1" w:rsidP="00FF44E1">
          <w:pPr>
            <w:ind w:left="360"/>
            <w:rPr>
              <w:del w:id="202" w:author="Doolan, Brianna" w:date="2026-09-25T21:08:00Z" w16du:dateUtc="2026-09-26T01:08:00Z"/>
              <w:rFonts w:cs="Arial"/>
            </w:rPr>
          </w:pPr>
          <w:del w:id="203" w:author="Doolan, Brianna" w:date="2026-09-25T21:08:00Z" w16du:dateUtc="2026-09-26T01:08:00Z">
            <w:r w:rsidRPr="008F4034">
              <w:rPr>
                <w:rStyle w:val="PlaceholderText"/>
              </w:rPr>
              <w:delText>Click here to enter text.</w:delText>
            </w:r>
          </w:del>
        </w:p>
      </w:sdtContent>
    </w:sdt>
    <w:p w14:paraId="2B0D39A3" w14:textId="17B08B3E" w:rsidR="00FF44E1" w:rsidRPr="002949EB" w:rsidRDefault="003045A2" w:rsidP="00EF124D">
      <w:pPr>
        <w:pStyle w:val="ListParagraph"/>
        <w:numPr>
          <w:ilvl w:val="0"/>
          <w:numId w:val="4"/>
        </w:numPr>
        <w:rPr>
          <w:del w:id="204" w:author="Doolan, Brianna" w:date="2026-09-25T21:08:00Z" w16du:dateUtc="2026-09-26T01:08:00Z"/>
          <w:rFonts w:cs="Arial"/>
          <w:b/>
        </w:rPr>
      </w:pPr>
      <w:del w:id="205" w:author="Doolan, Brianna" w:date="2026-09-25T21:08:00Z" w16du:dateUtc="2026-09-26T01:08:00Z">
        <w:r>
          <w:rPr>
            <w:rFonts w:cs="Arial"/>
            <w:b/>
          </w:rPr>
          <w:delText>Please include any additional information that you would like to be considered.</w:delText>
        </w:r>
        <w:r w:rsidR="00FF44E1" w:rsidRPr="002949EB">
          <w:rPr>
            <w:rFonts w:cs="Arial"/>
            <w:b/>
          </w:rPr>
          <w:delText xml:space="preserve"> </w:delText>
        </w:r>
      </w:del>
    </w:p>
    <w:sdt>
      <w:sdtPr>
        <w:rPr>
          <w:rFonts w:cs="Arial"/>
        </w:rPr>
        <w:alias w:val="What makes project unique"/>
        <w:tag w:val="What makes project unique"/>
        <w:id w:val="-1029411718"/>
        <w:placeholder>
          <w:docPart w:val="247332248DBA433099096D105CDC6973"/>
        </w:placeholder>
        <w:showingPlcHdr/>
      </w:sdtPr>
      <w:sdtEndPr/>
      <w:sdtContent>
        <w:p w14:paraId="3568DB29" w14:textId="77777777" w:rsidR="00FF44E1" w:rsidRDefault="00FF44E1" w:rsidP="00FF44E1">
          <w:pPr>
            <w:ind w:left="360"/>
            <w:rPr>
              <w:rFonts w:cs="Arial"/>
            </w:rPr>
          </w:pPr>
          <w:del w:id="206" w:author="Doolan, Brianna" w:date="2026-09-25T21:08:00Z" w16du:dateUtc="2026-09-26T01:08:00Z">
            <w:r w:rsidRPr="008F4034">
              <w:rPr>
                <w:rStyle w:val="PlaceholderText"/>
              </w:rPr>
              <w:delText>Click here to enter text.</w:delText>
            </w:r>
          </w:del>
        </w:p>
      </w:sdtContent>
    </w:sdt>
    <w:p w14:paraId="335F4BDA" w14:textId="77777777" w:rsidR="00FF44E1" w:rsidRPr="007C1606" w:rsidRDefault="00FF44E1" w:rsidP="0051706C">
      <w:pPr>
        <w:pPrChange w:id="207" w:author="Doolan, Brianna" w:date="2026-09-25T21:08:00Z" w16du:dateUtc="2026-09-26T01:08:00Z">
          <w:pPr>
            <w:ind w:left="360"/>
          </w:pPr>
        </w:pPrChange>
      </w:pPr>
    </w:p>
    <w:sectPr w:rsidR="00FF44E1" w:rsidRPr="007C1606">
      <w:headerReference w:type="default" r:id="rId12"/>
      <w:footerReference w:type="default" r:id="rId13"/>
      <w:pgSz w:w="11906" w:h="16838"/>
      <w:pgMar w:top="1440" w:right="1440" w:bottom="1440" w:left="1440" w:header="708" w:footer="708" w:gutter="0"/>
      <w:cols w:space="708"/>
      <w:docGrid w:linePitch="360"/>
      <w:sectPrChange w:id="210" w:author="Doolan, Brianna" w:date="2026-09-25T21:08:00Z" w16du:dateUtc="2026-09-26T01:08:00Z">
        <w:sectPr w:rsidR="00FF44E1" w:rsidRPr="007C1606">
          <w:pgSz w:w="12240" w:h="15840"/>
          <w:pgMar w:top="1440" w:right="1440" w:bottom="1440"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FEE004" w14:textId="77777777" w:rsidR="00DE4D07" w:rsidRDefault="00DE4D07" w:rsidP="007C1606">
      <w:pPr>
        <w:spacing w:after="0" w:line="240" w:lineRule="auto"/>
      </w:pPr>
      <w:r>
        <w:separator/>
      </w:r>
    </w:p>
  </w:endnote>
  <w:endnote w:type="continuationSeparator" w:id="0">
    <w:p w14:paraId="0F236616" w14:textId="77777777" w:rsidR="00DE4D07" w:rsidRDefault="00DE4D07" w:rsidP="007C1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7AB48" w14:textId="77777777" w:rsidR="007C1606" w:rsidRDefault="007C1606">
    <w:pPr>
      <w:pStyle w:val="Hyperlink"/>
      <w:pPrChange w:id="209" w:author="Doolan, Brianna" w:date="2026-09-25T21:08:00Z" w16du:dateUtc="2026-09-26T01:0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C3B422" w14:textId="77777777" w:rsidR="00DE4D07" w:rsidRDefault="00DE4D07" w:rsidP="007C1606">
      <w:pPr>
        <w:spacing w:after="0" w:line="240" w:lineRule="auto"/>
      </w:pPr>
      <w:r>
        <w:separator/>
      </w:r>
    </w:p>
  </w:footnote>
  <w:footnote w:type="continuationSeparator" w:id="0">
    <w:p w14:paraId="70CF1EEF" w14:textId="77777777" w:rsidR="00DE4D07" w:rsidRDefault="00DE4D07" w:rsidP="007C1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1F115" w14:textId="77777777" w:rsidR="007C1606" w:rsidRDefault="007C1606">
    <w:pPr>
      <w:pStyle w:val="BalloonText"/>
      <w:pPrChange w:id="208" w:author="Doolan, Brianna" w:date="2026-09-25T21:08:00Z" w16du:dateUtc="2026-09-26T01:0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2420A"/>
    <w:multiLevelType w:val="hybridMultilevel"/>
    <w:tmpl w:val="82BCF450"/>
    <w:lvl w:ilvl="0" w:tplc="5E928E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C663B"/>
    <w:multiLevelType w:val="hybridMultilevel"/>
    <w:tmpl w:val="5A5A9C4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8210B2F"/>
    <w:multiLevelType w:val="multilevel"/>
    <w:tmpl w:val="54B65974"/>
    <w:lvl w:ilvl="0">
      <w:start w:val="1"/>
      <w:numFmt w:val="decimal"/>
      <w:pStyle w:val="Heading2"/>
      <w:lvlText w:val="%1."/>
      <w:lvlJc w:val="left"/>
      <w:pPr>
        <w:ind w:left="1080" w:hanging="720"/>
      </w:pPr>
      <w:rPr>
        <w:rFonts w:hint="default"/>
        <w:color w:val="6B2976"/>
        <w:sz w:val="40"/>
      </w:rPr>
    </w:lvl>
    <w:lvl w:ilvl="1">
      <w:start w:val="1"/>
      <w:numFmt w:val="decimal"/>
      <w:isLgl/>
      <w:lvlText w:val="%1.%2"/>
      <w:lvlJc w:val="left"/>
      <w:pPr>
        <w:ind w:left="5399" w:hanging="720"/>
      </w:pPr>
      <w:rPr>
        <w:rFonts w:hint="default"/>
        <w:b/>
        <w:color w:val="6B2976"/>
        <w:sz w:val="32"/>
        <w:szCs w:val="28"/>
      </w:rPr>
    </w:lvl>
    <w:lvl w:ilvl="2">
      <w:start w:val="1"/>
      <w:numFmt w:val="decimal"/>
      <w:isLgl/>
      <w:lvlText w:val="%1.%2.%3"/>
      <w:lvlJc w:val="left"/>
      <w:pPr>
        <w:ind w:left="157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446215E2"/>
    <w:multiLevelType w:val="hybridMultilevel"/>
    <w:tmpl w:val="47B09EFE"/>
    <w:lvl w:ilvl="0" w:tplc="3C4A514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28A4E75"/>
    <w:multiLevelType w:val="hybridMultilevel"/>
    <w:tmpl w:val="25CA23B4"/>
    <w:lvl w:ilvl="0" w:tplc="2CAAD4BA">
      <w:start w:val="6"/>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2131E"/>
    <w:multiLevelType w:val="hybridMultilevel"/>
    <w:tmpl w:val="F5AEB492"/>
    <w:lvl w:ilvl="0" w:tplc="7A9C120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404418B"/>
    <w:multiLevelType w:val="hybridMultilevel"/>
    <w:tmpl w:val="5AC82F82"/>
    <w:lvl w:ilvl="0" w:tplc="F95282A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0667119">
    <w:abstractNumId w:val="6"/>
  </w:num>
  <w:num w:numId="2" w16cid:durableId="1319457109">
    <w:abstractNumId w:val="0"/>
  </w:num>
  <w:num w:numId="3" w16cid:durableId="351493224">
    <w:abstractNumId w:val="3"/>
  </w:num>
  <w:num w:numId="4" w16cid:durableId="1710908750">
    <w:abstractNumId w:val="5"/>
  </w:num>
  <w:num w:numId="5" w16cid:durableId="811213544">
    <w:abstractNumId w:val="4"/>
  </w:num>
  <w:num w:numId="6" w16cid:durableId="1287392867">
    <w:abstractNumId w:val="2"/>
  </w:num>
  <w:num w:numId="7" w16cid:durableId="82262576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ocumentProtection w:edit="forms"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A4D"/>
    <w:rsid w:val="00077E6E"/>
    <w:rsid w:val="00152245"/>
    <w:rsid w:val="00192A4D"/>
    <w:rsid w:val="00225D94"/>
    <w:rsid w:val="00240510"/>
    <w:rsid w:val="002676D9"/>
    <w:rsid w:val="00286AEC"/>
    <w:rsid w:val="002949EB"/>
    <w:rsid w:val="002B74B1"/>
    <w:rsid w:val="003045A2"/>
    <w:rsid w:val="00410F60"/>
    <w:rsid w:val="0044203D"/>
    <w:rsid w:val="0051706C"/>
    <w:rsid w:val="00535265"/>
    <w:rsid w:val="00551602"/>
    <w:rsid w:val="0055255E"/>
    <w:rsid w:val="00581EB4"/>
    <w:rsid w:val="005A42F8"/>
    <w:rsid w:val="005B4181"/>
    <w:rsid w:val="006052D3"/>
    <w:rsid w:val="0062157B"/>
    <w:rsid w:val="00656DBE"/>
    <w:rsid w:val="00666509"/>
    <w:rsid w:val="0069152D"/>
    <w:rsid w:val="006F2FA7"/>
    <w:rsid w:val="007C1606"/>
    <w:rsid w:val="007C39A3"/>
    <w:rsid w:val="00800591"/>
    <w:rsid w:val="0087026F"/>
    <w:rsid w:val="008800EC"/>
    <w:rsid w:val="008D37D4"/>
    <w:rsid w:val="008D39B6"/>
    <w:rsid w:val="008F5CB7"/>
    <w:rsid w:val="00946077"/>
    <w:rsid w:val="009A302A"/>
    <w:rsid w:val="00A4549C"/>
    <w:rsid w:val="00A52801"/>
    <w:rsid w:val="00A52E80"/>
    <w:rsid w:val="00A54DE3"/>
    <w:rsid w:val="00B33647"/>
    <w:rsid w:val="00B82631"/>
    <w:rsid w:val="00BD309B"/>
    <w:rsid w:val="00BE4A05"/>
    <w:rsid w:val="00C26C66"/>
    <w:rsid w:val="00C84FF2"/>
    <w:rsid w:val="00CA1E04"/>
    <w:rsid w:val="00CE0687"/>
    <w:rsid w:val="00D15A94"/>
    <w:rsid w:val="00D179F5"/>
    <w:rsid w:val="00D5157F"/>
    <w:rsid w:val="00D93ADE"/>
    <w:rsid w:val="00DA585A"/>
    <w:rsid w:val="00DB15B0"/>
    <w:rsid w:val="00DB51B4"/>
    <w:rsid w:val="00DE4D07"/>
    <w:rsid w:val="00E25689"/>
    <w:rsid w:val="00E876AB"/>
    <w:rsid w:val="00EE34EE"/>
    <w:rsid w:val="00EF124D"/>
    <w:rsid w:val="00F23BF0"/>
    <w:rsid w:val="00F3132D"/>
    <w:rsid w:val="00F37F04"/>
    <w:rsid w:val="00F42000"/>
    <w:rsid w:val="00FF44E1"/>
    <w:rsid w:val="104E77B6"/>
    <w:rsid w:val="1B89BF5A"/>
    <w:rsid w:val="7DAF2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F856"/>
  <w15:docId w15:val="{978095CD-781A-4CB6-9F95-16FA828A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6C"/>
    <w:pPr>
      <w:spacing w:after="160" w:line="288" w:lineRule="auto"/>
      <w:pPrChange w:id="0" w:author="Doolan, Brianna" w:date="2026-09-25T21:08:00Z">
        <w:pPr>
          <w:spacing w:after="200" w:line="276" w:lineRule="auto"/>
        </w:pPr>
      </w:pPrChange>
    </w:pPr>
    <w:rPr>
      <w:rFonts w:ascii="Arial" w:eastAsiaTheme="minorHAnsi" w:hAnsi="Arial" w:cstheme="minorBidi"/>
      <w:sz w:val="22"/>
      <w:szCs w:val="22"/>
      <w:lang w:val="en-AU"/>
      <w:rPrChange w:id="0" w:author="Doolan, Brianna" w:date="2026-09-25T21:08:00Z">
        <w:rPr>
          <w:rFonts w:ascii="Calibri" w:eastAsia="Calibri" w:hAnsi="Calibri"/>
          <w:sz w:val="22"/>
          <w:szCs w:val="22"/>
          <w:lang w:val="en-US" w:eastAsia="en-US" w:bidi="ar-SA"/>
        </w:rPr>
      </w:rPrChange>
    </w:rPr>
  </w:style>
  <w:style w:type="paragraph" w:styleId="Heading2">
    <w:name w:val="heading 2"/>
    <w:basedOn w:val="Normal"/>
    <w:next w:val="Normal"/>
    <w:link w:val="Heading2Char"/>
    <w:uiPriority w:val="9"/>
    <w:unhideWhenUsed/>
    <w:qFormat/>
    <w:rsid w:val="0051706C"/>
    <w:pPr>
      <w:numPr>
        <w:numId w:val="6"/>
      </w:numPr>
      <w:spacing w:before="200" w:after="240"/>
      <w:outlineLvl w:val="1"/>
      <w:pPrChange w:id="1" w:author="Doolan, Brianna" w:date="2026-09-25T21:08:00Z">
        <w:pPr>
          <w:numPr>
            <w:numId w:val="6"/>
          </w:numPr>
          <w:spacing w:before="200" w:after="240" w:line="288" w:lineRule="auto"/>
          <w:ind w:left="1080" w:hanging="720"/>
          <w:outlineLvl w:val="1"/>
        </w:pPr>
      </w:pPrChange>
    </w:pPr>
    <w:rPr>
      <w:rFonts w:eastAsiaTheme="majorEastAsia" w:cstheme="majorBidi"/>
      <w:bCs/>
      <w:color w:val="6B2976"/>
      <w:sz w:val="44"/>
      <w:szCs w:val="26"/>
      <w:lang w:val="en-US" w:eastAsia="ja-JP"/>
      <w:rPrChange w:id="1" w:author="Doolan, Brianna" w:date="2026-09-25T21:08:00Z">
        <w:rPr>
          <w:rFonts w:ascii="Arial" w:eastAsiaTheme="majorEastAsia" w:hAnsi="Arial" w:cstheme="majorBidi"/>
          <w:bCs/>
          <w:color w:val="6B2976"/>
          <w:sz w:val="44"/>
          <w:szCs w:val="26"/>
          <w:lang w:val="en-AU" w:eastAsia="ja-JP"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4B1"/>
    <w:pPr>
      <w:ind w:left="720"/>
      <w:contextualSpacing/>
    </w:pPr>
  </w:style>
  <w:style w:type="table" w:styleId="TableGrid">
    <w:name w:val="Table Grid"/>
    <w:basedOn w:val="TableNormal"/>
    <w:uiPriority w:val="59"/>
    <w:rsid w:val="00442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F5C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CB7"/>
    <w:rPr>
      <w:rFonts w:ascii="Tahoma" w:hAnsi="Tahoma" w:cs="Tahoma"/>
      <w:sz w:val="16"/>
      <w:szCs w:val="16"/>
    </w:rPr>
  </w:style>
  <w:style w:type="character" w:styleId="Hyperlink">
    <w:name w:val="Hyperlink"/>
    <w:basedOn w:val="DefaultParagraphFont"/>
    <w:uiPriority w:val="99"/>
    <w:unhideWhenUsed/>
    <w:rsid w:val="00D179F5"/>
    <w:rPr>
      <w:color w:val="0000FF" w:themeColor="hyperlink"/>
      <w:u w:val="single"/>
    </w:rPr>
  </w:style>
  <w:style w:type="character" w:styleId="PlaceholderText">
    <w:name w:val="Placeholder Text"/>
    <w:basedOn w:val="DefaultParagraphFont"/>
    <w:uiPriority w:val="99"/>
    <w:semiHidden/>
    <w:rsid w:val="002949EB"/>
    <w:rPr>
      <w:color w:val="808080"/>
    </w:rPr>
  </w:style>
  <w:style w:type="character" w:customStyle="1" w:styleId="Heading2Char">
    <w:name w:val="Heading 2 Char"/>
    <w:basedOn w:val="DefaultParagraphFont"/>
    <w:link w:val="Heading2"/>
    <w:uiPriority w:val="9"/>
    <w:rsid w:val="007C1606"/>
    <w:rPr>
      <w:rFonts w:ascii="Arial" w:eastAsiaTheme="majorEastAsia" w:hAnsi="Arial" w:cstheme="majorBidi"/>
      <w:bCs/>
      <w:color w:val="6B2976"/>
      <w:sz w:val="44"/>
      <w:szCs w:val="26"/>
      <w:lang w:eastAsia="ja-JP"/>
    </w:rPr>
  </w:style>
  <w:style w:type="paragraph" w:styleId="Header">
    <w:name w:val="header"/>
    <w:basedOn w:val="Normal"/>
    <w:link w:val="HeaderChar"/>
    <w:uiPriority w:val="99"/>
    <w:unhideWhenUsed/>
    <w:rsid w:val="007C16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606"/>
    <w:rPr>
      <w:sz w:val="22"/>
      <w:szCs w:val="22"/>
    </w:rPr>
  </w:style>
  <w:style w:type="paragraph" w:styleId="Footer">
    <w:name w:val="footer"/>
    <w:basedOn w:val="Normal"/>
    <w:link w:val="FooterChar"/>
    <w:uiPriority w:val="99"/>
    <w:unhideWhenUsed/>
    <w:rsid w:val="007C16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6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297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07C2AD663C47420DB80CC0B0BF9E2138"/>
        <w:category>
          <w:name w:val="General"/>
          <w:gallery w:val="placeholder"/>
        </w:category>
        <w:types>
          <w:type w:val="bbPlcHdr"/>
        </w:types>
        <w:behaviors>
          <w:behavior w:val="content"/>
        </w:behaviors>
        <w:guid w:val="{21E48E75-4386-495C-A79A-CA4BFCD827EA}"/>
      </w:docPartPr>
      <w:docPartBody>
        <w:p w:rsidR="00F15486" w:rsidRDefault="002A5112" w:rsidP="002A5112">
          <w:pPr>
            <w:pStyle w:val="07C2AD663C47420DB80CC0B0BF9E2138"/>
          </w:pPr>
          <w:r w:rsidRPr="008F4034">
            <w:rPr>
              <w:rStyle w:val="PlaceholderText"/>
            </w:rPr>
            <w:t>Click here to enter text.</w:t>
          </w:r>
        </w:p>
      </w:docPartBody>
    </w:docPart>
    <w:docPart>
      <w:docPartPr>
        <w:name w:val="B63800964DBA450D86FEB240A0E2A502"/>
        <w:category>
          <w:name w:val="General"/>
          <w:gallery w:val="placeholder"/>
        </w:category>
        <w:types>
          <w:type w:val="bbPlcHdr"/>
        </w:types>
        <w:behaviors>
          <w:behavior w:val="content"/>
        </w:behaviors>
        <w:guid w:val="{15B4A74D-D4E9-4F14-8479-D1C6FDBA3DFA}"/>
      </w:docPartPr>
      <w:docPartBody>
        <w:p w:rsidR="00F15486" w:rsidRDefault="002A5112" w:rsidP="002A5112">
          <w:pPr>
            <w:pStyle w:val="B63800964DBA450D86FEB240A0E2A502"/>
          </w:pPr>
          <w:r w:rsidRPr="008F4034">
            <w:rPr>
              <w:rStyle w:val="PlaceholderText"/>
            </w:rPr>
            <w:t>Click here to enter text.</w:t>
          </w:r>
        </w:p>
      </w:docPartBody>
    </w:docPart>
    <w:docPart>
      <w:docPartPr>
        <w:name w:val="9358622A9E834D24968BCB5EC906874D"/>
        <w:category>
          <w:name w:val="General"/>
          <w:gallery w:val="placeholder"/>
        </w:category>
        <w:types>
          <w:type w:val="bbPlcHdr"/>
        </w:types>
        <w:behaviors>
          <w:behavior w:val="content"/>
        </w:behaviors>
        <w:guid w:val="{9191E40F-1C71-44A7-B19E-993E3D529D0A}"/>
      </w:docPartPr>
      <w:docPartBody>
        <w:p w:rsidR="00F15486" w:rsidRDefault="002A5112" w:rsidP="002A5112">
          <w:pPr>
            <w:pStyle w:val="9358622A9E834D24968BCB5EC906874D"/>
          </w:pPr>
          <w:r w:rsidRPr="008F4034">
            <w:rPr>
              <w:rStyle w:val="PlaceholderText"/>
            </w:rPr>
            <w:t>Click here to enter text.</w:t>
          </w:r>
        </w:p>
      </w:docPartBody>
    </w:docPart>
    <w:docPart>
      <w:docPartPr>
        <w:name w:val="98A9E2229AD74F96AD4147CEF85B6938"/>
        <w:category>
          <w:name w:val="General"/>
          <w:gallery w:val="placeholder"/>
        </w:category>
        <w:types>
          <w:type w:val="bbPlcHdr"/>
        </w:types>
        <w:behaviors>
          <w:behavior w:val="content"/>
        </w:behaviors>
        <w:guid w:val="{FA7B7F7D-C8F1-47C6-A7CE-B92F324D5067}"/>
      </w:docPartPr>
      <w:docPartBody>
        <w:p w:rsidR="00F15486" w:rsidRDefault="002A5112" w:rsidP="002A5112">
          <w:pPr>
            <w:pStyle w:val="98A9E2229AD74F96AD4147CEF85B6938"/>
          </w:pPr>
          <w:r w:rsidRPr="008F4034">
            <w:rPr>
              <w:rStyle w:val="PlaceholderText"/>
            </w:rPr>
            <w:t>Click here to enter text.</w:t>
          </w:r>
        </w:p>
      </w:docPartBody>
    </w:docPart>
    <w:docPart>
      <w:docPartPr>
        <w:name w:val="7BA2A6B6E99F4B1B83ED97E00E06F8EE"/>
        <w:category>
          <w:name w:val="General"/>
          <w:gallery w:val="placeholder"/>
        </w:category>
        <w:types>
          <w:type w:val="bbPlcHdr"/>
        </w:types>
        <w:behaviors>
          <w:behavior w:val="content"/>
        </w:behaviors>
        <w:guid w:val="{BDA780C6-20DC-4FDF-9875-91BA39AA1256}"/>
      </w:docPartPr>
      <w:docPartBody>
        <w:p w:rsidR="00F15486" w:rsidRDefault="002A5112" w:rsidP="002A5112">
          <w:pPr>
            <w:pStyle w:val="7BA2A6B6E99F4B1B83ED97E00E06F8EE"/>
          </w:pPr>
          <w:r w:rsidRPr="008F4034">
            <w:rPr>
              <w:rStyle w:val="PlaceholderText"/>
            </w:rPr>
            <w:t>Click here to enter text.</w:t>
          </w:r>
        </w:p>
      </w:docPartBody>
    </w:docPart>
    <w:docPart>
      <w:docPartPr>
        <w:name w:val="E3D4DDE65895411D810991F75C343902"/>
        <w:category>
          <w:name w:val="General"/>
          <w:gallery w:val="placeholder"/>
        </w:category>
        <w:types>
          <w:type w:val="bbPlcHdr"/>
        </w:types>
        <w:behaviors>
          <w:behavior w:val="content"/>
        </w:behaviors>
        <w:guid w:val="{50F7AEAC-9B89-4E93-B4DE-70A05C90EA60}"/>
      </w:docPartPr>
      <w:docPartBody>
        <w:p w:rsidR="00F15486" w:rsidRDefault="002A5112" w:rsidP="002A5112">
          <w:pPr>
            <w:pStyle w:val="E3D4DDE65895411D810991F75C343902"/>
          </w:pPr>
          <w:r w:rsidRPr="008F4034">
            <w:rPr>
              <w:rStyle w:val="PlaceholderText"/>
            </w:rPr>
            <w:t>Click here to enter text.</w:t>
          </w:r>
        </w:p>
      </w:docPartBody>
    </w:docPart>
    <w:docPart>
      <w:docPartPr>
        <w:name w:val="1014097AD74947F28C47447FF0E1E15B"/>
        <w:category>
          <w:name w:val="General"/>
          <w:gallery w:val="placeholder"/>
        </w:category>
        <w:types>
          <w:type w:val="bbPlcHdr"/>
        </w:types>
        <w:behaviors>
          <w:behavior w:val="content"/>
        </w:behaviors>
        <w:guid w:val="{DBA0D048-5B95-4F60-A1D7-037A6D593307}"/>
      </w:docPartPr>
      <w:docPartBody>
        <w:p w:rsidR="00F15486" w:rsidRDefault="002A5112" w:rsidP="002A5112">
          <w:pPr>
            <w:pStyle w:val="1014097AD74947F28C47447FF0E1E15B"/>
          </w:pPr>
          <w:r w:rsidRPr="008F4034">
            <w:rPr>
              <w:rStyle w:val="PlaceholderText"/>
            </w:rPr>
            <w:t>Click here to enter text.</w:t>
          </w:r>
        </w:p>
      </w:docPartBody>
    </w:docPart>
    <w:docPart>
      <w:docPartPr>
        <w:name w:val="891A5FE3EE224C23816F07779E87102B"/>
        <w:category>
          <w:name w:val="General"/>
          <w:gallery w:val="placeholder"/>
        </w:category>
        <w:types>
          <w:type w:val="bbPlcHdr"/>
        </w:types>
        <w:behaviors>
          <w:behavior w:val="content"/>
        </w:behaviors>
        <w:guid w:val="{3902AFE3-4ED6-46DF-8880-A667DAA9E5D9}"/>
      </w:docPartPr>
      <w:docPartBody>
        <w:p w:rsidR="00F15486" w:rsidRDefault="002A5112" w:rsidP="002A5112">
          <w:pPr>
            <w:pStyle w:val="891A5FE3EE224C23816F07779E87102B"/>
          </w:pPr>
          <w:r w:rsidRPr="008F4034">
            <w:rPr>
              <w:rStyle w:val="PlaceholderText"/>
            </w:rPr>
            <w:t>Click here to enter text.</w:t>
          </w:r>
        </w:p>
      </w:docPartBody>
    </w:docPart>
    <w:docPart>
      <w:docPartPr>
        <w:name w:val="4A73FC39A3CB4E99AB1910189599BA6C"/>
        <w:category>
          <w:name w:val="General"/>
          <w:gallery w:val="placeholder"/>
        </w:category>
        <w:types>
          <w:type w:val="bbPlcHdr"/>
        </w:types>
        <w:behaviors>
          <w:behavior w:val="content"/>
        </w:behaviors>
        <w:guid w:val="{B51C3897-9C80-4FB0-9599-AC797ADA5F6C}"/>
      </w:docPartPr>
      <w:docPartBody>
        <w:p w:rsidR="00F15486" w:rsidRDefault="002A5112" w:rsidP="002A5112">
          <w:pPr>
            <w:pStyle w:val="4A73FC39A3CB4E99AB1910189599BA6C"/>
          </w:pPr>
          <w:r w:rsidRPr="008F4034">
            <w:rPr>
              <w:rStyle w:val="PlaceholderText"/>
            </w:rPr>
            <w:t>Click here to enter text.</w:t>
          </w:r>
        </w:p>
      </w:docPartBody>
    </w:docPart>
    <w:docPart>
      <w:docPartPr>
        <w:name w:val="AE5D9AE550AB4485AF5E468CF5BD8875"/>
        <w:category>
          <w:name w:val="General"/>
          <w:gallery w:val="placeholder"/>
        </w:category>
        <w:types>
          <w:type w:val="bbPlcHdr"/>
        </w:types>
        <w:behaviors>
          <w:behavior w:val="content"/>
        </w:behaviors>
        <w:guid w:val="{59660585-7FDA-40B2-BB35-21CEFFD83B53}"/>
      </w:docPartPr>
      <w:docPartBody>
        <w:p w:rsidR="00F15486" w:rsidRDefault="002A5112" w:rsidP="002A5112">
          <w:pPr>
            <w:pStyle w:val="AE5D9AE550AB4485AF5E468CF5BD8875"/>
          </w:pPr>
          <w:r w:rsidRPr="008F4034">
            <w:rPr>
              <w:rStyle w:val="PlaceholderText"/>
            </w:rPr>
            <w:t>Click here to enter text.</w:t>
          </w:r>
        </w:p>
      </w:docPartBody>
    </w:docPart>
    <w:docPart>
      <w:docPartPr>
        <w:name w:val="9E1C8C22F08F4DC298545097888873EF"/>
        <w:category>
          <w:name w:val="General"/>
          <w:gallery w:val="placeholder"/>
        </w:category>
        <w:types>
          <w:type w:val="bbPlcHdr"/>
        </w:types>
        <w:behaviors>
          <w:behavior w:val="content"/>
        </w:behaviors>
        <w:guid w:val="{5DB0DE42-F140-4D4C-ABAE-96932EFA9EDE}"/>
      </w:docPartPr>
      <w:docPartBody>
        <w:p w:rsidR="00F15486" w:rsidRDefault="002A5112" w:rsidP="002A5112">
          <w:pPr>
            <w:pStyle w:val="9E1C8C22F08F4DC298545097888873EF"/>
          </w:pPr>
          <w:r w:rsidRPr="008F4034">
            <w:rPr>
              <w:rStyle w:val="PlaceholderText"/>
            </w:rPr>
            <w:t>Click here to enter text.</w:t>
          </w:r>
        </w:p>
      </w:docPartBody>
    </w:docPart>
    <w:docPart>
      <w:docPartPr>
        <w:name w:val="5DD8F57C4DBC4205A4722B62EBF7C014"/>
        <w:category>
          <w:name w:val="General"/>
          <w:gallery w:val="placeholder"/>
        </w:category>
        <w:types>
          <w:type w:val="bbPlcHdr"/>
        </w:types>
        <w:behaviors>
          <w:behavior w:val="content"/>
        </w:behaviors>
        <w:guid w:val="{593277CC-1654-4FA6-AB83-DA13BE632B2D}"/>
      </w:docPartPr>
      <w:docPartBody>
        <w:p w:rsidR="00F15486" w:rsidRDefault="002A5112" w:rsidP="002A5112">
          <w:pPr>
            <w:pStyle w:val="5DD8F57C4DBC4205A4722B62EBF7C014"/>
          </w:pPr>
          <w:r w:rsidRPr="008F4034">
            <w:rPr>
              <w:rStyle w:val="PlaceholderText"/>
            </w:rPr>
            <w:t>Click here to enter text.</w:t>
          </w:r>
        </w:p>
      </w:docPartBody>
    </w:docPart>
    <w:docPart>
      <w:docPartPr>
        <w:name w:val="206671FC942F4995A06E0980118F8E36"/>
        <w:category>
          <w:name w:val="General"/>
          <w:gallery w:val="placeholder"/>
        </w:category>
        <w:types>
          <w:type w:val="bbPlcHdr"/>
        </w:types>
        <w:behaviors>
          <w:behavior w:val="content"/>
        </w:behaviors>
        <w:guid w:val="{A0A761CC-CA97-46D7-BEB7-75EF21816C59}"/>
      </w:docPartPr>
      <w:docPartBody>
        <w:p w:rsidR="00F15486" w:rsidRDefault="002A5112" w:rsidP="002A5112">
          <w:pPr>
            <w:pStyle w:val="206671FC942F4995A06E0980118F8E36"/>
          </w:pPr>
          <w:r w:rsidRPr="008F4034">
            <w:rPr>
              <w:rStyle w:val="PlaceholderText"/>
            </w:rPr>
            <w:t>Click here to enter text.</w:t>
          </w:r>
        </w:p>
      </w:docPartBody>
    </w:docPart>
    <w:docPart>
      <w:docPartPr>
        <w:name w:val="56E9C1BD8DC04BA8A23FA65A747C541A"/>
        <w:category>
          <w:name w:val="General"/>
          <w:gallery w:val="placeholder"/>
        </w:category>
        <w:types>
          <w:type w:val="bbPlcHdr"/>
        </w:types>
        <w:behaviors>
          <w:behavior w:val="content"/>
        </w:behaviors>
        <w:guid w:val="{86DD310D-4FE8-448C-A89F-9B888FA51E8D}"/>
      </w:docPartPr>
      <w:docPartBody>
        <w:p w:rsidR="00F15486" w:rsidRDefault="002A5112" w:rsidP="002A5112">
          <w:pPr>
            <w:pStyle w:val="56E9C1BD8DC04BA8A23FA65A747C541A"/>
          </w:pPr>
          <w:r w:rsidRPr="008F4034">
            <w:rPr>
              <w:rStyle w:val="PlaceholderText"/>
            </w:rPr>
            <w:t>Click here to enter text.</w:t>
          </w:r>
        </w:p>
      </w:docPartBody>
    </w:docPart>
    <w:docPart>
      <w:docPartPr>
        <w:name w:val="C6546B77C6254C158B436B72527EE372"/>
        <w:category>
          <w:name w:val="General"/>
          <w:gallery w:val="placeholder"/>
        </w:category>
        <w:types>
          <w:type w:val="bbPlcHdr"/>
        </w:types>
        <w:behaviors>
          <w:behavior w:val="content"/>
        </w:behaviors>
        <w:guid w:val="{8C11A6AC-3EFE-48DC-BC0E-58B496F865FA}"/>
      </w:docPartPr>
      <w:docPartBody>
        <w:p w:rsidR="00F15486" w:rsidRDefault="002A5112" w:rsidP="002A5112">
          <w:pPr>
            <w:pStyle w:val="C6546B77C6254C158B436B72527EE372"/>
          </w:pPr>
          <w:r w:rsidRPr="008F4034">
            <w:rPr>
              <w:rStyle w:val="PlaceholderText"/>
            </w:rPr>
            <w:t>Click here to enter text.</w:t>
          </w:r>
        </w:p>
      </w:docPartBody>
    </w:docPart>
    <w:docPart>
      <w:docPartPr>
        <w:name w:val="940C981734344F4B860EE56597D54779"/>
        <w:category>
          <w:name w:val="General"/>
          <w:gallery w:val="placeholder"/>
        </w:category>
        <w:types>
          <w:type w:val="bbPlcHdr"/>
        </w:types>
        <w:behaviors>
          <w:behavior w:val="content"/>
        </w:behaviors>
        <w:guid w:val="{EFEA9A81-AB4E-4CFF-8080-E664A7D0B4CF}"/>
      </w:docPartPr>
      <w:docPartBody>
        <w:p w:rsidR="00F15486" w:rsidRDefault="002A5112" w:rsidP="002A5112">
          <w:pPr>
            <w:pStyle w:val="940C981734344F4B860EE56597D54779"/>
          </w:pPr>
          <w:r w:rsidRPr="008F4034">
            <w:rPr>
              <w:rStyle w:val="PlaceholderText"/>
            </w:rPr>
            <w:t>Click here to enter text.</w:t>
          </w:r>
        </w:p>
      </w:docPartBody>
    </w:docPart>
    <w:docPart>
      <w:docPartPr>
        <w:name w:val="247332248DBA433099096D105CDC6973"/>
        <w:category>
          <w:name w:val="General"/>
          <w:gallery w:val="placeholder"/>
        </w:category>
        <w:types>
          <w:type w:val="bbPlcHdr"/>
        </w:types>
        <w:behaviors>
          <w:behavior w:val="content"/>
        </w:behaviors>
        <w:guid w:val="{3FDECBB9-5B9E-42C1-915B-2164EB2B3A5B}"/>
      </w:docPartPr>
      <w:docPartBody>
        <w:p w:rsidR="00F15486" w:rsidRDefault="002A5112" w:rsidP="002A5112">
          <w:pPr>
            <w:pStyle w:val="247332248DBA433099096D105CDC6973"/>
          </w:pPr>
          <w:r w:rsidRPr="008F403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7F69"/>
    <w:rsid w:val="00127F69"/>
    <w:rsid w:val="002A5112"/>
    <w:rsid w:val="00442DC1"/>
    <w:rsid w:val="006F2FA7"/>
    <w:rsid w:val="00E126CB"/>
    <w:rsid w:val="00F15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5112"/>
    <w:rPr>
      <w:color w:val="808080"/>
    </w:rPr>
  </w:style>
  <w:style w:type="paragraph" w:customStyle="1" w:styleId="07C2AD663C47420DB80CC0B0BF9E2138">
    <w:name w:val="07C2AD663C47420DB80CC0B0BF9E2138"/>
    <w:rsid w:val="002A5112"/>
    <w:pPr>
      <w:spacing w:after="160" w:line="259" w:lineRule="auto"/>
    </w:pPr>
  </w:style>
  <w:style w:type="paragraph" w:customStyle="1" w:styleId="B63800964DBA450D86FEB240A0E2A502">
    <w:name w:val="B63800964DBA450D86FEB240A0E2A502"/>
    <w:rsid w:val="002A5112"/>
    <w:pPr>
      <w:spacing w:after="160" w:line="259" w:lineRule="auto"/>
    </w:pPr>
  </w:style>
  <w:style w:type="paragraph" w:customStyle="1" w:styleId="9358622A9E834D24968BCB5EC906874D">
    <w:name w:val="9358622A9E834D24968BCB5EC906874D"/>
    <w:rsid w:val="002A5112"/>
    <w:pPr>
      <w:spacing w:after="160" w:line="259" w:lineRule="auto"/>
    </w:pPr>
  </w:style>
  <w:style w:type="paragraph" w:customStyle="1" w:styleId="98A9E2229AD74F96AD4147CEF85B6938">
    <w:name w:val="98A9E2229AD74F96AD4147CEF85B6938"/>
    <w:rsid w:val="002A5112"/>
    <w:pPr>
      <w:spacing w:after="160" w:line="259" w:lineRule="auto"/>
    </w:pPr>
  </w:style>
  <w:style w:type="paragraph" w:customStyle="1" w:styleId="7BA2A6B6E99F4B1B83ED97E00E06F8EE">
    <w:name w:val="7BA2A6B6E99F4B1B83ED97E00E06F8EE"/>
    <w:rsid w:val="002A5112"/>
    <w:pPr>
      <w:spacing w:after="160" w:line="259" w:lineRule="auto"/>
    </w:pPr>
  </w:style>
  <w:style w:type="paragraph" w:customStyle="1" w:styleId="E3D4DDE65895411D810991F75C343902">
    <w:name w:val="E3D4DDE65895411D810991F75C343902"/>
    <w:rsid w:val="002A5112"/>
    <w:pPr>
      <w:spacing w:after="160" w:line="259" w:lineRule="auto"/>
    </w:pPr>
  </w:style>
  <w:style w:type="paragraph" w:customStyle="1" w:styleId="1014097AD74947F28C47447FF0E1E15B">
    <w:name w:val="1014097AD74947F28C47447FF0E1E15B"/>
    <w:rsid w:val="002A5112"/>
    <w:pPr>
      <w:spacing w:after="160" w:line="259" w:lineRule="auto"/>
    </w:pPr>
  </w:style>
  <w:style w:type="paragraph" w:customStyle="1" w:styleId="891A5FE3EE224C23816F07779E87102B">
    <w:name w:val="891A5FE3EE224C23816F07779E87102B"/>
    <w:rsid w:val="002A5112"/>
    <w:pPr>
      <w:spacing w:after="160" w:line="259" w:lineRule="auto"/>
    </w:pPr>
  </w:style>
  <w:style w:type="paragraph" w:customStyle="1" w:styleId="4A73FC39A3CB4E99AB1910189599BA6C">
    <w:name w:val="4A73FC39A3CB4E99AB1910189599BA6C"/>
    <w:rsid w:val="002A5112"/>
    <w:pPr>
      <w:spacing w:after="160" w:line="259" w:lineRule="auto"/>
    </w:pPr>
  </w:style>
  <w:style w:type="paragraph" w:customStyle="1" w:styleId="AE5D9AE550AB4485AF5E468CF5BD8875">
    <w:name w:val="AE5D9AE550AB4485AF5E468CF5BD8875"/>
    <w:rsid w:val="002A5112"/>
    <w:pPr>
      <w:spacing w:after="160" w:line="259" w:lineRule="auto"/>
    </w:pPr>
  </w:style>
  <w:style w:type="paragraph" w:customStyle="1" w:styleId="9E1C8C22F08F4DC298545097888873EF">
    <w:name w:val="9E1C8C22F08F4DC298545097888873EF"/>
    <w:rsid w:val="002A5112"/>
    <w:pPr>
      <w:spacing w:after="160" w:line="259" w:lineRule="auto"/>
    </w:pPr>
  </w:style>
  <w:style w:type="paragraph" w:customStyle="1" w:styleId="5DD8F57C4DBC4205A4722B62EBF7C014">
    <w:name w:val="5DD8F57C4DBC4205A4722B62EBF7C014"/>
    <w:rsid w:val="002A5112"/>
    <w:pPr>
      <w:spacing w:after="160" w:line="259" w:lineRule="auto"/>
    </w:pPr>
  </w:style>
  <w:style w:type="paragraph" w:customStyle="1" w:styleId="206671FC942F4995A06E0980118F8E36">
    <w:name w:val="206671FC942F4995A06E0980118F8E36"/>
    <w:rsid w:val="002A5112"/>
    <w:pPr>
      <w:spacing w:after="160" w:line="259" w:lineRule="auto"/>
    </w:pPr>
  </w:style>
  <w:style w:type="paragraph" w:customStyle="1" w:styleId="56E9C1BD8DC04BA8A23FA65A747C541A">
    <w:name w:val="56E9C1BD8DC04BA8A23FA65A747C541A"/>
    <w:rsid w:val="002A5112"/>
    <w:pPr>
      <w:spacing w:after="160" w:line="259" w:lineRule="auto"/>
    </w:pPr>
  </w:style>
  <w:style w:type="paragraph" w:customStyle="1" w:styleId="C6546B77C6254C158B436B72527EE372">
    <w:name w:val="C6546B77C6254C158B436B72527EE372"/>
    <w:rsid w:val="002A5112"/>
    <w:pPr>
      <w:spacing w:after="160" w:line="259" w:lineRule="auto"/>
    </w:pPr>
  </w:style>
  <w:style w:type="paragraph" w:customStyle="1" w:styleId="940C981734344F4B860EE56597D54779">
    <w:name w:val="940C981734344F4B860EE56597D54779"/>
    <w:rsid w:val="002A5112"/>
    <w:pPr>
      <w:spacing w:after="160" w:line="259" w:lineRule="auto"/>
    </w:pPr>
  </w:style>
  <w:style w:type="paragraph" w:customStyle="1" w:styleId="247332248DBA433099096D105CDC6973">
    <w:name w:val="247332248DBA433099096D105CDC6973"/>
    <w:rsid w:val="002A511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B532A8D0E94B0C4EB5C9CB8C21A8BC85" ma:contentTypeVersion="8" ma:contentTypeDescription="Create a new document." ma:contentTypeScope="" ma:versionID="4116e1eedf432465fb22cb50743651aa">
  <xsd:schema xmlns:xsd="http://www.w3.org/2001/XMLSchema" xmlns:xs="http://www.w3.org/2001/XMLSchema" xmlns:p="http://schemas.microsoft.com/office/2006/metadata/properties" xmlns:ns2="e3f14bdf-cb12-4ada-b9ea-12209270a436" xmlns:ns3="80b916b1-c45b-4558-9934-c2f920e19c5f" targetNamespace="http://schemas.microsoft.com/office/2006/metadata/properties" ma:root="true" ma:fieldsID="c4220437357e0aebaada80fb49e509e8" ns2:_="" ns3:_="">
    <xsd:import namespace="e3f14bdf-cb12-4ada-b9ea-12209270a436"/>
    <xsd:import namespace="80b916b1-c45b-4558-9934-c2f920e19c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Comments" minOccurs="0"/>
                <xsd:element ref="ns2:Topic"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14bdf-cb12-4ada-b9ea-12209270a4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Comments" ma:index="12" nillable="true" ma:displayName="Comments" ma:format="Dropdown" ma:internalName="Comments">
      <xsd:simpleType>
        <xsd:restriction base="dms:Text">
          <xsd:maxLength value="255"/>
        </xsd:restriction>
      </xsd:simpleType>
    </xsd:element>
    <xsd:element name="Topic" ma:index="13" nillable="true" ma:displayName="Topic" ma:format="Dropdown" ma:internalName="Topic">
      <xsd:complexType>
        <xsd:complexContent>
          <xsd:extension base="dms:MultiChoice">
            <xsd:sequence>
              <xsd:element name="Value" maxOccurs="unbounded" minOccurs="0" nillable="true">
                <xsd:simpleType>
                  <xsd:restriction base="dms:Choice">
                    <xsd:enumeration value="Home and Living"/>
                    <xsd:enumeration value="Support for Decision Making"/>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b916b1-c45b-4558-9934-c2f920e19c5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opic xmlns="e3f14bdf-cb12-4ada-b9ea-12209270a436" xsi:nil="true"/>
    <Comments xmlns="e3f14bdf-cb12-4ada-b9ea-12209270a436" xsi:nil="true"/>
  </documentManagement>
</p:properties>
</file>

<file path=customXml/itemProps1.xml><?xml version="1.0" encoding="utf-8"?>
<ds:datastoreItem xmlns:ds="http://schemas.openxmlformats.org/officeDocument/2006/customXml" ds:itemID="{8A9AEF93-1ABD-45D2-B449-39D2BA3E6D65}">
  <ds:schemaRefs>
    <ds:schemaRef ds:uri="http://schemas.openxmlformats.org/officeDocument/2006/bibliography"/>
  </ds:schemaRefs>
</ds:datastoreItem>
</file>

<file path=customXml/itemProps2.xml><?xml version="1.0" encoding="utf-8"?>
<ds:datastoreItem xmlns:ds="http://schemas.openxmlformats.org/officeDocument/2006/customXml" ds:itemID="{F21F1A56-801B-47DC-9577-3B29D7C50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14bdf-cb12-4ada-b9ea-12209270a436"/>
    <ds:schemaRef ds:uri="80b916b1-c45b-4558-9934-c2f920e19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F6CCD2-EEC8-4428-840C-8FF5C7F4E426}">
  <ds:schemaRefs>
    <ds:schemaRef ds:uri="http://schemas.microsoft.com/sharepoint/v3/contenttype/forms"/>
  </ds:schemaRefs>
</ds:datastoreItem>
</file>

<file path=customXml/itemProps4.xml><?xml version="1.0" encoding="utf-8"?>
<ds:datastoreItem xmlns:ds="http://schemas.openxmlformats.org/officeDocument/2006/customXml" ds:itemID="{23C1A329-5FF2-4DA2-9A0E-ACB71FE37846}">
  <ds:schemaRefs>
    <ds:schemaRef ds:uri="http://schemas.microsoft.com/office/2006/metadata/properties"/>
    <ds:schemaRef ds:uri="http://schemas.microsoft.com/office/infopath/2007/PartnerControls"/>
    <ds:schemaRef ds:uri="e3f14bdf-cb12-4ada-b9ea-12209270a43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Shanahan, Caitlin - TOURISM</dc:creator>
  <cp:lastModifiedBy>Arthur Souza Rodrigues</cp:lastModifiedBy>
  <cp:revision>1</cp:revision>
  <dcterms:created xsi:type="dcterms:W3CDTF">2022-01-06T22:56:00Z</dcterms:created>
  <dcterms:modified xsi:type="dcterms:W3CDTF">2026-09-26T01:08:00Z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0x010100B532A8D0E94B0C4EB5C9CB8C21A8BC85</vt:lpwstr>
  </property>
  <property fmtid="{D5CDD505-2E9C-101B-9397-08002B2CF9AE}" pid="3" name="MSIP_Label_2b83f8d7-e91f-4eee-a336-52a8061c0503_Enabled">
    <vt:lpwstr>true</vt:lpwstr>
  </property>
  <property fmtid="{D5CDD505-2E9C-101B-9397-08002B2CF9AE}" pid="4" name="MSIP_Label_2b83f8d7-e91f-4eee-a336-52a8061c0503_SetDate">
    <vt:lpwstr>2022-01-31T03:43:35Z</vt:lpwstr>
  </property>
  <property fmtid="{D5CDD505-2E9C-101B-9397-08002B2CF9AE}" pid="5" name="MSIP_Label_2b83f8d7-e91f-4eee-a336-52a8061c0503_Method">
    <vt:lpwstr>Privileged</vt:lpwstr>
  </property>
  <property fmtid="{D5CDD505-2E9C-101B-9397-08002B2CF9AE}" pid="6" name="MSIP_Label_2b83f8d7-e91f-4eee-a336-52a8061c0503_Name">
    <vt:lpwstr>OFFICIAL</vt:lpwstr>
  </property>
  <property fmtid="{D5CDD505-2E9C-101B-9397-08002B2CF9AE}" pid="7" name="MSIP_Label_2b83f8d7-e91f-4eee-a336-52a8061c0503_SiteId">
    <vt:lpwstr>cd778b65-752d-454a-87cf-b9990fe58993</vt:lpwstr>
  </property>
  <property fmtid="{D5CDD505-2E9C-101B-9397-08002B2CF9AE}" pid="8" name="MSIP_Label_2b83f8d7-e91f-4eee-a336-52a8061c0503_ActionId">
    <vt:lpwstr>e09951af-0377-4e1c-b6c4-fdba53dfff73</vt:lpwstr>
  </property>
  <property fmtid="{D5CDD505-2E9C-101B-9397-08002B2CF9AE}" pid="9" name="MSIP_Label_2b83f8d7-e91f-4eee-a336-52a8061c0503_ContentBits">
    <vt:lpwstr>0</vt:lpwstr>
  </property>
</Properties>
</file>