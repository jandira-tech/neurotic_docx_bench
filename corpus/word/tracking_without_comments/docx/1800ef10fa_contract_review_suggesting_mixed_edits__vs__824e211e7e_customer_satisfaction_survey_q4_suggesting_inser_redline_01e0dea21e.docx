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B2E56" w14:textId="77777777" w:rsidR="00252EF6" w:rsidRDefault="00C865C4">
      <w:pPr>
        <w:rPr>
          <w:ins w:id="0" w:author="Author" w:date="2026-06-29T10:56:00Z" w16du:dateUtc="2026-06-29T14:56:00Z"/>
        </w:rPr>
      </w:pPr>
      <w:ins w:id="1" w:author="Author" w:date="2026-06-29T10:56:00Z" w16du:dateUtc="2026-06-29T14:56:00Z">
        <w:r>
          <w:t>Customer Satisfaction Survey - Q4 2025</w:t>
        </w:r>
      </w:ins>
    </w:p>
    <w:p w14:paraId="412D8B5C" w14:textId="77777777" w:rsidR="00252EF6" w:rsidRDefault="00C865C4">
      <w:pPr>
        <w:rPr>
          <w:ins w:id="2" w:author="Author" w:date="2026-06-29T10:56:00Z" w16du:dateUtc="2026-06-29T14:56:00Z"/>
        </w:rPr>
      </w:pPr>
      <w:ins w:id="3" w:author="Author" w:date="2026-06-29T10:56:00Z" w16du:dateUtc="2026-06-29T14:56:00Z">
        <w:r>
          <w:t>Total Respondents: 1,245</w:t>
        </w:r>
      </w:ins>
    </w:p>
    <w:p w14:paraId="0B48147A" w14:textId="77777777" w:rsidR="00252EF6" w:rsidRDefault="00C865C4">
      <w:pPr>
        <w:rPr>
          <w:ins w:id="4" w:author="Author" w:date="2026-06-29T10:56:00Z" w16du:dateUtc="2026-06-29T14:56:00Z"/>
        </w:rPr>
      </w:pPr>
      <w:ins w:id="5" w:author="Author" w:date="2026-06-29T10:56:00Z" w16du:dateUtc="2026-06-29T14:56:00Z">
        <w:r>
          <w:t>Overall Satisfaction: 4.2/5</w:t>
        </w:r>
      </w:ins>
    </w:p>
    <w:p w14:paraId="67464DCE" w14:textId="77777777" w:rsidR="00252EF6" w:rsidRDefault="00C865C4">
      <w:pPr>
        <w:rPr>
          <w:ins w:id="6" w:author="Author" w:date="2026-06-29T10:56:00Z" w16du:dateUtc="2026-06-29T14:56:00Z"/>
        </w:rPr>
      </w:pPr>
      <w:ins w:id="7" w:author="Author" w:date="2026-06-29T10:56:00Z" w16du:dateUtc="2026-06-29T14:56:00Z">
        <w:r>
          <w:t>Product Quality: 4.5/5</w:t>
        </w:r>
      </w:ins>
    </w:p>
    <w:p w14:paraId="0F23CE9A" w14:textId="77777777" w:rsidR="00252EF6" w:rsidRDefault="00C865C4">
      <w:pPr>
        <w:rPr>
          <w:ins w:id="8" w:author="Author" w:date="2026-06-29T10:56:00Z" w16du:dateUtc="2026-06-29T14:56:00Z"/>
        </w:rPr>
      </w:pPr>
      <w:ins w:id="9" w:author="Author" w:date="2026-06-29T10:56:00Z" w16du:dateUtc="2026-06-29T14:56:00Z">
        <w:r>
          <w:t>Customer Support: 3.9/5</w:t>
        </w:r>
      </w:ins>
    </w:p>
    <w:p w14:paraId="6BB99999" w14:textId="77777777" w:rsidR="00252EF6" w:rsidRDefault="00C865C4">
      <w:pPr>
        <w:rPr>
          <w:ins w:id="10" w:author="Author" w:date="2026-06-29T10:56:00Z" w16du:dateUtc="2026-06-29T14:56:00Z"/>
        </w:rPr>
      </w:pPr>
      <w:ins w:id="11" w:author="Author" w:date="2026-06-29T10:56:00Z" w16du:dateUtc="2026-06-29T14:56:00Z">
        <w:r>
          <w:t>Ease of Use: 4.3/5</w:t>
        </w:r>
      </w:ins>
    </w:p>
    <w:p w14:paraId="4A467080" w14:textId="77777777" w:rsidR="00252EF6" w:rsidRDefault="00C865C4">
      <w:pPr>
        <w:rPr>
          <w:ins w:id="12" w:author="Author" w:date="2026-06-29T10:56:00Z" w16du:dateUtc="2026-06-29T14:56:00Z"/>
        </w:rPr>
      </w:pPr>
      <w:ins w:id="13" w:author="Author" w:date="2026-06-29T10:56:00Z" w16du:dateUtc="2026-06-29T14:56:00Z">
        <w:r>
          <w:t>Net Promoter Score: 7</w:t>
        </w:r>
      </w:ins>
      <w:ins w:id="14" w:author="Online User" w:date="2026-05-14T18:20:00Z">
        <w:r>
          <w:t xml:space="preserve"> (up from 65)</w:t>
        </w:r>
      </w:ins>
      <w:ins w:id="15" w:author="Author" w:date="2026-06-29T10:56:00Z" w16du:dateUtc="2026-06-29T14:56:00Z">
        <w:r>
          <w:t>2</w:t>
        </w:r>
      </w:ins>
    </w:p>
    <w:p w14:paraId="0B56CA53" w14:textId="77777777" w:rsidR="00252EF6" w:rsidRDefault="00C865C4">
      <w:pPr>
        <w:rPr>
          <w:ins w:id="16" w:author="Author" w:date="2026-06-29T10:56:00Z" w16du:dateUtc="2026-06-29T14:56:00Z"/>
        </w:rPr>
      </w:pPr>
      <w:ins w:id="17" w:author="Author" w:date="2026-06-29T10:56:00Z" w16du:dateUtc="2026-06-29T14:56:00Z">
        <w:r>
          <w:t>Key Feedback: More integrations requested</w:t>
        </w:r>
      </w:ins>
    </w:p>
    <w:p w14:paraId="50AE142A" w14:textId="77777777" w:rsidR="00B32EDF" w:rsidRDefault="00C865C4">
      <w:pPr>
        <w:rPr>
          <w:del w:id="18" w:author="Author" w:date="2026-06-29T10:56:00Z" w16du:dateUtc="2026-06-29T14:56:00Z"/>
        </w:rPr>
      </w:pPr>
      <w:ins w:id="19" w:author="Author" w:date="2026-06-29T10:56:00Z" w16du:dateUtc="2026-06-29T14:56:00Z">
        <w:r>
          <w:t>Follow-up Actions: Improve support response time</w:t>
        </w:r>
      </w:ins>
      <w:del w:id="20" w:author="Author" w:date="2026-06-29T10:56:00Z" w16du:dateUtc="2026-06-29T14:56:00Z">
        <w:r>
          <w:delText>Contract Review</w:delText>
        </w:r>
      </w:del>
    </w:p>
    <w:p w14:paraId="12BD2A06" w14:textId="77777777" w:rsidR="00B32EDF" w:rsidRDefault="00C865C4">
      <w:del w:id="21" w:author="Author" w:date="2026-06-29T10:56:00Z" w16du:dateUtc="2026-06-29T14:56:00Z">
        <w:r>
          <w:delText>Clause</w:delText>
        </w:r>
        <w:r>
          <w:tab/>
        </w:r>
        <w:r>
          <w:delText>Status</w:delText>
        </w:r>
        <w:r>
          <w:tab/>
        </w:r>
        <w:r>
          <w:delText>Notes</w:delText>
        </w:r>
        <w:r>
          <w:tab/>
        </w:r>
        <w:r>
          <w:delText>Payme</w:delText>
        </w:r>
      </w:del>
      <w:del w:id="22" w:author="Online User" w:date="2026-05-14T20:30:00Z">
        <w:r>
          <w:delText>nt Terms</w:delText>
        </w:r>
      </w:del>
      <w:del w:id="23" w:author="Author" w:date="2026-06-29T10:56:00Z" w16du:dateUtc="2026-06-29T14:56:00Z">
        <w:r>
          <w:tab/>
        </w:r>
      </w:del>
      <w:del w:id="24" w:author="Online User" w:date="2026-05-14T20:30:00Z">
        <w:r>
          <w:delText>Approve</w:delText>
        </w:r>
      </w:del>
      <w:ins w:id="25" w:author="Online User" w:date="2026-05-14T20:30:00Z">
        <w:r>
          <w:t>Signed</w:t>
        </w:r>
      </w:ins>
      <w:del w:id="26" w:author="Author" w:date="2026-06-29T10:56:00Z" w16du:dateUtc="2026-06-29T14:56:00Z">
        <w:r>
          <w:delText>d</w:delText>
        </w:r>
        <w:r>
          <w:tab/>
        </w:r>
      </w:del>
      <w:ins w:id="27" w:author="Online User" w:date="2026-05-14T20:30:00Z">
        <w:r>
          <w:t xml:space="preserve"> (revised)</w:t>
        </w:r>
      </w:ins>
      <w:del w:id="28" w:author="Author" w:date="2026-06-29T10:56:00Z" w16du:dateUtc="2026-06-29T14:56:00Z">
        <w:r>
          <w:delText>Net 30 days</w:delText>
        </w:r>
        <w:r>
          <w:tab/>
        </w:r>
        <w:r>
          <w:delText>Liability Cap</w:delText>
        </w:r>
        <w:r>
          <w:tab/>
        </w:r>
        <w:r>
          <w:delText>Under Review</w:delText>
        </w:r>
        <w:r>
          <w:tab/>
        </w:r>
        <w:r>
          <w:delText>Limit to $500K</w:delText>
        </w:r>
        <w:r>
          <w:tab/>
        </w:r>
        <w:r>
          <w:delText>Termination</w:delText>
        </w:r>
        <w:r>
          <w:tab/>
        </w:r>
        <w:r>
          <w:delText>Pending</w:delText>
        </w:r>
        <w:r>
          <w:tab/>
        </w:r>
        <w:r>
          <w:delText>90 days notice</w:delText>
        </w:r>
      </w:del>
    </w:p>
    <w:sectPr w:rsidR="00B32E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EDF"/>
    <w:rsid w:val="00252EF6"/>
    <w:rsid w:val="00A463FD"/>
    <w:rsid w:val="00B32EDF"/>
    <w:rsid w:val="00B3365A"/>
    <w:rsid w:val="00C8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61086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2026-06-29T14:56:00Z</dcterms:modified>
</cp:coreProperties>
</file>