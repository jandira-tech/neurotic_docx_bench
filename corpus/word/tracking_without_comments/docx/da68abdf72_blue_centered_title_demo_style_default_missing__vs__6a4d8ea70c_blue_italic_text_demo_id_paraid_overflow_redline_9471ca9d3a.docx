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40154E" w14:textId="77777777" w:rsidR="00E14A22" w:rsidRDefault="0037724C">
      <w:r>
        <w:rPr>
          <w:i/>
          <w:color w:val="0070C0"/>
          <w:rPrChange w:id="0" w:author="Comparison" w:date="2026-09-26T14:39:00Z" w16du:dateUtc="2026-09-26T18:39:00Z">
            <w:rPr>
              <w:rFonts w:ascii="Arial" w:hAnsi="Arial" w:cs="Arial"/>
              <w:b/>
              <w:bCs/>
              <w:color w:val="0070C0"/>
              <w:sz w:val="52"/>
              <w:szCs w:val="52"/>
            </w:rPr>
          </w:rPrChange>
        </w:rPr>
        <w:t xml:space="preserve">Blue </w:t>
      </w:r>
      <w:ins w:id="1" w:author="Comparison" w:date="2026-09-26T14:39:00Z" w16du:dateUtc="2026-09-26T18:39:00Z">
        <w:r>
          <w:rPr>
            <w:i/>
            <w:iCs/>
            <w:color w:val="0070C0"/>
          </w:rPr>
          <w:t>Italic Text</w:t>
        </w:r>
      </w:ins>
      <w:del w:id="2" w:author="Comparison" w:date="2026-09-26T14:39:00Z" w16du:dateUtc="2026-09-26T18:39:00Z">
        <w:r>
          <w:rPr>
            <w:rFonts w:ascii="Arial" w:hAnsi="Arial" w:cs="Arial"/>
            <w:b/>
            <w:bCs/>
            <w:color w:val="0070C0"/>
            <w:sz w:val="52"/>
            <w:szCs w:val="52"/>
          </w:rPr>
          <w:delText>Centered Title</w:delText>
        </w:r>
      </w:del>
      <w:r>
        <w:rPr>
          <w:i/>
          <w:color w:val="0070C0"/>
          <w:rPrChange w:id="3" w:author="Comparison" w:date="2026-09-26T14:39:00Z" w16du:dateUtc="2026-09-26T18:39:00Z">
            <w:rPr>
              <w:rFonts w:ascii="Arial" w:hAnsi="Arial" w:cs="Arial"/>
              <w:b/>
              <w:bCs/>
              <w:color w:val="0070C0"/>
              <w:sz w:val="52"/>
              <w:szCs w:val="52"/>
            </w:rPr>
          </w:rPrChange>
        </w:rPr>
        <w:t xml:space="preserve"> Demo</w:t>
      </w:r>
    </w:p>
    <w:p w14:paraId="3EC58507" w14:textId="77777777" w:rsidR="00E14A22" w:rsidRDefault="0037724C">
      <w:pPr>
        <w:pPrChange w:id="4" w:author="Comparison" w:date="2026-09-26T14:39:00Z" w16du:dateUtc="2026-09-26T18:39:00Z">
          <w:pPr>
            <w:spacing w:line="240" w:lineRule="auto"/>
          </w:pPr>
        </w:pPrChange>
      </w:pPr>
      <w:r>
        <w:rPr>
          <w:i/>
          <w:color w:val="0070C0"/>
          <w:rPrChange w:id="5" w:author="Comparison" w:date="2026-09-26T14:39:00Z" w16du:dateUtc="2026-09-26T18:39:00Z">
            <w:rPr>
              <w:rFonts w:ascii="Arial" w:hAnsi="Arial" w:cs="Arial"/>
              <w:b/>
              <w:bCs/>
              <w:color w:val="0070C0"/>
              <w:sz w:val="52"/>
              <w:szCs w:val="52"/>
            </w:rPr>
          </w:rPrChange>
        </w:rPr>
        <w:t xml:space="preserve">This document </w:t>
      </w:r>
      <w:ins w:id="6" w:author="Comparison" w:date="2026-09-26T14:39:00Z" w16du:dateUtc="2026-09-26T18:39:00Z">
        <w:r>
          <w:rPr>
            <w:i/>
            <w:iCs/>
            <w:color w:val="0070C0"/>
          </w:rPr>
          <w:t xml:space="preserve">combines </w:t>
        </w:r>
      </w:ins>
      <w:del w:id="7" w:author="Comparison" w:date="2026-09-26T14:39:00Z" w16du:dateUtc="2026-09-26T18:39:00Z">
        <w:r>
          <w:rPr>
            <w:rFonts w:ascii="Arial" w:hAnsi="Arial" w:cs="Arial"/>
            <w:b/>
            <w:bCs/>
            <w:color w:val="0070C0"/>
            <w:sz w:val="52"/>
            <w:szCs w:val="52"/>
          </w:rPr>
          <w:delText xml:space="preserve">shows Title style centered with </w:delText>
        </w:r>
      </w:del>
      <w:r>
        <w:rPr>
          <w:i/>
          <w:color w:val="0070C0"/>
          <w:rPrChange w:id="8" w:author="Comparison" w:date="2026-09-26T14:39:00Z" w16du:dateUtc="2026-09-26T18:39:00Z">
            <w:rPr>
              <w:rFonts w:ascii="Arial" w:hAnsi="Arial" w:cs="Arial"/>
              <w:b/>
              <w:bCs/>
              <w:color w:val="0070C0"/>
              <w:sz w:val="52"/>
              <w:szCs w:val="52"/>
            </w:rPr>
          </w:rPrChange>
        </w:rPr>
        <w:t xml:space="preserve">blue </w:t>
      </w:r>
      <w:ins w:id="9" w:author="Comparison" w:date="2026-09-26T14:39:00Z" w16du:dateUtc="2026-09-26T18:39:00Z">
        <w:r>
          <w:rPr>
            <w:i/>
            <w:iCs/>
            <w:color w:val="0070C0"/>
          </w:rPr>
          <w:t xml:space="preserve">font </w:t>
        </w:r>
      </w:ins>
      <w:r>
        <w:rPr>
          <w:i/>
          <w:color w:val="0070C0"/>
          <w:rPrChange w:id="10" w:author="Comparison" w:date="2026-09-26T14:39:00Z" w16du:dateUtc="2026-09-26T18:39:00Z">
            <w:rPr>
              <w:rFonts w:ascii="Arial" w:hAnsi="Arial" w:cs="Arial"/>
              <w:b/>
              <w:bCs/>
              <w:color w:val="0070C0"/>
              <w:sz w:val="52"/>
              <w:szCs w:val="52"/>
            </w:rPr>
          </w:rPrChange>
        </w:rPr>
        <w:t>color</w:t>
      </w:r>
      <w:ins w:id="11" w:author="Comparison" w:date="2026-09-26T14:39:00Z" w16du:dateUtc="2026-09-26T18:39:00Z">
        <w:r>
          <w:rPr>
            <w:i/>
            <w:iCs/>
            <w:color w:val="0070C0"/>
          </w:rPr>
          <w:t xml:space="preserve"> with italic formatting</w:t>
        </w:r>
      </w:ins>
      <w:r>
        <w:rPr>
          <w:i/>
          <w:color w:val="0070C0"/>
          <w:rPrChange w:id="12" w:author="Comparison" w:date="2026-09-26T14:39:00Z" w16du:dateUtc="2026-09-26T18:39:00Z">
            <w:rPr>
              <w:rFonts w:ascii="Arial" w:hAnsi="Arial" w:cs="Arial"/>
              <w:b/>
              <w:bCs/>
              <w:color w:val="0070C0"/>
              <w:sz w:val="52"/>
              <w:szCs w:val="52"/>
            </w:rPr>
          </w:rPrChange>
        </w:rPr>
        <w:t>.</w:t>
      </w:r>
    </w:p>
    <w:p w14:paraId="7858463A" w14:textId="77777777" w:rsidR="00E14A22" w:rsidRDefault="0037724C">
      <w:pPr>
        <w:pPrChange w:id="13" w:author="Comparison" w:date="2026-09-26T14:39:00Z" w16du:dateUtc="2026-09-26T18:39:00Z">
          <w:pPr>
            <w:spacing w:line="240" w:lineRule="auto"/>
          </w:pPr>
        </w:pPrChange>
      </w:pPr>
      <w:r>
        <w:rPr>
          <w:i/>
          <w:color w:val="0070C0"/>
          <w:rPrChange w:id="14" w:author="Comparison" w:date="2026-09-26T14:39:00Z" w16du:dateUtc="2026-09-26T18:39:00Z">
            <w:rPr>
              <w:rFonts w:ascii="Arial" w:hAnsi="Arial" w:cs="Arial"/>
              <w:b/>
              <w:bCs/>
              <w:color w:val="0070C0"/>
              <w:sz w:val="52"/>
              <w:szCs w:val="52"/>
            </w:rPr>
          </w:rPrChange>
        </w:rPr>
        <w:t xml:space="preserve">Blue </w:t>
      </w:r>
      <w:ins w:id="15" w:author="Comparison" w:date="2026-09-26T14:39:00Z" w16du:dateUtc="2026-09-26T18:39:00Z">
        <w:r>
          <w:rPr>
            <w:i/>
            <w:iCs/>
            <w:color w:val="0070C0"/>
          </w:rPr>
          <w:t>italic text</w:t>
        </w:r>
      </w:ins>
      <w:del w:id="16" w:author="Comparison" w:date="2026-09-26T14:39:00Z" w16du:dateUtc="2026-09-26T18:39:00Z">
        <w:r>
          <w:rPr>
            <w:rFonts w:ascii="Arial" w:hAnsi="Arial" w:cs="Arial"/>
            <w:b/>
            <w:bCs/>
            <w:color w:val="0070C0"/>
            <w:sz w:val="52"/>
            <w:szCs w:val="52"/>
          </w:rPr>
          <w:delText>centered title</w:delText>
        </w:r>
      </w:del>
      <w:r>
        <w:rPr>
          <w:i/>
          <w:color w:val="0070C0"/>
          <w:rPrChange w:id="17" w:author="Comparison" w:date="2026-09-26T14:39:00Z" w16du:dateUtc="2026-09-26T18:39:00Z">
            <w:rPr>
              <w:rFonts w:ascii="Arial" w:hAnsi="Arial" w:cs="Arial"/>
              <w:b/>
              <w:bCs/>
              <w:color w:val="0070C0"/>
              <w:sz w:val="52"/>
              <w:szCs w:val="52"/>
            </w:rPr>
          </w:rPrChange>
        </w:rPr>
        <w:t xml:space="preserve"> creates a </w:t>
      </w:r>
      <w:ins w:id="18" w:author="Comparison" w:date="2026-09-26T14:39:00Z" w16du:dateUtc="2026-09-26T18:39:00Z">
        <w:r>
          <w:rPr>
            <w:i/>
            <w:iCs/>
            <w:color w:val="0070C0"/>
          </w:rPr>
          <w:t>calm yet emphasized visual style</w:t>
        </w:r>
      </w:ins>
      <w:del w:id="19" w:author="Comparison" w:date="2026-09-26T14:39:00Z" w16du:dateUtc="2026-09-26T18:39:00Z">
        <w:r>
          <w:rPr>
            <w:rFonts w:ascii="Arial" w:hAnsi="Arial" w:cs="Arial"/>
            <w:b/>
            <w:bCs/>
            <w:color w:val="0070C0"/>
            <w:sz w:val="52"/>
            <w:szCs w:val="52"/>
          </w:rPr>
          <w:delText>professional and elegant header</w:delText>
        </w:r>
      </w:del>
      <w:r>
        <w:rPr>
          <w:i/>
          <w:color w:val="0070C0"/>
          <w:rPrChange w:id="20" w:author="Comparison" w:date="2026-09-26T14:39:00Z" w16du:dateUtc="2026-09-26T18:39:00Z">
            <w:rPr>
              <w:rFonts w:ascii="Arial" w:hAnsi="Arial" w:cs="Arial"/>
              <w:b/>
              <w:bCs/>
              <w:color w:val="0070C0"/>
              <w:sz w:val="52"/>
              <w:szCs w:val="52"/>
            </w:rPr>
          </w:rPrChange>
        </w:rPr>
        <w:t>.</w:t>
      </w:r>
    </w:p>
    <w:sectPr w:rsidR="00E14A2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4A22"/>
    <w:rsid w:val="00096B26"/>
    <w:rsid w:val="0037724C"/>
    <w:rsid w:val="005017B3"/>
    <w:rsid w:val="00514863"/>
    <w:rsid w:val="006E3EA6"/>
    <w:rsid w:val="00E14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2026-05-14T17:18:00Z</dcterms:created>
  <dcterms:modified xsi:type="dcterms:W3CDTF">2026-09-26T18:39:00Z</dcterms:modified>
</cp:coreProperties>
</file>