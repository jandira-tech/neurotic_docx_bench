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60DC0" w14:textId="3314573E" w:rsidR="00232B69" w:rsidRPr="00E20032" w:rsidRDefault="002D4F24">
      <w:pPr>
        <w:rPr>
          <w:ins w:id="4" w:author="Richard Coffman" w:date="2026-09-25T20:08:00Z" w16du:dateUtc="2026-09-26T00:08:00Z"/>
          <w:b/>
          <w:u w:val="single"/>
        </w:rPr>
      </w:pPr>
      <w:ins w:id="5" w:author="Richard Coffman" w:date="2026-09-25T20:08:00Z" w16du:dateUtc="2026-09-26T00:08:00Z">
        <w:r>
          <w:rPr>
            <w:noProof/>
          </w:rPr>
          <w:drawing>
            <wp:inline distT="0" distB="0" distL="0" distR="0" wp14:anchorId="45268836" wp14:editId="5AD18626">
              <wp:extent cx="857250" cy="952500"/>
              <wp:effectExtent l="0" t="0" r="0" b="0"/>
              <wp:docPr id="1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724F43">
          <w:tab/>
        </w:r>
        <w:r w:rsidR="00724F43">
          <w:tab/>
          <w:t xml:space="preserve">  </w:t>
        </w:r>
        <w:r w:rsidR="00724F43">
          <w:tab/>
        </w:r>
        <w:r w:rsidR="00724F43">
          <w:tab/>
          <w:t xml:space="preserve">   </w:t>
        </w:r>
        <w:r>
          <w:rPr>
            <w:noProof/>
          </w:rPr>
          <w:drawing>
            <wp:inline distT="0" distB="0" distL="0" distR="0" wp14:anchorId="724459AE" wp14:editId="50E6CBCE">
              <wp:extent cx="819150" cy="933450"/>
              <wp:effectExtent l="0" t="0" r="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1915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724F43">
          <w:tab/>
        </w:r>
        <w:r w:rsidR="00724F43">
          <w:tab/>
        </w:r>
        <w:r w:rsidR="00724F43">
          <w:tab/>
        </w:r>
        <w:r w:rsidR="00724F43">
          <w:tab/>
        </w:r>
        <w:r w:rsidR="00724F43">
          <w:tab/>
        </w:r>
        <w:r>
          <w:rPr>
            <w:b/>
            <w:noProof/>
          </w:rPr>
          <w:drawing>
            <wp:inline distT="0" distB="0" distL="0" distR="0" wp14:anchorId="43314ECA" wp14:editId="7D0844B5">
              <wp:extent cx="714375" cy="476250"/>
              <wp:effectExtent l="0" t="0" r="0" b="0"/>
              <wp:docPr id="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 noCrop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4375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CAA6360" w14:textId="5123949B" w:rsidR="00E20032" w:rsidRDefault="00E20032">
      <w:pPr>
        <w:rPr>
          <w:ins w:id="6" w:author="Richard Coffman" w:date="2026-09-25T20:08:00Z" w16du:dateUtc="2026-09-26T00:08:00Z"/>
          <w:b/>
          <w:u w:val="single"/>
        </w:rPr>
      </w:pPr>
      <w:ins w:id="7" w:author="Richard Coffman" w:date="2026-09-25T20:08:00Z" w16du:dateUtc="2026-09-26T00:08:00Z">
        <w:r>
          <w:t xml:space="preserve"> </w:t>
        </w:r>
        <w:r w:rsidRPr="00E20032">
          <w:rPr>
            <w:b/>
            <w:u w:val="single"/>
          </w:rPr>
          <w:t xml:space="preserve">MINUTES FROM </w:t>
        </w:r>
        <w:r w:rsidR="002D4F24">
          <w:rPr>
            <w:b/>
            <w:u w:val="single"/>
          </w:rPr>
          <w:t>April 3</w:t>
        </w:r>
        <w:r w:rsidR="00014E9A">
          <w:rPr>
            <w:b/>
            <w:u w:val="single"/>
          </w:rPr>
          <w:t xml:space="preserve"> 20</w:t>
        </w:r>
        <w:r w:rsidR="00F85D19">
          <w:rPr>
            <w:b/>
            <w:u w:val="single"/>
          </w:rPr>
          <w:t>2</w:t>
        </w:r>
        <w:r w:rsidR="002D4F24">
          <w:rPr>
            <w:b/>
            <w:u w:val="single"/>
          </w:rPr>
          <w:t>4</w:t>
        </w:r>
        <w:r w:rsidR="00EE0CA6">
          <w:rPr>
            <w:b/>
            <w:u w:val="single"/>
          </w:rPr>
          <w:t xml:space="preserve"> </w:t>
        </w:r>
        <w:r w:rsidRPr="00E20032">
          <w:rPr>
            <w:b/>
            <w:u w:val="single"/>
          </w:rPr>
          <w:t xml:space="preserve"> MCL METRO SOUTH</w:t>
        </w:r>
        <w:r w:rsidR="006370AA">
          <w:rPr>
            <w:b/>
            <w:u w:val="single"/>
          </w:rPr>
          <w:t xml:space="preserve"> DETACHMENT</w:t>
        </w:r>
        <w:r w:rsidR="000540FA">
          <w:rPr>
            <w:b/>
            <w:u w:val="single"/>
          </w:rPr>
          <w:t xml:space="preserve"> 1115</w:t>
        </w:r>
      </w:ins>
    </w:p>
    <w:p w14:paraId="7E4026D6" w14:textId="54B7A1B4" w:rsidR="00E20032" w:rsidRDefault="00E20032">
      <w:pPr>
        <w:rPr>
          <w:ins w:id="8" w:author="Richard Coffman" w:date="2026-09-25T20:08:00Z" w16du:dateUtc="2026-09-26T00:08:00Z"/>
        </w:rPr>
      </w:pPr>
      <w:ins w:id="9" w:author="Richard Coffman" w:date="2026-09-25T20:08:00Z" w16du:dateUtc="2026-09-26T00:08:00Z">
        <w:r w:rsidRPr="003252FC">
          <w:rPr>
            <w:b/>
          </w:rPr>
          <w:t>WHERE:</w:t>
        </w:r>
        <w:r w:rsidRPr="00E20032">
          <w:tab/>
        </w:r>
        <w:r w:rsidR="00DD7994">
          <w:t xml:space="preserve">VFW </w:t>
        </w:r>
        <w:r w:rsidR="00192CF5">
          <w:t>Nor</w:t>
        </w:r>
        <w:r w:rsidR="00DD7994">
          <w:t>ton</w:t>
        </w:r>
        <w:r w:rsidR="006C755D">
          <w:t xml:space="preserve"> Ma</w:t>
        </w:r>
      </w:ins>
    </w:p>
    <w:p w14:paraId="7E1ECB7C" w14:textId="60D7D2FD" w:rsidR="00AA17A5" w:rsidRDefault="00192CF5" w:rsidP="004D1AB7">
      <w:pPr>
        <w:rPr>
          <w:ins w:id="10" w:author="Richard Coffman" w:date="2026-09-25T20:08:00Z" w16du:dateUtc="2026-09-26T00:08:00Z"/>
        </w:rPr>
      </w:pPr>
      <w:ins w:id="11" w:author="Richard Coffman" w:date="2026-09-25T20:08:00Z" w16du:dateUtc="2026-09-26T00:08:00Z">
        <w:r>
          <w:t xml:space="preserve">Proceedings were held </w:t>
        </w:r>
        <w:r w:rsidR="00F82AE4">
          <w:t xml:space="preserve">at the </w:t>
        </w:r>
        <w:r>
          <w:t>VFW Norton</w:t>
        </w:r>
        <w:r w:rsidR="00F82AE4">
          <w:t xml:space="preserve"> at 38 Summer St Norton Ma.</w:t>
        </w:r>
        <w:r w:rsidR="003F4DF7">
          <w:t>.</w:t>
        </w:r>
      </w:ins>
    </w:p>
    <w:p w14:paraId="7E715C0A" w14:textId="33679725" w:rsidR="00D97416" w:rsidRDefault="003D1DDE" w:rsidP="00265247">
      <w:pPr>
        <w:rPr>
          <w:ins w:id="12" w:author="Richard Coffman" w:date="2026-09-25T20:08:00Z" w16du:dateUtc="2026-09-26T00:08:00Z"/>
        </w:rPr>
      </w:pPr>
      <w:ins w:id="13" w:author="Richard Coffman" w:date="2026-09-25T20:08:00Z" w16du:dateUtc="2026-09-26T00:08:00Z">
        <w:r>
          <w:t>Commandant</w:t>
        </w:r>
        <w:r w:rsidRPr="00E20032">
          <w:t xml:space="preserve"> </w:t>
        </w:r>
        <w:r w:rsidR="008842F9">
          <w:t>JJ McGrath</w:t>
        </w:r>
        <w:r w:rsidRPr="00E20032">
          <w:t xml:space="preserve"> </w:t>
        </w:r>
        <w:r w:rsidR="008E1F48">
          <w:t xml:space="preserve">after a quick chow </w:t>
        </w:r>
        <w:r w:rsidR="00E20032" w:rsidRPr="00E20032">
          <w:t xml:space="preserve">called meeting to order at </w:t>
        </w:r>
        <w:r w:rsidR="0074753B">
          <w:t>1</w:t>
        </w:r>
        <w:r w:rsidR="00107B76">
          <w:t>8</w:t>
        </w:r>
        <w:r w:rsidR="00E32758">
          <w:t>:</w:t>
        </w:r>
        <w:r w:rsidR="008842F9">
          <w:t>26</w:t>
        </w:r>
        <w:r w:rsidR="00E32758">
          <w:t xml:space="preserve"> </w:t>
        </w:r>
        <w:r w:rsidR="00C53A1B">
          <w:t>hrs</w:t>
        </w:r>
        <w:r w:rsidR="005212AA">
          <w:t xml:space="preserve"> calling </w:t>
        </w:r>
        <w:r w:rsidR="005912B3">
          <w:t>upon Sergeant</w:t>
        </w:r>
        <w:r w:rsidR="00B340A0">
          <w:t>-at-</w:t>
        </w:r>
        <w:r w:rsidR="00D77457">
          <w:t>A</w:t>
        </w:r>
        <w:r w:rsidR="005212AA">
          <w:t>rms</w:t>
        </w:r>
        <w:r w:rsidR="00D77457">
          <w:t xml:space="preserve"> </w:t>
        </w:r>
        <w:r w:rsidR="0074753B">
          <w:t>to secure the building for the start of the meeting</w:t>
        </w:r>
        <w:r w:rsidR="00265247">
          <w:t>.</w:t>
        </w:r>
      </w:ins>
    </w:p>
    <w:p w14:paraId="0158B67E" w14:textId="77777777" w:rsidR="00641EF6" w:rsidRDefault="00641EF6" w:rsidP="00265247">
      <w:pPr>
        <w:rPr>
          <w:ins w:id="14" w:author="Richard Coffman" w:date="2026-09-25T20:08:00Z" w16du:dateUtc="2026-09-26T00:08:00Z"/>
        </w:rPr>
      </w:pPr>
    </w:p>
    <w:p w14:paraId="07D0A4B4" w14:textId="51234B64" w:rsidR="00641EF6" w:rsidRPr="00CE01B5" w:rsidRDefault="00641EF6" w:rsidP="00641EF6">
      <w:pPr>
        <w:rPr>
          <w:ins w:id="15" w:author="Richard Coffman" w:date="2026-09-25T20:08:00Z" w16du:dateUtc="2026-09-26T00:08:00Z"/>
          <w:sz w:val="32"/>
          <w:szCs w:val="32"/>
          <w:u w:val="single"/>
        </w:rPr>
      </w:pPr>
      <w:ins w:id="16" w:author="Richard Coffman" w:date="2026-09-25T20:08:00Z" w16du:dateUtc="2026-09-26T00:08:00Z">
        <w:r>
          <w:rPr>
            <w:sz w:val="32"/>
            <w:szCs w:val="32"/>
            <w:u w:val="single"/>
          </w:rPr>
          <w:t>Opening ceremony 1</w:t>
        </w:r>
      </w:ins>
    </w:p>
    <w:p w14:paraId="3060D7B3" w14:textId="0279DD44" w:rsidR="000B5B76" w:rsidRDefault="004B0F6B">
      <w:pPr>
        <w:rPr>
          <w:ins w:id="17" w:author="Richard Coffman" w:date="2026-09-25T20:08:00Z" w16du:dateUtc="2026-09-26T00:08:00Z"/>
        </w:rPr>
      </w:pPr>
      <w:ins w:id="18" w:author="Richard Coffman" w:date="2026-09-25T20:08:00Z" w16du:dateUtc="2026-09-26T00:08:00Z">
        <w:r>
          <w:t xml:space="preserve">Acting </w:t>
        </w:r>
        <w:r w:rsidR="007A33B6">
          <w:t>S</w:t>
        </w:r>
        <w:r w:rsidR="00A03D25">
          <w:t>ergeant</w:t>
        </w:r>
        <w:r w:rsidR="00B340A0">
          <w:t>-at-</w:t>
        </w:r>
        <w:r w:rsidR="00D77457">
          <w:t>A</w:t>
        </w:r>
        <w:r w:rsidR="00A03D25">
          <w:t>rms</w:t>
        </w:r>
        <w:r w:rsidR="005212AA">
          <w:t xml:space="preserve"> </w:t>
        </w:r>
        <w:r w:rsidR="00122777">
          <w:t xml:space="preserve">secured </w:t>
        </w:r>
        <w:r w:rsidR="005212AA">
          <w:t>the quarters and announced he was satisfied all that were</w:t>
        </w:r>
        <w:r w:rsidR="005912B3">
          <w:t xml:space="preserve"> </w:t>
        </w:r>
        <w:r w:rsidR="007F433E">
          <w:t>p</w:t>
        </w:r>
        <w:r w:rsidR="005212AA">
          <w:t xml:space="preserve">resent were authorized to be there. </w:t>
        </w:r>
      </w:ins>
    </w:p>
    <w:p w14:paraId="3EAA0F6B" w14:textId="77777777" w:rsidR="006370AA" w:rsidRDefault="006370AA">
      <w:pPr>
        <w:rPr>
          <w:ins w:id="19" w:author="Richard Coffman" w:date="2026-09-25T20:08:00Z" w16du:dateUtc="2026-09-26T00:08:00Z"/>
        </w:rPr>
      </w:pPr>
      <w:ins w:id="20" w:author="Richard Coffman" w:date="2026-09-25T20:08:00Z" w16du:dateUtc="2026-09-26T00:08:00Z">
        <w:r>
          <w:t xml:space="preserve">Pledge of Allegiance </w:t>
        </w:r>
        <w:r w:rsidR="0074753B">
          <w:t xml:space="preserve">was then </w:t>
        </w:r>
        <w:r>
          <w:t>recited</w:t>
        </w:r>
        <w:r w:rsidR="0074753B">
          <w:t xml:space="preserve"> by the </w:t>
        </w:r>
        <w:r w:rsidR="003D1DDE">
          <w:t>De</w:t>
        </w:r>
        <w:r w:rsidR="0074753B">
          <w:t>tachment Marines</w:t>
        </w:r>
        <w:r>
          <w:t>.</w:t>
        </w:r>
      </w:ins>
    </w:p>
    <w:p w14:paraId="0AB76CA8" w14:textId="1CE1F5D6" w:rsidR="00ED2052" w:rsidRDefault="003D1DDE">
      <w:pPr>
        <w:rPr>
          <w:ins w:id="21" w:author="Richard Coffman" w:date="2026-09-25T20:08:00Z" w16du:dateUtc="2026-09-26T00:08:00Z"/>
        </w:rPr>
      </w:pPr>
      <w:ins w:id="22" w:author="Richard Coffman" w:date="2026-09-25T20:08:00Z" w16du:dateUtc="2026-09-26T00:08:00Z">
        <w:r>
          <w:t>There were</w:t>
        </w:r>
        <w:r w:rsidR="0004325C">
          <w:t xml:space="preserve"> </w:t>
        </w:r>
        <w:r w:rsidR="004B0F6B">
          <w:t>6</w:t>
        </w:r>
        <w:r w:rsidR="00FC5ED1">
          <w:t xml:space="preserve"> detachment </w:t>
        </w:r>
        <w:r>
          <w:t xml:space="preserve">Marines </w:t>
        </w:r>
        <w:r w:rsidR="008842F9">
          <w:t xml:space="preserve">, 1 department commandant and 1 visitor marine </w:t>
        </w:r>
      </w:ins>
    </w:p>
    <w:p w14:paraId="52A52541" w14:textId="3594340B" w:rsidR="00CB300E" w:rsidRDefault="00CB300E" w:rsidP="00C16559">
      <w:pPr>
        <w:rPr>
          <w:ins w:id="23" w:author="Richard Coffman" w:date="2026-09-25T20:08:00Z" w16du:dateUtc="2026-09-26T00:08:00Z"/>
        </w:rPr>
      </w:pPr>
      <w:ins w:id="24" w:author="Richard Coffman" w:date="2026-09-25T20:08:00Z" w16du:dateUtc="2026-09-26T00:08:00Z">
        <w:r>
          <w:t>Chaplain Roger Hoffmann recited the opening prayer.</w:t>
        </w:r>
      </w:ins>
    </w:p>
    <w:p w14:paraId="3B2C7400" w14:textId="7D7E2EA5" w:rsidR="005212AA" w:rsidRDefault="00A852FC">
      <w:pPr>
        <w:rPr>
          <w:ins w:id="25" w:author="Richard Coffman" w:date="2026-09-25T20:08:00Z" w16du:dateUtc="2026-09-26T00:08:00Z"/>
        </w:rPr>
      </w:pPr>
      <w:ins w:id="26" w:author="Richard Coffman" w:date="2026-09-25T20:08:00Z" w16du:dateUtc="2026-09-26T00:08:00Z">
        <w:r>
          <w:t>Commandant</w:t>
        </w:r>
        <w:r w:rsidRPr="00E20032">
          <w:t xml:space="preserve"> </w:t>
        </w:r>
        <w:r w:rsidR="004B0F6B">
          <w:t>JJ McGrath</w:t>
        </w:r>
        <w:r w:rsidRPr="00E20032">
          <w:t xml:space="preserve"> </w:t>
        </w:r>
        <w:r w:rsidR="005212AA">
          <w:t xml:space="preserve">called </w:t>
        </w:r>
        <w:r w:rsidR="004B0F6B">
          <w:t xml:space="preserve">Acting </w:t>
        </w:r>
        <w:r w:rsidR="005212AA">
          <w:t>Sergeant</w:t>
        </w:r>
        <w:r w:rsidR="00B340A0">
          <w:t>-at-</w:t>
        </w:r>
        <w:r w:rsidR="00D77457">
          <w:t>A</w:t>
        </w:r>
        <w:r w:rsidR="005212AA">
          <w:t xml:space="preserve">rms </w:t>
        </w:r>
        <w:r w:rsidR="00D77457">
          <w:t>to</w:t>
        </w:r>
        <w:r w:rsidR="005212AA">
          <w:t xml:space="preserve"> declare</w:t>
        </w:r>
        <w:r w:rsidR="00D77457">
          <w:t xml:space="preserve"> the</w:t>
        </w:r>
        <w:r w:rsidR="005212AA">
          <w:t xml:space="preserve"> meeting open for conduct of official business.</w:t>
        </w:r>
      </w:ins>
    </w:p>
    <w:p w14:paraId="4468A942" w14:textId="6B4D5BAD" w:rsidR="00641EF6" w:rsidRPr="00CE01B5" w:rsidRDefault="00641EF6" w:rsidP="00641EF6">
      <w:pPr>
        <w:rPr>
          <w:ins w:id="27" w:author="Richard Coffman" w:date="2026-09-25T20:08:00Z" w16du:dateUtc="2026-09-26T00:08:00Z"/>
          <w:sz w:val="32"/>
          <w:szCs w:val="32"/>
          <w:u w:val="single"/>
        </w:rPr>
      </w:pPr>
      <w:ins w:id="28" w:author="Richard Coffman" w:date="2026-09-25T20:08:00Z" w16du:dateUtc="2026-09-26T00:08:00Z">
        <w:r>
          <w:rPr>
            <w:sz w:val="32"/>
            <w:szCs w:val="32"/>
            <w:u w:val="single"/>
          </w:rPr>
          <w:t>Roll Call of officers 2</w:t>
        </w:r>
      </w:ins>
    </w:p>
    <w:p w14:paraId="2862AC42" w14:textId="17F9F1D4" w:rsidR="000B5B76" w:rsidRDefault="004B0F6B" w:rsidP="001F44D1">
      <w:pPr>
        <w:rPr>
          <w:ins w:id="29" w:author="Richard Coffman" w:date="2026-09-25T20:08:00Z" w16du:dateUtc="2026-09-26T00:08:00Z"/>
        </w:rPr>
      </w:pPr>
      <w:ins w:id="30" w:author="Richard Coffman" w:date="2026-09-25T20:08:00Z" w16du:dateUtc="2026-09-26T00:08:00Z">
        <w:r>
          <w:t>Commandant</w:t>
        </w:r>
        <w:r w:rsidRPr="00E20032">
          <w:t xml:space="preserve"> </w:t>
        </w:r>
        <w:r>
          <w:t>JJ McGrath</w:t>
        </w:r>
        <w:r w:rsidRPr="00E20032">
          <w:t xml:space="preserve"> </w:t>
        </w:r>
        <w:r w:rsidR="00EA1D7C">
          <w:t xml:space="preserve">called </w:t>
        </w:r>
        <w:r w:rsidR="002E124D">
          <w:t>roll</w:t>
        </w:r>
        <w:r w:rsidR="00D77457">
          <w:t xml:space="preserve"> call of the detachment’s officers</w:t>
        </w:r>
        <w:r w:rsidR="00FF41D7">
          <w:t xml:space="preserve">: </w:t>
        </w:r>
        <w:r w:rsidR="00641EF6">
          <w:t xml:space="preserve">  </w:t>
        </w:r>
      </w:ins>
    </w:p>
    <w:tbl>
      <w:tblPr>
        <w:tblW w:w="6908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014"/>
        <w:gridCol w:w="2059"/>
        <w:gridCol w:w="900"/>
        <w:gridCol w:w="935"/>
      </w:tblGrid>
      <w:tr w:rsidR="000B5B76" w14:paraId="30C89778" w14:textId="77777777" w:rsidTr="00700274">
        <w:trPr>
          <w:tblCellSpacing w:w="7" w:type="dxa"/>
          <w:ins w:id="31" w:author="Richard Coffman" w:date="2026-09-25T20:08:00Z" w16du:dateUtc="2026-09-26T00:08:00Z"/>
        </w:trPr>
        <w:tc>
          <w:tcPr>
            <w:tcW w:w="2993" w:type="dxa"/>
            <w:shd w:val="clear" w:color="auto" w:fill="FFFFFF"/>
            <w:vAlign w:val="center"/>
          </w:tcPr>
          <w:p w14:paraId="300F70DB" w14:textId="77777777" w:rsidR="000B5B76" w:rsidRPr="000B5B76" w:rsidRDefault="000B5B76">
            <w:pPr>
              <w:spacing w:line="315" w:lineRule="atLeast"/>
              <w:rPr>
                <w:ins w:id="32" w:author="Richard Coffman" w:date="2026-09-25T20:08:00Z" w16du:dateUtc="2026-09-26T00:08:00Z"/>
                <w:rFonts w:ascii="Arial" w:hAnsi="Arial" w:cs="Arial"/>
                <w:sz w:val="23"/>
                <w:szCs w:val="23"/>
              </w:rPr>
            </w:pPr>
            <w:ins w:id="33" w:author="Richard Coffman" w:date="2026-09-25T20:08:00Z" w16du:dateUtc="2026-09-26T00:08:00Z">
              <w:r w:rsidRPr="000B5B76">
                <w:rPr>
                  <w:rFonts w:ascii="Arial" w:hAnsi="Arial" w:cs="Arial"/>
                  <w:sz w:val="21"/>
                  <w:szCs w:val="21"/>
                </w:rPr>
                <w:t>Position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5B69509B" w14:textId="77777777" w:rsidR="000B5B76" w:rsidRPr="000B5B76" w:rsidRDefault="000B5B76">
            <w:pPr>
              <w:spacing w:line="315" w:lineRule="atLeast"/>
              <w:rPr>
                <w:ins w:id="34" w:author="Richard Coffman" w:date="2026-09-25T20:08:00Z" w16du:dateUtc="2026-09-26T00:08:00Z"/>
                <w:rFonts w:ascii="Arial" w:hAnsi="Arial" w:cs="Arial"/>
                <w:sz w:val="23"/>
                <w:szCs w:val="23"/>
              </w:rPr>
            </w:pPr>
            <w:ins w:id="35" w:author="Richard Coffman" w:date="2026-09-25T20:08:00Z" w16du:dateUtc="2026-09-26T00:08:00Z">
              <w:r w:rsidRPr="000B5B76">
                <w:rPr>
                  <w:rFonts w:ascii="Arial" w:hAnsi="Arial" w:cs="Arial"/>
                  <w:sz w:val="21"/>
                  <w:szCs w:val="21"/>
                </w:rPr>
                <w:t>Name 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72463C59" w14:textId="77777777" w:rsidR="000B5B76" w:rsidRPr="000B5B76" w:rsidRDefault="000B5B76">
            <w:pPr>
              <w:spacing w:line="315" w:lineRule="atLeast"/>
              <w:rPr>
                <w:ins w:id="36" w:author="Richard Coffman" w:date="2026-09-25T20:08:00Z" w16du:dateUtc="2026-09-26T00:08:00Z"/>
                <w:rFonts w:ascii="Arial" w:hAnsi="Arial" w:cs="Arial"/>
                <w:sz w:val="23"/>
                <w:szCs w:val="23"/>
              </w:rPr>
            </w:pPr>
            <w:ins w:id="37" w:author="Richard Coffman" w:date="2026-09-25T20:08:00Z" w16du:dateUtc="2026-09-26T00:08:00Z">
              <w:r w:rsidRPr="000B5B76">
                <w:rPr>
                  <w:rFonts w:ascii="Arial" w:hAnsi="Arial" w:cs="Arial"/>
                  <w:sz w:val="21"/>
                  <w:szCs w:val="21"/>
                </w:rPr>
                <w:t> Present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0B860DB5" w14:textId="77777777" w:rsidR="000B5B76" w:rsidRPr="000B5B76" w:rsidRDefault="000B5B76">
            <w:pPr>
              <w:spacing w:line="315" w:lineRule="atLeast"/>
              <w:rPr>
                <w:ins w:id="38" w:author="Richard Coffman" w:date="2026-09-25T20:08:00Z" w16du:dateUtc="2026-09-26T00:08:00Z"/>
                <w:rFonts w:ascii="Arial" w:hAnsi="Arial" w:cs="Arial"/>
                <w:sz w:val="23"/>
                <w:szCs w:val="23"/>
              </w:rPr>
            </w:pPr>
            <w:ins w:id="39" w:author="Richard Coffman" w:date="2026-09-25T20:08:00Z" w16du:dateUtc="2026-09-26T00:08:00Z">
              <w:r w:rsidRPr="000B5B76">
                <w:rPr>
                  <w:rFonts w:ascii="Arial" w:hAnsi="Arial" w:cs="Arial"/>
                  <w:sz w:val="21"/>
                  <w:szCs w:val="21"/>
                </w:rPr>
                <w:t>Excused </w:t>
              </w:r>
            </w:ins>
          </w:p>
        </w:tc>
      </w:tr>
      <w:tr w:rsidR="000B5B76" w:rsidRPr="001335BC" w14:paraId="05064F99" w14:textId="77777777" w:rsidTr="00700274">
        <w:trPr>
          <w:tblCellSpacing w:w="7" w:type="dxa"/>
          <w:ins w:id="40" w:author="Richard Coffman" w:date="2026-09-25T20:08:00Z" w16du:dateUtc="2026-09-26T00:08:00Z"/>
        </w:trPr>
        <w:tc>
          <w:tcPr>
            <w:tcW w:w="2993" w:type="dxa"/>
            <w:shd w:val="clear" w:color="auto" w:fill="FFFFFF"/>
            <w:vAlign w:val="center"/>
          </w:tcPr>
          <w:p w14:paraId="1A67B1B6" w14:textId="77777777" w:rsidR="000B5B76" w:rsidRPr="001335BC" w:rsidRDefault="000B5B76">
            <w:pPr>
              <w:spacing w:line="315" w:lineRule="atLeast"/>
              <w:rPr>
                <w:ins w:id="41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42" w:author="Richard Coffman" w:date="2026-09-25T20:08:00Z" w16du:dateUtc="2026-09-26T00:08:00Z">
              <w:r w:rsidRPr="001335BC">
                <w:rPr>
                  <w:rFonts w:ascii="Arial" w:hAnsi="Arial" w:cs="Arial"/>
                  <w:b/>
                  <w:color w:val="4A310C"/>
                  <w:sz w:val="21"/>
                  <w:szCs w:val="21"/>
                </w:rPr>
                <w:t> </w:t>
              </w:r>
              <w:r w:rsidRPr="001335BC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Commandant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171941CD" w14:textId="77777777" w:rsidR="000B5B76" w:rsidRPr="001335BC" w:rsidRDefault="000B5B76" w:rsidP="0088510A">
            <w:pPr>
              <w:spacing w:line="315" w:lineRule="atLeast"/>
              <w:rPr>
                <w:ins w:id="43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44" w:author="Richard Coffman" w:date="2026-09-25T20:08:00Z" w16du:dateUtc="2026-09-26T00:08:00Z">
              <w:r w:rsidRPr="001335BC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</w:t>
              </w:r>
              <w:r w:rsidR="0088510A" w:rsidRPr="001335BC">
                <w:rPr>
                  <w:rFonts w:ascii="Arial" w:hAnsi="Arial" w:cs="Arial"/>
                  <w:b/>
                  <w:sz w:val="21"/>
                  <w:szCs w:val="21"/>
                </w:rPr>
                <w:t xml:space="preserve">JJ Mcgrath 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3EFE0F2B" w14:textId="3B0298E4" w:rsidR="004B34BA" w:rsidRPr="001335BC" w:rsidRDefault="00681916" w:rsidP="004B34BA">
            <w:pPr>
              <w:spacing w:line="315" w:lineRule="atLeast"/>
              <w:jc w:val="center"/>
              <w:rPr>
                <w:ins w:id="45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46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 xml:space="preserve"> </w:t>
              </w:r>
              <w:r w:rsidR="00995469"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>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3398B937" w14:textId="77777777" w:rsidR="000B5B76" w:rsidRPr="001335BC" w:rsidRDefault="000B5B76" w:rsidP="004D002B">
            <w:pPr>
              <w:spacing w:line="315" w:lineRule="atLeast"/>
              <w:jc w:val="center"/>
              <w:rPr>
                <w:ins w:id="47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</w:p>
        </w:tc>
      </w:tr>
      <w:tr w:rsidR="000B5B76" w14:paraId="241EF6F6" w14:textId="77777777" w:rsidTr="00700274">
        <w:trPr>
          <w:tblCellSpacing w:w="7" w:type="dxa"/>
          <w:ins w:id="48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5E28412D" w14:textId="77777777" w:rsidR="000B5B76" w:rsidRDefault="000B5B76">
            <w:pPr>
              <w:spacing w:line="315" w:lineRule="atLeast"/>
              <w:rPr>
                <w:ins w:id="49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50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Sr Vice Commandant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495935B6" w14:textId="77777777" w:rsidR="000B5B76" w:rsidRPr="0088510A" w:rsidRDefault="000B5B76" w:rsidP="0088510A">
            <w:pPr>
              <w:spacing w:line="315" w:lineRule="atLeast"/>
              <w:rPr>
                <w:ins w:id="51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52" w:author="Richard Coffman" w:date="2026-09-25T20:08:00Z" w16du:dateUtc="2026-09-26T00:08:00Z">
              <w:r w:rsidRPr="0088510A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</w:t>
              </w:r>
              <w:r w:rsidR="0088510A" w:rsidRPr="0088510A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Rik Coffman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7E6E6333" w14:textId="1B7C6BCB" w:rsidR="000B5B76" w:rsidRPr="004B34BA" w:rsidRDefault="009E670F" w:rsidP="004B34BA">
            <w:pPr>
              <w:spacing w:line="315" w:lineRule="atLeast"/>
              <w:jc w:val="center"/>
              <w:rPr>
                <w:ins w:id="53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54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 xml:space="preserve">  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6BE0A4CB" w14:textId="6B38E0FE" w:rsidR="000B5B76" w:rsidRPr="004D002B" w:rsidRDefault="000B5B76" w:rsidP="009B3B3F">
            <w:pPr>
              <w:spacing w:line="315" w:lineRule="atLeast"/>
              <w:rPr>
                <w:ins w:id="55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</w:p>
        </w:tc>
      </w:tr>
      <w:tr w:rsidR="000B5B76" w14:paraId="52E0D791" w14:textId="77777777" w:rsidTr="00700274">
        <w:trPr>
          <w:tblCellSpacing w:w="7" w:type="dxa"/>
          <w:ins w:id="56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52F4EE8B" w14:textId="77777777" w:rsidR="000B5B76" w:rsidRDefault="000B5B76">
            <w:pPr>
              <w:spacing w:line="315" w:lineRule="atLeast"/>
              <w:rPr>
                <w:ins w:id="57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58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Jr Vice commandant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197026A9" w14:textId="2CBB7BFB" w:rsidR="000B5B76" w:rsidRPr="00544A59" w:rsidRDefault="00544A59">
            <w:pPr>
              <w:spacing w:line="315" w:lineRule="atLeast"/>
              <w:rPr>
                <w:ins w:id="59" w:author="Richard Coffman" w:date="2026-09-25T20:08:00Z" w16du:dateUtc="2026-09-26T00:08:00Z"/>
                <w:rFonts w:ascii="Arial" w:hAnsi="Arial" w:cs="Arial"/>
                <w:b/>
                <w:color w:val="4A310C"/>
                <w:sz w:val="22"/>
                <w:szCs w:val="22"/>
              </w:rPr>
            </w:pPr>
            <w:ins w:id="60" w:author="Richard Coffman" w:date="2026-09-25T20:08:00Z" w16du:dateUtc="2026-09-26T00:08:00Z">
              <w:r w:rsidRPr="00544A59">
                <w:rPr>
                  <w:rFonts w:ascii="Arial" w:hAnsi="Arial" w:cs="Arial"/>
                  <w:bCs/>
                  <w:sz w:val="20"/>
                  <w:szCs w:val="20"/>
                </w:rPr>
                <w:t xml:space="preserve"> </w:t>
              </w:r>
              <w:r w:rsidRPr="00544A59">
                <w:rPr>
                  <w:rFonts w:ascii="Arial" w:hAnsi="Arial" w:cs="Arial"/>
                  <w:b/>
                  <w:sz w:val="22"/>
                  <w:szCs w:val="22"/>
                </w:rPr>
                <w:t>Jack O’Connor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7E87E4E7" w14:textId="0F2503C2" w:rsidR="000B5B76" w:rsidRPr="004B34BA" w:rsidRDefault="00544A59" w:rsidP="004B34BA">
            <w:pPr>
              <w:spacing w:line="315" w:lineRule="atLeast"/>
              <w:jc w:val="center"/>
              <w:rPr>
                <w:ins w:id="61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62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>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3E656502" w14:textId="26BCF179" w:rsidR="000B5B76" w:rsidRPr="004D002B" w:rsidRDefault="00107B76" w:rsidP="004D002B">
            <w:pPr>
              <w:spacing w:line="315" w:lineRule="atLeast"/>
              <w:jc w:val="center"/>
              <w:rPr>
                <w:ins w:id="63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64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 xml:space="preserve"> </w:t>
              </w:r>
            </w:ins>
          </w:p>
        </w:tc>
      </w:tr>
      <w:tr w:rsidR="00700274" w14:paraId="0B60023F" w14:textId="77777777" w:rsidTr="00700274">
        <w:trPr>
          <w:tblCellSpacing w:w="7" w:type="dxa"/>
          <w:ins w:id="65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16BAA75A" w14:textId="77777777" w:rsidR="00700274" w:rsidRDefault="00700274" w:rsidP="00700274">
            <w:pPr>
              <w:spacing w:line="315" w:lineRule="atLeast"/>
              <w:rPr>
                <w:ins w:id="66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67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Judge Advocate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11B2DABA" w14:textId="77777777" w:rsidR="00700274" w:rsidRPr="0088510A" w:rsidRDefault="00700274" w:rsidP="00700274">
            <w:pPr>
              <w:spacing w:line="315" w:lineRule="atLeast"/>
              <w:rPr>
                <w:ins w:id="68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69" w:author="Richard Coffman" w:date="2026-09-25T20:08:00Z" w16du:dateUtc="2026-09-26T00:08:00Z">
              <w:r w:rsidRPr="0088510A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</w:t>
              </w:r>
              <w:r w:rsidRPr="0088510A">
                <w:rPr>
                  <w:rFonts w:ascii="Arial" w:hAnsi="Arial" w:cs="Arial"/>
                  <w:b/>
                  <w:bCs/>
                  <w:sz w:val="21"/>
                  <w:szCs w:val="21"/>
                </w:rPr>
                <w:t>Fred Williams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157DB96F" w14:textId="6B184E66" w:rsidR="00700274" w:rsidRPr="004B34BA" w:rsidRDefault="000850F2" w:rsidP="00700274">
            <w:pPr>
              <w:spacing w:line="315" w:lineRule="atLeast"/>
              <w:jc w:val="center"/>
              <w:rPr>
                <w:ins w:id="70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71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>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133FA314" w14:textId="5AEA56FF" w:rsidR="00700274" w:rsidRPr="004D002B" w:rsidRDefault="00700274" w:rsidP="00700274">
            <w:pPr>
              <w:spacing w:line="315" w:lineRule="atLeast"/>
              <w:jc w:val="center"/>
              <w:rPr>
                <w:ins w:id="72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</w:p>
        </w:tc>
      </w:tr>
      <w:tr w:rsidR="00700274" w14:paraId="6C92584F" w14:textId="77777777" w:rsidTr="00700274">
        <w:trPr>
          <w:tblCellSpacing w:w="7" w:type="dxa"/>
          <w:ins w:id="73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7D42E567" w14:textId="77777777" w:rsidR="00700274" w:rsidRDefault="00700274" w:rsidP="00700274">
            <w:pPr>
              <w:spacing w:line="315" w:lineRule="atLeast"/>
              <w:rPr>
                <w:ins w:id="74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75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Adjutant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0A679B4E" w14:textId="6E4CB1E8" w:rsidR="00700274" w:rsidRPr="0088510A" w:rsidRDefault="00700274" w:rsidP="00700274">
            <w:pPr>
              <w:spacing w:line="315" w:lineRule="atLeast"/>
              <w:rPr>
                <w:ins w:id="76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77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Acting Rik Coffman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43BDAE9E" w14:textId="4AB397EB" w:rsidR="00700274" w:rsidRPr="004B34BA" w:rsidRDefault="003177CA" w:rsidP="00700274">
            <w:pPr>
              <w:spacing w:line="315" w:lineRule="atLeast"/>
              <w:jc w:val="center"/>
              <w:rPr>
                <w:ins w:id="78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79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>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5EE0AE7A" w14:textId="2C0B5B20" w:rsidR="00700274" w:rsidRPr="004D002B" w:rsidRDefault="00700274" w:rsidP="00700274">
            <w:pPr>
              <w:spacing w:line="315" w:lineRule="atLeast"/>
              <w:jc w:val="center"/>
              <w:rPr>
                <w:ins w:id="80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</w:p>
        </w:tc>
      </w:tr>
      <w:tr w:rsidR="00700274" w14:paraId="3F4034C6" w14:textId="77777777" w:rsidTr="00700274">
        <w:trPr>
          <w:tblCellSpacing w:w="7" w:type="dxa"/>
          <w:ins w:id="81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4552AE4F" w14:textId="77777777" w:rsidR="00700274" w:rsidRDefault="00700274" w:rsidP="00700274">
            <w:pPr>
              <w:spacing w:line="315" w:lineRule="atLeast"/>
              <w:rPr>
                <w:ins w:id="82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83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Paymaster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0FF5DDDA" w14:textId="77777777" w:rsidR="00700274" w:rsidRPr="0088510A" w:rsidRDefault="00700274" w:rsidP="00700274">
            <w:pPr>
              <w:spacing w:line="315" w:lineRule="atLeast"/>
              <w:rPr>
                <w:ins w:id="84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85" w:author="Richard Coffman" w:date="2026-09-25T20:08:00Z" w16du:dateUtc="2026-09-26T00:08:00Z">
              <w:r w:rsidRPr="0088510A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Ron Hill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664C9CCE" w14:textId="77161924" w:rsidR="00700274" w:rsidRPr="004B34BA" w:rsidRDefault="0094672D" w:rsidP="00700274">
            <w:pPr>
              <w:spacing w:line="315" w:lineRule="atLeast"/>
              <w:jc w:val="center"/>
              <w:rPr>
                <w:ins w:id="86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87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>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242875E9" w14:textId="290FD359" w:rsidR="00700274" w:rsidRPr="004D002B" w:rsidRDefault="00700274" w:rsidP="00700274">
            <w:pPr>
              <w:spacing w:line="315" w:lineRule="atLeast"/>
              <w:jc w:val="center"/>
              <w:rPr>
                <w:ins w:id="88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</w:p>
        </w:tc>
      </w:tr>
      <w:tr w:rsidR="00700274" w14:paraId="441710AA" w14:textId="77777777" w:rsidTr="00700274">
        <w:trPr>
          <w:tblCellSpacing w:w="7" w:type="dxa"/>
          <w:ins w:id="89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1D357490" w14:textId="77777777" w:rsidR="00700274" w:rsidRDefault="00700274" w:rsidP="00700274">
            <w:pPr>
              <w:spacing w:line="315" w:lineRule="atLeast"/>
              <w:rPr>
                <w:ins w:id="90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91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Chaplain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26C5699E" w14:textId="77777777" w:rsidR="00700274" w:rsidRPr="0088510A" w:rsidRDefault="00700274" w:rsidP="00700274">
            <w:pPr>
              <w:spacing w:line="315" w:lineRule="atLeast"/>
              <w:rPr>
                <w:ins w:id="92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93" w:author="Richard Coffman" w:date="2026-09-25T20:08:00Z" w16du:dateUtc="2026-09-26T00:08:00Z">
              <w:r w:rsidRPr="0088510A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Roger Hoffman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7E7199CD" w14:textId="1220869F" w:rsidR="00700274" w:rsidRPr="004B34BA" w:rsidRDefault="00063945" w:rsidP="00700274">
            <w:pPr>
              <w:spacing w:line="315" w:lineRule="atLeast"/>
              <w:jc w:val="center"/>
              <w:rPr>
                <w:ins w:id="94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95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 xml:space="preserve"> </w:t>
              </w:r>
              <w:r w:rsidR="000A2D30"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>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672651A5" w14:textId="6962E60E" w:rsidR="00700274" w:rsidRPr="004D002B" w:rsidRDefault="00700274" w:rsidP="00700274">
            <w:pPr>
              <w:spacing w:line="315" w:lineRule="atLeast"/>
              <w:jc w:val="center"/>
              <w:rPr>
                <w:ins w:id="96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</w:p>
        </w:tc>
      </w:tr>
      <w:tr w:rsidR="00700274" w14:paraId="0FD9F654" w14:textId="77777777" w:rsidTr="00700274">
        <w:trPr>
          <w:tblCellSpacing w:w="7" w:type="dxa"/>
          <w:ins w:id="97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43E72EE9" w14:textId="77777777" w:rsidR="00700274" w:rsidRDefault="00700274" w:rsidP="00700274">
            <w:pPr>
              <w:spacing w:line="315" w:lineRule="atLeast"/>
              <w:rPr>
                <w:ins w:id="98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99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Sergeant at Arms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16FF82BA" w14:textId="3407251B" w:rsidR="00700274" w:rsidRPr="0088510A" w:rsidRDefault="00107B76" w:rsidP="00700274">
            <w:pPr>
              <w:spacing w:line="315" w:lineRule="atLeast"/>
              <w:rPr>
                <w:ins w:id="100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101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 xml:space="preserve"> </w:t>
              </w:r>
              <w:r w:rsidR="00544A59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 xml:space="preserve"> </w:t>
              </w:r>
              <w:r w:rsidR="00544A59" w:rsidRPr="00544A59">
                <w:rPr>
                  <w:rFonts w:ascii="Arial" w:hAnsi="Arial" w:cs="Arial"/>
                  <w:b/>
                  <w:sz w:val="22"/>
                  <w:szCs w:val="22"/>
                </w:rPr>
                <w:t>Jack O’Connor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6346EA7E" w14:textId="22609D1D" w:rsidR="00700274" w:rsidRPr="004B34BA" w:rsidRDefault="00544A59" w:rsidP="00700274">
            <w:pPr>
              <w:spacing w:line="315" w:lineRule="atLeast"/>
              <w:jc w:val="center"/>
              <w:rPr>
                <w:ins w:id="102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103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>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329EC435" w14:textId="0834EE8C" w:rsidR="00700274" w:rsidRPr="004D002B" w:rsidRDefault="00700274" w:rsidP="00700274">
            <w:pPr>
              <w:spacing w:line="315" w:lineRule="atLeast"/>
              <w:jc w:val="center"/>
              <w:rPr>
                <w:ins w:id="104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</w:p>
        </w:tc>
      </w:tr>
      <w:tr w:rsidR="00700274" w14:paraId="05162A2C" w14:textId="77777777" w:rsidTr="00700274">
        <w:trPr>
          <w:tblCellSpacing w:w="7" w:type="dxa"/>
          <w:ins w:id="105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37CBBC86" w14:textId="77777777" w:rsidR="00700274" w:rsidRDefault="00700274" w:rsidP="00700274">
            <w:pPr>
              <w:spacing w:line="315" w:lineRule="atLeast"/>
              <w:rPr>
                <w:ins w:id="106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107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Quartermaster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1E0C2983" w14:textId="77777777" w:rsidR="00700274" w:rsidRPr="0088510A" w:rsidRDefault="00700274" w:rsidP="00700274">
            <w:pPr>
              <w:spacing w:line="315" w:lineRule="atLeast"/>
              <w:rPr>
                <w:ins w:id="108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109" w:author="Richard Coffman" w:date="2026-09-25T20:08:00Z" w16du:dateUtc="2026-09-26T00:08:00Z">
              <w:r w:rsidRPr="0088510A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Fred Williams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53A14F58" w14:textId="60F1B159" w:rsidR="00700274" w:rsidRPr="004B34BA" w:rsidRDefault="003177CA" w:rsidP="00700274">
            <w:pPr>
              <w:spacing w:line="315" w:lineRule="atLeast"/>
              <w:jc w:val="center"/>
              <w:rPr>
                <w:ins w:id="110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111" w:author="Richard Coffman" w:date="2026-09-25T20:08:00Z" w16du:dateUtc="2026-09-26T00:08:00Z">
              <w:r w:rsidRPr="004B34BA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6E6DCB1E" w14:textId="076CE475" w:rsidR="00700274" w:rsidRPr="004D002B" w:rsidRDefault="00700274" w:rsidP="00700274">
            <w:pPr>
              <w:spacing w:line="315" w:lineRule="atLeast"/>
              <w:jc w:val="center"/>
              <w:rPr>
                <w:ins w:id="112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</w:p>
        </w:tc>
      </w:tr>
      <w:tr w:rsidR="00700274" w14:paraId="0499F456" w14:textId="77777777" w:rsidTr="00700274">
        <w:trPr>
          <w:tblCellSpacing w:w="7" w:type="dxa"/>
          <w:ins w:id="113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3E5C9F98" w14:textId="77777777" w:rsidR="00700274" w:rsidRDefault="00700274" w:rsidP="00700274">
            <w:pPr>
              <w:spacing w:line="315" w:lineRule="atLeast"/>
              <w:rPr>
                <w:ins w:id="114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115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Webmaster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02635A3F" w14:textId="5E79CA68" w:rsidR="00700274" w:rsidRPr="0088510A" w:rsidRDefault="001A3141" w:rsidP="00700274">
            <w:pPr>
              <w:spacing w:line="315" w:lineRule="atLeast"/>
              <w:rPr>
                <w:ins w:id="116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117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Acting Rik Coffman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3889D610" w14:textId="1F1B034B" w:rsidR="00700274" w:rsidRPr="004B34BA" w:rsidRDefault="001A3141" w:rsidP="00700274">
            <w:pPr>
              <w:spacing w:line="315" w:lineRule="atLeast"/>
              <w:jc w:val="center"/>
              <w:rPr>
                <w:ins w:id="118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119" w:author="Richard Coffman" w:date="2026-09-25T20:08:00Z" w16du:dateUtc="2026-09-26T00:08:00Z">
              <w:r w:rsidRPr="004B34BA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1AE5FFFB" w14:textId="1B7E0727" w:rsidR="00700274" w:rsidRPr="004D002B" w:rsidRDefault="00700274" w:rsidP="00700274">
            <w:pPr>
              <w:spacing w:line="315" w:lineRule="atLeast"/>
              <w:jc w:val="center"/>
              <w:rPr>
                <w:ins w:id="120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121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 xml:space="preserve"> </w:t>
              </w:r>
            </w:ins>
          </w:p>
        </w:tc>
      </w:tr>
      <w:tr w:rsidR="00700274" w14:paraId="4048FE9F" w14:textId="77777777" w:rsidTr="00700274">
        <w:trPr>
          <w:tblCellSpacing w:w="7" w:type="dxa"/>
          <w:ins w:id="122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213F4AE8" w14:textId="77777777" w:rsidR="00700274" w:rsidRDefault="00700274" w:rsidP="00700274">
            <w:pPr>
              <w:spacing w:line="315" w:lineRule="atLeast"/>
              <w:rPr>
                <w:ins w:id="123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124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Honor Guard Captain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14295A96" w14:textId="77777777" w:rsidR="00700274" w:rsidRPr="0088510A" w:rsidRDefault="00700274" w:rsidP="00700274">
            <w:pPr>
              <w:spacing w:line="315" w:lineRule="atLeast"/>
              <w:rPr>
                <w:ins w:id="125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126" w:author="Richard Coffman" w:date="2026-09-25T20:08:00Z" w16du:dateUtc="2026-09-26T00:08:00Z">
              <w:r w:rsidRPr="0088510A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JJ McGrath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1184D7BB" w14:textId="6DB0438F" w:rsidR="00700274" w:rsidRPr="004B34BA" w:rsidRDefault="00995469" w:rsidP="00700274">
            <w:pPr>
              <w:spacing w:line="315" w:lineRule="atLeast"/>
              <w:jc w:val="center"/>
              <w:rPr>
                <w:ins w:id="127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128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X</w:t>
              </w:r>
              <w:r w:rsidR="00681916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 xml:space="preserve"> 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3054CCFE" w14:textId="77777777" w:rsidR="00700274" w:rsidRPr="004D002B" w:rsidRDefault="00700274" w:rsidP="00700274">
            <w:pPr>
              <w:spacing w:line="315" w:lineRule="atLeast"/>
              <w:jc w:val="center"/>
              <w:rPr>
                <w:ins w:id="129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</w:p>
        </w:tc>
      </w:tr>
      <w:tr w:rsidR="00700274" w14:paraId="3E37C735" w14:textId="77777777" w:rsidTr="00700274">
        <w:trPr>
          <w:tblCellSpacing w:w="7" w:type="dxa"/>
          <w:ins w:id="130" w:author="Richard Coffman" w:date="2026-09-25T20:08:00Z" w16du:dateUtc="2026-09-26T00:08:00Z"/>
        </w:trPr>
        <w:tc>
          <w:tcPr>
            <w:tcW w:w="0" w:type="auto"/>
            <w:shd w:val="clear" w:color="auto" w:fill="FFFFFF"/>
            <w:vAlign w:val="center"/>
          </w:tcPr>
          <w:p w14:paraId="4B5CE524" w14:textId="77777777" w:rsidR="00700274" w:rsidRDefault="00700274" w:rsidP="00700274">
            <w:pPr>
              <w:spacing w:line="315" w:lineRule="atLeast"/>
              <w:rPr>
                <w:ins w:id="131" w:author="Richard Coffman" w:date="2026-09-25T20:08:00Z" w16du:dateUtc="2026-09-26T00:08:00Z"/>
                <w:rFonts w:ascii="Arial" w:hAnsi="Arial" w:cs="Arial"/>
                <w:color w:val="4A310C"/>
                <w:sz w:val="23"/>
                <w:szCs w:val="23"/>
              </w:rPr>
            </w:pPr>
            <w:ins w:id="132" w:author="Richard Coffman" w:date="2026-09-25T20:08:00Z" w16du:dateUtc="2026-09-26T00:08:00Z">
              <w:r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 Past Commandant</w:t>
              </w:r>
            </w:ins>
          </w:p>
        </w:tc>
        <w:tc>
          <w:tcPr>
            <w:tcW w:w="2045" w:type="dxa"/>
            <w:shd w:val="clear" w:color="auto" w:fill="FFFFFF"/>
            <w:vAlign w:val="center"/>
          </w:tcPr>
          <w:p w14:paraId="45CF6594" w14:textId="77777777" w:rsidR="00700274" w:rsidRPr="0088510A" w:rsidRDefault="00700274" w:rsidP="00700274">
            <w:pPr>
              <w:spacing w:line="315" w:lineRule="atLeast"/>
              <w:rPr>
                <w:ins w:id="133" w:author="Richard Coffman" w:date="2026-09-25T20:08:00Z" w16du:dateUtc="2026-09-26T00:08:00Z"/>
                <w:rFonts w:ascii="Arial" w:hAnsi="Arial" w:cs="Arial"/>
                <w:b/>
                <w:color w:val="4A310C"/>
                <w:sz w:val="21"/>
                <w:szCs w:val="21"/>
              </w:rPr>
            </w:pPr>
            <w:ins w:id="134" w:author="Richard Coffman" w:date="2026-09-25T20:08:00Z" w16du:dateUtc="2026-09-26T00:08:00Z">
              <w:r w:rsidRPr="0088510A">
                <w:rPr>
                  <w:rFonts w:ascii="Arial" w:hAnsi="Arial" w:cs="Arial"/>
                  <w:b/>
                  <w:bCs/>
                  <w:color w:val="4A310C"/>
                  <w:sz w:val="21"/>
                  <w:szCs w:val="21"/>
                </w:rPr>
                <w:t> </w:t>
              </w:r>
              <w:r w:rsidRPr="0088510A">
                <w:rPr>
                  <w:rFonts w:ascii="Arial" w:hAnsi="Arial" w:cs="Arial"/>
                  <w:b/>
                  <w:bCs/>
                  <w:color w:val="000000"/>
                  <w:sz w:val="21"/>
                  <w:szCs w:val="21"/>
                </w:rPr>
                <w:t>Rik Coffman</w:t>
              </w:r>
            </w:ins>
          </w:p>
        </w:tc>
        <w:tc>
          <w:tcPr>
            <w:tcW w:w="886" w:type="dxa"/>
            <w:shd w:val="clear" w:color="auto" w:fill="FFFFFF"/>
            <w:vAlign w:val="center"/>
          </w:tcPr>
          <w:p w14:paraId="4078ADE4" w14:textId="77777777" w:rsidR="00700274" w:rsidRPr="004B34BA" w:rsidRDefault="00700274" w:rsidP="00700274">
            <w:pPr>
              <w:spacing w:line="315" w:lineRule="atLeast"/>
              <w:jc w:val="center"/>
              <w:rPr>
                <w:ins w:id="135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  <w:ins w:id="136" w:author="Richard Coffman" w:date="2026-09-25T20:08:00Z" w16du:dateUtc="2026-09-26T00:08:00Z">
              <w:r>
                <w:rPr>
                  <w:rFonts w:ascii="Arial" w:hAnsi="Arial" w:cs="Arial"/>
                  <w:b/>
                  <w:color w:val="4A310C"/>
                  <w:sz w:val="23"/>
                  <w:szCs w:val="23"/>
                </w:rPr>
                <w:t>X</w:t>
              </w:r>
            </w:ins>
          </w:p>
        </w:tc>
        <w:tc>
          <w:tcPr>
            <w:tcW w:w="914" w:type="dxa"/>
            <w:shd w:val="clear" w:color="auto" w:fill="FFFFFF"/>
            <w:vAlign w:val="center"/>
          </w:tcPr>
          <w:p w14:paraId="70B3D679" w14:textId="77777777" w:rsidR="00700274" w:rsidRPr="004D002B" w:rsidRDefault="00700274" w:rsidP="00700274">
            <w:pPr>
              <w:spacing w:line="315" w:lineRule="atLeast"/>
              <w:jc w:val="center"/>
              <w:rPr>
                <w:ins w:id="137" w:author="Richard Coffman" w:date="2026-09-25T20:08:00Z" w16du:dateUtc="2026-09-26T00:08:00Z"/>
                <w:rFonts w:ascii="Arial" w:hAnsi="Arial" w:cs="Arial"/>
                <w:b/>
                <w:color w:val="4A310C"/>
                <w:sz w:val="23"/>
                <w:szCs w:val="23"/>
              </w:rPr>
            </w:pPr>
          </w:p>
        </w:tc>
      </w:tr>
    </w:tbl>
    <w:p w14:paraId="40290971" w14:textId="77777777" w:rsidR="00D77457" w:rsidRDefault="00D77457" w:rsidP="001F44D1">
      <w:pPr>
        <w:rPr>
          <w:ins w:id="138" w:author="Richard Coffman" w:date="2026-09-25T20:08:00Z" w16du:dateUtc="2026-09-26T00:08:00Z"/>
        </w:rPr>
      </w:pPr>
    </w:p>
    <w:p w14:paraId="0CB1D969" w14:textId="00B3CBD1" w:rsidR="00B10067" w:rsidRPr="00CE01B5" w:rsidRDefault="00D77457" w:rsidP="001F44D1">
      <w:pPr>
        <w:rPr>
          <w:ins w:id="139" w:author="Richard Coffman" w:date="2026-09-25T20:08:00Z" w16du:dateUtc="2026-09-26T00:08:00Z"/>
          <w:sz w:val="32"/>
          <w:szCs w:val="32"/>
          <w:u w:val="single"/>
        </w:rPr>
      </w:pPr>
      <w:ins w:id="140" w:author="Richard Coffman" w:date="2026-09-25T20:08:00Z" w16du:dateUtc="2026-09-26T00:08:00Z">
        <w:r w:rsidRPr="00D77457">
          <w:rPr>
            <w:sz w:val="32"/>
            <w:szCs w:val="32"/>
            <w:u w:val="single"/>
          </w:rPr>
          <w:t>New Members</w:t>
        </w:r>
        <w:r w:rsidR="00641EF6">
          <w:rPr>
            <w:sz w:val="32"/>
            <w:szCs w:val="32"/>
            <w:u w:val="single"/>
          </w:rPr>
          <w:t xml:space="preserve"> 3</w:t>
        </w:r>
      </w:ins>
    </w:p>
    <w:p w14:paraId="100DA99C" w14:textId="77BED5B1" w:rsidR="00A85E10" w:rsidRDefault="00CB300E" w:rsidP="00D77457">
      <w:pPr>
        <w:numPr>
          <w:ilvl w:val="0"/>
          <w:numId w:val="9"/>
        </w:numPr>
        <w:rPr>
          <w:ins w:id="141" w:author="Richard Coffman" w:date="2026-09-25T20:08:00Z" w16du:dateUtc="2026-09-26T00:08:00Z"/>
        </w:rPr>
      </w:pPr>
      <w:ins w:id="142" w:author="Richard Coffman" w:date="2026-09-25T20:08:00Z" w16du:dateUtc="2026-09-26T00:08:00Z">
        <w:r>
          <w:t>No new members</w:t>
        </w:r>
        <w:r w:rsidR="00811C36">
          <w:t xml:space="preserve"> </w:t>
        </w:r>
        <w:r>
          <w:t>applications</w:t>
        </w:r>
        <w:r w:rsidR="008316A6">
          <w:t xml:space="preserve"> </w:t>
        </w:r>
      </w:ins>
    </w:p>
    <w:p w14:paraId="2FC9AAA6" w14:textId="51B27BA8" w:rsidR="00D47FDB" w:rsidRPr="00CE01B5" w:rsidRDefault="00641EF6" w:rsidP="00CE01B5">
      <w:pPr>
        <w:rPr>
          <w:ins w:id="143" w:author="Richard Coffman" w:date="2026-09-25T20:08:00Z" w16du:dateUtc="2026-09-26T00:08:00Z"/>
          <w:sz w:val="32"/>
          <w:szCs w:val="32"/>
          <w:u w:val="single"/>
        </w:rPr>
      </w:pPr>
      <w:ins w:id="144" w:author="Richard Coffman" w:date="2026-09-25T20:08:00Z" w16du:dateUtc="2026-09-26T00:08:00Z">
        <w:r>
          <w:rPr>
            <w:sz w:val="32"/>
            <w:szCs w:val="32"/>
            <w:u w:val="single"/>
          </w:rPr>
          <w:t>Voting new members in</w:t>
        </w:r>
        <w:r w:rsidR="007215DE">
          <w:rPr>
            <w:sz w:val="32"/>
            <w:szCs w:val="32"/>
            <w:u w:val="single"/>
          </w:rPr>
          <w:t xml:space="preserve"> </w:t>
        </w:r>
        <w:r>
          <w:rPr>
            <w:sz w:val="32"/>
            <w:szCs w:val="32"/>
            <w:u w:val="single"/>
          </w:rPr>
          <w:t>4</w:t>
        </w:r>
      </w:ins>
    </w:p>
    <w:p w14:paraId="430523A9" w14:textId="3503EBB0" w:rsidR="004B56B4" w:rsidRDefault="00590CAF" w:rsidP="00641EF6">
      <w:pPr>
        <w:numPr>
          <w:ilvl w:val="0"/>
          <w:numId w:val="9"/>
        </w:numPr>
        <w:rPr>
          <w:ins w:id="145" w:author="Richard Coffman" w:date="2026-09-25T20:08:00Z" w16du:dateUtc="2026-09-26T00:08:00Z"/>
        </w:rPr>
      </w:pPr>
      <w:ins w:id="146" w:author="Richard Coffman" w:date="2026-09-25T20:08:00Z" w16du:dateUtc="2026-09-26T00:08:00Z">
        <w:r>
          <w:t>None</w:t>
        </w:r>
        <w:r w:rsidR="00BB6B94">
          <w:t>.</w:t>
        </w:r>
        <w:r w:rsidR="00FF102F">
          <w:t xml:space="preserve"> </w:t>
        </w:r>
      </w:ins>
    </w:p>
    <w:p w14:paraId="229ED10A" w14:textId="713BBD6C" w:rsidR="00641EF6" w:rsidRPr="00CE01B5" w:rsidRDefault="00641EF6" w:rsidP="00641EF6">
      <w:pPr>
        <w:rPr>
          <w:ins w:id="147" w:author="Richard Coffman" w:date="2026-09-25T20:08:00Z" w16du:dateUtc="2026-09-26T00:08:00Z"/>
          <w:sz w:val="32"/>
          <w:szCs w:val="32"/>
          <w:u w:val="single"/>
        </w:rPr>
      </w:pPr>
      <w:ins w:id="148" w:author="Richard Coffman" w:date="2026-09-25T20:08:00Z" w16du:dateUtc="2026-09-26T00:08:00Z">
        <w:r>
          <w:rPr>
            <w:sz w:val="32"/>
            <w:szCs w:val="32"/>
            <w:u w:val="single"/>
          </w:rPr>
          <w:t>Install new members 5</w:t>
        </w:r>
      </w:ins>
    </w:p>
    <w:p w14:paraId="41C63949" w14:textId="77777777" w:rsidR="00641EF6" w:rsidRDefault="00641EF6" w:rsidP="00641EF6">
      <w:pPr>
        <w:numPr>
          <w:ilvl w:val="0"/>
          <w:numId w:val="9"/>
        </w:numPr>
        <w:rPr>
          <w:ins w:id="149" w:author="Richard Coffman" w:date="2026-09-25T20:08:00Z" w16du:dateUtc="2026-09-26T00:08:00Z"/>
        </w:rPr>
      </w:pPr>
      <w:ins w:id="150" w:author="Richard Coffman" w:date="2026-09-25T20:08:00Z" w16du:dateUtc="2026-09-26T00:08:00Z">
        <w:r>
          <w:t xml:space="preserve">None. </w:t>
        </w:r>
      </w:ins>
    </w:p>
    <w:p w14:paraId="6C907863" w14:textId="16017BFA" w:rsidR="00641EF6" w:rsidRDefault="00641EF6" w:rsidP="00641EF6">
      <w:pPr>
        <w:rPr>
          <w:ins w:id="151" w:author="Richard Coffman" w:date="2026-09-25T20:08:00Z" w16du:dateUtc="2026-09-26T00:08:00Z"/>
          <w:sz w:val="32"/>
          <w:szCs w:val="32"/>
          <w:u w:val="single"/>
        </w:rPr>
      </w:pPr>
      <w:ins w:id="152" w:author="Richard Coffman" w:date="2026-09-25T20:08:00Z" w16du:dateUtc="2026-09-26T00:08:00Z">
        <w:r>
          <w:rPr>
            <w:sz w:val="32"/>
            <w:szCs w:val="32"/>
            <w:u w:val="single"/>
          </w:rPr>
          <w:t>Minutes of previous meeting 6</w:t>
        </w:r>
      </w:ins>
    </w:p>
    <w:p w14:paraId="70B3053F" w14:textId="6729FB88" w:rsidR="00641EF6" w:rsidRDefault="00641EF6" w:rsidP="00722196">
      <w:pPr>
        <w:numPr>
          <w:ilvl w:val="0"/>
          <w:numId w:val="8"/>
        </w:numPr>
        <w:rPr>
          <w:ins w:id="153" w:author="Richard Coffman" w:date="2026-09-25T20:08:00Z" w16du:dateUtc="2026-09-26T00:08:00Z"/>
        </w:rPr>
      </w:pPr>
      <w:ins w:id="154" w:author="Richard Coffman" w:date="2026-09-25T20:08:00Z" w16du:dateUtc="2026-09-26T00:08:00Z">
        <w:r>
          <w:lastRenderedPageBreak/>
          <w:t xml:space="preserve">Minutes for </w:t>
        </w:r>
        <w:r w:rsidR="0034429D">
          <w:t xml:space="preserve">Nov </w:t>
        </w:r>
        <w:r w:rsidR="001E1C64">
          <w:t>1,</w:t>
        </w:r>
        <w:r w:rsidR="00435560">
          <w:t xml:space="preserve"> 202</w:t>
        </w:r>
        <w:r w:rsidR="001E1C64">
          <w:t>3</w:t>
        </w:r>
        <w:r w:rsidR="00435560">
          <w:t xml:space="preserve"> </w:t>
        </w:r>
        <w:r w:rsidR="0034429D">
          <w:t>not available</w:t>
        </w:r>
        <w:r>
          <w:t>.</w:t>
        </w:r>
      </w:ins>
    </w:p>
    <w:p w14:paraId="223160D1" w14:textId="2F1068DB" w:rsidR="006A3349" w:rsidRDefault="00641EF6" w:rsidP="00641EF6">
      <w:pPr>
        <w:rPr>
          <w:ins w:id="155" w:author="Richard Coffman" w:date="2026-09-25T20:08:00Z" w16du:dateUtc="2026-09-26T00:08:00Z"/>
          <w:sz w:val="32"/>
          <w:szCs w:val="32"/>
          <w:u w:val="single"/>
        </w:rPr>
      </w:pPr>
      <w:ins w:id="156" w:author="Richard Coffman" w:date="2026-09-25T20:08:00Z" w16du:dateUtc="2026-09-26T00:08:00Z">
        <w:r>
          <w:rPr>
            <w:sz w:val="32"/>
            <w:szCs w:val="32"/>
            <w:u w:val="single"/>
          </w:rPr>
          <w:t>Correspondence 7</w:t>
        </w:r>
      </w:ins>
    </w:p>
    <w:p w14:paraId="739DAEE7" w14:textId="3FEAABED" w:rsidR="00665151" w:rsidRPr="00A30043" w:rsidRDefault="0034429D" w:rsidP="00A30043">
      <w:pPr>
        <w:ind w:left="1440"/>
        <w:rPr>
          <w:ins w:id="157" w:author="Richard Coffman" w:date="2026-09-25T20:08:00Z" w16du:dateUtc="2026-09-26T00:08:00Z"/>
        </w:rPr>
      </w:pPr>
      <w:ins w:id="158" w:author="Richard Coffman" w:date="2026-09-25T20:08:00Z" w16du:dateUtc="2026-09-26T00:08:00Z">
        <w:r>
          <w:t>JJ discussed package from state about convention.</w:t>
        </w:r>
      </w:ins>
    </w:p>
    <w:p w14:paraId="244518F8" w14:textId="61CD3252" w:rsidR="00641EF6" w:rsidRPr="00CE01B5" w:rsidRDefault="00641EF6" w:rsidP="00641EF6">
      <w:pPr>
        <w:rPr>
          <w:ins w:id="159" w:author="Richard Coffman" w:date="2026-09-25T20:08:00Z" w16du:dateUtc="2026-09-26T00:08:00Z"/>
          <w:sz w:val="32"/>
          <w:szCs w:val="32"/>
          <w:u w:val="single"/>
        </w:rPr>
      </w:pPr>
      <w:ins w:id="160" w:author="Richard Coffman" w:date="2026-09-25T20:08:00Z" w16du:dateUtc="2026-09-26T00:08:00Z">
        <w:r>
          <w:rPr>
            <w:sz w:val="32"/>
            <w:szCs w:val="32"/>
            <w:u w:val="single"/>
          </w:rPr>
          <w:t>Paymaster report 8</w:t>
        </w:r>
      </w:ins>
    </w:p>
    <w:p w14:paraId="5E6FF051" w14:textId="361155E8" w:rsidR="00B476F5" w:rsidRDefault="00B476F5" w:rsidP="00B476F5">
      <w:pPr>
        <w:numPr>
          <w:ilvl w:val="0"/>
          <w:numId w:val="8"/>
        </w:numPr>
        <w:rPr>
          <w:ins w:id="161" w:author="Richard Coffman" w:date="2026-09-25T20:08:00Z" w16du:dateUtc="2026-09-26T00:08:00Z"/>
        </w:rPr>
      </w:pPr>
      <w:ins w:id="162" w:author="Richard Coffman" w:date="2026-09-25T20:08:00Z" w16du:dateUtc="2026-09-26T00:08:00Z">
        <w:r>
          <w:t>Paymaster report made, motion made to accept subject to audit,</w:t>
        </w:r>
      </w:ins>
    </w:p>
    <w:p w14:paraId="0763300A" w14:textId="52E80435" w:rsidR="00B476F5" w:rsidRDefault="00B476F5" w:rsidP="00B476F5">
      <w:pPr>
        <w:ind w:left="1440"/>
        <w:rPr>
          <w:ins w:id="163" w:author="Richard Coffman" w:date="2026-09-25T20:08:00Z" w16du:dateUtc="2026-09-26T00:08:00Z"/>
        </w:rPr>
      </w:pPr>
      <w:ins w:id="164" w:author="Richard Coffman" w:date="2026-09-25T20:08:00Z" w16du:dateUtc="2026-09-26T00:08:00Z">
        <w:r>
          <w:t>seconded and so moved unanimously.</w:t>
        </w:r>
      </w:ins>
    </w:p>
    <w:p w14:paraId="1D0C5C5D" w14:textId="548A5527" w:rsidR="00D47FDB" w:rsidRDefault="00D47FDB" w:rsidP="00D47FDB">
      <w:pPr>
        <w:rPr>
          <w:ins w:id="165" w:author="Richard Coffman" w:date="2026-09-25T20:08:00Z" w16du:dateUtc="2026-09-26T00:08:00Z"/>
        </w:rPr>
      </w:pPr>
      <w:ins w:id="166" w:author="Richard Coffman" w:date="2026-09-25T20:08:00Z" w16du:dateUtc="2026-09-26T00:08:00Z">
        <w:r>
          <w:rPr>
            <w:sz w:val="32"/>
            <w:szCs w:val="32"/>
            <w:u w:val="single"/>
          </w:rPr>
          <w:t>Sickness</w:t>
        </w:r>
        <w:r w:rsidR="007215DE">
          <w:rPr>
            <w:sz w:val="32"/>
            <w:szCs w:val="32"/>
            <w:u w:val="single"/>
          </w:rPr>
          <w:t xml:space="preserve"> 9</w:t>
        </w:r>
      </w:ins>
    </w:p>
    <w:p w14:paraId="3B1B0BCB" w14:textId="1AB5D588" w:rsidR="00B476F5" w:rsidRDefault="00DF155B" w:rsidP="00217996">
      <w:pPr>
        <w:ind w:left="720" w:firstLine="720"/>
        <w:rPr>
          <w:ins w:id="167" w:author="Richard Coffman" w:date="2026-09-25T20:08:00Z" w16du:dateUtc="2026-09-26T00:08:00Z"/>
        </w:rPr>
      </w:pPr>
      <w:ins w:id="168" w:author="Richard Coffman" w:date="2026-09-25T20:08:00Z" w16du:dateUtc="2026-09-26T00:08:00Z">
        <w:r>
          <w:t xml:space="preserve">Jim Leonard early dementia </w:t>
        </w:r>
        <w:r w:rsidR="00A060E2">
          <w:t>.</w:t>
        </w:r>
      </w:ins>
    </w:p>
    <w:p w14:paraId="2E1E18F4" w14:textId="0E56FC52" w:rsidR="00D47FDB" w:rsidRPr="0016414C" w:rsidRDefault="00D47FDB" w:rsidP="0016414C">
      <w:pPr>
        <w:rPr>
          <w:ins w:id="169" w:author="Richard Coffman" w:date="2026-09-25T20:08:00Z" w16du:dateUtc="2026-09-26T00:08:00Z"/>
          <w:sz w:val="32"/>
          <w:szCs w:val="32"/>
          <w:u w:val="single"/>
        </w:rPr>
      </w:pPr>
      <w:ins w:id="170" w:author="Richard Coffman" w:date="2026-09-25T20:08:00Z" w16du:dateUtc="2026-09-26T00:08:00Z">
        <w:r>
          <w:rPr>
            <w:sz w:val="32"/>
            <w:szCs w:val="32"/>
            <w:u w:val="single"/>
          </w:rPr>
          <w:t>Reports</w:t>
        </w:r>
        <w:r w:rsidR="007215DE">
          <w:rPr>
            <w:sz w:val="32"/>
            <w:szCs w:val="32"/>
            <w:u w:val="single"/>
          </w:rPr>
          <w:t xml:space="preserve"> </w:t>
        </w:r>
        <w:r w:rsidR="006A3349">
          <w:rPr>
            <w:sz w:val="32"/>
            <w:szCs w:val="32"/>
            <w:u w:val="single"/>
          </w:rPr>
          <w:t>of officers</w:t>
        </w:r>
        <w:r w:rsidR="007215DE">
          <w:rPr>
            <w:sz w:val="32"/>
            <w:szCs w:val="32"/>
            <w:u w:val="single"/>
          </w:rPr>
          <w:t xml:space="preserve"> 10</w:t>
        </w:r>
      </w:ins>
    </w:p>
    <w:p w14:paraId="72BF3B23" w14:textId="77777777" w:rsidR="00DF155B" w:rsidRDefault="00A060E2" w:rsidP="00DF155B">
      <w:pPr>
        <w:numPr>
          <w:ilvl w:val="0"/>
          <w:numId w:val="8"/>
        </w:numPr>
        <w:rPr>
          <w:ins w:id="171" w:author="Richard Coffman" w:date="2026-09-25T20:08:00Z" w16du:dateUtc="2026-09-26T00:08:00Z"/>
        </w:rPr>
      </w:pPr>
      <w:ins w:id="172" w:author="Richard Coffman" w:date="2026-09-25T20:08:00Z" w16du:dateUtc="2026-09-26T00:08:00Z">
        <w:r>
          <w:t>Recruitment wss discussed.</w:t>
        </w:r>
      </w:ins>
    </w:p>
    <w:p w14:paraId="063B5F6F" w14:textId="66CF154B" w:rsidR="00A060E2" w:rsidRPr="006A3349" w:rsidRDefault="00DF155B" w:rsidP="00DF155B">
      <w:pPr>
        <w:numPr>
          <w:ilvl w:val="0"/>
          <w:numId w:val="8"/>
        </w:numPr>
        <w:rPr>
          <w:ins w:id="173" w:author="Richard Coffman" w:date="2026-09-25T20:08:00Z" w16du:dateUtc="2026-09-26T00:08:00Z"/>
        </w:rPr>
      </w:pPr>
      <w:ins w:id="174" w:author="Richard Coffman" w:date="2026-09-25T20:08:00Z" w16du:dateUtc="2026-09-26T00:08:00Z">
        <w:r>
          <w:t>Free event for MCL members  4/23 1400 hrs Quincy</w:t>
        </w:r>
      </w:ins>
    </w:p>
    <w:p w14:paraId="387BCD30" w14:textId="1297DAEE" w:rsidR="006A3349" w:rsidRPr="00CE01B5" w:rsidRDefault="006A3349" w:rsidP="006A3349">
      <w:pPr>
        <w:rPr>
          <w:ins w:id="175" w:author="Richard Coffman" w:date="2026-09-25T20:08:00Z" w16du:dateUtc="2026-09-26T00:08:00Z"/>
          <w:sz w:val="32"/>
          <w:szCs w:val="32"/>
          <w:u w:val="single"/>
        </w:rPr>
      </w:pPr>
      <w:ins w:id="176" w:author="Richard Coffman" w:date="2026-09-25T20:08:00Z" w16du:dateUtc="2026-09-26T00:08:00Z">
        <w:r>
          <w:rPr>
            <w:sz w:val="32"/>
            <w:szCs w:val="32"/>
            <w:u w:val="single"/>
          </w:rPr>
          <w:t>Reports of standing committees  11</w:t>
        </w:r>
      </w:ins>
    </w:p>
    <w:p w14:paraId="5E883351" w14:textId="007F6929" w:rsidR="00665151" w:rsidRDefault="00665151" w:rsidP="00665151">
      <w:pPr>
        <w:numPr>
          <w:ilvl w:val="0"/>
          <w:numId w:val="9"/>
        </w:numPr>
        <w:rPr>
          <w:ins w:id="177" w:author="Richard Coffman" w:date="2026-09-25T20:08:00Z" w16du:dateUtc="2026-09-26T00:08:00Z"/>
        </w:rPr>
      </w:pPr>
      <w:ins w:id="178" w:author="Richard Coffman" w:date="2026-09-25T20:08:00Z" w16du:dateUtc="2026-09-26T00:08:00Z">
        <w:r>
          <w:t>None</w:t>
        </w:r>
      </w:ins>
    </w:p>
    <w:p w14:paraId="7ACB207A" w14:textId="7FEDE406" w:rsidR="006A3349" w:rsidRPr="00CE01B5" w:rsidRDefault="006A3349" w:rsidP="006A3349">
      <w:pPr>
        <w:rPr>
          <w:ins w:id="179" w:author="Richard Coffman" w:date="2026-09-25T20:08:00Z" w16du:dateUtc="2026-09-26T00:08:00Z"/>
          <w:sz w:val="32"/>
          <w:szCs w:val="32"/>
          <w:u w:val="single"/>
        </w:rPr>
      </w:pPr>
      <w:ins w:id="180" w:author="Richard Coffman" w:date="2026-09-25T20:08:00Z" w16du:dateUtc="2026-09-26T00:08:00Z">
        <w:r>
          <w:rPr>
            <w:sz w:val="32"/>
            <w:szCs w:val="32"/>
            <w:u w:val="single"/>
          </w:rPr>
          <w:t>Reports of special committees  12</w:t>
        </w:r>
      </w:ins>
    </w:p>
    <w:p w14:paraId="5DA9DEDB" w14:textId="77777777" w:rsidR="006A3349" w:rsidRDefault="006A3349" w:rsidP="006A3349">
      <w:pPr>
        <w:numPr>
          <w:ilvl w:val="0"/>
          <w:numId w:val="9"/>
        </w:numPr>
        <w:rPr>
          <w:ins w:id="181" w:author="Richard Coffman" w:date="2026-09-25T20:08:00Z" w16du:dateUtc="2026-09-26T00:08:00Z"/>
        </w:rPr>
      </w:pPr>
      <w:ins w:id="182" w:author="Richard Coffman" w:date="2026-09-25T20:08:00Z" w16du:dateUtc="2026-09-26T00:08:00Z">
        <w:r>
          <w:t xml:space="preserve">None. </w:t>
        </w:r>
      </w:ins>
    </w:p>
    <w:p w14:paraId="3FA1BEDE" w14:textId="6A32FAEE" w:rsidR="006A3349" w:rsidRPr="00CE01B5" w:rsidRDefault="006A3349" w:rsidP="006A3349">
      <w:pPr>
        <w:rPr>
          <w:ins w:id="183" w:author="Richard Coffman" w:date="2026-09-25T20:08:00Z" w16du:dateUtc="2026-09-26T00:08:00Z"/>
          <w:sz w:val="32"/>
          <w:szCs w:val="32"/>
          <w:u w:val="single"/>
        </w:rPr>
      </w:pPr>
      <w:ins w:id="184" w:author="Richard Coffman" w:date="2026-09-25T20:08:00Z" w16du:dateUtc="2026-09-26T00:08:00Z">
        <w:r>
          <w:rPr>
            <w:sz w:val="32"/>
            <w:szCs w:val="32"/>
            <w:u w:val="single"/>
          </w:rPr>
          <w:t>Unfinished business  13</w:t>
        </w:r>
      </w:ins>
    </w:p>
    <w:p w14:paraId="19A7E0FB" w14:textId="0EB2CCD1" w:rsidR="00D0395C" w:rsidRPr="00130003" w:rsidRDefault="00130003" w:rsidP="00665151">
      <w:pPr>
        <w:rPr>
          <w:ins w:id="185" w:author="Richard Coffman" w:date="2026-09-25T20:08:00Z" w16du:dateUtc="2026-09-26T00:08:00Z"/>
          <w:bCs/>
        </w:rPr>
      </w:pPr>
      <w:ins w:id="186" w:author="Richard Coffman" w:date="2026-09-25T20:08:00Z" w16du:dateUtc="2026-09-26T00:08:00Z">
        <w:r>
          <w:rPr>
            <w:b/>
          </w:rPr>
          <w:tab/>
        </w:r>
        <w:r w:rsidR="00665151">
          <w:rPr>
            <w:bCs/>
          </w:rPr>
          <w:t>none</w:t>
        </w:r>
        <w:r w:rsidR="00D0395C">
          <w:rPr>
            <w:bCs/>
          </w:rPr>
          <w:tab/>
        </w:r>
      </w:ins>
    </w:p>
    <w:p w14:paraId="3B4B0A18" w14:textId="05548236" w:rsidR="00782BD9" w:rsidRDefault="00782BD9" w:rsidP="00782BD9">
      <w:pPr>
        <w:rPr>
          <w:ins w:id="187" w:author="Richard Coffman" w:date="2026-09-25T20:08:00Z" w16du:dateUtc="2026-09-26T00:08:00Z"/>
          <w:sz w:val="32"/>
          <w:szCs w:val="32"/>
          <w:u w:val="single"/>
        </w:rPr>
      </w:pPr>
      <w:ins w:id="188" w:author="Richard Coffman" w:date="2026-09-25T20:08:00Z" w16du:dateUtc="2026-09-26T00:08:00Z">
        <w:r>
          <w:rPr>
            <w:sz w:val="32"/>
            <w:szCs w:val="32"/>
            <w:u w:val="single"/>
          </w:rPr>
          <w:t>New business  14</w:t>
        </w:r>
      </w:ins>
    </w:p>
    <w:p w14:paraId="15832612" w14:textId="456E9A07" w:rsidR="00AC586E" w:rsidRDefault="00A060E2" w:rsidP="00782BD9">
      <w:pPr>
        <w:numPr>
          <w:ilvl w:val="0"/>
          <w:numId w:val="14"/>
        </w:numPr>
        <w:rPr>
          <w:ins w:id="189" w:author="Richard Coffman" w:date="2026-09-25T20:08:00Z" w16du:dateUtc="2026-09-26T00:08:00Z"/>
        </w:rPr>
      </w:pPr>
      <w:ins w:id="190" w:author="Richard Coffman" w:date="2026-09-25T20:08:00Z" w16du:dateUtc="2026-09-26T00:08:00Z">
        <w:r>
          <w:t>none</w:t>
        </w:r>
      </w:ins>
    </w:p>
    <w:p w14:paraId="7487E692" w14:textId="25C166AD" w:rsidR="00782BD9" w:rsidRPr="00CE01B5" w:rsidRDefault="00782BD9" w:rsidP="00782BD9">
      <w:pPr>
        <w:rPr>
          <w:ins w:id="191" w:author="Richard Coffman" w:date="2026-09-25T20:08:00Z" w16du:dateUtc="2026-09-26T00:08:00Z"/>
          <w:sz w:val="32"/>
          <w:szCs w:val="32"/>
          <w:u w:val="single"/>
        </w:rPr>
      </w:pPr>
      <w:ins w:id="192" w:author="Richard Coffman" w:date="2026-09-25T20:08:00Z" w16du:dateUtc="2026-09-26T00:08:00Z">
        <w:r>
          <w:rPr>
            <w:sz w:val="32"/>
            <w:szCs w:val="32"/>
            <w:u w:val="single"/>
          </w:rPr>
          <w:t>Installation of officers 15</w:t>
        </w:r>
      </w:ins>
    </w:p>
    <w:p w14:paraId="5F371E24" w14:textId="797182D5" w:rsidR="00665151" w:rsidRPr="00DF155B" w:rsidRDefault="00DF155B" w:rsidP="00665151">
      <w:pPr>
        <w:numPr>
          <w:ilvl w:val="0"/>
          <w:numId w:val="14"/>
        </w:numPr>
        <w:rPr>
          <w:ins w:id="193" w:author="Richard Coffman" w:date="2026-09-25T20:08:00Z" w16du:dateUtc="2026-09-26T00:08:00Z"/>
          <w:bCs/>
        </w:rPr>
      </w:pPr>
      <w:ins w:id="194" w:author="Richard Coffman" w:date="2026-09-25T20:08:00Z" w16du:dateUtc="2026-09-26T00:08:00Z">
        <w:r w:rsidRPr="00DF155B">
          <w:rPr>
            <w:bCs/>
          </w:rPr>
          <w:t>motion made t</w:t>
        </w:r>
        <w:r>
          <w:rPr>
            <w:bCs/>
          </w:rPr>
          <w:t>o suspend business meeting for installation of officers</w:t>
        </w:r>
      </w:ins>
    </w:p>
    <w:p w14:paraId="78A8FA3C" w14:textId="4E620D3B" w:rsidR="00DF155B" w:rsidRDefault="00DF155B" w:rsidP="00665151">
      <w:pPr>
        <w:numPr>
          <w:ilvl w:val="0"/>
          <w:numId w:val="14"/>
        </w:numPr>
        <w:rPr>
          <w:ins w:id="195" w:author="Richard Coffman" w:date="2026-09-25T20:08:00Z" w16du:dateUtc="2026-09-26T00:08:00Z"/>
          <w:bCs/>
        </w:rPr>
      </w:pPr>
      <w:ins w:id="196" w:author="Richard Coffman" w:date="2026-09-25T20:08:00Z" w16du:dateUtc="2026-09-26T00:08:00Z">
        <w:r>
          <w:rPr>
            <w:bCs/>
          </w:rPr>
          <w:t>officers installed</w:t>
        </w:r>
      </w:ins>
    </w:p>
    <w:p w14:paraId="4A7DC07E" w14:textId="49A8BFCF" w:rsidR="00DF155B" w:rsidRPr="00DF155B" w:rsidRDefault="00DF155B" w:rsidP="00665151">
      <w:pPr>
        <w:numPr>
          <w:ilvl w:val="0"/>
          <w:numId w:val="14"/>
        </w:numPr>
        <w:rPr>
          <w:ins w:id="197" w:author="Richard Coffman" w:date="2026-09-25T20:08:00Z" w16du:dateUtc="2026-09-26T00:08:00Z"/>
          <w:bCs/>
        </w:rPr>
      </w:pPr>
      <w:ins w:id="198" w:author="Richard Coffman" w:date="2026-09-25T20:08:00Z" w16du:dateUtc="2026-09-26T00:08:00Z">
        <w:r>
          <w:rPr>
            <w:bCs/>
          </w:rPr>
          <w:t>motion made to return to business meeting</w:t>
        </w:r>
      </w:ins>
    </w:p>
    <w:p w14:paraId="1CA5553E" w14:textId="608C35D9" w:rsidR="00782BD9" w:rsidRPr="00DF155B" w:rsidRDefault="00782BD9" w:rsidP="00782BD9">
      <w:pPr>
        <w:rPr>
          <w:ins w:id="199" w:author="Richard Coffman" w:date="2026-09-25T20:08:00Z" w16du:dateUtc="2026-09-26T00:08:00Z"/>
          <w:bCs/>
        </w:rPr>
      </w:pPr>
    </w:p>
    <w:p w14:paraId="43FA2174" w14:textId="2E52F521" w:rsidR="00782BD9" w:rsidRPr="00CE01B5" w:rsidRDefault="00782BD9" w:rsidP="00782BD9">
      <w:pPr>
        <w:rPr>
          <w:ins w:id="200" w:author="Richard Coffman" w:date="2026-09-25T20:08:00Z" w16du:dateUtc="2026-09-26T00:08:00Z"/>
          <w:sz w:val="32"/>
          <w:szCs w:val="32"/>
          <w:u w:val="single"/>
        </w:rPr>
      </w:pPr>
      <w:ins w:id="201" w:author="Richard Coffman" w:date="2026-09-25T20:08:00Z" w16du:dateUtc="2026-09-26T00:08:00Z">
        <w:r>
          <w:rPr>
            <w:sz w:val="32"/>
            <w:szCs w:val="32"/>
            <w:u w:val="single"/>
          </w:rPr>
          <w:t>Good of the League 16</w:t>
        </w:r>
      </w:ins>
    </w:p>
    <w:p w14:paraId="45636DA5" w14:textId="12A365C1" w:rsidR="00B447F8" w:rsidRDefault="00DF155B" w:rsidP="00495652">
      <w:pPr>
        <w:numPr>
          <w:ilvl w:val="0"/>
          <w:numId w:val="14"/>
        </w:numPr>
        <w:rPr>
          <w:ins w:id="202" w:author="Richard Coffman" w:date="2026-09-25T20:08:00Z" w16du:dateUtc="2026-09-26T00:08:00Z"/>
        </w:rPr>
      </w:pPr>
      <w:ins w:id="203" w:author="Richard Coffman" w:date="2026-09-25T20:08:00Z" w16du:dateUtc="2026-09-26T00:08:00Z">
        <w:r>
          <w:t>State Commandant Jon Zwirblia spoke</w:t>
        </w:r>
      </w:ins>
    </w:p>
    <w:p w14:paraId="481EA6DA" w14:textId="0FA946E4" w:rsidR="00DF155B" w:rsidRDefault="00DF155B" w:rsidP="00495652">
      <w:pPr>
        <w:numPr>
          <w:ilvl w:val="0"/>
          <w:numId w:val="14"/>
        </w:numPr>
        <w:rPr>
          <w:ins w:id="204" w:author="Richard Coffman" w:date="2026-09-25T20:08:00Z" w16du:dateUtc="2026-09-26T00:08:00Z"/>
        </w:rPr>
      </w:pPr>
      <w:ins w:id="205" w:author="Richard Coffman" w:date="2026-09-25T20:08:00Z" w16du:dateUtc="2026-09-26T00:08:00Z">
        <w:r>
          <w:t>We need PLM audit</w:t>
        </w:r>
      </w:ins>
    </w:p>
    <w:p w14:paraId="6CC633BB" w14:textId="7776DC85" w:rsidR="00DF155B" w:rsidRDefault="00DF155B" w:rsidP="00495652">
      <w:pPr>
        <w:numPr>
          <w:ilvl w:val="0"/>
          <w:numId w:val="14"/>
        </w:numPr>
        <w:rPr>
          <w:ins w:id="206" w:author="Richard Coffman" w:date="2026-09-25T20:08:00Z" w16du:dateUtc="2026-09-26T00:08:00Z"/>
        </w:rPr>
      </w:pPr>
      <w:ins w:id="207" w:author="Richard Coffman" w:date="2026-09-25T20:08:00Z" w16du:dateUtc="2026-09-26T00:08:00Z">
        <w:r>
          <w:t>Rifle paperwork ok</w:t>
        </w:r>
      </w:ins>
    </w:p>
    <w:p w14:paraId="073E93B1" w14:textId="50F195D9" w:rsidR="00DF155B" w:rsidRDefault="00DF155B" w:rsidP="00495652">
      <w:pPr>
        <w:numPr>
          <w:ilvl w:val="0"/>
          <w:numId w:val="14"/>
        </w:numPr>
        <w:rPr>
          <w:ins w:id="208" w:author="Richard Coffman" w:date="2026-09-25T20:08:00Z" w16du:dateUtc="2026-09-26T00:08:00Z"/>
        </w:rPr>
      </w:pPr>
      <w:ins w:id="209" w:author="Richard Coffman" w:date="2026-09-25T20:08:00Z" w16du:dateUtc="2026-09-26T00:08:00Z">
        <w:r>
          <w:t>New State MCL website with tons of good stuff</w:t>
        </w:r>
      </w:ins>
    </w:p>
    <w:p w14:paraId="4BAC0AFD" w14:textId="6C895070" w:rsidR="00DF155B" w:rsidRDefault="00DF155B" w:rsidP="00495652">
      <w:pPr>
        <w:numPr>
          <w:ilvl w:val="0"/>
          <w:numId w:val="14"/>
        </w:numPr>
        <w:rPr>
          <w:ins w:id="210" w:author="Richard Coffman" w:date="2026-09-25T20:08:00Z" w16du:dateUtc="2026-09-26T00:08:00Z"/>
        </w:rPr>
      </w:pPr>
      <w:ins w:id="211" w:author="Richard Coffman" w:date="2026-09-25T20:08:00Z" w16du:dateUtc="2026-09-26T00:08:00Z">
        <w:r>
          <w:t>Jon discussed recruitment ideas</w:t>
        </w:r>
      </w:ins>
    </w:p>
    <w:p w14:paraId="2856F72A" w14:textId="200047A4" w:rsidR="00DF155B" w:rsidRDefault="00DF155B" w:rsidP="00495652">
      <w:pPr>
        <w:numPr>
          <w:ilvl w:val="0"/>
          <w:numId w:val="14"/>
        </w:numPr>
        <w:rPr>
          <w:ins w:id="212" w:author="Richard Coffman" w:date="2026-09-25T20:08:00Z" w16du:dateUtc="2026-09-26T00:08:00Z"/>
        </w:rPr>
      </w:pPr>
      <w:ins w:id="213" w:author="Richard Coffman" w:date="2026-09-25T20:08:00Z" w16du:dateUtc="2026-09-26T00:08:00Z">
        <w:r>
          <w:t>Jon talked about 250 Marine Corps birthday</w:t>
        </w:r>
      </w:ins>
    </w:p>
    <w:p w14:paraId="604BF2C5" w14:textId="2DDE6C5D" w:rsidR="00782BD9" w:rsidRPr="00CE01B5" w:rsidRDefault="00782BD9" w:rsidP="00782BD9">
      <w:pPr>
        <w:rPr>
          <w:ins w:id="214" w:author="Richard Coffman" w:date="2026-09-25T20:08:00Z" w16du:dateUtc="2026-09-26T00:08:00Z"/>
          <w:sz w:val="32"/>
          <w:szCs w:val="32"/>
          <w:u w:val="single"/>
        </w:rPr>
      </w:pPr>
      <w:ins w:id="215" w:author="Richard Coffman" w:date="2026-09-25T20:08:00Z" w16du:dateUtc="2026-09-26T00:08:00Z">
        <w:r>
          <w:rPr>
            <w:sz w:val="32"/>
            <w:szCs w:val="32"/>
            <w:u w:val="single"/>
          </w:rPr>
          <w:t>Announcements 17</w:t>
        </w:r>
      </w:ins>
    </w:p>
    <w:p w14:paraId="55420537" w14:textId="70C0CA4A" w:rsidR="00427F49" w:rsidRDefault="00763456" w:rsidP="006370AA">
      <w:pPr>
        <w:rPr>
          <w:ins w:id="216" w:author="Richard Coffman" w:date="2026-09-25T20:08:00Z" w16du:dateUtc="2026-09-26T00:08:00Z"/>
        </w:rPr>
      </w:pPr>
      <w:ins w:id="217" w:author="Richard Coffman" w:date="2026-09-25T20:08:00Z" w16du:dateUtc="2026-09-26T00:08:00Z">
        <w:r>
          <w:t>Next Meeting is Wednesday</w:t>
        </w:r>
        <w:r w:rsidR="000B5B76">
          <w:t xml:space="preserve"> </w:t>
        </w:r>
        <w:r w:rsidR="00DF155B">
          <w:t>May 1</w:t>
        </w:r>
        <w:r w:rsidR="009B3B3F">
          <w:t xml:space="preserve"> 20</w:t>
        </w:r>
        <w:r w:rsidR="009566CA">
          <w:t>2</w:t>
        </w:r>
        <w:r w:rsidR="00DF155B">
          <w:t>4</w:t>
        </w:r>
        <w:r w:rsidR="008A56C5">
          <w:t>.</w:t>
        </w:r>
        <w:r w:rsidR="00785D6C">
          <w:t xml:space="preserve"> </w:t>
        </w:r>
      </w:ins>
    </w:p>
    <w:p w14:paraId="60CEEB37" w14:textId="5F8C032A" w:rsidR="000B5B76" w:rsidRDefault="00C25814" w:rsidP="00495652">
      <w:pPr>
        <w:numPr>
          <w:ilvl w:val="0"/>
          <w:numId w:val="14"/>
        </w:numPr>
        <w:rPr>
          <w:ins w:id="218" w:author="Richard Coffman" w:date="2026-09-25T20:08:00Z" w16du:dateUtc="2026-09-26T00:08:00Z"/>
        </w:rPr>
      </w:pPr>
      <w:ins w:id="219" w:author="Richard Coffman" w:date="2026-09-25T20:08:00Z" w16du:dateUtc="2026-09-26T00:08:00Z">
        <w:r>
          <w:t>The start time for the meeting will be at 1</w:t>
        </w:r>
        <w:r w:rsidR="002858F5">
          <w:t>8</w:t>
        </w:r>
        <w:r w:rsidR="004023CF">
          <w:t>00</w:t>
        </w:r>
        <w:r w:rsidR="00C63862">
          <w:t xml:space="preserve"> at Norton VFW</w:t>
        </w:r>
        <w:r w:rsidR="00E9420F">
          <w:t>.</w:t>
        </w:r>
        <w:r>
          <w:t xml:space="preserve"> </w:t>
        </w:r>
      </w:ins>
    </w:p>
    <w:p w14:paraId="79136E58" w14:textId="2900AAD2" w:rsidR="00782BD9" w:rsidRPr="00CE01B5" w:rsidRDefault="00782BD9" w:rsidP="00782BD9">
      <w:pPr>
        <w:rPr>
          <w:ins w:id="220" w:author="Richard Coffman" w:date="2026-09-25T20:08:00Z" w16du:dateUtc="2026-09-26T00:08:00Z"/>
          <w:sz w:val="32"/>
          <w:szCs w:val="32"/>
          <w:u w:val="single"/>
        </w:rPr>
      </w:pPr>
      <w:ins w:id="221" w:author="Richard Coffman" w:date="2026-09-25T20:08:00Z" w16du:dateUtc="2026-09-26T00:08:00Z">
        <w:r>
          <w:rPr>
            <w:sz w:val="32"/>
            <w:szCs w:val="32"/>
            <w:u w:val="single"/>
          </w:rPr>
          <w:t>Closing ceremony 18</w:t>
        </w:r>
      </w:ins>
    </w:p>
    <w:p w14:paraId="31A7A042" w14:textId="1E703717" w:rsidR="004B302D" w:rsidRDefault="00665151" w:rsidP="004B302D">
      <w:pPr>
        <w:rPr>
          <w:ins w:id="222" w:author="Richard Coffman" w:date="2026-09-25T20:08:00Z" w16du:dateUtc="2026-09-26T00:08:00Z"/>
        </w:rPr>
      </w:pPr>
      <w:ins w:id="223" w:author="Richard Coffman" w:date="2026-09-25T20:08:00Z" w16du:dateUtc="2026-09-26T00:08:00Z">
        <w:r>
          <w:t>Commandant</w:t>
        </w:r>
        <w:r w:rsidRPr="00E20032">
          <w:t xml:space="preserve"> </w:t>
        </w:r>
        <w:r>
          <w:t>JJ McGrath</w:t>
        </w:r>
        <w:r w:rsidRPr="00E20032">
          <w:t xml:space="preserve"> </w:t>
        </w:r>
        <w:r w:rsidR="004B302D">
          <w:t>called for moment of silence for deceased members</w:t>
        </w:r>
        <w:r>
          <w:t xml:space="preserve"> read by chaplain</w:t>
        </w:r>
        <w:r w:rsidR="004B302D">
          <w:t>.</w:t>
        </w:r>
      </w:ins>
    </w:p>
    <w:p w14:paraId="704AABD2" w14:textId="40EE10F3" w:rsidR="00BD4CE7" w:rsidRDefault="00665151" w:rsidP="006370AA">
      <w:pPr>
        <w:rPr>
          <w:ins w:id="224" w:author="Richard Coffman" w:date="2026-09-25T20:08:00Z" w16du:dateUtc="2026-09-26T00:08:00Z"/>
        </w:rPr>
      </w:pPr>
      <w:ins w:id="225" w:author="Richard Coffman" w:date="2026-09-25T20:08:00Z" w16du:dateUtc="2026-09-26T00:08:00Z">
        <w:r>
          <w:t>Commandant</w:t>
        </w:r>
        <w:r w:rsidRPr="00E20032">
          <w:t xml:space="preserve"> </w:t>
        </w:r>
        <w:r>
          <w:t>JJ McGrath</w:t>
        </w:r>
        <w:r w:rsidRPr="00E20032">
          <w:t xml:space="preserve"> </w:t>
        </w:r>
        <w:r w:rsidR="005A2990">
          <w:t xml:space="preserve">called </w:t>
        </w:r>
        <w:r w:rsidR="0016414C">
          <w:t xml:space="preserve"> </w:t>
        </w:r>
        <w:r>
          <w:t xml:space="preserve">Acting </w:t>
        </w:r>
        <w:r w:rsidR="005A2990">
          <w:t>Sergeant</w:t>
        </w:r>
        <w:r w:rsidR="00B340A0">
          <w:t>-at-</w:t>
        </w:r>
        <w:r w:rsidR="005A2990">
          <w:t>arms to retire the colors</w:t>
        </w:r>
        <w:r w:rsidR="00BD4CE7">
          <w:t>.</w:t>
        </w:r>
      </w:ins>
    </w:p>
    <w:p w14:paraId="7030B9F9" w14:textId="333AC092" w:rsidR="005A2990" w:rsidRDefault="0016414C" w:rsidP="006370AA">
      <w:pPr>
        <w:rPr>
          <w:ins w:id="226" w:author="Richard Coffman" w:date="2026-09-25T20:08:00Z" w16du:dateUtc="2026-09-26T00:08:00Z"/>
        </w:rPr>
      </w:pPr>
      <w:ins w:id="227" w:author="Richard Coffman" w:date="2026-09-25T20:08:00Z" w16du:dateUtc="2026-09-26T00:08:00Z">
        <w:r>
          <w:t xml:space="preserve">Acting </w:t>
        </w:r>
        <w:r w:rsidR="005A2990">
          <w:t>Sergeant</w:t>
        </w:r>
        <w:r w:rsidR="00B340A0">
          <w:t>-at-</w:t>
        </w:r>
        <w:r w:rsidR="00D77457">
          <w:t>A</w:t>
        </w:r>
        <w:r w:rsidR="005A2990">
          <w:t xml:space="preserve">rms called for </w:t>
        </w:r>
        <w:r w:rsidR="00AE00EF">
          <w:t xml:space="preserve">hand </w:t>
        </w:r>
        <w:r w:rsidR="005A2990">
          <w:t>salute.</w:t>
        </w:r>
      </w:ins>
    </w:p>
    <w:p w14:paraId="05EAA6C6" w14:textId="193341B3" w:rsidR="005A2990" w:rsidRDefault="00665151" w:rsidP="006370AA">
      <w:pPr>
        <w:rPr>
          <w:ins w:id="228" w:author="Richard Coffman" w:date="2026-09-25T20:08:00Z" w16du:dateUtc="2026-09-26T00:08:00Z"/>
        </w:rPr>
      </w:pPr>
      <w:ins w:id="229" w:author="Richard Coffman" w:date="2026-09-25T20:08:00Z" w16du:dateUtc="2026-09-26T00:08:00Z">
        <w:r>
          <w:t>Chaplain Roger Hoffmann</w:t>
        </w:r>
        <w:r w:rsidR="00D20C51" w:rsidRPr="00E20032">
          <w:t xml:space="preserve"> </w:t>
        </w:r>
        <w:r w:rsidR="005A2990">
          <w:t>read closing prayer.</w:t>
        </w:r>
      </w:ins>
    </w:p>
    <w:p w14:paraId="7CDE7D8C" w14:textId="3FCB35B1" w:rsidR="00625F77" w:rsidRDefault="00574CBF" w:rsidP="00625F77">
      <w:pPr>
        <w:rPr>
          <w:ins w:id="230" w:author="Richard Coffman" w:date="2026-09-25T20:08:00Z" w16du:dateUtc="2026-09-26T00:08:00Z"/>
        </w:rPr>
      </w:pPr>
      <w:ins w:id="231" w:author="Richard Coffman" w:date="2026-09-25T20:08:00Z" w16du:dateUtc="2026-09-26T00:08:00Z">
        <w:r>
          <w:t>Commandant</w:t>
        </w:r>
        <w:r w:rsidRPr="00E20032">
          <w:t xml:space="preserve"> </w:t>
        </w:r>
        <w:r>
          <w:t>JJ McGrath</w:t>
        </w:r>
        <w:r w:rsidRPr="00E20032">
          <w:t xml:space="preserve"> </w:t>
        </w:r>
        <w:r>
          <w:t xml:space="preserve">called  Acting </w:t>
        </w:r>
        <w:r w:rsidR="00625F77">
          <w:t>Sergeant</w:t>
        </w:r>
        <w:r w:rsidR="00B340A0">
          <w:t>-at-</w:t>
        </w:r>
        <w:r w:rsidR="00D77457">
          <w:t>A</w:t>
        </w:r>
        <w:r w:rsidR="00625F77">
          <w:t>rms to officially close the meeting</w:t>
        </w:r>
      </w:ins>
    </w:p>
    <w:p w14:paraId="128B6103" w14:textId="26028B6A" w:rsidR="00625F77" w:rsidRDefault="00C643EA" w:rsidP="00625F77">
      <w:pPr>
        <w:rPr>
          <w:ins w:id="232" w:author="Richard Coffman" w:date="2026-09-25T20:08:00Z" w16du:dateUtc="2026-09-26T00:08:00Z"/>
        </w:rPr>
      </w:pPr>
      <w:ins w:id="233" w:author="Richard Coffman" w:date="2026-09-25T20:08:00Z" w16du:dateUtc="2026-09-26T00:08:00Z">
        <w:r>
          <w:t xml:space="preserve">Acting </w:t>
        </w:r>
        <w:r w:rsidR="00625F77">
          <w:t>Sergeant</w:t>
        </w:r>
        <w:r w:rsidR="00B340A0">
          <w:t>-at-</w:t>
        </w:r>
        <w:r w:rsidR="00BA6826">
          <w:t>A</w:t>
        </w:r>
        <w:r w:rsidR="00625F77">
          <w:t>rms declared the meeting officially over.</w:t>
        </w:r>
      </w:ins>
    </w:p>
    <w:p w14:paraId="3942F035" w14:textId="49C493C1" w:rsidR="00785D6C" w:rsidRDefault="00574CBF" w:rsidP="006370AA">
      <w:pPr>
        <w:rPr>
          <w:ins w:id="234" w:author="Richard Coffman" w:date="2026-09-25T20:08:00Z" w16du:dateUtc="2026-09-26T00:08:00Z"/>
        </w:rPr>
      </w:pPr>
      <w:ins w:id="235" w:author="Richard Coffman" w:date="2026-09-25T20:08:00Z" w16du:dateUtc="2026-09-26T00:08:00Z">
        <w:r>
          <w:t>Commandant</w:t>
        </w:r>
        <w:r w:rsidRPr="00E20032">
          <w:t xml:space="preserve"> </w:t>
        </w:r>
        <w:r>
          <w:t>JJ McGrath</w:t>
        </w:r>
        <w:r w:rsidRPr="00E20032">
          <w:t xml:space="preserve"> </w:t>
        </w:r>
        <w:r w:rsidR="00785D6C">
          <w:t>ended me</w:t>
        </w:r>
        <w:r w:rsidR="005A2990">
          <w:t>e</w:t>
        </w:r>
        <w:r w:rsidR="00785D6C">
          <w:t xml:space="preserve">ting at </w:t>
        </w:r>
        <w:r w:rsidR="002B0EE7">
          <w:t>1</w:t>
        </w:r>
        <w:r w:rsidR="00DF155B">
          <w:t>926</w:t>
        </w:r>
        <w:r w:rsidR="00F51895">
          <w:t xml:space="preserve"> </w:t>
        </w:r>
        <w:r w:rsidR="00901567">
          <w:t xml:space="preserve"> </w:t>
        </w:r>
        <w:r w:rsidR="008A42DA">
          <w:t>hrs</w:t>
        </w:r>
        <w:r w:rsidR="00625F77">
          <w:t xml:space="preserve"> with 1 rap of the gavel.</w:t>
        </w:r>
      </w:ins>
    </w:p>
    <w:p w14:paraId="5805FE8A" w14:textId="77777777" w:rsidR="00C51DF0" w:rsidRDefault="00C51DF0" w:rsidP="006370AA">
      <w:pPr>
        <w:rPr>
          <w:ins w:id="236" w:author="Richard Coffman" w:date="2026-09-25T20:08:00Z" w16du:dateUtc="2026-09-26T00:08:00Z"/>
        </w:rPr>
      </w:pPr>
    </w:p>
    <w:p w14:paraId="7902D370" w14:textId="77777777" w:rsidR="00531248" w:rsidRDefault="00C51DF0" w:rsidP="006370AA">
      <w:pPr>
        <w:rPr>
          <w:ins w:id="237" w:author="Richard Coffman" w:date="2026-09-25T20:08:00Z" w16du:dateUtc="2026-09-26T00:08:00Z"/>
        </w:rPr>
      </w:pPr>
      <w:ins w:id="238" w:author="Richard Coffman" w:date="2026-09-25T20:08:00Z" w16du:dateUtc="2026-09-26T00:08:00Z">
        <w:r>
          <w:t>Respectfully submitted</w:t>
        </w:r>
      </w:ins>
    </w:p>
    <w:p w14:paraId="7C7671AF" w14:textId="51E5A02D" w:rsidR="00603EBE" w:rsidRDefault="00285095" w:rsidP="006370AA">
      <w:pPr>
        <w:rPr>
          <w:ins w:id="239" w:author="Richard Coffman" w:date="2026-09-25T20:08:00Z" w16du:dateUtc="2026-09-26T00:08:00Z"/>
        </w:rPr>
      </w:pPr>
      <w:ins w:id="240" w:author="Richard Coffman" w:date="2026-09-25T20:08:00Z" w16du:dateUtc="2026-09-26T00:08:00Z">
        <w:r>
          <w:t>Rik Coffman</w:t>
        </w:r>
      </w:ins>
    </w:p>
    <w:p w14:paraId="5AFFBDCD" w14:textId="0BCE6907" w:rsidR="00A13FDD" w:rsidRPr="00A13FDD" w:rsidRDefault="004A56D9" w:rsidP="00A13FDD">
      <w:pPr>
        <w:jc w:val="center"/>
        <w:rPr>
          <w:del w:id="241" w:author="Richard Coffman" w:date="2026-09-25T20:08:00Z" w16du:dateUtc="2026-09-26T00:08:00Z"/>
          <w:b/>
          <w:bCs/>
        </w:rPr>
      </w:pPr>
      <w:ins w:id="242" w:author="Richard Coffman" w:date="2026-09-25T20:08:00Z" w16du:dateUtc="2026-09-26T00:08:00Z">
        <w:r>
          <w:t>Adjutant</w:t>
        </w:r>
      </w:ins>
      <w:del w:id="243" w:author="Richard Coffman" w:date="2026-09-25T20:08:00Z" w16du:dateUtc="2026-09-26T00:08:00Z">
        <w:r w:rsidR="00A13FDD" w:rsidRPr="00A13FDD">
          <w:rPr>
            <w:b/>
            <w:bCs/>
          </w:rPr>
          <w:delText>BOONES CREEK CHRISTIAN CHURCH</w:delText>
        </w:r>
      </w:del>
    </w:p>
    <w:p w14:paraId="3929187D" w14:textId="77777777" w:rsidR="00A13FDD" w:rsidRPr="00A13FDD" w:rsidRDefault="00A13FDD" w:rsidP="00A13FDD">
      <w:pPr>
        <w:jc w:val="center"/>
        <w:rPr>
          <w:del w:id="244" w:author="Richard Coffman" w:date="2026-09-25T20:08:00Z" w16du:dateUtc="2026-09-26T00:08:00Z"/>
          <w:b/>
          <w:bCs/>
        </w:rPr>
      </w:pPr>
    </w:p>
    <w:p w14:paraId="40A65629" w14:textId="595A35CB" w:rsidR="005A23D9" w:rsidRPr="00A13FDD" w:rsidRDefault="00FC6068" w:rsidP="00A13FDD">
      <w:pPr>
        <w:jc w:val="center"/>
        <w:rPr>
          <w:del w:id="245" w:author="Richard Coffman" w:date="2026-09-25T20:08:00Z" w16du:dateUtc="2026-09-26T00:08:00Z"/>
          <w:b/>
          <w:bCs/>
        </w:rPr>
      </w:pPr>
      <w:del w:id="246" w:author="Richard Coffman" w:date="2026-09-25T20:08:00Z" w16du:dateUtc="2026-09-26T00:08:00Z">
        <w:r>
          <w:rPr>
            <w:b/>
            <w:bCs/>
          </w:rPr>
          <w:delText>Associate Minister</w:delText>
        </w:r>
      </w:del>
    </w:p>
    <w:p w14:paraId="3C49DC65" w14:textId="1A04B2F1" w:rsidR="00A13FDD" w:rsidRDefault="00A13FDD" w:rsidP="00A13FDD">
      <w:pPr>
        <w:jc w:val="center"/>
        <w:rPr>
          <w:del w:id="247" w:author="Richard Coffman" w:date="2026-09-25T20:08:00Z" w16du:dateUtc="2026-09-26T00:08:00Z"/>
        </w:rPr>
      </w:pPr>
      <w:del w:id="248" w:author="Richard Coffman" w:date="2026-09-25T20:08:00Z" w16du:dateUtc="2026-09-26T00:08:00Z">
        <w:r w:rsidRPr="00A13FDD">
          <w:rPr>
            <w:b/>
            <w:bCs/>
          </w:rPr>
          <w:delText>Job Description</w:delText>
        </w:r>
      </w:del>
    </w:p>
    <w:p w14:paraId="41518105" w14:textId="6ECF82DE" w:rsidR="00A13FDD" w:rsidRDefault="00A13FDD">
      <w:pPr>
        <w:rPr>
          <w:del w:id="249" w:author="Richard Coffman" w:date="2026-09-25T20:08:00Z" w16du:dateUtc="2026-09-26T00:08:00Z"/>
        </w:rPr>
      </w:pPr>
    </w:p>
    <w:p w14:paraId="29DC67A0" w14:textId="39FEDA8E" w:rsidR="00A13FDD" w:rsidRDefault="00A13FDD">
      <w:pPr>
        <w:rPr>
          <w:del w:id="250" w:author="Richard Coffman" w:date="2026-09-25T20:08:00Z" w16du:dateUtc="2026-09-26T00:08:00Z"/>
        </w:rPr>
      </w:pPr>
      <w:del w:id="251" w:author="Richard Coffman" w:date="2026-09-25T20:08:00Z" w16du:dateUtc="2026-09-26T00:08:00Z">
        <w:r>
          <w:rPr>
            <w:b/>
            <w:bCs/>
          </w:rPr>
          <w:delText>Position Summary:</w:delText>
        </w:r>
        <w:r>
          <w:delText xml:space="preserve"> </w:delText>
        </w:r>
        <w:r w:rsidR="000C4F34">
          <w:delText xml:space="preserve">Responsible for </w:delText>
        </w:r>
        <w:r w:rsidR="00CD4405">
          <w:delText xml:space="preserve">sharing in ministry with the Senior Minister in any and all areas </w:delText>
        </w:r>
        <w:r w:rsidR="00D16549">
          <w:delText>when necessary or requested.</w:delText>
        </w:r>
      </w:del>
    </w:p>
    <w:p w14:paraId="09AA473B" w14:textId="647B4B6B" w:rsidR="00A13FDD" w:rsidRDefault="00A13FDD">
      <w:pPr>
        <w:rPr>
          <w:del w:id="252" w:author="Richard Coffman" w:date="2026-09-25T20:08:00Z" w16du:dateUtc="2026-09-26T00:08:00Z"/>
        </w:rPr>
      </w:pPr>
    </w:p>
    <w:p w14:paraId="69092F6B" w14:textId="025B8C03" w:rsidR="00A13FDD" w:rsidRPr="00EE4E6A" w:rsidRDefault="00366E4E">
      <w:pPr>
        <w:rPr>
          <w:del w:id="253" w:author="Richard Coffman" w:date="2026-09-25T20:08:00Z" w16du:dateUtc="2026-09-26T00:08:00Z"/>
        </w:rPr>
      </w:pPr>
      <w:del w:id="254" w:author="Richard Coffman" w:date="2026-09-25T20:08:00Z" w16du:dateUtc="2026-09-26T00:08:00Z">
        <w:r>
          <w:rPr>
            <w:b/>
            <w:bCs/>
          </w:rPr>
          <w:delText xml:space="preserve">Job Status: </w:delText>
        </w:r>
        <w:r w:rsidR="00EE4E6A">
          <w:delText>Full-Time</w:delText>
        </w:r>
        <w:r w:rsidR="00EE4E6A">
          <w:tab/>
        </w:r>
        <w:r w:rsidR="00EE4E6A">
          <w:tab/>
        </w:r>
        <w:r w:rsidR="00357D98">
          <w:tab/>
        </w:r>
        <w:r w:rsidR="00357D98">
          <w:tab/>
        </w:r>
        <w:r w:rsidR="002B1630">
          <w:tab/>
        </w:r>
        <w:r w:rsidR="002B1630">
          <w:tab/>
        </w:r>
        <w:r w:rsidR="002B1630">
          <w:tab/>
        </w:r>
        <w:r w:rsidR="00EE4E6A" w:rsidRPr="004C3C1D">
          <w:rPr>
            <w:b/>
            <w:bCs/>
          </w:rPr>
          <w:delText>FLSA Status</w:delText>
        </w:r>
        <w:r w:rsidR="00EE4E6A">
          <w:delText xml:space="preserve">: </w:delText>
        </w:r>
        <w:r w:rsidR="002B1630" w:rsidRPr="000973F9">
          <w:delText>Minister</w:delText>
        </w:r>
      </w:del>
    </w:p>
    <w:p w14:paraId="42A8055C" w14:textId="77777777" w:rsidR="004C3C1D" w:rsidRDefault="004C3C1D">
      <w:pPr>
        <w:rPr>
          <w:del w:id="255" w:author="Richard Coffman" w:date="2026-09-25T20:08:00Z" w16du:dateUtc="2026-09-26T00:08:00Z"/>
          <w:b/>
          <w:bCs/>
        </w:rPr>
      </w:pPr>
    </w:p>
    <w:p w14:paraId="0BB9447A" w14:textId="4F6BFF22" w:rsidR="00A13FDD" w:rsidRDefault="00A13FDD">
      <w:pPr>
        <w:rPr>
          <w:del w:id="256" w:author="Richard Coffman" w:date="2026-09-25T20:08:00Z" w16du:dateUtc="2026-09-26T00:08:00Z"/>
        </w:rPr>
      </w:pPr>
      <w:del w:id="257" w:author="Richard Coffman" w:date="2026-09-25T20:08:00Z" w16du:dateUtc="2026-09-26T00:08:00Z">
        <w:r>
          <w:rPr>
            <w:b/>
            <w:bCs/>
          </w:rPr>
          <w:delText>Direct Report to:</w:delText>
        </w:r>
        <w:r>
          <w:delText xml:space="preserve"> </w:delText>
        </w:r>
        <w:r w:rsidR="00357D98">
          <w:delText>Senior Minister</w:delText>
        </w:r>
        <w:r w:rsidR="00521800">
          <w:delText>;</w:delText>
        </w:r>
        <w:r w:rsidR="009E2ECC">
          <w:delText xml:space="preserve"> employment items Administrative Minister</w:delText>
        </w:r>
      </w:del>
    </w:p>
    <w:p w14:paraId="02D73859" w14:textId="1599645C" w:rsidR="00A13FDD" w:rsidRDefault="00A13FDD">
      <w:pPr>
        <w:rPr>
          <w:del w:id="258" w:author="Richard Coffman" w:date="2026-09-25T20:08:00Z" w16du:dateUtc="2026-09-26T00:08:00Z"/>
        </w:rPr>
      </w:pPr>
    </w:p>
    <w:p w14:paraId="38ABCF7A" w14:textId="380A9F6C" w:rsidR="00A13FDD" w:rsidRDefault="00A13FDD">
      <w:pPr>
        <w:rPr>
          <w:del w:id="259" w:author="Richard Coffman" w:date="2026-09-25T20:08:00Z" w16du:dateUtc="2026-09-26T00:08:00Z"/>
        </w:rPr>
      </w:pPr>
      <w:del w:id="260" w:author="Richard Coffman" w:date="2026-09-25T20:08:00Z" w16du:dateUtc="2026-09-26T00:08:00Z">
        <w:r>
          <w:rPr>
            <w:b/>
            <w:bCs/>
          </w:rPr>
          <w:delText>Essential Duties:</w:delText>
        </w:r>
      </w:del>
    </w:p>
    <w:p w14:paraId="0A92CE7A" w14:textId="44C81FDD" w:rsidR="00A13FDD" w:rsidRDefault="00D67CF0" w:rsidP="00A13FDD">
      <w:pPr>
        <w:pStyle w:val="ListParagraph"/>
        <w:numPr>
          <w:ilvl w:val="0"/>
          <w:numId w:val="2"/>
        </w:numPr>
        <w:rPr>
          <w:del w:id="261" w:author="Richard Coffman" w:date="2026-09-25T20:08:00Z" w16du:dateUtc="2026-09-26T00:08:00Z"/>
        </w:rPr>
      </w:pPr>
      <w:del w:id="262" w:author="Richard Coffman" w:date="2026-09-25T20:08:00Z" w16du:dateUtc="2026-09-26T00:08:00Z">
        <w:r>
          <w:delText>Assist Senior Minister</w:delText>
        </w:r>
        <w:r w:rsidR="007D00B0">
          <w:delText xml:space="preserve"> as needed in ministry with </w:delText>
        </w:r>
        <w:r w:rsidR="00EA2AD6">
          <w:delText>funerals, weddings, baptisms</w:delText>
        </w:r>
        <w:r w:rsidR="00F83E88">
          <w:delText>,</w:delText>
        </w:r>
        <w:r w:rsidR="00EA2AD6">
          <w:delText xml:space="preserve"> teaching, and preaching.</w:delText>
        </w:r>
      </w:del>
    </w:p>
    <w:p w14:paraId="73CAE548" w14:textId="6ED7D571" w:rsidR="00EA2AD6" w:rsidRDefault="000754A8" w:rsidP="00A13FDD">
      <w:pPr>
        <w:pStyle w:val="ListParagraph"/>
        <w:numPr>
          <w:ilvl w:val="0"/>
          <w:numId w:val="2"/>
        </w:numPr>
        <w:rPr>
          <w:del w:id="263" w:author="Richard Coffman" w:date="2026-09-25T20:08:00Z" w16du:dateUtc="2026-09-26T00:08:00Z"/>
        </w:rPr>
      </w:pPr>
      <w:del w:id="264" w:author="Richard Coffman" w:date="2026-09-25T20:08:00Z" w16du:dateUtc="2026-09-26T00:08:00Z">
        <w:r>
          <w:delText xml:space="preserve">Participate regularly </w:delText>
        </w:r>
        <w:r w:rsidR="00720BE1">
          <w:delText>in promoting the ongoing health of the church by v</w:delText>
        </w:r>
        <w:r w:rsidR="00E21973">
          <w:delText>isitation</w:delText>
        </w:r>
        <w:r w:rsidR="00D62062">
          <w:delText xml:space="preserve">, specifically to the </w:delText>
        </w:r>
        <w:r w:rsidR="007E7A99">
          <w:delText xml:space="preserve">hospitalized, </w:delText>
        </w:r>
        <w:r w:rsidR="00D62062">
          <w:delText xml:space="preserve">sick, shut-in, </w:delText>
        </w:r>
        <w:r w:rsidR="00154428">
          <w:delText xml:space="preserve">and </w:delText>
        </w:r>
        <w:r w:rsidR="00140424">
          <w:delText>in members’ homes</w:delText>
        </w:r>
        <w:r w:rsidR="00154428">
          <w:delText xml:space="preserve"> as </w:delText>
        </w:r>
        <w:r w:rsidR="001434DA">
          <w:delText>requested or advantageous</w:delText>
        </w:r>
        <w:r w:rsidR="009425BC">
          <w:delText>.</w:delText>
        </w:r>
      </w:del>
    </w:p>
    <w:p w14:paraId="14C005D4" w14:textId="67931932" w:rsidR="009425BC" w:rsidRDefault="009425BC" w:rsidP="00A13FDD">
      <w:pPr>
        <w:pStyle w:val="ListParagraph"/>
        <w:numPr>
          <w:ilvl w:val="0"/>
          <w:numId w:val="2"/>
        </w:numPr>
        <w:rPr>
          <w:del w:id="265" w:author="Richard Coffman" w:date="2026-09-25T20:08:00Z" w16du:dateUtc="2026-09-26T00:08:00Z"/>
        </w:rPr>
      </w:pPr>
      <w:del w:id="266" w:author="Richard Coffman" w:date="2026-09-25T20:08:00Z" w16du:dateUtc="2026-09-26T00:08:00Z">
        <w:r>
          <w:delText>Serve as a resource</w:delText>
        </w:r>
        <w:r w:rsidR="00F842C9">
          <w:delText xml:space="preserve"> for initial </w:delText>
        </w:r>
        <w:r w:rsidR="00375E8F">
          <w:delText xml:space="preserve">personal or family </w:delText>
        </w:r>
        <w:r w:rsidR="00F842C9">
          <w:delText>counseling</w:delText>
        </w:r>
        <w:r w:rsidR="004D349A">
          <w:delText xml:space="preserve"> for members, regular attenders</w:delText>
        </w:r>
        <w:r w:rsidR="00DD1268">
          <w:delText>, and others</w:delText>
        </w:r>
        <w:r w:rsidR="00717867">
          <w:delText xml:space="preserve"> as referred. </w:delText>
        </w:r>
        <w:r w:rsidR="004B7C7B">
          <w:delText xml:space="preserve">Should </w:delText>
        </w:r>
        <w:r w:rsidR="00933132">
          <w:delText>their counseling needs be ongoing or require the services of a professional counselor, a referral should be made to a local professional counselor or group.</w:delText>
        </w:r>
      </w:del>
    </w:p>
    <w:p w14:paraId="113A7BC4" w14:textId="03E681DF" w:rsidR="00933132" w:rsidRDefault="000815F8" w:rsidP="00A13FDD">
      <w:pPr>
        <w:pStyle w:val="ListParagraph"/>
        <w:numPr>
          <w:ilvl w:val="0"/>
          <w:numId w:val="2"/>
        </w:numPr>
        <w:rPr>
          <w:del w:id="267" w:author="Richard Coffman" w:date="2026-09-25T20:08:00Z" w16du:dateUtc="2026-09-26T00:08:00Z"/>
        </w:rPr>
      </w:pPr>
      <w:del w:id="268" w:author="Richard Coffman" w:date="2026-09-25T20:08:00Z" w16du:dateUtc="2026-09-26T00:08:00Z">
        <w:r>
          <w:delText>Assist individuals in personal growth</w:delText>
        </w:r>
        <w:r w:rsidR="00AC21A9">
          <w:delText xml:space="preserve"> by recommending resources</w:delText>
        </w:r>
        <w:r w:rsidR="008B145C">
          <w:delText xml:space="preserve"> for Scripture studies, </w:delText>
        </w:r>
        <w:r w:rsidR="00940249">
          <w:delText xml:space="preserve">growth in prayer, </w:delText>
        </w:r>
        <w:r w:rsidR="00D95249">
          <w:delText>other books and tools, etc.</w:delText>
        </w:r>
      </w:del>
    </w:p>
    <w:p w14:paraId="3734D7E2" w14:textId="7186B87A" w:rsidR="00014C24" w:rsidRDefault="00BE570B" w:rsidP="00A13FDD">
      <w:pPr>
        <w:pStyle w:val="ListParagraph"/>
        <w:numPr>
          <w:ilvl w:val="0"/>
          <w:numId w:val="2"/>
        </w:numPr>
        <w:rPr>
          <w:del w:id="269" w:author="Richard Coffman" w:date="2026-09-25T20:08:00Z" w16du:dateUtc="2026-09-26T00:08:00Z"/>
        </w:rPr>
      </w:pPr>
      <w:del w:id="270" w:author="Richard Coffman" w:date="2026-09-25T20:08:00Z" w16du:dateUtc="2026-09-26T00:08:00Z">
        <w:r>
          <w:delText xml:space="preserve">Follows the leadership of the Senior Minister </w:delText>
        </w:r>
        <w:r w:rsidR="005D59A5">
          <w:delText xml:space="preserve">in implementing and supporting the evangelistic vision of </w:delText>
        </w:r>
        <w:r w:rsidR="009172AF">
          <w:delText>the church.</w:delText>
        </w:r>
      </w:del>
    </w:p>
    <w:p w14:paraId="58602158" w14:textId="569E56CF" w:rsidR="009172AF" w:rsidRPr="00D0411E" w:rsidRDefault="00ED42BF" w:rsidP="00A13FDD">
      <w:pPr>
        <w:pStyle w:val="ListParagraph"/>
        <w:numPr>
          <w:ilvl w:val="0"/>
          <w:numId w:val="2"/>
        </w:numPr>
        <w:rPr>
          <w:del w:id="271" w:author="Richard Coffman" w:date="2026-09-25T20:08:00Z" w16du:dateUtc="2026-09-26T00:08:00Z"/>
        </w:rPr>
      </w:pPr>
      <w:del w:id="272" w:author="Richard Coffman" w:date="2026-09-25T20:08:00Z" w16du:dateUtc="2026-09-26T00:08:00Z">
        <w:r w:rsidRPr="00D0411E">
          <w:delText>Organizes and c</w:delText>
        </w:r>
        <w:r w:rsidR="00BB6B46" w:rsidRPr="00D0411E">
          <w:delText xml:space="preserve">oordinates </w:delText>
        </w:r>
        <w:r w:rsidRPr="00D0411E">
          <w:delText>follow through with Guests</w:delText>
        </w:r>
        <w:r w:rsidR="00274059" w:rsidRPr="00D0411E">
          <w:delText xml:space="preserve"> after receiving the information from the Guest Services </w:delText>
        </w:r>
        <w:r w:rsidR="008B5A91" w:rsidRPr="00D0411E">
          <w:delText xml:space="preserve">Ministry Team (staff &amp; volunteers). </w:delText>
        </w:r>
        <w:r w:rsidR="0057430E" w:rsidRPr="00D0411E">
          <w:delText xml:space="preserve">Uses Senior Minister and other Staff as appropriate to ensure all Guests are warmly </w:delText>
        </w:r>
        <w:r w:rsidR="00453ADE" w:rsidRPr="00D0411E">
          <w:delText>greeted following their visit and receive information they would like regarding BCCC</w:delText>
        </w:r>
        <w:r w:rsidR="00DB7466" w:rsidRPr="00D0411E">
          <w:delText xml:space="preserve">. </w:delText>
        </w:r>
      </w:del>
    </w:p>
    <w:p w14:paraId="23D209DE" w14:textId="424283C5" w:rsidR="0098721D" w:rsidRPr="00D0411E" w:rsidRDefault="00DB7466" w:rsidP="0098721D">
      <w:pPr>
        <w:pStyle w:val="ListParagraph"/>
        <w:numPr>
          <w:ilvl w:val="0"/>
          <w:numId w:val="2"/>
        </w:numPr>
        <w:rPr>
          <w:del w:id="273" w:author="Richard Coffman" w:date="2026-09-25T20:08:00Z" w16du:dateUtc="2026-09-26T00:08:00Z"/>
        </w:rPr>
      </w:pPr>
      <w:del w:id="274" w:author="Richard Coffman" w:date="2026-09-25T20:08:00Z" w16du:dateUtc="2026-09-26T00:08:00Z">
        <w:r w:rsidRPr="00D0411E">
          <w:delText>Work in conjunction with the Adult Education Minister to c</w:delText>
        </w:r>
        <w:r w:rsidR="0098721D" w:rsidRPr="00D0411E">
          <w:delText xml:space="preserve">ontact </w:delText>
        </w:r>
        <w:r w:rsidRPr="00D0411E">
          <w:delText xml:space="preserve">each </w:delText>
        </w:r>
        <w:r w:rsidR="0098721D" w:rsidRPr="00D0411E">
          <w:delText>New Member</w:delText>
        </w:r>
        <w:r w:rsidR="008F2505" w:rsidRPr="00D0411E">
          <w:delText xml:space="preserve"> to BCCC</w:delText>
        </w:r>
        <w:r w:rsidR="0098721D" w:rsidRPr="00D0411E">
          <w:delText xml:space="preserve"> (those baptized or transferring their membership) to ensure they are finding Sunday School classes, Small Groups, and other resources for growing in their relationship with Jesus and BCCC.</w:delText>
        </w:r>
      </w:del>
    </w:p>
    <w:p w14:paraId="3D1108E6" w14:textId="57A4D022" w:rsidR="000440B1" w:rsidRPr="00D0411E" w:rsidRDefault="004D27A6" w:rsidP="00A13FDD">
      <w:pPr>
        <w:pStyle w:val="ListParagraph"/>
        <w:numPr>
          <w:ilvl w:val="0"/>
          <w:numId w:val="2"/>
        </w:numPr>
        <w:rPr>
          <w:del w:id="275" w:author="Richard Coffman" w:date="2026-09-25T20:08:00Z" w16du:dateUtc="2026-09-26T00:08:00Z"/>
        </w:rPr>
      </w:pPr>
      <w:del w:id="276" w:author="Richard Coffman" w:date="2026-09-25T20:08:00Z" w16du:dateUtc="2026-09-26T00:08:00Z">
        <w:r w:rsidRPr="00D0411E">
          <w:delText xml:space="preserve">Work with the Senior Minister and/or Administrative Minister to </w:delText>
        </w:r>
        <w:r w:rsidR="00772696" w:rsidRPr="00D0411E">
          <w:delText>find a way to ensure</w:delText>
        </w:r>
        <w:r w:rsidR="005438C5" w:rsidRPr="00D0411E">
          <w:delText xml:space="preserve"> the younger generations of the church are </w:delText>
        </w:r>
        <w:r w:rsidR="00E445A9" w:rsidRPr="00D0411E">
          <w:delText>being sought for salvation and discipleship.</w:delText>
        </w:r>
      </w:del>
    </w:p>
    <w:p w14:paraId="0158B140" w14:textId="653BDB0B" w:rsidR="00BE2B3A" w:rsidRPr="00D0411E" w:rsidRDefault="00F9190C" w:rsidP="00A13FDD">
      <w:pPr>
        <w:pStyle w:val="ListParagraph"/>
        <w:numPr>
          <w:ilvl w:val="0"/>
          <w:numId w:val="2"/>
        </w:numPr>
        <w:rPr>
          <w:del w:id="277" w:author="Richard Coffman" w:date="2026-09-25T20:08:00Z" w16du:dateUtc="2026-09-26T00:08:00Z"/>
        </w:rPr>
      </w:pPr>
      <w:del w:id="278" w:author="Richard Coffman" w:date="2026-09-25T20:08:00Z" w16du:dateUtc="2026-09-26T00:08:00Z">
        <w:r w:rsidRPr="00D0411E">
          <w:delText xml:space="preserve">Develop one or two specific interests or activities away from the church </w:delText>
        </w:r>
        <w:r w:rsidR="00A90BB3" w:rsidRPr="00D0411E">
          <w:delText xml:space="preserve">for </w:delText>
        </w:r>
        <w:r w:rsidR="00AF14F6" w:rsidRPr="00D0411E">
          <w:delText xml:space="preserve">continual </w:delText>
        </w:r>
        <w:r w:rsidR="00A90BB3" w:rsidRPr="00D0411E">
          <w:delText>contact with</w:delText>
        </w:r>
        <w:r w:rsidR="001E6C2F" w:rsidRPr="00D0411E">
          <w:delText xml:space="preserve"> </w:delText>
        </w:r>
        <w:r w:rsidR="00884C8D" w:rsidRPr="00D0411E">
          <w:delText xml:space="preserve">other people and </w:delText>
        </w:r>
        <w:r w:rsidR="00DA133B" w:rsidRPr="00D0411E">
          <w:delText xml:space="preserve">opportunities to </w:delText>
        </w:r>
        <w:r w:rsidR="004C1B22" w:rsidRPr="00D0411E">
          <w:delText xml:space="preserve">be </w:delText>
        </w:r>
        <w:r w:rsidR="00DA133B" w:rsidRPr="00D0411E">
          <w:delText>‘salt and light’.</w:delText>
        </w:r>
        <w:r w:rsidR="00A90BB3" w:rsidRPr="00D0411E">
          <w:delText xml:space="preserve"> </w:delText>
        </w:r>
      </w:del>
    </w:p>
    <w:p w14:paraId="76C60DC6" w14:textId="270B6BBA" w:rsidR="00A13FDD" w:rsidRPr="00D0411E" w:rsidRDefault="00A13FDD" w:rsidP="00A13FDD">
      <w:pPr>
        <w:rPr>
          <w:del w:id="279" w:author="Richard Coffman" w:date="2026-09-25T20:08:00Z" w16du:dateUtc="2026-09-26T00:08:00Z"/>
        </w:rPr>
      </w:pPr>
    </w:p>
    <w:p w14:paraId="40573908" w14:textId="77777777" w:rsidR="00996940" w:rsidRPr="00D0411E" w:rsidRDefault="00996940" w:rsidP="00A13FDD">
      <w:pPr>
        <w:rPr>
          <w:del w:id="280" w:author="Richard Coffman" w:date="2026-09-25T20:08:00Z" w16du:dateUtc="2026-09-26T00:08:00Z"/>
          <w:b/>
          <w:bCs/>
        </w:rPr>
      </w:pPr>
    </w:p>
    <w:p w14:paraId="74C217E2" w14:textId="77777777" w:rsidR="00996940" w:rsidRPr="00D0411E" w:rsidRDefault="00996940" w:rsidP="00A13FDD">
      <w:pPr>
        <w:rPr>
          <w:del w:id="281" w:author="Richard Coffman" w:date="2026-09-25T20:08:00Z" w16du:dateUtc="2026-09-26T00:08:00Z"/>
          <w:b/>
          <w:bCs/>
        </w:rPr>
      </w:pPr>
    </w:p>
    <w:p w14:paraId="11582CBD" w14:textId="77777777" w:rsidR="00996940" w:rsidRPr="00D0411E" w:rsidRDefault="00996940" w:rsidP="00A13FDD">
      <w:pPr>
        <w:rPr>
          <w:del w:id="282" w:author="Richard Coffman" w:date="2026-09-25T20:08:00Z" w16du:dateUtc="2026-09-26T00:08:00Z"/>
          <w:b/>
          <w:bCs/>
        </w:rPr>
      </w:pPr>
    </w:p>
    <w:p w14:paraId="1DE3C43D" w14:textId="77777777" w:rsidR="00996940" w:rsidRPr="00D0411E" w:rsidRDefault="00996940" w:rsidP="00A13FDD">
      <w:pPr>
        <w:rPr>
          <w:del w:id="283" w:author="Richard Coffman" w:date="2026-09-25T20:08:00Z" w16du:dateUtc="2026-09-26T00:08:00Z"/>
          <w:b/>
          <w:bCs/>
        </w:rPr>
      </w:pPr>
    </w:p>
    <w:p w14:paraId="7C308FB7" w14:textId="7EB9183C" w:rsidR="00A13FDD" w:rsidRPr="00D0411E" w:rsidRDefault="00A13FDD" w:rsidP="00A13FDD">
      <w:pPr>
        <w:rPr>
          <w:del w:id="284" w:author="Richard Coffman" w:date="2026-09-25T20:08:00Z" w16du:dateUtc="2026-09-26T00:08:00Z"/>
        </w:rPr>
      </w:pPr>
      <w:del w:id="285" w:author="Richard Coffman" w:date="2026-09-25T20:08:00Z" w16du:dateUtc="2026-09-26T00:08:00Z">
        <w:r w:rsidRPr="00D0411E">
          <w:rPr>
            <w:b/>
            <w:bCs/>
          </w:rPr>
          <w:delText>Occasional Duties:</w:delText>
        </w:r>
      </w:del>
    </w:p>
    <w:p w14:paraId="324CD810" w14:textId="7F7AC993" w:rsidR="00A13FDD" w:rsidRPr="00D0411E" w:rsidRDefault="0094366A" w:rsidP="00A13FDD">
      <w:pPr>
        <w:pStyle w:val="ListParagraph"/>
        <w:numPr>
          <w:ilvl w:val="0"/>
          <w:numId w:val="2"/>
        </w:numPr>
        <w:rPr>
          <w:del w:id="286" w:author="Richard Coffman" w:date="2026-09-25T20:08:00Z" w16du:dateUtc="2026-09-26T00:08:00Z"/>
        </w:rPr>
      </w:pPr>
      <w:del w:id="287" w:author="Richard Coffman" w:date="2026-09-25T20:08:00Z" w16du:dateUtc="2026-09-26T00:08:00Z">
        <w:r w:rsidRPr="00D0411E">
          <w:delText>Assist in other ministerial duties as directed by the Senior Minister or Administrative Minister.</w:delText>
        </w:r>
      </w:del>
    </w:p>
    <w:p w14:paraId="35DC7CDE" w14:textId="66AF2145" w:rsidR="00A13FDD" w:rsidRPr="00D0411E" w:rsidRDefault="00A13FDD" w:rsidP="00A13FDD">
      <w:pPr>
        <w:rPr>
          <w:del w:id="288" w:author="Richard Coffman" w:date="2026-09-25T20:08:00Z" w16du:dateUtc="2026-09-26T00:08:00Z"/>
        </w:rPr>
      </w:pPr>
    </w:p>
    <w:p w14:paraId="2388F68F" w14:textId="45EC172D" w:rsidR="00462FDD" w:rsidRPr="00D0411E" w:rsidRDefault="00462FDD">
      <w:pPr>
        <w:rPr>
          <w:del w:id="289" w:author="Richard Coffman" w:date="2026-09-25T20:08:00Z" w16du:dateUtc="2026-09-26T00:08:00Z"/>
          <w:b/>
          <w:bCs/>
        </w:rPr>
      </w:pPr>
    </w:p>
    <w:p w14:paraId="679C3EFD" w14:textId="730FD320" w:rsidR="00A13FDD" w:rsidRPr="00D0411E" w:rsidRDefault="00A13FDD" w:rsidP="00A13FDD">
      <w:pPr>
        <w:rPr>
          <w:del w:id="290" w:author="Richard Coffman" w:date="2026-09-25T20:08:00Z" w16du:dateUtc="2026-09-26T00:08:00Z"/>
        </w:rPr>
      </w:pPr>
      <w:del w:id="291" w:author="Richard Coffman" w:date="2026-09-25T20:08:00Z" w16du:dateUtc="2026-09-26T00:08:00Z">
        <w:r w:rsidRPr="00D0411E">
          <w:rPr>
            <w:b/>
            <w:bCs/>
          </w:rPr>
          <w:delText>Position Qualifications:</w:delText>
        </w:r>
      </w:del>
    </w:p>
    <w:p w14:paraId="649A267E" w14:textId="17CE067D" w:rsidR="00A13FDD" w:rsidRPr="00D0411E" w:rsidRDefault="00A13FDD" w:rsidP="00A13FDD">
      <w:pPr>
        <w:ind w:firstLine="360"/>
        <w:rPr>
          <w:del w:id="292" w:author="Richard Coffman" w:date="2026-09-25T20:08:00Z" w16du:dateUtc="2026-09-26T00:08:00Z"/>
        </w:rPr>
      </w:pPr>
      <w:del w:id="293" w:author="Richard Coffman" w:date="2026-09-25T20:08:00Z" w16du:dateUtc="2026-09-26T00:08:00Z">
        <w:r w:rsidRPr="00D0411E">
          <w:delText>To fulfill this position, the following qualifications and characteristics are necessary:</w:delText>
        </w:r>
      </w:del>
    </w:p>
    <w:p w14:paraId="571A3AE0" w14:textId="1500E50F" w:rsidR="00FE12F2" w:rsidRPr="00D0411E" w:rsidRDefault="00FE12F2" w:rsidP="00FE12F2">
      <w:pPr>
        <w:pStyle w:val="ListParagraph"/>
        <w:numPr>
          <w:ilvl w:val="0"/>
          <w:numId w:val="2"/>
        </w:numPr>
        <w:rPr>
          <w:del w:id="294" w:author="Richard Coffman" w:date="2026-09-25T20:08:00Z" w16du:dateUtc="2026-09-26T00:08:00Z"/>
        </w:rPr>
      </w:pPr>
      <w:del w:id="295" w:author="Richard Coffman" w:date="2026-09-25T20:08:00Z" w16du:dateUtc="2026-09-26T00:08:00Z">
        <w:r w:rsidRPr="00D0411E">
          <w:delText>A passion for serving Jesus Christ</w:delText>
        </w:r>
      </w:del>
    </w:p>
    <w:p w14:paraId="5E6023A0" w14:textId="69A55827" w:rsidR="00A300C8" w:rsidRPr="00D0411E" w:rsidRDefault="00A300C8" w:rsidP="00FE12F2">
      <w:pPr>
        <w:pStyle w:val="ListParagraph"/>
        <w:numPr>
          <w:ilvl w:val="0"/>
          <w:numId w:val="2"/>
        </w:numPr>
        <w:rPr>
          <w:del w:id="296" w:author="Richard Coffman" w:date="2026-09-25T20:08:00Z" w16du:dateUtc="2026-09-26T00:08:00Z"/>
        </w:rPr>
      </w:pPr>
      <w:del w:id="297" w:author="Richard Coffman" w:date="2026-09-25T20:08:00Z" w16du:dateUtc="2026-09-26T00:08:00Z">
        <w:r w:rsidRPr="00D0411E">
          <w:delText xml:space="preserve">A call to </w:delText>
        </w:r>
        <w:r w:rsidR="00900D66" w:rsidRPr="00D0411E">
          <w:delText>ministry</w:delText>
        </w:r>
      </w:del>
    </w:p>
    <w:p w14:paraId="245187DB" w14:textId="77777777" w:rsidR="00FE12F2" w:rsidRPr="00D0411E" w:rsidRDefault="00FE12F2" w:rsidP="00FE12F2">
      <w:pPr>
        <w:pStyle w:val="ListParagraph"/>
        <w:numPr>
          <w:ilvl w:val="0"/>
          <w:numId w:val="2"/>
        </w:numPr>
        <w:rPr>
          <w:del w:id="298" w:author="Richard Coffman" w:date="2026-09-25T20:08:00Z" w16du:dateUtc="2026-09-26T00:08:00Z"/>
        </w:rPr>
      </w:pPr>
      <w:del w:id="299" w:author="Richard Coffman" w:date="2026-09-25T20:08:00Z" w16du:dateUtc="2026-09-26T00:08:00Z">
        <w:r w:rsidRPr="00D0411E">
          <w:delText>A love for Christ’s people and desire to help them grow in discipleship</w:delText>
        </w:r>
      </w:del>
    </w:p>
    <w:p w14:paraId="66D5A649" w14:textId="77777777" w:rsidR="00FE12F2" w:rsidRPr="00D0411E" w:rsidRDefault="00FE12F2" w:rsidP="00FE12F2">
      <w:pPr>
        <w:pStyle w:val="ListParagraph"/>
        <w:numPr>
          <w:ilvl w:val="0"/>
          <w:numId w:val="2"/>
        </w:numPr>
        <w:rPr>
          <w:del w:id="300" w:author="Richard Coffman" w:date="2026-09-25T20:08:00Z" w16du:dateUtc="2026-09-26T00:08:00Z"/>
        </w:rPr>
      </w:pPr>
      <w:del w:id="301" w:author="Richard Coffman" w:date="2026-09-25T20:08:00Z" w16du:dateUtc="2026-09-26T00:08:00Z">
        <w:r w:rsidRPr="00D0411E">
          <w:delText>A burning desire to help adults find and grow in Jesus</w:delText>
        </w:r>
      </w:del>
    </w:p>
    <w:p w14:paraId="2D593488" w14:textId="77777777" w:rsidR="00FE12F2" w:rsidRPr="00D0411E" w:rsidRDefault="00FE12F2" w:rsidP="00FE12F2">
      <w:pPr>
        <w:pStyle w:val="ListParagraph"/>
        <w:numPr>
          <w:ilvl w:val="0"/>
          <w:numId w:val="2"/>
        </w:numPr>
        <w:rPr>
          <w:del w:id="302" w:author="Richard Coffman" w:date="2026-09-25T20:08:00Z" w16du:dateUtc="2026-09-26T00:08:00Z"/>
        </w:rPr>
      </w:pPr>
      <w:del w:id="303" w:author="Richard Coffman" w:date="2026-09-25T20:08:00Z" w16du:dateUtc="2026-09-26T00:08:00Z">
        <w:r w:rsidRPr="00D0411E">
          <w:delText>A demonstrated ability to work effectively as part of a team</w:delText>
        </w:r>
      </w:del>
    </w:p>
    <w:p w14:paraId="52412277" w14:textId="2E981FE7" w:rsidR="00FE12F2" w:rsidRPr="00D0411E" w:rsidRDefault="00FE12F2" w:rsidP="00FE12F2">
      <w:pPr>
        <w:pStyle w:val="ListParagraph"/>
        <w:numPr>
          <w:ilvl w:val="0"/>
          <w:numId w:val="2"/>
        </w:numPr>
        <w:rPr>
          <w:del w:id="304" w:author="Richard Coffman" w:date="2026-09-25T20:08:00Z" w16du:dateUtc="2026-09-26T00:08:00Z"/>
        </w:rPr>
      </w:pPr>
      <w:del w:id="305" w:author="Richard Coffman" w:date="2026-09-25T20:08:00Z" w16du:dateUtc="2026-09-26T00:08:00Z">
        <w:r w:rsidRPr="00D0411E">
          <w:delText>Have leadership and communication skills</w:delText>
        </w:r>
        <w:r w:rsidR="00C065FE" w:rsidRPr="00D0411E">
          <w:delText>, specifically in leading a team</w:delText>
        </w:r>
      </w:del>
    </w:p>
    <w:p w14:paraId="0D4C1FED" w14:textId="6DE8C9FA" w:rsidR="00EA49F5" w:rsidRPr="00D0411E" w:rsidRDefault="002D7C74" w:rsidP="00FE12F2">
      <w:pPr>
        <w:pStyle w:val="ListParagraph"/>
        <w:numPr>
          <w:ilvl w:val="0"/>
          <w:numId w:val="2"/>
        </w:numPr>
        <w:rPr>
          <w:del w:id="306" w:author="Richard Coffman" w:date="2026-09-25T20:08:00Z" w16du:dateUtc="2026-09-26T00:08:00Z"/>
        </w:rPr>
      </w:pPr>
      <w:del w:id="307" w:author="Richard Coffman" w:date="2026-09-25T20:08:00Z" w16du:dateUtc="2026-09-26T00:08:00Z">
        <w:r w:rsidRPr="00D0411E">
          <w:delText>Exemplif</w:delText>
        </w:r>
        <w:r w:rsidR="00DE0904" w:rsidRPr="00D0411E">
          <w:delText>y</w:delText>
        </w:r>
        <w:r w:rsidRPr="00D0411E">
          <w:delText xml:space="preserve"> a love for Christ’s Church and </w:delText>
        </w:r>
        <w:r w:rsidR="004F6B70" w:rsidRPr="00D0411E">
          <w:delText xml:space="preserve">a desire to </w:delText>
        </w:r>
        <w:r w:rsidR="005B6D94" w:rsidRPr="00D0411E">
          <w:delText>nurture</w:delText>
        </w:r>
        <w:r w:rsidR="000F0BF7" w:rsidRPr="00D0411E">
          <w:delText xml:space="preserve"> and care for it</w:delText>
        </w:r>
      </w:del>
    </w:p>
    <w:p w14:paraId="27D42000" w14:textId="1B86EBAB" w:rsidR="00FE12F2" w:rsidRPr="00D0411E" w:rsidRDefault="00FE12F2" w:rsidP="00FE12F2">
      <w:pPr>
        <w:pStyle w:val="ListParagraph"/>
        <w:numPr>
          <w:ilvl w:val="0"/>
          <w:numId w:val="2"/>
        </w:numPr>
        <w:rPr>
          <w:del w:id="308" w:author="Richard Coffman" w:date="2026-09-25T20:08:00Z" w16du:dateUtc="2026-09-26T00:08:00Z"/>
        </w:rPr>
      </w:pPr>
      <w:del w:id="309" w:author="Richard Coffman" w:date="2026-09-25T20:08:00Z" w16du:dateUtc="2026-09-26T00:08:00Z">
        <w:r w:rsidRPr="00D0411E">
          <w:delText>A college degree</w:delText>
        </w:r>
        <w:r w:rsidR="00065596" w:rsidRPr="00D0411E">
          <w:delText>, or equivalent life experiences,</w:delText>
        </w:r>
        <w:r w:rsidRPr="00D0411E">
          <w:delText xml:space="preserve"> in an area of Christian ministry from a school recognized by the Elders of Boones Creek Christian Church</w:delText>
        </w:r>
      </w:del>
    </w:p>
    <w:p w14:paraId="55DB9FCF" w14:textId="3E397918" w:rsidR="00A13FDD" w:rsidRPr="00D0411E" w:rsidRDefault="000A05BF" w:rsidP="00370217">
      <w:pPr>
        <w:numPr>
          <w:ilvl w:val="0"/>
          <w:numId w:val="2"/>
        </w:numPr>
        <w:contextualSpacing/>
        <w:rPr>
          <w:del w:id="310" w:author="Richard Coffman" w:date="2026-09-25T20:08:00Z" w16du:dateUtc="2026-09-26T00:08:00Z"/>
        </w:rPr>
      </w:pPr>
      <w:del w:id="311" w:author="Richard Coffman" w:date="2026-09-25T20:08:00Z" w16du:dateUtc="2026-09-26T00:08:00Z">
        <w:r w:rsidRPr="00D0411E">
          <w:delText>Willingness to agree to and abide by a Staff Covenant for guidance on attitudes and behaviors</w:delText>
        </w:r>
      </w:del>
    </w:p>
    <w:p w14:paraId="664E2BBC" w14:textId="5FF0BC23" w:rsidR="00A13FDD" w:rsidRDefault="00A13FDD" w:rsidP="00A13FDD">
      <w:pPr>
        <w:rPr>
          <w:del w:id="312" w:author="Richard Coffman" w:date="2026-09-25T20:08:00Z" w16du:dateUtc="2026-09-26T00:08:00Z"/>
        </w:rPr>
      </w:pPr>
    </w:p>
    <w:p w14:paraId="316E79AF" w14:textId="7876A810" w:rsidR="00A13FDD" w:rsidRPr="00A13FDD" w:rsidRDefault="00A13FDD" w:rsidP="00A13FDD">
      <w:pPr>
        <w:rPr>
          <w:del w:id="313" w:author="Richard Coffman" w:date="2026-09-25T20:08:00Z" w16du:dateUtc="2026-09-26T00:08:00Z"/>
          <w:b/>
          <w:bCs/>
        </w:rPr>
      </w:pPr>
      <w:del w:id="314" w:author="Richard Coffman" w:date="2026-09-25T20:08:00Z" w16du:dateUtc="2026-09-26T00:08:00Z">
        <w:r>
          <w:rPr>
            <w:b/>
            <w:bCs/>
          </w:rPr>
          <w:delText>Physical Requirements:</w:delText>
        </w:r>
      </w:del>
    </w:p>
    <w:p w14:paraId="75EFE44E" w14:textId="00DC77E2" w:rsidR="001C43A1" w:rsidRDefault="001C43A1" w:rsidP="001C43A1">
      <w:pPr>
        <w:rPr>
          <w:del w:id="315" w:author="Richard Coffman" w:date="2026-09-25T20:08:00Z" w16du:dateUtc="2026-09-26T00:08:00Z"/>
        </w:rPr>
      </w:pPr>
      <w:del w:id="316" w:author="Richard Coffman" w:date="2026-09-25T20:08:00Z" w16du:dateUtc="2026-09-26T00:08:00Z">
        <w:r>
          <w:delText xml:space="preserve">This position requires standing, walking, sitting, bending, kneeling, stooping, reaching, pulling, and lifting up to </w:delText>
        </w:r>
        <w:r w:rsidR="003736A7">
          <w:delText>2</w:delText>
        </w:r>
        <w:r>
          <w:delText>0 pounds. In an eight-hour shift, this position may require sitting for six hours and standing or walking for two hours.</w:delText>
        </w:r>
      </w:del>
    </w:p>
    <w:p w14:paraId="6D1F8869" w14:textId="6DC11881" w:rsidR="00A13FDD" w:rsidRDefault="00A13FDD" w:rsidP="00A13FDD">
      <w:pPr>
        <w:rPr>
          <w:del w:id="317" w:author="Richard Coffman" w:date="2026-09-25T20:08:00Z" w16du:dateUtc="2026-09-26T00:08:00Z"/>
        </w:rPr>
      </w:pPr>
    </w:p>
    <w:p w14:paraId="23D61084" w14:textId="77777777" w:rsidR="00A13FDD" w:rsidRPr="00603EBE" w:rsidRDefault="00A13FDD" w:rsidP="006370AA">
      <w:pPr>
        <w:rPr>
          <w:u w:val="double"/>
          <w:rPrChange w:id="318" w:author="Richard Coffman" w:date="2026-09-25T20:08:00Z" w16du:dateUtc="2026-09-26T00:08:00Z">
            <w:rPr/>
          </w:rPrChange>
        </w:rPr>
        <w:pPrChange w:id="319" w:author="Richard Coffman" w:date="2026-09-25T20:08:00Z" w16du:dateUtc="2026-09-26T00:08:00Z">
          <w:pPr>
            <w:ind w:firstLine="360"/>
          </w:pPr>
        </w:pPrChange>
      </w:pPr>
    </w:p>
    <w:sectPr w:rsidR="00A13FDD" w:rsidRPr="00603EBE" w:rsidSect="00A30043">
      <w:headerReference w:type="default" r:id="rId10"/>
      <w:footerReference w:type="even" r:id="rId11"/>
      <w:footerReference w:type="default" r:id="rId12"/>
      <w:pgSz w:w="12240" w:h="15840"/>
      <w:pgMar w:top="720" w:right="1008" w:bottom="720" w:left="907" w:header="720" w:footer="720" w:gutter="0"/>
      <w:cols w:space="720"/>
      <w:docGrid w:linePitch="360"/>
      <w:sectPrChange w:id="328" w:author="Richard Coffman" w:date="2026-09-25T20:08:00Z" w16du:dateUtc="2026-09-26T00:08:00Z">
        <w:sectPr w:rsidR="00A13FDD" w:rsidRPr="00603EBE" w:rsidSect="00A30043"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823E62" w14:textId="77777777" w:rsidR="005A23D9" w:rsidRDefault="005A23D9" w:rsidP="00784088">
      <w:r>
        <w:separator/>
      </w:r>
    </w:p>
  </w:endnote>
  <w:endnote w:type="continuationSeparator" w:id="0">
    <w:p w14:paraId="2A63D76B" w14:textId="77777777" w:rsidR="005A23D9" w:rsidRDefault="005A23D9" w:rsidP="00784088">
      <w:r>
        <w:continuationSeparator/>
      </w:r>
    </w:p>
  </w:endnote>
  <w:endnote w:type="continuationNotice" w:id="1">
    <w:p w14:paraId="233A58D9" w14:textId="77777777" w:rsidR="005A23D9" w:rsidRDefault="005A23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5723889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59225D1" w14:textId="1291AD31" w:rsidR="00F80735" w:rsidRDefault="00F80735" w:rsidP="00694B1C">
        <w:pPr>
          <w:pStyle w:val="Footer"/>
          <w:framePr w:wrap="around" w:vAnchor="text" w:hAnchor="margin" w:xAlign="center" w:y="1"/>
          <w:rPr>
            <w:rStyle w:val="PageNumber"/>
          </w:rPr>
          <w:pPrChange w:id="321" w:author="Richard Coffman" w:date="2026-09-25T20:08:00Z" w16du:dateUtc="2026-09-26T00:08:00Z">
            <w:pPr>
              <w:pStyle w:val="Footer"/>
              <w:framePr w:wrap="none" w:vAnchor="text" w:hAnchor="margin" w:xAlign="right" w:y="1"/>
            </w:pPr>
          </w:pPrChange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B3FB1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E7AAE4E" w14:textId="77777777" w:rsidR="00784088" w:rsidRDefault="00784088">
    <w:pPr>
      <w:pStyle w:val="Footer"/>
      <w:pPrChange w:id="322" w:author="Richard Coffman" w:date="2026-09-25T20:08:00Z" w16du:dateUtc="2026-09-26T00:08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44BD58" w14:textId="103008E4" w:rsidR="00F80735" w:rsidRDefault="00FB3FB1" w:rsidP="005E4B3A">
    <w:pPr>
      <w:pStyle w:val="Footer"/>
      <w:framePr w:wrap="none" w:vAnchor="text" w:hAnchor="margin" w:xAlign="right" w:y="1"/>
      <w:rPr>
        <w:del w:id="323" w:author="Richard Coffman" w:date="2026-09-25T20:08:00Z" w16du:dateUtc="2026-09-26T00:08:00Z"/>
        <w:rStyle w:val="PageNumber"/>
      </w:rPr>
    </w:pPr>
    <w:del w:id="324" w:author="Richard Coffman" w:date="2026-09-25T20:08:00Z" w16du:dateUtc="2026-09-26T00:08:00Z">
      <w:r>
        <w:rPr>
          <w:rStyle w:val="PageNumber"/>
        </w:rPr>
        <w:delText xml:space="preserve">Page </w:delText>
      </w:r>
    </w:del>
    <w:sdt>
      <w:sdtPr>
        <w:rPr>
          <w:rStyle w:val="PageNumber"/>
        </w:rPr>
        <w:id w:val="226191399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F80735">
          <w:rPr>
            <w:rStyle w:val="PageNumber"/>
          </w:rPr>
          <w:fldChar w:fldCharType="begin"/>
        </w:r>
        <w:r w:rsidR="00F80735">
          <w:rPr>
            <w:rStyle w:val="PageNumber"/>
          </w:rPr>
          <w:instrText xml:space="preserve"> PAGE </w:instrText>
        </w:r>
        <w:r w:rsidR="00F80735">
          <w:rPr>
            <w:rStyle w:val="PageNumber"/>
          </w:rPr>
          <w:fldChar w:fldCharType="separate"/>
        </w:r>
        <w:r w:rsidR="00F80735">
          <w:rPr>
            <w:rStyle w:val="PageNumber"/>
            <w:noProof/>
          </w:rPr>
          <w:t>1</w:t>
        </w:r>
        <w:r w:rsidR="00F80735">
          <w:rPr>
            <w:rStyle w:val="PageNumber"/>
          </w:rPr>
          <w:fldChar w:fldCharType="end"/>
        </w:r>
      </w:sdtContent>
    </w:sdt>
  </w:p>
  <w:p w14:paraId="48A7D786" w14:textId="77777777" w:rsidR="00833137" w:rsidRDefault="003736A7" w:rsidP="00694B1C">
    <w:pPr>
      <w:pStyle w:val="Footer"/>
      <w:framePr w:wrap="around" w:vAnchor="text" w:hAnchor="margin" w:xAlign="center" w:y="1"/>
      <w:rPr>
        <w:ins w:id="325" w:author="Richard Coffman" w:date="2026-09-25T20:08:00Z" w16du:dateUtc="2026-09-26T00:08:00Z"/>
        <w:rStyle w:val="PageNumber"/>
      </w:rPr>
    </w:pPr>
    <w:del w:id="326" w:author="Richard Coffman" w:date="2026-09-25T20:08:00Z" w16du:dateUtc="2026-09-26T00:08:00Z">
      <w:r>
        <w:delText>March 2020</w:delText>
      </w:r>
      <w:r w:rsidR="00D52D5F">
        <w:delText>, Rev</w:delText>
      </w:r>
      <w:r w:rsidR="00072F91">
        <w:delText>ised</w:delText>
      </w:r>
      <w:r w:rsidR="00E42F84">
        <w:delText xml:space="preserve"> 0</w:delText>
      </w:r>
      <w:r w:rsidR="00072F91">
        <w:delText>1</w:delText>
      </w:r>
      <w:r w:rsidR="00E42F84">
        <w:delText xml:space="preserve"> 202</w:delText>
      </w:r>
      <w:r w:rsidR="00072F91">
        <w:delText>3</w:delText>
      </w:r>
      <w:r w:rsidR="00F80735">
        <w:delText xml:space="preserve">                                                                                                            </w:delText>
      </w:r>
    </w:del>
  </w:p>
  <w:p w14:paraId="5493D175" w14:textId="0B4BFFDA" w:rsidR="00784088" w:rsidRDefault="00784088">
    <w:pPr>
      <w:pStyle w:val="Footer"/>
      <w:pPrChange w:id="327" w:author="Richard Coffman" w:date="2026-09-25T20:08:00Z" w16du:dateUtc="2026-09-26T00:08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CA11F6" w14:textId="77777777" w:rsidR="005A23D9" w:rsidRDefault="005A23D9" w:rsidP="00784088">
      <w:r>
        <w:separator/>
      </w:r>
    </w:p>
  </w:footnote>
  <w:footnote w:type="continuationSeparator" w:id="0">
    <w:p w14:paraId="0201113D" w14:textId="77777777" w:rsidR="005A23D9" w:rsidRDefault="005A23D9" w:rsidP="00784088">
      <w:r>
        <w:continuationSeparator/>
      </w:r>
    </w:p>
  </w:footnote>
  <w:footnote w:type="continuationNotice" w:id="1">
    <w:p w14:paraId="3CE2E18F" w14:textId="77777777" w:rsidR="005A23D9" w:rsidRDefault="005A23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A0631E" w14:textId="77777777" w:rsidR="00213C7A" w:rsidRDefault="00213C7A">
    <w:pPr>
      <w:pStyle w:val="Footer"/>
      <w:pPrChange w:id="320" w:author="Richard Coffman" w:date="2026-09-25T20:08:00Z" w16du:dateUtc="2026-09-26T00:0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340B5"/>
    <w:multiLevelType w:val="hybridMultilevel"/>
    <w:tmpl w:val="6E74BA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A38D6"/>
    <w:multiLevelType w:val="hybridMultilevel"/>
    <w:tmpl w:val="40C662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85498"/>
    <w:multiLevelType w:val="hybridMultilevel"/>
    <w:tmpl w:val="3D3205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E7901"/>
    <w:multiLevelType w:val="hybridMultilevel"/>
    <w:tmpl w:val="E82C5E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76DBA"/>
    <w:multiLevelType w:val="hybridMultilevel"/>
    <w:tmpl w:val="7758F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12F80"/>
    <w:multiLevelType w:val="hybridMultilevel"/>
    <w:tmpl w:val="48D2EDA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B725DC"/>
    <w:multiLevelType w:val="hybridMultilevel"/>
    <w:tmpl w:val="43628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61152"/>
    <w:multiLevelType w:val="hybridMultilevel"/>
    <w:tmpl w:val="422E5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D76B8"/>
    <w:multiLevelType w:val="hybridMultilevel"/>
    <w:tmpl w:val="6B843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06983"/>
    <w:multiLevelType w:val="hybridMultilevel"/>
    <w:tmpl w:val="0D5E1984"/>
    <w:lvl w:ilvl="0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64D345C6"/>
    <w:multiLevelType w:val="hybridMultilevel"/>
    <w:tmpl w:val="F43416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503F0"/>
    <w:multiLevelType w:val="hybridMultilevel"/>
    <w:tmpl w:val="CC86C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51D7F"/>
    <w:multiLevelType w:val="hybridMultilevel"/>
    <w:tmpl w:val="82021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4A7A80"/>
    <w:multiLevelType w:val="hybridMultilevel"/>
    <w:tmpl w:val="94A27B7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859317347">
    <w:abstractNumId w:val="4"/>
  </w:num>
  <w:num w:numId="2" w16cid:durableId="1882470500">
    <w:abstractNumId w:val="11"/>
  </w:num>
  <w:num w:numId="3" w16cid:durableId="1615625341">
    <w:abstractNumId w:val="8"/>
  </w:num>
  <w:num w:numId="4" w16cid:durableId="915553128">
    <w:abstractNumId w:val="7"/>
  </w:num>
  <w:num w:numId="5" w16cid:durableId="387462072">
    <w:abstractNumId w:val="3"/>
  </w:num>
  <w:num w:numId="6" w16cid:durableId="2079091552">
    <w:abstractNumId w:val="0"/>
  </w:num>
  <w:num w:numId="7" w16cid:durableId="853497057">
    <w:abstractNumId w:val="5"/>
  </w:num>
  <w:num w:numId="8" w16cid:durableId="1736002336">
    <w:abstractNumId w:val="13"/>
  </w:num>
  <w:num w:numId="9" w16cid:durableId="1934589355">
    <w:abstractNumId w:val="1"/>
  </w:num>
  <w:num w:numId="10" w16cid:durableId="1625231235">
    <w:abstractNumId w:val="2"/>
  </w:num>
  <w:num w:numId="11" w16cid:durableId="759252645">
    <w:abstractNumId w:val="9"/>
  </w:num>
  <w:num w:numId="12" w16cid:durableId="1966890759">
    <w:abstractNumId w:val="10"/>
  </w:num>
  <w:num w:numId="13" w16cid:durableId="1643849009">
    <w:abstractNumId w:val="12"/>
  </w:num>
  <w:num w:numId="14" w16cid:durableId="176326202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hideSpellingErrors/>
  <w:hideGrammaticalError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D"/>
    <w:rsid w:val="00002DAC"/>
    <w:rsid w:val="000076E6"/>
    <w:rsid w:val="00010D8D"/>
    <w:rsid w:val="000130E9"/>
    <w:rsid w:val="0001364A"/>
    <w:rsid w:val="000141D0"/>
    <w:rsid w:val="00014C24"/>
    <w:rsid w:val="00014E9A"/>
    <w:rsid w:val="000176C7"/>
    <w:rsid w:val="00021F80"/>
    <w:rsid w:val="00023C85"/>
    <w:rsid w:val="0002753F"/>
    <w:rsid w:val="00027553"/>
    <w:rsid w:val="000318A4"/>
    <w:rsid w:val="0003434F"/>
    <w:rsid w:val="000356F1"/>
    <w:rsid w:val="000362CE"/>
    <w:rsid w:val="00042D86"/>
    <w:rsid w:val="0004325C"/>
    <w:rsid w:val="0004370A"/>
    <w:rsid w:val="000440B1"/>
    <w:rsid w:val="000457D8"/>
    <w:rsid w:val="00051121"/>
    <w:rsid w:val="0005227C"/>
    <w:rsid w:val="00052EA1"/>
    <w:rsid w:val="000540FA"/>
    <w:rsid w:val="00056845"/>
    <w:rsid w:val="00057D7A"/>
    <w:rsid w:val="00061FF8"/>
    <w:rsid w:val="00063945"/>
    <w:rsid w:val="00065596"/>
    <w:rsid w:val="00072A99"/>
    <w:rsid w:val="00072F91"/>
    <w:rsid w:val="000754A8"/>
    <w:rsid w:val="000815F8"/>
    <w:rsid w:val="000816AD"/>
    <w:rsid w:val="00081C2B"/>
    <w:rsid w:val="00081EF4"/>
    <w:rsid w:val="000850F2"/>
    <w:rsid w:val="00090F82"/>
    <w:rsid w:val="0009572B"/>
    <w:rsid w:val="000973F9"/>
    <w:rsid w:val="00097CA9"/>
    <w:rsid w:val="000A05BF"/>
    <w:rsid w:val="000A2D30"/>
    <w:rsid w:val="000B0C79"/>
    <w:rsid w:val="000B1038"/>
    <w:rsid w:val="000B23C4"/>
    <w:rsid w:val="000B28FD"/>
    <w:rsid w:val="000B5B76"/>
    <w:rsid w:val="000C1DDF"/>
    <w:rsid w:val="000C1F8C"/>
    <w:rsid w:val="000C2590"/>
    <w:rsid w:val="000C4F34"/>
    <w:rsid w:val="000D1444"/>
    <w:rsid w:val="000E4343"/>
    <w:rsid w:val="000F0BF7"/>
    <w:rsid w:val="00106B16"/>
    <w:rsid w:val="00107B76"/>
    <w:rsid w:val="001128DB"/>
    <w:rsid w:val="00113886"/>
    <w:rsid w:val="001139E3"/>
    <w:rsid w:val="00115115"/>
    <w:rsid w:val="00120B6E"/>
    <w:rsid w:val="00122777"/>
    <w:rsid w:val="00122CFF"/>
    <w:rsid w:val="00126065"/>
    <w:rsid w:val="00126874"/>
    <w:rsid w:val="00130003"/>
    <w:rsid w:val="00130343"/>
    <w:rsid w:val="00133217"/>
    <w:rsid w:val="001335BC"/>
    <w:rsid w:val="00136AA0"/>
    <w:rsid w:val="00140424"/>
    <w:rsid w:val="001434DA"/>
    <w:rsid w:val="00144893"/>
    <w:rsid w:val="001450D9"/>
    <w:rsid w:val="001467FF"/>
    <w:rsid w:val="00151833"/>
    <w:rsid w:val="00153166"/>
    <w:rsid w:val="0015390B"/>
    <w:rsid w:val="00154428"/>
    <w:rsid w:val="00154913"/>
    <w:rsid w:val="0016222A"/>
    <w:rsid w:val="0016414C"/>
    <w:rsid w:val="00167DEF"/>
    <w:rsid w:val="001723B6"/>
    <w:rsid w:val="00177937"/>
    <w:rsid w:val="00183FAD"/>
    <w:rsid w:val="00184BAB"/>
    <w:rsid w:val="00191A83"/>
    <w:rsid w:val="00192CF5"/>
    <w:rsid w:val="00195E9F"/>
    <w:rsid w:val="0019724E"/>
    <w:rsid w:val="001A0E52"/>
    <w:rsid w:val="001A137E"/>
    <w:rsid w:val="001A3141"/>
    <w:rsid w:val="001A79CC"/>
    <w:rsid w:val="001A7F0B"/>
    <w:rsid w:val="001B4A51"/>
    <w:rsid w:val="001C2DFC"/>
    <w:rsid w:val="001C3777"/>
    <w:rsid w:val="001C43A1"/>
    <w:rsid w:val="001C5079"/>
    <w:rsid w:val="001C577D"/>
    <w:rsid w:val="001D04A5"/>
    <w:rsid w:val="001D0C7F"/>
    <w:rsid w:val="001D1398"/>
    <w:rsid w:val="001D241C"/>
    <w:rsid w:val="001D26B3"/>
    <w:rsid w:val="001D76BA"/>
    <w:rsid w:val="001E1C64"/>
    <w:rsid w:val="001E2F0E"/>
    <w:rsid w:val="001E4978"/>
    <w:rsid w:val="001E4E2C"/>
    <w:rsid w:val="001E553D"/>
    <w:rsid w:val="001E65D8"/>
    <w:rsid w:val="001E6C2F"/>
    <w:rsid w:val="001F3CCE"/>
    <w:rsid w:val="001F44D1"/>
    <w:rsid w:val="00200705"/>
    <w:rsid w:val="002023BA"/>
    <w:rsid w:val="002036C8"/>
    <w:rsid w:val="00203C79"/>
    <w:rsid w:val="00203D47"/>
    <w:rsid w:val="0020758D"/>
    <w:rsid w:val="002108C6"/>
    <w:rsid w:val="00210D7C"/>
    <w:rsid w:val="00211A99"/>
    <w:rsid w:val="00213C7A"/>
    <w:rsid w:val="00217996"/>
    <w:rsid w:val="00230DB7"/>
    <w:rsid w:val="0023203D"/>
    <w:rsid w:val="00232B69"/>
    <w:rsid w:val="0023759D"/>
    <w:rsid w:val="00240723"/>
    <w:rsid w:val="00242298"/>
    <w:rsid w:val="00247AAB"/>
    <w:rsid w:val="00250A58"/>
    <w:rsid w:val="00252DF3"/>
    <w:rsid w:val="0025337C"/>
    <w:rsid w:val="00254ED0"/>
    <w:rsid w:val="002562E5"/>
    <w:rsid w:val="0026379F"/>
    <w:rsid w:val="00264531"/>
    <w:rsid w:val="00265247"/>
    <w:rsid w:val="00267694"/>
    <w:rsid w:val="00270DC5"/>
    <w:rsid w:val="00272A9D"/>
    <w:rsid w:val="00273650"/>
    <w:rsid w:val="00274059"/>
    <w:rsid w:val="0027786D"/>
    <w:rsid w:val="00277A43"/>
    <w:rsid w:val="0028262D"/>
    <w:rsid w:val="00285095"/>
    <w:rsid w:val="002858F5"/>
    <w:rsid w:val="002875E0"/>
    <w:rsid w:val="00292B0A"/>
    <w:rsid w:val="00292BD6"/>
    <w:rsid w:val="00295DAF"/>
    <w:rsid w:val="00296ED7"/>
    <w:rsid w:val="002A2200"/>
    <w:rsid w:val="002A2AE3"/>
    <w:rsid w:val="002A3817"/>
    <w:rsid w:val="002A4270"/>
    <w:rsid w:val="002B0EE7"/>
    <w:rsid w:val="002B1630"/>
    <w:rsid w:val="002C0271"/>
    <w:rsid w:val="002C1DFC"/>
    <w:rsid w:val="002C35A2"/>
    <w:rsid w:val="002C3E2D"/>
    <w:rsid w:val="002C42B4"/>
    <w:rsid w:val="002C5B89"/>
    <w:rsid w:val="002C5D92"/>
    <w:rsid w:val="002D1000"/>
    <w:rsid w:val="002D12C8"/>
    <w:rsid w:val="002D2BB3"/>
    <w:rsid w:val="002D477A"/>
    <w:rsid w:val="002D4F24"/>
    <w:rsid w:val="002D789D"/>
    <w:rsid w:val="002D7C74"/>
    <w:rsid w:val="002E05B0"/>
    <w:rsid w:val="002E124D"/>
    <w:rsid w:val="002E4993"/>
    <w:rsid w:val="002E4DF0"/>
    <w:rsid w:val="00300694"/>
    <w:rsid w:val="00304718"/>
    <w:rsid w:val="0030667F"/>
    <w:rsid w:val="003177CA"/>
    <w:rsid w:val="00321865"/>
    <w:rsid w:val="003252FC"/>
    <w:rsid w:val="003318AE"/>
    <w:rsid w:val="00332308"/>
    <w:rsid w:val="00344193"/>
    <w:rsid w:val="0034429D"/>
    <w:rsid w:val="0034520B"/>
    <w:rsid w:val="003460BF"/>
    <w:rsid w:val="0035497A"/>
    <w:rsid w:val="00357D98"/>
    <w:rsid w:val="00366E4E"/>
    <w:rsid w:val="00366F25"/>
    <w:rsid w:val="00367C5D"/>
    <w:rsid w:val="00370217"/>
    <w:rsid w:val="00372941"/>
    <w:rsid w:val="003736A7"/>
    <w:rsid w:val="003753B6"/>
    <w:rsid w:val="00375E8F"/>
    <w:rsid w:val="00382449"/>
    <w:rsid w:val="003837F3"/>
    <w:rsid w:val="0038596A"/>
    <w:rsid w:val="00386F4C"/>
    <w:rsid w:val="00387369"/>
    <w:rsid w:val="00390948"/>
    <w:rsid w:val="00393DA7"/>
    <w:rsid w:val="003A66D5"/>
    <w:rsid w:val="003B7150"/>
    <w:rsid w:val="003C3DDD"/>
    <w:rsid w:val="003D1DDE"/>
    <w:rsid w:val="003D3800"/>
    <w:rsid w:val="003D6A56"/>
    <w:rsid w:val="003D768F"/>
    <w:rsid w:val="003E14F7"/>
    <w:rsid w:val="003E1512"/>
    <w:rsid w:val="003E38FA"/>
    <w:rsid w:val="003E4BCB"/>
    <w:rsid w:val="003F34AF"/>
    <w:rsid w:val="003F4DF7"/>
    <w:rsid w:val="004023CF"/>
    <w:rsid w:val="0040371D"/>
    <w:rsid w:val="00406A59"/>
    <w:rsid w:val="00407DE8"/>
    <w:rsid w:val="004124F5"/>
    <w:rsid w:val="0041483E"/>
    <w:rsid w:val="0042030D"/>
    <w:rsid w:val="00427F49"/>
    <w:rsid w:val="00430350"/>
    <w:rsid w:val="00432E8E"/>
    <w:rsid w:val="004342C9"/>
    <w:rsid w:val="00435560"/>
    <w:rsid w:val="00443540"/>
    <w:rsid w:val="004513BF"/>
    <w:rsid w:val="00453ADE"/>
    <w:rsid w:val="004545E1"/>
    <w:rsid w:val="0045572F"/>
    <w:rsid w:val="00462FDD"/>
    <w:rsid w:val="00474A2A"/>
    <w:rsid w:val="00483DD9"/>
    <w:rsid w:val="00484C3C"/>
    <w:rsid w:val="00485CEA"/>
    <w:rsid w:val="00487238"/>
    <w:rsid w:val="00495652"/>
    <w:rsid w:val="00495C7A"/>
    <w:rsid w:val="00496DA4"/>
    <w:rsid w:val="004A0916"/>
    <w:rsid w:val="004A56D9"/>
    <w:rsid w:val="004B014A"/>
    <w:rsid w:val="004B0F6B"/>
    <w:rsid w:val="004B2B8C"/>
    <w:rsid w:val="004B302D"/>
    <w:rsid w:val="004B34BA"/>
    <w:rsid w:val="004B522D"/>
    <w:rsid w:val="004B56B4"/>
    <w:rsid w:val="004B71C4"/>
    <w:rsid w:val="004B7C7B"/>
    <w:rsid w:val="004C0328"/>
    <w:rsid w:val="004C1B22"/>
    <w:rsid w:val="004C25D2"/>
    <w:rsid w:val="004C3C1D"/>
    <w:rsid w:val="004C5051"/>
    <w:rsid w:val="004C5C77"/>
    <w:rsid w:val="004D002B"/>
    <w:rsid w:val="004D1AB7"/>
    <w:rsid w:val="004D2394"/>
    <w:rsid w:val="004D27A6"/>
    <w:rsid w:val="004D349A"/>
    <w:rsid w:val="004E2148"/>
    <w:rsid w:val="004E2263"/>
    <w:rsid w:val="004E33BD"/>
    <w:rsid w:val="004E33F3"/>
    <w:rsid w:val="004E6F26"/>
    <w:rsid w:val="004E7CB7"/>
    <w:rsid w:val="004F159B"/>
    <w:rsid w:val="004F23B6"/>
    <w:rsid w:val="004F392C"/>
    <w:rsid w:val="004F6B70"/>
    <w:rsid w:val="00502427"/>
    <w:rsid w:val="00503038"/>
    <w:rsid w:val="00510A13"/>
    <w:rsid w:val="00513ED8"/>
    <w:rsid w:val="00515332"/>
    <w:rsid w:val="00515F26"/>
    <w:rsid w:val="00517477"/>
    <w:rsid w:val="00517523"/>
    <w:rsid w:val="005212AA"/>
    <w:rsid w:val="00521800"/>
    <w:rsid w:val="00524A09"/>
    <w:rsid w:val="00524D21"/>
    <w:rsid w:val="005250C5"/>
    <w:rsid w:val="00525869"/>
    <w:rsid w:val="00531248"/>
    <w:rsid w:val="00535B57"/>
    <w:rsid w:val="0053734D"/>
    <w:rsid w:val="005425CD"/>
    <w:rsid w:val="005438C5"/>
    <w:rsid w:val="005438CD"/>
    <w:rsid w:val="005447F7"/>
    <w:rsid w:val="00544A59"/>
    <w:rsid w:val="00550A36"/>
    <w:rsid w:val="00550AAB"/>
    <w:rsid w:val="005517D0"/>
    <w:rsid w:val="00556698"/>
    <w:rsid w:val="00556CCA"/>
    <w:rsid w:val="005601DD"/>
    <w:rsid w:val="00563FF5"/>
    <w:rsid w:val="00564E90"/>
    <w:rsid w:val="00567EF6"/>
    <w:rsid w:val="00571B8C"/>
    <w:rsid w:val="005732E6"/>
    <w:rsid w:val="0057430E"/>
    <w:rsid w:val="00574CBF"/>
    <w:rsid w:val="0057707E"/>
    <w:rsid w:val="00586C91"/>
    <w:rsid w:val="00587672"/>
    <w:rsid w:val="00590CAF"/>
    <w:rsid w:val="005912B3"/>
    <w:rsid w:val="00592332"/>
    <w:rsid w:val="00595A8D"/>
    <w:rsid w:val="00595F16"/>
    <w:rsid w:val="00595FAD"/>
    <w:rsid w:val="00597CB5"/>
    <w:rsid w:val="005A08E3"/>
    <w:rsid w:val="005A23D9"/>
    <w:rsid w:val="005A2990"/>
    <w:rsid w:val="005A48CA"/>
    <w:rsid w:val="005A6687"/>
    <w:rsid w:val="005B0489"/>
    <w:rsid w:val="005B2260"/>
    <w:rsid w:val="005B4C40"/>
    <w:rsid w:val="005B6D94"/>
    <w:rsid w:val="005B7AC4"/>
    <w:rsid w:val="005C13FE"/>
    <w:rsid w:val="005C3E20"/>
    <w:rsid w:val="005D4D8B"/>
    <w:rsid w:val="005D59A5"/>
    <w:rsid w:val="005E1D62"/>
    <w:rsid w:val="005E2229"/>
    <w:rsid w:val="005E33BB"/>
    <w:rsid w:val="005E5468"/>
    <w:rsid w:val="005E79E5"/>
    <w:rsid w:val="005F13D3"/>
    <w:rsid w:val="005F26AD"/>
    <w:rsid w:val="00603EBE"/>
    <w:rsid w:val="00613F06"/>
    <w:rsid w:val="00620AE0"/>
    <w:rsid w:val="006225D6"/>
    <w:rsid w:val="00622BD6"/>
    <w:rsid w:val="00623DF7"/>
    <w:rsid w:val="00624F87"/>
    <w:rsid w:val="00625F77"/>
    <w:rsid w:val="006370AA"/>
    <w:rsid w:val="00637341"/>
    <w:rsid w:val="00641717"/>
    <w:rsid w:val="00641C62"/>
    <w:rsid w:val="00641EF6"/>
    <w:rsid w:val="00643A07"/>
    <w:rsid w:val="00645946"/>
    <w:rsid w:val="00645E0D"/>
    <w:rsid w:val="00646D69"/>
    <w:rsid w:val="006476BA"/>
    <w:rsid w:val="006505BF"/>
    <w:rsid w:val="00651036"/>
    <w:rsid w:val="006523D5"/>
    <w:rsid w:val="006572C8"/>
    <w:rsid w:val="00657AB5"/>
    <w:rsid w:val="00660B96"/>
    <w:rsid w:val="00665151"/>
    <w:rsid w:val="006665E5"/>
    <w:rsid w:val="006671C9"/>
    <w:rsid w:val="00670DE0"/>
    <w:rsid w:val="00673F42"/>
    <w:rsid w:val="0067496D"/>
    <w:rsid w:val="00675175"/>
    <w:rsid w:val="00681916"/>
    <w:rsid w:val="006832F9"/>
    <w:rsid w:val="00686153"/>
    <w:rsid w:val="00691076"/>
    <w:rsid w:val="00691FDB"/>
    <w:rsid w:val="00693DA8"/>
    <w:rsid w:val="00694B1C"/>
    <w:rsid w:val="00696242"/>
    <w:rsid w:val="006A3349"/>
    <w:rsid w:val="006A49A5"/>
    <w:rsid w:val="006A57FB"/>
    <w:rsid w:val="006B2162"/>
    <w:rsid w:val="006B4479"/>
    <w:rsid w:val="006C4937"/>
    <w:rsid w:val="006C7054"/>
    <w:rsid w:val="006C755D"/>
    <w:rsid w:val="006D0FEB"/>
    <w:rsid w:val="006D2329"/>
    <w:rsid w:val="006D6171"/>
    <w:rsid w:val="006D7FA0"/>
    <w:rsid w:val="006E1150"/>
    <w:rsid w:val="006E1E2F"/>
    <w:rsid w:val="006F1906"/>
    <w:rsid w:val="006F5595"/>
    <w:rsid w:val="006F7787"/>
    <w:rsid w:val="00700274"/>
    <w:rsid w:val="00703A1E"/>
    <w:rsid w:val="00704CA8"/>
    <w:rsid w:val="00705DF0"/>
    <w:rsid w:val="007073F7"/>
    <w:rsid w:val="007102A4"/>
    <w:rsid w:val="00713D26"/>
    <w:rsid w:val="00716BA4"/>
    <w:rsid w:val="00716C34"/>
    <w:rsid w:val="00717867"/>
    <w:rsid w:val="00720BE1"/>
    <w:rsid w:val="007215DE"/>
    <w:rsid w:val="00724F43"/>
    <w:rsid w:val="007256AC"/>
    <w:rsid w:val="00731851"/>
    <w:rsid w:val="00731E6B"/>
    <w:rsid w:val="00733994"/>
    <w:rsid w:val="007340EF"/>
    <w:rsid w:val="00736244"/>
    <w:rsid w:val="00736545"/>
    <w:rsid w:val="00737DAB"/>
    <w:rsid w:val="007400BD"/>
    <w:rsid w:val="00740DE2"/>
    <w:rsid w:val="00741D33"/>
    <w:rsid w:val="0074464D"/>
    <w:rsid w:val="0074753B"/>
    <w:rsid w:val="00747D11"/>
    <w:rsid w:val="00751586"/>
    <w:rsid w:val="00756E14"/>
    <w:rsid w:val="00763456"/>
    <w:rsid w:val="00772696"/>
    <w:rsid w:val="0077743D"/>
    <w:rsid w:val="00782188"/>
    <w:rsid w:val="00782BD9"/>
    <w:rsid w:val="00782CAB"/>
    <w:rsid w:val="00782CE1"/>
    <w:rsid w:val="00783685"/>
    <w:rsid w:val="00784088"/>
    <w:rsid w:val="00785C39"/>
    <w:rsid w:val="00785D6C"/>
    <w:rsid w:val="00786336"/>
    <w:rsid w:val="007902B6"/>
    <w:rsid w:val="00793112"/>
    <w:rsid w:val="007952B3"/>
    <w:rsid w:val="0079704C"/>
    <w:rsid w:val="007A33B6"/>
    <w:rsid w:val="007A765D"/>
    <w:rsid w:val="007B072C"/>
    <w:rsid w:val="007B0F75"/>
    <w:rsid w:val="007C0B21"/>
    <w:rsid w:val="007C13DD"/>
    <w:rsid w:val="007C4A6D"/>
    <w:rsid w:val="007C5967"/>
    <w:rsid w:val="007C5C5B"/>
    <w:rsid w:val="007D00B0"/>
    <w:rsid w:val="007D66CB"/>
    <w:rsid w:val="007D6917"/>
    <w:rsid w:val="007E011A"/>
    <w:rsid w:val="007E2A6C"/>
    <w:rsid w:val="007E5DF2"/>
    <w:rsid w:val="007E6939"/>
    <w:rsid w:val="007E7A99"/>
    <w:rsid w:val="007F07CC"/>
    <w:rsid w:val="007F433E"/>
    <w:rsid w:val="008001F9"/>
    <w:rsid w:val="0080796B"/>
    <w:rsid w:val="00811C36"/>
    <w:rsid w:val="00812816"/>
    <w:rsid w:val="0081719A"/>
    <w:rsid w:val="008316A6"/>
    <w:rsid w:val="008317D2"/>
    <w:rsid w:val="00833137"/>
    <w:rsid w:val="008371F2"/>
    <w:rsid w:val="00846254"/>
    <w:rsid w:val="00850121"/>
    <w:rsid w:val="00857C0A"/>
    <w:rsid w:val="00860D2A"/>
    <w:rsid w:val="00865925"/>
    <w:rsid w:val="0087236B"/>
    <w:rsid w:val="0087762A"/>
    <w:rsid w:val="008842F9"/>
    <w:rsid w:val="00884C8D"/>
    <w:rsid w:val="0088510A"/>
    <w:rsid w:val="00885278"/>
    <w:rsid w:val="00894E05"/>
    <w:rsid w:val="008A3B48"/>
    <w:rsid w:val="008A42DA"/>
    <w:rsid w:val="008A56C5"/>
    <w:rsid w:val="008A64CF"/>
    <w:rsid w:val="008A7981"/>
    <w:rsid w:val="008B0349"/>
    <w:rsid w:val="008B034B"/>
    <w:rsid w:val="008B145C"/>
    <w:rsid w:val="008B27ED"/>
    <w:rsid w:val="008B5A91"/>
    <w:rsid w:val="008D6E5A"/>
    <w:rsid w:val="008D6EED"/>
    <w:rsid w:val="008D7FC4"/>
    <w:rsid w:val="008E1F48"/>
    <w:rsid w:val="008F2505"/>
    <w:rsid w:val="009000D8"/>
    <w:rsid w:val="00900D66"/>
    <w:rsid w:val="00901567"/>
    <w:rsid w:val="00901A33"/>
    <w:rsid w:val="00905A5A"/>
    <w:rsid w:val="009158FD"/>
    <w:rsid w:val="00915D7B"/>
    <w:rsid w:val="009162A6"/>
    <w:rsid w:val="00916813"/>
    <w:rsid w:val="009172AF"/>
    <w:rsid w:val="00920924"/>
    <w:rsid w:val="00920AD2"/>
    <w:rsid w:val="00923781"/>
    <w:rsid w:val="00925C6E"/>
    <w:rsid w:val="00926312"/>
    <w:rsid w:val="00927C82"/>
    <w:rsid w:val="00930202"/>
    <w:rsid w:val="00931E8A"/>
    <w:rsid w:val="00933132"/>
    <w:rsid w:val="00934DEC"/>
    <w:rsid w:val="009379E8"/>
    <w:rsid w:val="00940249"/>
    <w:rsid w:val="00940963"/>
    <w:rsid w:val="009425BC"/>
    <w:rsid w:val="00942D64"/>
    <w:rsid w:val="0094366A"/>
    <w:rsid w:val="009436E6"/>
    <w:rsid w:val="0094672D"/>
    <w:rsid w:val="00951278"/>
    <w:rsid w:val="00951A0B"/>
    <w:rsid w:val="009524D1"/>
    <w:rsid w:val="00956356"/>
    <w:rsid w:val="009566CA"/>
    <w:rsid w:val="00962067"/>
    <w:rsid w:val="0096384D"/>
    <w:rsid w:val="009644C0"/>
    <w:rsid w:val="00965C3B"/>
    <w:rsid w:val="00973B52"/>
    <w:rsid w:val="00974E98"/>
    <w:rsid w:val="00977143"/>
    <w:rsid w:val="00983B55"/>
    <w:rsid w:val="00985786"/>
    <w:rsid w:val="0098721D"/>
    <w:rsid w:val="00995469"/>
    <w:rsid w:val="009958A6"/>
    <w:rsid w:val="00996940"/>
    <w:rsid w:val="009A4E66"/>
    <w:rsid w:val="009A7189"/>
    <w:rsid w:val="009B3948"/>
    <w:rsid w:val="009B3B3F"/>
    <w:rsid w:val="009B40D1"/>
    <w:rsid w:val="009C4A69"/>
    <w:rsid w:val="009C5DD9"/>
    <w:rsid w:val="009D1878"/>
    <w:rsid w:val="009D6C65"/>
    <w:rsid w:val="009D6D83"/>
    <w:rsid w:val="009D717A"/>
    <w:rsid w:val="009E2E05"/>
    <w:rsid w:val="009E2ECC"/>
    <w:rsid w:val="009E4AE8"/>
    <w:rsid w:val="009E670F"/>
    <w:rsid w:val="009E7A16"/>
    <w:rsid w:val="009F4248"/>
    <w:rsid w:val="00A01171"/>
    <w:rsid w:val="00A03D25"/>
    <w:rsid w:val="00A060E2"/>
    <w:rsid w:val="00A10F84"/>
    <w:rsid w:val="00A1324E"/>
    <w:rsid w:val="00A13363"/>
    <w:rsid w:val="00A13FDD"/>
    <w:rsid w:val="00A202C2"/>
    <w:rsid w:val="00A261C0"/>
    <w:rsid w:val="00A30043"/>
    <w:rsid w:val="00A300C8"/>
    <w:rsid w:val="00A31A05"/>
    <w:rsid w:val="00A32689"/>
    <w:rsid w:val="00A372A6"/>
    <w:rsid w:val="00A40BAE"/>
    <w:rsid w:val="00A5467B"/>
    <w:rsid w:val="00A63325"/>
    <w:rsid w:val="00A64E86"/>
    <w:rsid w:val="00A66958"/>
    <w:rsid w:val="00A70CCB"/>
    <w:rsid w:val="00A71489"/>
    <w:rsid w:val="00A7270C"/>
    <w:rsid w:val="00A731AD"/>
    <w:rsid w:val="00A773D6"/>
    <w:rsid w:val="00A804E8"/>
    <w:rsid w:val="00A80CBD"/>
    <w:rsid w:val="00A82DF2"/>
    <w:rsid w:val="00A843D6"/>
    <w:rsid w:val="00A852ED"/>
    <w:rsid w:val="00A852FC"/>
    <w:rsid w:val="00A85E10"/>
    <w:rsid w:val="00A8675F"/>
    <w:rsid w:val="00A90BB3"/>
    <w:rsid w:val="00A9388F"/>
    <w:rsid w:val="00AA17A5"/>
    <w:rsid w:val="00AA327C"/>
    <w:rsid w:val="00AA392F"/>
    <w:rsid w:val="00AA744C"/>
    <w:rsid w:val="00AB49C5"/>
    <w:rsid w:val="00AB4CBE"/>
    <w:rsid w:val="00AC21A9"/>
    <w:rsid w:val="00AC4312"/>
    <w:rsid w:val="00AC440C"/>
    <w:rsid w:val="00AC586E"/>
    <w:rsid w:val="00AE00EF"/>
    <w:rsid w:val="00AF14F6"/>
    <w:rsid w:val="00AF215E"/>
    <w:rsid w:val="00AF7F43"/>
    <w:rsid w:val="00B03311"/>
    <w:rsid w:val="00B04AA6"/>
    <w:rsid w:val="00B10067"/>
    <w:rsid w:val="00B10B35"/>
    <w:rsid w:val="00B1186C"/>
    <w:rsid w:val="00B21C75"/>
    <w:rsid w:val="00B24CDC"/>
    <w:rsid w:val="00B27403"/>
    <w:rsid w:val="00B27B3D"/>
    <w:rsid w:val="00B307D0"/>
    <w:rsid w:val="00B33CE6"/>
    <w:rsid w:val="00B340A0"/>
    <w:rsid w:val="00B35901"/>
    <w:rsid w:val="00B37218"/>
    <w:rsid w:val="00B37B62"/>
    <w:rsid w:val="00B44334"/>
    <w:rsid w:val="00B447F8"/>
    <w:rsid w:val="00B448DA"/>
    <w:rsid w:val="00B476F5"/>
    <w:rsid w:val="00B476FD"/>
    <w:rsid w:val="00B5524F"/>
    <w:rsid w:val="00B6744D"/>
    <w:rsid w:val="00B713C8"/>
    <w:rsid w:val="00B752CD"/>
    <w:rsid w:val="00B75B76"/>
    <w:rsid w:val="00B8271A"/>
    <w:rsid w:val="00B82AD9"/>
    <w:rsid w:val="00B83C93"/>
    <w:rsid w:val="00B9249F"/>
    <w:rsid w:val="00B94D1F"/>
    <w:rsid w:val="00B96D95"/>
    <w:rsid w:val="00BA2FB6"/>
    <w:rsid w:val="00BA4C72"/>
    <w:rsid w:val="00BA54B1"/>
    <w:rsid w:val="00BA6826"/>
    <w:rsid w:val="00BA72A3"/>
    <w:rsid w:val="00BB0DC2"/>
    <w:rsid w:val="00BB1DEF"/>
    <w:rsid w:val="00BB6B46"/>
    <w:rsid w:val="00BB6B94"/>
    <w:rsid w:val="00BC3ED5"/>
    <w:rsid w:val="00BC61F8"/>
    <w:rsid w:val="00BC663B"/>
    <w:rsid w:val="00BC775F"/>
    <w:rsid w:val="00BD166D"/>
    <w:rsid w:val="00BD1B6D"/>
    <w:rsid w:val="00BD1E85"/>
    <w:rsid w:val="00BD3FF5"/>
    <w:rsid w:val="00BD4CE7"/>
    <w:rsid w:val="00BD5569"/>
    <w:rsid w:val="00BE2B3A"/>
    <w:rsid w:val="00BE570B"/>
    <w:rsid w:val="00BE7203"/>
    <w:rsid w:val="00BF4CE5"/>
    <w:rsid w:val="00BF5E57"/>
    <w:rsid w:val="00C05228"/>
    <w:rsid w:val="00C0616F"/>
    <w:rsid w:val="00C065FE"/>
    <w:rsid w:val="00C07A72"/>
    <w:rsid w:val="00C1074B"/>
    <w:rsid w:val="00C14790"/>
    <w:rsid w:val="00C15CEE"/>
    <w:rsid w:val="00C16559"/>
    <w:rsid w:val="00C22201"/>
    <w:rsid w:val="00C22441"/>
    <w:rsid w:val="00C226C3"/>
    <w:rsid w:val="00C25041"/>
    <w:rsid w:val="00C25814"/>
    <w:rsid w:val="00C26E47"/>
    <w:rsid w:val="00C27693"/>
    <w:rsid w:val="00C27F4A"/>
    <w:rsid w:val="00C31256"/>
    <w:rsid w:val="00C33F13"/>
    <w:rsid w:val="00C378C4"/>
    <w:rsid w:val="00C47BCC"/>
    <w:rsid w:val="00C51DF0"/>
    <w:rsid w:val="00C53A1B"/>
    <w:rsid w:val="00C5410C"/>
    <w:rsid w:val="00C63862"/>
    <w:rsid w:val="00C643EA"/>
    <w:rsid w:val="00C650D6"/>
    <w:rsid w:val="00C67A54"/>
    <w:rsid w:val="00C707D2"/>
    <w:rsid w:val="00C716C0"/>
    <w:rsid w:val="00C71B4F"/>
    <w:rsid w:val="00C73194"/>
    <w:rsid w:val="00C73C44"/>
    <w:rsid w:val="00C90A04"/>
    <w:rsid w:val="00C958DC"/>
    <w:rsid w:val="00CA24E4"/>
    <w:rsid w:val="00CA2A49"/>
    <w:rsid w:val="00CA45FD"/>
    <w:rsid w:val="00CA6069"/>
    <w:rsid w:val="00CA76BE"/>
    <w:rsid w:val="00CB10A6"/>
    <w:rsid w:val="00CB2BA7"/>
    <w:rsid w:val="00CB300E"/>
    <w:rsid w:val="00CB44F9"/>
    <w:rsid w:val="00CB55A7"/>
    <w:rsid w:val="00CB63CA"/>
    <w:rsid w:val="00CB6BA0"/>
    <w:rsid w:val="00CB7490"/>
    <w:rsid w:val="00CC2839"/>
    <w:rsid w:val="00CC6813"/>
    <w:rsid w:val="00CD16FE"/>
    <w:rsid w:val="00CD1F84"/>
    <w:rsid w:val="00CD25DB"/>
    <w:rsid w:val="00CD4405"/>
    <w:rsid w:val="00CD5516"/>
    <w:rsid w:val="00CD57C6"/>
    <w:rsid w:val="00CE01B5"/>
    <w:rsid w:val="00CE1C5D"/>
    <w:rsid w:val="00CE3706"/>
    <w:rsid w:val="00CE691E"/>
    <w:rsid w:val="00CE7758"/>
    <w:rsid w:val="00CE78EF"/>
    <w:rsid w:val="00CF2F0B"/>
    <w:rsid w:val="00CF526B"/>
    <w:rsid w:val="00CF5E9C"/>
    <w:rsid w:val="00CF65CF"/>
    <w:rsid w:val="00D0395C"/>
    <w:rsid w:val="00D0411E"/>
    <w:rsid w:val="00D04825"/>
    <w:rsid w:val="00D05476"/>
    <w:rsid w:val="00D06864"/>
    <w:rsid w:val="00D10402"/>
    <w:rsid w:val="00D15EC2"/>
    <w:rsid w:val="00D16549"/>
    <w:rsid w:val="00D179C7"/>
    <w:rsid w:val="00D179E2"/>
    <w:rsid w:val="00D20C51"/>
    <w:rsid w:val="00D2172C"/>
    <w:rsid w:val="00D21F77"/>
    <w:rsid w:val="00D257CD"/>
    <w:rsid w:val="00D33139"/>
    <w:rsid w:val="00D3770F"/>
    <w:rsid w:val="00D41F2D"/>
    <w:rsid w:val="00D4442E"/>
    <w:rsid w:val="00D4697E"/>
    <w:rsid w:val="00D46D7F"/>
    <w:rsid w:val="00D47FDB"/>
    <w:rsid w:val="00D52D5F"/>
    <w:rsid w:val="00D62062"/>
    <w:rsid w:val="00D62261"/>
    <w:rsid w:val="00D6335D"/>
    <w:rsid w:val="00D63D36"/>
    <w:rsid w:val="00D67CF0"/>
    <w:rsid w:val="00D77457"/>
    <w:rsid w:val="00D9061D"/>
    <w:rsid w:val="00D94480"/>
    <w:rsid w:val="00D95249"/>
    <w:rsid w:val="00D96057"/>
    <w:rsid w:val="00D97416"/>
    <w:rsid w:val="00DA0A13"/>
    <w:rsid w:val="00DA133B"/>
    <w:rsid w:val="00DA669B"/>
    <w:rsid w:val="00DA6723"/>
    <w:rsid w:val="00DB2C4B"/>
    <w:rsid w:val="00DB7466"/>
    <w:rsid w:val="00DC7EAE"/>
    <w:rsid w:val="00DD1268"/>
    <w:rsid w:val="00DD1E6B"/>
    <w:rsid w:val="00DD37C2"/>
    <w:rsid w:val="00DD7994"/>
    <w:rsid w:val="00DD7BB5"/>
    <w:rsid w:val="00DE0904"/>
    <w:rsid w:val="00DE0DBE"/>
    <w:rsid w:val="00DE6446"/>
    <w:rsid w:val="00DE7053"/>
    <w:rsid w:val="00DF155B"/>
    <w:rsid w:val="00DF19F1"/>
    <w:rsid w:val="00DF2087"/>
    <w:rsid w:val="00DF50DC"/>
    <w:rsid w:val="00E00A8B"/>
    <w:rsid w:val="00E03EC4"/>
    <w:rsid w:val="00E12E7F"/>
    <w:rsid w:val="00E135BA"/>
    <w:rsid w:val="00E1385D"/>
    <w:rsid w:val="00E15783"/>
    <w:rsid w:val="00E16639"/>
    <w:rsid w:val="00E1745C"/>
    <w:rsid w:val="00E17627"/>
    <w:rsid w:val="00E20032"/>
    <w:rsid w:val="00E21726"/>
    <w:rsid w:val="00E21973"/>
    <w:rsid w:val="00E220BC"/>
    <w:rsid w:val="00E24A88"/>
    <w:rsid w:val="00E24DEC"/>
    <w:rsid w:val="00E258EF"/>
    <w:rsid w:val="00E305F9"/>
    <w:rsid w:val="00E31107"/>
    <w:rsid w:val="00E32758"/>
    <w:rsid w:val="00E32946"/>
    <w:rsid w:val="00E347D3"/>
    <w:rsid w:val="00E42894"/>
    <w:rsid w:val="00E42F84"/>
    <w:rsid w:val="00E445A9"/>
    <w:rsid w:val="00E44C89"/>
    <w:rsid w:val="00E452CE"/>
    <w:rsid w:val="00E47674"/>
    <w:rsid w:val="00E53E76"/>
    <w:rsid w:val="00E55567"/>
    <w:rsid w:val="00E5720E"/>
    <w:rsid w:val="00E6054F"/>
    <w:rsid w:val="00E60A8C"/>
    <w:rsid w:val="00E63A9A"/>
    <w:rsid w:val="00E73326"/>
    <w:rsid w:val="00E74129"/>
    <w:rsid w:val="00E770C6"/>
    <w:rsid w:val="00E87FC2"/>
    <w:rsid w:val="00E90D96"/>
    <w:rsid w:val="00E9420F"/>
    <w:rsid w:val="00E9707D"/>
    <w:rsid w:val="00EA1048"/>
    <w:rsid w:val="00EA1D7C"/>
    <w:rsid w:val="00EA1F2A"/>
    <w:rsid w:val="00EA2AD6"/>
    <w:rsid w:val="00EA46F1"/>
    <w:rsid w:val="00EA49F5"/>
    <w:rsid w:val="00EA5086"/>
    <w:rsid w:val="00EA6A73"/>
    <w:rsid w:val="00EB27FA"/>
    <w:rsid w:val="00EB5D6A"/>
    <w:rsid w:val="00EC10D0"/>
    <w:rsid w:val="00EC25E6"/>
    <w:rsid w:val="00EC6A1D"/>
    <w:rsid w:val="00EC7354"/>
    <w:rsid w:val="00ED17C8"/>
    <w:rsid w:val="00ED2052"/>
    <w:rsid w:val="00ED2764"/>
    <w:rsid w:val="00ED42BF"/>
    <w:rsid w:val="00EE0CA6"/>
    <w:rsid w:val="00EE4947"/>
    <w:rsid w:val="00EE4E6A"/>
    <w:rsid w:val="00F009E8"/>
    <w:rsid w:val="00F00D04"/>
    <w:rsid w:val="00F13411"/>
    <w:rsid w:val="00F176B4"/>
    <w:rsid w:val="00F26B90"/>
    <w:rsid w:val="00F279F1"/>
    <w:rsid w:val="00F30960"/>
    <w:rsid w:val="00F337ED"/>
    <w:rsid w:val="00F349BA"/>
    <w:rsid w:val="00F40B46"/>
    <w:rsid w:val="00F43415"/>
    <w:rsid w:val="00F440E5"/>
    <w:rsid w:val="00F51895"/>
    <w:rsid w:val="00F555B3"/>
    <w:rsid w:val="00F55759"/>
    <w:rsid w:val="00F57E93"/>
    <w:rsid w:val="00F62084"/>
    <w:rsid w:val="00F64235"/>
    <w:rsid w:val="00F71459"/>
    <w:rsid w:val="00F74B96"/>
    <w:rsid w:val="00F753E3"/>
    <w:rsid w:val="00F75851"/>
    <w:rsid w:val="00F76DFC"/>
    <w:rsid w:val="00F80735"/>
    <w:rsid w:val="00F8172D"/>
    <w:rsid w:val="00F82AE4"/>
    <w:rsid w:val="00F83E88"/>
    <w:rsid w:val="00F842C9"/>
    <w:rsid w:val="00F85D19"/>
    <w:rsid w:val="00F87C88"/>
    <w:rsid w:val="00F9190C"/>
    <w:rsid w:val="00F933F2"/>
    <w:rsid w:val="00F9637F"/>
    <w:rsid w:val="00FA24EA"/>
    <w:rsid w:val="00FA2DEE"/>
    <w:rsid w:val="00FB0823"/>
    <w:rsid w:val="00FB1DF0"/>
    <w:rsid w:val="00FB2D48"/>
    <w:rsid w:val="00FB3839"/>
    <w:rsid w:val="00FB3FB1"/>
    <w:rsid w:val="00FB44BC"/>
    <w:rsid w:val="00FB6206"/>
    <w:rsid w:val="00FC07FD"/>
    <w:rsid w:val="00FC5ED1"/>
    <w:rsid w:val="00FC6068"/>
    <w:rsid w:val="00FD7041"/>
    <w:rsid w:val="00FE12F2"/>
    <w:rsid w:val="00FE3EA8"/>
    <w:rsid w:val="00FE7A84"/>
    <w:rsid w:val="00FF102F"/>
    <w:rsid w:val="00FF1F4D"/>
    <w:rsid w:val="00FF41D7"/>
    <w:rsid w:val="00FF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8371"/>
  <w14:defaultImageDpi w14:val="32767"/>
  <w15:chartTrackingRefBased/>
  <w15:docId w15:val="{A1820F66-7EF7-6E4A-8562-4BC5A3E5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Richard Coffman" w:date="2026-09-25T20:08:00Z">
        <w:pPr/>
      </w:pPrChange>
    </w:pPr>
    <w:rPr>
      <w:rFonts w:ascii="Times New Roman" w:eastAsia="Times New Roman" w:hAnsi="Times New Roman" w:cs="Times New Roman"/>
      <w:rPrChange w:id="0" w:author="Richard Coffman" w:date="2026-09-25T20:08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F25"/>
    <w:pPr>
      <w:ind w:left="720"/>
      <w:pPrChange w:id="1" w:author="Richard Coffman" w:date="2026-09-25T20:08:00Z">
        <w:pPr>
          <w:ind w:left="720"/>
          <w:contextualSpacing/>
        </w:pPr>
      </w:pPrChange>
    </w:pPr>
    <w:rPr>
      <w:rPrChange w:id="1" w:author="Richard Coffman" w:date="2026-09-25T20:08:00Z">
        <w:rPr>
          <w:sz w:val="24"/>
          <w:szCs w:val="24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7840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4088"/>
  </w:style>
  <w:style w:type="paragraph" w:styleId="Footer">
    <w:name w:val="footer"/>
    <w:basedOn w:val="Normal"/>
    <w:link w:val="FooterChar"/>
    <w:rsid w:val="00673F42"/>
    <w:pPr>
      <w:tabs>
        <w:tab w:val="center" w:pos="4320"/>
        <w:tab w:val="right" w:pos="8640"/>
      </w:tabs>
      <w:pPrChange w:id="2" w:author="Richard Coffman" w:date="2026-09-25T20:08:00Z">
        <w:pPr>
          <w:tabs>
            <w:tab w:val="center" w:pos="4680"/>
            <w:tab w:val="right" w:pos="9360"/>
          </w:tabs>
        </w:pPr>
      </w:pPrChange>
    </w:pPr>
    <w:rPr>
      <w:rPrChange w:id="2" w:author="Richard Coffman" w:date="2026-09-25T20:08:00Z">
        <w:rPr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784088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rsid w:val="00673F42"/>
    <w:rPr>
      <w:rPrChange w:id="3" w:author="Richard Coffman" w:date="2026-09-25T20:08:00Z">
        <w:rPr/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95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Eversole</dc:creator>
  <cp:keywords/>
  <dc:description/>
  <cp:lastModifiedBy>Arthur Souza Rodrigues</cp:lastModifiedBy>
  <cp:revision>1</cp:revision>
  <dcterms:created xsi:type="dcterms:W3CDTF">2023-01-11T19:21:00Z</dcterms:created>
  <dcterms:modified xsi:type="dcterms:W3CDTF">2026-09-26T00:08:00Z</dcterms:modified>
</cp:coreProperties>
</file>