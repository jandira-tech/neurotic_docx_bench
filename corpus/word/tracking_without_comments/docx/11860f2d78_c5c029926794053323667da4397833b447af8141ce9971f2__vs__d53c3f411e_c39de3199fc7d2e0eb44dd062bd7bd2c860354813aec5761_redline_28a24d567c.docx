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0C002" w14:textId="77777777" w:rsidR="00452900" w:rsidRDefault="00452900" w:rsidP="00452900">
      <w:pPr>
        <w:outlineLvl w:val="0"/>
        <w:rPr>
          <w:ins w:id="7" w:author="Andrew Wynne" w:date="2026-09-25T20:05:00Z" w16du:dateUtc="2026-09-26T00:05:00Z"/>
          <w:rFonts w:ascii="Tahoma" w:hAnsi="Tahoma" w:cs="Tahoma"/>
          <w:sz w:val="20"/>
          <w:szCs w:val="20"/>
          <w:lang w:val="en-US" w:eastAsia="en-GB"/>
        </w:rPr>
      </w:pPr>
      <w:ins w:id="8" w:author="Andrew Wynne" w:date="2026-09-25T20:05:00Z" w16du:dateUtc="2026-09-26T00:05:00Z">
        <w:r>
          <w:rPr>
            <w:rFonts w:ascii="Tahoma" w:hAnsi="Tahoma" w:cs="Tahoma"/>
            <w:b/>
            <w:bCs/>
            <w:sz w:val="20"/>
            <w:szCs w:val="20"/>
            <w:lang w:val="en-US" w:eastAsia="en-GB"/>
          </w:rPr>
          <w:t>From:</w:t>
        </w:r>
        <w:r>
          <w:rPr>
            <w:rFonts w:ascii="Tahoma" w:hAnsi="Tahoma" w:cs="Tahoma"/>
            <w:sz w:val="20"/>
            <w:szCs w:val="20"/>
            <w:lang w:val="en-US" w:eastAsia="en-GB"/>
          </w:rPr>
          <w:t xml:space="preserve"> Tim Screen </w:t>
        </w:r>
        <w:r>
          <w:rPr>
            <w:rFonts w:ascii="Tahoma" w:hAnsi="Tahoma" w:cs="Tahoma"/>
            <w:sz w:val="20"/>
            <w:szCs w:val="20"/>
            <w:lang w:val="en-US" w:eastAsia="en-GB"/>
          </w:rPr>
          <w:br/>
        </w:r>
        <w:r>
          <w:rPr>
            <w:rFonts w:ascii="Tahoma" w:hAnsi="Tahoma" w:cs="Tahoma"/>
            <w:b/>
            <w:bCs/>
            <w:sz w:val="20"/>
            <w:szCs w:val="20"/>
            <w:lang w:val="en-US" w:eastAsia="en-GB"/>
          </w:rPr>
          <w:t>Sent:</w:t>
        </w:r>
        <w:r>
          <w:rPr>
            <w:rFonts w:ascii="Tahoma" w:hAnsi="Tahoma" w:cs="Tahoma"/>
            <w:sz w:val="20"/>
            <w:szCs w:val="20"/>
            <w:lang w:val="en-US" w:eastAsia="en-GB"/>
          </w:rPr>
          <w:t xml:space="preserve"> 24 July 2018 16:11</w:t>
        </w:r>
        <w:r>
          <w:rPr>
            <w:rFonts w:ascii="Tahoma" w:hAnsi="Tahoma" w:cs="Tahoma"/>
            <w:sz w:val="20"/>
            <w:szCs w:val="20"/>
            <w:lang w:val="en-US" w:eastAsia="en-GB"/>
          </w:rPr>
          <w:br/>
        </w:r>
        <w:r>
          <w:rPr>
            <w:rFonts w:ascii="Tahoma" w:hAnsi="Tahoma" w:cs="Tahoma"/>
            <w:b/>
            <w:bCs/>
            <w:sz w:val="20"/>
            <w:szCs w:val="20"/>
            <w:lang w:val="en-US" w:eastAsia="en-GB"/>
          </w:rPr>
          <w:t>To:</w:t>
        </w:r>
        <w:r>
          <w:rPr>
            <w:rFonts w:ascii="Tahoma" w:hAnsi="Tahoma" w:cs="Tahoma"/>
            <w:sz w:val="20"/>
            <w:szCs w:val="20"/>
            <w:lang w:val="en-US" w:eastAsia="en-GB"/>
          </w:rPr>
          <w:t xml:space="preserve"> Bob Neville</w:t>
        </w:r>
        <w:r>
          <w:rPr>
            <w:rFonts w:ascii="Tahoma" w:hAnsi="Tahoma" w:cs="Tahoma"/>
            <w:sz w:val="20"/>
            <w:szCs w:val="20"/>
            <w:lang w:val="en-US" w:eastAsia="en-GB"/>
          </w:rPr>
          <w:br/>
        </w:r>
        <w:r>
          <w:rPr>
            <w:rFonts w:ascii="Tahoma" w:hAnsi="Tahoma" w:cs="Tahoma"/>
            <w:b/>
            <w:bCs/>
            <w:sz w:val="20"/>
            <w:szCs w:val="20"/>
            <w:lang w:val="en-US" w:eastAsia="en-GB"/>
          </w:rPr>
          <w:t>Subject:</w:t>
        </w:r>
        <w:r>
          <w:rPr>
            <w:rFonts w:ascii="Tahoma" w:hAnsi="Tahoma" w:cs="Tahoma"/>
            <w:sz w:val="20"/>
            <w:szCs w:val="20"/>
            <w:lang w:val="en-US" w:eastAsia="en-GB"/>
          </w:rPr>
          <w:t xml:space="preserve"> FW: 18/01167/F - Muddle Barn Farm Colony Road Sibford Gower</w:t>
        </w:r>
      </w:ins>
    </w:p>
    <w:p w14:paraId="5742DE3F" w14:textId="77777777" w:rsidR="00452900" w:rsidRDefault="00452900" w:rsidP="00452900">
      <w:pPr>
        <w:rPr>
          <w:ins w:id="9" w:author="Andrew Wynne" w:date="2026-09-25T20:05:00Z" w16du:dateUtc="2026-09-26T00:05:00Z"/>
        </w:rPr>
      </w:pPr>
    </w:p>
    <w:p w14:paraId="3B5508B4" w14:textId="77777777" w:rsidR="00452900" w:rsidRDefault="00452900" w:rsidP="00452900">
      <w:pPr>
        <w:rPr>
          <w:ins w:id="10" w:author="Andrew Wynne" w:date="2026-09-25T20:05:00Z" w16du:dateUtc="2026-09-26T00:05:00Z"/>
          <w:rFonts w:ascii="Arial" w:hAnsi="Arial" w:cs="Arial"/>
        </w:rPr>
      </w:pPr>
      <w:ins w:id="11" w:author="Andrew Wynne" w:date="2026-09-25T20:05:00Z" w16du:dateUtc="2026-09-26T00:05:00Z">
        <w:r>
          <w:rPr>
            <w:rFonts w:ascii="Arial" w:hAnsi="Arial" w:cs="Arial"/>
          </w:rPr>
          <w:t>Bob</w:t>
        </w:r>
      </w:ins>
    </w:p>
    <w:p w14:paraId="483BB7DC" w14:textId="77777777" w:rsidR="00452900" w:rsidRDefault="00452900" w:rsidP="00452900">
      <w:pPr>
        <w:rPr>
          <w:ins w:id="12" w:author="Andrew Wynne" w:date="2026-09-25T20:05:00Z" w16du:dateUtc="2026-09-26T00:05:00Z"/>
          <w:rFonts w:ascii="Arial" w:hAnsi="Arial" w:cs="Arial"/>
          <w:color w:val="1F497D"/>
        </w:rPr>
      </w:pPr>
    </w:p>
    <w:p w14:paraId="039B16CF" w14:textId="72415D0E" w:rsidR="00F364AF" w:rsidRPr="00236EA4" w:rsidRDefault="00452900" w:rsidP="00F364AF">
      <w:pPr>
        <w:rPr>
          <w:del w:id="13" w:author="Andrew Wynne" w:date="2026-09-25T20:05:00Z" w16du:dateUtc="2026-09-26T00:05:00Z"/>
          <w:rFonts w:ascii="Times New Roman" w:eastAsia="Times New Roman" w:hAnsi="Times New Roman" w:cs="Times New Roman"/>
        </w:rPr>
      </w:pPr>
      <w:ins w:id="14" w:author="Andrew Wynne" w:date="2026-09-25T20:05:00Z" w16du:dateUtc="2026-09-26T00:05:00Z">
        <w:r>
          <w:rPr>
            <w:rFonts w:ascii="Arial" w:hAnsi="Arial" w:cs="Arial"/>
          </w:rPr>
          <w:t xml:space="preserve">I can </w:t>
        </w:r>
      </w:ins>
      <w:del w:id="15" w:author="Andrew Wynne" w:date="2026-09-25T20:05:00Z" w16du:dateUtc="2026-09-26T00:05:00Z">
        <w:r w:rsidR="00F364AF" w:rsidRPr="00236EA4">
          <w:rPr>
            <w:rFonts w:ascii="Times New Roman" w:eastAsia="Times New Roman" w:hAnsi="Times New Roman" w:cs="Times New Roman"/>
          </w:rPr>
          <w:delText>PTO</w:delText>
        </w:r>
        <w:r w:rsidR="00CC61B7" w:rsidRPr="00236EA4">
          <w:rPr>
            <w:rFonts w:ascii="Times New Roman" w:eastAsia="Times New Roman" w:hAnsi="Times New Roman" w:cs="Times New Roman"/>
          </w:rPr>
          <w:delText xml:space="preserve"> </w:delText>
        </w:r>
        <w:r w:rsidR="00F364AF" w:rsidRPr="00236EA4">
          <w:rPr>
            <w:rFonts w:ascii="Times New Roman" w:eastAsia="Times New Roman" w:hAnsi="Times New Roman" w:cs="Times New Roman"/>
          </w:rPr>
          <w:delText xml:space="preserve">Meeting </w:delText>
        </w:r>
        <w:r w:rsidR="00682C3A" w:rsidRPr="00236EA4">
          <w:rPr>
            <w:rFonts w:ascii="Times New Roman" w:eastAsia="Times New Roman" w:hAnsi="Times New Roman" w:cs="Times New Roman"/>
          </w:rPr>
          <w:delText>Minutes</w:delText>
        </w:r>
      </w:del>
    </w:p>
    <w:p w14:paraId="6FC6B0E7" w14:textId="22A46CEC" w:rsidR="00F364AF" w:rsidRPr="00236EA4" w:rsidRDefault="00E02B06" w:rsidP="00F364AF">
      <w:pPr>
        <w:rPr>
          <w:del w:id="16" w:author="Andrew Wynne" w:date="2026-09-25T20:05:00Z" w16du:dateUtc="2026-09-26T00:05:00Z"/>
          <w:rFonts w:ascii="Times New Roman" w:eastAsia="Times New Roman" w:hAnsi="Times New Roman" w:cs="Times New Roman"/>
        </w:rPr>
      </w:pPr>
      <w:del w:id="17" w:author="Andrew Wynne" w:date="2026-09-25T20:05:00Z" w16du:dateUtc="2026-09-26T00:05:00Z">
        <w:r w:rsidRPr="00236EA4">
          <w:rPr>
            <w:rFonts w:ascii="Times New Roman" w:eastAsia="Times New Roman" w:hAnsi="Times New Roman" w:cs="Times New Roman"/>
          </w:rPr>
          <w:delText>May 12, 2022</w:delText>
        </w:r>
      </w:del>
    </w:p>
    <w:p w14:paraId="347D867B" w14:textId="77777777" w:rsidR="00F364AF" w:rsidRPr="00236EA4" w:rsidRDefault="00F364AF" w:rsidP="00F364AF">
      <w:pPr>
        <w:rPr>
          <w:del w:id="18" w:author="Andrew Wynne" w:date="2026-09-25T20:05:00Z" w16du:dateUtc="2026-09-26T00:05:00Z"/>
          <w:rFonts w:ascii="Times New Roman" w:eastAsia="Times New Roman" w:hAnsi="Times New Roman" w:cs="Times New Roman"/>
        </w:rPr>
      </w:pPr>
    </w:p>
    <w:p w14:paraId="4F2C73A2" w14:textId="59279300" w:rsidR="00202D4C" w:rsidRPr="00236EA4" w:rsidRDefault="00F364AF" w:rsidP="00F364AF">
      <w:pPr>
        <w:rPr>
          <w:del w:id="19" w:author="Andrew Wynne" w:date="2026-09-25T20:05:00Z" w16du:dateUtc="2026-09-26T00:05:00Z"/>
          <w:rFonts w:ascii="Times New Roman" w:eastAsia="Times New Roman" w:hAnsi="Times New Roman" w:cs="Times New Roman"/>
        </w:rPr>
      </w:pPr>
      <w:del w:id="20" w:author="Andrew Wynne" w:date="2026-09-25T20:05:00Z" w16du:dateUtc="2026-09-26T00:05:00Z">
        <w:r w:rsidRPr="00236EA4">
          <w:rPr>
            <w:rFonts w:ascii="Times New Roman" w:eastAsia="Times New Roman" w:hAnsi="Times New Roman" w:cs="Times New Roman"/>
          </w:rPr>
          <w:delText>Call to Order at:</w:delText>
        </w:r>
        <w:r w:rsidR="00E02B06" w:rsidRPr="00236EA4">
          <w:rPr>
            <w:rFonts w:ascii="Times New Roman" w:eastAsia="Times New Roman" w:hAnsi="Times New Roman" w:cs="Times New Roman"/>
          </w:rPr>
          <w:delText xml:space="preserve"> 3:35pm</w:delText>
        </w:r>
        <w:r w:rsidR="00202D4C" w:rsidRPr="00236EA4">
          <w:rPr>
            <w:rFonts w:ascii="Times New Roman" w:eastAsia="Times New Roman" w:hAnsi="Times New Roman" w:cs="Times New Roman"/>
          </w:rPr>
          <w:tab/>
          <w:delText>by:</w:delText>
        </w:r>
        <w:r w:rsidR="00E02B06" w:rsidRPr="00236EA4">
          <w:rPr>
            <w:rFonts w:ascii="Times New Roman" w:eastAsia="Times New Roman" w:hAnsi="Times New Roman" w:cs="Times New Roman"/>
          </w:rPr>
          <w:delText xml:space="preserve"> Britney Edwards</w:delText>
        </w:r>
        <w:r w:rsidRPr="00236EA4">
          <w:rPr>
            <w:rFonts w:ascii="Times New Roman" w:eastAsia="Times New Roman" w:hAnsi="Times New Roman" w:cs="Times New Roman"/>
          </w:rPr>
          <w:br/>
        </w:r>
      </w:del>
    </w:p>
    <w:p w14:paraId="2914AF6A" w14:textId="789382DA" w:rsidR="00F364AF" w:rsidRPr="00236EA4" w:rsidRDefault="00F364AF" w:rsidP="00F364AF">
      <w:pPr>
        <w:rPr>
          <w:del w:id="21" w:author="Andrew Wynne" w:date="2026-09-25T20:05:00Z" w16du:dateUtc="2026-09-26T00:05:00Z"/>
          <w:rFonts w:ascii="Times New Roman" w:eastAsia="Times New Roman" w:hAnsi="Times New Roman" w:cs="Times New Roman"/>
        </w:rPr>
      </w:pPr>
      <w:del w:id="22" w:author="Andrew Wynne" w:date="2026-09-25T20:05:00Z" w16du:dateUtc="2026-09-26T00:05:00Z">
        <w:r w:rsidRPr="00236EA4">
          <w:rPr>
            <w:rFonts w:ascii="Times New Roman" w:eastAsia="Times New Roman" w:hAnsi="Times New Roman" w:cs="Times New Roman"/>
          </w:rPr>
          <w:delText xml:space="preserve">Minutes: </w:delText>
        </w:r>
        <w:r w:rsidR="006E171F" w:rsidRPr="00236EA4">
          <w:rPr>
            <w:rFonts w:ascii="Times New Roman" w:eastAsia="Times New Roman" w:hAnsi="Times New Roman" w:cs="Times New Roman"/>
          </w:rPr>
          <w:delText xml:space="preserve">Can be found </w:delText>
        </w:r>
        <w:r w:rsidR="00D33892" w:rsidRPr="00236EA4">
          <w:rPr>
            <w:rFonts w:ascii="Times New Roman" w:eastAsia="Times New Roman" w:hAnsi="Times New Roman" w:cs="Times New Roman"/>
          </w:rPr>
          <w:delText>online</w:delText>
        </w:r>
        <w:r w:rsidR="006E171F" w:rsidRPr="00236EA4">
          <w:rPr>
            <w:rFonts w:ascii="Times New Roman" w:eastAsia="Times New Roman" w:hAnsi="Times New Roman" w:cs="Times New Roman"/>
          </w:rPr>
          <w:delText xml:space="preserve"> either through BSD46 website or PTO’s FB page</w:delText>
        </w:r>
      </w:del>
    </w:p>
    <w:p w14:paraId="4FEE5A7C" w14:textId="77777777" w:rsidR="00F364AF" w:rsidRPr="00236EA4" w:rsidRDefault="00F364AF" w:rsidP="00F364AF">
      <w:pPr>
        <w:rPr>
          <w:del w:id="23" w:author="Andrew Wynne" w:date="2026-09-25T20:05:00Z" w16du:dateUtc="2026-09-26T00:05:00Z"/>
          <w:rFonts w:ascii="Times New Roman" w:eastAsia="Times New Roman" w:hAnsi="Times New Roman" w:cs="Times New Roman"/>
        </w:rPr>
      </w:pPr>
    </w:p>
    <w:p w14:paraId="06123652" w14:textId="680CD7E9" w:rsidR="00F364AF" w:rsidRPr="00236EA4" w:rsidRDefault="00F364AF" w:rsidP="00F364AF">
      <w:pPr>
        <w:rPr>
          <w:del w:id="24" w:author="Andrew Wynne" w:date="2026-09-25T20:05:00Z" w16du:dateUtc="2026-09-26T00:05:00Z"/>
          <w:rFonts w:ascii="Times New Roman" w:eastAsia="Times New Roman" w:hAnsi="Times New Roman" w:cs="Times New Roman"/>
        </w:rPr>
      </w:pPr>
      <w:del w:id="25" w:author="Andrew Wynne" w:date="2026-09-25T20:05:00Z" w16du:dateUtc="2026-09-26T00:05:00Z">
        <w:r w:rsidRPr="00236EA4">
          <w:rPr>
            <w:rFonts w:ascii="Times New Roman" w:eastAsia="Times New Roman" w:hAnsi="Times New Roman" w:cs="Times New Roman"/>
          </w:rPr>
          <w:delText xml:space="preserve">Principal’s Report (Trish) </w:delText>
        </w:r>
        <w:r w:rsidR="0036748A" w:rsidRPr="00236EA4">
          <w:rPr>
            <w:rFonts w:ascii="Times New Roman" w:eastAsia="Times New Roman" w:hAnsi="Times New Roman" w:cs="Times New Roman"/>
          </w:rPr>
          <w:delText>–</w:delText>
        </w:r>
        <w:r w:rsidRPr="00236EA4">
          <w:rPr>
            <w:rFonts w:ascii="Times New Roman" w:eastAsia="Times New Roman" w:hAnsi="Times New Roman" w:cs="Times New Roman"/>
          </w:rPr>
          <w:delText xml:space="preserve"> </w:delText>
        </w:r>
        <w:r w:rsidR="00E02B06" w:rsidRPr="00236EA4">
          <w:rPr>
            <w:rFonts w:ascii="Times New Roman" w:eastAsia="Times New Roman" w:hAnsi="Times New Roman" w:cs="Times New Roman"/>
          </w:rPr>
          <w:delText>no report</w:delText>
        </w:r>
      </w:del>
    </w:p>
    <w:p w14:paraId="03BA9127" w14:textId="77777777" w:rsidR="00F364AF" w:rsidRPr="00236EA4" w:rsidRDefault="00F364AF" w:rsidP="00F364AF">
      <w:pPr>
        <w:rPr>
          <w:del w:id="26" w:author="Andrew Wynne" w:date="2026-09-25T20:05:00Z" w16du:dateUtc="2026-09-26T00:05:00Z"/>
          <w:rFonts w:ascii="Times New Roman" w:eastAsia="Times New Roman" w:hAnsi="Times New Roman" w:cs="Times New Roman"/>
        </w:rPr>
      </w:pPr>
    </w:p>
    <w:p w14:paraId="0C93D207" w14:textId="45F12785" w:rsidR="00F364AF" w:rsidRPr="00236EA4" w:rsidRDefault="00F364AF" w:rsidP="00F364AF">
      <w:pPr>
        <w:rPr>
          <w:del w:id="27" w:author="Andrew Wynne" w:date="2026-09-25T20:05:00Z" w16du:dateUtc="2026-09-26T00:05:00Z"/>
          <w:rFonts w:ascii="Times New Roman" w:eastAsia="Times New Roman" w:hAnsi="Times New Roman" w:cs="Times New Roman"/>
        </w:rPr>
      </w:pPr>
      <w:del w:id="28" w:author="Andrew Wynne" w:date="2026-09-25T20:05:00Z" w16du:dateUtc="2026-09-26T00:05:00Z">
        <w:r w:rsidRPr="00236EA4">
          <w:rPr>
            <w:rFonts w:ascii="Times New Roman" w:eastAsia="Times New Roman" w:hAnsi="Times New Roman" w:cs="Times New Roman"/>
          </w:rPr>
          <w:delText>President’s Report (</w:delText>
        </w:r>
        <w:r w:rsidR="00B322BF" w:rsidRPr="00236EA4">
          <w:rPr>
            <w:rFonts w:ascii="Times New Roman" w:eastAsia="Times New Roman" w:hAnsi="Times New Roman" w:cs="Times New Roman"/>
          </w:rPr>
          <w:delText>Vacant</w:delText>
        </w:r>
        <w:r w:rsidRPr="00236EA4">
          <w:rPr>
            <w:rFonts w:ascii="Times New Roman" w:eastAsia="Times New Roman" w:hAnsi="Times New Roman" w:cs="Times New Roman"/>
          </w:rPr>
          <w:delText xml:space="preserve">) </w:delText>
        </w:r>
        <w:r w:rsidR="00B322BF" w:rsidRPr="00236EA4">
          <w:rPr>
            <w:rFonts w:ascii="Times New Roman" w:eastAsia="Times New Roman" w:hAnsi="Times New Roman" w:cs="Times New Roman"/>
          </w:rPr>
          <w:delText>– no report</w:delText>
        </w:r>
        <w:r w:rsidRPr="00236EA4">
          <w:rPr>
            <w:rFonts w:ascii="Times New Roman" w:eastAsia="Times New Roman" w:hAnsi="Times New Roman" w:cs="Times New Roman"/>
          </w:rPr>
          <w:delText xml:space="preserve"> </w:delText>
        </w:r>
      </w:del>
    </w:p>
    <w:p w14:paraId="1DED188F" w14:textId="77777777" w:rsidR="00F364AF" w:rsidRPr="00236EA4" w:rsidRDefault="00F364AF" w:rsidP="00F364AF">
      <w:pPr>
        <w:rPr>
          <w:del w:id="29" w:author="Andrew Wynne" w:date="2026-09-25T20:05:00Z" w16du:dateUtc="2026-09-26T00:05:00Z"/>
          <w:rFonts w:ascii="Times New Roman" w:eastAsia="Times New Roman" w:hAnsi="Times New Roman" w:cs="Times New Roman"/>
        </w:rPr>
      </w:pPr>
    </w:p>
    <w:p w14:paraId="796E5A96" w14:textId="3A2A1884" w:rsidR="00F364AF" w:rsidRPr="00236EA4" w:rsidRDefault="00F364AF" w:rsidP="00F364AF">
      <w:pPr>
        <w:rPr>
          <w:del w:id="30" w:author="Andrew Wynne" w:date="2026-09-25T20:05:00Z" w16du:dateUtc="2026-09-26T00:05:00Z"/>
          <w:rFonts w:ascii="Times New Roman" w:eastAsia="Times New Roman" w:hAnsi="Times New Roman" w:cs="Times New Roman"/>
        </w:rPr>
      </w:pPr>
      <w:del w:id="31" w:author="Andrew Wynne" w:date="2026-09-25T20:05:00Z" w16du:dateUtc="2026-09-26T00:05:00Z">
        <w:r w:rsidRPr="00236EA4">
          <w:rPr>
            <w:rFonts w:ascii="Times New Roman" w:eastAsia="Times New Roman" w:hAnsi="Times New Roman" w:cs="Times New Roman"/>
          </w:rPr>
          <w:delText>Treasurer’s Report (</w:delText>
        </w:r>
        <w:r w:rsidR="00B471A9" w:rsidRPr="00236EA4">
          <w:rPr>
            <w:rFonts w:ascii="Times New Roman" w:eastAsia="Times New Roman" w:hAnsi="Times New Roman" w:cs="Times New Roman"/>
          </w:rPr>
          <w:delText>Vacant</w:delText>
        </w:r>
        <w:r w:rsidRPr="00236EA4">
          <w:rPr>
            <w:rFonts w:ascii="Times New Roman" w:eastAsia="Times New Roman" w:hAnsi="Times New Roman" w:cs="Times New Roman"/>
          </w:rPr>
          <w:delText xml:space="preserve">) </w:delText>
        </w:r>
        <w:r w:rsidR="00A72CE9" w:rsidRPr="00236EA4">
          <w:rPr>
            <w:rFonts w:ascii="Times New Roman" w:eastAsia="Times New Roman" w:hAnsi="Times New Roman" w:cs="Times New Roman"/>
          </w:rPr>
          <w:delText>–</w:delText>
        </w:r>
        <w:r w:rsidRPr="00236EA4">
          <w:rPr>
            <w:rFonts w:ascii="Times New Roman" w:eastAsia="Times New Roman" w:hAnsi="Times New Roman" w:cs="Times New Roman"/>
          </w:rPr>
          <w:delText xml:space="preserve"> </w:delText>
        </w:r>
        <w:r w:rsidR="00B471A9" w:rsidRPr="00236EA4">
          <w:rPr>
            <w:rFonts w:ascii="Times New Roman" w:eastAsia="Times New Roman" w:hAnsi="Times New Roman" w:cs="Times New Roman"/>
          </w:rPr>
          <w:delText>no report</w:delText>
        </w:r>
      </w:del>
    </w:p>
    <w:p w14:paraId="19961D0A" w14:textId="77777777" w:rsidR="00F364AF" w:rsidRPr="00236EA4" w:rsidRDefault="00F364AF" w:rsidP="00F364AF">
      <w:pPr>
        <w:rPr>
          <w:del w:id="32" w:author="Andrew Wynne" w:date="2026-09-25T20:05:00Z" w16du:dateUtc="2026-09-26T00:05:00Z"/>
          <w:rFonts w:ascii="Times New Roman" w:eastAsia="Times New Roman" w:hAnsi="Times New Roman" w:cs="Times New Roman"/>
        </w:rPr>
      </w:pPr>
    </w:p>
    <w:p w14:paraId="17145B3A" w14:textId="310E5535" w:rsidR="00F364AF" w:rsidRPr="00236EA4" w:rsidRDefault="00F364AF" w:rsidP="00F364AF">
      <w:pPr>
        <w:rPr>
          <w:del w:id="33" w:author="Andrew Wynne" w:date="2026-09-25T20:05:00Z" w16du:dateUtc="2026-09-26T00:05:00Z"/>
          <w:rFonts w:ascii="Times New Roman" w:eastAsia="Times New Roman" w:hAnsi="Times New Roman" w:cs="Times New Roman"/>
        </w:rPr>
      </w:pPr>
      <w:del w:id="34" w:author="Andrew Wynne" w:date="2026-09-25T20:05:00Z" w16du:dateUtc="2026-09-26T00:05:00Z">
        <w:r w:rsidRPr="00236EA4">
          <w:rPr>
            <w:rFonts w:ascii="Times New Roman" w:eastAsia="Times New Roman" w:hAnsi="Times New Roman" w:cs="Times New Roman"/>
          </w:rPr>
          <w:delText xml:space="preserve">Committee Reports </w:delText>
        </w:r>
        <w:r w:rsidR="00AC0DDB" w:rsidRPr="00236EA4">
          <w:rPr>
            <w:rFonts w:ascii="Times New Roman" w:eastAsia="Times New Roman" w:hAnsi="Times New Roman" w:cs="Times New Roman"/>
          </w:rPr>
          <w:delText>–</w:delText>
        </w:r>
        <w:r w:rsidRPr="00236EA4">
          <w:rPr>
            <w:rFonts w:ascii="Times New Roman" w:eastAsia="Times New Roman" w:hAnsi="Times New Roman" w:cs="Times New Roman"/>
          </w:rPr>
          <w:delText xml:space="preserve"> </w:delText>
        </w:r>
        <w:r w:rsidR="00AC0DDB" w:rsidRPr="00236EA4">
          <w:rPr>
            <w:rFonts w:ascii="Times New Roman" w:eastAsia="Times New Roman" w:hAnsi="Times New Roman" w:cs="Times New Roman"/>
          </w:rPr>
          <w:delText>no reports</w:delText>
        </w:r>
      </w:del>
    </w:p>
    <w:p w14:paraId="02FC847C" w14:textId="77777777" w:rsidR="00F364AF" w:rsidRPr="00236EA4" w:rsidRDefault="00F364AF" w:rsidP="00F364AF">
      <w:pPr>
        <w:rPr>
          <w:del w:id="35" w:author="Andrew Wynne" w:date="2026-09-25T20:05:00Z" w16du:dateUtc="2026-09-26T00:05:00Z"/>
          <w:rFonts w:ascii="Times New Roman" w:eastAsia="Times New Roman" w:hAnsi="Times New Roman" w:cs="Times New Roman"/>
        </w:rPr>
      </w:pPr>
    </w:p>
    <w:p w14:paraId="5AF71D16" w14:textId="77CF4105" w:rsidR="00F364AF" w:rsidRPr="00236EA4" w:rsidRDefault="00F364AF" w:rsidP="00F364AF">
      <w:pPr>
        <w:rPr>
          <w:del w:id="36" w:author="Andrew Wynne" w:date="2026-09-25T20:05:00Z" w16du:dateUtc="2026-09-26T00:05:00Z"/>
          <w:rFonts w:ascii="Times New Roman" w:eastAsia="Times New Roman" w:hAnsi="Times New Roman" w:cs="Times New Roman"/>
          <w:b/>
          <w:bCs/>
          <w:u w:val="single"/>
        </w:rPr>
      </w:pPr>
      <w:del w:id="37" w:author="Andrew Wynne" w:date="2026-09-25T20:05:00Z" w16du:dateUtc="2026-09-26T00:05:00Z">
        <w:r w:rsidRPr="00236EA4">
          <w:rPr>
            <w:rFonts w:ascii="Times New Roman" w:eastAsia="Times New Roman" w:hAnsi="Times New Roman" w:cs="Times New Roman"/>
            <w:b/>
            <w:bCs/>
            <w:u w:val="single"/>
          </w:rPr>
          <w:delText>New Business </w:delText>
        </w:r>
      </w:del>
    </w:p>
    <w:p w14:paraId="7CECA614" w14:textId="6E09297C" w:rsidR="003E6B4B" w:rsidRPr="00236EA4" w:rsidRDefault="00814E35" w:rsidP="003E6B4B">
      <w:pPr>
        <w:rPr>
          <w:del w:id="38" w:author="Andrew Wynne" w:date="2026-09-25T20:05:00Z" w16du:dateUtc="2026-09-26T00:05:00Z"/>
          <w:rFonts w:ascii="Times New Roman" w:eastAsia="Times New Roman" w:hAnsi="Times New Roman" w:cs="Times New Roman"/>
          <w:b/>
          <w:bCs/>
          <w:i/>
          <w:iCs/>
        </w:rPr>
      </w:pPr>
      <w:del w:id="39" w:author="Andrew Wynne" w:date="2026-09-25T20:05:00Z" w16du:dateUtc="2026-09-26T00:05:00Z">
        <w:r w:rsidRPr="00236EA4">
          <w:rPr>
            <w:rFonts w:ascii="Times New Roman" w:eastAsia="Times New Roman" w:hAnsi="Times New Roman" w:cs="Times New Roman"/>
            <w:b/>
            <w:bCs/>
            <w:i/>
            <w:iCs/>
          </w:rPr>
          <w:delText xml:space="preserve">Shirley Towne </w:delText>
        </w:r>
        <w:r w:rsidR="003E6B4B" w:rsidRPr="00236EA4">
          <w:rPr>
            <w:rFonts w:ascii="Times New Roman" w:eastAsia="Times New Roman" w:hAnsi="Times New Roman" w:cs="Times New Roman"/>
            <w:b/>
            <w:bCs/>
            <w:i/>
            <w:iCs/>
          </w:rPr>
          <w:delText xml:space="preserve">made </w:delText>
        </w:r>
        <w:r w:rsidRPr="00236EA4">
          <w:rPr>
            <w:rFonts w:ascii="Times New Roman" w:eastAsia="Times New Roman" w:hAnsi="Times New Roman" w:cs="Times New Roman"/>
            <w:b/>
            <w:bCs/>
            <w:i/>
            <w:iCs/>
          </w:rPr>
          <w:delText>a</w:delText>
        </w:r>
        <w:r w:rsidR="003E6B4B" w:rsidRPr="00236EA4">
          <w:rPr>
            <w:rFonts w:ascii="Times New Roman" w:eastAsia="Times New Roman" w:hAnsi="Times New Roman" w:cs="Times New Roman"/>
            <w:b/>
            <w:bCs/>
            <w:i/>
            <w:iCs/>
          </w:rPr>
          <w:delText xml:space="preserve"> motion to </w:delText>
        </w:r>
      </w:del>
      <w:r w:rsidR="003E6B4B">
        <w:rPr>
          <w:rFonts w:ascii="Arial" w:hAnsi="Arial"/>
          <w:rPrChange w:id="40" w:author="Andrew Wynne" w:date="2026-09-25T20:05:00Z" w16du:dateUtc="2026-09-26T00:05:00Z">
            <w:rPr>
              <w:rFonts w:ascii="Times New Roman" w:eastAsia="Times New Roman" w:hAnsi="Times New Roman" w:cs="Times New Roman"/>
              <w:b/>
              <w:bCs/>
              <w:i/>
              <w:iCs/>
            </w:rPr>
          </w:rPrChange>
        </w:rPr>
        <w:t xml:space="preserve">accept </w:t>
      </w:r>
      <w:del w:id="41" w:author="Andrew Wynne" w:date="2026-09-25T20:05:00Z" w16du:dateUtc="2026-09-26T00:05:00Z">
        <w:r w:rsidRPr="00236EA4">
          <w:rPr>
            <w:rFonts w:ascii="Times New Roman" w:eastAsia="Times New Roman" w:hAnsi="Times New Roman" w:cs="Times New Roman"/>
            <w:b/>
            <w:bCs/>
            <w:i/>
            <w:iCs/>
          </w:rPr>
          <w:delText>Britney Edwards as interim President to lead today’s PTO meeting</w:delText>
        </w:r>
        <w:r w:rsidR="003E6B4B" w:rsidRPr="00236EA4">
          <w:rPr>
            <w:rFonts w:ascii="Times New Roman" w:eastAsia="Times New Roman" w:hAnsi="Times New Roman" w:cs="Times New Roman"/>
            <w:b/>
            <w:bCs/>
            <w:i/>
            <w:iCs/>
          </w:rPr>
          <w:delText>. Seconded by Mary Fickett. Passed unanimously.</w:delText>
        </w:r>
      </w:del>
    </w:p>
    <w:p w14:paraId="5523C229" w14:textId="76778FF7" w:rsidR="00F364AF" w:rsidRPr="00236EA4" w:rsidRDefault="00AC0DDB" w:rsidP="00F364AF">
      <w:pPr>
        <w:rPr>
          <w:del w:id="42" w:author="Andrew Wynne" w:date="2026-09-25T20:05:00Z" w16du:dateUtc="2026-09-26T00:05:00Z"/>
          <w:rFonts w:ascii="Times New Roman" w:eastAsia="Times New Roman" w:hAnsi="Times New Roman" w:cs="Times New Roman"/>
        </w:rPr>
      </w:pPr>
      <w:del w:id="43" w:author="Andrew Wynne" w:date="2026-09-25T20:05:00Z" w16du:dateUtc="2026-09-26T00:05:00Z">
        <w:r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b/>
            <w:bCs/>
          </w:rPr>
          <w:delText>If</w:delText>
        </w:r>
        <w:r w:rsidRPr="00236EA4">
          <w:rPr>
            <w:rFonts w:ascii="Times New Roman" w:eastAsia="Times New Roman" w:hAnsi="Times New Roman" w:cs="Times New Roman"/>
          </w:rPr>
          <w:delText xml:space="preserve"> we would like to continue </w:delText>
        </w:r>
      </w:del>
      <w:r>
        <w:rPr>
          <w:rFonts w:ascii="Arial" w:hAnsi="Arial"/>
          <w:rPrChange w:id="44" w:author="Andrew Wynne" w:date="2026-09-25T20:05:00Z" w16du:dateUtc="2026-09-26T00:05:00Z">
            <w:rPr>
              <w:rFonts w:ascii="Times New Roman" w:eastAsia="Times New Roman" w:hAnsi="Times New Roman" w:cs="Times New Roman"/>
            </w:rPr>
          </w:rPrChange>
        </w:rPr>
        <w:t xml:space="preserve">the </w:t>
      </w:r>
      <w:ins w:id="45" w:author="Andrew Wynne" w:date="2026-09-25T20:05:00Z" w16du:dateUtc="2026-09-26T00:05:00Z">
        <w:r w:rsidR="00452900">
          <w:rPr>
            <w:rFonts w:ascii="Arial" w:hAnsi="Arial" w:cs="Arial"/>
          </w:rPr>
          <w:t>principle</w:t>
        </w:r>
      </w:ins>
      <w:del w:id="46" w:author="Andrew Wynne" w:date="2026-09-25T20:05:00Z" w16du:dateUtc="2026-09-26T00:05:00Z">
        <w:r w:rsidRPr="00236EA4">
          <w:rPr>
            <w:rFonts w:ascii="Times New Roman" w:eastAsia="Times New Roman" w:hAnsi="Times New Roman" w:cs="Times New Roman"/>
          </w:rPr>
          <w:delText xml:space="preserve">Brinnon PTO program, we </w:delText>
        </w:r>
        <w:r w:rsidR="00E26FAB" w:rsidRPr="00236EA4">
          <w:rPr>
            <w:rFonts w:ascii="Times New Roman" w:eastAsia="Times New Roman" w:hAnsi="Times New Roman" w:cs="Times New Roman"/>
            <w:b/>
            <w:bCs/>
            <w:u w:val="single"/>
          </w:rPr>
          <w:delText>NEED</w:delText>
        </w:r>
        <w:r w:rsidR="00B322BF" w:rsidRPr="00236EA4">
          <w:rPr>
            <w:rFonts w:ascii="Times New Roman" w:eastAsia="Times New Roman" w:hAnsi="Times New Roman" w:cs="Times New Roman"/>
          </w:rPr>
          <w:delText xml:space="preserve"> to fill vacancies:</w:delText>
        </w:r>
      </w:del>
    </w:p>
    <w:p w14:paraId="63DAE9AB" w14:textId="77777777" w:rsidR="006B7ECD" w:rsidRPr="00236EA4" w:rsidRDefault="006B7ECD" w:rsidP="00F364AF">
      <w:pPr>
        <w:rPr>
          <w:del w:id="47" w:author="Andrew Wynne" w:date="2026-09-25T20:05:00Z" w16du:dateUtc="2026-09-26T00:05:00Z"/>
          <w:rFonts w:ascii="Times New Roman" w:eastAsia="Times New Roman" w:hAnsi="Times New Roman" w:cs="Times New Roman"/>
        </w:rPr>
      </w:pPr>
    </w:p>
    <w:p w14:paraId="075BD87B" w14:textId="4FC3E268" w:rsidR="00B322BF" w:rsidRPr="00236EA4" w:rsidRDefault="00B322BF" w:rsidP="00E92CC4">
      <w:pPr>
        <w:ind w:left="720"/>
        <w:rPr>
          <w:del w:id="48" w:author="Andrew Wynne" w:date="2026-09-25T20:05:00Z" w16du:dateUtc="2026-09-26T00:05:00Z"/>
          <w:rFonts w:ascii="Times New Roman" w:eastAsia="Times New Roman" w:hAnsi="Times New Roman" w:cs="Times New Roman"/>
        </w:rPr>
      </w:pPr>
      <w:del w:id="49" w:author="Andrew Wynne" w:date="2026-09-25T20:05:00Z" w16du:dateUtc="2026-09-26T00:05:00Z">
        <w:r w:rsidRPr="00236EA4">
          <w:rPr>
            <w:rFonts w:ascii="Times New Roman" w:eastAsia="Times New Roman" w:hAnsi="Times New Roman" w:cs="Times New Roman"/>
            <w:b/>
            <w:bCs/>
          </w:rPr>
          <w:delText>President</w:delText>
        </w:r>
        <w:r w:rsidRPr="00236EA4">
          <w:rPr>
            <w:rFonts w:ascii="Times New Roman" w:eastAsia="Times New Roman" w:hAnsi="Times New Roman" w:cs="Times New Roman"/>
          </w:rPr>
          <w:delText xml:space="preserve"> “The president shall preside at all PTO meetings. She/He shall appoint chairmen for</w:delText>
        </w:r>
        <w:r w:rsidR="00E92CC4" w:rsidRPr="00236EA4">
          <w:rPr>
            <w:rFonts w:ascii="Times New Roman" w:eastAsia="Times New Roman" w:hAnsi="Times New Roman" w:cs="Times New Roman"/>
          </w:rPr>
          <w:br/>
        </w:r>
        <w:r w:rsidRPr="00236EA4">
          <w:rPr>
            <w:rFonts w:ascii="Times New Roman" w:eastAsia="Times New Roman" w:hAnsi="Times New Roman" w:cs="Times New Roman"/>
          </w:rPr>
          <w:delText>standing committees, subject to board approval.”</w:delText>
        </w:r>
      </w:del>
    </w:p>
    <w:p w14:paraId="28D184AD" w14:textId="48B1A0E4" w:rsidR="00E02B06" w:rsidRPr="00236EA4" w:rsidRDefault="00E02B06" w:rsidP="00E92CC4">
      <w:pPr>
        <w:ind w:left="720"/>
        <w:rPr>
          <w:del w:id="50" w:author="Andrew Wynne" w:date="2026-09-25T20:05:00Z" w16du:dateUtc="2026-09-26T00:05:00Z"/>
          <w:rFonts w:ascii="Times New Roman" w:eastAsia="Times New Roman" w:hAnsi="Times New Roman" w:cs="Times New Roman"/>
        </w:rPr>
      </w:pPr>
      <w:del w:id="51" w:author="Andrew Wynne" w:date="2026-09-25T20:05:00Z" w16du:dateUtc="2026-09-26T00:05:00Z">
        <w:r w:rsidRPr="00236EA4">
          <w:rPr>
            <w:rFonts w:ascii="Times New Roman" w:eastAsia="Times New Roman" w:hAnsi="Times New Roman" w:cs="Times New Roman"/>
            <w:b/>
            <w:bCs/>
          </w:rPr>
          <w:tab/>
          <w:delText xml:space="preserve">Jeremy Simmons </w:delText>
        </w:r>
        <w:r w:rsidR="003E6B4B" w:rsidRPr="00236EA4">
          <w:rPr>
            <w:rFonts w:ascii="Times New Roman" w:eastAsia="Times New Roman" w:hAnsi="Times New Roman" w:cs="Times New Roman"/>
            <w:b/>
            <w:bCs/>
          </w:rPr>
          <w:delText>volunteered</w:delText>
        </w:r>
      </w:del>
    </w:p>
    <w:p w14:paraId="0F14436E" w14:textId="2B1B8297" w:rsidR="00B322BF" w:rsidRPr="00236EA4" w:rsidRDefault="00B322BF" w:rsidP="00B322BF">
      <w:pPr>
        <w:rPr>
          <w:del w:id="52" w:author="Andrew Wynne" w:date="2026-09-25T20:05:00Z" w16du:dateUtc="2026-09-26T00:05:00Z"/>
          <w:rFonts w:ascii="Times New Roman" w:eastAsia="Times New Roman" w:hAnsi="Times New Roman" w:cs="Times New Roman"/>
        </w:rPr>
      </w:pPr>
    </w:p>
    <w:p w14:paraId="596D9B84" w14:textId="1730B268" w:rsidR="00B322BF" w:rsidRPr="00236EA4" w:rsidRDefault="00B322BF" w:rsidP="00E92CC4">
      <w:pPr>
        <w:ind w:left="720"/>
        <w:rPr>
          <w:del w:id="53" w:author="Andrew Wynne" w:date="2026-09-25T20:05:00Z" w16du:dateUtc="2026-09-26T00:05:00Z"/>
          <w:rFonts w:ascii="Times New Roman" w:eastAsia="Times New Roman" w:hAnsi="Times New Roman" w:cs="Times New Roman"/>
        </w:rPr>
      </w:pPr>
      <w:del w:id="54" w:author="Andrew Wynne" w:date="2026-09-25T20:05:00Z" w16du:dateUtc="2026-09-26T00:05:00Z">
        <w:r w:rsidRPr="00236EA4">
          <w:rPr>
            <w:rFonts w:ascii="Times New Roman" w:eastAsia="Times New Roman" w:hAnsi="Times New Roman" w:cs="Times New Roman"/>
            <w:b/>
            <w:bCs/>
          </w:rPr>
          <w:delText>Vice President</w:delText>
        </w:r>
        <w:r w:rsidRPr="00236EA4">
          <w:rPr>
            <w:rFonts w:ascii="Times New Roman" w:eastAsia="Times New Roman" w:hAnsi="Times New Roman" w:cs="Times New Roman"/>
          </w:rPr>
          <w:delText xml:space="preserve"> “The vice-president shall preside at all meetings in the absence</w:delText>
        </w:r>
      </w:del>
      <w:r>
        <w:rPr>
          <w:rFonts w:ascii="Arial" w:hAnsi="Arial"/>
          <w:rPrChange w:id="55" w:author="Andrew Wynne" w:date="2026-09-25T20:05:00Z" w16du:dateUtc="2026-09-26T00:05:00Z">
            <w:rPr>
              <w:rFonts w:ascii="Times New Roman" w:eastAsia="Times New Roman" w:hAnsi="Times New Roman" w:cs="Times New Roman"/>
            </w:rPr>
          </w:rPrChange>
        </w:rPr>
        <w:t xml:space="preserve"> of the </w:t>
      </w:r>
      <w:ins w:id="56" w:author="Andrew Wynne" w:date="2026-09-25T20:05:00Z" w16du:dateUtc="2026-09-26T00:05:00Z">
        <w:r w:rsidR="00452900">
          <w:rPr>
            <w:rFonts w:ascii="Arial" w:hAnsi="Arial" w:cs="Arial"/>
          </w:rPr>
          <w:t>new drive (the LVIA is an acceptable justification</w:t>
        </w:r>
      </w:ins>
      <w:del w:id="57" w:author="Andrew Wynne" w:date="2026-09-25T20:05:00Z" w16du:dateUtc="2026-09-26T00:05:00Z">
        <w:r w:rsidRPr="00236EA4">
          <w:rPr>
            <w:rFonts w:ascii="Times New Roman" w:eastAsia="Times New Roman" w:hAnsi="Times New Roman" w:cs="Times New Roman"/>
          </w:rPr>
          <w:delText xml:space="preserve">president; </w:delText>
        </w:r>
        <w:r w:rsidR="00E92CC4" w:rsidRPr="00236EA4">
          <w:rPr>
            <w:rFonts w:ascii="Times New Roman" w:eastAsia="Times New Roman" w:hAnsi="Times New Roman" w:cs="Times New Roman"/>
          </w:rPr>
          <w:br/>
        </w:r>
        <w:r w:rsidRPr="00236EA4">
          <w:rPr>
            <w:rFonts w:ascii="Times New Roman" w:eastAsia="Times New Roman" w:hAnsi="Times New Roman" w:cs="Times New Roman"/>
          </w:rPr>
          <w:delText>and take over as president if the president resigns or can no longer function as president.”</w:delText>
        </w:r>
      </w:del>
    </w:p>
    <w:p w14:paraId="42390923" w14:textId="49BDA2AD" w:rsidR="00E02B06" w:rsidRPr="00236EA4" w:rsidRDefault="00E02B06" w:rsidP="00E92CC4">
      <w:pPr>
        <w:ind w:left="720"/>
        <w:rPr>
          <w:del w:id="58" w:author="Andrew Wynne" w:date="2026-09-25T20:05:00Z" w16du:dateUtc="2026-09-26T00:05:00Z"/>
          <w:rFonts w:ascii="Times New Roman" w:eastAsia="Times New Roman" w:hAnsi="Times New Roman" w:cs="Times New Roman"/>
          <w:b/>
          <w:bCs/>
        </w:rPr>
      </w:pPr>
      <w:del w:id="59" w:author="Andrew Wynne" w:date="2026-09-25T20:05:00Z" w16du:dateUtc="2026-09-26T00:05:00Z">
        <w:r w:rsidRPr="00236EA4">
          <w:rPr>
            <w:rFonts w:ascii="Times New Roman" w:eastAsia="Times New Roman" w:hAnsi="Times New Roman" w:cs="Times New Roman"/>
            <w:b/>
            <w:bCs/>
          </w:rPr>
          <w:tab/>
          <w:delText>Mary Fickett</w:delText>
        </w:r>
        <w:r w:rsidR="003E6B4B" w:rsidRPr="00236EA4">
          <w:rPr>
            <w:rFonts w:ascii="Times New Roman" w:eastAsia="Times New Roman" w:hAnsi="Times New Roman" w:cs="Times New Roman"/>
            <w:b/>
            <w:bCs/>
          </w:rPr>
          <w:delText xml:space="preserve"> volunteered</w:delText>
        </w:r>
      </w:del>
    </w:p>
    <w:p w14:paraId="7E49F336" w14:textId="760463E9" w:rsidR="00AF557E" w:rsidRPr="00236EA4" w:rsidRDefault="00AF557E" w:rsidP="00E92CC4">
      <w:pPr>
        <w:ind w:left="720"/>
        <w:rPr>
          <w:del w:id="60" w:author="Andrew Wynne" w:date="2026-09-25T20:05:00Z" w16du:dateUtc="2026-09-26T00:05:00Z"/>
          <w:rFonts w:ascii="Times New Roman" w:eastAsia="Times New Roman" w:hAnsi="Times New Roman" w:cs="Times New Roman"/>
          <w:b/>
          <w:bCs/>
        </w:rPr>
      </w:pPr>
    </w:p>
    <w:p w14:paraId="2179E73E" w14:textId="4F1B6288" w:rsidR="00AF557E" w:rsidRPr="00236EA4" w:rsidRDefault="00AF557E" w:rsidP="00E92CC4">
      <w:pPr>
        <w:ind w:left="720"/>
        <w:rPr>
          <w:del w:id="61" w:author="Andrew Wynne" w:date="2026-09-25T20:05:00Z" w16du:dateUtc="2026-09-26T00:05:00Z"/>
          <w:rFonts w:ascii="Times New Roman" w:hAnsi="Times New Roman" w:cs="Times New Roman"/>
        </w:rPr>
      </w:pPr>
      <w:del w:id="62" w:author="Andrew Wynne" w:date="2026-09-25T20:05:00Z" w16du:dateUtc="2026-09-26T00:05:00Z">
        <w:r w:rsidRPr="00236EA4">
          <w:rPr>
            <w:rFonts w:ascii="Times New Roman" w:hAnsi="Times New Roman" w:cs="Times New Roman"/>
            <w:b/>
            <w:bCs/>
          </w:rPr>
          <w:delText>Secretary</w:delText>
        </w:r>
        <w:r w:rsidRPr="00236EA4">
          <w:rPr>
            <w:rFonts w:ascii="Times New Roman" w:hAnsi="Times New Roman" w:cs="Times New Roman"/>
          </w:rPr>
          <w:delText xml:space="preserve"> “The secretary shall issue all notices</w:delText>
        </w:r>
      </w:del>
      <w:r>
        <w:rPr>
          <w:rFonts w:ascii="Arial" w:hAnsi="Arial"/>
          <w:rPrChange w:id="63" w:author="Andrew Wynne" w:date="2026-09-25T20:05:00Z" w16du:dateUtc="2026-09-26T00:05:00Z">
            <w:rPr>
              <w:rFonts w:ascii="Times New Roman" w:hAnsi="Times New Roman" w:cs="Times New Roman"/>
            </w:rPr>
          </w:rPrChange>
        </w:rPr>
        <w:t xml:space="preserve"> of </w:t>
      </w:r>
      <w:ins w:id="64" w:author="Andrew Wynne" w:date="2026-09-25T20:05:00Z" w16du:dateUtc="2026-09-26T00:05:00Z">
        <w:r w:rsidR="00452900">
          <w:rPr>
            <w:rFonts w:ascii="Arial" w:hAnsi="Arial" w:cs="Arial"/>
          </w:rPr>
          <w:t>the landscape and visual impact</w:t>
        </w:r>
      </w:ins>
      <w:del w:id="65" w:author="Andrew Wynne" w:date="2026-09-25T20:05:00Z" w16du:dateUtc="2026-09-26T00:05:00Z">
        <w:r w:rsidRPr="00236EA4">
          <w:rPr>
            <w:rFonts w:ascii="Times New Roman" w:hAnsi="Times New Roman" w:cs="Times New Roman"/>
          </w:rPr>
          <w:delText>events</w:delText>
        </w:r>
      </w:del>
      <w:r>
        <w:rPr>
          <w:rFonts w:ascii="Arial" w:hAnsi="Arial"/>
          <w:rPrChange w:id="66" w:author="Andrew Wynne" w:date="2026-09-25T20:05:00Z" w16du:dateUtc="2026-09-26T00:05:00Z">
            <w:rPr>
              <w:rFonts w:ascii="Times New Roman" w:hAnsi="Times New Roman" w:cs="Times New Roman"/>
            </w:rPr>
          </w:rPrChange>
        </w:rPr>
        <w:t xml:space="preserve"> and </w:t>
      </w:r>
      <w:ins w:id="67" w:author="Andrew Wynne" w:date="2026-09-25T20:05:00Z" w16du:dateUtc="2026-09-26T00:05:00Z">
        <w:r w:rsidR="00452900">
          <w:rPr>
            <w:rFonts w:ascii="Arial" w:hAnsi="Arial" w:cs="Arial"/>
          </w:rPr>
          <w:t>effect), however</w:t>
        </w:r>
      </w:ins>
      <w:del w:id="68" w:author="Andrew Wynne" w:date="2026-09-25T20:05:00Z" w16du:dateUtc="2026-09-26T00:05:00Z">
        <w:r w:rsidRPr="00236EA4">
          <w:rPr>
            <w:rFonts w:ascii="Times New Roman" w:hAnsi="Times New Roman" w:cs="Times New Roman"/>
          </w:rPr>
          <w:delText>shall keep</w:delText>
        </w:r>
      </w:del>
      <w:r>
        <w:rPr>
          <w:rFonts w:ascii="Arial" w:hAnsi="Arial"/>
          <w:rPrChange w:id="69" w:author="Andrew Wynne" w:date="2026-09-25T20:05:00Z" w16du:dateUtc="2026-09-26T00:05:00Z">
            <w:rPr>
              <w:rFonts w:ascii="Times New Roman" w:hAnsi="Times New Roman" w:cs="Times New Roman"/>
            </w:rPr>
          </w:rPrChange>
        </w:rPr>
        <w:t xml:space="preserve"> the </w:t>
      </w:r>
      <w:ins w:id="70" w:author="Andrew Wynne" w:date="2026-09-25T20:05:00Z" w16du:dateUtc="2026-09-26T00:05:00Z">
        <w:r w:rsidR="00452900">
          <w:rPr>
            <w:rFonts w:ascii="Arial" w:hAnsi="Arial" w:cs="Arial"/>
          </w:rPr>
          <w:t>alignment</w:t>
        </w:r>
      </w:ins>
      <w:del w:id="71" w:author="Andrew Wynne" w:date="2026-09-25T20:05:00Z" w16du:dateUtc="2026-09-26T00:05:00Z">
        <w:r w:rsidRPr="00236EA4">
          <w:rPr>
            <w:rFonts w:ascii="Times New Roman" w:hAnsi="Times New Roman" w:cs="Times New Roman"/>
          </w:rPr>
          <w:delText>minutes of all meetings.”</w:delText>
        </w:r>
      </w:del>
    </w:p>
    <w:p w14:paraId="689FD6F7" w14:textId="52C60465" w:rsidR="003E6B4B" w:rsidRPr="00236EA4" w:rsidRDefault="003E6B4B" w:rsidP="00E92CC4">
      <w:pPr>
        <w:ind w:left="720"/>
        <w:rPr>
          <w:del w:id="72" w:author="Andrew Wynne" w:date="2026-09-25T20:05:00Z" w16du:dateUtc="2026-09-26T00:05:00Z"/>
          <w:rFonts w:ascii="Times New Roman" w:eastAsia="Times New Roman" w:hAnsi="Times New Roman" w:cs="Times New Roman"/>
        </w:rPr>
      </w:pPr>
      <w:del w:id="73" w:author="Andrew Wynne" w:date="2026-09-25T20:05:00Z" w16du:dateUtc="2026-09-26T00:05:00Z">
        <w:r w:rsidRPr="00236EA4">
          <w:rPr>
            <w:rFonts w:ascii="Times New Roman" w:hAnsi="Times New Roman" w:cs="Times New Roman"/>
            <w:b/>
            <w:bCs/>
          </w:rPr>
          <w:tab/>
          <w:delText>Lisa Johnston volunteered</w:delText>
        </w:r>
      </w:del>
    </w:p>
    <w:p w14:paraId="2D25D77A" w14:textId="1FC82AE1" w:rsidR="00190435" w:rsidRPr="00236EA4" w:rsidRDefault="00190435" w:rsidP="00E92CC4">
      <w:pPr>
        <w:ind w:left="720"/>
        <w:rPr>
          <w:del w:id="74" w:author="Andrew Wynne" w:date="2026-09-25T20:05:00Z" w16du:dateUtc="2026-09-26T00:05:00Z"/>
          <w:rFonts w:ascii="Times New Roman" w:eastAsia="Times New Roman" w:hAnsi="Times New Roman" w:cs="Times New Roman"/>
        </w:rPr>
      </w:pPr>
    </w:p>
    <w:p w14:paraId="5D21BF1F" w14:textId="5B2E597A" w:rsidR="00190435" w:rsidRPr="00236EA4" w:rsidRDefault="00190435" w:rsidP="00E92CC4">
      <w:pPr>
        <w:ind w:left="720"/>
        <w:rPr>
          <w:del w:id="75" w:author="Andrew Wynne" w:date="2026-09-25T20:05:00Z" w16du:dateUtc="2026-09-26T00:05:00Z"/>
          <w:rFonts w:ascii="Times New Roman" w:eastAsia="Times New Roman" w:hAnsi="Times New Roman" w:cs="Times New Roman"/>
        </w:rPr>
      </w:pPr>
      <w:del w:id="76" w:author="Andrew Wynne" w:date="2026-09-25T20:05:00Z" w16du:dateUtc="2026-09-26T00:05:00Z">
        <w:r w:rsidRPr="00236EA4">
          <w:rPr>
            <w:rFonts w:ascii="Times New Roman" w:eastAsia="Times New Roman" w:hAnsi="Times New Roman" w:cs="Times New Roman"/>
            <w:b/>
            <w:bCs/>
          </w:rPr>
          <w:delText>Treasurer</w:delText>
        </w:r>
        <w:r w:rsidRPr="00236EA4">
          <w:rPr>
            <w:rFonts w:ascii="Times New Roman" w:eastAsia="Times New Roman" w:hAnsi="Times New Roman" w:cs="Times New Roman"/>
          </w:rPr>
          <w:delText xml:space="preserve"> “The treasurer shall keep all monies and securities</w:delText>
        </w:r>
      </w:del>
      <w:r>
        <w:rPr>
          <w:rFonts w:ascii="Arial" w:hAnsi="Arial"/>
          <w:rPrChange w:id="77" w:author="Andrew Wynne" w:date="2026-09-25T20:05:00Z" w16du:dateUtc="2026-09-26T00:05:00Z">
            <w:rPr>
              <w:rFonts w:ascii="Times New Roman" w:eastAsia="Times New Roman" w:hAnsi="Times New Roman" w:cs="Times New Roman"/>
            </w:rPr>
          </w:rPrChange>
        </w:rPr>
        <w:t xml:space="preserve"> of the </w:t>
      </w:r>
      <w:ins w:id="78" w:author="Andrew Wynne" w:date="2026-09-25T20:05:00Z" w16du:dateUtc="2026-09-26T00:05:00Z">
        <w:r w:rsidR="00452900">
          <w:rPr>
            <w:rFonts w:ascii="Arial" w:hAnsi="Arial" w:cs="Arial"/>
          </w:rPr>
          <w:t xml:space="preserve">track to </w:t>
        </w:r>
      </w:ins>
      <w:del w:id="79" w:author="Andrew Wynne" w:date="2026-09-25T20:05:00Z" w16du:dateUtc="2026-09-26T00:05:00Z">
        <w:r w:rsidRPr="00236EA4">
          <w:rPr>
            <w:rFonts w:ascii="Times New Roman" w:eastAsia="Times New Roman" w:hAnsi="Times New Roman" w:cs="Times New Roman"/>
          </w:rPr>
          <w:delText xml:space="preserve">club and disburse </w:delText>
        </w:r>
      </w:del>
      <w:r>
        <w:rPr>
          <w:rFonts w:ascii="Arial" w:hAnsi="Arial"/>
          <w:rPrChange w:id="80" w:author="Andrew Wynne" w:date="2026-09-25T20:05:00Z" w16du:dateUtc="2026-09-26T00:05:00Z">
            <w:rPr>
              <w:rFonts w:ascii="Times New Roman" w:eastAsia="Times New Roman" w:hAnsi="Times New Roman" w:cs="Times New Roman"/>
            </w:rPr>
          </w:rPrChange>
        </w:rPr>
        <w:t xml:space="preserve">the </w:t>
      </w:r>
      <w:ins w:id="81" w:author="Andrew Wynne" w:date="2026-09-25T20:05:00Z" w16du:dateUtc="2026-09-26T00:05:00Z">
        <w:r w:rsidR="00452900">
          <w:rPr>
            <w:rFonts w:ascii="Arial" w:hAnsi="Arial" w:cs="Arial"/>
          </w:rPr>
          <w:t xml:space="preserve">existing hedgerow in terms of physical harm to hedgerow with </w:t>
        </w:r>
      </w:ins>
      <w:del w:id="82" w:author="Andrew Wynne" w:date="2026-09-25T20:05:00Z" w16du:dateUtc="2026-09-26T00:05:00Z">
        <w:r w:rsidRPr="00236EA4">
          <w:rPr>
            <w:rFonts w:ascii="Times New Roman" w:eastAsia="Times New Roman" w:hAnsi="Times New Roman" w:cs="Times New Roman"/>
          </w:rPr>
          <w:delText xml:space="preserve">same under </w:delText>
        </w:r>
      </w:del>
      <w:r>
        <w:rPr>
          <w:rFonts w:ascii="Arial" w:hAnsi="Arial"/>
          <w:rPrChange w:id="83" w:author="Andrew Wynne" w:date="2026-09-25T20:05:00Z" w16du:dateUtc="2026-09-26T00:05:00Z">
            <w:rPr>
              <w:rFonts w:ascii="Times New Roman" w:eastAsia="Times New Roman" w:hAnsi="Times New Roman" w:cs="Times New Roman"/>
            </w:rPr>
          </w:rPrChange>
        </w:rPr>
        <w:t xml:space="preserve">the </w:t>
      </w:r>
      <w:ins w:id="84" w:author="Andrew Wynne" w:date="2026-09-25T20:05:00Z" w16du:dateUtc="2026-09-26T00:05:00Z">
        <w:r w:rsidR="00452900">
          <w:rPr>
            <w:rFonts w:ascii="Arial" w:hAnsi="Arial" w:cs="Arial"/>
          </w:rPr>
          <w:t>construction</w:t>
        </w:r>
      </w:ins>
      <w:del w:id="85" w:author="Andrew Wynne" w:date="2026-09-25T20:05:00Z" w16du:dateUtc="2026-09-26T00:05:00Z">
        <w:r w:rsidRPr="00236EA4">
          <w:rPr>
            <w:rFonts w:ascii="Times New Roman" w:eastAsia="Times New Roman" w:hAnsi="Times New Roman" w:cs="Times New Roman"/>
          </w:rPr>
          <w:delText>direction</w:delText>
        </w:r>
      </w:del>
      <w:r>
        <w:rPr>
          <w:rFonts w:ascii="Arial" w:hAnsi="Arial"/>
          <w:rPrChange w:id="86" w:author="Andrew Wynne" w:date="2026-09-25T20:05:00Z" w16du:dateUtc="2026-09-26T00:05:00Z">
            <w:rPr>
              <w:rFonts w:ascii="Times New Roman" w:eastAsia="Times New Roman" w:hAnsi="Times New Roman" w:cs="Times New Roman"/>
            </w:rPr>
          </w:rPrChange>
        </w:rPr>
        <w:t xml:space="preserve"> of the </w:t>
      </w:r>
      <w:ins w:id="87" w:author="Andrew Wynne" w:date="2026-09-25T20:05:00Z" w16du:dateUtc="2026-09-26T00:05:00Z">
        <w:r w:rsidR="00452900">
          <w:rPr>
            <w:rFonts w:ascii="Arial" w:hAnsi="Arial" w:cs="Arial"/>
          </w:rPr>
          <w:t xml:space="preserve">track and the change of levels – as indicated by </w:t>
        </w:r>
      </w:ins>
      <w:del w:id="88" w:author="Andrew Wynne" w:date="2026-09-25T20:05:00Z" w16du:dateUtc="2026-09-26T00:05:00Z">
        <w:r w:rsidRPr="00236EA4">
          <w:rPr>
            <w:rFonts w:ascii="Times New Roman" w:eastAsia="Times New Roman" w:hAnsi="Times New Roman" w:cs="Times New Roman"/>
          </w:rPr>
          <w:delText>executive board.”</w:delText>
        </w:r>
      </w:del>
    </w:p>
    <w:p w14:paraId="1C2B8CAB" w14:textId="5A5B6E54" w:rsidR="00E02B06" w:rsidRPr="00236EA4" w:rsidRDefault="00E02B06" w:rsidP="00E92CC4">
      <w:pPr>
        <w:ind w:left="720"/>
        <w:rPr>
          <w:del w:id="89" w:author="Andrew Wynne" w:date="2026-09-25T20:05:00Z" w16du:dateUtc="2026-09-26T00:05:00Z"/>
          <w:rFonts w:ascii="Times New Roman" w:eastAsia="Times New Roman" w:hAnsi="Times New Roman" w:cs="Times New Roman"/>
        </w:rPr>
      </w:pPr>
      <w:del w:id="90" w:author="Andrew Wynne" w:date="2026-09-25T20:05:00Z" w16du:dateUtc="2026-09-26T00:05:00Z">
        <w:r w:rsidRPr="00236EA4">
          <w:rPr>
            <w:rFonts w:ascii="Times New Roman" w:eastAsia="Times New Roman" w:hAnsi="Times New Roman" w:cs="Times New Roman"/>
            <w:b/>
            <w:bCs/>
          </w:rPr>
          <w:tab/>
          <w:delText xml:space="preserve">Shirley </w:delText>
        </w:r>
        <w:r w:rsidR="00AF557E" w:rsidRPr="00236EA4">
          <w:rPr>
            <w:rFonts w:ascii="Times New Roman" w:eastAsia="Times New Roman" w:hAnsi="Times New Roman" w:cs="Times New Roman"/>
            <w:b/>
            <w:bCs/>
          </w:rPr>
          <w:delText>Towne</w:delText>
        </w:r>
        <w:r w:rsidR="003E6B4B" w:rsidRPr="00236EA4">
          <w:rPr>
            <w:rFonts w:ascii="Times New Roman" w:eastAsia="Times New Roman" w:hAnsi="Times New Roman" w:cs="Times New Roman"/>
            <w:b/>
            <w:bCs/>
          </w:rPr>
          <w:delText xml:space="preserve"> volunteered</w:delText>
        </w:r>
      </w:del>
    </w:p>
    <w:p w14:paraId="668F6AA5" w14:textId="58C0F29A" w:rsidR="00B322BF" w:rsidRPr="00236EA4" w:rsidRDefault="00B322BF" w:rsidP="00B322BF">
      <w:pPr>
        <w:rPr>
          <w:del w:id="91" w:author="Andrew Wynne" w:date="2026-09-25T20:05:00Z" w16du:dateUtc="2026-09-26T00:05:00Z"/>
          <w:rFonts w:ascii="Times New Roman" w:eastAsia="Times New Roman" w:hAnsi="Times New Roman" w:cs="Times New Roman"/>
        </w:rPr>
      </w:pPr>
    </w:p>
    <w:p w14:paraId="7D27DE86" w14:textId="35E6F799" w:rsidR="00B322BF" w:rsidRDefault="00B322BF" w:rsidP="00452900">
      <w:pPr>
        <w:rPr>
          <w:rFonts w:ascii="Arial" w:hAnsi="Arial"/>
          <w:rPrChange w:id="92" w:author="Andrew Wynne" w:date="2026-09-25T20:05:00Z" w16du:dateUtc="2026-09-26T00:05:00Z">
            <w:rPr>
              <w:rFonts w:ascii="Times New Roman" w:eastAsia="Times New Roman" w:hAnsi="Times New Roman" w:cs="Times New Roman"/>
            </w:rPr>
          </w:rPrChange>
        </w:rPr>
        <w:pPrChange w:id="93" w:author="Andrew Wynne" w:date="2026-09-25T20:05:00Z" w16du:dateUtc="2026-09-26T00:05:00Z">
          <w:pPr>
            <w:spacing w:after="0" w:line="240" w:lineRule="auto"/>
            <w:ind w:left="720"/>
          </w:pPr>
        </w:pPrChange>
      </w:pPr>
      <w:del w:id="94" w:author="Andrew Wynne" w:date="2026-09-25T20:05:00Z" w16du:dateUtc="2026-09-26T00:05:00Z">
        <w:r w:rsidRPr="00236EA4">
          <w:rPr>
            <w:rFonts w:ascii="Times New Roman" w:eastAsia="Times New Roman" w:hAnsi="Times New Roman" w:cs="Times New Roman"/>
            <w:b/>
            <w:bCs/>
          </w:rPr>
          <w:delText>Scholarship Committee Parent Membe</w:delText>
        </w:r>
        <w:r w:rsidRPr="00236EA4">
          <w:rPr>
            <w:rFonts w:ascii="Times New Roman" w:eastAsia="Times New Roman" w:hAnsi="Times New Roman" w:cs="Times New Roman"/>
          </w:rPr>
          <w:delText>r “This officer will serve on the scholarship committee</w:delText>
        </w:r>
        <w:r w:rsidR="00E92CC4" w:rsidRPr="00236EA4">
          <w:rPr>
            <w:rFonts w:ascii="Times New Roman" w:eastAsia="Times New Roman" w:hAnsi="Times New Roman" w:cs="Times New Roman"/>
          </w:rPr>
          <w:br/>
        </w:r>
        <w:r w:rsidRPr="00236EA4">
          <w:rPr>
            <w:rFonts w:ascii="Times New Roman" w:eastAsia="Times New Roman" w:hAnsi="Times New Roman" w:cs="Times New Roman"/>
          </w:rPr>
          <w:delText xml:space="preserve">along with a community member, and </w:delText>
        </w:r>
      </w:del>
      <w:r>
        <w:rPr>
          <w:rFonts w:ascii="Arial" w:hAnsi="Arial"/>
          <w:rPrChange w:id="95" w:author="Andrew Wynne" w:date="2026-09-25T20:05:00Z" w16du:dateUtc="2026-09-26T00:05:00Z">
            <w:rPr>
              <w:rFonts w:ascii="Times New Roman" w:eastAsia="Times New Roman" w:hAnsi="Times New Roman" w:cs="Times New Roman"/>
            </w:rPr>
          </w:rPrChange>
        </w:rPr>
        <w:t xml:space="preserve">the </w:t>
      </w:r>
      <w:ins w:id="96" w:author="Andrew Wynne" w:date="2026-09-25T20:05:00Z" w16du:dateUtc="2026-09-26T00:05:00Z">
        <w:r w:rsidR="00452900">
          <w:rPr>
            <w:rFonts w:ascii="Arial" w:hAnsi="Arial" w:cs="Arial"/>
          </w:rPr>
          <w:t>cross-sectional drawing 1759-166 A -  is concerning. The following information is required:</w:t>
        </w:r>
      </w:ins>
      <w:del w:id="97" w:author="Andrew Wynne" w:date="2026-09-25T20:05:00Z" w16du:dateUtc="2026-09-26T00:05:00Z">
        <w:r w:rsidRPr="00236EA4">
          <w:rPr>
            <w:rFonts w:ascii="Times New Roman" w:eastAsia="Times New Roman" w:hAnsi="Times New Roman" w:cs="Times New Roman"/>
          </w:rPr>
          <w:delText>PTO president. This person shall not be the parent or relative of a scholarship applicant. This person shall be a parent of a Brinnon School student.</w:delText>
        </w:r>
        <w:r w:rsidR="00683FA8" w:rsidRPr="00236EA4">
          <w:rPr>
            <w:rFonts w:ascii="Times New Roman" w:eastAsia="Times New Roman" w:hAnsi="Times New Roman" w:cs="Times New Roman"/>
          </w:rPr>
          <w:delText>”</w:delText>
        </w:r>
      </w:del>
    </w:p>
    <w:p w14:paraId="57DC91AF" w14:textId="1E1F1FEB" w:rsidR="00F364AF" w:rsidRDefault="00F364AF" w:rsidP="00BC645C">
      <w:pPr>
        <w:rPr>
          <w:rFonts w:ascii="Arial" w:hAnsi="Arial"/>
          <w:rPrChange w:id="98" w:author="Andrew Wynne" w:date="2026-09-25T20:05:00Z" w16du:dateUtc="2026-09-26T00:05:00Z">
            <w:rPr>
              <w:rFonts w:ascii="Times New Roman" w:eastAsia="Times New Roman" w:hAnsi="Times New Roman" w:cs="Times New Roman"/>
            </w:rPr>
          </w:rPrChange>
        </w:rPr>
      </w:pPr>
    </w:p>
    <w:p w14:paraId="6AD4E2A0" w14:textId="77777777" w:rsidR="00452900" w:rsidRDefault="00452900" w:rsidP="00452900">
      <w:pPr>
        <w:pStyle w:val="ListParagraph"/>
        <w:numPr>
          <w:ilvl w:val="0"/>
          <w:numId w:val="7"/>
        </w:numPr>
        <w:rPr>
          <w:ins w:id="99" w:author="Andrew Wynne" w:date="2026-09-25T20:05:00Z" w16du:dateUtc="2026-09-26T00:05:00Z"/>
          <w:rFonts w:ascii="Arial" w:hAnsi="Arial" w:cs="Arial"/>
        </w:rPr>
      </w:pPr>
      <w:ins w:id="100" w:author="Andrew Wynne" w:date="2026-09-25T20:05:00Z" w16du:dateUtc="2026-09-26T00:05:00Z">
        <w:r>
          <w:rPr>
            <w:rFonts w:ascii="Arial" w:hAnsi="Arial" w:cs="Arial"/>
          </w:rPr>
          <w:t>BS5837 survey of the root protection zone of the hedgerow.</w:t>
        </w:r>
      </w:ins>
    </w:p>
    <w:p w14:paraId="04070B44" w14:textId="77777777" w:rsidR="00452900" w:rsidRDefault="00452900" w:rsidP="00452900">
      <w:pPr>
        <w:pStyle w:val="ListParagraph"/>
        <w:numPr>
          <w:ilvl w:val="0"/>
          <w:numId w:val="7"/>
        </w:numPr>
        <w:rPr>
          <w:ins w:id="101" w:author="Andrew Wynne" w:date="2026-09-25T20:05:00Z" w16du:dateUtc="2026-09-26T00:05:00Z"/>
          <w:rFonts w:ascii="Arial" w:hAnsi="Arial" w:cs="Arial"/>
        </w:rPr>
      </w:pPr>
      <w:ins w:id="102" w:author="Andrew Wynne" w:date="2026-09-25T20:05:00Z" w16du:dateUtc="2026-09-26T00:05:00Z">
        <w:r>
          <w:rPr>
            <w:rFonts w:ascii="Arial" w:hAnsi="Arial" w:cs="Arial"/>
          </w:rPr>
          <w:t>A revised alignment of the track to avoid, where possible, to avoid the RPA.</w:t>
        </w:r>
      </w:ins>
    </w:p>
    <w:p w14:paraId="1D47DBD7" w14:textId="77777777" w:rsidR="00452900" w:rsidRDefault="00452900" w:rsidP="00452900">
      <w:pPr>
        <w:rPr>
          <w:ins w:id="103" w:author="Andrew Wynne" w:date="2026-09-25T20:05:00Z" w16du:dateUtc="2026-09-26T00:05:00Z"/>
          <w:rFonts w:ascii="Arial" w:hAnsi="Arial" w:cs="Arial"/>
        </w:rPr>
      </w:pPr>
    </w:p>
    <w:p w14:paraId="68C97A0E" w14:textId="77777777" w:rsidR="00452900" w:rsidRDefault="00452900" w:rsidP="00452900">
      <w:pPr>
        <w:rPr>
          <w:ins w:id="104" w:author="Andrew Wynne" w:date="2026-09-25T20:05:00Z" w16du:dateUtc="2026-09-26T00:05:00Z"/>
          <w:rFonts w:ascii="Arial" w:hAnsi="Arial" w:cs="Arial"/>
        </w:rPr>
      </w:pPr>
      <w:ins w:id="105" w:author="Andrew Wynne" w:date="2026-09-25T20:05:00Z" w16du:dateUtc="2026-09-26T00:05:00Z">
        <w:r>
          <w:rPr>
            <w:rFonts w:ascii="Arial" w:hAnsi="Arial" w:cs="Arial"/>
          </w:rPr>
          <w:lastRenderedPageBreak/>
          <w:t>The spoil from the excavation of the track should either be carted off to a licenced tip. The spreading on site of excavation material can result in an unnatural ground formation and may visually incongruous in this locality. Cross-sections of existing and proposed ground profiling are required. Topsoil is usually taken off the re-profiled area and stored until it is ready to be applied and graded on the profiled subsoil. A topographical survey drawing should indicate the extent of the re-profiling.</w:t>
        </w:r>
      </w:ins>
    </w:p>
    <w:p w14:paraId="145C58B6" w14:textId="77777777" w:rsidR="00452900" w:rsidRDefault="00452900" w:rsidP="00452900">
      <w:pPr>
        <w:rPr>
          <w:ins w:id="106" w:author="Andrew Wynne" w:date="2026-09-25T20:05:00Z" w16du:dateUtc="2026-09-26T00:05:00Z"/>
          <w:rFonts w:ascii="Arial" w:hAnsi="Arial" w:cs="Arial"/>
        </w:rPr>
      </w:pPr>
    </w:p>
    <w:p w14:paraId="35C3E7A1" w14:textId="77777777" w:rsidR="00452900" w:rsidRDefault="00452900" w:rsidP="00452900">
      <w:pPr>
        <w:rPr>
          <w:ins w:id="107" w:author="Andrew Wynne" w:date="2026-09-25T20:05:00Z" w16du:dateUtc="2026-09-26T00:05:00Z"/>
          <w:rFonts w:ascii="Arial" w:hAnsi="Arial" w:cs="Arial"/>
        </w:rPr>
      </w:pPr>
      <w:ins w:id="108" w:author="Andrew Wynne" w:date="2026-09-25T20:05:00Z" w16du:dateUtc="2026-09-26T00:05:00Z">
        <w:r>
          <w:rPr>
            <w:rFonts w:ascii="Arial" w:hAnsi="Arial" w:cs="Arial"/>
          </w:rPr>
          <w:t>Soft landscape proposal detail are required to reinforce the indicative proposals on page 10 of the LVIA (refer to the Amended Planting Scheme/Proposed Driveway). Hedgerows that are on the northern boundary (interface of visual receptors on northern PRoW), and aligned with the route of the track are to be retained for the purpose of protecting the landscape character and amenity.  Existing trees and young plantations are also to be retained for similar reasons (all retained structural vegetation to be indicated on the landscape proposals).</w:t>
        </w:r>
      </w:ins>
    </w:p>
    <w:p w14:paraId="3799D717" w14:textId="77777777" w:rsidR="00452900" w:rsidRDefault="00452900" w:rsidP="00452900">
      <w:pPr>
        <w:rPr>
          <w:ins w:id="109" w:author="Andrew Wynne" w:date="2026-09-25T20:05:00Z" w16du:dateUtc="2026-09-26T00:05:00Z"/>
          <w:rFonts w:ascii="Arial" w:hAnsi="Arial" w:cs="Arial"/>
        </w:rPr>
      </w:pPr>
    </w:p>
    <w:p w14:paraId="23DD71C3" w14:textId="77777777" w:rsidR="00452900" w:rsidRDefault="00452900" w:rsidP="00452900">
      <w:pPr>
        <w:rPr>
          <w:ins w:id="110" w:author="Andrew Wynne" w:date="2026-09-25T20:05:00Z" w16du:dateUtc="2026-09-26T00:05:00Z"/>
          <w:rFonts w:ascii="Arial" w:hAnsi="Arial" w:cs="Arial"/>
        </w:rPr>
      </w:pPr>
      <w:ins w:id="111" w:author="Andrew Wynne" w:date="2026-09-25T20:05:00Z" w16du:dateUtc="2026-09-26T00:05:00Z">
        <w:r>
          <w:rPr>
            <w:rFonts w:ascii="Arial" w:hAnsi="Arial" w:cs="Arial"/>
          </w:rPr>
          <w:t>It is important to get the track’s surface material correct in this locality. The local ironstone is the most appropriate material for the surfacing. Other materials unnatural to the area will look visually incongruous. Hard landscape details are required.</w:t>
        </w:r>
      </w:ins>
    </w:p>
    <w:p w14:paraId="0162089B" w14:textId="77777777" w:rsidR="00452900" w:rsidRDefault="00452900" w:rsidP="00452900">
      <w:pPr>
        <w:rPr>
          <w:ins w:id="112" w:author="Andrew Wynne" w:date="2026-09-25T20:05:00Z" w16du:dateUtc="2026-09-26T00:05:00Z"/>
          <w:rFonts w:ascii="Arial" w:hAnsi="Arial" w:cs="Arial"/>
        </w:rPr>
      </w:pPr>
    </w:p>
    <w:p w14:paraId="28F0CFB8" w14:textId="77777777" w:rsidR="00452900" w:rsidRDefault="00452900" w:rsidP="00452900">
      <w:pPr>
        <w:rPr>
          <w:ins w:id="113" w:author="Andrew Wynne" w:date="2026-09-25T20:05:00Z" w16du:dateUtc="2026-09-26T00:05:00Z"/>
          <w:rFonts w:ascii="Arial" w:hAnsi="Arial" w:cs="Arial"/>
        </w:rPr>
      </w:pPr>
      <w:ins w:id="114" w:author="Andrew Wynne" w:date="2026-09-25T20:05:00Z" w16du:dateUtc="2026-09-26T00:05:00Z">
        <w:r>
          <w:rPr>
            <w:rFonts w:ascii="Arial" w:hAnsi="Arial" w:cs="Arial"/>
          </w:rPr>
          <w:t>Regards</w:t>
        </w:r>
      </w:ins>
    </w:p>
    <w:p w14:paraId="395D7C2B" w14:textId="77777777" w:rsidR="00452900" w:rsidRDefault="00452900" w:rsidP="00452900">
      <w:pPr>
        <w:rPr>
          <w:ins w:id="115" w:author="Andrew Wynne" w:date="2026-09-25T20:05:00Z" w16du:dateUtc="2026-09-26T00:05:00Z"/>
          <w:rFonts w:ascii="Arial" w:hAnsi="Arial" w:cs="Arial"/>
        </w:rPr>
      </w:pPr>
    </w:p>
    <w:p w14:paraId="5271570C" w14:textId="77777777" w:rsidR="00452900" w:rsidRDefault="00452900" w:rsidP="00452900">
      <w:pPr>
        <w:rPr>
          <w:ins w:id="116" w:author="Andrew Wynne" w:date="2026-09-25T20:05:00Z" w16du:dateUtc="2026-09-26T00:05:00Z"/>
          <w:rFonts w:ascii="Arial" w:hAnsi="Arial" w:cs="Arial"/>
        </w:rPr>
      </w:pPr>
      <w:ins w:id="117" w:author="Andrew Wynne" w:date="2026-09-25T20:05:00Z" w16du:dateUtc="2026-09-26T00:05:00Z">
        <w:r>
          <w:rPr>
            <w:rFonts w:ascii="Arial" w:hAnsi="Arial" w:cs="Arial"/>
          </w:rPr>
          <w:t>Tim</w:t>
        </w:r>
      </w:ins>
    </w:p>
    <w:p w14:paraId="61254C49" w14:textId="77777777" w:rsidR="00452900" w:rsidRDefault="00452900" w:rsidP="00452900">
      <w:pPr>
        <w:rPr>
          <w:ins w:id="118" w:author="Andrew Wynne" w:date="2026-09-25T20:05:00Z" w16du:dateUtc="2026-09-26T00:05:00Z"/>
          <w:rFonts w:ascii="Arial" w:hAnsi="Arial" w:cs="Arial"/>
        </w:rPr>
      </w:pPr>
    </w:p>
    <w:p w14:paraId="6EEC800E" w14:textId="77777777" w:rsidR="00452900" w:rsidRDefault="00452900" w:rsidP="00452900">
      <w:pPr>
        <w:rPr>
          <w:ins w:id="119" w:author="Andrew Wynne" w:date="2026-09-25T20:05:00Z" w16du:dateUtc="2026-09-26T00:05:00Z"/>
          <w:rFonts w:ascii="Arial Rounded MT Bold" w:hAnsi="Arial Rounded MT Bold"/>
          <w:sz w:val="20"/>
          <w:szCs w:val="20"/>
          <w:lang w:eastAsia="en-GB"/>
        </w:rPr>
      </w:pPr>
      <w:ins w:id="120" w:author="Andrew Wynne" w:date="2026-09-25T20:05:00Z" w16du:dateUtc="2026-09-26T00:05:00Z">
        <w:r>
          <w:rPr>
            <w:rFonts w:ascii="Arial Rounded MT Bold" w:hAnsi="Arial Rounded MT Bold"/>
            <w:b/>
            <w:bCs/>
            <w:sz w:val="28"/>
            <w:szCs w:val="28"/>
            <w:lang w:eastAsia="en-GB"/>
          </w:rPr>
          <w:t xml:space="preserve">Tim Screen </w:t>
        </w:r>
        <w:r>
          <w:rPr>
            <w:rFonts w:ascii="Arial Rounded MT Bold" w:hAnsi="Arial Rounded MT Bold"/>
            <w:sz w:val="20"/>
            <w:szCs w:val="20"/>
            <w:lang w:eastAsia="en-GB"/>
          </w:rPr>
          <w:t>CMLI</w:t>
        </w:r>
      </w:ins>
    </w:p>
    <w:p w14:paraId="01F99CBD" w14:textId="77777777" w:rsidR="00452900" w:rsidRDefault="00452900" w:rsidP="00452900">
      <w:pPr>
        <w:rPr>
          <w:ins w:id="121" w:author="Andrew Wynne" w:date="2026-09-25T20:05:00Z" w16du:dateUtc="2026-09-26T00:05:00Z"/>
          <w:rFonts w:ascii="Arial" w:hAnsi="Arial" w:cs="Arial"/>
          <w:b/>
          <w:bCs/>
          <w:sz w:val="20"/>
          <w:szCs w:val="20"/>
          <w:lang w:eastAsia="en-GB"/>
        </w:rPr>
      </w:pPr>
      <w:ins w:id="122" w:author="Andrew Wynne" w:date="2026-09-25T20:05:00Z" w16du:dateUtc="2026-09-26T00:05:00Z">
        <w:r>
          <w:rPr>
            <w:rFonts w:ascii="Arial" w:hAnsi="Arial" w:cs="Arial"/>
            <w:b/>
            <w:bCs/>
            <w:sz w:val="20"/>
            <w:szCs w:val="20"/>
            <w:lang w:eastAsia="en-GB"/>
          </w:rPr>
          <w:t>Landscape Architect</w:t>
        </w:r>
      </w:ins>
    </w:p>
    <w:p w14:paraId="5FFEB7AE" w14:textId="77777777" w:rsidR="00452900" w:rsidRDefault="00452900" w:rsidP="00452900">
      <w:pPr>
        <w:rPr>
          <w:ins w:id="123" w:author="Andrew Wynne" w:date="2026-09-25T20:05:00Z" w16du:dateUtc="2026-09-26T00:05:00Z"/>
          <w:rFonts w:ascii="Arial" w:hAnsi="Arial" w:cs="Arial"/>
          <w:sz w:val="20"/>
          <w:szCs w:val="20"/>
          <w:lang w:eastAsia="en-GB"/>
        </w:rPr>
      </w:pPr>
    </w:p>
    <w:p w14:paraId="49D970D2" w14:textId="77777777" w:rsidR="00452900" w:rsidRDefault="00452900" w:rsidP="00452900">
      <w:pPr>
        <w:rPr>
          <w:ins w:id="124" w:author="Andrew Wynne" w:date="2026-09-25T20:05:00Z" w16du:dateUtc="2026-09-26T00:05:00Z"/>
          <w:rFonts w:ascii="Arial" w:hAnsi="Arial" w:cs="Arial"/>
          <w:sz w:val="20"/>
          <w:szCs w:val="20"/>
          <w:lang w:eastAsia="en-GB"/>
        </w:rPr>
      </w:pPr>
      <w:ins w:id="125" w:author="Andrew Wynne" w:date="2026-09-25T20:05:00Z" w16du:dateUtc="2026-09-26T00:05:00Z">
        <w:r>
          <w:rPr>
            <w:rFonts w:ascii="Arial" w:hAnsi="Arial" w:cs="Arial"/>
            <w:sz w:val="20"/>
            <w:szCs w:val="20"/>
            <w:lang w:eastAsia="en-GB"/>
          </w:rPr>
          <w:t>Cherwell District &amp; South Northants Councils</w:t>
        </w:r>
      </w:ins>
    </w:p>
    <w:p w14:paraId="35C9F444" w14:textId="77777777" w:rsidR="00452900" w:rsidRDefault="00452900" w:rsidP="00452900">
      <w:pPr>
        <w:rPr>
          <w:ins w:id="126" w:author="Andrew Wynne" w:date="2026-09-25T20:05:00Z" w16du:dateUtc="2026-09-26T00:05:00Z"/>
          <w:rFonts w:ascii="Arial" w:hAnsi="Arial" w:cs="Arial"/>
          <w:sz w:val="20"/>
          <w:szCs w:val="20"/>
          <w:lang w:eastAsia="en-GB"/>
        </w:rPr>
      </w:pPr>
    </w:p>
    <w:p w14:paraId="1FACB596" w14:textId="77777777" w:rsidR="00452900" w:rsidRDefault="00452900" w:rsidP="00452900">
      <w:pPr>
        <w:rPr>
          <w:ins w:id="127" w:author="Andrew Wynne" w:date="2026-09-25T20:05:00Z" w16du:dateUtc="2026-09-26T00:05:00Z"/>
          <w:rFonts w:ascii="Arial" w:hAnsi="Arial" w:cs="Arial"/>
          <w:sz w:val="20"/>
          <w:szCs w:val="20"/>
          <w:lang w:eastAsia="en-GB"/>
        </w:rPr>
      </w:pPr>
      <w:ins w:id="128" w:author="Andrew Wynne" w:date="2026-09-25T20:05:00Z" w16du:dateUtc="2026-09-26T00:05:00Z">
        <w:r>
          <w:rPr>
            <w:rFonts w:ascii="Arial" w:hAnsi="Arial" w:cs="Arial"/>
            <w:noProof/>
            <w:sz w:val="20"/>
            <w:szCs w:val="20"/>
            <w:lang w:eastAsia="en-GB"/>
          </w:rPr>
          <w:drawing>
            <wp:inline distT="0" distB="0" distL="0" distR="0">
              <wp:extent cx="316230" cy="196850"/>
              <wp:effectExtent l="0" t="0" r="7620" b="0"/>
              <wp:docPr id="5" name="Picture 5" descr="cid:image001.png@01D42362.A2D0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2362.A2D0630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16230" cy="196850"/>
                      </a:xfrm>
                      <a:prstGeom prst="rect">
                        <a:avLst/>
                      </a:prstGeom>
                      <a:noFill/>
                      <a:ln>
                        <a:noFill/>
                      </a:ln>
                    </pic:spPr>
                  </pic:pic>
                </a:graphicData>
              </a:graphic>
            </wp:inline>
          </w:drawing>
        </w:r>
        <w:r>
          <w:rPr>
            <w:rFonts w:ascii="Arial" w:hAnsi="Arial" w:cs="Arial"/>
            <w:sz w:val="20"/>
            <w:szCs w:val="20"/>
            <w:lang w:eastAsia="en-GB"/>
          </w:rPr>
          <w:t xml:space="preserve">01295 221862 </w:t>
        </w:r>
      </w:ins>
    </w:p>
    <w:p w14:paraId="3FBF1003" w14:textId="77777777" w:rsidR="00452900" w:rsidRDefault="00452900" w:rsidP="00452900">
      <w:pPr>
        <w:rPr>
          <w:ins w:id="129" w:author="Andrew Wynne" w:date="2026-09-25T20:05:00Z" w16du:dateUtc="2026-09-26T00:05:00Z"/>
          <w:rFonts w:ascii="Arial" w:hAnsi="Arial" w:cs="Arial"/>
          <w:sz w:val="20"/>
          <w:szCs w:val="20"/>
          <w:lang w:eastAsia="en-GB"/>
        </w:rPr>
      </w:pPr>
      <w:ins w:id="130" w:author="Andrew Wynne" w:date="2026-09-25T20:05:00Z" w16du:dateUtc="2026-09-26T00:05:00Z">
        <w:r>
          <w:rPr>
            <w:rFonts w:ascii="Arial" w:hAnsi="Arial" w:cs="Arial"/>
            <w:noProof/>
            <w:sz w:val="20"/>
            <w:szCs w:val="20"/>
            <w:lang w:eastAsia="en-GB"/>
          </w:rPr>
          <w:drawing>
            <wp:inline distT="0" distB="0" distL="0" distR="0">
              <wp:extent cx="316230" cy="196850"/>
              <wp:effectExtent l="0" t="0" r="7620" b="0"/>
              <wp:docPr id="4" name="Picture 4" descr="cid:image002.png@01D42362.A2D0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42362.A2D0630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16230" cy="196850"/>
                      </a:xfrm>
                      <a:prstGeom prst="rect">
                        <a:avLst/>
                      </a:prstGeom>
                      <a:noFill/>
                      <a:ln>
                        <a:noFill/>
                      </a:ln>
                    </pic:spPr>
                  </pic:pic>
                </a:graphicData>
              </a:graphic>
            </wp:inline>
          </w:drawing>
        </w:r>
        <w:r>
          <w:rPr>
            <w:rFonts w:ascii="Arial" w:hAnsi="Arial" w:cs="Arial"/>
            <w:sz w:val="20"/>
            <w:szCs w:val="20"/>
            <w:lang w:eastAsia="en-GB"/>
          </w:rPr>
          <w:t xml:space="preserve"> 01295 221878 </w:t>
        </w:r>
      </w:ins>
    </w:p>
    <w:p w14:paraId="1FD618BC" w14:textId="77777777" w:rsidR="00452900" w:rsidRDefault="00452900" w:rsidP="00452900">
      <w:pPr>
        <w:rPr>
          <w:ins w:id="131" w:author="Andrew Wynne" w:date="2026-09-25T20:05:00Z" w16du:dateUtc="2026-09-26T00:05:00Z"/>
          <w:rFonts w:ascii="Arial" w:hAnsi="Arial" w:cs="Arial"/>
          <w:sz w:val="20"/>
          <w:szCs w:val="20"/>
          <w:lang w:eastAsia="en-GB"/>
        </w:rPr>
      </w:pPr>
    </w:p>
    <w:p w14:paraId="737FAF5F" w14:textId="77777777" w:rsidR="00452900" w:rsidRDefault="00452900" w:rsidP="00452900">
      <w:pPr>
        <w:rPr>
          <w:ins w:id="132" w:author="Andrew Wynne" w:date="2026-09-25T20:05:00Z" w16du:dateUtc="2026-09-26T00:05:00Z"/>
          <w:rFonts w:ascii="Arial" w:hAnsi="Arial" w:cs="Arial"/>
          <w:sz w:val="20"/>
          <w:szCs w:val="20"/>
          <w:lang w:eastAsia="en-GB"/>
        </w:rPr>
      </w:pPr>
      <w:ins w:id="133" w:author="Andrew Wynne" w:date="2026-09-25T20:05:00Z" w16du:dateUtc="2026-09-26T00:05:00Z">
        <w:r>
          <w:fldChar w:fldCharType="begin"/>
        </w:r>
        <w:r>
          <w:instrText>HYPERLINK "mailto:tim.screen@cherwellandsouthnorthants.gov.uk"</w:instrText>
        </w:r>
        <w:r>
          <w:fldChar w:fldCharType="separate"/>
        </w:r>
        <w:r>
          <w:rPr>
            <w:rStyle w:val="Hyperlink"/>
            <w:rFonts w:ascii="Arial" w:hAnsi="Arial" w:cs="Arial"/>
            <w:sz w:val="20"/>
            <w:szCs w:val="20"/>
            <w:lang w:eastAsia="en-GB"/>
          </w:rPr>
          <w:t>mailto:tim.screen@cherwellandsouthnorthants.gov.uk</w:t>
        </w:r>
        <w:r>
          <w:fldChar w:fldCharType="end"/>
        </w:r>
        <w:r>
          <w:rPr>
            <w:rFonts w:ascii="Arial" w:hAnsi="Arial" w:cs="Arial"/>
            <w:sz w:val="20"/>
            <w:szCs w:val="20"/>
            <w:lang w:eastAsia="en-GB"/>
          </w:rPr>
          <w:t xml:space="preserve"> </w:t>
        </w:r>
      </w:ins>
    </w:p>
    <w:p w14:paraId="0477CFDE" w14:textId="77777777" w:rsidR="00452900" w:rsidRDefault="00452900" w:rsidP="00452900">
      <w:pPr>
        <w:rPr>
          <w:ins w:id="134" w:author="Andrew Wynne" w:date="2026-09-25T20:05:00Z" w16du:dateUtc="2026-09-26T00:05:00Z"/>
          <w:rFonts w:ascii="Arial" w:hAnsi="Arial" w:cs="Arial"/>
          <w:sz w:val="20"/>
          <w:szCs w:val="20"/>
          <w:lang w:eastAsia="en-GB"/>
        </w:rPr>
      </w:pPr>
    </w:p>
    <w:p w14:paraId="036E30F9" w14:textId="77777777" w:rsidR="00452900" w:rsidRDefault="00452900" w:rsidP="00452900">
      <w:pPr>
        <w:rPr>
          <w:ins w:id="135" w:author="Andrew Wynne" w:date="2026-09-25T20:05:00Z" w16du:dateUtc="2026-09-26T00:05:00Z"/>
          <w:rFonts w:ascii="Arial" w:hAnsi="Arial" w:cs="Arial"/>
          <w:sz w:val="20"/>
          <w:szCs w:val="20"/>
          <w:lang w:eastAsia="en-GB"/>
        </w:rPr>
      </w:pPr>
      <w:ins w:id="136" w:author="Andrew Wynne" w:date="2026-09-25T20:05:00Z" w16du:dateUtc="2026-09-26T00:05:00Z">
        <w:r>
          <w:fldChar w:fldCharType="begin"/>
        </w:r>
        <w:r>
          <w:instrText>HYPERLINK "http://www.cherwell-dc.gov.uk"</w:instrText>
        </w:r>
        <w:r>
          <w:fldChar w:fldCharType="separate"/>
        </w:r>
        <w:r>
          <w:rPr>
            <w:rStyle w:val="Hyperlink"/>
            <w:rFonts w:ascii="Arial" w:hAnsi="Arial" w:cs="Arial"/>
            <w:sz w:val="20"/>
            <w:szCs w:val="20"/>
            <w:lang w:eastAsia="en-GB"/>
          </w:rPr>
          <w:t>www.cherwell-dc.gov.uk</w:t>
        </w:r>
        <w:r>
          <w:fldChar w:fldCharType="end"/>
        </w:r>
      </w:ins>
    </w:p>
    <w:p w14:paraId="35597236" w14:textId="77777777" w:rsidR="00452900" w:rsidRDefault="00452900" w:rsidP="00452900">
      <w:pPr>
        <w:rPr>
          <w:ins w:id="137" w:author="Andrew Wynne" w:date="2026-09-25T20:05:00Z" w16du:dateUtc="2026-09-26T00:05:00Z"/>
          <w:rFonts w:ascii="Arial" w:hAnsi="Arial" w:cs="Arial"/>
          <w:sz w:val="20"/>
          <w:szCs w:val="20"/>
          <w:lang w:eastAsia="en-GB"/>
        </w:rPr>
      </w:pPr>
      <w:ins w:id="138" w:author="Andrew Wynne" w:date="2026-09-25T20:05:00Z" w16du:dateUtc="2026-09-26T00:05:00Z">
        <w:r>
          <w:fldChar w:fldCharType="begin"/>
        </w:r>
        <w:r>
          <w:instrText>HYPERLINK "http://www.southnorthants.gov.uk"</w:instrText>
        </w:r>
        <w:r>
          <w:fldChar w:fldCharType="separate"/>
        </w:r>
        <w:r>
          <w:rPr>
            <w:rStyle w:val="Hyperlink"/>
            <w:rFonts w:ascii="Arial" w:hAnsi="Arial" w:cs="Arial"/>
            <w:sz w:val="20"/>
            <w:szCs w:val="20"/>
            <w:lang w:eastAsia="en-GB"/>
          </w:rPr>
          <w:t>www.southnorthants.gov.uk</w:t>
        </w:r>
        <w:r>
          <w:fldChar w:fldCharType="end"/>
        </w:r>
      </w:ins>
    </w:p>
    <w:p w14:paraId="437F4C78" w14:textId="77777777" w:rsidR="00452900" w:rsidRDefault="00452900" w:rsidP="00452900">
      <w:pPr>
        <w:rPr>
          <w:ins w:id="139" w:author="Andrew Wynne" w:date="2026-09-25T20:05:00Z" w16du:dateUtc="2026-09-26T00:05:00Z"/>
          <w:rFonts w:ascii="Arial" w:hAnsi="Arial" w:cs="Arial"/>
          <w:sz w:val="20"/>
          <w:szCs w:val="20"/>
          <w:lang w:eastAsia="en-GB"/>
        </w:rPr>
      </w:pPr>
    </w:p>
    <w:p w14:paraId="05A5830B" w14:textId="77777777" w:rsidR="00452900" w:rsidRDefault="00452900" w:rsidP="00452900">
      <w:pPr>
        <w:rPr>
          <w:ins w:id="140" w:author="Andrew Wynne" w:date="2026-09-25T20:05:00Z" w16du:dateUtc="2026-09-26T00:05:00Z"/>
          <w:rFonts w:ascii="Arial" w:hAnsi="Arial" w:cs="Arial"/>
          <w:sz w:val="20"/>
          <w:szCs w:val="20"/>
          <w:lang w:eastAsia="en-GB"/>
        </w:rPr>
      </w:pPr>
      <w:ins w:id="141" w:author="Andrew Wynne" w:date="2026-09-25T20:05:00Z" w16du:dateUtc="2026-09-26T00:05:00Z">
        <w:r>
          <w:fldChar w:fldCharType="begin"/>
        </w:r>
        <w:r>
          <w:instrText>HYPERLINK "http://www.facebook.com/cherwelldistrictcouncil"</w:instrText>
        </w:r>
        <w:r>
          <w:fldChar w:fldCharType="separate"/>
        </w:r>
        <w:r>
          <w:rPr>
            <w:rStyle w:val="Hyperlink"/>
            <w:rFonts w:ascii="Arial" w:hAnsi="Arial" w:cs="Arial"/>
            <w:sz w:val="20"/>
            <w:szCs w:val="20"/>
            <w:lang w:eastAsia="en-GB"/>
          </w:rPr>
          <w:t>www.facebook.com/cherwelldistrictcouncil</w:t>
        </w:r>
        <w:r>
          <w:fldChar w:fldCharType="end"/>
        </w:r>
        <w:r>
          <w:rPr>
            <w:rFonts w:ascii="Arial" w:hAnsi="Arial" w:cs="Arial"/>
            <w:sz w:val="20"/>
            <w:szCs w:val="20"/>
            <w:lang w:eastAsia="en-GB"/>
          </w:rPr>
          <w:t xml:space="preserve">   </w:t>
        </w:r>
      </w:ins>
    </w:p>
    <w:p w14:paraId="39A1029B" w14:textId="77777777" w:rsidR="00452900" w:rsidRDefault="00452900" w:rsidP="00452900">
      <w:pPr>
        <w:rPr>
          <w:ins w:id="142" w:author="Andrew Wynne" w:date="2026-09-25T20:05:00Z" w16du:dateUtc="2026-09-26T00:05:00Z"/>
          <w:rFonts w:ascii="Arial" w:hAnsi="Arial" w:cs="Arial"/>
          <w:sz w:val="20"/>
          <w:szCs w:val="20"/>
          <w:lang w:eastAsia="en-GB"/>
        </w:rPr>
      </w:pPr>
      <w:ins w:id="143" w:author="Andrew Wynne" w:date="2026-09-25T20:05:00Z" w16du:dateUtc="2026-09-26T00:05:00Z">
        <w:r>
          <w:fldChar w:fldCharType="begin"/>
        </w:r>
        <w:r>
          <w:instrText>HYPERLINK "http://www.facebook.com/southnorthantscouncil"</w:instrText>
        </w:r>
        <w:r>
          <w:fldChar w:fldCharType="separate"/>
        </w:r>
        <w:r>
          <w:rPr>
            <w:rStyle w:val="Hyperlink"/>
            <w:rFonts w:ascii="Arial" w:hAnsi="Arial" w:cs="Arial"/>
            <w:sz w:val="20"/>
            <w:szCs w:val="20"/>
            <w:lang w:eastAsia="en-GB"/>
          </w:rPr>
          <w:t>www.facebook.com/southnorthantscouncil</w:t>
        </w:r>
        <w:r>
          <w:fldChar w:fldCharType="end"/>
        </w:r>
        <w:r>
          <w:rPr>
            <w:rFonts w:ascii="Arial" w:hAnsi="Arial" w:cs="Arial"/>
            <w:sz w:val="20"/>
            <w:szCs w:val="20"/>
            <w:lang w:eastAsia="en-GB"/>
          </w:rPr>
          <w:t xml:space="preserve">    </w:t>
        </w:r>
      </w:ins>
    </w:p>
    <w:p w14:paraId="70EDC454" w14:textId="77777777" w:rsidR="00452900" w:rsidRDefault="00452900" w:rsidP="00452900">
      <w:pPr>
        <w:rPr>
          <w:ins w:id="144" w:author="Andrew Wynne" w:date="2026-09-25T20:05:00Z" w16du:dateUtc="2026-09-26T00:05:00Z"/>
          <w:rFonts w:ascii="Arial" w:hAnsi="Arial" w:cs="Arial"/>
          <w:sz w:val="20"/>
          <w:szCs w:val="20"/>
          <w:lang w:eastAsia="en-GB"/>
        </w:rPr>
      </w:pPr>
    </w:p>
    <w:p w14:paraId="6C91CA6A" w14:textId="77777777" w:rsidR="00452900" w:rsidRDefault="00452900" w:rsidP="00452900">
      <w:pPr>
        <w:rPr>
          <w:ins w:id="145" w:author="Andrew Wynne" w:date="2026-09-25T20:05:00Z" w16du:dateUtc="2026-09-26T00:05:00Z"/>
          <w:rFonts w:ascii="Arial" w:hAnsi="Arial" w:cs="Arial"/>
          <w:sz w:val="20"/>
          <w:szCs w:val="20"/>
          <w:lang w:eastAsia="en-GB"/>
        </w:rPr>
      </w:pPr>
      <w:ins w:id="146" w:author="Andrew Wynne" w:date="2026-09-25T20:05:00Z" w16du:dateUtc="2026-09-26T00:05:00Z">
        <w:r>
          <w:rPr>
            <w:rFonts w:ascii="Arial" w:hAnsi="Arial" w:cs="Arial"/>
            <w:sz w:val="20"/>
            <w:szCs w:val="20"/>
            <w:lang w:eastAsia="en-GB"/>
          </w:rPr>
          <w:t>Follow us on Twitter: @Cherwellcouncil</w:t>
        </w:r>
      </w:ins>
    </w:p>
    <w:p w14:paraId="300F471C" w14:textId="77777777" w:rsidR="00452900" w:rsidRDefault="00452900" w:rsidP="00452900">
      <w:pPr>
        <w:rPr>
          <w:ins w:id="147" w:author="Andrew Wynne" w:date="2026-09-25T20:05:00Z" w16du:dateUtc="2026-09-26T00:05:00Z"/>
          <w:lang w:eastAsia="en-GB"/>
        </w:rPr>
      </w:pPr>
      <w:ins w:id="148" w:author="Andrew Wynne" w:date="2026-09-25T20:05:00Z" w16du:dateUtc="2026-09-26T00:05:00Z">
        <w:r>
          <w:rPr>
            <w:rFonts w:ascii="Arial" w:hAnsi="Arial" w:cs="Arial"/>
            <w:sz w:val="20"/>
            <w:szCs w:val="20"/>
            <w:lang w:eastAsia="en-GB"/>
          </w:rPr>
          <w:t>Follow us on Twitter : @SNorthantsC</w:t>
        </w:r>
      </w:ins>
    </w:p>
    <w:p w14:paraId="5527C7B9" w14:textId="77777777" w:rsidR="00452900" w:rsidRDefault="00452900" w:rsidP="00452900">
      <w:pPr>
        <w:rPr>
          <w:ins w:id="149" w:author="Andrew Wynne" w:date="2026-09-25T20:05:00Z" w16du:dateUtc="2026-09-26T00:05:00Z"/>
          <w:lang w:eastAsia="en-GB"/>
        </w:rPr>
      </w:pPr>
    </w:p>
    <w:p w14:paraId="7225FA24" w14:textId="77777777" w:rsidR="00452900" w:rsidRDefault="00452900" w:rsidP="00452900">
      <w:pPr>
        <w:rPr>
          <w:ins w:id="150" w:author="Andrew Wynne" w:date="2026-09-25T20:05:00Z" w16du:dateUtc="2026-09-26T00:05:00Z"/>
        </w:rPr>
      </w:pPr>
    </w:p>
    <w:p w14:paraId="35FA3389" w14:textId="77777777" w:rsidR="00452900" w:rsidRDefault="00452900" w:rsidP="00452900">
      <w:pPr>
        <w:spacing w:after="240"/>
        <w:rPr>
          <w:ins w:id="151" w:author="Andrew Wynne" w:date="2026-09-25T20:05:00Z" w16du:dateUtc="2026-09-26T00:05:00Z"/>
          <w:rFonts w:ascii="Times New Roman" w:hAnsi="Times New Roman" w:cs="Times New Roman"/>
          <w:sz w:val="24"/>
          <w:szCs w:val="24"/>
          <w:lang w:eastAsia="en-GB"/>
        </w:rPr>
      </w:pPr>
    </w:p>
    <w:p w14:paraId="5A97DD5E" w14:textId="77777777" w:rsidR="00452900" w:rsidRDefault="00452900" w:rsidP="00452900">
      <w:pPr>
        <w:rPr>
          <w:ins w:id="152" w:author="Andrew Wynne" w:date="2026-09-25T20:05:00Z" w16du:dateUtc="2026-09-26T00:05:00Z"/>
          <w:rFonts w:ascii="Times New Roman" w:hAnsi="Times New Roman" w:cs="Times New Roman"/>
          <w:sz w:val="24"/>
          <w:szCs w:val="24"/>
          <w:lang w:eastAsia="en-GB"/>
        </w:rPr>
      </w:pPr>
      <w:ins w:id="153" w:author="Andrew Wynne" w:date="2026-09-25T20:05:00Z" w16du:dateUtc="2026-09-26T00:05:00Z">
        <w:r>
          <w:rPr>
            <w:rFonts w:ascii="Times New Roman" w:hAnsi="Times New Roman" w:cs="Times New Roman"/>
            <w:sz w:val="24"/>
            <w:szCs w:val="24"/>
            <w:lang w:eastAsia="en-GB"/>
          </w:rPr>
          <w:t xml:space="preserve">This e-mail (including any attachments) may be confidential and may contain legally privileged information. You should not disclose its contents to any other person. If you are not the intended recipient, please notify the sender immediately. </w:t>
        </w:r>
      </w:ins>
    </w:p>
    <w:p w14:paraId="0F144DBF" w14:textId="77777777" w:rsidR="00452900" w:rsidRDefault="00452900" w:rsidP="00452900">
      <w:pPr>
        <w:rPr>
          <w:ins w:id="154" w:author="Andrew Wynne" w:date="2026-09-25T20:05:00Z" w16du:dateUtc="2026-09-26T00:05:00Z"/>
          <w:rFonts w:ascii="Times New Roman" w:hAnsi="Times New Roman" w:cs="Times New Roman"/>
          <w:sz w:val="24"/>
          <w:szCs w:val="24"/>
          <w:lang w:eastAsia="en-GB"/>
        </w:rPr>
      </w:pPr>
    </w:p>
    <w:p w14:paraId="18F74FC3" w14:textId="77777777" w:rsidR="00452900" w:rsidRDefault="00452900" w:rsidP="00452900">
      <w:pPr>
        <w:rPr>
          <w:ins w:id="155" w:author="Andrew Wynne" w:date="2026-09-25T20:05:00Z" w16du:dateUtc="2026-09-26T00:05:00Z"/>
          <w:rFonts w:ascii="Times New Roman" w:hAnsi="Times New Roman" w:cs="Times New Roman"/>
          <w:sz w:val="24"/>
          <w:szCs w:val="24"/>
          <w:lang w:eastAsia="en-GB"/>
        </w:rPr>
      </w:pPr>
      <w:ins w:id="156" w:author="Andrew Wynne" w:date="2026-09-25T20:05:00Z" w16du:dateUtc="2026-09-26T00:05:00Z">
        <w:r>
          <w:rPr>
            <w:rFonts w:ascii="Times New Roman" w:hAnsi="Times New Roman" w:cs="Times New Roman"/>
            <w:sz w:val="24"/>
            <w:szCs w:val="24"/>
            <w:lang w:eastAsia="en-GB"/>
          </w:rPr>
          <w:t xml:space="preserve">Whilst the Council has taken every reasonable precaution to minimise the risk of computer software viruses, it cannot accept liability for any damage which you may sustain as a result of such viruses. You should carry out your own virus checks before opening the e-mail(and/or any attachments). </w:t>
        </w:r>
      </w:ins>
    </w:p>
    <w:p w14:paraId="62BBA83B" w14:textId="77777777" w:rsidR="00452900" w:rsidRDefault="00452900" w:rsidP="00452900">
      <w:pPr>
        <w:rPr>
          <w:ins w:id="157" w:author="Andrew Wynne" w:date="2026-09-25T20:05:00Z" w16du:dateUtc="2026-09-26T00:05:00Z"/>
          <w:rFonts w:ascii="Times New Roman" w:hAnsi="Times New Roman" w:cs="Times New Roman"/>
          <w:sz w:val="24"/>
          <w:szCs w:val="24"/>
          <w:lang w:eastAsia="en-GB"/>
        </w:rPr>
      </w:pPr>
    </w:p>
    <w:p w14:paraId="5431C8B5" w14:textId="77777777" w:rsidR="00452900" w:rsidRDefault="00452900" w:rsidP="00452900">
      <w:pPr>
        <w:rPr>
          <w:ins w:id="158" w:author="Andrew Wynne" w:date="2026-09-25T20:05:00Z" w16du:dateUtc="2026-09-26T00:05:00Z"/>
          <w:rFonts w:ascii="Times New Roman" w:hAnsi="Times New Roman" w:cs="Times New Roman"/>
          <w:sz w:val="24"/>
          <w:szCs w:val="24"/>
          <w:lang w:eastAsia="en-GB"/>
        </w:rPr>
      </w:pPr>
      <w:ins w:id="159" w:author="Andrew Wynne" w:date="2026-09-25T20:05:00Z" w16du:dateUtc="2026-09-26T00:05:00Z">
        <w:r>
          <w:rPr>
            <w:rFonts w:ascii="Times New Roman" w:hAnsi="Times New Roman" w:cs="Times New Roman"/>
            <w:sz w:val="24"/>
            <w:szCs w:val="24"/>
            <w:lang w:eastAsia="en-GB"/>
          </w:rPr>
          <w:t xml:space="preserve">Unless expressly stated otherwise, the contents of this e-mail represent only the views of the sender and does not impose any legal obligation upon the Council or commit the Council to any course of action. </w:t>
        </w:r>
      </w:ins>
    </w:p>
    <w:p w14:paraId="14EDA977" w14:textId="77777777" w:rsidR="00452900" w:rsidRDefault="00452900" w:rsidP="00452900">
      <w:pPr>
        <w:spacing w:after="240"/>
        <w:rPr>
          <w:ins w:id="160" w:author="Andrew Wynne" w:date="2026-09-25T20:05:00Z" w16du:dateUtc="2026-09-26T00:05:00Z"/>
          <w:rFonts w:ascii="Times New Roman" w:eastAsia="Times New Roman" w:hAnsi="Times New Roman" w:cs="Times New Roman"/>
          <w:sz w:val="24"/>
          <w:szCs w:val="24"/>
          <w:lang w:eastAsia="en-GB"/>
        </w:rPr>
      </w:pPr>
    </w:p>
    <w:p w14:paraId="7C8AE84F" w14:textId="77777777" w:rsidR="00452900" w:rsidRDefault="00452900" w:rsidP="00452900">
      <w:pPr>
        <w:rPr>
          <w:ins w:id="161" w:author="Andrew Wynne" w:date="2026-09-25T20:05:00Z" w16du:dateUtc="2026-09-26T00:05:00Z"/>
          <w:rFonts w:ascii="Times New Roman" w:eastAsia="Times New Roman" w:hAnsi="Times New Roman" w:cs="Times New Roman"/>
          <w:sz w:val="24"/>
          <w:szCs w:val="24"/>
          <w:lang w:eastAsia="en-GB"/>
        </w:rPr>
      </w:pPr>
      <w:ins w:id="162" w:author="Andrew Wynne" w:date="2026-09-25T20:05:00Z" w16du:dateUtc="2026-09-26T00:05:00Z">
        <w:r>
          <w:rPr>
            <w:rFonts w:ascii="Times New Roman" w:eastAsia="Times New Roman" w:hAnsi="Times New Roman" w:cs="Times New Roman"/>
            <w:sz w:val="24"/>
            <w:szCs w:val="24"/>
            <w:lang w:eastAsia="en-GB"/>
          </w:rPr>
          <w:t xml:space="preserve">This e-mail (including any attachments) may be confidential and may contain legally privileged information. You should not disclose its contents to any other person. If you are not the intended recipient, please notify the sender immediately. </w:t>
        </w:r>
      </w:ins>
    </w:p>
    <w:p w14:paraId="77FF13BC" w14:textId="77777777" w:rsidR="00452900" w:rsidRDefault="00452900" w:rsidP="00452900">
      <w:pPr>
        <w:rPr>
          <w:ins w:id="163" w:author="Andrew Wynne" w:date="2026-09-25T20:05:00Z" w16du:dateUtc="2026-09-26T00:05:00Z"/>
          <w:rFonts w:ascii="Times New Roman" w:eastAsia="Times New Roman" w:hAnsi="Times New Roman" w:cs="Times New Roman"/>
          <w:sz w:val="24"/>
          <w:szCs w:val="24"/>
          <w:lang w:eastAsia="en-GB"/>
        </w:rPr>
      </w:pPr>
    </w:p>
    <w:p w14:paraId="0FA508DD" w14:textId="77777777" w:rsidR="00452900" w:rsidRDefault="00452900" w:rsidP="00452900">
      <w:pPr>
        <w:rPr>
          <w:ins w:id="164" w:author="Andrew Wynne" w:date="2026-09-25T20:05:00Z" w16du:dateUtc="2026-09-26T00:05:00Z"/>
          <w:rFonts w:ascii="Times New Roman" w:eastAsia="Times New Roman" w:hAnsi="Times New Roman" w:cs="Times New Roman"/>
          <w:sz w:val="24"/>
          <w:szCs w:val="24"/>
          <w:lang w:eastAsia="en-GB"/>
        </w:rPr>
      </w:pPr>
      <w:ins w:id="165" w:author="Andrew Wynne" w:date="2026-09-25T20:05:00Z" w16du:dateUtc="2026-09-26T00:05:00Z">
        <w:r>
          <w:rPr>
            <w:rFonts w:ascii="Times New Roman" w:eastAsia="Times New Roman" w:hAnsi="Times New Roman" w:cs="Times New Roman"/>
            <w:sz w:val="24"/>
            <w:szCs w:val="24"/>
            <w:lang w:eastAsia="en-GB"/>
          </w:rPr>
          <w:t xml:space="preserve">Whilst the Council has taken every reasonable precaution to minimise the risk of computer software viruses, it cannot accept liability for any damage which you may sustain as a result of such viruses. You should carry out your own virus checks before opening the e-mail(and/or any attachments). </w:t>
        </w:r>
      </w:ins>
    </w:p>
    <w:p w14:paraId="4951B99C" w14:textId="77777777" w:rsidR="00452900" w:rsidRDefault="00452900" w:rsidP="00452900">
      <w:pPr>
        <w:rPr>
          <w:ins w:id="166" w:author="Andrew Wynne" w:date="2026-09-25T20:05:00Z" w16du:dateUtc="2026-09-26T00:05:00Z"/>
          <w:rFonts w:ascii="Times New Roman" w:eastAsia="Times New Roman" w:hAnsi="Times New Roman" w:cs="Times New Roman"/>
          <w:sz w:val="24"/>
          <w:szCs w:val="24"/>
          <w:lang w:eastAsia="en-GB"/>
        </w:rPr>
      </w:pPr>
    </w:p>
    <w:p w14:paraId="5F4A7FC5" w14:textId="77777777" w:rsidR="00452900" w:rsidRDefault="00452900" w:rsidP="00452900">
      <w:pPr>
        <w:rPr>
          <w:ins w:id="167" w:author="Andrew Wynne" w:date="2026-09-25T20:05:00Z" w16du:dateUtc="2026-09-26T00:05:00Z"/>
          <w:rFonts w:ascii="Times New Roman" w:eastAsia="Times New Roman" w:hAnsi="Times New Roman" w:cs="Times New Roman"/>
          <w:sz w:val="24"/>
          <w:szCs w:val="24"/>
          <w:lang w:eastAsia="en-GB"/>
        </w:rPr>
      </w:pPr>
      <w:ins w:id="168" w:author="Andrew Wynne" w:date="2026-09-25T20:05:00Z" w16du:dateUtc="2026-09-26T00:05:00Z">
        <w:r>
          <w:rPr>
            <w:rFonts w:ascii="Times New Roman" w:eastAsia="Times New Roman" w:hAnsi="Times New Roman" w:cs="Times New Roman"/>
            <w:sz w:val="24"/>
            <w:szCs w:val="24"/>
            <w:lang w:eastAsia="en-GB"/>
          </w:rPr>
          <w:t xml:space="preserve">Unless expressly stated otherwise, the contents of this e-mail represent only the views of the sender and does not impose any legal obligation upon the Council or commit the Council to any course of action. </w:t>
        </w:r>
      </w:ins>
    </w:p>
    <w:p w14:paraId="2B1839D6" w14:textId="66BAF682" w:rsidR="00683FA8" w:rsidRPr="00236EA4" w:rsidRDefault="00683FA8" w:rsidP="00E92CC4">
      <w:pPr>
        <w:ind w:left="720"/>
        <w:rPr>
          <w:del w:id="169" w:author="Andrew Wynne" w:date="2026-09-25T20:05:00Z" w16du:dateUtc="2026-09-26T00:05:00Z"/>
          <w:rFonts w:ascii="Times New Roman" w:eastAsia="Times New Roman" w:hAnsi="Times New Roman" w:cs="Times New Roman"/>
        </w:rPr>
      </w:pPr>
      <w:del w:id="170" w:author="Andrew Wynne" w:date="2026-09-25T20:05:00Z" w16du:dateUtc="2026-09-26T00:05:00Z">
        <w:r w:rsidRPr="00236EA4">
          <w:rPr>
            <w:rFonts w:ascii="Times New Roman" w:eastAsia="Times New Roman" w:hAnsi="Times New Roman" w:cs="Times New Roman"/>
            <w:b/>
            <w:bCs/>
          </w:rPr>
          <w:delText xml:space="preserve">Scholarship Committee </w:delText>
        </w:r>
        <w:r w:rsidR="00202D4C" w:rsidRPr="00236EA4">
          <w:rPr>
            <w:rFonts w:ascii="Times New Roman" w:eastAsia="Times New Roman" w:hAnsi="Times New Roman" w:cs="Times New Roman"/>
            <w:b/>
            <w:bCs/>
          </w:rPr>
          <w:delText>Community</w:delText>
        </w:r>
        <w:r w:rsidRPr="00236EA4">
          <w:rPr>
            <w:rFonts w:ascii="Times New Roman" w:eastAsia="Times New Roman" w:hAnsi="Times New Roman" w:cs="Times New Roman"/>
            <w:b/>
            <w:bCs/>
          </w:rPr>
          <w:delText xml:space="preserve"> Member</w:delText>
        </w:r>
        <w:r w:rsidRPr="00236EA4">
          <w:rPr>
            <w:rFonts w:ascii="Times New Roman" w:eastAsia="Times New Roman" w:hAnsi="Times New Roman" w:cs="Times New Roman"/>
          </w:rPr>
          <w:delText xml:space="preserve"> “This officer will serve on the scholarship</w:delText>
        </w:r>
        <w:r w:rsidR="00E92CC4" w:rsidRPr="00236EA4">
          <w:rPr>
            <w:rFonts w:ascii="Times New Roman" w:eastAsia="Times New Roman" w:hAnsi="Times New Roman" w:cs="Times New Roman"/>
          </w:rPr>
          <w:br/>
        </w:r>
        <w:r w:rsidRPr="00236EA4">
          <w:rPr>
            <w:rFonts w:ascii="Times New Roman" w:eastAsia="Times New Roman" w:hAnsi="Times New Roman" w:cs="Times New Roman"/>
          </w:rPr>
          <w:delText>committee along with the parent member and the PTO president. This person shall not be the parent or relative of a scholarship applicant.”</w:delText>
        </w:r>
      </w:del>
    </w:p>
    <w:p w14:paraId="3FE6CD02" w14:textId="1453A377" w:rsidR="00683FA8" w:rsidRPr="00236EA4" w:rsidRDefault="00683FA8" w:rsidP="00F364AF">
      <w:pPr>
        <w:rPr>
          <w:del w:id="171" w:author="Andrew Wynne" w:date="2026-09-25T20:05:00Z" w16du:dateUtc="2026-09-26T00:05:00Z"/>
          <w:rFonts w:ascii="Times New Roman" w:eastAsia="Times New Roman" w:hAnsi="Times New Roman" w:cs="Times New Roman"/>
        </w:rPr>
      </w:pPr>
    </w:p>
    <w:p w14:paraId="1F0C5F03" w14:textId="061AD99F" w:rsidR="005F17F7" w:rsidRPr="00236EA4" w:rsidRDefault="00AF557E">
      <w:pPr>
        <w:rPr>
          <w:del w:id="172" w:author="Andrew Wynne" w:date="2026-09-25T20:05:00Z" w16du:dateUtc="2026-09-26T00:05:00Z"/>
          <w:rFonts w:ascii="Times New Roman" w:eastAsia="Times New Roman" w:hAnsi="Times New Roman" w:cs="Times New Roman"/>
          <w:b/>
          <w:bCs/>
          <w:i/>
          <w:iCs/>
        </w:rPr>
      </w:pPr>
      <w:del w:id="173" w:author="Andrew Wynne" w:date="2026-09-25T20:05:00Z" w16du:dateUtc="2026-09-26T00:05:00Z">
        <w:r w:rsidRPr="00236EA4">
          <w:rPr>
            <w:rFonts w:ascii="Times New Roman" w:eastAsia="Times New Roman" w:hAnsi="Times New Roman" w:cs="Times New Roman"/>
            <w:b/>
            <w:bCs/>
            <w:i/>
            <w:iCs/>
          </w:rPr>
          <w:delText xml:space="preserve">Britney made the motion to accept Jeremy Simmons as President, Mary Fickett as Vice President, Lisa Johnston as Secretary and Shirley Town as Treasurer. Seconded by Mary Fickett. </w:delText>
        </w:r>
        <w:r w:rsidR="003E6B4B" w:rsidRPr="00236EA4">
          <w:rPr>
            <w:rFonts w:ascii="Times New Roman" w:eastAsia="Times New Roman" w:hAnsi="Times New Roman" w:cs="Times New Roman"/>
            <w:b/>
            <w:bCs/>
            <w:i/>
            <w:iCs/>
          </w:rPr>
          <w:delText>Passed unanimously.</w:delText>
        </w:r>
      </w:del>
    </w:p>
    <w:p w14:paraId="24C64B2C" w14:textId="6220CAAE" w:rsidR="00DE78A7" w:rsidRPr="00236EA4" w:rsidRDefault="00AC0DDB" w:rsidP="00DE78A7">
      <w:pPr>
        <w:rPr>
          <w:del w:id="174" w:author="Andrew Wynne" w:date="2026-09-25T20:05:00Z" w16du:dateUtc="2026-09-26T00:05:00Z"/>
          <w:rFonts w:ascii="Times New Roman" w:eastAsia="Times New Roman" w:hAnsi="Times New Roman" w:cs="Times New Roman"/>
          <w:b/>
          <w:bCs/>
        </w:rPr>
      </w:pPr>
      <w:del w:id="175" w:author="Andrew Wynne" w:date="2026-09-25T20:05:00Z" w16du:dateUtc="2026-09-26T00:05:00Z">
        <w:r w:rsidRPr="00236EA4">
          <w:rPr>
            <w:rFonts w:ascii="Times New Roman" w:eastAsia="Times New Roman" w:hAnsi="Times New Roman" w:cs="Times New Roman"/>
            <w:b/>
            <w:bCs/>
          </w:rPr>
          <w:delText xml:space="preserve">- </w:delText>
        </w:r>
        <w:r w:rsidR="00DE78A7" w:rsidRPr="00236EA4">
          <w:rPr>
            <w:rFonts w:ascii="Times New Roman" w:eastAsia="Times New Roman" w:hAnsi="Times New Roman" w:cs="Times New Roman"/>
            <w:b/>
            <w:bCs/>
          </w:rPr>
          <w:delText>If there is a full board, when to hold PTO Meetings?</w:delText>
        </w:r>
      </w:del>
    </w:p>
    <w:p w14:paraId="5A8A7FAE" w14:textId="77777777" w:rsidR="00DE78A7" w:rsidRPr="00236EA4" w:rsidRDefault="00DE78A7" w:rsidP="00DE78A7">
      <w:pPr>
        <w:rPr>
          <w:del w:id="176" w:author="Andrew Wynne" w:date="2026-09-25T20:05:00Z" w16du:dateUtc="2026-09-26T00:05:00Z"/>
          <w:rFonts w:ascii="Times New Roman" w:eastAsia="Times New Roman" w:hAnsi="Times New Roman" w:cs="Times New Roman"/>
          <w:b/>
          <w:bCs/>
        </w:rPr>
      </w:pPr>
      <w:del w:id="177" w:author="Andrew Wynne" w:date="2026-09-25T20:05:00Z" w16du:dateUtc="2026-09-26T00:05:00Z">
        <w:r w:rsidRPr="00236EA4">
          <w:rPr>
            <w:rFonts w:ascii="Times New Roman" w:eastAsia="Times New Roman" w:hAnsi="Times New Roman" w:cs="Times New Roman"/>
            <w:b/>
            <w:bCs/>
          </w:rPr>
          <w:tab/>
          <w:delText>- Bylaws state second Tuesday of the month, with no set time.</w:delText>
        </w:r>
      </w:del>
    </w:p>
    <w:p w14:paraId="0EC776A3" w14:textId="2A86D4EB" w:rsidR="005F17F7" w:rsidRPr="00236EA4" w:rsidRDefault="00DE78A7" w:rsidP="00DE78A7">
      <w:pPr>
        <w:ind w:left="720"/>
        <w:rPr>
          <w:del w:id="178" w:author="Andrew Wynne" w:date="2026-09-25T20:05:00Z" w16du:dateUtc="2026-09-26T00:05:00Z"/>
          <w:rFonts w:ascii="Times New Roman" w:eastAsia="Times New Roman" w:hAnsi="Times New Roman" w:cs="Times New Roman"/>
          <w:b/>
          <w:bCs/>
        </w:rPr>
      </w:pPr>
      <w:del w:id="179" w:author="Andrew Wynne" w:date="2026-09-25T20:05:00Z" w16du:dateUtc="2026-09-26T00:05:00Z">
        <w:r w:rsidRPr="00236EA4">
          <w:rPr>
            <w:rFonts w:ascii="Times New Roman" w:eastAsia="Times New Roman" w:hAnsi="Times New Roman" w:cs="Times New Roman"/>
            <w:b/>
            <w:bCs/>
          </w:rPr>
          <w:delText>- We have had them on Thursdays to allow students to attend Champions will adults met for the PTO.</w:delText>
        </w:r>
      </w:del>
    </w:p>
    <w:p w14:paraId="48624D4F" w14:textId="77777777" w:rsidR="005F17F7" w:rsidRPr="00236EA4" w:rsidRDefault="005F17F7" w:rsidP="005F17F7">
      <w:pPr>
        <w:rPr>
          <w:del w:id="180" w:author="Andrew Wynne" w:date="2026-09-25T20:05:00Z" w16du:dateUtc="2026-09-26T00:05:00Z"/>
          <w:rFonts w:ascii="Times New Roman" w:eastAsia="Times New Roman" w:hAnsi="Times New Roman" w:cs="Times New Roman"/>
          <w:b/>
          <w:bCs/>
        </w:rPr>
      </w:pPr>
      <w:del w:id="181" w:author="Andrew Wynne" w:date="2026-09-25T20:05:00Z" w16du:dateUtc="2026-09-26T00:05:00Z">
        <w:r w:rsidRPr="00236EA4">
          <w:rPr>
            <w:rFonts w:ascii="Times New Roman" w:eastAsia="Times New Roman" w:hAnsi="Times New Roman" w:cs="Times New Roman"/>
            <w:b/>
            <w:bCs/>
          </w:rPr>
          <w:delText>- Membership per the bylaws…</w:delText>
        </w:r>
      </w:del>
    </w:p>
    <w:p w14:paraId="112244E9" w14:textId="77777777" w:rsidR="005F17F7" w:rsidRPr="00236EA4" w:rsidRDefault="005F17F7" w:rsidP="005F17F7">
      <w:pPr>
        <w:pStyle w:val="Default"/>
        <w:ind w:left="720"/>
        <w:rPr>
          <w:del w:id="182" w:author="Andrew Wynne" w:date="2026-09-25T20:05:00Z" w16du:dateUtc="2026-09-26T00:05:00Z"/>
          <w:rFonts w:ascii="Times New Roman" w:eastAsia="Times New Roman" w:hAnsi="Times New Roman" w:cs="Times New Roman"/>
          <w:b/>
          <w:bCs/>
          <w:sz w:val="22"/>
          <w:szCs w:val="22"/>
        </w:rPr>
      </w:pPr>
      <w:del w:id="183" w:author="Andrew Wynne" w:date="2026-09-25T20:05:00Z" w16du:dateUtc="2026-09-26T00:05:00Z">
        <w:r w:rsidRPr="00236EA4">
          <w:rPr>
            <w:rFonts w:ascii="Times New Roman" w:hAnsi="Times New Roman" w:cs="Times New Roman"/>
            <w:b/>
            <w:bCs/>
            <w:sz w:val="22"/>
            <w:szCs w:val="22"/>
          </w:rPr>
          <w:delText xml:space="preserve">Article III – Membership: </w:delText>
        </w:r>
        <w:r w:rsidRPr="00236EA4">
          <w:rPr>
            <w:rFonts w:ascii="Times New Roman" w:hAnsi="Times New Roman" w:cs="Times New Roman"/>
            <w:sz w:val="22"/>
            <w:szCs w:val="22"/>
          </w:rPr>
          <w:delText xml:space="preserve">Membership is open to any parent or community member who is willing to help this organization attain it's objective. </w:delText>
        </w:r>
      </w:del>
    </w:p>
    <w:p w14:paraId="2B4BA68A" w14:textId="77777777" w:rsidR="005F17F7" w:rsidRPr="00236EA4" w:rsidRDefault="005F17F7" w:rsidP="005F17F7">
      <w:pPr>
        <w:pStyle w:val="Default"/>
        <w:rPr>
          <w:del w:id="184" w:author="Andrew Wynne" w:date="2026-09-25T20:05:00Z" w16du:dateUtc="2026-09-26T00:05:00Z"/>
          <w:rFonts w:ascii="Times New Roman" w:eastAsia="Times New Roman" w:hAnsi="Times New Roman" w:cs="Times New Roman"/>
          <w:b/>
          <w:bCs/>
          <w:sz w:val="22"/>
          <w:szCs w:val="22"/>
        </w:rPr>
      </w:pPr>
    </w:p>
    <w:p w14:paraId="43CDCAE7" w14:textId="41E28D18" w:rsidR="00F364AF" w:rsidRPr="00236EA4" w:rsidRDefault="00F364AF" w:rsidP="005F17F7">
      <w:pPr>
        <w:pStyle w:val="Default"/>
        <w:rPr>
          <w:del w:id="185" w:author="Andrew Wynne" w:date="2026-09-25T20:05:00Z" w16du:dateUtc="2026-09-26T00:05:00Z"/>
          <w:rFonts w:ascii="Times New Roman" w:eastAsia="Times New Roman" w:hAnsi="Times New Roman" w:cs="Times New Roman"/>
          <w:b/>
          <w:bCs/>
          <w:sz w:val="22"/>
          <w:szCs w:val="22"/>
        </w:rPr>
      </w:pPr>
      <w:del w:id="186" w:author="Andrew Wynne" w:date="2026-09-25T20:05:00Z" w16du:dateUtc="2026-09-26T00:05:00Z">
        <w:r w:rsidRPr="00236EA4">
          <w:rPr>
            <w:rFonts w:ascii="Times New Roman" w:eastAsia="Times New Roman" w:hAnsi="Times New Roman" w:cs="Times New Roman"/>
            <w:b/>
            <w:bCs/>
            <w:sz w:val="22"/>
            <w:szCs w:val="22"/>
          </w:rPr>
          <w:delText>Upcoming Activities</w:delText>
        </w:r>
      </w:del>
    </w:p>
    <w:p w14:paraId="0443E35B" w14:textId="77777777" w:rsidR="00683FA8" w:rsidRPr="00236EA4" w:rsidRDefault="00683FA8" w:rsidP="00F364AF">
      <w:pPr>
        <w:rPr>
          <w:del w:id="187" w:author="Andrew Wynne" w:date="2026-09-25T20:05:00Z" w16du:dateUtc="2026-09-26T00:05:00Z"/>
          <w:rFonts w:ascii="Times New Roman" w:eastAsia="Times New Roman" w:hAnsi="Times New Roman" w:cs="Times New Roman"/>
        </w:rPr>
      </w:pPr>
    </w:p>
    <w:p w14:paraId="3EC407CC" w14:textId="557D170D" w:rsidR="00683FA8" w:rsidRPr="00236EA4" w:rsidRDefault="00683FA8" w:rsidP="00F364AF">
      <w:pPr>
        <w:rPr>
          <w:del w:id="188" w:author="Andrew Wynne" w:date="2026-09-25T20:05:00Z" w16du:dateUtc="2026-09-26T00:05:00Z"/>
          <w:rFonts w:ascii="Times New Roman" w:eastAsia="Times New Roman" w:hAnsi="Times New Roman" w:cs="Times New Roman"/>
        </w:rPr>
      </w:pPr>
      <w:del w:id="189" w:author="Andrew Wynne" w:date="2026-09-25T20:05:00Z" w16du:dateUtc="2026-09-26T00:05:00Z">
        <w:r w:rsidRPr="00236EA4">
          <w:rPr>
            <w:rFonts w:ascii="Times New Roman" w:eastAsia="Times New Roman" w:hAnsi="Times New Roman" w:cs="Times New Roman"/>
          </w:rPr>
          <w:delText>School Events:</w:delText>
        </w:r>
      </w:del>
    </w:p>
    <w:p w14:paraId="010B02BD" w14:textId="1BBAEF12" w:rsidR="00C07CC1" w:rsidRPr="00236EA4" w:rsidRDefault="00E26FAB" w:rsidP="00E26FAB">
      <w:pPr>
        <w:rPr>
          <w:del w:id="190" w:author="Andrew Wynne" w:date="2026-09-25T20:05:00Z" w16du:dateUtc="2026-09-26T00:05:00Z"/>
          <w:rFonts w:ascii="Times New Roman" w:eastAsia="Times New Roman" w:hAnsi="Times New Roman" w:cs="Times New Roman"/>
        </w:rPr>
      </w:pPr>
      <w:del w:id="191" w:author="Andrew Wynne" w:date="2026-09-25T20:05:00Z" w16du:dateUtc="2026-09-26T00:05:00Z">
        <w:r w:rsidRPr="00236EA4">
          <w:rPr>
            <w:rFonts w:ascii="Times New Roman" w:eastAsia="Times New Roman" w:hAnsi="Times New Roman" w:cs="Times New Roman"/>
          </w:rPr>
          <w:delText xml:space="preserve">- </w:delText>
        </w:r>
        <w:r w:rsidR="00AC0DDB" w:rsidRPr="00236EA4">
          <w:rPr>
            <w:rFonts w:ascii="Times New Roman" w:eastAsia="Times New Roman" w:hAnsi="Times New Roman" w:cs="Times New Roman"/>
          </w:rPr>
          <w:delText>Open House in October?</w:delText>
        </w:r>
      </w:del>
    </w:p>
    <w:p w14:paraId="7E18E61C" w14:textId="77777777" w:rsidR="00C07CC1" w:rsidRPr="00236EA4" w:rsidRDefault="00C07CC1" w:rsidP="00E26FAB">
      <w:pPr>
        <w:rPr>
          <w:del w:id="192" w:author="Andrew Wynne" w:date="2026-09-25T20:05:00Z" w16du:dateUtc="2026-09-26T00:05:00Z"/>
          <w:rFonts w:ascii="Times New Roman" w:eastAsia="Times New Roman" w:hAnsi="Times New Roman" w:cs="Times New Roman"/>
        </w:rPr>
      </w:pPr>
    </w:p>
    <w:p w14:paraId="02E8B764" w14:textId="77777777" w:rsidR="00DA5B88" w:rsidRPr="00236EA4" w:rsidRDefault="00F364AF" w:rsidP="006F1003">
      <w:pPr>
        <w:rPr>
          <w:del w:id="193" w:author="Andrew Wynne" w:date="2026-09-25T20:05:00Z" w16du:dateUtc="2026-09-26T00:05:00Z"/>
          <w:rFonts w:ascii="Times New Roman" w:eastAsia="Times New Roman" w:hAnsi="Times New Roman" w:cs="Times New Roman"/>
        </w:rPr>
      </w:pPr>
      <w:del w:id="194" w:author="Andrew Wynne" w:date="2026-09-25T20:05:00Z" w16du:dateUtc="2026-09-26T00:05:00Z">
        <w:r w:rsidRPr="00236EA4">
          <w:rPr>
            <w:rFonts w:ascii="Times New Roman" w:eastAsia="Times New Roman" w:hAnsi="Times New Roman" w:cs="Times New Roman"/>
          </w:rPr>
          <w:delText>Fundraising:</w:delText>
        </w:r>
      </w:del>
    </w:p>
    <w:p w14:paraId="20A3E8E1" w14:textId="531C9D6A" w:rsidR="006E171F" w:rsidRPr="00236EA4" w:rsidRDefault="00E26FAB" w:rsidP="00C07CC1">
      <w:pPr>
        <w:rPr>
          <w:del w:id="195" w:author="Andrew Wynne" w:date="2026-09-25T20:05:00Z" w16du:dateUtc="2026-09-26T00:05:00Z"/>
          <w:rFonts w:ascii="Times New Roman" w:eastAsia="Times New Roman" w:hAnsi="Times New Roman" w:cs="Times New Roman"/>
        </w:rPr>
      </w:pPr>
      <w:del w:id="196" w:author="Andrew Wynne" w:date="2026-09-25T20:05:00Z" w16du:dateUtc="2026-09-26T00:05:00Z">
        <w:r w:rsidRPr="00236EA4">
          <w:rPr>
            <w:rFonts w:ascii="Times New Roman" w:eastAsia="Times New Roman" w:hAnsi="Times New Roman" w:cs="Times New Roman"/>
          </w:rPr>
          <w:delText>-</w:delText>
        </w:r>
        <w:r w:rsidR="00B471A9" w:rsidRPr="00236EA4">
          <w:rPr>
            <w:rFonts w:ascii="Times New Roman" w:eastAsia="Times New Roman" w:hAnsi="Times New Roman" w:cs="Times New Roman"/>
          </w:rPr>
          <w:delText xml:space="preserve"> None scheduled</w:delText>
        </w:r>
      </w:del>
    </w:p>
    <w:p w14:paraId="3E1D3CD6" w14:textId="1C40CD3A" w:rsidR="008178A5" w:rsidRPr="00236EA4" w:rsidRDefault="008178A5" w:rsidP="006F1003">
      <w:pPr>
        <w:rPr>
          <w:del w:id="197" w:author="Andrew Wynne" w:date="2026-09-25T20:05:00Z" w16du:dateUtc="2026-09-26T00:05:00Z"/>
          <w:rFonts w:ascii="Times New Roman" w:eastAsia="Times New Roman" w:hAnsi="Times New Roman" w:cs="Times New Roman"/>
        </w:rPr>
      </w:pPr>
    </w:p>
    <w:p w14:paraId="449EAA0F" w14:textId="6EB56AD4" w:rsidR="00F364AF" w:rsidRPr="00236EA4" w:rsidRDefault="00351B46" w:rsidP="00F364AF">
      <w:pPr>
        <w:rPr>
          <w:del w:id="198" w:author="Andrew Wynne" w:date="2026-09-25T20:05:00Z" w16du:dateUtc="2026-09-26T00:05:00Z"/>
          <w:rFonts w:ascii="Times New Roman" w:eastAsia="Times New Roman" w:hAnsi="Times New Roman" w:cs="Times New Roman"/>
        </w:rPr>
      </w:pPr>
      <w:del w:id="199" w:author="Andrew Wynne" w:date="2026-09-25T20:05:00Z" w16du:dateUtc="2026-09-26T00:05:00Z">
        <w:r w:rsidRPr="00236EA4">
          <w:rPr>
            <w:rFonts w:ascii="Times New Roman" w:eastAsia="Times New Roman" w:hAnsi="Times New Roman" w:cs="Times New Roman"/>
          </w:rPr>
          <w:delText>On-Site Enrichment:</w:delText>
        </w:r>
      </w:del>
    </w:p>
    <w:p w14:paraId="718E031A" w14:textId="7F4DC401" w:rsidR="006422CC" w:rsidRPr="00236EA4" w:rsidRDefault="006E171F" w:rsidP="00F364AF">
      <w:pPr>
        <w:rPr>
          <w:del w:id="200" w:author="Andrew Wynne" w:date="2026-09-25T20:05:00Z" w16du:dateUtc="2026-09-26T00:05:00Z"/>
          <w:rFonts w:ascii="Times New Roman" w:eastAsia="Times New Roman" w:hAnsi="Times New Roman" w:cs="Times New Roman"/>
        </w:rPr>
      </w:pPr>
      <w:del w:id="201" w:author="Andrew Wynne" w:date="2026-09-25T20:05:00Z" w16du:dateUtc="2026-09-26T00:05:00Z">
        <w:r w:rsidRPr="00236EA4">
          <w:rPr>
            <w:rFonts w:ascii="Times New Roman" w:eastAsia="Times New Roman" w:hAnsi="Times New Roman" w:cs="Times New Roman"/>
          </w:rPr>
          <w:delText>- None scheduled</w:delText>
        </w:r>
      </w:del>
    </w:p>
    <w:p w14:paraId="2179406F" w14:textId="304ABD29" w:rsidR="00220D99" w:rsidRPr="00236EA4" w:rsidRDefault="00220D99" w:rsidP="00F364AF">
      <w:pPr>
        <w:rPr>
          <w:del w:id="202" w:author="Andrew Wynne" w:date="2026-09-25T20:05:00Z" w16du:dateUtc="2026-09-26T00:05:00Z"/>
          <w:rFonts w:ascii="Times New Roman" w:eastAsia="Times New Roman" w:hAnsi="Times New Roman" w:cs="Times New Roman"/>
        </w:rPr>
      </w:pPr>
    </w:p>
    <w:p w14:paraId="63E2D59D" w14:textId="202A1C7B" w:rsidR="006422CC" w:rsidRPr="00236EA4" w:rsidRDefault="005F17F7" w:rsidP="00F364AF">
      <w:pPr>
        <w:rPr>
          <w:del w:id="203" w:author="Andrew Wynne" w:date="2026-09-25T20:05:00Z" w16du:dateUtc="2026-09-26T00:05:00Z"/>
          <w:rFonts w:ascii="Times New Roman" w:eastAsia="Times New Roman" w:hAnsi="Times New Roman" w:cs="Times New Roman"/>
        </w:rPr>
      </w:pPr>
      <w:del w:id="204" w:author="Andrew Wynne" w:date="2026-09-25T20:05:00Z" w16du:dateUtc="2026-09-26T00:05:00Z">
        <w:r w:rsidRPr="00236EA4">
          <w:rPr>
            <w:rFonts w:ascii="Times New Roman" w:eastAsia="Times New Roman" w:hAnsi="Times New Roman" w:cs="Times New Roman"/>
          </w:rPr>
          <w:delText>S</w:delText>
        </w:r>
        <w:r w:rsidR="00220D99" w:rsidRPr="00236EA4">
          <w:rPr>
            <w:rFonts w:ascii="Times New Roman" w:eastAsia="Times New Roman" w:hAnsi="Times New Roman" w:cs="Times New Roman"/>
          </w:rPr>
          <w:delText>taff</w:delText>
        </w:r>
        <w:r w:rsidR="006422CC" w:rsidRPr="00236EA4">
          <w:rPr>
            <w:rFonts w:ascii="Times New Roman" w:eastAsia="Times New Roman" w:hAnsi="Times New Roman" w:cs="Times New Roman"/>
          </w:rPr>
          <w:delText xml:space="preserve"> Appreciation:</w:delText>
        </w:r>
      </w:del>
    </w:p>
    <w:p w14:paraId="2E52B0CA" w14:textId="4D1B4944" w:rsidR="006422CC" w:rsidRPr="00236EA4" w:rsidRDefault="006422CC" w:rsidP="00F364AF">
      <w:pPr>
        <w:rPr>
          <w:del w:id="205" w:author="Andrew Wynne" w:date="2026-09-25T20:05:00Z" w16du:dateUtc="2026-09-26T00:05:00Z"/>
          <w:rFonts w:ascii="Times New Roman" w:eastAsia="Times New Roman" w:hAnsi="Times New Roman" w:cs="Times New Roman"/>
        </w:rPr>
      </w:pPr>
      <w:del w:id="206" w:author="Andrew Wynne" w:date="2026-09-25T20:05:00Z" w16du:dateUtc="2026-09-26T00:05:00Z">
        <w:r w:rsidRPr="00236EA4">
          <w:rPr>
            <w:rFonts w:ascii="Times New Roman" w:eastAsia="Times New Roman" w:hAnsi="Times New Roman" w:cs="Times New Roman"/>
          </w:rPr>
          <w:delText xml:space="preserve">- </w:delText>
        </w:r>
        <w:r w:rsidR="00AC0DDB" w:rsidRPr="00236EA4">
          <w:rPr>
            <w:rFonts w:ascii="Times New Roman" w:eastAsia="Times New Roman" w:hAnsi="Times New Roman" w:cs="Times New Roman"/>
          </w:rPr>
          <w:delText xml:space="preserve">Staff Appreciation Week is </w:delText>
        </w:r>
        <w:r w:rsidR="003E6B4B" w:rsidRPr="00236EA4">
          <w:rPr>
            <w:rFonts w:ascii="Times New Roman" w:eastAsia="Times New Roman" w:hAnsi="Times New Roman" w:cs="Times New Roman"/>
          </w:rPr>
          <w:delText>the first week of April</w:delText>
        </w:r>
        <w:r w:rsidR="00B471A9" w:rsidRPr="00236EA4">
          <w:rPr>
            <w:rFonts w:ascii="Times New Roman" w:eastAsia="Times New Roman" w:hAnsi="Times New Roman" w:cs="Times New Roman"/>
          </w:rPr>
          <w:delText>.</w:delText>
        </w:r>
      </w:del>
    </w:p>
    <w:p w14:paraId="426017EE" w14:textId="7B82E537" w:rsidR="00C07CC1" w:rsidRPr="00236EA4" w:rsidRDefault="00C07CC1" w:rsidP="00F364AF">
      <w:pPr>
        <w:rPr>
          <w:del w:id="207" w:author="Andrew Wynne" w:date="2026-09-25T20:05:00Z" w16du:dateUtc="2026-09-26T00:05:00Z"/>
          <w:rFonts w:ascii="Times New Roman" w:eastAsia="Times New Roman" w:hAnsi="Times New Roman" w:cs="Times New Roman"/>
        </w:rPr>
      </w:pPr>
    </w:p>
    <w:p w14:paraId="15EED2E6" w14:textId="77777777" w:rsidR="00F364AF" w:rsidRPr="00236EA4" w:rsidRDefault="00F364AF" w:rsidP="00F364AF">
      <w:pPr>
        <w:rPr>
          <w:del w:id="208" w:author="Andrew Wynne" w:date="2026-09-25T20:05:00Z" w16du:dateUtc="2026-09-26T00:05:00Z"/>
          <w:rFonts w:ascii="Times New Roman" w:eastAsia="Times New Roman" w:hAnsi="Times New Roman" w:cs="Times New Roman"/>
        </w:rPr>
      </w:pPr>
      <w:del w:id="209" w:author="Andrew Wynne" w:date="2026-09-25T20:05:00Z" w16du:dateUtc="2026-09-26T00:05:00Z">
        <w:r w:rsidRPr="00236EA4">
          <w:rPr>
            <w:rFonts w:ascii="Times New Roman" w:eastAsia="Times New Roman" w:hAnsi="Times New Roman" w:cs="Times New Roman"/>
          </w:rPr>
          <w:delText>Marketing:</w:delText>
        </w:r>
      </w:del>
    </w:p>
    <w:p w14:paraId="061D860B" w14:textId="5754E2E0" w:rsidR="00F364AF" w:rsidRPr="00236EA4" w:rsidRDefault="00F364AF" w:rsidP="00F364AF">
      <w:pPr>
        <w:rPr>
          <w:del w:id="210" w:author="Andrew Wynne" w:date="2026-09-25T20:05:00Z" w16du:dateUtc="2026-09-26T00:05:00Z"/>
          <w:rFonts w:ascii="Times New Roman" w:eastAsia="Times New Roman" w:hAnsi="Times New Roman" w:cs="Times New Roman"/>
        </w:rPr>
      </w:pPr>
      <w:del w:id="211" w:author="Andrew Wynne" w:date="2026-09-25T20:05:00Z" w16du:dateUtc="2026-09-26T00:05:00Z">
        <w:r w:rsidRPr="00236EA4">
          <w:rPr>
            <w:rFonts w:ascii="Times New Roman" w:eastAsia="Times New Roman" w:hAnsi="Times New Roman" w:cs="Times New Roman"/>
          </w:rPr>
          <w:delText>- BSD website</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FB update</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Meet the Teacher</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Open house (and other school events)</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Newsletter</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 xml:space="preserve">Brinnon </w:delText>
        </w:r>
        <w:r w:rsidR="00AC0DDB" w:rsidRPr="00236EA4">
          <w:rPr>
            <w:rFonts w:ascii="Times New Roman" w:eastAsia="Times New Roman" w:hAnsi="Times New Roman" w:cs="Times New Roman"/>
          </w:rPr>
          <w:delText>C</w:delText>
        </w:r>
        <w:r w:rsidRPr="00236EA4">
          <w:rPr>
            <w:rFonts w:ascii="Times New Roman" w:eastAsia="Times New Roman" w:hAnsi="Times New Roman" w:cs="Times New Roman"/>
          </w:rPr>
          <w:delText>rier</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The Bugle</w:delText>
        </w:r>
        <w:r w:rsidR="00A43784" w:rsidRPr="00236EA4">
          <w:rPr>
            <w:rFonts w:ascii="Times New Roman" w:eastAsia="Times New Roman" w:hAnsi="Times New Roman" w:cs="Times New Roman"/>
          </w:rPr>
          <w:delText xml:space="preserve">, </w:delText>
        </w:r>
        <w:r w:rsidRPr="00236EA4">
          <w:rPr>
            <w:rFonts w:ascii="Times New Roman" w:eastAsia="Times New Roman" w:hAnsi="Times New Roman" w:cs="Times New Roman"/>
          </w:rPr>
          <w:delText>Flyers around town</w:delText>
        </w:r>
        <w:r w:rsidR="00A43784" w:rsidRPr="00236EA4">
          <w:rPr>
            <w:rFonts w:ascii="Times New Roman" w:eastAsia="Times New Roman" w:hAnsi="Times New Roman" w:cs="Times New Roman"/>
          </w:rPr>
          <w:delText xml:space="preserve"> and </w:delText>
        </w:r>
        <w:r w:rsidRPr="00236EA4">
          <w:rPr>
            <w:rFonts w:ascii="Times New Roman" w:eastAsia="Times New Roman" w:hAnsi="Times New Roman" w:cs="Times New Roman"/>
          </w:rPr>
          <w:delText>email updates</w:delText>
        </w:r>
        <w:r w:rsidR="00A43784" w:rsidRPr="00236EA4">
          <w:rPr>
            <w:rFonts w:ascii="Times New Roman" w:eastAsia="Times New Roman" w:hAnsi="Times New Roman" w:cs="Times New Roman"/>
          </w:rPr>
          <w:delText>.</w:delText>
        </w:r>
      </w:del>
    </w:p>
    <w:p w14:paraId="35AC0839" w14:textId="119F66C5" w:rsidR="00F364AF" w:rsidRPr="00236EA4" w:rsidRDefault="00F364AF" w:rsidP="00F364AF">
      <w:pPr>
        <w:rPr>
          <w:del w:id="212" w:author="Andrew Wynne" w:date="2026-09-25T20:05:00Z" w16du:dateUtc="2026-09-26T00:05:00Z"/>
          <w:rFonts w:ascii="Times New Roman" w:eastAsia="Times New Roman" w:hAnsi="Times New Roman" w:cs="Times New Roman"/>
        </w:rPr>
      </w:pPr>
    </w:p>
    <w:p w14:paraId="23C43D56" w14:textId="77777777" w:rsidR="00F364AF" w:rsidRPr="00236EA4" w:rsidRDefault="00F364AF" w:rsidP="00F364AF">
      <w:pPr>
        <w:rPr>
          <w:del w:id="213" w:author="Andrew Wynne" w:date="2026-09-25T20:05:00Z" w16du:dateUtc="2026-09-26T00:05:00Z"/>
          <w:rFonts w:ascii="Times New Roman" w:eastAsia="Times New Roman" w:hAnsi="Times New Roman" w:cs="Times New Roman"/>
        </w:rPr>
      </w:pPr>
      <w:del w:id="214" w:author="Andrew Wynne" w:date="2026-09-25T20:05:00Z" w16du:dateUtc="2026-09-26T00:05:00Z">
        <w:r w:rsidRPr="00236EA4">
          <w:rPr>
            <w:rFonts w:ascii="Times New Roman" w:eastAsia="Times New Roman" w:hAnsi="Times New Roman" w:cs="Times New Roman"/>
          </w:rPr>
          <w:delText>Announcements/Open Floor</w:delText>
        </w:r>
      </w:del>
    </w:p>
    <w:p w14:paraId="3A71E2C9" w14:textId="3AC40B8E" w:rsidR="00A43784" w:rsidRPr="00236EA4" w:rsidRDefault="00A43784" w:rsidP="00A43784">
      <w:pPr>
        <w:rPr>
          <w:del w:id="215" w:author="Andrew Wynne" w:date="2026-09-25T20:05:00Z" w16du:dateUtc="2026-09-26T00:05:00Z"/>
          <w:rFonts w:ascii="Times New Roman" w:eastAsia="Times New Roman" w:hAnsi="Times New Roman" w:cs="Times New Roman"/>
        </w:rPr>
      </w:pPr>
      <w:del w:id="216" w:author="Andrew Wynne" w:date="2026-09-25T20:05:00Z" w16du:dateUtc="2026-09-26T00:05:00Z">
        <w:r w:rsidRPr="00236EA4">
          <w:rPr>
            <w:rFonts w:ascii="Times New Roman" w:eastAsia="Times New Roman" w:hAnsi="Times New Roman" w:cs="Times New Roman"/>
          </w:rPr>
          <w:delText>- any other upcoming community events?</w:delText>
        </w:r>
      </w:del>
    </w:p>
    <w:p w14:paraId="3E160AFE" w14:textId="77777777" w:rsidR="00F364AF" w:rsidRPr="00236EA4" w:rsidRDefault="00F364AF" w:rsidP="00F364AF">
      <w:pPr>
        <w:rPr>
          <w:del w:id="217" w:author="Andrew Wynne" w:date="2026-09-25T20:05:00Z" w16du:dateUtc="2026-09-26T00:05:00Z"/>
          <w:rFonts w:ascii="Times New Roman" w:eastAsia="Times New Roman" w:hAnsi="Times New Roman" w:cs="Times New Roman"/>
        </w:rPr>
      </w:pPr>
    </w:p>
    <w:p w14:paraId="04585918" w14:textId="444A3964" w:rsidR="00F364AF" w:rsidRPr="00236EA4" w:rsidRDefault="00916B3F" w:rsidP="00F364AF">
      <w:pPr>
        <w:rPr>
          <w:del w:id="218" w:author="Andrew Wynne" w:date="2026-09-25T20:05:00Z" w16du:dateUtc="2026-09-26T00:05:00Z"/>
          <w:rFonts w:ascii="Times New Roman" w:eastAsia="Times New Roman" w:hAnsi="Times New Roman" w:cs="Times New Roman"/>
        </w:rPr>
      </w:pPr>
      <w:del w:id="219" w:author="Andrew Wynne" w:date="2026-09-25T20:05:00Z" w16du:dateUtc="2026-09-26T00:05:00Z">
        <w:r w:rsidRPr="00236EA4">
          <w:rPr>
            <w:rFonts w:ascii="Times New Roman" w:eastAsia="Times New Roman" w:hAnsi="Times New Roman" w:cs="Times New Roman"/>
          </w:rPr>
          <w:delText>Next PTO Meeting</w:delText>
        </w:r>
        <w:r w:rsidR="003E6B4B" w:rsidRPr="00236EA4">
          <w:rPr>
            <w:rFonts w:ascii="Times New Roman" w:eastAsia="Times New Roman" w:hAnsi="Times New Roman" w:cs="Times New Roman"/>
          </w:rPr>
          <w:delText>:</w:delText>
        </w:r>
        <w:r w:rsidR="00814E35" w:rsidRPr="00236EA4">
          <w:rPr>
            <w:rFonts w:ascii="Times New Roman" w:eastAsia="Times New Roman" w:hAnsi="Times New Roman" w:cs="Times New Roman"/>
          </w:rPr>
          <w:delText xml:space="preserve"> </w:delText>
        </w:r>
        <w:r w:rsidR="00BA4CF9" w:rsidRPr="00236EA4">
          <w:rPr>
            <w:rFonts w:ascii="Times New Roman" w:eastAsia="Times New Roman" w:hAnsi="Times New Roman" w:cs="Times New Roman"/>
          </w:rPr>
          <w:delText>Thursday, August 18, 2022 at 3:30pm, location TBD</w:delText>
        </w:r>
      </w:del>
    </w:p>
    <w:p w14:paraId="60AE55FA" w14:textId="77777777" w:rsidR="00C07CC1" w:rsidRPr="00236EA4" w:rsidRDefault="00C07CC1" w:rsidP="00202D4C">
      <w:pPr>
        <w:rPr>
          <w:del w:id="220" w:author="Andrew Wynne" w:date="2026-09-25T20:05:00Z" w16du:dateUtc="2026-09-26T00:05:00Z"/>
          <w:rFonts w:ascii="Times New Roman" w:eastAsia="Times New Roman" w:hAnsi="Times New Roman" w:cs="Times New Roman"/>
        </w:rPr>
      </w:pPr>
    </w:p>
    <w:p w14:paraId="6377E290" w14:textId="77D25A1D" w:rsidR="006013B2" w:rsidRPr="00236EA4" w:rsidRDefault="00F364AF" w:rsidP="00202D4C">
      <w:pPr>
        <w:rPr>
          <w:del w:id="221" w:author="Andrew Wynne" w:date="2026-09-25T20:05:00Z" w16du:dateUtc="2026-09-26T00:05:00Z"/>
          <w:rFonts w:ascii="Times New Roman" w:eastAsia="Times New Roman" w:hAnsi="Times New Roman" w:cs="Times New Roman"/>
        </w:rPr>
      </w:pPr>
      <w:del w:id="222" w:author="Andrew Wynne" w:date="2026-09-25T20:05:00Z" w16du:dateUtc="2026-09-26T00:05:00Z">
        <w:r w:rsidRPr="00236EA4">
          <w:rPr>
            <w:rFonts w:ascii="Times New Roman" w:eastAsia="Times New Roman" w:hAnsi="Times New Roman" w:cs="Times New Roman"/>
          </w:rPr>
          <w:delText>Adjournment at:</w:delText>
        </w:r>
        <w:r w:rsidR="00202D4C" w:rsidRPr="00236EA4">
          <w:rPr>
            <w:rFonts w:ascii="Times New Roman" w:eastAsia="Times New Roman" w:hAnsi="Times New Roman" w:cs="Times New Roman"/>
          </w:rPr>
          <w:delText xml:space="preserve"> </w:delText>
        </w:r>
        <w:r w:rsidR="00BA4CF9" w:rsidRPr="00236EA4">
          <w:rPr>
            <w:rFonts w:ascii="Times New Roman" w:eastAsia="Times New Roman" w:hAnsi="Times New Roman" w:cs="Times New Roman"/>
          </w:rPr>
          <w:delText>4:18pm</w:delText>
        </w:r>
      </w:del>
    </w:p>
    <w:p w14:paraId="627D5984" w14:textId="7DE00ADF" w:rsidR="00814E35" w:rsidRPr="00236EA4" w:rsidRDefault="00814E35" w:rsidP="00202D4C">
      <w:pPr>
        <w:rPr>
          <w:del w:id="223" w:author="Andrew Wynne" w:date="2026-09-25T20:05:00Z" w16du:dateUtc="2026-09-26T00:05:00Z"/>
          <w:rFonts w:ascii="Times New Roman" w:eastAsia="Times New Roman" w:hAnsi="Times New Roman" w:cs="Times New Roman"/>
        </w:rPr>
      </w:pPr>
    </w:p>
    <w:p w14:paraId="582D9E56" w14:textId="69203416" w:rsidR="00814E35" w:rsidRPr="00236EA4" w:rsidRDefault="00814E35" w:rsidP="00202D4C">
      <w:pPr>
        <w:rPr>
          <w:del w:id="224" w:author="Andrew Wynne" w:date="2026-09-25T20:05:00Z" w16du:dateUtc="2026-09-26T00:05:00Z"/>
          <w:rFonts w:ascii="Times New Roman" w:eastAsia="Times New Roman" w:hAnsi="Times New Roman" w:cs="Times New Roman"/>
        </w:rPr>
      </w:pPr>
    </w:p>
    <w:p w14:paraId="137B30F2" w14:textId="7BF1A567" w:rsidR="00814E35" w:rsidRPr="00236EA4" w:rsidRDefault="00814E35" w:rsidP="00202D4C">
      <w:pPr>
        <w:rPr>
          <w:del w:id="225" w:author="Andrew Wynne" w:date="2026-09-25T20:05:00Z" w16du:dateUtc="2026-09-26T00:05:00Z"/>
          <w:rFonts w:ascii="Times New Roman" w:eastAsia="Times New Roman" w:hAnsi="Times New Roman" w:cs="Times New Roman"/>
        </w:rPr>
      </w:pPr>
      <w:del w:id="226" w:author="Andrew Wynne" w:date="2026-09-25T20:05:00Z" w16du:dateUtc="2026-09-26T00:05:00Z">
        <w:r w:rsidRPr="00236EA4">
          <w:rPr>
            <w:rFonts w:ascii="Times New Roman" w:eastAsia="Times New Roman" w:hAnsi="Times New Roman" w:cs="Times New Roman"/>
          </w:rPr>
          <w:delText>__________________________________________________________</w:delText>
        </w:r>
        <w:r w:rsidRPr="00236EA4">
          <w:rPr>
            <w:rFonts w:ascii="Times New Roman" w:eastAsia="Times New Roman" w:hAnsi="Times New Roman" w:cs="Times New Roman"/>
          </w:rPr>
          <w:tab/>
          <w:delText>___________________</w:delText>
        </w:r>
      </w:del>
    </w:p>
    <w:p w14:paraId="00635D54" w14:textId="63B884CF" w:rsidR="00814E35" w:rsidRPr="00236EA4" w:rsidRDefault="00814E35" w:rsidP="00202D4C">
      <w:pPr>
        <w:rPr>
          <w:del w:id="227" w:author="Andrew Wynne" w:date="2026-09-25T20:05:00Z" w16du:dateUtc="2026-09-26T00:05:00Z"/>
          <w:rFonts w:ascii="Times New Roman" w:eastAsia="Times New Roman" w:hAnsi="Times New Roman" w:cs="Times New Roman"/>
        </w:rPr>
      </w:pPr>
      <w:del w:id="228" w:author="Andrew Wynne" w:date="2026-09-25T20:05:00Z" w16du:dateUtc="2026-09-26T00:05:00Z">
        <w:r w:rsidRPr="00236EA4">
          <w:rPr>
            <w:rFonts w:ascii="Times New Roman" w:eastAsia="Times New Roman" w:hAnsi="Times New Roman" w:cs="Times New Roman"/>
          </w:rPr>
          <w:delText>Britney Edwards, Interim President</w:delText>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delText>Date</w:delText>
        </w:r>
      </w:del>
    </w:p>
    <w:p w14:paraId="109DC4D7" w14:textId="0F953743" w:rsidR="00814E35" w:rsidRPr="00236EA4" w:rsidRDefault="00814E35" w:rsidP="00202D4C">
      <w:pPr>
        <w:rPr>
          <w:del w:id="229" w:author="Andrew Wynne" w:date="2026-09-25T20:05:00Z" w16du:dateUtc="2026-09-26T00:05:00Z"/>
          <w:rFonts w:ascii="Times New Roman" w:eastAsia="Times New Roman" w:hAnsi="Times New Roman" w:cs="Times New Roman"/>
        </w:rPr>
      </w:pPr>
    </w:p>
    <w:p w14:paraId="3AC54196" w14:textId="3C71E2F2" w:rsidR="00814E35" w:rsidRPr="00236EA4" w:rsidRDefault="00814E35" w:rsidP="00202D4C">
      <w:pPr>
        <w:rPr>
          <w:del w:id="230" w:author="Andrew Wynne" w:date="2026-09-25T20:05:00Z" w16du:dateUtc="2026-09-26T00:05:00Z"/>
          <w:rFonts w:ascii="Times New Roman" w:eastAsia="Times New Roman" w:hAnsi="Times New Roman" w:cs="Times New Roman"/>
        </w:rPr>
      </w:pPr>
    </w:p>
    <w:p w14:paraId="781C3461" w14:textId="5BC91F63" w:rsidR="00814E35" w:rsidRPr="00236EA4" w:rsidRDefault="00814E35" w:rsidP="00202D4C">
      <w:pPr>
        <w:rPr>
          <w:del w:id="231" w:author="Andrew Wynne" w:date="2026-09-25T20:05:00Z" w16du:dateUtc="2026-09-26T00:05:00Z"/>
          <w:rFonts w:ascii="Times New Roman" w:eastAsia="Times New Roman" w:hAnsi="Times New Roman" w:cs="Times New Roman"/>
        </w:rPr>
      </w:pPr>
      <w:del w:id="232" w:author="Andrew Wynne" w:date="2026-09-25T20:05:00Z" w16du:dateUtc="2026-09-26T00:05:00Z">
        <w:r w:rsidRPr="00236EA4">
          <w:rPr>
            <w:rFonts w:ascii="Times New Roman" w:eastAsia="Times New Roman" w:hAnsi="Times New Roman" w:cs="Times New Roman"/>
          </w:rPr>
          <w:delText>__________________________________________________________</w:delText>
        </w:r>
        <w:r w:rsidRPr="00236EA4">
          <w:rPr>
            <w:rFonts w:ascii="Times New Roman" w:eastAsia="Times New Roman" w:hAnsi="Times New Roman" w:cs="Times New Roman"/>
          </w:rPr>
          <w:tab/>
          <w:delText>___________________</w:delText>
        </w:r>
      </w:del>
    </w:p>
    <w:p w14:paraId="4DC61053" w14:textId="38CBEADE" w:rsidR="00814E35" w:rsidRPr="00236EA4" w:rsidRDefault="00814E35" w:rsidP="00202D4C">
      <w:pPr>
        <w:rPr>
          <w:del w:id="233" w:author="Andrew Wynne" w:date="2026-09-25T20:05:00Z" w16du:dateUtc="2026-09-26T00:05:00Z"/>
          <w:rFonts w:ascii="Times New Roman" w:eastAsia="Times New Roman" w:hAnsi="Times New Roman" w:cs="Times New Roman"/>
        </w:rPr>
      </w:pPr>
      <w:del w:id="234" w:author="Andrew Wynne" w:date="2026-09-25T20:05:00Z" w16du:dateUtc="2026-09-26T00:05:00Z">
        <w:r w:rsidRPr="00236EA4">
          <w:rPr>
            <w:rFonts w:ascii="Times New Roman" w:eastAsia="Times New Roman" w:hAnsi="Times New Roman" w:cs="Times New Roman"/>
          </w:rPr>
          <w:delText>Alicia Simmons, Secretary</w:delText>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r>
        <w:r w:rsidRPr="00236EA4">
          <w:rPr>
            <w:rFonts w:ascii="Times New Roman" w:eastAsia="Times New Roman" w:hAnsi="Times New Roman" w:cs="Times New Roman"/>
          </w:rPr>
          <w:tab/>
          <w:delText>Date</w:delText>
        </w:r>
      </w:del>
    </w:p>
    <w:p w14:paraId="1C35C37A" w14:textId="5598DD23" w:rsidR="00814E35" w:rsidRPr="00236EA4" w:rsidRDefault="00814E35" w:rsidP="00202D4C">
      <w:pPr>
        <w:rPr>
          <w:del w:id="235" w:author="Andrew Wynne" w:date="2026-09-25T20:05:00Z" w16du:dateUtc="2026-09-26T00:05:00Z"/>
          <w:rFonts w:ascii="Times New Roman" w:eastAsia="Times New Roman" w:hAnsi="Times New Roman" w:cs="Times New Roman"/>
        </w:rPr>
      </w:pPr>
    </w:p>
    <w:p w14:paraId="64685BEF" w14:textId="129BBFF6" w:rsidR="00814E35" w:rsidRPr="00236EA4" w:rsidRDefault="00814E35" w:rsidP="00202D4C">
      <w:pPr>
        <w:rPr>
          <w:del w:id="236" w:author="Andrew Wynne" w:date="2026-09-25T20:05:00Z" w16du:dateUtc="2026-09-26T00:05:00Z"/>
          <w:rFonts w:ascii="Times New Roman" w:eastAsia="Times New Roman" w:hAnsi="Times New Roman" w:cs="Times New Roman"/>
        </w:rPr>
      </w:pPr>
    </w:p>
    <w:p w14:paraId="706CFD06" w14:textId="07A1E68B" w:rsidR="00814E35" w:rsidRPr="00236EA4" w:rsidRDefault="00814E35" w:rsidP="00202D4C">
      <w:pPr>
        <w:rPr>
          <w:del w:id="237" w:author="Andrew Wynne" w:date="2026-09-25T20:05:00Z" w16du:dateUtc="2026-09-26T00:05:00Z"/>
          <w:rFonts w:ascii="Times New Roman" w:eastAsia="Times New Roman" w:hAnsi="Times New Roman" w:cs="Times New Roman"/>
        </w:rPr>
      </w:pPr>
      <w:del w:id="238" w:author="Andrew Wynne" w:date="2026-09-25T20:05:00Z" w16du:dateUtc="2026-09-26T00:05:00Z">
        <w:r w:rsidRPr="00236EA4">
          <w:rPr>
            <w:rFonts w:ascii="Times New Roman" w:eastAsia="Times New Roman" w:hAnsi="Times New Roman" w:cs="Times New Roman"/>
          </w:rPr>
          <w:delText>__________________________________________________________</w:delText>
        </w:r>
        <w:r w:rsidRPr="00236EA4">
          <w:rPr>
            <w:rFonts w:ascii="Times New Roman" w:eastAsia="Times New Roman" w:hAnsi="Times New Roman" w:cs="Times New Roman"/>
          </w:rPr>
          <w:tab/>
          <w:delText>____________________</w:delText>
        </w:r>
      </w:del>
    </w:p>
    <w:p w14:paraId="69162841" w14:textId="3AD8D776" w:rsidR="00814E35" w:rsidRDefault="00814E35" w:rsidP="00BC645C">
      <w:pPr>
        <w:rPr>
          <w:rPrChange w:id="239" w:author="Andrew Wynne" w:date="2026-09-25T20:05:00Z" w16du:dateUtc="2026-09-26T00:05:00Z">
            <w:rPr>
              <w:rFonts w:ascii="Times New Roman" w:eastAsia="Times New Roman" w:hAnsi="Times New Roman" w:cs="Times New Roman"/>
            </w:rPr>
          </w:rPrChange>
        </w:rPr>
      </w:pPr>
      <w:del w:id="240" w:author="Andrew Wynne" w:date="2026-09-25T20:05:00Z" w16du:dateUtc="2026-09-26T00:05:00Z">
        <w:r w:rsidRPr="00236EA4">
          <w:rPr>
            <w:rFonts w:ascii="Times New Roman" w:eastAsia="Times New Roman" w:hAnsi="Times New Roman" w:cs="Times New Roman"/>
          </w:rPr>
          <w:delText>Jeremy Simmons, New President</w:delText>
        </w:r>
        <w:r w:rsidR="00236EA4">
          <w:rPr>
            <w:rFonts w:ascii="Times New Roman" w:eastAsia="Times New Roman" w:hAnsi="Times New Roman" w:cs="Times New Roman"/>
          </w:rPr>
          <w:tab/>
        </w:r>
        <w:r w:rsidR="00236EA4">
          <w:rPr>
            <w:rFonts w:ascii="Times New Roman" w:eastAsia="Times New Roman" w:hAnsi="Times New Roman" w:cs="Times New Roman"/>
          </w:rPr>
          <w:tab/>
        </w:r>
        <w:r w:rsidR="00236EA4">
          <w:rPr>
            <w:rFonts w:ascii="Times New Roman" w:eastAsia="Times New Roman" w:hAnsi="Times New Roman" w:cs="Times New Roman"/>
          </w:rPr>
          <w:tab/>
        </w:r>
        <w:r w:rsidR="00236EA4">
          <w:rPr>
            <w:rFonts w:ascii="Times New Roman" w:eastAsia="Times New Roman" w:hAnsi="Times New Roman" w:cs="Times New Roman"/>
          </w:rPr>
          <w:tab/>
        </w:r>
        <w:r w:rsidR="00236EA4">
          <w:rPr>
            <w:rFonts w:ascii="Times New Roman" w:eastAsia="Times New Roman" w:hAnsi="Times New Roman" w:cs="Times New Roman"/>
          </w:rPr>
          <w:tab/>
        </w:r>
        <w:r w:rsidR="00236EA4">
          <w:rPr>
            <w:rFonts w:ascii="Times New Roman" w:eastAsia="Times New Roman" w:hAnsi="Times New Roman" w:cs="Times New Roman"/>
          </w:rPr>
          <w:tab/>
          <w:delText>Date</w:delText>
        </w:r>
      </w:del>
    </w:p>
    <w:sectPr w:rsidR="00814E35">
      <w:headerReference w:type="default" r:id="rId15"/>
      <w:footerReference w:type="default" r:id="rId16"/>
      <w:headerReference w:type="first" r:id="rId17"/>
      <w:footerReference w:type="first" r:id="rId18"/>
      <w:type w:val="nextPage"/>
      <w:pgSz w:w="11906" w:h="16838"/>
      <w:pgMar w:top="1440" w:right="1440" w:bottom="1440" w:left="1440" w:header="708" w:footer="708" w:gutter="0"/>
      <w:cols w:space="708"/>
      <w:titlePg w:val="0"/>
      <w:docGrid w:linePitch="360"/>
      <w:sectPrChange w:id="253" w:author="Andrew Wynne" w:date="2026-09-25T20:05:00Z" w16du:dateUtc="2026-09-26T00:05:00Z">
        <w:sectPr w:rsidR="00814E35">
          <w:type w:val="continuous"/>
          <w:pgSz w:w="12240" w:h="15840"/>
          <w:pgMar w:top="1440" w:right="1080" w:bottom="1440" w:left="1080" w:header="720" w:footer="720" w:gutter="0"/>
          <w:cols w:space="72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C700C" w14:textId="77777777" w:rsidR="007F5F51" w:rsidRDefault="007F5F51" w:rsidP="00C347F3">
      <w:pPr>
        <w:pPrChange w:id="5" w:author="Andrew Wynne" w:date="2026-09-25T20:05:00Z" w16du:dateUtc="2026-09-26T00:05:00Z">
          <w:pPr>
            <w:spacing w:after="0" w:line="240" w:lineRule="auto"/>
          </w:pPr>
        </w:pPrChange>
      </w:pPr>
      <w:r>
        <w:separator/>
      </w:r>
    </w:p>
  </w:endnote>
  <w:endnote w:type="continuationSeparator" w:id="0">
    <w:p w14:paraId="10AD34AA" w14:textId="77777777" w:rsidR="007F5F51" w:rsidRDefault="007F5F51" w:rsidP="00C347F3">
      <w:pPr>
        <w:pPrChange w:id="6" w:author="Andrew Wynne" w:date="2026-09-25T20:05:00Z" w16du:dateUtc="2026-09-26T00:0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Lucida Calligraphy">
    <w:panose1 w:val="03010101010101010101"/>
    <w:charset w:val="4D"/>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85847" w14:textId="3E2FD806" w:rsidR="000F2B34" w:rsidRDefault="002B5A56">
    <w:pPr>
      <w:pStyle w:val="BalloonText"/>
      <w:rPr>
        <w:rPrChange w:id="242" w:author="Andrew Wynne" w:date="2026-09-25T20:05:00Z" w16du:dateUtc="2026-09-26T00:05:00Z">
          <w:rPr>
            <w:bCs/>
            <w:sz w:val="24"/>
            <w:szCs w:val="24"/>
          </w:rPr>
        </w:rPrChange>
      </w:rPr>
      <w:pPrChange w:id="243" w:author="Andrew Wynne" w:date="2026-09-25T20:05:00Z" w16du:dateUtc="2026-09-26T00:05:00Z">
        <w:pPr>
          <w:pStyle w:val="Footer"/>
          <w:jc w:val="center"/>
        </w:pPr>
      </w:pPrChange>
    </w:pPr>
    <w:del w:id="244" w:author="Andrew Wynne" w:date="2026-09-25T20:05:00Z" w16du:dateUtc="2026-09-26T00:05:00Z">
      <w:r w:rsidRPr="00AD02CF">
        <w:delText xml:space="preserve">Page </w:delText>
      </w:r>
      <w:r w:rsidRPr="00AD02CF">
        <w:rPr>
          <w:bCs/>
          <w:sz w:val="24"/>
          <w:szCs w:val="24"/>
        </w:rPr>
        <w:fldChar w:fldCharType="begin"/>
      </w:r>
      <w:r w:rsidRPr="00AD02CF">
        <w:rPr>
          <w:bCs/>
        </w:rPr>
        <w:delInstrText xml:space="preserve"> PAGE </w:delInstrText>
      </w:r>
      <w:r w:rsidRPr="00AD02CF">
        <w:rPr>
          <w:bCs/>
          <w:sz w:val="24"/>
          <w:szCs w:val="24"/>
        </w:rPr>
        <w:fldChar w:fldCharType="separate"/>
      </w:r>
      <w:r w:rsidR="00A43784">
        <w:rPr>
          <w:bCs/>
          <w:noProof/>
        </w:rPr>
        <w:delText>2</w:delText>
      </w:r>
      <w:r w:rsidRPr="00AD02CF">
        <w:rPr>
          <w:bCs/>
          <w:sz w:val="24"/>
          <w:szCs w:val="24"/>
        </w:rPr>
        <w:fldChar w:fldCharType="end"/>
      </w:r>
      <w:r w:rsidRPr="00AD02CF">
        <w:delText xml:space="preserve"> of </w:delText>
      </w:r>
      <w:r w:rsidRPr="00AD02CF">
        <w:rPr>
          <w:bCs/>
          <w:sz w:val="24"/>
          <w:szCs w:val="24"/>
        </w:rPr>
        <w:fldChar w:fldCharType="begin"/>
      </w:r>
      <w:r w:rsidRPr="00AD02CF">
        <w:rPr>
          <w:bCs/>
        </w:rPr>
        <w:delInstrText xml:space="preserve"> NUMPAGES  </w:delInstrText>
      </w:r>
      <w:r w:rsidRPr="00AD02CF">
        <w:rPr>
          <w:bCs/>
          <w:sz w:val="24"/>
          <w:szCs w:val="24"/>
        </w:rPr>
        <w:fldChar w:fldCharType="separate"/>
      </w:r>
      <w:r w:rsidR="002D6822">
        <w:rPr>
          <w:bCs/>
          <w:noProof/>
        </w:rPr>
        <w:delText>1</w:delText>
      </w:r>
      <w:r w:rsidRPr="00AD02CF">
        <w:rPr>
          <w:bCs/>
          <w:sz w:val="24"/>
          <w:szCs w:val="24"/>
        </w:rPr>
        <w:fldChar w:fldCharType="end"/>
      </w:r>
      <w:r w:rsidR="00AD02CF" w:rsidRPr="00AD02CF">
        <w:rPr>
          <w:bCs/>
          <w:sz w:val="24"/>
          <w:szCs w:val="24"/>
        </w:rPr>
        <w:delText xml:space="preserve">   </w:delText>
      </w:r>
      <w:r w:rsidR="00BA4CF9">
        <w:rPr>
          <w:bCs/>
          <w:sz w:val="24"/>
          <w:szCs w:val="24"/>
        </w:rPr>
        <w:delText>May 12, 2022</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A0E94" w14:textId="0990852B" w:rsidR="000F2B34" w:rsidRDefault="002B5A56">
    <w:pPr>
      <w:pStyle w:val="BalloonText"/>
      <w:pPrChange w:id="251" w:author="Andrew Wynne" w:date="2026-09-25T20:05:00Z" w16du:dateUtc="2026-09-26T00:05:00Z">
        <w:pPr>
          <w:pStyle w:val="Footer"/>
          <w:jc w:val="center"/>
        </w:pPr>
      </w:pPrChange>
    </w:pPr>
    <w:del w:id="252" w:author="Andrew Wynne" w:date="2026-09-25T20:05:00Z" w16du:dateUtc="2026-09-26T00:05:00Z">
      <w:r>
        <w:delText xml:space="preserve">Page </w:delText>
      </w:r>
      <w:r>
        <w:rPr>
          <w:b/>
          <w:bCs/>
          <w:sz w:val="24"/>
          <w:szCs w:val="24"/>
        </w:rPr>
        <w:fldChar w:fldCharType="begin"/>
      </w:r>
      <w:r>
        <w:rPr>
          <w:b/>
          <w:bCs/>
        </w:rPr>
        <w:delInstrText xml:space="preserve"> PAGE </w:delInstrText>
      </w:r>
      <w:r>
        <w:rPr>
          <w:b/>
          <w:bCs/>
          <w:sz w:val="24"/>
          <w:szCs w:val="24"/>
        </w:rPr>
        <w:fldChar w:fldCharType="separate"/>
      </w:r>
      <w:r w:rsidR="002D6822">
        <w:rPr>
          <w:b/>
          <w:bCs/>
          <w:noProof/>
        </w:rPr>
        <w:delText>1</w:delText>
      </w:r>
      <w:r>
        <w:rPr>
          <w:b/>
          <w:bCs/>
          <w:sz w:val="24"/>
          <w:szCs w:val="24"/>
        </w:rPr>
        <w:fldChar w:fldCharType="end"/>
      </w:r>
      <w:r>
        <w:delText xml:space="preserve"> of </w:delText>
      </w:r>
      <w:r>
        <w:rPr>
          <w:b/>
          <w:bCs/>
          <w:sz w:val="24"/>
          <w:szCs w:val="24"/>
        </w:rPr>
        <w:fldChar w:fldCharType="begin"/>
      </w:r>
      <w:r>
        <w:rPr>
          <w:b/>
          <w:bCs/>
        </w:rPr>
        <w:delInstrText xml:space="preserve"> NUMPAGES  </w:delInstrText>
      </w:r>
      <w:r>
        <w:rPr>
          <w:b/>
          <w:bCs/>
          <w:sz w:val="24"/>
          <w:szCs w:val="24"/>
        </w:rPr>
        <w:fldChar w:fldCharType="separate"/>
      </w:r>
      <w:r w:rsidR="002D6822">
        <w:rPr>
          <w:b/>
          <w:bCs/>
          <w:noProof/>
        </w:rPr>
        <w:delText>1</w:delText>
      </w:r>
      <w:r>
        <w:rPr>
          <w:b/>
          <w:bCs/>
          <w:sz w:val="24"/>
          <w:szCs w:val="24"/>
        </w:rPr>
        <w:fldChar w:fldCharType="end"/>
      </w:r>
      <w:r>
        <w:rPr>
          <w:b/>
          <w:bCs/>
          <w:sz w:val="24"/>
          <w:szCs w:val="24"/>
        </w:rPr>
        <w:delText xml:space="preserve">  </w:delText>
      </w:r>
      <w:r w:rsidR="0001028E">
        <w:rPr>
          <w:bCs/>
          <w:sz w:val="24"/>
          <w:szCs w:val="24"/>
        </w:rPr>
        <w:delText>December 1</w:delText>
      </w:r>
      <w:r w:rsidR="006B7ECD">
        <w:rPr>
          <w:bCs/>
          <w:sz w:val="24"/>
          <w:szCs w:val="24"/>
        </w:rPr>
        <w:delText>, 2021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B51D91" w14:textId="77777777" w:rsidR="007F5F51" w:rsidRDefault="007F5F51" w:rsidP="00C347F3">
      <w:pPr>
        <w:pPrChange w:id="3" w:author="Andrew Wynne" w:date="2026-09-25T20:05:00Z" w16du:dateUtc="2026-09-26T00:05:00Z">
          <w:pPr>
            <w:spacing w:after="0" w:line="240" w:lineRule="auto"/>
          </w:pPr>
        </w:pPrChange>
      </w:pPr>
      <w:r>
        <w:separator/>
      </w:r>
    </w:p>
  </w:footnote>
  <w:footnote w:type="continuationSeparator" w:id="0">
    <w:p w14:paraId="19F9E376" w14:textId="77777777" w:rsidR="007F5F51" w:rsidRDefault="007F5F51" w:rsidP="00C347F3">
      <w:pPr>
        <w:pPrChange w:id="4" w:author="Andrew Wynne" w:date="2026-09-25T20:05:00Z" w16du:dateUtc="2026-09-26T00:0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8B7D6" w14:textId="77777777" w:rsidR="00BC645C" w:rsidRDefault="00BC645C">
    <w:pPr>
      <w:pStyle w:val="FooterChar"/>
      <w:pPrChange w:id="241" w:author="Andrew Wynne" w:date="2026-09-25T20:05:00Z" w16du:dateUtc="2026-09-26T00:05: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02DB3" w14:textId="696A7067" w:rsidR="000F2B34" w:rsidRDefault="002B5A56">
    <w:pPr>
      <w:pStyle w:val="Header"/>
      <w:jc w:val="center"/>
      <w:rPr>
        <w:del w:id="245" w:author="Andrew Wynne" w:date="2026-09-25T20:05:00Z" w16du:dateUtc="2026-09-26T00:05:00Z"/>
        <w:rFonts w:ascii="Lucida Calligraphy" w:hAnsi="Lucida Calligraphy"/>
        <w:b/>
        <w:sz w:val="36"/>
      </w:rPr>
    </w:pPr>
    <w:del w:id="246" w:author="Andrew Wynne" w:date="2026-09-25T20:05:00Z" w16du:dateUtc="2026-09-26T00:05:00Z">
      <w:r>
        <w:rPr>
          <w:rFonts w:ascii="Lucida Calligraphy" w:hAnsi="Lucida Calligraphy"/>
          <w:b/>
          <w:sz w:val="36"/>
        </w:rPr>
        <w:delText>Brinnon Parent Teacher Organization</w:delText>
      </w:r>
      <w:r>
        <w:rPr>
          <w:rFonts w:ascii="Lucida Calligraphy" w:hAnsi="Lucida Calligraphy"/>
          <w:b/>
          <w:sz w:val="36"/>
        </w:rPr>
        <w:br/>
        <w:delText>20</w:delText>
      </w:r>
      <w:r w:rsidR="00CF4823">
        <w:rPr>
          <w:rFonts w:ascii="Lucida Calligraphy" w:hAnsi="Lucida Calligraphy"/>
          <w:b/>
          <w:sz w:val="36"/>
        </w:rPr>
        <w:delText>2</w:delText>
      </w:r>
      <w:r w:rsidR="00D33D88">
        <w:rPr>
          <w:rFonts w:ascii="Lucida Calligraphy" w:hAnsi="Lucida Calligraphy"/>
          <w:b/>
          <w:sz w:val="36"/>
        </w:rPr>
        <w:delText>1</w:delText>
      </w:r>
      <w:r w:rsidR="009B0BA4">
        <w:rPr>
          <w:rFonts w:ascii="Lucida Calligraphy" w:hAnsi="Lucida Calligraphy"/>
          <w:b/>
          <w:sz w:val="36"/>
        </w:rPr>
        <w:delText>-20</w:delText>
      </w:r>
      <w:r w:rsidR="006B4973">
        <w:rPr>
          <w:rFonts w:ascii="Lucida Calligraphy" w:hAnsi="Lucida Calligraphy"/>
          <w:b/>
          <w:sz w:val="36"/>
        </w:rPr>
        <w:delText>2</w:delText>
      </w:r>
      <w:r w:rsidR="00D33D88">
        <w:rPr>
          <w:rFonts w:ascii="Lucida Calligraphy" w:hAnsi="Lucida Calligraphy"/>
          <w:b/>
          <w:sz w:val="36"/>
        </w:rPr>
        <w:delText>2</w:delText>
      </w:r>
      <w:r>
        <w:rPr>
          <w:rFonts w:ascii="Lucida Calligraphy" w:hAnsi="Lucida Calligraphy"/>
          <w:b/>
          <w:sz w:val="36"/>
        </w:rPr>
        <w:delText xml:space="preserve"> School Year</w:delText>
      </w:r>
    </w:del>
  </w:p>
  <w:p w14:paraId="38C5FC20" w14:textId="654D6994" w:rsidR="000F2B34" w:rsidRDefault="002B5A56">
    <w:pPr>
      <w:pStyle w:val="Header"/>
      <w:jc w:val="center"/>
      <w:rPr>
        <w:del w:id="247" w:author="Andrew Wynne" w:date="2026-09-25T20:05:00Z" w16du:dateUtc="2026-09-26T00:05:00Z"/>
        <w:sz w:val="20"/>
      </w:rPr>
    </w:pPr>
    <w:del w:id="248" w:author="Andrew Wynne" w:date="2026-09-25T20:05:00Z" w16du:dateUtc="2026-09-26T00:05:00Z">
      <w:r>
        <w:rPr>
          <w:sz w:val="20"/>
        </w:rPr>
        <w:delText xml:space="preserve">President: </w:delText>
      </w:r>
      <w:r w:rsidR="006B4973">
        <w:rPr>
          <w:sz w:val="20"/>
        </w:rPr>
        <w:delText>Vacant</w:delText>
      </w:r>
      <w:r>
        <w:rPr>
          <w:sz w:val="20"/>
        </w:rPr>
        <w:delText xml:space="preserve"> * Vice President: </w:delText>
      </w:r>
      <w:r w:rsidR="006B4973">
        <w:rPr>
          <w:sz w:val="20"/>
        </w:rPr>
        <w:delText>Vacant</w:delText>
      </w:r>
      <w:r>
        <w:rPr>
          <w:sz w:val="20"/>
        </w:rPr>
        <w:delText xml:space="preserve"> * Treasurer: </w:delText>
      </w:r>
      <w:r w:rsidR="00CF4823">
        <w:rPr>
          <w:sz w:val="20"/>
        </w:rPr>
        <w:delText>Vacant</w:delText>
      </w:r>
      <w:r>
        <w:rPr>
          <w:sz w:val="20"/>
        </w:rPr>
        <w:delText xml:space="preserve"> * Secretary: Alicia Simmons</w:delText>
      </w:r>
    </w:del>
  </w:p>
  <w:p w14:paraId="1E663823" w14:textId="77777777" w:rsidR="000F2B34" w:rsidRDefault="000F2B34">
    <w:pPr>
      <w:pStyle w:val="FooterChar"/>
      <w:rPr>
        <w:rPrChange w:id="249" w:author="Andrew Wynne" w:date="2026-09-25T20:05:00Z" w16du:dateUtc="2026-09-26T00:05:00Z">
          <w:rPr>
            <w:sz w:val="20"/>
          </w:rPr>
        </w:rPrChange>
      </w:rPr>
      <w:pPrChange w:id="250" w:author="Andrew Wynne" w:date="2026-09-25T20:05:00Z" w16du:dateUtc="2026-09-26T00:05:00Z">
        <w:pPr>
          <w:pStyle w:val="Header"/>
          <w:jc w:val="cent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39F031CE"/>
    <w:lvl w:ilvl="0" w:tplc="9A6C918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D61223AC"/>
    <w:lvl w:ilvl="0" w:tplc="63F4E4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724BF"/>
    <w:multiLevelType w:val="hybridMultilevel"/>
    <w:tmpl w:val="C7FCB1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A8A2F0A"/>
    <w:multiLevelType w:val="hybridMultilevel"/>
    <w:tmpl w:val="661CBA74"/>
    <w:lvl w:ilvl="0" w:tplc="20F0F4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04CD7"/>
    <w:multiLevelType w:val="hybridMultilevel"/>
    <w:tmpl w:val="8FCE3842"/>
    <w:lvl w:ilvl="0" w:tplc="574096E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7120B"/>
    <w:multiLevelType w:val="hybridMultilevel"/>
    <w:tmpl w:val="16A62C34"/>
    <w:lvl w:ilvl="0" w:tplc="66A426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0E609F"/>
    <w:multiLevelType w:val="hybridMultilevel"/>
    <w:tmpl w:val="037E52F4"/>
    <w:lvl w:ilvl="0" w:tplc="126AE732">
      <w:numFmt w:val="bullet"/>
      <w:lvlText w:val="-"/>
      <w:lvlJc w:val="left"/>
      <w:pPr>
        <w:ind w:left="1800" w:hanging="360"/>
      </w:pPr>
      <w:rPr>
        <w:rFonts w:ascii="Times New Roman" w:eastAsia="Times New Roman" w:hAnsi="Times New Roman"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57505598">
    <w:abstractNumId w:val="1"/>
  </w:num>
  <w:num w:numId="2" w16cid:durableId="530918698">
    <w:abstractNumId w:val="0"/>
  </w:num>
  <w:num w:numId="3" w16cid:durableId="2086802825">
    <w:abstractNumId w:val="4"/>
  </w:num>
  <w:num w:numId="4" w16cid:durableId="729379395">
    <w:abstractNumId w:val="3"/>
  </w:num>
  <w:num w:numId="5" w16cid:durableId="660347924">
    <w:abstractNumId w:val="5"/>
  </w:num>
  <w:num w:numId="6" w16cid:durableId="2147241072">
    <w:abstractNumId w:val="6"/>
  </w:num>
  <w:num w:numId="7" w16cid:durableId="245110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B34"/>
    <w:rsid w:val="0001028E"/>
    <w:rsid w:val="00021130"/>
    <w:rsid w:val="0003363F"/>
    <w:rsid w:val="00063357"/>
    <w:rsid w:val="00073F83"/>
    <w:rsid w:val="00092A34"/>
    <w:rsid w:val="000B0FFA"/>
    <w:rsid w:val="000B7E93"/>
    <w:rsid w:val="000F2B34"/>
    <w:rsid w:val="00173994"/>
    <w:rsid w:val="00182A26"/>
    <w:rsid w:val="00186940"/>
    <w:rsid w:val="00186A95"/>
    <w:rsid w:val="00190435"/>
    <w:rsid w:val="001908ED"/>
    <w:rsid w:val="001A0E39"/>
    <w:rsid w:val="001C7BF9"/>
    <w:rsid w:val="001D0069"/>
    <w:rsid w:val="00202D4C"/>
    <w:rsid w:val="00216CE3"/>
    <w:rsid w:val="00220D99"/>
    <w:rsid w:val="00222B6E"/>
    <w:rsid w:val="00236EA4"/>
    <w:rsid w:val="00257521"/>
    <w:rsid w:val="002B5A56"/>
    <w:rsid w:val="002D6822"/>
    <w:rsid w:val="002E27EB"/>
    <w:rsid w:val="00310ED1"/>
    <w:rsid w:val="00314FF2"/>
    <w:rsid w:val="00351B46"/>
    <w:rsid w:val="00360993"/>
    <w:rsid w:val="00366E30"/>
    <w:rsid w:val="0036748A"/>
    <w:rsid w:val="0037008A"/>
    <w:rsid w:val="00384A6B"/>
    <w:rsid w:val="003B090A"/>
    <w:rsid w:val="003D3C1D"/>
    <w:rsid w:val="003E6B4B"/>
    <w:rsid w:val="003E73A6"/>
    <w:rsid w:val="00411693"/>
    <w:rsid w:val="00441D7E"/>
    <w:rsid w:val="00452900"/>
    <w:rsid w:val="00466E86"/>
    <w:rsid w:val="0047240E"/>
    <w:rsid w:val="004A73D9"/>
    <w:rsid w:val="004B0AC0"/>
    <w:rsid w:val="004D1DF8"/>
    <w:rsid w:val="004D557A"/>
    <w:rsid w:val="004E30CA"/>
    <w:rsid w:val="00521AC1"/>
    <w:rsid w:val="00535DBA"/>
    <w:rsid w:val="00545C90"/>
    <w:rsid w:val="00575D39"/>
    <w:rsid w:val="0058681F"/>
    <w:rsid w:val="005A60E9"/>
    <w:rsid w:val="005D3454"/>
    <w:rsid w:val="005E33BB"/>
    <w:rsid w:val="005E66E4"/>
    <w:rsid w:val="005F17F7"/>
    <w:rsid w:val="005F5417"/>
    <w:rsid w:val="005F589A"/>
    <w:rsid w:val="006013B2"/>
    <w:rsid w:val="00604C8E"/>
    <w:rsid w:val="00626F26"/>
    <w:rsid w:val="006422CC"/>
    <w:rsid w:val="00682C3A"/>
    <w:rsid w:val="00683FA8"/>
    <w:rsid w:val="006B1232"/>
    <w:rsid w:val="006B4973"/>
    <w:rsid w:val="006B7ECD"/>
    <w:rsid w:val="006E171F"/>
    <w:rsid w:val="006E4935"/>
    <w:rsid w:val="006F1003"/>
    <w:rsid w:val="006F2440"/>
    <w:rsid w:val="007332E0"/>
    <w:rsid w:val="00741B0C"/>
    <w:rsid w:val="00754DEE"/>
    <w:rsid w:val="007B6D7F"/>
    <w:rsid w:val="007C70E2"/>
    <w:rsid w:val="007F0095"/>
    <w:rsid w:val="007F5F51"/>
    <w:rsid w:val="007F6723"/>
    <w:rsid w:val="00814E35"/>
    <w:rsid w:val="008178A5"/>
    <w:rsid w:val="0083087B"/>
    <w:rsid w:val="00860D19"/>
    <w:rsid w:val="00877390"/>
    <w:rsid w:val="00877B80"/>
    <w:rsid w:val="00893579"/>
    <w:rsid w:val="008A00A9"/>
    <w:rsid w:val="008A099F"/>
    <w:rsid w:val="008A354F"/>
    <w:rsid w:val="008C516E"/>
    <w:rsid w:val="008C7515"/>
    <w:rsid w:val="008E546B"/>
    <w:rsid w:val="00902D50"/>
    <w:rsid w:val="00916B3F"/>
    <w:rsid w:val="0092751E"/>
    <w:rsid w:val="0095410E"/>
    <w:rsid w:val="009B0BA4"/>
    <w:rsid w:val="009B1D92"/>
    <w:rsid w:val="00A164FD"/>
    <w:rsid w:val="00A43784"/>
    <w:rsid w:val="00A72CE9"/>
    <w:rsid w:val="00A80729"/>
    <w:rsid w:val="00A808C6"/>
    <w:rsid w:val="00A868B6"/>
    <w:rsid w:val="00A87EDE"/>
    <w:rsid w:val="00AB6FC8"/>
    <w:rsid w:val="00AC0DDB"/>
    <w:rsid w:val="00AC4001"/>
    <w:rsid w:val="00AC5B07"/>
    <w:rsid w:val="00AD02CF"/>
    <w:rsid w:val="00AD59FD"/>
    <w:rsid w:val="00AF4F5B"/>
    <w:rsid w:val="00AF557E"/>
    <w:rsid w:val="00B007B6"/>
    <w:rsid w:val="00B00BAA"/>
    <w:rsid w:val="00B0225C"/>
    <w:rsid w:val="00B17D45"/>
    <w:rsid w:val="00B22738"/>
    <w:rsid w:val="00B322BF"/>
    <w:rsid w:val="00B41E13"/>
    <w:rsid w:val="00B471A9"/>
    <w:rsid w:val="00B956C4"/>
    <w:rsid w:val="00BA0D3F"/>
    <w:rsid w:val="00BA4CF9"/>
    <w:rsid w:val="00BC47BD"/>
    <w:rsid w:val="00BC645C"/>
    <w:rsid w:val="00BE11CE"/>
    <w:rsid w:val="00BE77F0"/>
    <w:rsid w:val="00C07CC1"/>
    <w:rsid w:val="00C347F3"/>
    <w:rsid w:val="00C37207"/>
    <w:rsid w:val="00C411FF"/>
    <w:rsid w:val="00C57B79"/>
    <w:rsid w:val="00C862FF"/>
    <w:rsid w:val="00C9285C"/>
    <w:rsid w:val="00CC61B7"/>
    <w:rsid w:val="00CF017C"/>
    <w:rsid w:val="00CF4823"/>
    <w:rsid w:val="00D0266E"/>
    <w:rsid w:val="00D1670A"/>
    <w:rsid w:val="00D257AD"/>
    <w:rsid w:val="00D33892"/>
    <w:rsid w:val="00D33D88"/>
    <w:rsid w:val="00D52DF0"/>
    <w:rsid w:val="00D7339D"/>
    <w:rsid w:val="00D85E86"/>
    <w:rsid w:val="00DA5B88"/>
    <w:rsid w:val="00DC2DA4"/>
    <w:rsid w:val="00DD4A33"/>
    <w:rsid w:val="00DE5A6F"/>
    <w:rsid w:val="00DE78A7"/>
    <w:rsid w:val="00E02B06"/>
    <w:rsid w:val="00E26FAB"/>
    <w:rsid w:val="00E53D53"/>
    <w:rsid w:val="00E609C7"/>
    <w:rsid w:val="00E92CC4"/>
    <w:rsid w:val="00E944FF"/>
    <w:rsid w:val="00EE5F64"/>
    <w:rsid w:val="00F02C2D"/>
    <w:rsid w:val="00F060C3"/>
    <w:rsid w:val="00F33A57"/>
    <w:rsid w:val="00F364AF"/>
    <w:rsid w:val="00F4512D"/>
    <w:rsid w:val="00F871BC"/>
    <w:rsid w:val="00F962D0"/>
    <w:rsid w:val="00FB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85AAF"/>
  <w15:docId w15:val="{98738C2D-EF71-40F6-A135-C13B6DC87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DBA"/>
    <w:pPr>
      <w:spacing w:after="0" w:line="240" w:lineRule="auto"/>
      <w:pPrChange w:id="0" w:author="Andrew Wynne" w:date="2026-09-25T20:05:00Z">
        <w:pPr>
          <w:spacing w:after="200" w:line="276" w:lineRule="auto"/>
        </w:pPr>
      </w:pPrChange>
    </w:pPr>
    <w:rPr>
      <w:rFonts w:ascii="Calibri" w:hAnsi="Calibri" w:cs="Calibri"/>
      <w:lang w:val="en-GB"/>
      <w:rPrChange w:id="0" w:author="Andrew Wynne" w:date="2026-09-25T20:05: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qj">
    <w:name w:val="aqj"/>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rsid w:val="00452900"/>
    <w:pPr>
      <w:ind w:left="720"/>
      <w:pPrChange w:id="1" w:author="Andrew Wynne" w:date="2026-09-25T20:05:00Z">
        <w:pPr>
          <w:ind w:left="720"/>
          <w:contextualSpacing/>
        </w:pPr>
      </w:pPrChange>
    </w:pPr>
    <w:rPr>
      <w:rPrChange w:id="1" w:author="Andrew Wynne" w:date="2026-09-25T20:05:00Z">
        <w:rPr>
          <w:rFonts w:ascii="Calibri" w:eastAsiaTheme="minorHAnsi" w:hAnsi="Calibri" w:cs="Calibri"/>
          <w:sz w:val="22"/>
          <w:szCs w:val="22"/>
          <w:lang w:val="en-GB" w:eastAsia="en-US" w:bidi="ar-SA"/>
        </w:rPr>
      </w:rPrChange>
    </w:rPr>
  </w:style>
  <w:style w:type="paragraph" w:styleId="BalloonText">
    <w:name w:val="Balloon Text"/>
    <w:basedOn w:val="Normal"/>
    <w:link w:val="BalloonTextChar"/>
    <w:uiPriority w:val="99"/>
    <w:semiHidden/>
    <w:unhideWhenUsed/>
    <w:rsid w:val="00535DBA"/>
    <w:pPr>
      <w:pPrChange w:id="2" w:author="Andrew Wynne" w:date="2026-09-25T20:05:00Z">
        <w:pPr/>
      </w:pPrChange>
    </w:pPr>
    <w:rPr>
      <w:rFonts w:ascii="Tahoma" w:hAnsi="Tahoma" w:cs="Tahoma"/>
      <w:sz w:val="16"/>
      <w:szCs w:val="16"/>
      <w:rPrChange w:id="2" w:author="Andrew Wynne" w:date="2026-09-25T20:05:00Z">
        <w:rPr>
          <w:rFonts w:ascii="Tahoma" w:eastAsiaTheme="minorHAnsi" w:hAnsi="Tahoma" w:cs="Tahoma"/>
          <w:sz w:val="16"/>
          <w:szCs w:val="16"/>
          <w:lang w:val="en-GB" w:eastAsia="en-US" w:bidi="ar-SA"/>
        </w:rPr>
      </w:rPrChange>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6013B2"/>
    <w:pPr>
      <w:spacing w:before="100" w:beforeAutospacing="1" w:after="100" w:afterAutospacing="1"/>
    </w:pPr>
    <w:rPr>
      <w:rFonts w:ascii="Times New Roman" w:eastAsia="Times New Roman" w:hAnsi="Times New Roman" w:cs="Times New Roman"/>
      <w:sz w:val="24"/>
      <w:szCs w:val="24"/>
    </w:rPr>
  </w:style>
  <w:style w:type="character" w:customStyle="1" w:styleId="textexposedshow">
    <w:name w:val="text_exposed_show"/>
    <w:basedOn w:val="DefaultParagraphFont"/>
    <w:rsid w:val="006013B2"/>
  </w:style>
  <w:style w:type="character" w:styleId="PlaceholderText">
    <w:name w:val="Placeholder Text"/>
    <w:basedOn w:val="DefaultParagraphFont"/>
    <w:uiPriority w:val="99"/>
    <w:semiHidden/>
    <w:rsid w:val="00C07CC1"/>
    <w:rPr>
      <w:color w:val="808080"/>
    </w:rPr>
  </w:style>
  <w:style w:type="paragraph" w:customStyle="1" w:styleId="Default">
    <w:name w:val="Default"/>
    <w:rsid w:val="005F17F7"/>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semiHidden/>
    <w:unhideWhenUsed/>
    <w:rsid w:val="00BC64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954672">
      <w:bodyDiv w:val="1"/>
      <w:marLeft w:val="0"/>
      <w:marRight w:val="0"/>
      <w:marTop w:val="0"/>
      <w:marBottom w:val="0"/>
      <w:divBdr>
        <w:top w:val="none" w:sz="0" w:space="0" w:color="auto"/>
        <w:left w:val="none" w:sz="0" w:space="0" w:color="auto"/>
        <w:bottom w:val="none" w:sz="0" w:space="0" w:color="auto"/>
        <w:right w:val="none" w:sz="0" w:space="0" w:color="auto"/>
      </w:divBdr>
      <w:divsChild>
        <w:div w:id="836459176">
          <w:marLeft w:val="0"/>
          <w:marRight w:val="0"/>
          <w:marTop w:val="0"/>
          <w:marBottom w:val="0"/>
          <w:divBdr>
            <w:top w:val="none" w:sz="0" w:space="0" w:color="auto"/>
            <w:left w:val="none" w:sz="0" w:space="0" w:color="auto"/>
            <w:bottom w:val="none" w:sz="0" w:space="0" w:color="auto"/>
            <w:right w:val="none" w:sz="0" w:space="0" w:color="auto"/>
          </w:divBdr>
        </w:div>
      </w:divsChild>
    </w:div>
    <w:div w:id="161627869">
      <w:bodyDiv w:val="1"/>
      <w:marLeft w:val="0"/>
      <w:marRight w:val="0"/>
      <w:marTop w:val="0"/>
      <w:marBottom w:val="0"/>
      <w:divBdr>
        <w:top w:val="none" w:sz="0" w:space="0" w:color="auto"/>
        <w:left w:val="none" w:sz="0" w:space="0" w:color="auto"/>
        <w:bottom w:val="none" w:sz="0" w:space="0" w:color="auto"/>
        <w:right w:val="none" w:sz="0" w:space="0" w:color="auto"/>
      </w:divBdr>
    </w:div>
    <w:div w:id="350421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gi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1.png@01D42362.A2D06300"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2.png@01D42362.A2D06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6e40b3-e721-46b7-8ce0-fa96e6a7bf06" xsi:nil="true"/>
    <lcf76f155ced4ddcb4097134ff3c332f xmlns="9efac820-ceec-4903-b10d-9758822fc81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E643AD5511DC49902DA884EBE42C76" ma:contentTypeVersion="13" ma:contentTypeDescription="Create a new document." ma:contentTypeScope="" ma:versionID="97da2352648efde7fec5ad179bfd94b9">
  <xsd:schema xmlns:xsd="http://www.w3.org/2001/XMLSchema" xmlns:xs="http://www.w3.org/2001/XMLSchema" xmlns:p="http://schemas.microsoft.com/office/2006/metadata/properties" xmlns:ns2="9efac820-ceec-4903-b10d-9758822fc811" xmlns:ns3="d16e40b3-e721-46b7-8ce0-fa96e6a7bf06" targetNamespace="http://schemas.microsoft.com/office/2006/metadata/properties" ma:root="true" ma:fieldsID="7a4cb8b85ddddd555a044a2b4155c698" ns2:_="" ns3:_="">
    <xsd:import namespace="9efac820-ceec-4903-b10d-9758822fc811"/>
    <xsd:import namespace="d16e40b3-e721-46b7-8ce0-fa96e6a7bf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fac820-ceec-4903-b10d-9758822fc81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e473e43-fa63-4294-a3fd-f62ddc8f7df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16e40b3-e721-46b7-8ce0-fa96e6a7bf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972fe46-8594-4eeb-829b-9b6bc819e9cc}" ma:internalName="TaxCatchAll" ma:showField="CatchAllData" ma:web="d16e40b3-e721-46b7-8ce0-fa96e6a7b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61AF0-057C-4A59-B93E-0423C49E0575}">
  <ds:schemaRefs>
    <ds:schemaRef ds:uri="http://schemas.microsoft.com/office/2006/metadata/properties"/>
    <ds:schemaRef ds:uri="http://schemas.microsoft.com/office/infopath/2007/PartnerControls"/>
    <ds:schemaRef ds:uri="d16e40b3-e721-46b7-8ce0-fa96e6a7bf06"/>
    <ds:schemaRef ds:uri="9efac820-ceec-4903-b10d-9758822fc811"/>
  </ds:schemaRefs>
</ds:datastoreItem>
</file>

<file path=customXml/itemProps2.xml><?xml version="1.0" encoding="utf-8"?>
<ds:datastoreItem xmlns:ds="http://schemas.openxmlformats.org/officeDocument/2006/customXml" ds:itemID="{4EEB7DBA-65E8-4009-A816-A50B0E868899}">
  <ds:schemaRefs>
    <ds:schemaRef ds:uri="http://schemas.microsoft.com/sharepoint/v3/contenttype/forms"/>
  </ds:schemaRefs>
</ds:datastoreItem>
</file>

<file path=customXml/itemProps3.xml><?xml version="1.0" encoding="utf-8"?>
<ds:datastoreItem xmlns:ds="http://schemas.openxmlformats.org/officeDocument/2006/customXml" ds:itemID="{23D577EC-4B40-45C9-BA16-F3A4FFEEA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fac820-ceec-4903-b10d-9758822fc811"/>
    <ds:schemaRef ds:uri="d16e40b3-e721-46b7-8ce0-fa96e6a7b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E50C16-EDE8-4325-9777-75A18EA32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Alicia Simmons</dc:creator>
  <cp:lastModifiedBy>Arthur Souza Rodrigues</cp:lastModifiedBy>
  <cp:revision>1</cp:revision>
  <cp:lastPrinted>2022-05-12T23:21:00Z</cp:lastPrinted>
  <dcterms:created xsi:type="dcterms:W3CDTF">2022-05-12T22:57:00Z</dcterms:created>
  <dcterms:modified xsi:type="dcterms:W3CDTF">2026-09-26T00:05:00Z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0x010100C7E643AD5511DC49902DA884EBE42C76</vt:lpwstr>
  </property>
</Properties>
</file>