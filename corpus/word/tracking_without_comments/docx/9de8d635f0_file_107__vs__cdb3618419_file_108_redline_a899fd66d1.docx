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F571C" w14:textId="77777777" w:rsidR="004815AB" w:rsidRDefault="004815AB">
      <w:pPr>
        <w:rPr>
          <w:rPrChange w:id="0" w:author="Arthur Souza Rodrigues" w:date="2026-07-10T21:47:00Z" w16du:dateUtc="2026-07-11T01:47:00Z">
            <w:rPr>
              <w:i/>
              <w:iCs/>
              <w:highlight w:val="yellow"/>
            </w:rPr>
          </w:rPrChange>
        </w:rPr>
      </w:pPr>
      <w:r>
        <w:rPr>
          <w:rPrChange w:id="1" w:author="Arthur Souza Rodrigues" w:date="2026-07-10T21:47:00Z" w16du:dateUtc="2026-07-11T01:47:00Z">
            <w:rPr>
              <w:i/>
              <w:iCs/>
              <w:highlight w:val="yellow"/>
            </w:rPr>
          </w:rPrChange>
        </w:rPr>
        <w:t>file_</w:t>
      </w:r>
      <w:ins w:id="2" w:author="Arthur Souza Rodrigues" w:date="2026-07-10T21:47:00Z" w16du:dateUtc="2026-07-11T01:47:00Z">
        <w:r w:rsidR="001760EB">
          <w:t>108</w:t>
        </w:r>
      </w:ins>
      <w:del w:id="3" w:author="Arthur Souza Rodrigues" w:date="2026-07-10T21:47:00Z" w16du:dateUtc="2026-07-11T01:47:00Z">
        <w:r>
          <w:rPr>
            <w:i/>
            <w:iCs/>
            <w:highlight w:val="yellow"/>
          </w:rPr>
          <w:delText>107</w:delText>
        </w:r>
      </w:del>
      <w:r>
        <w:rPr>
          <w:rPrChange w:id="4" w:author="Arthur Souza Rodrigues" w:date="2026-07-10T21:47:00Z" w16du:dateUtc="2026-07-11T01:47:00Z">
            <w:rPr>
              <w:i/>
              <w:iCs/>
              <w:highlight w:val="yellow"/>
            </w:rPr>
          </w:rPrChange>
        </w:rPr>
        <w:t>.docx</w:t>
      </w:r>
    </w:p>
    <w:p w14:paraId="5AFE6D9E" w14:textId="63F4F1DE" w:rsidR="00575198" w:rsidRDefault="00935307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t>Risk Assessment - Product Launch</w:t>
        </w:r>
      </w:ins>
    </w:p>
    <w:p w14:paraId="6DC02003" w14:textId="77777777" w:rsidR="00575198" w:rsidRDefault="00935307">
      <w:pPr>
        <w:rPr>
          <w:ins w:id="7" w:author="Arthur Souza Rodrigues" w:date="2026-07-10T21:47:00Z" w16du:dateUtc="2026-07-11T01:47:00Z"/>
        </w:rPr>
      </w:pPr>
      <w:ins w:id="8" w:author="Arthur Souza Rodrigues" w:date="2026-07-10T21:47:00Z" w16du:dateUtc="2026-07-11T01:47:00Z">
        <w:r>
          <w:t>Project: New CRM System</w:t>
        </w:r>
      </w:ins>
    </w:p>
    <w:p w14:paraId="7E98F637" w14:textId="77777777" w:rsidR="00575198" w:rsidRDefault="00935307">
      <w:pPr>
        <w:rPr>
          <w:ins w:id="9" w:author="Arthur Souza Rodrigues" w:date="2026-07-10T21:47:00Z" w16du:dateUtc="2026-07-11T01:47:00Z"/>
        </w:rPr>
      </w:pPr>
      <w:ins w:id="10" w:author="Arthur Souza Rodrigues" w:date="2026-07-10T21:47:00Z" w16du:dateUtc="2026-07-11T01:47:00Z">
        <w:r>
          <w:t>High Risk: Data migration errors</w:t>
        </w:r>
      </w:ins>
    </w:p>
    <w:p w14:paraId="4D2AA82C" w14:textId="77777777" w:rsidR="00575198" w:rsidRDefault="00935307">
      <w:pPr>
        <w:rPr>
          <w:ins w:id="11" w:author="Arthur Souza Rodrigues" w:date="2026-07-10T21:47:00Z" w16du:dateUtc="2026-07-11T01:47:00Z"/>
        </w:rPr>
      </w:pPr>
      <w:ins w:id="12" w:author="Arthur Souza Rodrigues" w:date="2026-07-10T21:47:00Z" w16du:dateUtc="2026-07-11T01:47:00Z">
        <w:r>
          <w:t>Medium Risk: User adoption rate</w:t>
        </w:r>
      </w:ins>
    </w:p>
    <w:p w14:paraId="78827420" w14:textId="77777777" w:rsidR="00575198" w:rsidRDefault="00935307">
      <w:pPr>
        <w:rPr>
          <w:ins w:id="13" w:author="Arthur Souza Rodrigues" w:date="2026-07-10T21:47:00Z" w16du:dateUtc="2026-07-11T01:47:00Z"/>
        </w:rPr>
      </w:pPr>
      <w:ins w:id="14" w:author="Arthur Souza Rodrigues" w:date="2026-07-10T21:47:00Z" w16du:dateUtc="2026-07-11T01:47:00Z">
        <w:r>
          <w:t>Low Risk: Integration delays</w:t>
        </w:r>
      </w:ins>
    </w:p>
    <w:p w14:paraId="3FADEF27" w14:textId="77777777" w:rsidR="00575198" w:rsidRDefault="00935307">
      <w:pPr>
        <w:rPr>
          <w:ins w:id="15" w:author="Arthur Souza Rodrigues" w:date="2026-07-10T21:47:00Z" w16du:dateUtc="2026-07-11T01:47:00Z"/>
        </w:rPr>
      </w:pPr>
      <w:ins w:id="16" w:author="Arthur Souza Rodrigues" w:date="2026-07-10T21:47:00Z" w16du:dateUtc="2026-07-11T01:47:00Z">
        <w:r>
          <w:t xml:space="preserve">Mitigation Plan: Phased </w:t>
        </w:r>
        <w:proofErr w:type="spellStart"/>
        <w:r>
          <w:t>rollou</w:t>
        </w:r>
        <w:proofErr w:type="spellEnd"/>
        <w:r>
          <w:t xml:space="preserve"> with </w:t>
        </w:r>
        <w:proofErr w:type="spellStart"/>
        <w:r>
          <w:t>testing</w:t>
        </w:r>
        <w:r>
          <w:t>t</w:t>
        </w:r>
        <w:proofErr w:type="spellEnd"/>
      </w:ins>
    </w:p>
    <w:p w14:paraId="0EBC8ADB" w14:textId="77777777" w:rsidR="00575198" w:rsidRDefault="00935307">
      <w:pPr>
        <w:rPr>
          <w:ins w:id="17" w:author="Arthur Souza Rodrigues" w:date="2026-07-10T21:47:00Z" w16du:dateUtc="2026-07-11T01:47:00Z"/>
        </w:rPr>
      </w:pPr>
      <w:ins w:id="18" w:author="Arthur Souza Rodrigues" w:date="2026-07-10T21:47:00Z" w16du:dateUtc="2026-07-11T01:47:00Z">
        <w:r>
          <w:t>Owner: IT Department</w:t>
        </w:r>
      </w:ins>
    </w:p>
    <w:p w14:paraId="146057A8" w14:textId="3FDFEE22" w:rsidR="007A13DB" w:rsidRDefault="00935307">
      <w:pPr>
        <w:rPr>
          <w:del w:id="19" w:author="Arthur Souza Rodrigues" w:date="2026-07-10T21:47:00Z" w16du:dateUtc="2026-07-11T01:47:00Z"/>
        </w:rPr>
      </w:pPr>
      <w:ins w:id="20" w:author="Arthur Souza Rodrigues" w:date="2026-07-10T21:47:00Z" w16du:dateUtc="2026-07-11T01:47:00Z">
        <w:r>
          <w:t>Review Date: March 15, 2026</w:t>
        </w:r>
      </w:ins>
      <w:del w:id="21" w:author="Arthur Souza Rodrigues" w:date="2026-07-10T21:47:00Z" w16du:dateUtc="2026-07-11T01:47:00Z">
        <w:r>
          <w:rPr>
            <w:i/>
            <w:iCs/>
            <w:highlight w:val="yellow"/>
          </w:rPr>
          <w:delText>Yellow Highlight Italic Demo</w:delText>
        </w:r>
      </w:del>
    </w:p>
    <w:p w14:paraId="0F7CA0EE" w14:textId="77777777" w:rsidR="007A13DB" w:rsidRDefault="00935307">
      <w:pPr>
        <w:rPr>
          <w:del w:id="22" w:author="Arthur Souza Rodrigues" w:date="2026-07-10T21:47:00Z" w16du:dateUtc="2026-07-11T01:47:00Z"/>
        </w:rPr>
      </w:pPr>
      <w:del w:id="23" w:author="Arthur Souza Rodrigues" w:date="2026-07-10T21:47:00Z" w16du:dateUtc="2026-07-11T01:47:00Z">
        <w:r>
          <w:rPr>
            <w:i/>
            <w:iCs/>
            <w:highlight w:val="yellow"/>
          </w:rPr>
          <w:delText>This document combines yellow highlight with italic formatting.</w:delText>
        </w:r>
      </w:del>
    </w:p>
    <w:p w14:paraId="5F28A04C" w14:textId="77777777" w:rsidR="007A13DB" w:rsidRDefault="00935307">
      <w:del w:id="24" w:author="Arthur Souza Rodrigues" w:date="2026-07-10T21:47:00Z" w16du:dateUtc="2026-07-11T01:47:00Z">
        <w:r>
          <w:rPr>
            <w:i/>
            <w:iCs/>
            <w:highlight w:val="yellow"/>
          </w:rPr>
          <w:delText>Highlighted italic text draws attention to key quotations.</w:delText>
        </w:r>
      </w:del>
    </w:p>
    <w:sectPr w:rsidR="007A13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3DB"/>
    <w:rsid w:val="001760EB"/>
    <w:rsid w:val="004815AB"/>
    <w:rsid w:val="00575198"/>
    <w:rsid w:val="007A13DB"/>
    <w:rsid w:val="00AC4EB1"/>
    <w:rsid w:val="00D53FE7"/>
    <w:rsid w:val="00FE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2026-07-11T01:47:00Z</dcterms:modified>
</cp:coreProperties>
</file>