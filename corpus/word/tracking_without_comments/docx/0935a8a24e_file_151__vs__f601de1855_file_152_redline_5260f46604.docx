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1A1C36" w14:textId="77777777" w:rsidR="00841B77" w:rsidRDefault="00841B77">
      <w:pPr>
        <w:rPr>
          <w:b/>
          <w:i/>
          <w:rPrChange w:id="0" w:author="Arthur Souza Rodrigues" w:date="2026-09-26T14:54:00Z" w16du:dateUtc="2026-09-26T18:54:00Z">
            <w:rPr/>
          </w:rPrChange>
        </w:rPr>
      </w:pPr>
      <w:r>
        <w:rPr>
          <w:b/>
          <w:i/>
          <w:rPrChange w:id="1" w:author="Arthur Souza Rodrigues" w:date="2026-09-26T14:54:00Z" w16du:dateUtc="2026-09-26T18:54:00Z">
            <w:rPr/>
          </w:rPrChange>
        </w:rPr>
        <w:t>file_</w:t>
      </w:r>
      <w:ins w:id="2" w:author="Arthur Souza Rodrigues" w:date="2026-09-26T14:54:00Z" w16du:dateUtc="2026-09-26T18:54:00Z">
        <w:r w:rsidR="00F75038">
          <w:rPr>
            <w:b/>
            <w:bCs/>
            <w:i/>
            <w:iCs/>
          </w:rPr>
          <w:t>152</w:t>
        </w:r>
      </w:ins>
      <w:del w:id="3" w:author="Arthur Souza Rodrigues" w:date="2026-09-26T14:54:00Z" w16du:dateUtc="2026-09-26T18:54:00Z">
        <w:r>
          <w:delText>151</w:delText>
        </w:r>
      </w:del>
      <w:r>
        <w:rPr>
          <w:b/>
          <w:i/>
          <w:rPrChange w:id="4" w:author="Arthur Souza Rodrigues" w:date="2026-09-26T14:54:00Z" w16du:dateUtc="2026-09-26T18:54:00Z">
            <w:rPr/>
          </w:rPrChange>
        </w:rPr>
        <w:t>.docx</w:t>
      </w:r>
    </w:p>
    <w:p w14:paraId="46583549" w14:textId="3D746418" w:rsidR="00D43A62" w:rsidRDefault="00104B0F">
      <w:pPr>
        <w:rPr>
          <w:ins w:id="5" w:author="Arthur Souza Rodrigues" w:date="2026-09-26T14:54:00Z" w16du:dateUtc="2026-09-26T18:54:00Z"/>
        </w:rPr>
      </w:pPr>
      <w:ins w:id="6" w:author="Arthur Souza Rodrigues" w:date="2026-09-26T14:54:00Z" w16du:dateUtc="2026-09-26T18:54:00Z">
        <w:r>
          <w:rPr>
            <w:b/>
            <w:bCs/>
            <w:i/>
            <w:iCs/>
          </w:rPr>
          <w:t>Bold and Italic Combo Demo</w:t>
        </w:r>
      </w:ins>
    </w:p>
    <w:p w14:paraId="04A7BF8D" w14:textId="77777777" w:rsidR="00D43A62" w:rsidRDefault="00104B0F">
      <w:pPr>
        <w:rPr>
          <w:ins w:id="7" w:author="Arthur Souza Rodrigues" w:date="2026-09-26T14:54:00Z" w16du:dateUtc="2026-09-26T18:54:00Z"/>
        </w:rPr>
      </w:pPr>
      <w:ins w:id="8" w:author="Arthur Souza Rodrigues" w:date="2026-09-26T14:54:00Z" w16du:dateUtc="2026-09-26T18:54:00Z">
        <w:r>
          <w:rPr>
            <w:b/>
            <w:bCs/>
            <w:i/>
            <w:iCs/>
          </w:rPr>
          <w:t>Demonstrating bold and italic combined.</w:t>
        </w:r>
      </w:ins>
    </w:p>
    <w:p w14:paraId="1853B1DF" w14:textId="519BEE84" w:rsidR="002E532C" w:rsidRDefault="00104B0F">
      <w:pPr>
        <w:rPr>
          <w:del w:id="9" w:author="Arthur Souza Rodrigues" w:date="2026-09-26T14:54:00Z" w16du:dateUtc="2026-09-26T18:54:00Z"/>
        </w:rPr>
      </w:pPr>
      <w:del w:id="10" w:author="Arthur Souza Rodrigues" w:date="2026-09-26T14:54:00Z" w16du:dateUtc="2026-09-26T18:54:00Z">
        <w:r>
          <w:delText>Project Proposal</w:delText>
        </w:r>
      </w:del>
    </w:p>
    <w:p w14:paraId="5DDB7F1E" w14:textId="77777777" w:rsidR="002E532C" w:rsidRDefault="00104B0F">
      <w:pPr>
        <w:rPr>
          <w:del w:id="11" w:author="Arthur Souza Rodrigues" w:date="2026-09-26T14:54:00Z" w16du:dateUtc="2026-09-26T18:54:00Z"/>
        </w:rPr>
      </w:pPr>
      <w:r>
        <w:rPr>
          <w:b/>
          <w:i/>
          <w:rPrChange w:id="12" w:author="Arthur Souza Rodrigues" w:date="2026-09-26T14:54:00Z" w16du:dateUtc="2026-09-26T18:54:00Z">
            <w:rPr/>
          </w:rPrChange>
        </w:rPr>
        <w:t xml:space="preserve">This </w:t>
      </w:r>
      <w:ins w:id="13" w:author="Arthur Souza Rodrigues" w:date="2026-09-26T14:54:00Z" w16du:dateUtc="2026-09-26T18:54:00Z">
        <w:r>
          <w:rPr>
            <w:b/>
            <w:bCs/>
            <w:i/>
            <w:iCs/>
          </w:rPr>
          <w:t>text</w:t>
        </w:r>
      </w:ins>
      <w:del w:id="14" w:author="Arthur Souza Rodrigues" w:date="2026-09-26T14:54:00Z" w16du:dateUtc="2026-09-26T18:54:00Z">
        <w:r>
          <w:delText>project will be completed by the end of the quarter.</w:delText>
        </w:r>
      </w:del>
    </w:p>
    <w:p w14:paraId="48A88A33" w14:textId="77777777" w:rsidR="002E532C" w:rsidRDefault="00104B0F">
      <w:pPr>
        <w:rPr>
          <w:del w:id="15" w:author="Arthur Souza Rodrigues" w:date="2026-09-26T14:54:00Z" w16du:dateUtc="2026-09-26T18:54:00Z"/>
        </w:rPr>
      </w:pPr>
      <w:del w:id="16" w:author="Arthur Souza Rodrigues" w:date="2026-09-26T14:54:00Z" w16du:dateUtc="2026-09-26T18:54:00Z">
        <w:r>
          <w:delText>The team consists of five members.</w:delText>
        </w:r>
      </w:del>
    </w:p>
    <w:p w14:paraId="04CA9A60" w14:textId="77777777" w:rsidR="002E532C" w:rsidRDefault="00104B0F">
      <w:del w:id="17" w:author="Arthur Souza Rodrigues" w:date="2026-09-26T14:54:00Z" w16du:dateUtc="2026-09-26T18:54:00Z">
        <w:r>
          <w:delText>Budget</w:delText>
        </w:r>
      </w:del>
      <w:r>
        <w:rPr>
          <w:b/>
          <w:i/>
          <w:rPrChange w:id="18" w:author="Arthur Souza Rodrigues" w:date="2026-09-26T14:54:00Z" w16du:dateUtc="2026-09-26T18:54:00Z">
            <w:rPr/>
          </w:rPrChange>
        </w:rPr>
        <w:t xml:space="preserve"> is </w:t>
      </w:r>
      <w:ins w:id="19" w:author="Arthur Souza Rodrigues" w:date="2026-09-26T14:54:00Z" w16du:dateUtc="2026-09-26T18:54:00Z">
        <w:r>
          <w:rPr>
            <w:b/>
            <w:bCs/>
            <w:i/>
            <w:iCs/>
          </w:rPr>
          <w:t>both bold and italic simultaneously</w:t>
        </w:r>
      </w:ins>
      <w:del w:id="20" w:author="Arthur Souza Rodrigues" w:date="2026-09-26T14:54:00Z" w16du:dateUtc="2026-09-26T18:54:00Z">
        <w:r>
          <w:delText>estimated at ten thousand dollars</w:delText>
        </w:r>
      </w:del>
      <w:r>
        <w:rPr>
          <w:b/>
          <w:i/>
          <w:rPrChange w:id="21" w:author="Arthur Souza Rodrigues" w:date="2026-09-26T14:54:00Z" w16du:dateUtc="2026-09-26T18:54:00Z">
            <w:rPr/>
          </w:rPrChange>
        </w:rPr>
        <w:t>.</w:t>
      </w:r>
    </w:p>
    <w:sectPr w:rsidR="002E532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32C"/>
    <w:rsid w:val="0007149C"/>
    <w:rsid w:val="002E532C"/>
    <w:rsid w:val="002F5B90"/>
    <w:rsid w:val="00727606"/>
    <w:rsid w:val="00841B77"/>
    <w:rsid w:val="00D43A62"/>
    <w:rsid w:val="00D53FE7"/>
    <w:rsid w:val="00F7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69FC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2026-05-14T18:14:00Z</dcterms:created>
  <dcterms:modified xsi:type="dcterms:W3CDTF">2026-09-26T18:54:00Z</dcterms:modified>
</cp:coreProperties>
</file>