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FFFE6F3" w14:textId="77777777" w:rsidR="00C74B5F" w:rsidRDefault="00DE0D04">
      <w:pPr>
        <w:pStyle w:val="IAlphabetDivider"/>
        <w:rPr>
          <w:ins w:id="23" w:author="Comparison" w:date="2026-09-25T20:03:00Z" w16du:dateUtc="2026-09-26T00:03:00Z"/>
        </w:rPr>
      </w:pPr>
      <w:ins w:id="24" w:author="Comparison" w:date="2026-09-25T20:03:00Z" w16du:dateUtc="2026-09-26T00:03:00Z">
        <w:r>
          <w:t>A</w:t>
        </w:r>
      </w:ins>
    </w:p>
    <w:p w14:paraId="474BDEC7" w14:textId="77777777" w:rsidR="00C74B5F" w:rsidRDefault="00DE0D04">
      <w:pPr>
        <w:pStyle w:val="IActName"/>
        <w:rPr>
          <w:ins w:id="25" w:author="Comparison" w:date="2026-09-25T20:03:00Z" w16du:dateUtc="2026-09-26T00:03:00Z"/>
        </w:rPr>
      </w:pPr>
      <w:ins w:id="26" w:author="Comparison" w:date="2026-09-25T20:03:00Z" w16du:dateUtc="2026-09-26T00:03:00Z">
        <w:r>
          <w:t>Albany Hardwood Plantation Agreement Act 1993</w:t>
        </w:r>
      </w:ins>
    </w:p>
    <w:p w14:paraId="13E0FDF3" w14:textId="77777777" w:rsidR="009F6B37" w:rsidRPr="0005398D" w:rsidRDefault="0004368F" w:rsidP="0005398D">
      <w:pPr>
        <w:jc w:val="center"/>
        <w:rPr>
          <w:del w:id="27" w:author="Comparison" w:date="2026-09-25T20:03:00Z" w16du:dateUtc="2026-09-26T00:03:00Z"/>
          <w:rFonts w:ascii="Comic Sans MS" w:hAnsi="Comic Sans MS"/>
          <w:b/>
          <w:color w:val="0070C0"/>
          <w:sz w:val="36"/>
          <w:szCs w:val="36"/>
          <w:u w:val="single"/>
        </w:rPr>
      </w:pPr>
      <w:del w:id="28" w:author="Comparison" w:date="2026-09-25T20:03:00Z" w16du:dateUtc="2026-09-26T00:03:00Z">
        <w:r w:rsidRPr="0005398D">
          <w:rPr>
            <w:rFonts w:ascii="Comic Sans MS" w:hAnsi="Comic Sans MS"/>
            <w:b/>
            <w:color w:val="0070C0"/>
            <w:sz w:val="36"/>
            <w:szCs w:val="36"/>
            <w:u w:val="single"/>
          </w:rPr>
          <w:delText>ECCLESTON CE PRIMARY SCHOOL</w:delText>
        </w:r>
      </w:del>
    </w:p>
    <w:p w14:paraId="397AFE36" w14:textId="77777777" w:rsidR="0005398D" w:rsidRDefault="0005398D" w:rsidP="0005398D">
      <w:pPr>
        <w:jc w:val="center"/>
        <w:rPr>
          <w:del w:id="29" w:author="Comparison" w:date="2026-09-25T20:03:00Z" w16du:dateUtc="2026-09-26T00:03:00Z"/>
          <w:rFonts w:ascii="Comic Sans MS" w:hAnsi="Comic Sans MS"/>
          <w:b/>
          <w:sz w:val="20"/>
          <w:szCs w:val="20"/>
          <w:u w:val="single"/>
        </w:rPr>
      </w:pPr>
      <w:del w:id="30" w:author="Comparison" w:date="2026-09-25T20:03:00Z" w16du:dateUtc="2026-09-26T00:03:00Z">
        <w:r>
          <w:rPr>
            <w:noProof/>
            <w:lang w:eastAsia="en-GB"/>
          </w:rPr>
          <w:drawing>
            <wp:inline distT="0" distB="0" distL="0" distR="0" wp14:anchorId="11795E84" wp14:editId="782BA878">
              <wp:extent cx="3324225" cy="866906"/>
              <wp:effectExtent l="0" t="0" r="0" b="9525"/>
              <wp:docPr id="1" name="Picture 1" descr="Eccleston 003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0" name="Picture 1" descr="Eccleston 003"/>
                      <pic:cNvPicPr>
                        <a:picLocks noChangeAspect="1" noChangeArrowheads="1"/>
                      </pic:cNvPicPr>
                    </pic:nvPicPr>
                    <pic:blipFill>
                      <a:blip r:embed="rId7" cstate="print">
                        <a:extLst>
                          <a:ext uri="{28A0092B-C50C-407E-A947-70E740481C1C}">
                            <a14:useLocalDpi xmlns:a14="http://schemas.microsoft.com/office/drawing/2010/main" val="0"/>
                          </a:ext>
                        </a:extLst>
                      </a:blip>
                      <a:srcRect/>
                      <a:stretch>
                        <a:fillRect/>
                      </a:stretch>
                    </pic:blipFill>
                    <pic:spPr bwMode="auto">
                      <a:xfrm>
                        <a:off x="0" y="0"/>
                        <a:ext cx="3346085" cy="872607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</wp:inline>
          </w:drawing>
        </w:r>
      </w:del>
    </w:p>
    <w:p w14:paraId="3E773A87" w14:textId="77777777" w:rsidR="0004368F" w:rsidRPr="00216E7A" w:rsidRDefault="00A64691" w:rsidP="00216E7A">
      <w:pPr>
        <w:jc w:val="center"/>
        <w:rPr>
          <w:del w:id="31" w:author="Comparison" w:date="2026-09-25T20:03:00Z" w16du:dateUtc="2026-09-26T00:03:00Z"/>
          <w:rFonts w:ascii="Comic Sans MS" w:hAnsi="Comic Sans MS"/>
          <w:b/>
          <w:sz w:val="24"/>
          <w:szCs w:val="24"/>
          <w:u w:val="single"/>
        </w:rPr>
      </w:pPr>
      <w:del w:id="32" w:author="Comparison" w:date="2026-09-25T20:03:00Z" w16du:dateUtc="2026-09-26T00:03:00Z">
        <w:r w:rsidRPr="00216E7A">
          <w:rPr>
            <w:rFonts w:ascii="Comic Sans MS" w:hAnsi="Comic Sans MS"/>
            <w:b/>
            <w:sz w:val="24"/>
            <w:szCs w:val="24"/>
            <w:u w:val="single"/>
          </w:rPr>
          <w:delText xml:space="preserve">PHSE </w:delText>
        </w:r>
        <w:r w:rsidR="0004368F" w:rsidRPr="00216E7A">
          <w:rPr>
            <w:rFonts w:ascii="Comic Sans MS" w:hAnsi="Comic Sans MS"/>
            <w:b/>
            <w:sz w:val="24"/>
            <w:szCs w:val="24"/>
            <w:u w:val="single"/>
          </w:rPr>
          <w:delText>CURRICULUM</w:delText>
        </w:r>
      </w:del>
    </w:p>
    <w:p w14:paraId="7F0D2FDF" w14:textId="77777777" w:rsidR="00931E18" w:rsidRPr="00216E7A" w:rsidRDefault="00931E18" w:rsidP="00931E18">
      <w:pPr>
        <w:jc w:val="center"/>
        <w:rPr>
          <w:del w:id="33" w:author="Comparison" w:date="2026-09-25T20:03:00Z" w16du:dateUtc="2026-09-26T00:03:00Z"/>
          <w:rFonts w:ascii="Comic Sans MS" w:hAnsi="Comic Sans MS"/>
          <w:b/>
          <w:sz w:val="24"/>
          <w:szCs w:val="24"/>
          <w:u w:val="single"/>
        </w:rPr>
      </w:pPr>
    </w:p>
    <w:p w14:paraId="37F26E41" w14:textId="77777777" w:rsidR="0004368F" w:rsidRPr="00216E7A" w:rsidRDefault="00931E18" w:rsidP="00931E18">
      <w:pPr>
        <w:jc w:val="center"/>
        <w:rPr>
          <w:del w:id="34" w:author="Comparison" w:date="2026-09-25T20:03:00Z" w16du:dateUtc="2026-09-26T00:03:00Z"/>
          <w:rFonts w:ascii="Comic Sans MS" w:hAnsi="Comic Sans MS"/>
          <w:b/>
          <w:sz w:val="24"/>
          <w:szCs w:val="24"/>
          <w:u w:val="single"/>
        </w:rPr>
      </w:pPr>
      <w:del w:id="35" w:author="Comparison" w:date="2026-09-25T20:03:00Z" w16du:dateUtc="2026-09-26T00:03:00Z">
        <w:r w:rsidRPr="00216E7A">
          <w:rPr>
            <w:rFonts w:ascii="Comic Sans MS" w:hAnsi="Comic Sans MS"/>
            <w:b/>
            <w:sz w:val="24"/>
            <w:szCs w:val="24"/>
            <w:u w:val="single"/>
          </w:rPr>
          <w:delText xml:space="preserve">We follow the Jigsaw Programme for PHSE which is copyrighted, therefore we are unable to publish details.  Paper copies are available from school. </w:delText>
        </w:r>
        <w:r w:rsidR="00216E7A" w:rsidRPr="00216E7A">
          <w:rPr>
            <w:rFonts w:ascii="Comic Sans MS" w:hAnsi="Comic Sans MS"/>
            <w:b/>
            <w:sz w:val="24"/>
            <w:szCs w:val="24"/>
            <w:u w:val="single"/>
          </w:rPr>
          <w:delText>Children also receive a block of lessons on the Kidsafe Programme.</w:delText>
        </w:r>
      </w:del>
    </w:p>
    <w:tbl>
      <w:tblPr>
        <w:tblW w:w="0" w:type="auto"/>
        <w:jc w:val="center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  <w:tblPrChange w:id="36" w:author="Comparison" w:date="2026-09-25T20:03:00Z" w16du:dateUtc="2026-09-26T00:03:00Z">
          <w:tblPr>
            <w:tblStyle w:val="TableGrid"/>
            <w:tblW w:w="0" w:type="auto"/>
            <w:tblLook w:val="04A0" w:firstRow="1" w:lastRow="0" w:firstColumn="1" w:lastColumn="0" w:noHBand="0" w:noVBand="1"/>
          </w:tblPr>
        </w:tblPrChange>
      </w:tblPr>
      <w:tblGrid>
        <w:gridCol w:w="1134"/>
        <w:gridCol w:w="1134"/>
        <w:gridCol w:w="7371"/>
        <w:gridCol w:w="8505"/>
        <w:gridCol w:w="8505"/>
        <w:gridCol w:w="5011"/>
        <w:gridCol w:w="20"/>
        <w:tblGridChange w:id="37">
          <w:tblGrid>
            <w:gridCol w:w="5"/>
            <w:gridCol w:w="1129"/>
            <w:gridCol w:w="868"/>
            <w:gridCol w:w="1992"/>
            <w:gridCol w:w="1992"/>
            <w:gridCol w:w="1991"/>
            <w:gridCol w:w="1662"/>
            <w:gridCol w:w="329"/>
            <w:gridCol w:w="1992"/>
            <w:gridCol w:w="1993"/>
            <w:gridCol w:w="12696"/>
            <w:gridCol w:w="5031"/>
          </w:tblGrid>
        </w:tblGridChange>
      </w:tblGrid>
      <w:tr w:rsidR="0004368F" w:rsidRPr="00216E7A" w14:paraId="40D786DA" w14:textId="77777777">
        <w:trPr>
          <w:cantSplit/>
          <w:jc w:val="center"/>
          <w:trPrChange w:id="38" w:author="Comparison" w:date="2026-09-25T20:03:00Z" w16du:dateUtc="2026-09-26T00:03:00Z">
            <w:trPr>
              <w:gridBefore w:val="1"/>
              <w:gridAfter w:val="2"/>
            </w:trPr>
          </w:trPrChange>
        </w:trPr>
        <w:tc>
          <w:tcPr>
            <w:tcW w:w="1134" w:type="dxa"/>
            <w:tcPrChange w:id="39" w:author="Comparison" w:date="2026-09-25T20:03:00Z" w16du:dateUtc="2026-09-26T00:03:00Z">
              <w:tcPr>
                <w:tcW w:w="1997" w:type="dxa"/>
                <w:gridSpan w:val="2"/>
                <w:shd w:val="clear" w:color="auto" w:fill="A6A6A6" w:themeFill="background1" w:themeFillShade="A6"/>
              </w:tcPr>
            </w:tcPrChange>
          </w:tcPr>
          <w:p w14:paraId="6A7C9132" w14:textId="77777777" w:rsidR="0004368F" w:rsidRDefault="00DE0D04">
            <w:pPr>
              <w:pStyle w:val="Table01Row"/>
              <w:keepNext/>
              <w:rPr>
                <w:rPrChange w:id="40" w:author="Comparison" w:date="2026-09-25T20:03:00Z" w16du:dateUtc="2026-09-26T00:03:00Z">
                  <w:rPr>
                    <w:rFonts w:ascii="Comic Sans MS" w:hAnsi="Comic Sans MS"/>
                    <w:sz w:val="24"/>
                    <w:szCs w:val="24"/>
                  </w:rPr>
                </w:rPrChange>
              </w:rPr>
              <w:pPrChange w:id="41" w:author="Comparison" w:date="2026-09-25T20:03:00Z" w16du:dateUtc="2026-09-26T00:03:00Z">
                <w:pPr/>
              </w:pPrChange>
            </w:pPr>
            <w:ins w:id="42" w:author="Comparison" w:date="2026-09-25T20:03:00Z" w16du:dateUtc="2026-09-26T00:03:00Z">
              <w:r>
                <w:rPr>
                  <w:b/>
                </w:rPr>
                <w:t>Portfolio:</w:t>
              </w:r>
            </w:ins>
          </w:p>
        </w:tc>
        <w:tc>
          <w:tcPr>
            <w:tcW w:w="8505" w:type="dxa"/>
            <w:gridSpan w:val="2"/>
            <w:tcPrChange w:id="43" w:author="Comparison" w:date="2026-09-25T20:03:00Z" w16du:dateUtc="2026-09-26T00:03:00Z">
              <w:tcPr>
                <w:tcW w:w="3984" w:type="dxa"/>
                <w:gridSpan w:val="2"/>
                <w:shd w:val="clear" w:color="auto" w:fill="A6A6A6" w:themeFill="background1" w:themeFillShade="A6"/>
              </w:tcPr>
            </w:tcPrChange>
          </w:tcPr>
          <w:p w14:paraId="47DB2659" w14:textId="77777777" w:rsidR="0004368F" w:rsidRDefault="00DE0D04">
            <w:pPr>
              <w:pStyle w:val="Table01Row"/>
              <w:keepNext/>
              <w:rPr>
                <w:rPrChange w:id="44" w:author="Comparison" w:date="2026-09-25T20:03:00Z" w16du:dateUtc="2026-09-26T00:03:00Z">
                  <w:rPr>
                    <w:rFonts w:ascii="Comic Sans MS" w:hAnsi="Comic Sans MS"/>
                    <w:sz w:val="24"/>
                    <w:szCs w:val="24"/>
                  </w:rPr>
                </w:rPrChange>
              </w:rPr>
              <w:pPrChange w:id="45" w:author="Comparison" w:date="2026-09-25T20:03:00Z" w16du:dateUtc="2026-09-26T00:03:00Z">
                <w:pPr>
                  <w:jc w:val="center"/>
                </w:pPr>
              </w:pPrChange>
            </w:pPr>
            <w:ins w:id="46" w:author="Comparison" w:date="2026-09-25T20:03:00Z" w16du:dateUtc="2026-09-26T00:03:00Z">
              <w:r>
                <w:t>Minister for State Development</w:t>
              </w:r>
            </w:ins>
            <w:del w:id="47" w:author="Comparison" w:date="2026-09-25T20:03:00Z" w16du:dateUtc="2026-09-26T00:03:00Z">
              <w:r w:rsidR="0004368F" w:rsidRPr="00216E7A">
                <w:rPr>
                  <w:rFonts w:ascii="Comic Sans MS" w:hAnsi="Comic Sans MS"/>
                  <w:sz w:val="24"/>
                  <w:szCs w:val="24"/>
                </w:rPr>
                <w:delText>Autumn</w:delText>
              </w:r>
            </w:del>
          </w:p>
        </w:tc>
        <w:tc>
          <w:tcPr>
            <w:tcW w:w="8505" w:type="dxa"/>
            <w:gridSpan w:val="2"/>
            <w:tcPrChange w:id="48" w:author="Comparison" w:date="2026-09-25T20:03:00Z" w16du:dateUtc="2026-09-26T00:03:00Z">
              <w:tcPr>
                <w:tcW w:w="3982" w:type="dxa"/>
                <w:gridSpan w:val="3"/>
                <w:shd w:val="clear" w:color="auto" w:fill="A6A6A6" w:themeFill="background1" w:themeFillShade="A6"/>
              </w:tcPr>
            </w:tcPrChange>
          </w:tcPr>
          <w:p w14:paraId="3D5AEF7C" w14:textId="77777777" w:rsidR="0004368F" w:rsidRPr="00216E7A" w:rsidRDefault="0004368F" w:rsidP="0005398D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del w:id="49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Spring</w:delText>
              </w:r>
            </w:del>
          </w:p>
        </w:tc>
        <w:tc>
          <w:tcPr>
            <w:tcW w:w="8505" w:type="dxa"/>
            <w:gridSpan w:val="2"/>
            <w:tcPrChange w:id="50" w:author="Comparison" w:date="2026-09-25T20:03:00Z" w16du:dateUtc="2026-09-26T00:03:00Z">
              <w:tcPr>
                <w:tcW w:w="3985" w:type="dxa"/>
                <w:gridSpan w:val="2"/>
                <w:shd w:val="clear" w:color="auto" w:fill="A6A6A6" w:themeFill="background1" w:themeFillShade="A6"/>
              </w:tcPr>
            </w:tcPrChange>
          </w:tcPr>
          <w:p w14:paraId="64A24901" w14:textId="77777777" w:rsidR="0004368F" w:rsidRPr="00216E7A" w:rsidRDefault="0004368F" w:rsidP="0005398D">
            <w:pPr>
              <w:jc w:val="center"/>
              <w:rPr>
                <w:rFonts w:ascii="Comic Sans MS" w:hAnsi="Comic Sans MS"/>
                <w:sz w:val="24"/>
                <w:szCs w:val="24"/>
              </w:rPr>
            </w:pPr>
            <w:del w:id="51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Summer</w:delText>
              </w:r>
            </w:del>
          </w:p>
        </w:tc>
      </w:tr>
      <w:tr w:rsidR="00216E7A" w:rsidRPr="00216E7A" w14:paraId="217DF92D" w14:textId="77777777">
        <w:trPr>
          <w:cantSplit/>
          <w:jc w:val="center"/>
          <w:trPrChange w:id="52" w:author="Comparison" w:date="2026-09-25T20:03:00Z" w16du:dateUtc="2026-09-26T00:03:00Z">
            <w:trPr>
              <w:gridBefore w:val="1"/>
              <w:gridAfter w:val="2"/>
            </w:trPr>
          </w:trPrChange>
        </w:trPr>
        <w:tc>
          <w:tcPr>
            <w:tcW w:w="1134" w:type="dxa"/>
            <w:tcPrChange w:id="53" w:author="Comparison" w:date="2026-09-25T20:03:00Z" w16du:dateUtc="2026-09-26T00:03:00Z">
              <w:tcPr>
                <w:tcW w:w="1997" w:type="dxa"/>
                <w:gridSpan w:val="2"/>
                <w:shd w:val="clear" w:color="auto" w:fill="FFFF00"/>
              </w:tcPr>
            </w:tcPrChange>
          </w:tcPr>
          <w:p w14:paraId="275D2AB8" w14:textId="77777777" w:rsidR="00216E7A" w:rsidRDefault="00DE0D04">
            <w:pPr>
              <w:pStyle w:val="Table01Row"/>
              <w:keepNext/>
              <w:rPr>
                <w:rPrChange w:id="54" w:author="Comparison" w:date="2026-09-25T20:03:00Z" w16du:dateUtc="2026-09-26T00:03:00Z">
                  <w:rPr>
                    <w:rFonts w:ascii="Comic Sans MS" w:hAnsi="Comic Sans MS"/>
                    <w:sz w:val="24"/>
                    <w:szCs w:val="24"/>
                  </w:rPr>
                </w:rPrChange>
              </w:rPr>
              <w:pPrChange w:id="55" w:author="Comparison" w:date="2026-09-25T20:03:00Z" w16du:dateUtc="2026-09-26T00:03:00Z">
                <w:pPr/>
              </w:pPrChange>
            </w:pPr>
            <w:ins w:id="56" w:author="Comparison" w:date="2026-09-25T20:03:00Z" w16du:dateUtc="2026-09-26T00:03:00Z">
              <w:r>
                <w:rPr>
                  <w:b/>
                </w:rPr>
                <w:t>Agency:</w:t>
              </w:r>
            </w:ins>
            <w:del w:id="57" w:author="Comparison" w:date="2026-09-25T20:03:00Z" w16du:dateUtc="2026-09-26T00:03:00Z">
              <w:r w:rsidR="00216E7A" w:rsidRPr="00216E7A">
                <w:rPr>
                  <w:rFonts w:ascii="Comic Sans MS" w:hAnsi="Comic Sans MS"/>
                  <w:sz w:val="24"/>
                  <w:szCs w:val="24"/>
                </w:rPr>
                <w:delText>Class 1</w:delText>
              </w:r>
            </w:del>
          </w:p>
        </w:tc>
        <w:tc>
          <w:tcPr>
            <w:tcW w:w="1134" w:type="dxa"/>
            <w:tcPrChange w:id="58" w:author="Comparison" w:date="2026-09-25T20:03:00Z" w16du:dateUtc="2026-09-26T00:03:00Z">
              <w:tcPr>
                <w:tcW w:w="1992" w:type="dxa"/>
                <w:shd w:val="clear" w:color="auto" w:fill="FFFF00"/>
              </w:tcPr>
            </w:tcPrChange>
          </w:tcPr>
          <w:p w14:paraId="3C3CA04C" w14:textId="77777777" w:rsidR="00216E7A" w:rsidRPr="00216E7A" w:rsidRDefault="00216E7A" w:rsidP="00FF0573">
            <w:pPr>
              <w:rPr>
                <w:rFonts w:ascii="Comic Sans MS" w:hAnsi="Comic Sans MS"/>
                <w:sz w:val="24"/>
                <w:szCs w:val="24"/>
              </w:rPr>
            </w:pPr>
            <w:del w:id="59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Being Me In My World</w:delText>
              </w:r>
            </w:del>
          </w:p>
        </w:tc>
        <w:tc>
          <w:tcPr>
            <w:tcW w:w="1134" w:type="dxa"/>
            <w:tcPrChange w:id="60" w:author="Comparison" w:date="2026-09-25T20:03:00Z" w16du:dateUtc="2026-09-26T00:03:00Z">
              <w:tcPr>
                <w:tcW w:w="1992" w:type="dxa"/>
                <w:shd w:val="clear" w:color="auto" w:fill="FFFF00"/>
              </w:tcPr>
            </w:tcPrChange>
          </w:tcPr>
          <w:p w14:paraId="7CDE5A13" w14:textId="77777777" w:rsidR="00216E7A" w:rsidRPr="00216E7A" w:rsidRDefault="00216E7A" w:rsidP="00FF0573">
            <w:pPr>
              <w:rPr>
                <w:rFonts w:ascii="Comic Sans MS" w:hAnsi="Comic Sans MS"/>
                <w:sz w:val="24"/>
                <w:szCs w:val="24"/>
              </w:rPr>
            </w:pPr>
            <w:del w:id="61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Celebrating Difference</w:delText>
              </w:r>
            </w:del>
          </w:p>
        </w:tc>
        <w:tc>
          <w:tcPr>
            <w:tcW w:w="8505" w:type="dxa"/>
            <w:tcPrChange w:id="62" w:author="Comparison" w:date="2026-09-25T20:03:00Z" w16du:dateUtc="2026-09-26T00:03:00Z">
              <w:tcPr>
                <w:tcW w:w="1991" w:type="dxa"/>
                <w:shd w:val="clear" w:color="auto" w:fill="FFFF00"/>
              </w:tcPr>
            </w:tcPrChange>
          </w:tcPr>
          <w:p w14:paraId="79327C44" w14:textId="77777777" w:rsidR="00216E7A" w:rsidRPr="00216E7A" w:rsidRDefault="00DE0D04">
            <w:pPr>
              <w:rPr>
                <w:del w:id="63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ins w:id="64" w:author="Comparison" w:date="2026-09-25T20:03:00Z" w16du:dateUtc="2026-09-26T00:03:00Z">
              <w:r>
                <w:t>Department of Jobs, Tourism, Science and Innovation</w:t>
              </w:r>
            </w:ins>
            <w:del w:id="65" w:author="Comparison" w:date="2026-09-25T20:03:00Z" w16du:dateUtc="2026-09-26T00:03:00Z">
              <w:r w:rsidR="00216E7A" w:rsidRPr="00216E7A">
                <w:rPr>
                  <w:rFonts w:ascii="Comic Sans MS" w:hAnsi="Comic Sans MS"/>
                  <w:sz w:val="24"/>
                  <w:szCs w:val="24"/>
                </w:rPr>
                <w:delText>Dreams and Goals</w:delText>
              </w:r>
            </w:del>
          </w:p>
          <w:p w14:paraId="20D6362A" w14:textId="77777777" w:rsidR="00216E7A" w:rsidRDefault="00216E7A">
            <w:pPr>
              <w:pStyle w:val="Table01Row"/>
              <w:keepNext/>
              <w:rPr>
                <w:rPrChange w:id="66" w:author="Comparison" w:date="2026-09-25T20:03:00Z" w16du:dateUtc="2026-09-26T00:03:00Z">
                  <w:rPr>
                    <w:rFonts w:ascii="Comic Sans MS" w:hAnsi="Comic Sans MS"/>
                    <w:sz w:val="24"/>
                    <w:szCs w:val="24"/>
                  </w:rPr>
                </w:rPrChange>
              </w:rPr>
              <w:pPrChange w:id="67" w:author="Comparison" w:date="2026-09-25T20:03:00Z" w16du:dateUtc="2026-09-26T00:03:00Z">
                <w:pPr/>
              </w:pPrChange>
            </w:pPr>
          </w:p>
        </w:tc>
        <w:tc>
          <w:tcPr>
            <w:tcW w:w="8505" w:type="dxa"/>
            <w:tcPrChange w:id="68" w:author="Comparison" w:date="2026-09-25T20:03:00Z" w16du:dateUtc="2026-09-26T00:03:00Z">
              <w:tcPr>
                <w:tcW w:w="1991" w:type="dxa"/>
                <w:gridSpan w:val="2"/>
                <w:shd w:val="clear" w:color="auto" w:fill="FFFF00"/>
              </w:tcPr>
            </w:tcPrChange>
          </w:tcPr>
          <w:p w14:paraId="54E8ADAB" w14:textId="77777777" w:rsidR="00216E7A" w:rsidRPr="00216E7A" w:rsidRDefault="00216E7A">
            <w:pPr>
              <w:rPr>
                <w:rFonts w:ascii="Comic Sans MS" w:hAnsi="Comic Sans MS"/>
                <w:sz w:val="24"/>
                <w:szCs w:val="24"/>
              </w:rPr>
            </w:pPr>
            <w:del w:id="69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Healthy Me</w:delText>
              </w:r>
            </w:del>
          </w:p>
        </w:tc>
        <w:tc>
          <w:tcPr>
            <w:tcW w:w="8505" w:type="dxa"/>
            <w:tcPrChange w:id="70" w:author="Comparison" w:date="2026-09-25T20:03:00Z" w16du:dateUtc="2026-09-26T00:03:00Z">
              <w:tcPr>
                <w:tcW w:w="1992" w:type="dxa"/>
                <w:shd w:val="clear" w:color="auto" w:fill="FFFF00"/>
              </w:tcPr>
            </w:tcPrChange>
          </w:tcPr>
          <w:p w14:paraId="7D5B4CBD" w14:textId="77777777" w:rsidR="00216E7A" w:rsidRPr="00216E7A" w:rsidRDefault="00216E7A">
            <w:pPr>
              <w:rPr>
                <w:rFonts w:ascii="Comic Sans MS" w:hAnsi="Comic Sans MS"/>
                <w:sz w:val="24"/>
                <w:szCs w:val="24"/>
              </w:rPr>
            </w:pPr>
            <w:del w:id="71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Relationships</w:delText>
              </w:r>
            </w:del>
          </w:p>
        </w:tc>
        <w:tc>
          <w:tcPr>
            <w:tcW w:w="8505" w:type="dxa"/>
            <w:tcPrChange w:id="72" w:author="Comparison" w:date="2026-09-25T20:03:00Z" w16du:dateUtc="2026-09-26T00:03:00Z">
              <w:tcPr>
                <w:tcW w:w="1993" w:type="dxa"/>
                <w:shd w:val="clear" w:color="auto" w:fill="FFFF00"/>
              </w:tcPr>
            </w:tcPrChange>
          </w:tcPr>
          <w:p w14:paraId="329BE3C6" w14:textId="77777777" w:rsidR="00216E7A" w:rsidRPr="00216E7A" w:rsidRDefault="00216E7A">
            <w:pPr>
              <w:rPr>
                <w:rFonts w:ascii="Comic Sans MS" w:hAnsi="Comic Sans MS"/>
                <w:sz w:val="24"/>
                <w:szCs w:val="24"/>
              </w:rPr>
            </w:pPr>
            <w:del w:id="73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Changing Me</w:delText>
              </w:r>
            </w:del>
          </w:p>
        </w:tc>
      </w:tr>
    </w:tbl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199"/>
        <w:gridCol w:w="1282"/>
        <w:gridCol w:w="1671"/>
        <w:gridCol w:w="1380"/>
        <w:gridCol w:w="1403"/>
        <w:gridCol w:w="1791"/>
        <w:gridCol w:w="1468"/>
      </w:tblGrid>
      <w:tr w:rsidR="00216E7A" w:rsidRPr="00216E7A" w14:paraId="09A5F345" w14:textId="77777777" w:rsidTr="00B427EE">
        <w:trPr>
          <w:del w:id="74" w:author="Comparison" w:date="2026-09-25T20:03:00Z" w16du:dateUtc="2026-09-26T00:03:00Z"/>
        </w:trPr>
        <w:tc>
          <w:tcPr>
            <w:tcW w:w="1997" w:type="dxa"/>
            <w:shd w:val="clear" w:color="auto" w:fill="00B0F0"/>
          </w:tcPr>
          <w:p w14:paraId="78CCE971" w14:textId="77777777" w:rsidR="00216E7A" w:rsidRPr="00216E7A" w:rsidRDefault="00216E7A">
            <w:pPr>
              <w:rPr>
                <w:del w:id="75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76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Class 2</w:delText>
              </w:r>
            </w:del>
          </w:p>
        </w:tc>
        <w:tc>
          <w:tcPr>
            <w:tcW w:w="1992" w:type="dxa"/>
            <w:shd w:val="clear" w:color="auto" w:fill="00B0F0"/>
          </w:tcPr>
          <w:p w14:paraId="682499CC" w14:textId="77777777" w:rsidR="00216E7A" w:rsidRPr="00216E7A" w:rsidRDefault="00216E7A">
            <w:pPr>
              <w:rPr>
                <w:del w:id="77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78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Being Me In My World</w:delText>
              </w:r>
            </w:del>
          </w:p>
        </w:tc>
        <w:tc>
          <w:tcPr>
            <w:tcW w:w="1992" w:type="dxa"/>
            <w:shd w:val="clear" w:color="auto" w:fill="00B0F0"/>
          </w:tcPr>
          <w:p w14:paraId="5F2D09CA" w14:textId="77777777" w:rsidR="00216E7A" w:rsidRPr="00216E7A" w:rsidRDefault="00216E7A">
            <w:pPr>
              <w:rPr>
                <w:del w:id="79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80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Celebrating Difference</w:delText>
              </w:r>
            </w:del>
          </w:p>
        </w:tc>
        <w:tc>
          <w:tcPr>
            <w:tcW w:w="1991" w:type="dxa"/>
            <w:shd w:val="clear" w:color="auto" w:fill="00B0F0"/>
          </w:tcPr>
          <w:p w14:paraId="5DDD6CB0" w14:textId="77777777" w:rsidR="00216E7A" w:rsidRPr="00216E7A" w:rsidRDefault="00216E7A" w:rsidP="00216E7A">
            <w:pPr>
              <w:rPr>
                <w:del w:id="81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82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Dreams and Goals</w:delText>
              </w:r>
            </w:del>
          </w:p>
          <w:p w14:paraId="129F81C5" w14:textId="77777777" w:rsidR="00216E7A" w:rsidRPr="00216E7A" w:rsidRDefault="00216E7A" w:rsidP="00FF0573">
            <w:pPr>
              <w:rPr>
                <w:del w:id="83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00B0F0"/>
          </w:tcPr>
          <w:p w14:paraId="0C421047" w14:textId="77777777" w:rsidR="00216E7A" w:rsidRPr="00216E7A" w:rsidRDefault="00216E7A" w:rsidP="00FF0573">
            <w:pPr>
              <w:rPr>
                <w:del w:id="84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85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Healthy Me</w:delText>
              </w:r>
            </w:del>
          </w:p>
        </w:tc>
        <w:tc>
          <w:tcPr>
            <w:tcW w:w="1992" w:type="dxa"/>
            <w:shd w:val="clear" w:color="auto" w:fill="00B0F0"/>
          </w:tcPr>
          <w:p w14:paraId="5D771FA0" w14:textId="77777777" w:rsidR="00216E7A" w:rsidRPr="00216E7A" w:rsidRDefault="00216E7A" w:rsidP="00FF0573">
            <w:pPr>
              <w:rPr>
                <w:del w:id="86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87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Relationships</w:delText>
              </w:r>
            </w:del>
          </w:p>
          <w:p w14:paraId="3E0520EE" w14:textId="77777777" w:rsidR="00216E7A" w:rsidRPr="00216E7A" w:rsidRDefault="00216E7A" w:rsidP="00FF0573">
            <w:pPr>
              <w:rPr>
                <w:del w:id="88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1993" w:type="dxa"/>
            <w:shd w:val="clear" w:color="auto" w:fill="00B0F0"/>
          </w:tcPr>
          <w:p w14:paraId="65CD2233" w14:textId="77777777" w:rsidR="00216E7A" w:rsidRPr="00216E7A" w:rsidRDefault="00216E7A">
            <w:pPr>
              <w:rPr>
                <w:del w:id="89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90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Changing Me</w:delText>
              </w:r>
            </w:del>
          </w:p>
        </w:tc>
      </w:tr>
      <w:tr w:rsidR="00216E7A" w:rsidRPr="00216E7A" w14:paraId="26568940" w14:textId="77777777" w:rsidTr="00F35C23">
        <w:trPr>
          <w:del w:id="91" w:author="Comparison" w:date="2026-09-25T20:03:00Z" w16du:dateUtc="2026-09-26T00:03:00Z"/>
        </w:trPr>
        <w:tc>
          <w:tcPr>
            <w:tcW w:w="1997" w:type="dxa"/>
            <w:shd w:val="clear" w:color="auto" w:fill="FFFF00"/>
          </w:tcPr>
          <w:p w14:paraId="3E725165" w14:textId="77777777" w:rsidR="00216E7A" w:rsidRPr="00216E7A" w:rsidRDefault="00216E7A">
            <w:pPr>
              <w:rPr>
                <w:del w:id="92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93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Class 3</w:delText>
              </w:r>
            </w:del>
          </w:p>
        </w:tc>
        <w:tc>
          <w:tcPr>
            <w:tcW w:w="1992" w:type="dxa"/>
            <w:shd w:val="clear" w:color="auto" w:fill="FFFF00"/>
          </w:tcPr>
          <w:p w14:paraId="42A9536D" w14:textId="77777777" w:rsidR="00216E7A" w:rsidRPr="00216E7A" w:rsidRDefault="00216E7A" w:rsidP="00F97A76">
            <w:pPr>
              <w:rPr>
                <w:del w:id="94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95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Being Me In My World</w:delText>
              </w:r>
            </w:del>
          </w:p>
        </w:tc>
        <w:tc>
          <w:tcPr>
            <w:tcW w:w="1992" w:type="dxa"/>
            <w:shd w:val="clear" w:color="auto" w:fill="FFFF00"/>
          </w:tcPr>
          <w:p w14:paraId="74F25E3A" w14:textId="77777777" w:rsidR="00216E7A" w:rsidRPr="00216E7A" w:rsidRDefault="00216E7A" w:rsidP="00F97A76">
            <w:pPr>
              <w:rPr>
                <w:del w:id="96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97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Celebrating Difference</w:delText>
              </w:r>
            </w:del>
          </w:p>
        </w:tc>
        <w:tc>
          <w:tcPr>
            <w:tcW w:w="1991" w:type="dxa"/>
            <w:shd w:val="clear" w:color="auto" w:fill="FFFF00"/>
          </w:tcPr>
          <w:p w14:paraId="1115CAEA" w14:textId="77777777" w:rsidR="00216E7A" w:rsidRPr="00216E7A" w:rsidRDefault="00216E7A" w:rsidP="00216E7A">
            <w:pPr>
              <w:rPr>
                <w:del w:id="98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99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Dreams and Goals</w:delText>
              </w:r>
            </w:del>
          </w:p>
          <w:p w14:paraId="0C161F72" w14:textId="77777777" w:rsidR="00216E7A" w:rsidRPr="00216E7A" w:rsidRDefault="00216E7A" w:rsidP="00FF0573">
            <w:pPr>
              <w:rPr>
                <w:del w:id="100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FFFF00"/>
          </w:tcPr>
          <w:p w14:paraId="47C100E0" w14:textId="77777777" w:rsidR="00216E7A" w:rsidRPr="00216E7A" w:rsidRDefault="00216E7A">
            <w:pPr>
              <w:rPr>
                <w:del w:id="101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102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Healthy Me</w:delText>
              </w:r>
            </w:del>
          </w:p>
        </w:tc>
        <w:tc>
          <w:tcPr>
            <w:tcW w:w="1992" w:type="dxa"/>
            <w:shd w:val="clear" w:color="auto" w:fill="FFFF00"/>
          </w:tcPr>
          <w:p w14:paraId="524B6E83" w14:textId="77777777" w:rsidR="00216E7A" w:rsidRPr="00216E7A" w:rsidRDefault="00216E7A" w:rsidP="00FF0573">
            <w:pPr>
              <w:rPr>
                <w:del w:id="103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104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Relationships</w:delText>
              </w:r>
            </w:del>
          </w:p>
        </w:tc>
        <w:tc>
          <w:tcPr>
            <w:tcW w:w="1993" w:type="dxa"/>
            <w:shd w:val="clear" w:color="auto" w:fill="FFFF00"/>
          </w:tcPr>
          <w:p w14:paraId="32DB68F7" w14:textId="77777777" w:rsidR="00216E7A" w:rsidRPr="00216E7A" w:rsidRDefault="00216E7A">
            <w:pPr>
              <w:rPr>
                <w:del w:id="105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106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Changing Me</w:delText>
              </w:r>
            </w:del>
          </w:p>
        </w:tc>
      </w:tr>
      <w:tr w:rsidR="00216E7A" w:rsidRPr="00216E7A" w14:paraId="32F5F143" w14:textId="77777777" w:rsidTr="006018C5">
        <w:trPr>
          <w:del w:id="107" w:author="Comparison" w:date="2026-09-25T20:03:00Z" w16du:dateUtc="2026-09-26T00:03:00Z"/>
        </w:trPr>
        <w:tc>
          <w:tcPr>
            <w:tcW w:w="1997" w:type="dxa"/>
            <w:shd w:val="clear" w:color="auto" w:fill="00B0F0"/>
          </w:tcPr>
          <w:p w14:paraId="60DC1498" w14:textId="77777777" w:rsidR="00216E7A" w:rsidRPr="00216E7A" w:rsidRDefault="00216E7A">
            <w:pPr>
              <w:rPr>
                <w:del w:id="108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109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lastRenderedPageBreak/>
                <w:delText>Class 4</w:delText>
              </w:r>
            </w:del>
          </w:p>
        </w:tc>
        <w:tc>
          <w:tcPr>
            <w:tcW w:w="1992" w:type="dxa"/>
            <w:shd w:val="clear" w:color="auto" w:fill="00B0F0"/>
          </w:tcPr>
          <w:p w14:paraId="760EFBD5" w14:textId="77777777" w:rsidR="00216E7A" w:rsidRPr="00216E7A" w:rsidRDefault="00216E7A" w:rsidP="00F97A76">
            <w:pPr>
              <w:rPr>
                <w:del w:id="110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111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Being Me In My Wld</w:delText>
              </w:r>
            </w:del>
          </w:p>
        </w:tc>
        <w:tc>
          <w:tcPr>
            <w:tcW w:w="1992" w:type="dxa"/>
            <w:shd w:val="clear" w:color="auto" w:fill="00B0F0"/>
          </w:tcPr>
          <w:p w14:paraId="37E01ACF" w14:textId="77777777" w:rsidR="00216E7A" w:rsidRPr="00216E7A" w:rsidRDefault="00216E7A" w:rsidP="00F97A76">
            <w:pPr>
              <w:rPr>
                <w:del w:id="112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113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Celebrating Difference</w:delText>
              </w:r>
            </w:del>
          </w:p>
        </w:tc>
        <w:tc>
          <w:tcPr>
            <w:tcW w:w="1991" w:type="dxa"/>
            <w:shd w:val="clear" w:color="auto" w:fill="00B0F0"/>
          </w:tcPr>
          <w:p w14:paraId="2B71376A" w14:textId="77777777" w:rsidR="00216E7A" w:rsidRPr="00216E7A" w:rsidRDefault="00216E7A" w:rsidP="00216E7A">
            <w:pPr>
              <w:rPr>
                <w:del w:id="114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115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Dreams and Goals</w:delText>
              </w:r>
            </w:del>
          </w:p>
          <w:p w14:paraId="3167AA89" w14:textId="77777777" w:rsidR="00216E7A" w:rsidRPr="00216E7A" w:rsidRDefault="00216E7A">
            <w:pPr>
              <w:rPr>
                <w:del w:id="116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</w:p>
        </w:tc>
        <w:tc>
          <w:tcPr>
            <w:tcW w:w="1991" w:type="dxa"/>
            <w:shd w:val="clear" w:color="auto" w:fill="00B0F0"/>
          </w:tcPr>
          <w:p w14:paraId="7106191E" w14:textId="77777777" w:rsidR="00216E7A" w:rsidRPr="00216E7A" w:rsidRDefault="00216E7A">
            <w:pPr>
              <w:rPr>
                <w:del w:id="117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118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Healthy Me</w:delText>
              </w:r>
            </w:del>
          </w:p>
        </w:tc>
        <w:tc>
          <w:tcPr>
            <w:tcW w:w="1992" w:type="dxa"/>
            <w:shd w:val="clear" w:color="auto" w:fill="00B0F0"/>
          </w:tcPr>
          <w:p w14:paraId="11FE7B74" w14:textId="77777777" w:rsidR="00216E7A" w:rsidRPr="00216E7A" w:rsidRDefault="00216E7A">
            <w:pPr>
              <w:rPr>
                <w:del w:id="119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120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Relationships</w:delText>
              </w:r>
            </w:del>
          </w:p>
        </w:tc>
        <w:tc>
          <w:tcPr>
            <w:tcW w:w="1993" w:type="dxa"/>
            <w:shd w:val="clear" w:color="auto" w:fill="00B0F0"/>
          </w:tcPr>
          <w:p w14:paraId="6AD2C5AA" w14:textId="77777777" w:rsidR="00216E7A" w:rsidRPr="00216E7A" w:rsidRDefault="00216E7A">
            <w:pPr>
              <w:rPr>
                <w:del w:id="121" w:author="Comparison" w:date="2026-09-25T20:03:00Z" w16du:dateUtc="2026-09-26T00:03:00Z"/>
                <w:rFonts w:ascii="Comic Sans MS" w:hAnsi="Comic Sans MS"/>
                <w:sz w:val="24"/>
                <w:szCs w:val="24"/>
              </w:rPr>
            </w:pPr>
            <w:del w:id="122" w:author="Comparison" w:date="2026-09-25T20:03:00Z" w16du:dateUtc="2026-09-26T00:03:00Z">
              <w:r w:rsidRPr="00216E7A">
                <w:rPr>
                  <w:rFonts w:ascii="Comic Sans MS" w:hAnsi="Comic Sans MS"/>
                  <w:sz w:val="24"/>
                  <w:szCs w:val="24"/>
                </w:rPr>
                <w:delText>Changing Me</w:delText>
              </w:r>
            </w:del>
          </w:p>
        </w:tc>
      </w:tr>
    </w:tbl>
    <w:p w14:paraId="06A52414" w14:textId="77777777" w:rsidR="00C74B5F" w:rsidRDefault="00C74B5F">
      <w:pPr>
        <w:keepNext/>
        <w:rPr>
          <w:ins w:id="123" w:author="Comparison" w:date="2026-09-25T20:03:00Z" w16du:dateUtc="2026-09-26T00:03:00Z"/>
        </w:rPr>
      </w:pPr>
    </w:p>
    <w:tbl>
      <w:tblPr>
        <w:tblW w:w="0" w:type="auto"/>
        <w:jc w:val="center"/>
        <w:tblLayout w:type="fixed"/>
        <w:tblCellMar>
          <w:left w:w="80" w:type="dxa"/>
          <w:right w:w="80" w:type="dxa"/>
        </w:tblCellMar>
        <w:tblLook w:val="0000" w:firstRow="0" w:lastRow="0" w:firstColumn="0" w:lastColumn="0" w:noHBand="0" w:noVBand="0"/>
      </w:tblPr>
      <w:tblGrid>
        <w:gridCol w:w="4253"/>
        <w:gridCol w:w="1134"/>
        <w:gridCol w:w="1134"/>
        <w:gridCol w:w="3686"/>
      </w:tblGrid>
      <w:tr w:rsidR="00C74B5F" w14:paraId="2E48C4BF" w14:textId="77777777">
        <w:trPr>
          <w:cantSplit/>
          <w:jc w:val="center"/>
          <w:ins w:id="124" w:author="Comparison" w:date="2026-09-25T20:03:00Z" w16du:dateUtc="2026-09-26T00:03:00Z"/>
        </w:trPr>
        <w:tc>
          <w:tcPr>
            <w:tcW w:w="4253" w:type="dxa"/>
          </w:tcPr>
          <w:p w14:paraId="0865C47F" w14:textId="77777777" w:rsidR="00C74B5F" w:rsidRDefault="00DE0D04">
            <w:pPr>
              <w:pStyle w:val="Table01Row"/>
              <w:rPr>
                <w:ins w:id="125" w:author="Comparison" w:date="2026-09-25T20:03:00Z" w16du:dateUtc="2026-09-26T00:03:00Z"/>
              </w:rPr>
            </w:pPr>
            <w:ins w:id="126" w:author="Comparison" w:date="2026-09-25T20:03:00Z" w16du:dateUtc="2026-09-26T00:03:00Z">
              <w:r>
                <w:rPr>
                  <w:i/>
                </w:rPr>
                <w:t>Albany Hardwood Plantation Agreement Act 1993</w:t>
              </w:r>
            </w:ins>
          </w:p>
        </w:tc>
        <w:tc>
          <w:tcPr>
            <w:tcW w:w="1134" w:type="dxa"/>
          </w:tcPr>
          <w:p w14:paraId="432FFC93" w14:textId="77777777" w:rsidR="00C74B5F" w:rsidRDefault="00DE0D04">
            <w:pPr>
              <w:pStyle w:val="Table01Row"/>
              <w:rPr>
                <w:ins w:id="127" w:author="Comparison" w:date="2026-09-25T20:03:00Z" w16du:dateUtc="2026-09-26T00:03:00Z"/>
              </w:rPr>
            </w:pPr>
            <w:ins w:id="128" w:author="Comparison" w:date="2026-09-25T20:03:00Z" w16du:dateUtc="2026-09-26T00:03:00Z">
              <w:r>
                <w:t>1993/043</w:t>
              </w:r>
            </w:ins>
          </w:p>
        </w:tc>
        <w:tc>
          <w:tcPr>
            <w:tcW w:w="1134" w:type="dxa"/>
          </w:tcPr>
          <w:p w14:paraId="22F97556" w14:textId="77777777" w:rsidR="00C74B5F" w:rsidRDefault="00DE0D04">
            <w:pPr>
              <w:pStyle w:val="Table01Row"/>
              <w:rPr>
                <w:ins w:id="129" w:author="Comparison" w:date="2026-09-25T20:03:00Z" w16du:dateUtc="2026-09-26T00:03:00Z"/>
              </w:rPr>
            </w:pPr>
            <w:ins w:id="130" w:author="Comparison" w:date="2026-09-25T20:03:00Z" w16du:dateUtc="2026-09-26T00:03:00Z">
              <w:r>
                <w:t>20 Dec 1993</w:t>
              </w:r>
            </w:ins>
          </w:p>
        </w:tc>
        <w:tc>
          <w:tcPr>
            <w:tcW w:w="3686" w:type="dxa"/>
          </w:tcPr>
          <w:p w14:paraId="5717273A" w14:textId="77777777" w:rsidR="00C74B5F" w:rsidRDefault="00DE0D04">
            <w:pPr>
              <w:pStyle w:val="Table01Row"/>
              <w:rPr>
                <w:ins w:id="131" w:author="Comparison" w:date="2026-09-25T20:03:00Z" w16du:dateUtc="2026-09-26T00:03:00Z"/>
              </w:rPr>
            </w:pPr>
            <w:ins w:id="132" w:author="Comparison" w:date="2026-09-25T20:03:00Z" w16du:dateUtc="2026-09-26T00:03:00Z">
              <w:r>
                <w:t>20 Dec 1993 (see s. 2)</w:t>
              </w:r>
            </w:ins>
          </w:p>
        </w:tc>
      </w:tr>
      <w:tr w:rsidR="00C74B5F" w14:paraId="6B854C2A" w14:textId="77777777">
        <w:trPr>
          <w:cantSplit/>
          <w:jc w:val="center"/>
          <w:ins w:id="133" w:author="Comparison" w:date="2026-09-25T20:03:00Z" w16du:dateUtc="2026-09-26T00:03:00Z"/>
        </w:trPr>
        <w:tc>
          <w:tcPr>
            <w:tcW w:w="10207" w:type="dxa"/>
            <w:gridSpan w:val="4"/>
          </w:tcPr>
          <w:p w14:paraId="38B0A3B6" w14:textId="77777777" w:rsidR="00C74B5F" w:rsidRDefault="00DE0D04">
            <w:pPr>
              <w:pStyle w:val="Table01Row"/>
              <w:rPr>
                <w:ins w:id="134" w:author="Comparison" w:date="2026-09-25T20:03:00Z" w16du:dateUtc="2026-09-26T00:03:00Z"/>
              </w:rPr>
            </w:pPr>
            <w:ins w:id="135" w:author="Comparison" w:date="2026-09-25T20:03:00Z" w16du:dateUtc="2026-09-26T00:03:00Z">
              <w:r>
                <w:rPr>
                  <w:b/>
                </w:rPr>
                <w:t>Reprinted as at 16 Sep 2002</w:t>
              </w:r>
            </w:ins>
          </w:p>
        </w:tc>
      </w:tr>
      <w:tr w:rsidR="00C74B5F" w14:paraId="57F0292F" w14:textId="77777777">
        <w:trPr>
          <w:cantSplit/>
          <w:jc w:val="center"/>
          <w:ins w:id="136" w:author="Comparison" w:date="2026-09-25T20:03:00Z" w16du:dateUtc="2026-09-26T00:03:00Z"/>
        </w:trPr>
        <w:tc>
          <w:tcPr>
            <w:tcW w:w="4253" w:type="dxa"/>
          </w:tcPr>
          <w:p w14:paraId="73C7D94C" w14:textId="77777777" w:rsidR="00C74B5F" w:rsidRDefault="00DE0D04">
            <w:pPr>
              <w:pStyle w:val="Table01Row"/>
              <w:rPr>
                <w:ins w:id="137" w:author="Comparison" w:date="2026-09-25T20:03:00Z" w16du:dateUtc="2026-09-26T00:03:00Z"/>
              </w:rPr>
            </w:pPr>
            <w:ins w:id="138" w:author="Comparison" w:date="2026-09-25T20:03:00Z" w16du:dateUtc="2026-09-26T00:03:00Z">
              <w:r>
                <w:rPr>
                  <w:i/>
                </w:rPr>
                <w:t>Standardisation of Formatting Act 2010</w:t>
              </w:r>
              <w:r>
                <w:t xml:space="preserve"> s. 4</w:t>
              </w:r>
            </w:ins>
          </w:p>
        </w:tc>
        <w:tc>
          <w:tcPr>
            <w:tcW w:w="1134" w:type="dxa"/>
          </w:tcPr>
          <w:p w14:paraId="54E823FB" w14:textId="77777777" w:rsidR="00C74B5F" w:rsidRDefault="00DE0D04">
            <w:pPr>
              <w:pStyle w:val="Table01Row"/>
              <w:rPr>
                <w:ins w:id="139" w:author="Comparison" w:date="2026-09-25T20:03:00Z" w16du:dateUtc="2026-09-26T00:03:00Z"/>
              </w:rPr>
            </w:pPr>
            <w:ins w:id="140" w:author="Comparison" w:date="2026-09-25T20:03:00Z" w16du:dateUtc="2026-09-26T00:03:00Z">
              <w:r>
                <w:t>2010/019</w:t>
              </w:r>
            </w:ins>
          </w:p>
        </w:tc>
        <w:tc>
          <w:tcPr>
            <w:tcW w:w="1134" w:type="dxa"/>
          </w:tcPr>
          <w:p w14:paraId="68B93942" w14:textId="77777777" w:rsidR="00C74B5F" w:rsidRDefault="00DE0D04">
            <w:pPr>
              <w:pStyle w:val="Table01Row"/>
              <w:rPr>
                <w:ins w:id="141" w:author="Comparison" w:date="2026-09-25T20:03:00Z" w16du:dateUtc="2026-09-26T00:03:00Z"/>
              </w:rPr>
            </w:pPr>
            <w:ins w:id="142" w:author="Comparison" w:date="2026-09-25T20:03:00Z" w16du:dateUtc="2026-09-26T00:03:00Z">
              <w:r>
                <w:t>28 Jun 2010</w:t>
              </w:r>
            </w:ins>
          </w:p>
        </w:tc>
        <w:tc>
          <w:tcPr>
            <w:tcW w:w="3686" w:type="dxa"/>
          </w:tcPr>
          <w:p w14:paraId="24D69A74" w14:textId="77777777" w:rsidR="00C74B5F" w:rsidRDefault="00DE0D04">
            <w:pPr>
              <w:pStyle w:val="Table01Row"/>
              <w:rPr>
                <w:ins w:id="143" w:author="Comparison" w:date="2026-09-25T20:03:00Z" w16du:dateUtc="2026-09-26T00:03:00Z"/>
              </w:rPr>
            </w:pPr>
            <w:ins w:id="144" w:author="Comparison" w:date="2026-09-25T20:03:00Z" w16du:dateUtc="2026-09-26T00:03:00Z">
              <w:r>
                <w:t xml:space="preserve">11 Sep 2010 (see s. 2(b) and </w:t>
              </w:r>
              <w:r>
                <w:rPr>
                  <w:i/>
                </w:rPr>
                <w:t>Gazette</w:t>
              </w:r>
              <w:r>
                <w:t xml:space="preserve"> 10 Sep 2010 p. 4341)</w:t>
              </w:r>
            </w:ins>
          </w:p>
        </w:tc>
      </w:tr>
    </w:tbl>
    <w:p w14:paraId="20355D66" w14:textId="77777777" w:rsidR="00F97A76" w:rsidRDefault="00F97A76">
      <w:pPr>
        <w:rPr>
          <w:rPrChange w:id="145" w:author="Comparison" w:date="2026-09-25T20:03:00Z" w16du:dateUtc="2026-09-26T00:03:00Z">
            <w:rPr>
              <w:sz w:val="20"/>
              <w:szCs w:val="20"/>
            </w:rPr>
          </w:rPrChange>
        </w:rPr>
      </w:pPr>
    </w:p>
    <w:sectPr w:rsidR="00F97A76">
      <w:headerReference w:type="even" r:id="rId8"/>
      <w:headerReference w:type="default" r:id="rId9"/>
      <w:footerReference w:type="even" r:id="rId10"/>
      <w:footerReference w:type="default" r:id="rId11"/>
      <w:pgSz w:w="11906" w:h="16838" w:orient="portrait" w:code="9"/>
      <w:pgMar w:top="851" w:right="851" w:bottom="851" w:left="851" w:header="851" w:footer="851" w:gutter="0"/>
      <w:cols w:space="720"/>
      <w:noEndnote/>
      <w:docGrid w:linePitch="0"/>
      <w:sectPrChange w:id="190" w:author="Comparison" w:date="2026-09-25T20:03:00Z" w16du:dateUtc="2026-09-26T00:03:00Z">
        <w:sectPr w:rsidR="00F97A76">
          <w:pgSz w:w="16838" w:h="11906" w:orient="landscape" w:code="0"/>
          <w:pgMar w:top="1440" w:right="1440" w:bottom="1440" w:left="1440" w:header="708" w:footer="708" w:gutter="0"/>
          <w:cols w:space="708"/>
          <w:noEndnote w:val="0"/>
          <w:docGrid w:linePitch="360"/>
        </w:sectPr>
      </w:sectPrChange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A500A51" w14:textId="77777777" w:rsidR="00DE0D04" w:rsidRDefault="00DE0D04">
      <w:pPr>
        <w:spacing w:line="20" w:lineRule="exact"/>
        <w:pPrChange w:id="16" w:author="Comparison" w:date="2026-09-25T20:03:00Z" w16du:dateUtc="2026-09-26T00:03:00Z">
          <w:pPr>
            <w:spacing w:after="0" w:line="240" w:lineRule="auto"/>
          </w:pPr>
        </w:pPrChange>
      </w:pPr>
      <w:del w:id="17" w:author="Comparison" w:date="2026-09-25T20:03:00Z" w16du:dateUtc="2026-09-26T00:03:00Z">
        <w:r>
          <w:separator/>
        </w:r>
      </w:del>
    </w:p>
  </w:endnote>
  <w:endnote w:type="continuationSeparator" w:id="0">
    <w:p w14:paraId="11BBA54E" w14:textId="77777777" w:rsidR="00DE0D04" w:rsidRDefault="00DE0D04">
      <w:pPr>
        <w:pPrChange w:id="18" w:author="Comparison" w:date="2026-09-25T20:03:00Z" w16du:dateUtc="2026-09-26T00:03:00Z">
          <w:pPr>
            <w:spacing w:after="0" w:line="240" w:lineRule="auto"/>
          </w:pPr>
        </w:pPrChange>
      </w:pPr>
      <w:ins w:id="19" w:author="Comparison" w:date="2026-09-25T20:03:00Z" w16du:dateUtc="2026-09-26T00:03:00Z">
        <w:r>
          <w:t xml:space="preserve"> </w:t>
        </w:r>
      </w:ins>
      <w:del w:id="20" w:author="Comparison" w:date="2026-09-25T20:03:00Z" w16du:dateUtc="2026-09-26T00:03:00Z">
        <w:r>
          <w:continuationSeparator/>
        </w:r>
      </w:del>
    </w:p>
  </w:endnote>
  <w:endnote w:type="continuationNotice" w:id="1">
    <w:p w14:paraId="23DF2A37" w14:textId="77777777" w:rsidR="00DE0D04" w:rsidRDefault="00DE0D04">
      <w:pPr>
        <w:pPrChange w:id="21" w:author="Comparison" w:date="2026-09-25T20:03:00Z" w16du:dateUtc="2026-09-26T00:03:00Z">
          <w:pPr>
            <w:spacing w:after="0" w:line="240" w:lineRule="auto"/>
          </w:pPr>
        </w:pPrChange>
      </w:pPr>
      <w:ins w:id="22" w:author="Comparison" w:date="2026-09-25T20:03:00Z" w16du:dateUtc="2026-09-26T00:03:00Z">
        <w:r>
          <w:t xml:space="preserve"> </w:t>
        </w:r>
      </w:ins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  <w:font w:name="Segoe UI">
    <w:panose1 w:val="020B0502040204020203"/>
    <w:charset w:val="00"/>
    <w:family w:val="swiss"/>
    <w:pitch w:val="variable"/>
    <w:sig w:usb0="E5002EFF" w:usb1="C000E47F" w:usb2="0000002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mic Sans MS">
    <w:panose1 w:val="030F0702030302020204"/>
    <w:charset w:val="00"/>
    <w:family w:val="script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64B014BA" w14:textId="77777777" w:rsidR="00C74B5F" w:rsidRDefault="00DE0D04">
    <w:pPr>
      <w:pStyle w:val="IFooter"/>
      <w:rPr>
        <w:ins w:id="181" w:author="Comparison" w:date="2026-09-25T20:03:00Z" w16du:dateUtc="2026-09-26T00:03:00Z"/>
      </w:rPr>
    </w:pPr>
    <w:ins w:id="182" w:author="Comparison" w:date="2026-09-25T20:03:00Z" w16du:dateUtc="2026-09-26T00:03:00Z">
      <w:r>
        <w:fldChar w:fldCharType="begin"/>
      </w:r>
      <w:r>
        <w:instrText xml:space="preserve"> STYLEREF IActName \* CHARFORMAT</w:instrText>
      </w:r>
      <w:r>
        <w:fldChar w:fldCharType="separate"/>
      </w:r>
      <w:r>
        <w:rPr>
          <w:b/>
          <w:bCs/>
          <w:noProof/>
          <w:lang w:val="en-US"/>
        </w:rPr>
        <w:t>Error! No text of specified style in document.</w:t>
      </w:r>
      <w:r>
        <w:fldChar w:fldCharType="end"/>
      </w:r>
    </w:ins>
  </w:p>
  <w:p w14:paraId="5A3759EB" w14:textId="77777777" w:rsidR="001200DD" w:rsidRDefault="00DE0D04">
    <w:pPr>
      <w:pStyle w:val="Footer"/>
    </w:pPr>
    <w:ins w:id="183" w:author="Comparison" w:date="2026-09-25T20:03:00Z" w16du:dateUtc="2026-09-26T00:03:00Z">
      <w:r>
        <w:rPr>
          <w:sz w:val="18"/>
        </w:rPr>
        <w:t>1-</w:t>
      </w:r>
      <w:r>
        <w:fldChar w:fldCharType="begin"/>
      </w:r>
      <w:r>
        <w:instrText xml:space="preserve"> PAGE </w:instrText>
      </w:r>
      <w:r>
        <w:fldChar w:fldCharType="separate"/>
      </w:r>
      <w:r>
        <w:t>2</w:t>
      </w:r>
      <w:r>
        <w:fldChar w:fldCharType="end"/>
      </w:r>
    </w:ins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2BAE6D" w14:textId="59071B12" w:rsidR="00C74B5F" w:rsidRDefault="00DE0D04">
    <w:pPr>
      <w:pStyle w:val="IFooter"/>
      <w:rPr>
        <w:ins w:id="184" w:author="Comparison" w:date="2026-09-25T20:03:00Z" w16du:dateUtc="2026-09-26T00:03:00Z"/>
        <w:sz w:val="10"/>
      </w:rPr>
    </w:pPr>
    <w:ins w:id="185" w:author="Comparison" w:date="2026-09-25T20:03:00Z" w16du:dateUtc="2026-09-26T00:03:00Z">
      <w:r>
        <w:tab/>
      </w:r>
      <w:r>
        <w:fldChar w:fldCharType="begin"/>
      </w:r>
      <w:r>
        <w:instrText xml:space="preserve"> STYLEREF IActName \* CHARFORMAT</w:instrText>
      </w:r>
      <w:r>
        <w:fldChar w:fldCharType="separate"/>
      </w:r>
    </w:ins>
    <w:r w:rsidR="001200DD">
      <w:rPr>
        <w:noProof/>
      </w:rPr>
      <w:t>Albany Hardwood Plantation Agreement Act 1993</w:t>
    </w:r>
    <w:ins w:id="186" w:author="Comparison" w:date="2026-09-25T20:03:00Z" w16du:dateUtc="2026-09-26T00:03:00Z">
      <w:r>
        <w:fldChar w:fldCharType="end"/>
      </w:r>
    </w:ins>
  </w:p>
  <w:p w14:paraId="263DDE68" w14:textId="77777777" w:rsidR="00DE0D04" w:rsidRDefault="00DE0D04">
    <w:pPr>
      <w:pStyle w:val="Footer"/>
      <w:pBdr>
        <w:top w:val="single" w:sz="4" w:space="1" w:color="D9D9D9" w:themeColor="background1" w:themeShade="D9"/>
      </w:pBdr>
      <w:rPr>
        <w:ins w:id="187" w:author="Comparison" w:date="2026-09-25T20:03:00Z" w16du:dateUtc="2026-09-26T00:03:00Z"/>
      </w:rPr>
    </w:pPr>
    <w:ins w:id="188" w:author="Comparison" w:date="2026-09-25T20:03:00Z" w16du:dateUtc="2026-09-26T00:03:00Z">
      <w:r>
        <w:rPr>
          <w:sz w:val="18"/>
        </w:rPr>
        <w:t>1-</w:t>
      </w:r>
      <w:r>
        <w:fldChar w:fldCharType="begin"/>
      </w:r>
      <w:r>
        <w:instrText xml:space="preserve"> PAGE </w:instrText>
      </w:r>
      <w:r>
        <w:fldChar w:fldCharType="separate"/>
      </w:r>
      <w:r>
        <w:t>2</w:t>
      </w:r>
      <w:r>
        <w:fldChar w:fldCharType="end"/>
      </w:r>
    </w:ins>
  </w:p>
  <w:sdt>
    <w:sdtPr>
      <w:id w:val="1183314946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3A4CE587" w14:textId="27F612D9" w:rsidR="0005398D" w:rsidRDefault="0005398D">
        <w:pPr>
          <w:pStyle w:val="Footer"/>
          <w:pBdr>
            <w:top w:val="single" w:sz="4" w:space="1" w:color="D9D9D9" w:themeColor="background1" w:themeShade="D9"/>
          </w:pBdr>
          <w:rPr>
            <w:b/>
            <w:bCs/>
          </w:rPr>
        </w:pPr>
        <w:del w:id="189" w:author="Comparison" w:date="2026-09-25T20:03:00Z" w16du:dateUtc="2026-09-26T00:03:00Z">
          <w:r>
            <w:fldChar w:fldCharType="begin"/>
          </w:r>
          <w:r>
            <w:delInstrText xml:space="preserve"> PAGE   \* MERGEFORMAT </w:delInstrText>
          </w:r>
          <w:r>
            <w:fldChar w:fldCharType="separate"/>
          </w:r>
          <w:r w:rsidR="00216E7A" w:rsidRPr="00216E7A">
            <w:rPr>
              <w:b/>
              <w:bCs/>
              <w:noProof/>
            </w:rPr>
            <w:delText>2</w:delText>
          </w:r>
          <w:r>
            <w:rPr>
              <w:b/>
              <w:bCs/>
              <w:noProof/>
            </w:rPr>
            <w:fldChar w:fldCharType="end"/>
          </w:r>
          <w:r>
            <w:rPr>
              <w:b/>
              <w:bCs/>
            </w:rPr>
            <w:delText xml:space="preserve"> | </w:delText>
          </w:r>
          <w:r>
            <w:rPr>
              <w:color w:val="7F7F7F" w:themeColor="background1" w:themeShade="7F"/>
              <w:spacing w:val="60"/>
            </w:rPr>
            <w:delText>Page</w:delText>
          </w:r>
        </w:del>
      </w:p>
    </w:sdtContent>
  </w:sdt>
  <w:p w14:paraId="330E2CDB" w14:textId="77777777" w:rsidR="0005398D" w:rsidRDefault="0005398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05C13569" w14:textId="77777777" w:rsidR="00DE0D04" w:rsidRDefault="00DE0D04">
      <w:pPr>
        <w:pPrChange w:id="14" w:author="Comparison" w:date="2026-09-25T20:03:00Z" w16du:dateUtc="2026-09-26T00:03:00Z">
          <w:pPr>
            <w:spacing w:after="0" w:line="240" w:lineRule="auto"/>
          </w:pPr>
        </w:pPrChange>
      </w:pPr>
      <w:r>
        <w:separator/>
      </w:r>
    </w:p>
  </w:footnote>
  <w:footnote w:type="continuationSeparator" w:id="0">
    <w:p w14:paraId="5F34278A" w14:textId="77777777" w:rsidR="00DE0D04" w:rsidRDefault="00DE0D04">
      <w:pPr>
        <w:pPrChange w:id="15" w:author="Comparison" w:date="2026-09-25T20:03:00Z" w16du:dateUtc="2026-09-26T00:03:00Z">
          <w:pPr>
            <w:spacing w:after="0" w:line="240" w:lineRule="auto"/>
          </w:pPr>
        </w:pPrChange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7057CF2" w14:textId="77777777" w:rsidR="00C74B5F" w:rsidRDefault="00DE0D04">
    <w:pPr>
      <w:pStyle w:val="Header"/>
      <w:rPr>
        <w:ins w:id="146" w:author="Comparison" w:date="2026-09-25T20:03:00Z" w16du:dateUtc="2026-09-26T00:03:00Z"/>
      </w:rPr>
    </w:pPr>
    <w:ins w:id="147" w:author="Comparison" w:date="2026-09-25T20:03:00Z" w16du:dateUtc="2026-09-26T00:03:00Z">
      <w:r>
        <w:tab/>
      </w:r>
      <w:r>
        <w:rPr>
          <w:b/>
        </w:rPr>
        <w:fldChar w:fldCharType="begin"/>
      </w:r>
      <w:r>
        <w:rPr>
          <w:b/>
        </w:rPr>
        <w:instrText xml:space="preserve"> STYLEREF  IAlphabetDivider </w:instrText>
      </w:r>
      <w:r>
        <w:rPr>
          <w:b/>
        </w:rPr>
        <w:fldChar w:fldCharType="separate"/>
      </w:r>
      <w:r>
        <w:rPr>
          <w:b/>
        </w:rPr>
        <w:t>Error! No text of specified style in document.</w:t>
      </w:r>
      <w:r>
        <w:rPr>
          <w:b/>
        </w:rPr>
        <w:fldChar w:fldCharType="end"/>
      </w:r>
      <w:r>
        <w:tab/>
        <w:t>Table 1 — Acts in force</w:t>
      </w:r>
    </w:ins>
  </w:p>
  <w:tbl>
    <w:tblPr>
      <w:tblW w:w="0" w:type="auto"/>
      <w:jc w:val="center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828"/>
      <w:gridCol w:w="1559"/>
      <w:gridCol w:w="1134"/>
      <w:gridCol w:w="3686"/>
    </w:tblGrid>
    <w:tr w:rsidR="00C74B5F" w14:paraId="1B692CEB" w14:textId="77777777">
      <w:trPr>
        <w:cantSplit/>
        <w:trHeight w:val="510"/>
        <w:jc w:val="center"/>
        <w:ins w:id="148" w:author="Comparison" w:date="2026-09-25T20:03:00Z" w16du:dateUtc="2026-09-26T00:03:00Z"/>
      </w:trPr>
      <w:tc>
        <w:tcPr>
          <w:tcW w:w="3828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08972C87" w14:textId="77777777" w:rsidR="00C74B5F" w:rsidRDefault="00DE0D04">
          <w:pPr>
            <w:pStyle w:val="Table01Hdr"/>
            <w:rPr>
              <w:ins w:id="149" w:author="Comparison" w:date="2026-09-25T20:03:00Z" w16du:dateUtc="2026-09-26T00:03:00Z"/>
            </w:rPr>
          </w:pPr>
          <w:ins w:id="150" w:author="Comparison" w:date="2026-09-25T20:03:00Z" w16du:dateUtc="2026-09-26T00:03:00Z">
            <w:r>
              <w:t>Act</w:t>
            </w:r>
          </w:ins>
        </w:p>
      </w:tc>
      <w:tc>
        <w:tcPr>
          <w:tcW w:w="155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2A93FE00" w14:textId="77777777" w:rsidR="00C74B5F" w:rsidRDefault="00DE0D04">
          <w:pPr>
            <w:pStyle w:val="Table01Hdr"/>
            <w:rPr>
              <w:ins w:id="151" w:author="Comparison" w:date="2026-09-25T20:03:00Z" w16du:dateUtc="2026-09-26T00:03:00Z"/>
            </w:rPr>
          </w:pPr>
          <w:ins w:id="152" w:author="Comparison" w:date="2026-09-25T20:03:00Z" w16du:dateUtc="2026-09-26T00:03:00Z">
            <w:r>
              <w:t>Year/Number</w:t>
            </w:r>
          </w:ins>
        </w:p>
      </w:tc>
      <w:tc>
        <w:tcPr>
          <w:tcW w:w="113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0A84205E" w14:textId="77777777" w:rsidR="00C74B5F" w:rsidRDefault="00DE0D04">
          <w:pPr>
            <w:pStyle w:val="Table01Hdr"/>
            <w:rPr>
              <w:ins w:id="153" w:author="Comparison" w:date="2026-09-25T20:03:00Z" w16du:dateUtc="2026-09-26T00:03:00Z"/>
            </w:rPr>
          </w:pPr>
          <w:ins w:id="154" w:author="Comparison" w:date="2026-09-25T20:03:00Z" w16du:dateUtc="2026-09-26T00:03:00Z">
            <w:r>
              <w:t>Assent</w:t>
            </w:r>
          </w:ins>
        </w:p>
      </w:tc>
      <w:tc>
        <w:tcPr>
          <w:tcW w:w="3686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09DA6BE0" w14:textId="77777777" w:rsidR="00C74B5F" w:rsidRDefault="00DE0D04">
          <w:pPr>
            <w:pStyle w:val="Table01Hdr"/>
            <w:rPr>
              <w:ins w:id="155" w:author="Comparison" w:date="2026-09-25T20:03:00Z" w16du:dateUtc="2026-09-26T00:03:00Z"/>
            </w:rPr>
          </w:pPr>
          <w:ins w:id="156" w:author="Comparison" w:date="2026-09-25T20:03:00Z" w16du:dateUtc="2026-09-26T00:03:00Z">
            <w:r>
              <w:t>Commencement</w:t>
            </w:r>
          </w:ins>
        </w:p>
      </w:tc>
    </w:tr>
    <w:tr w:rsidR="00C74B5F" w14:paraId="6487DD81" w14:textId="77777777">
      <w:trPr>
        <w:cantSplit/>
        <w:jc w:val="center"/>
        <w:ins w:id="157" w:author="Comparison" w:date="2026-09-25T20:03:00Z" w16du:dateUtc="2026-09-26T00:03:00Z"/>
      </w:trPr>
      <w:tc>
        <w:tcPr>
          <w:tcW w:w="3828" w:type="dxa"/>
        </w:tcPr>
        <w:p w14:paraId="2CED0438" w14:textId="77777777" w:rsidR="00C74B5F" w:rsidRDefault="00C74B5F">
          <w:pPr>
            <w:rPr>
              <w:ins w:id="158" w:author="Comparison" w:date="2026-09-25T20:03:00Z" w16du:dateUtc="2026-09-26T00:03:00Z"/>
            </w:rPr>
          </w:pPr>
        </w:p>
      </w:tc>
      <w:tc>
        <w:tcPr>
          <w:tcW w:w="1559" w:type="dxa"/>
        </w:tcPr>
        <w:p w14:paraId="1BC7B1D0" w14:textId="77777777" w:rsidR="00C74B5F" w:rsidRDefault="00C74B5F">
          <w:pPr>
            <w:rPr>
              <w:ins w:id="159" w:author="Comparison" w:date="2026-09-25T20:03:00Z" w16du:dateUtc="2026-09-26T00:03:00Z"/>
            </w:rPr>
          </w:pPr>
        </w:p>
      </w:tc>
      <w:tc>
        <w:tcPr>
          <w:tcW w:w="1134" w:type="dxa"/>
        </w:tcPr>
        <w:p w14:paraId="56FD2764" w14:textId="77777777" w:rsidR="00C74B5F" w:rsidRDefault="00C74B5F">
          <w:pPr>
            <w:rPr>
              <w:ins w:id="160" w:author="Comparison" w:date="2026-09-25T20:03:00Z" w16du:dateUtc="2026-09-26T00:03:00Z"/>
            </w:rPr>
          </w:pPr>
        </w:p>
      </w:tc>
      <w:tc>
        <w:tcPr>
          <w:tcW w:w="3686" w:type="dxa"/>
        </w:tcPr>
        <w:p w14:paraId="48DD1553" w14:textId="77777777" w:rsidR="00C74B5F" w:rsidRDefault="00C74B5F">
          <w:pPr>
            <w:rPr>
              <w:ins w:id="161" w:author="Comparison" w:date="2026-09-25T20:03:00Z" w16du:dateUtc="2026-09-26T00:03:00Z"/>
            </w:rPr>
          </w:pPr>
        </w:p>
      </w:tc>
    </w:tr>
  </w:tbl>
  <w:p w14:paraId="5E9DA041" w14:textId="77777777" w:rsidR="001200DD" w:rsidRDefault="001200DD">
    <w:pPr>
      <w:pStyle w:val="Header"/>
      <w:rPr>
        <w:del w:id="162" w:author="Comparison" w:date="2026-09-25T20:03:00Z" w16du:dateUtc="2026-09-26T00:03:00Z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D091FFC" w14:textId="1A71D70E" w:rsidR="00C74B5F" w:rsidRDefault="00DE0D04">
    <w:pPr>
      <w:pStyle w:val="Header"/>
      <w:rPr>
        <w:ins w:id="163" w:author="Comparison" w:date="2026-09-25T20:03:00Z" w16du:dateUtc="2026-09-26T00:03:00Z"/>
      </w:rPr>
    </w:pPr>
    <w:ins w:id="164" w:author="Comparison" w:date="2026-09-25T20:03:00Z" w16du:dateUtc="2026-09-26T00:03:00Z">
      <w:r>
        <w:tab/>
      </w:r>
      <w:r>
        <w:tab/>
        <w:t>Table 1 — Acts in force</w:t>
      </w:r>
      <w:r>
        <w:tab/>
      </w:r>
      <w:r>
        <w:rPr>
          <w:b/>
        </w:rPr>
        <w:fldChar w:fldCharType="begin"/>
      </w:r>
      <w:r>
        <w:rPr>
          <w:b/>
        </w:rPr>
        <w:instrText xml:space="preserve"> STYLEREF  IAlphabetDivider </w:instrText>
      </w:r>
      <w:r>
        <w:rPr>
          <w:b/>
        </w:rPr>
        <w:fldChar w:fldCharType="separate"/>
      </w:r>
    </w:ins>
    <w:r w:rsidR="001200DD">
      <w:rPr>
        <w:b/>
        <w:noProof/>
      </w:rPr>
      <w:t>A</w:t>
    </w:r>
    <w:ins w:id="165" w:author="Comparison" w:date="2026-09-25T20:03:00Z" w16du:dateUtc="2026-09-26T00:03:00Z">
      <w:r>
        <w:rPr>
          <w:b/>
        </w:rPr>
        <w:fldChar w:fldCharType="end"/>
      </w:r>
    </w:ins>
  </w:p>
  <w:tbl>
    <w:tblPr>
      <w:tblW w:w="0" w:type="auto"/>
      <w:jc w:val="center"/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3828"/>
      <w:gridCol w:w="1559"/>
      <w:gridCol w:w="1134"/>
      <w:gridCol w:w="3686"/>
    </w:tblGrid>
    <w:tr w:rsidR="00C74B5F" w14:paraId="70954015" w14:textId="77777777">
      <w:trPr>
        <w:cantSplit/>
        <w:trHeight w:val="510"/>
        <w:tblHeader/>
        <w:jc w:val="center"/>
        <w:ins w:id="166" w:author="Comparison" w:date="2026-09-25T20:03:00Z" w16du:dateUtc="2026-09-26T00:03:00Z"/>
      </w:trPr>
      <w:tc>
        <w:tcPr>
          <w:tcW w:w="3828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421CDE10" w14:textId="77777777" w:rsidR="00C74B5F" w:rsidRDefault="00DE0D04">
          <w:pPr>
            <w:pStyle w:val="Table01Hdr"/>
            <w:rPr>
              <w:ins w:id="167" w:author="Comparison" w:date="2026-09-25T20:03:00Z" w16du:dateUtc="2026-09-26T00:03:00Z"/>
            </w:rPr>
          </w:pPr>
          <w:ins w:id="168" w:author="Comparison" w:date="2026-09-25T20:03:00Z" w16du:dateUtc="2026-09-26T00:03:00Z">
            <w:r>
              <w:t>Act</w:t>
            </w:r>
          </w:ins>
        </w:p>
      </w:tc>
      <w:tc>
        <w:tcPr>
          <w:tcW w:w="1559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687FEBA5" w14:textId="77777777" w:rsidR="00C74B5F" w:rsidRDefault="00DE0D04">
          <w:pPr>
            <w:pStyle w:val="Table01Hdr"/>
            <w:rPr>
              <w:ins w:id="169" w:author="Comparison" w:date="2026-09-25T20:03:00Z" w16du:dateUtc="2026-09-26T00:03:00Z"/>
            </w:rPr>
          </w:pPr>
          <w:ins w:id="170" w:author="Comparison" w:date="2026-09-25T20:03:00Z" w16du:dateUtc="2026-09-26T00:03:00Z">
            <w:r>
              <w:t>Year/Number</w:t>
            </w:r>
          </w:ins>
        </w:p>
      </w:tc>
      <w:tc>
        <w:tcPr>
          <w:tcW w:w="1134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0E7FFEFF" w14:textId="77777777" w:rsidR="00C74B5F" w:rsidRDefault="00DE0D04">
          <w:pPr>
            <w:pStyle w:val="Table01Hdr"/>
            <w:rPr>
              <w:ins w:id="171" w:author="Comparison" w:date="2026-09-25T20:03:00Z" w16du:dateUtc="2026-09-26T00:03:00Z"/>
            </w:rPr>
          </w:pPr>
          <w:ins w:id="172" w:author="Comparison" w:date="2026-09-25T20:03:00Z" w16du:dateUtc="2026-09-26T00:03:00Z">
            <w:r>
              <w:t>Assent</w:t>
            </w:r>
          </w:ins>
        </w:p>
      </w:tc>
      <w:tc>
        <w:tcPr>
          <w:tcW w:w="3686" w:type="dxa"/>
          <w:tcBorders>
            <w:top w:val="single" w:sz="4" w:space="0" w:color="auto"/>
            <w:bottom w:val="single" w:sz="4" w:space="0" w:color="auto"/>
          </w:tcBorders>
          <w:vAlign w:val="center"/>
        </w:tcPr>
        <w:p w14:paraId="5F663F3F" w14:textId="77777777" w:rsidR="00C74B5F" w:rsidRDefault="00DE0D04">
          <w:pPr>
            <w:pStyle w:val="Table01Hdr"/>
            <w:rPr>
              <w:ins w:id="173" w:author="Comparison" w:date="2026-09-25T20:03:00Z" w16du:dateUtc="2026-09-26T00:03:00Z"/>
            </w:rPr>
          </w:pPr>
          <w:ins w:id="174" w:author="Comparison" w:date="2026-09-25T20:03:00Z" w16du:dateUtc="2026-09-26T00:03:00Z">
            <w:r>
              <w:t>Commencement</w:t>
            </w:r>
          </w:ins>
        </w:p>
      </w:tc>
    </w:tr>
    <w:tr w:rsidR="00C74B5F" w14:paraId="40A23A7B" w14:textId="77777777">
      <w:trPr>
        <w:cantSplit/>
        <w:jc w:val="center"/>
        <w:ins w:id="175" w:author="Comparison" w:date="2026-09-25T20:03:00Z" w16du:dateUtc="2026-09-26T00:03:00Z"/>
      </w:trPr>
      <w:tc>
        <w:tcPr>
          <w:tcW w:w="3828" w:type="dxa"/>
        </w:tcPr>
        <w:p w14:paraId="28C84A8F" w14:textId="77777777" w:rsidR="00C74B5F" w:rsidRDefault="00C74B5F">
          <w:pPr>
            <w:rPr>
              <w:ins w:id="176" w:author="Comparison" w:date="2026-09-25T20:03:00Z" w16du:dateUtc="2026-09-26T00:03:00Z"/>
            </w:rPr>
          </w:pPr>
        </w:p>
      </w:tc>
      <w:tc>
        <w:tcPr>
          <w:tcW w:w="1559" w:type="dxa"/>
        </w:tcPr>
        <w:p w14:paraId="26E11D34" w14:textId="77777777" w:rsidR="00C74B5F" w:rsidRDefault="00C74B5F">
          <w:pPr>
            <w:rPr>
              <w:ins w:id="177" w:author="Comparison" w:date="2026-09-25T20:03:00Z" w16du:dateUtc="2026-09-26T00:03:00Z"/>
            </w:rPr>
          </w:pPr>
        </w:p>
      </w:tc>
      <w:tc>
        <w:tcPr>
          <w:tcW w:w="1134" w:type="dxa"/>
        </w:tcPr>
        <w:p w14:paraId="252A11C9" w14:textId="77777777" w:rsidR="00C74B5F" w:rsidRDefault="00C74B5F">
          <w:pPr>
            <w:rPr>
              <w:ins w:id="178" w:author="Comparison" w:date="2026-09-25T20:03:00Z" w16du:dateUtc="2026-09-26T00:03:00Z"/>
            </w:rPr>
          </w:pPr>
        </w:p>
      </w:tc>
      <w:tc>
        <w:tcPr>
          <w:tcW w:w="3686" w:type="dxa"/>
        </w:tcPr>
        <w:p w14:paraId="59F900D8" w14:textId="77777777" w:rsidR="00C74B5F" w:rsidRDefault="00C74B5F">
          <w:pPr>
            <w:rPr>
              <w:ins w:id="179" w:author="Comparison" w:date="2026-09-25T20:03:00Z" w16du:dateUtc="2026-09-26T00:03:00Z"/>
            </w:rPr>
          </w:pPr>
        </w:p>
      </w:tc>
    </w:tr>
  </w:tbl>
  <w:p w14:paraId="1F153D57" w14:textId="77777777" w:rsidR="001200DD" w:rsidRDefault="001200DD">
    <w:pPr>
      <w:pStyle w:val="Header"/>
      <w:rPr>
        <w:del w:id="180" w:author="Comparison" w:date="2026-09-25T20:03:00Z" w16du:dateUtc="2026-09-26T00:03:00Z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7C"/>
    <w:multiLevelType w:val="singleLevel"/>
    <w:tmpl w:val="12C6A944"/>
    <w:lvl w:ilvl="0">
      <w:start w:val="1"/>
      <w:numFmt w:val="decimal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58EA9DE0"/>
    <w:lvl w:ilvl="0">
      <w:start w:val="1"/>
      <w:numFmt w:val="decimal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E676F2DA"/>
    <w:lvl w:ilvl="0">
      <w:start w:val="1"/>
      <w:numFmt w:val="decimal"/>
      <w:lvlText w:val="%1."/>
      <w:lvlJc w:val="left"/>
      <w:pPr>
        <w:tabs>
          <w:tab w:val="num" w:pos="926"/>
        </w:tabs>
        <w:ind w:left="926" w:hanging="360"/>
      </w:pPr>
    </w:lvl>
  </w:abstractNum>
  <w:abstractNum w:abstractNumId="3" w15:restartNumberingAfterBreak="0">
    <w:nsid w:val="FFFFFF7F"/>
    <w:multiLevelType w:val="singleLevel"/>
    <w:tmpl w:val="D8B42634"/>
    <w:lvl w:ilvl="0">
      <w:start w:val="1"/>
      <w:numFmt w:val="decimal"/>
      <w:lvlText w:val="%1."/>
      <w:lvlJc w:val="left"/>
      <w:pPr>
        <w:tabs>
          <w:tab w:val="num" w:pos="643"/>
        </w:tabs>
        <w:ind w:left="643" w:hanging="360"/>
      </w:pPr>
    </w:lvl>
  </w:abstractNum>
  <w:abstractNum w:abstractNumId="4" w15:restartNumberingAfterBreak="0">
    <w:nsid w:val="FFFFFF80"/>
    <w:multiLevelType w:val="singleLevel"/>
    <w:tmpl w:val="626AE1C8"/>
    <w:lvl w:ilvl="0">
      <w:start w:val="1"/>
      <w:numFmt w:val="bullet"/>
      <w:lvlText w:val=""/>
      <w:lvlJc w:val="left"/>
      <w:pPr>
        <w:tabs>
          <w:tab w:val="num" w:pos="1492"/>
        </w:tabs>
        <w:ind w:left="1492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1864EE0"/>
    <w:lvl w:ilvl="0">
      <w:start w:val="1"/>
      <w:numFmt w:val="bullet"/>
      <w:lvlText w:val=""/>
      <w:lvlJc w:val="left"/>
      <w:pPr>
        <w:tabs>
          <w:tab w:val="num" w:pos="1209"/>
        </w:tabs>
        <w:ind w:left="1209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C832B94A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E902AA90"/>
    <w:lvl w:ilvl="0">
      <w:start w:val="1"/>
      <w:numFmt w:val="bullet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7B22468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2222F5B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2411BE1"/>
    <w:multiLevelType w:val="singleLevel"/>
    <w:tmpl w:val="94B8C984"/>
    <w:lvl w:ilvl="0">
      <w:start w:val="7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11" w15:restartNumberingAfterBreak="0">
    <w:nsid w:val="213A7538"/>
    <w:multiLevelType w:val="singleLevel"/>
    <w:tmpl w:val="47388A70"/>
    <w:lvl w:ilvl="0">
      <w:start w:val="5"/>
      <w:numFmt w:val="decimal"/>
      <w:lvlText w:val="(%1)"/>
      <w:lvlJc w:val="left"/>
      <w:pPr>
        <w:tabs>
          <w:tab w:val="num" w:pos="1620"/>
        </w:tabs>
        <w:ind w:left="1620" w:hanging="525"/>
      </w:pPr>
      <w:rPr>
        <w:rFonts w:hint="default"/>
      </w:rPr>
    </w:lvl>
  </w:abstractNum>
  <w:abstractNum w:abstractNumId="12" w15:restartNumberingAfterBreak="0">
    <w:nsid w:val="27855774"/>
    <w:multiLevelType w:val="singleLevel"/>
    <w:tmpl w:val="97B47F60"/>
    <w:lvl w:ilvl="0">
      <w:start w:val="2"/>
      <w:numFmt w:val="decimal"/>
      <w:lvlText w:val="%1"/>
      <w:lvlJc w:val="left"/>
      <w:pPr>
        <w:tabs>
          <w:tab w:val="num" w:pos="450"/>
        </w:tabs>
        <w:ind w:left="450" w:hanging="450"/>
      </w:pPr>
      <w:rPr>
        <w:rFonts w:hint="default"/>
      </w:rPr>
    </w:lvl>
  </w:abstractNum>
  <w:abstractNum w:abstractNumId="13" w15:restartNumberingAfterBreak="0">
    <w:nsid w:val="3C2808C0"/>
    <w:multiLevelType w:val="singleLevel"/>
    <w:tmpl w:val="BDD2BB06"/>
    <w:lvl w:ilvl="0">
      <w:start w:val="1"/>
      <w:numFmt w:val="bullet"/>
      <w:lvlText w:val=""/>
      <w:lvlJc w:val="left"/>
      <w:pPr>
        <w:tabs>
          <w:tab w:val="num" w:pos="1446"/>
        </w:tabs>
        <w:ind w:left="1446" w:hanging="567"/>
      </w:pPr>
      <w:rPr>
        <w:rFonts w:ascii="Symbol" w:hAnsi="Symbol" w:hint="default"/>
      </w:rPr>
    </w:lvl>
  </w:abstractNum>
  <w:abstractNum w:abstractNumId="14" w15:restartNumberingAfterBreak="0">
    <w:nsid w:val="77821B5A"/>
    <w:multiLevelType w:val="singleLevel"/>
    <w:tmpl w:val="FEEA0620"/>
    <w:lvl w:ilvl="0">
      <w:start w:val="5"/>
      <w:numFmt w:val="decimal"/>
      <w:lvlText w:val="%1"/>
      <w:lvlJc w:val="left"/>
      <w:pPr>
        <w:tabs>
          <w:tab w:val="num" w:pos="465"/>
        </w:tabs>
        <w:ind w:left="465" w:hanging="465"/>
      </w:pPr>
      <w:rPr>
        <w:rFonts w:hint="default"/>
      </w:rPr>
    </w:lvl>
  </w:abstractNum>
  <w:num w:numId="1" w16cid:durableId="1558274689">
    <w:abstractNumId w:val="9"/>
  </w:num>
  <w:num w:numId="2" w16cid:durableId="851992425">
    <w:abstractNumId w:val="7"/>
  </w:num>
  <w:num w:numId="3" w16cid:durableId="1334989299">
    <w:abstractNumId w:val="6"/>
  </w:num>
  <w:num w:numId="4" w16cid:durableId="1142380105">
    <w:abstractNumId w:val="5"/>
  </w:num>
  <w:num w:numId="5" w16cid:durableId="526720619">
    <w:abstractNumId w:val="4"/>
  </w:num>
  <w:num w:numId="6" w16cid:durableId="1141772172">
    <w:abstractNumId w:val="8"/>
  </w:num>
  <w:num w:numId="7" w16cid:durableId="1241985772">
    <w:abstractNumId w:val="3"/>
  </w:num>
  <w:num w:numId="8" w16cid:durableId="265038498">
    <w:abstractNumId w:val="2"/>
  </w:num>
  <w:num w:numId="9" w16cid:durableId="2052218105">
    <w:abstractNumId w:val="1"/>
  </w:num>
  <w:num w:numId="10" w16cid:durableId="1395398836">
    <w:abstractNumId w:val="14"/>
  </w:num>
  <w:num w:numId="11" w16cid:durableId="1727489383">
    <w:abstractNumId w:val="11"/>
  </w:num>
  <w:num w:numId="12" w16cid:durableId="318075298">
    <w:abstractNumId w:val="12"/>
  </w:num>
  <w:num w:numId="13" w16cid:durableId="395277642">
    <w:abstractNumId w:val="10"/>
  </w:num>
  <w:num w:numId="14" w16cid:durableId="535506657">
    <w:abstractNumId w:val="13"/>
  </w:num>
  <w:num w:numId="15" w16cid:durableId="1840467320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evenAndOddHeaders/>
  <w:characterSpacingControl w:val="doNotCompress"/>
  <w:footnotePr>
    <w:footnote w:id="-1"/>
    <w:footnote w:id="0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368F"/>
    <w:rsid w:val="0004368F"/>
    <w:rsid w:val="0005145D"/>
    <w:rsid w:val="0005398D"/>
    <w:rsid w:val="000D78A3"/>
    <w:rsid w:val="000F37B4"/>
    <w:rsid w:val="001200DD"/>
    <w:rsid w:val="00216E7A"/>
    <w:rsid w:val="00235343"/>
    <w:rsid w:val="00430870"/>
    <w:rsid w:val="00462487"/>
    <w:rsid w:val="0053322F"/>
    <w:rsid w:val="005E0052"/>
    <w:rsid w:val="005E33BB"/>
    <w:rsid w:val="00931E18"/>
    <w:rsid w:val="00952340"/>
    <w:rsid w:val="009F34AB"/>
    <w:rsid w:val="009F6B37"/>
    <w:rsid w:val="00A64691"/>
    <w:rsid w:val="00A96776"/>
    <w:rsid w:val="00C74B5F"/>
    <w:rsid w:val="00CA1CB2"/>
    <w:rsid w:val="00DE0D04"/>
    <w:rsid w:val="00E0238A"/>
    <w:rsid w:val="00E10049"/>
    <w:rsid w:val="00E13D12"/>
    <w:rsid w:val="00F14894"/>
    <w:rsid w:val="00F55699"/>
    <w:rsid w:val="00F97A76"/>
    <w:rsid w:val="00FB4355"/>
    <w:rsid w:val="00FF0573"/>
    <w:rsid w:val="00FF4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4A97739-2FEE-4C25-BBE2-AAC17C6084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iPriority="0" w:unhideWhenUsed="1"/>
    <w:lsdException w:name="Strong" w:uiPriority="22" w:qFormat="1"/>
    <w:lsdException w:name="Emphasis" w:uiPriority="20" w:qFormat="1"/>
    <w:lsdException w:name="Document Map" w:semiHidden="1" w:uiPriority="0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4368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link w:val="HeaderChar"/>
    <w:semiHidden/>
    <w:pPr>
      <w:tabs>
        <w:tab w:val="left" w:pos="284"/>
        <w:tab w:val="center" w:pos="5103"/>
        <w:tab w:val="right" w:pos="9923"/>
      </w:tabs>
      <w:spacing w:after="80" w:line="240" w:lineRule="auto"/>
      <w:pPrChange w:id="0" w:author="Comparison" w:date="2026-09-25T20:03:00Z">
        <w:pPr>
          <w:tabs>
            <w:tab w:val="center" w:pos="4513"/>
            <w:tab w:val="right" w:pos="9026"/>
          </w:tabs>
        </w:pPr>
      </w:pPrChange>
    </w:pPr>
    <w:rPr>
      <w:rFonts w:ascii="Times New Roman" w:eastAsia="Times New Roman" w:hAnsi="Times New Roman" w:cs="Times New Roman"/>
      <w:sz w:val="20"/>
      <w:szCs w:val="20"/>
      <w:lang w:val="en-AU" w:eastAsia="en-AU"/>
      <w:rPrChange w:id="0" w:author="Comparison" w:date="2026-09-25T20:03:00Z">
        <w:rPr>
          <w:rFonts w:asciiTheme="minorHAnsi" w:eastAsiaTheme="minorHAnsi" w:hAnsiTheme="minorHAnsi" w:cstheme="minorBidi"/>
          <w:sz w:val="22"/>
          <w:szCs w:val="22"/>
          <w:lang w:val="en-GB" w:eastAsia="en-US" w:bidi="ar-SA"/>
        </w:rPr>
      </w:rPrChange>
    </w:rPr>
  </w:style>
  <w:style w:type="character" w:customStyle="1" w:styleId="HeaderChar">
    <w:name w:val="Header Char"/>
    <w:basedOn w:val="DefaultParagraphFont"/>
    <w:link w:val="Header"/>
    <w:rsid w:val="00F97A76"/>
    <w:rPr>
      <w:rFonts w:ascii="Times New Roman" w:eastAsia="Times New Roman" w:hAnsi="Times New Roman" w:cs="Times New Roman"/>
      <w:sz w:val="20"/>
      <w:szCs w:val="20"/>
      <w:lang w:val="en-AU" w:eastAsia="en-AU"/>
    </w:rPr>
  </w:style>
  <w:style w:type="paragraph" w:styleId="Footer">
    <w:name w:val="footer"/>
    <w:link w:val="FooterChar"/>
    <w:semiHidden/>
    <w:pPr>
      <w:spacing w:after="0" w:line="240" w:lineRule="auto"/>
      <w:jc w:val="center"/>
      <w:pPrChange w:id="1" w:author="Comparison" w:date="2026-09-25T20:03:00Z">
        <w:pPr>
          <w:tabs>
            <w:tab w:val="center" w:pos="4513"/>
            <w:tab w:val="right" w:pos="9026"/>
          </w:tabs>
        </w:pPr>
      </w:pPrChange>
    </w:pPr>
    <w:rPr>
      <w:rFonts w:ascii="Times New Roman" w:eastAsia="Times New Roman" w:hAnsi="Times New Roman" w:cs="Times New Roman"/>
      <w:sz w:val="16"/>
      <w:szCs w:val="20"/>
      <w:lang w:val="en-AU" w:eastAsia="en-AU"/>
      <w:rPrChange w:id="1" w:author="Comparison" w:date="2026-09-25T20:03:00Z">
        <w:rPr>
          <w:rFonts w:asciiTheme="minorHAnsi" w:eastAsiaTheme="minorHAnsi" w:hAnsiTheme="minorHAnsi" w:cstheme="minorBidi"/>
          <w:sz w:val="22"/>
          <w:szCs w:val="22"/>
          <w:lang w:val="en-GB" w:eastAsia="en-US" w:bidi="ar-SA"/>
        </w:rPr>
      </w:rPrChange>
    </w:rPr>
  </w:style>
  <w:style w:type="character" w:customStyle="1" w:styleId="FooterChar">
    <w:name w:val="Footer Char"/>
    <w:basedOn w:val="DefaultParagraphFont"/>
    <w:link w:val="Footer"/>
    <w:rsid w:val="00F97A76"/>
    <w:rPr>
      <w:rFonts w:ascii="Times New Roman" w:eastAsia="Times New Roman" w:hAnsi="Times New Roman" w:cs="Times New Roman"/>
      <w:sz w:val="16"/>
      <w:szCs w:val="20"/>
      <w:lang w:val="en-AU" w:eastAsia="en-AU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30870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430870"/>
    <w:rPr>
      <w:rFonts w:ascii="Segoe UI" w:hAnsi="Segoe UI" w:cs="Segoe UI"/>
      <w:sz w:val="18"/>
      <w:szCs w:val="18"/>
    </w:rPr>
  </w:style>
  <w:style w:type="paragraph" w:customStyle="1" w:styleId="IFooter">
    <w:name w:val="IFooter"/>
    <w:semiHidden/>
    <w:pPr>
      <w:pBdr>
        <w:top w:val="single" w:sz="4" w:space="1" w:color="auto"/>
      </w:pBdr>
      <w:tabs>
        <w:tab w:val="right" w:pos="10206"/>
      </w:tabs>
      <w:spacing w:after="0" w:line="260" w:lineRule="atLeast"/>
      <w:pPrChange w:id="2" w:author="Comparison" w:date="2026-09-25T20:03:00Z">
        <w:pPr>
          <w:pBdr>
            <w:top w:val="single" w:sz="4" w:space="1" w:color="auto"/>
          </w:pBdr>
          <w:tabs>
            <w:tab w:val="right" w:pos="10206"/>
          </w:tabs>
          <w:spacing w:line="260" w:lineRule="atLeast"/>
        </w:pPr>
      </w:pPrChange>
    </w:pPr>
    <w:rPr>
      <w:rFonts w:ascii="Times New Roman" w:eastAsia="Times New Roman" w:hAnsi="Times New Roman" w:cs="Times New Roman"/>
      <w:i/>
      <w:snapToGrid w:val="0"/>
      <w:sz w:val="16"/>
      <w:szCs w:val="20"/>
      <w:lang w:val="en-AU"/>
      <w:rPrChange w:id="2" w:author="Comparison" w:date="2026-09-25T20:03:00Z">
        <w:rPr>
          <w:i/>
          <w:snapToGrid w:val="0"/>
          <w:sz w:val="16"/>
          <w:lang w:val="en-AU" w:eastAsia="en-US" w:bidi="ar-SA"/>
        </w:rPr>
      </w:rPrChange>
    </w:rPr>
  </w:style>
  <w:style w:type="paragraph" w:styleId="DocumentMap">
    <w:name w:val="Document Map"/>
    <w:basedOn w:val="Normal"/>
    <w:link w:val="DocumentMapChar"/>
    <w:semiHidden/>
    <w:pPr>
      <w:shd w:val="clear" w:color="auto" w:fill="000080"/>
      <w:spacing w:after="0" w:line="240" w:lineRule="auto"/>
      <w:pPrChange w:id="3" w:author="Comparison" w:date="2026-09-25T20:03:00Z">
        <w:pPr>
          <w:shd w:val="clear" w:color="auto" w:fill="000080"/>
        </w:pPr>
      </w:pPrChange>
    </w:pPr>
    <w:rPr>
      <w:rFonts w:ascii="Tahoma" w:eastAsia="Times New Roman" w:hAnsi="Tahoma" w:cs="Times New Roman"/>
      <w:sz w:val="20"/>
      <w:szCs w:val="20"/>
      <w:lang w:val="en-AU" w:eastAsia="en-AU"/>
      <w:rPrChange w:id="3" w:author="Comparison" w:date="2026-09-25T20:03:00Z">
        <w:rPr>
          <w:rFonts w:ascii="Tahoma" w:hAnsi="Tahoma"/>
          <w:lang w:val="en-AU" w:eastAsia="en-AU" w:bidi="ar-SA"/>
        </w:rPr>
      </w:rPrChange>
    </w:rPr>
  </w:style>
  <w:style w:type="character" w:customStyle="1" w:styleId="DocumentMapChar">
    <w:name w:val="Document Map Char"/>
    <w:basedOn w:val="DefaultParagraphFont"/>
    <w:link w:val="DocumentMap"/>
    <w:semiHidden/>
    <w:rsid w:val="001200DD"/>
    <w:rPr>
      <w:rFonts w:ascii="Tahoma" w:eastAsia="Times New Roman" w:hAnsi="Tahoma" w:cs="Times New Roman"/>
      <w:sz w:val="20"/>
      <w:szCs w:val="20"/>
      <w:shd w:val="clear" w:color="auto" w:fill="000080"/>
      <w:lang w:val="en-AU" w:eastAsia="en-AU"/>
    </w:rPr>
  </w:style>
  <w:style w:type="paragraph" w:customStyle="1" w:styleId="IAlphabetDivider">
    <w:name w:val="IAlphabetDivider"/>
    <w:pPr>
      <w:pageBreakBefore/>
      <w:suppressAutoHyphens/>
      <w:spacing w:after="0" w:line="240" w:lineRule="auto"/>
      <w:jc w:val="center"/>
      <w:outlineLvl w:val="1"/>
      <w:pPrChange w:id="4" w:author="Comparison" w:date="2026-09-25T20:03:00Z">
        <w:pPr>
          <w:pageBreakBefore/>
          <w:suppressAutoHyphens/>
          <w:jc w:val="center"/>
          <w:outlineLvl w:val="1"/>
        </w:pPr>
      </w:pPrChange>
    </w:pPr>
    <w:rPr>
      <w:rFonts w:ascii="Times New Roman" w:eastAsia="Times New Roman" w:hAnsi="Times New Roman" w:cs="Times New Roman"/>
      <w:sz w:val="28"/>
      <w:szCs w:val="20"/>
      <w:lang w:val="en-AU" w:eastAsia="en-AU"/>
      <w:rPrChange w:id="4" w:author="Comparison" w:date="2026-09-25T20:03:00Z">
        <w:rPr>
          <w:sz w:val="28"/>
          <w:lang w:val="en-AU" w:eastAsia="en-AU" w:bidi="ar-SA"/>
        </w:rPr>
      </w:rPrChange>
    </w:rPr>
  </w:style>
  <w:style w:type="paragraph" w:customStyle="1" w:styleId="ITable">
    <w:name w:val="ITable"/>
    <w:pPr>
      <w:suppressAutoHyphens/>
      <w:spacing w:after="0" w:line="240" w:lineRule="auto"/>
      <w:jc w:val="center"/>
      <w:outlineLvl w:val="0"/>
      <w:pPrChange w:id="5" w:author="Comparison" w:date="2026-09-25T20:03:00Z">
        <w:pPr>
          <w:suppressAutoHyphens/>
          <w:jc w:val="center"/>
          <w:outlineLvl w:val="0"/>
        </w:pPr>
      </w:pPrChange>
    </w:pPr>
    <w:rPr>
      <w:rFonts w:ascii="Times New Roman" w:eastAsia="Times New Roman" w:hAnsi="Times New Roman" w:cs="Times New Roman"/>
      <w:b/>
      <w:sz w:val="32"/>
      <w:szCs w:val="20"/>
      <w:lang w:val="en-AU" w:eastAsia="en-AU"/>
      <w:rPrChange w:id="5" w:author="Comparison" w:date="2026-09-25T20:03:00Z">
        <w:rPr>
          <w:b/>
          <w:sz w:val="32"/>
          <w:lang w:val="en-AU" w:eastAsia="en-AU" w:bidi="ar-SA"/>
        </w:rPr>
      </w:rPrChange>
    </w:rPr>
  </w:style>
  <w:style w:type="paragraph" w:customStyle="1" w:styleId="IActName">
    <w:name w:val="IActName"/>
    <w:basedOn w:val="Normal"/>
    <w:pPr>
      <w:keepNext/>
      <w:suppressAutoHyphens/>
      <w:spacing w:before="240" w:after="0" w:line="240" w:lineRule="auto"/>
      <w:ind w:left="284" w:hanging="284"/>
      <w:outlineLvl w:val="2"/>
      <w:pPrChange w:id="6" w:author="Comparison" w:date="2026-09-25T20:03:00Z">
        <w:pPr>
          <w:keepNext/>
          <w:suppressAutoHyphens/>
          <w:spacing w:before="240"/>
          <w:ind w:left="284" w:hanging="284"/>
          <w:outlineLvl w:val="2"/>
        </w:pPr>
      </w:pPrChange>
    </w:pPr>
    <w:rPr>
      <w:rFonts w:ascii="Times New Roman" w:eastAsia="Times New Roman" w:hAnsi="Times New Roman" w:cs="Times New Roman"/>
      <w:b/>
      <w:i/>
      <w:sz w:val="24"/>
      <w:szCs w:val="20"/>
      <w:lang w:val="en-AU" w:eastAsia="en-AU"/>
      <w:rPrChange w:id="6" w:author="Comparison" w:date="2026-09-25T20:03:00Z">
        <w:rPr>
          <w:b/>
          <w:i/>
          <w:sz w:val="24"/>
          <w:lang w:val="en-AU" w:eastAsia="en-AU" w:bidi="ar-SA"/>
        </w:rPr>
      </w:rPrChange>
    </w:rPr>
  </w:style>
  <w:style w:type="character" w:styleId="Hyperlink">
    <w:name w:val="Hyperlink"/>
    <w:basedOn w:val="DefaultParagraphFont"/>
    <w:semiHidden/>
    <w:rsid w:val="001200DD"/>
    <w:rPr>
      <w:color w:val="0000FF"/>
      <w:u w:val="none"/>
    </w:rPr>
  </w:style>
  <w:style w:type="character" w:styleId="FollowedHyperlink">
    <w:name w:val="FollowedHyperlink"/>
    <w:basedOn w:val="DefaultParagraphFont"/>
    <w:semiHidden/>
    <w:rsid w:val="001200DD"/>
    <w:rPr>
      <w:color w:val="800080"/>
      <w:u w:val="single"/>
    </w:rPr>
  </w:style>
  <w:style w:type="paragraph" w:customStyle="1" w:styleId="BuildTime">
    <w:name w:val="BuildTime"/>
    <w:pPr>
      <w:spacing w:after="0" w:line="240" w:lineRule="auto"/>
      <w:jc w:val="center"/>
      <w:pPrChange w:id="7" w:author="Comparison" w:date="2026-09-25T20:03:00Z">
        <w:pPr>
          <w:jc w:val="center"/>
        </w:pPr>
      </w:pPrChange>
    </w:pPr>
    <w:rPr>
      <w:rFonts w:ascii="Times New Roman" w:eastAsia="Times New Roman" w:hAnsi="Times New Roman" w:cs="Times New Roman"/>
      <w:sz w:val="24"/>
      <w:szCs w:val="20"/>
      <w:lang w:val="en-AU" w:eastAsia="en-AU"/>
      <w:rPrChange w:id="7" w:author="Comparison" w:date="2026-09-25T20:03:00Z">
        <w:rPr>
          <w:sz w:val="24"/>
          <w:lang w:val="en-AU" w:eastAsia="en-AU" w:bidi="ar-SA"/>
        </w:rPr>
      </w:rPrChange>
    </w:rPr>
  </w:style>
  <w:style w:type="paragraph" w:customStyle="1" w:styleId="Highlight">
    <w:name w:val="Highlight"/>
    <w:pPr>
      <w:spacing w:before="120" w:after="60" w:line="240" w:lineRule="auto"/>
      <w:ind w:left="284" w:hanging="284"/>
      <w:jc w:val="both"/>
      <w:pPrChange w:id="8" w:author="Comparison" w:date="2026-09-25T20:03:00Z">
        <w:pPr>
          <w:spacing w:before="120" w:after="60"/>
          <w:ind w:left="284" w:hanging="284"/>
          <w:jc w:val="both"/>
        </w:pPr>
      </w:pPrChange>
    </w:pPr>
    <w:rPr>
      <w:rFonts w:ascii="Times New Roman" w:eastAsia="Times New Roman" w:hAnsi="Times New Roman" w:cs="Times New Roman"/>
      <w:sz w:val="28"/>
      <w:szCs w:val="20"/>
      <w:lang w:val="en-AU" w:eastAsia="en-AU"/>
      <w:rPrChange w:id="8" w:author="Comparison" w:date="2026-09-25T20:03:00Z">
        <w:rPr>
          <w:sz w:val="28"/>
          <w:lang w:val="en-AU" w:eastAsia="en-AU" w:bidi="ar-SA"/>
        </w:rPr>
      </w:rPrChange>
    </w:rPr>
  </w:style>
  <w:style w:type="paragraph" w:customStyle="1" w:styleId="Notes">
    <w:name w:val="Notes"/>
    <w:pPr>
      <w:spacing w:after="0" w:line="240" w:lineRule="auto"/>
      <w:pPrChange w:id="9" w:author="Comparison" w:date="2026-09-25T20:03:00Z">
        <w:pPr/>
      </w:pPrChange>
    </w:pPr>
    <w:rPr>
      <w:rFonts w:ascii="Times New Roman" w:eastAsia="Times New Roman" w:hAnsi="Times New Roman" w:cs="Times New Roman"/>
      <w:sz w:val="20"/>
      <w:szCs w:val="20"/>
      <w:lang w:val="en-AU" w:eastAsia="en-AU"/>
      <w:rPrChange w:id="9" w:author="Comparison" w:date="2026-09-25T20:03:00Z">
        <w:rPr>
          <w:lang w:val="en-AU" w:eastAsia="en-AU" w:bidi="ar-SA"/>
        </w:rPr>
      </w:rPrChange>
    </w:rPr>
  </w:style>
  <w:style w:type="paragraph" w:customStyle="1" w:styleId="Table01Row">
    <w:name w:val="Table01Row"/>
    <w:qFormat/>
    <w:pPr>
      <w:spacing w:before="40" w:after="40" w:line="240" w:lineRule="auto"/>
      <w:pPrChange w:id="10" w:author="Comparison" w:date="2026-09-25T20:03:00Z">
        <w:pPr>
          <w:spacing w:before="40" w:after="40"/>
        </w:pPr>
      </w:pPrChange>
    </w:pPr>
    <w:rPr>
      <w:rFonts w:ascii="Times New Roman" w:eastAsia="Times New Roman" w:hAnsi="Times New Roman" w:cs="Times New Roman"/>
      <w:sz w:val="18"/>
      <w:szCs w:val="20"/>
      <w:lang w:val="en-AU" w:eastAsia="en-AU"/>
      <w:rPrChange w:id="10" w:author="Comparison" w:date="2026-09-25T20:03:00Z">
        <w:rPr>
          <w:sz w:val="18"/>
          <w:lang w:val="en-AU" w:eastAsia="en-AU" w:bidi="ar-SA"/>
        </w:rPr>
      </w:rPrChange>
    </w:rPr>
  </w:style>
  <w:style w:type="paragraph" w:customStyle="1" w:styleId="Table01Hdr">
    <w:name w:val="Table01Hdr"/>
    <w:qFormat/>
    <w:pPr>
      <w:spacing w:after="0" w:line="240" w:lineRule="auto"/>
      <w:jc w:val="center"/>
      <w:pPrChange w:id="11" w:author="Comparison" w:date="2026-09-25T20:03:00Z">
        <w:pPr>
          <w:jc w:val="center"/>
        </w:pPr>
      </w:pPrChange>
    </w:pPr>
    <w:rPr>
      <w:rFonts w:ascii="Times New Roman" w:eastAsia="Times New Roman" w:hAnsi="Times New Roman" w:cs="Times New Roman"/>
      <w:b/>
      <w:sz w:val="20"/>
      <w:szCs w:val="20"/>
      <w:lang w:val="en-AU" w:eastAsia="en-AU"/>
      <w:rPrChange w:id="11" w:author="Comparison" w:date="2026-09-25T20:03:00Z">
        <w:rPr>
          <w:b/>
          <w:lang w:val="en-AU" w:eastAsia="en-AU" w:bidi="ar-SA"/>
        </w:rPr>
      </w:rPrChange>
    </w:rPr>
  </w:style>
  <w:style w:type="paragraph" w:customStyle="1" w:styleId="Table01Note">
    <w:name w:val="Table01Note"/>
    <w:qFormat/>
    <w:pPr>
      <w:keepNext/>
      <w:spacing w:before="80" w:after="40" w:line="240" w:lineRule="auto"/>
      <w:ind w:left="113"/>
      <w:pPrChange w:id="12" w:author="Comparison" w:date="2026-09-25T20:03:00Z">
        <w:pPr>
          <w:keepNext/>
          <w:spacing w:before="80" w:after="40"/>
          <w:ind w:left="113"/>
        </w:pPr>
      </w:pPrChange>
    </w:pPr>
    <w:rPr>
      <w:rFonts w:ascii="Times New Roman" w:eastAsia="Times New Roman" w:hAnsi="Times New Roman" w:cs="Times New Roman"/>
      <w:sz w:val="18"/>
      <w:szCs w:val="20"/>
      <w:lang w:val="en-AU" w:eastAsia="en-AU"/>
      <w:rPrChange w:id="12" w:author="Comparison" w:date="2026-09-25T20:03:00Z">
        <w:rPr>
          <w:sz w:val="18"/>
          <w:lang w:val="en-AU" w:eastAsia="en-AU" w:bidi="ar-SA"/>
        </w:rPr>
      </w:rPrChange>
    </w:rPr>
  </w:style>
  <w:style w:type="paragraph" w:customStyle="1" w:styleId="Table01BNote">
    <w:name w:val="Table01BNote"/>
    <w:qFormat/>
    <w:pPr>
      <w:spacing w:before="40" w:after="40" w:line="240" w:lineRule="auto"/>
      <w:ind w:left="170" w:hanging="170"/>
      <w:pPrChange w:id="13" w:author="Comparison" w:date="2026-09-25T20:03:00Z">
        <w:pPr>
          <w:spacing w:before="40" w:after="40"/>
          <w:ind w:left="170" w:hanging="170"/>
        </w:pPr>
      </w:pPrChange>
    </w:pPr>
    <w:rPr>
      <w:rFonts w:ascii="Times New Roman" w:eastAsia="Times New Roman" w:hAnsi="Times New Roman" w:cs="Times New Roman"/>
      <w:b/>
      <w:sz w:val="18"/>
      <w:szCs w:val="20"/>
      <w:lang w:val="en-AU" w:eastAsia="en-AU"/>
      <w:rPrChange w:id="13" w:author="Comparison" w:date="2026-09-25T20:03:00Z">
        <w:rPr>
          <w:b/>
          <w:sz w:val="18"/>
          <w:lang w:val="en-AU" w:eastAsia="en-AU" w:bidi="ar-SA"/>
        </w:rPr>
      </w:rPrChange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165</Words>
  <Characters>942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Ecclseston Head</dc:creator>
  <cp:lastModifiedBy>Arthur Souza Rodrigues</cp:lastModifiedBy>
  <cp:revision>1</cp:revision>
  <cp:lastPrinted>2020-11-04T11:17:00Z</cp:lastPrinted>
  <dcterms:created xsi:type="dcterms:W3CDTF">2021-05-27T16:38:00Z</dcterms:created>
  <dcterms:modified xsi:type="dcterms:W3CDTF">2026-09-26T00:03:00Z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itation">
    <vt:lpwstr>Albany Hardwood Plantation Agreement Act 1993</vt:lpwstr>
  </property>
  <property fmtid="{D5CDD505-2E9C-101B-9397-08002B2CF9AE}" pid="3" name="IDAct">
    <vt:lpwstr>22</vt:lpwstr>
  </property>
  <property fmtid="{D5CDD505-2E9C-101B-9397-08002B2CF9AE}" pid="4" name="ChangedDate">
    <vt:lpwstr>20250404094605</vt:lpwstr>
  </property>
</Properties>
</file>