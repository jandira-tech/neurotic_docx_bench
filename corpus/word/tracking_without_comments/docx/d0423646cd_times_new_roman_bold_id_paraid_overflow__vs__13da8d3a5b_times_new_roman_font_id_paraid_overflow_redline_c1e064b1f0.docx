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287E2C" w14:textId="77777777" w:rsidR="00BA650B" w:rsidRDefault="00B258CD">
      <w:r>
        <w:rPr>
          <w:rFonts w:ascii="&quot;Times New Roman&quot;, Times, serif" w:hAnsi="&quot;Times New Roman&quot;, Times, serif"/>
          <w:rPrChange w:id="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New Roman </w:t>
      </w:r>
      <w:ins w:id="1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2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3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Demo</w:t>
      </w:r>
    </w:p>
    <w:p w14:paraId="657D0EB0" w14:textId="77777777" w:rsidR="00BA650B" w:rsidRDefault="00B258CD">
      <w:r>
        <w:rPr>
          <w:rFonts w:ascii="&quot;Times New Roman&quot;, Times, serif" w:hAnsi="&quot;Times New Roman&quot;, Times, serif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This document </w:t>
      </w:r>
      <w:ins w:id="5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demonstrates the</w:t>
        </w:r>
      </w:ins>
      <w:del w:id="6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shows</w:delText>
        </w:r>
      </w:del>
      <w:r>
        <w:rPr>
          <w:rFonts w:ascii="&quot;Times New Roman&quot;, Times, serif" w:hAnsi="&quot;Times New Roman&quot;, Times, serif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Times New Roman </w:t>
      </w:r>
      <w:ins w:id="8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font</w:t>
        </w:r>
      </w:ins>
      <w:del w:id="9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with bold italic styles</w:delText>
        </w:r>
      </w:del>
      <w:r>
        <w:rPr>
          <w:rFonts w:ascii="&quot;Times New Roman&quot;, Times, serif" w:hAnsi="&quot;Times New Roman&quot;, Times, serif"/>
          <w:rPrChange w:id="1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p w14:paraId="09A95254" w14:textId="77777777" w:rsidR="00BA650B" w:rsidRDefault="00B258CD">
      <w:r>
        <w:rPr>
          <w:rFonts w:ascii="&quot;Times New Roman&quot;, Times, serif" w:hAnsi="&quot;Times New Roman&quot;, Times, serif"/>
          <w:rPrChange w:id="11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Times </w:t>
      </w:r>
      <w:ins w:id="12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New Roman</w:t>
        </w:r>
      </w:ins>
      <w:del w:id="13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bold italic</w:delText>
        </w:r>
      </w:del>
      <w:r>
        <w:rPr>
          <w:rFonts w:ascii="&quot;Times New Roman&quot;, Times, serif" w:hAnsi="&quot;Times New Roman&quot;, Times, serif"/>
          <w:rPrChange w:id="1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is </w:t>
      </w:r>
      <w:ins w:id="15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a classic serif font</w:t>
        </w:r>
      </w:ins>
      <w:del w:id="16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traditional</w:delText>
        </w:r>
      </w:del>
      <w:r>
        <w:rPr>
          <w:rFonts w:ascii="&quot;Times New Roman&quot;, Times, serif" w:hAnsi="&quot;Times New Roman&quot;, Times, serif"/>
          <w:rPrChange w:id="1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 xml:space="preserve"> for formal </w:t>
      </w:r>
      <w:ins w:id="18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</w:rPr>
          <w:t>documents</w:t>
        </w:r>
      </w:ins>
      <w:del w:id="19" w:author="Comparison" w:date="2026-07-05T01:10:00Z" w16du:dateUtc="2026-07-05T05:10:00Z">
        <w:r>
          <w:rPr>
            <w:rFonts w:ascii="&quot;Times New Roman&quot;, Times, serif" w:hAnsi="&quot;Times New Roman&quot;, Times, serif" w:cs="&quot;Times New Roman&quot;, Times, serif"/>
            <w:b/>
            <w:bCs/>
            <w:i/>
            <w:iCs/>
          </w:rPr>
          <w:delText>academic papers</w:delText>
        </w:r>
      </w:del>
      <w:r>
        <w:rPr>
          <w:rFonts w:ascii="&quot;Times New Roman&quot;, Times, serif" w:hAnsi="&quot;Times New Roman&quot;, Times, serif"/>
          <w:rPrChange w:id="20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  <w:b/>
              <w:bCs/>
              <w:i/>
              <w:iCs/>
            </w:rPr>
          </w:rPrChange>
        </w:rPr>
        <w:t>.</w:t>
      </w:r>
    </w:p>
    <w:sectPr w:rsidR="00BA650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650B"/>
    <w:rsid w:val="002B24EC"/>
    <w:rsid w:val="005050DF"/>
    <w:rsid w:val="009077C4"/>
    <w:rsid w:val="00B258CD"/>
    <w:rsid w:val="00B37A4C"/>
    <w:rsid w:val="00BA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641BB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2026-05-14T17:16:00Z</dcterms:created>
  <dcterms:modified xsi:type="dcterms:W3CDTF">2026-07-05T05:10:00Z</dcterms:modified>
</cp:coreProperties>
</file>