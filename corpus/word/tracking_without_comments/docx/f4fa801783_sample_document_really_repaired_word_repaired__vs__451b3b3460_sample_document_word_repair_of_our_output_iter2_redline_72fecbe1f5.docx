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F3720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F3720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A7DA2" w14:paraId="1A89EAD2" w14:textId="77777777">
        <w:trPr>
          <w:trPrChange w:id="15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5CA5AB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06418248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5A850AF" w:rsidR="009474C0" w:rsidRDefault="00F3720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752BFC26" w:rsidR="009474C0" w:rsidRDefault="00F3720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8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19">
          <w:tblGrid>
            <w:gridCol w:w="5"/>
            <w:gridCol w:w="9355"/>
            <w:gridCol w:w="5"/>
          </w:tblGrid>
        </w:tblGridChange>
      </w:tblGrid>
      <w:tr w:rsidR="005A7DA2" w14:paraId="45EA9227" w14:textId="77777777">
        <w:trPr>
          <w:trPrChange w:id="20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1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F3720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F3720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F3720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F37201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F3720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F3720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F3720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4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5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A7DA2" w14:paraId="37713374" w14:textId="77777777">
        <w:trPr>
          <w:trPrChange w:id="2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FF7B48C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528718BA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rPr>
          <w:trPrChange w:id="3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58F8432" w14:textId="29548C00" w:rsidR="009474C0" w:rsidRDefault="00F3720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rPr>
          <w:trPrChange w:id="3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6DFCF9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DABD1C6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rPr>
          <w:trPrChange w:id="4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FDC278" w14:textId="32105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C42DB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415F5B" w14:textId="4BB7A7B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9474C0" w:rsidRDefault="00F3720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rPr>
          <w:trPrChange w:id="4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13C818E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9B01A9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rPr>
          <w:trPrChange w:id="5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C91B10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rPr>
          <w:trPrChange w:id="5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3FCAC50" w14:textId="7DC086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0E969A0" w14:textId="39B43C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898271" w14:textId="2C0BBC80" w:rsidR="009474C0" w:rsidRDefault="00F3720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rPr>
          <w:trPrChange w:id="6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27E8673" w14:textId="67735D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9474C0" w:rsidRDefault="00F3720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F37201">
      <w:r>
        <w:br w:type="page"/>
      </w:r>
    </w:p>
    <w:p w14:paraId="06CF0E61" w14:textId="7D8B6000" w:rsidR="009474C0" w:rsidRDefault="00F3720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6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67">
          <w:tblGrid>
            <w:gridCol w:w="5"/>
            <w:gridCol w:w="9355"/>
            <w:gridCol w:w="5"/>
          </w:tblGrid>
        </w:tblGridChange>
      </w:tblGrid>
      <w:tr w:rsidR="005A7DA2" w14:paraId="2AD2E499" w14:textId="77777777">
        <w:trPr>
          <w:trPrChange w:id="68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9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F37201" w:rsidP="00537FA1">
      <w:pPr>
        <w:spacing w:before="160"/>
        <w:pPrChange w:id="70" w:author="Arthur Souza Rodrigues" w:date="2026-07-05T01:31:00Z" w16du:dateUtc="2026-07-05T05:31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71" w:author="Arthur Souza Rodrigues" w:date="2026-07-05T01:31:00Z" w16du:dateUtc="2026-07-05T05:31:00Z"/>
        </w:rPr>
      </w:pPr>
      <w:ins w:id="72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1836B406" w14:textId="77777777" w:rsidR="00537FA1" w:rsidRDefault="00537FA1" w:rsidP="00537FA1">
      <w:pPr>
        <w:spacing w:before="60" w:after="60"/>
        <w:rPr>
          <w:ins w:id="73" w:author="Arthur Souza Rodrigues" w:date="2026-07-05T01:31:00Z" w16du:dateUtc="2026-07-05T05:31:00Z"/>
        </w:rPr>
      </w:pPr>
      <w:ins w:id="74" w:author="Arthur Souza Rodrigues" w:date="2026-07-05T01:31:00Z" w16du:dateUtc="2026-07-05T05:31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05A50C1F" w14:textId="77777777" w:rsidR="00537FA1" w:rsidRDefault="00537FA1" w:rsidP="00537FA1">
      <w:pPr>
        <w:spacing w:before="80"/>
        <w:rPr>
          <w:ins w:id="75" w:author="Arthur Souza Rodrigues" w:date="2026-07-05T01:31:00Z" w16du:dateUtc="2026-07-05T05:31:00Z"/>
        </w:rPr>
      </w:pPr>
    </w:p>
    <w:p w14:paraId="27CEAEBF" w14:textId="77777777" w:rsidR="00537FA1" w:rsidRDefault="00537FA1" w:rsidP="00537FA1">
      <w:pPr>
        <w:spacing w:before="180" w:after="40"/>
        <w:rPr>
          <w:ins w:id="76" w:author="Arthur Souza Rodrigues" w:date="2026-07-05T01:31:00Z" w16du:dateUtc="2026-07-05T05:31:00Z"/>
        </w:rPr>
      </w:pPr>
      <w:ins w:id="77" w:author="Arthur Souza Rodrigues" w:date="2026-07-05T01:31:00Z" w16du:dateUtc="2026-07-05T05:31:00Z">
        <w:r>
          <w:rPr>
            <w:b/>
            <w:bCs/>
            <w:color w:val="0F172A"/>
          </w:rPr>
          <w:t xml:space="preserve">Suggestion mode         </w:t>
        </w:r>
      </w:ins>
    </w:p>
    <w:p w14:paraId="3F1292AE" w14:textId="77777777" w:rsidR="00537FA1" w:rsidRDefault="00537FA1" w:rsidP="00537FA1">
      <w:pPr>
        <w:spacing w:before="60" w:after="60"/>
        <w:rPr>
          <w:ins w:id="78" w:author="Arthur Souza Rodrigues" w:date="2026-07-05T01:31:00Z" w16du:dateUtc="2026-07-05T05:31:00Z"/>
        </w:rPr>
      </w:pPr>
      <w:ins w:id="79" w:author="Arthur Souza Rodrigues" w:date="2026-07-05T01:31:00Z" w16du:dateUtc="2026-07-05T05:3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691E704" w14:textId="77777777" w:rsidR="00537FA1" w:rsidRDefault="00537FA1" w:rsidP="00537FA1">
      <w:pPr>
        <w:spacing w:before="60"/>
        <w:rPr>
          <w:ins w:id="80" w:author="Arthur Souza Rodrigues" w:date="2026-07-05T01:31:00Z" w16du:dateUtc="2026-07-05T05:31:00Z"/>
        </w:rPr>
      </w:pPr>
    </w:p>
    <w:p w14:paraId="66585B11" w14:textId="77777777" w:rsidR="00537FA1" w:rsidRDefault="00537FA1" w:rsidP="00537FA1">
      <w:pPr>
        <w:spacing w:before="60" w:after="60"/>
        <w:rPr>
          <w:ins w:id="81" w:author="Arthur Souza Rodrigues" w:date="2026-07-05T01:31:00Z" w16du:dateUtc="2026-07-05T05:31:00Z"/>
        </w:rPr>
      </w:pPr>
      <w:ins w:id="82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66AA9A7A" w14:textId="77777777" w:rsidR="00537FA1" w:rsidRDefault="00537FA1" w:rsidP="00537FA1">
      <w:pPr>
        <w:spacing w:before="80"/>
        <w:rPr>
          <w:ins w:id="83" w:author="Arthur Souza Rodrigues" w:date="2026-07-05T01:31:00Z" w16du:dateUtc="2026-07-05T05:31:00Z"/>
        </w:rPr>
      </w:pPr>
    </w:p>
    <w:p w14:paraId="39F52B76" w14:textId="77777777" w:rsidR="00537FA1" w:rsidRDefault="00537FA1" w:rsidP="00537FA1">
      <w:pPr>
        <w:spacing w:before="180" w:after="40"/>
        <w:rPr>
          <w:ins w:id="84" w:author="Arthur Souza Rodrigues" w:date="2026-07-05T01:31:00Z" w16du:dateUtc="2026-07-05T05:31:00Z"/>
        </w:rPr>
      </w:pPr>
      <w:ins w:id="85" w:author="Arthur Souza Rodrigues" w:date="2026-07-05T01:31:00Z" w16du:dateUtc="2026-07-05T05:31:00Z">
        <w:r>
          <w:rPr>
            <w:b/>
            <w:bCs/>
            <w:color w:val="0F172A"/>
          </w:rPr>
          <w:t xml:space="preserve">Comments         </w:t>
        </w:r>
      </w:ins>
    </w:p>
    <w:p w14:paraId="0D913259" w14:textId="77777777" w:rsidR="00537FA1" w:rsidRDefault="00537FA1" w:rsidP="00537FA1">
      <w:pPr>
        <w:spacing w:before="60" w:after="60"/>
        <w:rPr>
          <w:ins w:id="86" w:author="Arthur Souza Rodrigues" w:date="2026-07-05T01:31:00Z" w16du:dateUtc="2026-07-05T05:31:00Z"/>
        </w:rPr>
      </w:pPr>
      <w:ins w:id="87" w:author="Arthur Souza Rodrigues" w:date="2026-07-05T01:31:00Z" w16du:dateUtc="2026-07-05T05:31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16454A10" w14:textId="77777777" w:rsidR="00537FA1" w:rsidRDefault="00537FA1" w:rsidP="00537FA1">
      <w:pPr>
        <w:spacing w:before="60"/>
        <w:rPr>
          <w:ins w:id="89" w:author="Arthur Souza Rodrigues" w:date="2026-07-05T01:31:00Z" w16du:dateUtc="2026-07-05T05:31:00Z"/>
        </w:rPr>
      </w:pPr>
    </w:p>
    <w:p w14:paraId="7B371775" w14:textId="77777777" w:rsidR="00537FA1" w:rsidRDefault="00537FA1" w:rsidP="00537FA1">
      <w:pPr>
        <w:spacing w:before="60" w:after="60"/>
        <w:rPr>
          <w:ins w:id="90" w:author="Arthur Souza Rodrigues" w:date="2026-07-05T01:31:00Z" w16du:dateUtc="2026-07-05T05:31:00Z"/>
        </w:rPr>
      </w:pPr>
      <w:ins w:id="91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0B8BE6EF" w14:textId="77777777" w:rsidR="00537FA1" w:rsidRDefault="00537FA1" w:rsidP="00537FA1">
      <w:pPr>
        <w:spacing w:before="80"/>
        <w:rPr>
          <w:ins w:id="92" w:author="Arthur Souza Rodrigues" w:date="2026-07-05T01:31:00Z" w16du:dateUtc="2026-07-05T05:31:00Z"/>
        </w:rPr>
      </w:pPr>
    </w:p>
    <w:p w14:paraId="112702DE" w14:textId="77777777" w:rsidR="00537FA1" w:rsidRDefault="00537FA1" w:rsidP="00537FA1">
      <w:pPr>
        <w:spacing w:before="180" w:after="40"/>
        <w:rPr>
          <w:ins w:id="93" w:author="Arthur Souza Rodrigues" w:date="2026-07-05T01:31:00Z" w16du:dateUtc="2026-07-05T05:31:00Z"/>
        </w:rPr>
      </w:pPr>
      <w:ins w:id="94" w:author="Arthur Souza Rodrigues" w:date="2026-07-05T01:31:00Z" w16du:dateUtc="2026-07-05T05:31:00Z">
        <w:r>
          <w:rPr>
            <w:b/>
            <w:bCs/>
            <w:color w:val="0F172A"/>
          </w:rPr>
          <w:t xml:space="preserve">Agent-friendly         </w:t>
        </w:r>
      </w:ins>
    </w:p>
    <w:p w14:paraId="20A5C04A" w14:textId="77777777" w:rsidR="00537FA1" w:rsidRDefault="00537FA1" w:rsidP="00537FA1">
      <w:pPr>
        <w:spacing w:before="60" w:after="60"/>
        <w:rPr>
          <w:ins w:id="95" w:author="Arthur Souza Rodrigues" w:date="2026-07-05T01:31:00Z" w16du:dateUtc="2026-07-05T05:31:00Z"/>
        </w:rPr>
      </w:pPr>
      <w:ins w:id="96" w:author="Arthur Souza Rodrigues" w:date="2026-07-05T01:31:00Z" w16du:dateUtc="2026-07-05T05:31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1CE8EDB" w14:textId="77777777" w:rsidR="00537FA1" w:rsidRDefault="00537FA1" w:rsidP="00537FA1">
      <w:pPr>
        <w:spacing w:before="160"/>
        <w:rPr>
          <w:ins w:id="97" w:author="Arthur Souza Rodrigues" w:date="2026-07-05T01:31:00Z" w16du:dateUtc="2026-07-05T05:31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98" w:author="Arthur Souza Rodrigues" w:date="2026-07-05T01:31:00Z" w16du:dateUtc="2026-07-05T05:31:00Z"/>
        </w:rPr>
      </w:pPr>
      <w:ins w:id="99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C49EC8D" w14:textId="77777777" w:rsidR="00537FA1" w:rsidRDefault="00537FA1" w:rsidP="00537FA1">
      <w:pPr>
        <w:spacing w:before="60" w:after="60"/>
        <w:rPr>
          <w:ins w:id="100" w:author="Arthur Souza Rodrigues" w:date="2026-07-05T01:31:00Z" w16du:dateUtc="2026-07-05T05:31:00Z"/>
        </w:rPr>
      </w:pPr>
      <w:ins w:id="101" w:author="Arthur Souza Rodrigues" w:date="2026-07-05T01:31:00Z" w16du:dateUtc="2026-07-05T05:3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2B049B91" w14:textId="77777777" w:rsidR="00537FA1" w:rsidRDefault="00537FA1" w:rsidP="00537FA1">
      <w:pPr>
        <w:spacing w:before="60"/>
        <w:rPr>
          <w:ins w:id="102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103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ins w:id="104" w:author="Arthur Souza Rodrigues" w:date="2026-07-05T01:31:00Z" w16du:dateUtc="2026-07-05T05:31:00Z"/>
              </w:rPr>
            </w:pPr>
            <w:ins w:id="105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ins w:id="106" w:author="Arthur Souza Rodrigues" w:date="2026-07-05T01:31:00Z" w16du:dateUtc="2026-07-05T05:31:00Z"/>
              </w:rPr>
            </w:pPr>
            <w:ins w:id="107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ins w:id="108" w:author="Arthur Souza Rodrigues" w:date="2026-07-05T01:31:00Z" w16du:dateUtc="2026-07-05T05:31:00Z"/>
              </w:rPr>
            </w:pPr>
            <w:ins w:id="109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ins w:id="110" w:author="Arthur Souza Rodrigues" w:date="2026-07-05T01:31:00Z" w16du:dateUtc="2026-07-05T05:31:00Z"/>
              </w:rPr>
            </w:pPr>
            <w:ins w:id="111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37FA1" w14:paraId="6A39F725" w14:textId="77777777" w:rsidTr="00F14043">
        <w:trPr>
          <w:ins w:id="112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ins w:id="113" w:author="Arthur Souza Rodrigues" w:date="2026-07-05T01:31:00Z" w16du:dateUtc="2026-07-05T05:31:00Z"/>
              </w:rPr>
            </w:pPr>
            <w:ins w:id="114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ins w:id="115" w:author="Arthur Souza Rodrigues" w:date="2026-07-05T01:31:00Z" w16du:dateUtc="2026-07-05T05:31:00Z"/>
              </w:rPr>
            </w:pPr>
            <w:ins w:id="116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ins w:id="117" w:author="Arthur Souza Rodrigues" w:date="2026-07-05T01:31:00Z" w16du:dateUtc="2026-07-05T05:31:00Z"/>
              </w:rPr>
            </w:pPr>
            <w:ins w:id="118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ins w:id="119" w:author="Arthur Souza Rodrigues" w:date="2026-07-05T01:31:00Z" w16du:dateUtc="2026-07-05T05:31:00Z"/>
              </w:rPr>
            </w:pPr>
            <w:ins w:id="12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537FA1" w14:paraId="2E9E27D6" w14:textId="77777777" w:rsidTr="00F14043">
        <w:trPr>
          <w:ins w:id="121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ins w:id="122" w:author="Arthur Souza Rodrigues" w:date="2026-07-05T01:31:00Z" w16du:dateUtc="2026-07-05T05:31:00Z"/>
              </w:rPr>
            </w:pPr>
            <w:ins w:id="123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ins w:id="124" w:author="Arthur Souza Rodrigues" w:date="2026-07-05T01:31:00Z" w16du:dateUtc="2026-07-05T05:31:00Z"/>
              </w:rPr>
            </w:pPr>
            <w:ins w:id="125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ins w:id="126" w:author="Arthur Souza Rodrigues" w:date="2026-07-05T01:31:00Z" w16du:dateUtc="2026-07-05T05:31:00Z"/>
              </w:rPr>
            </w:pPr>
            <w:ins w:id="127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ins w:id="128" w:author="Arthur Souza Rodrigues" w:date="2026-07-05T01:31:00Z" w16du:dateUtc="2026-07-05T05:31:00Z"/>
              </w:rPr>
            </w:pPr>
            <w:ins w:id="129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537FA1" w14:paraId="283A8F36" w14:textId="77777777" w:rsidTr="00F14043">
        <w:trPr>
          <w:ins w:id="130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ins w:id="133" w:author="Arthur Souza Rodrigues" w:date="2026-07-05T01:31:00Z" w16du:dateUtc="2026-07-05T05:31:00Z"/>
              </w:rPr>
            </w:pPr>
            <w:ins w:id="134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ins w:id="135" w:author="Arthur Souza Rodrigues" w:date="2026-07-05T01:31:00Z" w16du:dateUtc="2026-07-05T05:31:00Z"/>
              </w:rPr>
            </w:pPr>
            <w:ins w:id="136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ins w:id="137" w:author="Arthur Souza Rodrigues" w:date="2026-07-05T01:31:00Z" w16du:dateUtc="2026-07-05T05:31:00Z"/>
              </w:rPr>
            </w:pPr>
            <w:ins w:id="138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537FA1" w14:paraId="5FA75A22" w14:textId="77777777" w:rsidTr="00F14043">
        <w:trPr>
          <w:ins w:id="139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ins w:id="140" w:author="Arthur Souza Rodrigues" w:date="2026-07-05T01:31:00Z" w16du:dateUtc="2026-07-05T05:31:00Z"/>
              </w:rPr>
            </w:pPr>
            <w:ins w:id="141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ins w:id="142" w:author="Arthur Souza Rodrigues" w:date="2026-07-05T01:31:00Z" w16du:dateUtc="2026-07-05T05:31:00Z"/>
              </w:rPr>
            </w:pPr>
            <w:ins w:id="143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ins w:id="144" w:author="Arthur Souza Rodrigues" w:date="2026-07-05T01:31:00Z" w16du:dateUtc="2026-07-05T05:31:00Z"/>
              </w:rPr>
            </w:pPr>
            <w:ins w:id="145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ins w:id="146" w:author="Arthur Souza Rodrigues" w:date="2026-07-05T01:31:00Z" w16du:dateUtc="2026-07-05T05:31:00Z"/>
              </w:rPr>
            </w:pPr>
            <w:ins w:id="147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537FA1" w14:paraId="513EB0FA" w14:textId="77777777" w:rsidTr="00F14043">
        <w:trPr>
          <w:ins w:id="148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ins w:id="149" w:author="Arthur Souza Rodrigues" w:date="2026-07-05T01:31:00Z" w16du:dateUtc="2026-07-05T05:31:00Z"/>
              </w:rPr>
            </w:pPr>
            <w:ins w:id="150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ins w:id="151" w:author="Arthur Souza Rodrigues" w:date="2026-07-05T01:31:00Z" w16du:dateUtc="2026-07-05T05:31:00Z"/>
              </w:rPr>
            </w:pPr>
            <w:ins w:id="152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ins w:id="153" w:author="Arthur Souza Rodrigues" w:date="2026-07-05T01:31:00Z" w16du:dateUtc="2026-07-05T05:31:00Z"/>
              </w:rPr>
            </w:pPr>
            <w:ins w:id="154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ins w:id="155" w:author="Arthur Souza Rodrigues" w:date="2026-07-05T01:31:00Z" w16du:dateUtc="2026-07-05T05:31:00Z"/>
              </w:rPr>
            </w:pPr>
            <w:ins w:id="156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537FA1" w14:paraId="0B08F37B" w14:textId="77777777" w:rsidTr="00F14043">
        <w:trPr>
          <w:ins w:id="157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ins w:id="158" w:author="Arthur Souza Rodrigues" w:date="2026-07-05T01:31:00Z" w16du:dateUtc="2026-07-05T05:31:00Z"/>
              </w:rPr>
            </w:pPr>
            <w:ins w:id="159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ins w:id="160" w:author="Arthur Souza Rodrigues" w:date="2026-07-05T01:31:00Z" w16du:dateUtc="2026-07-05T05:31:00Z"/>
              </w:rPr>
            </w:pPr>
            <w:ins w:id="161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ins w:id="162" w:author="Arthur Souza Rodrigues" w:date="2026-07-05T01:31:00Z" w16du:dateUtc="2026-07-05T05:31:00Z"/>
              </w:rPr>
            </w:pPr>
            <w:ins w:id="163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ins w:id="164" w:author="Arthur Souza Rodrigues" w:date="2026-07-05T01:31:00Z" w16du:dateUtc="2026-07-05T05:31:00Z"/>
              </w:rPr>
            </w:pPr>
            <w:ins w:id="165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537FA1" w14:paraId="60C04AA6" w14:textId="77777777" w:rsidTr="00F14043">
        <w:trPr>
          <w:ins w:id="166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ins w:id="167" w:author="Arthur Souza Rodrigues" w:date="2026-07-05T01:31:00Z" w16du:dateUtc="2026-07-05T05:31:00Z"/>
              </w:rPr>
            </w:pPr>
            <w:ins w:id="168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ins w:id="169" w:author="Arthur Souza Rodrigues" w:date="2026-07-05T01:31:00Z" w16du:dateUtc="2026-07-05T05:31:00Z"/>
              </w:rPr>
            </w:pPr>
            <w:ins w:id="170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ins w:id="171" w:author="Arthur Souza Rodrigues" w:date="2026-07-05T01:31:00Z" w16du:dateUtc="2026-07-05T05:31:00Z"/>
              </w:rPr>
            </w:pPr>
            <w:ins w:id="172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ins w:id="173" w:author="Arthur Souza Rodrigues" w:date="2026-07-05T01:31:00Z" w16du:dateUtc="2026-07-05T05:31:00Z"/>
              </w:rPr>
            </w:pPr>
            <w:ins w:id="174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4BFC9C5E" w14:textId="77777777" w:rsidR="00537FA1" w:rsidRDefault="00537FA1" w:rsidP="00537FA1">
      <w:pPr>
        <w:spacing w:before="80"/>
        <w:rPr>
          <w:ins w:id="175" w:author="Arthur Souza Rodrigues" w:date="2026-07-05T01:31:00Z" w16du:dateUtc="2026-07-05T05:31:00Z"/>
        </w:rPr>
      </w:pPr>
    </w:p>
    <w:p w14:paraId="3507A8BA" w14:textId="77777777" w:rsidR="00537FA1" w:rsidRDefault="00537FA1" w:rsidP="00537FA1">
      <w:pPr>
        <w:rPr>
          <w:ins w:id="176" w:author="Arthur Souza Rodrigues" w:date="2026-07-05T01:31:00Z" w16du:dateUtc="2026-07-05T05:31:00Z"/>
        </w:rPr>
      </w:pPr>
      <w:ins w:id="177" w:author="Arthur Souza Rodrigues" w:date="2026-07-05T01:31:00Z" w16du:dateUtc="2026-07-05T05:31:00Z">
        <w:r>
          <w:br w:type="page"/>
        </w:r>
      </w:ins>
    </w:p>
    <w:p w14:paraId="01E0B49A" w14:textId="77777777" w:rsidR="00537FA1" w:rsidRDefault="00537FA1" w:rsidP="00537FA1">
      <w:pPr>
        <w:spacing w:before="180" w:after="40"/>
        <w:rPr>
          <w:ins w:id="178" w:author="Arthur Souza Rodrigues" w:date="2026-07-05T01:31:00Z" w16du:dateUtc="2026-07-05T05:31:00Z"/>
        </w:rPr>
      </w:pPr>
      <w:ins w:id="179" w:author="Arthur Souza Rodrigues" w:date="2026-07-05T01:31:00Z" w16du:dateUtc="2026-07-05T05:3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180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ins w:id="181" w:author="Arthur Souza Rodrigues" w:date="2026-07-05T01:31:00Z" w16du:dateUtc="2026-07-05T05:31:00Z"/>
              </w:rPr>
            </w:pPr>
            <w:ins w:id="18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F653203" w14:textId="77777777" w:rsidR="00537FA1" w:rsidRDefault="00537FA1" w:rsidP="00F14043">
            <w:pPr>
              <w:rPr>
                <w:ins w:id="183" w:author="Arthur Souza Rodrigues" w:date="2026-07-05T01:31:00Z" w16du:dateUtc="2026-07-05T05:31:00Z"/>
              </w:rPr>
            </w:pPr>
          </w:p>
          <w:p w14:paraId="183C8EFC" w14:textId="77777777" w:rsidR="00537FA1" w:rsidRDefault="00537FA1" w:rsidP="00F14043">
            <w:pPr>
              <w:rPr>
                <w:ins w:id="184" w:author="Arthur Souza Rodrigues" w:date="2026-07-05T01:31:00Z" w16du:dateUtc="2026-07-05T05:31:00Z"/>
              </w:rPr>
            </w:pPr>
            <w:ins w:id="18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646109E" w14:textId="77777777" w:rsidR="00537FA1" w:rsidRDefault="00537FA1" w:rsidP="00F14043">
            <w:pPr>
              <w:rPr>
                <w:ins w:id="186" w:author="Arthur Souza Rodrigues" w:date="2026-07-05T01:31:00Z" w16du:dateUtc="2026-07-05T05:31:00Z"/>
              </w:rPr>
            </w:pPr>
            <w:ins w:id="18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28F86AA5" w14:textId="77777777" w:rsidR="00537FA1" w:rsidRDefault="00537FA1" w:rsidP="00F14043">
            <w:pPr>
              <w:rPr>
                <w:ins w:id="188" w:author="Arthur Souza Rodrigues" w:date="2026-07-05T01:31:00Z" w16du:dateUtc="2026-07-05T05:31:00Z"/>
              </w:rPr>
            </w:pPr>
            <w:ins w:id="189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D200F56" w14:textId="77777777" w:rsidR="00537FA1" w:rsidRDefault="00537FA1" w:rsidP="00F14043">
            <w:pPr>
              <w:rPr>
                <w:ins w:id="190" w:author="Arthur Souza Rodrigues" w:date="2026-07-05T01:31:00Z" w16du:dateUtc="2026-07-05T05:31:00Z"/>
              </w:rPr>
            </w:pPr>
            <w:ins w:id="191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31F93674" w14:textId="77777777" w:rsidR="00537FA1" w:rsidRDefault="00537FA1" w:rsidP="00F14043">
            <w:pPr>
              <w:rPr>
                <w:ins w:id="192" w:author="Arthur Souza Rodrigues" w:date="2026-07-05T01:31:00Z" w16du:dateUtc="2026-07-05T05:31:00Z"/>
              </w:rPr>
            </w:pPr>
            <w:ins w:id="193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7106F711" w14:textId="77777777" w:rsidR="00537FA1" w:rsidRDefault="00537FA1" w:rsidP="00537FA1">
      <w:pPr>
        <w:spacing w:before="160"/>
        <w:rPr>
          <w:ins w:id="194" w:author="Arthur Souza Rodrigues" w:date="2026-07-05T01:31:00Z" w16du:dateUtc="2026-07-05T05:31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195" w:author="Arthur Souza Rodrigues" w:date="2026-07-05T01:31:00Z" w16du:dateUtc="2026-07-05T05:31:00Z"/>
        </w:rPr>
      </w:pPr>
      <w:ins w:id="19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A568B4C" w14:textId="5084D000" w:rsidR="009474C0" w:rsidRDefault="00F37201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33752EF3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20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>
      <w:pPr>
        <w:rPr>
          <w:ins w:id="201" w:author="Arthur Souza Rodrigues" w:date="2026-07-05T01:31:00Z" w16du:dateUtc="2026-07-05T05:31:00Z"/>
        </w:rPr>
      </w:pPr>
    </w:p>
    <w:p w14:paraId="4F6DDCB4" w14:textId="689A8600" w:rsidR="00BD6514" w:rsidRDefault="00BD6514">
      <w:pPr>
        <w:spacing w:before="200"/>
        <w:rPr>
          <w:ins w:id="202" w:author="Arthur Souza Rodrigues" w:date="2026-07-05T01:31:00Z" w16du:dateUtc="2026-07-05T05:31:00Z"/>
        </w:rPr>
      </w:pPr>
    </w:p>
    <w:p w14:paraId="61E711E1" w14:textId="77777777" w:rsidR="00BD6514" w:rsidRDefault="00F37201">
      <w:pPr>
        <w:pBdr>
          <w:bottom w:val="single" w:sz="3" w:space="4" w:color="E2E8F0"/>
        </w:pBdr>
        <w:spacing w:before="300" w:after="80"/>
        <w:rPr>
          <w:ins w:id="203" w:author="Arthur Souza Rodrigues" w:date="2026-07-05T01:31:00Z" w16du:dateUtc="2026-07-05T05:31:00Z"/>
        </w:rPr>
      </w:pPr>
      <w:ins w:id="204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205" w:author="Arthur Souza Rodrigues" w:date="2026-07-05T01:31:00Z" w16du:dateUtc="2026-07-05T05:31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06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F37201">
            <w:pPr>
              <w:spacing w:after="8"/>
              <w:rPr>
                <w:ins w:id="207" w:author="Arthur Souza Rodrigues" w:date="2026-07-05T01:31:00Z" w16du:dateUtc="2026-07-05T05:31:00Z"/>
              </w:rPr>
            </w:pPr>
            <w:ins w:id="208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78A5CCA9" w14:textId="77777777" w:rsidR="00BD6514" w:rsidRDefault="00F37201">
            <w:pPr>
              <w:spacing w:after="320"/>
              <w:rPr>
                <w:ins w:id="209" w:author="Arthur Souza Rodrigues" w:date="2026-07-05T01:31:00Z" w16du:dateUtc="2026-07-05T05:31:00Z"/>
              </w:rPr>
            </w:pPr>
            <w:ins w:id="21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0BA96D21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11" w:author="Arthur Souza Rodrigues" w:date="2026-07-05T01:31:00Z" w16du:dateUtc="2026-07-05T05:31:00Z"/>
              </w:rPr>
            </w:pPr>
          </w:p>
          <w:p w14:paraId="3006A16A" w14:textId="77777777" w:rsidR="00BD6514" w:rsidRDefault="00F37201">
            <w:pPr>
              <w:rPr>
                <w:ins w:id="212" w:author="Arthur Souza Rodrigues" w:date="2026-07-05T01:31:00Z" w16du:dateUtc="2026-07-05T05:31:00Z"/>
              </w:rPr>
            </w:pPr>
            <w:ins w:id="213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F37201">
            <w:pPr>
              <w:spacing w:after="8"/>
              <w:rPr>
                <w:ins w:id="214" w:author="Arthur Souza Rodrigues" w:date="2026-07-05T01:31:00Z" w16du:dateUtc="2026-07-05T05:31:00Z"/>
              </w:rPr>
            </w:pPr>
            <w:ins w:id="215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F37201">
            <w:pPr>
              <w:spacing w:after="320"/>
              <w:rPr>
                <w:ins w:id="216" w:author="Arthur Souza Rodrigues" w:date="2026-07-05T01:31:00Z" w16du:dateUtc="2026-07-05T05:31:00Z"/>
              </w:rPr>
            </w:pPr>
            <w:ins w:id="217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7DCC3685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05T01:31:00Z" w16du:dateUtc="2026-07-05T05:31:00Z"/>
              </w:rPr>
            </w:pPr>
          </w:p>
          <w:p w14:paraId="1E547A9D" w14:textId="77777777" w:rsidR="00BD6514" w:rsidRDefault="00F37201">
            <w:pPr>
              <w:rPr>
                <w:ins w:id="219" w:author="Arthur Souza Rodrigues" w:date="2026-07-05T01:31:00Z" w16du:dateUtc="2026-07-05T05:31:00Z"/>
              </w:rPr>
            </w:pPr>
            <w:ins w:id="22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0552AD25" w14:textId="77777777" w:rsidR="006B4313" w:rsidRDefault="006B4313"/>
    <w:sectPr w:rsidR="006B4313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04866" w14:textId="77777777" w:rsidR="00F37201" w:rsidRDefault="00F37201">
      <w:r>
        <w:separator/>
      </w:r>
    </w:p>
  </w:endnote>
  <w:endnote w:type="continuationSeparator" w:id="0">
    <w:p w14:paraId="3FDCAEE1" w14:textId="77777777" w:rsidR="00F37201" w:rsidRDefault="00F3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F3720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93B0E" w14:textId="77777777" w:rsidR="00F37201" w:rsidRDefault="00F37201">
      <w:r>
        <w:separator/>
      </w:r>
    </w:p>
  </w:footnote>
  <w:footnote w:type="continuationSeparator" w:id="0">
    <w:p w14:paraId="10A9C171" w14:textId="77777777" w:rsidR="00F37201" w:rsidRDefault="00F3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F3720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2"/>
    <w:lvlOverride w:ilvl="0">
      <w:startOverride w:val="1"/>
    </w:lvlOverride>
  </w:num>
  <w:num w:numId="3" w16cid:durableId="669524346">
    <w:abstractNumId w:val="3"/>
    <w:lvlOverride w:ilvl="0">
      <w:startOverride w:val="1"/>
    </w:lvlOverride>
  </w:num>
  <w:num w:numId="4" w16cid:durableId="914239016">
    <w:abstractNumId w:val="4"/>
    <w:lvlOverride w:ilvl="0">
      <w:startOverride w:val="1"/>
    </w:lvlOverride>
  </w:num>
  <w:num w:numId="5" w16cid:durableId="147325394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4320DA"/>
    <w:rsid w:val="005115D6"/>
    <w:rsid w:val="00536214"/>
    <w:rsid w:val="00537FA1"/>
    <w:rsid w:val="005A7DA2"/>
    <w:rsid w:val="005D6077"/>
    <w:rsid w:val="006B4313"/>
    <w:rsid w:val="00826C87"/>
    <w:rsid w:val="009474C0"/>
    <w:rsid w:val="00A337E2"/>
    <w:rsid w:val="00BD6514"/>
    <w:rsid w:val="00BF0F5F"/>
    <w:rsid w:val="00BF1C70"/>
    <w:rsid w:val="00D57766"/>
    <w:rsid w:val="00DD7B63"/>
    <w:rsid w:val="00F3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PrChange w:id="6" w:author="Arthur Souza Rodrigues" w:date="2026-07-05T01:31:00Z"/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pPr>
      <w:pPrChange w:id="7" w:author="Arthur Souza Rodrigues" w:date="2026-07-05T01:31:00Z"/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pPrChange w:id="8" w:author="Arthur Souza Rodrigues" w:date="2026-07-05T01:31:00Z"/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pPrChange w:id="11" w:author="Arthur Souza Rodrigues" w:date="2026-07-05T01:31:00Z"/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12" w:author="Arthur Souza Rodrigues" w:date="2026-07-05T01:31:00Z">
        <w:rPr>
          <w:sz w:val="16"/>
          <w:szCs w:val="16"/>
        </w:rPr>
      </w:rPrChange>
    </w:rPr>
  </w:style>
  <w:style w:type="paragraph" w:styleId="Revision">
    <w:name w:val="Revision"/>
    <w:hidden/>
    <w:uiPriority w:val="99"/>
    <w:semiHidden/>
    <w:rsid w:val="00D5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2026-07-05T05:31:00Z</dcterms:modified>
</cp:coreProperties>
</file>