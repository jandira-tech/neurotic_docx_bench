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947C81" w14:textId="77777777" w:rsidR="00BE6156" w:rsidRDefault="0075449C">
      <w:r>
        <w:rPr>
          <w:rFonts w:ascii="Arial" w:hAnsi="Arial"/>
          <w:b/>
          <w:i/>
          <w:sz w:val="24"/>
          <w:rPrChange w:id="0" w:author="Comparison" w:date="2026-09-26T14:41:00Z" w16du:dateUtc="2026-09-26T18:41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1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 Right Italic</w:t>
        </w:r>
      </w:ins>
      <w:del w:id="2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>3 Style</w:delText>
        </w:r>
      </w:del>
      <w:r>
        <w:rPr>
          <w:rFonts w:ascii="Arial" w:hAnsi="Arial"/>
          <w:b/>
          <w:i/>
          <w:sz w:val="24"/>
          <w:rPrChange w:id="3" w:author="Comparison" w:date="2026-09-26T14:41:00Z" w16du:dateUtc="2026-09-26T18:41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Demo</w:t>
      </w:r>
    </w:p>
    <w:p w14:paraId="327942A5" w14:textId="77777777" w:rsidR="00BE6156" w:rsidRDefault="0075449C">
      <w:pPr>
        <w:spacing w:before="280" w:after="80" w:line="240" w:lineRule="auto"/>
        <w:pPrChange w:id="4" w:author="Comparison" w:date="2026-09-26T14:41:00Z" w16du:dateUtc="2026-09-26T18:41:00Z">
          <w:pPr>
            <w:spacing w:before="320" w:after="80" w:line="240" w:lineRule="auto"/>
          </w:pPr>
        </w:pPrChange>
      </w:pPr>
      <w:del w:id="5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 xml:space="preserve">Demonstrating </w:delText>
        </w:r>
      </w:del>
      <w:r>
        <w:rPr>
          <w:rFonts w:ascii="Arial" w:hAnsi="Arial"/>
          <w:b/>
          <w:i/>
          <w:sz w:val="24"/>
          <w:rPrChange w:id="6" w:author="Comparison" w:date="2026-09-26T14:41:00Z" w16du:dateUtc="2026-09-26T18:41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Heading </w:t>
      </w:r>
      <w:ins w:id="7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4</w:t>
        </w:r>
      </w:ins>
      <w:del w:id="8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>3 paragraph</w:delText>
        </w:r>
      </w:del>
      <w:r>
        <w:rPr>
          <w:rFonts w:ascii="Arial" w:hAnsi="Arial"/>
          <w:b/>
          <w:i/>
          <w:sz w:val="24"/>
          <w:rPrChange w:id="9" w:author="Comparison" w:date="2026-09-26T14:41:00Z" w16du:dateUtc="2026-09-26T18:41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 xml:space="preserve"> style</w:t>
      </w:r>
      <w:ins w:id="10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 xml:space="preserve"> with right alignment and italic formatting</w:t>
        </w:r>
      </w:ins>
      <w:r>
        <w:rPr>
          <w:rFonts w:ascii="Arial" w:hAnsi="Arial"/>
          <w:b/>
          <w:i/>
          <w:sz w:val="24"/>
          <w:rPrChange w:id="11" w:author="Comparison" w:date="2026-09-26T14:41:00Z" w16du:dateUtc="2026-09-26T18:41:00Z">
            <w:rPr>
              <w:rFonts w:ascii="Arial" w:hAnsi="Arial" w:cs="Arial"/>
              <w:b/>
              <w:bCs/>
              <w:sz w:val="28"/>
              <w:szCs w:val="28"/>
            </w:rPr>
          </w:rPrChange>
        </w:rPr>
        <w:t>.</w:t>
      </w:r>
    </w:p>
    <w:p w14:paraId="70FE8F5A" w14:textId="77777777" w:rsidR="00BE6156" w:rsidRDefault="0075449C">
      <w:pPr>
        <w:spacing w:before="280" w:after="80" w:line="240" w:lineRule="auto"/>
        <w:pPrChange w:id="12" w:author="Comparison" w:date="2026-09-26T14:41:00Z" w16du:dateUtc="2026-09-26T18:41:00Z">
          <w:pPr>
            <w:spacing w:before="320" w:after="80" w:line="240" w:lineRule="auto"/>
          </w:pPr>
        </w:pPrChange>
      </w:pPr>
      <w:ins w:id="13" w:author="Comparison" w:date="2026-09-26T14:41:00Z" w16du:dateUtc="2026-09-26T18:41:00Z">
        <w:r>
          <w:rPr>
            <w:rFonts w:ascii="Arial" w:hAnsi="Arial" w:cs="Arial"/>
            <w:b/>
            <w:bCs/>
            <w:i/>
            <w:iCs/>
            <w:sz w:val="24"/>
            <w:szCs w:val="24"/>
          </w:rPr>
          <w:t>This creates unique stylized subheadings for document sections.</w:t>
        </w:r>
      </w:ins>
      <w:del w:id="14" w:author="Comparison" w:date="2026-09-26T14:41:00Z" w16du:dateUtc="2026-09-26T18:41:00Z">
        <w:r>
          <w:rPr>
            <w:rFonts w:ascii="Arial" w:hAnsi="Arial" w:cs="Arial"/>
            <w:b/>
            <w:bCs/>
            <w:sz w:val="28"/>
            <w:szCs w:val="28"/>
          </w:rPr>
          <w:delText>Section Sub-header</w:delText>
        </w:r>
      </w:del>
    </w:p>
    <w:sectPr w:rsidR="00BE615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6156"/>
    <w:rsid w:val="001C2FE5"/>
    <w:rsid w:val="0031664F"/>
    <w:rsid w:val="005017B3"/>
    <w:rsid w:val="0075449C"/>
    <w:rsid w:val="00BE6156"/>
    <w:rsid w:val="00F95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FCCD24-8742-784D-86A0-4C6983CAE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2026-09-26T18:41:00Z</dcterms:modified>
</cp:coreProperties>
</file>