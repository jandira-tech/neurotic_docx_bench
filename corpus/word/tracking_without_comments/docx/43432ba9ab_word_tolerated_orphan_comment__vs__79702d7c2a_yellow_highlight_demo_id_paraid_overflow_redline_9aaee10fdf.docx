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1B7E4" w14:textId="77777777" w:rsidR="00034BE6" w:rsidRDefault="00500B8B">
      <w:pPr>
        <w:rPr>
          <w:ins w:id="0" w:author="Comparison" w:date="2026-07-05T01:11:00Z" w16du:dateUtc="2026-07-05T05:11:00Z"/>
        </w:rPr>
      </w:pPr>
      <w:ins w:id="1" w:author="Comparison" w:date="2026-07-05T01:11:00Z" w16du:dateUtc="2026-07-05T05:11:00Z">
        <w:r>
          <w:rPr>
            <w:highlight w:val="yellow"/>
          </w:rPr>
          <w:t>Yellow Highlight Demo</w:t>
        </w:r>
      </w:ins>
    </w:p>
    <w:p w14:paraId="1878A535" w14:textId="77777777" w:rsidR="00034BE6" w:rsidRDefault="00500B8B">
      <w:pPr>
        <w:rPr>
          <w:ins w:id="2" w:author="Comparison" w:date="2026-07-05T01:11:00Z" w16du:dateUtc="2026-07-05T05:11:00Z"/>
        </w:rPr>
      </w:pPr>
      <w:ins w:id="3" w:author="Comparison" w:date="2026-07-05T01:11:00Z" w16du:dateUtc="2026-07-05T05:11:00Z">
        <w:r>
          <w:rPr>
            <w:highlight w:val="yellow"/>
          </w:rPr>
          <w:t>This document demonstrates yellow text highlighting.</w:t>
        </w:r>
      </w:ins>
    </w:p>
    <w:p w14:paraId="1148646A" w14:textId="77777777" w:rsidR="005C3700" w:rsidRDefault="00500B8B">
      <w:pPr>
        <w:rPr>
          <w:del w:id="4" w:author="Comparison" w:date="2026-07-05T01:11:00Z" w16du:dateUtc="2026-07-05T05:11:00Z"/>
        </w:rPr>
      </w:pPr>
      <w:ins w:id="5" w:author="Comparison" w:date="2026-07-05T01:11:00Z" w16du:dateUtc="2026-07-05T05:11:00Z">
        <w:r>
          <w:rPr>
            <w:highlight w:val="yellow"/>
          </w:rPr>
          <w:t>Highlighted text stands out for easy reference and review.</w:t>
        </w:r>
      </w:ins>
    </w:p>
    <w:p w14:paraId="21410137" w14:textId="77777777" w:rsidR="005C3700" w:rsidRDefault="00500B8B">
      <w:del w:id="7" w:author="Comparison" w:date="2026-07-05T01:11:00Z" w16du:dateUtc="2026-07-05T05:11:00Z">
        <w:r>
          <w:delText xml:space="preserve">Ouch         </w:delText>
        </w:r>
        <w:r>
          <w:delText xml:space="preserve">.         </w:delText>
        </w:r>
      </w:del>
    </w:p>
    <w:sectPr w:rsidR="005C3700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D85220" w15:done="0"/>
  <w15:commentEx w15:paraId="66D389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D85220" w16cid:durableId="46836EB4"/>
  <w16cid:commentId w16cid:paraId="66D389D6" w16cid:durableId="70B69E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00"/>
    <w:rsid w:val="00034BE6"/>
    <w:rsid w:val="00500B8B"/>
    <w:rsid w:val="005C3700"/>
    <w:rsid w:val="00B25781"/>
    <w:rsid w:val="00B37A4C"/>
    <w:rsid w:val="00F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351B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