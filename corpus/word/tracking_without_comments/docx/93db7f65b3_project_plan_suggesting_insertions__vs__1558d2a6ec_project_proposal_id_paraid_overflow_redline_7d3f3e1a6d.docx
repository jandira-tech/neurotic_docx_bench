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D0F18" w14:textId="77777777" w:rsidR="0080122E" w:rsidRDefault="00E05615">
      <w:r>
        <w:t xml:space="preserve">Project </w:t>
      </w:r>
      <w:ins w:id="0" w:author="Comparison" w:date="2026-09-26T14:42:00Z" w16du:dateUtc="2026-09-26T18:42:00Z">
        <w:r>
          <w:t>Proposal</w:t>
        </w:r>
      </w:ins>
      <w:del w:id="1" w:author="Comparison" w:date="2026-09-26T14:42:00Z" w16du:dateUtc="2026-09-26T18:42:00Z">
        <w:r>
          <w:delText>Plan</w:delText>
        </w:r>
      </w:del>
    </w:p>
    <w:p w14:paraId="6805B8C8" w14:textId="77777777" w:rsidR="004F2881" w:rsidRDefault="00E05615">
      <w:pPr>
        <w:rPr>
          <w:ins w:id="2" w:author="Comparison" w:date="2026-09-26T14:42:00Z" w16du:dateUtc="2026-09-26T18:42:00Z"/>
        </w:rPr>
      </w:pPr>
      <w:ins w:id="3" w:author="Comparison" w:date="2026-09-26T14:42:00Z" w16du:dateUtc="2026-09-26T18:42:00Z">
        <w:r>
          <w:t>This project will be completed by the end of the quarter.</w:t>
        </w:r>
      </w:ins>
    </w:p>
    <w:p w14:paraId="3E8ECCD0" w14:textId="77777777" w:rsidR="004F2881" w:rsidRDefault="00E05615">
      <w:pPr>
        <w:rPr>
          <w:ins w:id="4" w:author="Comparison" w:date="2026-09-26T14:42:00Z" w16du:dateUtc="2026-09-26T18:42:00Z"/>
        </w:rPr>
      </w:pPr>
      <w:ins w:id="5" w:author="Comparison" w:date="2026-09-26T14:42:00Z" w16du:dateUtc="2026-09-26T18:42:00Z">
        <w:r>
          <w:t>The team consists of five members.</w:t>
        </w:r>
      </w:ins>
    </w:p>
    <w:p w14:paraId="72E8CAF5" w14:textId="77777777" w:rsidR="0080122E" w:rsidRDefault="00E05615">
      <w:pPr>
        <w:rPr>
          <w:del w:id="6" w:author="Comparison" w:date="2026-09-26T14:42:00Z" w16du:dateUtc="2026-09-26T18:42:00Z"/>
        </w:rPr>
      </w:pPr>
      <w:ins w:id="7" w:author="Comparison" w:date="2026-09-26T14:42:00Z" w16du:dateUtc="2026-09-26T18:42:00Z">
        <w:r>
          <w:t>Budget is estimated at ten thousand dollars.</w:t>
        </w:r>
      </w:ins>
      <w:del w:id="8" w:author="Comparison" w:date="2026-09-26T14:42:00Z" w16du:dateUtc="2026-09-26T18:42:00Z">
        <w:r>
          <w:delText>Date: February 1, 2026</w:delText>
        </w:r>
      </w:del>
    </w:p>
    <w:p w14:paraId="67BEFE88" w14:textId="77777777" w:rsidR="0080122E" w:rsidRDefault="00E05615">
      <w:pPr>
        <w:rPr>
          <w:del w:id="9" w:author="Comparison" w:date="2026-09-26T14:42:00Z" w16du:dateUtc="2026-09-26T18:42:00Z"/>
        </w:rPr>
      </w:pPr>
      <w:del w:id="10" w:author="Comparison" w:date="2026-09-26T14:42:00Z" w16du:dateUtc="2026-09-26T18:42:00Z">
        <w:r>
          <w:delText>Phase 1: Researc</w:delText>
        </w:r>
        <w:r>
          <w:delText xml:space="preserve"> and Analysis</w:delText>
        </w:r>
        <w:r>
          <w:delText>h</w:delText>
        </w:r>
      </w:del>
    </w:p>
    <w:p w14:paraId="2537916F" w14:textId="77777777" w:rsidR="0080122E" w:rsidRDefault="00E05615">
      <w:pPr>
        <w:rPr>
          <w:del w:id="11" w:author="Comparison" w:date="2026-09-26T14:42:00Z" w16du:dateUtc="2026-09-26T18:42:00Z"/>
        </w:rPr>
      </w:pPr>
      <w:del w:id="12" w:author="Comparison" w:date="2026-09-26T14:42:00Z" w16du:dateUtc="2026-09-26T18:42:00Z">
        <w:r>
          <w:delText>Phase 2: Development</w:delText>
        </w:r>
      </w:del>
    </w:p>
    <w:p w14:paraId="5FD3039F" w14:textId="77777777" w:rsidR="0080122E" w:rsidRDefault="00E05615">
      <w:pPr>
        <w:rPr>
          <w:del w:id="13" w:author="Comparison" w:date="2026-09-26T14:42:00Z" w16du:dateUtc="2026-09-26T18:42:00Z"/>
        </w:rPr>
      </w:pPr>
      <w:del w:id="14" w:author="Comparison" w:date="2026-09-26T14:42:00Z" w16du:dateUtc="2026-09-26T18:42:00Z">
        <w:r>
          <w:delText>Phase 3: Testing</w:delText>
        </w:r>
      </w:del>
    </w:p>
    <w:p w14:paraId="3D3EE2B9" w14:textId="77777777" w:rsidR="0080122E" w:rsidRDefault="00E05615">
      <w:pPr>
        <w:rPr>
          <w:del w:id="15" w:author="Comparison" w:date="2026-09-26T14:42:00Z" w16du:dateUtc="2026-09-26T18:42:00Z"/>
        </w:rPr>
      </w:pPr>
      <w:del w:id="16" w:author="Comparison" w:date="2026-09-26T14:42:00Z" w16du:dateUtc="2026-09-26T18:42:00Z">
        <w:r>
          <w:delText>Phase 4: Deployment</w:delText>
        </w:r>
      </w:del>
    </w:p>
    <w:p w14:paraId="308CA5A1" w14:textId="77777777" w:rsidR="0080122E" w:rsidRDefault="00E05615">
      <w:pPr>
        <w:pPrChange w:id="17" w:author="Comparison" w:date="2026-09-26T14:42:00Z" w16du:dateUtc="2026-09-26T18:42:00Z">
          <w:pPr>
            <w:jc w:val="center"/>
          </w:pPr>
        </w:pPrChange>
      </w:pPr>
      <w:del w:id="18" w:author="Comparison" w:date="2026-09-26T14:42:00Z" w16du:dateUtc="2026-09-26T18:42:00Z">
        <w:r>
          <w:delText>Deadline: March 31, 2026</w:delText>
        </w:r>
      </w:del>
    </w:p>
    <w:sectPr w:rsidR="0080122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22E"/>
    <w:rsid w:val="004F2881"/>
    <w:rsid w:val="005017B3"/>
    <w:rsid w:val="0080122E"/>
    <w:rsid w:val="00A22BE4"/>
    <w:rsid w:val="00C94FCA"/>
    <w:rsid w:val="00E0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1D76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2026-09-26T18:42:00Z</dcterms:modified>
</cp:coreProperties>
</file>