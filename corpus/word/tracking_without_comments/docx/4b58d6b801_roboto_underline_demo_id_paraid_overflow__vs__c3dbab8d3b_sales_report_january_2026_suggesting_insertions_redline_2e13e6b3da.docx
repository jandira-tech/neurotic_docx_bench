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22F58" w14:textId="77777777" w:rsidR="00762195" w:rsidRDefault="00D25161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Sales Report - January 2026</w:t>
        </w:r>
      </w:ins>
    </w:p>
    <w:p w14:paraId="3A8F2C18" w14:textId="77777777" w:rsidR="00762195" w:rsidRDefault="00D25161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Region: North America</w:t>
        </w:r>
      </w:ins>
    </w:p>
    <w:p w14:paraId="219B687E" w14:textId="77777777" w:rsidR="00762195" w:rsidRDefault="00D25161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Total Sales: $2,400,000</w:t>
        </w:r>
      </w:ins>
    </w:p>
    <w:p w14:paraId="62046018" w14:textId="77777777" w:rsidR="00762195" w:rsidRDefault="00D25161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Top Product: Software License</w:t>
        </w:r>
      </w:ins>
    </w:p>
    <w:p w14:paraId="5CE76D02" w14:textId="77777777" w:rsidR="00762195" w:rsidRDefault="00D25161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Growth Rate: 12%</w:t>
        </w:r>
        <w:r>
          <w:t xml:space="preserve"> YTD</w:t>
        </w:r>
      </w:ins>
    </w:p>
    <w:p w14:paraId="354DBBF8" w14:textId="77777777" w:rsidR="00762195" w:rsidRDefault="00D25161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Sales Team Size: 25 representatives</w:t>
        </w:r>
      </w:ins>
    </w:p>
    <w:p w14:paraId="3DA9ED86" w14:textId="77777777" w:rsidR="00B96D1A" w:rsidRDefault="00D25161">
      <w:pPr>
        <w:rPr>
          <w:del w:id="12" w:author="Comparison" w:date="2026-07-05T01:30:00Z" w16du:dateUtc="2026-07-05T05:30:00Z"/>
        </w:rPr>
      </w:pPr>
      <w:ins w:id="13" w:author="Comparison" w:date="2026-07-05T01:30:00Z" w16du:dateUtc="2026-07-05T05:30:00Z">
        <w:r>
          <w:t>Target for Q2: $3,000,000</w:t>
        </w:r>
      </w:ins>
      <w:del w:id="14" w:author="Comparison" w:date="2026-07-05T01:30:00Z" w16du:dateUtc="2026-07-05T05:30:00Z">
        <w:r>
          <w:rPr>
            <w:rFonts w:ascii="Roboto, sans-serif" w:hAnsi="Roboto, sans-serif" w:cs="Roboto, sans-serif"/>
            <w:u w:val="single"/>
          </w:rPr>
          <w:delText>Roboto Underline Demo</w:delText>
        </w:r>
      </w:del>
    </w:p>
    <w:p w14:paraId="3B09FDDB" w14:textId="77777777" w:rsidR="00B96D1A" w:rsidRDefault="00D25161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rPr>
            <w:rFonts w:ascii="Roboto, sans-serif" w:hAnsi="Roboto, sans-serif" w:cs="Roboto, sans-serif"/>
            <w:u w:val="single"/>
          </w:rPr>
          <w:delText>This document shows Roboto font with underline formatting.</w:delText>
        </w:r>
      </w:del>
    </w:p>
    <w:p w14:paraId="095C7BAD" w14:textId="77777777" w:rsidR="00B96D1A" w:rsidRDefault="00D25161">
      <w:del w:id="17" w:author="Comparison" w:date="2026-07-05T01:30:00Z" w16du:dateUtc="2026-07-05T05:30:00Z">
        <w:r>
          <w:rPr>
            <w:rFonts w:ascii="Roboto, sans-serif" w:hAnsi="Roboto, sans-serif" w:cs="Roboto, sans-serif"/>
            <w:u w:val="single"/>
          </w:rPr>
          <w:delText>Roboto underlined text creates a clean modern appearance.</w:delText>
        </w:r>
      </w:del>
    </w:p>
    <w:sectPr w:rsidR="00B96D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D1A"/>
    <w:rsid w:val="00200FDF"/>
    <w:rsid w:val="00762195"/>
    <w:rsid w:val="008F0C61"/>
    <w:rsid w:val="00B96D1A"/>
    <w:rsid w:val="00BF0F5F"/>
    <w:rsid w:val="00D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8E03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2026-07-05T05:31:00Z</dcterms:modified>
</cp:coreProperties>
</file>