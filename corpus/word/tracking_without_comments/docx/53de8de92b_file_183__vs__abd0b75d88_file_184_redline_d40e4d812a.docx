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F46E3" w14:textId="77777777" w:rsidR="00BC09DC" w:rsidRDefault="00BC09DC">
      <w:pPr>
        <w:rPr>
          <w:rFonts w:ascii="Arial" w:hAnsi="Arial"/>
          <w:b/>
          <w:color w:val="0070C0"/>
          <w:sz w:val="52"/>
          <w:rPrChange w:id="0" w:author="Arthur Souza Rodrigues" w:date="2026-09-26T14:56:00Z" w16du:dateUtc="2026-09-26T18:56:00Z">
            <w:rPr>
              <w:b/>
              <w:bCs/>
              <w:color w:val="0070C0"/>
            </w:rPr>
          </w:rPrChange>
        </w:rPr>
      </w:pPr>
      <w:r>
        <w:rPr>
          <w:rFonts w:ascii="Arial" w:hAnsi="Arial"/>
          <w:b/>
          <w:color w:val="0070C0"/>
          <w:sz w:val="52"/>
          <w:rPrChange w:id="1" w:author="Arthur Souza Rodrigues" w:date="2026-09-26T14:56:00Z" w16du:dateUtc="2026-09-26T18:56:00Z">
            <w:rPr>
              <w:b/>
              <w:bCs/>
              <w:color w:val="0070C0"/>
            </w:rPr>
          </w:rPrChange>
        </w:rPr>
        <w:t>file_</w:t>
      </w:r>
      <w:ins w:id="2" w:author="Arthur Souza Rodrigues" w:date="2026-09-26T14:56:00Z" w16du:dateUtc="2026-09-26T18:56:00Z">
        <w:r w:rsidR="009A5490">
          <w:rPr>
            <w:rFonts w:ascii="Arial" w:hAnsi="Arial" w:cs="Arial"/>
            <w:b/>
            <w:bCs/>
            <w:color w:val="0070C0"/>
            <w:sz w:val="52"/>
            <w:szCs w:val="52"/>
          </w:rPr>
          <w:t>184</w:t>
        </w:r>
      </w:ins>
      <w:del w:id="3" w:author="Arthur Souza Rodrigues" w:date="2026-09-26T14:56:00Z" w16du:dateUtc="2026-09-26T18:56:00Z">
        <w:r>
          <w:rPr>
            <w:b/>
            <w:bCs/>
            <w:color w:val="0070C0"/>
          </w:rPr>
          <w:delText>183</w:delText>
        </w:r>
      </w:del>
      <w:r>
        <w:rPr>
          <w:rFonts w:ascii="Arial" w:hAnsi="Arial"/>
          <w:b/>
          <w:color w:val="0070C0"/>
          <w:sz w:val="52"/>
          <w:rPrChange w:id="4" w:author="Arthur Souza Rodrigues" w:date="2026-09-26T14:56:00Z" w16du:dateUtc="2026-09-26T18:56:00Z">
            <w:rPr>
              <w:b/>
              <w:bCs/>
              <w:color w:val="0070C0"/>
            </w:rPr>
          </w:rPrChange>
        </w:rPr>
        <w:t>.docx</w:t>
      </w:r>
    </w:p>
    <w:p w14:paraId="42325F7B" w14:textId="1FBDA929" w:rsidR="00BF6908" w:rsidRDefault="006B3D0E">
      <w:r>
        <w:rPr>
          <w:rFonts w:ascii="Arial" w:hAnsi="Arial"/>
          <w:b/>
          <w:color w:val="0070C0"/>
          <w:sz w:val="52"/>
          <w:rPrChange w:id="5" w:author="Arthur Souza Rodrigues" w:date="2026-09-26T14:56:00Z" w16du:dateUtc="2026-09-26T18:56:00Z">
            <w:rPr>
              <w:b/>
              <w:bCs/>
              <w:color w:val="0070C0"/>
            </w:rPr>
          </w:rPrChange>
        </w:rPr>
        <w:t xml:space="preserve">Blue </w:t>
      </w:r>
      <w:del w:id="6" w:author="Arthur Souza Rodrigues" w:date="2026-09-26T14:56:00Z" w16du:dateUtc="2026-09-26T18:56:00Z">
        <w:r>
          <w:rPr>
            <w:b/>
            <w:bCs/>
            <w:color w:val="0070C0"/>
          </w:rPr>
          <w:delText xml:space="preserve">Bold </w:delText>
        </w:r>
      </w:del>
      <w:r>
        <w:rPr>
          <w:rFonts w:ascii="Arial" w:hAnsi="Arial"/>
          <w:b/>
          <w:color w:val="0070C0"/>
          <w:sz w:val="52"/>
          <w:rPrChange w:id="7" w:author="Arthur Souza Rodrigues" w:date="2026-09-26T14:56:00Z" w16du:dateUtc="2026-09-26T18:56:00Z">
            <w:rPr>
              <w:b/>
              <w:bCs/>
              <w:color w:val="0070C0"/>
            </w:rPr>
          </w:rPrChange>
        </w:rPr>
        <w:t xml:space="preserve">Centered </w:t>
      </w:r>
      <w:ins w:id="8" w:author="Arthur Souza Rodrigues" w:date="2026-09-26T14:56:00Z" w16du:dateUtc="2026-09-26T18:56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 xml:space="preserve">Title </w:t>
        </w:r>
      </w:ins>
      <w:r>
        <w:rPr>
          <w:rFonts w:ascii="Arial" w:hAnsi="Arial"/>
          <w:b/>
          <w:color w:val="0070C0"/>
          <w:sz w:val="52"/>
          <w:rPrChange w:id="9" w:author="Arthur Souza Rodrigues" w:date="2026-09-26T14:56:00Z" w16du:dateUtc="2026-09-26T18:56:00Z">
            <w:rPr>
              <w:b/>
              <w:bCs/>
              <w:color w:val="0070C0"/>
            </w:rPr>
          </w:rPrChange>
        </w:rPr>
        <w:t>Demo</w:t>
      </w:r>
    </w:p>
    <w:p w14:paraId="2185B74B" w14:textId="77777777" w:rsidR="00BF6908" w:rsidRDefault="006B3D0E">
      <w:pPr>
        <w:rPr>
          <w:del w:id="10" w:author="Arthur Souza Rodrigues" w:date="2026-09-26T14:56:00Z" w16du:dateUtc="2026-09-26T18:56:00Z"/>
        </w:rPr>
      </w:pPr>
      <w:r>
        <w:rPr>
          <w:rFonts w:ascii="Arial" w:hAnsi="Arial"/>
          <w:b/>
          <w:color w:val="0070C0"/>
          <w:sz w:val="52"/>
          <w:rPrChange w:id="11" w:author="Arthur Souza Rodrigues" w:date="2026-09-26T14:56:00Z" w16du:dateUtc="2026-09-26T18:56:00Z">
            <w:rPr>
              <w:b/>
              <w:bCs/>
              <w:color w:val="0070C0"/>
            </w:rPr>
          </w:rPrChange>
        </w:rPr>
        <w:t xml:space="preserve">This document shows </w:t>
      </w:r>
      <w:ins w:id="12" w:author="Arthur Souza Rodrigues" w:date="2026-09-26T14:56:00Z" w16du:dateUtc="2026-09-26T18:56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Title style</w:t>
        </w:r>
      </w:ins>
      <w:del w:id="13" w:author="Arthur Souza Rodrigues" w:date="2026-09-26T14:56:00Z" w16du:dateUtc="2026-09-26T18:56:00Z">
        <w:r>
          <w:rPr>
            <w:b/>
            <w:bCs/>
            <w:color w:val="0070C0"/>
          </w:rPr>
          <w:delText>blue bold text with center alignment.</w:delText>
        </w:r>
      </w:del>
    </w:p>
    <w:p w14:paraId="3EC58507" w14:textId="77777777" w:rsidR="00A010BF" w:rsidRDefault="006B3D0E">
      <w:pPr>
        <w:spacing w:line="240" w:lineRule="auto"/>
        <w:rPr>
          <w:ins w:id="14" w:author="Arthur Souza Rodrigues" w:date="2026-09-26T14:56:00Z" w16du:dateUtc="2026-09-26T18:56:00Z"/>
        </w:rPr>
      </w:pPr>
      <w:del w:id="15" w:author="Arthur Souza Rodrigues" w:date="2026-09-26T14:56:00Z" w16du:dateUtc="2026-09-26T18:56:00Z">
        <w:r>
          <w:rPr>
            <w:b/>
            <w:bCs/>
            <w:color w:val="0070C0"/>
          </w:rPr>
          <w:delText>Blue bold</w:delText>
        </w:r>
      </w:del>
      <w:r>
        <w:rPr>
          <w:rFonts w:ascii="Arial" w:hAnsi="Arial"/>
          <w:b/>
          <w:color w:val="0070C0"/>
          <w:sz w:val="52"/>
          <w:rPrChange w:id="16" w:author="Arthur Souza Rodrigues" w:date="2026-09-26T14:56:00Z" w16du:dateUtc="2026-09-26T18:56:00Z">
            <w:rPr>
              <w:b/>
              <w:bCs/>
              <w:color w:val="0070C0"/>
            </w:rPr>
          </w:rPrChange>
        </w:rPr>
        <w:t xml:space="preserve"> centered </w:t>
      </w:r>
      <w:ins w:id="17" w:author="Arthur Souza Rodrigues" w:date="2026-09-26T14:56:00Z" w16du:dateUtc="2026-09-26T18:56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with blue color.</w:t>
        </w:r>
      </w:ins>
    </w:p>
    <w:p w14:paraId="21D58846" w14:textId="77777777" w:rsidR="00BF6908" w:rsidRDefault="006B3D0E">
      <w:pPr>
        <w:spacing w:line="240" w:lineRule="auto"/>
        <w:pPrChange w:id="18" w:author="Arthur Souza Rodrigues" w:date="2026-09-26T14:56:00Z" w16du:dateUtc="2026-09-26T18:56:00Z">
          <w:pPr/>
        </w:pPrChange>
      </w:pPr>
      <w:ins w:id="19" w:author="Arthur Souza Rodrigues" w:date="2026-09-26T14:56:00Z" w16du:dateUtc="2026-09-26T18:56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Blue centered title creates a professional and elegant header.</w:t>
        </w:r>
      </w:ins>
      <w:del w:id="20" w:author="Arthur Souza Rodrigues" w:date="2026-09-26T14:56:00Z" w16du:dateUtc="2026-09-26T18:56:00Z">
        <w:r>
          <w:rPr>
            <w:b/>
            <w:bCs/>
            <w:color w:val="0070C0"/>
          </w:rPr>
          <w:delText>text works well for announcements.</w:delText>
        </w:r>
      </w:del>
    </w:p>
    <w:sectPr w:rsidR="00BF69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908"/>
    <w:rsid w:val="002F5B90"/>
    <w:rsid w:val="005C0CAE"/>
    <w:rsid w:val="009A5490"/>
    <w:rsid w:val="00A010BF"/>
    <w:rsid w:val="00AB5252"/>
    <w:rsid w:val="00BC09DC"/>
    <w:rsid w:val="00BF690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937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2026-09-26T18:56:00Z</dcterms:modified>
</cp:coreProperties>
</file>