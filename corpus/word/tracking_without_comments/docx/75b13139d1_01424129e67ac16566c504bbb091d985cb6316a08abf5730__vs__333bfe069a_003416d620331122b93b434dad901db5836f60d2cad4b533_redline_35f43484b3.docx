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572571" w14:textId="77777777" w:rsidR="00BC32DD" w:rsidRPr="001A2552" w:rsidRDefault="00BC32DD" w:rsidP="00BC32DD">
      <w:pPr>
        <w:jc w:val="center"/>
        <w:rPr>
          <w:ins w:id="12" w:author="msi" w:date="2026-09-22T13:02:00Z" w16du:dateUtc="2026-09-22T17:02:00Z"/>
          <w:sz w:val="16"/>
          <w:szCs w:val="16"/>
        </w:rPr>
      </w:pPr>
      <w:ins w:id="13" w:author="msi" w:date="2026-09-22T13:02:00Z" w16du:dateUtc="2026-09-22T17:02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2C443E3D" w14:textId="77777777" w:rsidR="00BC32DD" w:rsidRPr="001A2552" w:rsidRDefault="00BC32DD" w:rsidP="00BC32DD">
      <w:pPr>
        <w:jc w:val="center"/>
        <w:rPr>
          <w:ins w:id="14" w:author="msi" w:date="2026-09-22T13:02:00Z" w16du:dateUtc="2026-09-22T17:02:00Z"/>
          <w:b/>
          <w:sz w:val="16"/>
          <w:szCs w:val="16"/>
        </w:rPr>
      </w:pPr>
      <w:ins w:id="15" w:author="msi" w:date="2026-09-22T13:02:00Z" w16du:dateUtc="2026-09-22T17:02:00Z">
        <w:r w:rsidRPr="001A2552">
          <w:rPr>
            <w:b/>
            <w:sz w:val="16"/>
            <w:szCs w:val="16"/>
          </w:rPr>
          <w:t>Açık Ders Malzemeleri</w:t>
        </w:r>
      </w:ins>
    </w:p>
    <w:p w14:paraId="51146A00" w14:textId="77777777" w:rsidR="00BC32DD" w:rsidRDefault="00BC32DD" w:rsidP="00BC32DD">
      <w:pPr>
        <w:pStyle w:val="Basliklar"/>
        <w:jc w:val="center"/>
        <w:rPr>
          <w:ins w:id="16" w:author="msi" w:date="2026-09-22T13:02:00Z" w16du:dateUtc="2026-09-22T17:02:00Z"/>
          <w:sz w:val="16"/>
          <w:szCs w:val="16"/>
        </w:rPr>
      </w:pPr>
    </w:p>
    <w:p w14:paraId="1733528D" w14:textId="77777777" w:rsidR="00BC32DD" w:rsidRPr="001A2552" w:rsidRDefault="00BC32DD" w:rsidP="00BC32DD">
      <w:pPr>
        <w:pStyle w:val="Basliklar"/>
        <w:jc w:val="center"/>
        <w:rPr>
          <w:ins w:id="17" w:author="msi" w:date="2026-09-22T13:02:00Z" w16du:dateUtc="2026-09-22T17:02:00Z"/>
          <w:sz w:val="16"/>
          <w:szCs w:val="16"/>
        </w:rPr>
      </w:pPr>
      <w:ins w:id="18" w:author="msi" w:date="2026-09-22T13:02:00Z" w16du:dateUtc="2026-09-22T17:02:00Z">
        <w:r>
          <w:rPr>
            <w:sz w:val="16"/>
            <w:szCs w:val="16"/>
          </w:rPr>
          <w:t>Ders izlence Formu</w:t>
        </w:r>
      </w:ins>
    </w:p>
    <w:p w14:paraId="26F2A8D1" w14:textId="77777777" w:rsidR="00BC32DD" w:rsidRPr="001A2552" w:rsidRDefault="00BC32DD" w:rsidP="00BC32DD">
      <w:pPr>
        <w:rPr>
          <w:ins w:id="19" w:author="msi" w:date="2026-09-22T13:02:00Z" w16du:dateUtc="2026-09-22T17:02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13AD7879" w14:textId="77777777" w:rsidTr="00832AEF">
        <w:trPr>
          <w:jc w:val="center"/>
          <w:ins w:id="20" w:author="msi" w:date="2026-09-22T13:02:00Z" w16du:dateUtc="2026-09-22T17:02:00Z"/>
        </w:trPr>
        <w:tc>
          <w:tcPr>
            <w:tcW w:w="2745" w:type="dxa"/>
            <w:vAlign w:val="center"/>
          </w:tcPr>
          <w:p w14:paraId="4643193D" w14:textId="77777777" w:rsidR="00BC32DD" w:rsidRPr="001A2552" w:rsidRDefault="00BC32DD" w:rsidP="00832AEF">
            <w:pPr>
              <w:pStyle w:val="DersBasliklar"/>
              <w:rPr>
                <w:ins w:id="21" w:author="msi" w:date="2026-09-22T13:02:00Z" w16du:dateUtc="2026-09-22T17:02:00Z"/>
                <w:szCs w:val="16"/>
              </w:rPr>
            </w:pPr>
            <w:ins w:id="22" w:author="msi" w:date="2026-09-22T13:02:00Z" w16du:dateUtc="2026-09-22T17:02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172C25A9" w14:textId="77777777" w:rsidR="00BC32DD" w:rsidRPr="00B00DF3" w:rsidRDefault="00CC0B85" w:rsidP="00F95BE5">
            <w:pPr>
              <w:pStyle w:val="DersBilgileri"/>
              <w:rPr>
                <w:ins w:id="23" w:author="msi" w:date="2026-09-22T13:02:00Z" w16du:dateUtc="2026-09-22T17:02:00Z"/>
                <w:bCs/>
                <w:szCs w:val="16"/>
              </w:rPr>
            </w:pPr>
            <w:ins w:id="24" w:author="msi" w:date="2026-09-22T13:02:00Z" w16du:dateUtc="2026-09-22T17:02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19664C95" w14:textId="77777777" w:rsidTr="00832AEF">
        <w:trPr>
          <w:jc w:val="center"/>
          <w:ins w:id="25" w:author="msi" w:date="2026-09-22T13:02:00Z" w16du:dateUtc="2026-09-22T17:02:00Z"/>
        </w:trPr>
        <w:tc>
          <w:tcPr>
            <w:tcW w:w="2745" w:type="dxa"/>
            <w:vAlign w:val="center"/>
          </w:tcPr>
          <w:p w14:paraId="00F376A7" w14:textId="77777777" w:rsidR="00BC32DD" w:rsidRPr="001A2552" w:rsidRDefault="00BC32DD" w:rsidP="00832AEF">
            <w:pPr>
              <w:pStyle w:val="DersBasliklar"/>
              <w:rPr>
                <w:ins w:id="26" w:author="msi" w:date="2026-09-22T13:02:00Z" w16du:dateUtc="2026-09-22T17:02:00Z"/>
                <w:szCs w:val="16"/>
              </w:rPr>
            </w:pPr>
            <w:ins w:id="27" w:author="msi" w:date="2026-09-22T13:02:00Z" w16du:dateUtc="2026-09-22T17:02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171B9D18" w14:textId="77777777" w:rsidR="00BC32DD" w:rsidRPr="00B00DF3" w:rsidRDefault="00F911A6" w:rsidP="00832AEF">
            <w:pPr>
              <w:pStyle w:val="DersBilgileri"/>
              <w:rPr>
                <w:ins w:id="28" w:author="msi" w:date="2026-09-22T13:02:00Z" w16du:dateUtc="2026-09-22T17:02:00Z"/>
                <w:szCs w:val="16"/>
              </w:rPr>
            </w:pPr>
            <w:ins w:id="29" w:author="msi" w:date="2026-09-22T13:02:00Z" w16du:dateUtc="2026-09-22T17:02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7BE26C79" w14:textId="77777777" w:rsidTr="00832AEF">
        <w:trPr>
          <w:jc w:val="center"/>
          <w:ins w:id="30" w:author="msi" w:date="2026-09-22T13:02:00Z" w16du:dateUtc="2026-09-22T17:02:00Z"/>
        </w:trPr>
        <w:tc>
          <w:tcPr>
            <w:tcW w:w="2745" w:type="dxa"/>
            <w:vAlign w:val="center"/>
          </w:tcPr>
          <w:p w14:paraId="0494AB37" w14:textId="77777777" w:rsidR="00BC32DD" w:rsidRPr="001A2552" w:rsidRDefault="00BC32DD" w:rsidP="00832AEF">
            <w:pPr>
              <w:pStyle w:val="DersBasliklar"/>
              <w:rPr>
                <w:ins w:id="31" w:author="msi" w:date="2026-09-22T13:02:00Z" w16du:dateUtc="2026-09-22T17:02:00Z"/>
                <w:szCs w:val="16"/>
              </w:rPr>
            </w:pPr>
            <w:ins w:id="32" w:author="msi" w:date="2026-09-22T13:02:00Z" w16du:dateUtc="2026-09-22T17:02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567905DA" w14:textId="77777777" w:rsidR="00BC32DD" w:rsidRPr="00B00DF3" w:rsidRDefault="00F911A6" w:rsidP="00832AEF">
            <w:pPr>
              <w:pStyle w:val="DersBilgileri"/>
              <w:rPr>
                <w:ins w:id="33" w:author="msi" w:date="2026-09-22T13:02:00Z" w16du:dateUtc="2026-09-22T17:02:00Z"/>
                <w:szCs w:val="16"/>
              </w:rPr>
            </w:pPr>
            <w:ins w:id="34" w:author="msi" w:date="2026-09-22T13:02:00Z" w16du:dateUtc="2026-09-22T17:02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3D25FB73" w14:textId="77777777" w:rsidTr="00832AEF">
        <w:trPr>
          <w:jc w:val="center"/>
          <w:ins w:id="35" w:author="msi" w:date="2026-09-22T13:02:00Z" w16du:dateUtc="2026-09-22T17:02:00Z"/>
        </w:trPr>
        <w:tc>
          <w:tcPr>
            <w:tcW w:w="2745" w:type="dxa"/>
            <w:vAlign w:val="center"/>
          </w:tcPr>
          <w:p w14:paraId="3868523F" w14:textId="77777777" w:rsidR="00BC32DD" w:rsidRPr="001A2552" w:rsidRDefault="00BC32DD" w:rsidP="00832AEF">
            <w:pPr>
              <w:pStyle w:val="DersBasliklar"/>
              <w:rPr>
                <w:ins w:id="36" w:author="msi" w:date="2026-09-22T13:02:00Z" w16du:dateUtc="2026-09-22T17:02:00Z"/>
                <w:szCs w:val="16"/>
              </w:rPr>
            </w:pPr>
            <w:ins w:id="37" w:author="msi" w:date="2026-09-22T13:02:00Z" w16du:dateUtc="2026-09-22T17:02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15281122" w14:textId="77777777" w:rsidR="00BC32DD" w:rsidRPr="00B00DF3" w:rsidRDefault="00F911A6" w:rsidP="00832AEF">
            <w:pPr>
              <w:pStyle w:val="DersBilgileri"/>
              <w:rPr>
                <w:ins w:id="38" w:author="msi" w:date="2026-09-22T13:02:00Z" w16du:dateUtc="2026-09-22T17:02:00Z"/>
                <w:szCs w:val="16"/>
              </w:rPr>
            </w:pPr>
            <w:ins w:id="39" w:author="msi" w:date="2026-09-22T13:02:00Z" w16du:dateUtc="2026-09-22T17:02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2C7BAED7" w14:textId="77777777" w:rsidTr="00832AEF">
        <w:trPr>
          <w:jc w:val="center"/>
          <w:ins w:id="40" w:author="msi" w:date="2026-09-22T13:02:00Z" w16du:dateUtc="2026-09-22T17:02:00Z"/>
        </w:trPr>
        <w:tc>
          <w:tcPr>
            <w:tcW w:w="2745" w:type="dxa"/>
            <w:vAlign w:val="center"/>
          </w:tcPr>
          <w:p w14:paraId="752C4A28" w14:textId="77777777" w:rsidR="00BC32DD" w:rsidRPr="001A2552" w:rsidRDefault="00BC32DD" w:rsidP="00832AEF">
            <w:pPr>
              <w:pStyle w:val="DersBasliklar"/>
              <w:rPr>
                <w:ins w:id="41" w:author="msi" w:date="2026-09-22T13:02:00Z" w16du:dateUtc="2026-09-22T17:02:00Z"/>
                <w:szCs w:val="16"/>
              </w:rPr>
            </w:pPr>
            <w:ins w:id="42" w:author="msi" w:date="2026-09-22T13:02:00Z" w16du:dateUtc="2026-09-22T17:02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3F25E980" w14:textId="77777777" w:rsidR="00BC32DD" w:rsidRPr="00B00DF3" w:rsidRDefault="00F8234C" w:rsidP="00832AEF">
            <w:pPr>
              <w:pStyle w:val="DersBilgileri"/>
              <w:rPr>
                <w:ins w:id="43" w:author="msi" w:date="2026-09-22T13:02:00Z" w16du:dateUtc="2026-09-22T17:02:00Z"/>
                <w:szCs w:val="16"/>
              </w:rPr>
            </w:pPr>
            <w:ins w:id="44" w:author="msi" w:date="2026-09-22T13:02:00Z" w16du:dateUtc="2026-09-22T17:02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780825EB" w14:textId="77777777" w:rsidTr="00832AEF">
        <w:trPr>
          <w:jc w:val="center"/>
          <w:ins w:id="45" w:author="msi" w:date="2026-09-22T13:02:00Z" w16du:dateUtc="2026-09-22T17:02:00Z"/>
        </w:trPr>
        <w:tc>
          <w:tcPr>
            <w:tcW w:w="2745" w:type="dxa"/>
            <w:vAlign w:val="center"/>
          </w:tcPr>
          <w:p w14:paraId="1FEF31B1" w14:textId="77777777" w:rsidR="00BC32DD" w:rsidRPr="001A2552" w:rsidRDefault="00BC32DD" w:rsidP="00832AEF">
            <w:pPr>
              <w:pStyle w:val="DersBasliklar"/>
              <w:rPr>
                <w:ins w:id="46" w:author="msi" w:date="2026-09-22T13:02:00Z" w16du:dateUtc="2026-09-22T17:02:00Z"/>
                <w:szCs w:val="16"/>
              </w:rPr>
            </w:pPr>
            <w:ins w:id="47" w:author="msi" w:date="2026-09-22T13:02:00Z" w16du:dateUtc="2026-09-22T17:02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365226FF" w14:textId="77777777" w:rsidR="00F911A6" w:rsidRPr="00B00DF3" w:rsidRDefault="00F911A6" w:rsidP="00F911A6">
            <w:pPr>
              <w:rPr>
                <w:ins w:id="48" w:author="msi" w:date="2026-09-22T13:02:00Z" w16du:dateUtc="2026-09-22T17:02:00Z"/>
                <w:sz w:val="16"/>
                <w:szCs w:val="16"/>
              </w:rPr>
            </w:pPr>
          </w:p>
          <w:p w14:paraId="08AEDA5C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3:02:00Z" w16du:dateUtc="2026-09-22T17:02:00Z"/>
                <w:sz w:val="16"/>
                <w:szCs w:val="16"/>
              </w:rPr>
            </w:pPr>
            <w:ins w:id="50" w:author="msi" w:date="2026-09-22T13:02:00Z" w16du:dateUtc="2026-09-22T17:02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36FBA71B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3:02:00Z" w16du:dateUtc="2026-09-22T17:02:00Z"/>
                <w:sz w:val="16"/>
                <w:szCs w:val="16"/>
              </w:rPr>
            </w:pPr>
            <w:ins w:id="52" w:author="msi" w:date="2026-09-22T13:02:00Z" w16du:dateUtc="2026-09-22T17:02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6F468CAD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3:02:00Z" w16du:dateUtc="2026-09-22T17:02:00Z"/>
                <w:sz w:val="16"/>
                <w:szCs w:val="16"/>
              </w:rPr>
            </w:pPr>
            <w:ins w:id="54" w:author="msi" w:date="2026-09-22T13:02:00Z" w16du:dateUtc="2026-09-22T17:0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008FA8D6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5" w:author="msi" w:date="2026-09-22T13:02:00Z" w16du:dateUtc="2026-09-22T17:02:00Z"/>
                <w:sz w:val="16"/>
                <w:szCs w:val="16"/>
              </w:rPr>
            </w:pPr>
            <w:ins w:id="56" w:author="msi" w:date="2026-09-22T13:02:00Z" w16du:dateUtc="2026-09-22T17:0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224CC115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7" w:author="msi" w:date="2026-09-22T13:02:00Z" w16du:dateUtc="2026-09-22T17:02:00Z"/>
                <w:sz w:val="16"/>
                <w:szCs w:val="16"/>
              </w:rPr>
            </w:pPr>
            <w:ins w:id="58" w:author="msi" w:date="2026-09-22T13:02:00Z" w16du:dateUtc="2026-09-22T17:0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759803F7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59" w:author="msi" w:date="2026-09-22T13:02:00Z" w16du:dateUtc="2026-09-22T17:02:00Z"/>
                <w:sz w:val="16"/>
                <w:szCs w:val="16"/>
              </w:rPr>
            </w:pPr>
            <w:ins w:id="60" w:author="msi" w:date="2026-09-22T13:02:00Z" w16du:dateUtc="2026-09-22T17:02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63DD0F0E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61" w:author="msi" w:date="2026-09-22T13:02:00Z" w16du:dateUtc="2026-09-22T17:02:00Z"/>
                <w:sz w:val="16"/>
                <w:szCs w:val="16"/>
              </w:rPr>
            </w:pPr>
            <w:ins w:id="62" w:author="msi" w:date="2026-09-22T13:02:00Z" w16du:dateUtc="2026-09-22T17:02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329778F5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63" w:author="msi" w:date="2026-09-22T13:02:00Z" w16du:dateUtc="2026-09-22T17:02:00Z"/>
                <w:szCs w:val="16"/>
              </w:rPr>
            </w:pPr>
            <w:ins w:id="64" w:author="msi" w:date="2026-09-22T13:02:00Z" w16du:dateUtc="2026-09-22T17:02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4F7B55C3" w14:textId="77777777" w:rsidTr="00832AEF">
        <w:trPr>
          <w:jc w:val="center"/>
          <w:ins w:id="65" w:author="msi" w:date="2026-09-22T13:02:00Z" w16du:dateUtc="2026-09-22T17:02:00Z"/>
        </w:trPr>
        <w:tc>
          <w:tcPr>
            <w:tcW w:w="2745" w:type="dxa"/>
            <w:vAlign w:val="center"/>
          </w:tcPr>
          <w:p w14:paraId="6BA39D2F" w14:textId="77777777" w:rsidR="00BC32DD" w:rsidRPr="001A2552" w:rsidRDefault="00BC32DD" w:rsidP="00832AEF">
            <w:pPr>
              <w:pStyle w:val="DersBasliklar"/>
              <w:rPr>
                <w:ins w:id="66" w:author="msi" w:date="2026-09-22T13:02:00Z" w16du:dateUtc="2026-09-22T17:02:00Z"/>
                <w:szCs w:val="16"/>
              </w:rPr>
            </w:pPr>
            <w:ins w:id="67" w:author="msi" w:date="2026-09-22T13:02:00Z" w16du:dateUtc="2026-09-22T17:02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7ED1F4CE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3:02:00Z" w16du:dateUtc="2026-09-22T17:02:00Z"/>
                <w:sz w:val="16"/>
                <w:szCs w:val="16"/>
              </w:rPr>
            </w:pPr>
            <w:ins w:id="69" w:author="msi" w:date="2026-09-22T13:02:00Z" w16du:dateUtc="2026-09-22T17:02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57A96FDB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3:02:00Z" w16du:dateUtc="2026-09-22T17:02:00Z"/>
                <w:sz w:val="16"/>
                <w:szCs w:val="16"/>
              </w:rPr>
            </w:pPr>
            <w:ins w:id="71" w:author="msi" w:date="2026-09-22T13:02:00Z" w16du:dateUtc="2026-09-22T17:02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1A35097D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3:02:00Z" w16du:dateUtc="2026-09-22T17:02:00Z"/>
                <w:sz w:val="16"/>
                <w:szCs w:val="16"/>
              </w:rPr>
            </w:pPr>
            <w:ins w:id="73" w:author="msi" w:date="2026-09-22T13:02:00Z" w16du:dateUtc="2026-09-22T17:02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7FB9CD95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3:02:00Z" w16du:dateUtc="2026-09-22T17:02:00Z"/>
                <w:sz w:val="16"/>
                <w:szCs w:val="16"/>
              </w:rPr>
            </w:pPr>
            <w:ins w:id="75" w:author="msi" w:date="2026-09-22T13:02:00Z" w16du:dateUtc="2026-09-22T17:0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1610D0C8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3:02:00Z" w16du:dateUtc="2026-09-22T17:02:00Z"/>
                <w:sz w:val="16"/>
                <w:szCs w:val="16"/>
              </w:rPr>
            </w:pPr>
            <w:ins w:id="77" w:author="msi" w:date="2026-09-22T13:02:00Z" w16du:dateUtc="2026-09-22T17:0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1E2641AE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3:02:00Z" w16du:dateUtc="2026-09-22T17:02:00Z"/>
                <w:sz w:val="16"/>
                <w:szCs w:val="16"/>
              </w:rPr>
            </w:pPr>
            <w:ins w:id="79" w:author="msi" w:date="2026-09-22T13:02:00Z" w16du:dateUtc="2026-09-22T17:0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3CB26C74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80" w:author="msi" w:date="2026-09-22T13:02:00Z" w16du:dateUtc="2026-09-22T17:02:00Z"/>
                <w:sz w:val="16"/>
                <w:szCs w:val="16"/>
              </w:rPr>
            </w:pPr>
            <w:ins w:id="81" w:author="msi" w:date="2026-09-22T13:02:00Z" w16du:dateUtc="2026-09-22T17:0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23F7797B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82" w:author="msi" w:date="2026-09-22T13:02:00Z" w16du:dateUtc="2026-09-22T17:02:00Z"/>
                <w:sz w:val="16"/>
                <w:szCs w:val="16"/>
              </w:rPr>
            </w:pPr>
            <w:ins w:id="83" w:author="msi" w:date="2026-09-22T13:02:00Z" w16du:dateUtc="2026-09-22T17:0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67FC2744" w14:textId="77777777" w:rsidR="00BC32DD" w:rsidRPr="00B00DF3" w:rsidRDefault="00BC32DD" w:rsidP="00832AEF">
            <w:pPr>
              <w:pStyle w:val="DersBilgileri"/>
              <w:rPr>
                <w:ins w:id="84" w:author="msi" w:date="2026-09-22T13:02:00Z" w16du:dateUtc="2026-09-22T17:02:00Z"/>
                <w:szCs w:val="16"/>
              </w:rPr>
            </w:pPr>
          </w:p>
        </w:tc>
      </w:tr>
      <w:tr w:rsidR="00BC32DD" w:rsidRPr="001A2552" w14:paraId="55299681" w14:textId="77777777" w:rsidTr="00832AEF">
        <w:trPr>
          <w:jc w:val="center"/>
          <w:ins w:id="85" w:author="msi" w:date="2026-09-22T13:02:00Z" w16du:dateUtc="2026-09-22T17:02:00Z"/>
        </w:trPr>
        <w:tc>
          <w:tcPr>
            <w:tcW w:w="2745" w:type="dxa"/>
            <w:vAlign w:val="center"/>
          </w:tcPr>
          <w:p w14:paraId="4995EF8F" w14:textId="77777777" w:rsidR="00BC32DD" w:rsidRPr="001A2552" w:rsidRDefault="00BC32DD" w:rsidP="00832AEF">
            <w:pPr>
              <w:pStyle w:val="DersBasliklar"/>
              <w:rPr>
                <w:ins w:id="86" w:author="msi" w:date="2026-09-22T13:02:00Z" w16du:dateUtc="2026-09-22T17:02:00Z"/>
                <w:szCs w:val="16"/>
              </w:rPr>
            </w:pPr>
            <w:ins w:id="87" w:author="msi" w:date="2026-09-22T13:02:00Z" w16du:dateUtc="2026-09-22T17:02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18141300" w14:textId="77777777" w:rsidR="00BC32DD" w:rsidRPr="00B00DF3" w:rsidRDefault="00F8234C" w:rsidP="00832AEF">
            <w:pPr>
              <w:pStyle w:val="DersBilgileri"/>
              <w:rPr>
                <w:ins w:id="88" w:author="msi" w:date="2026-09-22T13:02:00Z" w16du:dateUtc="2026-09-22T17:02:00Z"/>
                <w:szCs w:val="16"/>
              </w:rPr>
            </w:pPr>
            <w:ins w:id="89" w:author="msi" w:date="2026-09-22T13:02:00Z" w16du:dateUtc="2026-09-22T17:02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5C6DF53C" w14:textId="77777777" w:rsidTr="00832AEF">
        <w:trPr>
          <w:jc w:val="center"/>
          <w:ins w:id="90" w:author="msi" w:date="2026-09-22T13:02:00Z" w16du:dateUtc="2026-09-22T17:02:00Z"/>
        </w:trPr>
        <w:tc>
          <w:tcPr>
            <w:tcW w:w="2745" w:type="dxa"/>
            <w:vAlign w:val="center"/>
          </w:tcPr>
          <w:p w14:paraId="377FB2D9" w14:textId="77777777" w:rsidR="00BC32DD" w:rsidRPr="001A2552" w:rsidRDefault="00BC32DD" w:rsidP="00832AEF">
            <w:pPr>
              <w:pStyle w:val="DersBasliklar"/>
              <w:rPr>
                <w:ins w:id="91" w:author="msi" w:date="2026-09-22T13:02:00Z" w16du:dateUtc="2026-09-22T17:02:00Z"/>
                <w:szCs w:val="16"/>
              </w:rPr>
            </w:pPr>
            <w:ins w:id="92" w:author="msi" w:date="2026-09-22T13:02:00Z" w16du:dateUtc="2026-09-22T17:02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38FCFC75" w14:textId="77777777" w:rsidR="00BC32DD" w:rsidRPr="00B00DF3" w:rsidRDefault="00B00DF3" w:rsidP="00832AEF">
            <w:pPr>
              <w:pStyle w:val="DersBilgileri"/>
              <w:rPr>
                <w:ins w:id="93" w:author="msi" w:date="2026-09-22T13:02:00Z" w16du:dateUtc="2026-09-22T17:02:00Z"/>
                <w:szCs w:val="16"/>
              </w:rPr>
            </w:pPr>
            <w:ins w:id="94" w:author="msi" w:date="2026-09-22T13:02:00Z" w16du:dateUtc="2026-09-22T17:02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487C75F9" w14:textId="77777777" w:rsidTr="00832AEF">
        <w:trPr>
          <w:jc w:val="center"/>
          <w:ins w:id="95" w:author="msi" w:date="2026-09-22T13:02:00Z" w16du:dateUtc="2026-09-22T17:02:00Z"/>
        </w:trPr>
        <w:tc>
          <w:tcPr>
            <w:tcW w:w="2745" w:type="dxa"/>
            <w:vAlign w:val="center"/>
          </w:tcPr>
          <w:p w14:paraId="0165EBBF" w14:textId="77777777" w:rsidR="00BC32DD" w:rsidRPr="001A2552" w:rsidRDefault="00BC32DD" w:rsidP="00832AEF">
            <w:pPr>
              <w:pStyle w:val="DersBasliklar"/>
              <w:rPr>
                <w:ins w:id="96" w:author="msi" w:date="2026-09-22T13:02:00Z" w16du:dateUtc="2026-09-22T17:02:00Z"/>
                <w:szCs w:val="16"/>
              </w:rPr>
            </w:pPr>
            <w:ins w:id="97" w:author="msi" w:date="2026-09-22T13:02:00Z" w16du:dateUtc="2026-09-22T17:02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3E11B5E9" w14:textId="77777777" w:rsidR="00BC32DD" w:rsidRPr="00B00DF3" w:rsidRDefault="00BC32DD" w:rsidP="00832AEF">
            <w:pPr>
              <w:pStyle w:val="DersBilgileri"/>
              <w:rPr>
                <w:ins w:id="98" w:author="msi" w:date="2026-09-22T13:02:00Z" w16du:dateUtc="2026-09-22T17:02:00Z"/>
                <w:szCs w:val="16"/>
              </w:rPr>
            </w:pPr>
          </w:p>
        </w:tc>
      </w:tr>
      <w:tr w:rsidR="00BC32DD" w:rsidRPr="001A2552" w14:paraId="538DD156" w14:textId="77777777" w:rsidTr="00832AEF">
        <w:trPr>
          <w:jc w:val="center"/>
          <w:ins w:id="99" w:author="msi" w:date="2026-09-22T13:02:00Z" w16du:dateUtc="2026-09-22T17:02:00Z"/>
        </w:trPr>
        <w:tc>
          <w:tcPr>
            <w:tcW w:w="2745" w:type="dxa"/>
            <w:vAlign w:val="center"/>
          </w:tcPr>
          <w:p w14:paraId="69C6BDF3" w14:textId="77777777" w:rsidR="00BC32DD" w:rsidRPr="001A2552" w:rsidRDefault="00BC32DD" w:rsidP="00832AEF">
            <w:pPr>
              <w:pStyle w:val="DersBasliklar"/>
              <w:rPr>
                <w:ins w:id="100" w:author="msi" w:date="2026-09-22T13:02:00Z" w16du:dateUtc="2026-09-22T17:02:00Z"/>
                <w:szCs w:val="16"/>
              </w:rPr>
            </w:pPr>
            <w:ins w:id="101" w:author="msi" w:date="2026-09-22T13:02:00Z" w16du:dateUtc="2026-09-22T17:02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08721415" w14:textId="77777777" w:rsidR="00B00DF3" w:rsidRPr="00B00DF3" w:rsidRDefault="00B00DF3" w:rsidP="00B00DF3">
            <w:pPr>
              <w:rPr>
                <w:ins w:id="102" w:author="msi" w:date="2026-09-22T13:02:00Z" w16du:dateUtc="2026-09-22T17:02:00Z"/>
                <w:sz w:val="16"/>
                <w:szCs w:val="16"/>
              </w:rPr>
            </w:pPr>
            <w:ins w:id="103" w:author="msi" w:date="2026-09-22T13:02:00Z" w16du:dateUtc="2026-09-22T17:02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1B792653" w14:textId="77777777" w:rsidR="00B00DF3" w:rsidRPr="00B00DF3" w:rsidRDefault="00B00DF3" w:rsidP="00B00DF3">
            <w:pPr>
              <w:rPr>
                <w:ins w:id="104" w:author="msi" w:date="2026-09-22T13:02:00Z" w16du:dateUtc="2026-09-22T17:02:00Z"/>
                <w:sz w:val="16"/>
                <w:szCs w:val="16"/>
              </w:rPr>
            </w:pPr>
            <w:ins w:id="105" w:author="msi" w:date="2026-09-22T13:02:00Z" w16du:dateUtc="2026-09-22T17:02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11BFF694" w14:textId="77777777" w:rsidR="00B00DF3" w:rsidRPr="00B00DF3" w:rsidRDefault="00B00DF3" w:rsidP="00B00DF3">
            <w:pPr>
              <w:rPr>
                <w:ins w:id="106" w:author="msi" w:date="2026-09-22T13:02:00Z" w16du:dateUtc="2026-09-22T17:02:00Z"/>
                <w:sz w:val="16"/>
                <w:szCs w:val="16"/>
              </w:rPr>
            </w:pPr>
            <w:ins w:id="107" w:author="msi" w:date="2026-09-22T13:02:00Z" w16du:dateUtc="2026-09-22T17:02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0C6336A1" w14:textId="77777777" w:rsidR="00B00DF3" w:rsidRPr="00B00DF3" w:rsidRDefault="00B00DF3" w:rsidP="00B00DF3">
            <w:pPr>
              <w:pStyle w:val="BodyText2"/>
              <w:jc w:val="both"/>
              <w:rPr>
                <w:ins w:id="108" w:author="msi" w:date="2026-09-22T13:02:00Z" w16du:dateUtc="2026-09-22T17:02:00Z"/>
                <w:rFonts w:ascii="Verdana" w:hAnsi="Verdana"/>
                <w:sz w:val="16"/>
                <w:szCs w:val="16"/>
              </w:rPr>
            </w:pPr>
            <w:ins w:id="109" w:author="msi" w:date="2026-09-22T13:02:00Z" w16du:dateUtc="2026-09-22T17:02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55336E11" w14:textId="77777777" w:rsidR="00B00DF3" w:rsidRPr="00B00DF3" w:rsidRDefault="00B00DF3" w:rsidP="00B00DF3">
            <w:pPr>
              <w:rPr>
                <w:ins w:id="110" w:author="msi" w:date="2026-09-22T13:02:00Z" w16du:dateUtc="2026-09-22T17:02:00Z"/>
                <w:sz w:val="16"/>
                <w:szCs w:val="16"/>
              </w:rPr>
            </w:pPr>
            <w:ins w:id="111" w:author="msi" w:date="2026-09-22T13:02:00Z" w16du:dateUtc="2026-09-22T17:02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31126921" w14:textId="77777777" w:rsidR="00B00DF3" w:rsidRPr="00B00DF3" w:rsidRDefault="00B00DF3" w:rsidP="00B00DF3">
            <w:pPr>
              <w:rPr>
                <w:ins w:id="112" w:author="msi" w:date="2026-09-22T13:02:00Z" w16du:dateUtc="2026-09-22T17:02:00Z"/>
                <w:sz w:val="16"/>
                <w:szCs w:val="16"/>
              </w:rPr>
            </w:pPr>
            <w:ins w:id="113" w:author="msi" w:date="2026-09-22T13:02:00Z" w16du:dateUtc="2026-09-22T17:02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2A57E07F" w14:textId="77777777" w:rsidR="00B00DF3" w:rsidRPr="00B00DF3" w:rsidRDefault="00B00DF3" w:rsidP="00B00DF3">
            <w:pPr>
              <w:rPr>
                <w:ins w:id="114" w:author="msi" w:date="2026-09-22T13:02:00Z" w16du:dateUtc="2026-09-22T17:02:00Z"/>
                <w:sz w:val="16"/>
                <w:szCs w:val="16"/>
              </w:rPr>
            </w:pPr>
            <w:ins w:id="115" w:author="msi" w:date="2026-09-22T13:02:00Z" w16du:dateUtc="2026-09-22T17:02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084C22E2" w14:textId="77777777" w:rsidR="00B00DF3" w:rsidRPr="00B00DF3" w:rsidRDefault="00B00DF3" w:rsidP="00B00DF3">
            <w:pPr>
              <w:rPr>
                <w:ins w:id="116" w:author="msi" w:date="2026-09-22T13:02:00Z" w16du:dateUtc="2026-09-22T17:02:00Z"/>
                <w:sz w:val="16"/>
                <w:szCs w:val="16"/>
              </w:rPr>
            </w:pPr>
            <w:ins w:id="117" w:author="msi" w:date="2026-09-22T13:02:00Z" w16du:dateUtc="2026-09-22T17:02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6BE2FB29" w14:textId="77777777" w:rsidR="00B00DF3" w:rsidRPr="00B00DF3" w:rsidRDefault="00B00DF3" w:rsidP="00B00DF3">
            <w:pPr>
              <w:rPr>
                <w:ins w:id="118" w:author="msi" w:date="2026-09-22T13:02:00Z" w16du:dateUtc="2026-09-22T17:02:00Z"/>
                <w:sz w:val="16"/>
                <w:szCs w:val="16"/>
              </w:rPr>
            </w:pPr>
            <w:ins w:id="119" w:author="msi" w:date="2026-09-22T13:02:00Z" w16du:dateUtc="2026-09-22T17:02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7DCA4389" w14:textId="77777777" w:rsidR="00BC32DD" w:rsidRPr="00B00DF3" w:rsidRDefault="00BC32DD" w:rsidP="00832AEF">
            <w:pPr>
              <w:pStyle w:val="Kaynakca"/>
              <w:rPr>
                <w:ins w:id="120" w:author="msi" w:date="2026-09-22T13:02:00Z" w16du:dateUtc="2026-09-22T17:02:00Z"/>
                <w:szCs w:val="16"/>
                <w:lang w:val="tr-TR"/>
              </w:rPr>
            </w:pPr>
          </w:p>
        </w:tc>
      </w:tr>
      <w:tr w:rsidR="00BC32DD" w:rsidRPr="001A2552" w14:paraId="57658374" w14:textId="77777777" w:rsidTr="00832AEF">
        <w:trPr>
          <w:jc w:val="center"/>
          <w:ins w:id="121" w:author="msi" w:date="2026-09-22T13:02:00Z" w16du:dateUtc="2026-09-22T17:02:00Z"/>
        </w:trPr>
        <w:tc>
          <w:tcPr>
            <w:tcW w:w="2745" w:type="dxa"/>
            <w:vAlign w:val="center"/>
          </w:tcPr>
          <w:p w14:paraId="02A49FBF" w14:textId="77777777" w:rsidR="00BC32DD" w:rsidRPr="001A2552" w:rsidRDefault="00BC32DD" w:rsidP="00832AEF">
            <w:pPr>
              <w:pStyle w:val="DersBasliklar"/>
              <w:rPr>
                <w:ins w:id="122" w:author="msi" w:date="2026-09-22T13:02:00Z" w16du:dateUtc="2026-09-22T17:02:00Z"/>
                <w:szCs w:val="16"/>
              </w:rPr>
            </w:pPr>
            <w:ins w:id="123" w:author="msi" w:date="2026-09-22T13:02:00Z" w16du:dateUtc="2026-09-22T17:02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00910B27" w14:textId="77777777" w:rsidR="00BC32DD" w:rsidRPr="001A2552" w:rsidRDefault="00B00DF3" w:rsidP="00832AEF">
            <w:pPr>
              <w:pStyle w:val="DersBilgileri"/>
              <w:rPr>
                <w:ins w:id="124" w:author="msi" w:date="2026-09-22T13:02:00Z" w16du:dateUtc="2026-09-22T17:02:00Z"/>
                <w:szCs w:val="16"/>
              </w:rPr>
            </w:pPr>
            <w:ins w:id="125" w:author="msi" w:date="2026-09-22T13:02:00Z" w16du:dateUtc="2026-09-22T17:02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5AAF050F" w14:textId="77777777" w:rsidTr="00832AEF">
        <w:trPr>
          <w:jc w:val="center"/>
          <w:ins w:id="126" w:author="msi" w:date="2026-09-22T13:02:00Z" w16du:dateUtc="2026-09-22T17:02:00Z"/>
        </w:trPr>
        <w:tc>
          <w:tcPr>
            <w:tcW w:w="2745" w:type="dxa"/>
            <w:vAlign w:val="center"/>
          </w:tcPr>
          <w:p w14:paraId="6C70D106" w14:textId="77777777" w:rsidR="00BC32DD" w:rsidRPr="001A2552" w:rsidRDefault="00BC32DD" w:rsidP="00832AEF">
            <w:pPr>
              <w:pStyle w:val="DersBasliklar"/>
              <w:rPr>
                <w:ins w:id="127" w:author="msi" w:date="2026-09-22T13:02:00Z" w16du:dateUtc="2026-09-22T17:02:00Z"/>
                <w:szCs w:val="16"/>
              </w:rPr>
            </w:pPr>
            <w:ins w:id="128" w:author="msi" w:date="2026-09-22T13:02:00Z" w16du:dateUtc="2026-09-22T17:02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3F0FC2C0" w14:textId="77777777" w:rsidR="00BC32DD" w:rsidRPr="001A2552" w:rsidRDefault="00BC32DD" w:rsidP="00832AEF">
            <w:pPr>
              <w:pStyle w:val="DersBilgileri"/>
              <w:rPr>
                <w:ins w:id="129" w:author="msi" w:date="2026-09-22T13:02:00Z" w16du:dateUtc="2026-09-22T17:02:00Z"/>
                <w:szCs w:val="16"/>
              </w:rPr>
            </w:pPr>
          </w:p>
        </w:tc>
      </w:tr>
      <w:tr w:rsidR="00BC32DD" w:rsidRPr="001A2552" w14:paraId="0B5DDBFF" w14:textId="77777777" w:rsidTr="00832AEF">
        <w:trPr>
          <w:jc w:val="center"/>
          <w:ins w:id="130" w:author="msi" w:date="2026-09-22T13:02:00Z" w16du:dateUtc="2026-09-22T17:02:00Z"/>
        </w:trPr>
        <w:tc>
          <w:tcPr>
            <w:tcW w:w="2745" w:type="dxa"/>
            <w:vAlign w:val="center"/>
          </w:tcPr>
          <w:p w14:paraId="0761EAF7" w14:textId="77777777" w:rsidR="00BC32DD" w:rsidRPr="001A2552" w:rsidRDefault="00BC32DD" w:rsidP="00832AEF">
            <w:pPr>
              <w:pStyle w:val="DersBasliklar"/>
              <w:rPr>
                <w:ins w:id="131" w:author="msi" w:date="2026-09-22T13:02:00Z" w16du:dateUtc="2026-09-22T17:02:00Z"/>
                <w:szCs w:val="16"/>
              </w:rPr>
            </w:pPr>
            <w:ins w:id="132" w:author="msi" w:date="2026-09-22T13:02:00Z" w16du:dateUtc="2026-09-22T17:02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527FC964" w14:textId="77777777" w:rsidR="00BC32DD" w:rsidRPr="001A2552" w:rsidRDefault="00BC32DD" w:rsidP="00832AEF">
            <w:pPr>
              <w:pStyle w:val="DersBilgileri"/>
              <w:rPr>
                <w:ins w:id="133" w:author="msi" w:date="2026-09-22T13:02:00Z" w16du:dateUtc="2026-09-22T17:02:00Z"/>
                <w:szCs w:val="16"/>
              </w:rPr>
            </w:pPr>
          </w:p>
        </w:tc>
      </w:tr>
    </w:tbl>
    <w:p w14:paraId="2ACD70DF" w14:textId="77777777" w:rsidR="00BC32DD" w:rsidRPr="001A2552" w:rsidRDefault="00BC32DD" w:rsidP="00BC32DD">
      <w:pPr>
        <w:rPr>
          <w:ins w:id="134" w:author="msi" w:date="2026-09-22T13:02:00Z" w16du:dateUtc="2026-09-22T17:02:00Z"/>
          <w:sz w:val="16"/>
          <w:szCs w:val="16"/>
        </w:rPr>
      </w:pPr>
    </w:p>
    <w:p w14:paraId="266FED6F" w14:textId="77777777" w:rsidR="00BC32DD" w:rsidRPr="001A2552" w:rsidRDefault="00BC32DD" w:rsidP="00BC32DD">
      <w:pPr>
        <w:rPr>
          <w:ins w:id="135" w:author="msi" w:date="2026-09-22T13:02:00Z" w16du:dateUtc="2026-09-22T17:02:00Z"/>
          <w:sz w:val="16"/>
          <w:szCs w:val="16"/>
        </w:rPr>
      </w:pPr>
    </w:p>
    <w:p w14:paraId="2EF48DAC" w14:textId="77777777" w:rsidR="00BC32DD" w:rsidRPr="001A2552" w:rsidRDefault="00BC32DD" w:rsidP="00BC32DD">
      <w:pPr>
        <w:rPr>
          <w:ins w:id="136" w:author="msi" w:date="2026-09-22T13:02:00Z" w16du:dateUtc="2026-09-22T17:02:00Z"/>
          <w:sz w:val="16"/>
          <w:szCs w:val="16"/>
        </w:rPr>
      </w:pPr>
    </w:p>
    <w:p w14:paraId="76EBCADC" w14:textId="77777777" w:rsidR="00BC32DD" w:rsidRDefault="00BC32DD" w:rsidP="00BC32DD">
      <w:pPr>
        <w:rPr>
          <w:ins w:id="137" w:author="msi" w:date="2026-09-22T13:02:00Z" w16du:dateUtc="2026-09-22T17:02:00Z"/>
        </w:rPr>
      </w:pPr>
    </w:p>
    <w:p w14:paraId="31495073" w14:textId="77777777" w:rsidR="00F13419" w:rsidRDefault="00F13419">
      <w:pPr>
        <w:rPr>
          <w:del w:id="138" w:author="msi" w:date="2026-09-22T13:02:00Z" w16du:dateUtc="2026-09-22T17:02:00Z"/>
        </w:rPr>
      </w:pPr>
    </w:p>
    <w:p w14:paraId="64A025D7" w14:textId="77777777" w:rsidR="00F13419" w:rsidRDefault="000E7118">
      <w:pPr>
        <w:rPr>
          <w:del w:id="139" w:author="msi" w:date="2026-09-22T13:02:00Z" w16du:dateUtc="2026-09-22T17:02:00Z"/>
        </w:rPr>
      </w:pPr>
      <w:del w:id="140" w:author="msi" w:date="2026-09-22T13:02:00Z" w16du:dateUtc="2026-09-22T17:02:00Z">
        <w:r>
          <w:rPr>
            <w:rFonts w:ascii="Calibri" w:eastAsia="Calibri" w:hAnsi="Calibri" w:cs="Calibri"/>
            <w:b/>
            <w:bCs/>
            <w:sz w:val="22"/>
            <w:szCs w:val="22"/>
          </w:rPr>
          <w:delText>TEMPOMATIC 4 electronic tap</w:delText>
        </w:r>
      </w:del>
    </w:p>
    <w:p w14:paraId="6ED88FAE" w14:textId="77777777" w:rsidR="00F13419" w:rsidRDefault="000E7118">
      <w:pPr>
        <w:rPr>
          <w:del w:id="141" w:author="msi" w:date="2026-09-22T13:02:00Z" w16du:dateUtc="2026-09-22T17:02:00Z"/>
        </w:rPr>
      </w:pPr>
      <w:del w:id="142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>Recessed mains supply, stopcock</w:delText>
        </w:r>
      </w:del>
    </w:p>
    <w:p w14:paraId="050CF99B" w14:textId="77777777" w:rsidR="00F13419" w:rsidRDefault="000E7118">
      <w:pPr>
        <w:rPr>
          <w:del w:id="143" w:author="msi" w:date="2026-09-22T13:02:00Z" w16du:dateUtc="2026-09-22T17:02:00Z"/>
        </w:rPr>
      </w:pPr>
      <w:del w:id="144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>Integrated electronics</w:delText>
        </w:r>
      </w:del>
    </w:p>
    <w:p w14:paraId="5DD0584B" w14:textId="77777777" w:rsidR="00F13419" w:rsidRDefault="00F13419">
      <w:pPr>
        <w:rPr>
          <w:del w:id="145" w:author="msi" w:date="2026-09-22T13:02:00Z" w16du:dateUtc="2026-09-22T17:02:00Z"/>
        </w:rPr>
      </w:pPr>
    </w:p>
    <w:p w14:paraId="1CD81CCD" w14:textId="77777777" w:rsidR="00F13419" w:rsidRDefault="000E7118">
      <w:pPr>
        <w:rPr>
          <w:del w:id="146" w:author="msi" w:date="2026-09-22T13:02:00Z" w16du:dateUtc="2026-09-22T17:02:00Z"/>
        </w:rPr>
      </w:pPr>
      <w:del w:id="147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Reference: </w:delText>
        </w:r>
        <w:r>
          <w:rPr>
            <w:rFonts w:ascii="Calibri" w:eastAsia="Calibri" w:hAnsi="Calibri" w:cs="Calibri"/>
            <w:b/>
            <w:bCs/>
            <w:color w:val="0088BC"/>
            <w:sz w:val="22"/>
            <w:szCs w:val="22"/>
          </w:rPr>
          <w:delText>440000</w:delText>
        </w:r>
      </w:del>
    </w:p>
    <w:p w14:paraId="29D59900" w14:textId="77777777" w:rsidR="00F13419" w:rsidRDefault="00F13419">
      <w:pPr>
        <w:rPr>
          <w:del w:id="148" w:author="msi" w:date="2026-09-22T13:02:00Z" w16du:dateUtc="2026-09-22T17:02:00Z"/>
        </w:rPr>
      </w:pPr>
    </w:p>
    <w:p w14:paraId="025B5525" w14:textId="77777777" w:rsidR="00F13419" w:rsidRDefault="00F13419">
      <w:pPr>
        <w:rPr>
          <w:del w:id="149" w:author="msi" w:date="2026-09-22T13:02:00Z" w16du:dateUtc="2026-09-22T17:02:00Z"/>
        </w:rPr>
      </w:pPr>
    </w:p>
    <w:p w14:paraId="04DE0C24" w14:textId="77777777" w:rsidR="00F13419" w:rsidRDefault="000E7118">
      <w:pPr>
        <w:spacing w:line="336" w:lineRule="auto"/>
        <w:rPr>
          <w:del w:id="150" w:author="msi" w:date="2026-09-22T13:02:00Z" w16du:dateUtc="2026-09-22T17:02:00Z"/>
        </w:rPr>
      </w:pPr>
      <w:del w:id="151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  <w:u w:val="single"/>
          </w:rPr>
          <w:delText>Specification description</w:delText>
        </w:r>
      </w:del>
    </w:p>
    <w:p w14:paraId="55846E30" w14:textId="77777777" w:rsidR="00F13419" w:rsidRDefault="00F13419">
      <w:pPr>
        <w:rPr>
          <w:del w:id="152" w:author="msi" w:date="2026-09-22T13:02:00Z" w16du:dateUtc="2026-09-22T17:02:00Z"/>
        </w:rPr>
      </w:pPr>
    </w:p>
    <w:p w14:paraId="5483FF3F" w14:textId="77777777" w:rsidR="00F13419" w:rsidRDefault="000E7118">
      <w:pPr>
        <w:spacing w:line="288" w:lineRule="auto"/>
        <w:rPr>
          <w:del w:id="153" w:author="msi" w:date="2026-09-22T13:02:00Z" w16du:dateUtc="2026-09-22T17:02:00Z"/>
        </w:rPr>
      </w:pPr>
      <w:del w:id="154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Deck-mounted electronic basin tap:  </w:delText>
        </w:r>
      </w:del>
    </w:p>
    <w:p w14:paraId="66E407F3" w14:textId="77777777" w:rsidR="00F13419" w:rsidRDefault="000E7118">
      <w:pPr>
        <w:spacing w:line="288" w:lineRule="auto"/>
        <w:rPr>
          <w:del w:id="155" w:author="msi" w:date="2026-09-22T13:02:00Z" w16du:dateUtc="2026-09-22T17:02:00Z"/>
        </w:rPr>
      </w:pPr>
      <w:del w:id="156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230/6V recessed mains supply.  </w:delText>
        </w:r>
      </w:del>
    </w:p>
    <w:p w14:paraId="5511DCFA" w14:textId="77777777" w:rsidR="00F13419" w:rsidRDefault="000E7118">
      <w:pPr>
        <w:spacing w:line="288" w:lineRule="auto"/>
        <w:rPr>
          <w:del w:id="157" w:author="msi" w:date="2026-09-22T13:02:00Z" w16du:dateUtc="2026-09-22T17:02:00Z"/>
        </w:rPr>
      </w:pPr>
      <w:del w:id="158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Reduced-stagnation solenoid valve and electronic unit integrated into the body of the tap.  </w:delText>
        </w:r>
      </w:del>
    </w:p>
    <w:p w14:paraId="29574BA6" w14:textId="77777777" w:rsidR="00F13419" w:rsidRDefault="000E7118">
      <w:pPr>
        <w:spacing w:line="288" w:lineRule="auto"/>
        <w:rPr>
          <w:del w:id="159" w:author="msi" w:date="2026-09-22T13:02:00Z" w16du:dateUtc="2026-09-22T17:02:00Z"/>
        </w:rPr>
      </w:pPr>
      <w:del w:id="160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Flow rate pre-set at 3 lpm at 3 bar, can be adjusted from 1.4 to 6 lpm.  </w:delText>
        </w:r>
      </w:del>
    </w:p>
    <w:p w14:paraId="14FDD734" w14:textId="77777777" w:rsidR="00F13419" w:rsidRDefault="000E7118">
      <w:pPr>
        <w:spacing w:line="288" w:lineRule="auto"/>
        <w:rPr>
          <w:del w:id="161" w:author="msi" w:date="2026-09-22T13:02:00Z" w16du:dateUtc="2026-09-22T17:02:00Z"/>
        </w:rPr>
      </w:pPr>
      <w:del w:id="162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Scale-resistant flow straightener.  </w:delText>
        </w:r>
      </w:del>
    </w:p>
    <w:p w14:paraId="6935ACB2" w14:textId="77777777" w:rsidR="00F13419" w:rsidRDefault="000E7118">
      <w:pPr>
        <w:spacing w:line="288" w:lineRule="auto"/>
        <w:rPr>
          <w:del w:id="163" w:author="msi" w:date="2026-09-22T13:02:00Z" w16du:dateUtc="2026-09-22T17:02:00Z"/>
        </w:rPr>
      </w:pPr>
      <w:del w:id="164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Duty flush (~60 seconds every 24 hours after last use).  </w:delText>
        </w:r>
      </w:del>
    </w:p>
    <w:p w14:paraId="4B2F1B74" w14:textId="77777777" w:rsidR="00F13419" w:rsidRDefault="000E7118">
      <w:pPr>
        <w:spacing w:line="288" w:lineRule="auto"/>
        <w:rPr>
          <w:del w:id="165" w:author="msi" w:date="2026-09-22T13:02:00Z" w16du:dateUtc="2026-09-22T17:02:00Z"/>
        </w:rPr>
      </w:pPr>
      <w:del w:id="166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Presence detection sensor at the end of the spout optimises detection.  </w:delText>
        </w:r>
      </w:del>
    </w:p>
    <w:p w14:paraId="693D1578" w14:textId="77777777" w:rsidR="00F13419" w:rsidRDefault="000E7118">
      <w:pPr>
        <w:spacing w:line="288" w:lineRule="auto"/>
        <w:rPr>
          <w:del w:id="167" w:author="msi" w:date="2026-09-22T13:02:00Z" w16du:dateUtc="2026-09-22T17:02:00Z"/>
        </w:rPr>
      </w:pPr>
      <w:del w:id="168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Chrome-plated stainless steel body.  </w:delText>
        </w:r>
      </w:del>
    </w:p>
    <w:p w14:paraId="676D7EBF" w14:textId="77777777" w:rsidR="00F13419" w:rsidRDefault="000E7118">
      <w:pPr>
        <w:spacing w:line="288" w:lineRule="auto"/>
        <w:rPr>
          <w:del w:id="169" w:author="msi" w:date="2026-09-22T13:02:00Z" w16du:dateUtc="2026-09-22T17:02:00Z"/>
        </w:rPr>
      </w:pPr>
      <w:del w:id="170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Cap fixed in place by 2 concealed screws.  </w:delText>
        </w:r>
      </w:del>
    </w:p>
    <w:p w14:paraId="6EA463A3" w14:textId="77777777" w:rsidR="00F13419" w:rsidRDefault="000E7118">
      <w:pPr>
        <w:spacing w:line="288" w:lineRule="auto"/>
        <w:rPr>
          <w:del w:id="171" w:author="msi" w:date="2026-09-22T13:02:00Z" w16du:dateUtc="2026-09-22T17:02:00Z"/>
        </w:rPr>
      </w:pPr>
      <w:del w:id="172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PEX flexible F3/8” with stopcock and filter.  </w:delText>
        </w:r>
      </w:del>
    </w:p>
    <w:p w14:paraId="338F66E4" w14:textId="77777777" w:rsidR="00F13419" w:rsidRDefault="000E7118">
      <w:pPr>
        <w:spacing w:line="288" w:lineRule="auto"/>
        <w:rPr>
          <w:del w:id="173" w:author="msi" w:date="2026-09-22T13:02:00Z" w16du:dateUtc="2026-09-22T17:02:00Z"/>
        </w:rPr>
      </w:pPr>
      <w:del w:id="174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Fixing reinforced by 2 stainless steel rods. </w:delText>
        </w:r>
      </w:del>
    </w:p>
    <w:p w14:paraId="1F6B0A47" w14:textId="77777777" w:rsidR="00F13419" w:rsidRDefault="000E7118">
      <w:pPr>
        <w:spacing w:line="288" w:lineRule="auto"/>
        <w:rPr>
          <w:del w:id="175" w:author="msi" w:date="2026-09-22T13:02:00Z" w16du:dateUtc="2026-09-22T17:02:00Z"/>
        </w:rPr>
      </w:pPr>
      <w:del w:id="176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Anti-blocking security. </w:delText>
        </w:r>
      </w:del>
    </w:p>
    <w:p w14:paraId="68760A46" w14:textId="77777777" w:rsidR="00F13419" w:rsidRDefault="000E7118">
      <w:pPr>
        <w:spacing w:line="288" w:lineRule="auto"/>
        <w:rPr>
          <w:del w:id="177" w:author="msi" w:date="2026-09-22T13:02:00Z" w16du:dateUtc="2026-09-22T17:02:00Z"/>
        </w:rPr>
      </w:pPr>
      <w:del w:id="178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 xml:space="preserve">Suitable for people with reduced mobility. </w:delText>
        </w:r>
      </w:del>
    </w:p>
    <w:p w14:paraId="13752062" w14:textId="77777777" w:rsidR="00F13419" w:rsidRDefault="000E7118">
      <w:pPr>
        <w:pPrChange w:id="179" w:author="msi" w:date="2026-09-22T13:02:00Z" w16du:dateUtc="2026-09-22T17:02:00Z">
          <w:pPr>
            <w:spacing w:line="288" w:lineRule="auto"/>
          </w:pPr>
        </w:pPrChange>
      </w:pPr>
      <w:del w:id="180" w:author="msi" w:date="2026-09-22T13:02:00Z" w16du:dateUtc="2026-09-22T17:02:00Z">
        <w:r>
          <w:rPr>
            <w:rFonts w:ascii="Calibri" w:eastAsia="Calibri" w:hAnsi="Calibri" w:cs="Calibri"/>
            <w:sz w:val="22"/>
            <w:szCs w:val="22"/>
          </w:rPr>
          <w:delText>30-year warranty.</w:delText>
        </w:r>
      </w:del>
    </w:p>
    <w:sectPr w:rsidR="00F1341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  <w:sectPrChange w:id="184" w:author="msi" w:date="2026-09-22T13:02:00Z" w16du:dateUtc="2026-09-22T17:02:00Z">
        <w:sectPr w:rsidR="00F13419">
          <w:pgSz w:w="11905" w:h="16837"/>
          <w:pgMar w:top="1200" w:right="1500" w:bottom="1000" w:left="145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BB9BAC" w14:textId="77777777" w:rsidR="000E7118" w:rsidRDefault="000E7118" w:rsidP="0030084A">
      <w:pPr>
        <w:pPrChange w:id="10" w:author="msi" w:date="2026-09-22T13:02:00Z" w16du:dateUtc="2026-09-22T17:02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53B67121" w14:textId="77777777" w:rsidR="000E7118" w:rsidRDefault="000E7118" w:rsidP="0030084A">
      <w:pPr>
        <w:pPrChange w:id="11" w:author="msi" w:date="2026-09-22T13:02:00Z" w16du:dateUtc="2026-09-22T17:02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4288D1" w14:textId="77777777" w:rsidR="001A7C06" w:rsidRDefault="001A7C06">
    <w:pPr>
      <w:pStyle w:val="ListParagraph"/>
      <w:pPrChange w:id="183" w:author="msi" w:date="2026-09-22T13:02:00Z" w16du:dateUtc="2026-09-22T17:0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929AD9" w14:textId="77777777" w:rsidR="000E7118" w:rsidRDefault="000E7118" w:rsidP="0030084A">
      <w:pPr>
        <w:pPrChange w:id="8" w:author="msi" w:date="2026-09-22T13:02:00Z" w16du:dateUtc="2026-09-22T17:02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602D387B" w14:textId="77777777" w:rsidR="000E7118" w:rsidRDefault="000E7118" w:rsidP="0030084A">
      <w:pPr>
        <w:pPrChange w:id="9" w:author="msi" w:date="2026-09-22T13:02:00Z" w16du:dateUtc="2026-09-22T17:02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681A3C" w14:textId="77777777" w:rsidR="00F13419" w:rsidRDefault="000E7118">
    <w:pPr>
      <w:pStyle w:val="BodyText2"/>
      <w:pPrChange w:id="181" w:author="msi" w:date="2026-09-22T13:02:00Z" w16du:dateUtc="2026-09-22T17:02:00Z">
        <w:pPr>
          <w:jc w:val="center"/>
        </w:pPr>
      </w:pPrChange>
    </w:pPr>
    <w:del w:id="182" w:author="msi" w:date="2026-09-22T13:02:00Z" w16du:dateUtc="2026-09-22T17:02:00Z">
      <w:r w:rsidRPr="000224DE">
        <w:rPr>
          <w:noProof/>
        </w:rPr>
        <w:pict w14:anchorId="552C2B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4.8pt;height:18.65pt;visibility:visible;mso-wrap-style:square">
            <v:imagedata r:id="rId1" o:title=""/>
            <o:lock v:ext="edit" rotation="t" cropping="t" verticies="t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2710028">
    <w:abstractNumId w:val="0"/>
  </w:num>
  <w:num w:numId="2" w16cid:durableId="390662927">
    <w:abstractNumId w:val="1"/>
  </w:num>
  <w:num w:numId="3" w16cid:durableId="2022118469">
    <w:abstractNumId w:val="5"/>
  </w:num>
  <w:num w:numId="4" w16cid:durableId="7490104">
    <w:abstractNumId w:val="3"/>
  </w:num>
  <w:num w:numId="5" w16cid:durableId="1173033481">
    <w:abstractNumId w:val="4"/>
  </w:num>
  <w:num w:numId="6" w16cid:durableId="194965181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3419"/>
    <w:rsid w:val="000A48ED"/>
    <w:rsid w:val="000E7118"/>
    <w:rsid w:val="001A7C06"/>
    <w:rsid w:val="0030084A"/>
    <w:rsid w:val="00334276"/>
    <w:rsid w:val="005E6702"/>
    <w:rsid w:val="0069464C"/>
    <w:rsid w:val="00832BE3"/>
    <w:rsid w:val="00875E83"/>
    <w:rsid w:val="009D5F97"/>
    <w:rsid w:val="00B00DF3"/>
    <w:rsid w:val="00B90493"/>
    <w:rsid w:val="00BC32DD"/>
    <w:rsid w:val="00CC0B85"/>
    <w:rsid w:val="00D944E8"/>
    <w:rsid w:val="00F13419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3:02:00Z">
        <w:pPr>
          <w:spacing w:line="278" w:lineRule="auto"/>
        </w:pPr>
      </w:pPrChange>
    </w:pPr>
    <w:rPr>
      <w:rFonts w:ascii="Verdana" w:eastAsia="Times New Roman" w:hAnsi="Verdana" w:cs="Times New Roman"/>
      <w:szCs w:val="24"/>
      <w:lang w:val="tr-TR" w:eastAsia="tr-TR"/>
      <w:rPrChange w:id="0" w:author="msi" w:date="2026-09-22T13:02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uiPriority w:val="9"/>
    <w:qFormat/>
    <w:pPr>
      <w:outlineLvl w:val="0"/>
    </w:pPr>
    <w:rPr>
      <w:b/>
      <w:bCs/>
      <w:color w:val="438FAC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38FAC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3:02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3:02:00Z">
        <w:rPr>
          <w:sz w:val="24"/>
          <w:szCs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character" w:customStyle="1" w:styleId="Heading7Char">
    <w:name w:val="Heading 7 Char"/>
    <w:basedOn w:val="DefaultParagraphFont"/>
    <w:link w:val="Heading7"/>
    <w:rsid w:val="001A7C06"/>
    <w:rPr>
      <w:rFonts w:ascii="Times New Roman" w:eastAsia="Times New Roman" w:hAnsi="Times New Roman" w:cs="Times New Roman"/>
      <w:sz w:val="24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3:02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3:02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3:02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3:02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3:02:00Z">
        <w:pPr>
          <w:keepNext/>
          <w:spacing w:before="240" w:after="120"/>
          <w:jc w:val="both"/>
        </w:pPr>
      </w:pPrChange>
    </w:pPr>
    <w:rPr>
      <w:b/>
      <w:rPrChange w:id="4" w:author="msi" w:date="2026-09-22T13:02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3:02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3:02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3:02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3:02:00Z">
        <w:rPr>
          <w:sz w:val="22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1A7C06"/>
    <w:rPr>
      <w:rFonts w:ascii="Times New Roman" w:eastAsia="Times New Roman" w:hAnsi="Times New Roman" w:cs="Times New Roman"/>
      <w:sz w:val="22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3:02:00Z">
        <w:pPr>
          <w:ind w:left="720"/>
          <w:contextualSpacing/>
          <w:jc w:val="both"/>
        </w:pPr>
      </w:pPrChange>
    </w:pPr>
    <w:rPr>
      <w:rPrChange w:id="7" w:author="msi" w:date="2026-09-22T13:02:00Z">
        <w:rPr>
          <w:rFonts w:ascii="Verdana" w:hAnsi="Verdana"/>
          <w:szCs w:val="24"/>
          <w:lang w:val="tr-TR" w:eastAsia="tr-TR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1A7C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7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2904</Characters>
  <Application>Microsoft Office Word</Application>
  <DocSecurity>0</DocSecurity>
  <Lines>24</Lines>
  <Paragraphs>6</Paragraphs>
  <ScaleCrop>false</ScaleCrop>
  <Manager/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2025-05-29T15:35:00Z</dcterms:created>
  <dcterms:modified xsi:type="dcterms:W3CDTF">2026-09-22T17:02:00Z</dcterms:modified>
  <cp:category/>
</cp:coreProperties>
</file>