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B58227" w14:textId="77777777" w:rsidR="00EE6A28" w:rsidRPr="002F1426" w:rsidRDefault="009A0FC1" w:rsidP="009A0FC1">
      <w:pPr>
        <w:jc w:val="center"/>
        <w:rPr>
          <w:ins w:id="0" w:author="Amici, Nicholas" w:date="2026-09-25T21:10:00Z" w16du:dateUtc="2026-09-26T01:10:00Z"/>
          <w:b/>
          <w:sz w:val="24"/>
        </w:rPr>
      </w:pPr>
      <w:ins w:id="1" w:author="Amici, Nicholas" w:date="2026-09-25T21:10:00Z" w16du:dateUtc="2026-09-26T01:10:00Z">
        <w:r w:rsidRPr="002F1426">
          <w:rPr>
            <w:b/>
            <w:sz w:val="24"/>
          </w:rPr>
          <w:t>Curriculum Map</w:t>
        </w:r>
      </w:ins>
    </w:p>
    <w:p w14:paraId="634ED71A" w14:textId="77777777" w:rsidR="009A0FC1" w:rsidRPr="00A73EB8" w:rsidRDefault="009A0FC1" w:rsidP="009A0FC1">
      <w:pPr>
        <w:rPr>
          <w:ins w:id="2" w:author="Amici, Nicholas" w:date="2026-09-25T21:10:00Z" w16du:dateUtc="2026-09-26T01:10:00Z"/>
          <w:u w:val="single"/>
        </w:rPr>
      </w:pPr>
      <w:ins w:id="3" w:author="Amici, Nicholas" w:date="2026-09-25T21:10:00Z" w16du:dateUtc="2026-09-26T01:10:00Z">
        <w:r w:rsidRPr="002F1426">
          <w:rPr>
            <w:b/>
          </w:rPr>
          <w:t>Course Title:</w:t>
        </w:r>
        <w:r w:rsidR="005E38FC">
          <w:rPr>
            <w:b/>
          </w:rPr>
          <w:t xml:space="preserve"> </w:t>
        </w:r>
        <w:r w:rsidR="00A80D55">
          <w:rPr>
            <w:u w:val="single"/>
          </w:rPr>
          <w:t>Physical Education</w:t>
        </w:r>
        <w:r>
          <w:tab/>
        </w:r>
        <w:r>
          <w:tab/>
        </w:r>
        <w:r w:rsidR="002F1426">
          <w:t xml:space="preserve">                      </w:t>
        </w:r>
        <w:r w:rsidRPr="002F1426">
          <w:rPr>
            <w:b/>
          </w:rPr>
          <w:t xml:space="preserve">Grade: </w:t>
        </w:r>
        <w:r w:rsidR="006A2365">
          <w:rPr>
            <w:u w:val="single"/>
          </w:rPr>
          <w:t>7-8</w:t>
        </w:r>
      </w:ins>
    </w:p>
    <w:tbl>
      <w:tblPr>
        <w:tblStyle w:val="TableGrid"/>
        <w:tblW w:w="14395" w:type="dxa"/>
        <w:tblLook w:val="04A0" w:firstRow="1" w:lastRow="0" w:firstColumn="1" w:lastColumn="0" w:noHBand="0" w:noVBand="1"/>
      </w:tblPr>
      <w:tblGrid>
        <w:gridCol w:w="6475"/>
        <w:gridCol w:w="7920"/>
      </w:tblGrid>
      <w:tr w:rsidR="009A0FC1" w14:paraId="6CAD1261" w14:textId="77777777" w:rsidTr="002F1426">
        <w:trPr>
          <w:ins w:id="4" w:author="Amici, Nicholas" w:date="2026-09-25T21:10:00Z" w16du:dateUtc="2026-09-26T01:10:00Z"/>
        </w:trPr>
        <w:tc>
          <w:tcPr>
            <w:tcW w:w="6475" w:type="dxa"/>
          </w:tcPr>
          <w:p w14:paraId="629EDE7B" w14:textId="77777777" w:rsidR="002F1426" w:rsidRPr="002F1426" w:rsidRDefault="002F1426" w:rsidP="006A2365">
            <w:pPr>
              <w:rPr>
                <w:ins w:id="5" w:author="Amici, Nicholas" w:date="2026-09-25T21:10:00Z" w16du:dateUtc="2026-09-26T01:10:00Z"/>
                <w:b/>
              </w:rPr>
            </w:pPr>
            <w:ins w:id="6" w:author="Amici, Nicholas" w:date="2026-09-25T21:10:00Z" w16du:dateUtc="2026-09-26T01:10:00Z">
              <w:r w:rsidRPr="002F1426">
                <w:rPr>
                  <w:b/>
                </w:rPr>
                <w:t>Unit (Name/Number):</w:t>
              </w:r>
              <w:r w:rsidR="00DB305D">
                <w:rPr>
                  <w:b/>
                </w:rPr>
                <w:t xml:space="preserve"> </w:t>
              </w:r>
              <w:r w:rsidR="006A2365">
                <w:t>Small Games</w:t>
              </w:r>
            </w:ins>
          </w:p>
        </w:tc>
        <w:tc>
          <w:tcPr>
            <w:tcW w:w="7920" w:type="dxa"/>
          </w:tcPr>
          <w:p w14:paraId="03C9ECF4" w14:textId="77777777" w:rsidR="009A0FC1" w:rsidRPr="00B477DC" w:rsidRDefault="002F1426" w:rsidP="009A0FC1">
            <w:pPr>
              <w:rPr>
                <w:ins w:id="7" w:author="Amici, Nicholas" w:date="2026-09-25T21:10:00Z" w16du:dateUtc="2026-09-26T01:10:00Z"/>
              </w:rPr>
            </w:pPr>
            <w:ins w:id="8" w:author="Amici, Nicholas" w:date="2026-09-25T21:10:00Z" w16du:dateUtc="2026-09-26T01:10:00Z">
              <w:r w:rsidRPr="002F1426">
                <w:rPr>
                  <w:b/>
                </w:rPr>
                <w:t>Pacing:</w:t>
              </w:r>
              <w:r w:rsidR="00DB305D">
                <w:rPr>
                  <w:b/>
                </w:rPr>
                <w:t xml:space="preserve"> </w:t>
              </w:r>
              <w:r w:rsidR="006A2365">
                <w:t>10+ Classes</w:t>
              </w:r>
            </w:ins>
          </w:p>
          <w:p w14:paraId="7493FF11" w14:textId="77777777" w:rsidR="002F1426" w:rsidRDefault="002F1426" w:rsidP="009A0FC1">
            <w:pPr>
              <w:rPr>
                <w:ins w:id="9" w:author="Amici, Nicholas" w:date="2026-09-25T21:10:00Z" w16du:dateUtc="2026-09-26T01:10:00Z"/>
              </w:rPr>
            </w:pPr>
          </w:p>
        </w:tc>
      </w:tr>
    </w:tbl>
    <w:tbl>
      <w:tblPr>
        <w:tblStyle w:val="TableGrid"/>
        <w:tblpPr w:leftFromText="180" w:rightFromText="180" w:vertAnchor="text" w:tblpY="1"/>
        <w:tblW w:w="14395" w:type="dxa"/>
        <w:tblLook w:val="04A0" w:firstRow="1" w:lastRow="0" w:firstColumn="1" w:lastColumn="0" w:noHBand="0" w:noVBand="1"/>
      </w:tblPr>
      <w:tblGrid>
        <w:gridCol w:w="14395"/>
      </w:tblGrid>
      <w:tr w:rsidR="002F1426" w14:paraId="5F2B91E5" w14:textId="77777777" w:rsidTr="002F1426">
        <w:trPr>
          <w:ins w:id="10" w:author="Amici, Nicholas" w:date="2026-09-25T21:10:00Z" w16du:dateUtc="2026-09-26T01:10:00Z"/>
        </w:trPr>
        <w:tc>
          <w:tcPr>
            <w:tcW w:w="14395" w:type="dxa"/>
          </w:tcPr>
          <w:p w14:paraId="46A6FFF6" w14:textId="77777777" w:rsidR="00B477DC" w:rsidRDefault="002F1426" w:rsidP="00B149C5">
            <w:pPr>
              <w:rPr>
                <w:ins w:id="11" w:author="Amici, Nicholas" w:date="2026-09-25T21:10:00Z" w16du:dateUtc="2026-09-26T01:10:00Z"/>
              </w:rPr>
            </w:pPr>
            <w:ins w:id="12" w:author="Amici, Nicholas" w:date="2026-09-25T21:10:00Z" w16du:dateUtc="2026-09-26T01:10:00Z">
              <w:r w:rsidRPr="002F1426">
                <w:rPr>
                  <w:b/>
                </w:rPr>
                <w:t>Essential Question(s):</w:t>
              </w:r>
              <w:r w:rsidR="00DB305D">
                <w:rPr>
                  <w:b/>
                </w:rPr>
                <w:t xml:space="preserve"> </w:t>
              </w:r>
              <w:r w:rsidR="006A2365">
                <w:t>How</w:t>
              </w:r>
              <w:r w:rsidR="00A80D55">
                <w:t xml:space="preserve"> can </w:t>
              </w:r>
              <w:r w:rsidR="006A2365">
                <w:t>small games</w:t>
              </w:r>
              <w:r w:rsidR="00A80D55">
                <w:t xml:space="preserve"> develop the young adult physically, mentally and socially?</w:t>
              </w:r>
            </w:ins>
          </w:p>
          <w:p w14:paraId="0FB6496D" w14:textId="77777777" w:rsidR="00B149C5" w:rsidRDefault="00B149C5" w:rsidP="00B149C5">
            <w:pPr>
              <w:rPr>
                <w:ins w:id="13" w:author="Amici, Nicholas" w:date="2026-09-25T21:10:00Z" w16du:dateUtc="2026-09-26T01:10:00Z"/>
              </w:rPr>
            </w:pPr>
          </w:p>
        </w:tc>
      </w:tr>
    </w:tbl>
    <w:p w14:paraId="2588D9FB" w14:textId="77777777" w:rsidR="009A0FC1" w:rsidRDefault="009A0FC1" w:rsidP="009A0FC1">
      <w:pPr>
        <w:rPr>
          <w:ins w:id="14" w:author="Amici, Nicholas" w:date="2026-09-25T21:10:00Z" w16du:dateUtc="2026-09-26T01:10:00Z"/>
        </w:rPr>
      </w:pPr>
    </w:p>
    <w:tbl>
      <w:tblPr>
        <w:tblStyle w:val="TableGrid"/>
        <w:tblW w:w="14395" w:type="dxa"/>
        <w:tblLook w:val="04A0" w:firstRow="1" w:lastRow="0" w:firstColumn="1" w:lastColumn="0" w:noHBand="0" w:noVBand="1"/>
      </w:tblPr>
      <w:tblGrid>
        <w:gridCol w:w="1380"/>
        <w:gridCol w:w="5747"/>
        <w:gridCol w:w="2048"/>
        <w:gridCol w:w="2493"/>
        <w:gridCol w:w="2727"/>
      </w:tblGrid>
      <w:tr w:rsidR="002F1426" w14:paraId="146BEE11" w14:textId="77777777" w:rsidTr="002D32B2">
        <w:trPr>
          <w:ins w:id="15" w:author="Amici, Nicholas" w:date="2026-09-25T21:10:00Z" w16du:dateUtc="2026-09-26T01:10:00Z"/>
        </w:trPr>
        <w:tc>
          <w:tcPr>
            <w:tcW w:w="1380" w:type="dxa"/>
            <w:vAlign w:val="center"/>
          </w:tcPr>
          <w:p w14:paraId="0E1F3938" w14:textId="77777777" w:rsidR="002F1426" w:rsidRPr="002F1426" w:rsidRDefault="002F1426" w:rsidP="00DB305D">
            <w:pPr>
              <w:jc w:val="center"/>
              <w:rPr>
                <w:ins w:id="16" w:author="Amici, Nicholas" w:date="2026-09-25T21:10:00Z" w16du:dateUtc="2026-09-26T01:10:00Z"/>
                <w:b/>
              </w:rPr>
            </w:pPr>
            <w:ins w:id="17" w:author="Amici, Nicholas" w:date="2026-09-25T21:10:00Z" w16du:dateUtc="2026-09-26T01:10:00Z">
              <w:r w:rsidRPr="002F1426">
                <w:rPr>
                  <w:b/>
                </w:rPr>
                <w:t>Content/Key Concepts</w:t>
              </w:r>
            </w:ins>
          </w:p>
        </w:tc>
        <w:tc>
          <w:tcPr>
            <w:tcW w:w="5747" w:type="dxa"/>
            <w:vAlign w:val="center"/>
          </w:tcPr>
          <w:p w14:paraId="5EE2D450" w14:textId="77777777" w:rsidR="002F1426" w:rsidRPr="002F1426" w:rsidRDefault="002F1426" w:rsidP="00DB305D">
            <w:pPr>
              <w:jc w:val="center"/>
              <w:rPr>
                <w:ins w:id="18" w:author="Amici, Nicholas" w:date="2026-09-25T21:10:00Z" w16du:dateUtc="2026-09-26T01:10:00Z"/>
                <w:b/>
              </w:rPr>
            </w:pPr>
            <w:ins w:id="19" w:author="Amici, Nicholas" w:date="2026-09-25T21:10:00Z" w16du:dateUtc="2026-09-26T01:10:00Z">
              <w:r w:rsidRPr="002F1426">
                <w:rPr>
                  <w:b/>
                </w:rPr>
                <w:t>Standards</w:t>
              </w:r>
            </w:ins>
          </w:p>
        </w:tc>
        <w:tc>
          <w:tcPr>
            <w:tcW w:w="2048" w:type="dxa"/>
            <w:vAlign w:val="center"/>
          </w:tcPr>
          <w:p w14:paraId="3EF7D907" w14:textId="77777777" w:rsidR="002F1426" w:rsidRPr="002F1426" w:rsidRDefault="002F1426" w:rsidP="00DB305D">
            <w:pPr>
              <w:jc w:val="center"/>
              <w:rPr>
                <w:ins w:id="20" w:author="Amici, Nicholas" w:date="2026-09-25T21:10:00Z" w16du:dateUtc="2026-09-26T01:10:00Z"/>
                <w:b/>
              </w:rPr>
            </w:pPr>
            <w:ins w:id="21" w:author="Amici, Nicholas" w:date="2026-09-25T21:10:00Z" w16du:dateUtc="2026-09-26T01:10:00Z">
              <w:r w:rsidRPr="002F1426">
                <w:rPr>
                  <w:b/>
                </w:rPr>
                <w:t>Key Vocabulary</w:t>
              </w:r>
            </w:ins>
          </w:p>
        </w:tc>
        <w:tc>
          <w:tcPr>
            <w:tcW w:w="2493" w:type="dxa"/>
            <w:vAlign w:val="center"/>
          </w:tcPr>
          <w:p w14:paraId="454DC4D3" w14:textId="77777777" w:rsidR="002F1426" w:rsidRPr="002F1426" w:rsidRDefault="002F1966" w:rsidP="00DB305D">
            <w:pPr>
              <w:jc w:val="center"/>
              <w:rPr>
                <w:ins w:id="22" w:author="Amici, Nicholas" w:date="2026-09-25T21:10:00Z" w16du:dateUtc="2026-09-26T01:10:00Z"/>
                <w:b/>
              </w:rPr>
            </w:pPr>
            <w:ins w:id="23" w:author="Amici, Nicholas" w:date="2026-09-25T21:10:00Z" w16du:dateUtc="2026-09-26T01:10:00Z">
              <w:r>
                <w:rPr>
                  <w:b/>
                </w:rPr>
                <w:t xml:space="preserve">Learning </w:t>
              </w:r>
              <w:r w:rsidR="002F1426" w:rsidRPr="002F1426">
                <w:rPr>
                  <w:b/>
                </w:rPr>
                <w:t>Activities/Resources</w:t>
              </w:r>
            </w:ins>
          </w:p>
        </w:tc>
        <w:tc>
          <w:tcPr>
            <w:tcW w:w="2727" w:type="dxa"/>
            <w:vAlign w:val="center"/>
          </w:tcPr>
          <w:p w14:paraId="53849FFA" w14:textId="77777777" w:rsidR="002F1966" w:rsidRDefault="002F1966" w:rsidP="00DB305D">
            <w:pPr>
              <w:jc w:val="center"/>
              <w:rPr>
                <w:ins w:id="24" w:author="Amici, Nicholas" w:date="2026-09-25T21:10:00Z" w16du:dateUtc="2026-09-26T01:10:00Z"/>
                <w:b/>
              </w:rPr>
            </w:pPr>
            <w:ins w:id="25" w:author="Amici, Nicholas" w:date="2026-09-25T21:10:00Z" w16du:dateUtc="2026-09-26T01:10:00Z">
              <w:r>
                <w:rPr>
                  <w:b/>
                </w:rPr>
                <w:t>Evidence of Learning</w:t>
              </w:r>
            </w:ins>
          </w:p>
          <w:p w14:paraId="21FA250B" w14:textId="77777777" w:rsidR="002F1426" w:rsidRPr="00DB305D" w:rsidRDefault="002F1966" w:rsidP="00DB305D">
            <w:pPr>
              <w:spacing w:after="120"/>
              <w:jc w:val="center"/>
              <w:rPr>
                <w:ins w:id="26" w:author="Amici, Nicholas" w:date="2026-09-25T21:10:00Z" w16du:dateUtc="2026-09-26T01:10:00Z"/>
                <w:sz w:val="18"/>
              </w:rPr>
            </w:pPr>
            <w:ins w:id="27" w:author="Amici, Nicholas" w:date="2026-09-25T21:10:00Z" w16du:dateUtc="2026-09-26T01:10:00Z">
              <w:r w:rsidRPr="002F1966">
                <w:rPr>
                  <w:sz w:val="18"/>
                </w:rPr>
                <w:t>(</w:t>
              </w:r>
              <w:r w:rsidR="002F1426" w:rsidRPr="002F1966">
                <w:rPr>
                  <w:sz w:val="18"/>
                </w:rPr>
                <w:t>Assessments</w:t>
              </w:r>
              <w:r w:rsidRPr="002F1966">
                <w:rPr>
                  <w:sz w:val="18"/>
                </w:rPr>
                <w:t>;</w:t>
              </w:r>
              <w:r>
                <w:rPr>
                  <w:sz w:val="18"/>
                </w:rPr>
                <w:t xml:space="preserve"> </w:t>
              </w:r>
              <w:r w:rsidRPr="002F1966">
                <w:rPr>
                  <w:sz w:val="18"/>
                </w:rPr>
                <w:t>Performance Tasks)</w:t>
              </w:r>
            </w:ins>
          </w:p>
        </w:tc>
      </w:tr>
    </w:tbl>
    <w:p w14:paraId="0B98B834" w14:textId="77777777" w:rsidR="00A73EB8" w:rsidRPr="001951E8" w:rsidRDefault="00A73EB8" w:rsidP="007A147C">
      <w:pPr>
        <w:spacing w:after="0"/>
        <w:rPr>
          <w:ins w:id="28" w:author="Amici, Nicholas" w:date="2026-09-25T21:10:00Z" w16du:dateUtc="2026-09-26T01:10:00Z"/>
          <w:sz w:val="4"/>
        </w:rPr>
      </w:pPr>
    </w:p>
    <w:tbl>
      <w:tblPr>
        <w:tblStyle w:val="TableGrid"/>
        <w:tblpPr w:leftFromText="187" w:rightFromText="187" w:vertAnchor="text" w:tblpY="1"/>
        <w:tblOverlap w:val="never"/>
        <w:tblW w:w="14395" w:type="dxa"/>
        <w:tblLayout w:type="fixed"/>
        <w:tblLook w:val="04A0" w:firstRow="1" w:lastRow="0" w:firstColumn="1" w:lastColumn="0" w:noHBand="0" w:noVBand="1"/>
      </w:tblPr>
      <w:tblGrid>
        <w:gridCol w:w="1345"/>
        <w:gridCol w:w="5760"/>
        <w:gridCol w:w="2070"/>
        <w:gridCol w:w="2340"/>
        <w:gridCol w:w="2880"/>
      </w:tblGrid>
      <w:tr w:rsidR="000721CC" w14:paraId="0C8A2338" w14:textId="77777777" w:rsidTr="002E528F">
        <w:trPr>
          <w:ins w:id="29" w:author="Amici, Nicholas" w:date="2026-09-25T21:10:00Z" w16du:dateUtc="2026-09-26T01:10:00Z"/>
        </w:trPr>
        <w:tc>
          <w:tcPr>
            <w:tcW w:w="1345" w:type="dxa"/>
            <w:vAlign w:val="center"/>
          </w:tcPr>
          <w:p w14:paraId="7CDF54F0" w14:textId="77777777" w:rsidR="000721CC" w:rsidRDefault="000721CC" w:rsidP="00C2006A">
            <w:pPr>
              <w:jc w:val="center"/>
              <w:rPr>
                <w:ins w:id="30" w:author="Amici, Nicholas" w:date="2026-09-25T21:10:00Z" w16du:dateUtc="2026-09-26T01:10:00Z"/>
              </w:rPr>
            </w:pPr>
            <w:ins w:id="31" w:author="Amici, Nicholas" w:date="2026-09-25T21:10:00Z" w16du:dateUtc="2026-09-26T01:10:00Z">
              <w:r>
                <w:t>Small Games</w:t>
              </w:r>
            </w:ins>
          </w:p>
        </w:tc>
        <w:tc>
          <w:tcPr>
            <w:tcW w:w="5760" w:type="dxa"/>
            <w:vAlign w:val="center"/>
          </w:tcPr>
          <w:p w14:paraId="1ECA8848" w14:textId="77777777" w:rsidR="000D70CA" w:rsidRDefault="000D70CA" w:rsidP="000D70CA">
            <w:pPr>
              <w:jc w:val="center"/>
              <w:rPr>
                <w:ins w:id="32" w:author="Amici, Nicholas" w:date="2026-09-25T21:10:00Z" w16du:dateUtc="2026-09-26T01:10:00Z"/>
              </w:rPr>
            </w:pPr>
          </w:p>
          <w:p w14:paraId="5ADAE6D4" w14:textId="77777777" w:rsidR="000D70CA" w:rsidRDefault="006A2365" w:rsidP="000D70CA">
            <w:pPr>
              <w:jc w:val="center"/>
              <w:rPr>
                <w:ins w:id="33" w:author="Amici, Nicholas" w:date="2026-09-25T21:10:00Z" w16du:dateUtc="2026-09-26T01:10:00Z"/>
              </w:rPr>
            </w:pPr>
            <w:ins w:id="34" w:author="Amici, Nicholas" w:date="2026-09-25T21:10:00Z" w16du:dateUtc="2026-09-26T01:10:00Z">
              <w:r>
                <w:t>10.4.9</w:t>
              </w:r>
            </w:ins>
          </w:p>
          <w:p w14:paraId="1AD64775" w14:textId="77777777" w:rsidR="000D70CA" w:rsidRPr="00A73EB8" w:rsidRDefault="006A2365" w:rsidP="000D70CA">
            <w:pPr>
              <w:jc w:val="center"/>
              <w:rPr>
                <w:ins w:id="35" w:author="Amici, Nicholas" w:date="2026-09-25T21:10:00Z" w16du:dateUtc="2026-09-26T01:10:00Z"/>
              </w:rPr>
            </w:pPr>
            <w:ins w:id="36" w:author="Amici, Nicholas" w:date="2026-09-25T21:10:00Z" w16du:dateUtc="2026-09-26T01:10:00Z">
              <w:r>
                <w:t>10.5.9</w:t>
              </w:r>
            </w:ins>
          </w:p>
          <w:p w14:paraId="29801152" w14:textId="77777777" w:rsidR="000721CC" w:rsidRPr="00A73EB8" w:rsidRDefault="000721CC" w:rsidP="002E528F">
            <w:pPr>
              <w:rPr>
                <w:ins w:id="37" w:author="Amici, Nicholas" w:date="2026-09-25T21:10:00Z" w16du:dateUtc="2026-09-26T01:10:00Z"/>
              </w:rPr>
            </w:pPr>
          </w:p>
        </w:tc>
        <w:tc>
          <w:tcPr>
            <w:tcW w:w="2070" w:type="dxa"/>
            <w:vAlign w:val="center"/>
          </w:tcPr>
          <w:p w14:paraId="31254B02" w14:textId="77777777" w:rsidR="00C5047E" w:rsidRDefault="00C5047E" w:rsidP="00C5047E">
            <w:pPr>
              <w:pStyle w:val="ListParagraph"/>
              <w:numPr>
                <w:ilvl w:val="0"/>
                <w:numId w:val="5"/>
              </w:numPr>
              <w:ind w:left="360"/>
              <w:rPr>
                <w:ins w:id="38" w:author="Amici, Nicholas" w:date="2026-09-25T21:10:00Z" w16du:dateUtc="2026-09-26T01:10:00Z"/>
              </w:rPr>
            </w:pPr>
            <w:ins w:id="39" w:author="Amici, Nicholas" w:date="2026-09-25T21:10:00Z" w16du:dateUtc="2026-09-26T01:10:00Z">
              <w:r>
                <w:t>Team Work</w:t>
              </w:r>
            </w:ins>
          </w:p>
          <w:p w14:paraId="7EBB6BDB" w14:textId="77777777" w:rsidR="006A2365" w:rsidRDefault="006A2365" w:rsidP="006A2365">
            <w:pPr>
              <w:pStyle w:val="ListParagraph"/>
              <w:ind w:left="360"/>
              <w:rPr>
                <w:ins w:id="40" w:author="Amici, Nicholas" w:date="2026-09-25T21:10:00Z" w16du:dateUtc="2026-09-26T01:10:00Z"/>
              </w:rPr>
            </w:pPr>
          </w:p>
          <w:p w14:paraId="7725B27B" w14:textId="77777777" w:rsidR="006A2365" w:rsidRDefault="006A2365" w:rsidP="00C5047E">
            <w:pPr>
              <w:pStyle w:val="ListParagraph"/>
              <w:numPr>
                <w:ilvl w:val="0"/>
                <w:numId w:val="5"/>
              </w:numPr>
              <w:ind w:left="360"/>
              <w:rPr>
                <w:ins w:id="41" w:author="Amici, Nicholas" w:date="2026-09-25T21:10:00Z" w16du:dateUtc="2026-09-26T01:10:00Z"/>
              </w:rPr>
            </w:pPr>
            <w:ins w:id="42" w:author="Amici, Nicholas" w:date="2026-09-25T21:10:00Z" w16du:dateUtc="2026-09-26T01:10:00Z">
              <w:r>
                <w:t>Offensive and Defensive Strategy</w:t>
              </w:r>
            </w:ins>
          </w:p>
          <w:p w14:paraId="7C3D1789" w14:textId="77777777" w:rsidR="006A2365" w:rsidRDefault="006A2365" w:rsidP="006A2365">
            <w:pPr>
              <w:pStyle w:val="ListParagraph"/>
              <w:ind w:left="360"/>
              <w:rPr>
                <w:ins w:id="43" w:author="Amici, Nicholas" w:date="2026-09-25T21:10:00Z" w16du:dateUtc="2026-09-26T01:10:00Z"/>
              </w:rPr>
            </w:pPr>
          </w:p>
          <w:p w14:paraId="4EBCD08A" w14:textId="77777777" w:rsidR="006A2365" w:rsidRDefault="006A2365" w:rsidP="00C5047E">
            <w:pPr>
              <w:pStyle w:val="ListParagraph"/>
              <w:numPr>
                <w:ilvl w:val="0"/>
                <w:numId w:val="5"/>
              </w:numPr>
              <w:ind w:left="360"/>
              <w:rPr>
                <w:ins w:id="44" w:author="Amici, Nicholas" w:date="2026-09-25T21:10:00Z" w16du:dateUtc="2026-09-26T01:10:00Z"/>
              </w:rPr>
            </w:pPr>
            <w:ins w:id="45" w:author="Amici, Nicholas" w:date="2026-09-25T21:10:00Z" w16du:dateUtc="2026-09-26T01:10:00Z">
              <w:r>
                <w:t>Fairness</w:t>
              </w:r>
            </w:ins>
          </w:p>
          <w:p w14:paraId="3C991C05" w14:textId="77777777" w:rsidR="006A2365" w:rsidRDefault="006A2365" w:rsidP="006A2365">
            <w:pPr>
              <w:pStyle w:val="ListParagraph"/>
              <w:ind w:left="360"/>
              <w:rPr>
                <w:ins w:id="46" w:author="Amici, Nicholas" w:date="2026-09-25T21:10:00Z" w16du:dateUtc="2026-09-26T01:10:00Z"/>
              </w:rPr>
            </w:pPr>
          </w:p>
          <w:p w14:paraId="58D4B625" w14:textId="77777777" w:rsidR="000721CC" w:rsidRDefault="000721CC" w:rsidP="00C5047E">
            <w:pPr>
              <w:pStyle w:val="ListParagraph"/>
              <w:ind w:left="360"/>
              <w:rPr>
                <w:ins w:id="47" w:author="Amici, Nicholas" w:date="2026-09-25T21:10:00Z" w16du:dateUtc="2026-09-26T01:10:00Z"/>
              </w:rPr>
            </w:pPr>
          </w:p>
        </w:tc>
        <w:tc>
          <w:tcPr>
            <w:tcW w:w="2340" w:type="dxa"/>
            <w:vAlign w:val="center"/>
          </w:tcPr>
          <w:p w14:paraId="735C8A79" w14:textId="77777777" w:rsidR="00C5047E" w:rsidRDefault="006A2365" w:rsidP="00C5047E">
            <w:pPr>
              <w:jc w:val="center"/>
              <w:rPr>
                <w:ins w:id="48" w:author="Amici, Nicholas" w:date="2026-09-25T21:10:00Z" w16du:dateUtc="2026-09-26T01:10:00Z"/>
              </w:rPr>
            </w:pPr>
            <w:ins w:id="49" w:author="Amici, Nicholas" w:date="2026-09-25T21:10:00Z" w16du:dateUtc="2026-09-26T01:10:00Z">
              <w:r w:rsidRPr="006A2365">
                <w:rPr>
                  <w:i/>
                  <w:u w:val="single"/>
                </w:rPr>
                <w:t>Kickball</w:t>
              </w:r>
              <w:r>
                <w:t>- ball, 4 bases</w:t>
              </w:r>
            </w:ins>
          </w:p>
          <w:p w14:paraId="4039266A" w14:textId="77777777" w:rsidR="00C5047E" w:rsidRDefault="00C5047E" w:rsidP="00C5047E">
            <w:pPr>
              <w:jc w:val="center"/>
              <w:rPr>
                <w:ins w:id="50" w:author="Amici, Nicholas" w:date="2026-09-25T21:10:00Z" w16du:dateUtc="2026-09-26T01:10:00Z"/>
              </w:rPr>
            </w:pPr>
            <w:ins w:id="51" w:author="Amici, Nicholas" w:date="2026-09-25T21:10:00Z" w16du:dateUtc="2026-09-26T01:10:00Z">
              <w:r w:rsidRPr="006A2365">
                <w:rPr>
                  <w:i/>
                  <w:u w:val="single"/>
                </w:rPr>
                <w:t xml:space="preserve">Team </w:t>
              </w:r>
              <w:r w:rsidR="006A2365" w:rsidRPr="006A2365">
                <w:rPr>
                  <w:i/>
                  <w:u w:val="single"/>
                </w:rPr>
                <w:t>Prisonball</w:t>
              </w:r>
              <w:r>
                <w:t>-</w:t>
              </w:r>
              <w:r w:rsidR="006A2365">
                <w:t>20-25</w:t>
              </w:r>
              <w:r>
                <w:t xml:space="preserve"> dodgeballs</w:t>
              </w:r>
            </w:ins>
          </w:p>
          <w:p w14:paraId="6B837DE8" w14:textId="77777777" w:rsidR="00C5047E" w:rsidRDefault="006A2365" w:rsidP="00C5047E">
            <w:pPr>
              <w:jc w:val="center"/>
              <w:rPr>
                <w:ins w:id="52" w:author="Amici, Nicholas" w:date="2026-09-25T21:10:00Z" w16du:dateUtc="2026-09-26T01:10:00Z"/>
              </w:rPr>
            </w:pPr>
            <w:ins w:id="53" w:author="Amici, Nicholas" w:date="2026-09-25T21:10:00Z" w16du:dateUtc="2026-09-26T01:10:00Z">
              <w:r w:rsidRPr="006A2365">
                <w:rPr>
                  <w:i/>
                  <w:u w:val="single"/>
                </w:rPr>
                <w:t>Sole Survivor</w:t>
              </w:r>
              <w:r w:rsidR="00C5047E">
                <w:t>-</w:t>
              </w:r>
              <w:r>
                <w:t>15-20</w:t>
              </w:r>
              <w:r w:rsidR="00C5047E">
                <w:t xml:space="preserve"> Dodgeballs</w:t>
              </w:r>
            </w:ins>
          </w:p>
          <w:p w14:paraId="2E821F79" w14:textId="77777777" w:rsidR="006A2365" w:rsidRDefault="006A2365" w:rsidP="00C5047E">
            <w:pPr>
              <w:jc w:val="center"/>
              <w:rPr>
                <w:ins w:id="54" w:author="Amici, Nicholas" w:date="2026-09-25T21:10:00Z" w16du:dateUtc="2026-09-26T01:10:00Z"/>
              </w:rPr>
            </w:pPr>
            <w:ins w:id="55" w:author="Amici, Nicholas" w:date="2026-09-25T21:10:00Z" w16du:dateUtc="2026-09-26T01:10:00Z">
              <w:r w:rsidRPr="006A2365">
                <w:rPr>
                  <w:i/>
                  <w:u w:val="single"/>
                </w:rPr>
                <w:t>Cage-ball</w:t>
              </w:r>
              <w:r>
                <w:t>- 20-25 dodgeball, 6 bowling pins</w:t>
              </w:r>
            </w:ins>
          </w:p>
          <w:p w14:paraId="50FE37E7" w14:textId="77777777" w:rsidR="006A2365" w:rsidRDefault="006A2365" w:rsidP="00C5047E">
            <w:pPr>
              <w:jc w:val="center"/>
              <w:rPr>
                <w:ins w:id="56" w:author="Amici, Nicholas" w:date="2026-09-25T21:10:00Z" w16du:dateUtc="2026-09-26T01:10:00Z"/>
              </w:rPr>
            </w:pPr>
            <w:ins w:id="57" w:author="Amici, Nicholas" w:date="2026-09-25T21:10:00Z" w16du:dateUtc="2026-09-26T01:10:00Z">
              <w:r w:rsidRPr="006A2365">
                <w:rPr>
                  <w:i/>
                  <w:u w:val="single"/>
                </w:rPr>
                <w:t>Handball</w:t>
              </w:r>
              <w:r w:rsidRPr="006A2365">
                <w:rPr>
                  <w:u w:val="single"/>
                </w:rPr>
                <w:t xml:space="preserve"> </w:t>
              </w:r>
              <w:r>
                <w:t>– goals, 2 handballs, pinnies</w:t>
              </w:r>
            </w:ins>
          </w:p>
          <w:p w14:paraId="43B375AE" w14:textId="77777777" w:rsidR="006A2365" w:rsidRDefault="006A2365" w:rsidP="00C5047E">
            <w:pPr>
              <w:jc w:val="center"/>
              <w:rPr>
                <w:ins w:id="58" w:author="Amici, Nicholas" w:date="2026-09-25T21:10:00Z" w16du:dateUtc="2026-09-26T01:10:00Z"/>
              </w:rPr>
            </w:pPr>
          </w:p>
          <w:p w14:paraId="56B6691B" w14:textId="77777777" w:rsidR="000721CC" w:rsidRPr="00A73EB8" w:rsidRDefault="000721CC" w:rsidP="00C5047E">
            <w:pPr>
              <w:jc w:val="center"/>
              <w:rPr>
                <w:ins w:id="59" w:author="Amici, Nicholas" w:date="2026-09-25T21:10:00Z" w16du:dateUtc="2026-09-26T01:10:00Z"/>
              </w:rPr>
            </w:pPr>
          </w:p>
        </w:tc>
        <w:tc>
          <w:tcPr>
            <w:tcW w:w="2880" w:type="dxa"/>
            <w:vAlign w:val="center"/>
          </w:tcPr>
          <w:p w14:paraId="2EEB02EE" w14:textId="77777777" w:rsidR="00C5047E" w:rsidRDefault="00C5047E" w:rsidP="00C5047E">
            <w:pPr>
              <w:spacing w:after="120"/>
              <w:jc w:val="center"/>
              <w:rPr>
                <w:ins w:id="60" w:author="Amici, Nicholas" w:date="2026-09-25T21:10:00Z" w16du:dateUtc="2026-09-26T01:10:00Z"/>
              </w:rPr>
            </w:pPr>
          </w:p>
          <w:p w14:paraId="08DC414D" w14:textId="77777777" w:rsidR="00C5047E" w:rsidRDefault="00C5047E" w:rsidP="00C5047E">
            <w:pPr>
              <w:spacing w:after="120"/>
              <w:jc w:val="center"/>
              <w:rPr>
                <w:ins w:id="61" w:author="Amici, Nicholas" w:date="2026-09-25T21:10:00Z" w16du:dateUtc="2026-09-26T01:10:00Z"/>
              </w:rPr>
            </w:pPr>
            <w:ins w:id="62" w:author="Amici, Nicholas" w:date="2026-09-25T21:10:00Z" w16du:dateUtc="2026-09-26T01:10:00Z">
              <w:r>
                <w:t>Prepared for class</w:t>
              </w:r>
            </w:ins>
          </w:p>
          <w:p w14:paraId="04C1DC7A" w14:textId="77777777" w:rsidR="00C5047E" w:rsidRDefault="00C5047E" w:rsidP="00C5047E">
            <w:pPr>
              <w:spacing w:after="120"/>
              <w:jc w:val="center"/>
              <w:rPr>
                <w:ins w:id="63" w:author="Amici, Nicholas" w:date="2026-09-25T21:10:00Z" w16du:dateUtc="2026-09-26T01:10:00Z"/>
              </w:rPr>
            </w:pPr>
            <w:ins w:id="64" w:author="Amici, Nicholas" w:date="2026-09-25T21:10:00Z" w16du:dateUtc="2026-09-26T01:10:00Z">
              <w:r>
                <w:t>Participation in activity</w:t>
              </w:r>
            </w:ins>
          </w:p>
          <w:p w14:paraId="1C33DBF6" w14:textId="77777777" w:rsidR="000721CC" w:rsidRPr="00A73EB8" w:rsidRDefault="00C5047E" w:rsidP="00C5047E">
            <w:pPr>
              <w:spacing w:after="120"/>
              <w:jc w:val="center"/>
              <w:rPr>
                <w:ins w:id="65" w:author="Amici, Nicholas" w:date="2026-09-25T21:10:00Z" w16du:dateUtc="2026-09-26T01:10:00Z"/>
              </w:rPr>
            </w:pPr>
            <w:ins w:id="66" w:author="Amici, Nicholas" w:date="2026-09-25T21:10:00Z" w16du:dateUtc="2026-09-26T01:10:00Z">
              <w:r>
                <w:t>Skill Checks</w:t>
              </w:r>
            </w:ins>
          </w:p>
        </w:tc>
      </w:tr>
    </w:tbl>
    <w:p w14:paraId="4309F70B" w14:textId="77777777" w:rsidR="00C220D6" w:rsidRDefault="00C220D6" w:rsidP="00C220D6">
      <w:pPr>
        <w:jc w:val="center"/>
        <w:rPr>
          <w:del w:id="67" w:author="Amici, Nicholas" w:date="2026-09-25T21:10:00Z" w16du:dateUtc="2026-09-26T01:10:00Z"/>
          <w:rFonts w:ascii="Times New Roman" w:hAnsi="Times New Roman" w:cs="Times New Roman"/>
          <w:sz w:val="40"/>
          <w:szCs w:val="24"/>
        </w:rPr>
      </w:pPr>
    </w:p>
    <w:p w14:paraId="705744F3" w14:textId="77777777" w:rsidR="00C220D6" w:rsidRDefault="00C220D6" w:rsidP="00C220D6">
      <w:pPr>
        <w:jc w:val="center"/>
        <w:rPr>
          <w:del w:id="68" w:author="Amici, Nicholas" w:date="2026-09-25T21:10:00Z" w16du:dateUtc="2026-09-26T01:10:00Z"/>
          <w:rFonts w:ascii="Times New Roman" w:hAnsi="Times New Roman" w:cs="Times New Roman"/>
          <w:sz w:val="40"/>
          <w:szCs w:val="24"/>
        </w:rPr>
      </w:pPr>
    </w:p>
    <w:p w14:paraId="5EFD03F4" w14:textId="77777777" w:rsidR="00EE6A28" w:rsidRDefault="00C220D6" w:rsidP="00C220D6">
      <w:pPr>
        <w:jc w:val="center"/>
        <w:rPr>
          <w:del w:id="69" w:author="Amici, Nicholas" w:date="2026-09-25T21:10:00Z" w16du:dateUtc="2026-09-26T01:10:00Z"/>
          <w:rFonts w:ascii="Times New Roman" w:hAnsi="Times New Roman" w:cs="Times New Roman"/>
          <w:sz w:val="40"/>
          <w:szCs w:val="24"/>
        </w:rPr>
      </w:pPr>
      <w:del w:id="70" w:author="Amici, Nicholas" w:date="2026-09-25T21:10:00Z" w16du:dateUtc="2026-09-26T01:10:00Z">
        <w:r>
          <w:rPr>
            <w:rFonts w:ascii="Times New Roman" w:hAnsi="Times New Roman" w:cs="Times New Roman"/>
            <w:sz w:val="40"/>
            <w:szCs w:val="24"/>
          </w:rPr>
          <w:delText>Concierge Marketing Assignment</w:delText>
        </w:r>
      </w:del>
    </w:p>
    <w:p w14:paraId="2B8D9437" w14:textId="77777777" w:rsidR="00C220D6" w:rsidRDefault="00C220D6" w:rsidP="00C220D6">
      <w:pPr>
        <w:jc w:val="center"/>
        <w:rPr>
          <w:del w:id="71" w:author="Amici, Nicholas" w:date="2026-09-25T21:10:00Z" w16du:dateUtc="2026-09-26T01:10:00Z"/>
          <w:rFonts w:ascii="Times New Roman" w:hAnsi="Times New Roman" w:cs="Times New Roman"/>
          <w:sz w:val="40"/>
          <w:szCs w:val="24"/>
        </w:rPr>
      </w:pPr>
      <w:del w:id="72" w:author="Amici, Nicholas" w:date="2026-09-25T21:10:00Z" w16du:dateUtc="2026-09-26T01:10:00Z">
        <w:r>
          <w:rPr>
            <w:rFonts w:ascii="Times New Roman" w:hAnsi="Times New Roman" w:cs="Times New Roman"/>
            <w:sz w:val="40"/>
            <w:szCs w:val="24"/>
          </w:rPr>
          <w:delText>The Brooklyn Bridge Park</w:delText>
        </w:r>
      </w:del>
    </w:p>
    <w:p w14:paraId="717BBD05" w14:textId="77777777" w:rsidR="00C220D6" w:rsidRDefault="00C220D6" w:rsidP="00C220D6">
      <w:pPr>
        <w:jc w:val="center"/>
        <w:rPr>
          <w:del w:id="73" w:author="Amici, Nicholas" w:date="2026-09-25T21:10:00Z" w16du:dateUtc="2026-09-26T01:10:00Z"/>
          <w:rFonts w:ascii="Times New Roman" w:hAnsi="Times New Roman" w:cs="Times New Roman"/>
          <w:sz w:val="24"/>
          <w:szCs w:val="24"/>
        </w:rPr>
      </w:pPr>
      <w:del w:id="74" w:author="Amici, Nicholas" w:date="2026-09-25T21:10:00Z" w16du:dateUtc="2026-09-26T01:10:00Z">
        <w:r>
          <w:rPr>
            <w:rFonts w:ascii="Times New Roman" w:hAnsi="Times New Roman" w:cs="Times New Roman"/>
            <w:sz w:val="24"/>
            <w:szCs w:val="24"/>
          </w:rPr>
          <w:delText>A breath of Fresh Air and fun in our own back yard!</w:delText>
        </w:r>
      </w:del>
    </w:p>
    <w:p w14:paraId="330F6E1D" w14:textId="77777777" w:rsidR="00C220D6" w:rsidRDefault="00C220D6" w:rsidP="00C220D6">
      <w:pPr>
        <w:jc w:val="center"/>
        <w:rPr>
          <w:del w:id="75" w:author="Amici, Nicholas" w:date="2026-09-25T21:10:00Z" w16du:dateUtc="2026-09-26T01:10:00Z"/>
          <w:rFonts w:ascii="Times New Roman" w:hAnsi="Times New Roman" w:cs="Times New Roman"/>
          <w:sz w:val="24"/>
          <w:szCs w:val="24"/>
        </w:rPr>
      </w:pPr>
    </w:p>
    <w:p w14:paraId="72002DC4" w14:textId="77777777" w:rsidR="00C220D6" w:rsidRDefault="00C220D6" w:rsidP="00C220D6">
      <w:pPr>
        <w:jc w:val="center"/>
        <w:rPr>
          <w:del w:id="76" w:author="Amici, Nicholas" w:date="2026-09-25T21:10:00Z" w16du:dateUtc="2026-09-26T01:10:00Z"/>
          <w:rFonts w:ascii="Times New Roman" w:hAnsi="Times New Roman" w:cs="Times New Roman"/>
          <w:sz w:val="24"/>
          <w:szCs w:val="24"/>
        </w:rPr>
      </w:pPr>
    </w:p>
    <w:p w14:paraId="0BE8B33D" w14:textId="77777777" w:rsidR="00C220D6" w:rsidRDefault="00C220D6" w:rsidP="00C220D6">
      <w:pPr>
        <w:jc w:val="center"/>
        <w:rPr>
          <w:del w:id="77" w:author="Amici, Nicholas" w:date="2026-09-25T21:10:00Z" w16du:dateUtc="2026-09-26T01:10:00Z"/>
          <w:rFonts w:ascii="Times New Roman" w:hAnsi="Times New Roman" w:cs="Times New Roman"/>
          <w:sz w:val="24"/>
          <w:szCs w:val="24"/>
        </w:rPr>
      </w:pPr>
    </w:p>
    <w:p w14:paraId="7930E860" w14:textId="77777777" w:rsidR="00C220D6" w:rsidRDefault="00C220D6" w:rsidP="00C220D6">
      <w:pPr>
        <w:jc w:val="center"/>
        <w:rPr>
          <w:del w:id="78" w:author="Amici, Nicholas" w:date="2026-09-25T21:10:00Z" w16du:dateUtc="2026-09-26T01:10:00Z"/>
          <w:rFonts w:ascii="Times New Roman" w:hAnsi="Times New Roman" w:cs="Times New Roman"/>
          <w:sz w:val="24"/>
          <w:szCs w:val="24"/>
        </w:rPr>
      </w:pPr>
    </w:p>
    <w:p w14:paraId="644F9413" w14:textId="77777777" w:rsidR="00C220D6" w:rsidRDefault="00C220D6" w:rsidP="00C220D6">
      <w:pPr>
        <w:jc w:val="center"/>
        <w:rPr>
          <w:del w:id="79" w:author="Amici, Nicholas" w:date="2026-09-25T21:10:00Z" w16du:dateUtc="2026-09-26T01:10:00Z"/>
          <w:rFonts w:ascii="Times New Roman" w:hAnsi="Times New Roman" w:cs="Times New Roman"/>
          <w:sz w:val="24"/>
          <w:szCs w:val="24"/>
        </w:rPr>
      </w:pPr>
    </w:p>
    <w:p w14:paraId="5BF077A4" w14:textId="77777777" w:rsidR="009A6C84" w:rsidRDefault="009A6C84" w:rsidP="009A6C84">
      <w:pPr>
        <w:jc w:val="center"/>
        <w:rPr>
          <w:del w:id="80" w:author="Amici, Nicholas" w:date="2026-09-25T21:10:00Z" w16du:dateUtc="2026-09-26T01:10:00Z"/>
          <w:rFonts w:ascii="Times New Roman" w:hAnsi="Times New Roman" w:cs="Times New Roman"/>
          <w:sz w:val="24"/>
          <w:szCs w:val="24"/>
        </w:rPr>
      </w:pPr>
      <w:del w:id="81" w:author="Amici, Nicholas" w:date="2026-09-25T21:10:00Z" w16du:dateUtc="2026-09-26T01:10:00Z">
        <w:r>
          <w:rPr>
            <w:rFonts w:ascii="Times New Roman" w:hAnsi="Times New Roman" w:cs="Times New Roman"/>
            <w:sz w:val="24"/>
            <w:szCs w:val="24"/>
          </w:rPr>
          <w:delText>Tiffany Park</w:delText>
        </w:r>
      </w:del>
    </w:p>
    <w:p w14:paraId="332AA725" w14:textId="77777777" w:rsidR="00C220D6" w:rsidRDefault="00C220D6" w:rsidP="00C220D6">
      <w:pPr>
        <w:jc w:val="center"/>
        <w:rPr>
          <w:del w:id="82" w:author="Amici, Nicholas" w:date="2026-09-25T21:10:00Z" w16du:dateUtc="2026-09-26T01:10:00Z"/>
          <w:rFonts w:ascii="Times New Roman" w:hAnsi="Times New Roman" w:cs="Times New Roman"/>
          <w:sz w:val="24"/>
          <w:szCs w:val="24"/>
        </w:rPr>
      </w:pPr>
    </w:p>
    <w:p w14:paraId="065B04BF" w14:textId="77777777" w:rsidR="00C220D6" w:rsidRDefault="00C220D6" w:rsidP="00C220D6">
      <w:pPr>
        <w:jc w:val="center"/>
        <w:rPr>
          <w:del w:id="83" w:author="Amici, Nicholas" w:date="2026-09-25T21:10:00Z" w16du:dateUtc="2026-09-26T01:10:00Z"/>
          <w:rFonts w:ascii="Times New Roman" w:hAnsi="Times New Roman" w:cs="Times New Roman"/>
          <w:sz w:val="24"/>
          <w:szCs w:val="24"/>
        </w:rPr>
      </w:pPr>
    </w:p>
    <w:p w14:paraId="6CD1BFBE" w14:textId="77777777" w:rsidR="00C220D6" w:rsidRDefault="00C220D6" w:rsidP="00C220D6">
      <w:pPr>
        <w:jc w:val="center"/>
        <w:rPr>
          <w:del w:id="84" w:author="Amici, Nicholas" w:date="2026-09-25T21:10:00Z" w16du:dateUtc="2026-09-26T01:10:00Z"/>
          <w:rFonts w:ascii="Times New Roman" w:hAnsi="Times New Roman" w:cs="Times New Roman"/>
          <w:sz w:val="24"/>
          <w:szCs w:val="24"/>
        </w:rPr>
      </w:pPr>
    </w:p>
    <w:p w14:paraId="45B5CA3E" w14:textId="77777777" w:rsidR="00C220D6" w:rsidRDefault="00C220D6" w:rsidP="00C220D6">
      <w:pPr>
        <w:jc w:val="center"/>
        <w:rPr>
          <w:del w:id="85" w:author="Amici, Nicholas" w:date="2026-09-25T21:10:00Z" w16du:dateUtc="2026-09-26T01:10:00Z"/>
          <w:rFonts w:ascii="Times New Roman" w:hAnsi="Times New Roman" w:cs="Times New Roman"/>
          <w:sz w:val="24"/>
          <w:szCs w:val="24"/>
        </w:rPr>
      </w:pPr>
    </w:p>
    <w:p w14:paraId="6A1C8DDA" w14:textId="77777777" w:rsidR="00C220D6" w:rsidRDefault="00C220D6" w:rsidP="00C220D6">
      <w:pPr>
        <w:jc w:val="center"/>
        <w:rPr>
          <w:del w:id="86" w:author="Amici, Nicholas" w:date="2026-09-25T21:10:00Z" w16du:dateUtc="2026-09-26T01:10:00Z"/>
          <w:rFonts w:ascii="Times New Roman" w:hAnsi="Times New Roman" w:cs="Times New Roman"/>
          <w:sz w:val="24"/>
          <w:szCs w:val="24"/>
        </w:rPr>
      </w:pPr>
    </w:p>
    <w:p w14:paraId="647AE286" w14:textId="77777777" w:rsidR="00C220D6" w:rsidRDefault="00C220D6" w:rsidP="00C220D6">
      <w:pPr>
        <w:jc w:val="center"/>
        <w:rPr>
          <w:del w:id="87" w:author="Amici, Nicholas" w:date="2026-09-25T21:10:00Z" w16du:dateUtc="2026-09-26T01:10:00Z"/>
          <w:rFonts w:ascii="Times New Roman" w:hAnsi="Times New Roman" w:cs="Times New Roman"/>
          <w:sz w:val="24"/>
          <w:szCs w:val="24"/>
        </w:rPr>
      </w:pPr>
    </w:p>
    <w:p w14:paraId="595111F5" w14:textId="77777777" w:rsidR="00C220D6" w:rsidRDefault="00C220D6" w:rsidP="00C220D6">
      <w:pPr>
        <w:jc w:val="center"/>
        <w:rPr>
          <w:del w:id="88" w:author="Amici, Nicholas" w:date="2026-09-25T21:10:00Z" w16du:dateUtc="2026-09-26T01:10:00Z"/>
          <w:rFonts w:ascii="Times New Roman" w:hAnsi="Times New Roman" w:cs="Times New Roman"/>
          <w:sz w:val="24"/>
          <w:szCs w:val="24"/>
        </w:rPr>
      </w:pPr>
    </w:p>
    <w:p w14:paraId="162AD7B2" w14:textId="77777777" w:rsidR="00C220D6" w:rsidRDefault="00C220D6" w:rsidP="00C220D6">
      <w:pPr>
        <w:jc w:val="center"/>
        <w:rPr>
          <w:del w:id="89" w:author="Amici, Nicholas" w:date="2026-09-25T21:10:00Z" w16du:dateUtc="2026-09-26T01:10:00Z"/>
          <w:rFonts w:ascii="Times New Roman" w:hAnsi="Times New Roman" w:cs="Times New Roman"/>
          <w:sz w:val="24"/>
          <w:szCs w:val="24"/>
        </w:rPr>
      </w:pPr>
      <w:del w:id="90" w:author="Amici, Nicholas" w:date="2026-09-25T21:10:00Z" w16du:dateUtc="2026-09-26T01:10:00Z">
        <w:r>
          <w:rPr>
            <w:rFonts w:ascii="Times New Roman" w:hAnsi="Times New Roman" w:cs="Times New Roman"/>
            <w:sz w:val="24"/>
            <w:szCs w:val="24"/>
          </w:rPr>
          <w:delText>Professor Hutchinson</w:delText>
        </w:r>
      </w:del>
    </w:p>
    <w:p w14:paraId="04A18C87" w14:textId="77777777" w:rsidR="00C220D6" w:rsidRDefault="00C220D6" w:rsidP="00C220D6">
      <w:pPr>
        <w:jc w:val="center"/>
        <w:rPr>
          <w:del w:id="91" w:author="Amici, Nicholas" w:date="2026-09-25T21:10:00Z" w16du:dateUtc="2026-09-26T01:10:00Z"/>
          <w:rFonts w:ascii="Times New Roman" w:hAnsi="Times New Roman" w:cs="Times New Roman"/>
          <w:sz w:val="24"/>
          <w:szCs w:val="24"/>
        </w:rPr>
      </w:pPr>
      <w:del w:id="92" w:author="Amici, Nicholas" w:date="2026-09-25T21:10:00Z" w16du:dateUtc="2026-09-26T01:10:00Z">
        <w:r>
          <w:rPr>
            <w:rFonts w:ascii="Times New Roman" w:hAnsi="Times New Roman" w:cs="Times New Roman"/>
            <w:sz w:val="24"/>
            <w:szCs w:val="24"/>
          </w:rPr>
          <w:delText>Perspective in Hospitality Management E-503(24744)</w:delText>
        </w:r>
      </w:del>
    </w:p>
    <w:p w14:paraId="4498C7BF" w14:textId="77777777" w:rsidR="00C220D6" w:rsidRDefault="00C220D6" w:rsidP="00C220D6">
      <w:pPr>
        <w:jc w:val="center"/>
        <w:rPr>
          <w:del w:id="93" w:author="Amici, Nicholas" w:date="2026-09-25T21:10:00Z" w16du:dateUtc="2026-09-26T01:10:00Z"/>
          <w:rFonts w:ascii="Times New Roman" w:hAnsi="Times New Roman" w:cs="Times New Roman"/>
          <w:sz w:val="24"/>
          <w:szCs w:val="24"/>
        </w:rPr>
      </w:pPr>
      <w:del w:id="94" w:author="Amici, Nicholas" w:date="2026-09-25T21:10:00Z" w16du:dateUtc="2026-09-26T01:10:00Z">
        <w:r>
          <w:rPr>
            <w:rFonts w:ascii="Times New Roman" w:hAnsi="Times New Roman" w:cs="Times New Roman"/>
            <w:sz w:val="24"/>
            <w:szCs w:val="24"/>
          </w:rPr>
          <w:delText>5</w:delText>
        </w:r>
        <w:r w:rsidRPr="00C220D6">
          <w:rPr>
            <w:rFonts w:ascii="Times New Roman" w:hAnsi="Times New Roman" w:cs="Times New Roman"/>
            <w:sz w:val="24"/>
            <w:szCs w:val="24"/>
            <w:vertAlign w:val="superscript"/>
          </w:rPr>
          <w:delText>th</w:delText>
        </w:r>
        <w:r>
          <w:rPr>
            <w:rFonts w:ascii="Times New Roman" w:hAnsi="Times New Roman" w:cs="Times New Roman"/>
            <w:sz w:val="24"/>
            <w:szCs w:val="24"/>
          </w:rPr>
          <w:delText xml:space="preserve"> April, 2014</w:delText>
        </w:r>
      </w:del>
    </w:p>
    <w:p w14:paraId="3433C6C6" w14:textId="77777777" w:rsidR="00C220D6" w:rsidRDefault="00C220D6" w:rsidP="00C220D6">
      <w:pPr>
        <w:jc w:val="center"/>
        <w:rPr>
          <w:del w:id="95" w:author="Amici, Nicholas" w:date="2026-09-25T21:10:00Z" w16du:dateUtc="2026-09-26T01:10:00Z"/>
          <w:rFonts w:ascii="Times New Roman" w:hAnsi="Times New Roman" w:cs="Times New Roman"/>
          <w:sz w:val="24"/>
          <w:szCs w:val="24"/>
        </w:rPr>
      </w:pPr>
    </w:p>
    <w:p w14:paraId="415D7258" w14:textId="77777777" w:rsidR="00C220D6" w:rsidRDefault="00C220D6" w:rsidP="00C220D6">
      <w:pPr>
        <w:jc w:val="center"/>
        <w:rPr>
          <w:del w:id="96" w:author="Amici, Nicholas" w:date="2026-09-25T21:10:00Z" w16du:dateUtc="2026-09-26T01:10:00Z"/>
          <w:rFonts w:ascii="Times New Roman" w:hAnsi="Times New Roman" w:cs="Times New Roman"/>
          <w:sz w:val="24"/>
          <w:szCs w:val="24"/>
        </w:rPr>
      </w:pPr>
    </w:p>
    <w:p w14:paraId="38F880B2" w14:textId="77777777" w:rsidR="00022D0C" w:rsidRPr="00022D0C" w:rsidRDefault="009A6C84" w:rsidP="009A6C84">
      <w:pPr>
        <w:spacing w:line="480" w:lineRule="auto"/>
        <w:rPr>
          <w:del w:id="97" w:author="Amici, Nicholas" w:date="2026-09-25T21:10:00Z" w16du:dateUtc="2026-09-26T01:10:00Z"/>
          <w:rFonts w:ascii="Times New Roman" w:hAnsi="Times New Roman" w:cs="Times New Roman"/>
          <w:sz w:val="24"/>
          <w:szCs w:val="24"/>
        </w:rPr>
      </w:pPr>
      <w:del w:id="98" w:author="Amici, Nicholas" w:date="2026-09-25T21:10:00Z" w16du:dateUtc="2026-09-26T01:10:00Z">
        <w:r>
          <w:rPr>
            <w:rFonts w:ascii="Times New Roman" w:hAnsi="Times New Roman" w:cs="Times New Roman"/>
            <w:bCs/>
            <w:sz w:val="24"/>
            <w:szCs w:val="24"/>
          </w:rPr>
          <w:delText xml:space="preserve">The Brooklyn Bridge </w:delText>
        </w:r>
        <w:r w:rsidRPr="00C220D6">
          <w:rPr>
            <w:rFonts w:ascii="Times New Roman" w:hAnsi="Times New Roman" w:cs="Times New Roman"/>
            <w:sz w:val="24"/>
            <w:szCs w:val="24"/>
          </w:rPr>
          <w:delText>is</w:delText>
        </w:r>
        <w:r w:rsidR="00C220D6" w:rsidRPr="00C220D6">
          <w:rPr>
            <w:rFonts w:ascii="Times New Roman" w:hAnsi="Times New Roman" w:cs="Times New Roman"/>
            <w:sz w:val="24"/>
            <w:szCs w:val="24"/>
          </w:rPr>
          <w:delText xml:space="preserve"> one of the most famous bridges in the world. It is one of the oldest suspension bridges in the country and the first to be constructed across the East River. It is 5,989 feet long, 85 feet wide and 135 feet high at its tallest point. When it opened in 1883 it was the largest suspension bridge in the world and the first ever steel-wire suspension bridge. Designed by the late John A. Roebling, it was the largest suspension bridge ever built at that time, and was dubbed the 8th won</w:delText>
        </w:r>
        <w:r w:rsidR="008B6ED0">
          <w:rPr>
            <w:rFonts w:ascii="Times New Roman" w:hAnsi="Times New Roman" w:cs="Times New Roman"/>
            <w:sz w:val="24"/>
            <w:szCs w:val="24"/>
          </w:rPr>
          <w:delText>der of the world.</w:delText>
        </w:r>
        <w:r w:rsidR="00C220D6" w:rsidRPr="00C220D6">
          <w:rPr>
            <w:rFonts w:ascii="Times New Roman" w:hAnsi="Times New Roman" w:cs="Times New Roman"/>
            <w:sz w:val="24"/>
            <w:szCs w:val="24"/>
          </w:rPr>
          <w:delText xml:space="preserve"> During the construction Roebling and his son suffered serious injuries</w:delText>
        </w:r>
        <w:r w:rsidR="00C220D6">
          <w:rPr>
            <w:rFonts w:ascii="Times New Roman" w:hAnsi="Times New Roman" w:cs="Times New Roman"/>
            <w:sz w:val="24"/>
            <w:szCs w:val="24"/>
          </w:rPr>
          <w:delText>.</w:delText>
        </w:r>
        <w:r w:rsidR="008B6ED0">
          <w:rPr>
            <w:rFonts w:ascii="Times New Roman" w:hAnsi="Times New Roman" w:cs="Times New Roman"/>
            <w:sz w:val="24"/>
            <w:szCs w:val="24"/>
          </w:rPr>
          <w:delText xml:space="preserve">  The Brooklyn Bridge makes for a beautiful and interactive learning zone for families on vacation.</w:delText>
        </w:r>
        <w:r w:rsidR="00022D0C" w:rsidRPr="00022D0C">
          <w:rPr>
            <w:rFonts w:eastAsiaTheme="minorEastAsia" w:hAnsi="Constantia"/>
            <w:color w:val="000000" w:themeColor="text1"/>
            <w:kern w:val="24"/>
            <w:sz w:val="52"/>
            <w:szCs w:val="52"/>
          </w:rPr>
          <w:delText xml:space="preserve"> </w:delText>
        </w:r>
      </w:del>
    </w:p>
    <w:p w14:paraId="306E07A1" w14:textId="77777777" w:rsidR="00022D0C" w:rsidRDefault="00022D0C" w:rsidP="009A6C84">
      <w:pPr>
        <w:spacing w:line="480" w:lineRule="auto"/>
        <w:rPr>
          <w:del w:id="99" w:author="Amici, Nicholas" w:date="2026-09-25T21:10:00Z" w16du:dateUtc="2026-09-26T01:10:00Z"/>
          <w:rFonts w:ascii="Times New Roman" w:hAnsi="Times New Roman" w:cs="Times New Roman"/>
          <w:sz w:val="24"/>
          <w:szCs w:val="24"/>
        </w:rPr>
      </w:pPr>
      <w:del w:id="100" w:author="Amici, Nicholas" w:date="2026-09-25T21:10:00Z" w16du:dateUtc="2026-09-26T01:10:00Z">
        <w:r>
          <w:rPr>
            <w:rFonts w:ascii="Times New Roman" w:hAnsi="Times New Roman" w:cs="Times New Roman"/>
            <w:sz w:val="24"/>
            <w:szCs w:val="24"/>
          </w:rPr>
          <w:delText>Some of the attractions that the Brooklyn Bridge</w:delText>
        </w:r>
        <w:r w:rsidR="009A6C84">
          <w:rPr>
            <w:rFonts w:ascii="Times New Roman" w:hAnsi="Times New Roman" w:cs="Times New Roman"/>
            <w:sz w:val="24"/>
            <w:szCs w:val="24"/>
          </w:rPr>
          <w:delText xml:space="preserve"> Park</w:delText>
        </w:r>
        <w:r>
          <w:rPr>
            <w:rFonts w:ascii="Times New Roman" w:hAnsi="Times New Roman" w:cs="Times New Roman"/>
            <w:sz w:val="24"/>
            <w:szCs w:val="24"/>
          </w:rPr>
          <w:delText xml:space="preserve"> has are,</w:delText>
        </w:r>
        <w:r w:rsidRPr="00022D0C">
          <w:rPr>
            <w:rFonts w:ascii="Times New Roman" w:hAnsi="Times New Roman" w:cs="Times New Roman"/>
            <w:sz w:val="24"/>
            <w:szCs w:val="24"/>
          </w:rPr>
          <w:delText xml:space="preserve"> the</w:delText>
        </w:r>
        <w:r w:rsidR="008B6ED0">
          <w:rPr>
            <w:rFonts w:ascii="Times New Roman" w:hAnsi="Times New Roman" w:cs="Times New Roman"/>
            <w:sz w:val="24"/>
            <w:szCs w:val="24"/>
          </w:rPr>
          <w:delText xml:space="preserve"> G</w:delText>
        </w:r>
        <w:r w:rsidR="00576ABA" w:rsidRPr="00022D0C">
          <w:rPr>
            <w:rFonts w:ascii="Times New Roman" w:hAnsi="Times New Roman" w:cs="Times New Roman"/>
            <w:sz w:val="24"/>
            <w:szCs w:val="24"/>
          </w:rPr>
          <w:delText>ranite Prospect</w:delText>
        </w:r>
        <w:r>
          <w:rPr>
            <w:rFonts w:ascii="Times New Roman" w:hAnsi="Times New Roman" w:cs="Times New Roman"/>
            <w:sz w:val="24"/>
            <w:szCs w:val="24"/>
          </w:rPr>
          <w:delText>,</w:delText>
        </w:r>
        <w:r w:rsidR="00576ABA" w:rsidRPr="00022D0C">
          <w:rPr>
            <w:rFonts w:ascii="Times New Roman" w:hAnsi="Times New Roman" w:cs="Times New Roman"/>
            <w:sz w:val="24"/>
            <w:szCs w:val="24"/>
          </w:rPr>
          <w:delText xml:space="preserve"> Barge </w:delText>
        </w:r>
        <w:r w:rsidRPr="00022D0C">
          <w:rPr>
            <w:rFonts w:ascii="Times New Roman" w:hAnsi="Times New Roman" w:cs="Times New Roman"/>
            <w:sz w:val="24"/>
            <w:szCs w:val="24"/>
          </w:rPr>
          <w:delText>Music</w:delText>
        </w:r>
        <w:r>
          <w:rPr>
            <w:rFonts w:ascii="Times New Roman" w:hAnsi="Times New Roman" w:cs="Times New Roman"/>
            <w:sz w:val="24"/>
            <w:szCs w:val="24"/>
          </w:rPr>
          <w:delText>,</w:delText>
        </w:r>
        <w:r w:rsidRPr="00022D0C">
          <w:rPr>
            <w:rFonts w:ascii="Times New Roman" w:hAnsi="Times New Roman" w:cs="Times New Roman"/>
            <w:sz w:val="24"/>
            <w:szCs w:val="24"/>
          </w:rPr>
          <w:delText xml:space="preserve"> Historic</w:delText>
        </w:r>
        <w:r w:rsidR="00576ABA" w:rsidRPr="00022D0C">
          <w:rPr>
            <w:rFonts w:ascii="Times New Roman" w:hAnsi="Times New Roman" w:cs="Times New Roman"/>
            <w:sz w:val="24"/>
            <w:szCs w:val="24"/>
          </w:rPr>
          <w:delText xml:space="preserve"> Boat </w:delText>
        </w:r>
        <w:r w:rsidRPr="00022D0C">
          <w:rPr>
            <w:rFonts w:ascii="Times New Roman" w:hAnsi="Times New Roman" w:cs="Times New Roman"/>
            <w:sz w:val="24"/>
            <w:szCs w:val="24"/>
          </w:rPr>
          <w:delText>Mooring</w:delText>
        </w:r>
        <w:r>
          <w:rPr>
            <w:rFonts w:ascii="Times New Roman" w:hAnsi="Times New Roman" w:cs="Times New Roman"/>
            <w:sz w:val="24"/>
            <w:szCs w:val="24"/>
          </w:rPr>
          <w:delText>,</w:delText>
        </w:r>
        <w:r w:rsidRPr="00022D0C">
          <w:rPr>
            <w:rFonts w:ascii="Times New Roman" w:hAnsi="Times New Roman" w:cs="Times New Roman"/>
            <w:sz w:val="24"/>
            <w:szCs w:val="24"/>
          </w:rPr>
          <w:delText xml:space="preserve"> Harbor</w:delText>
        </w:r>
        <w:r w:rsidR="00576ABA" w:rsidRPr="00022D0C">
          <w:rPr>
            <w:rFonts w:ascii="Times New Roman" w:hAnsi="Times New Roman" w:cs="Times New Roman"/>
            <w:sz w:val="24"/>
            <w:szCs w:val="24"/>
          </w:rPr>
          <w:delText xml:space="preserve"> view Lawn</w:delText>
        </w:r>
        <w:r>
          <w:rPr>
            <w:rFonts w:ascii="Times New Roman" w:hAnsi="Times New Roman" w:cs="Times New Roman"/>
            <w:sz w:val="24"/>
            <w:szCs w:val="24"/>
          </w:rPr>
          <w:delText xml:space="preserve">, </w:delText>
        </w:r>
        <w:r w:rsidR="00576ABA" w:rsidRPr="00022D0C">
          <w:rPr>
            <w:rFonts w:ascii="Times New Roman" w:hAnsi="Times New Roman" w:cs="Times New Roman"/>
            <w:sz w:val="24"/>
            <w:szCs w:val="24"/>
          </w:rPr>
          <w:delText>Marina</w:delText>
        </w:r>
        <w:r>
          <w:rPr>
            <w:rFonts w:ascii="Times New Roman" w:hAnsi="Times New Roman" w:cs="Times New Roman"/>
            <w:sz w:val="24"/>
            <w:szCs w:val="24"/>
          </w:rPr>
          <w:delText xml:space="preserve">, </w:delText>
        </w:r>
        <w:r w:rsidR="00576ABA" w:rsidRPr="00022D0C">
          <w:rPr>
            <w:rFonts w:ascii="Times New Roman" w:hAnsi="Times New Roman" w:cs="Times New Roman"/>
            <w:sz w:val="24"/>
            <w:szCs w:val="24"/>
          </w:rPr>
          <w:delText>The Brooklyn Bridge</w:delText>
        </w:r>
        <w:r>
          <w:rPr>
            <w:rFonts w:ascii="Times New Roman" w:hAnsi="Times New Roman" w:cs="Times New Roman"/>
            <w:sz w:val="24"/>
            <w:szCs w:val="24"/>
          </w:rPr>
          <w:delText xml:space="preserve">, </w:delText>
        </w:r>
        <w:r w:rsidR="00576ABA" w:rsidRPr="00022D0C">
          <w:rPr>
            <w:rFonts w:ascii="Times New Roman" w:hAnsi="Times New Roman" w:cs="Times New Roman"/>
            <w:sz w:val="24"/>
            <w:szCs w:val="24"/>
          </w:rPr>
          <w:delText>Plaza</w:delText>
        </w:r>
        <w:r w:rsidR="008B6ED0">
          <w:rPr>
            <w:rFonts w:ascii="Times New Roman" w:hAnsi="Times New Roman" w:cs="Times New Roman"/>
            <w:sz w:val="24"/>
            <w:szCs w:val="24"/>
          </w:rPr>
          <w:delText xml:space="preserve"> </w:delText>
        </w:r>
        <w:r w:rsidR="00576ABA" w:rsidRPr="00022D0C">
          <w:rPr>
            <w:rFonts w:ascii="Times New Roman" w:hAnsi="Times New Roman" w:cs="Times New Roman"/>
            <w:sz w:val="24"/>
            <w:szCs w:val="24"/>
          </w:rPr>
          <w:delText>Tobacco Warehouse</w:delText>
        </w:r>
        <w:r>
          <w:rPr>
            <w:rFonts w:ascii="Times New Roman" w:hAnsi="Times New Roman" w:cs="Times New Roman"/>
            <w:sz w:val="24"/>
            <w:szCs w:val="24"/>
          </w:rPr>
          <w:delText xml:space="preserve"> and last but definitely not least is the Empire Stores on Water S</w:delText>
        </w:r>
        <w:r w:rsidR="00576ABA" w:rsidRPr="00022D0C">
          <w:rPr>
            <w:rFonts w:ascii="Times New Roman" w:hAnsi="Times New Roman" w:cs="Times New Roman"/>
            <w:sz w:val="24"/>
            <w:szCs w:val="24"/>
          </w:rPr>
          <w:delText>treet</w:delText>
        </w:r>
      </w:del>
    </w:p>
    <w:p w14:paraId="08277299" w14:textId="77777777" w:rsidR="009A6C84" w:rsidRDefault="008B6ED0" w:rsidP="009A6C84">
      <w:pPr>
        <w:spacing w:line="480" w:lineRule="auto"/>
        <w:rPr>
          <w:del w:id="101" w:author="Amici, Nicholas" w:date="2026-09-25T21:10:00Z" w16du:dateUtc="2026-09-26T01:10:00Z"/>
          <w:rFonts w:ascii="Times New Roman" w:hAnsi="Times New Roman" w:cs="Times New Roman"/>
          <w:sz w:val="24"/>
          <w:szCs w:val="24"/>
        </w:rPr>
      </w:pPr>
      <w:del w:id="102" w:author="Amici, Nicholas" w:date="2026-09-25T21:10:00Z" w16du:dateUtc="2026-09-26T01:10:00Z">
        <w:r>
          <w:rPr>
            <w:rFonts w:ascii="Times New Roman" w:hAnsi="Times New Roman" w:cs="Times New Roman"/>
            <w:sz w:val="24"/>
            <w:szCs w:val="24"/>
          </w:rPr>
          <w:delText>Since the Brooklyn Bridge Park has six Piers, your visits will need to be broken up into pieces and preplanned. At Pier 1 you can take a water taxi on an all day visit around New York’s most popular sites. A water front all-</w:delText>
        </w:r>
        <w:r w:rsidR="00842CB0">
          <w:rPr>
            <w:rFonts w:ascii="Times New Roman" w:hAnsi="Times New Roman" w:cs="Times New Roman"/>
            <w:sz w:val="24"/>
            <w:szCs w:val="24"/>
          </w:rPr>
          <w:delText xml:space="preserve">day access </w:delText>
        </w:r>
        <w:r>
          <w:rPr>
            <w:rFonts w:ascii="Times New Roman" w:hAnsi="Times New Roman" w:cs="Times New Roman"/>
            <w:sz w:val="24"/>
            <w:szCs w:val="24"/>
          </w:rPr>
          <w:delText xml:space="preserve">ride </w:delText>
        </w:r>
        <w:r w:rsidR="00842CB0">
          <w:rPr>
            <w:rFonts w:ascii="Times New Roman" w:hAnsi="Times New Roman" w:cs="Times New Roman"/>
            <w:sz w:val="24"/>
            <w:szCs w:val="24"/>
          </w:rPr>
          <w:delText xml:space="preserve">would cost </w:delText>
        </w:r>
        <w:r>
          <w:rPr>
            <w:rFonts w:ascii="Times New Roman" w:hAnsi="Times New Roman" w:cs="Times New Roman"/>
            <w:sz w:val="24"/>
            <w:szCs w:val="24"/>
          </w:rPr>
          <w:delText>$</w:delText>
        </w:r>
        <w:r w:rsidR="00842CB0">
          <w:rPr>
            <w:rFonts w:ascii="Times New Roman" w:hAnsi="Times New Roman" w:cs="Times New Roman"/>
            <w:sz w:val="24"/>
            <w:szCs w:val="24"/>
          </w:rPr>
          <w:delText>30 for adults and $19 for children 3-19. There is a great offer for this period that gives you the boat ride plus a Memorial visitors pass.</w:delText>
        </w:r>
        <w:r>
          <w:rPr>
            <w:rFonts w:ascii="Times New Roman" w:hAnsi="Times New Roman" w:cs="Times New Roman"/>
            <w:sz w:val="24"/>
            <w:szCs w:val="24"/>
          </w:rPr>
          <w:delText xml:space="preserve"> Some of the places the Water front taxi stops are Times Square Broadway, Hudson River Park, Dumbo and the Intrepid Sea, Air, and Space Museum and much, much more!</w:delText>
        </w:r>
      </w:del>
    </w:p>
    <w:p w14:paraId="6C641984" w14:textId="77777777" w:rsidR="0014604E" w:rsidRDefault="009A6C84" w:rsidP="009A6C84">
      <w:pPr>
        <w:spacing w:line="480" w:lineRule="auto"/>
        <w:rPr>
          <w:del w:id="103" w:author="Amici, Nicholas" w:date="2026-09-25T21:10:00Z" w16du:dateUtc="2026-09-26T01:10:00Z"/>
          <w:rFonts w:ascii="Times New Roman" w:hAnsi="Times New Roman" w:cs="Times New Roman"/>
          <w:sz w:val="24"/>
          <w:szCs w:val="24"/>
        </w:rPr>
      </w:pPr>
      <w:del w:id="104" w:author="Amici, Nicholas" w:date="2026-09-25T21:10:00Z" w16du:dateUtc="2026-09-26T01:10:00Z">
        <w:r>
          <w:rPr>
            <w:rFonts w:ascii="Times New Roman" w:hAnsi="Times New Roman" w:cs="Times New Roman"/>
            <w:sz w:val="24"/>
            <w:szCs w:val="24"/>
          </w:rPr>
          <w:delText xml:space="preserve">Some ways of getting to the Brooklyn Bridge Park are through the subway lines </w:delText>
        </w:r>
        <w:r w:rsidR="00576ABA" w:rsidRPr="009A6C84">
          <w:rPr>
            <w:rFonts w:ascii="Times New Roman" w:hAnsi="Times New Roman" w:cs="Times New Roman"/>
            <w:sz w:val="24"/>
            <w:szCs w:val="24"/>
          </w:rPr>
          <w:delText>(A/C</w:delText>
        </w:r>
        <w:r w:rsidRPr="009A6C84">
          <w:rPr>
            <w:rFonts w:ascii="Times New Roman" w:hAnsi="Times New Roman" w:cs="Times New Roman"/>
            <w:sz w:val="24"/>
            <w:szCs w:val="24"/>
          </w:rPr>
          <w:delText>, 2</w:delText>
        </w:r>
        <w:r w:rsidR="00576ABA" w:rsidRPr="009A6C84">
          <w:rPr>
            <w:rFonts w:ascii="Times New Roman" w:hAnsi="Times New Roman" w:cs="Times New Roman"/>
            <w:sz w:val="24"/>
            <w:szCs w:val="24"/>
          </w:rPr>
          <w:delText>/3</w:delText>
        </w:r>
        <w:r w:rsidRPr="009A6C84">
          <w:rPr>
            <w:rFonts w:ascii="Times New Roman" w:hAnsi="Times New Roman" w:cs="Times New Roman"/>
            <w:sz w:val="24"/>
            <w:szCs w:val="24"/>
          </w:rPr>
          <w:delText>, 4</w:delText>
        </w:r>
        <w:r w:rsidR="00576ABA" w:rsidRPr="009A6C84">
          <w:rPr>
            <w:rFonts w:ascii="Times New Roman" w:hAnsi="Times New Roman" w:cs="Times New Roman"/>
            <w:sz w:val="24"/>
            <w:szCs w:val="24"/>
          </w:rPr>
          <w:delText>/5</w:delText>
        </w:r>
        <w:r w:rsidRPr="009A6C84">
          <w:rPr>
            <w:rFonts w:ascii="Times New Roman" w:hAnsi="Times New Roman" w:cs="Times New Roman"/>
            <w:sz w:val="24"/>
            <w:szCs w:val="24"/>
          </w:rPr>
          <w:delText>, F, and R</w:delText>
        </w:r>
        <w:r w:rsidR="00576ABA" w:rsidRPr="009A6C84">
          <w:rPr>
            <w:rFonts w:ascii="Times New Roman" w:hAnsi="Times New Roman" w:cs="Times New Roman"/>
            <w:sz w:val="24"/>
            <w:szCs w:val="24"/>
          </w:rPr>
          <w:delText>)</w:delText>
        </w:r>
        <w:r>
          <w:rPr>
            <w:rFonts w:ascii="Times New Roman" w:hAnsi="Times New Roman" w:cs="Times New Roman"/>
            <w:sz w:val="24"/>
            <w:szCs w:val="24"/>
          </w:rPr>
          <w:delText>;</w:delText>
        </w:r>
        <w:r w:rsidRPr="009A6C84">
          <w:rPr>
            <w:rFonts w:ascii="Times New Roman" w:hAnsi="Times New Roman" w:cs="Times New Roman"/>
            <w:sz w:val="24"/>
            <w:szCs w:val="24"/>
          </w:rPr>
          <w:delText xml:space="preserve"> Bus</w:delText>
        </w:r>
        <w:r w:rsidR="00576ABA" w:rsidRPr="009A6C84">
          <w:rPr>
            <w:rFonts w:ascii="Times New Roman" w:hAnsi="Times New Roman" w:cs="Times New Roman"/>
            <w:sz w:val="24"/>
            <w:szCs w:val="24"/>
          </w:rPr>
          <w:delText>: B25 and B36</w:delText>
        </w:r>
        <w:r>
          <w:rPr>
            <w:rFonts w:ascii="Times New Roman" w:hAnsi="Times New Roman" w:cs="Times New Roman"/>
            <w:sz w:val="24"/>
            <w:szCs w:val="24"/>
          </w:rPr>
          <w:delText>;</w:delText>
        </w:r>
        <w:r w:rsidRPr="009A6C84">
          <w:rPr>
            <w:rFonts w:ascii="Times New Roman" w:hAnsi="Times New Roman" w:cs="Times New Roman"/>
            <w:sz w:val="24"/>
            <w:szCs w:val="24"/>
          </w:rPr>
          <w:delText xml:space="preserve"> Via</w:delText>
        </w:r>
        <w:r w:rsidR="00576ABA" w:rsidRPr="009A6C84">
          <w:rPr>
            <w:rFonts w:ascii="Times New Roman" w:hAnsi="Times New Roman" w:cs="Times New Roman"/>
            <w:sz w:val="24"/>
            <w:szCs w:val="24"/>
          </w:rPr>
          <w:delText xml:space="preserve"> Water </w:delText>
        </w:r>
        <w:r w:rsidRPr="009A6C84">
          <w:rPr>
            <w:rFonts w:ascii="Times New Roman" w:hAnsi="Times New Roman" w:cs="Times New Roman"/>
            <w:sz w:val="24"/>
            <w:szCs w:val="24"/>
          </w:rPr>
          <w:delText>Taxi</w:delText>
        </w:r>
        <w:r>
          <w:rPr>
            <w:rFonts w:ascii="Times New Roman" w:hAnsi="Times New Roman" w:cs="Times New Roman"/>
            <w:sz w:val="24"/>
            <w:szCs w:val="24"/>
          </w:rPr>
          <w:delText>;</w:delText>
        </w:r>
        <w:r w:rsidRPr="009A6C84">
          <w:rPr>
            <w:rFonts w:ascii="Times New Roman" w:hAnsi="Times New Roman" w:cs="Times New Roman"/>
            <w:sz w:val="24"/>
            <w:szCs w:val="24"/>
          </w:rPr>
          <w:delText xml:space="preserve"> East</w:delText>
        </w:r>
        <w:r w:rsidR="00576ABA" w:rsidRPr="009A6C84">
          <w:rPr>
            <w:rFonts w:ascii="Times New Roman" w:hAnsi="Times New Roman" w:cs="Times New Roman"/>
            <w:sz w:val="24"/>
            <w:szCs w:val="24"/>
          </w:rPr>
          <w:delText xml:space="preserve"> River Ferry at Fulton Ferry Landing</w:delText>
        </w:r>
        <w:r>
          <w:rPr>
            <w:rFonts w:ascii="Times New Roman" w:hAnsi="Times New Roman" w:cs="Times New Roman"/>
            <w:sz w:val="24"/>
            <w:szCs w:val="24"/>
          </w:rPr>
          <w:delText>.</w:delText>
        </w:r>
      </w:del>
    </w:p>
    <w:p w14:paraId="5733D729" w14:textId="77777777" w:rsidR="009A6C84" w:rsidRPr="009A6C84" w:rsidRDefault="009A6C84" w:rsidP="00576ABA">
      <w:pPr>
        <w:spacing w:line="480" w:lineRule="auto"/>
        <w:rPr>
          <w:del w:id="105" w:author="Amici, Nicholas" w:date="2026-09-25T21:10:00Z" w16du:dateUtc="2026-09-26T01:10:00Z"/>
          <w:rFonts w:ascii="Times New Roman" w:hAnsi="Times New Roman" w:cs="Times New Roman"/>
          <w:sz w:val="24"/>
          <w:szCs w:val="24"/>
        </w:rPr>
      </w:pPr>
      <w:del w:id="106" w:author="Amici, Nicholas" w:date="2026-09-25T21:10:00Z" w16du:dateUtc="2026-09-26T01:10:00Z">
        <w:r>
          <w:rPr>
            <w:rFonts w:ascii="Times New Roman" w:hAnsi="Times New Roman" w:cs="Times New Roman"/>
            <w:sz w:val="24"/>
            <w:szCs w:val="24"/>
          </w:rPr>
          <w:delText>The Brooklyn Bridge Park is Absolutely perfect for a family because your visit there doesn’t limit you to that one destination, where teens can get bored quite easily, but it acts as a springing board for other destina</w:delText>
        </w:r>
        <w:r w:rsidR="00576ABA">
          <w:rPr>
            <w:rFonts w:ascii="Times New Roman" w:hAnsi="Times New Roman" w:cs="Times New Roman"/>
            <w:sz w:val="24"/>
            <w:szCs w:val="24"/>
          </w:rPr>
          <w:delText>tions and adventures to explore!</w:delText>
        </w:r>
      </w:del>
    </w:p>
    <w:p w14:paraId="7AD2239F" w14:textId="77777777" w:rsidR="008B6ED0" w:rsidRPr="00C220D6" w:rsidRDefault="00576ABA" w:rsidP="00576ABA">
      <w:pPr>
        <w:spacing w:line="480" w:lineRule="auto"/>
        <w:jc w:val="center"/>
        <w:rPr>
          <w:del w:id="107" w:author="Amici, Nicholas" w:date="2026-09-25T21:10:00Z" w16du:dateUtc="2026-09-26T01:10:00Z"/>
          <w:rFonts w:ascii="Times New Roman" w:hAnsi="Times New Roman" w:cs="Times New Roman"/>
          <w:sz w:val="24"/>
          <w:szCs w:val="24"/>
        </w:rPr>
      </w:pPr>
      <w:del w:id="108" w:author="Amici, Nicholas" w:date="2026-09-25T21:10:00Z" w16du:dateUtc="2026-09-26T01:10:00Z">
        <w:r>
          <w:rPr>
            <w:rFonts w:ascii="Times New Roman" w:hAnsi="Times New Roman" w:cs="Times New Roman"/>
            <w:sz w:val="24"/>
            <w:szCs w:val="24"/>
          </w:rPr>
          <w:delText>Works cited</w:delText>
        </w:r>
      </w:del>
    </w:p>
    <w:p w14:paraId="6AAD81E5" w14:textId="77777777" w:rsidR="00C220D6" w:rsidRPr="00C220D6" w:rsidRDefault="00C220D6" w:rsidP="002C4B1E">
      <w:pPr>
        <w:spacing w:line="480" w:lineRule="auto"/>
        <w:ind w:left="720" w:hanging="720"/>
        <w:rPr>
          <w:del w:id="109" w:author="Amici, Nicholas" w:date="2026-09-25T21:10:00Z" w16du:dateUtc="2026-09-26T01:10:00Z"/>
          <w:rFonts w:ascii="Times New Roman" w:hAnsi="Times New Roman" w:cs="Times New Roman"/>
          <w:sz w:val="24"/>
          <w:szCs w:val="24"/>
        </w:rPr>
      </w:pPr>
      <w:del w:id="110" w:author="Amici, Nicholas" w:date="2026-09-25T21:10:00Z" w16du:dateUtc="2026-09-26T01:10:00Z">
        <w:r>
          <w:fldChar w:fldCharType="begin"/>
        </w:r>
        <w:r>
          <w:delInstrText>HYPERLINK "http://nyctourismsvt.com/new-york-city-attractions/brooklyn-bridge/"</w:delInstrText>
        </w:r>
        <w:r>
          <w:fldChar w:fldCharType="separate"/>
        </w:r>
        <w:r w:rsidRPr="00C220D6">
          <w:rPr>
            <w:rStyle w:val="Hyperlink"/>
            <w:rFonts w:ascii="Times New Roman" w:hAnsi="Times New Roman" w:cs="Times New Roman"/>
            <w:sz w:val="24"/>
            <w:szCs w:val="24"/>
          </w:rPr>
          <w:delText>http://nyctourismsvt.com/new-york-city-attractions/brooklyn-bridge/</w:delText>
        </w:r>
        <w:r>
          <w:fldChar w:fldCharType="end"/>
        </w:r>
      </w:del>
    </w:p>
    <w:p w14:paraId="1D5D270E" w14:textId="77777777" w:rsidR="00C220D6" w:rsidRDefault="00C220D6" w:rsidP="009A6C84">
      <w:pPr>
        <w:spacing w:line="480" w:lineRule="auto"/>
        <w:rPr>
          <w:del w:id="111" w:author="Amici, Nicholas" w:date="2026-09-25T21:10:00Z" w16du:dateUtc="2026-09-26T01:10:00Z"/>
          <w:rFonts w:ascii="Times New Roman" w:hAnsi="Times New Roman" w:cs="Times New Roman"/>
          <w:sz w:val="24"/>
          <w:szCs w:val="24"/>
        </w:rPr>
      </w:pPr>
    </w:p>
    <w:p w14:paraId="19AFF70A" w14:textId="77777777" w:rsidR="009A6C84" w:rsidRDefault="009A6C84" w:rsidP="009A6C84">
      <w:pPr>
        <w:spacing w:line="480" w:lineRule="auto"/>
        <w:rPr>
          <w:del w:id="112" w:author="Amici, Nicholas" w:date="2026-09-25T21:10:00Z" w16du:dateUtc="2026-09-26T01:10:00Z"/>
          <w:rFonts w:ascii="Times New Roman" w:hAnsi="Times New Roman" w:cs="Times New Roman"/>
          <w:sz w:val="24"/>
          <w:szCs w:val="24"/>
        </w:rPr>
      </w:pPr>
    </w:p>
    <w:p w14:paraId="0EA501E5" w14:textId="77777777" w:rsidR="00C220D6" w:rsidRPr="00A80D55" w:rsidRDefault="00C220D6" w:rsidP="00990086">
      <w:pPr>
        <w:spacing w:after="0"/>
        <w:rPr>
          <w:sz w:val="4"/>
          <w:rPrChange w:id="113" w:author="Amici, Nicholas" w:date="2026-09-25T21:10:00Z" w16du:dateUtc="2026-09-26T01:10:00Z">
            <w:rPr>
              <w:rFonts w:ascii="Times New Roman" w:hAnsi="Times New Roman" w:cs="Times New Roman"/>
              <w:sz w:val="24"/>
              <w:szCs w:val="24"/>
            </w:rPr>
          </w:rPrChange>
        </w:rPr>
        <w:pPrChange w:id="114" w:author="Amici, Nicholas" w:date="2026-09-25T21:10:00Z" w16du:dateUtc="2026-09-26T01:10:00Z">
          <w:pPr/>
        </w:pPrChange>
      </w:pPr>
    </w:p>
    <w:sectPr w:rsidR="00C220D6" w:rsidRPr="00A80D55" w:rsidSect="002F1426">
      <w:pgSz w:w="15840" w:h="12240" w:orient="landscape"/>
      <w:pgMar w:top="576" w:right="720" w:bottom="576" w:left="720" w:header="720" w:footer="720" w:gutter="0"/>
      <w:cols w:space="720"/>
      <w:docGrid w:linePitch="360"/>
      <w:sectPrChange w:id="115" w:author="Amici, Nicholas" w:date="2026-09-25T21:10:00Z" w16du:dateUtc="2026-09-26T01:10:00Z">
        <w:sectPr w:rsidR="00C220D6" w:rsidRPr="00A80D55" w:rsidSect="002F1426">
          <w:pgSz w:w="12240" w:h="15840" w:orient="portrait"/>
          <w:pgMar w:top="1440" w:right="1440" w:bottom="1440" w:left="1440" w:header="720" w:footer="720"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FE7E3B"/>
    <w:multiLevelType w:val="hybridMultilevel"/>
    <w:tmpl w:val="246E0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77263E"/>
    <w:multiLevelType w:val="hybridMultilevel"/>
    <w:tmpl w:val="C07CFEF0"/>
    <w:lvl w:ilvl="0" w:tplc="03423C66">
      <w:start w:val="1"/>
      <w:numFmt w:val="bullet"/>
      <w:lvlText w:val=""/>
      <w:lvlJc w:val="left"/>
      <w:pPr>
        <w:tabs>
          <w:tab w:val="num" w:pos="720"/>
        </w:tabs>
        <w:ind w:left="720" w:hanging="360"/>
      </w:pPr>
      <w:rPr>
        <w:rFonts w:ascii="Wingdings 2" w:hAnsi="Wingdings 2" w:hint="default"/>
      </w:rPr>
    </w:lvl>
    <w:lvl w:ilvl="1" w:tplc="9EE2DB06" w:tentative="1">
      <w:start w:val="1"/>
      <w:numFmt w:val="bullet"/>
      <w:lvlText w:val=""/>
      <w:lvlJc w:val="left"/>
      <w:pPr>
        <w:tabs>
          <w:tab w:val="num" w:pos="1440"/>
        </w:tabs>
        <w:ind w:left="1440" w:hanging="360"/>
      </w:pPr>
      <w:rPr>
        <w:rFonts w:ascii="Wingdings 2" w:hAnsi="Wingdings 2" w:hint="default"/>
      </w:rPr>
    </w:lvl>
    <w:lvl w:ilvl="2" w:tplc="00A8AF74" w:tentative="1">
      <w:start w:val="1"/>
      <w:numFmt w:val="bullet"/>
      <w:lvlText w:val=""/>
      <w:lvlJc w:val="left"/>
      <w:pPr>
        <w:tabs>
          <w:tab w:val="num" w:pos="2160"/>
        </w:tabs>
        <w:ind w:left="2160" w:hanging="360"/>
      </w:pPr>
      <w:rPr>
        <w:rFonts w:ascii="Wingdings 2" w:hAnsi="Wingdings 2" w:hint="default"/>
      </w:rPr>
    </w:lvl>
    <w:lvl w:ilvl="3" w:tplc="A588DDF0" w:tentative="1">
      <w:start w:val="1"/>
      <w:numFmt w:val="bullet"/>
      <w:lvlText w:val=""/>
      <w:lvlJc w:val="left"/>
      <w:pPr>
        <w:tabs>
          <w:tab w:val="num" w:pos="2880"/>
        </w:tabs>
        <w:ind w:left="2880" w:hanging="360"/>
      </w:pPr>
      <w:rPr>
        <w:rFonts w:ascii="Wingdings 2" w:hAnsi="Wingdings 2" w:hint="default"/>
      </w:rPr>
    </w:lvl>
    <w:lvl w:ilvl="4" w:tplc="B8D69B20" w:tentative="1">
      <w:start w:val="1"/>
      <w:numFmt w:val="bullet"/>
      <w:lvlText w:val=""/>
      <w:lvlJc w:val="left"/>
      <w:pPr>
        <w:tabs>
          <w:tab w:val="num" w:pos="3600"/>
        </w:tabs>
        <w:ind w:left="3600" w:hanging="360"/>
      </w:pPr>
      <w:rPr>
        <w:rFonts w:ascii="Wingdings 2" w:hAnsi="Wingdings 2" w:hint="default"/>
      </w:rPr>
    </w:lvl>
    <w:lvl w:ilvl="5" w:tplc="85629476" w:tentative="1">
      <w:start w:val="1"/>
      <w:numFmt w:val="bullet"/>
      <w:lvlText w:val=""/>
      <w:lvlJc w:val="left"/>
      <w:pPr>
        <w:tabs>
          <w:tab w:val="num" w:pos="4320"/>
        </w:tabs>
        <w:ind w:left="4320" w:hanging="360"/>
      </w:pPr>
      <w:rPr>
        <w:rFonts w:ascii="Wingdings 2" w:hAnsi="Wingdings 2" w:hint="default"/>
      </w:rPr>
    </w:lvl>
    <w:lvl w:ilvl="6" w:tplc="EF90F22E" w:tentative="1">
      <w:start w:val="1"/>
      <w:numFmt w:val="bullet"/>
      <w:lvlText w:val=""/>
      <w:lvlJc w:val="left"/>
      <w:pPr>
        <w:tabs>
          <w:tab w:val="num" w:pos="5040"/>
        </w:tabs>
        <w:ind w:left="5040" w:hanging="360"/>
      </w:pPr>
      <w:rPr>
        <w:rFonts w:ascii="Wingdings 2" w:hAnsi="Wingdings 2" w:hint="default"/>
      </w:rPr>
    </w:lvl>
    <w:lvl w:ilvl="7" w:tplc="508EA94E" w:tentative="1">
      <w:start w:val="1"/>
      <w:numFmt w:val="bullet"/>
      <w:lvlText w:val=""/>
      <w:lvlJc w:val="left"/>
      <w:pPr>
        <w:tabs>
          <w:tab w:val="num" w:pos="5760"/>
        </w:tabs>
        <w:ind w:left="5760" w:hanging="360"/>
      </w:pPr>
      <w:rPr>
        <w:rFonts w:ascii="Wingdings 2" w:hAnsi="Wingdings 2" w:hint="default"/>
      </w:rPr>
    </w:lvl>
    <w:lvl w:ilvl="8" w:tplc="BBFE9076"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13067AF3"/>
    <w:multiLevelType w:val="hybridMultilevel"/>
    <w:tmpl w:val="A5B69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994709"/>
    <w:multiLevelType w:val="hybridMultilevel"/>
    <w:tmpl w:val="D63EAB16"/>
    <w:lvl w:ilvl="0" w:tplc="D7BE47FE">
      <w:start w:val="1"/>
      <w:numFmt w:val="bullet"/>
      <w:lvlText w:val=""/>
      <w:lvlJc w:val="left"/>
      <w:pPr>
        <w:tabs>
          <w:tab w:val="num" w:pos="720"/>
        </w:tabs>
        <w:ind w:left="720" w:hanging="360"/>
      </w:pPr>
      <w:rPr>
        <w:rFonts w:ascii="Wingdings 2" w:hAnsi="Wingdings 2" w:hint="default"/>
      </w:rPr>
    </w:lvl>
    <w:lvl w:ilvl="1" w:tplc="6CFA559A" w:tentative="1">
      <w:start w:val="1"/>
      <w:numFmt w:val="bullet"/>
      <w:lvlText w:val=""/>
      <w:lvlJc w:val="left"/>
      <w:pPr>
        <w:tabs>
          <w:tab w:val="num" w:pos="1440"/>
        </w:tabs>
        <w:ind w:left="1440" w:hanging="360"/>
      </w:pPr>
      <w:rPr>
        <w:rFonts w:ascii="Wingdings 2" w:hAnsi="Wingdings 2" w:hint="default"/>
      </w:rPr>
    </w:lvl>
    <w:lvl w:ilvl="2" w:tplc="47A86976" w:tentative="1">
      <w:start w:val="1"/>
      <w:numFmt w:val="bullet"/>
      <w:lvlText w:val=""/>
      <w:lvlJc w:val="left"/>
      <w:pPr>
        <w:tabs>
          <w:tab w:val="num" w:pos="2160"/>
        </w:tabs>
        <w:ind w:left="2160" w:hanging="360"/>
      </w:pPr>
      <w:rPr>
        <w:rFonts w:ascii="Wingdings 2" w:hAnsi="Wingdings 2" w:hint="default"/>
      </w:rPr>
    </w:lvl>
    <w:lvl w:ilvl="3" w:tplc="5192B76E" w:tentative="1">
      <w:start w:val="1"/>
      <w:numFmt w:val="bullet"/>
      <w:lvlText w:val=""/>
      <w:lvlJc w:val="left"/>
      <w:pPr>
        <w:tabs>
          <w:tab w:val="num" w:pos="2880"/>
        </w:tabs>
        <w:ind w:left="2880" w:hanging="360"/>
      </w:pPr>
      <w:rPr>
        <w:rFonts w:ascii="Wingdings 2" w:hAnsi="Wingdings 2" w:hint="default"/>
      </w:rPr>
    </w:lvl>
    <w:lvl w:ilvl="4" w:tplc="B06478AC" w:tentative="1">
      <w:start w:val="1"/>
      <w:numFmt w:val="bullet"/>
      <w:lvlText w:val=""/>
      <w:lvlJc w:val="left"/>
      <w:pPr>
        <w:tabs>
          <w:tab w:val="num" w:pos="3600"/>
        </w:tabs>
        <w:ind w:left="3600" w:hanging="360"/>
      </w:pPr>
      <w:rPr>
        <w:rFonts w:ascii="Wingdings 2" w:hAnsi="Wingdings 2" w:hint="default"/>
      </w:rPr>
    </w:lvl>
    <w:lvl w:ilvl="5" w:tplc="032CF754" w:tentative="1">
      <w:start w:val="1"/>
      <w:numFmt w:val="bullet"/>
      <w:lvlText w:val=""/>
      <w:lvlJc w:val="left"/>
      <w:pPr>
        <w:tabs>
          <w:tab w:val="num" w:pos="4320"/>
        </w:tabs>
        <w:ind w:left="4320" w:hanging="360"/>
      </w:pPr>
      <w:rPr>
        <w:rFonts w:ascii="Wingdings 2" w:hAnsi="Wingdings 2" w:hint="default"/>
      </w:rPr>
    </w:lvl>
    <w:lvl w:ilvl="6" w:tplc="E6A4C32A" w:tentative="1">
      <w:start w:val="1"/>
      <w:numFmt w:val="bullet"/>
      <w:lvlText w:val=""/>
      <w:lvlJc w:val="left"/>
      <w:pPr>
        <w:tabs>
          <w:tab w:val="num" w:pos="5040"/>
        </w:tabs>
        <w:ind w:left="5040" w:hanging="360"/>
      </w:pPr>
      <w:rPr>
        <w:rFonts w:ascii="Wingdings 2" w:hAnsi="Wingdings 2" w:hint="default"/>
      </w:rPr>
    </w:lvl>
    <w:lvl w:ilvl="7" w:tplc="B520FEC4" w:tentative="1">
      <w:start w:val="1"/>
      <w:numFmt w:val="bullet"/>
      <w:lvlText w:val=""/>
      <w:lvlJc w:val="left"/>
      <w:pPr>
        <w:tabs>
          <w:tab w:val="num" w:pos="5760"/>
        </w:tabs>
        <w:ind w:left="5760" w:hanging="360"/>
      </w:pPr>
      <w:rPr>
        <w:rFonts w:ascii="Wingdings 2" w:hAnsi="Wingdings 2" w:hint="default"/>
      </w:rPr>
    </w:lvl>
    <w:lvl w:ilvl="8" w:tplc="64EADDB6" w:tentative="1">
      <w:start w:val="1"/>
      <w:numFmt w:val="bullet"/>
      <w:lvlText w:val=""/>
      <w:lvlJc w:val="left"/>
      <w:pPr>
        <w:tabs>
          <w:tab w:val="num" w:pos="6480"/>
        </w:tabs>
        <w:ind w:left="6480" w:hanging="360"/>
      </w:pPr>
      <w:rPr>
        <w:rFonts w:ascii="Wingdings 2" w:hAnsi="Wingdings 2" w:hint="default"/>
      </w:rPr>
    </w:lvl>
  </w:abstractNum>
  <w:abstractNum w:abstractNumId="4" w15:restartNumberingAfterBreak="0">
    <w:nsid w:val="5C5D268E"/>
    <w:multiLevelType w:val="hybridMultilevel"/>
    <w:tmpl w:val="9814C3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69975033">
    <w:abstractNumId w:val="1"/>
  </w:num>
  <w:num w:numId="2" w16cid:durableId="965506886">
    <w:abstractNumId w:val="4"/>
  </w:num>
  <w:num w:numId="3" w16cid:durableId="81949989">
    <w:abstractNumId w:val="3"/>
  </w:num>
  <w:num w:numId="4" w16cid:durableId="1205018421">
    <w:abstractNumId w:val="2"/>
  </w:num>
  <w:num w:numId="5" w16cid:durableId="171083846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220D6"/>
    <w:rsid w:val="000074BB"/>
    <w:rsid w:val="00022D0C"/>
    <w:rsid w:val="00046C82"/>
    <w:rsid w:val="000721CC"/>
    <w:rsid w:val="000850C2"/>
    <w:rsid w:val="000D70CA"/>
    <w:rsid w:val="000F20E1"/>
    <w:rsid w:val="0014604E"/>
    <w:rsid w:val="001951E8"/>
    <w:rsid w:val="001E1FF2"/>
    <w:rsid w:val="001F01BD"/>
    <w:rsid w:val="00203F06"/>
    <w:rsid w:val="00243906"/>
    <w:rsid w:val="002717B6"/>
    <w:rsid w:val="002C4B1E"/>
    <w:rsid w:val="002D249F"/>
    <w:rsid w:val="002D32B2"/>
    <w:rsid w:val="002E528F"/>
    <w:rsid w:val="002F1426"/>
    <w:rsid w:val="002F1966"/>
    <w:rsid w:val="00327665"/>
    <w:rsid w:val="00486ADC"/>
    <w:rsid w:val="004F66AD"/>
    <w:rsid w:val="00576ABA"/>
    <w:rsid w:val="00597BF1"/>
    <w:rsid w:val="005E38FC"/>
    <w:rsid w:val="00611B54"/>
    <w:rsid w:val="00635892"/>
    <w:rsid w:val="006A2365"/>
    <w:rsid w:val="006C2C95"/>
    <w:rsid w:val="006F2FA7"/>
    <w:rsid w:val="00753AB0"/>
    <w:rsid w:val="007A147C"/>
    <w:rsid w:val="007F0C34"/>
    <w:rsid w:val="0080537B"/>
    <w:rsid w:val="00837E1A"/>
    <w:rsid w:val="00842CB0"/>
    <w:rsid w:val="008902B0"/>
    <w:rsid w:val="008B6ED0"/>
    <w:rsid w:val="009503EC"/>
    <w:rsid w:val="00990086"/>
    <w:rsid w:val="009A0FC1"/>
    <w:rsid w:val="009A6C84"/>
    <w:rsid w:val="00A05CF2"/>
    <w:rsid w:val="00A73EB8"/>
    <w:rsid w:val="00A80D55"/>
    <w:rsid w:val="00AC2828"/>
    <w:rsid w:val="00B149C5"/>
    <w:rsid w:val="00B477DC"/>
    <w:rsid w:val="00B963EA"/>
    <w:rsid w:val="00C220D6"/>
    <w:rsid w:val="00C5047E"/>
    <w:rsid w:val="00C80A58"/>
    <w:rsid w:val="00C94F98"/>
    <w:rsid w:val="00CA13D0"/>
    <w:rsid w:val="00D218F8"/>
    <w:rsid w:val="00D7406F"/>
    <w:rsid w:val="00DB305D"/>
    <w:rsid w:val="00DE5063"/>
    <w:rsid w:val="00E72C91"/>
    <w:rsid w:val="00EF1B39"/>
    <w:rsid w:val="00FA2307"/>
    <w:rsid w:val="00FA750A"/>
    <w:rsid w:val="00FB0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381F6"/>
  <w15:docId w15:val="{2A96746C-4275-5448-9FF8-6F01097C8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220D6"/>
    <w:rPr>
      <w:color w:val="0000FF" w:themeColor="hyperlink"/>
      <w:u w:val="single"/>
    </w:rPr>
  </w:style>
  <w:style w:type="paragraph" w:styleId="ListParagraph">
    <w:name w:val="List Paragraph"/>
    <w:basedOn w:val="Normal"/>
    <w:uiPriority w:val="34"/>
    <w:qFormat/>
    <w:rsid w:val="00022D0C"/>
    <w:pPr>
      <w:ind w:left="720"/>
      <w:contextualSpacing/>
    </w:pPr>
  </w:style>
  <w:style w:type="paragraph" w:styleId="BalloonText">
    <w:name w:val="Balloon Text"/>
    <w:basedOn w:val="Normal"/>
    <w:link w:val="BalloonTextChar"/>
    <w:uiPriority w:val="99"/>
    <w:semiHidden/>
    <w:unhideWhenUsed/>
    <w:rsid w:val="009A6C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6C84"/>
    <w:rPr>
      <w:rFonts w:ascii="Tahoma" w:hAnsi="Tahoma" w:cs="Tahoma"/>
      <w:sz w:val="16"/>
      <w:szCs w:val="16"/>
    </w:rPr>
  </w:style>
  <w:style w:type="table" w:styleId="TableGrid">
    <w:name w:val="Table Grid"/>
    <w:basedOn w:val="TableNormal"/>
    <w:uiPriority w:val="39"/>
    <w:rsid w:val="003276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93596595">
      <w:bodyDiv w:val="1"/>
      <w:marLeft w:val="0"/>
      <w:marRight w:val="0"/>
      <w:marTop w:val="0"/>
      <w:marBottom w:val="0"/>
      <w:divBdr>
        <w:top w:val="none" w:sz="0" w:space="0" w:color="auto"/>
        <w:left w:val="none" w:sz="0" w:space="0" w:color="auto"/>
        <w:bottom w:val="none" w:sz="0" w:space="0" w:color="auto"/>
        <w:right w:val="none" w:sz="0" w:space="0" w:color="auto"/>
      </w:divBdr>
    </w:div>
    <w:div w:id="1894197856">
      <w:bodyDiv w:val="1"/>
      <w:marLeft w:val="0"/>
      <w:marRight w:val="0"/>
      <w:marTop w:val="0"/>
      <w:marBottom w:val="0"/>
      <w:divBdr>
        <w:top w:val="none" w:sz="0" w:space="0" w:color="auto"/>
        <w:left w:val="none" w:sz="0" w:space="0" w:color="auto"/>
        <w:bottom w:val="none" w:sz="0" w:space="0" w:color="auto"/>
        <w:right w:val="none" w:sz="0" w:space="0" w:color="auto"/>
      </w:divBdr>
      <w:divsChild>
        <w:div w:id="1231386447">
          <w:marLeft w:val="432"/>
          <w:marRight w:val="0"/>
          <w:marTop w:val="125"/>
          <w:marBottom w:val="0"/>
          <w:divBdr>
            <w:top w:val="none" w:sz="0" w:space="0" w:color="auto"/>
            <w:left w:val="none" w:sz="0" w:space="0" w:color="auto"/>
            <w:bottom w:val="none" w:sz="0" w:space="0" w:color="auto"/>
            <w:right w:val="none" w:sz="0" w:space="0" w:color="auto"/>
          </w:divBdr>
        </w:div>
        <w:div w:id="1347639266">
          <w:marLeft w:val="432"/>
          <w:marRight w:val="0"/>
          <w:marTop w:val="125"/>
          <w:marBottom w:val="0"/>
          <w:divBdr>
            <w:top w:val="none" w:sz="0" w:space="0" w:color="auto"/>
            <w:left w:val="none" w:sz="0" w:space="0" w:color="auto"/>
            <w:bottom w:val="none" w:sz="0" w:space="0" w:color="auto"/>
            <w:right w:val="none" w:sz="0" w:space="0" w:color="auto"/>
          </w:divBdr>
        </w:div>
        <w:div w:id="861355322">
          <w:marLeft w:val="432"/>
          <w:marRight w:val="0"/>
          <w:marTop w:val="125"/>
          <w:marBottom w:val="0"/>
          <w:divBdr>
            <w:top w:val="none" w:sz="0" w:space="0" w:color="auto"/>
            <w:left w:val="none" w:sz="0" w:space="0" w:color="auto"/>
            <w:bottom w:val="none" w:sz="0" w:space="0" w:color="auto"/>
            <w:right w:val="none" w:sz="0" w:space="0" w:color="auto"/>
          </w:divBdr>
        </w:div>
        <w:div w:id="390731953">
          <w:marLeft w:val="432"/>
          <w:marRight w:val="0"/>
          <w:marTop w:val="125"/>
          <w:marBottom w:val="0"/>
          <w:divBdr>
            <w:top w:val="none" w:sz="0" w:space="0" w:color="auto"/>
            <w:left w:val="none" w:sz="0" w:space="0" w:color="auto"/>
            <w:bottom w:val="none" w:sz="0" w:space="0" w:color="auto"/>
            <w:right w:val="none" w:sz="0" w:space="0" w:color="auto"/>
          </w:divBdr>
        </w:div>
        <w:div w:id="1545750605">
          <w:marLeft w:val="432"/>
          <w:marRight w:val="0"/>
          <w:marTop w:val="125"/>
          <w:marBottom w:val="0"/>
          <w:divBdr>
            <w:top w:val="none" w:sz="0" w:space="0" w:color="auto"/>
            <w:left w:val="none" w:sz="0" w:space="0" w:color="auto"/>
            <w:bottom w:val="none" w:sz="0" w:space="0" w:color="auto"/>
            <w:right w:val="none" w:sz="0" w:space="0" w:color="auto"/>
          </w:divBdr>
        </w:div>
        <w:div w:id="611518623">
          <w:marLeft w:val="432"/>
          <w:marRight w:val="0"/>
          <w:marTop w:val="125"/>
          <w:marBottom w:val="0"/>
          <w:divBdr>
            <w:top w:val="none" w:sz="0" w:space="0" w:color="auto"/>
            <w:left w:val="none" w:sz="0" w:space="0" w:color="auto"/>
            <w:bottom w:val="none" w:sz="0" w:space="0" w:color="auto"/>
            <w:right w:val="none" w:sz="0" w:space="0" w:color="auto"/>
          </w:divBdr>
        </w:div>
        <w:div w:id="922761875">
          <w:marLeft w:val="432"/>
          <w:marRight w:val="0"/>
          <w:marTop w:val="125"/>
          <w:marBottom w:val="0"/>
          <w:divBdr>
            <w:top w:val="none" w:sz="0" w:space="0" w:color="auto"/>
            <w:left w:val="none" w:sz="0" w:space="0" w:color="auto"/>
            <w:bottom w:val="none" w:sz="0" w:space="0" w:color="auto"/>
            <w:right w:val="none" w:sz="0" w:space="0" w:color="auto"/>
          </w:divBdr>
        </w:div>
        <w:div w:id="2045130005">
          <w:marLeft w:val="432"/>
          <w:marRight w:val="0"/>
          <w:marTop w:val="125"/>
          <w:marBottom w:val="0"/>
          <w:divBdr>
            <w:top w:val="none" w:sz="0" w:space="0" w:color="auto"/>
            <w:left w:val="none" w:sz="0" w:space="0" w:color="auto"/>
            <w:bottom w:val="none" w:sz="0" w:space="0" w:color="auto"/>
            <w:right w:val="none" w:sz="0" w:space="0" w:color="auto"/>
          </w:divBdr>
        </w:div>
      </w:divsChild>
    </w:div>
    <w:div w:id="2059239201">
      <w:bodyDiv w:val="1"/>
      <w:marLeft w:val="0"/>
      <w:marRight w:val="0"/>
      <w:marTop w:val="0"/>
      <w:marBottom w:val="0"/>
      <w:divBdr>
        <w:top w:val="none" w:sz="0" w:space="0" w:color="auto"/>
        <w:left w:val="none" w:sz="0" w:space="0" w:color="auto"/>
        <w:bottom w:val="none" w:sz="0" w:space="0" w:color="auto"/>
        <w:right w:val="none" w:sz="0" w:space="0" w:color="auto"/>
      </w:divBdr>
      <w:divsChild>
        <w:div w:id="24647612">
          <w:marLeft w:val="432"/>
          <w:marRight w:val="0"/>
          <w:marTop w:val="125"/>
          <w:marBottom w:val="0"/>
          <w:divBdr>
            <w:top w:val="none" w:sz="0" w:space="0" w:color="auto"/>
            <w:left w:val="none" w:sz="0" w:space="0" w:color="auto"/>
            <w:bottom w:val="none" w:sz="0" w:space="0" w:color="auto"/>
            <w:right w:val="none" w:sz="0" w:space="0" w:color="auto"/>
          </w:divBdr>
        </w:div>
        <w:div w:id="365449608">
          <w:marLeft w:val="432"/>
          <w:marRight w:val="0"/>
          <w:marTop w:val="125"/>
          <w:marBottom w:val="0"/>
          <w:divBdr>
            <w:top w:val="none" w:sz="0" w:space="0" w:color="auto"/>
            <w:left w:val="none" w:sz="0" w:space="0" w:color="auto"/>
            <w:bottom w:val="none" w:sz="0" w:space="0" w:color="auto"/>
            <w:right w:val="none" w:sz="0" w:space="0" w:color="auto"/>
          </w:divBdr>
        </w:div>
        <w:div w:id="1050230108">
          <w:marLeft w:val="432"/>
          <w:marRight w:val="0"/>
          <w:marTop w:val="125"/>
          <w:marBottom w:val="0"/>
          <w:divBdr>
            <w:top w:val="none" w:sz="0" w:space="0" w:color="auto"/>
            <w:left w:val="none" w:sz="0" w:space="0" w:color="auto"/>
            <w:bottom w:val="none" w:sz="0" w:space="0" w:color="auto"/>
            <w:right w:val="none" w:sz="0" w:space="0" w:color="auto"/>
          </w:divBdr>
        </w:div>
        <w:div w:id="1831409458">
          <w:marLeft w:val="432"/>
          <w:marRight w:val="0"/>
          <w:marTop w:val="12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FDAE9-7891-D541-B77F-DE6923B262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2</Pages>
  <Words>451</Words>
  <Characters>2575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Arthur Souza Rodrigues</cp:lastModifiedBy>
  <cp:revision>1</cp:revision>
  <dcterms:created xsi:type="dcterms:W3CDTF">2014-04-12T10:14:00Z</dcterms:created>
  <dcterms:modified xsi:type="dcterms:W3CDTF">2026-09-26T01:10:00Z</dcterms:modified>
</cp:coreProperties>
</file>