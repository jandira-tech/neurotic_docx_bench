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D7B5" w14:textId="670AA228" w:rsidR="001B0BB6" w:rsidRDefault="00A7053F">
      <w:pPr>
        <w:rPr>
          <w:ins w:id="16" w:author="Priya Seethapathy" w:date="2026-08-04T06:07:00Z" w16du:dateUtc="2026-08-04T10:07:00Z"/>
        </w:rPr>
      </w:pPr>
      <w:ins w:id="17" w:author="Priya Seethapathy" w:date="2026-08-04T06:07:00Z" w16du:dateUtc="2026-08-04T10:07:00Z">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ins>
    </w:p>
    <w:p w14:paraId="1D5CE2B3" w14:textId="77777777" w:rsidR="00A7053F" w:rsidRPr="00A7053F" w:rsidRDefault="00A7053F" w:rsidP="00186BFF">
      <w:pPr>
        <w:pStyle w:val="Heading1"/>
        <w:rPr>
          <w:ins w:id="18" w:author="Priya Seethapathy" w:date="2026-08-04T06:07:00Z" w16du:dateUtc="2026-08-04T10:07:00Z"/>
        </w:rPr>
      </w:pPr>
      <w:ins w:id="19" w:author="Priya Seethapathy" w:date="2026-08-04T06:07:00Z" w16du:dateUtc="2026-08-04T10:07:00Z">
        <w:r w:rsidRPr="00A7053F">
          <w:lastRenderedPageBreak/>
          <w:t>Throughout this form</w:t>
        </w:r>
      </w:ins>
    </w:p>
    <w:p w14:paraId="0228CA9E" w14:textId="0F71A8E6" w:rsidR="00A7053F" w:rsidRDefault="00A7053F" w:rsidP="00A7053F">
      <w:pPr>
        <w:rPr>
          <w:ins w:id="20" w:author="Priya Seethapathy" w:date="2026-08-04T06:07:00Z" w16du:dateUtc="2026-08-04T10:07:00Z"/>
        </w:rPr>
      </w:pPr>
      <w:ins w:id="21" w:author="Priya Seethapathy" w:date="2026-08-04T06:07:00Z" w16du:dateUtc="2026-08-04T10:07:00Z">
        <w:r>
          <w:t>This icon appears throughout the form. It indicates information to help you complete the form.</w:t>
        </w:r>
      </w:ins>
    </w:p>
    <w:p w14:paraId="2F09CD0A" w14:textId="77777777" w:rsidR="00A7053F" w:rsidRDefault="00A7053F">
      <w:pPr>
        <w:rPr>
          <w:ins w:id="22" w:author="Priya Seethapathy" w:date="2026-08-04T06:07:00Z" w16du:dateUtc="2026-08-04T10:07:00Z"/>
        </w:rPr>
      </w:pPr>
    </w:p>
    <w:p w14:paraId="2E57007A" w14:textId="77777777" w:rsidR="00A7053F" w:rsidRDefault="00A7053F">
      <w:pPr>
        <w:rPr>
          <w:ins w:id="23" w:author="Priya Seethapathy" w:date="2026-08-04T06:07:00Z" w16du:dateUtc="2026-08-04T10:07:00Z"/>
        </w:rPr>
      </w:pPr>
    </w:p>
    <w:p w14:paraId="7634E65D" w14:textId="77777777" w:rsidR="00707476" w:rsidRPr="00707476" w:rsidRDefault="004F01DB">
      <w:pPr>
        <w:rPr>
          <w:del w:id="24" w:author="Priya Seethapathy" w:date="2026-08-04T06:07:00Z" w16du:dateUtc="2026-08-04T10:07:00Z"/>
          <w:rFonts w:ascii="Arial" w:hAnsi="Arial" w:cs="Arial"/>
          <w:sz w:val="32"/>
          <w:szCs w:val="32"/>
        </w:rPr>
      </w:pPr>
      <w:del w:id="25" w:author="Priya Seethapathy" w:date="2026-08-04T06:07:00Z" w16du:dateUtc="2026-08-04T10:07:00Z">
        <w:r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26" w:author="Priya Seethapathy" w:date="2026-08-04T06:07:00Z" w16du:dateUtc="2026-08-04T10:07:00Z"/>
          <w:rFonts w:ascii="Arial" w:hAnsi="Arial" w:cs="Arial"/>
          <w:sz w:val="32"/>
          <w:szCs w:val="32"/>
        </w:rPr>
      </w:pPr>
      <w:del w:id="27" w:author="Priya Seethapathy" w:date="2026-08-04T06:07:00Z" w16du:dateUtc="2026-08-04T10:07:00Z">
        <w:r w:rsidRPr="00707476">
          <w:rPr>
            <w:rFonts w:ascii="Arial" w:hAnsi="Arial" w:cs="Arial"/>
            <w:sz w:val="32"/>
            <w:szCs w:val="32"/>
          </w:rPr>
          <w:delText>normal headers and footers</w:delText>
        </w:r>
        <w:r w:rsidR="00707476" w:rsidRPr="00707476">
          <w:rPr>
            <w:rFonts w:ascii="Arial" w:hAnsi="Arial" w:cs="Arial"/>
            <w:sz w:val="32"/>
            <w:szCs w:val="32"/>
          </w:rPr>
          <w:delText xml:space="preserve"> defined</w:delText>
        </w:r>
        <w:r w:rsidR="006645EC">
          <w:rPr>
            <w:rFonts w:ascii="Arial" w:hAnsi="Arial" w:cs="Arial"/>
            <w:sz w:val="32"/>
            <w:szCs w:val="32"/>
          </w:rPr>
          <w:delText xml:space="preserve"> - ON</w:delText>
        </w:r>
      </w:del>
    </w:p>
    <w:p w14:paraId="478BE5DD" w14:textId="7AC81E3A" w:rsidR="00707476" w:rsidRPr="00707476" w:rsidRDefault="00707476" w:rsidP="00707476">
      <w:pPr>
        <w:pStyle w:val="ListParagraph"/>
        <w:numPr>
          <w:ilvl w:val="0"/>
          <w:numId w:val="2"/>
        </w:numPr>
        <w:rPr>
          <w:del w:id="28" w:author="Priya Seethapathy" w:date="2026-08-04T06:07:00Z" w16du:dateUtc="2026-08-04T10:07:00Z"/>
          <w:rFonts w:ascii="Arial" w:hAnsi="Arial" w:cs="Arial"/>
          <w:sz w:val="32"/>
          <w:szCs w:val="32"/>
        </w:rPr>
      </w:pPr>
      <w:del w:id="29" w:author="Priya Seethapathy" w:date="2026-08-04T06:07:00Z" w16du:dateUtc="2026-08-04T10:07:00Z">
        <w:r w:rsidRPr="00707476">
          <w:rPr>
            <w:rFonts w:ascii="Arial" w:hAnsi="Arial" w:cs="Arial"/>
            <w:sz w:val="32"/>
            <w:szCs w:val="32"/>
          </w:rPr>
          <w:delText>odd/even headers and footers defined</w:delText>
        </w:r>
        <w:r w:rsidR="006645EC">
          <w:rPr>
            <w:rFonts w:ascii="Arial" w:hAnsi="Arial" w:cs="Arial"/>
            <w:sz w:val="32"/>
            <w:szCs w:val="32"/>
          </w:rPr>
          <w:delText xml:space="preserve"> </w:delText>
        </w:r>
        <w:r w:rsidR="00904701">
          <w:rPr>
            <w:rFonts w:ascii="Arial" w:hAnsi="Arial" w:cs="Arial"/>
            <w:sz w:val="32"/>
            <w:szCs w:val="32"/>
          </w:rPr>
          <w:delText>–</w:delText>
        </w:r>
        <w:r w:rsidR="006645EC">
          <w:rPr>
            <w:rFonts w:ascii="Arial" w:hAnsi="Arial" w:cs="Arial"/>
            <w:sz w:val="32"/>
            <w:szCs w:val="32"/>
          </w:rPr>
          <w:delText xml:space="preserve"> </w:delText>
        </w:r>
        <w:r w:rsidR="00904701">
          <w:rPr>
            <w:rFonts w:ascii="Arial" w:hAnsi="Arial" w:cs="Arial"/>
            <w:sz w:val="32"/>
            <w:szCs w:val="32"/>
          </w:rPr>
          <w:delText xml:space="preserve">but checkbox OFF </w:delText>
        </w:r>
      </w:del>
    </w:p>
    <w:p w14:paraId="50705045" w14:textId="7BCEC981" w:rsidR="00707476" w:rsidRPr="00707476" w:rsidRDefault="00707476" w:rsidP="00707476">
      <w:pPr>
        <w:pStyle w:val="ListParagraph"/>
        <w:numPr>
          <w:ilvl w:val="0"/>
          <w:numId w:val="2"/>
        </w:numPr>
        <w:rPr>
          <w:del w:id="30" w:author="Priya Seethapathy" w:date="2026-08-04T06:07:00Z" w16du:dateUtc="2026-08-04T10:07:00Z"/>
          <w:rFonts w:ascii="Arial" w:hAnsi="Arial" w:cs="Arial"/>
          <w:sz w:val="32"/>
          <w:szCs w:val="32"/>
        </w:rPr>
      </w:pPr>
      <w:del w:id="31" w:author="Priya Seethapathy" w:date="2026-08-04T06:07:00Z" w16du:dateUtc="2026-08-04T10:07:00Z">
        <w:r w:rsidRPr="00707476">
          <w:rPr>
            <w:rFonts w:ascii="Arial" w:hAnsi="Arial" w:cs="Arial"/>
            <w:sz w:val="32"/>
            <w:szCs w:val="32"/>
          </w:rPr>
          <w:delText>first page header and footer defined</w:delText>
        </w:r>
        <w:r w:rsidR="006645EC">
          <w:rPr>
            <w:rFonts w:ascii="Arial" w:hAnsi="Arial" w:cs="Arial"/>
            <w:sz w:val="32"/>
            <w:szCs w:val="32"/>
          </w:rPr>
          <w:delText xml:space="preserve"> </w:delText>
        </w:r>
        <w:r w:rsidR="00904701">
          <w:rPr>
            <w:rFonts w:ascii="Arial" w:hAnsi="Arial" w:cs="Arial"/>
            <w:sz w:val="32"/>
            <w:szCs w:val="32"/>
          </w:rPr>
          <w:delText>– but checkbox OFF</w:delText>
        </w:r>
      </w:del>
    </w:p>
    <w:p w14:paraId="2B412BFF" w14:textId="77777777" w:rsidR="004F01DB" w:rsidRDefault="004F01DB">
      <w:pPr>
        <w:rPr>
          <w:del w:id="32" w:author="Priya Seethapathy" w:date="2026-08-04T06:07:00Z" w16du:dateUtc="2026-08-04T10:07:00Z"/>
        </w:rPr>
      </w:pPr>
    </w:p>
    <w:p w14:paraId="00CD8ECF" w14:textId="77777777" w:rsidR="004F01DB" w:rsidRDefault="004F01DB" w:rsidP="004F01DB">
      <w:pPr>
        <w:rPr>
          <w:del w:id="33" w:author="Priya Seethapathy" w:date="2026-08-04T06:07:00Z" w16du:dateUtc="2026-08-04T10:07:00Z"/>
        </w:rPr>
      </w:pPr>
      <w:del w:id="34"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35" w:author="Priya Seethapathy" w:date="2026-08-04T06:07:00Z" w16du:dateUtc="2026-08-04T10:07:00Z"/>
        </w:rPr>
      </w:pPr>
    </w:p>
    <w:p w14:paraId="494BBA49" w14:textId="77777777" w:rsidR="004F01DB" w:rsidRDefault="004F01DB" w:rsidP="004F01DB">
      <w:pPr>
        <w:rPr>
          <w:del w:id="36" w:author="Priya Seethapathy" w:date="2026-08-04T06:07:00Z" w16du:dateUtc="2026-08-04T10:07:00Z"/>
        </w:rPr>
      </w:pPr>
      <w:del w:id="37"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38" w:author="Priya Seethapathy" w:date="2026-08-04T06:07:00Z" w16du:dateUtc="2026-08-04T10:07:00Z"/>
        </w:rPr>
      </w:pPr>
    </w:p>
    <w:p w14:paraId="33853DFC" w14:textId="77777777" w:rsidR="004F01DB" w:rsidRDefault="004F01DB" w:rsidP="004F01DB">
      <w:pPr>
        <w:rPr>
          <w:del w:id="39" w:author="Priya Seethapathy" w:date="2026-08-04T06:07:00Z" w16du:dateUtc="2026-08-04T10:07:00Z"/>
        </w:rPr>
      </w:pPr>
      <w:del w:id="40"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1" w:author="Priya Seethapathy" w:date="2026-08-04T06:07:00Z" w16du:dateUtc="2026-08-04T10:07:00Z"/>
        </w:rPr>
      </w:pPr>
    </w:p>
    <w:p w14:paraId="54785561" w14:textId="77777777" w:rsidR="004F01DB" w:rsidRDefault="004F01DB" w:rsidP="004F01DB">
      <w:pPr>
        <w:rPr>
          <w:del w:id="42" w:author="Priya Seethapathy" w:date="2026-08-04T06:07:00Z" w16du:dateUtc="2026-08-04T10:07:00Z"/>
        </w:rPr>
      </w:pPr>
      <w:del w:id="43"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44" w:author="Priya Seethapathy" w:date="2026-08-04T06:07:00Z" w16du:dateUtc="2026-08-04T10:07:00Z"/>
        </w:rPr>
      </w:pPr>
    </w:p>
    <w:p w14:paraId="17A313F1" w14:textId="77777777" w:rsidR="004F01DB" w:rsidRDefault="004F01DB" w:rsidP="004F01DB">
      <w:pPr>
        <w:rPr>
          <w:del w:id="45" w:author="Priya Seethapathy" w:date="2026-08-04T06:07:00Z" w16du:dateUtc="2026-08-04T10:07:00Z"/>
        </w:rPr>
      </w:pPr>
      <w:del w:id="46"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47" w:author="Priya Seethapathy" w:date="2026-08-04T06:07:00Z" w16du:dateUtc="2026-08-04T10:07:00Z"/>
        </w:rPr>
      </w:pPr>
    </w:p>
    <w:p w14:paraId="5E75D878" w14:textId="77777777" w:rsidR="004F01DB" w:rsidRDefault="004F01DB" w:rsidP="004F01DB">
      <w:pPr>
        <w:rPr>
          <w:del w:id="48" w:author="Priya Seethapathy" w:date="2026-08-04T06:07:00Z" w16du:dateUtc="2026-08-04T10:07:00Z"/>
        </w:rPr>
      </w:pPr>
      <w:del w:id="49"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0" w:author="Priya Seethapathy" w:date="2026-08-04T06:07:00Z" w16du:dateUtc="2026-08-04T10:07:00Z"/>
        </w:rPr>
      </w:pPr>
    </w:p>
    <w:p w14:paraId="5D8B5A5F" w14:textId="77777777" w:rsidR="004F01DB" w:rsidRDefault="004F01DB" w:rsidP="004F01DB">
      <w:pPr>
        <w:rPr>
          <w:del w:id="51" w:author="Priya Seethapathy" w:date="2026-08-04T06:07:00Z" w16du:dateUtc="2026-08-04T10:07:00Z"/>
        </w:rPr>
      </w:pPr>
      <w:del w:id="52"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53" w:author="Priya Seethapathy" w:date="2026-08-04T06:07:00Z" w16du:dateUtc="2026-08-04T10:07:00Z"/>
        </w:rPr>
      </w:pPr>
    </w:p>
    <w:p w14:paraId="760D93F7" w14:textId="77777777" w:rsidR="004F01DB" w:rsidRDefault="004F01DB" w:rsidP="004F01DB">
      <w:pPr>
        <w:rPr>
          <w:del w:id="54" w:author="Priya Seethapathy" w:date="2026-08-04T06:07:00Z" w16du:dateUtc="2026-08-04T10:07:00Z"/>
        </w:rPr>
      </w:pPr>
      <w:del w:id="55"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56" w:author="Priya Seethapathy" w:date="2026-08-04T06:07:00Z" w16du:dateUtc="2026-08-04T10:07:00Z"/>
        </w:rPr>
      </w:pPr>
    </w:p>
    <w:p w14:paraId="489ECB5E" w14:textId="77777777" w:rsidR="004F01DB" w:rsidRDefault="004F01DB" w:rsidP="004F01DB">
      <w:pPr>
        <w:rPr>
          <w:del w:id="57" w:author="Priya Seethapathy" w:date="2026-08-04T06:07:00Z" w16du:dateUtc="2026-08-04T10:07:00Z"/>
        </w:rPr>
      </w:pPr>
      <w:del w:id="58"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59" w:author="Priya Seethapathy" w:date="2026-08-04T06:07:00Z" w16du:dateUtc="2026-08-04T10:07:00Z"/>
        </w:rPr>
      </w:pPr>
    </w:p>
    <w:p w14:paraId="2B498E55" w14:textId="77777777" w:rsidR="004F01DB" w:rsidRDefault="004F01DB" w:rsidP="004F01DB">
      <w:pPr>
        <w:rPr>
          <w:del w:id="60" w:author="Priya Seethapathy" w:date="2026-08-04T06:07:00Z" w16du:dateUtc="2026-08-04T10:07:00Z"/>
        </w:rPr>
      </w:pPr>
      <w:del w:id="61"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2" w:author="Priya Seethapathy" w:date="2026-08-04T06:07:00Z" w16du:dateUtc="2026-08-04T10:07:00Z"/>
        </w:rPr>
      </w:pPr>
    </w:p>
    <w:p w14:paraId="7BFDE422" w14:textId="77777777" w:rsidR="004F01DB" w:rsidRDefault="004F01DB" w:rsidP="004F01DB">
      <w:pPr>
        <w:rPr>
          <w:del w:id="63" w:author="Priya Seethapathy" w:date="2026-08-04T06:07:00Z" w16du:dateUtc="2026-08-04T10:07:00Z"/>
        </w:rPr>
      </w:pPr>
      <w:del w:id="64"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65" w:author="Priya Seethapathy" w:date="2026-08-04T06:07:00Z" w16du:dateUtc="2026-08-04T10:07:00Z"/>
        </w:rPr>
      </w:pPr>
    </w:p>
    <w:p w14:paraId="07EB1598" w14:textId="77777777" w:rsidR="004F01DB" w:rsidRDefault="004F01DB" w:rsidP="004F01DB">
      <w:pPr>
        <w:rPr>
          <w:del w:id="66" w:author="Priya Seethapathy" w:date="2026-08-04T06:07:00Z" w16du:dateUtc="2026-08-04T10:07:00Z"/>
        </w:rPr>
      </w:pPr>
      <w:del w:id="67"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68" w:author="Priya Seethapathy" w:date="2026-08-04T06:07:00Z" w16du:dateUtc="2026-08-04T10:07:00Z"/>
        </w:rPr>
      </w:pPr>
    </w:p>
    <w:p w14:paraId="3971476F" w14:textId="2E7193DC" w:rsidR="004F01DB" w:rsidRDefault="004F01DB" w:rsidP="004F01DB">
      <w:pPr>
        <w:rPr>
          <w:del w:id="69" w:author="Priya Seethapathy" w:date="2026-08-04T06:07:00Z" w16du:dateUtc="2026-08-04T10:07:00Z"/>
        </w:rPr>
      </w:pPr>
      <w:del w:id="70"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1" w:author="Priya Seethapathy" w:date="2026-08-04T06:07:00Z" w16du:dateUtc="2026-08-04T10:07:00Z"/>
        </w:rPr>
      </w:pPr>
    </w:p>
    <w:p w14:paraId="7C18433F" w14:textId="77777777" w:rsidR="004F01DB" w:rsidRDefault="004F01DB" w:rsidP="004F01DB">
      <w:pPr>
        <w:rPr>
          <w:del w:id="72" w:author="Priya Seethapathy" w:date="2026-08-04T06:07:00Z" w16du:dateUtc="2026-08-04T10:07:00Z"/>
        </w:rPr>
      </w:pPr>
      <w:del w:id="73"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74" w:author="Priya Seethapathy" w:date="2026-08-04T06:07:00Z" w16du:dateUtc="2026-08-04T10:07:00Z"/>
        </w:rPr>
      </w:pPr>
    </w:p>
    <w:p w14:paraId="196D4F8A" w14:textId="77777777" w:rsidR="004F01DB" w:rsidRDefault="004F01DB" w:rsidP="004F01DB">
      <w:pPr>
        <w:rPr>
          <w:del w:id="75" w:author="Priya Seethapathy" w:date="2026-08-04T06:07:00Z" w16du:dateUtc="2026-08-04T10:07:00Z"/>
        </w:rPr>
      </w:pPr>
      <w:del w:id="76"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77" w:author="Priya Seethapathy" w:date="2026-08-04T06:07:00Z" w16du:dateUtc="2026-08-04T10:07:00Z"/>
        </w:rPr>
      </w:pPr>
    </w:p>
    <w:p w14:paraId="0948AE63" w14:textId="77777777" w:rsidR="004F01DB" w:rsidRDefault="004F01DB" w:rsidP="004F01DB">
      <w:pPr>
        <w:rPr>
          <w:del w:id="78" w:author="Priya Seethapathy" w:date="2026-08-04T06:07:00Z" w16du:dateUtc="2026-08-04T10:07:00Z"/>
        </w:rPr>
      </w:pPr>
      <w:del w:id="79"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0" w:author="Priya Seethapathy" w:date="2026-08-04T06:07:00Z" w16du:dateUtc="2026-08-04T10:07:00Z"/>
        </w:rPr>
      </w:pPr>
    </w:p>
    <w:p w14:paraId="4DCD514D" w14:textId="77777777" w:rsidR="004F01DB" w:rsidRDefault="004F01DB" w:rsidP="004F01DB">
      <w:pPr>
        <w:rPr>
          <w:del w:id="81" w:author="Priya Seethapathy" w:date="2026-08-04T06:07:00Z" w16du:dateUtc="2026-08-04T10:07:00Z"/>
        </w:rPr>
      </w:pPr>
      <w:del w:id="82"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83" w:author="Priya Seethapathy" w:date="2026-08-04T06:07:00Z" w16du:dateUtc="2026-08-04T10:07:00Z"/>
        </w:rPr>
      </w:pPr>
    </w:p>
    <w:p w14:paraId="2D455B85" w14:textId="77777777" w:rsidR="004F01DB" w:rsidRDefault="004F01DB" w:rsidP="004F01DB">
      <w:pPr>
        <w:rPr>
          <w:del w:id="84" w:author="Priya Seethapathy" w:date="2026-08-04T06:07:00Z" w16du:dateUtc="2026-08-04T10:07:00Z"/>
        </w:rPr>
      </w:pPr>
      <w:del w:id="85"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86" w:author="Priya Seethapathy" w:date="2026-08-04T06:07:00Z" w16du:dateUtc="2026-08-04T10:07:00Z"/>
        </w:rPr>
      </w:pPr>
    </w:p>
    <w:p w14:paraId="741EBB70" w14:textId="77777777" w:rsidR="004F01DB" w:rsidRDefault="004F01DB" w:rsidP="004F01DB">
      <w:pPr>
        <w:rPr>
          <w:del w:id="87" w:author="Priya Seethapathy" w:date="2026-08-04T06:07:00Z" w16du:dateUtc="2026-08-04T10:07:00Z"/>
        </w:rPr>
      </w:pPr>
      <w:del w:id="88"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89" w:author="Priya Seethapathy" w:date="2026-08-04T06:07:00Z" w16du:dateUtc="2026-08-04T10:07:00Z"/>
        </w:rPr>
      </w:pPr>
    </w:p>
    <w:p w14:paraId="4233D3C0" w14:textId="77777777" w:rsidR="004F01DB" w:rsidRDefault="004F01DB" w:rsidP="004F01DB">
      <w:pPr>
        <w:rPr>
          <w:del w:id="90" w:author="Priya Seethapathy" w:date="2026-08-04T06:07:00Z" w16du:dateUtc="2026-08-04T10:07:00Z"/>
        </w:rPr>
      </w:pPr>
      <w:del w:id="91"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2" w:author="Priya Seethapathy" w:date="2026-08-04T06:07:00Z" w16du:dateUtc="2026-08-04T10:07:00Z"/>
        </w:rPr>
      </w:pPr>
    </w:p>
    <w:p w14:paraId="509908EF" w14:textId="77777777" w:rsidR="004F01DB" w:rsidRDefault="004F01DB" w:rsidP="004F01DB">
      <w:pPr>
        <w:rPr>
          <w:del w:id="93" w:author="Priya Seethapathy" w:date="2026-08-04T06:07:00Z" w16du:dateUtc="2026-08-04T10:07:00Z"/>
        </w:rPr>
      </w:pPr>
      <w:del w:id="94"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95" w:author="Priya Seethapathy" w:date="2026-08-04T06:07:00Z" w16du:dateUtc="2026-08-04T10:07:00Z"/>
        </w:rPr>
      </w:pPr>
    </w:p>
    <w:p w14:paraId="6FF4375E" w14:textId="77777777" w:rsidR="004F01DB" w:rsidRDefault="004F01DB" w:rsidP="004F01DB">
      <w:pPr>
        <w:rPr>
          <w:del w:id="96" w:author="Priya Seethapathy" w:date="2026-08-04T06:07:00Z" w16du:dateUtc="2026-08-04T10:07:00Z"/>
        </w:rPr>
      </w:pPr>
      <w:del w:id="97"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98" w:author="Priya Seethapathy" w:date="2026-08-04T06:07:00Z" w16du:dateUtc="2026-08-04T10:07:00Z"/>
        </w:rPr>
      </w:pPr>
    </w:p>
    <w:p w14:paraId="334235E1" w14:textId="77777777" w:rsidR="004F01DB" w:rsidRDefault="004F01DB" w:rsidP="004F01DB">
      <w:pPr>
        <w:rPr>
          <w:del w:id="99" w:author="Priya Seethapathy" w:date="2026-08-04T06:07:00Z" w16du:dateUtc="2026-08-04T10:07:00Z"/>
        </w:rPr>
      </w:pPr>
      <w:del w:id="100"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1" w:author="Priya Seethapathy" w:date="2026-08-04T06:07:00Z" w16du:dateUtc="2026-08-04T10:07:00Z"/>
        </w:rPr>
      </w:pPr>
    </w:p>
    <w:p w14:paraId="0FBEA8CB" w14:textId="77777777" w:rsidR="004F01DB" w:rsidRDefault="004F01DB" w:rsidP="004F01DB">
      <w:pPr>
        <w:rPr>
          <w:del w:id="102" w:author="Priya Seethapathy" w:date="2026-08-04T06:07:00Z" w16du:dateUtc="2026-08-04T10:07:00Z"/>
        </w:rPr>
      </w:pPr>
      <w:del w:id="103"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04" w:author="Priya Seethapathy" w:date="2026-08-04T06:07:00Z" w16du:dateUtc="2026-08-04T10:07:00Z"/>
        </w:rPr>
      </w:pPr>
    </w:p>
    <w:p w14:paraId="59AB8981" w14:textId="77777777" w:rsidR="004F01DB" w:rsidRDefault="004F01DB" w:rsidP="004F01DB">
      <w:pPr>
        <w:rPr>
          <w:del w:id="105" w:author="Priya Seethapathy" w:date="2026-08-04T06:07:00Z" w16du:dateUtc="2026-08-04T10:07:00Z"/>
        </w:rPr>
      </w:pPr>
      <w:del w:id="106"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07" w:author="Priya Seethapathy" w:date="2026-08-04T06:07:00Z" w16du:dateUtc="2026-08-04T10:07:00Z"/>
        </w:rPr>
      </w:pPr>
    </w:p>
    <w:p w14:paraId="0901CD5E" w14:textId="007FE68F" w:rsidR="004F01DB" w:rsidRDefault="004F01DB" w:rsidP="004F01DB">
      <w:pPr>
        <w:rPr>
          <w:del w:id="108" w:author="Priya Seethapathy" w:date="2026-08-04T06:07:00Z" w16du:dateUtc="2026-08-04T10:07:00Z"/>
        </w:rPr>
      </w:pPr>
      <w:del w:id="109"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0" w:author="Priya Seethapathy" w:date="2026-08-04T06:07:00Z" w16du:dateUtc="2026-08-04T10:07:00Z"/>
        </w:rPr>
      </w:pPr>
    </w:p>
    <w:p w14:paraId="32F3FB69" w14:textId="77777777" w:rsidR="004F01DB" w:rsidRDefault="004F01DB" w:rsidP="004F01DB">
      <w:pPr>
        <w:rPr>
          <w:del w:id="111" w:author="Priya Seethapathy" w:date="2026-08-04T06:07:00Z" w16du:dateUtc="2026-08-04T10:07:00Z"/>
        </w:rPr>
      </w:pPr>
      <w:del w:id="112"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13" w:author="Priya Seethapathy" w:date="2026-08-04T06:07:00Z" w16du:dateUtc="2026-08-04T10:07:00Z"/>
        </w:rPr>
      </w:pPr>
    </w:p>
    <w:p w14:paraId="1544DAC1" w14:textId="77777777" w:rsidR="004F01DB" w:rsidRDefault="004F01DB" w:rsidP="004F01DB">
      <w:pPr>
        <w:rPr>
          <w:del w:id="114" w:author="Priya Seethapathy" w:date="2026-08-04T06:07:00Z" w16du:dateUtc="2026-08-04T10:07:00Z"/>
        </w:rPr>
      </w:pPr>
      <w:del w:id="115"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16" w:author="Priya Seethapathy" w:date="2026-08-04T06:07:00Z" w16du:dateUtc="2026-08-04T10:07:00Z"/>
        </w:rPr>
      </w:pPr>
    </w:p>
    <w:p w14:paraId="559DF6DD" w14:textId="77777777" w:rsidR="004F01DB" w:rsidRDefault="004F01DB" w:rsidP="004F01DB">
      <w:pPr>
        <w:rPr>
          <w:del w:id="117" w:author="Priya Seethapathy" w:date="2026-08-04T06:07:00Z" w16du:dateUtc="2026-08-04T10:07:00Z"/>
        </w:rPr>
      </w:pPr>
      <w:del w:id="118"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19" w:author="Priya Seethapathy" w:date="2026-08-04T06:07:00Z" w16du:dateUtc="2026-08-04T10:07:00Z"/>
        </w:rPr>
      </w:pPr>
    </w:p>
    <w:p w14:paraId="2E054923" w14:textId="77777777" w:rsidR="004F01DB" w:rsidRDefault="004F01DB" w:rsidP="004F01DB">
      <w:pPr>
        <w:rPr>
          <w:del w:id="120" w:author="Priya Seethapathy" w:date="2026-08-04T06:07:00Z" w16du:dateUtc="2026-08-04T10:07:00Z"/>
        </w:rPr>
      </w:pPr>
      <w:del w:id="121"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2" w:author="Priya Seethapathy" w:date="2026-08-04T06:07:00Z" w16du:dateUtc="2026-08-04T10:07:00Z"/>
        </w:rPr>
      </w:pPr>
    </w:p>
    <w:p w14:paraId="1D566488" w14:textId="77777777" w:rsidR="004F01DB" w:rsidRDefault="004F01DB" w:rsidP="004F01DB">
      <w:pPr>
        <w:rPr>
          <w:del w:id="123" w:author="Priya Seethapathy" w:date="2026-08-04T06:07:00Z" w16du:dateUtc="2026-08-04T10:07:00Z"/>
        </w:rPr>
      </w:pPr>
      <w:del w:id="124"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25" w:author="Priya Seethapathy" w:date="2026-08-04T06:07:00Z" w16du:dateUtc="2026-08-04T10:07:00Z"/>
        </w:rPr>
      </w:pPr>
    </w:p>
    <w:p w14:paraId="4E7139A4" w14:textId="77777777" w:rsidR="004F01DB" w:rsidRDefault="004F01DB" w:rsidP="004F01DB">
      <w:pPr>
        <w:rPr>
          <w:del w:id="126" w:author="Priya Seethapathy" w:date="2026-08-04T06:07:00Z" w16du:dateUtc="2026-08-04T10:07:00Z"/>
        </w:rPr>
      </w:pPr>
      <w:del w:id="127"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28" w:author="Priya Seethapathy" w:date="2026-08-04T06:07:00Z" w16du:dateUtc="2026-08-04T10:07:00Z"/>
        </w:rPr>
      </w:pPr>
    </w:p>
    <w:p w14:paraId="3AA1D742" w14:textId="77777777" w:rsidR="004F01DB" w:rsidRDefault="004F01DB" w:rsidP="004F01DB">
      <w:pPr>
        <w:rPr>
          <w:del w:id="129" w:author="Priya Seethapathy" w:date="2026-08-04T06:07:00Z" w16du:dateUtc="2026-08-04T10:07:00Z"/>
        </w:rPr>
      </w:pPr>
      <w:del w:id="130"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1" w:author="Priya Seethapathy" w:date="2026-08-04T06:07:00Z" w16du:dateUtc="2026-08-04T10:07:00Z"/>
        </w:rPr>
      </w:pPr>
    </w:p>
    <w:p w14:paraId="41B0EB6F" w14:textId="77777777" w:rsidR="004F01DB" w:rsidRDefault="004F01DB" w:rsidP="004F01DB">
      <w:pPr>
        <w:rPr>
          <w:del w:id="132" w:author="Priya Seethapathy" w:date="2026-08-04T06:07:00Z" w16du:dateUtc="2026-08-04T10:07:00Z"/>
        </w:rPr>
      </w:pPr>
      <w:del w:id="133"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34" w:author="Priya Seethapathy" w:date="2026-08-04T06:07:00Z" w16du:dateUtc="2026-08-04T10:07:00Z"/>
        </w:rPr>
      </w:pPr>
    </w:p>
    <w:p w14:paraId="5914C8E6" w14:textId="77777777" w:rsidR="004F01DB" w:rsidRDefault="004F01DB" w:rsidP="004F01DB">
      <w:pPr>
        <w:rPr>
          <w:del w:id="135" w:author="Priya Seethapathy" w:date="2026-08-04T06:07:00Z" w16du:dateUtc="2026-08-04T10:07:00Z"/>
        </w:rPr>
      </w:pPr>
      <w:del w:id="136"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37" w:author="Priya Seethapathy" w:date="2026-08-04T06:07:00Z" w16du:dateUtc="2026-08-04T10:07:00Z"/>
        </w:rPr>
      </w:pPr>
    </w:p>
    <w:p w14:paraId="02962601" w14:textId="77777777" w:rsidR="004F01DB" w:rsidRDefault="004F01DB" w:rsidP="004F01DB">
      <w:pPr>
        <w:rPr>
          <w:del w:id="138" w:author="Priya Seethapathy" w:date="2026-08-04T06:07:00Z" w16du:dateUtc="2026-08-04T10:07:00Z"/>
        </w:rPr>
      </w:pPr>
      <w:del w:id="139"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0" w:author="Priya Seethapathy" w:date="2026-08-04T06:07:00Z" w16du:dateUtc="2026-08-04T10:07:00Z"/>
        </w:rPr>
      </w:pPr>
    </w:p>
    <w:p w14:paraId="141F27DA" w14:textId="77777777" w:rsidR="004F01DB" w:rsidRDefault="004F01DB" w:rsidP="004F01DB">
      <w:pPr>
        <w:rPr>
          <w:del w:id="141" w:author="Priya Seethapathy" w:date="2026-08-04T06:07:00Z" w16du:dateUtc="2026-08-04T10:07:00Z"/>
        </w:rPr>
      </w:pPr>
      <w:del w:id="142"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43" w:author="Priya Seethapathy" w:date="2026-08-04T06:07:00Z" w16du:dateUtc="2026-08-04T10:07:00Z"/>
        </w:rPr>
      </w:pPr>
    </w:p>
    <w:p w14:paraId="1AF34760" w14:textId="77777777" w:rsidR="004F01DB" w:rsidRDefault="004F01DB" w:rsidP="004F01DB">
      <w:pPr>
        <w:rPr>
          <w:del w:id="144" w:author="Priya Seethapathy" w:date="2026-08-04T06:07:00Z" w16du:dateUtc="2026-08-04T10:07:00Z"/>
        </w:rPr>
      </w:pPr>
      <w:del w:id="145"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46" w:author="Priya Seethapathy" w:date="2026-08-04T06:07:00Z" w16du:dateUtc="2026-08-04T10:07:00Z"/>
        </w:rPr>
      </w:pPr>
    </w:p>
    <w:p w14:paraId="0A20D19C" w14:textId="395D8BF1" w:rsidR="004F01DB" w:rsidRDefault="004F01DB" w:rsidP="004F01DB">
      <w:pPr>
        <w:rPr>
          <w:del w:id="147" w:author="Priya Seethapathy" w:date="2026-08-04T06:07:00Z" w16du:dateUtc="2026-08-04T10:07:00Z"/>
        </w:rPr>
      </w:pPr>
      <w:del w:id="148"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49" w:author="Priya Seethapathy" w:date="2026-08-04T06:07:00Z" w16du:dateUtc="2026-08-04T10:07:00Z"/>
        </w:rPr>
      </w:pPr>
    </w:p>
    <w:p w14:paraId="6103222C" w14:textId="77777777" w:rsidR="004F01DB" w:rsidRDefault="004F01DB" w:rsidP="004F01DB">
      <w:pPr>
        <w:rPr>
          <w:del w:id="150" w:author="Priya Seethapathy" w:date="2026-08-04T06:07:00Z" w16du:dateUtc="2026-08-04T10:07:00Z"/>
        </w:rPr>
      </w:pPr>
      <w:del w:id="151" w:author="Priya Seethapathy" w:date="2026-08-04T06:07:00Z" w16du:dateUtc="2026-08-04T10:07: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2" w:author="Priya Seethapathy" w:date="2026-08-04T06:07:00Z" w16du:dateUtc="2026-08-04T10:07:00Z"/>
        </w:rPr>
      </w:pPr>
    </w:p>
    <w:p w14:paraId="324F38C0" w14:textId="77777777" w:rsidR="004F01DB" w:rsidRDefault="004F01DB" w:rsidP="004F01DB">
      <w:pPr>
        <w:rPr>
          <w:del w:id="153" w:author="Priya Seethapathy" w:date="2026-08-04T06:07:00Z" w16du:dateUtc="2026-08-04T10:07:00Z"/>
        </w:rPr>
      </w:pPr>
      <w:del w:id="154" w:author="Priya Seethapathy" w:date="2026-08-04T06:07:00Z" w16du:dateUtc="2026-08-04T10:07: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55" w:author="Priya Seethapathy" w:date="2026-08-04T06:07:00Z" w16du:dateUtc="2026-08-04T10:07:00Z"/>
        </w:rPr>
      </w:pPr>
    </w:p>
    <w:p w14:paraId="696D4449" w14:textId="77777777" w:rsidR="004F01DB" w:rsidRDefault="004F01DB" w:rsidP="004F01DB">
      <w:pPr>
        <w:rPr>
          <w:del w:id="156" w:author="Priya Seethapathy" w:date="2026-08-04T06:07:00Z" w16du:dateUtc="2026-08-04T10:07:00Z"/>
        </w:rPr>
      </w:pPr>
      <w:del w:id="157" w:author="Priya Seethapathy" w:date="2026-08-04T06:07:00Z" w16du:dateUtc="2026-08-04T10:07: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58" w:author="Priya Seethapathy" w:date="2026-08-04T06:07:00Z" w16du:dateUtc="2026-08-04T10:07:00Z"/>
        </w:rPr>
      </w:pPr>
    </w:p>
    <w:p w14:paraId="2DDDE5DD" w14:textId="77777777" w:rsidR="004F01DB" w:rsidRDefault="004F01DB" w:rsidP="004F01DB">
      <w:pPr>
        <w:rPr>
          <w:del w:id="159" w:author="Priya Seethapathy" w:date="2026-08-04T06:07:00Z" w16du:dateUtc="2026-08-04T10:07:00Z"/>
        </w:rPr>
      </w:pPr>
      <w:del w:id="160" w:author="Priya Seethapathy" w:date="2026-08-04T06:07:00Z" w16du:dateUtc="2026-08-04T10:07: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1" w:author="Priya Seethapathy" w:date="2026-08-04T06:07:00Z" w16du:dateUtc="2026-08-04T10:07:00Z"/>
        </w:rPr>
      </w:pPr>
    </w:p>
    <w:p w14:paraId="7CA81043" w14:textId="77777777" w:rsidR="004F01DB" w:rsidRDefault="004F01DB" w:rsidP="004F01DB">
      <w:pPr>
        <w:rPr>
          <w:del w:id="162" w:author="Priya Seethapathy" w:date="2026-08-04T06:07:00Z" w16du:dateUtc="2026-08-04T10:07:00Z"/>
        </w:rPr>
      </w:pPr>
      <w:del w:id="163" w:author="Priya Seethapathy" w:date="2026-08-04T06:07:00Z" w16du:dateUtc="2026-08-04T10:07: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64" w:author="Priya Seethapathy" w:date="2026-08-04T06:07:00Z" w16du:dateUtc="2026-08-04T10:07:00Z"/>
        </w:rPr>
      </w:pPr>
    </w:p>
    <w:p w14:paraId="3F653367" w14:textId="77777777" w:rsidR="004F01DB" w:rsidRDefault="004F01DB" w:rsidP="004F01DB">
      <w:pPr>
        <w:rPr>
          <w:del w:id="165" w:author="Priya Seethapathy" w:date="2026-08-04T06:07:00Z" w16du:dateUtc="2026-08-04T10:07:00Z"/>
        </w:rPr>
      </w:pPr>
      <w:del w:id="166" w:author="Priya Seethapathy" w:date="2026-08-04T06:07:00Z" w16du:dateUtc="2026-08-04T10:07: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67" w:author="Priya Seethapathy" w:date="2026-08-04T06:07:00Z" w16du:dateUtc="2026-08-04T10:07:00Z"/>
        </w:rPr>
      </w:pPr>
    </w:p>
    <w:p w14:paraId="2FBFB7A0" w14:textId="77777777" w:rsidR="004F01DB" w:rsidRDefault="004F01DB" w:rsidP="004F01DB">
      <w:pPr>
        <w:rPr>
          <w:del w:id="168" w:author="Priya Seethapathy" w:date="2026-08-04T06:07:00Z" w16du:dateUtc="2026-08-04T10:07:00Z"/>
        </w:rPr>
      </w:pPr>
      <w:del w:id="169" w:author="Priya Seethapathy" w:date="2026-08-04T06:07:00Z" w16du:dateUtc="2026-08-04T10:07: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0" w:author="Priya Seethapathy" w:date="2026-08-04T06:07:00Z" w16du:dateUtc="2026-08-04T10:07:00Z"/>
        </w:rPr>
      </w:pPr>
    </w:p>
    <w:p w14:paraId="7F1050B3" w14:textId="77777777" w:rsidR="004F01DB" w:rsidRDefault="004F01DB" w:rsidP="004F01DB">
      <w:pPr>
        <w:rPr>
          <w:del w:id="171" w:author="Priya Seethapathy" w:date="2026-08-04T06:07:00Z" w16du:dateUtc="2026-08-04T10:07:00Z"/>
        </w:rPr>
      </w:pPr>
      <w:del w:id="172" w:author="Priya Seethapathy" w:date="2026-08-04T06:07:00Z" w16du:dateUtc="2026-08-04T10:07: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73" w:author="Priya Seethapathy" w:date="2026-08-04T06:07:00Z" w16du:dateUtc="2026-08-04T10:07:00Z"/>
        </w:rPr>
      </w:pPr>
    </w:p>
    <w:p w14:paraId="62FFE61C" w14:textId="77777777" w:rsidR="004F01DB" w:rsidRDefault="004F01DB" w:rsidP="004F01DB">
      <w:pPr>
        <w:rPr>
          <w:del w:id="174" w:author="Priya Seethapathy" w:date="2026-08-04T06:07:00Z" w16du:dateUtc="2026-08-04T10:07:00Z"/>
        </w:rPr>
      </w:pPr>
      <w:del w:id="175" w:author="Priya Seethapathy" w:date="2026-08-04T06:07:00Z" w16du:dateUtc="2026-08-04T10:07: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76" w:author="Priya Seethapathy" w:date="2026-08-04T06:07:00Z" w16du:dateUtc="2026-08-04T10:07:00Z"/>
        </w:rPr>
      </w:pPr>
    </w:p>
    <w:p w14:paraId="3C07BC82" w14:textId="77777777" w:rsidR="004F01DB" w:rsidRDefault="004F01DB" w:rsidP="004F01DB">
      <w:pPr>
        <w:rPr>
          <w:del w:id="177" w:author="Priya Seethapathy" w:date="2026-08-04T06:07:00Z" w16du:dateUtc="2026-08-04T10:07:00Z"/>
        </w:rPr>
      </w:pPr>
      <w:del w:id="178" w:author="Priya Seethapathy" w:date="2026-08-04T06:07:00Z" w16du:dateUtc="2026-08-04T10:07: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79" w:author="Priya Seethapathy" w:date="2026-08-04T06:07:00Z" w16du:dateUtc="2026-08-04T10:07:00Z"/>
        </w:rPr>
      </w:pPr>
    </w:p>
    <w:p w14:paraId="5F562ED2" w14:textId="77777777" w:rsidR="004F01DB" w:rsidRDefault="004F01DB" w:rsidP="004F01DB">
      <w:pPr>
        <w:rPr>
          <w:del w:id="180" w:author="Priya Seethapathy" w:date="2026-08-04T06:07:00Z" w16du:dateUtc="2026-08-04T10:07:00Z"/>
        </w:rPr>
      </w:pPr>
      <w:del w:id="181" w:author="Priya Seethapathy" w:date="2026-08-04T06:07:00Z" w16du:dateUtc="2026-08-04T10:07: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2" w:author="Priya Seethapathy" w:date="2026-08-04T06:07:00Z" w16du:dateUtc="2026-08-04T10:07:00Z"/>
        </w:rPr>
      </w:pPr>
    </w:p>
    <w:p w14:paraId="5AF4CBCA" w14:textId="77777777" w:rsidR="004F01DB" w:rsidRDefault="004F01DB" w:rsidP="004F01DB">
      <w:pPr>
        <w:rPr>
          <w:del w:id="183" w:author="Priya Seethapathy" w:date="2026-08-04T06:07:00Z" w16du:dateUtc="2026-08-04T10:07:00Z"/>
        </w:rPr>
      </w:pPr>
      <w:del w:id="184" w:author="Priya Seethapathy" w:date="2026-08-04T06:07:00Z" w16du:dateUtc="2026-08-04T10:07: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85" w:author="Priya Seethapathy" w:date="2026-08-04T06:07:00Z" w16du:dateUtc="2026-08-04T10:07:00Z"/>
        </w:rPr>
      </w:pPr>
    </w:p>
    <w:p w14:paraId="0AFA2C07" w14:textId="79F8DC0A" w:rsidR="004F01DB" w:rsidRDefault="004F01DB" w:rsidP="004F01DB">
      <w:pPr>
        <w:rPr>
          <w:del w:id="186" w:author="Priya Seethapathy" w:date="2026-08-04T06:07:00Z" w16du:dateUtc="2026-08-04T10:07:00Z"/>
        </w:rPr>
      </w:pPr>
      <w:del w:id="187" w:author="Priya Seethapathy" w:date="2026-08-04T06:07:00Z" w16du:dateUtc="2026-08-04T10:07: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88" w:author="Priya Seethapathy" w:date="2026-08-04T06:07:00Z" w16du:dateUtc="2026-08-04T10:07:00Z"/>
        </w:rPr>
      </w:pPr>
    </w:p>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E2595" w14:textId="77777777" w:rsidR="00F246F9" w:rsidRDefault="00F246F9" w:rsidP="00563DE6">
      <w:pPr>
        <w:spacing w:after="0" w:line="240" w:lineRule="auto"/>
        <w:pPrChange w:id="14" w:author="Priya Seethapathy" w:date="2026-08-04T06:07:00Z" w16du:dateUtc="2026-08-04T10:07:00Z">
          <w:pPr/>
        </w:pPrChange>
      </w:pPr>
      <w:r>
        <w:separator/>
      </w:r>
    </w:p>
  </w:endnote>
  <w:endnote w:type="continuationSeparator" w:id="0">
    <w:p w14:paraId="7B02B9E0" w14:textId="77777777" w:rsidR="00F246F9" w:rsidRDefault="00F246F9" w:rsidP="00563DE6">
      <w:pPr>
        <w:spacing w:after="0" w:line="240" w:lineRule="auto"/>
        <w:pPrChange w:id="15" w:author="Priya Seethapathy" w:date="2026-08-04T06:07:00Z" w16du:dateUtc="2026-08-04T10: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198" w:author="Priya Seethapathy" w:date="2026-08-04T06:07:00Z" w16du:dateUtc="2026-08-04T10:07:00Z"/>
            <w:rStyle w:val="PageNumber"/>
          </w:rPr>
        </w:pPr>
        <w:del w:id="199"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er"/>
      <w:pPrChange w:id="200" w:author="Priya Seethapathy" w:date="2026-08-04T06:07:00Z" w16du:dateUtc="2026-08-04T10:07:00Z">
        <w:pPr>
          <w:pStyle w:val="Footer"/>
          <w:ind w:firstLine="360"/>
        </w:pPr>
      </w:pPrChange>
    </w:pPr>
    <w:del w:id="201" w:author="Priya Seethapathy" w:date="2026-08-04T06:07:00Z" w16du:dateUtc="2026-08-04T10:07: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2" w:author="Priya Seethapathy" w:date="2026-08-04T06:07:00Z" w16du:dateUtc="2026-08-04T10:07:00Z"/>
            <w:rStyle w:val="PageNumber"/>
          </w:rPr>
        </w:pPr>
        <w:del w:id="203"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379E278" w:rsidR="004F01DB" w:rsidRDefault="00904701" w:rsidP="004F01DB">
    <w:pPr>
      <w:pStyle w:val="Header"/>
      <w:ind w:right="360" w:firstLine="360"/>
      <w:rPr>
        <w:del w:id="204" w:author="Priya Seethapathy" w:date="2026-08-04T06:07:00Z" w16du:dateUtc="2026-08-04T10:07:00Z"/>
      </w:rPr>
    </w:pPr>
    <w:del w:id="205" w:author="Priya Seethapathy" w:date="2026-08-04T06:07:00Z" w16du:dateUtc="2026-08-04T10:07:00Z">
      <w:r>
        <w:delText xml:space="preserve">Normal </w:delText>
      </w:r>
      <w:r w:rsidR="00EC5A74">
        <w:delText xml:space="preserve"> page</w:delText>
      </w:r>
      <w:r w:rsidR="004F01DB">
        <w:delText xml:space="preserve"> footer, page numbers at the left</w:delText>
      </w:r>
    </w:del>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0" w:author="Priya Seethapathy" w:date="2026-08-04T06:07:00Z" w16du:dateUtc="2026-08-04T10:07:00Z"/>
            <w:rStyle w:val="PageNumber"/>
          </w:rPr>
        </w:pPr>
        <w:del w:id="211"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212" w:author="Priya Seethapathy" w:date="2026-08-04T06:07:00Z" w16du:dateUtc="2026-08-04T10:07:00Z">
        <w:pPr>
          <w:pStyle w:val="Footer"/>
          <w:ind w:firstLine="360"/>
        </w:pPr>
      </w:pPrChange>
    </w:pPr>
    <w:del w:id="213" w:author="Priya Seethapathy" w:date="2026-08-04T06:07:00Z" w16du:dateUtc="2026-08-04T10:07: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23B43" w14:textId="77777777" w:rsidR="00F246F9" w:rsidRDefault="00F246F9" w:rsidP="00563DE6">
      <w:pPr>
        <w:spacing w:after="0" w:line="240" w:lineRule="auto"/>
        <w:pPrChange w:id="12" w:author="Priya Seethapathy" w:date="2026-08-04T06:07:00Z" w16du:dateUtc="2026-08-04T10:07:00Z">
          <w:pPr/>
        </w:pPrChange>
      </w:pPr>
      <w:r>
        <w:separator/>
      </w:r>
    </w:p>
  </w:footnote>
  <w:footnote w:type="continuationSeparator" w:id="0">
    <w:p w14:paraId="66A1654F" w14:textId="77777777" w:rsidR="00F246F9" w:rsidRDefault="00F246F9" w:rsidP="00563DE6">
      <w:pPr>
        <w:spacing w:after="0" w:line="240" w:lineRule="auto"/>
        <w:pPrChange w:id="13" w:author="Priya Seethapathy" w:date="2026-08-04T06:07:00Z" w16du:dateUtc="2026-08-04T10: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89" w:author="Priya Seethapathy" w:date="2026-08-04T06:07:00Z" w16du:dateUtc="2026-08-04T10:07:00Z"/>
            <w:rStyle w:val="PageNumber"/>
          </w:rPr>
        </w:pPr>
        <w:del w:id="190"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1" w:author="Priya Seethapathy" w:date="2026-08-04T06:07:00Z" w16du:dateUtc="2026-08-04T10:07:00Z"/>
      </w:rPr>
    </w:pPr>
    <w:del w:id="192" w:author="Priya Seethapathy" w:date="2026-08-04T06:07:00Z" w16du:dateUtc="2026-08-04T10:07:00Z">
      <w:r>
        <w:delText>Even page header, page numbers at the right</w:delText>
      </w:r>
    </w:del>
  </w:p>
  <w:p w14:paraId="50724051" w14:textId="77777777" w:rsidR="004F01DB" w:rsidRDefault="004F01DB">
    <w:pPr>
      <w:pStyle w:val="Header"/>
      <w:pPrChange w:id="193" w:author="Priya Seethapathy" w:date="2026-08-04T06:07:00Z" w16du:dateUtc="2026-08-04T10:07: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194" w:author="Priya Seethapathy" w:date="2026-08-04T06:07:00Z" w16du:dateUtc="2026-08-04T10:07:00Z"/>
            <w:rStyle w:val="PageNumber"/>
          </w:rPr>
        </w:pPr>
        <w:del w:id="195"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3F3B5E8" w:rsidR="004F01DB" w:rsidRDefault="00904701">
    <w:pPr>
      <w:pStyle w:val="Header"/>
      <w:pPrChange w:id="196" w:author="Priya Seethapathy" w:date="2026-08-04T06:07:00Z" w16du:dateUtc="2026-08-04T10:07:00Z">
        <w:pPr>
          <w:pStyle w:val="Header"/>
          <w:ind w:right="360"/>
        </w:pPr>
      </w:pPrChange>
    </w:pPr>
    <w:del w:id="197" w:author="Priya Seethapathy" w:date="2026-08-04T06:07:00Z" w16du:dateUtc="2026-08-04T10:07:00Z">
      <w:r>
        <w:delText>Normal</w:delText>
      </w:r>
      <w:r w:rsidR="00EC5A74">
        <w:delText xml:space="preserve">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06" w:author="Priya Seethapathy" w:date="2026-08-04T06:07:00Z" w16du:dateUtc="2026-08-04T10:07:00Z"/>
            <w:rStyle w:val="PageNumber"/>
          </w:rPr>
        </w:pPr>
        <w:del w:id="207" w:author="Priya Seethapath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208" w:author="Priya Seethapathy" w:date="2026-08-04T06:07:00Z" w16du:dateUtc="2026-08-04T10:07:00Z">
        <w:pPr>
          <w:pStyle w:val="Header"/>
          <w:ind w:right="360"/>
        </w:pPr>
      </w:pPrChange>
    </w:pPr>
    <w:del w:id="209" w:author="Priya Seethapathy" w:date="2026-08-04T06:07:00Z" w16du:dateUtc="2026-08-04T10:07: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24CEA"/>
    <w:rsid w:val="00175309"/>
    <w:rsid w:val="00186BFF"/>
    <w:rsid w:val="001B0BB6"/>
    <w:rsid w:val="00206959"/>
    <w:rsid w:val="002A0225"/>
    <w:rsid w:val="002E1CBC"/>
    <w:rsid w:val="003361CB"/>
    <w:rsid w:val="00394854"/>
    <w:rsid w:val="003C095A"/>
    <w:rsid w:val="004F01DB"/>
    <w:rsid w:val="00563DE6"/>
    <w:rsid w:val="006645EC"/>
    <w:rsid w:val="00707476"/>
    <w:rsid w:val="00744FED"/>
    <w:rsid w:val="00756C39"/>
    <w:rsid w:val="008A153A"/>
    <w:rsid w:val="008E3D1A"/>
    <w:rsid w:val="00903368"/>
    <w:rsid w:val="00904701"/>
    <w:rsid w:val="00A152CE"/>
    <w:rsid w:val="00A16521"/>
    <w:rsid w:val="00A22C64"/>
    <w:rsid w:val="00A7053F"/>
    <w:rsid w:val="00BA5503"/>
    <w:rsid w:val="00BB67E7"/>
    <w:rsid w:val="00C61D86"/>
    <w:rsid w:val="00CB6A6A"/>
    <w:rsid w:val="00D0705C"/>
    <w:rsid w:val="00DD3505"/>
    <w:rsid w:val="00DE684C"/>
    <w:rsid w:val="00EC5A74"/>
    <w:rsid w:val="00F246F9"/>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pPr>
      <w:spacing w:after="160" w:line="278" w:lineRule="auto"/>
      <w:pPrChange w:id="0" w:author="Priya Seethapathy" w:date="2026-08-04T06:07:00Z">
        <w:pPr/>
      </w:pPrChange>
    </w:pPr>
    <w:rPr>
      <w:rFonts w:ascii="Times New Roman" w:hAnsi="Times New Roman" w:cs="Times New Roman (Body CS)"/>
      <w:rPrChange w:id="0" w:author="Priya Seethapathy" w:date="2026-08-04T06:07: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Change w:id="1" w:author="Priya Seethapathy" w:date="2026-08-04T06:07: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8-04T06:07: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Change w:id="2" w:author="Priya Seethapathy" w:date="2026-08-04T06:07: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8-04T06:07: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Change w:id="3" w:author="Priya Seethapathy" w:date="2026-08-04T06:07: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8-04T06:07: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A7053F"/>
    <w:pPr>
      <w:keepNext/>
      <w:keepLines/>
      <w:spacing w:before="40" w:after="0"/>
      <w:outlineLvl w:val="5"/>
      <w:pPrChange w:id="4" w:author="Priya Seethapathy" w:date="2026-08-04T06:07: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8-04T06:07: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A7053F"/>
    <w:pPr>
      <w:keepNext/>
      <w:keepLines/>
      <w:spacing w:before="40" w:after="0"/>
      <w:outlineLvl w:val="6"/>
      <w:pPrChange w:id="5" w:author="Priya Seethapathy" w:date="2026-08-04T06:07: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8-04T06:07: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A7053F"/>
    <w:pPr>
      <w:keepNext/>
      <w:keepLines/>
      <w:spacing w:after="0"/>
      <w:outlineLvl w:val="7"/>
      <w:pPrChange w:id="6" w:author="Priya Seethapathy" w:date="2026-08-04T06:07: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8-04T06:07: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A7053F"/>
    <w:pPr>
      <w:keepNext/>
      <w:keepLines/>
      <w:spacing w:after="0"/>
      <w:outlineLvl w:val="8"/>
      <w:pPrChange w:id="7" w:author="Priya Seethapathy" w:date="2026-08-04T06:07: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8-04T06:07: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53F"/>
    <w:pPr>
      <w:ind w:left="720"/>
      <w:contextualSpacing/>
      <w:pPrChange w:id="8" w:author="Priya Seethapathy" w:date="2026-08-04T06:07:00Z">
        <w:pPr>
          <w:spacing w:after="120" w:line="264" w:lineRule="auto"/>
        </w:pPr>
      </w:pPrChange>
    </w:pPr>
    <w:rPr>
      <w:rPrChange w:id="8" w:author="Priya Seethapathy" w:date="2026-08-04T06:07: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A7053F"/>
    <w:pPr>
      <w:spacing w:after="80" w:line="240" w:lineRule="auto"/>
      <w:contextualSpacing/>
      <w:pPrChange w:id="9" w:author="Priya Seethapathy" w:date="2026-08-04T06:07:00Z">
        <w:pPr>
          <w:spacing w:after="80" w:line="278" w:lineRule="auto"/>
          <w:contextualSpacing/>
        </w:pPr>
      </w:pPrChange>
    </w:pPr>
    <w:rPr>
      <w:rFonts w:asciiTheme="majorHAnsi" w:eastAsiaTheme="majorEastAsia" w:hAnsiTheme="majorHAnsi" w:cstheme="majorBidi"/>
      <w:spacing w:val="-10"/>
      <w:kern w:val="28"/>
      <w:sz w:val="56"/>
      <w:szCs w:val="56"/>
      <w:rPrChange w:id="9" w:author="Priya Seethapathy" w:date="2026-08-04T06:07: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3F"/>
    <w:pPr>
      <w:numPr>
        <w:ilvl w:val="1"/>
      </w:numPr>
      <w:pPrChange w:id="10" w:author="Priya Seethapathy" w:date="2026-08-04T06:07: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10" w:author="Priya Seethapathy" w:date="2026-08-04T06:07: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53F"/>
    <w:pPr>
      <w:spacing w:before="160"/>
      <w:jc w:val="center"/>
      <w:pPrChange w:id="11" w:author="Priya Seethapathy" w:date="2026-08-04T06:07:00Z">
        <w:pPr>
          <w:spacing w:before="160" w:after="160" w:line="278" w:lineRule="auto"/>
          <w:jc w:val="center"/>
        </w:pPr>
      </w:pPrChange>
    </w:pPr>
    <w:rPr>
      <w:i/>
      <w:iCs/>
      <w:color w:val="404040" w:themeColor="text1" w:themeTint="BF"/>
      <w:rPrChange w:id="11" w:author="Priya Seethapathy" w:date="2026-08-04T06:07: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4F01DB"/>
    <w:rPr>
      <w:rFonts w:ascii="Times New Roman" w:hAnsi="Times New Roman" w:cs="Times New Roman (Body CS)"/>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5955</Words>
  <Characters>33948</Characters>
  <Application>Microsoft Office Word</Application>
  <DocSecurity>0</DocSecurity>
  <Lines>282</Lines>
  <Paragraphs>79</Paragraphs>
  <ScaleCrop>false</ScaleCrop>
  <Company/>
  <LinksUpToDate>false</LinksUpToDate>
  <CharactersWithSpaces>39824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2026-08-04T10:07:00Z</dcterms:modified>
</cp:coreProperties>
</file>