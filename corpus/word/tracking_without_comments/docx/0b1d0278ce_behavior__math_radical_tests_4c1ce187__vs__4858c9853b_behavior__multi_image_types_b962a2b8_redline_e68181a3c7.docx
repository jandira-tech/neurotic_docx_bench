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0769F5" w14:textId="77777777" w:rsidR="00266829" w:rsidRPr="00266829" w:rsidRDefault="00266829">
      <w:pPr>
        <w:rPr>
          <w:ins w:id="0" w:author="Caio Pizzol" w:date="2026-09-26T15:06:00Z" w16du:dateUtc="2026-09-26T19:06:00Z"/>
          <w:b/>
          <w:sz w:val="40"/>
        </w:rPr>
      </w:pPr>
      <w:ins w:id="1" w:author="Caio Pizzol" w:date="2026-09-26T15:06:00Z" w16du:dateUtc="2026-09-26T19:06:00Z">
        <w:r w:rsidRPr="00266829">
          <w:rPr>
            <w:b/>
            <w:sz w:val="40"/>
          </w:rPr>
          <w:t>Multi-Image Copy-Paste Test</w:t>
        </w:r>
      </w:ins>
    </w:p>
    <w:p w14:paraId="7A406A9E" w14:textId="77777777" w:rsidR="00266829" w:rsidRDefault="00266829">
      <w:pPr>
        <w:rPr>
          <w:ins w:id="2" w:author="Caio Pizzol" w:date="2026-09-26T15:06:00Z" w16du:dateUtc="2026-09-26T19:06:00Z"/>
        </w:rPr>
      </w:pPr>
    </w:p>
    <w:p w14:paraId="0B500961" w14:textId="77777777" w:rsidR="00266829" w:rsidRDefault="00266829">
      <w:pPr>
        <w:rPr>
          <w:ins w:id="3" w:author="Caio Pizzol" w:date="2026-09-26T15:06:00Z" w16du:dateUtc="2026-09-26T19:06:00Z"/>
        </w:rPr>
      </w:pPr>
      <w:ins w:id="4" w:author="Caio Pizzol" w:date="2026-09-26T15:06:00Z" w16du:dateUtc="2026-09-26T19:06:00Z">
        <w:r>
          <w:t>PNG Image Test</w:t>
        </w:r>
      </w:ins>
    </w:p>
    <w:p w14:paraId="5AD1D010" w14:textId="77777777" w:rsidR="00266829" w:rsidRDefault="00266829">
      <w:pPr>
        <w:rPr>
          <w:ins w:id="5" w:author="Caio Pizzol" w:date="2026-09-26T15:06:00Z" w16du:dateUtc="2026-09-26T19:06:00Z"/>
        </w:rPr>
      </w:pPr>
      <w:ins w:id="6" w:author="Caio Pizzol" w:date="2026-09-26T15:06:00Z" w16du:dateUtc="2026-09-26T19:06:00Z">
        <w:r>
          <w:rPr>
            <w:noProof/>
          </w:rPr>
          <w:drawing>
            <wp:inline distT="0" distB="0" distL="0" distR="0" wp14:anchorId="1E35DEBE" wp14:editId="37E7A67B">
              <wp:extent cx="1905266" cy="1428949"/>
              <wp:effectExtent l="0" t="0" r="0" b="0"/>
              <wp:docPr id="1871734534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1734534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66" cy="14289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A0AF7AF" w14:textId="77777777" w:rsidR="00266829" w:rsidRDefault="00266829">
      <w:pPr>
        <w:rPr>
          <w:ins w:id="7" w:author="Caio Pizzol" w:date="2026-09-26T15:06:00Z" w16du:dateUtc="2026-09-26T19:06:00Z"/>
        </w:rPr>
      </w:pPr>
      <w:ins w:id="8" w:author="Caio Pizzol" w:date="2026-09-26T15:06:00Z" w16du:dateUtc="2026-09-26T19:06:00Z">
        <w:r>
          <w:t>JPEG Image Test</w:t>
        </w:r>
      </w:ins>
    </w:p>
    <w:p w14:paraId="7D80B5B8" w14:textId="77777777" w:rsidR="00266829" w:rsidRDefault="00266829">
      <w:pPr>
        <w:rPr>
          <w:ins w:id="9" w:author="Caio Pizzol" w:date="2026-09-26T15:06:00Z" w16du:dateUtc="2026-09-26T19:06:00Z"/>
        </w:rPr>
      </w:pPr>
      <w:ins w:id="10" w:author="Caio Pizzol" w:date="2026-09-26T15:06:00Z" w16du:dateUtc="2026-09-26T19:06:00Z">
        <w:r>
          <w:rPr>
            <w:noProof/>
          </w:rPr>
          <w:drawing>
            <wp:inline distT="0" distB="0" distL="0" distR="0" wp14:anchorId="4340E720" wp14:editId="20831709">
              <wp:extent cx="1905000" cy="1428750"/>
              <wp:effectExtent l="0" t="0" r="0" b="0"/>
              <wp:docPr id="1911424714" name="Pictur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1424714" name=""/>
                      <pic:cNvPicPr/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7B7D46B" w14:textId="77777777" w:rsidR="00266829" w:rsidRDefault="00266829">
      <w:pPr>
        <w:rPr>
          <w:ins w:id="11" w:author="Caio Pizzol" w:date="2026-09-26T15:06:00Z" w16du:dateUtc="2026-09-26T19:06:00Z"/>
        </w:rPr>
      </w:pPr>
      <w:ins w:id="12" w:author="Caio Pizzol" w:date="2026-09-26T15:06:00Z" w16du:dateUtc="2026-09-26T19:06:00Z">
        <w:r>
          <w:t>BMP Image Test</w:t>
        </w:r>
      </w:ins>
    </w:p>
    <w:p w14:paraId="4FE6F161" w14:textId="77777777" w:rsidR="00266829" w:rsidRDefault="00266829">
      <w:pPr>
        <w:rPr>
          <w:ins w:id="13" w:author="Caio Pizzol" w:date="2026-09-26T15:06:00Z" w16du:dateUtc="2026-09-26T19:06:00Z"/>
        </w:rPr>
      </w:pPr>
      <w:ins w:id="14" w:author="Caio Pizzol" w:date="2026-09-26T15:06:00Z" w16du:dateUtc="2026-09-26T19:06:00Z">
        <w:r>
          <w:rPr>
            <w:noProof/>
          </w:rPr>
          <w:drawing>
            <wp:inline distT="0" distB="0" distL="0" distR="0" wp14:anchorId="4233C1E0" wp14:editId="5C4704F9">
              <wp:extent cx="1904762" cy="1428571"/>
              <wp:effectExtent l="0" t="0" r="635" b="635"/>
              <wp:docPr id="278914738" name="Pictur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8914738" name="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4762" cy="14285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10334C9" w14:textId="77777777" w:rsidR="00266829" w:rsidRDefault="00266829">
      <w:pPr>
        <w:rPr>
          <w:ins w:id="15" w:author="Caio Pizzol" w:date="2026-09-26T15:06:00Z" w16du:dateUtc="2026-09-26T19:06:00Z"/>
        </w:rPr>
      </w:pPr>
      <w:ins w:id="16" w:author="Caio Pizzol" w:date="2026-09-26T15:06:00Z" w16du:dateUtc="2026-09-26T19:06:00Z">
        <w:r>
          <w:t>GIF Image Test</w:t>
        </w:r>
      </w:ins>
    </w:p>
    <w:p w14:paraId="23C90226" w14:textId="77777777" w:rsidR="00266829" w:rsidRDefault="00266829">
      <w:pPr>
        <w:rPr>
          <w:ins w:id="17" w:author="Caio Pizzol" w:date="2026-09-26T15:06:00Z" w16du:dateUtc="2026-09-26T19:06:00Z"/>
        </w:rPr>
      </w:pPr>
      <w:ins w:id="18" w:author="Caio Pizzol" w:date="2026-09-26T15:06:00Z" w16du:dateUtc="2026-09-26T19:06:00Z">
        <w:r>
          <w:rPr>
            <w:noProof/>
          </w:rPr>
          <w:lastRenderedPageBreak/>
          <w:drawing>
            <wp:inline distT="0" distB="0" distL="0" distR="0" wp14:anchorId="61E56FB6" wp14:editId="7F5348B7">
              <wp:extent cx="1905000" cy="1428750"/>
              <wp:effectExtent l="0" t="0" r="0" b="0"/>
              <wp:docPr id="1127820111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7820111" name="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E664166" w14:textId="77777777" w:rsidR="00266829" w:rsidRDefault="00266829">
      <w:pPr>
        <w:rPr>
          <w:ins w:id="19" w:author="Caio Pizzol" w:date="2026-09-26T15:06:00Z" w16du:dateUtc="2026-09-26T19:06:00Z"/>
        </w:rPr>
      </w:pPr>
      <w:ins w:id="20" w:author="Caio Pizzol" w:date="2026-09-26T15:06:00Z" w16du:dateUtc="2026-09-26T19:06:00Z">
        <w:r>
          <w:t>TIFF Image Test</w:t>
        </w:r>
      </w:ins>
    </w:p>
    <w:p w14:paraId="7FE252D3" w14:textId="77777777" w:rsidR="00266829" w:rsidRDefault="00266829">
      <w:pPr>
        <w:rPr>
          <w:ins w:id="21" w:author="Caio Pizzol" w:date="2026-09-26T15:06:00Z" w16du:dateUtc="2026-09-26T19:06:00Z"/>
        </w:rPr>
      </w:pPr>
      <w:ins w:id="22" w:author="Caio Pizzol" w:date="2026-09-26T15:06:00Z" w16du:dateUtc="2026-09-26T19:06:00Z">
        <w:r>
          <w:rPr>
            <w:noProof/>
          </w:rPr>
          <w:drawing>
            <wp:inline distT="0" distB="0" distL="0" distR="0" wp14:anchorId="035DD6A6" wp14:editId="1E8DF704">
              <wp:extent cx="1905000" cy="1428750"/>
              <wp:effectExtent l="0" t="0" r="0" b="0"/>
              <wp:docPr id="871589146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1589146" name="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7C8833C" w14:textId="77777777" w:rsidR="00266829" w:rsidRDefault="00266829">
      <w:pPr>
        <w:rPr>
          <w:ins w:id="23" w:author="Caio Pizzol" w:date="2026-09-26T15:06:00Z" w16du:dateUtc="2026-09-26T19:06:00Z"/>
        </w:rPr>
      </w:pPr>
      <w:ins w:id="24" w:author="Caio Pizzol" w:date="2026-09-26T15:06:00Z" w16du:dateUtc="2026-09-26T19:06:00Z">
        <w:r>
          <w:t>All image types above should survive copy-paste in SuperDoc.</w:t>
        </w:r>
      </w:ins>
    </w:p>
    <w:p w14:paraId="1F3B0EB9" w14:textId="77777777" w:rsidR="00351373" w:rsidRDefault="004B798D">
      <w:pPr>
        <w:rPr>
          <w:del w:id="25" w:author="Caio Pizzol" w:date="2026-09-26T15:06:00Z" w16du:dateUtc="2026-09-26T19:06:00Z"/>
        </w:rPr>
      </w:pPr>
      <w:del w:id="26" w:author="Caio Pizzol" w:date="2026-09-26T15:06:00Z" w16du:dateUtc="2026-09-26T19:06:00Z">
        <w:r>
          <w:delText xml:space="preserve">sqrt_degHide : </w:delText>
        </w:r>
      </w:del>
      <m:oMath>
        <m:rad>
          <m:radPr>
            <m:degHide m:val="1"/>
            <m:ctrlPr>
              <w:del w:id="27" w:author="Caio Pizzol" w:date="2026-09-26T15:06:00Z" w16du:dateUtc="2026-09-26T19:06:00Z">
                <w:rPr>
                  <w:rFonts w:ascii="Cambria Math" w:hAnsi="Cambria Math"/>
                </w:rPr>
              </w:del>
            </m:ctrlPr>
          </m:radPr>
          <m:deg/>
          <m:e>
            <m:r>
              <w:del w:id="28" w:author="Caio Pizzol" w:date="2026-09-26T15:06:00Z" w16du:dateUtc="2026-09-26T19:06:00Z">
                <w:rPr>
                  <w:rFonts w:ascii="Cambria Math" w:hAnsi="Cambria Math"/>
                </w:rPr>
                <m:t>x</m:t>
              </w:del>
            </m:r>
          </m:e>
        </m:rad>
      </m:oMath>
    </w:p>
    <w:p w14:paraId="37B07F9D" w14:textId="77777777" w:rsidR="00351373" w:rsidRDefault="004B798D">
      <w:pPr>
        <w:rPr>
          <w:del w:id="29" w:author="Caio Pizzol" w:date="2026-09-26T15:06:00Z" w16du:dateUtc="2026-09-26T19:06:00Z"/>
        </w:rPr>
      </w:pPr>
      <w:del w:id="30" w:author="Caio Pizzol" w:date="2026-09-26T15:06:00Z" w16du:dateUtc="2026-09-26T19:06:00Z">
        <w:r>
          <w:delText xml:space="preserve">cube_root : </w:delText>
        </w:r>
      </w:del>
      <m:oMath>
        <m:rad>
          <m:radPr>
            <m:ctrlPr>
              <w:del w:id="31" w:author="Caio Pizzol" w:date="2026-09-26T15:06:00Z" w16du:dateUtc="2026-09-26T19:06:00Z">
                <w:rPr>
                  <w:rFonts w:ascii="Cambria Math" w:hAnsi="Cambria Math"/>
                </w:rPr>
              </w:del>
            </m:ctrlPr>
          </m:radPr>
          <m:deg>
            <m:r>
              <w:del w:id="32" w:author="Caio Pizzol" w:date="2026-09-26T15:06:00Z" w16du:dateUtc="2026-09-26T19:06:00Z">
                <w:rPr>
                  <w:rFonts w:ascii="Cambria Math" w:hAnsi="Cambria Math"/>
                </w:rPr>
                <m:t>3</m:t>
              </w:del>
            </m:r>
          </m:deg>
          <m:e>
            <m:r>
              <w:del w:id="33" w:author="Caio Pizzol" w:date="2026-09-26T15:06:00Z" w16du:dateUtc="2026-09-26T19:06:00Z">
                <w:rPr>
                  <w:rFonts w:ascii="Cambria Math" w:hAnsi="Cambria Math"/>
                </w:rPr>
                <m:t>x</m:t>
              </w:del>
            </m:r>
          </m:e>
        </m:rad>
      </m:oMath>
    </w:p>
    <w:p w14:paraId="091C6A8D" w14:textId="77777777" w:rsidR="00351373" w:rsidRDefault="004B798D">
      <w:del w:id="34" w:author="Caio Pizzol" w:date="2026-09-26T15:06:00Z" w16du:dateUtc="2026-09-26T19:06:00Z">
        <w:r>
          <w:delText xml:space="preserve">empty_deg_no_degHide : </w:delText>
        </w:r>
      </w:del>
      <m:oMath>
        <m:rad>
          <m:radPr>
            <m:ctrlPr>
              <w:del w:id="35" w:author="Caio Pizzol" w:date="2026-09-26T15:06:00Z" w16du:dateUtc="2026-09-26T19:06:00Z">
                <w:rPr>
                  <w:rFonts w:ascii="Cambria Math" w:hAnsi="Cambria Math"/>
                </w:rPr>
              </w:del>
            </m:ctrlPr>
          </m:radPr>
          <m:deg/>
          <m:e>
            <m:r>
              <w:del w:id="36" w:author="Caio Pizzol" w:date="2026-09-26T15:06:00Z" w16du:dateUtc="2026-09-26T19:06:00Z">
                <w:rPr>
                  <w:rFonts w:ascii="Cambria Math" w:hAnsi="Cambria Math"/>
                </w:rPr>
                <m:t>x</m:t>
              </w:del>
            </m:r>
          </m:e>
        </m:rad>
      </m:oMath>
    </w:p>
    <w:sectPr w:rsidR="00351373">
      <w:pgSz w:w="12240" w:h="15840"/>
      <w:pgMar w:top="1440" w:right="1440" w:bottom="1440" w:left="1440" w:header="720" w:footer="720" w:gutter="0"/>
      <w:cols w:space="720"/>
      <w:docGrid w:linePitch="360"/>
      <w:sectPrChange w:id="37" w:author="Caio Pizzol" w:date="2026-09-26T15:06:00Z" w16du:dateUtc="2026-09-26T19:06:00Z">
        <w:sectPr w:rsidR="00351373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BB"/>
    <w:rsid w:val="001759AE"/>
    <w:rsid w:val="002031F9"/>
    <w:rsid w:val="00266829"/>
    <w:rsid w:val="00351373"/>
    <w:rsid w:val="004B798D"/>
    <w:rsid w:val="0068303E"/>
    <w:rsid w:val="006B27C3"/>
    <w:rsid w:val="00744453"/>
    <w:rsid w:val="008D2303"/>
    <w:rsid w:val="00A631BB"/>
    <w:rsid w:val="00AF4127"/>
    <w:rsid w:val="00DE0A42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BDDA"/>
  <w15:chartTrackingRefBased/>
  <w15:docId w15:val="{8D356530-1462-4771-B982-C529B9EC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2026-04-12T16:13:00Z</dcterms:created>
  <dcterms:modified xsi:type="dcterms:W3CDTF">2026-09-26T19:06:00Z</dcterms:modified>
</cp:coreProperties>
</file>