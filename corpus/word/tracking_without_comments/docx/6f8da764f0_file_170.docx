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77777777" w:rsidR="005051E2" w:rsidRDefault="005051E2" w:rsidP="00F66B6B">
      <w:pPr>
        <w:pStyle w:val="Title"/>
        <w:rPr>
          <w:ins w:id="0" w:author="Arthur Souza Rodrigues" w:date="2026-07-10T21:32:00Z" w16du:dateUtc="2026-07-11T01:32:00Z"/>
        </w:rPr>
      </w:pPr>
      <w:ins w:id="1" w:author="Arthur Souza Rodrigues" w:date="2026-07-10T21:32:00Z" w16du:dateUtc="2026-07-11T01:32:00Z">
        <w:r>
          <w:t>file_170.docx</w:t>
        </w:r>
      </w:ins>
    </w:p>
    <w:p w14:paraId="10524B7A" w14:textId="2C516CC6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monospace.</w:t>
      </w:r>
    </w:p>
    <w:p w14:paraId="2DF4FB10" w14:textId="2A50721A" w:rsidR="00F66B6B" w:rsidRPr="00F66B6B" w:rsidRDefault="00F66B6B" w:rsidP="00F66B6B">
      <w:pPr>
        <w:pStyle w:val="Heading1"/>
      </w:pPr>
      <w:r>
        <w:t>2. Lists</w:t>
      </w:r>
    </w:p>
    <w:p w14:paraId="12ECBFF8" w14:textId="1F8D4644" w:rsidR="00F66B6B" w:rsidRPr="00F66B6B" w:rsidRDefault="00F66B6B" w:rsidP="00F66B6B">
      <w:pPr>
        <w:pStyle w:val="Heading2"/>
      </w:pPr>
      <w:r>
        <w:t>2.1 Bulleted</w:t>
      </w:r>
    </w:p>
    <w:p w14:paraId="283D7933" w14:textId="595F5DDC" w:rsidR="00F66B6B" w:rsidRPr="00F66B6B" w:rsidRDefault="00F66B6B" w:rsidP="00F66B6B">
      <w:pPr>
        <w:pStyle w:val="ListBullet"/>
      </w:pPr>
      <w:r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</w: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hyperlink r:id="rId11" w:history="1">
        <w:r>
          <w:rPr>
            <w:rStyle w:val="Hyperlink"/>
            <w:rFonts w:ascii="Aptos" w:hAnsi="Aptos"/>
          </w:rPr>
          <w:t>reference page</w:t>
        </w:r>
      </w:hyperlink>
      <w:r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  <w:rPr>
          <w:ins w:id="5" w:author="Arthur Souza Rodrigues" w:date="2026-05-02T14:41:00Z" w16du:dateUtc="2026-05-02T18:41:00Z"/>
        </w:rPr>
      </w:pPr>
      <w:ins w:id="6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7" w:author="Arthur Souza Rodrigues" w:date="2026-05-02T14:41:00Z" w16du:dateUtc="2026-05-02T18:41:00Z"/>
        </w:rPr>
      </w:pPr>
      <w:ins w:id="8" w:author="Arthur Souza Rodrigues" w:date="2026-05-02T14:41:00Z" w16du:dateUtc="2026-05-02T18:41:00Z">
        <w:r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9" w:author="Arthur Souza Rodrigues" w:date="2026-05-02T14:41:00Z" w16du:dateUtc="2026-05-02T18:41:00Z"/>
          <w:rFonts w:ascii="Aptos" w:hAnsi="Aptos"/>
        </w:rPr>
      </w:pPr>
      <w:ins w:id="10" w:author="Arthur Souza Rodrigues" w:date="2026-05-02T14:41:00Z" w16du:dateUtc="2026-05-02T18:41:00Z">
        <w:r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" w:author="Arthur Souza Rodrigues" w:date="2026-05-02T14:41:00Z" w16du:dateUtc="2026-05-02T18:41:00Z"/>
        </w:rPr>
      </w:pPr>
      <w:ins w:id="14" w:author="Arthur Souza Rodrigues" w:date="2026-05-02T14:41:00Z" w16du:dateUtc="2026-05-02T18:41:00Z">
        <w:r>
          <w:t>1. Typography Samples</w:t>
        </w:r>
      </w:ins>
    </w:p>
    <w:p w14:paraId="4AE7293A" w14:textId="77777777" w:rsidR="00F66B6B" w:rsidRPr="00F66B6B" w:rsidRDefault="00F66B6B" w:rsidP="00F66B6B">
      <w:pPr>
        <w:rPr>
          <w:ins w:id="15" w:author="Arthur Souza Rodrigues" w:date="2026-05-02T14:41:00Z" w16du:dateUtc="2026-05-02T18:41:00Z"/>
          <w:rFonts w:ascii="Aptos" w:hAnsi="Aptos"/>
        </w:rPr>
      </w:pPr>
      <w:ins w:id="16" w:author="Arthur Souza Rodrigues" w:date="2026-05-02T14:41:00Z" w16du:dateUtc="2026-05-02T18:41:00Z">
        <w:r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7" w:author="Arthur Souza Rodrigues" w:date="2026-05-02T14:41:00Z" w16du:dateUtc="2026-05-02T18:41:00Z"/>
          <w:rFonts w:ascii="Aptos" w:hAnsi="Aptos"/>
        </w:rPr>
      </w:pPr>
      <w:ins w:id="18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t xml:space="preserve">Bold blue, </w:t>
        </w:r>
        <w:r>
          <w:rPr>
            <w:rFonts w:ascii="Aptos" w:hAnsi="Aptos"/>
            <w:b/>
            <w:i/>
            <w:color w:val="C62828"/>
          </w:rPr>
          <w:t xml:space="preserve">italic red, </w:t>
        </w:r>
        <w:r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9" w:author="Arthur Souza Rodrigues" w:date="2026-05-02T14:41:00Z" w16du:dateUtc="2026-05-02T18:41:00Z"/>
        </w:rPr>
      </w:pPr>
      <w:ins w:id="20" w:author="Arthur Souza Rodrigues" w:date="2026-05-02T14:41:00Z" w16du:dateUtc="2026-05-02T18:41:00Z">
        <w:r>
          <w:lastRenderedPageBreak/>
        </w:r>
        <w:r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21" w:author="Arthur Souza Rodrigues" w:date="2026-05-02T14:41:00Z" w16du:dateUtc="2026-05-02T18:41:00Z"/>
        </w:rPr>
      </w:pPr>
      <w:ins w:id="22" w:author="Arthur Souza Rodrigues" w:date="2026-05-02T14:41:00Z" w16du:dateUtc="2026-05-02T18:41:00Z">
        <w:r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23" w:author="Arthur Souza Rodrigues" w:date="2026-05-02T14:41:00Z" w16du:dateUtc="2026-05-02T18:41:00Z"/>
        </w:rPr>
      </w:pPr>
      <w:ins w:id="24" w:author="Arthur Souza Rodrigues" w:date="2026-05-02T14:41:00Z" w16du:dateUtc="2026-05-02T18:41:00Z">
        <w:r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25" w:author="Arthur Souza Rodrigues" w:date="2026-05-02T14:41:00Z" w16du:dateUtc="2026-05-02T18:41:00Z"/>
        </w:rPr>
      </w:pPr>
      <w:ins w:id="26" w:author="Arthur Souza Rodrigues" w:date="2026-05-02T14:41:00Z" w16du:dateUtc="2026-05-02T18:41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27" w:author="Arthur Souza Rodrigues" w:date="2026-05-02T14:41:00Z" w16du:dateUtc="2026-05-02T18:41:00Z"/>
        </w:rPr>
      </w:pPr>
      <w:ins w:id="28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29" w:author="Arthur Souza Rodrigues" w:date="2026-05-02T14:41:00Z" w16du:dateUtc="2026-05-02T18:41:00Z"/>
        </w:rPr>
      </w:pPr>
      <w:ins w:id="30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31" w:author="Arthur Souza Rodrigues" w:date="2026-05-02T14:41:00Z" w16du:dateUtc="2026-05-02T18:41:00Z"/>
        </w:rPr>
      </w:pPr>
      <w:ins w:id="32" w:author="Arthur Souza Rodrigues" w:date="2026-05-02T14:41:00Z" w16du:dateUtc="2026-05-02T18:41:00Z">
        <w:r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33" w:author="Arthur Souza Rodrigues" w:date="2026-05-02T14:41:00Z" w16du:dateUtc="2026-05-02T18:41:00Z"/>
        </w:rPr>
      </w:pPr>
      <w:ins w:id="34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5" w:author="Arthur Souza Rodrigues" w:date="2026-05-02T14:41:00Z" w16du:dateUtc="2026-05-02T18:41:00Z"/>
        </w:rPr>
      </w:pPr>
      <w:ins w:id="36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7" w:author="Arthur Souza Rodrigues" w:date="2026-05-02T14:41:00Z" w16du:dateUtc="2026-05-02T18:41:00Z"/>
        </w:rPr>
      </w:pPr>
      <w:ins w:id="38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39" w:author="Arthur Souza Rodrigues" w:date="2026-05-02T14:41:00Z" w16du:dateUtc="2026-05-02T18:41:00Z"/>
        </w:rPr>
      </w:pPr>
      <w:ins w:id="40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41" w:author="Arthur Souza Rodrigues" w:date="2026-05-02T14:41:00Z" w16du:dateUtc="2026-05-02T18:41:00Z"/>
        </w:rPr>
      </w:pPr>
      <w:ins w:id="42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43" w:author="Arthur Souza Rodrigues" w:date="2026-05-02T14:41:00Z" w16du:dateUtc="2026-05-02T18:41:00Z"/>
          <w:rFonts w:ascii="Aptos" w:hAnsi="Aptos"/>
        </w:rPr>
      </w:pPr>
      <w:ins w:id="44" w:author="Arthur Souza Rodrigues" w:date="2026-05-02T14:41:00Z" w16du:dateUtc="2026-05-02T18:41:00Z">
        <w:r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5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46" w:author="Arthur Souza Rodrigues" w:date="2026-05-02T14:41:00Z" w16du:dateUtc="2026-05-02T18:41:00Z"/>
                <w:rFonts w:ascii="Aptos" w:hAnsi="Aptos"/>
              </w:rPr>
            </w:pPr>
            <w:ins w:id="47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8" w:author="Arthur Souza Rodrigues" w:date="2026-05-02T14:41:00Z" w16du:dateUtc="2026-05-02T18:41:00Z"/>
                <w:rFonts w:ascii="Aptos" w:hAnsi="Aptos"/>
              </w:rPr>
            </w:pPr>
            <w:ins w:id="49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Arthur Souza Rodrigues" w:date="2026-05-02T14:41:00Z" w16du:dateUtc="2026-05-02T18:41:00Z"/>
                <w:rFonts w:ascii="Aptos" w:hAnsi="Aptos"/>
              </w:rPr>
            </w:pPr>
            <w:ins w:id="51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2" w:author="Arthur Souza Rodrigues" w:date="2026-05-02T14:41:00Z" w16du:dateUtc="2026-05-02T18:41:00Z"/>
                <w:rFonts w:ascii="Aptos" w:hAnsi="Aptos"/>
              </w:rPr>
            </w:pPr>
            <w:ins w:id="53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4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55" w:author="Arthur Souza Rodrigues" w:date="2026-05-02T14:41:00Z" w16du:dateUtc="2026-05-02T18:41:00Z"/>
                <w:rFonts w:ascii="Aptos" w:hAnsi="Aptos"/>
              </w:rPr>
            </w:pPr>
            <w:ins w:id="56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" w:author="Arthur Souza Rodrigues" w:date="2026-05-02T14:41:00Z" w16du:dateUtc="2026-05-02T18:41:00Z"/>
                <w:rFonts w:ascii="Aptos" w:hAnsi="Aptos"/>
              </w:rPr>
            </w:pPr>
            <w:ins w:id="58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5-02T14:41:00Z" w16du:dateUtc="2026-05-02T18:41:00Z"/>
                <w:rFonts w:ascii="Aptos" w:hAnsi="Aptos"/>
              </w:rPr>
            </w:pPr>
            <w:ins w:id="60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1" w:author="Arthur Souza Rodrigues" w:date="2026-05-02T14:41:00Z" w16du:dateUtc="2026-05-02T18:41:00Z"/>
                <w:rFonts w:ascii="Aptos" w:hAnsi="Aptos"/>
              </w:rPr>
            </w:pPr>
            <w:ins w:id="62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63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64" w:author="Arthur Souza Rodrigues" w:date="2026-05-02T14:41:00Z" w16du:dateUtc="2026-05-02T18:41:00Z"/>
                <w:rFonts w:ascii="Aptos" w:hAnsi="Aptos"/>
              </w:rPr>
            </w:pPr>
            <w:ins w:id="65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6" w:author="Arthur Souza Rodrigues" w:date="2026-05-02T14:41:00Z" w16du:dateUtc="2026-05-02T18:41:00Z"/>
                <w:rFonts w:ascii="Aptos" w:hAnsi="Aptos"/>
              </w:rPr>
            </w:pPr>
            <w:ins w:id="67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" w:author="Arthur Souza Rodrigues" w:date="2026-05-02T14:41:00Z" w16du:dateUtc="2026-05-02T18:41:00Z"/>
                <w:rFonts w:ascii="Aptos" w:hAnsi="Aptos"/>
              </w:rPr>
            </w:pPr>
            <w:ins w:id="69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0" w:author="Arthur Souza Rodrigues" w:date="2026-05-02T14:41:00Z" w16du:dateUtc="2026-05-02T18:41:00Z"/>
                <w:rFonts w:ascii="Aptos" w:hAnsi="Aptos"/>
              </w:rPr>
            </w:pPr>
            <w:ins w:id="71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73" w:author="Arthur Souza Rodrigues" w:date="2026-05-02T14:41:00Z" w16du:dateUtc="2026-05-02T18:41:00Z"/>
                <w:rFonts w:ascii="Aptos" w:hAnsi="Aptos"/>
              </w:rPr>
            </w:pPr>
            <w:ins w:id="74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5" w:author="Arthur Souza Rodrigues" w:date="2026-05-02T14:41:00Z" w16du:dateUtc="2026-05-02T18:41:00Z"/>
                <w:rFonts w:ascii="Aptos" w:hAnsi="Aptos"/>
              </w:rPr>
            </w:pPr>
            <w:ins w:id="76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" w:author="Arthur Souza Rodrigues" w:date="2026-05-02T14:41:00Z" w16du:dateUtc="2026-05-02T18:41:00Z"/>
                <w:rFonts w:ascii="Aptos" w:hAnsi="Aptos"/>
              </w:rPr>
            </w:pPr>
            <w:ins w:id="78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9" w:author="Arthur Souza Rodrigues" w:date="2026-05-02T14:41:00Z" w16du:dateUtc="2026-05-02T18:41:00Z"/>
                <w:rFonts w:ascii="Aptos" w:hAnsi="Aptos"/>
              </w:rPr>
            </w:pPr>
            <w:ins w:id="80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8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82" w:author="Arthur Souza Rodrigues" w:date="2026-05-02T14:41:00Z" w16du:dateUtc="2026-05-02T18:41:00Z"/>
                <w:rFonts w:ascii="Aptos" w:hAnsi="Aptos"/>
              </w:rPr>
            </w:pPr>
            <w:ins w:id="83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4" w:author="Arthur Souza Rodrigues" w:date="2026-05-02T14:41:00Z" w16du:dateUtc="2026-05-02T18:41:00Z"/>
                <w:rFonts w:ascii="Aptos" w:hAnsi="Aptos"/>
              </w:rPr>
            </w:pPr>
            <w:ins w:id="85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" w:author="Arthur Souza Rodrigues" w:date="2026-05-02T14:41:00Z" w16du:dateUtc="2026-05-02T18:41:00Z"/>
                <w:rFonts w:ascii="Aptos" w:hAnsi="Aptos"/>
              </w:rPr>
            </w:pPr>
            <w:ins w:id="87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8" w:author="Arthur Souza Rodrigues" w:date="2026-05-02T14:41:00Z" w16du:dateUtc="2026-05-02T18:41:00Z"/>
                <w:rFonts w:ascii="Aptos" w:hAnsi="Aptos"/>
              </w:rPr>
            </w:pPr>
            <w:ins w:id="89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90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91" w:author="Arthur Souza Rodrigues" w:date="2026-05-02T14:41:00Z" w16du:dateUtc="2026-05-02T18:41:00Z"/>
        </w:rPr>
      </w:pPr>
      <w:ins w:id="92" w:author="Arthur Souza Rodrigues" w:date="2026-05-02T14:41:00Z" w16du:dateUtc="2026-05-02T18:4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93" w:author="Arthur Souza Rodrigues" w:date="2026-05-02T14:41:00Z" w16du:dateUtc="2026-05-02T18:41:00Z"/>
        </w:rPr>
      </w:pPr>
      <w:ins w:id="94" w:author="Arthur Souza Rodrigues" w:date="2026-05-02T14:41:00Z" w16du:dateUtc="2026-05-02T18:41:00Z">
        <w:r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95" w:author="Arthur Souza Rodrigues" w:date="2026-05-02T14:41:00Z" w16du:dateUtc="2026-05-02T18:41:00Z"/>
          <w:rFonts w:ascii="Aptos" w:hAnsi="Aptos"/>
        </w:rPr>
      </w:pPr>
      <w:ins w:id="96" w:author="Arthur Souza Rodrigues" w:date="2026-05-02T14:41:00Z" w16du:dateUtc="2026-05-02T18:41:00Z">
        <w:r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97" w:author="Arthur Souza Rodrigues" w:date="2026-05-02T14:41:00Z" w16du:dateUtc="2026-05-02T18:41:00Z"/>
          <w:rFonts w:ascii="Aptos" w:hAnsi="Aptos"/>
        </w:rPr>
      </w:pPr>
      <w:ins w:id="98" w:author="Arthur Souza Rodrigues" w:date="2026-05-02T14:41:00Z" w16du:dateUtc="2026-05-02T18:41:00Z">
        <w:r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101" w:author="Arthur Souza Rodrigues" w:date="2026-05-02T14:41:00Z" w16du:dateUtc="2026-05-02T18:41:00Z"/>
        </w:rPr>
      </w:pPr>
      <w:ins w:id="102" w:author="Arthur Souza Rodrigues" w:date="2026-05-02T14:41:00Z" w16du:dateUtc="2026-05-02T18:41:00Z">
        <w:r>
          <w:t>5. Color Callouts</w:t>
        </w:r>
      </w:ins>
    </w:p>
    <w:p w14:paraId="61BE3F4D" w14:textId="77777777" w:rsidR="00F66B6B" w:rsidRPr="00F66B6B" w:rsidRDefault="00F66B6B" w:rsidP="00F66B6B">
      <w:pPr>
        <w:rPr>
          <w:ins w:id="103" w:author="Arthur Souza Rodrigues" w:date="2026-05-02T14:41:00Z" w16du:dateUtc="2026-05-02T18:41:00Z"/>
          <w:rFonts w:ascii="Aptos" w:hAnsi="Aptos"/>
          <w:b/>
          <w:color w:val="C62828"/>
        </w:rPr>
      </w:pPr>
      <w:ins w:id="104" w:author="Arthur Souza Rodrigues" w:date="2026-05-02T14:41:00Z" w16du:dateUtc="2026-05-02T18:41:00Z">
        <w:r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105" w:author="Arthur Souza Rodrigues" w:date="2026-05-02T14:41:00Z" w16du:dateUtc="2026-05-02T18:41:00Z"/>
          <w:rFonts w:ascii="Aptos" w:hAnsi="Aptos"/>
          <w:b/>
          <w:color w:val="1565C0"/>
        </w:rPr>
      </w:pPr>
      <w:ins w:id="106" w:author="Arthur Souza Rodrigues" w:date="2026-05-02T14:41:00Z" w16du:dateUtc="2026-05-02T18:41:00Z">
        <w:r>
          <w:rPr>
            <w:rFonts w:ascii="Aptos" w:hAnsi="Aptos"/>
            <w:b/>
            <w:color w:val="1565C0"/>
          </w:rPr>
          <w:lastRenderedPageBreak/>
        </w:r>
        <w:r>
          <w:rPr>
            <w:rFonts w:ascii="Aptos" w:hAnsi="Aptos"/>
            <w:b/>
            <w:color w:val="1565C0"/>
          </w:rPr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107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108" w:author="Arthur Souza Rodrigues" w:date="2026-05-02T14:41:00Z" w16du:dateUtc="2026-05-02T18:41:00Z">
        <w:r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109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</w:pP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 xml:space="preserve">This document is intentionally </w:t>
      </w:r>
      <w:del w:id="110" w:author="Arthur Souza Rodrigues" w:date="2026-05-02T14:42:00Z" w16du:dateUtc="2026-05-02T18:42:00Z">
        <w:r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r>
        <w:rPr>
          <w:rFonts w:ascii="Aptos" w:hAnsi="Aptos"/>
        </w:rPr>
        <w:t>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monospace.</w:t>
      </w:r>
    </w:p>
    <w:p w14:paraId="4EE6BF0C" w14:textId="77777777" w:rsidR="00F66B6B" w:rsidRPr="00F66B6B" w:rsidRDefault="00F66B6B" w:rsidP="00F66B6B">
      <w:pPr>
        <w:pStyle w:val="Heading1"/>
      </w:pPr>
      <w:r>
        <w:t>2. Lists</w:t>
      </w:r>
    </w:p>
    <w:p w14:paraId="053C1ABC" w14:textId="77777777" w:rsidR="00F66B6B" w:rsidRPr="00F66B6B" w:rsidRDefault="00F66B6B" w:rsidP="00F66B6B">
      <w:pPr>
        <w:pStyle w:val="Heading2"/>
      </w:pPr>
      <w:r>
        <w:t>2.1 Bulleted</w:t>
      </w:r>
    </w:p>
    <w:p w14:paraId="6DDA5CEF" w14:textId="77777777" w:rsidR="00F66B6B" w:rsidRPr="00F66B6B" w:rsidRDefault="00F66B6B" w:rsidP="00F66B6B">
      <w:pPr>
        <w:pStyle w:val="ListBullet"/>
      </w:pPr>
      <w:r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12BA04E3" w14:textId="49086E0E" w:rsidR="00F66B6B" w:rsidDel="00F66B6B" w:rsidRDefault="00F66B6B" w:rsidP="00F66B6B">
      <w:pPr>
        <w:pStyle w:val="ListNumber"/>
        <w:rPr>
          <w:del w:id="111" w:author="Arthur Souza Rodrigues" w:date="2026-05-02T14:42:00Z" w16du:dateUtc="2026-05-02T18:42:00Z"/>
        </w:rPr>
      </w:pPr>
      <w:del w:id="112" w:author="Arthur Souza Rodrigues" w:date="2026-05-02T14:42:00Z" w16du:dateUtc="2026-05-02T18:42:00Z">
        <w:r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113" w:author="Arthur Souza Rodrigues" w:date="2026-05-02T14:42:00Z" w16du:dateUtc="2026-05-02T18:42:00Z"/>
        </w:rPr>
      </w:pPr>
      <w:del w:id="114" w:author="Arthur Souza Rodrigues" w:date="2026-05-02T14:42:00Z" w16du:dateUtc="2026-05-02T18:42:00Z">
        <w:r>
          <w:lastRenderedPageBreak/>
        </w:r>
        <w:r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115" w:author="Arthur Souza Rodrigues" w:date="2026-05-02T14:42:00Z" w16du:dateUtc="2026-05-02T18:42:00Z"/>
          <w:rFonts w:ascii="Aptos" w:hAnsi="Aptos"/>
        </w:rPr>
      </w:pPr>
      <w:del w:id="116" w:author="Arthur Souza Rodrigues" w:date="2026-05-02T14:42:00Z" w16du:dateUtc="2026-05-02T18:42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1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118" w:author="Arthur Souza Rodrigues" w:date="2026-05-02T14:42:00Z" w16du:dateUtc="2026-05-02T18:42:00Z"/>
                <w:rFonts w:ascii="Aptos" w:hAnsi="Aptos"/>
              </w:rPr>
            </w:pPr>
            <w:del w:id="119" w:author="Arthur Souza Rodrigues" w:date="2026-05-02T14:42:00Z" w16du:dateUtc="2026-05-02T18:42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0" w:author="Arthur Souza Rodrigues" w:date="2026-05-02T14:42:00Z" w16du:dateUtc="2026-05-02T18:42:00Z"/>
                <w:rFonts w:ascii="Aptos" w:hAnsi="Aptos"/>
              </w:rPr>
            </w:pPr>
            <w:del w:id="121" w:author="Arthur Souza Rodrigues" w:date="2026-05-02T14:42:00Z" w16du:dateUtc="2026-05-02T18:42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2" w:author="Arthur Souza Rodrigues" w:date="2026-05-02T14:42:00Z" w16du:dateUtc="2026-05-02T18:42:00Z"/>
                <w:rFonts w:ascii="Aptos" w:hAnsi="Aptos"/>
              </w:rPr>
            </w:pPr>
            <w:del w:id="123" w:author="Arthur Souza Rodrigues" w:date="2026-05-02T14:42:00Z" w16du:dateUtc="2026-05-02T18:42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4" w:author="Arthur Souza Rodrigues" w:date="2026-05-02T14:42:00Z" w16du:dateUtc="2026-05-02T18:42:00Z"/>
                <w:rFonts w:ascii="Aptos" w:hAnsi="Aptos"/>
              </w:rPr>
            </w:pPr>
            <w:del w:id="125" w:author="Arthur Souza Rodrigues" w:date="2026-05-02T14:42:00Z" w16du:dateUtc="2026-05-02T18:42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26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127" w:author="Arthur Souza Rodrigues" w:date="2026-05-02T14:42:00Z" w16du:dateUtc="2026-05-02T18:42:00Z"/>
                <w:rFonts w:ascii="Aptos" w:hAnsi="Aptos"/>
              </w:rPr>
            </w:pPr>
            <w:del w:id="128" w:author="Arthur Souza Rodrigues" w:date="2026-05-02T14:42:00Z" w16du:dateUtc="2026-05-02T18:42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9" w:author="Arthur Souza Rodrigues" w:date="2026-05-02T14:42:00Z" w16du:dateUtc="2026-05-02T18:42:00Z"/>
                <w:rFonts w:ascii="Aptos" w:hAnsi="Aptos"/>
              </w:rPr>
            </w:pPr>
            <w:del w:id="130" w:author="Arthur Souza Rodrigues" w:date="2026-05-02T14:42:00Z" w16du:dateUtc="2026-05-02T18:42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1" w:author="Arthur Souza Rodrigues" w:date="2026-05-02T14:42:00Z" w16du:dateUtc="2026-05-02T18:42:00Z"/>
                <w:rFonts w:ascii="Aptos" w:hAnsi="Aptos"/>
              </w:rPr>
            </w:pPr>
            <w:del w:id="132" w:author="Arthur Souza Rodrigues" w:date="2026-05-02T14:42:00Z" w16du:dateUtc="2026-05-02T18:42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3" w:author="Arthur Souza Rodrigues" w:date="2026-05-02T14:42:00Z" w16du:dateUtc="2026-05-02T18:42:00Z"/>
                <w:rFonts w:ascii="Aptos" w:hAnsi="Aptos"/>
              </w:rPr>
            </w:pPr>
            <w:del w:id="134" w:author="Arthur Souza Rodrigues" w:date="2026-05-02T14:42:00Z" w16du:dateUtc="2026-05-02T18:42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135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136" w:author="Arthur Souza Rodrigues" w:date="2026-05-02T14:42:00Z" w16du:dateUtc="2026-05-02T18:42:00Z"/>
                <w:rFonts w:ascii="Aptos" w:hAnsi="Aptos"/>
              </w:rPr>
            </w:pPr>
            <w:del w:id="137" w:author="Arthur Souza Rodrigues" w:date="2026-05-02T14:42:00Z" w16du:dateUtc="2026-05-02T18:42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" w:author="Arthur Souza Rodrigues" w:date="2026-05-02T14:42:00Z" w16du:dateUtc="2026-05-02T18:42:00Z"/>
                <w:rFonts w:ascii="Aptos" w:hAnsi="Aptos"/>
              </w:rPr>
            </w:pPr>
            <w:del w:id="139" w:author="Arthur Souza Rodrigues" w:date="2026-05-02T14:42:00Z" w16du:dateUtc="2026-05-02T18:42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" w:author="Arthur Souza Rodrigues" w:date="2026-05-02T14:42:00Z" w16du:dateUtc="2026-05-02T18:42:00Z"/>
                <w:rFonts w:ascii="Aptos" w:hAnsi="Aptos"/>
              </w:rPr>
            </w:pPr>
            <w:del w:id="141" w:author="Arthur Souza Rodrigues" w:date="2026-05-02T14:42:00Z" w16du:dateUtc="2026-05-02T18:42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" w:author="Arthur Souza Rodrigues" w:date="2026-05-02T14:42:00Z" w16du:dateUtc="2026-05-02T18:42:00Z"/>
                <w:rFonts w:ascii="Aptos" w:hAnsi="Aptos"/>
              </w:rPr>
            </w:pPr>
            <w:del w:id="143" w:author="Arthur Souza Rodrigues" w:date="2026-05-02T14:42:00Z" w16du:dateUtc="2026-05-02T18:42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4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145" w:author="Arthur Souza Rodrigues" w:date="2026-05-02T14:42:00Z" w16du:dateUtc="2026-05-02T18:42:00Z"/>
                <w:rFonts w:ascii="Aptos" w:hAnsi="Aptos"/>
              </w:rPr>
            </w:pPr>
            <w:del w:id="146" w:author="Arthur Souza Rodrigues" w:date="2026-05-02T14:42:00Z" w16du:dateUtc="2026-05-02T18:42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7" w:author="Arthur Souza Rodrigues" w:date="2026-05-02T14:42:00Z" w16du:dateUtc="2026-05-02T18:42:00Z"/>
                <w:rFonts w:ascii="Aptos" w:hAnsi="Aptos"/>
              </w:rPr>
            </w:pPr>
            <w:del w:id="148" w:author="Arthur Souza Rodrigues" w:date="2026-05-02T14:42:00Z" w16du:dateUtc="2026-05-02T18:42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9" w:author="Arthur Souza Rodrigues" w:date="2026-05-02T14:42:00Z" w16du:dateUtc="2026-05-02T18:42:00Z"/>
                <w:rFonts w:ascii="Aptos" w:hAnsi="Aptos"/>
              </w:rPr>
            </w:pPr>
            <w:del w:id="150" w:author="Arthur Souza Rodrigues" w:date="2026-05-02T14:42:00Z" w16du:dateUtc="2026-05-02T18:42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1" w:author="Arthur Souza Rodrigues" w:date="2026-05-02T14:42:00Z" w16du:dateUtc="2026-05-02T18:42:00Z"/>
                <w:rFonts w:ascii="Aptos" w:hAnsi="Aptos"/>
              </w:rPr>
            </w:pPr>
            <w:del w:id="152" w:author="Arthur Souza Rodrigues" w:date="2026-05-02T14:42:00Z" w16du:dateUtc="2026-05-02T18:42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153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154" w:author="Arthur Souza Rodrigues" w:date="2026-05-02T14:42:00Z" w16du:dateUtc="2026-05-02T18:42:00Z"/>
                <w:rFonts w:ascii="Aptos" w:hAnsi="Aptos"/>
              </w:rPr>
            </w:pPr>
            <w:del w:id="155" w:author="Arthur Souza Rodrigues" w:date="2026-05-02T14:42:00Z" w16du:dateUtc="2026-05-02T18:42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" w:author="Arthur Souza Rodrigues" w:date="2026-05-02T14:42:00Z" w16du:dateUtc="2026-05-02T18:42:00Z"/>
                <w:rFonts w:ascii="Aptos" w:hAnsi="Aptos"/>
              </w:rPr>
            </w:pPr>
            <w:del w:id="157" w:author="Arthur Souza Rodrigues" w:date="2026-05-02T14:42:00Z" w16du:dateUtc="2026-05-02T18:42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5-02T14:42:00Z" w16du:dateUtc="2026-05-02T18:42:00Z"/>
                <w:rFonts w:ascii="Aptos" w:hAnsi="Aptos"/>
              </w:rPr>
            </w:pPr>
            <w:del w:id="159" w:author="Arthur Souza Rodrigues" w:date="2026-05-02T14:42:00Z" w16du:dateUtc="2026-05-02T18:42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" w:author="Arthur Souza Rodrigues" w:date="2026-05-02T14:42:00Z" w16du:dateUtc="2026-05-02T18:42:00Z"/>
                <w:rFonts w:ascii="Aptos" w:hAnsi="Aptos"/>
              </w:rPr>
            </w:pPr>
            <w:del w:id="161" w:author="Arthur Souza Rodrigues" w:date="2026-05-02T14:42:00Z" w16du:dateUtc="2026-05-02T18:42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162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163" w:author="Arthur Souza Rodrigues" w:date="2026-05-02T14:42:00Z" w16du:dateUtc="2026-05-02T18:42:00Z"/>
        </w:rPr>
      </w:pPr>
      <w:del w:id="164" w:author="Arthur Souza Rodrigues" w:date="2026-05-02T14:42:00Z" w16du:dateUtc="2026-05-02T18:42:00Z">
        <w:r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165" w:author="Arthur Souza Rodrigues" w:date="2026-05-02T14:42:00Z" w16du:dateUtc="2026-05-02T18:42:00Z"/>
        </w:rPr>
      </w:pPr>
      <w:del w:id="166" w:author="Arthur Souza Rodrigues" w:date="2026-05-02T14:42:00Z" w16du:dateUtc="2026-05-02T18:42:00Z">
        <w:r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167" w:author="Arthur Souza Rodrigues" w:date="2026-05-02T14:42:00Z" w16du:dateUtc="2026-05-02T18:42:00Z"/>
          <w:rFonts w:ascii="Aptos" w:hAnsi="Aptos"/>
        </w:rPr>
      </w:pPr>
      <w:del w:id="168" w:author="Arthur Souza Rodrigues" w:date="2026-05-02T14:42:00Z" w16du:dateUtc="2026-05-02T18:42:00Z">
        <w:r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169" w:author="Arthur Souza Rodrigues" w:date="2026-05-02T14:42:00Z" w16du:dateUtc="2026-05-02T18:42:00Z"/>
          <w:rFonts w:ascii="Aptos" w:hAnsi="Aptos"/>
        </w:rPr>
      </w:pPr>
      <w:del w:id="170" w:author="Arthur Souza Rodrigues" w:date="2026-05-02T14:42:00Z" w16du:dateUtc="2026-05-02T18:42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173" w:author="Arthur Souza Rodrigues" w:date="2026-05-02T14:42:00Z" w16du:dateUtc="2026-05-02T18:42:00Z"/>
        </w:rPr>
      </w:pPr>
      <w:del w:id="174" w:author="Arthur Souza Rodrigues" w:date="2026-05-02T14:42:00Z" w16du:dateUtc="2026-05-02T18:42:00Z">
        <w:r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175" w:author="Arthur Souza Rodrigues" w:date="2026-05-02T14:42:00Z" w16du:dateUtc="2026-05-02T18:42:00Z"/>
          <w:rFonts w:ascii="Aptos" w:hAnsi="Aptos"/>
          <w:b/>
          <w:color w:val="C62828"/>
        </w:rPr>
      </w:pPr>
      <w:del w:id="176" w:author="Arthur Souza Rodrigues" w:date="2026-05-02T14:42:00Z" w16du:dateUtc="2026-05-02T18:42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177" w:author="Arthur Souza Rodrigues" w:date="2026-05-02T14:42:00Z" w16du:dateUtc="2026-05-02T18:42:00Z"/>
          <w:rFonts w:ascii="Aptos" w:hAnsi="Aptos"/>
          <w:b/>
          <w:color w:val="1565C0"/>
        </w:rPr>
      </w:pPr>
      <w:del w:id="178" w:author="Arthur Souza Rodrigues" w:date="2026-05-02T14:42:00Z" w16du:dateUtc="2026-05-02T18:42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179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180" w:author="Arthur Souza Rodrigues" w:date="2026-05-02T14:42:00Z" w16du:dateUtc="2026-05-02T18:42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5DC3ADCD" w14:textId="6909C15B" w:rsidR="00D47378" w:rsidRDefault="00D47378"/>
    <w:sectPr w:rsidR="00D4737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977F8" w14:textId="77777777" w:rsidR="001C29DD" w:rsidRDefault="001C29DD" w:rsidP="00F66B6B">
      <w:pPr>
        <w:spacing w:after="0" w:line="240" w:lineRule="auto"/>
      </w:pPr>
      <w:r>
        <w:separator/>
      </w:r>
    </w:p>
  </w:endnote>
  <w:endnote w:type="continuationSeparator" w:id="0">
    <w:p w14:paraId="7F6CB252" w14:textId="77777777" w:rsidR="001C29DD" w:rsidRDefault="001C29DD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834D73" w14:textId="77777777" w:rsidR="001C29DD" w:rsidRDefault="001C29DD" w:rsidP="00F66B6B">
      <w:pPr>
        <w:spacing w:after="0" w:line="240" w:lineRule="auto"/>
      </w:pPr>
      <w:r>
        <w:separator/>
      </w:r>
    </w:p>
  </w:footnote>
  <w:footnote w:type="continuationSeparator" w:id="0">
    <w:p w14:paraId="7288676F" w14:textId="77777777" w:rsidR="001C29DD" w:rsidRDefault="001C29DD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 w:rsidR="00F66B6B" w:rsidRDefault="00F66B6B" w:rsidP="00F66B6B">
      <w:pPr>
        <w:pStyle w:val="FootnoteText"/>
        <w:rPr>
          <w:ins w:id="11" w:author="Arthur Souza Rodrigues" w:date="2026-05-02T14:41:00Z" w16du:dateUtc="2026-05-02T18:41:00Z"/>
        </w:rPr>
      </w:pPr>
      <w:ins w:id="12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99" w:author="Arthur Souza Rodrigues" w:date="2026-05-02T14:41:00Z" w16du:dateUtc="2026-05-02T18:41:00Z"/>
        </w:rPr>
      </w:pPr>
      <w:ins w:id="10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171" w:author="Arthur Souza Rodrigues" w:date="2026-05-02T14:42:00Z" w16du:dateUtc="2026-05-02T18:42:00Z"/>
        </w:rPr>
      </w:pPr>
      <w:del w:id="172" w:author="Arthur Souza Rodrigues" w:date="2026-05-02T14:42:00Z" w16du:dateUtc="2026-05-02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1C29DD"/>
    <w:rsid w:val="00340046"/>
    <w:rsid w:val="005051E2"/>
    <w:rsid w:val="00924409"/>
    <w:rsid w:val="00CB4B32"/>
    <w:rsid w:val="00D47378"/>
    <w:rsid w:val="00D53FE7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2026-05-02T18:33:00Z</dcterms:created>
  <dcterms:modified xsi:type="dcterms:W3CDTF">2026-07-11T01:32:00Z</dcterms:modified>
</cp:coreProperties>
</file>