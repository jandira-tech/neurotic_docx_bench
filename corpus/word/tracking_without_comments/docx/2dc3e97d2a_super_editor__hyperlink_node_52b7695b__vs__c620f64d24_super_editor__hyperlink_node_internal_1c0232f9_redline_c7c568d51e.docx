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5FD907" w14:textId="512D4DE2" w:rsidR="00BA75E2" w:rsidRDefault="00D739E4" w:rsidP="00D739E4">
      <w:pPr>
        <w:pStyle w:val="Heading1"/>
        <w:rPr>
          <w:ins w:id="7" w:author="Luccas Correa" w:date="2026-08-03T22:18:00Z" w16du:dateUtc="2026-08-04T02:18:00Z"/>
        </w:rPr>
      </w:pPr>
      <w:bookmarkStart w:id="8" w:name="_Here_is_a"/>
      <w:bookmarkStart w:id="9" w:name="_top"/>
      <w:bookmarkEnd w:id="8"/>
      <w:bookmarkEnd w:id="9"/>
      <w:ins w:id="10" w:author="Luccas Correa" w:date="2026-08-03T22:18:00Z" w16du:dateUtc="2026-08-04T02:18:00Z">
        <w:r>
          <w:t>Here is a title</w:t>
        </w:r>
      </w:ins>
    </w:p>
    <w:p w14:paraId="0F9D929C" w14:textId="7BA954FF" w:rsidR="00D739E4" w:rsidRDefault="00D739E4">
      <w:pPr>
        <w:rPr>
          <w:ins w:id="11" w:author="Luccas Correa" w:date="2026-08-03T22:18:00Z" w16du:dateUtc="2026-08-04T02:18:00Z"/>
        </w:rPr>
      </w:pPr>
      <w:ins w:id="12" w:author="Luccas Correa" w:date="2026-08-03T22:18:00Z" w16du:dateUtc="2026-08-04T02:18:00Z">
        <w:r>
          <w:t>Some text</w:t>
        </w:r>
        <w:r w:rsidR="00784E11">
          <w:t xml:space="preserve"> </w:t>
        </w:r>
        <w:bookmarkStart w:id="13" w:name="mybookmark"/>
        <w:r w:rsidR="00784E11">
          <w:t>bookmark</w:t>
        </w:r>
        <w:bookmarkEnd w:id="13"/>
      </w:ins>
    </w:p>
    <w:p w14:paraId="20D4A8D3" w14:textId="77777777" w:rsidR="007155A3" w:rsidRDefault="00784E11">
      <w:pPr>
        <w:rPr>
          <w:del w:id="14" w:author="Luccas Correa" w:date="2026-08-03T22:18:00Z" w16du:dateUtc="2026-08-04T02:18:00Z"/>
        </w:rPr>
      </w:pPr>
      <w:ins w:id="15" w:author="Luccas Correa" w:date="2026-08-03T22:18:00Z" w16du:dateUtc="2026-08-04T02:18:00Z">
        <w:r>
          <w:t xml:space="preserve">And a </w:t>
        </w:r>
        <w:r>
          <w:fldChar w:fldCharType="begin"/>
        </w:r>
        <w:r>
          <w:instrText>HYPERLINK \l "mybookmark" \o "Some tooltip"</w:instrText>
        </w:r>
        <w:r>
          <w:fldChar w:fldCharType="separate"/>
        </w:r>
        <w:r w:rsidRPr="00EB73CF">
          <w:rPr>
            <w:rStyle w:val="SubtitleChar"/>
          </w:rPr>
          <w:t>link</w:t>
        </w:r>
        <w:r>
          <w:fldChar w:fldCharType="end"/>
        </w:r>
        <w:r>
          <w:t xml:space="preserve"> to a bookmark</w:t>
        </w:r>
      </w:ins>
      <w:del w:id="16" w:author="Luccas Correa" w:date="2026-08-03T22:18:00Z" w16du:dateUtc="2026-08-04T02:18:00Z">
        <w:r w:rsidR="007155A3">
          <w:delText>Test file with hyperlink</w:delText>
        </w:r>
      </w:del>
    </w:p>
    <w:p w14:paraId="0EE2BE33" w14:textId="37FE9228" w:rsidR="00D24516" w:rsidRPr="00D739E4" w:rsidRDefault="007155A3">
      <w:pPr>
        <w:rPr>
          <w:rPrChange w:id="17" w:author="Luccas Correa" w:date="2026-08-03T22:18:00Z" w16du:dateUtc="2026-08-04T02:18:00Z">
            <w:rPr>
              <w:rFonts w:ascii="Arial" w:hAnsi="Arial" w:cs="Arial"/>
              <w:sz w:val="20"/>
              <w:szCs w:val="20"/>
            </w:rPr>
          </w:rPrChange>
        </w:rPr>
      </w:pPr>
      <w:del w:id="18" w:author="Luccas Correa" w:date="2026-08-03T22:18:00Z" w16du:dateUtc="2026-08-04T02:18:00Z">
        <w:r>
          <w:br/>
        </w:r>
        <w:r>
          <w:fldChar w:fldCharType="begin"/>
        </w:r>
        <w:r>
          <w:delInstrText>HYPERLINK "https://stackoverflow.com/questions/66669593/how-to-attach-image-at-first-page-in-docx-file-nodejs"</w:delInstrText>
        </w:r>
        <w:r>
          <w:fldChar w:fldCharType="separate"/>
        </w:r>
        <w:r w:rsidRPr="00C4612A">
          <w:rPr>
            <w:rStyle w:val="Hyperlink"/>
            <w:rFonts w:ascii="Arial" w:hAnsi="Arial" w:cs="Arial"/>
            <w:sz w:val="20"/>
            <w:szCs w:val="20"/>
          </w:rPr>
          <w:delText>https://stackoverflow.com/questions/66669593/how-to-attach-image-at-first-page-in-docx-file-nodejs</w:delText>
        </w:r>
        <w:r>
          <w:fldChar w:fldCharType="end"/>
        </w:r>
        <w:r w:rsidRPr="00C4612A">
          <w:rPr>
            <w:rFonts w:ascii="Arial" w:hAnsi="Arial" w:cs="Arial"/>
            <w:sz w:val="20"/>
            <w:szCs w:val="20"/>
          </w:rPr>
          <w:delText> </w:delText>
        </w:r>
      </w:del>
    </w:p>
    <w:sectPr w:rsidR="00D24516" w:rsidRPr="00D739E4">
      <w:pgSz w:w="12240" w:h="15840"/>
      <w:pgMar w:top="1440" w:right="1440" w:bottom="1440" w:left="1440" w:header="708" w:footer="708" w:gutter="0"/>
      <w:cols w:space="708"/>
      <w:docGrid w:linePitch="360"/>
      <w:sectPrChange w:id="19" w:author="Luccas Correa" w:date="2026-08-03T22:18:00Z" w16du:dateUtc="2026-08-04T02:18:00Z">
        <w:sectPr w:rsidR="00D24516" w:rsidRPr="00D739E4">
          <w:pgSz w:w="11906" w:h="16838"/>
          <w:pgMar w:top="1440" w:right="1440" w:bottom="1440" w:left="1440" w:header="708" w:footer="708" w:gutter="0"/>
        </w:sectPr>
      </w:sectPrChange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Luccas Correa">
    <w15:presenceInfo w15:providerId="AD" w15:userId="S::luccas@harbourteam.onmicrosoft.com::6b456913-ee82-49db-8f20-f0d928c05c3a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55A3"/>
    <w:rsid w:val="00107C80"/>
    <w:rsid w:val="002B1C2A"/>
    <w:rsid w:val="00393D05"/>
    <w:rsid w:val="003A1882"/>
    <w:rsid w:val="0043369F"/>
    <w:rsid w:val="00440CA8"/>
    <w:rsid w:val="004A427B"/>
    <w:rsid w:val="004D4F3A"/>
    <w:rsid w:val="005122DE"/>
    <w:rsid w:val="005A2A4A"/>
    <w:rsid w:val="00635D55"/>
    <w:rsid w:val="007155A3"/>
    <w:rsid w:val="00784E11"/>
    <w:rsid w:val="00855EA6"/>
    <w:rsid w:val="00864E94"/>
    <w:rsid w:val="009F58C9"/>
    <w:rsid w:val="00B41974"/>
    <w:rsid w:val="00BA75E2"/>
    <w:rsid w:val="00C4612A"/>
    <w:rsid w:val="00D13361"/>
    <w:rsid w:val="00D24516"/>
    <w:rsid w:val="00D739E4"/>
    <w:rsid w:val="00DC6383"/>
    <w:rsid w:val="00E63D23"/>
    <w:rsid w:val="00EB73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FB00F58"/>
  <w15:chartTrackingRefBased/>
  <w15:docId w15:val="{ACB0ED6A-6386-864A-AA35-3F9803B678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155A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155A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155A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155A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155A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739E4"/>
    <w:pPr>
      <w:keepNext/>
      <w:keepLines/>
      <w:spacing w:before="40" w:line="278" w:lineRule="auto"/>
      <w:outlineLvl w:val="5"/>
      <w:pPrChange w:id="0" w:author="Luccas Correa" w:date="2026-08-03T22:18:00Z">
        <w:pPr>
          <w:keepNext/>
          <w:keepLines/>
          <w:spacing w:before="40"/>
          <w:outlineLvl w:val="5"/>
        </w:pPr>
      </w:pPrChange>
    </w:pPr>
    <w:rPr>
      <w:rFonts w:eastAsiaTheme="majorEastAsia" w:cstheme="majorBidi"/>
      <w:i/>
      <w:iCs/>
      <w:color w:val="595959" w:themeColor="text1" w:themeTint="A6"/>
      <w:lang w:val="en-US"/>
      <w:rPrChange w:id="0" w:author="Luccas Correa" w:date="2026-08-03T22:18:00Z">
        <w:rPr>
          <w:rFonts w:asciiTheme="minorHAnsi" w:eastAsiaTheme="majorEastAsia" w:hAnsiTheme="minorHAnsi" w:cstheme="majorBidi"/>
          <w:i/>
          <w:iCs/>
          <w:color w:val="595959" w:themeColor="text1" w:themeTint="A6"/>
          <w:kern w:val="2"/>
          <w:sz w:val="24"/>
          <w:szCs w:val="24"/>
          <w:lang w:eastAsia="en-US" w:bidi="ar-SA"/>
          <w14:ligatures w14:val="standardContextual"/>
        </w:rPr>
      </w:rPrChange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739E4"/>
    <w:pPr>
      <w:keepNext/>
      <w:keepLines/>
      <w:spacing w:before="40" w:line="278" w:lineRule="auto"/>
      <w:outlineLvl w:val="6"/>
      <w:pPrChange w:id="1" w:author="Luccas Correa" w:date="2026-08-03T22:18:00Z">
        <w:pPr>
          <w:keepNext/>
          <w:keepLines/>
          <w:spacing w:before="40"/>
          <w:outlineLvl w:val="6"/>
        </w:pPr>
      </w:pPrChange>
    </w:pPr>
    <w:rPr>
      <w:rFonts w:eastAsiaTheme="majorEastAsia" w:cstheme="majorBidi"/>
      <w:color w:val="595959" w:themeColor="text1" w:themeTint="A6"/>
      <w:lang w:val="en-US"/>
      <w:rPrChange w:id="1" w:author="Luccas Correa" w:date="2026-08-03T22:18:00Z">
        <w:rPr>
          <w:rFonts w:asciiTheme="minorHAnsi" w:eastAsiaTheme="majorEastAsia" w:hAnsiTheme="minorHAnsi" w:cstheme="majorBidi"/>
          <w:color w:val="595959" w:themeColor="text1" w:themeTint="A6"/>
          <w:kern w:val="2"/>
          <w:sz w:val="24"/>
          <w:szCs w:val="24"/>
          <w:lang w:eastAsia="en-US" w:bidi="ar-SA"/>
          <w14:ligatures w14:val="standardContextual"/>
        </w:rPr>
      </w:rPrChange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739E4"/>
    <w:pPr>
      <w:keepNext/>
      <w:keepLines/>
      <w:spacing w:line="278" w:lineRule="auto"/>
      <w:outlineLvl w:val="7"/>
      <w:pPrChange w:id="2" w:author="Luccas Correa" w:date="2026-08-03T22:18:00Z">
        <w:pPr>
          <w:keepNext/>
          <w:keepLines/>
          <w:outlineLvl w:val="7"/>
        </w:pPr>
      </w:pPrChange>
    </w:pPr>
    <w:rPr>
      <w:rFonts w:eastAsiaTheme="majorEastAsia" w:cstheme="majorBidi"/>
      <w:i/>
      <w:iCs/>
      <w:color w:val="272727" w:themeColor="text1" w:themeTint="D8"/>
      <w:lang w:val="en-US"/>
      <w:rPrChange w:id="2" w:author="Luccas Correa" w:date="2026-08-03T22:18:00Z">
        <w:rPr>
          <w:rFonts w:asciiTheme="minorHAnsi" w:eastAsiaTheme="majorEastAsia" w:hAnsiTheme="minorHAnsi" w:cstheme="majorBidi"/>
          <w:i/>
          <w:iCs/>
          <w:color w:val="272727" w:themeColor="text1" w:themeTint="D8"/>
          <w:kern w:val="2"/>
          <w:sz w:val="24"/>
          <w:szCs w:val="24"/>
          <w:lang w:eastAsia="en-US" w:bidi="ar-SA"/>
          <w14:ligatures w14:val="standardContextual"/>
        </w:rPr>
      </w:rPrChange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739E4"/>
    <w:pPr>
      <w:keepNext/>
      <w:keepLines/>
      <w:spacing w:line="278" w:lineRule="auto"/>
      <w:outlineLvl w:val="8"/>
      <w:pPrChange w:id="3" w:author="Luccas Correa" w:date="2026-08-03T22:18:00Z">
        <w:pPr>
          <w:keepNext/>
          <w:keepLines/>
          <w:outlineLvl w:val="8"/>
        </w:pPr>
      </w:pPrChange>
    </w:pPr>
    <w:rPr>
      <w:rFonts w:eastAsiaTheme="majorEastAsia" w:cstheme="majorBidi"/>
      <w:color w:val="272727" w:themeColor="text1" w:themeTint="D8"/>
      <w:lang w:val="en-US"/>
      <w:rPrChange w:id="3" w:author="Luccas Correa" w:date="2026-08-03T22:18:00Z">
        <w:rPr>
          <w:rFonts w:asciiTheme="minorHAnsi" w:eastAsiaTheme="majorEastAsia" w:hAnsiTheme="minorHAnsi" w:cstheme="majorBidi"/>
          <w:color w:val="272727" w:themeColor="text1" w:themeTint="D8"/>
          <w:kern w:val="2"/>
          <w:sz w:val="24"/>
          <w:szCs w:val="24"/>
          <w:lang w:eastAsia="en-US" w:bidi="ar-SA"/>
          <w14:ligatures w14:val="standardContextual"/>
        </w:rPr>
      </w:rPrChange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155A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7155A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155A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155A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155A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155A3"/>
    <w:rPr>
      <w:rFonts w:eastAsiaTheme="majorEastAsia" w:cstheme="majorBidi"/>
      <w:i/>
      <w:iCs/>
      <w:color w:val="595959" w:themeColor="text1" w:themeTint="A6"/>
      <w:lang w:val="en-US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155A3"/>
    <w:rPr>
      <w:rFonts w:eastAsiaTheme="majorEastAsia" w:cstheme="majorBidi"/>
      <w:color w:val="595959" w:themeColor="text1" w:themeTint="A6"/>
      <w:lang w:val="en-US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155A3"/>
    <w:rPr>
      <w:rFonts w:eastAsiaTheme="majorEastAsia" w:cstheme="majorBidi"/>
      <w:i/>
      <w:iCs/>
      <w:color w:val="272727" w:themeColor="text1" w:themeTint="D8"/>
      <w:lang w:val="en-US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155A3"/>
    <w:rPr>
      <w:rFonts w:eastAsiaTheme="majorEastAsia" w:cstheme="majorBidi"/>
      <w:color w:val="272727" w:themeColor="text1" w:themeTint="D8"/>
      <w:lang w:val="en-US"/>
    </w:rPr>
  </w:style>
  <w:style w:type="paragraph" w:styleId="Title">
    <w:name w:val="Title"/>
    <w:basedOn w:val="Normal"/>
    <w:next w:val="Normal"/>
    <w:link w:val="TitleChar"/>
    <w:uiPriority w:val="10"/>
    <w:qFormat/>
    <w:rsid w:val="00D739E4"/>
    <w:pPr>
      <w:spacing w:after="80"/>
      <w:contextualSpacing/>
      <w:pPrChange w:id="4" w:author="Luccas Correa" w:date="2026-08-03T22:18:00Z">
        <w:pPr>
          <w:spacing w:after="80"/>
          <w:contextualSpacing/>
        </w:pPr>
      </w:pPrChange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  <w:rPrChange w:id="4" w:author="Luccas Correa" w:date="2026-08-03T22:18:00Z">
        <w:rPr>
          <w:rFonts w:asciiTheme="majorHAnsi" w:eastAsiaTheme="majorEastAsia" w:hAnsiTheme="majorHAnsi" w:cstheme="majorBidi"/>
          <w:spacing w:val="-10"/>
          <w:kern w:val="28"/>
          <w:sz w:val="56"/>
          <w:szCs w:val="56"/>
          <w:lang w:eastAsia="en-US" w:bidi="ar-SA"/>
          <w14:ligatures w14:val="standardContextual"/>
        </w:rPr>
      </w:rPrChange>
    </w:rPr>
  </w:style>
  <w:style w:type="character" w:customStyle="1" w:styleId="TitleChar">
    <w:name w:val="Title Char"/>
    <w:basedOn w:val="DefaultParagraphFont"/>
    <w:link w:val="Title"/>
    <w:uiPriority w:val="10"/>
    <w:rsid w:val="007155A3"/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</w:rPr>
  </w:style>
  <w:style w:type="paragraph" w:styleId="Subtitle">
    <w:name w:val="Subtitle"/>
    <w:basedOn w:val="Normal"/>
    <w:next w:val="Normal"/>
    <w:link w:val="SubtitleChar"/>
    <w:uiPriority w:val="11"/>
    <w:qFormat/>
    <w:rsid w:val="00D739E4"/>
    <w:pPr>
      <w:numPr>
        <w:ilvl w:val="1"/>
      </w:numPr>
      <w:spacing w:after="160" w:line="278" w:lineRule="auto"/>
      <w:pPrChange w:id="5" w:author="Luccas Correa" w:date="2026-08-03T22:18:00Z">
        <w:pPr>
          <w:numPr>
            <w:ilvl w:val="1"/>
          </w:numPr>
          <w:spacing w:after="160"/>
        </w:pPr>
      </w:pPrChange>
    </w:pPr>
    <w:rPr>
      <w:rFonts w:eastAsiaTheme="majorEastAsia" w:cstheme="majorBidi"/>
      <w:color w:val="595959" w:themeColor="text1" w:themeTint="A6"/>
      <w:spacing w:val="15"/>
      <w:sz w:val="28"/>
      <w:szCs w:val="28"/>
      <w:lang w:val="en-US"/>
      <w:rPrChange w:id="5" w:author="Luccas Correa" w:date="2026-08-03T22:18:00Z">
        <w:rPr>
          <w:rFonts w:asciiTheme="minorHAnsi" w:eastAsiaTheme="majorEastAsia" w:hAnsiTheme="minorHAnsi" w:cstheme="majorBidi"/>
          <w:color w:val="595959" w:themeColor="text1" w:themeTint="A6"/>
          <w:spacing w:val="15"/>
          <w:kern w:val="2"/>
          <w:sz w:val="28"/>
          <w:szCs w:val="28"/>
          <w:lang w:eastAsia="en-US" w:bidi="ar-SA"/>
          <w14:ligatures w14:val="standardContextual"/>
        </w:rPr>
      </w:rPrChange>
    </w:rPr>
  </w:style>
  <w:style w:type="character" w:customStyle="1" w:styleId="SubtitleChar">
    <w:name w:val="Subtitle Char"/>
    <w:basedOn w:val="DefaultParagraphFont"/>
    <w:link w:val="Subtitle"/>
    <w:uiPriority w:val="11"/>
    <w:rsid w:val="007155A3"/>
    <w:rPr>
      <w:rFonts w:eastAsiaTheme="majorEastAsia" w:cstheme="majorBidi"/>
      <w:color w:val="595959" w:themeColor="text1" w:themeTint="A6"/>
      <w:spacing w:val="15"/>
      <w:sz w:val="28"/>
      <w:szCs w:val="28"/>
      <w:lang w:val="en-US"/>
    </w:rPr>
  </w:style>
  <w:style w:type="paragraph" w:styleId="Quote">
    <w:name w:val="Quote"/>
    <w:basedOn w:val="Normal"/>
    <w:next w:val="Normal"/>
    <w:link w:val="QuoteChar"/>
    <w:uiPriority w:val="29"/>
    <w:qFormat/>
    <w:rsid w:val="00D739E4"/>
    <w:pPr>
      <w:spacing w:before="160" w:after="160" w:line="278" w:lineRule="auto"/>
      <w:jc w:val="center"/>
      <w:pPrChange w:id="6" w:author="Luccas Correa" w:date="2026-08-03T22:18:00Z">
        <w:pPr>
          <w:spacing w:before="160" w:after="160"/>
          <w:jc w:val="center"/>
        </w:pPr>
      </w:pPrChange>
    </w:pPr>
    <w:rPr>
      <w:i/>
      <w:iCs/>
      <w:color w:val="404040" w:themeColor="text1" w:themeTint="BF"/>
      <w:lang w:val="en-US"/>
      <w:rPrChange w:id="6" w:author="Luccas Correa" w:date="2026-08-03T22:18:00Z">
        <w:rPr>
          <w:rFonts w:asciiTheme="minorHAnsi" w:eastAsiaTheme="minorHAnsi" w:hAnsiTheme="minorHAnsi" w:cstheme="minorBidi"/>
          <w:i/>
          <w:iCs/>
          <w:color w:val="404040" w:themeColor="text1" w:themeTint="BF"/>
          <w:kern w:val="2"/>
          <w:sz w:val="24"/>
          <w:szCs w:val="24"/>
          <w:lang w:eastAsia="en-US" w:bidi="ar-SA"/>
          <w14:ligatures w14:val="standardContextual"/>
        </w:rPr>
      </w:rPrChange>
    </w:rPr>
  </w:style>
  <w:style w:type="character" w:customStyle="1" w:styleId="QuoteChar">
    <w:name w:val="Quote Char"/>
    <w:basedOn w:val="DefaultParagraphFont"/>
    <w:link w:val="Quote"/>
    <w:uiPriority w:val="29"/>
    <w:rsid w:val="007155A3"/>
    <w:rPr>
      <w:i/>
      <w:iCs/>
      <w:color w:val="404040" w:themeColor="text1" w:themeTint="BF"/>
      <w:lang w:val="en-US"/>
    </w:rPr>
  </w:style>
  <w:style w:type="paragraph" w:styleId="ListParagraph">
    <w:name w:val="List Paragraph"/>
    <w:basedOn w:val="Normal"/>
    <w:uiPriority w:val="34"/>
    <w:qFormat/>
    <w:rsid w:val="007155A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155A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155A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155A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155A3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155A3"/>
    <w:rPr>
      <w:color w:val="467886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7155A3"/>
    <w:rPr>
      <w:color w:val="96607D" w:themeColor="followed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155A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microsoft.com/office/2011/relationships/people" Target="people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51</Words>
  <Characters>295</Characters>
  <Application>Microsoft Office Word</Application>
  <DocSecurity>0</DocSecurity>
  <Lines>2</Lines>
  <Paragraphs>1</Paragraphs>
  <ScaleCrop>false</ScaleCrop>
  <Company/>
  <LinksUpToDate>false</LinksUpToDate>
  <CharactersWithSpaces>345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Vladislava Andrushchenko</dc:creator>
  <cp:keywords/>
  <dc:description/>
  <cp:lastModifiedBy>Arthur Souza Rodrigues</cp:lastModifiedBy>
  <cp:revision>1</cp:revision>
  <dcterms:created xsi:type="dcterms:W3CDTF">2025-01-19T14:53:00Z</dcterms:created>
  <dcterms:modified xsi:type="dcterms:W3CDTF">2026-08-04T02:18:00Z</dcterms:modified>
</cp:coreProperties>
</file>