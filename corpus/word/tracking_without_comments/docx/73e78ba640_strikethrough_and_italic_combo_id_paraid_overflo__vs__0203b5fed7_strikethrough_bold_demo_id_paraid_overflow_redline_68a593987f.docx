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B3AD72" w14:textId="77777777" w:rsidR="00190044" w:rsidRDefault="00F90CA6">
      <w:r>
        <w:rPr>
          <w:b/>
          <w:strike/>
          <w:rPrChange w:id="0" w:author="Comparison" w:date="2026-09-26T14:44:00Z" w16du:dateUtc="2026-09-26T18:44:00Z">
            <w:rPr>
              <w:i/>
              <w:iCs/>
              <w:strike/>
            </w:rPr>
          </w:rPrChange>
        </w:rPr>
        <w:t xml:space="preserve">Strikethrough </w:t>
      </w:r>
      <w:ins w:id="1" w:author="Comparison" w:date="2026-09-26T14:44:00Z" w16du:dateUtc="2026-09-26T18:44:00Z">
        <w:r>
          <w:rPr>
            <w:b/>
            <w:bCs/>
            <w:strike/>
          </w:rPr>
          <w:t>Bold</w:t>
        </w:r>
      </w:ins>
      <w:del w:id="2" w:author="Comparison" w:date="2026-09-26T14:44:00Z" w16du:dateUtc="2026-09-26T18:44:00Z">
        <w:r>
          <w:rPr>
            <w:i/>
            <w:iCs/>
            <w:strike/>
          </w:rPr>
          <w:delText>and Italic Combo</w:delText>
        </w:r>
      </w:del>
      <w:r>
        <w:rPr>
          <w:b/>
          <w:strike/>
          <w:rPrChange w:id="3" w:author="Comparison" w:date="2026-09-26T14:44:00Z" w16du:dateUtc="2026-09-26T18:44:00Z">
            <w:rPr>
              <w:i/>
              <w:iCs/>
              <w:strike/>
            </w:rPr>
          </w:rPrChange>
        </w:rPr>
        <w:t xml:space="preserve"> Demo</w:t>
      </w:r>
    </w:p>
    <w:p w14:paraId="2611BC44" w14:textId="77777777" w:rsidR="00190044" w:rsidRDefault="00F90CA6">
      <w:r>
        <w:rPr>
          <w:b/>
          <w:strike/>
          <w:rPrChange w:id="4" w:author="Comparison" w:date="2026-09-26T14:44:00Z" w16du:dateUtc="2026-09-26T18:44:00Z">
            <w:rPr>
              <w:i/>
              <w:iCs/>
              <w:strike/>
            </w:rPr>
          </w:rPrChange>
        </w:rPr>
        <w:t xml:space="preserve">This document combines strikethrough with </w:t>
      </w:r>
      <w:ins w:id="5" w:author="Comparison" w:date="2026-09-26T14:44:00Z" w16du:dateUtc="2026-09-26T18:44:00Z">
        <w:r>
          <w:rPr>
            <w:b/>
            <w:bCs/>
            <w:strike/>
          </w:rPr>
          <w:t>bold formatting</w:t>
        </w:r>
      </w:ins>
      <w:del w:id="6" w:author="Comparison" w:date="2026-09-26T14:44:00Z" w16du:dateUtc="2026-09-26T18:44:00Z">
        <w:r>
          <w:rPr>
            <w:i/>
            <w:iCs/>
            <w:strike/>
          </w:rPr>
          <w:delText>italic</w:delText>
        </w:r>
      </w:del>
      <w:r>
        <w:rPr>
          <w:b/>
          <w:strike/>
          <w:rPrChange w:id="7" w:author="Comparison" w:date="2026-09-26T14:44:00Z" w16du:dateUtc="2026-09-26T18:44:00Z">
            <w:rPr>
              <w:i/>
              <w:iCs/>
              <w:strike/>
            </w:rPr>
          </w:rPrChange>
        </w:rPr>
        <w:t>.</w:t>
      </w:r>
    </w:p>
    <w:p w14:paraId="11704BFB" w14:textId="77777777" w:rsidR="00190044" w:rsidRDefault="00F90CA6">
      <w:ins w:id="8" w:author="Comparison" w:date="2026-09-26T14:44:00Z" w16du:dateUtc="2026-09-26T18:44:00Z">
        <w:r>
          <w:rPr>
            <w:b/>
            <w:bCs/>
            <w:strike/>
          </w:rPr>
          <w:t>Bold strikethrough text shows deleted content more prominently.</w:t>
        </w:r>
      </w:ins>
      <w:del w:id="9" w:author="Comparison" w:date="2026-09-26T14:44:00Z" w16du:dateUtc="2026-09-26T18:44:00Z">
        <w:r>
          <w:rPr>
            <w:i/>
            <w:iCs/>
            <w:strike/>
          </w:rPr>
          <w:delText>This text is struck through and italic simultaneously.</w:delText>
        </w:r>
      </w:del>
    </w:p>
    <w:sectPr w:rsidR="0019004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044"/>
    <w:rsid w:val="00190044"/>
    <w:rsid w:val="004365AD"/>
    <w:rsid w:val="005017B3"/>
    <w:rsid w:val="00556F44"/>
    <w:rsid w:val="008C307F"/>
    <w:rsid w:val="00F9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52E78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2026-09-26T18:44:00Z</dcterms:modified>
</cp:coreProperties>
</file>