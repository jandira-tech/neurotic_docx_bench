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F2EBDA" w14:textId="77777777" w:rsidR="001E08FA" w:rsidRDefault="001E08FA" w:rsidP="001E08FA">
      <w:pPr>
        <w:rPr>
          <w:ins w:id="14" w:author="1" w:date="2026-09-22T13:04:00Z" w16du:dateUtc="2026-09-22T17:04:00Z"/>
          <w:szCs w:val="24"/>
        </w:rPr>
      </w:pPr>
    </w:p>
    <w:p w14:paraId="374EDBCB" w14:textId="77777777" w:rsidR="001E08FA" w:rsidRDefault="00C40747" w:rsidP="001E08FA">
      <w:pPr>
        <w:rPr>
          <w:ins w:id="15" w:author="1" w:date="2026-09-22T13:04:00Z" w16du:dateUtc="2026-09-22T17:04:00Z"/>
          <w:b/>
          <w:szCs w:val="24"/>
        </w:rPr>
      </w:pPr>
      <w:ins w:id="16" w:author="1" w:date="2026-09-22T13:04:00Z" w16du:dateUtc="2026-09-22T17:04:00Z">
        <w:r>
          <w:rPr>
            <w:b/>
            <w:noProof/>
            <w:szCs w:val="24"/>
          </w:rPr>
          <w:drawing>
            <wp:anchor distT="0" distB="0" distL="114300" distR="114300" simplePos="0" relativeHeight="251659264" behindDoc="0" locked="0" layoutInCell="1" allowOverlap="1">
              <wp:simplePos x="0" y="0"/>
              <wp:positionH relativeFrom="column">
                <wp:posOffset>2561590</wp:posOffset>
              </wp:positionH>
              <wp:positionV relativeFrom="paragraph">
                <wp:posOffset>-77470</wp:posOffset>
              </wp:positionV>
              <wp:extent cx="889635" cy="714375"/>
              <wp:effectExtent l="19050" t="0" r="5715" b="0"/>
              <wp:wrapSquare wrapText="bothSides"/>
              <wp:docPr id="3" name="Рисунок 0" descr="стрельн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descr="стрельна.jpg"/>
                      <pic:cNvPicPr>
                        <a:picLocks noChangeAspect="1" noChangeArrowheads="1"/>
                      </pic:cNvPicPr>
                    </pic:nvPicPr>
                    <pic:blipFill>
                      <a:blip r:embed="rId11" cstate="print">
                        <a:lum bright="-20000" contrast="40000"/>
                      </a:blip>
                      <a:srcRect l="22966" t="29781" r="23471" b="29781"/>
                      <a:stretch>
                        <a:fillRect/>
                      </a:stretch>
                    </pic:blipFill>
                    <pic:spPr bwMode="auto">
                      <a:xfrm>
                        <a:off x="0" y="0"/>
                        <a:ext cx="889635" cy="714375"/>
                      </a:xfrm>
                      <a:prstGeom prst="rect">
                        <a:avLst/>
                      </a:prstGeom>
                      <a:noFill/>
                      <a:ln w="9525">
                        <a:noFill/>
                        <a:miter lim="800000"/>
                        <a:headEnd/>
                        <a:tailEnd/>
                      </a:ln>
                    </pic:spPr>
                  </pic:pic>
                </a:graphicData>
              </a:graphic>
            </wp:anchor>
          </w:drawing>
        </w:r>
      </w:ins>
    </w:p>
    <w:p w14:paraId="6752CD2A" w14:textId="77777777" w:rsidR="001E08FA" w:rsidRDefault="001E08FA" w:rsidP="001E08FA">
      <w:pPr>
        <w:jc w:val="center"/>
        <w:rPr>
          <w:ins w:id="17" w:author="1" w:date="2026-09-22T13:04:00Z" w16du:dateUtc="2026-09-22T17:04:00Z"/>
          <w:b/>
          <w:szCs w:val="24"/>
        </w:rPr>
      </w:pPr>
    </w:p>
    <w:p w14:paraId="6E95BCF7" w14:textId="77777777" w:rsidR="001E08FA" w:rsidRDefault="001E08FA" w:rsidP="001E08FA">
      <w:pPr>
        <w:jc w:val="center"/>
        <w:rPr>
          <w:ins w:id="18" w:author="1" w:date="2026-09-22T13:04:00Z" w16du:dateUtc="2026-09-22T17:04:00Z"/>
          <w:b/>
          <w:szCs w:val="24"/>
        </w:rPr>
      </w:pPr>
    </w:p>
    <w:p w14:paraId="017F417A" w14:textId="77777777" w:rsidR="001E08FA" w:rsidRPr="001E08FA" w:rsidRDefault="001E08FA" w:rsidP="001E08FA">
      <w:pPr>
        <w:rPr>
          <w:ins w:id="19" w:author="1" w:date="2026-09-22T13:04:00Z" w16du:dateUtc="2026-09-22T17:04:00Z"/>
          <w:rFonts w:ascii="Times New Roman" w:hAnsi="Times New Roman" w:cs="Times New Roman"/>
          <w:b/>
          <w:sz w:val="24"/>
          <w:szCs w:val="24"/>
        </w:rPr>
      </w:pPr>
    </w:p>
    <w:p w14:paraId="09FF8E76" w14:textId="77777777" w:rsidR="001E08FA" w:rsidRDefault="001E08FA" w:rsidP="001E08FA">
      <w:pPr>
        <w:jc w:val="center"/>
        <w:rPr>
          <w:ins w:id="20" w:author="1" w:date="2026-09-22T13:04:00Z" w16du:dateUtc="2026-09-22T17:04:00Z"/>
          <w:rFonts w:ascii="Times New Roman" w:hAnsi="Times New Roman" w:cs="Times New Roman"/>
          <w:b/>
          <w:sz w:val="24"/>
          <w:szCs w:val="24"/>
        </w:rPr>
      </w:pPr>
    </w:p>
    <w:p w14:paraId="2C08EDA2" w14:textId="77777777" w:rsidR="00F37F73" w:rsidRDefault="001E08FA" w:rsidP="001E08FA">
      <w:pPr>
        <w:jc w:val="center"/>
        <w:rPr>
          <w:ins w:id="21" w:author="1" w:date="2026-09-22T13:04:00Z" w16du:dateUtc="2026-09-22T17:04:00Z"/>
          <w:rFonts w:ascii="Times New Roman" w:hAnsi="Times New Roman" w:cs="Times New Roman"/>
          <w:b/>
          <w:sz w:val="24"/>
          <w:szCs w:val="24"/>
        </w:rPr>
      </w:pPr>
      <w:ins w:id="22" w:author="1" w:date="2026-09-22T13:04:00Z" w16du:dateUtc="2026-09-22T17:04:00Z">
        <w:r w:rsidRPr="001E08FA">
          <w:rPr>
            <w:rFonts w:ascii="Times New Roman" w:hAnsi="Times New Roman" w:cs="Times New Roman"/>
            <w:b/>
            <w:sz w:val="24"/>
            <w:szCs w:val="24"/>
          </w:rPr>
          <w:t xml:space="preserve">МУНИЦИПАЛЬНЫЙ СОВЕТ </w:t>
        </w:r>
      </w:ins>
    </w:p>
    <w:p w14:paraId="6D9117A2" w14:textId="77777777" w:rsidR="001E08FA" w:rsidRPr="001E08FA" w:rsidRDefault="001E08FA" w:rsidP="001E08FA">
      <w:pPr>
        <w:jc w:val="center"/>
        <w:rPr>
          <w:ins w:id="23" w:author="1" w:date="2026-09-22T13:04:00Z" w16du:dateUtc="2026-09-22T17:04:00Z"/>
          <w:rFonts w:ascii="Times New Roman" w:hAnsi="Times New Roman" w:cs="Times New Roman"/>
          <w:b/>
          <w:sz w:val="24"/>
          <w:szCs w:val="24"/>
        </w:rPr>
      </w:pPr>
      <w:ins w:id="24" w:author="1" w:date="2026-09-22T13:04:00Z" w16du:dateUtc="2026-09-22T17:04:00Z">
        <w:r w:rsidRPr="001E08FA">
          <w:rPr>
            <w:rFonts w:ascii="Times New Roman" w:hAnsi="Times New Roman" w:cs="Times New Roman"/>
            <w:b/>
            <w:sz w:val="24"/>
            <w:szCs w:val="24"/>
          </w:rPr>
          <w:t>МУНИЦИПАЛЬНОГО ОБРАЗОВАНИЯ ПОСЕЛОК СТРЕЛЬНА</w:t>
        </w:r>
      </w:ins>
    </w:p>
    <w:p w14:paraId="724497C0" w14:textId="77777777" w:rsidR="001E08FA" w:rsidRPr="001E08FA" w:rsidRDefault="001E08FA" w:rsidP="001E08FA">
      <w:pPr>
        <w:pBdr>
          <w:bottom w:val="single" w:sz="12" w:space="1" w:color="auto"/>
        </w:pBdr>
        <w:jc w:val="center"/>
        <w:rPr>
          <w:ins w:id="25" w:author="1" w:date="2026-09-22T13:04:00Z" w16du:dateUtc="2026-09-22T17:04:00Z"/>
          <w:rFonts w:ascii="Times New Roman" w:hAnsi="Times New Roman" w:cs="Times New Roman"/>
          <w:b/>
          <w:sz w:val="24"/>
          <w:szCs w:val="24"/>
        </w:rPr>
      </w:pPr>
      <w:ins w:id="26" w:author="1" w:date="2026-09-22T13:04:00Z" w16du:dateUtc="2026-09-22T17:04:00Z">
        <w:r w:rsidRPr="001E08FA">
          <w:rPr>
            <w:rFonts w:ascii="Times New Roman" w:hAnsi="Times New Roman" w:cs="Times New Roman"/>
            <w:b/>
            <w:sz w:val="24"/>
            <w:szCs w:val="24"/>
            <w:lang w:val="en-US"/>
          </w:rPr>
          <w:t>V</w:t>
        </w:r>
        <w:r w:rsidRPr="001E08FA">
          <w:rPr>
            <w:rFonts w:ascii="Times New Roman" w:hAnsi="Times New Roman" w:cs="Times New Roman"/>
            <w:b/>
            <w:sz w:val="24"/>
            <w:szCs w:val="24"/>
          </w:rPr>
          <w:t xml:space="preserve"> СОЗЫВА</w:t>
        </w:r>
      </w:ins>
    </w:p>
    <w:p w14:paraId="4C7E8694" w14:textId="77777777" w:rsidR="001E08FA" w:rsidRPr="001E08FA" w:rsidRDefault="001E08FA" w:rsidP="001E08FA">
      <w:pPr>
        <w:pStyle w:val="Heading1"/>
        <w:tabs>
          <w:tab w:val="num" w:pos="0"/>
        </w:tabs>
        <w:suppressAutoHyphens/>
        <w:ind w:left="432" w:hanging="432"/>
        <w:jc w:val="center"/>
        <w:rPr>
          <w:ins w:id="27" w:author="1" w:date="2026-09-22T13:04:00Z" w16du:dateUtc="2026-09-22T17:04:00Z"/>
          <w:b/>
          <w:sz w:val="24"/>
          <w:szCs w:val="24"/>
        </w:rPr>
      </w:pPr>
    </w:p>
    <w:p w14:paraId="2CFDAFE9" w14:textId="77777777" w:rsidR="001E08FA" w:rsidRPr="001E08FA" w:rsidRDefault="001E08FA" w:rsidP="001E08FA">
      <w:pPr>
        <w:pStyle w:val="Heading1"/>
        <w:tabs>
          <w:tab w:val="num" w:pos="0"/>
        </w:tabs>
        <w:suppressAutoHyphens/>
        <w:ind w:left="432" w:hanging="432"/>
        <w:jc w:val="center"/>
        <w:rPr>
          <w:ins w:id="28" w:author="1" w:date="2026-09-22T13:04:00Z" w16du:dateUtc="2026-09-22T17:04:00Z"/>
          <w:b/>
          <w:sz w:val="24"/>
          <w:szCs w:val="24"/>
        </w:rPr>
      </w:pPr>
      <w:ins w:id="29" w:author="1" w:date="2026-09-22T13:04:00Z" w16du:dateUtc="2026-09-22T17:04:00Z">
        <w:r w:rsidRPr="001E08FA">
          <w:rPr>
            <w:b/>
            <w:sz w:val="24"/>
            <w:szCs w:val="24"/>
          </w:rPr>
          <w:t>РЕШЕНИЕ (проект)</w:t>
        </w:r>
      </w:ins>
    </w:p>
    <w:p w14:paraId="1B5256D0" w14:textId="77777777" w:rsidR="001E08FA" w:rsidRPr="001E08FA" w:rsidRDefault="001E08FA" w:rsidP="001E08FA">
      <w:pPr>
        <w:rPr>
          <w:ins w:id="30" w:author="1" w:date="2026-09-22T13:04:00Z" w16du:dateUtc="2026-09-22T17:04:00Z"/>
          <w:rFonts w:ascii="Times New Roman" w:hAnsi="Times New Roman" w:cs="Times New Roman"/>
          <w:sz w:val="24"/>
          <w:szCs w:val="24"/>
        </w:rPr>
      </w:pPr>
    </w:p>
    <w:p w14:paraId="40D922E2" w14:textId="77777777" w:rsidR="001E08FA" w:rsidRPr="001E08FA" w:rsidRDefault="001E08FA" w:rsidP="001E08FA">
      <w:pPr>
        <w:rPr>
          <w:ins w:id="31" w:author="1" w:date="2026-09-22T13:04:00Z" w16du:dateUtc="2026-09-22T17:04:00Z"/>
          <w:rFonts w:ascii="Times New Roman" w:hAnsi="Times New Roman" w:cs="Times New Roman"/>
          <w:sz w:val="24"/>
          <w:szCs w:val="24"/>
        </w:rPr>
      </w:pPr>
      <w:ins w:id="32" w:author="1" w:date="2026-09-22T13:04:00Z" w16du:dateUtc="2026-09-22T17:04:00Z">
        <w:r w:rsidRPr="001E08FA">
          <w:rPr>
            <w:rFonts w:ascii="Times New Roman" w:hAnsi="Times New Roman" w:cs="Times New Roman"/>
            <w:sz w:val="24"/>
            <w:szCs w:val="24"/>
          </w:rPr>
          <w:t xml:space="preserve">  от __________ 2017 года                                                                                                      №__</w:t>
        </w:r>
      </w:ins>
    </w:p>
    <w:p w14:paraId="651C1037" w14:textId="77777777" w:rsidR="001E08FA" w:rsidRPr="001E08FA" w:rsidRDefault="001E08FA" w:rsidP="001E08FA">
      <w:pPr>
        <w:rPr>
          <w:ins w:id="33" w:author="1" w:date="2026-09-22T13:04:00Z" w16du:dateUtc="2026-09-22T17:04:00Z"/>
          <w:rFonts w:ascii="Times New Roman" w:hAnsi="Times New Roman" w:cs="Times New Roman"/>
          <w:b/>
          <w:bCs/>
          <w:sz w:val="24"/>
          <w:szCs w:val="24"/>
        </w:rPr>
      </w:pPr>
    </w:p>
    <w:p w14:paraId="00A6FF34" w14:textId="77777777" w:rsidR="001E08FA" w:rsidRPr="001E08FA" w:rsidRDefault="001E08FA" w:rsidP="001E08FA">
      <w:pPr>
        <w:rPr>
          <w:ins w:id="34" w:author="1" w:date="2026-09-22T13:04:00Z" w16du:dateUtc="2026-09-22T17:04:00Z"/>
          <w:rFonts w:ascii="Times New Roman" w:hAnsi="Times New Roman" w:cs="Times New Roman"/>
          <w:sz w:val="24"/>
          <w:szCs w:val="24"/>
        </w:rPr>
      </w:pPr>
    </w:p>
    <w:p w14:paraId="21990C9D" w14:textId="77777777" w:rsidR="00F37F73" w:rsidRDefault="00F37F73" w:rsidP="001E08FA">
      <w:pPr>
        <w:pStyle w:val="NormalWeb"/>
        <w:spacing w:before="0" w:beforeAutospacing="0" w:after="0" w:afterAutospacing="0"/>
        <w:jc w:val="center"/>
        <w:rPr>
          <w:ins w:id="35" w:author="1" w:date="2026-09-22T13:04:00Z" w16du:dateUtc="2026-09-22T17:04:00Z"/>
          <w:b/>
          <w:spacing w:val="-2"/>
        </w:rPr>
      </w:pPr>
    </w:p>
    <w:p w14:paraId="0785A8A6" w14:textId="77777777" w:rsidR="001E08FA" w:rsidRPr="001E08FA" w:rsidRDefault="00F37F73" w:rsidP="00F37F73">
      <w:pPr>
        <w:pStyle w:val="NormalWeb"/>
        <w:spacing w:before="0" w:beforeAutospacing="0" w:after="0" w:afterAutospacing="0"/>
        <w:jc w:val="center"/>
        <w:rPr>
          <w:ins w:id="36" w:author="1" w:date="2026-09-22T13:04:00Z" w16du:dateUtc="2026-09-22T17:04:00Z"/>
          <w:b/>
          <w:spacing w:val="-2"/>
        </w:rPr>
      </w:pPr>
      <w:ins w:id="37" w:author="1" w:date="2026-09-22T13:04:00Z" w16du:dateUtc="2026-09-22T17:04:00Z">
        <w:r>
          <w:rPr>
            <w:b/>
            <w:spacing w:val="-2"/>
          </w:rPr>
          <w:t xml:space="preserve">О внесении изменений в </w:t>
        </w:r>
        <w:r>
          <w:rPr>
            <w:b/>
          </w:rPr>
          <w:t>Положение</w:t>
        </w:r>
        <w:r w:rsidR="001E08FA">
          <w:rPr>
            <w:b/>
          </w:rPr>
          <w:t xml:space="preserve"> «Об осуществлении благоустройства территории Внутригородского муниципального образования Санкт-Петербурга поселок Стрельна»</w:t>
        </w:r>
        <w:r>
          <w:rPr>
            <w:b/>
          </w:rPr>
          <w:t>, утвержденное решением Муниципального Совета Муниципального образования поселок Стрельна от 05.09.2017 №56</w:t>
        </w:r>
      </w:ins>
    </w:p>
    <w:p w14:paraId="2DA39D78" w14:textId="77777777" w:rsidR="001E08FA" w:rsidRPr="001E08FA" w:rsidRDefault="001E08FA" w:rsidP="001E08FA">
      <w:pPr>
        <w:pStyle w:val="NormalWeb"/>
        <w:spacing w:before="0" w:beforeAutospacing="0" w:after="0" w:afterAutospacing="0"/>
        <w:jc w:val="center"/>
        <w:rPr>
          <w:ins w:id="38" w:author="1" w:date="2026-09-22T13:04:00Z" w16du:dateUtc="2026-09-22T17:04:00Z"/>
          <w:b/>
          <w:spacing w:val="-2"/>
        </w:rPr>
      </w:pPr>
    </w:p>
    <w:p w14:paraId="78DCC66A" w14:textId="77777777" w:rsidR="001E08FA" w:rsidRDefault="001E08FA" w:rsidP="001E08FA">
      <w:pPr>
        <w:pStyle w:val="21"/>
        <w:jc w:val="center"/>
        <w:rPr>
          <w:ins w:id="39" w:author="1" w:date="2026-09-22T13:04:00Z" w16du:dateUtc="2026-09-22T17:04:00Z"/>
          <w:sz w:val="24"/>
          <w:szCs w:val="24"/>
        </w:rPr>
      </w:pPr>
    </w:p>
    <w:p w14:paraId="48B4D372" w14:textId="77777777" w:rsidR="001E08FA" w:rsidRDefault="001E08FA" w:rsidP="009C61C2">
      <w:pPr>
        <w:pStyle w:val="21"/>
        <w:jc w:val="both"/>
        <w:rPr>
          <w:ins w:id="40" w:author="1" w:date="2026-09-22T13:04:00Z" w16du:dateUtc="2026-09-22T17:04:00Z"/>
          <w:sz w:val="24"/>
          <w:szCs w:val="24"/>
        </w:rPr>
      </w:pPr>
      <w:ins w:id="41" w:author="1" w:date="2026-09-22T13:04:00Z" w16du:dateUtc="2026-09-22T17:04:00Z">
        <w:r>
          <w:rPr>
            <w:sz w:val="24"/>
            <w:szCs w:val="24"/>
          </w:rPr>
          <w:tab/>
          <w:t xml:space="preserve">В соответствии с </w:t>
        </w:r>
        <w:r w:rsidR="009C61C2" w:rsidRPr="009C61C2">
          <w:rPr>
            <w:rFonts w:eastAsia="Calibri"/>
            <w:sz w:val="24"/>
            <w:szCs w:val="24"/>
          </w:rPr>
          <w:t>Законом Санкт-Петербурга от 23.09.2009 № 420-79</w:t>
        </w:r>
        <w:r w:rsidR="009C61C2" w:rsidRPr="009C61C2">
          <w:rPr>
            <w:sz w:val="24"/>
            <w:szCs w:val="24"/>
          </w:rPr>
          <w:t xml:space="preserve"> «</w:t>
        </w:r>
        <w:r w:rsidR="009C61C2" w:rsidRPr="009C61C2">
          <w:rPr>
            <w:rFonts w:eastAsia="Calibri"/>
            <w:sz w:val="24"/>
            <w:szCs w:val="24"/>
          </w:rPr>
          <w:t>Об организации местного самоуправления в Санкт-Петербурге»</w:t>
        </w:r>
        <w:r w:rsidR="009C61C2">
          <w:rPr>
            <w:rFonts w:eastAsia="Calibri"/>
            <w:sz w:val="24"/>
            <w:szCs w:val="24"/>
          </w:rPr>
          <w:t xml:space="preserve">, Уставом Внутригородского муниципального образования Санкт-Петербурга поселок Стрельна </w:t>
        </w:r>
      </w:ins>
    </w:p>
    <w:p w14:paraId="5C20931B" w14:textId="77777777" w:rsidR="001E08FA" w:rsidRDefault="001E08FA" w:rsidP="001E08FA">
      <w:pPr>
        <w:pStyle w:val="21"/>
        <w:jc w:val="center"/>
        <w:rPr>
          <w:ins w:id="42" w:author="1" w:date="2026-09-22T13:04:00Z" w16du:dateUtc="2026-09-22T17:04:00Z"/>
          <w:sz w:val="24"/>
          <w:szCs w:val="24"/>
        </w:rPr>
      </w:pPr>
    </w:p>
    <w:p w14:paraId="68B852B7" w14:textId="77777777" w:rsidR="001E08FA" w:rsidRPr="001E08FA" w:rsidRDefault="001E08FA" w:rsidP="001E08FA">
      <w:pPr>
        <w:pStyle w:val="21"/>
        <w:jc w:val="center"/>
        <w:rPr>
          <w:ins w:id="43" w:author="1" w:date="2026-09-22T13:04:00Z" w16du:dateUtc="2026-09-22T17:04:00Z"/>
          <w:b/>
          <w:sz w:val="24"/>
          <w:szCs w:val="24"/>
        </w:rPr>
      </w:pPr>
      <w:ins w:id="44" w:author="1" w:date="2026-09-22T13:04:00Z" w16du:dateUtc="2026-09-22T17:04:00Z">
        <w:r w:rsidRPr="001E08FA">
          <w:rPr>
            <w:sz w:val="24"/>
            <w:szCs w:val="24"/>
          </w:rPr>
          <w:t> </w:t>
        </w:r>
        <w:r w:rsidRPr="001E08FA">
          <w:rPr>
            <w:b/>
            <w:sz w:val="24"/>
            <w:szCs w:val="24"/>
          </w:rPr>
          <w:t>МУНИЦИПАЛЬНЫЙ СОВЕТ</w:t>
        </w:r>
      </w:ins>
    </w:p>
    <w:p w14:paraId="024A2381" w14:textId="77777777" w:rsidR="001E08FA" w:rsidRPr="001E08FA" w:rsidRDefault="001E08FA" w:rsidP="001E08FA">
      <w:pPr>
        <w:pStyle w:val="21"/>
        <w:jc w:val="center"/>
        <w:rPr>
          <w:ins w:id="45" w:author="1" w:date="2026-09-22T13:04:00Z" w16du:dateUtc="2026-09-22T17:04:00Z"/>
          <w:b/>
          <w:sz w:val="24"/>
          <w:szCs w:val="24"/>
        </w:rPr>
      </w:pPr>
      <w:ins w:id="46" w:author="1" w:date="2026-09-22T13:04:00Z" w16du:dateUtc="2026-09-22T17:04:00Z">
        <w:r w:rsidRPr="001E08FA">
          <w:rPr>
            <w:b/>
            <w:sz w:val="24"/>
            <w:szCs w:val="24"/>
          </w:rPr>
          <w:t>РЕШИЛ:</w:t>
        </w:r>
      </w:ins>
    </w:p>
    <w:p w14:paraId="7140CA5A" w14:textId="77777777" w:rsidR="001E08FA" w:rsidRPr="001E08FA" w:rsidRDefault="001E08FA" w:rsidP="001E08FA">
      <w:pPr>
        <w:pStyle w:val="21"/>
        <w:jc w:val="center"/>
        <w:rPr>
          <w:ins w:id="47" w:author="1" w:date="2026-09-22T13:04:00Z" w16du:dateUtc="2026-09-22T17:04:00Z"/>
          <w:b/>
          <w:sz w:val="24"/>
          <w:szCs w:val="24"/>
        </w:rPr>
      </w:pPr>
    </w:p>
    <w:p w14:paraId="5D9FCB44" w14:textId="77777777" w:rsidR="00F37F73" w:rsidRDefault="00F37F73" w:rsidP="00F37F73">
      <w:pPr>
        <w:numPr>
          <w:ilvl w:val="0"/>
          <w:numId w:val="18"/>
        </w:numPr>
        <w:ind w:left="0" w:firstLine="709"/>
        <w:jc w:val="both"/>
        <w:rPr>
          <w:ins w:id="48" w:author="1" w:date="2026-09-22T13:04:00Z" w16du:dateUtc="2026-09-22T17:04:00Z"/>
          <w:rFonts w:ascii="Times New Roman" w:hAnsi="Times New Roman" w:cs="Times New Roman"/>
          <w:sz w:val="24"/>
          <w:szCs w:val="24"/>
        </w:rPr>
      </w:pPr>
      <w:ins w:id="49" w:author="1" w:date="2026-09-22T13:04:00Z" w16du:dateUtc="2026-09-22T17:04:00Z">
        <w:r w:rsidRPr="00F37F73">
          <w:rPr>
            <w:rFonts w:ascii="Times New Roman" w:hAnsi="Times New Roman" w:cs="Times New Roman"/>
            <w:sz w:val="24"/>
            <w:szCs w:val="24"/>
          </w:rPr>
          <w:t>Внести следующие изменения в Положение «Об осуществлении благоустройства территории Внутригородского муниципального образования Санкт-Петербурга поселок Стрельна», утвержденное решением Муниципального Совета Муниципального образования поселок Стрельна от 05.09.2017 №56</w:t>
        </w:r>
        <w:r w:rsidR="000B0709">
          <w:rPr>
            <w:rFonts w:ascii="Times New Roman" w:hAnsi="Times New Roman" w:cs="Times New Roman"/>
            <w:sz w:val="24"/>
            <w:szCs w:val="24"/>
          </w:rPr>
          <w:t xml:space="preserve"> (далее – Положение)</w:t>
        </w:r>
        <w:r>
          <w:rPr>
            <w:rFonts w:ascii="Times New Roman" w:hAnsi="Times New Roman" w:cs="Times New Roman"/>
            <w:sz w:val="24"/>
            <w:szCs w:val="24"/>
          </w:rPr>
          <w:t>:</w:t>
        </w:r>
      </w:ins>
    </w:p>
    <w:p w14:paraId="5645E81D" w14:textId="77777777" w:rsidR="00F37F73" w:rsidRDefault="000B0709" w:rsidP="00FF542C">
      <w:pPr>
        <w:pStyle w:val="ListParagraph"/>
        <w:numPr>
          <w:ilvl w:val="0"/>
          <w:numId w:val="20"/>
        </w:numPr>
        <w:tabs>
          <w:tab w:val="left" w:pos="1134"/>
        </w:tabs>
        <w:ind w:left="0" w:firstLine="709"/>
        <w:jc w:val="both"/>
        <w:rPr>
          <w:ins w:id="50" w:author="1" w:date="2026-09-22T13:04:00Z" w16du:dateUtc="2026-09-22T17:04:00Z"/>
          <w:rFonts w:ascii="Times New Roman" w:hAnsi="Times New Roman"/>
          <w:sz w:val="24"/>
          <w:szCs w:val="24"/>
        </w:rPr>
      </w:pPr>
      <w:ins w:id="51" w:author="1" w:date="2026-09-22T13:04:00Z" w16du:dateUtc="2026-09-22T17:04:00Z">
        <w:r>
          <w:rPr>
            <w:rFonts w:ascii="Times New Roman" w:hAnsi="Times New Roman"/>
            <w:sz w:val="24"/>
            <w:szCs w:val="24"/>
          </w:rPr>
          <w:t>В пункте 1.4. Положения слова «</w:t>
        </w:r>
        <w:r w:rsidRPr="000B0709">
          <w:rPr>
            <w:rFonts w:ascii="Times New Roman" w:hAnsi="Times New Roman"/>
            <w:sz w:val="24"/>
            <w:szCs w:val="24"/>
          </w:rPr>
          <w:t>, а также за счет средств бюджета Санкт-Петербурга</w:t>
        </w:r>
        <w:r>
          <w:rPr>
            <w:rFonts w:ascii="Times New Roman" w:hAnsi="Times New Roman"/>
            <w:sz w:val="24"/>
            <w:szCs w:val="24"/>
          </w:rPr>
          <w:t>» исключить.</w:t>
        </w:r>
      </w:ins>
    </w:p>
    <w:p w14:paraId="52E67667" w14:textId="77777777" w:rsidR="00F37F73" w:rsidRDefault="00FF542C" w:rsidP="00FF542C">
      <w:pPr>
        <w:pStyle w:val="ListParagraph"/>
        <w:numPr>
          <w:ilvl w:val="0"/>
          <w:numId w:val="20"/>
        </w:numPr>
        <w:tabs>
          <w:tab w:val="left" w:pos="1134"/>
        </w:tabs>
        <w:ind w:left="0" w:firstLine="709"/>
        <w:jc w:val="both"/>
        <w:rPr>
          <w:ins w:id="52" w:author="1" w:date="2026-09-22T13:04:00Z" w16du:dateUtc="2026-09-22T17:04:00Z"/>
          <w:rFonts w:ascii="Times New Roman" w:hAnsi="Times New Roman"/>
          <w:sz w:val="24"/>
          <w:szCs w:val="24"/>
        </w:rPr>
      </w:pPr>
      <w:ins w:id="53" w:author="1" w:date="2026-09-22T13:04:00Z" w16du:dateUtc="2026-09-22T17:04:00Z">
        <w:r w:rsidRPr="00FF542C">
          <w:rPr>
            <w:rFonts w:ascii="Times New Roman" w:hAnsi="Times New Roman"/>
            <w:sz w:val="24"/>
            <w:szCs w:val="24"/>
          </w:rPr>
          <w:t xml:space="preserve">Пункт </w:t>
        </w:r>
        <w:r>
          <w:rPr>
            <w:rFonts w:ascii="Times New Roman" w:hAnsi="Times New Roman"/>
            <w:sz w:val="24"/>
            <w:szCs w:val="24"/>
          </w:rPr>
          <w:t>2.5.1. Положения дополнить словом «уличная» перед словом «мебель».</w:t>
        </w:r>
      </w:ins>
    </w:p>
    <w:p w14:paraId="6E592D66" w14:textId="77777777" w:rsidR="00FF542C" w:rsidRDefault="00FF542C" w:rsidP="00FF542C">
      <w:pPr>
        <w:pStyle w:val="ListParagraph"/>
        <w:numPr>
          <w:ilvl w:val="0"/>
          <w:numId w:val="20"/>
        </w:numPr>
        <w:tabs>
          <w:tab w:val="left" w:pos="1134"/>
        </w:tabs>
        <w:ind w:left="0" w:firstLine="709"/>
        <w:jc w:val="both"/>
        <w:rPr>
          <w:ins w:id="54" w:author="1" w:date="2026-09-22T13:04:00Z" w16du:dateUtc="2026-09-22T17:04:00Z"/>
          <w:rFonts w:ascii="Times New Roman" w:hAnsi="Times New Roman"/>
          <w:sz w:val="24"/>
          <w:szCs w:val="24"/>
        </w:rPr>
      </w:pPr>
      <w:ins w:id="55" w:author="1" w:date="2026-09-22T13:04:00Z" w16du:dateUtc="2026-09-22T17:04:00Z">
        <w:r>
          <w:rPr>
            <w:rFonts w:ascii="Times New Roman" w:hAnsi="Times New Roman"/>
            <w:sz w:val="24"/>
            <w:szCs w:val="24"/>
          </w:rPr>
          <w:t>Пункт 2.5.3. Положения дополнить словом «уличной» перед словом «мебели».</w:t>
        </w:r>
      </w:ins>
    </w:p>
    <w:p w14:paraId="6E2F960B" w14:textId="77777777" w:rsidR="00FF542C" w:rsidRDefault="00FF542C" w:rsidP="00FF542C">
      <w:pPr>
        <w:pStyle w:val="ListParagraph"/>
        <w:numPr>
          <w:ilvl w:val="0"/>
          <w:numId w:val="20"/>
        </w:numPr>
        <w:tabs>
          <w:tab w:val="left" w:pos="1134"/>
        </w:tabs>
        <w:ind w:left="0" w:firstLine="709"/>
        <w:jc w:val="both"/>
        <w:rPr>
          <w:ins w:id="56" w:author="1" w:date="2026-09-22T13:04:00Z" w16du:dateUtc="2026-09-22T17:04:00Z"/>
          <w:rFonts w:ascii="Times New Roman" w:hAnsi="Times New Roman"/>
          <w:sz w:val="24"/>
          <w:szCs w:val="24"/>
        </w:rPr>
      </w:pPr>
      <w:ins w:id="57" w:author="1" w:date="2026-09-22T13:04:00Z" w16du:dateUtc="2026-09-22T17:04:00Z">
        <w:r w:rsidRPr="00FF542C">
          <w:rPr>
            <w:rFonts w:ascii="Times New Roman" w:hAnsi="Times New Roman"/>
            <w:sz w:val="24"/>
            <w:szCs w:val="24"/>
          </w:rPr>
          <w:t>Абзац 1 пункта 2.11.5 Положения после слов «местного значения» дополнить словами «, взамен уничтоженных или поврежденных»</w:t>
        </w:r>
        <w:r>
          <w:rPr>
            <w:rFonts w:ascii="Times New Roman" w:hAnsi="Times New Roman"/>
            <w:sz w:val="24"/>
            <w:szCs w:val="24"/>
          </w:rPr>
          <w:t>.</w:t>
        </w:r>
      </w:ins>
    </w:p>
    <w:p w14:paraId="329C04BB" w14:textId="77777777" w:rsidR="00F37F73" w:rsidRDefault="00FF542C" w:rsidP="00FF542C">
      <w:pPr>
        <w:pStyle w:val="ListParagraph"/>
        <w:numPr>
          <w:ilvl w:val="0"/>
          <w:numId w:val="20"/>
        </w:numPr>
        <w:tabs>
          <w:tab w:val="left" w:pos="1134"/>
        </w:tabs>
        <w:ind w:left="0" w:firstLine="709"/>
        <w:jc w:val="both"/>
        <w:rPr>
          <w:ins w:id="58" w:author="1" w:date="2026-09-22T13:04:00Z" w16du:dateUtc="2026-09-22T17:04:00Z"/>
          <w:rFonts w:ascii="Times New Roman" w:hAnsi="Times New Roman"/>
          <w:sz w:val="24"/>
          <w:szCs w:val="24"/>
        </w:rPr>
      </w:pPr>
      <w:ins w:id="59" w:author="1" w:date="2026-09-22T13:04:00Z" w16du:dateUtc="2026-09-22T17:04:00Z">
        <w:r>
          <w:rPr>
            <w:rFonts w:ascii="Times New Roman" w:hAnsi="Times New Roman"/>
            <w:sz w:val="24"/>
            <w:szCs w:val="24"/>
          </w:rPr>
          <w:t>Пункт 2.12.4. Положения исключить.</w:t>
        </w:r>
        <w:r w:rsidRPr="00FF542C">
          <w:rPr>
            <w:rFonts w:ascii="Times New Roman" w:hAnsi="Times New Roman"/>
            <w:sz w:val="24"/>
            <w:szCs w:val="24"/>
          </w:rPr>
          <w:t xml:space="preserve"> </w:t>
        </w:r>
      </w:ins>
    </w:p>
    <w:p w14:paraId="266E4098" w14:textId="77777777" w:rsidR="00FF542C" w:rsidRPr="00FF542C" w:rsidRDefault="00FF542C" w:rsidP="00FF542C">
      <w:pPr>
        <w:pStyle w:val="ListParagraph"/>
        <w:tabs>
          <w:tab w:val="left" w:pos="1134"/>
        </w:tabs>
        <w:ind w:left="709"/>
        <w:jc w:val="both"/>
        <w:rPr>
          <w:ins w:id="60" w:author="1" w:date="2026-09-22T13:04:00Z" w16du:dateUtc="2026-09-22T17:04:00Z"/>
          <w:rFonts w:ascii="Times New Roman" w:hAnsi="Times New Roman"/>
          <w:sz w:val="24"/>
          <w:szCs w:val="24"/>
        </w:rPr>
      </w:pPr>
    </w:p>
    <w:p w14:paraId="6EB0C5B5" w14:textId="77777777" w:rsidR="009C61C2" w:rsidRPr="00637047" w:rsidRDefault="001E08FA" w:rsidP="009C61C2">
      <w:pPr>
        <w:numPr>
          <w:ilvl w:val="0"/>
          <w:numId w:val="18"/>
        </w:numPr>
        <w:spacing w:after="240"/>
        <w:ind w:left="0" w:firstLine="709"/>
        <w:jc w:val="both"/>
        <w:rPr>
          <w:ins w:id="61" w:author="1" w:date="2026-09-22T13:04:00Z" w16du:dateUtc="2026-09-22T17:04:00Z"/>
          <w:rFonts w:ascii="Times New Roman" w:hAnsi="Times New Roman" w:cs="Times New Roman"/>
          <w:sz w:val="24"/>
          <w:szCs w:val="24"/>
        </w:rPr>
      </w:pPr>
      <w:ins w:id="62" w:author="1" w:date="2026-09-22T13:04:00Z" w16du:dateUtc="2026-09-22T17:04:00Z">
        <w:r w:rsidRPr="00637047">
          <w:rPr>
            <w:rFonts w:ascii="Times New Roman" w:hAnsi="Times New Roman" w:cs="Times New Roman"/>
            <w:sz w:val="24"/>
            <w:szCs w:val="24"/>
          </w:rPr>
          <w:t>Контроль за исполнением настоящего решения возложить на Главу Муниципального образования поселок Стрельна</w:t>
        </w:r>
        <w:r w:rsidRPr="00637047">
          <w:rPr>
            <w:rFonts w:ascii="Times New Roman" w:hAnsi="Times New Roman" w:cs="Times New Roman"/>
            <w:spacing w:val="-2"/>
            <w:sz w:val="24"/>
            <w:szCs w:val="24"/>
          </w:rPr>
          <w:t xml:space="preserve"> Беленкова Валерия Николаевича.                                                                         </w:t>
        </w:r>
      </w:ins>
    </w:p>
    <w:p w14:paraId="0E9D9D54" w14:textId="77777777" w:rsidR="001E08FA" w:rsidRPr="009C61C2" w:rsidRDefault="001E08FA" w:rsidP="009C61C2">
      <w:pPr>
        <w:numPr>
          <w:ilvl w:val="0"/>
          <w:numId w:val="18"/>
        </w:numPr>
        <w:spacing w:after="240"/>
        <w:ind w:left="0" w:firstLine="709"/>
        <w:jc w:val="both"/>
        <w:rPr>
          <w:ins w:id="63" w:author="1" w:date="2026-09-22T13:04:00Z" w16du:dateUtc="2026-09-22T17:04:00Z"/>
          <w:rFonts w:ascii="Times New Roman" w:hAnsi="Times New Roman" w:cs="Times New Roman"/>
          <w:sz w:val="24"/>
          <w:szCs w:val="24"/>
        </w:rPr>
      </w:pPr>
      <w:ins w:id="64" w:author="1" w:date="2026-09-22T13:04:00Z" w16du:dateUtc="2026-09-22T17:04:00Z">
        <w:r w:rsidRPr="009C61C2">
          <w:rPr>
            <w:rFonts w:ascii="Times New Roman" w:hAnsi="Times New Roman" w:cs="Times New Roman"/>
            <w:sz w:val="24"/>
            <w:szCs w:val="24"/>
          </w:rPr>
          <w:t xml:space="preserve">Настоящее решение вступает в силу со дня </w:t>
        </w:r>
        <w:r w:rsidR="009C61C2">
          <w:rPr>
            <w:rFonts w:ascii="Times New Roman" w:hAnsi="Times New Roman" w:cs="Times New Roman"/>
            <w:sz w:val="24"/>
            <w:szCs w:val="24"/>
          </w:rPr>
          <w:t xml:space="preserve">его </w:t>
        </w:r>
        <w:r w:rsidR="00637047">
          <w:rPr>
            <w:rFonts w:ascii="Times New Roman" w:hAnsi="Times New Roman" w:cs="Times New Roman"/>
            <w:sz w:val="24"/>
            <w:szCs w:val="24"/>
          </w:rPr>
          <w:t>официального опубликования (обнародования).</w:t>
        </w:r>
      </w:ins>
    </w:p>
    <w:p w14:paraId="4FA95AA2" w14:textId="77777777" w:rsidR="001E08FA" w:rsidRPr="001E08FA" w:rsidRDefault="001E08FA" w:rsidP="001E08FA">
      <w:pPr>
        <w:rPr>
          <w:ins w:id="65" w:author="1" w:date="2026-09-22T13:04:00Z" w16du:dateUtc="2026-09-22T17:04:00Z"/>
          <w:rFonts w:ascii="Times New Roman" w:hAnsi="Times New Roman" w:cs="Times New Roman"/>
          <w:sz w:val="24"/>
          <w:szCs w:val="24"/>
        </w:rPr>
      </w:pPr>
    </w:p>
    <w:p w14:paraId="2F06DEC1" w14:textId="77777777" w:rsidR="001E08FA" w:rsidRPr="001E08FA" w:rsidRDefault="001E08FA" w:rsidP="001E08FA">
      <w:pPr>
        <w:rPr>
          <w:ins w:id="66" w:author="1" w:date="2026-09-22T13:04:00Z" w16du:dateUtc="2026-09-22T17:04:00Z"/>
          <w:rFonts w:ascii="Times New Roman" w:hAnsi="Times New Roman" w:cs="Times New Roman"/>
          <w:sz w:val="24"/>
          <w:szCs w:val="24"/>
        </w:rPr>
      </w:pPr>
    </w:p>
    <w:p w14:paraId="359C6D27" w14:textId="77777777" w:rsidR="001E08FA" w:rsidRPr="001E08FA" w:rsidRDefault="001E08FA" w:rsidP="001E08FA">
      <w:pPr>
        <w:rPr>
          <w:ins w:id="67" w:author="1" w:date="2026-09-22T13:04:00Z" w16du:dateUtc="2026-09-22T17:04:00Z"/>
          <w:rFonts w:ascii="Times New Roman" w:hAnsi="Times New Roman" w:cs="Times New Roman"/>
          <w:sz w:val="24"/>
          <w:szCs w:val="24"/>
        </w:rPr>
      </w:pPr>
      <w:ins w:id="68" w:author="1" w:date="2026-09-22T13:04:00Z" w16du:dateUtc="2026-09-22T17:04:00Z">
        <w:r w:rsidRPr="001E08FA">
          <w:rPr>
            <w:rFonts w:ascii="Times New Roman" w:hAnsi="Times New Roman" w:cs="Times New Roman"/>
            <w:sz w:val="24"/>
            <w:szCs w:val="24"/>
          </w:rPr>
          <w:t xml:space="preserve">Глава Муниципального образования, </w:t>
        </w:r>
      </w:ins>
    </w:p>
    <w:p w14:paraId="4D143F3E" w14:textId="77777777" w:rsidR="001E08FA" w:rsidRPr="001E08FA" w:rsidRDefault="001E08FA" w:rsidP="001E08FA">
      <w:pPr>
        <w:rPr>
          <w:ins w:id="69" w:author="1" w:date="2026-09-22T13:04:00Z" w16du:dateUtc="2026-09-22T17:04:00Z"/>
          <w:rFonts w:ascii="Times New Roman" w:hAnsi="Times New Roman" w:cs="Times New Roman"/>
          <w:sz w:val="24"/>
          <w:szCs w:val="24"/>
        </w:rPr>
      </w:pPr>
      <w:ins w:id="70" w:author="1" w:date="2026-09-22T13:04:00Z" w16du:dateUtc="2026-09-22T17:04:00Z">
        <w:r w:rsidRPr="001E08FA">
          <w:rPr>
            <w:rFonts w:ascii="Times New Roman" w:hAnsi="Times New Roman" w:cs="Times New Roman"/>
            <w:sz w:val="24"/>
            <w:szCs w:val="24"/>
          </w:rPr>
          <w:t>исполняющий полномочия</w:t>
        </w:r>
      </w:ins>
    </w:p>
    <w:p w14:paraId="1CCB11B4" w14:textId="77777777" w:rsidR="001E08FA" w:rsidRPr="001E08FA" w:rsidRDefault="001E08FA" w:rsidP="001E08FA">
      <w:pPr>
        <w:rPr>
          <w:ins w:id="71" w:author="1" w:date="2026-09-22T13:04:00Z" w16du:dateUtc="2026-09-22T17:04:00Z"/>
          <w:rFonts w:ascii="Times New Roman" w:hAnsi="Times New Roman" w:cs="Times New Roman"/>
          <w:sz w:val="24"/>
          <w:szCs w:val="24"/>
        </w:rPr>
      </w:pPr>
      <w:ins w:id="72" w:author="1" w:date="2026-09-22T13:04:00Z" w16du:dateUtc="2026-09-22T17:04:00Z">
        <w:r w:rsidRPr="001E08FA">
          <w:rPr>
            <w:rFonts w:ascii="Times New Roman" w:hAnsi="Times New Roman" w:cs="Times New Roman"/>
            <w:sz w:val="24"/>
            <w:szCs w:val="24"/>
          </w:rPr>
          <w:t>председателя Муниципального Совета</w:t>
        </w:r>
        <w:r w:rsidRPr="001E08FA">
          <w:rPr>
            <w:rFonts w:ascii="Times New Roman" w:hAnsi="Times New Roman" w:cs="Times New Roman"/>
            <w:sz w:val="24"/>
            <w:szCs w:val="24"/>
          </w:rPr>
          <w:tab/>
        </w:r>
        <w:r w:rsidRPr="001E08FA">
          <w:rPr>
            <w:rFonts w:ascii="Times New Roman" w:hAnsi="Times New Roman" w:cs="Times New Roman"/>
            <w:sz w:val="24"/>
            <w:szCs w:val="24"/>
          </w:rPr>
          <w:tab/>
        </w:r>
        <w:r w:rsidRPr="001E08FA">
          <w:rPr>
            <w:rFonts w:ascii="Times New Roman" w:hAnsi="Times New Roman" w:cs="Times New Roman"/>
            <w:sz w:val="24"/>
            <w:szCs w:val="24"/>
          </w:rPr>
          <w:tab/>
          <w:t xml:space="preserve">                              В.Н. Беленков</w:t>
        </w:r>
      </w:ins>
    </w:p>
    <w:p w14:paraId="3572FA9C" w14:textId="77777777" w:rsidR="001E08FA" w:rsidRPr="001E08FA" w:rsidRDefault="001E08FA" w:rsidP="001E08FA">
      <w:pPr>
        <w:rPr>
          <w:ins w:id="73" w:author="1" w:date="2026-09-22T13:04:00Z" w16du:dateUtc="2026-09-22T17:04:00Z"/>
          <w:rFonts w:ascii="Times New Roman" w:hAnsi="Times New Roman" w:cs="Times New Roman"/>
          <w:sz w:val="24"/>
          <w:szCs w:val="24"/>
        </w:rPr>
      </w:pPr>
    </w:p>
    <w:p w14:paraId="610DB51D" w14:textId="72C1434D" w:rsidR="00DA4C60" w:rsidRDefault="00DA4C60" w:rsidP="00694A98">
      <w:pPr>
        <w:rPr>
          <w:del w:id="74" w:author="1" w:date="2026-09-22T13:04:00Z" w16du:dateUtc="2026-09-22T17:04:00Z"/>
          <w:b/>
          <w:bCs/>
          <w:lang w:val="en-US"/>
        </w:rPr>
      </w:pPr>
      <w:del w:id="75" w:author="1" w:date="2026-09-22T13:04:00Z" w16du:dateUtc="2026-09-22T17:04:00Z">
        <w:r w:rsidRPr="006777ED">
          <w:rPr>
            <w:b/>
            <w:bCs/>
            <w:lang w:val="en-US"/>
          </w:rPr>
          <w:delText>How do I see Quaker Life Representative Council</w:delText>
        </w:r>
        <w:r w:rsidR="00694A98" w:rsidRPr="006777ED">
          <w:rPr>
            <w:b/>
            <w:bCs/>
            <w:lang w:val="en-US"/>
          </w:rPr>
          <w:delText xml:space="preserve"> (QLRC)</w:delText>
        </w:r>
        <w:r w:rsidRPr="006777ED">
          <w:rPr>
            <w:b/>
            <w:bCs/>
            <w:lang w:val="en-US"/>
          </w:rPr>
          <w:delText>?</w:delText>
        </w:r>
      </w:del>
    </w:p>
    <w:p w14:paraId="65E9F432" w14:textId="77777777" w:rsidR="00DA4C60" w:rsidRPr="00694A98" w:rsidRDefault="00DA4C60" w:rsidP="00694A98">
      <w:pPr>
        <w:rPr>
          <w:del w:id="76" w:author="1" w:date="2026-09-22T13:04:00Z" w16du:dateUtc="2026-09-22T17:04:00Z"/>
          <w:lang w:val="en-US"/>
        </w:rPr>
      </w:pPr>
    </w:p>
    <w:p w14:paraId="5B4A1A1F" w14:textId="18757D09" w:rsidR="00DA4C60" w:rsidRPr="00694A98" w:rsidRDefault="00DA4C60" w:rsidP="00694A98">
      <w:pPr>
        <w:rPr>
          <w:del w:id="77" w:author="1" w:date="2026-09-22T13:04:00Z" w16du:dateUtc="2026-09-22T17:04:00Z"/>
          <w:lang w:val="en-US"/>
        </w:rPr>
      </w:pPr>
      <w:del w:id="78" w:author="1" w:date="2026-09-22T13:04:00Z" w16du:dateUtc="2026-09-22T17:04:00Z">
        <w:r w:rsidRPr="00694A98">
          <w:rPr>
            <w:lang w:val="en-US"/>
          </w:rPr>
          <w:delText xml:space="preserve">Take a moment to pause and imagine your ideal Quaker community…  What does it look like?  How do people behave?  What are the conversations about?  For me, the image that springs to mind looks very much like QLRC which offers opportunities for learning and deep reflection, some light-heartedness and, hopefully, growth on a personal as well as a community level.  The content of each gathering has an inspiring and motivating theme, reflecting the current </w:delText>
        </w:r>
        <w:r w:rsidR="00B72734" w:rsidRPr="00694A98">
          <w:rPr>
            <w:lang w:val="en-US"/>
          </w:rPr>
          <w:delText>needs,</w:delText>
        </w:r>
        <w:r w:rsidRPr="00694A98">
          <w:rPr>
            <w:lang w:val="en-US"/>
          </w:rPr>
          <w:delText xml:space="preserve"> and thinking of British Friends as a whole.  </w:delText>
        </w:r>
      </w:del>
    </w:p>
    <w:p w14:paraId="44D9100C" w14:textId="77777777" w:rsidR="00DA4C60" w:rsidRPr="00694A98" w:rsidRDefault="00DA4C60" w:rsidP="00694A98">
      <w:pPr>
        <w:rPr>
          <w:del w:id="79" w:author="1" w:date="2026-09-22T13:04:00Z" w16du:dateUtc="2026-09-22T17:04:00Z"/>
        </w:rPr>
      </w:pPr>
      <w:del w:id="80" w:author="1" w:date="2026-09-22T13:04:00Z" w16du:dateUtc="2026-09-22T17:04:00Z">
        <w:r w:rsidRPr="00694A98">
          <w:rPr>
            <w:lang w:val="en-US"/>
          </w:rPr>
          <w:delText>There is always plenty to take back to Area Meeting and we are encouraged to share our enthusiasms, all we have learned and our experiences as widely as we can.  But it is also important for bonding, for taking friendships deeper and for making new friends!  QLRC can be seen as an extended family, providing a safe space to explore the things that are eternal as well as those that are frivolous!</w:delText>
        </w:r>
      </w:del>
    </w:p>
    <w:p w14:paraId="56496EB4" w14:textId="77777777" w:rsidR="00DA4C60" w:rsidRPr="00694A98" w:rsidRDefault="00DA4C60" w:rsidP="00694A98">
      <w:pPr>
        <w:rPr>
          <w:del w:id="81" w:author="1" w:date="2026-09-22T13:04:00Z" w16du:dateUtc="2026-09-22T17:04:00Z"/>
        </w:rPr>
      </w:pPr>
      <w:del w:id="82" w:author="1" w:date="2026-09-22T13:04:00Z" w16du:dateUtc="2026-09-22T17:04:00Z">
        <w:r w:rsidRPr="00694A98">
          <w:rPr>
            <w:lang w:val="en-US"/>
          </w:rPr>
          <w:delText>I have now served three years as a deputy and have one more year as the representative for my AM.  The whole experience has been nothing but a joy and a privilege.  I am extremely thankful to my AM for this appointment and would unreservedly recommend it as a way to serve the AM, to consolidate one’s own faith and to discover more of the riches of living a Quaker Life!</w:delText>
        </w:r>
      </w:del>
    </w:p>
    <w:p w14:paraId="5A28E121" w14:textId="77777777" w:rsidR="00DA4C60" w:rsidRPr="006777ED" w:rsidRDefault="00DA4C60" w:rsidP="00694A98">
      <w:pPr>
        <w:rPr>
          <w:del w:id="83" w:author="1" w:date="2026-09-22T13:04:00Z" w16du:dateUtc="2026-09-22T17:04:00Z"/>
          <w:b/>
          <w:bCs/>
        </w:rPr>
      </w:pPr>
      <w:del w:id="84" w:author="1" w:date="2026-09-22T13:04:00Z" w16du:dateUtc="2026-09-22T17:04:00Z">
        <w:r w:rsidRPr="006777ED">
          <w:rPr>
            <w:b/>
            <w:bCs/>
            <w:lang w:val="en-US"/>
          </w:rPr>
          <w:delText>Meri Goad, East Scotland AM</w:delText>
        </w:r>
      </w:del>
    </w:p>
    <w:p w14:paraId="6D51A4D9" w14:textId="77777777" w:rsidR="00DA4C60" w:rsidRPr="00694A98" w:rsidRDefault="00DA4C60" w:rsidP="00694A98">
      <w:pPr>
        <w:rPr>
          <w:del w:id="85" w:author="1" w:date="2026-09-22T13:04:00Z" w16du:dateUtc="2026-09-22T17:04:00Z"/>
        </w:rPr>
      </w:pPr>
    </w:p>
    <w:p w14:paraId="702E0E51" w14:textId="6B031739" w:rsidR="00DA4C60" w:rsidRPr="00694A98" w:rsidRDefault="00DA4C60" w:rsidP="00694A98">
      <w:pPr>
        <w:rPr>
          <w:del w:id="86" w:author="1" w:date="2026-09-22T13:04:00Z" w16du:dateUtc="2026-09-22T17:04:00Z"/>
        </w:rPr>
      </w:pPr>
      <w:del w:id="87" w:author="1" w:date="2026-09-22T13:04:00Z" w16du:dateUtc="2026-09-22T17:04:00Z">
        <w:r w:rsidRPr="00694A98">
          <w:delText xml:space="preserve">I felt unsure about accepting the nomination to serve on QLRC. As I set off to Woodbrooke for the first time, local Friends seemed confident that I would be able to pick things up as I went along. I was a relatively new attender </w:delText>
        </w:r>
        <w:r w:rsidR="00D1019B" w:rsidRPr="00694A98">
          <w:delText>then,</w:delText>
        </w:r>
        <w:r w:rsidRPr="00694A98">
          <w:delText xml:space="preserve"> but I need not have worried. </w:delText>
        </w:r>
      </w:del>
    </w:p>
    <w:p w14:paraId="31E83270" w14:textId="4AE0DA7E" w:rsidR="00DA4C60" w:rsidRPr="00694A98" w:rsidRDefault="00DA4C60" w:rsidP="00694A98">
      <w:pPr>
        <w:rPr>
          <w:del w:id="88" w:author="1" w:date="2026-09-22T13:04:00Z" w16du:dateUtc="2026-09-22T17:04:00Z"/>
        </w:rPr>
      </w:pPr>
      <w:del w:id="89" w:author="1" w:date="2026-09-22T13:04:00Z" w16du:dateUtc="2026-09-22T17:04:00Z">
        <w:r w:rsidRPr="00694A98">
          <w:delText xml:space="preserve">Each QLRC meeting generates an astonishing sense of community that I have rarely experienced elsewhere. Being expected to be a two-way channel of communication between QLRC and Lancashire Central and North Area Meeting was daunting at </w:delText>
        </w:r>
        <w:r w:rsidR="00E2263D" w:rsidRPr="00694A98">
          <w:delText>first,</w:delText>
        </w:r>
        <w:r w:rsidRPr="00694A98">
          <w:delText xml:space="preserve"> but it has gradually become easier, as I have got to know my area meeting better. I have learned a great deal about the work of Quaker Life, coming to appreciate the wealth of expertise amongst the different Quaker Life staff and the creative ideas shared by representatives from other area meetings. I have been able to share many things with my own area meeting and point Friends in the right direction when needing particular support or resources. </w:delText>
        </w:r>
      </w:del>
    </w:p>
    <w:p w14:paraId="33E3B3A7" w14:textId="77777777" w:rsidR="00DA4C60" w:rsidRPr="00694A98" w:rsidRDefault="00DA4C60" w:rsidP="00694A98">
      <w:pPr>
        <w:rPr>
          <w:del w:id="90" w:author="1" w:date="2026-09-22T13:04:00Z" w16du:dateUtc="2026-09-22T17:04:00Z"/>
        </w:rPr>
      </w:pPr>
      <w:del w:id="91" w:author="1" w:date="2026-09-22T13:04:00Z" w16du:dateUtc="2026-09-22T17:04:00Z">
        <w:r w:rsidRPr="00694A98">
          <w:delText>I have realised the importance of QLRC in enabling Quaker Life staff to connect with Quakers across the UK, helping them to discern the right way forward for the work of different departments.  QLRC has also been a great opportunity for me to grow as a Quaker, through getting to know some wonderful Friends and finding unexpected opportunities for further service that have been just right for me.</w:delText>
        </w:r>
      </w:del>
    </w:p>
    <w:p w14:paraId="416FD3A7" w14:textId="77777777" w:rsidR="00DA4C60" w:rsidRPr="006777ED" w:rsidRDefault="00DA4C60" w:rsidP="00694A98">
      <w:pPr>
        <w:rPr>
          <w:del w:id="92" w:author="1" w:date="2026-09-22T13:04:00Z" w16du:dateUtc="2026-09-22T17:04:00Z"/>
          <w:b/>
          <w:bCs/>
        </w:rPr>
      </w:pPr>
      <w:del w:id="93" w:author="1" w:date="2026-09-22T13:04:00Z" w16du:dateUtc="2026-09-22T17:04:00Z">
        <w:r w:rsidRPr="006777ED">
          <w:rPr>
            <w:b/>
            <w:bCs/>
          </w:rPr>
          <w:delText>Kathy Chandler, Lancashire Central &amp; North AM</w:delText>
        </w:r>
      </w:del>
    </w:p>
    <w:p w14:paraId="7A177A2B" w14:textId="77777777" w:rsidR="00DA4C60" w:rsidRPr="00694A98" w:rsidRDefault="00DA4C60" w:rsidP="00694A98">
      <w:pPr>
        <w:rPr>
          <w:del w:id="94" w:author="1" w:date="2026-09-22T13:04:00Z" w16du:dateUtc="2026-09-22T17:04:00Z"/>
        </w:rPr>
      </w:pPr>
    </w:p>
    <w:p w14:paraId="71B6AEEA" w14:textId="77777777" w:rsidR="00DA4C60" w:rsidRPr="00694A98" w:rsidRDefault="009327BB" w:rsidP="00694A98">
      <w:pPr>
        <w:rPr>
          <w:del w:id="95" w:author="1" w:date="2026-09-22T13:04:00Z" w16du:dateUtc="2026-09-22T17:04:00Z"/>
        </w:rPr>
      </w:pPr>
      <w:del w:id="96" w:author="1" w:date="2026-09-22T13:04:00Z" w16du:dateUtc="2026-09-22T17:04:00Z">
        <w:r w:rsidRPr="00694A98">
          <w:delText>Like most Friends, when agreeing to be nominated to a particular role in Area Meeting</w:delText>
        </w:r>
        <w:r w:rsidR="003101C7" w:rsidRPr="00694A98">
          <w:delText xml:space="preserve"> a number of</w:delText>
        </w:r>
        <w:r w:rsidRPr="00694A98">
          <w:delText xml:space="preserve"> doubts and trepidations set in. What is </w:delText>
        </w:r>
        <w:r w:rsidR="003101C7" w:rsidRPr="00694A98">
          <w:delText xml:space="preserve">this </w:delText>
        </w:r>
        <w:r w:rsidRPr="00694A98">
          <w:delText xml:space="preserve">group I’m </w:delText>
        </w:r>
        <w:r w:rsidR="003101C7" w:rsidRPr="00694A98">
          <w:delText xml:space="preserve">being asked to </w:delText>
        </w:r>
        <w:r w:rsidRPr="00694A98">
          <w:delText>join? What are the other members like? Much weightier than me</w:delText>
        </w:r>
        <w:r w:rsidR="00E1053E" w:rsidRPr="00694A98">
          <w:delText>, no doubt</w:delText>
        </w:r>
        <w:r w:rsidR="003101C7" w:rsidRPr="00694A98">
          <w:delText>!</w:delText>
        </w:r>
        <w:r w:rsidRPr="00694A98">
          <w:delText xml:space="preserve"> How often do they meet? Does Area Meeting want a report after </w:delText>
        </w:r>
        <w:r w:rsidRPr="006904AB">
          <w:rPr>
            <w:bCs/>
            <w:i/>
            <w:iCs/>
          </w:rPr>
          <w:delText>e</w:delText>
        </w:r>
        <w:r w:rsidR="00E1053E" w:rsidRPr="006904AB">
          <w:rPr>
            <w:bCs/>
            <w:i/>
            <w:iCs/>
          </w:rPr>
          <w:delText>very</w:delText>
        </w:r>
        <w:r w:rsidRPr="006904AB">
          <w:rPr>
            <w:bCs/>
            <w:i/>
            <w:iCs/>
          </w:rPr>
          <w:delText xml:space="preserve"> </w:delText>
        </w:r>
        <w:r w:rsidRPr="00694A98">
          <w:delText xml:space="preserve">gathering? </w:delText>
        </w:r>
      </w:del>
    </w:p>
    <w:p w14:paraId="08614B69" w14:textId="77777777" w:rsidR="00DA4C60" w:rsidRPr="00694A98" w:rsidRDefault="009327BB" w:rsidP="00694A98">
      <w:pPr>
        <w:rPr>
          <w:del w:id="97" w:author="1" w:date="2026-09-22T13:04:00Z" w16du:dateUtc="2026-09-22T17:04:00Z"/>
        </w:rPr>
      </w:pPr>
      <w:del w:id="98" w:author="1" w:date="2026-09-22T13:04:00Z" w16du:dateUtc="2026-09-22T17:04:00Z">
        <w:r w:rsidRPr="00694A98">
          <w:delText xml:space="preserve">How can </w:delText>
        </w:r>
        <w:r w:rsidR="00E1053E" w:rsidRPr="00694A98">
          <w:delText xml:space="preserve">I </w:delText>
        </w:r>
        <w:r w:rsidR="003101C7" w:rsidRPr="00694A98">
          <w:delText xml:space="preserve">possibly </w:delText>
        </w:r>
        <w:r w:rsidRPr="00694A98">
          <w:delText xml:space="preserve">share the personal, spiritual and information </w:delText>
        </w:r>
        <w:r w:rsidR="003101C7" w:rsidRPr="00694A98">
          <w:delText>exchange</w:delText>
        </w:r>
        <w:r w:rsidRPr="00694A98">
          <w:delText xml:space="preserve"> experiences of a weekend with over a hundred Quakers </w:delText>
        </w:r>
        <w:r w:rsidR="00E1053E" w:rsidRPr="00694A98">
          <w:delText xml:space="preserve">in a few short moments allocated to me in </w:delText>
        </w:r>
        <w:r w:rsidRPr="00694A98">
          <w:delText xml:space="preserve">a busy </w:delText>
        </w:r>
        <w:r w:rsidR="003101C7" w:rsidRPr="00694A98">
          <w:delText xml:space="preserve">Area </w:delText>
        </w:r>
        <w:r w:rsidRPr="00694A98">
          <w:delText xml:space="preserve">business meeting? </w:delText>
        </w:r>
        <w:r w:rsidR="003101C7" w:rsidRPr="00694A98">
          <w:delText xml:space="preserve"> But </w:delText>
        </w:r>
        <w:r w:rsidRPr="00694A98">
          <w:delText xml:space="preserve">I’m a veteran now. In the final year of my second term. And it gets better all the time. From the start, the </w:delText>
        </w:r>
        <w:r w:rsidR="00E1053E" w:rsidRPr="00694A98">
          <w:delText xml:space="preserve">friendship and good </w:delText>
        </w:r>
        <w:r w:rsidRPr="00694A98">
          <w:delText xml:space="preserve">companionship at meals and in home group sessions has been </w:delText>
        </w:r>
        <w:r w:rsidR="00E1053E" w:rsidRPr="00694A98">
          <w:delText xml:space="preserve">the most </w:delText>
        </w:r>
        <w:r w:rsidRPr="00694A98">
          <w:delText>important aspect for me. Being with so many people who</w:delText>
        </w:r>
        <w:r w:rsidR="00E1053E" w:rsidRPr="00694A98">
          <w:delText xml:space="preserve"> share my passion for faith and Quakerism, who listen to me, </w:delText>
        </w:r>
        <w:r w:rsidRPr="00694A98">
          <w:delText xml:space="preserve">and who are keen </w:delText>
        </w:r>
        <w:r w:rsidR="00AE656A" w:rsidRPr="00694A98">
          <w:delText xml:space="preserve">to </w:delText>
        </w:r>
        <w:r w:rsidRPr="00694A98">
          <w:delText>share their spiritual stories and journeys</w:delText>
        </w:r>
        <w:r w:rsidR="00E1053E" w:rsidRPr="00694A98">
          <w:delText xml:space="preserve"> inspires and encourages me to be open</w:delText>
        </w:r>
        <w:r w:rsidR="00AE656A" w:rsidRPr="00694A98">
          <w:delText xml:space="preserve"> and strong </w:delText>
        </w:r>
        <w:r w:rsidR="00E1053E" w:rsidRPr="00694A98">
          <w:delText xml:space="preserve">in sharing my journey. Hearing what Quaker Life staff have been doing in the world on our behalf reassures me that the Quaker message and Quaker way of doing things is being broadcast beyond our Meetings. </w:delText>
        </w:r>
        <w:r w:rsidRPr="00694A98">
          <w:delText xml:space="preserve"> </w:delText>
        </w:r>
      </w:del>
    </w:p>
    <w:p w14:paraId="1796AD20" w14:textId="64102BEE" w:rsidR="00877DC5" w:rsidRPr="00694A98" w:rsidRDefault="00AE656A" w:rsidP="00694A98">
      <w:pPr>
        <w:rPr>
          <w:del w:id="99" w:author="1" w:date="2026-09-22T13:04:00Z" w16du:dateUtc="2026-09-22T17:04:00Z"/>
        </w:rPr>
      </w:pPr>
      <w:del w:id="100" w:author="1" w:date="2026-09-22T13:04:00Z" w16du:dateUtc="2026-09-22T17:04:00Z">
        <w:r w:rsidRPr="00694A98">
          <w:delText>And my Area Meeting listens. They enjoy reading</w:delText>
        </w:r>
        <w:r w:rsidR="007E409C" w:rsidRPr="00694A98">
          <w:delText xml:space="preserve"> my</w:delText>
        </w:r>
        <w:r w:rsidRPr="00694A98">
          <w:delText xml:space="preserve"> reports which are factual, but also impressionistic and lively. They appreciate hearing about </w:delText>
        </w:r>
        <w:r w:rsidR="007E409C" w:rsidRPr="00694A98">
          <w:delText xml:space="preserve">the support and </w:delText>
        </w:r>
        <w:r w:rsidRPr="00694A98">
          <w:delText xml:space="preserve">new </w:delText>
        </w:r>
        <w:r w:rsidR="007E409C" w:rsidRPr="00694A98">
          <w:delText>services available from Friends House. So, if asked to take on Quaker Life Representative Council as part of your journey into service, say YES!</w:delText>
        </w:r>
        <w:r w:rsidR="003101C7" w:rsidRPr="00694A98">
          <w:delText xml:space="preserve"> </w:delText>
        </w:r>
      </w:del>
    </w:p>
    <w:p w14:paraId="0A7C5E06" w14:textId="77777777" w:rsidR="003101C7" w:rsidRPr="006777ED" w:rsidRDefault="003101C7" w:rsidP="00694A98">
      <w:pPr>
        <w:rPr>
          <w:del w:id="101" w:author="1" w:date="2026-09-22T13:04:00Z" w16du:dateUtc="2026-09-22T17:04:00Z"/>
          <w:b/>
          <w:bCs/>
        </w:rPr>
      </w:pPr>
      <w:del w:id="102" w:author="1" w:date="2026-09-22T13:04:00Z" w16du:dateUtc="2026-09-22T17:04:00Z">
        <w:r w:rsidRPr="006777ED">
          <w:rPr>
            <w:b/>
            <w:bCs/>
          </w:rPr>
          <w:delText>Michael Long</w:delText>
        </w:r>
        <w:r w:rsidR="00DA4C60" w:rsidRPr="006777ED">
          <w:rPr>
            <w:b/>
            <w:bCs/>
          </w:rPr>
          <w:delText xml:space="preserve">, </w:delText>
        </w:r>
        <w:r w:rsidRPr="006777ED">
          <w:rPr>
            <w:b/>
            <w:bCs/>
          </w:rPr>
          <w:delText>Northumbria AM</w:delText>
        </w:r>
      </w:del>
    </w:p>
    <w:p w14:paraId="602FC4E6" w14:textId="77777777" w:rsidR="00DA4C60" w:rsidRPr="00694A98" w:rsidRDefault="00DA4C60" w:rsidP="00694A98">
      <w:pPr>
        <w:rPr>
          <w:del w:id="103" w:author="1" w:date="2026-09-22T13:04:00Z" w16du:dateUtc="2026-09-22T17:04:00Z"/>
        </w:rPr>
      </w:pPr>
    </w:p>
    <w:p w14:paraId="23A198A7" w14:textId="77777777" w:rsidR="00DA4C60" w:rsidRPr="00694A98" w:rsidRDefault="00DA4C60" w:rsidP="00694A98">
      <w:pPr>
        <w:rPr>
          <w:del w:id="104" w:author="1" w:date="2026-09-22T13:04:00Z" w16du:dateUtc="2026-09-22T17:04:00Z"/>
        </w:rPr>
      </w:pPr>
      <w:del w:id="105" w:author="1" w:date="2026-09-22T13:04:00Z" w16du:dateUtc="2026-09-22T17:04:00Z">
        <w:r w:rsidRPr="00694A98">
          <w:delText xml:space="preserve">I always look forward to QLRC - the people, the place, the ideas, the worship, the home groups, the entertainment. It’s hard to explain how all these things come together to make a truly magical experience - every time. </w:delText>
        </w:r>
      </w:del>
    </w:p>
    <w:p w14:paraId="096A0421" w14:textId="689C91B7" w:rsidR="00DA4C60" w:rsidRPr="00694A98" w:rsidRDefault="00DA4C60" w:rsidP="00694A98">
      <w:pPr>
        <w:rPr>
          <w:del w:id="106" w:author="1" w:date="2026-09-22T13:04:00Z" w16du:dateUtc="2026-09-22T17:04:00Z"/>
        </w:rPr>
      </w:pPr>
      <w:del w:id="107" w:author="1" w:date="2026-09-22T13:04:00Z" w16du:dateUtc="2026-09-22T17:04:00Z">
        <w:r w:rsidRPr="00694A98">
          <w:delText xml:space="preserve">Then one time I arrived in a foul mood, angry about things that happened at home and expecting the mood of QLRC to be rather irritating. As soon as I arrived, someone spotted that I was not myself - a hug and gentle listening, a group helping someone else and by the end of the evening I felt at home with Friends again - still angry about things outside - held in the </w:delText>
        </w:r>
        <w:r w:rsidR="00E2263D" w:rsidRPr="00694A98">
          <w:delText>light,</w:delText>
        </w:r>
        <w:r w:rsidRPr="00694A98">
          <w:delText xml:space="preserve"> nevertheless. Please decide to go. Every time I have come home refreshed, sometimes much more than that.</w:delText>
        </w:r>
      </w:del>
    </w:p>
    <w:p w14:paraId="432D2813" w14:textId="77777777" w:rsidR="00DA4C60" w:rsidRPr="006777ED" w:rsidRDefault="00DA4C60" w:rsidP="00694A98">
      <w:pPr>
        <w:rPr>
          <w:del w:id="108" w:author="1" w:date="2026-09-22T13:04:00Z" w16du:dateUtc="2026-09-22T17:04:00Z"/>
          <w:b/>
          <w:bCs/>
        </w:rPr>
      </w:pPr>
      <w:del w:id="109" w:author="1" w:date="2026-09-22T13:04:00Z" w16du:dateUtc="2026-09-22T17:04:00Z">
        <w:r w:rsidRPr="006777ED">
          <w:rPr>
            <w:b/>
            <w:bCs/>
          </w:rPr>
          <w:delText>Isobel Dunbar, Hardshaw &amp; Mann AM</w:delText>
        </w:r>
      </w:del>
    </w:p>
    <w:p w14:paraId="366742AF" w14:textId="77777777" w:rsidR="00DA4C60" w:rsidRPr="00694A98" w:rsidRDefault="00DA4C60" w:rsidP="00694A98">
      <w:pPr>
        <w:rPr>
          <w:del w:id="110" w:author="1" w:date="2026-09-22T13:04:00Z" w16du:dateUtc="2026-09-22T17:04:00Z"/>
        </w:rPr>
      </w:pPr>
    </w:p>
    <w:p w14:paraId="32760EFD" w14:textId="4D649BA9" w:rsidR="00DA4C60" w:rsidRDefault="00DA4C60" w:rsidP="00694A98">
      <w:pPr>
        <w:rPr>
          <w:del w:id="111" w:author="1" w:date="2026-09-22T13:04:00Z" w16du:dateUtc="2026-09-22T17:04:00Z"/>
        </w:rPr>
      </w:pPr>
    </w:p>
    <w:p w14:paraId="78EB99FC" w14:textId="77777777" w:rsidR="009A7224" w:rsidRDefault="009A7224" w:rsidP="009A7224">
      <w:pPr>
        <w:rPr>
          <w:del w:id="112" w:author="1" w:date="2026-09-22T13:04:00Z" w16du:dateUtc="2026-09-22T17:04:00Z"/>
        </w:rPr>
      </w:pPr>
    </w:p>
    <w:p w14:paraId="0EC720B4" w14:textId="083E4CCC" w:rsidR="009A7224" w:rsidRPr="001E08FA" w:rsidRDefault="009A7224" w:rsidP="00FF542C">
      <w:pPr>
        <w:autoSpaceDE w:val="0"/>
        <w:rPr>
          <w:rFonts w:ascii="Times New Roman" w:hAnsi="Times New Roman"/>
          <w:sz w:val="24"/>
          <w:rPrChange w:id="113" w:author="1" w:date="2026-09-22T13:04:00Z" w16du:dateUtc="2026-09-22T17:04:00Z">
            <w:rPr>
              <w:rFonts w:ascii="Arial" w:hAnsi="Arial" w:cs="Arial"/>
            </w:rPr>
          </w:rPrChange>
        </w:rPr>
        <w:pPrChange w:id="114" w:author="1" w:date="2026-09-22T13:04:00Z" w16du:dateUtc="2026-09-22T17:04:00Z">
          <w:pPr>
            <w:tabs>
              <w:tab w:val="left" w:pos="8820"/>
            </w:tabs>
          </w:pPr>
        </w:pPrChange>
      </w:pPr>
      <w:del w:id="115" w:author="1" w:date="2026-09-22T13:04:00Z" w16du:dateUtc="2026-09-22T17:04:00Z">
        <w:r>
          <w:tab/>
        </w:r>
      </w:del>
    </w:p>
    <w:sectPr w:rsidR="009A7224" w:rsidRPr="001E08FA" w:rsidSect="006E54AE">
      <w:headerReference w:type="default" r:id="rId12"/>
      <w:footerReference w:type="default" r:id="rId13"/>
      <w:pgSz w:w="11906" w:h="16838"/>
      <w:pgMar w:top="1079" w:right="850" w:bottom="1134" w:left="1440" w:header="708" w:footer="708" w:gutter="0"/>
      <w:cols w:space="708"/>
      <w:docGrid w:linePitch="360"/>
      <w:sectPrChange w:id="122" w:author="1" w:date="2026-09-22T13:04:00Z" w16du:dateUtc="2026-09-22T17:04:00Z">
        <w:sectPr w:rsidR="009A7224" w:rsidRPr="001E08FA" w:rsidSect="006E54AE">
          <w:pgMar w:top="720" w:right="720" w:bottom="720" w:left="720"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D727AA" w14:textId="77777777" w:rsidR="006531CE" w:rsidRDefault="006531CE" w:rsidP="00866351">
      <w:pPr>
        <w:pPrChange w:id="12" w:author="1" w:date="2026-09-22T13:04:00Z" w16du:dateUtc="2026-09-22T17:04:00Z">
          <w:pPr>
            <w:spacing w:after="0" w:line="240" w:lineRule="auto"/>
          </w:pPr>
        </w:pPrChange>
      </w:pPr>
      <w:r>
        <w:separator/>
      </w:r>
    </w:p>
  </w:endnote>
  <w:endnote w:type="continuationSeparator" w:id="0">
    <w:p w14:paraId="23066629" w14:textId="77777777" w:rsidR="006531CE" w:rsidRDefault="006531CE" w:rsidP="00866351">
      <w:pPr>
        <w:pPrChange w:id="13" w:author="1" w:date="2026-09-22T13:04:00Z" w16du:dateUtc="2026-09-22T17:04: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4FDEC1" w14:textId="44A3851B" w:rsidR="009A7224" w:rsidRDefault="00BF12A7" w:rsidP="009A7224">
    <w:pPr>
      <w:jc w:val="right"/>
      <w:rPr>
        <w:del w:id="117" w:author="1" w:date="2026-09-22T13:04:00Z" w16du:dateUtc="2026-09-22T17:04:00Z"/>
      </w:rPr>
    </w:pPr>
    <w:del w:id="118" w:author="1" w:date="2026-09-22T13:04:00Z" w16du:dateUtc="2026-09-22T17:04:00Z">
      <w:r w:rsidRPr="009A7224">
        <w:rPr>
          <w:lang w:val="en-US"/>
        </w:rPr>
        <w:delText xml:space="preserve">Document reviewed </w:delText>
      </w:r>
      <w:r w:rsidRPr="009A7224">
        <w:delText>January 2024</w:delText>
      </w:r>
    </w:del>
  </w:p>
  <w:p w14:paraId="55A63577" w14:textId="133B8451" w:rsidR="00755524" w:rsidRPr="009A7224" w:rsidRDefault="009A7224" w:rsidP="009A7224">
    <w:pPr>
      <w:jc w:val="right"/>
      <w:rPr>
        <w:del w:id="119" w:author="1" w:date="2026-09-22T13:04:00Z" w16du:dateUtc="2026-09-22T17:04:00Z"/>
      </w:rPr>
    </w:pPr>
    <w:del w:id="120" w:author="1" w:date="2026-09-22T13:04:00Z" w16du:dateUtc="2026-09-22T17:04:00Z">
      <w:r w:rsidRPr="009A7224">
        <w:rPr>
          <w:i/>
          <w:iCs/>
          <w:lang w:val="en-US"/>
        </w:rPr>
        <w:delText>[Feedback from Representatives attending residential weekend Representative Council]</w:delText>
      </w:r>
    </w:del>
  </w:p>
  <w:p w14:paraId="4D455FF1" w14:textId="77777777" w:rsidR="00755524" w:rsidRDefault="00755524">
    <w:pPr>
      <w:pStyle w:val="BodyTextIndentChar"/>
      <w:pPrChange w:id="121" w:author="1" w:date="2026-09-22T13:04:00Z" w16du:dateUtc="2026-09-22T17:04: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F0D580" w14:textId="77777777" w:rsidR="006531CE" w:rsidRDefault="006531CE" w:rsidP="00866351">
      <w:pPr>
        <w:pPrChange w:id="10" w:author="1" w:date="2026-09-22T13:04:00Z" w16du:dateUtc="2026-09-22T17:04:00Z">
          <w:pPr>
            <w:spacing w:after="0" w:line="240" w:lineRule="auto"/>
          </w:pPr>
        </w:pPrChange>
      </w:pPr>
      <w:r>
        <w:separator/>
      </w:r>
    </w:p>
  </w:footnote>
  <w:footnote w:type="continuationSeparator" w:id="0">
    <w:p w14:paraId="23FF29D5" w14:textId="77777777" w:rsidR="006531CE" w:rsidRDefault="006531CE" w:rsidP="00866351">
      <w:pPr>
        <w:pPrChange w:id="11" w:author="1" w:date="2026-09-22T13:04:00Z" w16du:dateUtc="2026-09-22T17:04: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0673DA" w14:textId="77777777" w:rsidR="00DE436F" w:rsidRDefault="00DE436F">
    <w:pPr>
      <w:pStyle w:val="21"/>
      <w:pPrChange w:id="116" w:author="1" w:date="2026-09-22T13:04:00Z" w16du:dateUtc="2026-09-22T17:04: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A2696"/>
    <w:multiLevelType w:val="hybridMultilevel"/>
    <w:tmpl w:val="704EF3E6"/>
    <w:lvl w:ilvl="0" w:tplc="A99AFDC8">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 w15:restartNumberingAfterBreak="0">
    <w:nsid w:val="084C027F"/>
    <w:multiLevelType w:val="hybridMultilevel"/>
    <w:tmpl w:val="26F4B4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FB353A"/>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CFE1C0A"/>
    <w:multiLevelType w:val="multilevel"/>
    <w:tmpl w:val="29A03F5C"/>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1440"/>
        </w:tabs>
        <w:ind w:left="1440" w:hanging="360"/>
      </w:pPr>
      <w:rPr>
        <w:rFonts w:hint="default"/>
        <w:b w:val="0"/>
      </w:rPr>
    </w:lvl>
    <w:lvl w:ilvl="2">
      <w:start w:val="1"/>
      <w:numFmt w:val="decimal"/>
      <w:lvlText w:val="%1.%2.%3."/>
      <w:lvlJc w:val="left"/>
      <w:pPr>
        <w:tabs>
          <w:tab w:val="num" w:pos="2880"/>
        </w:tabs>
        <w:ind w:left="2880" w:hanging="720"/>
      </w:pPr>
      <w:rPr>
        <w:rFonts w:hint="default"/>
        <w:b/>
      </w:rPr>
    </w:lvl>
    <w:lvl w:ilvl="3">
      <w:start w:val="1"/>
      <w:numFmt w:val="decimal"/>
      <w:lvlText w:val="%1.%2.%3.%4."/>
      <w:lvlJc w:val="left"/>
      <w:pPr>
        <w:tabs>
          <w:tab w:val="num" w:pos="3960"/>
        </w:tabs>
        <w:ind w:left="3960" w:hanging="720"/>
      </w:pPr>
      <w:rPr>
        <w:rFonts w:hint="default"/>
        <w:b/>
      </w:rPr>
    </w:lvl>
    <w:lvl w:ilvl="4">
      <w:start w:val="1"/>
      <w:numFmt w:val="decimal"/>
      <w:lvlText w:val="%1.%2.%3.%4.%5."/>
      <w:lvlJc w:val="left"/>
      <w:pPr>
        <w:tabs>
          <w:tab w:val="num" w:pos="5400"/>
        </w:tabs>
        <w:ind w:left="5400" w:hanging="1080"/>
      </w:pPr>
      <w:rPr>
        <w:rFonts w:hint="default"/>
        <w:b/>
      </w:rPr>
    </w:lvl>
    <w:lvl w:ilvl="5">
      <w:start w:val="1"/>
      <w:numFmt w:val="decimal"/>
      <w:lvlText w:val="%1.%2.%3.%4.%5.%6."/>
      <w:lvlJc w:val="left"/>
      <w:pPr>
        <w:tabs>
          <w:tab w:val="num" w:pos="6480"/>
        </w:tabs>
        <w:ind w:left="6480" w:hanging="1080"/>
      </w:pPr>
      <w:rPr>
        <w:rFonts w:hint="default"/>
        <w:b/>
      </w:rPr>
    </w:lvl>
    <w:lvl w:ilvl="6">
      <w:start w:val="1"/>
      <w:numFmt w:val="decimal"/>
      <w:lvlText w:val="%1.%2.%3.%4.%5.%6.%7."/>
      <w:lvlJc w:val="left"/>
      <w:pPr>
        <w:tabs>
          <w:tab w:val="num" w:pos="7920"/>
        </w:tabs>
        <w:ind w:left="7920" w:hanging="1440"/>
      </w:pPr>
      <w:rPr>
        <w:rFonts w:hint="default"/>
        <w:b/>
      </w:rPr>
    </w:lvl>
    <w:lvl w:ilvl="7">
      <w:start w:val="1"/>
      <w:numFmt w:val="decimal"/>
      <w:lvlText w:val="%1.%2.%3.%4.%5.%6.%7.%8."/>
      <w:lvlJc w:val="left"/>
      <w:pPr>
        <w:tabs>
          <w:tab w:val="num" w:pos="9000"/>
        </w:tabs>
        <w:ind w:left="9000" w:hanging="1440"/>
      </w:pPr>
      <w:rPr>
        <w:rFonts w:hint="default"/>
        <w:b/>
      </w:rPr>
    </w:lvl>
    <w:lvl w:ilvl="8">
      <w:start w:val="1"/>
      <w:numFmt w:val="decimal"/>
      <w:lvlText w:val="%1.%2.%3.%4.%5.%6.%7.%8.%9."/>
      <w:lvlJc w:val="left"/>
      <w:pPr>
        <w:tabs>
          <w:tab w:val="num" w:pos="10440"/>
        </w:tabs>
        <w:ind w:left="10440" w:hanging="1800"/>
      </w:pPr>
      <w:rPr>
        <w:rFonts w:hint="default"/>
        <w:b/>
      </w:rPr>
    </w:lvl>
  </w:abstractNum>
  <w:abstractNum w:abstractNumId="4" w15:restartNumberingAfterBreak="0">
    <w:nsid w:val="0F235899"/>
    <w:multiLevelType w:val="multilevel"/>
    <w:tmpl w:val="71D8F96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70"/>
        </w:tabs>
        <w:ind w:left="107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F2D6818"/>
    <w:multiLevelType w:val="hybridMultilevel"/>
    <w:tmpl w:val="3C8C40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7CA5DE9"/>
    <w:multiLevelType w:val="multilevel"/>
    <w:tmpl w:val="054C828A"/>
    <w:lvl w:ilvl="0">
      <w:start w:val="2"/>
      <w:numFmt w:val="decimal"/>
      <w:lvlText w:val="%1"/>
      <w:lvlJc w:val="left"/>
      <w:pPr>
        <w:tabs>
          <w:tab w:val="num" w:pos="600"/>
        </w:tabs>
        <w:ind w:left="600" w:hanging="600"/>
      </w:pPr>
      <w:rPr>
        <w:rFonts w:hint="default"/>
      </w:rPr>
    </w:lvl>
    <w:lvl w:ilvl="1">
      <w:start w:val="1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DE44539"/>
    <w:multiLevelType w:val="multilevel"/>
    <w:tmpl w:val="D6A4F1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928"/>
        </w:tabs>
        <w:ind w:left="928"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2E35708B"/>
    <w:multiLevelType w:val="hybridMultilevel"/>
    <w:tmpl w:val="FCA28C66"/>
    <w:lvl w:ilvl="0" w:tplc="8D961832">
      <w:start w:val="1"/>
      <w:numFmt w:val="decimal"/>
      <w:lvlText w:val="%1."/>
      <w:lvlJc w:val="left"/>
      <w:pPr>
        <w:ind w:left="1617" w:hanging="1050"/>
      </w:pPr>
      <w:rPr>
        <w:rFonts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2FB50155"/>
    <w:multiLevelType w:val="hybridMultilevel"/>
    <w:tmpl w:val="76063F86"/>
    <w:lvl w:ilvl="0" w:tplc="20688F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1CA5810"/>
    <w:multiLevelType w:val="multilevel"/>
    <w:tmpl w:val="71D8F9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37F8614A"/>
    <w:multiLevelType w:val="hybridMultilevel"/>
    <w:tmpl w:val="60C25676"/>
    <w:lvl w:ilvl="0" w:tplc="8E5CCF98">
      <w:start w:val="1"/>
      <w:numFmt w:val="bullet"/>
      <w:lvlText w:val="­"/>
      <w:lvlJc w:val="left"/>
      <w:pPr>
        <w:tabs>
          <w:tab w:val="num" w:pos="1428"/>
        </w:tabs>
        <w:ind w:left="1428" w:hanging="360"/>
      </w:pPr>
      <w:rPr>
        <w:rFonts w:ascii="Courier New" w:hAnsi="Courier New"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2" w15:restartNumberingAfterBreak="0">
    <w:nsid w:val="4170222E"/>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3926AA4"/>
    <w:multiLevelType w:val="hybridMultilevel"/>
    <w:tmpl w:val="36AE284A"/>
    <w:lvl w:ilvl="0" w:tplc="3A227C88">
      <w:start w:val="1"/>
      <w:numFmt w:val="decimal"/>
      <w:lvlText w:val="%1."/>
      <w:lvlJc w:val="left"/>
      <w:pPr>
        <w:tabs>
          <w:tab w:val="num" w:pos="2415"/>
        </w:tabs>
        <w:ind w:left="2415" w:hanging="1155"/>
      </w:pPr>
      <w:rPr>
        <w:rFonts w:hint="default"/>
      </w:rPr>
    </w:lvl>
    <w:lvl w:ilvl="1" w:tplc="04190019" w:tentative="1">
      <w:start w:val="1"/>
      <w:numFmt w:val="lowerLetter"/>
      <w:lvlText w:val="%2."/>
      <w:lvlJc w:val="left"/>
      <w:pPr>
        <w:tabs>
          <w:tab w:val="num" w:pos="2340"/>
        </w:tabs>
        <w:ind w:left="2340" w:hanging="360"/>
      </w:pPr>
    </w:lvl>
    <w:lvl w:ilvl="2" w:tplc="0419001B" w:tentative="1">
      <w:start w:val="1"/>
      <w:numFmt w:val="lowerRoman"/>
      <w:lvlText w:val="%3."/>
      <w:lvlJc w:val="right"/>
      <w:pPr>
        <w:tabs>
          <w:tab w:val="num" w:pos="3060"/>
        </w:tabs>
        <w:ind w:left="3060" w:hanging="180"/>
      </w:pPr>
    </w:lvl>
    <w:lvl w:ilvl="3" w:tplc="0419000F" w:tentative="1">
      <w:start w:val="1"/>
      <w:numFmt w:val="decimal"/>
      <w:lvlText w:val="%4."/>
      <w:lvlJc w:val="left"/>
      <w:pPr>
        <w:tabs>
          <w:tab w:val="num" w:pos="3780"/>
        </w:tabs>
        <w:ind w:left="3780" w:hanging="360"/>
      </w:pPr>
    </w:lvl>
    <w:lvl w:ilvl="4" w:tplc="04190019" w:tentative="1">
      <w:start w:val="1"/>
      <w:numFmt w:val="lowerLetter"/>
      <w:lvlText w:val="%5."/>
      <w:lvlJc w:val="left"/>
      <w:pPr>
        <w:tabs>
          <w:tab w:val="num" w:pos="4500"/>
        </w:tabs>
        <w:ind w:left="4500" w:hanging="360"/>
      </w:pPr>
    </w:lvl>
    <w:lvl w:ilvl="5" w:tplc="0419001B" w:tentative="1">
      <w:start w:val="1"/>
      <w:numFmt w:val="lowerRoman"/>
      <w:lvlText w:val="%6."/>
      <w:lvlJc w:val="right"/>
      <w:pPr>
        <w:tabs>
          <w:tab w:val="num" w:pos="5220"/>
        </w:tabs>
        <w:ind w:left="5220" w:hanging="180"/>
      </w:pPr>
    </w:lvl>
    <w:lvl w:ilvl="6" w:tplc="0419000F" w:tentative="1">
      <w:start w:val="1"/>
      <w:numFmt w:val="decimal"/>
      <w:lvlText w:val="%7."/>
      <w:lvlJc w:val="left"/>
      <w:pPr>
        <w:tabs>
          <w:tab w:val="num" w:pos="5940"/>
        </w:tabs>
        <w:ind w:left="5940" w:hanging="360"/>
      </w:pPr>
    </w:lvl>
    <w:lvl w:ilvl="7" w:tplc="04190019" w:tentative="1">
      <w:start w:val="1"/>
      <w:numFmt w:val="lowerLetter"/>
      <w:lvlText w:val="%8."/>
      <w:lvlJc w:val="left"/>
      <w:pPr>
        <w:tabs>
          <w:tab w:val="num" w:pos="6660"/>
        </w:tabs>
        <w:ind w:left="6660" w:hanging="360"/>
      </w:pPr>
    </w:lvl>
    <w:lvl w:ilvl="8" w:tplc="0419001B" w:tentative="1">
      <w:start w:val="1"/>
      <w:numFmt w:val="lowerRoman"/>
      <w:lvlText w:val="%9."/>
      <w:lvlJc w:val="right"/>
      <w:pPr>
        <w:tabs>
          <w:tab w:val="num" w:pos="7380"/>
        </w:tabs>
        <w:ind w:left="7380" w:hanging="180"/>
      </w:pPr>
    </w:lvl>
  </w:abstractNum>
  <w:abstractNum w:abstractNumId="14" w15:restartNumberingAfterBreak="0">
    <w:nsid w:val="4A501B3D"/>
    <w:multiLevelType w:val="hybridMultilevel"/>
    <w:tmpl w:val="65143600"/>
    <w:lvl w:ilvl="0" w:tplc="7C38ECE8">
      <w:start w:val="1"/>
      <w:numFmt w:val="decimal"/>
      <w:lvlText w:val="%1."/>
      <w:lvlJc w:val="left"/>
      <w:pPr>
        <w:tabs>
          <w:tab w:val="num" w:pos="1788"/>
        </w:tabs>
        <w:ind w:left="1788" w:hanging="360"/>
      </w:pPr>
      <w:rPr>
        <w:rFonts w:hint="default"/>
      </w:rPr>
    </w:lvl>
    <w:lvl w:ilvl="1" w:tplc="04190019" w:tentative="1">
      <w:start w:val="1"/>
      <w:numFmt w:val="lowerLetter"/>
      <w:lvlText w:val="%2."/>
      <w:lvlJc w:val="left"/>
      <w:pPr>
        <w:tabs>
          <w:tab w:val="num" w:pos="2148"/>
        </w:tabs>
        <w:ind w:left="2148" w:hanging="360"/>
      </w:pPr>
    </w:lvl>
    <w:lvl w:ilvl="2" w:tplc="0419001B" w:tentative="1">
      <w:start w:val="1"/>
      <w:numFmt w:val="lowerRoman"/>
      <w:lvlText w:val="%3."/>
      <w:lvlJc w:val="right"/>
      <w:pPr>
        <w:tabs>
          <w:tab w:val="num" w:pos="2868"/>
        </w:tabs>
        <w:ind w:left="2868" w:hanging="180"/>
      </w:pPr>
    </w:lvl>
    <w:lvl w:ilvl="3" w:tplc="0419000F" w:tentative="1">
      <w:start w:val="1"/>
      <w:numFmt w:val="decimal"/>
      <w:lvlText w:val="%4."/>
      <w:lvlJc w:val="left"/>
      <w:pPr>
        <w:tabs>
          <w:tab w:val="num" w:pos="3588"/>
        </w:tabs>
        <w:ind w:left="3588" w:hanging="360"/>
      </w:pPr>
    </w:lvl>
    <w:lvl w:ilvl="4" w:tplc="04190019" w:tentative="1">
      <w:start w:val="1"/>
      <w:numFmt w:val="lowerLetter"/>
      <w:lvlText w:val="%5."/>
      <w:lvlJc w:val="left"/>
      <w:pPr>
        <w:tabs>
          <w:tab w:val="num" w:pos="4308"/>
        </w:tabs>
        <w:ind w:left="4308" w:hanging="360"/>
      </w:pPr>
    </w:lvl>
    <w:lvl w:ilvl="5" w:tplc="0419001B" w:tentative="1">
      <w:start w:val="1"/>
      <w:numFmt w:val="lowerRoman"/>
      <w:lvlText w:val="%6."/>
      <w:lvlJc w:val="right"/>
      <w:pPr>
        <w:tabs>
          <w:tab w:val="num" w:pos="5028"/>
        </w:tabs>
        <w:ind w:left="5028" w:hanging="180"/>
      </w:pPr>
    </w:lvl>
    <w:lvl w:ilvl="6" w:tplc="0419000F" w:tentative="1">
      <w:start w:val="1"/>
      <w:numFmt w:val="decimal"/>
      <w:lvlText w:val="%7."/>
      <w:lvlJc w:val="left"/>
      <w:pPr>
        <w:tabs>
          <w:tab w:val="num" w:pos="5748"/>
        </w:tabs>
        <w:ind w:left="5748" w:hanging="360"/>
      </w:pPr>
    </w:lvl>
    <w:lvl w:ilvl="7" w:tplc="04190019" w:tentative="1">
      <w:start w:val="1"/>
      <w:numFmt w:val="lowerLetter"/>
      <w:lvlText w:val="%8."/>
      <w:lvlJc w:val="left"/>
      <w:pPr>
        <w:tabs>
          <w:tab w:val="num" w:pos="6468"/>
        </w:tabs>
        <w:ind w:left="6468" w:hanging="360"/>
      </w:pPr>
    </w:lvl>
    <w:lvl w:ilvl="8" w:tplc="0419001B" w:tentative="1">
      <w:start w:val="1"/>
      <w:numFmt w:val="lowerRoman"/>
      <w:lvlText w:val="%9."/>
      <w:lvlJc w:val="right"/>
      <w:pPr>
        <w:tabs>
          <w:tab w:val="num" w:pos="7188"/>
        </w:tabs>
        <w:ind w:left="7188" w:hanging="180"/>
      </w:pPr>
    </w:lvl>
  </w:abstractNum>
  <w:abstractNum w:abstractNumId="15" w15:restartNumberingAfterBreak="0">
    <w:nsid w:val="4C6E4C20"/>
    <w:multiLevelType w:val="hybridMultilevel"/>
    <w:tmpl w:val="ED22F2A8"/>
    <w:lvl w:ilvl="0" w:tplc="9728727E">
      <w:start w:val="1"/>
      <w:numFmt w:val="decimal"/>
      <w:lvlText w:val="%1."/>
      <w:lvlJc w:val="left"/>
      <w:pPr>
        <w:tabs>
          <w:tab w:val="num" w:pos="1080"/>
        </w:tabs>
        <w:ind w:left="1080" w:hanging="360"/>
      </w:pPr>
      <w:rPr>
        <w:rFonts w:hint="default"/>
      </w:rPr>
    </w:lvl>
    <w:lvl w:ilvl="1" w:tplc="AEA46818">
      <w:numFmt w:val="none"/>
      <w:lvlText w:val=""/>
      <w:lvlJc w:val="left"/>
      <w:pPr>
        <w:tabs>
          <w:tab w:val="num" w:pos="360"/>
        </w:tabs>
      </w:pPr>
    </w:lvl>
    <w:lvl w:ilvl="2" w:tplc="B8400022">
      <w:numFmt w:val="none"/>
      <w:lvlText w:val=""/>
      <w:lvlJc w:val="left"/>
      <w:pPr>
        <w:tabs>
          <w:tab w:val="num" w:pos="360"/>
        </w:tabs>
      </w:pPr>
    </w:lvl>
    <w:lvl w:ilvl="3" w:tplc="94644126">
      <w:numFmt w:val="none"/>
      <w:lvlText w:val=""/>
      <w:lvlJc w:val="left"/>
      <w:pPr>
        <w:tabs>
          <w:tab w:val="num" w:pos="360"/>
        </w:tabs>
      </w:pPr>
    </w:lvl>
    <w:lvl w:ilvl="4" w:tplc="A7307092">
      <w:numFmt w:val="none"/>
      <w:lvlText w:val=""/>
      <w:lvlJc w:val="left"/>
      <w:pPr>
        <w:tabs>
          <w:tab w:val="num" w:pos="360"/>
        </w:tabs>
      </w:pPr>
    </w:lvl>
    <w:lvl w:ilvl="5" w:tplc="EA0C7760">
      <w:numFmt w:val="none"/>
      <w:lvlText w:val=""/>
      <w:lvlJc w:val="left"/>
      <w:pPr>
        <w:tabs>
          <w:tab w:val="num" w:pos="360"/>
        </w:tabs>
      </w:pPr>
    </w:lvl>
    <w:lvl w:ilvl="6" w:tplc="06484688">
      <w:numFmt w:val="none"/>
      <w:lvlText w:val=""/>
      <w:lvlJc w:val="left"/>
      <w:pPr>
        <w:tabs>
          <w:tab w:val="num" w:pos="360"/>
        </w:tabs>
      </w:pPr>
    </w:lvl>
    <w:lvl w:ilvl="7" w:tplc="22E2B3FA">
      <w:numFmt w:val="none"/>
      <w:lvlText w:val=""/>
      <w:lvlJc w:val="left"/>
      <w:pPr>
        <w:tabs>
          <w:tab w:val="num" w:pos="360"/>
        </w:tabs>
      </w:pPr>
    </w:lvl>
    <w:lvl w:ilvl="8" w:tplc="0B6EECE8">
      <w:numFmt w:val="none"/>
      <w:lvlText w:val=""/>
      <w:lvlJc w:val="left"/>
      <w:pPr>
        <w:tabs>
          <w:tab w:val="num" w:pos="360"/>
        </w:tabs>
      </w:pPr>
    </w:lvl>
  </w:abstractNum>
  <w:abstractNum w:abstractNumId="16" w15:restartNumberingAfterBreak="0">
    <w:nsid w:val="6C2C1744"/>
    <w:multiLevelType w:val="multilevel"/>
    <w:tmpl w:val="60FC31D0"/>
    <w:lvl w:ilvl="0">
      <w:start w:val="2"/>
      <w:numFmt w:val="decimal"/>
      <w:lvlText w:val="%1."/>
      <w:lvlJc w:val="left"/>
      <w:pPr>
        <w:tabs>
          <w:tab w:val="num" w:pos="1275"/>
        </w:tabs>
        <w:ind w:left="1275" w:hanging="1275"/>
      </w:pPr>
      <w:rPr>
        <w:rFonts w:hint="default"/>
      </w:rPr>
    </w:lvl>
    <w:lvl w:ilvl="1">
      <w:start w:val="1"/>
      <w:numFmt w:val="decimal"/>
      <w:lvlText w:val="%1.%2."/>
      <w:lvlJc w:val="left"/>
      <w:pPr>
        <w:tabs>
          <w:tab w:val="num" w:pos="1983"/>
        </w:tabs>
        <w:ind w:left="1983" w:hanging="1275"/>
      </w:pPr>
      <w:rPr>
        <w:rFonts w:hint="default"/>
      </w:rPr>
    </w:lvl>
    <w:lvl w:ilvl="2">
      <w:start w:val="1"/>
      <w:numFmt w:val="decimal"/>
      <w:lvlText w:val="%1.%2.%3."/>
      <w:lvlJc w:val="left"/>
      <w:pPr>
        <w:tabs>
          <w:tab w:val="num" w:pos="1995"/>
        </w:tabs>
        <w:ind w:left="1995" w:hanging="1275"/>
      </w:pPr>
      <w:rPr>
        <w:rFonts w:hint="default"/>
      </w:rPr>
    </w:lvl>
    <w:lvl w:ilvl="3">
      <w:start w:val="1"/>
      <w:numFmt w:val="decimal"/>
      <w:lvlText w:val="%1.%2.%3.%4."/>
      <w:lvlJc w:val="left"/>
      <w:pPr>
        <w:tabs>
          <w:tab w:val="num" w:pos="3399"/>
        </w:tabs>
        <w:ind w:left="3399" w:hanging="1275"/>
      </w:pPr>
      <w:rPr>
        <w:rFonts w:hint="default"/>
      </w:rPr>
    </w:lvl>
    <w:lvl w:ilvl="4">
      <w:start w:val="1"/>
      <w:numFmt w:val="decimal"/>
      <w:lvlText w:val="%1.%2.%3.%4.%5."/>
      <w:lvlJc w:val="left"/>
      <w:pPr>
        <w:tabs>
          <w:tab w:val="num" w:pos="4107"/>
        </w:tabs>
        <w:ind w:left="4107" w:hanging="1275"/>
      </w:pPr>
      <w:rPr>
        <w:rFonts w:hint="default"/>
      </w:rPr>
    </w:lvl>
    <w:lvl w:ilvl="5">
      <w:start w:val="1"/>
      <w:numFmt w:val="decimal"/>
      <w:lvlText w:val="%1.%2.%3.%4.%5.%6."/>
      <w:lvlJc w:val="left"/>
      <w:pPr>
        <w:tabs>
          <w:tab w:val="num" w:pos="4815"/>
        </w:tabs>
        <w:ind w:left="4815" w:hanging="1275"/>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17" w15:restartNumberingAfterBreak="0">
    <w:nsid w:val="6F2F347E"/>
    <w:multiLevelType w:val="hybridMultilevel"/>
    <w:tmpl w:val="2DE876AA"/>
    <w:lvl w:ilvl="0" w:tplc="B3BA628C">
      <w:start w:val="1"/>
      <w:numFmt w:val="decimal"/>
      <w:lvlText w:val="%1)"/>
      <w:lvlJc w:val="left"/>
      <w:pPr>
        <w:ind w:left="927" w:hanging="360"/>
      </w:pPr>
      <w:rPr>
        <w:rFonts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79C42339"/>
    <w:multiLevelType w:val="hybridMultilevel"/>
    <w:tmpl w:val="F6304FB6"/>
    <w:lvl w:ilvl="0" w:tplc="78AAA858">
      <w:start w:val="1"/>
      <w:numFmt w:val="decimal"/>
      <w:lvlText w:val="%1."/>
      <w:lvlJc w:val="left"/>
      <w:pPr>
        <w:tabs>
          <w:tab w:val="num" w:pos="720"/>
        </w:tabs>
        <w:ind w:left="720" w:hanging="360"/>
      </w:pPr>
    </w:lvl>
    <w:lvl w:ilvl="1" w:tplc="C340F352">
      <w:numFmt w:val="none"/>
      <w:lvlText w:val=""/>
      <w:lvlJc w:val="left"/>
      <w:pPr>
        <w:tabs>
          <w:tab w:val="num" w:pos="360"/>
        </w:tabs>
      </w:pPr>
    </w:lvl>
    <w:lvl w:ilvl="2" w:tplc="51B2B004">
      <w:numFmt w:val="none"/>
      <w:lvlText w:val=""/>
      <w:lvlJc w:val="left"/>
      <w:pPr>
        <w:tabs>
          <w:tab w:val="num" w:pos="360"/>
        </w:tabs>
      </w:pPr>
    </w:lvl>
    <w:lvl w:ilvl="3" w:tplc="079AF9DA">
      <w:numFmt w:val="none"/>
      <w:lvlText w:val=""/>
      <w:lvlJc w:val="left"/>
      <w:pPr>
        <w:tabs>
          <w:tab w:val="num" w:pos="360"/>
        </w:tabs>
      </w:pPr>
    </w:lvl>
    <w:lvl w:ilvl="4" w:tplc="A5647D28">
      <w:numFmt w:val="none"/>
      <w:lvlText w:val=""/>
      <w:lvlJc w:val="left"/>
      <w:pPr>
        <w:tabs>
          <w:tab w:val="num" w:pos="360"/>
        </w:tabs>
      </w:pPr>
    </w:lvl>
    <w:lvl w:ilvl="5" w:tplc="D6A882DA">
      <w:numFmt w:val="none"/>
      <w:lvlText w:val=""/>
      <w:lvlJc w:val="left"/>
      <w:pPr>
        <w:tabs>
          <w:tab w:val="num" w:pos="360"/>
        </w:tabs>
      </w:pPr>
    </w:lvl>
    <w:lvl w:ilvl="6" w:tplc="67FEF586">
      <w:numFmt w:val="none"/>
      <w:lvlText w:val=""/>
      <w:lvlJc w:val="left"/>
      <w:pPr>
        <w:tabs>
          <w:tab w:val="num" w:pos="360"/>
        </w:tabs>
      </w:pPr>
    </w:lvl>
    <w:lvl w:ilvl="7" w:tplc="AA6C9A88">
      <w:numFmt w:val="none"/>
      <w:lvlText w:val=""/>
      <w:lvlJc w:val="left"/>
      <w:pPr>
        <w:tabs>
          <w:tab w:val="num" w:pos="360"/>
        </w:tabs>
      </w:pPr>
    </w:lvl>
    <w:lvl w:ilvl="8" w:tplc="EE582C20">
      <w:numFmt w:val="none"/>
      <w:lvlText w:val=""/>
      <w:lvlJc w:val="left"/>
      <w:pPr>
        <w:tabs>
          <w:tab w:val="num" w:pos="360"/>
        </w:tabs>
      </w:pPr>
    </w:lvl>
  </w:abstractNum>
  <w:num w:numId="1" w16cid:durableId="915699898">
    <w:abstractNumId w:val="15"/>
  </w:num>
  <w:num w:numId="2" w16cid:durableId="122045025">
    <w:abstractNumId w:val="14"/>
  </w:num>
  <w:num w:numId="3" w16cid:durableId="820124506">
    <w:abstractNumId w:val="16"/>
  </w:num>
  <w:num w:numId="4" w16cid:durableId="298994351">
    <w:abstractNumId w:val="13"/>
  </w:num>
  <w:num w:numId="5" w16cid:durableId="2072264463">
    <w:abstractNumId w:val="6"/>
  </w:num>
  <w:num w:numId="6" w16cid:durableId="1714227935">
    <w:abstractNumId w:val="18"/>
  </w:num>
  <w:num w:numId="7" w16cid:durableId="567569545">
    <w:abstractNumId w:val="7"/>
  </w:num>
  <w:num w:numId="8" w16cid:durableId="1542092794">
    <w:abstractNumId w:val="11"/>
  </w:num>
  <w:num w:numId="9" w16cid:durableId="1460146636">
    <w:abstractNumId w:val="4"/>
  </w:num>
  <w:num w:numId="10" w16cid:durableId="1057439172">
    <w:abstractNumId w:val="10"/>
  </w:num>
  <w:num w:numId="11" w16cid:durableId="413864643">
    <w:abstractNumId w:val="3"/>
  </w:num>
  <w:num w:numId="12" w16cid:durableId="1541700538">
    <w:abstractNumId w:val="1"/>
  </w:num>
  <w:num w:numId="13" w16cid:durableId="961688166">
    <w:abstractNumId w:val="2"/>
  </w:num>
  <w:num w:numId="14" w16cid:durableId="1074737988">
    <w:abstractNumId w:val="5"/>
  </w:num>
  <w:num w:numId="15" w16cid:durableId="627704446">
    <w:abstractNumId w:val="8"/>
  </w:num>
  <w:num w:numId="16" w16cid:durableId="943925134">
    <w:abstractNumId w:val="17"/>
  </w:num>
  <w:num w:numId="17" w16cid:durableId="1999453731">
    <w:abstractNumId w:val="12"/>
  </w:num>
  <w:num w:numId="18" w16cid:durableId="2039622118">
    <w:abstractNumId w:val="0"/>
  </w:num>
  <w:num w:numId="19" w16cid:durableId="19955737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4318541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1F7"/>
    <w:rsid w:val="000024EF"/>
    <w:rsid w:val="00004082"/>
    <w:rsid w:val="00006004"/>
    <w:rsid w:val="00006C34"/>
    <w:rsid w:val="00007443"/>
    <w:rsid w:val="00010880"/>
    <w:rsid w:val="000122E8"/>
    <w:rsid w:val="00012D91"/>
    <w:rsid w:val="000134DD"/>
    <w:rsid w:val="00015F5E"/>
    <w:rsid w:val="00024C46"/>
    <w:rsid w:val="00025421"/>
    <w:rsid w:val="00025975"/>
    <w:rsid w:val="000271AF"/>
    <w:rsid w:val="00027DEF"/>
    <w:rsid w:val="0003164B"/>
    <w:rsid w:val="000522D1"/>
    <w:rsid w:val="00056A73"/>
    <w:rsid w:val="00065CBD"/>
    <w:rsid w:val="0008309E"/>
    <w:rsid w:val="00086483"/>
    <w:rsid w:val="00092A9F"/>
    <w:rsid w:val="00092F3A"/>
    <w:rsid w:val="000A0CCE"/>
    <w:rsid w:val="000A1A40"/>
    <w:rsid w:val="000A2FB9"/>
    <w:rsid w:val="000A5A91"/>
    <w:rsid w:val="000B0174"/>
    <w:rsid w:val="000B0709"/>
    <w:rsid w:val="000B174C"/>
    <w:rsid w:val="000B182B"/>
    <w:rsid w:val="000C302C"/>
    <w:rsid w:val="000C519C"/>
    <w:rsid w:val="000C6636"/>
    <w:rsid w:val="000D414E"/>
    <w:rsid w:val="000E2BFB"/>
    <w:rsid w:val="000E3424"/>
    <w:rsid w:val="000E39D9"/>
    <w:rsid w:val="000E52FD"/>
    <w:rsid w:val="000E5369"/>
    <w:rsid w:val="000F034A"/>
    <w:rsid w:val="000F37A3"/>
    <w:rsid w:val="000F3C79"/>
    <w:rsid w:val="000F5984"/>
    <w:rsid w:val="000F59BD"/>
    <w:rsid w:val="0010369E"/>
    <w:rsid w:val="0011068A"/>
    <w:rsid w:val="00111AAA"/>
    <w:rsid w:val="001124FA"/>
    <w:rsid w:val="001156CC"/>
    <w:rsid w:val="00125AAB"/>
    <w:rsid w:val="001265ED"/>
    <w:rsid w:val="001302F9"/>
    <w:rsid w:val="0013247A"/>
    <w:rsid w:val="0013625A"/>
    <w:rsid w:val="001473B9"/>
    <w:rsid w:val="00147CBB"/>
    <w:rsid w:val="0015568D"/>
    <w:rsid w:val="00156BA3"/>
    <w:rsid w:val="00160B41"/>
    <w:rsid w:val="0016591D"/>
    <w:rsid w:val="0016779F"/>
    <w:rsid w:val="0017118E"/>
    <w:rsid w:val="00171919"/>
    <w:rsid w:val="00176308"/>
    <w:rsid w:val="00181288"/>
    <w:rsid w:val="00182395"/>
    <w:rsid w:val="00183182"/>
    <w:rsid w:val="00185E2D"/>
    <w:rsid w:val="001906B0"/>
    <w:rsid w:val="00196BAD"/>
    <w:rsid w:val="001A21E3"/>
    <w:rsid w:val="001A4164"/>
    <w:rsid w:val="001A5104"/>
    <w:rsid w:val="001A5AAC"/>
    <w:rsid w:val="001B0554"/>
    <w:rsid w:val="001B290F"/>
    <w:rsid w:val="001B6472"/>
    <w:rsid w:val="001B799A"/>
    <w:rsid w:val="001C133F"/>
    <w:rsid w:val="001C7240"/>
    <w:rsid w:val="001D0726"/>
    <w:rsid w:val="001D167C"/>
    <w:rsid w:val="001D2A1D"/>
    <w:rsid w:val="001D591F"/>
    <w:rsid w:val="001D7E0F"/>
    <w:rsid w:val="001E03AD"/>
    <w:rsid w:val="001E08FA"/>
    <w:rsid w:val="001E1D37"/>
    <w:rsid w:val="001E353C"/>
    <w:rsid w:val="001E460C"/>
    <w:rsid w:val="001E4F04"/>
    <w:rsid w:val="001E5457"/>
    <w:rsid w:val="001E6B73"/>
    <w:rsid w:val="001E6FF6"/>
    <w:rsid w:val="001E74A2"/>
    <w:rsid w:val="001F2969"/>
    <w:rsid w:val="001F4798"/>
    <w:rsid w:val="001F75C6"/>
    <w:rsid w:val="002035C1"/>
    <w:rsid w:val="0020723A"/>
    <w:rsid w:val="00207B33"/>
    <w:rsid w:val="00216BA5"/>
    <w:rsid w:val="00217736"/>
    <w:rsid w:val="00222C60"/>
    <w:rsid w:val="002260A7"/>
    <w:rsid w:val="0022733A"/>
    <w:rsid w:val="002308CA"/>
    <w:rsid w:val="00241FBA"/>
    <w:rsid w:val="00244108"/>
    <w:rsid w:val="00246E3C"/>
    <w:rsid w:val="0025088D"/>
    <w:rsid w:val="00252300"/>
    <w:rsid w:val="00252DF1"/>
    <w:rsid w:val="00253DC5"/>
    <w:rsid w:val="00262000"/>
    <w:rsid w:val="00262A9A"/>
    <w:rsid w:val="00262B2F"/>
    <w:rsid w:val="00263E44"/>
    <w:rsid w:val="002725B2"/>
    <w:rsid w:val="0027525B"/>
    <w:rsid w:val="00284F1D"/>
    <w:rsid w:val="00285FFD"/>
    <w:rsid w:val="00290449"/>
    <w:rsid w:val="00290613"/>
    <w:rsid w:val="0029493B"/>
    <w:rsid w:val="002A07A9"/>
    <w:rsid w:val="002A62DA"/>
    <w:rsid w:val="002A74BD"/>
    <w:rsid w:val="002B2AF1"/>
    <w:rsid w:val="002B35B4"/>
    <w:rsid w:val="002C10DE"/>
    <w:rsid w:val="002C2415"/>
    <w:rsid w:val="002C4E4C"/>
    <w:rsid w:val="002C6404"/>
    <w:rsid w:val="002D10C2"/>
    <w:rsid w:val="002D3324"/>
    <w:rsid w:val="002D76D9"/>
    <w:rsid w:val="002D7BCF"/>
    <w:rsid w:val="002E2200"/>
    <w:rsid w:val="002E29B5"/>
    <w:rsid w:val="002E2B79"/>
    <w:rsid w:val="002E5391"/>
    <w:rsid w:val="002F08F7"/>
    <w:rsid w:val="002F307F"/>
    <w:rsid w:val="002F6801"/>
    <w:rsid w:val="002F6B3B"/>
    <w:rsid w:val="0030328E"/>
    <w:rsid w:val="003032A4"/>
    <w:rsid w:val="003101C7"/>
    <w:rsid w:val="003112D5"/>
    <w:rsid w:val="00316246"/>
    <w:rsid w:val="00316CFA"/>
    <w:rsid w:val="003248AA"/>
    <w:rsid w:val="00334406"/>
    <w:rsid w:val="00335088"/>
    <w:rsid w:val="00336395"/>
    <w:rsid w:val="003363CB"/>
    <w:rsid w:val="003370C3"/>
    <w:rsid w:val="0034111E"/>
    <w:rsid w:val="00343108"/>
    <w:rsid w:val="003456A4"/>
    <w:rsid w:val="003516AC"/>
    <w:rsid w:val="003516D1"/>
    <w:rsid w:val="003551AF"/>
    <w:rsid w:val="0036012D"/>
    <w:rsid w:val="003A4E09"/>
    <w:rsid w:val="003A6248"/>
    <w:rsid w:val="003A6526"/>
    <w:rsid w:val="003A7B90"/>
    <w:rsid w:val="003B1829"/>
    <w:rsid w:val="003B22EA"/>
    <w:rsid w:val="003C2265"/>
    <w:rsid w:val="003C316A"/>
    <w:rsid w:val="003C4569"/>
    <w:rsid w:val="003D2AF2"/>
    <w:rsid w:val="003D4511"/>
    <w:rsid w:val="003D7A03"/>
    <w:rsid w:val="003D7B9F"/>
    <w:rsid w:val="003E2429"/>
    <w:rsid w:val="003E320D"/>
    <w:rsid w:val="003F0DB9"/>
    <w:rsid w:val="003F30D8"/>
    <w:rsid w:val="003F5013"/>
    <w:rsid w:val="003F5C69"/>
    <w:rsid w:val="003F7D5B"/>
    <w:rsid w:val="00400709"/>
    <w:rsid w:val="00402203"/>
    <w:rsid w:val="004022DB"/>
    <w:rsid w:val="00405B33"/>
    <w:rsid w:val="004062D2"/>
    <w:rsid w:val="004125E1"/>
    <w:rsid w:val="00412DD0"/>
    <w:rsid w:val="00420A30"/>
    <w:rsid w:val="00420CE3"/>
    <w:rsid w:val="00426403"/>
    <w:rsid w:val="00430045"/>
    <w:rsid w:val="00436FE4"/>
    <w:rsid w:val="00442F5D"/>
    <w:rsid w:val="00443152"/>
    <w:rsid w:val="00443A89"/>
    <w:rsid w:val="004471B2"/>
    <w:rsid w:val="00452B89"/>
    <w:rsid w:val="00456E15"/>
    <w:rsid w:val="004659AA"/>
    <w:rsid w:val="004661BF"/>
    <w:rsid w:val="00472C81"/>
    <w:rsid w:val="004737DB"/>
    <w:rsid w:val="00474EC5"/>
    <w:rsid w:val="00477836"/>
    <w:rsid w:val="00481981"/>
    <w:rsid w:val="00481AEA"/>
    <w:rsid w:val="00481D99"/>
    <w:rsid w:val="00486346"/>
    <w:rsid w:val="004901E8"/>
    <w:rsid w:val="00492362"/>
    <w:rsid w:val="00494F22"/>
    <w:rsid w:val="0049692D"/>
    <w:rsid w:val="004A5AB0"/>
    <w:rsid w:val="004B2313"/>
    <w:rsid w:val="004B3724"/>
    <w:rsid w:val="004C4550"/>
    <w:rsid w:val="004C712E"/>
    <w:rsid w:val="004C7F34"/>
    <w:rsid w:val="004D195C"/>
    <w:rsid w:val="004D21EA"/>
    <w:rsid w:val="004E2A6F"/>
    <w:rsid w:val="004E4A1B"/>
    <w:rsid w:val="004E6165"/>
    <w:rsid w:val="004E664F"/>
    <w:rsid w:val="004F068E"/>
    <w:rsid w:val="004F214E"/>
    <w:rsid w:val="004F4BA5"/>
    <w:rsid w:val="004F7CE1"/>
    <w:rsid w:val="00500277"/>
    <w:rsid w:val="00500EAE"/>
    <w:rsid w:val="005013D9"/>
    <w:rsid w:val="00503055"/>
    <w:rsid w:val="00511ECB"/>
    <w:rsid w:val="00512D95"/>
    <w:rsid w:val="0052257A"/>
    <w:rsid w:val="005242EE"/>
    <w:rsid w:val="00530DFC"/>
    <w:rsid w:val="00531B8F"/>
    <w:rsid w:val="00533E93"/>
    <w:rsid w:val="00536C62"/>
    <w:rsid w:val="0054404A"/>
    <w:rsid w:val="005442E2"/>
    <w:rsid w:val="005449A7"/>
    <w:rsid w:val="005469B0"/>
    <w:rsid w:val="00554BC8"/>
    <w:rsid w:val="00557396"/>
    <w:rsid w:val="00560BBE"/>
    <w:rsid w:val="00562214"/>
    <w:rsid w:val="0056468E"/>
    <w:rsid w:val="00564900"/>
    <w:rsid w:val="00567470"/>
    <w:rsid w:val="00567F31"/>
    <w:rsid w:val="0057060A"/>
    <w:rsid w:val="00572A08"/>
    <w:rsid w:val="005751CB"/>
    <w:rsid w:val="00575505"/>
    <w:rsid w:val="005778D0"/>
    <w:rsid w:val="00582CF4"/>
    <w:rsid w:val="005846DE"/>
    <w:rsid w:val="005A0ADA"/>
    <w:rsid w:val="005A0C9E"/>
    <w:rsid w:val="005A0CCA"/>
    <w:rsid w:val="005A3F1D"/>
    <w:rsid w:val="005B0BBB"/>
    <w:rsid w:val="005B2404"/>
    <w:rsid w:val="005B5DAC"/>
    <w:rsid w:val="005B764D"/>
    <w:rsid w:val="005C088C"/>
    <w:rsid w:val="005C4087"/>
    <w:rsid w:val="005C41D2"/>
    <w:rsid w:val="005C4234"/>
    <w:rsid w:val="005C62C9"/>
    <w:rsid w:val="005D0880"/>
    <w:rsid w:val="005E7D0A"/>
    <w:rsid w:val="005F0ABC"/>
    <w:rsid w:val="005F1D9B"/>
    <w:rsid w:val="005F3D55"/>
    <w:rsid w:val="005F59C2"/>
    <w:rsid w:val="006003FB"/>
    <w:rsid w:val="00600A66"/>
    <w:rsid w:val="00602695"/>
    <w:rsid w:val="00603653"/>
    <w:rsid w:val="00611BF0"/>
    <w:rsid w:val="006121C2"/>
    <w:rsid w:val="00612C19"/>
    <w:rsid w:val="00612F40"/>
    <w:rsid w:val="006138D4"/>
    <w:rsid w:val="006160EB"/>
    <w:rsid w:val="00620D05"/>
    <w:rsid w:val="0062204A"/>
    <w:rsid w:val="00622A5A"/>
    <w:rsid w:val="00624C13"/>
    <w:rsid w:val="00624DF3"/>
    <w:rsid w:val="006258ED"/>
    <w:rsid w:val="00630270"/>
    <w:rsid w:val="00635D0B"/>
    <w:rsid w:val="00637047"/>
    <w:rsid w:val="006441DD"/>
    <w:rsid w:val="006457D9"/>
    <w:rsid w:val="006531CE"/>
    <w:rsid w:val="006555B9"/>
    <w:rsid w:val="006616BF"/>
    <w:rsid w:val="006626B8"/>
    <w:rsid w:val="0066277F"/>
    <w:rsid w:val="006641C7"/>
    <w:rsid w:val="00673BE3"/>
    <w:rsid w:val="00673C00"/>
    <w:rsid w:val="006777ED"/>
    <w:rsid w:val="0067785F"/>
    <w:rsid w:val="00680896"/>
    <w:rsid w:val="00680D39"/>
    <w:rsid w:val="00682DCB"/>
    <w:rsid w:val="00684C68"/>
    <w:rsid w:val="006904AB"/>
    <w:rsid w:val="006949E1"/>
    <w:rsid w:val="00694A98"/>
    <w:rsid w:val="00694EF8"/>
    <w:rsid w:val="006A3A7E"/>
    <w:rsid w:val="006A61A4"/>
    <w:rsid w:val="006B0AA2"/>
    <w:rsid w:val="006B13D8"/>
    <w:rsid w:val="006B5E48"/>
    <w:rsid w:val="006B71B1"/>
    <w:rsid w:val="006B73DB"/>
    <w:rsid w:val="006B7C35"/>
    <w:rsid w:val="006C14CF"/>
    <w:rsid w:val="006C52C9"/>
    <w:rsid w:val="006C6FDD"/>
    <w:rsid w:val="006C73FE"/>
    <w:rsid w:val="006D0A9E"/>
    <w:rsid w:val="006D25E6"/>
    <w:rsid w:val="006D32AF"/>
    <w:rsid w:val="006D57F9"/>
    <w:rsid w:val="006E3286"/>
    <w:rsid w:val="006E4D2B"/>
    <w:rsid w:val="006E54AE"/>
    <w:rsid w:val="006E6DA8"/>
    <w:rsid w:val="006E7BC6"/>
    <w:rsid w:val="006F02BB"/>
    <w:rsid w:val="006F2129"/>
    <w:rsid w:val="006F3588"/>
    <w:rsid w:val="006F6586"/>
    <w:rsid w:val="006F7DD5"/>
    <w:rsid w:val="00701899"/>
    <w:rsid w:val="00702449"/>
    <w:rsid w:val="007026EE"/>
    <w:rsid w:val="00705A55"/>
    <w:rsid w:val="00710492"/>
    <w:rsid w:val="007135C5"/>
    <w:rsid w:val="00717FD3"/>
    <w:rsid w:val="00720433"/>
    <w:rsid w:val="00724F5C"/>
    <w:rsid w:val="00726661"/>
    <w:rsid w:val="007338BD"/>
    <w:rsid w:val="00737085"/>
    <w:rsid w:val="00743253"/>
    <w:rsid w:val="00743B55"/>
    <w:rsid w:val="0075100C"/>
    <w:rsid w:val="00751D91"/>
    <w:rsid w:val="007522E5"/>
    <w:rsid w:val="00752498"/>
    <w:rsid w:val="00755524"/>
    <w:rsid w:val="00763C2A"/>
    <w:rsid w:val="007710E5"/>
    <w:rsid w:val="00776916"/>
    <w:rsid w:val="007819AA"/>
    <w:rsid w:val="00796731"/>
    <w:rsid w:val="00796986"/>
    <w:rsid w:val="007A3353"/>
    <w:rsid w:val="007A6304"/>
    <w:rsid w:val="007B214B"/>
    <w:rsid w:val="007B68D8"/>
    <w:rsid w:val="007C41AB"/>
    <w:rsid w:val="007C4E40"/>
    <w:rsid w:val="007D36E4"/>
    <w:rsid w:val="007D39AD"/>
    <w:rsid w:val="007D417A"/>
    <w:rsid w:val="007E173A"/>
    <w:rsid w:val="007E1A57"/>
    <w:rsid w:val="007E3401"/>
    <w:rsid w:val="007E409C"/>
    <w:rsid w:val="007F2089"/>
    <w:rsid w:val="007F516C"/>
    <w:rsid w:val="007F7CBE"/>
    <w:rsid w:val="00805A52"/>
    <w:rsid w:val="00813B10"/>
    <w:rsid w:val="0082083D"/>
    <w:rsid w:val="00834528"/>
    <w:rsid w:val="008410CB"/>
    <w:rsid w:val="00843ACF"/>
    <w:rsid w:val="00851C18"/>
    <w:rsid w:val="00857BAC"/>
    <w:rsid w:val="00862F59"/>
    <w:rsid w:val="00866351"/>
    <w:rsid w:val="00866A05"/>
    <w:rsid w:val="00870738"/>
    <w:rsid w:val="00870E01"/>
    <w:rsid w:val="00871676"/>
    <w:rsid w:val="00875E83"/>
    <w:rsid w:val="00876071"/>
    <w:rsid w:val="00877DC5"/>
    <w:rsid w:val="0088009C"/>
    <w:rsid w:val="00882DA3"/>
    <w:rsid w:val="00892E3A"/>
    <w:rsid w:val="00894842"/>
    <w:rsid w:val="008A41B9"/>
    <w:rsid w:val="008A58AF"/>
    <w:rsid w:val="008A7FDC"/>
    <w:rsid w:val="008B6947"/>
    <w:rsid w:val="008C0E15"/>
    <w:rsid w:val="008C1958"/>
    <w:rsid w:val="008C2558"/>
    <w:rsid w:val="008C7443"/>
    <w:rsid w:val="008D3162"/>
    <w:rsid w:val="008D444E"/>
    <w:rsid w:val="008D546A"/>
    <w:rsid w:val="008D6F84"/>
    <w:rsid w:val="008E1C5E"/>
    <w:rsid w:val="008E2298"/>
    <w:rsid w:val="008E64A0"/>
    <w:rsid w:val="008E791D"/>
    <w:rsid w:val="008E7C45"/>
    <w:rsid w:val="008F28E3"/>
    <w:rsid w:val="008F2A06"/>
    <w:rsid w:val="008F4F99"/>
    <w:rsid w:val="00900A56"/>
    <w:rsid w:val="00901678"/>
    <w:rsid w:val="00901B73"/>
    <w:rsid w:val="00907ABD"/>
    <w:rsid w:val="009113AC"/>
    <w:rsid w:val="0091493C"/>
    <w:rsid w:val="00921512"/>
    <w:rsid w:val="00922796"/>
    <w:rsid w:val="009263C3"/>
    <w:rsid w:val="0093054E"/>
    <w:rsid w:val="00930BAF"/>
    <w:rsid w:val="009327BB"/>
    <w:rsid w:val="009340E2"/>
    <w:rsid w:val="00934DFB"/>
    <w:rsid w:val="009373B9"/>
    <w:rsid w:val="00940796"/>
    <w:rsid w:val="00950C6A"/>
    <w:rsid w:val="00956EE7"/>
    <w:rsid w:val="009613A6"/>
    <w:rsid w:val="00962BCF"/>
    <w:rsid w:val="0096674C"/>
    <w:rsid w:val="0097100D"/>
    <w:rsid w:val="00973CD1"/>
    <w:rsid w:val="00974E36"/>
    <w:rsid w:val="00985F19"/>
    <w:rsid w:val="00990487"/>
    <w:rsid w:val="009910F1"/>
    <w:rsid w:val="009951D9"/>
    <w:rsid w:val="00997F01"/>
    <w:rsid w:val="009A05C0"/>
    <w:rsid w:val="009A289B"/>
    <w:rsid w:val="009A4B45"/>
    <w:rsid w:val="009A7224"/>
    <w:rsid w:val="009A75DE"/>
    <w:rsid w:val="009B5531"/>
    <w:rsid w:val="009C2277"/>
    <w:rsid w:val="009C240E"/>
    <w:rsid w:val="009C2F31"/>
    <w:rsid w:val="009C5FCB"/>
    <w:rsid w:val="009C61C2"/>
    <w:rsid w:val="009D466C"/>
    <w:rsid w:val="009E097A"/>
    <w:rsid w:val="009E3492"/>
    <w:rsid w:val="009E4951"/>
    <w:rsid w:val="009E7863"/>
    <w:rsid w:val="009F31AE"/>
    <w:rsid w:val="009F3ACD"/>
    <w:rsid w:val="009F4757"/>
    <w:rsid w:val="009F686B"/>
    <w:rsid w:val="009F7986"/>
    <w:rsid w:val="00A0254C"/>
    <w:rsid w:val="00A03A78"/>
    <w:rsid w:val="00A05031"/>
    <w:rsid w:val="00A13EEB"/>
    <w:rsid w:val="00A16139"/>
    <w:rsid w:val="00A206BD"/>
    <w:rsid w:val="00A23900"/>
    <w:rsid w:val="00A24DA5"/>
    <w:rsid w:val="00A26C2F"/>
    <w:rsid w:val="00A33AA9"/>
    <w:rsid w:val="00A36331"/>
    <w:rsid w:val="00A4155E"/>
    <w:rsid w:val="00A50A51"/>
    <w:rsid w:val="00A515CB"/>
    <w:rsid w:val="00A534B6"/>
    <w:rsid w:val="00A55CBA"/>
    <w:rsid w:val="00A73B17"/>
    <w:rsid w:val="00A751F7"/>
    <w:rsid w:val="00A75F22"/>
    <w:rsid w:val="00A90570"/>
    <w:rsid w:val="00A90C22"/>
    <w:rsid w:val="00A96B4D"/>
    <w:rsid w:val="00AA0759"/>
    <w:rsid w:val="00AA0D5F"/>
    <w:rsid w:val="00AA3851"/>
    <w:rsid w:val="00AA425E"/>
    <w:rsid w:val="00AA7060"/>
    <w:rsid w:val="00AB30FE"/>
    <w:rsid w:val="00AB6F5C"/>
    <w:rsid w:val="00AC2AC2"/>
    <w:rsid w:val="00AC391E"/>
    <w:rsid w:val="00AC42AD"/>
    <w:rsid w:val="00AC4731"/>
    <w:rsid w:val="00AC50C8"/>
    <w:rsid w:val="00AC54C0"/>
    <w:rsid w:val="00AC649A"/>
    <w:rsid w:val="00AD520C"/>
    <w:rsid w:val="00AD7B63"/>
    <w:rsid w:val="00AE3D77"/>
    <w:rsid w:val="00AE656A"/>
    <w:rsid w:val="00AF23C6"/>
    <w:rsid w:val="00AF4401"/>
    <w:rsid w:val="00B01029"/>
    <w:rsid w:val="00B02076"/>
    <w:rsid w:val="00B02C67"/>
    <w:rsid w:val="00B02F71"/>
    <w:rsid w:val="00B04D33"/>
    <w:rsid w:val="00B06159"/>
    <w:rsid w:val="00B100B1"/>
    <w:rsid w:val="00B13135"/>
    <w:rsid w:val="00B16632"/>
    <w:rsid w:val="00B17F6E"/>
    <w:rsid w:val="00B2018E"/>
    <w:rsid w:val="00B20BCA"/>
    <w:rsid w:val="00B4135B"/>
    <w:rsid w:val="00B44A31"/>
    <w:rsid w:val="00B51379"/>
    <w:rsid w:val="00B53EA4"/>
    <w:rsid w:val="00B542D2"/>
    <w:rsid w:val="00B6249E"/>
    <w:rsid w:val="00B62625"/>
    <w:rsid w:val="00B63154"/>
    <w:rsid w:val="00B636BF"/>
    <w:rsid w:val="00B72734"/>
    <w:rsid w:val="00B72EED"/>
    <w:rsid w:val="00B77586"/>
    <w:rsid w:val="00B80D88"/>
    <w:rsid w:val="00B812C8"/>
    <w:rsid w:val="00B83077"/>
    <w:rsid w:val="00B83215"/>
    <w:rsid w:val="00B86CA0"/>
    <w:rsid w:val="00B92FB1"/>
    <w:rsid w:val="00B931BE"/>
    <w:rsid w:val="00B97BA2"/>
    <w:rsid w:val="00BA06B2"/>
    <w:rsid w:val="00BA20E8"/>
    <w:rsid w:val="00BA5A56"/>
    <w:rsid w:val="00BA74BA"/>
    <w:rsid w:val="00BC1E5F"/>
    <w:rsid w:val="00BC5303"/>
    <w:rsid w:val="00BC6832"/>
    <w:rsid w:val="00BC779E"/>
    <w:rsid w:val="00BC7D29"/>
    <w:rsid w:val="00BD0012"/>
    <w:rsid w:val="00BD0CF2"/>
    <w:rsid w:val="00BD0F13"/>
    <w:rsid w:val="00BD1FCE"/>
    <w:rsid w:val="00BD3E0E"/>
    <w:rsid w:val="00BF12A7"/>
    <w:rsid w:val="00BF28FE"/>
    <w:rsid w:val="00BF3146"/>
    <w:rsid w:val="00BF432F"/>
    <w:rsid w:val="00BF497A"/>
    <w:rsid w:val="00BF706C"/>
    <w:rsid w:val="00BF73E1"/>
    <w:rsid w:val="00C00560"/>
    <w:rsid w:val="00C03404"/>
    <w:rsid w:val="00C04091"/>
    <w:rsid w:val="00C071FB"/>
    <w:rsid w:val="00C10BB4"/>
    <w:rsid w:val="00C116AA"/>
    <w:rsid w:val="00C13EC6"/>
    <w:rsid w:val="00C14D8F"/>
    <w:rsid w:val="00C165FF"/>
    <w:rsid w:val="00C176B6"/>
    <w:rsid w:val="00C21ECD"/>
    <w:rsid w:val="00C27769"/>
    <w:rsid w:val="00C31ACA"/>
    <w:rsid w:val="00C3269A"/>
    <w:rsid w:val="00C40747"/>
    <w:rsid w:val="00C412D8"/>
    <w:rsid w:val="00C425B9"/>
    <w:rsid w:val="00C42827"/>
    <w:rsid w:val="00C51761"/>
    <w:rsid w:val="00C52A67"/>
    <w:rsid w:val="00C53F8E"/>
    <w:rsid w:val="00C70FB8"/>
    <w:rsid w:val="00C76845"/>
    <w:rsid w:val="00C76F13"/>
    <w:rsid w:val="00C9363A"/>
    <w:rsid w:val="00C9509C"/>
    <w:rsid w:val="00C963BB"/>
    <w:rsid w:val="00C97A4E"/>
    <w:rsid w:val="00CB312A"/>
    <w:rsid w:val="00CB4ED4"/>
    <w:rsid w:val="00CB53B7"/>
    <w:rsid w:val="00CB78CC"/>
    <w:rsid w:val="00CC0206"/>
    <w:rsid w:val="00CC0ED6"/>
    <w:rsid w:val="00CC5F13"/>
    <w:rsid w:val="00CD433B"/>
    <w:rsid w:val="00CD5E45"/>
    <w:rsid w:val="00CD6515"/>
    <w:rsid w:val="00CE1B16"/>
    <w:rsid w:val="00CE1DBE"/>
    <w:rsid w:val="00CF2072"/>
    <w:rsid w:val="00CF217C"/>
    <w:rsid w:val="00CF5BE4"/>
    <w:rsid w:val="00D0034D"/>
    <w:rsid w:val="00D04B49"/>
    <w:rsid w:val="00D06A93"/>
    <w:rsid w:val="00D1019B"/>
    <w:rsid w:val="00D15EDC"/>
    <w:rsid w:val="00D23514"/>
    <w:rsid w:val="00D3401C"/>
    <w:rsid w:val="00D428C6"/>
    <w:rsid w:val="00D44210"/>
    <w:rsid w:val="00D5063C"/>
    <w:rsid w:val="00D50E5C"/>
    <w:rsid w:val="00D57F92"/>
    <w:rsid w:val="00D601CF"/>
    <w:rsid w:val="00D6027E"/>
    <w:rsid w:val="00D60888"/>
    <w:rsid w:val="00D644D1"/>
    <w:rsid w:val="00D72347"/>
    <w:rsid w:val="00D7505A"/>
    <w:rsid w:val="00D834C8"/>
    <w:rsid w:val="00D926D1"/>
    <w:rsid w:val="00D92A47"/>
    <w:rsid w:val="00DA2AB4"/>
    <w:rsid w:val="00DA38E0"/>
    <w:rsid w:val="00DA49FF"/>
    <w:rsid w:val="00DA4C60"/>
    <w:rsid w:val="00DA60C4"/>
    <w:rsid w:val="00DB224B"/>
    <w:rsid w:val="00DB4797"/>
    <w:rsid w:val="00DB6B2F"/>
    <w:rsid w:val="00DB74D2"/>
    <w:rsid w:val="00DC1DDD"/>
    <w:rsid w:val="00DC1FB9"/>
    <w:rsid w:val="00DC293C"/>
    <w:rsid w:val="00DC4316"/>
    <w:rsid w:val="00DC623E"/>
    <w:rsid w:val="00DC6B75"/>
    <w:rsid w:val="00DC73B8"/>
    <w:rsid w:val="00DD164D"/>
    <w:rsid w:val="00DD4AB3"/>
    <w:rsid w:val="00DD5349"/>
    <w:rsid w:val="00DD5E6A"/>
    <w:rsid w:val="00DE436F"/>
    <w:rsid w:val="00DF069E"/>
    <w:rsid w:val="00DF0959"/>
    <w:rsid w:val="00DF1BFF"/>
    <w:rsid w:val="00DF4ADF"/>
    <w:rsid w:val="00E00F3A"/>
    <w:rsid w:val="00E1053E"/>
    <w:rsid w:val="00E10B99"/>
    <w:rsid w:val="00E11A54"/>
    <w:rsid w:val="00E15856"/>
    <w:rsid w:val="00E159BB"/>
    <w:rsid w:val="00E2263D"/>
    <w:rsid w:val="00E23D7D"/>
    <w:rsid w:val="00E255FC"/>
    <w:rsid w:val="00E25B9E"/>
    <w:rsid w:val="00E25F45"/>
    <w:rsid w:val="00E27E08"/>
    <w:rsid w:val="00E30088"/>
    <w:rsid w:val="00E30432"/>
    <w:rsid w:val="00E33A50"/>
    <w:rsid w:val="00E34856"/>
    <w:rsid w:val="00E40B3D"/>
    <w:rsid w:val="00E4233A"/>
    <w:rsid w:val="00E46F6F"/>
    <w:rsid w:val="00E54AAD"/>
    <w:rsid w:val="00E55B36"/>
    <w:rsid w:val="00E563CD"/>
    <w:rsid w:val="00E57EB9"/>
    <w:rsid w:val="00E60F66"/>
    <w:rsid w:val="00E63FD4"/>
    <w:rsid w:val="00E722BF"/>
    <w:rsid w:val="00E72BE3"/>
    <w:rsid w:val="00E85195"/>
    <w:rsid w:val="00E86264"/>
    <w:rsid w:val="00E86E61"/>
    <w:rsid w:val="00E87018"/>
    <w:rsid w:val="00E96AF8"/>
    <w:rsid w:val="00EA6537"/>
    <w:rsid w:val="00EA7F3B"/>
    <w:rsid w:val="00EB1311"/>
    <w:rsid w:val="00EB237B"/>
    <w:rsid w:val="00EB3E7C"/>
    <w:rsid w:val="00EB6A46"/>
    <w:rsid w:val="00EB7E61"/>
    <w:rsid w:val="00EC017A"/>
    <w:rsid w:val="00EC2F28"/>
    <w:rsid w:val="00EC3309"/>
    <w:rsid w:val="00EC7FF7"/>
    <w:rsid w:val="00ED6183"/>
    <w:rsid w:val="00ED737E"/>
    <w:rsid w:val="00EE0F06"/>
    <w:rsid w:val="00EE1E64"/>
    <w:rsid w:val="00EF05A7"/>
    <w:rsid w:val="00EF16A3"/>
    <w:rsid w:val="00F0207E"/>
    <w:rsid w:val="00F02A16"/>
    <w:rsid w:val="00F0536E"/>
    <w:rsid w:val="00F0629E"/>
    <w:rsid w:val="00F064AB"/>
    <w:rsid w:val="00F10A59"/>
    <w:rsid w:val="00F11B01"/>
    <w:rsid w:val="00F147B1"/>
    <w:rsid w:val="00F21879"/>
    <w:rsid w:val="00F23058"/>
    <w:rsid w:val="00F259CC"/>
    <w:rsid w:val="00F2691D"/>
    <w:rsid w:val="00F26961"/>
    <w:rsid w:val="00F31C12"/>
    <w:rsid w:val="00F32B8A"/>
    <w:rsid w:val="00F37F73"/>
    <w:rsid w:val="00F46238"/>
    <w:rsid w:val="00F4682B"/>
    <w:rsid w:val="00F46CEF"/>
    <w:rsid w:val="00F47F86"/>
    <w:rsid w:val="00F558AF"/>
    <w:rsid w:val="00F57A84"/>
    <w:rsid w:val="00F67AB3"/>
    <w:rsid w:val="00F7304E"/>
    <w:rsid w:val="00F821B4"/>
    <w:rsid w:val="00F84815"/>
    <w:rsid w:val="00F86FB9"/>
    <w:rsid w:val="00F9659B"/>
    <w:rsid w:val="00F96E80"/>
    <w:rsid w:val="00FA3BEF"/>
    <w:rsid w:val="00FB01E9"/>
    <w:rsid w:val="00FB04AF"/>
    <w:rsid w:val="00FB13E9"/>
    <w:rsid w:val="00FB21C0"/>
    <w:rsid w:val="00FB24D3"/>
    <w:rsid w:val="00FB5E37"/>
    <w:rsid w:val="00FC5A01"/>
    <w:rsid w:val="00FC5B2A"/>
    <w:rsid w:val="00FD0348"/>
    <w:rsid w:val="00FD5C73"/>
    <w:rsid w:val="00FD71EB"/>
    <w:rsid w:val="00FE220B"/>
    <w:rsid w:val="00FE4540"/>
    <w:rsid w:val="00FE4F05"/>
    <w:rsid w:val="00FE68F0"/>
    <w:rsid w:val="00FE6ACC"/>
    <w:rsid w:val="00FF0113"/>
    <w:rsid w:val="00FF0A2F"/>
    <w:rsid w:val="00FF1131"/>
    <w:rsid w:val="00FF17DB"/>
    <w:rsid w:val="00FF54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E314"/>
  <w15:docId w15:val="{9A82EB0E-CDD4-4F8B-9766-F52BD370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AB0"/>
    <w:pPr>
      <w:pPrChange w:id="0" w:author="1" w:date="2026-09-22T13:04:00Z">
        <w:pPr>
          <w:spacing w:after="200" w:line="276" w:lineRule="auto"/>
        </w:pPr>
      </w:pPrChange>
    </w:pPr>
    <w:rPr>
      <w:rFonts w:ascii="Arial" w:eastAsia="Times New Roman" w:hAnsi="Arial" w:cs="Arial"/>
      <w:sz w:val="18"/>
      <w:szCs w:val="18"/>
      <w:lang w:val="ru-RU" w:eastAsia="ru-RU"/>
      <w:rPrChange w:id="0" w:author="1" w:date="2026-09-22T13:04:00Z">
        <w:rPr>
          <w:rFonts w:ascii="Calibri" w:eastAsia="Calibri" w:hAnsi="Calibri"/>
          <w:sz w:val="22"/>
          <w:szCs w:val="22"/>
          <w:lang w:val="en-GB" w:eastAsia="en-US" w:bidi="ar-SA"/>
        </w:rPr>
      </w:rPrChange>
    </w:rPr>
  </w:style>
  <w:style w:type="paragraph" w:styleId="Heading1">
    <w:name w:val="heading 1"/>
    <w:basedOn w:val="Normal"/>
    <w:next w:val="Normal"/>
    <w:link w:val="Heading1Char"/>
    <w:uiPriority w:val="9"/>
    <w:qFormat/>
    <w:rsid w:val="002C10DE"/>
    <w:pPr>
      <w:keepNext/>
      <w:outlineLvl w:val="0"/>
      <w:pPrChange w:id="1" w:author="1" w:date="2026-09-22T13:04:00Z">
        <w:pPr>
          <w:keepNext/>
          <w:outlineLvl w:val="0"/>
        </w:pPr>
      </w:pPrChange>
    </w:pPr>
    <w:rPr>
      <w:rFonts w:ascii="Times New Roman" w:hAnsi="Times New Roman" w:cs="Times New Roman"/>
      <w:sz w:val="32"/>
      <w:szCs w:val="20"/>
      <w:rPrChange w:id="1" w:author="1" w:date="2026-09-22T13:04:00Z">
        <w:rPr>
          <w:rFonts w:cs="Arial"/>
          <w:sz w:val="32"/>
          <w:lang w:val="ru-RU" w:eastAsia="ru-RU"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5524"/>
    <w:pPr>
      <w:tabs>
        <w:tab w:val="center" w:pos="4513"/>
        <w:tab w:val="right" w:pos="9026"/>
      </w:tabs>
    </w:pPr>
  </w:style>
  <w:style w:type="character" w:customStyle="1" w:styleId="HeaderChar">
    <w:name w:val="Header Char"/>
    <w:basedOn w:val="DefaultParagraphFont"/>
    <w:link w:val="Header"/>
    <w:uiPriority w:val="99"/>
    <w:rsid w:val="00755524"/>
    <w:rPr>
      <w:sz w:val="22"/>
      <w:szCs w:val="22"/>
      <w:lang w:eastAsia="en-US"/>
    </w:rPr>
  </w:style>
  <w:style w:type="paragraph" w:styleId="Footer">
    <w:name w:val="footer"/>
    <w:basedOn w:val="Normal"/>
    <w:link w:val="FooterChar"/>
    <w:uiPriority w:val="99"/>
    <w:unhideWhenUsed/>
    <w:rsid w:val="00755524"/>
    <w:pPr>
      <w:tabs>
        <w:tab w:val="center" w:pos="4513"/>
        <w:tab w:val="right" w:pos="9026"/>
      </w:tabs>
    </w:pPr>
  </w:style>
  <w:style w:type="character" w:customStyle="1" w:styleId="FooterChar">
    <w:name w:val="Footer Char"/>
    <w:basedOn w:val="DefaultParagraphFont"/>
    <w:link w:val="Footer"/>
    <w:uiPriority w:val="99"/>
    <w:rsid w:val="00755524"/>
    <w:rPr>
      <w:sz w:val="22"/>
      <w:szCs w:val="22"/>
      <w:lang w:eastAsia="en-US"/>
    </w:rPr>
  </w:style>
  <w:style w:type="character" w:customStyle="1" w:styleId="Heading1Char">
    <w:name w:val="Heading 1 Char"/>
    <w:basedOn w:val="DefaultParagraphFont"/>
    <w:link w:val="Heading1"/>
    <w:uiPriority w:val="9"/>
    <w:rsid w:val="00DE436F"/>
    <w:rPr>
      <w:rFonts w:ascii="Times New Roman" w:eastAsia="Times New Roman" w:hAnsi="Times New Roman"/>
      <w:sz w:val="32"/>
      <w:lang w:val="ru-RU" w:eastAsia="ru-RU"/>
    </w:rPr>
  </w:style>
  <w:style w:type="paragraph" w:customStyle="1" w:styleId="a">
    <w:name w:val="Прижатый влево"/>
    <w:basedOn w:val="Normal"/>
    <w:next w:val="Normal"/>
    <w:rsid w:val="00BC5303"/>
    <w:pPr>
      <w:autoSpaceDE w:val="0"/>
      <w:autoSpaceDN w:val="0"/>
      <w:adjustRightInd w:val="0"/>
      <w:pPrChange w:id="2" w:author="1" w:date="2026-09-22T13:04:00Z">
        <w:pPr>
          <w:autoSpaceDE w:val="0"/>
          <w:autoSpaceDN w:val="0"/>
          <w:adjustRightInd w:val="0"/>
        </w:pPr>
      </w:pPrChange>
    </w:pPr>
    <w:rPr>
      <w:rFonts w:cs="Times New Roman"/>
      <w:sz w:val="24"/>
      <w:szCs w:val="24"/>
      <w:rPrChange w:id="2" w:author="1" w:date="2026-09-22T13:04:00Z">
        <w:rPr>
          <w:rFonts w:ascii="Arial" w:hAnsi="Arial" w:cs="Arial"/>
          <w:sz w:val="24"/>
          <w:szCs w:val="24"/>
          <w:lang w:val="ru-RU" w:eastAsia="ru-RU" w:bidi="ar-SA"/>
        </w:rPr>
      </w:rPrChange>
    </w:rPr>
  </w:style>
  <w:style w:type="paragraph" w:customStyle="1" w:styleId="1">
    <w:name w:val="çàãîëîâîê 1"/>
    <w:basedOn w:val="Normal"/>
    <w:next w:val="Normal"/>
    <w:rsid w:val="002C10DE"/>
    <w:pPr>
      <w:keepNext/>
      <w:pPrChange w:id="3" w:author="1" w:date="2026-09-22T13:04:00Z">
        <w:pPr>
          <w:keepNext/>
        </w:pPr>
      </w:pPrChange>
    </w:pPr>
    <w:rPr>
      <w:rFonts w:ascii="Times New Roman" w:hAnsi="Times New Roman" w:cs="Times New Roman"/>
      <w:b/>
      <w:sz w:val="24"/>
      <w:szCs w:val="20"/>
      <w:rPrChange w:id="3" w:author="1" w:date="2026-09-22T13:04:00Z">
        <w:rPr>
          <w:rFonts w:cs="Arial"/>
          <w:b/>
          <w:sz w:val="24"/>
          <w:lang w:val="ru-RU" w:eastAsia="ru-RU" w:bidi="ar-SA"/>
        </w:rPr>
      </w:rPrChange>
    </w:rPr>
  </w:style>
  <w:style w:type="paragraph" w:customStyle="1" w:styleId="2">
    <w:name w:val="çàãîëîâîê 2"/>
    <w:basedOn w:val="Normal"/>
    <w:next w:val="Normal"/>
    <w:rsid w:val="002C10DE"/>
    <w:pPr>
      <w:keepNext/>
      <w:jc w:val="center"/>
      <w:pPrChange w:id="4" w:author="1" w:date="2026-09-22T13:04:00Z">
        <w:pPr>
          <w:keepNext/>
          <w:jc w:val="center"/>
        </w:pPr>
      </w:pPrChange>
    </w:pPr>
    <w:rPr>
      <w:rFonts w:ascii="Times New Roman" w:hAnsi="Times New Roman" w:cs="Times New Roman"/>
      <w:b/>
      <w:sz w:val="28"/>
      <w:szCs w:val="20"/>
      <w:rPrChange w:id="4" w:author="1" w:date="2026-09-22T13:04:00Z">
        <w:rPr>
          <w:rFonts w:cs="Arial"/>
          <w:b/>
          <w:sz w:val="28"/>
          <w:lang w:val="ru-RU" w:eastAsia="ru-RU" w:bidi="ar-SA"/>
        </w:rPr>
      </w:rPrChange>
    </w:rPr>
  </w:style>
  <w:style w:type="character" w:customStyle="1" w:styleId="FontStyle21">
    <w:name w:val="Font Style21"/>
    <w:basedOn w:val="DefaultParagraphFont"/>
    <w:rsid w:val="00DE436F"/>
    <w:rPr>
      <w:rFonts w:ascii="Times New Roman" w:hAnsi="Times New Roman" w:cs="Times New Roman"/>
      <w:sz w:val="16"/>
      <w:szCs w:val="16"/>
    </w:rPr>
  </w:style>
  <w:style w:type="character" w:customStyle="1" w:styleId="a0">
    <w:name w:val="Гипертекстовая ссылка"/>
    <w:basedOn w:val="DefaultParagraphFont"/>
    <w:uiPriority w:val="99"/>
    <w:rsid w:val="00DE436F"/>
    <w:rPr>
      <w:color w:val="008000"/>
    </w:rPr>
  </w:style>
  <w:style w:type="paragraph" w:styleId="ListParagraph">
    <w:name w:val="List Paragraph"/>
    <w:basedOn w:val="Normal"/>
    <w:link w:val="ListParagraphChar"/>
    <w:uiPriority w:val="34"/>
    <w:qFormat/>
    <w:rsid w:val="00DC1FB9"/>
    <w:pPr>
      <w:ind w:left="708"/>
      <w:pPrChange w:id="5" w:author="1" w:date="2026-09-22T13:04:00Z">
        <w:pPr>
          <w:ind w:left="708"/>
        </w:pPr>
      </w:pPrChange>
    </w:pPr>
    <w:rPr>
      <w:rFonts w:cs="Times New Roman"/>
      <w:rPrChange w:id="5" w:author="1" w:date="2026-09-22T13:04:00Z">
        <w:rPr>
          <w:rFonts w:ascii="Arial" w:hAnsi="Arial" w:cs="Arial"/>
          <w:sz w:val="18"/>
          <w:szCs w:val="18"/>
          <w:lang w:val="ru-RU" w:eastAsia="ru-RU" w:bidi="ar-SA"/>
        </w:rPr>
      </w:rPrChange>
    </w:rPr>
  </w:style>
  <w:style w:type="character" w:customStyle="1" w:styleId="ListParagraphChar">
    <w:name w:val="List Paragraph Char"/>
    <w:link w:val="ListParagraph"/>
    <w:uiPriority w:val="34"/>
    <w:locked/>
    <w:rsid w:val="00DE436F"/>
    <w:rPr>
      <w:rFonts w:ascii="Arial" w:eastAsia="Times New Roman" w:hAnsi="Arial"/>
      <w:sz w:val="18"/>
      <w:szCs w:val="18"/>
      <w:lang w:val="ru-RU" w:eastAsia="ru-RU"/>
    </w:rPr>
  </w:style>
  <w:style w:type="paragraph" w:styleId="BalloonText">
    <w:name w:val="Balloon Text"/>
    <w:basedOn w:val="Normal"/>
    <w:link w:val="BalloonTextChar"/>
    <w:rsid w:val="001E08FA"/>
    <w:pPr>
      <w:pPrChange w:id="6" w:author="1" w:date="2026-09-22T13:04:00Z">
        <w:pPr/>
      </w:pPrChange>
    </w:pPr>
    <w:rPr>
      <w:rFonts w:ascii="Tahoma" w:hAnsi="Tahoma" w:cs="Tahoma"/>
      <w:sz w:val="16"/>
      <w:szCs w:val="16"/>
      <w:rPrChange w:id="6" w:author="1" w:date="2026-09-22T13:04:00Z">
        <w:rPr>
          <w:rFonts w:ascii="Tahoma" w:hAnsi="Tahoma" w:cs="Tahoma"/>
          <w:sz w:val="16"/>
          <w:szCs w:val="16"/>
          <w:lang w:val="ru-RU" w:eastAsia="ru-RU" w:bidi="ar-SA"/>
        </w:rPr>
      </w:rPrChange>
    </w:rPr>
  </w:style>
  <w:style w:type="character" w:customStyle="1" w:styleId="BalloonTextChar">
    <w:name w:val="Balloon Text Char"/>
    <w:basedOn w:val="DefaultParagraphFont"/>
    <w:link w:val="BalloonText"/>
    <w:rsid w:val="00DE436F"/>
    <w:rPr>
      <w:rFonts w:ascii="Tahoma" w:eastAsia="Times New Roman" w:hAnsi="Tahoma" w:cs="Tahoma"/>
      <w:sz w:val="16"/>
      <w:szCs w:val="16"/>
      <w:lang w:val="ru-RU" w:eastAsia="ru-RU"/>
    </w:rPr>
  </w:style>
  <w:style w:type="paragraph" w:customStyle="1" w:styleId="21">
    <w:name w:val="Основной текст 21"/>
    <w:basedOn w:val="Normal"/>
    <w:rsid w:val="001E08FA"/>
    <w:pPr>
      <w:suppressAutoHyphens/>
      <w:pPrChange w:id="7" w:author="1" w:date="2026-09-22T13:04:00Z">
        <w:pPr>
          <w:suppressAutoHyphens/>
        </w:pPr>
      </w:pPrChange>
    </w:pPr>
    <w:rPr>
      <w:rFonts w:ascii="Times New Roman" w:hAnsi="Times New Roman" w:cs="Times New Roman"/>
      <w:bCs/>
      <w:sz w:val="20"/>
      <w:szCs w:val="20"/>
      <w:lang w:eastAsia="ar-SA"/>
      <w:rPrChange w:id="7" w:author="1" w:date="2026-09-22T13:04:00Z">
        <w:rPr>
          <w:rFonts w:cs="Arial"/>
          <w:bCs/>
          <w:lang w:val="ru-RU" w:eastAsia="ar-SA" w:bidi="ar-SA"/>
        </w:rPr>
      </w:rPrChange>
    </w:rPr>
  </w:style>
  <w:style w:type="paragraph" w:styleId="BodyTextIndent">
    <w:name w:val="Body Text Indent"/>
    <w:basedOn w:val="Normal"/>
    <w:link w:val="BodyTextIndentChar"/>
    <w:uiPriority w:val="99"/>
    <w:unhideWhenUsed/>
    <w:rsid w:val="001E08FA"/>
    <w:pPr>
      <w:spacing w:before="100" w:beforeAutospacing="1" w:after="100" w:afterAutospacing="1"/>
      <w:pPrChange w:id="8" w:author="1" w:date="2026-09-22T13:04:00Z">
        <w:pPr>
          <w:spacing w:before="100" w:beforeAutospacing="1" w:after="100" w:afterAutospacing="1"/>
        </w:pPr>
      </w:pPrChange>
    </w:pPr>
    <w:rPr>
      <w:rFonts w:ascii="Times New Roman" w:hAnsi="Times New Roman" w:cs="Times New Roman"/>
      <w:sz w:val="24"/>
      <w:szCs w:val="24"/>
      <w:rPrChange w:id="8" w:author="1" w:date="2026-09-22T13:04:00Z">
        <w:rPr>
          <w:rFonts w:cs="Arial"/>
          <w:sz w:val="24"/>
          <w:szCs w:val="24"/>
          <w:lang w:val="ru-RU" w:eastAsia="ru-RU" w:bidi="ar-SA"/>
        </w:rPr>
      </w:rPrChange>
    </w:rPr>
  </w:style>
  <w:style w:type="character" w:customStyle="1" w:styleId="BodyTextIndentChar">
    <w:name w:val="Body Text Indent Char"/>
    <w:basedOn w:val="DefaultParagraphFont"/>
    <w:link w:val="BodyTextIndent"/>
    <w:uiPriority w:val="99"/>
    <w:rsid w:val="00DE436F"/>
    <w:rPr>
      <w:rFonts w:ascii="Times New Roman" w:eastAsia="Times New Roman" w:hAnsi="Times New Roman"/>
      <w:sz w:val="24"/>
      <w:szCs w:val="24"/>
      <w:lang w:val="ru-RU" w:eastAsia="ru-RU"/>
    </w:rPr>
  </w:style>
  <w:style w:type="paragraph" w:styleId="NormalWeb">
    <w:name w:val="Normal (Web)"/>
    <w:basedOn w:val="Normal"/>
    <w:uiPriority w:val="99"/>
    <w:unhideWhenUsed/>
    <w:rsid w:val="001E08FA"/>
    <w:pPr>
      <w:spacing w:before="100" w:beforeAutospacing="1" w:after="100" w:afterAutospacing="1"/>
      <w:pPrChange w:id="9" w:author="1" w:date="2026-09-22T13:04:00Z">
        <w:pPr>
          <w:spacing w:before="100" w:beforeAutospacing="1" w:after="100" w:afterAutospacing="1"/>
        </w:pPr>
      </w:pPrChange>
    </w:pPr>
    <w:rPr>
      <w:rFonts w:ascii="Times New Roman" w:hAnsi="Times New Roman" w:cs="Times New Roman"/>
      <w:sz w:val="24"/>
      <w:szCs w:val="24"/>
      <w:rPrChange w:id="9" w:author="1" w:date="2026-09-22T13:04:00Z">
        <w:rPr>
          <w:rFonts w:cs="Arial"/>
          <w:sz w:val="24"/>
          <w:szCs w:val="24"/>
          <w:lang w:val="ru-RU" w:eastAsia="ru-RU"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9950276">
      <w:bodyDiv w:val="1"/>
      <w:marLeft w:val="0"/>
      <w:marRight w:val="0"/>
      <w:marTop w:val="0"/>
      <w:marBottom w:val="0"/>
      <w:divBdr>
        <w:top w:val="none" w:sz="0" w:space="0" w:color="auto"/>
        <w:left w:val="none" w:sz="0" w:space="0" w:color="auto"/>
        <w:bottom w:val="none" w:sz="0" w:space="0" w:color="auto"/>
        <w:right w:val="none" w:sz="0" w:space="0" w:color="auto"/>
      </w:divBdr>
    </w:div>
    <w:div w:id="74214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0E4AD2C9E2D14C93D919BFD3C83DAA" ma:contentTypeVersion="14" ma:contentTypeDescription="Create a new document." ma:contentTypeScope="" ma:versionID="6b05a54459a13c25a41c69db1b71d3c2">
  <xsd:schema xmlns:xsd="http://www.w3.org/2001/XMLSchema" xmlns:xs="http://www.w3.org/2001/XMLSchema" xmlns:p="http://schemas.microsoft.com/office/2006/metadata/properties" xmlns:ns3="870b858c-a699-4a36-aa97-61b67e96ade0" xmlns:ns4="3cdb4404-d40b-448b-b3dc-248d0ef9d670" targetNamespace="http://schemas.microsoft.com/office/2006/metadata/properties" ma:root="true" ma:fieldsID="4689310e09b24eb4f517a119ae11d758" ns3:_="" ns4:_="">
    <xsd:import namespace="870b858c-a699-4a36-aa97-61b67e96ade0"/>
    <xsd:import namespace="3cdb4404-d40b-448b-b3dc-248d0ef9d67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AutoKeyPoints" minOccurs="0"/>
                <xsd:element ref="ns4:MediaServiceKeyPoints"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b858c-a699-4a36-aa97-61b67e96ade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db4404-d40b-448b-b3dc-248d0ef9d67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4E267-4AF6-4CFC-A13E-431BCAEDA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0b858c-a699-4a36-aa97-61b67e96ade0"/>
    <ds:schemaRef ds:uri="3cdb4404-d40b-448b-b3dc-248d0ef9d6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A7C6AC-760A-4A8A-BB82-EF0143355C47}">
  <ds:schemaRefs>
    <ds:schemaRef ds:uri="http://schemas.microsoft.com/sharepoint/v3/contenttype/forms"/>
  </ds:schemaRefs>
</ds:datastoreItem>
</file>

<file path=customXml/itemProps3.xml><?xml version="1.0" encoding="utf-8"?>
<ds:datastoreItem xmlns:ds="http://schemas.openxmlformats.org/officeDocument/2006/customXml" ds:itemID="{18F8C6B6-F788-4880-A355-14ABF3B02C9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32B6AD4-9662-D846-AE2E-DE686916B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cp:lastModifiedBy>Arthur Souza Rodrigues</cp:lastModifiedBy>
  <cp:revision>1</cp:revision>
  <dcterms:created xsi:type="dcterms:W3CDTF">2022-09-02T15:19:00Z</dcterms:created>
  <dcterms:modified xsi:type="dcterms:W3CDTF">2026-09-22T17:04:00Z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0x010100360E4AD2C9E2D14C93D919BFD3C83DAA</vt:lpwstr>
  </property>
</Properties>
</file>