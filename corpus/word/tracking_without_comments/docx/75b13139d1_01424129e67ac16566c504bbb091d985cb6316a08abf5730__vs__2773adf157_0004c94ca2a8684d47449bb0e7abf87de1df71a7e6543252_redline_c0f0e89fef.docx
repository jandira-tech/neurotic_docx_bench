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B4957" w14:textId="77777777" w:rsidR="00B60D9B" w:rsidRDefault="00B60D9B"/>
    <w:p w14:paraId="4A6A6384" w14:textId="77777777" w:rsidR="001E08FA" w:rsidRDefault="00C40747" w:rsidP="001E08FA">
      <w:pPr>
        <w:rPr>
          <w:ins w:id="14" w:author="1" w:date="2026-09-22T13:01:00Z" w16du:dateUtc="2026-09-22T17:01:00Z"/>
          <w:b/>
          <w:szCs w:val="24"/>
        </w:rPr>
      </w:pPr>
      <w:ins w:id="15" w:author="1" w:date="2026-09-22T13:01:00Z" w16du:dateUtc="2026-09-22T17:01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E7894F8" w14:textId="77777777" w:rsidR="001E08FA" w:rsidRDefault="001E08FA" w:rsidP="001E08FA">
      <w:pPr>
        <w:jc w:val="center"/>
        <w:rPr>
          <w:ins w:id="16" w:author="1" w:date="2026-09-22T13:01:00Z" w16du:dateUtc="2026-09-22T17:01:00Z"/>
          <w:b/>
          <w:szCs w:val="24"/>
        </w:rPr>
      </w:pPr>
    </w:p>
    <w:p w14:paraId="22F7DC04" w14:textId="77777777" w:rsidR="001E08FA" w:rsidRDefault="001E08FA" w:rsidP="001E08FA">
      <w:pPr>
        <w:jc w:val="center"/>
        <w:rPr>
          <w:ins w:id="17" w:author="1" w:date="2026-09-22T13:01:00Z" w16du:dateUtc="2026-09-22T17:01:00Z"/>
          <w:b/>
          <w:szCs w:val="24"/>
        </w:rPr>
      </w:pPr>
    </w:p>
    <w:p w14:paraId="19C04AEA" w14:textId="77777777" w:rsidR="001E08FA" w:rsidRPr="001E08FA" w:rsidRDefault="001E08FA" w:rsidP="001E08FA">
      <w:pPr>
        <w:rPr>
          <w:ins w:id="18" w:author="1" w:date="2026-09-22T13:01:00Z" w16du:dateUtc="2026-09-22T17:01:00Z"/>
          <w:rFonts w:ascii="Times New Roman" w:hAnsi="Times New Roman" w:cs="Times New Roman"/>
          <w:b/>
          <w:sz w:val="24"/>
          <w:szCs w:val="24"/>
        </w:rPr>
      </w:pPr>
    </w:p>
    <w:p w14:paraId="0106B519" w14:textId="77777777" w:rsidR="001E08FA" w:rsidRDefault="001E08FA" w:rsidP="001E08FA">
      <w:pPr>
        <w:jc w:val="center"/>
        <w:rPr>
          <w:ins w:id="19" w:author="1" w:date="2026-09-22T13:01:00Z" w16du:dateUtc="2026-09-22T17:01:00Z"/>
          <w:rFonts w:ascii="Times New Roman" w:hAnsi="Times New Roman" w:cs="Times New Roman"/>
          <w:b/>
          <w:sz w:val="24"/>
          <w:szCs w:val="24"/>
        </w:rPr>
      </w:pPr>
    </w:p>
    <w:p w14:paraId="795E3B7F" w14:textId="77777777" w:rsidR="00F37F73" w:rsidRDefault="001E08FA" w:rsidP="001E08FA">
      <w:pPr>
        <w:jc w:val="center"/>
        <w:rPr>
          <w:ins w:id="20" w:author="1" w:date="2026-09-22T13:01:00Z" w16du:dateUtc="2026-09-22T17:01:00Z"/>
          <w:rFonts w:ascii="Times New Roman" w:hAnsi="Times New Roman" w:cs="Times New Roman"/>
          <w:b/>
          <w:sz w:val="24"/>
          <w:szCs w:val="24"/>
        </w:rPr>
      </w:pPr>
      <w:ins w:id="21" w:author="1" w:date="2026-09-22T13:01:00Z" w16du:dateUtc="2026-09-22T17:01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2F1D78EA" w14:textId="77777777" w:rsidR="001E08FA" w:rsidRPr="001E08FA" w:rsidRDefault="001E08FA" w:rsidP="001E08FA">
      <w:pPr>
        <w:jc w:val="center"/>
        <w:rPr>
          <w:ins w:id="22" w:author="1" w:date="2026-09-22T13:01:00Z" w16du:dateUtc="2026-09-22T17:01:00Z"/>
          <w:rFonts w:ascii="Times New Roman" w:hAnsi="Times New Roman" w:cs="Times New Roman"/>
          <w:b/>
          <w:sz w:val="24"/>
          <w:szCs w:val="24"/>
        </w:rPr>
      </w:pPr>
      <w:ins w:id="23" w:author="1" w:date="2026-09-22T13:01:00Z" w16du:dateUtc="2026-09-22T17:01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18B47F1A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4" w:author="1" w:date="2026-09-22T13:01:00Z" w16du:dateUtc="2026-09-22T17:01:00Z"/>
          <w:rFonts w:ascii="Times New Roman" w:hAnsi="Times New Roman" w:cs="Times New Roman"/>
          <w:b/>
          <w:sz w:val="24"/>
          <w:szCs w:val="24"/>
        </w:rPr>
      </w:pPr>
      <w:ins w:id="25" w:author="1" w:date="2026-09-22T13:01:00Z" w16du:dateUtc="2026-09-22T17:01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F7CD6F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6" w:author="1" w:date="2026-09-22T13:01:00Z" w16du:dateUtc="2026-09-22T17:01:00Z"/>
          <w:b/>
          <w:sz w:val="24"/>
          <w:szCs w:val="24"/>
        </w:rPr>
      </w:pPr>
    </w:p>
    <w:p w14:paraId="534FCFB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7" w:author="1" w:date="2026-09-22T13:01:00Z" w16du:dateUtc="2026-09-22T17:01:00Z"/>
          <w:b/>
          <w:sz w:val="24"/>
          <w:szCs w:val="24"/>
        </w:rPr>
      </w:pPr>
      <w:ins w:id="28" w:author="1" w:date="2026-09-22T13:01:00Z" w16du:dateUtc="2026-09-22T17:01:00Z">
        <w:r w:rsidRPr="001E08FA">
          <w:rPr>
            <w:b/>
            <w:sz w:val="24"/>
            <w:szCs w:val="24"/>
          </w:rPr>
          <w:t>РЕШЕНИЕ (проект)</w:t>
        </w:r>
      </w:ins>
    </w:p>
    <w:p w14:paraId="37E0A7B3" w14:textId="77777777" w:rsidR="001E08FA" w:rsidRPr="001E08FA" w:rsidRDefault="001E08FA" w:rsidP="001E08FA">
      <w:pPr>
        <w:rPr>
          <w:ins w:id="29" w:author="1" w:date="2026-09-22T13:01:00Z" w16du:dateUtc="2026-09-22T17:01:00Z"/>
          <w:rFonts w:ascii="Times New Roman" w:hAnsi="Times New Roman" w:cs="Times New Roman"/>
          <w:sz w:val="24"/>
          <w:szCs w:val="24"/>
        </w:rPr>
      </w:pPr>
    </w:p>
    <w:p w14:paraId="408E6069" w14:textId="77777777" w:rsidR="001E08FA" w:rsidRPr="001E08FA" w:rsidRDefault="001E08FA" w:rsidP="001E08FA">
      <w:pPr>
        <w:rPr>
          <w:ins w:id="30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31" w:author="1" w:date="2026-09-22T13:01:00Z" w16du:dateUtc="2026-09-22T17:01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31156294" w14:textId="77777777" w:rsidR="001E08FA" w:rsidRPr="001E08FA" w:rsidRDefault="001E08FA" w:rsidP="001E08FA">
      <w:pPr>
        <w:rPr>
          <w:ins w:id="32" w:author="1" w:date="2026-09-22T13:01:00Z" w16du:dateUtc="2026-09-22T17:01:00Z"/>
          <w:rFonts w:ascii="Times New Roman" w:hAnsi="Times New Roman" w:cs="Times New Roman"/>
          <w:b/>
          <w:bCs/>
          <w:sz w:val="24"/>
          <w:szCs w:val="24"/>
        </w:rPr>
      </w:pPr>
    </w:p>
    <w:p w14:paraId="1C7397B7" w14:textId="77777777" w:rsidR="001E08FA" w:rsidRPr="001E08FA" w:rsidRDefault="001E08FA" w:rsidP="001E08FA">
      <w:pPr>
        <w:rPr>
          <w:ins w:id="33" w:author="1" w:date="2026-09-22T13:01:00Z" w16du:dateUtc="2026-09-22T17:01:00Z"/>
          <w:rFonts w:ascii="Times New Roman" w:hAnsi="Times New Roman" w:cs="Times New Roman"/>
          <w:sz w:val="24"/>
          <w:szCs w:val="24"/>
        </w:rPr>
      </w:pPr>
    </w:p>
    <w:p w14:paraId="19901A0E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4" w:author="1" w:date="2026-09-22T13:01:00Z" w16du:dateUtc="2026-09-22T17:01:00Z"/>
          <w:b/>
          <w:spacing w:val="-2"/>
        </w:rPr>
      </w:pPr>
    </w:p>
    <w:p w14:paraId="48444501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5" w:author="1" w:date="2026-09-22T13:01:00Z" w16du:dateUtc="2026-09-22T17:01:00Z"/>
          <w:b/>
          <w:spacing w:val="-2"/>
        </w:rPr>
      </w:pPr>
      <w:ins w:id="36" w:author="1" w:date="2026-09-22T13:01:00Z" w16du:dateUtc="2026-09-22T17:01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7E1820DC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7" w:author="1" w:date="2026-09-22T13:01:00Z" w16du:dateUtc="2026-09-22T17:01:00Z"/>
          <w:b/>
          <w:spacing w:val="-2"/>
        </w:rPr>
      </w:pPr>
    </w:p>
    <w:p w14:paraId="7EB18E88" w14:textId="77777777" w:rsidR="001E08FA" w:rsidRDefault="001E08FA" w:rsidP="001E08FA">
      <w:pPr>
        <w:pStyle w:val="21"/>
        <w:jc w:val="center"/>
        <w:rPr>
          <w:ins w:id="38" w:author="1" w:date="2026-09-22T13:01:00Z" w16du:dateUtc="2026-09-22T17:01:00Z"/>
          <w:sz w:val="24"/>
          <w:szCs w:val="24"/>
        </w:rPr>
      </w:pPr>
    </w:p>
    <w:p w14:paraId="7CB5E5EC" w14:textId="77777777" w:rsidR="001E08FA" w:rsidRDefault="001E08FA" w:rsidP="009C61C2">
      <w:pPr>
        <w:pStyle w:val="21"/>
        <w:jc w:val="both"/>
        <w:rPr>
          <w:ins w:id="39" w:author="1" w:date="2026-09-22T13:01:00Z" w16du:dateUtc="2026-09-22T17:01:00Z"/>
          <w:sz w:val="24"/>
          <w:szCs w:val="24"/>
        </w:rPr>
      </w:pPr>
      <w:ins w:id="40" w:author="1" w:date="2026-09-22T13:01:00Z" w16du:dateUtc="2026-09-22T17:01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69428BF0" w14:textId="77777777" w:rsidR="001E08FA" w:rsidRDefault="001E08FA" w:rsidP="001E08FA">
      <w:pPr>
        <w:pStyle w:val="21"/>
        <w:jc w:val="center"/>
        <w:rPr>
          <w:ins w:id="41" w:author="1" w:date="2026-09-22T13:01:00Z" w16du:dateUtc="2026-09-22T17:01:00Z"/>
          <w:sz w:val="24"/>
          <w:szCs w:val="24"/>
        </w:rPr>
      </w:pPr>
    </w:p>
    <w:p w14:paraId="38FF641C" w14:textId="77777777" w:rsidR="001E08FA" w:rsidRPr="001E08FA" w:rsidRDefault="001E08FA" w:rsidP="001E08FA">
      <w:pPr>
        <w:pStyle w:val="21"/>
        <w:jc w:val="center"/>
        <w:rPr>
          <w:ins w:id="42" w:author="1" w:date="2026-09-22T13:01:00Z" w16du:dateUtc="2026-09-22T17:01:00Z"/>
          <w:b/>
          <w:sz w:val="24"/>
          <w:szCs w:val="24"/>
        </w:rPr>
      </w:pPr>
      <w:ins w:id="43" w:author="1" w:date="2026-09-22T13:01:00Z" w16du:dateUtc="2026-09-22T17:01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38B04B8E" w14:textId="77777777" w:rsidR="001E08FA" w:rsidRPr="001E08FA" w:rsidRDefault="001E08FA" w:rsidP="001E08FA">
      <w:pPr>
        <w:pStyle w:val="21"/>
        <w:jc w:val="center"/>
        <w:rPr>
          <w:ins w:id="44" w:author="1" w:date="2026-09-22T13:01:00Z" w16du:dateUtc="2026-09-22T17:01:00Z"/>
          <w:b/>
          <w:sz w:val="24"/>
          <w:szCs w:val="24"/>
        </w:rPr>
      </w:pPr>
      <w:ins w:id="45" w:author="1" w:date="2026-09-22T13:01:00Z" w16du:dateUtc="2026-09-22T17:01:00Z">
        <w:r w:rsidRPr="001E08FA">
          <w:rPr>
            <w:b/>
            <w:sz w:val="24"/>
            <w:szCs w:val="24"/>
          </w:rPr>
          <w:t>РЕШИЛ:</w:t>
        </w:r>
      </w:ins>
    </w:p>
    <w:p w14:paraId="5E4F6811" w14:textId="77777777" w:rsidR="001E08FA" w:rsidRPr="001E08FA" w:rsidRDefault="001E08FA" w:rsidP="001E08FA">
      <w:pPr>
        <w:pStyle w:val="21"/>
        <w:jc w:val="center"/>
        <w:rPr>
          <w:ins w:id="46" w:author="1" w:date="2026-09-22T13:01:00Z" w16du:dateUtc="2026-09-22T17:01:00Z"/>
          <w:b/>
          <w:sz w:val="24"/>
          <w:szCs w:val="24"/>
        </w:rPr>
      </w:pPr>
    </w:p>
    <w:p w14:paraId="27583A15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7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48" w:author="1" w:date="2026-09-22T13:01:00Z" w16du:dateUtc="2026-09-22T17:01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7EB8EC4D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3:01:00Z" w16du:dateUtc="2026-09-22T17:01:00Z"/>
          <w:rFonts w:ascii="Times New Roman" w:hAnsi="Times New Roman"/>
          <w:sz w:val="24"/>
          <w:szCs w:val="24"/>
        </w:rPr>
      </w:pPr>
      <w:ins w:id="50" w:author="1" w:date="2026-09-22T13:01:00Z" w16du:dateUtc="2026-09-22T17:01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174E3A6A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3:01:00Z" w16du:dateUtc="2026-09-22T17:01:00Z"/>
          <w:rFonts w:ascii="Times New Roman" w:hAnsi="Times New Roman"/>
          <w:sz w:val="24"/>
          <w:szCs w:val="24"/>
        </w:rPr>
      </w:pPr>
      <w:ins w:id="52" w:author="1" w:date="2026-09-22T13:01:00Z" w16du:dateUtc="2026-09-22T17:01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2F23B253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3:01:00Z" w16du:dateUtc="2026-09-22T17:01:00Z"/>
          <w:rFonts w:ascii="Times New Roman" w:hAnsi="Times New Roman"/>
          <w:sz w:val="24"/>
          <w:szCs w:val="24"/>
        </w:rPr>
      </w:pPr>
      <w:ins w:id="54" w:author="1" w:date="2026-09-22T13:01:00Z" w16du:dateUtc="2026-09-22T17:01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77CEE60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5" w:author="1" w:date="2026-09-22T13:01:00Z" w16du:dateUtc="2026-09-22T17:01:00Z"/>
          <w:rFonts w:ascii="Times New Roman" w:hAnsi="Times New Roman"/>
          <w:sz w:val="24"/>
          <w:szCs w:val="24"/>
        </w:rPr>
      </w:pPr>
      <w:ins w:id="56" w:author="1" w:date="2026-09-22T13:01:00Z" w16du:dateUtc="2026-09-22T17:01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5ED192A5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7" w:author="1" w:date="2026-09-22T13:01:00Z" w16du:dateUtc="2026-09-22T17:01:00Z"/>
          <w:rFonts w:ascii="Times New Roman" w:hAnsi="Times New Roman"/>
          <w:sz w:val="24"/>
          <w:szCs w:val="24"/>
        </w:rPr>
      </w:pPr>
      <w:ins w:id="58" w:author="1" w:date="2026-09-22T13:01:00Z" w16du:dateUtc="2026-09-22T17:01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28F39F81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9" w:author="1" w:date="2026-09-22T13:01:00Z" w16du:dateUtc="2026-09-22T17:01:00Z"/>
          <w:rFonts w:ascii="Times New Roman" w:hAnsi="Times New Roman"/>
          <w:sz w:val="24"/>
          <w:szCs w:val="24"/>
        </w:rPr>
      </w:pPr>
    </w:p>
    <w:p w14:paraId="253AF05B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0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61" w:author="1" w:date="2026-09-22T13:01:00Z" w16du:dateUtc="2026-09-22T17:01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1239A63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62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63" w:author="1" w:date="2026-09-22T13:01:00Z" w16du:dateUtc="2026-09-22T17:01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DE6C52C" w14:textId="77777777" w:rsidR="001E08FA" w:rsidRPr="001E08FA" w:rsidRDefault="001E08FA" w:rsidP="001E08FA">
      <w:pPr>
        <w:rPr>
          <w:ins w:id="64" w:author="1" w:date="2026-09-22T13:01:00Z" w16du:dateUtc="2026-09-22T17:01:00Z"/>
          <w:rFonts w:ascii="Times New Roman" w:hAnsi="Times New Roman" w:cs="Times New Roman"/>
          <w:sz w:val="24"/>
          <w:szCs w:val="24"/>
        </w:rPr>
      </w:pPr>
    </w:p>
    <w:p w14:paraId="0926F078" w14:textId="77777777" w:rsidR="001E08FA" w:rsidRPr="001E08FA" w:rsidRDefault="001E08FA" w:rsidP="001E08FA">
      <w:pPr>
        <w:rPr>
          <w:ins w:id="65" w:author="1" w:date="2026-09-22T13:01:00Z" w16du:dateUtc="2026-09-22T17:01:00Z"/>
          <w:rFonts w:ascii="Times New Roman" w:hAnsi="Times New Roman" w:cs="Times New Roman"/>
          <w:sz w:val="24"/>
          <w:szCs w:val="24"/>
        </w:rPr>
      </w:pPr>
    </w:p>
    <w:p w14:paraId="35E3EA03" w14:textId="77777777" w:rsidR="001E08FA" w:rsidRPr="001E08FA" w:rsidRDefault="001E08FA" w:rsidP="001E08FA">
      <w:pPr>
        <w:rPr>
          <w:ins w:id="66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67" w:author="1" w:date="2026-09-22T13:01:00Z" w16du:dateUtc="2026-09-22T17:01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03953455" w14:textId="77777777" w:rsidR="001E08FA" w:rsidRPr="001E08FA" w:rsidRDefault="001E08FA" w:rsidP="001E08FA">
      <w:pPr>
        <w:rPr>
          <w:ins w:id="68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69" w:author="1" w:date="2026-09-22T13:01:00Z" w16du:dateUtc="2026-09-22T17:01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0E05600C" w14:textId="77777777" w:rsidR="001E08FA" w:rsidRPr="001E08FA" w:rsidRDefault="001E08FA" w:rsidP="001E08FA">
      <w:pPr>
        <w:rPr>
          <w:ins w:id="70" w:author="1" w:date="2026-09-22T13:01:00Z" w16du:dateUtc="2026-09-22T17:01:00Z"/>
          <w:rFonts w:ascii="Times New Roman" w:hAnsi="Times New Roman" w:cs="Times New Roman"/>
          <w:sz w:val="24"/>
          <w:szCs w:val="24"/>
        </w:rPr>
      </w:pPr>
      <w:ins w:id="71" w:author="1" w:date="2026-09-22T13:01:00Z" w16du:dateUtc="2026-09-22T17:01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F42648D" w14:textId="77777777" w:rsidR="001E08FA" w:rsidRPr="001E08FA" w:rsidRDefault="001E08FA" w:rsidP="001E08FA">
      <w:pPr>
        <w:rPr>
          <w:ins w:id="72" w:author="1" w:date="2026-09-22T13:01:00Z" w16du:dateUtc="2026-09-22T17:01:00Z"/>
          <w:rFonts w:ascii="Times New Roman" w:hAnsi="Times New Roman" w:cs="Times New Roman"/>
          <w:sz w:val="24"/>
          <w:szCs w:val="24"/>
        </w:rPr>
      </w:pPr>
    </w:p>
    <w:p w14:paraId="2D994D66" w14:textId="77777777" w:rsidR="00B60D9B" w:rsidRDefault="00447AD2">
      <w:pPr>
        <w:rPr>
          <w:del w:id="73" w:author="1" w:date="2026-09-22T13:01:00Z" w16du:dateUtc="2026-09-22T17:01:00Z"/>
        </w:rPr>
      </w:pPr>
      <w:del w:id="74" w:author="1" w:date="2026-09-22T13:01:00Z" w16du:dateUtc="2026-09-22T17:01:00Z">
        <w:r>
          <w:rPr>
            <w:rFonts w:ascii="Calibri" w:eastAsia="Calibri" w:hAnsi="Calibri" w:cs="Calibri"/>
            <w:b/>
            <w:bCs/>
            <w:sz w:val="22"/>
            <w:szCs w:val="22"/>
          </w:rPr>
          <w:delText>TEMPOMATIC 4 electronic tap</w:delText>
        </w:r>
      </w:del>
    </w:p>
    <w:p w14:paraId="6D3AFDC5" w14:textId="77777777" w:rsidR="00B60D9B" w:rsidRDefault="00447AD2">
      <w:pPr>
        <w:rPr>
          <w:del w:id="75" w:author="1" w:date="2026-09-22T13:01:00Z" w16du:dateUtc="2026-09-22T17:01:00Z"/>
        </w:rPr>
      </w:pPr>
      <w:del w:id="76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>Recessed mains supply, stopcock</w:delText>
        </w:r>
      </w:del>
    </w:p>
    <w:p w14:paraId="0B2665DB" w14:textId="77777777" w:rsidR="00B60D9B" w:rsidRDefault="00447AD2">
      <w:pPr>
        <w:rPr>
          <w:del w:id="77" w:author="1" w:date="2026-09-22T13:01:00Z" w16du:dateUtc="2026-09-22T17:01:00Z"/>
        </w:rPr>
      </w:pPr>
      <w:del w:id="78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>Integrated electronics</w:delText>
        </w:r>
      </w:del>
    </w:p>
    <w:p w14:paraId="5B1E3CA0" w14:textId="77777777" w:rsidR="00B60D9B" w:rsidRDefault="00B60D9B">
      <w:pPr>
        <w:rPr>
          <w:del w:id="79" w:author="1" w:date="2026-09-22T13:01:00Z" w16du:dateUtc="2026-09-22T17:01:00Z"/>
        </w:rPr>
      </w:pPr>
    </w:p>
    <w:p w14:paraId="3208BD90" w14:textId="77777777" w:rsidR="00B60D9B" w:rsidRDefault="00447AD2">
      <w:pPr>
        <w:rPr>
          <w:del w:id="80" w:author="1" w:date="2026-09-22T13:01:00Z" w16du:dateUtc="2026-09-22T17:01:00Z"/>
        </w:rPr>
      </w:pPr>
      <w:del w:id="81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  <w:sz w:val="22"/>
            <w:szCs w:val="22"/>
          </w:rPr>
          <w:delText>440000</w:delText>
        </w:r>
      </w:del>
    </w:p>
    <w:p w14:paraId="145D0552" w14:textId="77777777" w:rsidR="00B60D9B" w:rsidRDefault="00B60D9B">
      <w:pPr>
        <w:rPr>
          <w:del w:id="82" w:author="1" w:date="2026-09-22T13:01:00Z" w16du:dateUtc="2026-09-22T17:01:00Z"/>
        </w:rPr>
      </w:pPr>
    </w:p>
    <w:p w14:paraId="4FA1E39E" w14:textId="77777777" w:rsidR="00B60D9B" w:rsidRDefault="00B60D9B">
      <w:pPr>
        <w:rPr>
          <w:del w:id="83" w:author="1" w:date="2026-09-22T13:01:00Z" w16du:dateUtc="2026-09-22T17:01:00Z"/>
        </w:rPr>
      </w:pPr>
    </w:p>
    <w:p w14:paraId="10A61385" w14:textId="77777777" w:rsidR="00B60D9B" w:rsidRDefault="00447AD2">
      <w:pPr>
        <w:spacing w:line="336" w:lineRule="auto"/>
        <w:rPr>
          <w:del w:id="84" w:author="1" w:date="2026-09-22T13:01:00Z" w16du:dateUtc="2026-09-22T17:01:00Z"/>
        </w:rPr>
      </w:pPr>
      <w:del w:id="85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  <w:u w:val="single"/>
          </w:rPr>
          <w:delText>Specification description</w:delText>
        </w:r>
      </w:del>
    </w:p>
    <w:p w14:paraId="4E47971A" w14:textId="77777777" w:rsidR="00B60D9B" w:rsidRDefault="00B60D9B">
      <w:pPr>
        <w:rPr>
          <w:del w:id="86" w:author="1" w:date="2026-09-22T13:01:00Z" w16du:dateUtc="2026-09-22T17:01:00Z"/>
        </w:rPr>
      </w:pPr>
    </w:p>
    <w:p w14:paraId="2B7CACB8" w14:textId="77777777" w:rsidR="00B60D9B" w:rsidRDefault="00447AD2">
      <w:pPr>
        <w:spacing w:line="288" w:lineRule="auto"/>
        <w:rPr>
          <w:del w:id="87" w:author="1" w:date="2026-09-22T13:01:00Z" w16du:dateUtc="2026-09-22T17:01:00Z"/>
        </w:rPr>
      </w:pPr>
      <w:del w:id="88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Deck-mounted electronic basin tap:  </w:delText>
        </w:r>
      </w:del>
    </w:p>
    <w:p w14:paraId="68FAD460" w14:textId="77777777" w:rsidR="00B60D9B" w:rsidRDefault="00447AD2">
      <w:pPr>
        <w:spacing w:line="288" w:lineRule="auto"/>
        <w:rPr>
          <w:del w:id="89" w:author="1" w:date="2026-09-22T13:01:00Z" w16du:dateUtc="2026-09-22T17:01:00Z"/>
        </w:rPr>
      </w:pPr>
      <w:del w:id="90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230/6V recessed mains supply.  </w:delText>
        </w:r>
      </w:del>
    </w:p>
    <w:p w14:paraId="79B2564A" w14:textId="77777777" w:rsidR="00B60D9B" w:rsidRDefault="00447AD2">
      <w:pPr>
        <w:spacing w:line="288" w:lineRule="auto"/>
        <w:rPr>
          <w:del w:id="91" w:author="1" w:date="2026-09-22T13:01:00Z" w16du:dateUtc="2026-09-22T17:01:00Z"/>
        </w:rPr>
      </w:pPr>
      <w:del w:id="92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Reduced-stagnation solenoid valve and electronic unit integrated into the body of the tap.  </w:delText>
        </w:r>
      </w:del>
    </w:p>
    <w:p w14:paraId="49A558E8" w14:textId="77777777" w:rsidR="00B60D9B" w:rsidRDefault="00447AD2">
      <w:pPr>
        <w:spacing w:line="288" w:lineRule="auto"/>
        <w:rPr>
          <w:del w:id="93" w:author="1" w:date="2026-09-22T13:01:00Z" w16du:dateUtc="2026-09-22T17:01:00Z"/>
        </w:rPr>
      </w:pPr>
      <w:del w:id="94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Flow rate pre-set at 3 lpm at 3 bar, can be adjusted from 1.4 to 6 lpm.  </w:delText>
        </w:r>
      </w:del>
    </w:p>
    <w:p w14:paraId="67509811" w14:textId="77777777" w:rsidR="00B60D9B" w:rsidRDefault="00447AD2">
      <w:pPr>
        <w:spacing w:line="288" w:lineRule="auto"/>
        <w:rPr>
          <w:del w:id="95" w:author="1" w:date="2026-09-22T13:01:00Z" w16du:dateUtc="2026-09-22T17:01:00Z"/>
        </w:rPr>
      </w:pPr>
      <w:del w:id="96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Scale-resistant flow straightener.  </w:delText>
        </w:r>
      </w:del>
    </w:p>
    <w:p w14:paraId="19E6B193" w14:textId="77777777" w:rsidR="00B60D9B" w:rsidRDefault="00447AD2">
      <w:pPr>
        <w:spacing w:line="288" w:lineRule="auto"/>
        <w:rPr>
          <w:del w:id="97" w:author="1" w:date="2026-09-22T13:01:00Z" w16du:dateUtc="2026-09-22T17:01:00Z"/>
        </w:rPr>
      </w:pPr>
      <w:del w:id="98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Duty flush (~60 seconds every 24 hours after last use).  </w:delText>
        </w:r>
      </w:del>
    </w:p>
    <w:p w14:paraId="42370F5F" w14:textId="77777777" w:rsidR="00B60D9B" w:rsidRDefault="00447AD2">
      <w:pPr>
        <w:spacing w:line="288" w:lineRule="auto"/>
        <w:rPr>
          <w:del w:id="99" w:author="1" w:date="2026-09-22T13:01:00Z" w16du:dateUtc="2026-09-22T17:01:00Z"/>
        </w:rPr>
      </w:pPr>
      <w:del w:id="100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Presence detection sensor at the end of the spout optimises detection.  </w:delText>
        </w:r>
      </w:del>
    </w:p>
    <w:p w14:paraId="5555877A" w14:textId="77777777" w:rsidR="00B60D9B" w:rsidRDefault="00447AD2">
      <w:pPr>
        <w:spacing w:line="288" w:lineRule="auto"/>
        <w:rPr>
          <w:del w:id="101" w:author="1" w:date="2026-09-22T13:01:00Z" w16du:dateUtc="2026-09-22T17:01:00Z"/>
        </w:rPr>
      </w:pPr>
      <w:del w:id="102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Chrome-plated stainless steel body.  </w:delText>
        </w:r>
      </w:del>
    </w:p>
    <w:p w14:paraId="4D3B369A" w14:textId="77777777" w:rsidR="00B60D9B" w:rsidRDefault="00447AD2">
      <w:pPr>
        <w:spacing w:line="288" w:lineRule="auto"/>
        <w:rPr>
          <w:del w:id="103" w:author="1" w:date="2026-09-22T13:01:00Z" w16du:dateUtc="2026-09-22T17:01:00Z"/>
        </w:rPr>
      </w:pPr>
      <w:del w:id="104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Cap fixed in place by 2 concealed screws.  </w:delText>
        </w:r>
      </w:del>
    </w:p>
    <w:p w14:paraId="73AA7F45" w14:textId="77777777" w:rsidR="00B60D9B" w:rsidRDefault="00447AD2">
      <w:pPr>
        <w:spacing w:line="288" w:lineRule="auto"/>
        <w:rPr>
          <w:del w:id="105" w:author="1" w:date="2026-09-22T13:01:00Z" w16du:dateUtc="2026-09-22T17:01:00Z"/>
        </w:rPr>
      </w:pPr>
      <w:del w:id="106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PEX flexible F3/8” with stopcock and filter.  </w:delText>
        </w:r>
      </w:del>
    </w:p>
    <w:p w14:paraId="6EE16549" w14:textId="77777777" w:rsidR="00B60D9B" w:rsidRDefault="00447AD2">
      <w:pPr>
        <w:spacing w:line="288" w:lineRule="auto"/>
        <w:rPr>
          <w:del w:id="107" w:author="1" w:date="2026-09-22T13:01:00Z" w16du:dateUtc="2026-09-22T17:01:00Z"/>
        </w:rPr>
      </w:pPr>
      <w:del w:id="108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Fixing reinforced by 2 stainless steel rods. </w:delText>
        </w:r>
      </w:del>
    </w:p>
    <w:p w14:paraId="57F79F06" w14:textId="77777777" w:rsidR="00B60D9B" w:rsidRDefault="00447AD2">
      <w:pPr>
        <w:spacing w:line="288" w:lineRule="auto"/>
        <w:rPr>
          <w:del w:id="109" w:author="1" w:date="2026-09-22T13:01:00Z" w16du:dateUtc="2026-09-22T17:01:00Z"/>
        </w:rPr>
      </w:pPr>
      <w:del w:id="110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Anti-blocking security. </w:delText>
        </w:r>
      </w:del>
    </w:p>
    <w:p w14:paraId="519C8C9C" w14:textId="77777777" w:rsidR="00B60D9B" w:rsidRDefault="00447AD2">
      <w:pPr>
        <w:spacing w:line="288" w:lineRule="auto"/>
        <w:rPr>
          <w:del w:id="111" w:author="1" w:date="2026-09-22T13:01:00Z" w16du:dateUtc="2026-09-22T17:01:00Z"/>
        </w:rPr>
      </w:pPr>
      <w:del w:id="112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 xml:space="preserve">Suitable for people with reduced mobility. </w:delText>
        </w:r>
      </w:del>
    </w:p>
    <w:p w14:paraId="7DCB17EE" w14:textId="77777777" w:rsidR="00B60D9B" w:rsidRPr="001E08FA" w:rsidRDefault="00447AD2" w:rsidP="00FF542C">
      <w:pPr>
        <w:autoSpaceDE w:val="0"/>
        <w:rPr>
          <w:rFonts w:ascii="Times New Roman" w:hAnsi="Times New Roman"/>
          <w:sz w:val="24"/>
          <w:rPrChange w:id="113" w:author="1" w:date="2026-09-22T13:01:00Z" w16du:dateUtc="2026-09-22T17:01:00Z">
            <w:rPr/>
          </w:rPrChange>
        </w:rPr>
        <w:pPrChange w:id="114" w:author="1" w:date="2026-09-22T13:01:00Z" w16du:dateUtc="2026-09-22T17:01:00Z">
          <w:pPr>
            <w:spacing w:line="288" w:lineRule="auto"/>
          </w:pPr>
        </w:pPrChange>
      </w:pPr>
      <w:del w:id="115" w:author="1" w:date="2026-09-22T13:01:00Z" w16du:dateUtc="2026-09-22T17:01:00Z">
        <w:r>
          <w:rPr>
            <w:rFonts w:ascii="Calibri" w:eastAsia="Calibri" w:hAnsi="Calibri" w:cs="Calibri"/>
            <w:sz w:val="22"/>
            <w:szCs w:val="22"/>
          </w:rPr>
          <w:delText>30-year warranty.</w:delText>
        </w:r>
      </w:del>
    </w:p>
    <w:sectPr w:rsidR="00B60D9B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  <w:sectPrChange w:id="119" w:author="1" w:date="2026-09-22T13:01:00Z" w16du:dateUtc="2026-09-22T17:01:00Z">
        <w:sectPr w:rsidR="00B60D9B" w:rsidRPr="001E08FA" w:rsidSect="006E54AE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3EA63" w14:textId="77777777" w:rsidR="00447AD2" w:rsidRDefault="00447AD2" w:rsidP="00614D10">
      <w:pPr>
        <w:pPrChange w:id="12" w:author="1" w:date="2026-09-22T13:01:00Z" w16du:dateUtc="2026-09-22T17:01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607421B8" w14:textId="77777777" w:rsidR="00447AD2" w:rsidRDefault="00447AD2" w:rsidP="00614D10">
      <w:pPr>
        <w:pPrChange w:id="13" w:author="1" w:date="2026-09-22T13:01:00Z" w16du:dateUtc="2026-09-22T17:01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1F0427" w14:textId="77777777" w:rsidR="00AB3A03" w:rsidRDefault="00AB3A03">
    <w:pPr>
      <w:pStyle w:val="NormalWeb"/>
      <w:pPrChange w:id="118" w:author="1" w:date="2026-09-22T13:01:00Z" w16du:dateUtc="2026-09-22T17:0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006CC0" w14:textId="77777777" w:rsidR="00447AD2" w:rsidRDefault="00447AD2" w:rsidP="00614D10">
      <w:pPr>
        <w:pPrChange w:id="10" w:author="1" w:date="2026-09-22T13:01:00Z" w16du:dateUtc="2026-09-22T17:01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27D9E430" w14:textId="77777777" w:rsidR="00447AD2" w:rsidRDefault="00447AD2" w:rsidP="00614D10">
      <w:pPr>
        <w:pPrChange w:id="11" w:author="1" w:date="2026-09-22T13:01:00Z" w16du:dateUtc="2026-09-22T17:01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620ECD" w14:textId="77777777" w:rsidR="00B60D9B" w:rsidRDefault="00447AD2">
    <w:pPr>
      <w:pStyle w:val="BodyTextIndent"/>
      <w:pPrChange w:id="116" w:author="1" w:date="2026-09-22T13:01:00Z" w16du:dateUtc="2026-09-22T17:01:00Z">
        <w:pPr>
          <w:jc w:val="center"/>
        </w:pPr>
      </w:pPrChange>
    </w:pPr>
    <w:del w:id="117" w:author="1" w:date="2026-09-22T13:01:00Z" w16du:dateUtc="2026-09-22T17:01:00Z">
      <w:r w:rsidRPr="00C332CA">
        <w:rPr>
          <w:noProof/>
        </w:rPr>
        <w:pict w14:anchorId="1C7824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9.1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791480030">
    <w:abstractNumId w:val="15"/>
  </w:num>
  <w:num w:numId="2" w16cid:durableId="681669799">
    <w:abstractNumId w:val="14"/>
  </w:num>
  <w:num w:numId="3" w16cid:durableId="2131045810">
    <w:abstractNumId w:val="16"/>
  </w:num>
  <w:num w:numId="4" w16cid:durableId="280377380">
    <w:abstractNumId w:val="13"/>
  </w:num>
  <w:num w:numId="5" w16cid:durableId="1308710170">
    <w:abstractNumId w:val="6"/>
  </w:num>
  <w:num w:numId="6" w16cid:durableId="310715902">
    <w:abstractNumId w:val="18"/>
  </w:num>
  <w:num w:numId="7" w16cid:durableId="184102105">
    <w:abstractNumId w:val="7"/>
  </w:num>
  <w:num w:numId="8" w16cid:durableId="412242504">
    <w:abstractNumId w:val="11"/>
  </w:num>
  <w:num w:numId="9" w16cid:durableId="1902322992">
    <w:abstractNumId w:val="4"/>
  </w:num>
  <w:num w:numId="10" w16cid:durableId="1319964681">
    <w:abstractNumId w:val="10"/>
  </w:num>
  <w:num w:numId="11" w16cid:durableId="794370807">
    <w:abstractNumId w:val="3"/>
  </w:num>
  <w:num w:numId="12" w16cid:durableId="1279678322">
    <w:abstractNumId w:val="1"/>
  </w:num>
  <w:num w:numId="13" w16cid:durableId="1746761023">
    <w:abstractNumId w:val="2"/>
  </w:num>
  <w:num w:numId="14" w16cid:durableId="1524898388">
    <w:abstractNumId w:val="5"/>
  </w:num>
  <w:num w:numId="15" w16cid:durableId="199831004">
    <w:abstractNumId w:val="8"/>
  </w:num>
  <w:num w:numId="16" w16cid:durableId="786201365">
    <w:abstractNumId w:val="17"/>
  </w:num>
  <w:num w:numId="17" w16cid:durableId="131143671">
    <w:abstractNumId w:val="12"/>
  </w:num>
  <w:num w:numId="18" w16cid:durableId="1877153052">
    <w:abstractNumId w:val="0"/>
  </w:num>
  <w:num w:numId="19" w16cid:durableId="1818103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343955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D9B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47AD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4D10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3A03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0D9B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1874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3:01:00Z">
        <w:pPr>
          <w:spacing w:line="278" w:lineRule="auto"/>
        </w:pPr>
      </w:pPrChange>
    </w:pPr>
    <w:rPr>
      <w:rFonts w:eastAsia="Times New Roman"/>
      <w:sz w:val="18"/>
      <w:szCs w:val="18"/>
      <w:lang w:val="ru-RU" w:eastAsia="ru-RU"/>
      <w:rPrChange w:id="0" w:author="1" w:date="2026-09-22T13:01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3:01:00Z">
        <w:pPr>
          <w:spacing w:after="160" w:line="278" w:lineRule="auto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3:01:00Z">
        <w:rPr>
          <w:rFonts w:ascii="Arial" w:eastAsia="Arial" w:hAnsi="Arial" w:cs="Arial"/>
          <w:b/>
          <w:bCs/>
          <w:color w:val="438FAC"/>
          <w:sz w:val="36"/>
          <w:szCs w:val="36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3:01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3:01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3:01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3:01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3:01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3:01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AB3A03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AB3A03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3:01:00Z">
        <w:pPr>
          <w:ind w:left="708"/>
        </w:pPr>
      </w:pPrChange>
    </w:pPr>
    <w:rPr>
      <w:rFonts w:cs="Times New Roman"/>
      <w:rPrChange w:id="5" w:author="1" w:date="2026-09-22T13:01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AB3A03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3:01:00Z">
        <w:pPr/>
      </w:pPrChange>
    </w:pPr>
    <w:rPr>
      <w:rFonts w:ascii="Tahoma" w:hAnsi="Tahoma" w:cs="Tahoma"/>
      <w:sz w:val="16"/>
      <w:szCs w:val="16"/>
      <w:rPrChange w:id="6" w:author="1" w:date="2026-09-22T13:01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AB3A03"/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B3A03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3:01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3:01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3:0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3:01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B3A0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3:01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3:01:00Z">
        <w:rPr>
          <w:sz w:val="24"/>
          <w:szCs w:val="24"/>
          <w:lang w:val="ru-RU" w:eastAsia="ru-RU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AB3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04916C-6D16-3C43-B878-8C72E3FD4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2275</Characters>
  <Application>Microsoft Office Word</Application>
  <DocSecurity>0</DocSecurity>
  <Lines>18</Lines>
  <Paragraphs>5</Paragraphs>
  <ScaleCrop>false</ScaleCrop>
  <Manager/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2026-09-22T17:01:00Z</dcterms:modified>
  <cp:category/>
</cp:coreProperties>
</file>