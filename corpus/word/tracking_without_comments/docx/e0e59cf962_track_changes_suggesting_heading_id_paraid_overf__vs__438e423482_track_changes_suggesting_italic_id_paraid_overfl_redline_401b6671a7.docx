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3AC78" w14:textId="77777777" w:rsidR="00FA4E5F" w:rsidRDefault="008A4A26">
      <w:r>
        <w:rPr>
          <w:i/>
          <w:color w:val="C00000"/>
          <w:rPrChange w:id="0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i/>
            <w:iCs/>
            <w:color w:val="C00000"/>
          </w:rPr>
          <w:t>Italic</w:t>
        </w:r>
      </w:ins>
      <w:del w:id="2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</w:delText>
        </w:r>
      </w:del>
      <w:r>
        <w:rPr>
          <w:i/>
          <w:color w:val="C00000"/>
          <w:rPrChange w:id="3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Red Demo</w:t>
      </w:r>
    </w:p>
    <w:p w14:paraId="446C5DDF" w14:textId="77777777" w:rsidR="00FA4E5F" w:rsidRDefault="008A4A26">
      <w:pPr>
        <w:pPrChange w:id="4" w:author="Comparison" w:date="2026-07-05T01:11:00Z" w16du:dateUtc="2026-07-05T05:11:00Z">
          <w:pPr>
            <w:spacing w:before="360" w:after="80" w:line="240" w:lineRule="auto"/>
          </w:pPr>
        </w:pPrChange>
      </w:pPr>
      <w:r>
        <w:rPr>
          <w:i/>
          <w:color w:val="C00000"/>
          <w:rPrChange w:id="5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This document </w:t>
      </w:r>
      <w:ins w:id="6" w:author="Comparison" w:date="2026-07-05T01:11:00Z" w16du:dateUtc="2026-07-05T05:11:00Z">
        <w:r>
          <w:rPr>
            <w:i/>
            <w:iCs/>
            <w:color w:val="C00000"/>
          </w:rPr>
          <w:t>combines</w:t>
        </w:r>
      </w:ins>
      <w:del w:id="7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shows</w:delText>
        </w:r>
      </w:del>
      <w:r>
        <w:rPr>
          <w:i/>
          <w:color w:val="C00000"/>
          <w:rPrChange w:id="8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Suggesting mode with </w:t>
      </w:r>
      <w:ins w:id="9" w:author="Comparison" w:date="2026-07-05T01:11:00Z" w16du:dateUtc="2026-07-05T05:11:00Z">
        <w:r>
          <w:rPr>
            <w:i/>
            <w:iCs/>
            <w:color w:val="C00000"/>
          </w:rPr>
          <w:t>italic</w:t>
        </w:r>
      </w:ins>
      <w:del w:id="10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 style</w:delText>
        </w:r>
      </w:del>
      <w:r>
        <w:rPr>
          <w:i/>
          <w:color w:val="C00000"/>
          <w:rPrChange w:id="11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red color.</w:t>
      </w:r>
    </w:p>
    <w:p w14:paraId="0C5A0B88" w14:textId="77777777" w:rsidR="00FA4E5F" w:rsidRDefault="008A4A26">
      <w:pPr>
        <w:pPrChange w:id="12" w:author="Comparison" w:date="2026-07-05T01:11:00Z" w16du:dateUtc="2026-07-05T05:11:00Z">
          <w:pPr>
            <w:spacing w:before="360" w:after="80" w:line="240" w:lineRule="auto"/>
          </w:pPr>
        </w:pPrChange>
      </w:pPr>
      <w:r>
        <w:rPr>
          <w:i/>
          <w:color w:val="C00000"/>
          <w:rPrChange w:id="13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Red </w:t>
      </w:r>
      <w:ins w:id="14" w:author="Comparison" w:date="2026-07-05T01:11:00Z" w16du:dateUtc="2026-07-05T05:11:00Z">
        <w:r>
          <w:rPr>
            <w:i/>
            <w:iCs/>
            <w:color w:val="C00000"/>
          </w:rPr>
          <w:t>italic</w:t>
        </w:r>
      </w:ins>
      <w:del w:id="15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</w:delText>
        </w:r>
      </w:del>
      <w:r>
        <w:rPr>
          <w:i/>
          <w:color w:val="C00000"/>
          <w:rPrChange w:id="16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suggestions </w:t>
      </w:r>
      <w:ins w:id="17" w:author="Comparison" w:date="2026-07-05T01:11:00Z" w16du:dateUtc="2026-07-05T05:11:00Z">
        <w:r>
          <w:rPr>
            <w:i/>
            <w:iCs/>
            <w:color w:val="C00000"/>
          </w:rPr>
          <w:t>stand out clearly for document</w:t>
        </w:r>
      </w:ins>
      <w:del w:id="18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help</w:delText>
        </w:r>
      </w:del>
      <w:r>
        <w:rPr>
          <w:i/>
          <w:color w:val="C00000"/>
          <w:rPrChange w:id="19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reviewers</w:t>
      </w:r>
      <w:del w:id="20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 spot structural changes easily</w:delText>
        </w:r>
      </w:del>
      <w:r>
        <w:rPr>
          <w:i/>
          <w:color w:val="C00000"/>
          <w:rPrChange w:id="21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sectPr w:rsidR="00FA4E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E5F"/>
    <w:rsid w:val="00195476"/>
    <w:rsid w:val="0055352D"/>
    <w:rsid w:val="008A4A26"/>
    <w:rsid w:val="00B37A4C"/>
    <w:rsid w:val="00F87A0E"/>
    <w:rsid w:val="00FA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23F3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2026-07-05T05:11:00Z</dcterms:modified>
</cp:coreProperties>
</file>