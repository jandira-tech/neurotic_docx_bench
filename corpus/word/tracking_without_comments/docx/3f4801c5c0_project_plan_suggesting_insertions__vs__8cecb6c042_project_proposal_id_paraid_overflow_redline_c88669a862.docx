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C0100" w14:textId="77777777" w:rsidR="00B6049D" w:rsidRDefault="00FD441D">
      <w:r>
        <w:t xml:space="preserve">Project </w:t>
      </w:r>
      <w:ins w:id="0" w:author="Comparison" w:date="2026-07-05T01:30:00Z" w16du:dateUtc="2026-07-05T05:30:00Z">
        <w:r>
          <w:t>Proposal</w:t>
        </w:r>
      </w:ins>
      <w:del w:id="1" w:author="Comparison" w:date="2026-07-05T01:30:00Z" w16du:dateUtc="2026-07-05T05:30:00Z">
        <w:r>
          <w:delText>Plan</w:delText>
        </w:r>
      </w:del>
    </w:p>
    <w:p w14:paraId="5FAD850B" w14:textId="77777777" w:rsidR="00AA4D0E" w:rsidRDefault="00FD441D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This project will be completed by the end of the quarter.</w:t>
        </w:r>
      </w:ins>
    </w:p>
    <w:p w14:paraId="1ED5E285" w14:textId="77777777" w:rsidR="00AA4D0E" w:rsidRDefault="00FD441D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The team consists of five members.</w:t>
        </w:r>
      </w:ins>
    </w:p>
    <w:p w14:paraId="7CBF3975" w14:textId="77777777" w:rsidR="00B6049D" w:rsidRDefault="00FD441D">
      <w:pPr>
        <w:rPr>
          <w:del w:id="6" w:author="Comparison" w:date="2026-07-05T01:30:00Z" w16du:dateUtc="2026-07-05T05:30:00Z"/>
        </w:rPr>
      </w:pPr>
      <w:ins w:id="7" w:author="Comparison" w:date="2026-07-05T01:30:00Z" w16du:dateUtc="2026-07-05T05:30:00Z">
        <w:r>
          <w:t>Budget is estimated at ten thousand dollars.</w:t>
        </w:r>
      </w:ins>
      <w:del w:id="8" w:author="Comparison" w:date="2026-07-05T01:30:00Z" w16du:dateUtc="2026-07-05T05:30:00Z">
        <w:r>
          <w:delText>Date: February 1, 2026</w:delText>
        </w:r>
      </w:del>
    </w:p>
    <w:p w14:paraId="4F0C4340" w14:textId="77777777" w:rsidR="00B6049D" w:rsidRDefault="00FD441D">
      <w:pPr>
        <w:rPr>
          <w:del w:id="9" w:author="Comparison" w:date="2026-07-05T01:30:00Z" w16du:dateUtc="2026-07-05T05:30:00Z"/>
        </w:rPr>
      </w:pPr>
      <w:del w:id="10" w:author="Comparison" w:date="2026-07-05T01:30:00Z" w16du:dateUtc="2026-07-05T05:30:00Z">
        <w:r>
          <w:delText>Phase 1: Researc</w:delText>
        </w:r>
        <w:r>
          <w:delText xml:space="preserve"> and Analysis</w:delText>
        </w:r>
        <w:r>
          <w:delText>h</w:delText>
        </w:r>
      </w:del>
    </w:p>
    <w:p w14:paraId="247CD0EF" w14:textId="77777777" w:rsidR="00B6049D" w:rsidRDefault="00FD441D">
      <w:pPr>
        <w:rPr>
          <w:del w:id="11" w:author="Comparison" w:date="2026-07-05T01:30:00Z" w16du:dateUtc="2026-07-05T05:30:00Z"/>
        </w:rPr>
      </w:pPr>
      <w:del w:id="12" w:author="Comparison" w:date="2026-07-05T01:30:00Z" w16du:dateUtc="2026-07-05T05:30:00Z">
        <w:r>
          <w:delText>Phase 2: Development</w:delText>
        </w:r>
      </w:del>
    </w:p>
    <w:p w14:paraId="63681CC4" w14:textId="77777777" w:rsidR="00B6049D" w:rsidRDefault="00FD441D">
      <w:pPr>
        <w:rPr>
          <w:del w:id="13" w:author="Comparison" w:date="2026-07-05T01:30:00Z" w16du:dateUtc="2026-07-05T05:30:00Z"/>
        </w:rPr>
      </w:pPr>
      <w:del w:id="14" w:author="Comparison" w:date="2026-07-05T01:30:00Z" w16du:dateUtc="2026-07-05T05:30:00Z">
        <w:r>
          <w:delText>Phase 3: Testing</w:delText>
        </w:r>
      </w:del>
    </w:p>
    <w:p w14:paraId="2C247108" w14:textId="77777777" w:rsidR="00B6049D" w:rsidRDefault="00FD441D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>Phase 4: Deployment</w:delText>
        </w:r>
      </w:del>
    </w:p>
    <w:p w14:paraId="0D1113FB" w14:textId="77777777" w:rsidR="00B6049D" w:rsidRDefault="00FD441D">
      <w:pPr>
        <w:pPrChange w:id="17" w:author="Comparison" w:date="2026-07-05T01:30:00Z" w16du:dateUtc="2026-07-05T05:30:00Z">
          <w:pPr>
            <w:jc w:val="center"/>
          </w:pPr>
        </w:pPrChange>
      </w:pPr>
      <w:del w:id="18" w:author="Comparison" w:date="2026-07-05T01:30:00Z" w16du:dateUtc="2026-07-05T05:30:00Z">
        <w:r>
          <w:delText>Deadline: March 31, 2026</w:delText>
        </w:r>
      </w:del>
    </w:p>
    <w:sectPr w:rsidR="00B604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49D"/>
    <w:rsid w:val="004E2F56"/>
    <w:rsid w:val="005A2666"/>
    <w:rsid w:val="00AA4D0E"/>
    <w:rsid w:val="00B6049D"/>
    <w:rsid w:val="00BF0F5F"/>
    <w:rsid w:val="00F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5654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2026-07-05T05:30:00Z</dcterms:modified>
</cp:coreProperties>
</file>