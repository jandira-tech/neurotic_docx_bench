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9F43AF" w14:textId="77777777" w:rsidR="00827B1B" w:rsidRDefault="00827B1B">
      <w:pPr>
        <w:rPr>
          <w:i/>
          <w:strike/>
          <w:rPrChange w:id="0" w:author="Arthur Souza Rodrigues" w:date="2026-07-10T21:47:00Z" w16du:dateUtc="2026-07-11T01:47:00Z">
            <w:rPr>
              <w:rFonts w:ascii="Roboto, sans-serif" w:hAnsi="Roboto, sans-serif" w:cs="Roboto, sans-serif"/>
              <w:u w:val="single"/>
            </w:rPr>
          </w:rPrChange>
        </w:rPr>
      </w:pPr>
      <w:r>
        <w:rPr>
          <w:i/>
          <w:strike/>
          <w:rPrChange w:id="1" w:author="Arthur Souza Rodrigues" w:date="2026-07-10T21:47:00Z" w16du:dateUtc="2026-07-11T01:47:00Z">
            <w:rPr>
              <w:rFonts w:ascii="Roboto, sans-serif" w:hAnsi="Roboto, sans-serif" w:cs="Roboto, sans-serif"/>
              <w:u w:val="single"/>
            </w:rPr>
          </w:rPrChange>
        </w:rPr>
        <w:t>file_</w:t>
      </w:r>
      <w:ins w:id="2" w:author="Arthur Souza Rodrigues" w:date="2026-07-10T21:47:00Z" w16du:dateUtc="2026-07-11T01:47:00Z">
        <w:r w:rsidR="00C565E9">
          <w:rPr>
            <w:i/>
            <w:iCs/>
            <w:strike/>
          </w:rPr>
          <w:t>114</w:t>
        </w:r>
      </w:ins>
      <w:del w:id="3" w:author="Arthur Souza Rodrigues" w:date="2026-07-10T21:47:00Z" w16du:dateUtc="2026-07-11T01:47:00Z">
        <w:r>
          <w:rPr>
            <w:rFonts w:ascii="Roboto, sans-serif" w:hAnsi="Roboto, sans-serif" w:cs="Roboto, sans-serif"/>
            <w:u w:val="single"/>
          </w:rPr>
          <w:delText>113</w:delText>
        </w:r>
      </w:del>
      <w:r>
        <w:rPr>
          <w:i/>
          <w:strike/>
          <w:rPrChange w:id="4" w:author="Arthur Souza Rodrigues" w:date="2026-07-10T21:47:00Z" w16du:dateUtc="2026-07-11T01:47:00Z">
            <w:rPr>
              <w:rFonts w:ascii="Roboto, sans-serif" w:hAnsi="Roboto, sans-serif" w:cs="Roboto, sans-serif"/>
              <w:u w:val="single"/>
            </w:rPr>
          </w:rPrChange>
        </w:rPr>
        <w:t>.docx</w:t>
      </w:r>
    </w:p>
    <w:p w14:paraId="2FFD53CE" w14:textId="544E0EEC" w:rsidR="00B72236" w:rsidRDefault="00D6230F">
      <w:ins w:id="5" w:author="Arthur Souza Rodrigues" w:date="2026-07-10T21:47:00Z" w16du:dateUtc="2026-07-11T01:47:00Z">
        <w:r>
          <w:rPr>
            <w:i/>
            <w:iCs/>
            <w:strike/>
          </w:rPr>
          <w:t>Strikethrough and Italic Combo</w:t>
        </w:r>
      </w:ins>
      <w:del w:id="6" w:author="Arthur Souza Rodrigues" w:date="2026-07-10T21:47:00Z" w16du:dateUtc="2026-07-11T01:47:00Z">
        <w:r>
          <w:rPr>
            <w:rFonts w:ascii="Roboto, sans-serif" w:hAnsi="Roboto, sans-serif" w:cs="Roboto, sans-serif"/>
            <w:u w:val="single"/>
          </w:rPr>
          <w:delText>Roboto Underline</w:delText>
        </w:r>
      </w:del>
      <w:r>
        <w:rPr>
          <w:i/>
          <w:strike/>
          <w:rPrChange w:id="7" w:author="Arthur Souza Rodrigues" w:date="2026-07-10T21:47:00Z" w16du:dateUtc="2026-07-11T01:47:00Z">
            <w:rPr>
              <w:rFonts w:ascii="Roboto, sans-serif" w:hAnsi="Roboto, sans-serif" w:cs="Roboto, sans-serif"/>
              <w:u w:val="single"/>
            </w:rPr>
          </w:rPrChange>
        </w:rPr>
        <w:t xml:space="preserve"> Demo</w:t>
      </w:r>
    </w:p>
    <w:p w14:paraId="2484DABB" w14:textId="77777777" w:rsidR="00B72236" w:rsidRDefault="00D6230F">
      <w:r>
        <w:rPr>
          <w:i/>
          <w:strike/>
          <w:rPrChange w:id="8" w:author="Arthur Souza Rodrigues" w:date="2026-07-10T21:47:00Z" w16du:dateUtc="2026-07-11T01:47:00Z">
            <w:rPr>
              <w:rFonts w:ascii="Roboto, sans-serif" w:hAnsi="Roboto, sans-serif" w:cs="Roboto, sans-serif"/>
              <w:u w:val="single"/>
            </w:rPr>
          </w:rPrChange>
        </w:rPr>
        <w:t xml:space="preserve">This document </w:t>
      </w:r>
      <w:ins w:id="9" w:author="Arthur Souza Rodrigues" w:date="2026-07-10T21:47:00Z" w16du:dateUtc="2026-07-11T01:47:00Z">
        <w:r>
          <w:rPr>
            <w:i/>
            <w:iCs/>
            <w:strike/>
          </w:rPr>
          <w:t>combines strikethrough</w:t>
        </w:r>
      </w:ins>
      <w:del w:id="10" w:author="Arthur Souza Rodrigues" w:date="2026-07-10T21:47:00Z" w16du:dateUtc="2026-07-11T01:47:00Z">
        <w:r>
          <w:rPr>
            <w:rFonts w:ascii="Roboto, sans-serif" w:hAnsi="Roboto, sans-serif" w:cs="Roboto, sans-serif"/>
            <w:u w:val="single"/>
          </w:rPr>
          <w:delText>shows Roboto font</w:delText>
        </w:r>
      </w:del>
      <w:r>
        <w:rPr>
          <w:i/>
          <w:strike/>
          <w:rPrChange w:id="11" w:author="Arthur Souza Rodrigues" w:date="2026-07-10T21:47:00Z" w16du:dateUtc="2026-07-11T01:47:00Z">
            <w:rPr>
              <w:rFonts w:ascii="Roboto, sans-serif" w:hAnsi="Roboto, sans-serif" w:cs="Roboto, sans-serif"/>
              <w:u w:val="single"/>
            </w:rPr>
          </w:rPrChange>
        </w:rPr>
        <w:t xml:space="preserve"> with </w:t>
      </w:r>
      <w:ins w:id="12" w:author="Arthur Souza Rodrigues" w:date="2026-07-10T21:47:00Z" w16du:dateUtc="2026-07-11T01:47:00Z">
        <w:r>
          <w:rPr>
            <w:i/>
            <w:iCs/>
            <w:strike/>
          </w:rPr>
          <w:t>italic</w:t>
        </w:r>
      </w:ins>
      <w:del w:id="13" w:author="Arthur Souza Rodrigues" w:date="2026-07-10T21:47:00Z" w16du:dateUtc="2026-07-11T01:47:00Z">
        <w:r>
          <w:rPr>
            <w:rFonts w:ascii="Roboto, sans-serif" w:hAnsi="Roboto, sans-serif" w:cs="Roboto, sans-serif"/>
            <w:u w:val="single"/>
          </w:rPr>
          <w:delText>underline formatting</w:delText>
        </w:r>
      </w:del>
      <w:r>
        <w:rPr>
          <w:i/>
          <w:strike/>
          <w:rPrChange w:id="14" w:author="Arthur Souza Rodrigues" w:date="2026-07-10T21:47:00Z" w16du:dateUtc="2026-07-11T01:47:00Z">
            <w:rPr>
              <w:rFonts w:ascii="Roboto, sans-serif" w:hAnsi="Roboto, sans-serif" w:cs="Roboto, sans-serif"/>
              <w:u w:val="single"/>
            </w:rPr>
          </w:rPrChange>
        </w:rPr>
        <w:t>.</w:t>
      </w:r>
    </w:p>
    <w:p w14:paraId="17C80A0F" w14:textId="77777777" w:rsidR="00B72236" w:rsidRDefault="00D6230F">
      <w:ins w:id="15" w:author="Arthur Souza Rodrigues" w:date="2026-07-10T21:47:00Z" w16du:dateUtc="2026-07-11T01:47:00Z">
        <w:r>
          <w:rPr>
            <w:i/>
            <w:iCs/>
            <w:strike/>
          </w:rPr>
          <w:t>This text is struck through and italic simultaneously.</w:t>
        </w:r>
      </w:ins>
      <w:del w:id="16" w:author="Arthur Souza Rodrigues" w:date="2026-07-10T21:47:00Z" w16du:dateUtc="2026-07-11T01:47:00Z">
        <w:r>
          <w:rPr>
            <w:rFonts w:ascii="Roboto, sans-serif" w:hAnsi="Roboto, sans-serif" w:cs="Roboto, sans-serif"/>
            <w:u w:val="single"/>
          </w:rPr>
          <w:delText>Roboto underlined text creates a clean modern appearance.</w:delText>
        </w:r>
      </w:del>
    </w:p>
    <w:sectPr w:rsidR="00B7223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2236"/>
    <w:rsid w:val="00325720"/>
    <w:rsid w:val="00827B1B"/>
    <w:rsid w:val="00875DE0"/>
    <w:rsid w:val="00B72236"/>
    <w:rsid w:val="00C565E9"/>
    <w:rsid w:val="00C958F5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DAD46B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2026-07-11T01:47:00Z</dcterms:modified>
</cp:coreProperties>
</file>