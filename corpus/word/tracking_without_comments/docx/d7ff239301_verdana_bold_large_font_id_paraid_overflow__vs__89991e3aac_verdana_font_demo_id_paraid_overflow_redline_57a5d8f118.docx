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34E1A1" w14:textId="77777777" w:rsidR="00EB1AD6" w:rsidRDefault="009F6705">
      <w:r>
        <w:rPr>
          <w:rFonts w:ascii="Verdana, Geneva, sans-serif" w:hAnsi="Verdana, Geneva, sans-serif"/>
          <w:rPrChange w:id="2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Verdana </w:t>
      </w:r>
      <w:del w:id="3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 xml:space="preserve">Bold Large </w:delText>
        </w:r>
      </w:del>
      <w:r>
        <w:rPr>
          <w:rFonts w:ascii="Verdana, Geneva, sans-serif" w:hAnsi="Verdana, Geneva, sans-serif"/>
          <w:rPrChange w:id="4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Font Demo</w:t>
      </w:r>
    </w:p>
    <w:p w14:paraId="4AC09E00" w14:textId="77777777" w:rsidR="00EB1AD6" w:rsidRDefault="009F6705">
      <w:r>
        <w:rPr>
          <w:rFonts w:ascii="Verdana, Geneva, sans-serif" w:hAnsi="Verdana, Geneva, sans-serif"/>
          <w:rPrChange w:id="5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This document </w:t>
      </w:r>
      <w:ins w:id="6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</w:rPr>
          <w:t>uses the</w:t>
        </w:r>
      </w:ins>
      <w:del w:id="7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shows</w:delText>
        </w:r>
      </w:del>
      <w:r>
        <w:rPr>
          <w:rFonts w:ascii="Verdana, Geneva, sans-serif" w:hAnsi="Verdana, Geneva, sans-serif"/>
          <w:rPrChange w:id="8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 Verdana font </w:t>
      </w:r>
      <w:ins w:id="9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</w:rPr>
          <w:t>family</w:t>
        </w:r>
      </w:ins>
      <w:del w:id="10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at size 16 with bold formatting</w:delText>
        </w:r>
      </w:del>
      <w:r>
        <w:rPr>
          <w:rFonts w:ascii="Verdana, Geneva, sans-serif" w:hAnsi="Verdana, Geneva, sans-serif"/>
          <w:rPrChange w:id="11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</w:t>
      </w:r>
    </w:p>
    <w:p w14:paraId="5A7A4EE6" w14:textId="77777777" w:rsidR="00EB1AD6" w:rsidRDefault="009F6705">
      <w:r>
        <w:rPr>
          <w:rFonts w:ascii="Verdana, Geneva, sans-serif" w:hAnsi="Verdana, Geneva, sans-serif"/>
          <w:rPrChange w:id="12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Verdana </w:t>
      </w:r>
      <w:del w:id="13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 xml:space="preserve">bold at 16pt </w:delText>
        </w:r>
      </w:del>
      <w:r>
        <w:rPr>
          <w:rFonts w:ascii="Verdana, Geneva, sans-serif" w:hAnsi="Verdana, Geneva, sans-serif"/>
          <w:rPrChange w:id="14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is </w:t>
      </w:r>
      <w:ins w:id="15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</w:rPr>
          <w:t xml:space="preserve">a </w:t>
        </w:r>
      </w:ins>
      <w:r>
        <w:rPr>
          <w:rFonts w:ascii="Verdana, Geneva, sans-serif" w:hAnsi="Verdana, Geneva, sans-serif"/>
          <w:rPrChange w:id="16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highly readable </w:t>
      </w:r>
      <w:ins w:id="17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</w:rPr>
          <w:t>sans-serif font</w:t>
        </w:r>
      </w:ins>
      <w:del w:id="18" w:author="Arthur Souza Rodrigues" w:date="2026-07-05T01:11:00Z" w16du:dateUtc="2026-07-05T05:11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delText>for presentations</w:delText>
        </w:r>
      </w:del>
      <w:r>
        <w:rPr>
          <w:rFonts w:ascii="Verdana, Geneva, sans-serif" w:hAnsi="Verdana, Geneva, sans-serif"/>
          <w:rPrChange w:id="19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</w:t>
      </w:r>
    </w:p>
    <w:sectPr w:rsidR="00EB1AD6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1AD6"/>
    <w:rsid w:val="00317732"/>
    <w:rsid w:val="0033635D"/>
    <w:rsid w:val="0050181B"/>
    <w:rsid w:val="009F6705"/>
    <w:rsid w:val="00A278D5"/>
    <w:rsid w:val="00B37A4C"/>
    <w:rsid w:val="00EB1AD6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B076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278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78D5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78D5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78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78D5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2026-07-05T05:11:00Z</dcterms:modified>
</cp:coreProperties>
</file>