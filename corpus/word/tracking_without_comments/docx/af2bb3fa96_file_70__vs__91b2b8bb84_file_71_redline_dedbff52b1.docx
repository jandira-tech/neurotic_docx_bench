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A4910F" w14:textId="77777777" w:rsidR="00F00C0E" w:rsidRDefault="00F00C0E">
      <w:pPr>
        <w:rPr>
          <w:shd w:val="clear" w:color="auto" w:fill="92D050"/>
          <w:rPrChange w:id="0" w:author="Arthur Souza Rodrigues" w:date="2026-07-10T21:45:00Z" w16du:dateUtc="2026-07-11T01:45:00Z">
            <w:rPr/>
          </w:rPrChange>
        </w:rPr>
      </w:pPr>
      <w:r>
        <w:rPr>
          <w:shd w:val="clear" w:color="auto" w:fill="92D050"/>
          <w:rPrChange w:id="1" w:author="Arthur Souza Rodrigues" w:date="2026-07-10T21:45:00Z" w16du:dateUtc="2026-07-11T01:45:00Z">
            <w:rPr/>
          </w:rPrChange>
        </w:rPr>
        <w:t>file_</w:t>
      </w:r>
      <w:ins w:id="2" w:author="Arthur Souza Rodrigues" w:date="2026-07-10T21:45:00Z" w16du:dateUtc="2026-07-11T01:45:00Z">
        <w:r w:rsidR="007723F2">
          <w:rPr>
            <w:shd w:val="clear" w:color="auto" w:fill="92D050"/>
          </w:rPr>
          <w:t>71</w:t>
        </w:r>
      </w:ins>
      <w:del w:id="3" w:author="Arthur Souza Rodrigues" w:date="2026-07-10T21:45:00Z" w16du:dateUtc="2026-07-11T01:45:00Z">
        <w:r>
          <w:delText>70</w:delText>
        </w:r>
      </w:del>
      <w:r>
        <w:rPr>
          <w:shd w:val="clear" w:color="auto" w:fill="92D050"/>
          <w:rPrChange w:id="4" w:author="Arthur Souza Rodrigues" w:date="2026-07-10T21:45:00Z" w16du:dateUtc="2026-07-11T01:45:00Z">
            <w:rPr/>
          </w:rPrChange>
        </w:rPr>
        <w:t>.docx</w:t>
      </w:r>
    </w:p>
    <w:p w14:paraId="5E00E5FB" w14:textId="4EC9C691" w:rsidR="003E6BFA" w:rsidRDefault="003203C1">
      <w:pPr>
        <w:rPr>
          <w:ins w:id="5" w:author="Arthur Souza Rodrigues" w:date="2026-07-10T21:45:00Z" w16du:dateUtc="2026-07-11T01:45:00Z"/>
        </w:rPr>
      </w:pPr>
      <w:ins w:id="6" w:author="Arthur Souza Rodrigues" w:date="2026-07-10T21:45:00Z" w16du:dateUtc="2026-07-11T01:45:00Z">
        <w:r>
          <w:rPr>
            <w:shd w:val="clear" w:color="auto" w:fill="92D050"/>
          </w:rPr>
          <w:t>Green Highlight Demo</w:t>
        </w:r>
      </w:ins>
    </w:p>
    <w:p w14:paraId="6383A9D2" w14:textId="77777777" w:rsidR="003E6BFA" w:rsidRDefault="003203C1">
      <w:pPr>
        <w:rPr>
          <w:ins w:id="7" w:author="Arthur Souza Rodrigues" w:date="2026-07-10T21:45:00Z" w16du:dateUtc="2026-07-11T01:45:00Z"/>
        </w:rPr>
      </w:pPr>
      <w:ins w:id="8" w:author="Arthur Souza Rodrigues" w:date="2026-07-10T21:45:00Z" w16du:dateUtc="2026-07-11T01:45:00Z">
        <w:r>
          <w:rPr>
            <w:shd w:val="clear" w:color="auto" w:fill="92D050"/>
          </w:rPr>
          <w:t>This document demonstrates green text highlighting.</w:t>
        </w:r>
      </w:ins>
    </w:p>
    <w:p w14:paraId="197CF5D9" w14:textId="6C1A365D" w:rsidR="003203C1" w:rsidRDefault="003203C1">
      <w:ins w:id="9" w:author="Arthur Souza Rodrigues" w:date="2026-07-10T21:45:00Z" w16du:dateUtc="2026-07-11T01:45:00Z">
        <w:r>
          <w:rPr>
            <w:shd w:val="clear" w:color="auto" w:fill="92D050"/>
          </w:rPr>
          <w:t>Green highlights are often used for environmental topics.</w:t>
        </w:r>
      </w:ins>
      <w:del w:id="10" w:author="Arthur Souza Rodrigues" w:date="2026-07-10T21:45:00Z" w16du:dateUtc="2026-07-11T01:45:00Z">
        <w:r w:rsidR="00487BF9">
          <w:rPr>
            <w:noProof/>
            <w:lang w:eastAsia="en-GB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69F0460B" wp14:editId="36B11C9B">
                  <wp:simplePos x="0" y="0"/>
                  <wp:positionH relativeFrom="column">
                    <wp:align>center</wp:align>
                  </wp:positionH>
                  <wp:positionV relativeFrom="paragraph">
                    <wp:posOffset>0</wp:posOffset>
                  </wp:positionV>
                  <wp:extent cx="2374265" cy="1403985"/>
                  <wp:effectExtent l="0" t="0" r="3175" b="5715"/>
                  <wp:wrapNone/>
                  <wp:docPr id="307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374265" cy="14039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6E549D" w14:textId="77777777" w:rsidR="00487BF9" w:rsidRDefault="00487BF9">
                              <w:pPr>
                                <w:rPr>
                                  <w:del w:id="11" w:author="Arthur Souza Rodrigues" w:date="2026-07-10T21:45:00Z" w16du:dateUtc="2026-07-11T01:45:00Z"/>
                                </w:rPr>
                              </w:pPr>
                              <w:del w:id="12" w:author="Arthur Souza Rodrigues" w:date="2026-07-10T21:45:00Z" w16du:dateUtc="2026-07-11T01:45:00Z">
                                <w:r>
                                  <w:delText>Datum plane</w:delText>
                                </w:r>
                              </w:del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a:graphicData>
                  </a:graphic>
                  <wp14:sizeRelH relativeFrom="margin">
                    <wp14:pctWidth>40000</wp14:pctWidth>
                  </wp14:sizeRelH>
                  <wp14:sizeRelV relativeFrom="margin">
                    <wp14:pctHeight>20000</wp14:pctHeight>
                  </wp14:sizeRelV>
                </wp:anchor>
              </w:drawing>
            </mc:Choice>
            <mc:Fallback>
              <w:pict>
                <v:shapetype w14:anchorId="69F0460B"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6" type="#_x0000_t202" style="position:absolute;margin-left:0;margin-top:0;width:186.95pt;height:110.55pt;z-index:251659264;visibility:visible;mso-wrap-style:square;mso-width-percent:400;mso-height-percent:200;mso-wrap-distance-left:9pt;mso-wrap-distance-top:0;mso-wrap-distance-right:9pt;mso-wrap-distance-bottom:0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">
                  <v:textbox style="mso-fit-shape-to-text:t">
                    <w:txbxContent>
                      <w:p w14:paraId="356E549D" w14:textId="77777777" w:rsidR="00487BF9" w:rsidRDefault="00487BF9">
                        <w:pPr>
                          <w:rPr>
                            <w:del w:id="13" w:author="Arthur Souza Rodrigues" w:date="2026-07-10T21:45:00Z" w16du:dateUtc="2026-07-11T01:45:00Z"/>
                          </w:rPr>
                        </w:pPr>
                        <w:del w:id="14" w:author="Arthur Souza Rodrigues" w:date="2026-07-10T21:45:00Z" w16du:dateUtc="2026-07-11T01:45:00Z">
                          <w:r>
                            <w:delText>Datum plane</w:delText>
                          </w:r>
                        </w:del>
                      </w:p>
                    </w:txbxContent>
                  </v:textbox>
                </v:shape>
              </w:pict>
            </mc:Fallback>
          </mc:AlternateContent>
        </w:r>
      </w:del>
    </w:p>
    <w:sectPr w:rsidR="00FD069D">
      <w:pgSz w:w="12240" w:h="15840"/>
      <w:pgMar w:top="1440" w:right="1440" w:bottom="1440" w:left="1440" w:header="720" w:footer="720" w:gutter="0"/>
      <w:cols w:space="720"/>
      <w:docGrid w:linePitch="0"/>
      <w:sectPrChange w:id="15" w:author="Arthur Souza Rodrigues" w:date="2026-07-10T21:45:00Z" w16du:dateUtc="2026-07-11T01:45:00Z">
        <w:sectPr w:rsidR="00FD069D">
          <w:pgSz w:w="11906" w:h="16838"/>
          <w:pgMar w:top="1440" w:right="1440" w:bottom="1440" w:left="1440" w:header="708" w:footer="708" w:gutter="0"/>
          <w:cols w:space="708"/>
          <w:docGrid w:linePitch="36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87BF9"/>
    <w:rsid w:val="00212576"/>
    <w:rsid w:val="00240B18"/>
    <w:rsid w:val="003E6BFA"/>
    <w:rsid w:val="00487BF9"/>
    <w:rsid w:val="006A0FDE"/>
    <w:rsid w:val="007723F2"/>
    <w:rsid w:val="00BD75C7"/>
    <w:rsid w:val="00D53FE7"/>
    <w:rsid w:val="00F00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D16E3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87B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7BF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Arthur Souza Rodrigues</cp:lastModifiedBy>
  <cp:revision>1</cp:revision>
  <dcterms:created xsi:type="dcterms:W3CDTF">2015-06-14T08:28:00Z</dcterms:created>
  <dcterms:modified xsi:type="dcterms:W3CDTF">2026-07-11T01:45:00Z</dcterms:modified>
</cp:coreProperties>
</file>