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E0F7FA" w14:textId="77777777" w:rsidR="00C61FC9" w:rsidRDefault="00C61FC9">
      <w:pPr>
        <w:rPr>
          <w:rPrChange w:id="0" w:author="Arthur Souza Rodrigues" w:date="2026-07-10T21:47:00Z" w16du:dateUtc="2026-07-11T01:47:00Z">
            <w:rPr>
              <w:u w:val="single"/>
            </w:rPr>
          </w:rPrChange>
        </w:rPr>
      </w:pPr>
      <w:r>
        <w:rPr>
          <w:rPrChange w:id="1" w:author="Arthur Souza Rodrigues" w:date="2026-07-10T21:47:00Z" w16du:dateUtc="2026-07-11T01:47:00Z">
            <w:rPr>
              <w:u w:val="single"/>
            </w:rPr>
          </w:rPrChange>
        </w:rPr>
        <w:t>file_</w:t>
      </w:r>
      <w:ins w:id="2" w:author="Arthur Souza Rodrigues" w:date="2026-07-10T21:47:00Z" w16du:dateUtc="2026-07-11T01:47:00Z">
        <w:r w:rsidR="003E0B25">
          <w:t>103</w:t>
        </w:r>
      </w:ins>
      <w:del w:id="3" w:author="Arthur Souza Rodrigues" w:date="2026-07-10T21:47:00Z" w16du:dateUtc="2026-07-11T01:47:00Z">
        <w:r>
          <w:rPr>
            <w:u w:val="single"/>
          </w:rPr>
          <w:delText>102</w:delText>
        </w:r>
      </w:del>
      <w:r>
        <w:rPr>
          <w:rPrChange w:id="4" w:author="Arthur Souza Rodrigues" w:date="2026-07-10T21:47:00Z" w16du:dateUtc="2026-07-11T01:47:00Z">
            <w:rPr>
              <w:u w:val="single"/>
            </w:rPr>
          </w:rPrChange>
        </w:rPr>
        <w:t>.docx</w:t>
      </w:r>
    </w:p>
    <w:p w14:paraId="0E60A276" w14:textId="425D6FD6" w:rsidR="0069459B" w:rsidRDefault="00B74384">
      <w:pPr>
        <w:rPr>
          <w:ins w:id="5" w:author="Arthur Souza Rodrigues" w:date="2026-07-10T21:47:00Z" w16du:dateUtc="2026-07-11T01:47:00Z"/>
        </w:rPr>
      </w:pPr>
      <w:ins w:id="6" w:author="Arthur Souza Rodrigues" w:date="2026-07-10T21:47:00Z" w16du:dateUtc="2026-07-11T01:47:00Z">
        <w:r>
          <w:t>Meeting Agenda</w:t>
        </w:r>
      </w:ins>
    </w:p>
    <w:p w14:paraId="2C453287" w14:textId="77777777" w:rsidR="0069459B" w:rsidRDefault="0069459B">
      <w:pPr>
        <w:rPr>
          <w:ins w:id="7" w:author="Arthur Souza Rodrigues" w:date="2026-07-10T21:47:00Z" w16du:dateUtc="2026-07-11T01:47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459B" w14:paraId="32D3C534" w14:textId="77777777">
        <w:trPr>
          <w:trHeight w:val="360"/>
          <w:ins w:id="8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3E94" w14:textId="77777777" w:rsidR="0069459B" w:rsidRDefault="00B74384">
            <w:pPr>
              <w:rPr>
                <w:ins w:id="9" w:author="Arthur Souza Rodrigues" w:date="2026-07-10T21:47:00Z" w16du:dateUtc="2026-07-11T01:47:00Z"/>
              </w:rPr>
            </w:pPr>
            <w:ins w:id="10" w:author="Arthur Souza Rodrigues" w:date="2026-07-10T21:47:00Z" w16du:dateUtc="2026-07-11T01:47:00Z">
              <w:r>
                <w:t>Time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B64B" w14:textId="77777777" w:rsidR="0069459B" w:rsidRDefault="00B74384">
            <w:pPr>
              <w:rPr>
                <w:ins w:id="11" w:author="Arthur Souza Rodrigues" w:date="2026-07-10T21:47:00Z" w16du:dateUtc="2026-07-11T01:47:00Z"/>
              </w:rPr>
            </w:pPr>
            <w:ins w:id="12" w:author="Arthur Souza Rodrigues" w:date="2026-07-10T21:47:00Z" w16du:dateUtc="2026-07-11T01:47:00Z">
              <w:r>
                <w:t>Topic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71EC1" w14:textId="77777777" w:rsidR="0069459B" w:rsidRDefault="00B74384">
            <w:pPr>
              <w:rPr>
                <w:ins w:id="13" w:author="Arthur Souza Rodrigues" w:date="2026-07-10T21:47:00Z" w16du:dateUtc="2026-07-11T01:47:00Z"/>
              </w:rPr>
            </w:pPr>
            <w:ins w:id="14" w:author="Arthur Souza Rodrigues" w:date="2026-07-10T21:47:00Z" w16du:dateUtc="2026-07-11T01:47:00Z">
              <w:r>
                <w:t>Presenter</w:t>
              </w:r>
            </w:ins>
          </w:p>
        </w:tc>
      </w:tr>
      <w:tr w:rsidR="0069459B" w14:paraId="5B8E6BB7" w14:textId="77777777">
        <w:trPr>
          <w:trHeight w:val="360"/>
          <w:ins w:id="15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135BC" w14:textId="77777777" w:rsidR="0069459B" w:rsidRDefault="00B74384">
            <w:pPr>
              <w:rPr>
                <w:ins w:id="16" w:author="Arthur Souza Rodrigues" w:date="2026-07-10T21:47:00Z" w16du:dateUtc="2026-07-11T01:47:00Z"/>
              </w:rPr>
            </w:pPr>
            <w:ins w:id="17" w:author="Arthur Souza Rodrigues" w:date="2026-07-10T21:47:00Z" w16du:dateUtc="2026-07-11T01:47:00Z">
              <w:r>
                <w:t>9:00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7189B" w14:textId="77777777" w:rsidR="0069459B" w:rsidRDefault="00B74384">
            <w:pPr>
              <w:rPr>
                <w:ins w:id="18" w:author="Arthur Souza Rodrigues" w:date="2026-07-10T21:47:00Z" w16du:dateUtc="2026-07-11T01:47:00Z"/>
              </w:rPr>
            </w:pPr>
            <w:ins w:id="19" w:author="Arthur Souza Rodrigues" w:date="2026-07-10T21:47:00Z" w16du:dateUtc="2026-07-11T01:47:00Z">
              <w:r>
                <w:t>Q1 Review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7CBB3" w14:textId="77777777" w:rsidR="0069459B" w:rsidRDefault="00B74384">
            <w:pPr>
              <w:rPr>
                <w:ins w:id="20" w:author="Arthur Souza Rodrigues" w:date="2026-07-10T21:47:00Z" w16du:dateUtc="2026-07-11T01:47:00Z"/>
              </w:rPr>
            </w:pPr>
            <w:ins w:id="21" w:author="Arthur Souza Rodrigues" w:date="2026-07-10T21:47:00Z" w16du:dateUtc="2026-07-11T01:47:00Z">
              <w:r>
                <w:t>CEO</w:t>
              </w:r>
            </w:ins>
          </w:p>
        </w:tc>
      </w:tr>
      <w:tr w:rsidR="0069459B" w14:paraId="5A7F1934" w14:textId="77777777">
        <w:trPr>
          <w:trHeight w:val="360"/>
          <w:ins w:id="22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3595" w14:textId="77777777" w:rsidR="0069459B" w:rsidRDefault="00B74384">
            <w:pPr>
              <w:rPr>
                <w:ins w:id="23" w:author="Arthur Souza Rodrigues" w:date="2026-07-10T21:47:00Z" w16du:dateUtc="2026-07-11T01:47:00Z"/>
              </w:rPr>
            </w:pPr>
            <w:ins w:id="24" w:author="Arthur Souza Rodrigues" w:date="2026-07-10T21:47:00Z" w16du:dateUtc="2026-07-11T01:47:00Z">
              <w:r>
                <w:t>10:00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F5065" w14:textId="77777777" w:rsidR="0069459B" w:rsidRDefault="00B74384">
            <w:pPr>
              <w:rPr>
                <w:ins w:id="25" w:author="Arthur Souza Rodrigues" w:date="2026-07-10T21:47:00Z" w16du:dateUtc="2026-07-11T01:47:00Z"/>
              </w:rPr>
            </w:pPr>
            <w:ins w:id="26" w:author="Arthur Souza Rodrigues" w:date="2026-07-10T21:47:00Z" w16du:dateUtc="2026-07-11T01:47:00Z">
              <w:r>
                <w:t>Product Roadmap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2689" w14:textId="77777777" w:rsidR="0069459B" w:rsidRDefault="00B74384">
            <w:pPr>
              <w:rPr>
                <w:ins w:id="27" w:author="Arthur Souza Rodrigues" w:date="2026-07-10T21:47:00Z" w16du:dateUtc="2026-07-11T01:47:00Z"/>
              </w:rPr>
            </w:pPr>
            <w:ins w:id="28" w:author="Arthur Souza Rodrigues" w:date="2026-07-10T21:47:00Z" w16du:dateUtc="2026-07-11T01:47:00Z">
              <w:r>
                <w:t>CTO</w:t>
              </w:r>
            </w:ins>
          </w:p>
        </w:tc>
      </w:tr>
      <w:tr w:rsidR="0069459B" w14:paraId="51F665BA" w14:textId="77777777">
        <w:trPr>
          <w:trHeight w:val="360"/>
          <w:ins w:id="29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CC03" w14:textId="77777777" w:rsidR="0069459B" w:rsidRDefault="00B74384">
            <w:pPr>
              <w:rPr>
                <w:ins w:id="30" w:author="Arthur Souza Rodrigues" w:date="2026-07-10T21:47:00Z" w16du:dateUtc="2026-07-11T01:47:00Z"/>
              </w:rPr>
            </w:pPr>
            <w:ins w:id="31" w:author="Arthur Souza Rodrigues" w:date="2026-07-10T21:47:00Z" w16du:dateUtc="2026-07-11T01:47:00Z">
              <w:r>
                <w:t>11:00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D6D0E" w14:textId="77777777" w:rsidR="0069459B" w:rsidRDefault="00B74384">
            <w:pPr>
              <w:rPr>
                <w:ins w:id="32" w:author="Arthur Souza Rodrigues" w:date="2026-07-10T21:47:00Z" w16du:dateUtc="2026-07-11T01:47:00Z"/>
              </w:rPr>
            </w:pPr>
            <w:ins w:id="33" w:author="Arthur Souza Rodrigues" w:date="2026-07-10T21:47:00Z" w16du:dateUtc="2026-07-11T01:47:00Z">
              <w:r>
                <w:t>Budget Plan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5D05" w14:textId="77777777" w:rsidR="0069459B" w:rsidRDefault="00B74384">
            <w:pPr>
              <w:rPr>
                <w:ins w:id="34" w:author="Arthur Souza Rodrigues" w:date="2026-07-10T21:47:00Z" w16du:dateUtc="2026-07-11T01:47:00Z"/>
              </w:rPr>
            </w:pPr>
            <w:ins w:id="35" w:author="Arthur Souza Rodrigues" w:date="2026-07-10T21:47:00Z" w16du:dateUtc="2026-07-11T01:47:00Z">
              <w:r>
                <w:t>CFO</w:t>
              </w:r>
            </w:ins>
          </w:p>
        </w:tc>
      </w:tr>
    </w:tbl>
    <w:p w14:paraId="6F7A7443" w14:textId="3722A356" w:rsidR="009B006D" w:rsidRDefault="00B74384">
      <w:pPr>
        <w:rPr>
          <w:del w:id="36" w:author="Arthur Souza Rodrigues" w:date="2026-07-10T21:47:00Z" w16du:dateUtc="2026-07-11T01:47:00Z"/>
        </w:rPr>
      </w:pPr>
      <w:del w:id="37" w:author="Arthur Souza Rodrigues" w:date="2026-07-10T21:47:00Z" w16du:dateUtc="2026-07-11T01:47:00Z">
        <w:r>
          <w:rPr>
            <w:u w:val="single"/>
          </w:rPr>
          <w:delText>Underline Text Formatting Demo</w:delText>
        </w:r>
      </w:del>
    </w:p>
    <w:p w14:paraId="3DF41AB1" w14:textId="77777777" w:rsidR="009B006D" w:rsidRDefault="00B74384">
      <w:pPr>
        <w:rPr>
          <w:del w:id="38" w:author="Arthur Souza Rodrigues" w:date="2026-07-10T21:47:00Z" w16du:dateUtc="2026-07-11T01:47:00Z"/>
        </w:rPr>
      </w:pPr>
      <w:del w:id="39" w:author="Arthur Souza Rodrigues" w:date="2026-07-10T21:47:00Z" w16du:dateUtc="2026-07-11T01:47:00Z">
        <w:r>
          <w:rPr>
            <w:u w:val="single"/>
          </w:rPr>
          <w:delText>This document demonstrates underline formatting.</w:delText>
        </w:r>
      </w:del>
    </w:p>
    <w:p w14:paraId="6A0392D8" w14:textId="77777777" w:rsidR="009B006D" w:rsidRDefault="00B74384">
      <w:del w:id="40" w:author="Arthur Souza Rodrigues" w:date="2026-07-10T21:47:00Z" w16du:dateUtc="2026-07-11T01:47:00Z">
        <w:r>
          <w:rPr>
            <w:u w:val="single"/>
          </w:rPr>
          <w:delText>This text is underlined.</w:delText>
        </w:r>
      </w:del>
    </w:p>
    <w:sectPr w:rsidR="009B00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06D"/>
    <w:rsid w:val="003E0B25"/>
    <w:rsid w:val="0069459B"/>
    <w:rsid w:val="0097131B"/>
    <w:rsid w:val="009B006D"/>
    <w:rsid w:val="00C61FC9"/>
    <w:rsid w:val="00D53FE7"/>
    <w:rsid w:val="00F2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2026-07-11T01:47:00Z</dcterms:modified>
</cp:coreProperties>
</file>