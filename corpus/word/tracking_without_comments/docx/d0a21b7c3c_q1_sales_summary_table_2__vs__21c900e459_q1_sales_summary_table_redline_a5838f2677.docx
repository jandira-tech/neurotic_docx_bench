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1FC419" w14:textId="77777777" w:rsidR="007F140E" w:rsidRDefault="00576A37">
      <w:r>
        <w:t>Q1 Sales Summary</w:t>
      </w:r>
    </w:p>
    <w:p w14:paraId="6FB2BE4F" w14:textId="77777777" w:rsidR="007F140E" w:rsidRDefault="007F140E"/>
    <w:p w14:paraId="6C2AE581" w14:textId="77777777" w:rsidR="00C47E52" w:rsidRDefault="00C47E52">
      <w:pPr>
        <w:rPr>
          <w:ins w:id="0" w:author="Author" w:date="2026-06-29T11:16:00Z" w16du:dateUtc="2026-06-29T15:1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140E" w14:paraId="5702EC4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C4A0" w14:textId="77777777" w:rsidR="007F140E" w:rsidRDefault="00576A37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30592" w14:textId="77777777" w:rsidR="007F140E" w:rsidRDefault="00576A37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9648B" w14:textId="77777777" w:rsidR="007F140E" w:rsidRDefault="00576A37">
            <w:r>
              <w:rPr>
                <w:b/>
                <w:bCs/>
              </w:rPr>
              <w:t>Target</w:t>
            </w:r>
          </w:p>
        </w:tc>
      </w:tr>
      <w:tr w:rsidR="007F140E" w14:paraId="48C27A6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54F0" w14:textId="77777777" w:rsidR="007F140E" w:rsidRDefault="00576A37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7448B" w14:textId="77777777" w:rsidR="007F140E" w:rsidRDefault="00576A37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5BAB" w14:textId="77777777" w:rsidR="007F140E" w:rsidRDefault="00576A37">
            <w:r>
              <w:t>$400,000</w:t>
            </w:r>
          </w:p>
        </w:tc>
      </w:tr>
      <w:tr w:rsidR="007F140E" w14:paraId="701DE3F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7020" w14:textId="77777777" w:rsidR="007F140E" w:rsidRDefault="00576A37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753D" w14:textId="77777777" w:rsidR="007F140E" w:rsidRDefault="00576A37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5112" w14:textId="77777777" w:rsidR="007F140E" w:rsidRDefault="00576A37">
            <w:r>
              <w:t>$350,000</w:t>
            </w:r>
          </w:p>
        </w:tc>
      </w:tr>
      <w:tr w:rsidR="007F140E" w14:paraId="27DCEA80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ECBE6" w14:textId="77777777" w:rsidR="007F140E" w:rsidRDefault="00576A37">
            <w:pPr>
              <w:rPr>
                <w:del w:id="2" w:author="Author" w:date="2026-06-29T11:16:00Z" w16du:dateUtc="2026-06-29T15:16:00Z"/>
              </w:rPr>
            </w:pPr>
            <w:del w:id="3" w:author="Author" w:date="2026-06-29T11:16:00Z" w16du:dateUtc="2026-06-29T15:16:00Z">
              <w:r>
                <w:delText>West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122AD" w14:textId="77777777" w:rsidR="007F140E" w:rsidRDefault="00576A37">
            <w:pPr>
              <w:rPr>
                <w:del w:id="4" w:author="Author" w:date="2026-06-29T11:16:00Z" w16du:dateUtc="2026-06-29T15:16:00Z"/>
              </w:rPr>
            </w:pPr>
            <w:del w:id="5" w:author="Author" w:date="2026-06-29T11:16:00Z" w16du:dateUtc="2026-06-29T15:16:00Z">
              <w:r>
                <w:delText>$520,000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C24CF" w14:textId="77777777" w:rsidR="007F140E" w:rsidRDefault="00576A37">
            <w:pPr>
              <w:rPr>
                <w:del w:id="6" w:author="Author" w:date="2026-06-29T11:16:00Z" w16du:dateUtc="2026-06-29T15:16:00Z"/>
              </w:rPr>
            </w:pPr>
            <w:del w:id="7" w:author="Author" w:date="2026-06-29T11:16:00Z" w16du:dateUtc="2026-06-29T15:16:00Z">
              <w:r>
                <w:delText>$500,000</w:delText>
              </w:r>
            </w:del>
          </w:p>
        </w:tc>
      </w:tr>
    </w:tbl>
    <w:p w14:paraId="611CE70C" w14:textId="77777777" w:rsidR="007F140E" w:rsidRDefault="007F140E"/>
    <w:sectPr w:rsidR="007F14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40E"/>
    <w:rsid w:val="00325BC5"/>
    <w:rsid w:val="00576A37"/>
    <w:rsid w:val="005D7808"/>
    <w:rsid w:val="007F140E"/>
    <w:rsid w:val="00C4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AF05D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2026-05-14T20:26:00Z</dcterms:created>
  <dcterms:modified xsi:type="dcterms:W3CDTF">2026-06-29T15:16:00Z</dcterms:modified>
</cp:coreProperties>
</file>