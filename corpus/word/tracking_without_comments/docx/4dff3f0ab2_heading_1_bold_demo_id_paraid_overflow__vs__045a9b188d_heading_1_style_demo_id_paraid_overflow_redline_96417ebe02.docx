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D35BB" w14:textId="77777777" w:rsidR="006417C7" w:rsidRDefault="00512FB1">
      <w:r>
        <w:rPr>
          <w:rFonts w:ascii="Arial" w:hAnsi="Arial" w:cs="Arial"/>
          <w:b/>
          <w:bCs/>
          <w:sz w:val="40"/>
          <w:szCs w:val="40"/>
        </w:rPr>
        <w:t xml:space="preserve">Heading 1 </w:t>
      </w:r>
      <w:ins w:id="0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Style</w:t>
        </w:r>
      </w:ins>
      <w:del w:id="1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>Bold</w:delText>
        </w:r>
      </w:del>
      <w:r>
        <w:rPr>
          <w:rFonts w:ascii="Arial" w:hAnsi="Arial" w:cs="Arial"/>
          <w:b/>
          <w:bCs/>
          <w:sz w:val="40"/>
          <w:szCs w:val="40"/>
        </w:rPr>
        <w:t xml:space="preserve"> Demo</w:t>
      </w:r>
    </w:p>
    <w:p w14:paraId="76A32318" w14:textId="77777777" w:rsidR="006417C7" w:rsidRDefault="00512FB1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 xml:space="preserve">This document </w:t>
      </w:r>
      <w:ins w:id="2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demonstrates</w:t>
        </w:r>
      </w:ins>
      <w:del w:id="3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>shows</w:delText>
        </w:r>
      </w:del>
      <w:r>
        <w:rPr>
          <w:rFonts w:ascii="Arial" w:hAnsi="Arial" w:cs="Arial"/>
          <w:b/>
          <w:bCs/>
          <w:sz w:val="40"/>
          <w:szCs w:val="40"/>
        </w:rPr>
        <w:t xml:space="preserve"> Heading 1 </w:t>
      </w:r>
      <w:ins w:id="4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 xml:space="preserve">paragraph </w:t>
        </w:r>
      </w:ins>
      <w:r>
        <w:rPr>
          <w:rFonts w:ascii="Arial" w:hAnsi="Arial" w:cs="Arial"/>
          <w:b/>
          <w:bCs/>
          <w:sz w:val="40"/>
          <w:szCs w:val="40"/>
        </w:rPr>
        <w:t>style</w:t>
      </w:r>
      <w:del w:id="5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 xml:space="preserve"> with extra bold emphasis</w:delText>
        </w:r>
      </w:del>
      <w:r>
        <w:rPr>
          <w:rFonts w:ascii="Arial" w:hAnsi="Arial" w:cs="Arial"/>
          <w:b/>
          <w:bCs/>
          <w:sz w:val="40"/>
          <w:szCs w:val="40"/>
        </w:rPr>
        <w:t>.</w:t>
      </w:r>
    </w:p>
    <w:p w14:paraId="6B863997" w14:textId="77777777" w:rsidR="006417C7" w:rsidRDefault="00512FB1">
      <w:pPr>
        <w:spacing w:before="400" w:after="120" w:line="240" w:lineRule="auto"/>
      </w:pPr>
      <w:ins w:id="6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t>Main Title Section</w:t>
        </w:r>
      </w:ins>
      <w:del w:id="7" w:author="Author" w:date="2026-06-29T11:02:00Z" w16du:dateUtc="2026-06-29T15:02:00Z">
        <w:r>
          <w:rPr>
            <w:rFonts w:ascii="Arial" w:hAnsi="Arial" w:cs="Arial"/>
            <w:b/>
            <w:bCs/>
            <w:sz w:val="40"/>
            <w:szCs w:val="40"/>
          </w:rPr>
          <w:delText>Heading 1 with bold creates the strongest document headers.</w:delText>
        </w:r>
      </w:del>
    </w:p>
    <w:sectPr w:rsidR="006417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7C7"/>
    <w:rsid w:val="00512FB1"/>
    <w:rsid w:val="00572448"/>
    <w:rsid w:val="006417C7"/>
    <w:rsid w:val="00914C6C"/>
    <w:rsid w:val="00D1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6496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2026-06-29T15:02:00Z</dcterms:modified>
</cp:coreProperties>
</file>