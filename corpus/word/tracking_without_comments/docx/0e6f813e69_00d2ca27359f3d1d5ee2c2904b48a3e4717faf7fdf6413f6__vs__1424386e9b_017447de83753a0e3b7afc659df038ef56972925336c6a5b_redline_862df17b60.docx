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6363BC" w14:textId="59591163" w:rsidR="0087396F" w:rsidRPr="005A746B" w:rsidRDefault="00D436A8" w:rsidP="0087396F">
      <w:pPr>
        <w:spacing w:line="480" w:lineRule="auto"/>
        <w:rPr>
          <w:del w:id="1" w:author="Comparison" w:date="2026-09-22T12:48:00Z" w16du:dateUtc="2026-09-22T16:48:00Z"/>
          <w:rFonts w:asciiTheme="majorBidi" w:hAnsiTheme="majorBidi" w:cstheme="majorBidi"/>
          <w:sz w:val="24"/>
          <w:szCs w:val="24"/>
          <w:lang w:eastAsia="zh-CN"/>
        </w:rPr>
      </w:pPr>
      <w:ins w:id="2" w:author="Comparison" w:date="2026-09-22T12:48:00Z" w16du:dateUtc="2026-09-22T16:48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</w:t>
        </w:r>
        <w:r>
          <w:lastRenderedPageBreak/>
          <w:t>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  <w:del w:id="3" w:author="Comparison" w:date="2026-09-22T12:48:00Z" w16du:dateUtc="2026-09-22T16:48:00Z">
        <w:r w:rsidR="0087396F">
          <w:rPr>
            <w:rFonts w:asciiTheme="majorBidi" w:hAnsiTheme="majorBidi" w:cstheme="majorBidi" w:hint="eastAsia"/>
            <w:b/>
            <w:bCs/>
            <w:sz w:val="24"/>
            <w:szCs w:val="24"/>
            <w:lang w:eastAsia="zh-CN"/>
          </w:rPr>
          <w:delText xml:space="preserve">Suppl 1. </w:delText>
        </w:r>
        <w:r w:rsidR="0087396F" w:rsidRPr="005A746B">
          <w:rPr>
            <w:rFonts w:asciiTheme="majorBidi" w:hAnsiTheme="majorBidi" w:cstheme="majorBidi"/>
            <w:sz w:val="24"/>
            <w:szCs w:val="24"/>
          </w:rPr>
          <w:delText>Search Terms on Pub</w:delText>
        </w:r>
        <w:r w:rsidR="003A33BC">
          <w:rPr>
            <w:rFonts w:asciiTheme="majorBidi" w:hAnsiTheme="majorBidi" w:cstheme="majorBidi" w:hint="eastAsia"/>
            <w:sz w:val="24"/>
            <w:szCs w:val="24"/>
            <w:lang w:eastAsia="zh-CN"/>
          </w:rPr>
          <w:delText>M</w:delText>
        </w:r>
        <w:r w:rsidR="0087396F" w:rsidRPr="005A746B">
          <w:rPr>
            <w:rFonts w:asciiTheme="majorBidi" w:hAnsiTheme="majorBidi" w:cstheme="majorBidi"/>
            <w:sz w:val="24"/>
            <w:szCs w:val="24"/>
          </w:rPr>
          <w:delText xml:space="preserve">ed for the </w:delText>
        </w:r>
        <w:r w:rsidR="0087396F">
          <w:rPr>
            <w:rFonts w:asciiTheme="majorBidi" w:hAnsiTheme="majorBidi" w:cstheme="majorBidi"/>
            <w:sz w:val="24"/>
            <w:szCs w:val="24"/>
          </w:rPr>
          <w:delText>Literature</w:delText>
        </w:r>
        <w:r w:rsidR="0087396F" w:rsidRPr="005A746B">
          <w:rPr>
            <w:rFonts w:asciiTheme="majorBidi" w:hAnsiTheme="majorBidi" w:cstheme="majorBidi"/>
            <w:sz w:val="24"/>
            <w:szCs w:val="24"/>
          </w:rPr>
          <w:delText xml:space="preserve"> Review</w:delText>
        </w:r>
      </w:del>
    </w:p>
    <w:p w14:paraId="36F5ECCD" w14:textId="77777777" w:rsidR="0087396F" w:rsidRDefault="0087396F" w:rsidP="0087396F">
      <w:pPr>
        <w:spacing w:line="480" w:lineRule="auto"/>
        <w:rPr>
          <w:del w:id="4" w:author="Comparison" w:date="2026-09-22T12:48:00Z" w16du:dateUtc="2026-09-22T16:48:00Z"/>
          <w:rFonts w:asciiTheme="majorBidi" w:hAnsiTheme="majorBidi" w:cstheme="majorBidi"/>
          <w:sz w:val="24"/>
          <w:szCs w:val="24"/>
        </w:rPr>
      </w:pPr>
      <w:del w:id="5" w:author="Comparison" w:date="2026-09-22T12:48:00Z" w16du:dateUtc="2026-09-22T16:48:00Z">
        <w:r w:rsidRPr="005A746B">
          <w:rPr>
            <w:rFonts w:asciiTheme="majorBidi" w:hAnsiTheme="majorBidi" w:cstheme="majorBidi"/>
            <w:sz w:val="24"/>
            <w:szCs w:val="24"/>
          </w:rPr>
          <w:delText>(("venous malformation"[Title/Abstract] OR "muscular hemangioma"[Title/Abstract] OR "intramuscular hemangioma"[Title/Abstract] OR "intramuscular hemangiomas"[Title/Abstract] OR "intramuscular angioma"[Title/Abstract] OR "intramuscular angiomas"[Title/Abstract] OR "paraspinal hemangioma"[Title/Abstract] OR "paraspinal angioma"[Title/Abstract] OR "erector spinae hemangioma"[Title/Abstract] OR "erector spinae angioma"[Title/Abstract] OR "intramuscular capillary-type hemangioma"[Title/Abstract] OR "intramuscular capillary-type hemangiomas"[Title/Abstract] OR "intramuscular fast-flow vascular anomaly"[Title/Abstract] OR "intramuscular fast-flow vascular anomalies"[Title/Abstract]) AND ("lumbar"[Title/Abstract] OR "paraspinal"[Title/Abstract] OR "erector spinae"[Title/Abstract] OR "multifidus"[Title/Abstract] OR "quadratus lumborum"[Title/Abstract] OR "lower back"[Title/Abstract] OR "lumbar region"[Title/Abstract] OR "lumbar area"[Title/Abstract] OR "back muscles"[Title/Abstract] OR "spinal musculature"[Title/Abstract] OR "paraspinal muscles"[Title/Abstract] OR "dorsal lumbar"[Title/Abstract] OR "lumbar musculature"[Title/Abstract] OR "lumbosacral region"[Title/Abstract] OR "posterior lumbar"[Title/Abstract] OR "posterior spine"[Title/Abstract] OR "lower spine"[Title/Abstract] OR "back musculature"[Title/Abstract] OR "spinal muscles"[Title/Abstract])) NOT ("osseous hemangioma"[Title/Abstract] OR "intraosseous hemangioma"[Title/Abstract] )</w:delText>
        </w:r>
      </w:del>
    </w:p>
    <w:p w14:paraId="7B2DDFDF" w14:textId="77777777" w:rsidR="009E48E0" w:rsidRPr="0087396F" w:rsidRDefault="009E48E0" w:rsidP="0087396F"/>
    <w:sectPr w:rsidR="009E48E0" w:rsidRPr="0087396F">
      <w:headerReference w:type="default" r:id="rId6"/>
      <w:footerReference w:type="default" r:id="rId7"/>
      <w:pgSz w:w="11905" w:h="16837"/>
      <w:pgMar w:top="1440" w:right="1440" w:bottom="1440" w:left="1440" w:header="720" w:footer="720" w:gutter="0"/>
      <w:cols w:space="720"/>
      <w:docGrid w:type="default" w:linePitch="0"/>
      <w:sectPrChange w:id="16" w:author="Comparison" w:date="2026-09-22T12:48:00Z" w16du:dateUtc="2026-09-22T16:48:00Z">
        <w:sectPr w:rsidR="009E48E0" w:rsidRPr="0087396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84D387" w14:textId="77777777" w:rsidR="00D436A8" w:rsidRDefault="00D436A8" w:rsidP="003A33BC">
      <w:pPr>
        <w:spacing w:after="0" w:line="240" w:lineRule="auto"/>
      </w:pPr>
      <w:r>
        <w:separator/>
      </w:r>
    </w:p>
  </w:endnote>
  <w:endnote w:type="continuationSeparator" w:id="0">
    <w:p w14:paraId="191EB48F" w14:textId="77777777" w:rsidR="00D436A8" w:rsidRDefault="00D436A8" w:rsidP="003A33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A161FB" w14:textId="77777777" w:rsidR="00ED21ED" w:rsidRDefault="00ED21ED">
    <w:pPr>
      <w:pStyle w:val="Heading2Char"/>
      <w:pPrChange w:id="15" w:author="Comparison" w:date="2026-09-22T12:48:00Z" w16du:dateUtc="2026-09-22T16:48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523670" w14:textId="77777777" w:rsidR="00D436A8" w:rsidRDefault="00D436A8" w:rsidP="003A33BC">
      <w:pPr>
        <w:spacing w:after="0" w:line="240" w:lineRule="auto"/>
      </w:pPr>
      <w:r>
        <w:separator/>
      </w:r>
    </w:p>
  </w:footnote>
  <w:footnote w:type="continuationSeparator" w:id="0">
    <w:p w14:paraId="0B68A703" w14:textId="77777777" w:rsidR="00D436A8" w:rsidRDefault="00D436A8" w:rsidP="003A33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56"/>
      <w:gridCol w:w="903"/>
      <w:gridCol w:w="4056"/>
    </w:tblGrid>
    <w:tr w:rsidR="004F664C" w14:paraId="28A0A72C" w14:textId="77777777">
      <w:tblPrEx>
        <w:tblCellMar>
          <w:top w:w="0" w:type="dxa"/>
          <w:bottom w:w="0" w:type="dxa"/>
        </w:tblCellMar>
      </w:tblPrEx>
      <w:trPr>
        <w:ins w:id="6" w:author="Comparison" w:date="2026-09-22T12:48:00Z" w16du:dateUtc="2026-09-22T16:48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43BE60F1" w14:textId="77777777" w:rsidR="004F664C" w:rsidRDefault="00D436A8">
          <w:pPr>
            <w:rPr>
              <w:ins w:id="7" w:author="Comparison" w:date="2026-09-22T12:48:00Z" w16du:dateUtc="2026-09-22T16:48:00Z"/>
            </w:rPr>
          </w:pPr>
          <w:ins w:id="8" w:author="Comparison" w:date="2026-09-22T12:48:00Z" w16du:dateUtc="2026-09-22T16:48:00Z">
            <w:r>
              <w:rPr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7999DDC1" w14:textId="78E3B719" w:rsidR="004F664C" w:rsidRDefault="00D436A8">
          <w:pPr>
            <w:jc w:val="center"/>
            <w:rPr>
              <w:ins w:id="9" w:author="Comparison" w:date="2026-09-22T12:48:00Z" w16du:dateUtc="2026-09-22T16:48:00Z"/>
            </w:rPr>
          </w:pPr>
          <w:ins w:id="10" w:author="Comparison" w:date="2026-09-22T12:48:00Z" w16du:dateUtc="2026-09-22T16:48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ED21ED">
            <w:rPr>
              <w:noProof/>
              <w:color w:val="000000"/>
            </w:rPr>
            <w:t>1</w:t>
          </w:r>
          <w:ins w:id="11" w:author="Comparison" w:date="2026-09-22T12:48:00Z" w16du:dateUtc="2026-09-22T16:48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1EDD3E02" w14:textId="77777777" w:rsidR="004F664C" w:rsidRDefault="00D436A8">
          <w:pPr>
            <w:jc w:val="right"/>
            <w:rPr>
              <w:ins w:id="12" w:author="Comparison" w:date="2026-09-22T12:48:00Z" w16du:dateUtc="2026-09-22T16:48:00Z"/>
            </w:rPr>
          </w:pPr>
          <w:ins w:id="13" w:author="Comparison" w:date="2026-09-22T12:48:00Z" w16du:dateUtc="2026-09-22T16:48:00Z">
            <w:r>
              <w:rPr>
                <w:color w:val="000000"/>
              </w:rPr>
              <w:t>07.12.2025</w:t>
            </w:r>
          </w:ins>
        </w:p>
      </w:tc>
    </w:tr>
  </w:tbl>
  <w:p w14:paraId="422E53D5" w14:textId="77777777" w:rsidR="00ED21ED" w:rsidRDefault="00ED21ED">
    <w:pPr>
      <w:pStyle w:val="Header"/>
      <w:rPr>
        <w:del w:id="14" w:author="Comparison" w:date="2026-09-22T12:48:00Z" w16du:dateUtc="2026-09-22T16:48:00Z"/>
      </w:rP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96F"/>
    <w:rsid w:val="003A33BC"/>
    <w:rsid w:val="003F7F4B"/>
    <w:rsid w:val="004F664C"/>
    <w:rsid w:val="006E23A4"/>
    <w:rsid w:val="0087396F"/>
    <w:rsid w:val="00875E83"/>
    <w:rsid w:val="00922E90"/>
    <w:rsid w:val="00975B9B"/>
    <w:rsid w:val="009E48E0"/>
    <w:rsid w:val="00D436A8"/>
    <w:rsid w:val="00D673D8"/>
    <w:rsid w:val="00D976D7"/>
    <w:rsid w:val="00E25C87"/>
    <w:rsid w:val="00ED21ED"/>
    <w:rsid w:val="00F81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2F4FCB"/>
  <w15:chartTrackingRefBased/>
  <w15:docId w15:val="{4A38D8F4-DBAE-402F-908C-E53BA536C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pPrChange w:id="0" w:author="Comparison" w:date="2026-09-22T12:48:00Z">
        <w:pPr>
          <w:spacing w:after="160" w:line="259" w:lineRule="auto"/>
        </w:pPr>
      </w:pPrChange>
    </w:pPr>
    <w:rPr>
      <w:rFonts w:ascii="Arial" w:eastAsia="Arial" w:hAnsi="Arial" w:cs="Arial"/>
      <w:kern w:val="0"/>
      <w:sz w:val="20"/>
      <w:szCs w:val="20"/>
      <w:lang w:eastAsia="en-US"/>
      <w14:ligatures w14:val="none"/>
      <w:rPrChange w:id="0" w:author="Comparison" w:date="2026-09-22T12:48:00Z">
        <w:rPr>
          <w:rFonts w:asciiTheme="minorHAnsi" w:eastAsiaTheme="minorEastAsia" w:hAnsiTheme="minorHAnsi" w:cstheme="minorBidi"/>
          <w:kern w:val="2"/>
          <w:sz w:val="22"/>
          <w:szCs w:val="22"/>
          <w:lang w:val="en-CA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87396F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96F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96F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96F"/>
    <w:pPr>
      <w:keepNext/>
      <w:keepLines/>
      <w:widowControl w:val="0"/>
      <w:spacing w:before="80" w:after="40" w:line="240" w:lineRule="auto"/>
      <w:jc w:val="both"/>
      <w:outlineLvl w:val="3"/>
    </w:pPr>
    <w:rPr>
      <w:rFonts w:cstheme="majorBidi"/>
      <w:color w:val="2F5496" w:themeColor="accent1" w:themeShade="BF"/>
      <w:sz w:val="28"/>
      <w:szCs w:val="28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96F"/>
    <w:pPr>
      <w:keepNext/>
      <w:keepLines/>
      <w:widowControl w:val="0"/>
      <w:spacing w:before="80" w:after="40" w:line="240" w:lineRule="auto"/>
      <w:jc w:val="both"/>
      <w:outlineLvl w:val="4"/>
    </w:pPr>
    <w:rPr>
      <w:rFonts w:cstheme="majorBidi"/>
      <w:color w:val="2F5496" w:themeColor="accent1" w:themeShade="BF"/>
      <w:sz w:val="24"/>
      <w:szCs w:val="24"/>
      <w:lang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96F"/>
    <w:pPr>
      <w:keepNext/>
      <w:keepLines/>
      <w:widowControl w:val="0"/>
      <w:spacing w:before="40" w:after="0" w:line="240" w:lineRule="auto"/>
      <w:jc w:val="both"/>
      <w:outlineLvl w:val="5"/>
    </w:pPr>
    <w:rPr>
      <w:rFonts w:cstheme="majorBidi"/>
      <w:b/>
      <w:bCs/>
      <w:color w:val="2F5496" w:themeColor="accent1" w:themeShade="BF"/>
      <w:sz w:val="21"/>
      <w:lang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96F"/>
    <w:pPr>
      <w:keepNext/>
      <w:keepLines/>
      <w:widowControl w:val="0"/>
      <w:spacing w:before="40" w:after="0" w:line="240" w:lineRule="auto"/>
      <w:jc w:val="both"/>
      <w:outlineLvl w:val="6"/>
    </w:pPr>
    <w:rPr>
      <w:rFonts w:cstheme="majorBidi"/>
      <w:b/>
      <w:bCs/>
      <w:color w:val="595959" w:themeColor="text1" w:themeTint="A6"/>
      <w:sz w:val="21"/>
      <w:lang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96F"/>
    <w:pPr>
      <w:keepNext/>
      <w:keepLines/>
      <w:widowControl w:val="0"/>
      <w:spacing w:after="0" w:line="240" w:lineRule="auto"/>
      <w:jc w:val="both"/>
      <w:outlineLvl w:val="7"/>
    </w:pPr>
    <w:rPr>
      <w:rFonts w:cstheme="majorBidi"/>
      <w:color w:val="595959" w:themeColor="text1" w:themeTint="A6"/>
      <w:sz w:val="21"/>
      <w:lang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96F"/>
    <w:pPr>
      <w:keepNext/>
      <w:keepLines/>
      <w:widowControl w:val="0"/>
      <w:spacing w:after="0" w:line="240" w:lineRule="auto"/>
      <w:jc w:val="both"/>
      <w:outlineLvl w:val="8"/>
    </w:pPr>
    <w:rPr>
      <w:rFonts w:eastAsiaTheme="majorEastAsia" w:cstheme="majorBidi"/>
      <w:color w:val="595959" w:themeColor="text1" w:themeTint="A6"/>
      <w:sz w:val="21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96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9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9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96F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96F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96F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96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96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96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87396F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873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96F"/>
    <w:pPr>
      <w:widowControl w:val="0"/>
      <w:numPr>
        <w:ilvl w:val="1"/>
      </w:numPr>
      <w:spacing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8739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96F"/>
    <w:pPr>
      <w:widowControl w:val="0"/>
      <w:spacing w:before="160" w:line="240" w:lineRule="auto"/>
      <w:jc w:val="center"/>
    </w:pPr>
    <w:rPr>
      <w:i/>
      <w:iCs/>
      <w:color w:val="404040" w:themeColor="text1" w:themeTint="BF"/>
      <w:sz w:val="21"/>
      <w:lang w:eastAsia="zh-CN"/>
    </w:rPr>
  </w:style>
  <w:style w:type="character" w:customStyle="1" w:styleId="QuoteChar">
    <w:name w:val="Quote Char"/>
    <w:basedOn w:val="DefaultParagraphFont"/>
    <w:link w:val="Quote"/>
    <w:uiPriority w:val="29"/>
    <w:rsid w:val="00873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96F"/>
    <w:pPr>
      <w:widowControl w:val="0"/>
      <w:spacing w:after="0" w:line="240" w:lineRule="auto"/>
      <w:ind w:left="720"/>
      <w:contextualSpacing/>
      <w:jc w:val="both"/>
    </w:pPr>
    <w:rPr>
      <w:sz w:val="21"/>
      <w:lang w:eastAsia="zh-CN"/>
    </w:rPr>
  </w:style>
  <w:style w:type="character" w:styleId="IntenseEmphasis">
    <w:name w:val="Intense Emphasis"/>
    <w:basedOn w:val="DefaultParagraphFont"/>
    <w:uiPriority w:val="21"/>
    <w:qFormat/>
    <w:rsid w:val="008739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96F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2F5496" w:themeColor="accent1" w:themeShade="BF"/>
      <w:sz w:val="21"/>
      <w:lang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9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96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33B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3A33BC"/>
    <w:rPr>
      <w:sz w:val="18"/>
      <w:szCs w:val="18"/>
      <w:lang w:val="en-CA" w:eastAsia="en-US"/>
    </w:rPr>
  </w:style>
  <w:style w:type="paragraph" w:styleId="Footer">
    <w:name w:val="footer"/>
    <w:basedOn w:val="Normal"/>
    <w:link w:val="FooterChar"/>
    <w:uiPriority w:val="99"/>
    <w:unhideWhenUsed/>
    <w:rsid w:val="003A33B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A33BC"/>
    <w:rPr>
      <w:sz w:val="18"/>
      <w:szCs w:val="18"/>
      <w:lang w:val="en-CA" w:eastAsia="en-US"/>
    </w:rPr>
  </w:style>
  <w:style w:type="character" w:styleId="FootnoteReference">
    <w:name w:val="footnote reference"/>
    <w:semiHidden/>
    <w:unhideWhenUsed/>
    <w:rsid w:val="00ED21E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978</Words>
  <Characters>5580</Characters>
  <Application>Microsoft Office Word</Application>
  <DocSecurity>0</DocSecurity>
  <Lines>46</Lines>
  <Paragraphs>13</Paragraphs>
  <ScaleCrop>false</ScaleCrop>
  <Company/>
  <LinksUpToDate>false</LinksUpToDate>
  <CharactersWithSpaces>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R</dc:creator>
  <cp:keywords/>
  <dc:description/>
  <cp:lastModifiedBy>Arthur Souza Rodrigues</cp:lastModifiedBy>
  <cp:revision>1</cp:revision>
  <dcterms:created xsi:type="dcterms:W3CDTF">2025-06-23T05:41:00Z</dcterms:created>
  <dcterms:modified xsi:type="dcterms:W3CDTF">2026-09-22T16:48:00Z</dcterms:modified>
</cp:coreProperties>
</file>