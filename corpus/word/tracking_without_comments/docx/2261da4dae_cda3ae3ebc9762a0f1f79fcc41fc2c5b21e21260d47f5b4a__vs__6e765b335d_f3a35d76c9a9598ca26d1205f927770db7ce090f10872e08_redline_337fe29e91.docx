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352ED0" w14:textId="55D8A69E" w:rsidR="001F7768" w:rsidRPr="001F7768" w:rsidRDefault="006E734D" w:rsidP="0066452E">
      <w:pPr>
        <w:pStyle w:val="NoSpacing"/>
        <w:jc w:val="center"/>
        <w:rPr>
          <w:ins w:id="6" w:author="Erica Slonaker" w:date="2026-09-25T20:06:00Z" w16du:dateUtc="2026-09-26T00:06:00Z"/>
          <w:rFonts w:ascii="Times New Roman" w:hAnsi="Times New Roman" w:cs="Times New Roman"/>
        </w:rPr>
      </w:pPr>
      <w:ins w:id="7" w:author="Erica Slonaker" w:date="2026-09-25T20:06:00Z" w16du:dateUtc="2026-09-26T00:06:00Z">
        <w:r>
          <w:t>202</w:t>
        </w:r>
        <w:r w:rsidR="000663D7">
          <w:t>5</w:t>
        </w:r>
        <w:r>
          <w:t xml:space="preserve">:  </w:t>
        </w:r>
        <w:r w:rsidR="001F7768" w:rsidRPr="001F7768">
          <w:t xml:space="preserve">Applying for Oneonta Dollars for Scholars </w:t>
        </w:r>
        <w:r w:rsidR="005F0EA0">
          <w:t xml:space="preserve">(ODS) </w:t>
        </w:r>
        <w:r w:rsidR="001F7768" w:rsidRPr="001F7768">
          <w:t>Scholarships</w:t>
        </w:r>
      </w:ins>
    </w:p>
    <w:p w14:paraId="0051B663" w14:textId="0E57E157" w:rsidR="001F7768" w:rsidRPr="001F7768" w:rsidRDefault="001F7768" w:rsidP="0066452E">
      <w:pPr>
        <w:pStyle w:val="NoSpacing"/>
        <w:jc w:val="center"/>
        <w:rPr>
          <w:ins w:id="8" w:author="Erica Slonaker" w:date="2026-09-25T20:06:00Z" w16du:dateUtc="2026-09-26T00:06:00Z"/>
          <w:rFonts w:ascii="Times New Roman" w:hAnsi="Times New Roman" w:cs="Times New Roman"/>
        </w:rPr>
      </w:pPr>
      <w:ins w:id="9" w:author="Erica Slonaker" w:date="2026-09-25T20:06:00Z" w16du:dateUtc="2026-09-26T00:06:00Z">
        <w:r w:rsidRPr="001F7768">
          <w:rPr>
            <w:color w:val="FF0000"/>
            <w:sz w:val="22"/>
            <w:szCs w:val="22"/>
          </w:rPr>
          <w:t xml:space="preserve">Last year Oneonta Dollars for Scholars proudly awarded </w:t>
        </w:r>
        <w:r w:rsidR="00330B98">
          <w:rPr>
            <w:color w:val="FF0000"/>
            <w:sz w:val="22"/>
            <w:szCs w:val="22"/>
          </w:rPr>
          <w:t>over $</w:t>
        </w:r>
        <w:r w:rsidR="00890171">
          <w:rPr>
            <w:color w:val="FF0000"/>
            <w:sz w:val="22"/>
            <w:szCs w:val="22"/>
          </w:rPr>
          <w:t>10</w:t>
        </w:r>
        <w:r w:rsidR="00C22187">
          <w:rPr>
            <w:color w:val="FF0000"/>
            <w:sz w:val="22"/>
            <w:szCs w:val="22"/>
          </w:rPr>
          <w:t>0</w:t>
        </w:r>
        <w:r w:rsidR="00330B98">
          <w:rPr>
            <w:color w:val="FF0000"/>
            <w:sz w:val="22"/>
            <w:szCs w:val="22"/>
          </w:rPr>
          <w:t>,000 in scholarships.</w:t>
        </w:r>
      </w:ins>
    </w:p>
    <w:p w14:paraId="59CE98C1" w14:textId="6B43028C" w:rsidR="001F7768" w:rsidRPr="001F7768" w:rsidRDefault="001F7768" w:rsidP="0066452E">
      <w:pPr>
        <w:pStyle w:val="NoSpacing"/>
        <w:rPr>
          <w:ins w:id="10" w:author="Erica Slonaker" w:date="2026-09-25T20:06:00Z" w16du:dateUtc="2026-09-26T00:06:00Z"/>
          <w:rFonts w:ascii="Times New Roman" w:hAnsi="Times New Roman" w:cs="Times New Roman"/>
        </w:rPr>
      </w:pPr>
      <w:ins w:id="11" w:author="Erica Slonaker" w:date="2026-09-25T20:06:00Z" w16du:dateUtc="2026-09-26T00:06:00Z">
        <w:r w:rsidRPr="001F7768">
          <w:rPr>
            <w:sz w:val="22"/>
            <w:szCs w:val="22"/>
          </w:rPr>
          <w:t xml:space="preserve">Any </w:t>
        </w:r>
        <w:r w:rsidR="006E734D">
          <w:rPr>
            <w:sz w:val="22"/>
            <w:szCs w:val="22"/>
          </w:rPr>
          <w:t xml:space="preserve">Oneonta School District graduating </w:t>
        </w:r>
        <w:r w:rsidRPr="001F7768">
          <w:rPr>
            <w:sz w:val="22"/>
            <w:szCs w:val="22"/>
          </w:rPr>
          <w:t>senior may apply for a</w:t>
        </w:r>
        <w:r w:rsidR="005F0EA0">
          <w:rPr>
            <w:sz w:val="22"/>
            <w:szCs w:val="22"/>
          </w:rPr>
          <w:t>n ODS</w:t>
        </w:r>
        <w:r w:rsidRPr="001F7768">
          <w:rPr>
            <w:sz w:val="22"/>
            <w:szCs w:val="22"/>
          </w:rPr>
          <w:t xml:space="preserve"> scholarship by completing an application online. </w:t>
        </w:r>
      </w:ins>
    </w:p>
    <w:p w14:paraId="1F1A6D6A" w14:textId="54868197" w:rsidR="001F7768" w:rsidRPr="000663D7" w:rsidRDefault="001F7768" w:rsidP="0066452E">
      <w:pPr>
        <w:pStyle w:val="NoSpacing"/>
        <w:rPr>
          <w:ins w:id="12" w:author="Erica Slonaker" w:date="2026-09-25T20:06:00Z" w16du:dateUtc="2026-09-26T00:06:00Z"/>
          <w:rFonts w:ascii="Times New Roman" w:hAnsi="Times New Roman" w:cs="Times New Roman"/>
        </w:rPr>
      </w:pPr>
      <w:ins w:id="13" w:author="Erica Slonaker" w:date="2026-09-25T20:06:00Z" w16du:dateUtc="2026-09-26T00:06:00Z">
        <w:r w:rsidRPr="001F7768">
          <w:rPr>
            <w:sz w:val="22"/>
            <w:szCs w:val="22"/>
          </w:rPr>
          <w:t xml:space="preserve">To apply: Go to: </w:t>
        </w:r>
        <w:r w:rsidR="005F0EA0">
          <w:fldChar w:fldCharType="begin"/>
        </w:r>
        <w:r w:rsidR="005F0EA0">
          <w:instrText>HYPERLINK "https://oneonta.dollarsforscholars.org"</w:instrText>
        </w:r>
        <w:r w:rsidR="005F0EA0">
          <w:fldChar w:fldCharType="separate"/>
        </w:r>
        <w:r w:rsidR="005F0EA0" w:rsidRPr="003C4D50">
          <w:rPr>
            <w:rStyle w:val="Hyperlink"/>
            <w:rFonts w:ascii="Calibri" w:eastAsia="Times New Roman" w:hAnsi="Calibri" w:cs="Calibri"/>
            <w:b/>
            <w:bCs/>
            <w:sz w:val="22"/>
            <w:szCs w:val="22"/>
          </w:rPr>
          <w:t>https://oneonta.dollarsforscholars.org</w:t>
        </w:r>
        <w:r w:rsidR="005F0EA0">
          <w:fldChar w:fldCharType="end"/>
        </w:r>
        <w:r w:rsidR="005F0EA0">
          <w:rPr>
            <w:sz w:val="22"/>
            <w:szCs w:val="22"/>
          </w:rPr>
          <w:t xml:space="preserve">. Select the Students and Parents </w:t>
        </w:r>
        <w:r w:rsidR="00A01F5C">
          <w:rPr>
            <w:sz w:val="22"/>
            <w:szCs w:val="22"/>
          </w:rPr>
          <w:t xml:space="preserve">Tab. </w:t>
        </w:r>
        <w:r w:rsidR="005F0EA0">
          <w:rPr>
            <w:sz w:val="22"/>
            <w:szCs w:val="22"/>
          </w:rPr>
          <w:t xml:space="preserve">Then:  </w:t>
        </w:r>
        <w:r w:rsidRPr="00890171">
          <w:rPr>
            <w:b/>
            <w:bCs/>
            <w:i/>
            <w:iCs/>
            <w:sz w:val="22"/>
            <w:szCs w:val="22"/>
            <w:highlight w:val="yellow"/>
          </w:rPr>
          <w:t xml:space="preserve">Click </w:t>
        </w:r>
        <w:r w:rsidR="005F0EA0" w:rsidRPr="00890171">
          <w:rPr>
            <w:b/>
            <w:bCs/>
            <w:i/>
            <w:iCs/>
            <w:sz w:val="22"/>
            <w:szCs w:val="22"/>
            <w:highlight w:val="yellow"/>
          </w:rPr>
          <w:t>to</w:t>
        </w:r>
        <w:r w:rsidRPr="00890171">
          <w:rPr>
            <w:b/>
            <w:bCs/>
            <w:i/>
            <w:iCs/>
            <w:sz w:val="22"/>
            <w:szCs w:val="22"/>
            <w:highlight w:val="yellow"/>
          </w:rPr>
          <w:t xml:space="preserve"> </w:t>
        </w:r>
        <w:r w:rsidR="006E734D" w:rsidRPr="00890171">
          <w:rPr>
            <w:b/>
            <w:bCs/>
            <w:i/>
            <w:iCs/>
            <w:sz w:val="22"/>
            <w:szCs w:val="22"/>
            <w:highlight w:val="yellow"/>
          </w:rPr>
          <w:t>LogIn</w:t>
        </w:r>
        <w:r w:rsidR="00A01F5C" w:rsidRPr="001F7768">
          <w:rPr>
            <w:sz w:val="22"/>
            <w:szCs w:val="22"/>
          </w:rPr>
          <w:t xml:space="preserve">. </w:t>
        </w:r>
        <w:r w:rsidR="000663D7" w:rsidRPr="000663D7">
          <w:rPr>
            <w:b/>
            <w:bCs/>
            <w:sz w:val="22"/>
            <w:szCs w:val="22"/>
          </w:rPr>
          <w:t>DO NOT USE YOUR SCHOOL EMAIL</w:t>
        </w:r>
        <w:r w:rsidR="000663D7">
          <w:rPr>
            <w:sz w:val="22"/>
            <w:szCs w:val="22"/>
          </w:rPr>
          <w:t xml:space="preserve">.  </w:t>
        </w:r>
        <w:r w:rsidR="006E734D">
          <w:rPr>
            <w:sz w:val="22"/>
            <w:szCs w:val="22"/>
          </w:rPr>
          <w:t xml:space="preserve">Follow the instructions provided to create your </w:t>
        </w:r>
        <w:r w:rsidR="00542FB7">
          <w:rPr>
            <w:sz w:val="22"/>
            <w:szCs w:val="22"/>
          </w:rPr>
          <w:t xml:space="preserve">Log In and </w:t>
        </w:r>
        <w:r w:rsidR="006E734D">
          <w:rPr>
            <w:sz w:val="22"/>
            <w:szCs w:val="22"/>
          </w:rPr>
          <w:t>profile</w:t>
        </w:r>
        <w:r w:rsidR="00A01F5C">
          <w:rPr>
            <w:sz w:val="22"/>
            <w:szCs w:val="22"/>
          </w:rPr>
          <w:t xml:space="preserve">. </w:t>
        </w:r>
        <w:r w:rsidR="006E734D">
          <w:rPr>
            <w:sz w:val="22"/>
            <w:szCs w:val="22"/>
          </w:rPr>
          <w:t xml:space="preserve">See </w:t>
        </w:r>
        <w:r w:rsidR="006E734D" w:rsidRPr="00D83844">
          <w:rPr>
            <w:b/>
            <w:bCs/>
            <w:sz w:val="22"/>
            <w:szCs w:val="22"/>
          </w:rPr>
          <w:t>202</w:t>
        </w:r>
        <w:r w:rsidR="000663D7">
          <w:rPr>
            <w:b/>
            <w:bCs/>
            <w:sz w:val="22"/>
            <w:szCs w:val="22"/>
          </w:rPr>
          <w:t>5</w:t>
        </w:r>
        <w:r w:rsidR="006E734D" w:rsidRPr="00D83844">
          <w:rPr>
            <w:b/>
            <w:bCs/>
            <w:sz w:val="22"/>
            <w:szCs w:val="22"/>
          </w:rPr>
          <w:t xml:space="preserve"> Instructions</w:t>
        </w:r>
        <w:r w:rsidR="006E734D">
          <w:rPr>
            <w:sz w:val="22"/>
            <w:szCs w:val="22"/>
          </w:rPr>
          <w:t xml:space="preserve"> for more information.</w:t>
        </w:r>
        <w:r w:rsidR="000663D7">
          <w:rPr>
            <w:rFonts w:ascii="Times New Roman" w:hAnsi="Times New Roman" w:cs="Times New Roman"/>
          </w:rPr>
          <w:t xml:space="preserve">  </w:t>
        </w:r>
        <w:r w:rsidR="0066452E">
          <w:rPr>
            <w:sz w:val="22"/>
            <w:szCs w:val="22"/>
          </w:rPr>
          <w:t xml:space="preserve">Profiles may be created at </w:t>
        </w:r>
        <w:r w:rsidR="00A01F5C">
          <w:rPr>
            <w:sz w:val="22"/>
            <w:szCs w:val="22"/>
          </w:rPr>
          <w:t>any time</w:t>
        </w:r>
        <w:r w:rsidR="0066452E">
          <w:rPr>
            <w:sz w:val="22"/>
            <w:szCs w:val="22"/>
          </w:rPr>
          <w:t xml:space="preserve"> during the high school years.</w:t>
        </w:r>
        <w:r w:rsidRPr="001F7768">
          <w:rPr>
            <w:sz w:val="22"/>
            <w:szCs w:val="22"/>
          </w:rPr>
          <w:t xml:space="preserve"> The profile gathers all information needed for the application and automatically transfers it to the appropriate applications when ready to apply. </w:t>
        </w:r>
        <w:r w:rsidR="00C31401" w:rsidRPr="00C31401">
          <w:rPr>
            <w:b/>
            <w:bCs/>
            <w:sz w:val="22"/>
            <w:szCs w:val="22"/>
          </w:rPr>
          <w:t>DO NOT</w:t>
        </w:r>
        <w:r w:rsidR="00C31401">
          <w:rPr>
            <w:bCs/>
            <w:sz w:val="22"/>
            <w:szCs w:val="22"/>
          </w:rPr>
          <w:t xml:space="preserve"> attach documents to your profile</w:t>
        </w:r>
        <w:r w:rsidR="00A01F5C">
          <w:rPr>
            <w:bCs/>
            <w:sz w:val="22"/>
            <w:szCs w:val="22"/>
          </w:rPr>
          <w:t xml:space="preserve">. </w:t>
        </w:r>
        <w:r w:rsidR="00C31401">
          <w:rPr>
            <w:bCs/>
            <w:sz w:val="22"/>
            <w:szCs w:val="22"/>
          </w:rPr>
          <w:t>Complete each application section in the space provided.</w:t>
        </w:r>
      </w:ins>
    </w:p>
    <w:p w14:paraId="014F7EC2" w14:textId="77777777" w:rsidR="0066452E" w:rsidRDefault="0066452E" w:rsidP="0066452E">
      <w:pPr>
        <w:pStyle w:val="NoSpacing"/>
        <w:rPr>
          <w:ins w:id="14" w:author="Erica Slonaker" w:date="2026-09-25T20:06:00Z" w16du:dateUtc="2026-09-26T00:06:00Z"/>
          <w:sz w:val="22"/>
          <w:szCs w:val="22"/>
        </w:rPr>
      </w:pPr>
    </w:p>
    <w:p w14:paraId="53E4483C" w14:textId="0E8BFA7A" w:rsidR="001F7768" w:rsidRPr="001F7768" w:rsidRDefault="0066452E" w:rsidP="0066452E">
      <w:pPr>
        <w:pStyle w:val="NoSpacing"/>
        <w:rPr>
          <w:ins w:id="15" w:author="Erica Slonaker" w:date="2026-09-25T20:06:00Z" w16du:dateUtc="2026-09-26T00:06:00Z"/>
          <w:rFonts w:ascii="Times New Roman" w:hAnsi="Times New Roman" w:cs="Times New Roman"/>
        </w:rPr>
      </w:pPr>
      <w:ins w:id="16" w:author="Erica Slonaker" w:date="2026-09-25T20:06:00Z" w16du:dateUtc="2026-09-26T00:06:00Z">
        <w:r>
          <w:rPr>
            <w:sz w:val="22"/>
            <w:szCs w:val="22"/>
          </w:rPr>
          <w:t>The 202</w:t>
        </w:r>
        <w:r w:rsidR="000663D7">
          <w:rPr>
            <w:sz w:val="22"/>
            <w:szCs w:val="22"/>
          </w:rPr>
          <w:t>5</w:t>
        </w:r>
        <w:r>
          <w:rPr>
            <w:sz w:val="22"/>
            <w:szCs w:val="22"/>
          </w:rPr>
          <w:t xml:space="preserve"> application period is:</w:t>
        </w:r>
        <w:r w:rsidR="001F7768" w:rsidRPr="001F7768">
          <w:rPr>
            <w:sz w:val="22"/>
            <w:szCs w:val="22"/>
          </w:rPr>
          <w:t xml:space="preserve"> </w:t>
        </w:r>
        <w:r w:rsidR="000663D7">
          <w:rPr>
            <w:color w:val="FF0000"/>
            <w:sz w:val="22"/>
            <w:szCs w:val="22"/>
            <w:u w:val="single"/>
          </w:rPr>
          <w:t>Wednesday</w:t>
        </w:r>
        <w:r w:rsidR="001F7768" w:rsidRPr="00EF23CC">
          <w:rPr>
            <w:color w:val="FF0000"/>
            <w:sz w:val="22"/>
            <w:szCs w:val="22"/>
            <w:u w:val="single"/>
          </w:rPr>
          <w:t xml:space="preserve">, January 1 </w:t>
        </w:r>
        <w:r w:rsidR="00EF23CC" w:rsidRPr="00EF23CC">
          <w:rPr>
            <w:sz w:val="22"/>
            <w:szCs w:val="22"/>
            <w:u w:val="single"/>
          </w:rPr>
          <w:t>to</w:t>
        </w:r>
        <w:r w:rsidR="001F7768" w:rsidRPr="00EF23CC">
          <w:rPr>
            <w:sz w:val="22"/>
            <w:szCs w:val="22"/>
            <w:u w:val="single"/>
          </w:rPr>
          <w:t xml:space="preserve"> </w:t>
        </w:r>
        <w:r w:rsidR="001F7768" w:rsidRPr="00EF23CC">
          <w:rPr>
            <w:color w:val="FF0000"/>
            <w:sz w:val="22"/>
            <w:szCs w:val="22"/>
            <w:u w:val="single"/>
          </w:rPr>
          <w:t xml:space="preserve"> </w:t>
        </w:r>
        <w:r w:rsidR="000663D7">
          <w:rPr>
            <w:color w:val="FF0000"/>
            <w:sz w:val="22"/>
            <w:szCs w:val="22"/>
            <w:u w:val="single"/>
          </w:rPr>
          <w:t>February 28</w:t>
        </w:r>
        <w:r w:rsidR="001F7768" w:rsidRPr="00EF23CC">
          <w:rPr>
            <w:color w:val="FF0000"/>
            <w:sz w:val="22"/>
            <w:szCs w:val="22"/>
            <w:u w:val="single"/>
          </w:rPr>
          <w:t>, 202</w:t>
        </w:r>
        <w:r w:rsidR="000663D7">
          <w:rPr>
            <w:color w:val="FF0000"/>
            <w:sz w:val="22"/>
            <w:szCs w:val="22"/>
            <w:u w:val="single"/>
          </w:rPr>
          <w:t>5</w:t>
        </w:r>
        <w:r w:rsidR="001F7768" w:rsidRPr="001F7768">
          <w:rPr>
            <w:sz w:val="22"/>
            <w:szCs w:val="22"/>
          </w:rPr>
          <w:t xml:space="preserve">. </w:t>
        </w:r>
      </w:ins>
    </w:p>
    <w:p w14:paraId="0CC39DBA" w14:textId="2B14E10E" w:rsidR="004048B8" w:rsidRPr="00C31401" w:rsidRDefault="007D1801" w:rsidP="0066452E">
      <w:pPr>
        <w:pStyle w:val="NoSpacing"/>
        <w:rPr>
          <w:ins w:id="17" w:author="Erica Slonaker" w:date="2026-09-25T20:06:00Z" w16du:dateUtc="2026-09-26T00:06:00Z"/>
          <w:b/>
          <w:bCs/>
          <w:color w:val="6D2D9E"/>
          <w:sz w:val="22"/>
          <w:szCs w:val="22"/>
        </w:rPr>
      </w:pPr>
      <w:ins w:id="18" w:author="Erica Slonaker" w:date="2026-09-25T20:06:00Z" w16du:dateUtc="2026-09-26T00:06:00Z">
        <w:r w:rsidRPr="00C31401">
          <w:rPr>
            <w:b/>
            <w:bCs/>
            <w:color w:val="6D2D9E"/>
            <w:sz w:val="22"/>
            <w:szCs w:val="22"/>
          </w:rPr>
          <w:t>To</w:t>
        </w:r>
        <w:r w:rsidR="001F7768" w:rsidRPr="00C31401">
          <w:rPr>
            <w:b/>
            <w:bCs/>
            <w:color w:val="6D2D9E"/>
            <w:sz w:val="22"/>
            <w:szCs w:val="22"/>
          </w:rPr>
          <w:t xml:space="preserve"> streamline the application process for Oneonta students, O</w:t>
        </w:r>
        <w:r w:rsidR="005F0EA0" w:rsidRPr="00C31401">
          <w:rPr>
            <w:b/>
            <w:bCs/>
            <w:color w:val="6D2D9E"/>
            <w:sz w:val="22"/>
            <w:szCs w:val="22"/>
          </w:rPr>
          <w:t>D</w:t>
        </w:r>
        <w:r w:rsidR="000663D7">
          <w:rPr>
            <w:b/>
            <w:bCs/>
            <w:color w:val="6D2D9E"/>
            <w:sz w:val="22"/>
            <w:szCs w:val="22"/>
          </w:rPr>
          <w:t>F</w:t>
        </w:r>
        <w:r w:rsidR="005F0EA0" w:rsidRPr="00C31401">
          <w:rPr>
            <w:b/>
            <w:bCs/>
            <w:color w:val="6D2D9E"/>
            <w:sz w:val="22"/>
            <w:szCs w:val="22"/>
          </w:rPr>
          <w:t>S</w:t>
        </w:r>
        <w:r w:rsidR="001F7768" w:rsidRPr="00C31401">
          <w:rPr>
            <w:b/>
            <w:bCs/>
            <w:color w:val="6D2D9E"/>
            <w:sz w:val="22"/>
            <w:szCs w:val="22"/>
          </w:rPr>
          <w:t xml:space="preserve"> </w:t>
        </w:r>
        <w:r w:rsidR="006E734D" w:rsidRPr="00C31401">
          <w:rPr>
            <w:b/>
            <w:bCs/>
            <w:color w:val="6D2D9E"/>
            <w:sz w:val="22"/>
            <w:szCs w:val="22"/>
          </w:rPr>
          <w:t>does NOT</w:t>
        </w:r>
        <w:r w:rsidR="001F7768" w:rsidRPr="00C31401">
          <w:rPr>
            <w:b/>
            <w:bCs/>
            <w:color w:val="6D2D9E"/>
            <w:sz w:val="22"/>
            <w:szCs w:val="22"/>
          </w:rPr>
          <w:t xml:space="preserve"> require self-reporting of GPA and class rank, primary references, financial </w:t>
        </w:r>
        <w:r w:rsidR="00A01F5C" w:rsidRPr="00C31401">
          <w:rPr>
            <w:b/>
            <w:bCs/>
            <w:color w:val="6D2D9E"/>
            <w:sz w:val="22"/>
            <w:szCs w:val="22"/>
          </w:rPr>
          <w:t>information,</w:t>
        </w:r>
        <w:r w:rsidR="0066452E" w:rsidRPr="00C31401">
          <w:rPr>
            <w:b/>
            <w:bCs/>
            <w:color w:val="6D2D9E"/>
            <w:sz w:val="22"/>
            <w:szCs w:val="22"/>
          </w:rPr>
          <w:t xml:space="preserve"> or </w:t>
        </w:r>
        <w:r w:rsidR="004048B8" w:rsidRPr="00C31401">
          <w:rPr>
            <w:b/>
            <w:bCs/>
            <w:color w:val="6D2D9E"/>
            <w:sz w:val="22"/>
            <w:szCs w:val="22"/>
          </w:rPr>
          <w:t>test scores</w:t>
        </w:r>
        <w:r w:rsidR="001F7768" w:rsidRPr="00C31401">
          <w:rPr>
            <w:b/>
            <w:bCs/>
            <w:color w:val="6D2D9E"/>
            <w:sz w:val="22"/>
            <w:szCs w:val="22"/>
          </w:rPr>
          <w:t xml:space="preserve">. </w:t>
        </w:r>
        <w:r w:rsidR="004048B8" w:rsidRPr="00C31401">
          <w:rPr>
            <w:b/>
            <w:bCs/>
            <w:color w:val="6D2D9E"/>
            <w:sz w:val="22"/>
            <w:szCs w:val="22"/>
          </w:rPr>
          <w:t xml:space="preserve">The directions for each section of the profile </w:t>
        </w:r>
        <w:r w:rsidR="005F0EA0" w:rsidRPr="00C31401">
          <w:rPr>
            <w:b/>
            <w:bCs/>
            <w:color w:val="6D2D9E"/>
            <w:sz w:val="22"/>
            <w:szCs w:val="22"/>
          </w:rPr>
          <w:t>indicate</w:t>
        </w:r>
        <w:r w:rsidR="000A4672" w:rsidRPr="00C31401">
          <w:rPr>
            <w:b/>
            <w:bCs/>
            <w:color w:val="6D2D9E"/>
            <w:sz w:val="22"/>
            <w:szCs w:val="22"/>
          </w:rPr>
          <w:t xml:space="preserve"> the information</w:t>
        </w:r>
        <w:r w:rsidR="004048B8" w:rsidRPr="00C31401">
          <w:rPr>
            <w:b/>
            <w:bCs/>
            <w:color w:val="6D2D9E"/>
            <w:sz w:val="22"/>
            <w:szCs w:val="22"/>
          </w:rPr>
          <w:t xml:space="preserve"> required by O</w:t>
        </w:r>
        <w:r w:rsidR="000A4672" w:rsidRPr="00C31401">
          <w:rPr>
            <w:b/>
            <w:bCs/>
            <w:color w:val="6D2D9E"/>
            <w:sz w:val="22"/>
            <w:szCs w:val="22"/>
          </w:rPr>
          <w:t>DS</w:t>
        </w:r>
        <w:r w:rsidR="00A01F5C" w:rsidRPr="00C31401">
          <w:rPr>
            <w:b/>
            <w:bCs/>
            <w:color w:val="6D2D9E"/>
            <w:sz w:val="22"/>
            <w:szCs w:val="22"/>
          </w:rPr>
          <w:t xml:space="preserve">. </w:t>
        </w:r>
        <w:r w:rsidR="001F7768" w:rsidRPr="00C31401">
          <w:rPr>
            <w:b/>
            <w:bCs/>
            <w:color w:val="6D2D9E"/>
            <w:sz w:val="22"/>
            <w:szCs w:val="22"/>
          </w:rPr>
          <w:t xml:space="preserve">However, if you </w:t>
        </w:r>
        <w:r w:rsidR="000A4672" w:rsidRPr="00C31401">
          <w:rPr>
            <w:b/>
            <w:bCs/>
            <w:color w:val="6D2D9E"/>
            <w:sz w:val="22"/>
            <w:szCs w:val="22"/>
          </w:rPr>
          <w:t>want to be</w:t>
        </w:r>
        <w:r w:rsidR="001F7768" w:rsidRPr="00C31401">
          <w:rPr>
            <w:b/>
            <w:bCs/>
            <w:color w:val="6D2D9E"/>
            <w:sz w:val="22"/>
            <w:szCs w:val="22"/>
          </w:rPr>
          <w:t xml:space="preserve"> considered for Scholarship America scholarships in addition to </w:t>
        </w:r>
        <w:r w:rsidR="000A4672" w:rsidRPr="00C31401">
          <w:rPr>
            <w:b/>
            <w:bCs/>
            <w:color w:val="6D2D9E"/>
            <w:sz w:val="22"/>
            <w:szCs w:val="22"/>
          </w:rPr>
          <w:t>ODS</w:t>
        </w:r>
        <w:r w:rsidR="001F7768" w:rsidRPr="00C31401">
          <w:rPr>
            <w:b/>
            <w:bCs/>
            <w:color w:val="6D2D9E"/>
            <w:sz w:val="22"/>
            <w:szCs w:val="22"/>
          </w:rPr>
          <w:t xml:space="preserve"> Scholarships, you should complete these </w:t>
        </w:r>
        <w:r w:rsidR="004048B8" w:rsidRPr="00C31401">
          <w:rPr>
            <w:b/>
            <w:bCs/>
            <w:color w:val="6D2D9E"/>
            <w:sz w:val="22"/>
            <w:szCs w:val="22"/>
          </w:rPr>
          <w:t>sections</w:t>
        </w:r>
        <w:r w:rsidR="001F7768" w:rsidRPr="00C31401">
          <w:rPr>
            <w:b/>
            <w:bCs/>
            <w:color w:val="6D2D9E"/>
            <w:sz w:val="22"/>
            <w:szCs w:val="22"/>
          </w:rPr>
          <w:t xml:space="preserve"> </w:t>
        </w:r>
        <w:r w:rsidR="004048B8" w:rsidRPr="00C31401">
          <w:rPr>
            <w:b/>
            <w:bCs/>
            <w:color w:val="6D2D9E"/>
            <w:sz w:val="22"/>
            <w:szCs w:val="22"/>
          </w:rPr>
          <w:t>when directed to do so.</w:t>
        </w:r>
      </w:ins>
    </w:p>
    <w:p w14:paraId="67AC36D0" w14:textId="77777777" w:rsidR="001C3269" w:rsidRDefault="001C3269" w:rsidP="0066452E">
      <w:pPr>
        <w:pStyle w:val="NoSpacing"/>
        <w:rPr>
          <w:ins w:id="19" w:author="Erica Slonaker" w:date="2026-09-25T20:06:00Z" w16du:dateUtc="2026-09-26T00:06:00Z"/>
          <w:sz w:val="22"/>
          <w:szCs w:val="22"/>
        </w:rPr>
      </w:pPr>
    </w:p>
    <w:p w14:paraId="1812D9D5" w14:textId="5B0A9B8B" w:rsidR="001F7768" w:rsidRDefault="00FA6D56" w:rsidP="0066452E">
      <w:pPr>
        <w:pStyle w:val="NoSpacing"/>
        <w:rPr>
          <w:ins w:id="20" w:author="Erica Slonaker" w:date="2026-09-25T20:06:00Z" w16du:dateUtc="2026-09-26T00:06:00Z"/>
          <w:sz w:val="22"/>
          <w:szCs w:val="22"/>
        </w:rPr>
      </w:pPr>
      <w:ins w:id="21" w:author="Erica Slonaker" w:date="2026-09-25T20:06:00Z" w16du:dateUtc="2026-09-26T00:06:00Z">
        <w:r>
          <w:rPr>
            <w:sz w:val="22"/>
            <w:szCs w:val="22"/>
          </w:rPr>
          <w:t>Many e-mails</w:t>
        </w:r>
        <w:r w:rsidR="001F7768" w:rsidRPr="001F7768">
          <w:rPr>
            <w:sz w:val="22"/>
            <w:szCs w:val="22"/>
          </w:rPr>
          <w:t xml:space="preserve"> will come from Scholarship America</w:t>
        </w:r>
        <w:r w:rsidR="000A4672">
          <w:rPr>
            <w:sz w:val="22"/>
            <w:szCs w:val="22"/>
          </w:rPr>
          <w:t xml:space="preserve"> =</w:t>
        </w:r>
        <w:r w:rsidR="001F7768" w:rsidRPr="001F7768">
          <w:rPr>
            <w:sz w:val="22"/>
            <w:szCs w:val="22"/>
          </w:rPr>
          <w:t xml:space="preserve"> Dollars for Scholars. When you reply, reply to </w:t>
        </w:r>
        <w:r w:rsidR="006E734D">
          <w:rPr>
            <w:color w:val="0260BF"/>
            <w:sz w:val="22"/>
            <w:szCs w:val="22"/>
          </w:rPr>
          <w:t>o</w:t>
        </w:r>
        <w:r w:rsidR="001F7768" w:rsidRPr="001F7768">
          <w:rPr>
            <w:color w:val="0260BF"/>
            <w:sz w:val="22"/>
            <w:szCs w:val="22"/>
          </w:rPr>
          <w:t>neonta.dollarsforscholars@gmail.com</w:t>
        </w:r>
        <w:r w:rsidR="001F7768" w:rsidRPr="001F7768">
          <w:rPr>
            <w:sz w:val="22"/>
            <w:szCs w:val="22"/>
          </w:rPr>
          <w:t>. O</w:t>
        </w:r>
        <w:r w:rsidR="000A4672">
          <w:rPr>
            <w:sz w:val="22"/>
            <w:szCs w:val="22"/>
          </w:rPr>
          <w:t>D</w:t>
        </w:r>
        <w:r w:rsidR="000663D7">
          <w:rPr>
            <w:sz w:val="22"/>
            <w:szCs w:val="22"/>
          </w:rPr>
          <w:t>F</w:t>
        </w:r>
        <w:r w:rsidR="000A4672">
          <w:rPr>
            <w:sz w:val="22"/>
            <w:szCs w:val="22"/>
          </w:rPr>
          <w:t>S</w:t>
        </w:r>
        <w:r w:rsidR="001F7768" w:rsidRPr="001F7768">
          <w:rPr>
            <w:sz w:val="22"/>
            <w:szCs w:val="22"/>
          </w:rPr>
          <w:t xml:space="preserve"> will</w:t>
        </w:r>
        <w:r w:rsidR="008B3E4E">
          <w:rPr>
            <w:sz w:val="22"/>
            <w:szCs w:val="22"/>
          </w:rPr>
          <w:t xml:space="preserve"> use</w:t>
        </w:r>
        <w:r w:rsidR="001F7768" w:rsidRPr="001F7768">
          <w:rPr>
            <w:sz w:val="22"/>
            <w:szCs w:val="22"/>
          </w:rPr>
          <w:t xml:space="preserve"> e-mail</w:t>
        </w:r>
        <w:r w:rsidR="008B3E4E">
          <w:rPr>
            <w:sz w:val="22"/>
            <w:szCs w:val="22"/>
          </w:rPr>
          <w:t xml:space="preserve"> communications</w:t>
        </w:r>
        <w:r w:rsidR="001F7768" w:rsidRPr="001F7768">
          <w:rPr>
            <w:sz w:val="22"/>
            <w:szCs w:val="22"/>
          </w:rPr>
          <w:t>. Check/Read your e-mail</w:t>
        </w:r>
        <w:r w:rsidR="000A4672">
          <w:rPr>
            <w:sz w:val="22"/>
            <w:szCs w:val="22"/>
          </w:rPr>
          <w:t xml:space="preserve"> often</w:t>
        </w:r>
        <w:r w:rsidR="001F7768" w:rsidRPr="001F7768">
          <w:rPr>
            <w:sz w:val="22"/>
            <w:szCs w:val="22"/>
          </w:rPr>
          <w:t>!</w:t>
        </w:r>
        <w:r w:rsidR="003109DE">
          <w:rPr>
            <w:sz w:val="22"/>
            <w:szCs w:val="22"/>
          </w:rPr>
          <w:t xml:space="preserve"> </w:t>
        </w:r>
      </w:ins>
    </w:p>
    <w:p w14:paraId="57F7CC10" w14:textId="77777777" w:rsidR="001C3269" w:rsidRDefault="001C3269" w:rsidP="0066452E">
      <w:pPr>
        <w:pStyle w:val="NoSpacing"/>
        <w:rPr>
          <w:ins w:id="22" w:author="Erica Slonaker" w:date="2026-09-25T20:06:00Z" w16du:dateUtc="2026-09-26T00:06:00Z"/>
          <w:sz w:val="22"/>
          <w:szCs w:val="22"/>
        </w:rPr>
      </w:pPr>
    </w:p>
    <w:p w14:paraId="3973442D" w14:textId="0F3B1FC8" w:rsidR="001F7768" w:rsidRPr="001F7768" w:rsidRDefault="00890171" w:rsidP="0066452E">
      <w:pPr>
        <w:pStyle w:val="NoSpacing"/>
        <w:rPr>
          <w:ins w:id="23" w:author="Erica Slonaker" w:date="2026-09-25T20:06:00Z" w16du:dateUtc="2026-09-26T00:06:00Z"/>
          <w:rFonts w:ascii="Times New Roman" w:hAnsi="Times New Roman" w:cs="Times New Roman"/>
        </w:rPr>
      </w:pPr>
      <w:ins w:id="24" w:author="Erica Slonaker" w:date="2026-09-25T20:06:00Z" w16du:dateUtc="2026-09-26T00:06:00Z">
        <w:r>
          <w:rPr>
            <w:b/>
            <w:bCs/>
            <w:sz w:val="22"/>
            <w:szCs w:val="22"/>
          </w:rPr>
          <w:t>References are NOT required</w:t>
        </w:r>
        <w:r w:rsidR="00A01F5C">
          <w:rPr>
            <w:b/>
            <w:bCs/>
            <w:sz w:val="22"/>
            <w:szCs w:val="22"/>
          </w:rPr>
          <w:t xml:space="preserve">. </w:t>
        </w:r>
        <w:r w:rsidR="001F7768" w:rsidRPr="001F7768">
          <w:rPr>
            <w:sz w:val="22"/>
            <w:szCs w:val="22"/>
          </w:rPr>
          <w:t xml:space="preserve">If you chose to submit a reference, the person you list as a reference will receive an e-mail from Scholarship America. YOU need to </w:t>
        </w:r>
        <w:r w:rsidR="006E734D">
          <w:rPr>
            <w:sz w:val="22"/>
            <w:szCs w:val="22"/>
          </w:rPr>
          <w:t>communicate</w:t>
        </w:r>
        <w:r w:rsidR="001F7768" w:rsidRPr="001F7768">
          <w:rPr>
            <w:sz w:val="22"/>
            <w:szCs w:val="22"/>
          </w:rPr>
          <w:t xml:space="preserve"> this</w:t>
        </w:r>
        <w:r w:rsidR="006E734D">
          <w:rPr>
            <w:sz w:val="22"/>
            <w:szCs w:val="22"/>
          </w:rPr>
          <w:t xml:space="preserve"> to your reference</w:t>
        </w:r>
        <w:r w:rsidR="001F7768" w:rsidRPr="001F7768">
          <w:rPr>
            <w:sz w:val="22"/>
            <w:szCs w:val="22"/>
          </w:rPr>
          <w:t>.</w:t>
        </w:r>
      </w:ins>
    </w:p>
    <w:p w14:paraId="160B4838" w14:textId="77777777" w:rsidR="001F7768" w:rsidRPr="001F7768" w:rsidRDefault="001F7768" w:rsidP="0066452E">
      <w:pPr>
        <w:pStyle w:val="NoSpacing"/>
        <w:rPr>
          <w:ins w:id="25" w:author="Erica Slonaker" w:date="2026-09-25T20:06:00Z" w16du:dateUtc="2026-09-26T00:06:00Z"/>
          <w:sz w:val="22"/>
          <w:szCs w:val="22"/>
        </w:rPr>
      </w:pPr>
    </w:p>
    <w:p w14:paraId="2374CD32" w14:textId="0CB3C1CD" w:rsidR="001F7768" w:rsidRPr="00890171" w:rsidRDefault="00890171" w:rsidP="0066452E">
      <w:pPr>
        <w:pStyle w:val="NoSpacing"/>
        <w:rPr>
          <w:ins w:id="26" w:author="Erica Slonaker" w:date="2026-09-25T20:06:00Z" w16du:dateUtc="2026-09-26T00:06:00Z"/>
          <w:rFonts w:ascii="Times New Roman" w:hAnsi="Times New Roman" w:cs="Times New Roman"/>
          <w:b/>
          <w:bCs/>
        </w:rPr>
      </w:pPr>
      <w:ins w:id="27" w:author="Erica Slonaker" w:date="2026-09-25T20:06:00Z" w16du:dateUtc="2026-09-26T00:06:00Z">
        <w:r w:rsidRPr="00890171">
          <w:rPr>
            <w:b/>
            <w:bCs/>
            <w:sz w:val="22"/>
            <w:szCs w:val="22"/>
          </w:rPr>
          <w:t>Y</w:t>
        </w:r>
        <w:r w:rsidR="001F7768" w:rsidRPr="00890171">
          <w:rPr>
            <w:b/>
            <w:bCs/>
            <w:sz w:val="22"/>
            <w:szCs w:val="22"/>
          </w:rPr>
          <w:t xml:space="preserve">our guidance counselor </w:t>
        </w:r>
        <w:r w:rsidRPr="00890171">
          <w:rPr>
            <w:b/>
            <w:bCs/>
            <w:sz w:val="22"/>
            <w:szCs w:val="22"/>
          </w:rPr>
          <w:t>MUST be contacted for GPA information</w:t>
        </w:r>
        <w:r w:rsidR="00B1736E">
          <w:rPr>
            <w:b/>
            <w:bCs/>
            <w:sz w:val="22"/>
            <w:szCs w:val="22"/>
          </w:rPr>
          <w:t xml:space="preserve"> </w:t>
        </w:r>
        <w:r w:rsidR="00B1736E" w:rsidRPr="00B1736E">
          <w:rPr>
            <w:b/>
            <w:bCs/>
            <w:sz w:val="22"/>
            <w:szCs w:val="22"/>
            <w:u w:val="single"/>
          </w:rPr>
          <w:t>early in the process</w:t>
        </w:r>
        <w:r w:rsidR="00A01F5C">
          <w:rPr>
            <w:b/>
            <w:bCs/>
            <w:sz w:val="22"/>
            <w:szCs w:val="22"/>
          </w:rPr>
          <w:t>.</w:t>
        </w:r>
        <w:r w:rsidR="00A01F5C" w:rsidRPr="00890171">
          <w:rPr>
            <w:b/>
            <w:bCs/>
            <w:sz w:val="22"/>
            <w:szCs w:val="22"/>
          </w:rPr>
          <w:t xml:space="preserve"> </w:t>
        </w:r>
        <w:r w:rsidRPr="00890171">
          <w:rPr>
            <w:b/>
            <w:bCs/>
            <w:sz w:val="22"/>
            <w:szCs w:val="22"/>
          </w:rPr>
          <w:t>Take care to input correct information</w:t>
        </w:r>
        <w:r w:rsidR="00B1736E">
          <w:rPr>
            <w:b/>
            <w:bCs/>
            <w:sz w:val="22"/>
            <w:szCs w:val="22"/>
          </w:rPr>
          <w:t>:  name &amp; spelling</w:t>
        </w:r>
        <w:r w:rsidR="00A01F5C" w:rsidRPr="00890171">
          <w:rPr>
            <w:b/>
            <w:bCs/>
            <w:sz w:val="22"/>
            <w:szCs w:val="22"/>
          </w:rPr>
          <w:t xml:space="preserve">. </w:t>
        </w:r>
        <w:r w:rsidRPr="00890171">
          <w:rPr>
            <w:b/>
            <w:bCs/>
            <w:sz w:val="22"/>
            <w:szCs w:val="22"/>
          </w:rPr>
          <w:t>See guidance counselor details below.</w:t>
        </w:r>
      </w:ins>
    </w:p>
    <w:p w14:paraId="52F0B042" w14:textId="77777777" w:rsidR="001F7768" w:rsidRPr="001F7768" w:rsidRDefault="001F7768" w:rsidP="0066452E">
      <w:pPr>
        <w:pStyle w:val="NoSpacing"/>
        <w:rPr>
          <w:ins w:id="28" w:author="Erica Slonaker" w:date="2026-09-25T20:06:00Z" w16du:dateUtc="2026-09-26T00:06:00Z"/>
          <w:sz w:val="22"/>
          <w:szCs w:val="22"/>
        </w:rPr>
      </w:pPr>
    </w:p>
    <w:p w14:paraId="4FB6EA72" w14:textId="3DC7CB06" w:rsidR="001F7768" w:rsidRPr="001F7768" w:rsidRDefault="0066452E" w:rsidP="0066452E">
      <w:pPr>
        <w:pStyle w:val="NoSpacing"/>
        <w:rPr>
          <w:ins w:id="29" w:author="Erica Slonaker" w:date="2026-09-25T20:06:00Z" w16du:dateUtc="2026-09-26T00:06:00Z"/>
          <w:rFonts w:ascii="Times New Roman" w:hAnsi="Times New Roman" w:cs="Times New Roman"/>
        </w:rPr>
      </w:pPr>
      <w:ins w:id="30" w:author="Erica Slonaker" w:date="2026-09-25T20:06:00Z" w16du:dateUtc="2026-09-26T00:06:00Z">
        <w:r>
          <w:rPr>
            <w:sz w:val="22"/>
            <w:szCs w:val="22"/>
          </w:rPr>
          <w:t xml:space="preserve">ALL </w:t>
        </w:r>
        <w:r w:rsidRPr="001C3269">
          <w:rPr>
            <w:b/>
            <w:bCs/>
            <w:sz w:val="22"/>
            <w:szCs w:val="22"/>
          </w:rPr>
          <w:t>essays</w:t>
        </w:r>
        <w:r>
          <w:rPr>
            <w:sz w:val="22"/>
            <w:szCs w:val="22"/>
          </w:rPr>
          <w:t xml:space="preserve"> should be </w:t>
        </w:r>
        <w:r w:rsidRPr="003109DE">
          <w:rPr>
            <w:b/>
            <w:bCs/>
            <w:i/>
            <w:iCs/>
            <w:sz w:val="22"/>
            <w:szCs w:val="22"/>
          </w:rPr>
          <w:t>100 words or less</w:t>
        </w:r>
        <w:r>
          <w:rPr>
            <w:sz w:val="22"/>
            <w:szCs w:val="22"/>
          </w:rPr>
          <w:t xml:space="preserve">. The </w:t>
        </w:r>
        <w:r w:rsidRPr="001C3269">
          <w:rPr>
            <w:b/>
            <w:bCs/>
            <w:sz w:val="22"/>
            <w:szCs w:val="22"/>
          </w:rPr>
          <w:t>plans/goals essay is required</w:t>
        </w:r>
        <w:r>
          <w:rPr>
            <w:sz w:val="22"/>
            <w:szCs w:val="22"/>
          </w:rPr>
          <w:t xml:space="preserve"> and should include specifics about your educational and personal goals for the next decade</w:t>
        </w:r>
        <w:r w:rsidR="00A01F5C">
          <w:rPr>
            <w:sz w:val="22"/>
            <w:szCs w:val="22"/>
          </w:rPr>
          <w:t xml:space="preserve">. </w:t>
        </w:r>
        <w:r w:rsidR="001C3269">
          <w:rPr>
            <w:sz w:val="22"/>
            <w:szCs w:val="22"/>
          </w:rPr>
          <w:t>The u</w:t>
        </w:r>
        <w:r>
          <w:rPr>
            <w:sz w:val="22"/>
            <w:szCs w:val="22"/>
          </w:rPr>
          <w:t>nusual circumstances</w:t>
        </w:r>
        <w:r w:rsidR="001C3269">
          <w:rPr>
            <w:sz w:val="22"/>
            <w:szCs w:val="22"/>
          </w:rPr>
          <w:t xml:space="preserve"> essay</w:t>
        </w:r>
        <w:r>
          <w:rPr>
            <w:sz w:val="22"/>
            <w:szCs w:val="22"/>
          </w:rPr>
          <w:t xml:space="preserve"> </w:t>
        </w:r>
        <w:r w:rsidR="008B3E4E" w:rsidRPr="00890171">
          <w:rPr>
            <w:b/>
            <w:bCs/>
            <w:i/>
            <w:iCs/>
            <w:sz w:val="22"/>
            <w:szCs w:val="22"/>
          </w:rPr>
          <w:t>requires an answer</w:t>
        </w:r>
        <w:r w:rsidR="00A01F5C">
          <w:rPr>
            <w:sz w:val="22"/>
            <w:szCs w:val="22"/>
          </w:rPr>
          <w:t xml:space="preserve">. </w:t>
        </w:r>
        <w:r w:rsidR="008B3E4E">
          <w:rPr>
            <w:sz w:val="22"/>
            <w:szCs w:val="22"/>
          </w:rPr>
          <w:t xml:space="preserve">Indicate N/A if </w:t>
        </w:r>
        <w:r w:rsidR="006A7006">
          <w:rPr>
            <w:sz w:val="22"/>
            <w:szCs w:val="22"/>
          </w:rPr>
          <w:t>an essay</w:t>
        </w:r>
        <w:r w:rsidR="008B3E4E">
          <w:rPr>
            <w:sz w:val="22"/>
            <w:szCs w:val="22"/>
          </w:rPr>
          <w:t xml:space="preserve"> question does not apply</w:t>
        </w:r>
        <w:r w:rsidR="00A01F5C">
          <w:rPr>
            <w:sz w:val="22"/>
            <w:szCs w:val="22"/>
          </w:rPr>
          <w:t xml:space="preserve">. </w:t>
        </w:r>
        <w:r>
          <w:rPr>
            <w:sz w:val="22"/>
            <w:szCs w:val="22"/>
          </w:rPr>
          <w:t>P</w:t>
        </w:r>
        <w:r w:rsidR="001F7768" w:rsidRPr="001F7768">
          <w:rPr>
            <w:sz w:val="22"/>
            <w:szCs w:val="22"/>
          </w:rPr>
          <w:t xml:space="preserve">unctuation, spelling, </w:t>
        </w:r>
        <w:r w:rsidR="00A01F5C" w:rsidRPr="001F7768">
          <w:rPr>
            <w:sz w:val="22"/>
            <w:szCs w:val="22"/>
          </w:rPr>
          <w:t>capitalization,</w:t>
        </w:r>
        <w:r>
          <w:rPr>
            <w:sz w:val="22"/>
            <w:szCs w:val="22"/>
          </w:rPr>
          <w:t xml:space="preserve"> </w:t>
        </w:r>
        <w:r w:rsidR="001F7768" w:rsidRPr="001F7768">
          <w:rPr>
            <w:sz w:val="22"/>
            <w:szCs w:val="22"/>
          </w:rPr>
          <w:t xml:space="preserve">and </w:t>
        </w:r>
        <w:r>
          <w:rPr>
            <w:sz w:val="22"/>
            <w:szCs w:val="22"/>
          </w:rPr>
          <w:t>formatting are considered in essay ratings</w:t>
        </w:r>
        <w:r w:rsidR="001F7768" w:rsidRPr="001F7768">
          <w:rPr>
            <w:sz w:val="22"/>
            <w:szCs w:val="22"/>
          </w:rPr>
          <w:t xml:space="preserve">. </w:t>
        </w:r>
        <w:r>
          <w:rPr>
            <w:sz w:val="22"/>
            <w:szCs w:val="22"/>
          </w:rPr>
          <w:t>It is wise to h</w:t>
        </w:r>
        <w:r w:rsidR="001F7768" w:rsidRPr="001F7768">
          <w:rPr>
            <w:sz w:val="22"/>
            <w:szCs w:val="22"/>
          </w:rPr>
          <w:t>ave someone proofread your essay</w:t>
        </w:r>
        <w:r w:rsidR="008F4848">
          <w:rPr>
            <w:sz w:val="22"/>
            <w:szCs w:val="22"/>
          </w:rPr>
          <w:t>(s)</w:t>
        </w:r>
        <w:r w:rsidR="001F7768" w:rsidRPr="001F7768">
          <w:rPr>
            <w:sz w:val="22"/>
            <w:szCs w:val="22"/>
          </w:rPr>
          <w:t xml:space="preserve">. </w:t>
        </w:r>
      </w:ins>
    </w:p>
    <w:p w14:paraId="374CFAB2" w14:textId="77777777" w:rsidR="001F7768" w:rsidRPr="001F7768" w:rsidRDefault="001F7768" w:rsidP="0066452E">
      <w:pPr>
        <w:pStyle w:val="NoSpacing"/>
        <w:rPr>
          <w:ins w:id="31" w:author="Erica Slonaker" w:date="2026-09-25T20:06:00Z" w16du:dateUtc="2026-09-26T00:06:00Z"/>
          <w:sz w:val="22"/>
          <w:szCs w:val="22"/>
        </w:rPr>
      </w:pPr>
    </w:p>
    <w:p w14:paraId="16687867" w14:textId="6D1D24B1" w:rsidR="001F7768" w:rsidRPr="001F7768" w:rsidRDefault="001F7768" w:rsidP="0066452E">
      <w:pPr>
        <w:pStyle w:val="NoSpacing"/>
        <w:rPr>
          <w:ins w:id="32" w:author="Erica Slonaker" w:date="2026-09-25T20:06:00Z" w16du:dateUtc="2026-09-26T00:06:00Z"/>
          <w:rFonts w:ascii="Times New Roman" w:hAnsi="Times New Roman" w:cs="Times New Roman"/>
        </w:rPr>
      </w:pPr>
      <w:ins w:id="33" w:author="Erica Slonaker" w:date="2026-09-25T20:06:00Z" w16du:dateUtc="2026-09-26T00:06:00Z">
        <w:r w:rsidRPr="001F7768">
          <w:rPr>
            <w:sz w:val="22"/>
            <w:szCs w:val="22"/>
          </w:rPr>
          <w:t xml:space="preserve">When you have completed your profile, click on </w:t>
        </w:r>
        <w:r w:rsidRPr="001C3269">
          <w:rPr>
            <w:b/>
            <w:bCs/>
            <w:sz w:val="22"/>
            <w:szCs w:val="22"/>
          </w:rPr>
          <w:t>MY SCHOLARSHIPS</w:t>
        </w:r>
        <w:r w:rsidRPr="001F7768">
          <w:rPr>
            <w:sz w:val="22"/>
            <w:szCs w:val="22"/>
          </w:rPr>
          <w:t xml:space="preserve"> to be matched to </w:t>
        </w:r>
        <w:r w:rsidR="001C3269">
          <w:rPr>
            <w:sz w:val="22"/>
            <w:szCs w:val="22"/>
          </w:rPr>
          <w:t>202</w:t>
        </w:r>
        <w:r w:rsidR="000663D7">
          <w:rPr>
            <w:sz w:val="22"/>
            <w:szCs w:val="22"/>
          </w:rPr>
          <w:t>5</w:t>
        </w:r>
        <w:r w:rsidR="008F4848">
          <w:rPr>
            <w:sz w:val="22"/>
            <w:szCs w:val="22"/>
          </w:rPr>
          <w:t xml:space="preserve"> </w:t>
        </w:r>
        <w:r w:rsidRPr="001F7768">
          <w:rPr>
            <w:sz w:val="22"/>
            <w:szCs w:val="22"/>
          </w:rPr>
          <w:t>scholarships</w:t>
        </w:r>
        <w:r w:rsidR="00A01F5C">
          <w:rPr>
            <w:sz w:val="22"/>
            <w:szCs w:val="22"/>
          </w:rPr>
          <w:t xml:space="preserve">. </w:t>
        </w:r>
        <w:r w:rsidR="006A7006">
          <w:rPr>
            <w:sz w:val="22"/>
            <w:szCs w:val="22"/>
          </w:rPr>
          <w:t xml:space="preserve">This option will not appear if you have not input an essay response or N/A. </w:t>
        </w:r>
        <w:r w:rsidRPr="001F7768">
          <w:rPr>
            <w:sz w:val="22"/>
            <w:szCs w:val="22"/>
          </w:rPr>
          <w:t xml:space="preserve">After you have been matched to scholarships, click on </w:t>
        </w:r>
        <w:r w:rsidRPr="001C3269">
          <w:rPr>
            <w:b/>
            <w:bCs/>
            <w:sz w:val="22"/>
            <w:szCs w:val="22"/>
          </w:rPr>
          <w:t>VERIFY ELIGIBILITY FOR ALL SCHOLARSHIPS</w:t>
        </w:r>
        <w:r w:rsidRPr="001F7768">
          <w:rPr>
            <w:sz w:val="22"/>
            <w:szCs w:val="22"/>
          </w:rPr>
          <w:t xml:space="preserve"> to see if </w:t>
        </w:r>
        <w:r w:rsidR="007D1801">
          <w:rPr>
            <w:sz w:val="22"/>
            <w:szCs w:val="22"/>
          </w:rPr>
          <w:t>you match</w:t>
        </w:r>
        <w:r w:rsidRPr="001F7768">
          <w:rPr>
            <w:sz w:val="22"/>
            <w:szCs w:val="22"/>
          </w:rPr>
          <w:t xml:space="preserve"> any new scholarships. </w:t>
        </w:r>
        <w:r w:rsidR="007D1801">
          <w:rPr>
            <w:sz w:val="22"/>
            <w:szCs w:val="22"/>
          </w:rPr>
          <w:t>Next,</w:t>
        </w:r>
        <w:r w:rsidRPr="001F7768">
          <w:rPr>
            <w:sz w:val="22"/>
            <w:szCs w:val="22"/>
          </w:rPr>
          <w:t xml:space="preserve"> click on </w:t>
        </w:r>
        <w:r w:rsidRPr="001C3269">
          <w:rPr>
            <w:b/>
            <w:bCs/>
            <w:sz w:val="22"/>
            <w:szCs w:val="22"/>
          </w:rPr>
          <w:t xml:space="preserve">APPLY TO ALL SCHOLARSHIPS WITH A RED APPLY BUTTON </w:t>
        </w:r>
        <w:r w:rsidRPr="001F7768">
          <w:rPr>
            <w:sz w:val="22"/>
            <w:szCs w:val="22"/>
          </w:rPr>
          <w:t xml:space="preserve">or click the apply button after each scholarship. If a question or references button is </w:t>
        </w:r>
        <w:r w:rsidR="00CC3003">
          <w:rPr>
            <w:sz w:val="22"/>
            <w:szCs w:val="22"/>
          </w:rPr>
          <w:t>red highlighted</w:t>
        </w:r>
        <w:r w:rsidRPr="001F7768">
          <w:rPr>
            <w:sz w:val="22"/>
            <w:szCs w:val="22"/>
          </w:rPr>
          <w:t xml:space="preserve">, please click, and follow the instructions </w:t>
        </w:r>
        <w:r w:rsidRPr="001C3269">
          <w:rPr>
            <w:i/>
            <w:iCs/>
            <w:color w:val="FF0000"/>
            <w:sz w:val="22"/>
            <w:szCs w:val="22"/>
            <w:u w:val="single"/>
          </w:rPr>
          <w:t>before</w:t>
        </w:r>
        <w:r w:rsidRPr="001F7768">
          <w:rPr>
            <w:sz w:val="22"/>
            <w:szCs w:val="22"/>
          </w:rPr>
          <w:t xml:space="preserve"> you click APPLY. </w:t>
        </w:r>
      </w:ins>
    </w:p>
    <w:p w14:paraId="40DFCD07" w14:textId="77777777" w:rsidR="001F7768" w:rsidRPr="001F7768" w:rsidRDefault="001F7768" w:rsidP="0066452E">
      <w:pPr>
        <w:pStyle w:val="NoSpacing"/>
        <w:rPr>
          <w:ins w:id="34" w:author="Erica Slonaker" w:date="2026-09-25T20:06:00Z" w16du:dateUtc="2026-09-26T00:06:00Z"/>
          <w:sz w:val="22"/>
          <w:szCs w:val="22"/>
        </w:rPr>
      </w:pPr>
    </w:p>
    <w:p w14:paraId="1222EED0" w14:textId="41079DCF" w:rsidR="001F7768" w:rsidRPr="001F7768" w:rsidRDefault="001F7768" w:rsidP="0066452E">
      <w:pPr>
        <w:pStyle w:val="NoSpacing"/>
        <w:rPr>
          <w:ins w:id="35" w:author="Erica Slonaker" w:date="2026-09-25T20:06:00Z" w16du:dateUtc="2026-09-26T00:06:00Z"/>
          <w:rFonts w:ascii="Times New Roman" w:hAnsi="Times New Roman" w:cs="Times New Roman"/>
        </w:rPr>
      </w:pPr>
      <w:ins w:id="36" w:author="Erica Slonaker" w:date="2026-09-25T20:06:00Z" w16du:dateUtc="2026-09-26T00:06:00Z">
        <w:r w:rsidRPr="001F7768">
          <w:rPr>
            <w:sz w:val="22"/>
            <w:szCs w:val="22"/>
          </w:rPr>
          <w:t>It is important t</w:t>
        </w:r>
        <w:r w:rsidR="007D1801">
          <w:rPr>
            <w:sz w:val="22"/>
            <w:szCs w:val="22"/>
          </w:rPr>
          <w:t>o</w:t>
        </w:r>
        <w:r w:rsidRPr="001F7768">
          <w:rPr>
            <w:sz w:val="22"/>
            <w:szCs w:val="22"/>
          </w:rPr>
          <w:t xml:space="preserve"> continue to check the Oneonta.dollarsforscholars.org website before and after our due date</w:t>
        </w:r>
        <w:r w:rsidR="005F0EA0">
          <w:rPr>
            <w:sz w:val="22"/>
            <w:szCs w:val="22"/>
          </w:rPr>
          <w:t xml:space="preserve"> of </w:t>
        </w:r>
        <w:r w:rsidR="000663D7">
          <w:rPr>
            <w:sz w:val="22"/>
            <w:szCs w:val="22"/>
          </w:rPr>
          <w:t>February</w:t>
        </w:r>
        <w:r w:rsidR="00890171">
          <w:rPr>
            <w:sz w:val="22"/>
            <w:szCs w:val="22"/>
          </w:rPr>
          <w:t xml:space="preserve"> </w:t>
        </w:r>
        <w:r w:rsidR="000663D7">
          <w:rPr>
            <w:sz w:val="22"/>
            <w:szCs w:val="22"/>
          </w:rPr>
          <w:t>28</w:t>
        </w:r>
        <w:r w:rsidR="007D1801">
          <w:rPr>
            <w:sz w:val="22"/>
            <w:szCs w:val="22"/>
          </w:rPr>
          <w:t>,</w:t>
        </w:r>
        <w:r w:rsidRPr="001F7768">
          <w:rPr>
            <w:sz w:val="22"/>
            <w:szCs w:val="22"/>
          </w:rPr>
          <w:t xml:space="preserve"> </w:t>
        </w:r>
        <w:r w:rsidR="00A01F5C">
          <w:rPr>
            <w:sz w:val="22"/>
            <w:szCs w:val="22"/>
          </w:rPr>
          <w:t>202</w:t>
        </w:r>
        <w:r w:rsidR="000663D7">
          <w:rPr>
            <w:sz w:val="22"/>
            <w:szCs w:val="22"/>
          </w:rPr>
          <w:t>5</w:t>
        </w:r>
        <w:r w:rsidR="00A01F5C">
          <w:rPr>
            <w:sz w:val="22"/>
            <w:szCs w:val="22"/>
          </w:rPr>
          <w:t>,</w:t>
        </w:r>
        <w:r w:rsidR="00890171">
          <w:rPr>
            <w:sz w:val="22"/>
            <w:szCs w:val="22"/>
          </w:rPr>
          <w:t xml:space="preserve"> </w:t>
        </w:r>
        <w:r w:rsidRPr="001F7768">
          <w:rPr>
            <w:sz w:val="22"/>
            <w:szCs w:val="22"/>
          </w:rPr>
          <w:t xml:space="preserve">because you may be matched to </w:t>
        </w:r>
        <w:r w:rsidR="001C3269">
          <w:rPr>
            <w:sz w:val="22"/>
            <w:szCs w:val="22"/>
          </w:rPr>
          <w:t xml:space="preserve">Scholarship America </w:t>
        </w:r>
        <w:r w:rsidRPr="001F7768">
          <w:rPr>
            <w:sz w:val="22"/>
            <w:szCs w:val="22"/>
          </w:rPr>
          <w:t>scholarships</w:t>
        </w:r>
        <w:r w:rsidR="001C3269">
          <w:rPr>
            <w:sz w:val="22"/>
            <w:szCs w:val="22"/>
          </w:rPr>
          <w:t>.</w:t>
        </w:r>
        <w:r w:rsidRPr="001F7768">
          <w:rPr>
            <w:sz w:val="22"/>
            <w:szCs w:val="22"/>
          </w:rPr>
          <w:t xml:space="preserve"> </w:t>
        </w:r>
        <w:r w:rsidR="00E85702">
          <w:rPr>
            <w:sz w:val="22"/>
            <w:szCs w:val="22"/>
          </w:rPr>
          <w:t>Additionally,</w:t>
        </w:r>
        <w:r w:rsidRPr="001F7768">
          <w:rPr>
            <w:sz w:val="22"/>
            <w:szCs w:val="22"/>
          </w:rPr>
          <w:t xml:space="preserve"> check the website after you are in college </w:t>
        </w:r>
        <w:r w:rsidR="00E85702">
          <w:rPr>
            <w:sz w:val="22"/>
            <w:szCs w:val="22"/>
          </w:rPr>
          <w:t>since</w:t>
        </w:r>
        <w:r w:rsidRPr="001F7768">
          <w:rPr>
            <w:sz w:val="22"/>
            <w:szCs w:val="22"/>
          </w:rPr>
          <w:t xml:space="preserve"> many organizations on this site continue to offer scholarships to students currently enrolled in college. It </w:t>
        </w:r>
        <w:r w:rsidR="00E85702">
          <w:rPr>
            <w:sz w:val="22"/>
            <w:szCs w:val="22"/>
          </w:rPr>
          <w:t>may “</w:t>
        </w:r>
        <w:r w:rsidRPr="001F7768">
          <w:rPr>
            <w:sz w:val="22"/>
            <w:szCs w:val="22"/>
          </w:rPr>
          <w:t>pay</w:t>
        </w:r>
        <w:r w:rsidR="00E85702">
          <w:rPr>
            <w:sz w:val="22"/>
            <w:szCs w:val="22"/>
          </w:rPr>
          <w:t>”</w:t>
        </w:r>
        <w:r w:rsidRPr="001F7768">
          <w:rPr>
            <w:sz w:val="22"/>
            <w:szCs w:val="22"/>
          </w:rPr>
          <w:t xml:space="preserve"> to keep your profile updated with your college activities and information. </w:t>
        </w:r>
      </w:ins>
    </w:p>
    <w:p w14:paraId="6130576F" w14:textId="77777777" w:rsidR="001F7768" w:rsidRPr="001F7768" w:rsidRDefault="001F7768" w:rsidP="0066452E">
      <w:pPr>
        <w:pStyle w:val="NoSpacing"/>
        <w:rPr>
          <w:ins w:id="37" w:author="Erica Slonaker" w:date="2026-09-25T20:06:00Z" w16du:dateUtc="2026-09-26T00:06:00Z"/>
          <w:sz w:val="22"/>
          <w:szCs w:val="22"/>
        </w:rPr>
      </w:pPr>
    </w:p>
    <w:p w14:paraId="3336A7F9" w14:textId="1522F34D" w:rsidR="001C3269" w:rsidRPr="000663D7" w:rsidRDefault="000A4672" w:rsidP="000663D7">
      <w:pPr>
        <w:pStyle w:val="NoSpacing"/>
        <w:jc w:val="center"/>
        <w:rPr>
          <w:ins w:id="38" w:author="Erica Slonaker" w:date="2026-09-25T20:06:00Z" w16du:dateUtc="2026-09-26T00:06:00Z"/>
          <w:color w:val="FF0000"/>
          <w:sz w:val="22"/>
          <w:szCs w:val="22"/>
        </w:rPr>
      </w:pPr>
      <w:ins w:id="39" w:author="Erica Slonaker" w:date="2026-09-25T20:06:00Z" w16du:dateUtc="2026-09-26T00:06:00Z">
        <w:r w:rsidRPr="000A4672">
          <w:rPr>
            <w:color w:val="FF0000"/>
            <w:sz w:val="22"/>
            <w:szCs w:val="22"/>
          </w:rPr>
          <w:t>P</w:t>
        </w:r>
        <w:r w:rsidR="001F7768" w:rsidRPr="000A4672">
          <w:rPr>
            <w:color w:val="FF0000"/>
            <w:sz w:val="22"/>
            <w:szCs w:val="22"/>
          </w:rPr>
          <w:t>lease feel free to contact</w:t>
        </w:r>
        <w:r w:rsidRPr="000A4672">
          <w:rPr>
            <w:color w:val="FF0000"/>
            <w:sz w:val="22"/>
            <w:szCs w:val="22"/>
          </w:rPr>
          <w:t xml:space="preserve"> us with questions/concerns:</w:t>
        </w:r>
        <w:r w:rsidR="000663D7">
          <w:rPr>
            <w:color w:val="FF0000"/>
            <w:sz w:val="22"/>
            <w:szCs w:val="22"/>
          </w:rPr>
          <w:t xml:space="preserve"> </w:t>
        </w:r>
        <w:r w:rsidR="001C3269" w:rsidRPr="001C3269">
          <w:rPr>
            <w:b/>
            <w:bCs/>
            <w:color w:val="000000" w:themeColor="text1"/>
            <w:sz w:val="22"/>
            <w:szCs w:val="22"/>
          </w:rPr>
          <w:t xml:space="preserve">Oneonta Dollars for Scholars </w:t>
        </w:r>
        <w:r w:rsidR="001C3269">
          <w:rPr>
            <w:b/>
            <w:bCs/>
            <w:color w:val="000000" w:themeColor="text1"/>
            <w:sz w:val="22"/>
            <w:szCs w:val="22"/>
          </w:rPr>
          <w:t>Board Member</w:t>
        </w:r>
      </w:ins>
    </w:p>
    <w:p w14:paraId="14EA2C93" w14:textId="13E5EB10" w:rsidR="001F7768" w:rsidRPr="009A4E29" w:rsidRDefault="00D45DB9" w:rsidP="009A4E29">
      <w:pPr>
        <w:pStyle w:val="NoSpacing"/>
        <w:jc w:val="center"/>
        <w:rPr>
          <w:ins w:id="40" w:author="Erica Slonaker" w:date="2026-09-25T20:06:00Z" w16du:dateUtc="2026-09-26T00:06:00Z"/>
        </w:rPr>
      </w:pPr>
      <w:ins w:id="41" w:author="Erica Slonaker" w:date="2026-09-25T20:06:00Z" w16du:dateUtc="2026-09-26T00:06:00Z">
        <w:r>
          <w:rPr>
            <w:sz w:val="22"/>
            <w:szCs w:val="22"/>
          </w:rPr>
          <w:t xml:space="preserve">            </w:t>
        </w:r>
        <w:r w:rsidR="00890171" w:rsidRPr="00D45DB9">
          <w:rPr>
            <w:b/>
            <w:bCs/>
            <w:sz w:val="22"/>
            <w:szCs w:val="22"/>
          </w:rPr>
          <w:t>Erica S</w:t>
        </w:r>
        <w:r w:rsidRPr="00D45DB9">
          <w:rPr>
            <w:b/>
            <w:bCs/>
            <w:sz w:val="22"/>
            <w:szCs w:val="22"/>
          </w:rPr>
          <w:t>lonaker</w:t>
        </w:r>
        <w:r>
          <w:rPr>
            <w:sz w:val="22"/>
            <w:szCs w:val="22"/>
          </w:rPr>
          <w:t xml:space="preserve"> </w:t>
        </w:r>
        <w:r w:rsidR="009A4E29">
          <w:fldChar w:fldCharType="begin"/>
        </w:r>
        <w:r w:rsidR="009A4E29">
          <w:instrText>HYPERLINK "mailto:Oneonta.dollarsforscholars@gmail.com"</w:instrText>
        </w:r>
        <w:r w:rsidR="009A4E29">
          <w:fldChar w:fldCharType="separate"/>
        </w:r>
        <w:r w:rsidR="009A4E29" w:rsidRPr="00654BE5">
          <w:rPr>
            <w:rStyle w:val="Hyperlink"/>
          </w:rPr>
          <w:t>Oneonta.dollarsforscholars@gmail.com</w:t>
        </w:r>
        <w:r w:rsidR="009A4E29">
          <w:fldChar w:fldCharType="end"/>
        </w:r>
        <w:r w:rsidR="009A4E29">
          <w:t xml:space="preserve">; </w:t>
        </w:r>
        <w:r w:rsidR="009A4E29">
          <w:rPr>
            <w:rStyle w:val="Hyperlink"/>
            <w:color w:val="000000" w:themeColor="text1"/>
            <w:sz w:val="22"/>
            <w:szCs w:val="22"/>
            <w:u w:val="none"/>
          </w:rPr>
          <w:t xml:space="preserve">or </w:t>
        </w:r>
        <w:r w:rsidR="000663D7" w:rsidRPr="009A4E29">
          <w:rPr>
            <w:rStyle w:val="Hyperlink"/>
            <w:color w:val="000000" w:themeColor="text1"/>
            <w:sz w:val="22"/>
            <w:szCs w:val="22"/>
            <w:u w:val="none"/>
          </w:rPr>
          <w:t>607-437-1786</w:t>
        </w:r>
        <w:r w:rsidR="009A4E29">
          <w:rPr>
            <w:rStyle w:val="Hyperlink"/>
            <w:color w:val="000000" w:themeColor="text1"/>
            <w:sz w:val="22"/>
            <w:szCs w:val="22"/>
            <w:u w:val="none"/>
          </w:rPr>
          <w:t xml:space="preserve"> (text only)</w:t>
        </w:r>
      </w:ins>
    </w:p>
    <w:p w14:paraId="15A2D71E" w14:textId="77777777" w:rsidR="00E80215" w:rsidRDefault="00E80215" w:rsidP="001C3269">
      <w:pPr>
        <w:pStyle w:val="NoSpacing"/>
        <w:jc w:val="center"/>
        <w:rPr>
          <w:ins w:id="42" w:author="Erica Slonaker" w:date="2026-09-25T20:06:00Z" w16du:dateUtc="2026-09-26T00:06:00Z"/>
          <w:b/>
          <w:bCs/>
          <w:sz w:val="22"/>
          <w:szCs w:val="22"/>
        </w:rPr>
      </w:pPr>
    </w:p>
    <w:p w14:paraId="0DA099CA" w14:textId="26012987" w:rsidR="001C3269" w:rsidRDefault="001C3269" w:rsidP="001C3269">
      <w:pPr>
        <w:pStyle w:val="NoSpacing"/>
        <w:jc w:val="center"/>
        <w:rPr>
          <w:ins w:id="43" w:author="Erica Slonaker" w:date="2026-09-25T20:06:00Z" w16du:dateUtc="2026-09-26T00:06:00Z"/>
          <w:b/>
          <w:bCs/>
          <w:sz w:val="22"/>
          <w:szCs w:val="22"/>
        </w:rPr>
      </w:pPr>
      <w:ins w:id="44" w:author="Erica Slonaker" w:date="2026-09-25T20:06:00Z" w16du:dateUtc="2026-09-26T00:06:00Z">
        <w:r>
          <w:rPr>
            <w:b/>
            <w:bCs/>
            <w:sz w:val="22"/>
            <w:szCs w:val="22"/>
          </w:rPr>
          <w:lastRenderedPageBreak/>
          <w:t>Oneonta High School Guidance Office</w:t>
        </w:r>
      </w:ins>
    </w:p>
    <w:p w14:paraId="7330F2CF" w14:textId="77777777" w:rsidR="004975E2" w:rsidRPr="00266086" w:rsidRDefault="004975E2" w:rsidP="0064035F">
      <w:pPr>
        <w:pStyle w:val="Table11Heading"/>
        <w:rPr>
          <w:del w:id="45" w:author="Erica Slonaker" w:date="2026-09-25T20:06:00Z" w16du:dateUtc="2026-09-26T00:06:00Z"/>
        </w:rPr>
      </w:pPr>
      <w:del w:id="46" w:author="Erica Slonaker" w:date="2026-09-25T20:06:00Z" w16du:dateUtc="2026-09-26T00:06:00Z">
        <w:r w:rsidRPr="00266086">
          <w:delText>Vehicle and modifier details</w:delText>
        </w:r>
      </w:del>
    </w:p>
    <w:tbl>
      <w:tblPr>
        <w:tblStyle w:val="TableGrid"/>
        <w:tblW w:w="0" w:type="auto"/>
        <w:tblLook w:val="04A0" w:firstRow="1" w:lastRow="0" w:firstColumn="1" w:lastColumn="0" w:noHBand="0" w:noVBand="1"/>
        <w:tblPrChange w:id="47" w:author="Erica Slonaker" w:date="2026-09-25T20:06:00Z" w16du:dateUtc="2026-09-26T00:06:00Z">
          <w:tblPr>
            <w:tblStyle w:val="TableGrid"/>
            <w:tblW w:w="5000" w:type="pct"/>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Look w:val="04A0" w:firstRow="1" w:lastRow="0" w:firstColumn="1" w:lastColumn="0" w:noHBand="0" w:noVBand="1"/>
          </w:tblPr>
        </w:tblPrChange>
      </w:tblPr>
      <w:tblGrid>
        <w:gridCol w:w="3596"/>
        <w:gridCol w:w="3693"/>
        <w:gridCol w:w="3597"/>
        <w:tblGridChange w:id="48">
          <w:tblGrid>
            <w:gridCol w:w="80"/>
            <w:gridCol w:w="3147"/>
            <w:gridCol w:w="369"/>
            <w:gridCol w:w="3324"/>
            <w:gridCol w:w="369"/>
            <w:gridCol w:w="3051"/>
            <w:gridCol w:w="546"/>
          </w:tblGrid>
        </w:tblGridChange>
      </w:tblGrid>
      <w:tr w:rsidR="004975E2" w14:paraId="359D6CB0" w14:textId="77777777" w:rsidTr="00F8328E">
        <w:trPr>
          <w:trPrChange w:id="49" w:author="Erica Slonaker" w:date="2026-09-25T20:06:00Z" w16du:dateUtc="2026-09-26T00:06:00Z">
            <w:trPr>
              <w:gridBefore w:val="1"/>
              <w:gridAfter w:val="1"/>
              <w:jc w:val="center"/>
            </w:trPr>
          </w:trPrChange>
        </w:trPr>
        <w:tc>
          <w:tcPr>
            <w:tcW w:w="3596" w:type="dxa"/>
            <w:tcPrChange w:id="50" w:author="Erica Slonaker" w:date="2026-09-25T20:06:00Z" w16du:dateUtc="2026-09-26T00:06:00Z">
              <w:tcPr>
                <w:tcW w:w="3147" w:type="dxa"/>
                <w:tcBorders>
                  <w:top w:val="single" w:sz="4" w:space="0" w:color="4DAED0"/>
                  <w:left w:val="single" w:sz="4" w:space="0" w:color="4DAED0"/>
                  <w:bottom w:val="nil"/>
                </w:tcBorders>
                <w:shd w:val="clear" w:color="auto" w:fill="D9D9D9" w:themeFill="background1" w:themeFillShade="D9"/>
              </w:tcPr>
            </w:tcPrChange>
          </w:tcPr>
          <w:p w14:paraId="46C7DCF9" w14:textId="77777777" w:rsidR="00F8328E" w:rsidRPr="00F8328E" w:rsidRDefault="00F8328E" w:rsidP="00F8328E">
            <w:pPr>
              <w:rPr>
                <w:ins w:id="51" w:author="Erica Slonaker" w:date="2026-09-25T20:06:00Z" w16du:dateUtc="2026-09-26T00:06:00Z"/>
                <w:rFonts w:eastAsia="Times New Roman" w:cstheme="minorHAnsi"/>
                <w:color w:val="272727"/>
                <w:sz w:val="22"/>
                <w:szCs w:val="22"/>
                <w:lang w:eastAsia="en-US"/>
              </w:rPr>
            </w:pPr>
            <w:ins w:id="52" w:author="Erica Slonaker" w:date="2026-09-25T20:06:00Z" w16du:dateUtc="2026-09-26T00:06:00Z">
              <w:r w:rsidRPr="00F8328E">
                <w:rPr>
                  <w:rFonts w:eastAsia="Times New Roman" w:cstheme="minorHAnsi"/>
                  <w:b/>
                  <w:bCs/>
                  <w:color w:val="272727"/>
                  <w:sz w:val="22"/>
                  <w:szCs w:val="22"/>
                  <w:lang w:eastAsia="en-US"/>
                </w:rPr>
                <w:t>Nichola Segal</w:t>
              </w:r>
            </w:ins>
          </w:p>
          <w:p w14:paraId="7C752487" w14:textId="77777777" w:rsidR="00F8328E" w:rsidRPr="00F8328E" w:rsidRDefault="00F8328E" w:rsidP="00F8328E">
            <w:pPr>
              <w:rPr>
                <w:ins w:id="53" w:author="Erica Slonaker" w:date="2026-09-25T20:06:00Z" w16du:dateUtc="2026-09-26T00:06:00Z"/>
                <w:rFonts w:eastAsia="Times New Roman" w:cstheme="minorHAnsi"/>
                <w:color w:val="272727"/>
                <w:sz w:val="22"/>
                <w:szCs w:val="22"/>
                <w:lang w:eastAsia="en-US"/>
              </w:rPr>
            </w:pPr>
            <w:ins w:id="54" w:author="Erica Slonaker" w:date="2026-09-25T20:06:00Z" w16du:dateUtc="2026-09-26T00:06:00Z">
              <w:r w:rsidRPr="00F8328E">
                <w:rPr>
                  <w:rFonts w:eastAsia="Times New Roman" w:cstheme="minorHAnsi"/>
                  <w:color w:val="272727"/>
                  <w:sz w:val="22"/>
                  <w:szCs w:val="22"/>
                  <w:lang w:eastAsia="en-US"/>
                </w:rPr>
                <w:t>Guidance Department Chair</w:t>
              </w:r>
            </w:ins>
          </w:p>
          <w:p w14:paraId="35075AB6" w14:textId="77777777" w:rsidR="00F8328E" w:rsidRPr="00F8328E" w:rsidRDefault="00F8328E" w:rsidP="00F8328E">
            <w:pPr>
              <w:rPr>
                <w:ins w:id="55" w:author="Erica Slonaker" w:date="2026-09-25T20:06:00Z" w16du:dateUtc="2026-09-26T00:06:00Z"/>
                <w:rFonts w:eastAsia="Times New Roman" w:cstheme="minorHAnsi"/>
                <w:color w:val="272727"/>
                <w:sz w:val="22"/>
                <w:szCs w:val="22"/>
                <w:lang w:eastAsia="en-US"/>
              </w:rPr>
            </w:pPr>
            <w:ins w:id="56" w:author="Erica Slonaker" w:date="2026-09-25T20:06:00Z" w16du:dateUtc="2026-09-26T00:06:00Z">
              <w:r w:rsidRPr="00F8328E">
                <w:rPr>
                  <w:rFonts w:eastAsia="Times New Roman" w:cstheme="minorHAnsi"/>
                  <w:color w:val="272727"/>
                  <w:sz w:val="22"/>
                  <w:szCs w:val="22"/>
                  <w:lang w:eastAsia="en-US"/>
                </w:rPr>
                <w:t>Caseload: Letters: A - G</w:t>
              </w:r>
            </w:ins>
          </w:p>
          <w:p w14:paraId="762FC1C5" w14:textId="77777777" w:rsidR="00F8328E" w:rsidRPr="00F8328E" w:rsidRDefault="00F8328E" w:rsidP="00F8328E">
            <w:pPr>
              <w:rPr>
                <w:ins w:id="57" w:author="Erica Slonaker" w:date="2026-09-25T20:06:00Z" w16du:dateUtc="2026-09-26T00:06:00Z"/>
                <w:rFonts w:eastAsia="Times New Roman" w:cstheme="minorHAnsi"/>
                <w:color w:val="272727"/>
                <w:sz w:val="22"/>
                <w:szCs w:val="22"/>
                <w:lang w:eastAsia="en-US"/>
              </w:rPr>
            </w:pPr>
            <w:ins w:id="58" w:author="Erica Slonaker" w:date="2026-09-25T20:06:00Z" w16du:dateUtc="2026-09-26T00:06:00Z">
              <w:r w:rsidRPr="00F8328E">
                <w:rPr>
                  <w:rFonts w:eastAsia="Times New Roman" w:cstheme="minorHAnsi"/>
                  <w:color w:val="272727"/>
                  <w:sz w:val="22"/>
                  <w:szCs w:val="22"/>
                  <w:lang w:eastAsia="en-US"/>
                </w:rPr>
                <w:t>Email: Nichola@oneontacsd.org</w:t>
              </w:r>
            </w:ins>
          </w:p>
          <w:p w14:paraId="37DFD64D" w14:textId="77777777" w:rsidR="004975E2" w:rsidRDefault="00F8328E" w:rsidP="00F8328E">
            <w:pPr>
              <w:rPr>
                <w:b/>
                <w:color w:val="272727"/>
                <w:sz w:val="22"/>
                <w:rPrChange w:id="59" w:author="Erica Slonaker" w:date="2026-09-25T20:06:00Z" w16du:dateUtc="2026-09-26T00:06:00Z">
                  <w:rPr/>
                </w:rPrChange>
              </w:rPr>
              <w:pPrChange w:id="60" w:author="Erica Slonaker" w:date="2026-09-25T20:06:00Z" w16du:dateUtc="2026-09-26T00:06:00Z">
                <w:pPr>
                  <w:pStyle w:val="Table09Heading"/>
                </w:pPr>
              </w:pPrChange>
            </w:pPr>
            <w:ins w:id="61" w:author="Erica Slonaker" w:date="2026-09-25T20:06:00Z" w16du:dateUtc="2026-09-26T00:06:00Z">
              <w:r w:rsidRPr="00F8328E">
                <w:rPr>
                  <w:rFonts w:eastAsia="Times New Roman" w:cstheme="minorHAnsi"/>
                  <w:color w:val="272727"/>
                  <w:sz w:val="22"/>
                  <w:szCs w:val="22"/>
                  <w:lang w:eastAsia="en-US"/>
                </w:rPr>
                <w:t>Phone: 607-433-8243 ext. 2123</w:t>
              </w:r>
            </w:ins>
            <w:del w:id="62" w:author="Erica Slonaker" w:date="2026-09-25T20:06:00Z" w16du:dateUtc="2026-09-26T00:06:00Z">
              <w:r w:rsidR="004975E2" w:rsidRPr="0011768F">
                <w:delText>Vehicle make</w:delText>
              </w:r>
              <w:r w:rsidR="002D7756">
                <w:delText>:</w:delText>
              </w:r>
            </w:del>
          </w:p>
        </w:tc>
        <w:tc>
          <w:tcPr>
            <w:tcW w:w="3597" w:type="dxa"/>
            <w:tcPrChange w:id="63" w:author="Erica Slonaker" w:date="2026-09-25T20:06:00Z" w16du:dateUtc="2026-09-26T00:06:00Z">
              <w:tcPr>
                <w:tcW w:w="3693" w:type="dxa"/>
                <w:gridSpan w:val="2"/>
                <w:tcBorders>
                  <w:top w:val="single" w:sz="4" w:space="0" w:color="4DAED0"/>
                  <w:bottom w:val="nil"/>
                </w:tcBorders>
                <w:shd w:val="clear" w:color="auto" w:fill="D9D9D9" w:themeFill="background1" w:themeFillShade="D9"/>
              </w:tcPr>
            </w:tcPrChange>
          </w:tcPr>
          <w:p w14:paraId="354D1B69" w14:textId="77777777" w:rsidR="00F8328E" w:rsidRPr="00F8328E" w:rsidRDefault="00F8328E" w:rsidP="00F8328E">
            <w:pPr>
              <w:rPr>
                <w:ins w:id="64" w:author="Erica Slonaker" w:date="2026-09-25T20:06:00Z" w16du:dateUtc="2026-09-26T00:06:00Z"/>
                <w:rFonts w:eastAsia="Times New Roman" w:cstheme="minorHAnsi"/>
                <w:color w:val="272727"/>
                <w:sz w:val="22"/>
                <w:szCs w:val="22"/>
                <w:lang w:eastAsia="en-US"/>
              </w:rPr>
            </w:pPr>
            <w:ins w:id="65" w:author="Erica Slonaker" w:date="2026-09-25T20:06:00Z" w16du:dateUtc="2026-09-26T00:06:00Z">
              <w:r w:rsidRPr="00F8328E">
                <w:rPr>
                  <w:rFonts w:eastAsia="Times New Roman" w:cstheme="minorHAnsi"/>
                  <w:b/>
                  <w:bCs/>
                  <w:color w:val="272727"/>
                  <w:sz w:val="22"/>
                  <w:szCs w:val="22"/>
                  <w:lang w:eastAsia="en-US"/>
                </w:rPr>
                <w:t>Zoe Noyes</w:t>
              </w:r>
            </w:ins>
          </w:p>
          <w:p w14:paraId="6A2165F5" w14:textId="77777777" w:rsidR="00F8328E" w:rsidRPr="00F8328E" w:rsidRDefault="00F8328E" w:rsidP="00F8328E">
            <w:pPr>
              <w:rPr>
                <w:ins w:id="66" w:author="Erica Slonaker" w:date="2026-09-25T20:06:00Z" w16du:dateUtc="2026-09-26T00:06:00Z"/>
                <w:rFonts w:eastAsia="Times New Roman" w:cstheme="minorHAnsi"/>
                <w:color w:val="272727"/>
                <w:sz w:val="22"/>
                <w:szCs w:val="22"/>
                <w:lang w:eastAsia="en-US"/>
              </w:rPr>
            </w:pPr>
            <w:ins w:id="67" w:author="Erica Slonaker" w:date="2026-09-25T20:06:00Z" w16du:dateUtc="2026-09-26T00:06:00Z">
              <w:r w:rsidRPr="00F8328E">
                <w:rPr>
                  <w:rFonts w:eastAsia="Times New Roman" w:cstheme="minorHAnsi"/>
                  <w:color w:val="272727"/>
                  <w:sz w:val="22"/>
                  <w:szCs w:val="22"/>
                  <w:lang w:eastAsia="en-US"/>
                </w:rPr>
                <w:t>Guidance Counselor</w:t>
              </w:r>
            </w:ins>
          </w:p>
          <w:p w14:paraId="1E51478A" w14:textId="77777777" w:rsidR="00F8328E" w:rsidRPr="00F8328E" w:rsidRDefault="00F8328E" w:rsidP="00F8328E">
            <w:pPr>
              <w:rPr>
                <w:ins w:id="68" w:author="Erica Slonaker" w:date="2026-09-25T20:06:00Z" w16du:dateUtc="2026-09-26T00:06:00Z"/>
                <w:rFonts w:eastAsia="Times New Roman" w:cstheme="minorHAnsi"/>
                <w:color w:val="272727"/>
                <w:sz w:val="22"/>
                <w:szCs w:val="22"/>
                <w:lang w:eastAsia="en-US"/>
              </w:rPr>
            </w:pPr>
            <w:ins w:id="69" w:author="Erica Slonaker" w:date="2026-09-25T20:06:00Z" w16du:dateUtc="2026-09-26T00:06:00Z">
              <w:r w:rsidRPr="00F8328E">
                <w:rPr>
                  <w:rFonts w:eastAsia="Times New Roman" w:cstheme="minorHAnsi"/>
                  <w:color w:val="272727"/>
                  <w:sz w:val="22"/>
                  <w:szCs w:val="22"/>
                  <w:lang w:eastAsia="en-US"/>
                </w:rPr>
                <w:t>Caseload: Letters: H - O</w:t>
              </w:r>
            </w:ins>
          </w:p>
          <w:p w14:paraId="2F324350" w14:textId="77777777" w:rsidR="00F8328E" w:rsidRPr="00F8328E" w:rsidRDefault="00F8328E" w:rsidP="00F8328E">
            <w:pPr>
              <w:rPr>
                <w:ins w:id="70" w:author="Erica Slonaker" w:date="2026-09-25T20:06:00Z" w16du:dateUtc="2026-09-26T00:06:00Z"/>
                <w:rFonts w:eastAsia="Times New Roman" w:cstheme="minorHAnsi"/>
                <w:color w:val="272727"/>
                <w:sz w:val="22"/>
                <w:szCs w:val="22"/>
                <w:lang w:eastAsia="en-US"/>
              </w:rPr>
            </w:pPr>
            <w:ins w:id="71" w:author="Erica Slonaker" w:date="2026-09-25T20:06:00Z" w16du:dateUtc="2026-09-26T00:06:00Z">
              <w:r w:rsidRPr="00F8328E">
                <w:rPr>
                  <w:rFonts w:eastAsia="Times New Roman" w:cstheme="minorHAnsi"/>
                  <w:color w:val="272727"/>
                  <w:sz w:val="22"/>
                  <w:szCs w:val="22"/>
                  <w:lang w:eastAsia="en-US"/>
                </w:rPr>
                <w:t>Email: ZNoyes@oneontacsd.org</w:t>
              </w:r>
            </w:ins>
          </w:p>
          <w:p w14:paraId="364D2729" w14:textId="77777777" w:rsidR="00F8328E" w:rsidRPr="00F8328E" w:rsidRDefault="00F8328E" w:rsidP="00F8328E">
            <w:pPr>
              <w:rPr>
                <w:ins w:id="72" w:author="Erica Slonaker" w:date="2026-09-25T20:06:00Z" w16du:dateUtc="2026-09-26T00:06:00Z"/>
                <w:rFonts w:eastAsia="Times New Roman" w:cstheme="minorHAnsi"/>
                <w:color w:val="272727"/>
                <w:sz w:val="22"/>
                <w:szCs w:val="22"/>
                <w:lang w:eastAsia="en-US"/>
              </w:rPr>
            </w:pPr>
            <w:ins w:id="73" w:author="Erica Slonaker" w:date="2026-09-25T20:06:00Z" w16du:dateUtc="2026-09-26T00:06:00Z">
              <w:r w:rsidRPr="00F8328E">
                <w:rPr>
                  <w:rFonts w:eastAsia="Times New Roman" w:cstheme="minorHAnsi"/>
                  <w:color w:val="272727"/>
                  <w:sz w:val="22"/>
                  <w:szCs w:val="22"/>
                  <w:lang w:eastAsia="en-US"/>
                </w:rPr>
                <w:t>Phone: 607-433-8243 ext. 2121</w:t>
              </w:r>
            </w:ins>
          </w:p>
          <w:p w14:paraId="212D1F6B" w14:textId="77777777" w:rsidR="004975E2" w:rsidRDefault="004975E2" w:rsidP="00F8328E">
            <w:pPr>
              <w:rPr>
                <w:b/>
                <w:color w:val="272727"/>
                <w:sz w:val="22"/>
                <w:rPrChange w:id="74" w:author="Erica Slonaker" w:date="2026-09-25T20:06:00Z" w16du:dateUtc="2026-09-26T00:06:00Z">
                  <w:rPr/>
                </w:rPrChange>
              </w:rPr>
              <w:pPrChange w:id="75" w:author="Erica Slonaker" w:date="2026-09-25T20:06:00Z" w16du:dateUtc="2026-09-26T00:06:00Z">
                <w:pPr>
                  <w:pStyle w:val="Table09Heading"/>
                </w:pPr>
              </w:pPrChange>
            </w:pPr>
            <w:del w:id="76" w:author="Erica Slonaker" w:date="2026-09-25T20:06:00Z" w16du:dateUtc="2026-09-26T00:06:00Z">
              <w:r w:rsidRPr="0011768F">
                <w:delText>Vehicle model</w:delText>
              </w:r>
              <w:r w:rsidR="002D7756">
                <w:delText>:</w:delText>
              </w:r>
            </w:del>
          </w:p>
        </w:tc>
        <w:tc>
          <w:tcPr>
            <w:tcW w:w="3597" w:type="dxa"/>
            <w:tcPrChange w:id="77" w:author="Erica Slonaker" w:date="2026-09-25T20:06:00Z" w16du:dateUtc="2026-09-26T00:06:00Z">
              <w:tcPr>
                <w:tcW w:w="3420" w:type="dxa"/>
                <w:gridSpan w:val="2"/>
                <w:tcBorders>
                  <w:top w:val="single" w:sz="4" w:space="0" w:color="4DAED0"/>
                  <w:bottom w:val="nil"/>
                  <w:right w:val="single" w:sz="4" w:space="0" w:color="4DAED0"/>
                </w:tcBorders>
                <w:shd w:val="clear" w:color="auto" w:fill="D9D9D9" w:themeFill="background1" w:themeFillShade="D9"/>
              </w:tcPr>
            </w:tcPrChange>
          </w:tcPr>
          <w:p w14:paraId="25046E08" w14:textId="77777777" w:rsidR="00F8328E" w:rsidRPr="00F8328E" w:rsidRDefault="00F8328E" w:rsidP="00F8328E">
            <w:pPr>
              <w:rPr>
                <w:ins w:id="78" w:author="Erica Slonaker" w:date="2026-09-25T20:06:00Z" w16du:dateUtc="2026-09-26T00:06:00Z"/>
                <w:rFonts w:eastAsia="Times New Roman" w:cstheme="minorHAnsi"/>
                <w:color w:val="272727"/>
                <w:sz w:val="22"/>
                <w:szCs w:val="22"/>
                <w:lang w:eastAsia="en-US"/>
              </w:rPr>
            </w:pPr>
            <w:ins w:id="79" w:author="Erica Slonaker" w:date="2026-09-25T20:06:00Z" w16du:dateUtc="2026-09-26T00:06:00Z">
              <w:r w:rsidRPr="00F8328E">
                <w:rPr>
                  <w:rFonts w:eastAsia="Times New Roman" w:cstheme="minorHAnsi"/>
                  <w:b/>
                  <w:bCs/>
                  <w:color w:val="272727"/>
                  <w:sz w:val="22"/>
                  <w:szCs w:val="22"/>
                  <w:lang w:eastAsia="en-US"/>
                </w:rPr>
                <w:t>Kris Kaschak</w:t>
              </w:r>
              <w:r w:rsidRPr="00F8328E">
                <w:rPr>
                  <w:rFonts w:eastAsia="Times New Roman" w:cstheme="minorHAnsi"/>
                  <w:color w:val="272727"/>
                  <w:sz w:val="22"/>
                  <w:szCs w:val="22"/>
                  <w:lang w:eastAsia="en-US"/>
                </w:rPr>
                <w:br/>
                <w:t>Guidance Counselor</w:t>
              </w:r>
              <w:r w:rsidRPr="00F8328E">
                <w:rPr>
                  <w:rFonts w:eastAsia="Times New Roman" w:cstheme="minorHAnsi"/>
                  <w:color w:val="272727"/>
                  <w:sz w:val="22"/>
                  <w:szCs w:val="22"/>
                  <w:lang w:eastAsia="en-US"/>
                </w:rPr>
                <w:br/>
                <w:t>Caseload: Letters: P - Z</w:t>
              </w:r>
              <w:r w:rsidRPr="00F8328E">
                <w:rPr>
                  <w:rFonts w:eastAsia="Times New Roman" w:cstheme="minorHAnsi"/>
                  <w:color w:val="272727"/>
                  <w:sz w:val="22"/>
                  <w:szCs w:val="22"/>
                  <w:lang w:eastAsia="en-US"/>
                </w:rPr>
                <w:br/>
                <w:t>Email: kkaschak@oneontacsd.org</w:t>
              </w:r>
              <w:r w:rsidRPr="00F8328E">
                <w:rPr>
                  <w:rFonts w:eastAsia="Times New Roman" w:cstheme="minorHAnsi"/>
                  <w:color w:val="272727"/>
                  <w:sz w:val="22"/>
                  <w:szCs w:val="22"/>
                  <w:lang w:eastAsia="en-US"/>
                </w:rPr>
                <w:br/>
                <w:t>Phone: 607-433-8243 ext. 2122</w:t>
              </w:r>
            </w:ins>
          </w:p>
          <w:p w14:paraId="5B1AFE5F" w14:textId="77777777" w:rsidR="004975E2" w:rsidRDefault="004975E2" w:rsidP="00F8328E">
            <w:pPr>
              <w:rPr>
                <w:b/>
                <w:color w:val="272727"/>
                <w:sz w:val="22"/>
                <w:rPrChange w:id="80" w:author="Erica Slonaker" w:date="2026-09-25T20:06:00Z" w16du:dateUtc="2026-09-26T00:06:00Z">
                  <w:rPr/>
                </w:rPrChange>
              </w:rPr>
              <w:pPrChange w:id="81" w:author="Erica Slonaker" w:date="2026-09-25T20:06:00Z" w16du:dateUtc="2026-09-26T00:06:00Z">
                <w:pPr>
                  <w:pStyle w:val="Table09Heading"/>
                </w:pPr>
              </w:pPrChange>
            </w:pPr>
            <w:del w:id="82" w:author="Erica Slonaker" w:date="2026-09-25T20:06:00Z" w16du:dateUtc="2026-09-26T00:06:00Z">
              <w:r>
                <w:delText xml:space="preserve">Month and </w:delText>
              </w:r>
              <w:r w:rsidR="002D7756">
                <w:delText>y</w:delText>
              </w:r>
              <w:r w:rsidRPr="002E6897">
                <w:delText xml:space="preserve">ear of </w:delText>
              </w:r>
              <w:r w:rsidR="002D7756">
                <w:delText>m</w:delText>
              </w:r>
              <w:r w:rsidRPr="002E6897">
                <w:delText>anufacture:</w:delText>
              </w:r>
            </w:del>
          </w:p>
        </w:tc>
      </w:tr>
      <w:tr w:rsidR="004975E2" w:rsidRPr="003B617E" w14:paraId="032F307D" w14:textId="77777777" w:rsidTr="00FB01F0">
        <w:tblPrEx>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PrEx>
        <w:trPr>
          <w:trHeight w:val="340"/>
          <w:jc w:val="center"/>
          <w:del w:id="83" w:author="Erica Slonaker" w:date="2026-09-25T20:06:00Z" w16du:dateUtc="2026-09-26T00:06:00Z"/>
        </w:trPr>
        <w:tc>
          <w:tcPr>
            <w:tcW w:w="3147" w:type="dxa"/>
            <w:tcBorders>
              <w:top w:val="nil"/>
              <w:left w:val="single" w:sz="4" w:space="0" w:color="4DAED0"/>
              <w:bottom w:val="single" w:sz="4" w:space="0" w:color="4DAED0"/>
            </w:tcBorders>
          </w:tcPr>
          <w:p w14:paraId="735F5E2C" w14:textId="77777777" w:rsidR="004975E2" w:rsidRPr="003B617E" w:rsidRDefault="004975E2" w:rsidP="00FB01F0">
            <w:pPr>
              <w:pStyle w:val="Table09text"/>
              <w:rPr>
                <w:del w:id="84" w:author="Erica Slonaker" w:date="2026-09-25T20:06:00Z" w16du:dateUtc="2026-09-26T00:06:00Z"/>
              </w:rPr>
            </w:pPr>
          </w:p>
        </w:tc>
        <w:tc>
          <w:tcPr>
            <w:tcW w:w="3693" w:type="dxa"/>
            <w:tcBorders>
              <w:top w:val="nil"/>
              <w:bottom w:val="single" w:sz="4" w:space="0" w:color="4DAED0"/>
            </w:tcBorders>
          </w:tcPr>
          <w:p w14:paraId="2CACADB4" w14:textId="77777777" w:rsidR="004975E2" w:rsidRPr="003B617E" w:rsidRDefault="004975E2" w:rsidP="00FB01F0">
            <w:pPr>
              <w:pStyle w:val="Table09text"/>
              <w:rPr>
                <w:del w:id="85" w:author="Erica Slonaker" w:date="2026-09-25T20:06:00Z" w16du:dateUtc="2026-09-26T00:06:00Z"/>
              </w:rPr>
            </w:pPr>
          </w:p>
        </w:tc>
        <w:tc>
          <w:tcPr>
            <w:tcW w:w="3420" w:type="dxa"/>
            <w:tcBorders>
              <w:top w:val="nil"/>
              <w:bottom w:val="single" w:sz="4" w:space="0" w:color="4DAED0"/>
              <w:right w:val="single" w:sz="4" w:space="0" w:color="4DAED0"/>
            </w:tcBorders>
          </w:tcPr>
          <w:p w14:paraId="7790A5A2" w14:textId="77777777" w:rsidR="004975E2" w:rsidRPr="003B617E" w:rsidRDefault="004975E2" w:rsidP="00FB01F0">
            <w:pPr>
              <w:pStyle w:val="Table09text"/>
              <w:rPr>
                <w:del w:id="86" w:author="Erica Slonaker" w:date="2026-09-25T20:06:00Z" w16du:dateUtc="2026-09-26T00:06:00Z"/>
              </w:rPr>
            </w:pPr>
          </w:p>
        </w:tc>
      </w:tr>
      <w:tr w:rsidR="004975E2" w14:paraId="7EC4D48F" w14:textId="77777777" w:rsidTr="00FB01F0">
        <w:tblPrEx>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PrEx>
        <w:trPr>
          <w:jc w:val="center"/>
          <w:del w:id="87" w:author="Erica Slonaker" w:date="2026-09-25T20:06:00Z" w16du:dateUtc="2026-09-26T00:06:00Z"/>
        </w:trPr>
        <w:tc>
          <w:tcPr>
            <w:tcW w:w="3147" w:type="dxa"/>
            <w:tcBorders>
              <w:top w:val="single" w:sz="4" w:space="0" w:color="4DAED0"/>
              <w:left w:val="single" w:sz="4" w:space="0" w:color="4DAED0"/>
              <w:bottom w:val="nil"/>
            </w:tcBorders>
            <w:shd w:val="clear" w:color="auto" w:fill="D9D9D9" w:themeFill="background1" w:themeFillShade="D9"/>
          </w:tcPr>
          <w:p w14:paraId="4463EFF8" w14:textId="77777777" w:rsidR="004975E2" w:rsidRPr="00DF46CF" w:rsidRDefault="004975E2" w:rsidP="0064035F">
            <w:pPr>
              <w:pStyle w:val="Table09Heading"/>
              <w:rPr>
                <w:del w:id="88" w:author="Erica Slonaker" w:date="2026-09-25T20:06:00Z" w16du:dateUtc="2026-09-26T00:06:00Z"/>
              </w:rPr>
            </w:pPr>
            <w:del w:id="89" w:author="Erica Slonaker" w:date="2026-09-25T20:06:00Z" w16du:dateUtc="2026-09-26T00:06:00Z">
              <w:r>
                <w:delText>VIN (if applicable):</w:delText>
              </w:r>
            </w:del>
          </w:p>
        </w:tc>
        <w:tc>
          <w:tcPr>
            <w:tcW w:w="3693" w:type="dxa"/>
            <w:tcBorders>
              <w:top w:val="single" w:sz="4" w:space="0" w:color="4DAED0"/>
              <w:bottom w:val="nil"/>
            </w:tcBorders>
            <w:shd w:val="clear" w:color="auto" w:fill="D9D9D9" w:themeFill="background1" w:themeFillShade="D9"/>
          </w:tcPr>
          <w:p w14:paraId="48F9DEA7" w14:textId="77777777" w:rsidR="004975E2" w:rsidRPr="00DF46CF" w:rsidRDefault="004975E2" w:rsidP="0064035F">
            <w:pPr>
              <w:pStyle w:val="Table09Heading"/>
              <w:rPr>
                <w:del w:id="90" w:author="Erica Slonaker" w:date="2026-09-25T20:06:00Z" w16du:dateUtc="2026-09-26T00:06:00Z"/>
              </w:rPr>
            </w:pPr>
            <w:del w:id="91" w:author="Erica Slonaker" w:date="2026-09-25T20:06:00Z" w16du:dateUtc="2026-09-26T00:06:00Z">
              <w:r>
                <w:delText xml:space="preserve">Vehicle </w:delText>
              </w:r>
              <w:r w:rsidR="002D7756">
                <w:delText>c</w:delText>
              </w:r>
              <w:r>
                <w:delText xml:space="preserve">hassis </w:delText>
              </w:r>
              <w:r w:rsidR="002D7756">
                <w:delText>n</w:delText>
              </w:r>
              <w:r>
                <w:delText>o</w:delText>
              </w:r>
              <w:r w:rsidR="002D7756">
                <w:delText>.</w:delText>
              </w:r>
              <w:r>
                <w:delText xml:space="preserve"> (if applicable):</w:delText>
              </w:r>
            </w:del>
          </w:p>
        </w:tc>
        <w:tc>
          <w:tcPr>
            <w:tcW w:w="3420" w:type="dxa"/>
            <w:tcBorders>
              <w:top w:val="single" w:sz="4" w:space="0" w:color="4DAED0"/>
              <w:bottom w:val="nil"/>
              <w:right w:val="single" w:sz="4" w:space="0" w:color="4DAED0"/>
            </w:tcBorders>
            <w:shd w:val="clear" w:color="auto" w:fill="D9D9D9" w:themeFill="background1" w:themeFillShade="D9"/>
          </w:tcPr>
          <w:p w14:paraId="34DF8A2E" w14:textId="77777777" w:rsidR="004975E2" w:rsidRPr="00C3570E" w:rsidRDefault="004975E2" w:rsidP="0064035F">
            <w:pPr>
              <w:pStyle w:val="Table09Heading"/>
              <w:rPr>
                <w:del w:id="92" w:author="Erica Slonaker" w:date="2026-09-25T20:06:00Z" w16du:dateUtc="2026-09-26T00:06:00Z"/>
              </w:rPr>
            </w:pPr>
            <w:del w:id="93" w:author="Erica Slonaker" w:date="2026-09-25T20:06:00Z" w16du:dateUtc="2026-09-26T00:06:00Z">
              <w:r>
                <w:delText>Vehicle modifier (company name)</w:delText>
              </w:r>
              <w:r w:rsidR="002D7756">
                <w:delText>:</w:delText>
              </w:r>
            </w:del>
          </w:p>
        </w:tc>
      </w:tr>
      <w:tr w:rsidR="004975E2" w:rsidRPr="003B617E" w14:paraId="1D8E958E" w14:textId="77777777" w:rsidTr="00FB01F0">
        <w:tblPrEx>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PrEx>
        <w:trPr>
          <w:trHeight w:val="340"/>
          <w:jc w:val="center"/>
          <w:del w:id="94" w:author="Erica Slonaker" w:date="2026-09-25T20:06:00Z" w16du:dateUtc="2026-09-26T00:06:00Z"/>
        </w:trPr>
        <w:tc>
          <w:tcPr>
            <w:tcW w:w="3147" w:type="dxa"/>
            <w:tcBorders>
              <w:top w:val="nil"/>
              <w:left w:val="single" w:sz="4" w:space="0" w:color="4DAED0"/>
              <w:bottom w:val="single" w:sz="4" w:space="0" w:color="4DAED0"/>
            </w:tcBorders>
          </w:tcPr>
          <w:p w14:paraId="601B6796" w14:textId="77777777" w:rsidR="004975E2" w:rsidRPr="003B617E" w:rsidRDefault="004975E2" w:rsidP="00FB01F0">
            <w:pPr>
              <w:pStyle w:val="Table09text"/>
              <w:rPr>
                <w:del w:id="95" w:author="Erica Slonaker" w:date="2026-09-25T20:06:00Z" w16du:dateUtc="2026-09-26T00:06:00Z"/>
              </w:rPr>
            </w:pPr>
          </w:p>
        </w:tc>
        <w:tc>
          <w:tcPr>
            <w:tcW w:w="3693" w:type="dxa"/>
            <w:tcBorders>
              <w:top w:val="nil"/>
              <w:bottom w:val="single" w:sz="4" w:space="0" w:color="4DAED0"/>
            </w:tcBorders>
          </w:tcPr>
          <w:p w14:paraId="1661C63A" w14:textId="77777777" w:rsidR="004975E2" w:rsidRPr="003B617E" w:rsidRDefault="004975E2" w:rsidP="00FB01F0">
            <w:pPr>
              <w:pStyle w:val="Table09text"/>
              <w:rPr>
                <w:del w:id="96" w:author="Erica Slonaker" w:date="2026-09-25T20:06:00Z" w16du:dateUtc="2026-09-26T00:06:00Z"/>
              </w:rPr>
            </w:pPr>
          </w:p>
        </w:tc>
        <w:tc>
          <w:tcPr>
            <w:tcW w:w="3420" w:type="dxa"/>
            <w:tcBorders>
              <w:top w:val="nil"/>
              <w:bottom w:val="single" w:sz="4" w:space="0" w:color="4DAED0"/>
              <w:right w:val="single" w:sz="4" w:space="0" w:color="4DAED0"/>
            </w:tcBorders>
          </w:tcPr>
          <w:p w14:paraId="3FFE65A7" w14:textId="77777777" w:rsidR="004975E2" w:rsidRPr="003B617E" w:rsidRDefault="004975E2" w:rsidP="00FB01F0">
            <w:pPr>
              <w:pStyle w:val="Table09text"/>
              <w:rPr>
                <w:del w:id="97" w:author="Erica Slonaker" w:date="2026-09-25T20:06:00Z" w16du:dateUtc="2026-09-26T00:06:00Z"/>
              </w:rPr>
            </w:pPr>
          </w:p>
        </w:tc>
      </w:tr>
    </w:tbl>
    <w:p w14:paraId="020C32EB" w14:textId="77777777" w:rsidR="000706E2" w:rsidRDefault="00E80215" w:rsidP="0064035F">
      <w:pPr>
        <w:pStyle w:val="Table11Heading"/>
        <w:rPr>
          <w:del w:id="98" w:author="Erica Slonaker" w:date="2026-09-25T20:06:00Z" w16du:dateUtc="2026-09-26T00:06:00Z"/>
        </w:rPr>
      </w:pPr>
      <w:ins w:id="99" w:author="Erica Slonaker" w:date="2026-09-25T20:06:00Z" w16du:dateUtc="2026-09-26T00:06:00Z">
        <w:r w:rsidRPr="00E80215">
          <w:rPr>
            <w:bCs/>
            <w:szCs w:val="22"/>
          </w:rPr>
          <w:t xml:space="preserve">Guidance Office Secretary:  </w:t>
        </w:r>
        <w:r w:rsidR="00890171">
          <w:rPr>
            <w:bCs/>
            <w:szCs w:val="22"/>
          </w:rPr>
          <w:t xml:space="preserve">Sandra </w:t>
        </w:r>
        <w:r w:rsidR="00A01F5C">
          <w:rPr>
            <w:bCs/>
            <w:szCs w:val="22"/>
          </w:rPr>
          <w:t>Rowe</w:t>
        </w:r>
        <w:r w:rsidR="00A01F5C" w:rsidRPr="00E80215">
          <w:rPr>
            <w:bCs/>
            <w:szCs w:val="22"/>
          </w:rPr>
          <w:t xml:space="preserve"> 607</w:t>
        </w:r>
        <w:r w:rsidRPr="00E80215">
          <w:rPr>
            <w:bCs/>
            <w:szCs w:val="22"/>
          </w:rPr>
          <w:t>-433-8242 ext. 2120</w:t>
        </w:r>
      </w:ins>
      <w:del w:id="100" w:author="Erica Slonaker" w:date="2026-09-25T20:06:00Z" w16du:dateUtc="2026-09-26T00:06:00Z">
        <w:r w:rsidR="000706E2">
          <w:delText>Advanced braking systems</w:delText>
        </w:r>
      </w:del>
    </w:p>
    <w:tbl>
      <w:tblPr>
        <w:tblStyle w:val="TableGrid"/>
        <w:tblW w:w="5000" w:type="pct"/>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Look w:val="04A0" w:firstRow="1" w:lastRow="0" w:firstColumn="1" w:lastColumn="0" w:noHBand="0" w:noVBand="1"/>
      </w:tblPr>
      <w:tblGrid>
        <w:gridCol w:w="276"/>
        <w:gridCol w:w="6347"/>
        <w:gridCol w:w="2907"/>
        <w:gridCol w:w="449"/>
        <w:gridCol w:w="409"/>
        <w:gridCol w:w="468"/>
      </w:tblGrid>
      <w:tr w:rsidR="0064035F" w:rsidRPr="008F4C53" w14:paraId="4A5462B7" w14:textId="77777777" w:rsidTr="0064035F">
        <w:trPr>
          <w:del w:id="101" w:author="Erica Slonaker" w:date="2026-09-25T20:06:00Z" w16du:dateUtc="2026-09-26T00:06:00Z"/>
        </w:trPr>
        <w:tc>
          <w:tcPr>
            <w:tcW w:w="6265" w:type="dxa"/>
            <w:gridSpan w:val="2"/>
            <w:tcBorders>
              <w:top w:val="single" w:sz="4" w:space="0" w:color="4DAED0"/>
              <w:left w:val="single" w:sz="4" w:space="0" w:color="4DAED0"/>
              <w:bottom w:val="nil"/>
              <w:right w:val="nil"/>
            </w:tcBorders>
            <w:shd w:val="clear" w:color="auto" w:fill="D9D9D9" w:themeFill="background1" w:themeFillShade="D9"/>
          </w:tcPr>
          <w:p w14:paraId="4C27789E" w14:textId="4E1177A0" w:rsidR="0064035F" w:rsidRPr="0098330D" w:rsidRDefault="0064035F" w:rsidP="0064035F">
            <w:pPr>
              <w:pStyle w:val="Table09Heading"/>
              <w:rPr>
                <w:del w:id="102" w:author="Erica Slonaker" w:date="2026-09-25T20:06:00Z" w16du:dateUtc="2026-09-26T00:06:00Z"/>
              </w:rPr>
            </w:pPr>
            <w:del w:id="103" w:author="Erica Slonaker" w:date="2026-09-25T20:06:00Z" w16du:dateUtc="2026-09-26T00:06:00Z">
              <w:r>
                <w:delText>Braking systems</w:delText>
              </w:r>
              <w:r w:rsidRPr="0098330D">
                <w:tab/>
              </w:r>
            </w:del>
          </w:p>
        </w:tc>
        <w:tc>
          <w:tcPr>
            <w:tcW w:w="2750" w:type="dxa"/>
            <w:tcBorders>
              <w:top w:val="single" w:sz="4" w:space="0" w:color="4DAED0"/>
              <w:left w:val="nil"/>
              <w:bottom w:val="nil"/>
              <w:right w:val="single" w:sz="4" w:space="0" w:color="95D0E3"/>
            </w:tcBorders>
            <w:shd w:val="clear" w:color="auto" w:fill="D9D9D9" w:themeFill="background1" w:themeFillShade="D9"/>
          </w:tcPr>
          <w:p w14:paraId="290A1C0B" w14:textId="0F271A48" w:rsidR="0064035F" w:rsidRPr="0064035F" w:rsidRDefault="0064035F" w:rsidP="0064035F">
            <w:pPr>
              <w:pStyle w:val="Table09indent"/>
              <w:rPr>
                <w:del w:id="104" w:author="Erica Slonaker" w:date="2026-09-25T20:06:00Z" w16du:dateUtc="2026-09-26T00:06:00Z"/>
              </w:rPr>
            </w:pPr>
            <w:del w:id="105" w:author="Erica Slonaker" w:date="2026-09-25T20:06:00Z" w16du:dateUtc="2026-09-26T00:06:00Z">
              <w:r w:rsidRPr="0064035F">
                <w:delText>Check Yes, No, N/A as applicable:</w:delText>
              </w:r>
            </w:del>
          </w:p>
        </w:tc>
        <w:tc>
          <w:tcPr>
            <w:tcW w:w="425" w:type="dxa"/>
            <w:tcBorders>
              <w:top w:val="single" w:sz="4" w:space="0" w:color="4DAED0"/>
              <w:left w:val="single" w:sz="4" w:space="0" w:color="95D0E3"/>
              <w:bottom w:val="nil"/>
              <w:right w:val="nil"/>
            </w:tcBorders>
            <w:shd w:val="clear" w:color="auto" w:fill="D9D9D9" w:themeFill="background1" w:themeFillShade="D9"/>
          </w:tcPr>
          <w:p w14:paraId="03E28E18" w14:textId="77777777" w:rsidR="0064035F" w:rsidRPr="0098330D" w:rsidRDefault="0064035F" w:rsidP="005F3545">
            <w:pPr>
              <w:pStyle w:val="Table09text"/>
              <w:jc w:val="center"/>
              <w:rPr>
                <w:del w:id="106" w:author="Erica Slonaker" w:date="2026-09-25T20:06:00Z" w16du:dateUtc="2026-09-26T00:06:00Z"/>
              </w:rPr>
            </w:pPr>
            <w:del w:id="107" w:author="Erica Slonaker" w:date="2026-09-25T20:06:00Z" w16du:dateUtc="2026-09-26T00:06:00Z">
              <w:r w:rsidRPr="0098330D">
                <w:delText>Yes</w:delText>
              </w:r>
            </w:del>
          </w:p>
        </w:tc>
        <w:tc>
          <w:tcPr>
            <w:tcW w:w="387" w:type="dxa"/>
            <w:tcBorders>
              <w:top w:val="single" w:sz="4" w:space="0" w:color="4DAED0"/>
              <w:left w:val="nil"/>
              <w:bottom w:val="nil"/>
              <w:right w:val="nil"/>
            </w:tcBorders>
            <w:shd w:val="clear" w:color="auto" w:fill="D9D9D9" w:themeFill="background1" w:themeFillShade="D9"/>
          </w:tcPr>
          <w:p w14:paraId="2571ECC3" w14:textId="77777777" w:rsidR="0064035F" w:rsidRPr="0098330D" w:rsidRDefault="0064035F" w:rsidP="005F3545">
            <w:pPr>
              <w:pStyle w:val="Table09text"/>
              <w:jc w:val="center"/>
              <w:rPr>
                <w:del w:id="108" w:author="Erica Slonaker" w:date="2026-09-25T20:06:00Z" w16du:dateUtc="2026-09-26T00:06:00Z"/>
              </w:rPr>
            </w:pPr>
            <w:del w:id="109" w:author="Erica Slonaker" w:date="2026-09-25T20:06:00Z" w16du:dateUtc="2026-09-26T00:06:00Z">
              <w:r w:rsidRPr="0098330D">
                <w:delText>No</w:delText>
              </w:r>
            </w:del>
          </w:p>
        </w:tc>
        <w:tc>
          <w:tcPr>
            <w:tcW w:w="433" w:type="dxa"/>
            <w:tcBorders>
              <w:top w:val="single" w:sz="4" w:space="0" w:color="4DAED0"/>
              <w:left w:val="nil"/>
              <w:bottom w:val="nil"/>
              <w:right w:val="single" w:sz="4" w:space="0" w:color="4DAED0"/>
            </w:tcBorders>
            <w:shd w:val="clear" w:color="auto" w:fill="D9D9D9" w:themeFill="background1" w:themeFillShade="D9"/>
          </w:tcPr>
          <w:p w14:paraId="1E94B79A" w14:textId="77777777" w:rsidR="0064035F" w:rsidRPr="008F4C53" w:rsidRDefault="0064035F" w:rsidP="005F3545">
            <w:pPr>
              <w:pStyle w:val="Table09text"/>
              <w:jc w:val="center"/>
              <w:rPr>
                <w:del w:id="110" w:author="Erica Slonaker" w:date="2026-09-25T20:06:00Z" w16du:dateUtc="2026-09-26T00:06:00Z"/>
              </w:rPr>
            </w:pPr>
            <w:del w:id="111" w:author="Erica Slonaker" w:date="2026-09-25T20:06:00Z" w16du:dateUtc="2026-09-26T00:06:00Z">
              <w:r>
                <w:delText>N/A</w:delText>
              </w:r>
            </w:del>
          </w:p>
        </w:tc>
      </w:tr>
      <w:tr w:rsidR="000706E2" w:rsidRPr="008F4C53" w14:paraId="2E16871C" w14:textId="77777777" w:rsidTr="005F3545">
        <w:trPr>
          <w:del w:id="112" w:author="Erica Slonaker" w:date="2026-09-25T20:06:00Z" w16du:dateUtc="2026-09-26T00:06:00Z"/>
        </w:trPr>
        <w:tc>
          <w:tcPr>
            <w:tcW w:w="261" w:type="dxa"/>
            <w:tcBorders>
              <w:top w:val="nil"/>
              <w:left w:val="single" w:sz="4" w:space="0" w:color="4DAED0"/>
              <w:right w:val="nil"/>
            </w:tcBorders>
            <w:shd w:val="clear" w:color="auto" w:fill="F2F9FC"/>
          </w:tcPr>
          <w:p w14:paraId="225BE32B" w14:textId="77777777" w:rsidR="000706E2" w:rsidRPr="0098330D" w:rsidRDefault="000706E2" w:rsidP="0064035F">
            <w:pPr>
              <w:pStyle w:val="Table09Heading"/>
              <w:rPr>
                <w:del w:id="113" w:author="Erica Slonaker" w:date="2026-09-25T20:06:00Z" w16du:dateUtc="2026-09-26T00:06:00Z"/>
              </w:rPr>
            </w:pPr>
            <w:del w:id="114" w:author="Erica Slonaker" w:date="2026-09-25T20:06:00Z" w16du:dateUtc="2026-09-26T00:06:00Z">
              <w:r w:rsidRPr="0098330D">
                <w:delText>1</w:delText>
              </w:r>
            </w:del>
          </w:p>
        </w:tc>
        <w:tc>
          <w:tcPr>
            <w:tcW w:w="8754" w:type="dxa"/>
            <w:gridSpan w:val="2"/>
            <w:tcBorders>
              <w:top w:val="nil"/>
              <w:left w:val="nil"/>
              <w:right w:val="single" w:sz="4" w:space="0" w:color="95D0E3"/>
            </w:tcBorders>
          </w:tcPr>
          <w:p w14:paraId="3A26B68C" w14:textId="77777777" w:rsidR="000706E2" w:rsidRPr="00BC6CDD" w:rsidRDefault="000706E2" w:rsidP="005F3545">
            <w:pPr>
              <w:pStyle w:val="Table09text"/>
              <w:rPr>
                <w:del w:id="115" w:author="Erica Slonaker" w:date="2026-09-25T20:06:00Z" w16du:dateUtc="2026-09-26T00:06:00Z"/>
              </w:rPr>
            </w:pPr>
            <w:del w:id="116" w:author="Erica Slonaker" w:date="2026-09-25T20:06:00Z" w16du:dateUtc="2026-09-26T00:06:00Z">
              <w:r>
                <w:delText>Is the advanced braking system (where fitted) un-effected or re-certified after the vehicle modification?</w:delText>
              </w:r>
            </w:del>
          </w:p>
        </w:tc>
        <w:tc>
          <w:tcPr>
            <w:tcW w:w="425" w:type="dxa"/>
            <w:tcBorders>
              <w:top w:val="nil"/>
              <w:left w:val="single" w:sz="4" w:space="0" w:color="95D0E3"/>
              <w:right w:val="nil"/>
            </w:tcBorders>
          </w:tcPr>
          <w:p w14:paraId="7A35EF19" w14:textId="77777777" w:rsidR="000706E2" w:rsidRPr="0098330D" w:rsidRDefault="00B51693" w:rsidP="005F3545">
            <w:pPr>
              <w:pStyle w:val="Table09text-centre"/>
              <w:rPr>
                <w:del w:id="117" w:author="Erica Slonaker" w:date="2026-09-25T20:06:00Z" w16du:dateUtc="2026-09-26T00:06:00Z"/>
              </w:rPr>
            </w:pPr>
            <w:customXmlDelRangeStart w:id="118" w:author="Erica Slonaker" w:date="2026-09-25T20:06:00Z"/>
            <w:sdt>
              <w:sdtPr>
                <w:id w:val="1902325283"/>
                <w14:checkbox>
                  <w14:checked w14:val="0"/>
                  <w14:checkedState w14:val="2612" w14:font="MS Gothic"/>
                  <w14:uncheckedState w14:val="2610" w14:font="MS Gothic"/>
                </w14:checkbox>
              </w:sdtPr>
              <w:sdtEndPr/>
              <w:sdtContent>
                <w:customXmlDelRangeEnd w:id="118"/>
                <w:del w:id="119" w:author="Erica Slonaker" w:date="2026-09-25T20:06:00Z" w16du:dateUtc="2026-09-26T00:06:00Z">
                  <w:r w:rsidR="000706E2">
                    <w:rPr>
                      <w:rFonts w:ascii="MS Gothic" w:eastAsia="MS Gothic" w:hAnsi="MS Gothic" w:hint="eastAsia"/>
                    </w:rPr>
                    <w:delText>☐</w:delText>
                  </w:r>
                </w:del>
                <w:customXmlDelRangeStart w:id="120" w:author="Erica Slonaker" w:date="2026-09-25T20:06:00Z"/>
              </w:sdtContent>
            </w:sdt>
            <w:customXmlDelRangeEnd w:id="120"/>
          </w:p>
        </w:tc>
        <w:tc>
          <w:tcPr>
            <w:tcW w:w="387" w:type="dxa"/>
            <w:tcBorders>
              <w:top w:val="nil"/>
              <w:left w:val="nil"/>
              <w:right w:val="nil"/>
            </w:tcBorders>
          </w:tcPr>
          <w:p w14:paraId="022294E9" w14:textId="77777777" w:rsidR="000706E2" w:rsidRPr="0098330D" w:rsidRDefault="00B51693" w:rsidP="005F3545">
            <w:pPr>
              <w:pStyle w:val="Table09text-centre"/>
              <w:rPr>
                <w:del w:id="121" w:author="Erica Slonaker" w:date="2026-09-25T20:06:00Z" w16du:dateUtc="2026-09-26T00:06:00Z"/>
              </w:rPr>
            </w:pPr>
            <w:customXmlDelRangeStart w:id="122" w:author="Erica Slonaker" w:date="2026-09-25T20:06:00Z"/>
            <w:sdt>
              <w:sdtPr>
                <w:id w:val="1340578732"/>
                <w14:checkbox>
                  <w14:checked w14:val="0"/>
                  <w14:checkedState w14:val="2612" w14:font="MS Gothic"/>
                  <w14:uncheckedState w14:val="2610" w14:font="MS Gothic"/>
                </w14:checkbox>
              </w:sdtPr>
              <w:sdtEndPr/>
              <w:sdtContent>
                <w:customXmlDelRangeEnd w:id="122"/>
                <w:del w:id="123" w:author="Erica Slonaker" w:date="2026-09-25T20:06:00Z" w16du:dateUtc="2026-09-26T00:06:00Z">
                  <w:r w:rsidR="000706E2">
                    <w:rPr>
                      <w:rFonts w:ascii="MS Gothic" w:eastAsia="MS Gothic" w:hAnsi="MS Gothic" w:hint="eastAsia"/>
                    </w:rPr>
                    <w:delText>☐</w:delText>
                  </w:r>
                </w:del>
                <w:customXmlDelRangeStart w:id="124" w:author="Erica Slonaker" w:date="2026-09-25T20:06:00Z"/>
              </w:sdtContent>
            </w:sdt>
            <w:customXmlDelRangeEnd w:id="124"/>
          </w:p>
        </w:tc>
        <w:tc>
          <w:tcPr>
            <w:tcW w:w="433" w:type="dxa"/>
            <w:tcBorders>
              <w:top w:val="nil"/>
              <w:left w:val="nil"/>
              <w:right w:val="single" w:sz="4" w:space="0" w:color="4DAED0"/>
            </w:tcBorders>
          </w:tcPr>
          <w:p w14:paraId="03B767D2" w14:textId="77777777" w:rsidR="000706E2" w:rsidRPr="008F4C53" w:rsidRDefault="00B51693" w:rsidP="005F3545">
            <w:pPr>
              <w:pStyle w:val="Table09text-centre"/>
              <w:rPr>
                <w:del w:id="125" w:author="Erica Slonaker" w:date="2026-09-25T20:06:00Z" w16du:dateUtc="2026-09-26T00:06:00Z"/>
              </w:rPr>
            </w:pPr>
            <w:customXmlDelRangeStart w:id="126" w:author="Erica Slonaker" w:date="2026-09-25T20:06:00Z"/>
            <w:sdt>
              <w:sdtPr>
                <w:id w:val="-987320153"/>
                <w14:checkbox>
                  <w14:checked w14:val="0"/>
                  <w14:checkedState w14:val="2612" w14:font="MS Gothic"/>
                  <w14:uncheckedState w14:val="2610" w14:font="MS Gothic"/>
                </w14:checkbox>
              </w:sdtPr>
              <w:sdtEndPr/>
              <w:sdtContent>
                <w:customXmlDelRangeEnd w:id="126"/>
                <w:del w:id="127" w:author="Erica Slonaker" w:date="2026-09-25T20:06:00Z" w16du:dateUtc="2026-09-26T00:06:00Z">
                  <w:r w:rsidR="000706E2">
                    <w:rPr>
                      <w:rFonts w:ascii="MS Gothic" w:eastAsia="MS Gothic" w:hAnsi="MS Gothic" w:hint="eastAsia"/>
                    </w:rPr>
                    <w:delText>☐</w:delText>
                  </w:r>
                </w:del>
                <w:customXmlDelRangeStart w:id="128" w:author="Erica Slonaker" w:date="2026-09-25T20:06:00Z"/>
              </w:sdtContent>
            </w:sdt>
            <w:customXmlDelRangeEnd w:id="128"/>
          </w:p>
        </w:tc>
      </w:tr>
    </w:tbl>
    <w:p w14:paraId="314A00E6" w14:textId="77777777" w:rsidR="004975E2" w:rsidRDefault="004975E2" w:rsidP="0064035F">
      <w:pPr>
        <w:pStyle w:val="Table11Heading"/>
        <w:rPr>
          <w:del w:id="129" w:author="Erica Slonaker" w:date="2026-09-25T20:06:00Z" w16du:dateUtc="2026-09-26T00:06:00Z"/>
        </w:rPr>
      </w:pPr>
      <w:del w:id="130" w:author="Erica Slonaker" w:date="2026-09-25T20:06:00Z" w16du:dateUtc="2026-09-26T00:06:00Z">
        <w:r>
          <w:delText>Modification details</w:delText>
        </w:r>
      </w:del>
    </w:p>
    <w:tbl>
      <w:tblPr>
        <w:tblStyle w:val="TableGrid"/>
        <w:tblW w:w="5000" w:type="pct"/>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Look w:val="04A0" w:firstRow="1" w:lastRow="0" w:firstColumn="1" w:lastColumn="0" w:noHBand="0" w:noVBand="1"/>
      </w:tblPr>
      <w:tblGrid>
        <w:gridCol w:w="276"/>
        <w:gridCol w:w="6353"/>
        <w:gridCol w:w="2910"/>
        <w:gridCol w:w="450"/>
        <w:gridCol w:w="409"/>
        <w:gridCol w:w="458"/>
      </w:tblGrid>
      <w:tr w:rsidR="0064035F" w:rsidRPr="008F4C53" w14:paraId="3E3D4EC7" w14:textId="77777777" w:rsidTr="0064035F">
        <w:trPr>
          <w:jc w:val="center"/>
          <w:del w:id="131" w:author="Erica Slonaker" w:date="2026-09-25T20:06:00Z" w16du:dateUtc="2026-09-26T00:06:00Z"/>
        </w:trPr>
        <w:tc>
          <w:tcPr>
            <w:tcW w:w="6265" w:type="dxa"/>
            <w:gridSpan w:val="2"/>
            <w:tcBorders>
              <w:top w:val="single" w:sz="4" w:space="0" w:color="4DAED0"/>
              <w:left w:val="single" w:sz="4" w:space="0" w:color="4DAED0"/>
              <w:bottom w:val="nil"/>
              <w:right w:val="nil"/>
            </w:tcBorders>
            <w:shd w:val="clear" w:color="auto" w:fill="D9D9D9" w:themeFill="background1" w:themeFillShade="D9"/>
          </w:tcPr>
          <w:p w14:paraId="5EBB2FA3" w14:textId="151A6DBB" w:rsidR="0064035F" w:rsidRPr="0098330D" w:rsidRDefault="0064035F" w:rsidP="0064035F">
            <w:pPr>
              <w:pStyle w:val="Table09Heading"/>
              <w:rPr>
                <w:del w:id="132" w:author="Erica Slonaker" w:date="2026-09-25T20:06:00Z" w16du:dateUtc="2026-09-26T00:06:00Z"/>
              </w:rPr>
            </w:pPr>
            <w:del w:id="133" w:author="Erica Slonaker" w:date="2026-09-25T20:06:00Z" w16du:dateUtc="2026-09-26T00:06:00Z">
              <w:r w:rsidRPr="00F6337A">
                <w:delText>Modification criteria</w:delText>
              </w:r>
              <w:r w:rsidRPr="0098330D">
                <w:tab/>
              </w:r>
            </w:del>
          </w:p>
        </w:tc>
        <w:tc>
          <w:tcPr>
            <w:tcW w:w="2750" w:type="dxa"/>
            <w:tcBorders>
              <w:top w:val="single" w:sz="4" w:space="0" w:color="4DAED0"/>
              <w:left w:val="nil"/>
              <w:bottom w:val="nil"/>
              <w:right w:val="single" w:sz="4" w:space="0" w:color="95D0E3"/>
            </w:tcBorders>
            <w:shd w:val="clear" w:color="auto" w:fill="D9D9D9" w:themeFill="background1" w:themeFillShade="D9"/>
          </w:tcPr>
          <w:p w14:paraId="7F1149EF" w14:textId="31F049B8" w:rsidR="0064035F" w:rsidRPr="0098330D" w:rsidRDefault="0064035F" w:rsidP="0064035F">
            <w:pPr>
              <w:pStyle w:val="Table09indent"/>
              <w:rPr>
                <w:del w:id="134" w:author="Erica Slonaker" w:date="2026-09-25T20:06:00Z" w16du:dateUtc="2026-09-26T00:06:00Z"/>
              </w:rPr>
            </w:pPr>
            <w:del w:id="135" w:author="Erica Slonaker" w:date="2026-09-25T20:06:00Z" w16du:dateUtc="2026-09-26T00:06:00Z">
              <w:r w:rsidRPr="00A73E86">
                <w:delText>Check Yes or No as applicable:</w:delText>
              </w:r>
            </w:del>
          </w:p>
        </w:tc>
        <w:tc>
          <w:tcPr>
            <w:tcW w:w="425" w:type="dxa"/>
            <w:tcBorders>
              <w:top w:val="single" w:sz="4" w:space="0" w:color="4DAED0"/>
              <w:left w:val="single" w:sz="4" w:space="0" w:color="95D0E3"/>
              <w:bottom w:val="nil"/>
              <w:right w:val="nil"/>
            </w:tcBorders>
            <w:shd w:val="clear" w:color="auto" w:fill="D9D9D9" w:themeFill="background1" w:themeFillShade="D9"/>
          </w:tcPr>
          <w:p w14:paraId="554E5E3B" w14:textId="77777777" w:rsidR="0064035F" w:rsidRPr="0098330D" w:rsidRDefault="0064035F" w:rsidP="00FB01F0">
            <w:pPr>
              <w:pStyle w:val="Table09text"/>
              <w:jc w:val="center"/>
              <w:rPr>
                <w:del w:id="136" w:author="Erica Slonaker" w:date="2026-09-25T20:06:00Z" w16du:dateUtc="2026-09-26T00:06:00Z"/>
              </w:rPr>
            </w:pPr>
            <w:del w:id="137" w:author="Erica Slonaker" w:date="2026-09-25T20:06:00Z" w16du:dateUtc="2026-09-26T00:06:00Z">
              <w:r w:rsidRPr="0098330D">
                <w:delText>Yes</w:delText>
              </w:r>
            </w:del>
          </w:p>
        </w:tc>
        <w:tc>
          <w:tcPr>
            <w:tcW w:w="387" w:type="dxa"/>
            <w:tcBorders>
              <w:top w:val="single" w:sz="4" w:space="0" w:color="4DAED0"/>
              <w:left w:val="nil"/>
              <w:bottom w:val="nil"/>
              <w:right w:val="nil"/>
            </w:tcBorders>
            <w:shd w:val="clear" w:color="auto" w:fill="D9D9D9" w:themeFill="background1" w:themeFillShade="D9"/>
          </w:tcPr>
          <w:p w14:paraId="3A81DE2B" w14:textId="77777777" w:rsidR="0064035F" w:rsidRPr="0098330D" w:rsidRDefault="0064035F" w:rsidP="00FB01F0">
            <w:pPr>
              <w:pStyle w:val="Table09text"/>
              <w:jc w:val="center"/>
              <w:rPr>
                <w:del w:id="138" w:author="Erica Slonaker" w:date="2026-09-25T20:06:00Z" w16du:dateUtc="2026-09-26T00:06:00Z"/>
              </w:rPr>
            </w:pPr>
            <w:del w:id="139" w:author="Erica Slonaker" w:date="2026-09-25T20:06:00Z" w16du:dateUtc="2026-09-26T00:06:00Z">
              <w:r w:rsidRPr="0098330D">
                <w:delText>No</w:delText>
              </w:r>
            </w:del>
          </w:p>
        </w:tc>
        <w:tc>
          <w:tcPr>
            <w:tcW w:w="433" w:type="dxa"/>
            <w:tcBorders>
              <w:top w:val="single" w:sz="4" w:space="0" w:color="4DAED0"/>
              <w:left w:val="nil"/>
              <w:bottom w:val="nil"/>
              <w:right w:val="single" w:sz="4" w:space="0" w:color="4DAED0"/>
            </w:tcBorders>
            <w:shd w:val="clear" w:color="auto" w:fill="D9D9D9" w:themeFill="background1" w:themeFillShade="D9"/>
          </w:tcPr>
          <w:p w14:paraId="2334DE35" w14:textId="77777777" w:rsidR="0064035F" w:rsidRPr="008F4C53" w:rsidRDefault="0064035F" w:rsidP="00FB01F0">
            <w:pPr>
              <w:pStyle w:val="Table09text"/>
              <w:jc w:val="center"/>
              <w:rPr>
                <w:del w:id="140" w:author="Erica Slonaker" w:date="2026-09-25T20:06:00Z" w16du:dateUtc="2026-09-26T00:06:00Z"/>
              </w:rPr>
            </w:pPr>
          </w:p>
        </w:tc>
      </w:tr>
      <w:tr w:rsidR="004975E2" w:rsidRPr="008F4C53" w14:paraId="5A11ACB8" w14:textId="77777777" w:rsidTr="00FB01F0">
        <w:trPr>
          <w:jc w:val="center"/>
          <w:del w:id="141" w:author="Erica Slonaker" w:date="2026-09-25T20:06:00Z" w16du:dateUtc="2026-09-26T00:06:00Z"/>
        </w:trPr>
        <w:tc>
          <w:tcPr>
            <w:tcW w:w="261" w:type="dxa"/>
            <w:tcBorders>
              <w:top w:val="nil"/>
              <w:left w:val="single" w:sz="4" w:space="0" w:color="4DAED0"/>
              <w:right w:val="nil"/>
            </w:tcBorders>
            <w:shd w:val="clear" w:color="auto" w:fill="F2F9FC"/>
          </w:tcPr>
          <w:p w14:paraId="5103F29F" w14:textId="77777777" w:rsidR="004975E2" w:rsidRPr="0098330D" w:rsidRDefault="004975E2" w:rsidP="0064035F">
            <w:pPr>
              <w:pStyle w:val="Table09Heading"/>
              <w:rPr>
                <w:del w:id="142" w:author="Erica Slonaker" w:date="2026-09-25T20:06:00Z" w16du:dateUtc="2026-09-26T00:06:00Z"/>
              </w:rPr>
            </w:pPr>
            <w:del w:id="143" w:author="Erica Slonaker" w:date="2026-09-25T20:06:00Z" w16du:dateUtc="2026-09-26T00:06:00Z">
              <w:r w:rsidRPr="0098330D">
                <w:delText>1</w:delText>
              </w:r>
            </w:del>
          </w:p>
        </w:tc>
        <w:tc>
          <w:tcPr>
            <w:tcW w:w="8754" w:type="dxa"/>
            <w:gridSpan w:val="2"/>
            <w:tcBorders>
              <w:top w:val="nil"/>
              <w:left w:val="nil"/>
              <w:right w:val="single" w:sz="4" w:space="0" w:color="95D0E3"/>
            </w:tcBorders>
          </w:tcPr>
          <w:p w14:paraId="1F7F9ECC" w14:textId="77777777" w:rsidR="004975E2" w:rsidRPr="00BC6CDD" w:rsidRDefault="004975E2" w:rsidP="00FB01F0">
            <w:pPr>
              <w:pStyle w:val="Table09text"/>
              <w:rPr>
                <w:del w:id="144" w:author="Erica Slonaker" w:date="2026-09-25T20:06:00Z" w16du:dateUtc="2026-09-26T00:06:00Z"/>
              </w:rPr>
            </w:pPr>
            <w:del w:id="145" w:author="Erica Slonaker" w:date="2026-09-25T20:06:00Z" w16du:dateUtc="2026-09-26T00:06:00Z">
              <w:r>
                <w:delText xml:space="preserve">Has the modification been performed in accordance with </w:delText>
              </w:r>
              <w:r w:rsidR="002D7756">
                <w:delText xml:space="preserve">the </w:delText>
              </w:r>
              <w:r>
                <w:delText>manufacturer’s guidelines?</w:delText>
              </w:r>
            </w:del>
          </w:p>
        </w:tc>
        <w:tc>
          <w:tcPr>
            <w:tcW w:w="425" w:type="dxa"/>
            <w:tcBorders>
              <w:top w:val="nil"/>
              <w:left w:val="single" w:sz="4" w:space="0" w:color="95D0E3"/>
              <w:right w:val="nil"/>
            </w:tcBorders>
          </w:tcPr>
          <w:p w14:paraId="7DFBB433" w14:textId="77777777" w:rsidR="004975E2" w:rsidRPr="0098330D" w:rsidRDefault="00B51693" w:rsidP="00FB01F0">
            <w:pPr>
              <w:pStyle w:val="Table09text-centre"/>
              <w:rPr>
                <w:del w:id="146" w:author="Erica Slonaker" w:date="2026-09-25T20:06:00Z" w16du:dateUtc="2026-09-26T00:06:00Z"/>
              </w:rPr>
            </w:pPr>
            <w:customXmlDelRangeStart w:id="147" w:author="Erica Slonaker" w:date="2026-09-25T20:06:00Z"/>
            <w:sdt>
              <w:sdtPr>
                <w:id w:val="-843311043"/>
                <w14:checkbox>
                  <w14:checked w14:val="0"/>
                  <w14:checkedState w14:val="2612" w14:font="MS Gothic"/>
                  <w14:uncheckedState w14:val="2610" w14:font="MS Gothic"/>
                </w14:checkbox>
              </w:sdtPr>
              <w:sdtEndPr/>
              <w:sdtContent>
                <w:customXmlDelRangeEnd w:id="147"/>
                <w:del w:id="148" w:author="Erica Slonaker" w:date="2026-09-25T20:06:00Z" w16du:dateUtc="2026-09-26T00:06:00Z">
                  <w:r w:rsidR="004975E2">
                    <w:rPr>
                      <w:rFonts w:ascii="MS Gothic" w:eastAsia="MS Gothic" w:hAnsi="MS Gothic" w:hint="eastAsia"/>
                    </w:rPr>
                    <w:delText>☐</w:delText>
                  </w:r>
                </w:del>
                <w:customXmlDelRangeStart w:id="149" w:author="Erica Slonaker" w:date="2026-09-25T20:06:00Z"/>
              </w:sdtContent>
            </w:sdt>
            <w:customXmlDelRangeEnd w:id="149"/>
          </w:p>
        </w:tc>
        <w:tc>
          <w:tcPr>
            <w:tcW w:w="387" w:type="dxa"/>
            <w:tcBorders>
              <w:top w:val="nil"/>
              <w:left w:val="nil"/>
              <w:right w:val="nil"/>
            </w:tcBorders>
          </w:tcPr>
          <w:p w14:paraId="3C3CFC4B" w14:textId="77777777" w:rsidR="004975E2" w:rsidRPr="0098330D" w:rsidRDefault="00B51693" w:rsidP="00FB01F0">
            <w:pPr>
              <w:pStyle w:val="Table09text-centre"/>
              <w:rPr>
                <w:del w:id="150" w:author="Erica Slonaker" w:date="2026-09-25T20:06:00Z" w16du:dateUtc="2026-09-26T00:06:00Z"/>
              </w:rPr>
            </w:pPr>
            <w:customXmlDelRangeStart w:id="151" w:author="Erica Slonaker" w:date="2026-09-25T20:06:00Z"/>
            <w:sdt>
              <w:sdtPr>
                <w:id w:val="932710501"/>
                <w14:checkbox>
                  <w14:checked w14:val="0"/>
                  <w14:checkedState w14:val="2612" w14:font="MS Gothic"/>
                  <w14:uncheckedState w14:val="2610" w14:font="MS Gothic"/>
                </w14:checkbox>
              </w:sdtPr>
              <w:sdtEndPr/>
              <w:sdtContent>
                <w:customXmlDelRangeEnd w:id="151"/>
                <w:del w:id="152" w:author="Erica Slonaker" w:date="2026-09-25T20:06:00Z" w16du:dateUtc="2026-09-26T00:06:00Z">
                  <w:r w:rsidR="004975E2">
                    <w:rPr>
                      <w:rFonts w:ascii="MS Gothic" w:eastAsia="MS Gothic" w:hAnsi="MS Gothic" w:hint="eastAsia"/>
                    </w:rPr>
                    <w:delText>☐</w:delText>
                  </w:r>
                </w:del>
                <w:customXmlDelRangeStart w:id="153" w:author="Erica Slonaker" w:date="2026-09-25T20:06:00Z"/>
              </w:sdtContent>
            </w:sdt>
            <w:customXmlDelRangeEnd w:id="153"/>
          </w:p>
        </w:tc>
        <w:tc>
          <w:tcPr>
            <w:tcW w:w="433" w:type="dxa"/>
            <w:tcBorders>
              <w:top w:val="nil"/>
              <w:left w:val="nil"/>
              <w:right w:val="single" w:sz="4" w:space="0" w:color="4DAED0"/>
            </w:tcBorders>
          </w:tcPr>
          <w:p w14:paraId="0AA79527" w14:textId="77777777" w:rsidR="004975E2" w:rsidRPr="008F4C53" w:rsidRDefault="004975E2" w:rsidP="00FB01F0">
            <w:pPr>
              <w:pStyle w:val="Table09text-centre"/>
              <w:rPr>
                <w:del w:id="154" w:author="Erica Slonaker" w:date="2026-09-25T20:06:00Z" w16du:dateUtc="2026-09-26T00:06:00Z"/>
              </w:rPr>
            </w:pPr>
          </w:p>
        </w:tc>
      </w:tr>
    </w:tbl>
    <w:p w14:paraId="731BE77B" w14:textId="77777777" w:rsidR="00223C5A" w:rsidRPr="00223C5A" w:rsidRDefault="00201C58" w:rsidP="0064035F">
      <w:pPr>
        <w:pStyle w:val="Table11Heading"/>
        <w:rPr>
          <w:del w:id="155" w:author="Erica Slonaker" w:date="2026-09-25T20:06:00Z" w16du:dateUtc="2026-09-26T00:06:00Z"/>
        </w:rPr>
      </w:pPr>
      <w:del w:id="156" w:author="Erica Slonaker" w:date="2026-09-25T20:06:00Z" w16du:dateUtc="2026-09-26T00:06:00Z">
        <w:r>
          <w:delText>Installation details</w:delText>
        </w:r>
      </w:del>
    </w:p>
    <w:tbl>
      <w:tblPr>
        <w:tblStyle w:val="TableGrid"/>
        <w:tblW w:w="5000" w:type="pct"/>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Look w:val="04A0" w:firstRow="1" w:lastRow="0" w:firstColumn="1" w:lastColumn="0" w:noHBand="0" w:noVBand="1"/>
      </w:tblPr>
      <w:tblGrid>
        <w:gridCol w:w="276"/>
        <w:gridCol w:w="6347"/>
        <w:gridCol w:w="2907"/>
        <w:gridCol w:w="449"/>
        <w:gridCol w:w="409"/>
        <w:gridCol w:w="468"/>
      </w:tblGrid>
      <w:tr w:rsidR="0064035F" w14:paraId="033F14AA" w14:textId="77777777" w:rsidTr="0064035F">
        <w:trPr>
          <w:jc w:val="center"/>
          <w:del w:id="157" w:author="Erica Slonaker" w:date="2026-09-25T20:06:00Z" w16du:dateUtc="2026-09-26T00:06:00Z"/>
        </w:trPr>
        <w:tc>
          <w:tcPr>
            <w:tcW w:w="6265" w:type="dxa"/>
            <w:gridSpan w:val="2"/>
            <w:tcBorders>
              <w:top w:val="single" w:sz="4" w:space="0" w:color="4DAED0"/>
              <w:left w:val="single" w:sz="4" w:space="0" w:color="4DAED0"/>
              <w:bottom w:val="nil"/>
              <w:right w:val="nil"/>
            </w:tcBorders>
            <w:shd w:val="clear" w:color="auto" w:fill="D9D9D9" w:themeFill="background1" w:themeFillShade="D9"/>
            <w:hideMark/>
          </w:tcPr>
          <w:p w14:paraId="066652BC" w14:textId="3A796D5B" w:rsidR="0064035F" w:rsidRDefault="0064035F" w:rsidP="0064035F">
            <w:pPr>
              <w:pStyle w:val="Table09Heading"/>
              <w:rPr>
                <w:del w:id="158" w:author="Erica Slonaker" w:date="2026-09-25T20:06:00Z" w16du:dateUtc="2026-09-26T00:06:00Z"/>
              </w:rPr>
            </w:pPr>
            <w:del w:id="159" w:author="Erica Slonaker" w:date="2026-09-25T20:06:00Z" w16du:dateUtc="2026-09-26T00:06:00Z">
              <w:r>
                <w:delText>Installation</w:delText>
              </w:r>
              <w:r>
                <w:tab/>
              </w:r>
            </w:del>
          </w:p>
        </w:tc>
        <w:tc>
          <w:tcPr>
            <w:tcW w:w="2750" w:type="dxa"/>
            <w:tcBorders>
              <w:top w:val="single" w:sz="4" w:space="0" w:color="4DAED0"/>
              <w:left w:val="nil"/>
              <w:bottom w:val="nil"/>
              <w:right w:val="single" w:sz="4" w:space="0" w:color="95D0E3"/>
            </w:tcBorders>
            <w:shd w:val="clear" w:color="auto" w:fill="D9D9D9" w:themeFill="background1" w:themeFillShade="D9"/>
          </w:tcPr>
          <w:p w14:paraId="108C5552" w14:textId="5F6505B6" w:rsidR="0064035F" w:rsidRDefault="0064035F" w:rsidP="0064035F">
            <w:pPr>
              <w:pStyle w:val="Table09indent"/>
              <w:rPr>
                <w:del w:id="160" w:author="Erica Slonaker" w:date="2026-09-25T20:06:00Z" w16du:dateUtc="2026-09-26T00:06:00Z"/>
              </w:rPr>
            </w:pPr>
            <w:del w:id="161" w:author="Erica Slonaker" w:date="2026-09-25T20:06:00Z" w16du:dateUtc="2026-09-26T00:06:00Z">
              <w:r w:rsidRPr="00A73E86">
                <w:delText>Check Yes, No, N/A as applicable:</w:delText>
              </w:r>
            </w:del>
          </w:p>
        </w:tc>
        <w:tc>
          <w:tcPr>
            <w:tcW w:w="425" w:type="dxa"/>
            <w:tcBorders>
              <w:top w:val="single" w:sz="4" w:space="0" w:color="4DAED0"/>
              <w:left w:val="single" w:sz="4" w:space="0" w:color="95D0E3"/>
              <w:bottom w:val="nil"/>
              <w:right w:val="nil"/>
            </w:tcBorders>
            <w:shd w:val="clear" w:color="auto" w:fill="D9D9D9" w:themeFill="background1" w:themeFillShade="D9"/>
            <w:hideMark/>
          </w:tcPr>
          <w:p w14:paraId="72B1D32C" w14:textId="77777777" w:rsidR="0064035F" w:rsidRDefault="0064035F">
            <w:pPr>
              <w:pStyle w:val="Table09text"/>
              <w:jc w:val="center"/>
              <w:rPr>
                <w:del w:id="162" w:author="Erica Slonaker" w:date="2026-09-25T20:06:00Z" w16du:dateUtc="2026-09-26T00:06:00Z"/>
                <w:lang w:eastAsia="en-US"/>
              </w:rPr>
            </w:pPr>
            <w:del w:id="163" w:author="Erica Slonaker" w:date="2026-09-25T20:06:00Z" w16du:dateUtc="2026-09-26T00:06:00Z">
              <w:r>
                <w:rPr>
                  <w:lang w:eastAsia="en-US"/>
                </w:rPr>
                <w:delText>Yes</w:delText>
              </w:r>
            </w:del>
          </w:p>
        </w:tc>
        <w:tc>
          <w:tcPr>
            <w:tcW w:w="387" w:type="dxa"/>
            <w:tcBorders>
              <w:top w:val="single" w:sz="4" w:space="0" w:color="4DAED0"/>
              <w:left w:val="nil"/>
              <w:bottom w:val="nil"/>
              <w:right w:val="nil"/>
            </w:tcBorders>
            <w:shd w:val="clear" w:color="auto" w:fill="D9D9D9" w:themeFill="background1" w:themeFillShade="D9"/>
            <w:hideMark/>
          </w:tcPr>
          <w:p w14:paraId="2AFF3B84" w14:textId="77777777" w:rsidR="0064035F" w:rsidRDefault="0064035F">
            <w:pPr>
              <w:pStyle w:val="Table09text"/>
              <w:jc w:val="center"/>
              <w:rPr>
                <w:del w:id="164" w:author="Erica Slonaker" w:date="2026-09-25T20:06:00Z" w16du:dateUtc="2026-09-26T00:06:00Z"/>
                <w:lang w:eastAsia="en-US"/>
              </w:rPr>
            </w:pPr>
            <w:del w:id="165" w:author="Erica Slonaker" w:date="2026-09-25T20:06:00Z" w16du:dateUtc="2026-09-26T00:06:00Z">
              <w:r>
                <w:rPr>
                  <w:lang w:eastAsia="en-US"/>
                </w:rPr>
                <w:delText>No</w:delText>
              </w:r>
            </w:del>
          </w:p>
        </w:tc>
        <w:tc>
          <w:tcPr>
            <w:tcW w:w="433" w:type="dxa"/>
            <w:tcBorders>
              <w:top w:val="single" w:sz="4" w:space="0" w:color="4DAED0"/>
              <w:left w:val="nil"/>
              <w:bottom w:val="nil"/>
              <w:right w:val="single" w:sz="4" w:space="0" w:color="4DAED0"/>
            </w:tcBorders>
            <w:shd w:val="clear" w:color="auto" w:fill="D9D9D9" w:themeFill="background1" w:themeFillShade="D9"/>
            <w:hideMark/>
          </w:tcPr>
          <w:p w14:paraId="1C9B0C99" w14:textId="77777777" w:rsidR="0064035F" w:rsidRDefault="0064035F">
            <w:pPr>
              <w:pStyle w:val="Table09text"/>
              <w:jc w:val="center"/>
              <w:rPr>
                <w:del w:id="166" w:author="Erica Slonaker" w:date="2026-09-25T20:06:00Z" w16du:dateUtc="2026-09-26T00:06:00Z"/>
                <w:lang w:eastAsia="en-US"/>
              </w:rPr>
            </w:pPr>
            <w:del w:id="167" w:author="Erica Slonaker" w:date="2026-09-25T20:06:00Z" w16du:dateUtc="2026-09-26T00:06:00Z">
              <w:r>
                <w:rPr>
                  <w:lang w:eastAsia="en-US"/>
                </w:rPr>
                <w:delText>N/A</w:delText>
              </w:r>
            </w:del>
          </w:p>
        </w:tc>
      </w:tr>
      <w:tr w:rsidR="00984DEE" w14:paraId="5B4D6A79" w14:textId="77777777" w:rsidTr="004C770F">
        <w:trPr>
          <w:jc w:val="center"/>
          <w:del w:id="168" w:author="Erica Slonaker" w:date="2026-09-25T20:06:00Z" w16du:dateUtc="2026-09-26T00:06:00Z"/>
        </w:trPr>
        <w:tc>
          <w:tcPr>
            <w:tcW w:w="261" w:type="dxa"/>
            <w:tcBorders>
              <w:top w:val="nil"/>
              <w:left w:val="single" w:sz="4" w:space="0" w:color="4DAED0"/>
              <w:bottom w:val="single" w:sz="4" w:space="0" w:color="95D0E3"/>
              <w:right w:val="nil"/>
            </w:tcBorders>
            <w:shd w:val="clear" w:color="auto" w:fill="F2F9FC"/>
          </w:tcPr>
          <w:p w14:paraId="26087163" w14:textId="77777777" w:rsidR="00984DEE" w:rsidRDefault="00984DEE" w:rsidP="0064035F">
            <w:pPr>
              <w:pStyle w:val="Table09Heading"/>
              <w:rPr>
                <w:del w:id="169" w:author="Erica Slonaker" w:date="2026-09-25T20:06:00Z" w16du:dateUtc="2026-09-26T00:06:00Z"/>
              </w:rPr>
            </w:pPr>
            <w:del w:id="170" w:author="Erica Slonaker" w:date="2026-09-25T20:06:00Z" w16du:dateUtc="2026-09-26T00:06:00Z">
              <w:r>
                <w:delText>1</w:delText>
              </w:r>
            </w:del>
          </w:p>
        </w:tc>
        <w:tc>
          <w:tcPr>
            <w:tcW w:w="8754" w:type="dxa"/>
            <w:gridSpan w:val="2"/>
            <w:tcBorders>
              <w:top w:val="nil"/>
              <w:left w:val="nil"/>
              <w:bottom w:val="single" w:sz="4" w:space="0" w:color="95D0E3"/>
              <w:right w:val="single" w:sz="4" w:space="0" w:color="95D0E3"/>
            </w:tcBorders>
          </w:tcPr>
          <w:p w14:paraId="2CF29C37" w14:textId="77777777" w:rsidR="00984DEE" w:rsidRDefault="00984DEE" w:rsidP="00574390">
            <w:pPr>
              <w:pStyle w:val="Table09text"/>
              <w:rPr>
                <w:del w:id="171" w:author="Erica Slonaker" w:date="2026-09-25T20:06:00Z" w16du:dateUtc="2026-09-26T00:06:00Z"/>
                <w:lang w:val="en-GB"/>
              </w:rPr>
            </w:pPr>
            <w:del w:id="172" w:author="Erica Slonaker" w:date="2026-09-25T20:06:00Z" w16du:dateUtc="2026-09-26T00:06:00Z">
              <w:r>
                <w:rPr>
                  <w:lang w:val="en-GB"/>
                </w:rPr>
                <w:delText>What is the maximum acceptable exhaust back</w:delText>
              </w:r>
              <w:r w:rsidR="00CC605D">
                <w:rPr>
                  <w:lang w:val="en-GB"/>
                </w:rPr>
                <w:delText xml:space="preserve"> </w:delText>
              </w:r>
              <w:r>
                <w:rPr>
                  <w:lang w:val="en-GB"/>
                </w:rPr>
                <w:delText>pressure?</w:delText>
              </w:r>
            </w:del>
          </w:p>
        </w:tc>
        <w:tc>
          <w:tcPr>
            <w:tcW w:w="1245" w:type="dxa"/>
            <w:gridSpan w:val="3"/>
            <w:tcBorders>
              <w:top w:val="nil"/>
              <w:left w:val="single" w:sz="4" w:space="0" w:color="95D0E3"/>
              <w:bottom w:val="single" w:sz="4" w:space="0" w:color="95D0E3"/>
              <w:right w:val="single" w:sz="4" w:space="0" w:color="4DAED0"/>
            </w:tcBorders>
          </w:tcPr>
          <w:p w14:paraId="725FABC4" w14:textId="77777777" w:rsidR="00984DEE" w:rsidRDefault="00984DEE">
            <w:pPr>
              <w:pStyle w:val="Table09text-centre"/>
              <w:rPr>
                <w:del w:id="173" w:author="Erica Slonaker" w:date="2026-09-25T20:06:00Z" w16du:dateUtc="2026-09-26T00:06:00Z"/>
                <w:lang w:eastAsia="en-US"/>
              </w:rPr>
            </w:pPr>
          </w:p>
        </w:tc>
      </w:tr>
      <w:tr w:rsidR="00984DEE" w14:paraId="39A0E1BB" w14:textId="77777777" w:rsidTr="00327055">
        <w:trPr>
          <w:jc w:val="center"/>
          <w:del w:id="174" w:author="Erica Slonaker" w:date="2026-09-25T20:06:00Z" w16du:dateUtc="2026-09-26T00:06:00Z"/>
        </w:trPr>
        <w:tc>
          <w:tcPr>
            <w:tcW w:w="261" w:type="dxa"/>
            <w:tcBorders>
              <w:top w:val="nil"/>
              <w:left w:val="single" w:sz="4" w:space="0" w:color="4DAED0"/>
              <w:bottom w:val="single" w:sz="4" w:space="0" w:color="95D0E3"/>
              <w:right w:val="nil"/>
            </w:tcBorders>
            <w:shd w:val="clear" w:color="auto" w:fill="F2F9FC"/>
          </w:tcPr>
          <w:p w14:paraId="43FA8FEE" w14:textId="77777777" w:rsidR="00984DEE" w:rsidRDefault="00984DEE" w:rsidP="0064035F">
            <w:pPr>
              <w:pStyle w:val="Table09Heading"/>
              <w:rPr>
                <w:del w:id="175" w:author="Erica Slonaker" w:date="2026-09-25T20:06:00Z" w16du:dateUtc="2026-09-26T00:06:00Z"/>
              </w:rPr>
            </w:pPr>
            <w:del w:id="176" w:author="Erica Slonaker" w:date="2026-09-25T20:06:00Z" w16du:dateUtc="2026-09-26T00:06:00Z">
              <w:r>
                <w:delText>2</w:delText>
              </w:r>
            </w:del>
          </w:p>
        </w:tc>
        <w:tc>
          <w:tcPr>
            <w:tcW w:w="8754" w:type="dxa"/>
            <w:gridSpan w:val="2"/>
            <w:tcBorders>
              <w:top w:val="nil"/>
              <w:left w:val="nil"/>
              <w:bottom w:val="single" w:sz="4" w:space="0" w:color="95D0E3"/>
              <w:right w:val="single" w:sz="4" w:space="0" w:color="95D0E3"/>
            </w:tcBorders>
          </w:tcPr>
          <w:p w14:paraId="7E706D7B" w14:textId="77777777" w:rsidR="00984DEE" w:rsidRDefault="00984DEE" w:rsidP="00574390">
            <w:pPr>
              <w:pStyle w:val="Table09text"/>
              <w:rPr>
                <w:del w:id="177" w:author="Erica Slonaker" w:date="2026-09-25T20:06:00Z" w16du:dateUtc="2026-09-26T00:06:00Z"/>
                <w:lang w:val="en-GB"/>
              </w:rPr>
            </w:pPr>
            <w:del w:id="178" w:author="Erica Slonaker" w:date="2026-09-25T20:06:00Z" w16du:dateUtc="2026-09-26T00:06:00Z">
              <w:r>
                <w:rPr>
                  <w:lang w:val="en-GB"/>
                </w:rPr>
                <w:delText>What exhaust back</w:delText>
              </w:r>
              <w:r w:rsidR="00CC605D">
                <w:rPr>
                  <w:lang w:val="en-GB"/>
                </w:rPr>
                <w:delText xml:space="preserve"> </w:delText>
              </w:r>
              <w:r>
                <w:rPr>
                  <w:lang w:val="en-GB"/>
                </w:rPr>
                <w:delText>pressure was measured?</w:delText>
              </w:r>
            </w:del>
          </w:p>
        </w:tc>
        <w:tc>
          <w:tcPr>
            <w:tcW w:w="1245" w:type="dxa"/>
            <w:gridSpan w:val="3"/>
            <w:tcBorders>
              <w:top w:val="nil"/>
              <w:left w:val="single" w:sz="4" w:space="0" w:color="95D0E3"/>
              <w:bottom w:val="single" w:sz="4" w:space="0" w:color="95D0E3"/>
              <w:right w:val="single" w:sz="4" w:space="0" w:color="4DAED0"/>
            </w:tcBorders>
          </w:tcPr>
          <w:p w14:paraId="3A250796" w14:textId="77777777" w:rsidR="00984DEE" w:rsidRDefault="00984DEE">
            <w:pPr>
              <w:pStyle w:val="Table09text-centre"/>
              <w:rPr>
                <w:del w:id="179" w:author="Erica Slonaker" w:date="2026-09-25T20:06:00Z" w16du:dateUtc="2026-09-26T00:06:00Z"/>
                <w:lang w:eastAsia="en-US"/>
              </w:rPr>
            </w:pPr>
          </w:p>
        </w:tc>
      </w:tr>
      <w:tr w:rsidR="00FA3BA0" w14:paraId="1951A696" w14:textId="77777777" w:rsidTr="00FA3BA0">
        <w:trPr>
          <w:jc w:val="center"/>
          <w:del w:id="180" w:author="Erica Slonaker" w:date="2026-09-25T20:06:00Z" w16du:dateUtc="2026-09-26T00:06:00Z"/>
        </w:trPr>
        <w:tc>
          <w:tcPr>
            <w:tcW w:w="261" w:type="dxa"/>
            <w:tcBorders>
              <w:top w:val="nil"/>
              <w:left w:val="single" w:sz="4" w:space="0" w:color="4DAED0"/>
              <w:bottom w:val="single" w:sz="4" w:space="0" w:color="95D0E3"/>
              <w:right w:val="nil"/>
            </w:tcBorders>
            <w:shd w:val="clear" w:color="auto" w:fill="F2F9FC"/>
          </w:tcPr>
          <w:p w14:paraId="6C008D69" w14:textId="77777777" w:rsidR="00FA3BA0" w:rsidRDefault="00FA3BA0" w:rsidP="0064035F">
            <w:pPr>
              <w:pStyle w:val="Table09Heading"/>
              <w:rPr>
                <w:del w:id="181" w:author="Erica Slonaker" w:date="2026-09-25T20:06:00Z" w16du:dateUtc="2026-09-26T00:06:00Z"/>
              </w:rPr>
            </w:pPr>
            <w:del w:id="182" w:author="Erica Slonaker" w:date="2026-09-25T20:06:00Z" w16du:dateUtc="2026-09-26T00:06:00Z">
              <w:r>
                <w:delText>3</w:delText>
              </w:r>
            </w:del>
          </w:p>
        </w:tc>
        <w:tc>
          <w:tcPr>
            <w:tcW w:w="8754" w:type="dxa"/>
            <w:gridSpan w:val="2"/>
            <w:tcBorders>
              <w:top w:val="nil"/>
              <w:left w:val="nil"/>
              <w:bottom w:val="single" w:sz="4" w:space="0" w:color="95D0E3"/>
              <w:right w:val="single" w:sz="4" w:space="0" w:color="95D0E3"/>
            </w:tcBorders>
          </w:tcPr>
          <w:p w14:paraId="6C3DE41C" w14:textId="77777777" w:rsidR="00FA3BA0" w:rsidRDefault="00FA3BA0" w:rsidP="00A97EE2">
            <w:pPr>
              <w:pStyle w:val="Table09text"/>
              <w:rPr>
                <w:del w:id="183" w:author="Erica Slonaker" w:date="2026-09-25T20:06:00Z" w16du:dateUtc="2026-09-26T00:06:00Z"/>
                <w:lang w:val="en-GB"/>
              </w:rPr>
            </w:pPr>
            <w:del w:id="184" w:author="Erica Slonaker" w:date="2026-09-25T20:06:00Z" w16du:dateUtc="2026-09-26T00:06:00Z">
              <w:r>
                <w:rPr>
                  <w:lang w:val="en-GB"/>
                </w:rPr>
                <w:delText>Is th</w:delText>
              </w:r>
              <w:r w:rsidR="00A97EE2">
                <w:rPr>
                  <w:lang w:val="en-GB"/>
                </w:rPr>
                <w:delText xml:space="preserve">e measured pressure </w:delText>
              </w:r>
              <w:r>
                <w:rPr>
                  <w:lang w:val="en-GB"/>
                </w:rPr>
                <w:delText xml:space="preserve">within the </w:delText>
              </w:r>
              <w:r w:rsidR="00A97EE2">
                <w:rPr>
                  <w:lang w:val="en-GB"/>
                </w:rPr>
                <w:delText>acceptable</w:delText>
              </w:r>
              <w:r>
                <w:rPr>
                  <w:lang w:val="en-GB"/>
                </w:rPr>
                <w:delText xml:space="preserve"> exhaust back</w:delText>
              </w:r>
              <w:r w:rsidR="00CC605D">
                <w:rPr>
                  <w:lang w:val="en-GB"/>
                </w:rPr>
                <w:delText xml:space="preserve"> </w:delText>
              </w:r>
              <w:r>
                <w:rPr>
                  <w:lang w:val="en-GB"/>
                </w:rPr>
                <w:delText>pressure?</w:delText>
              </w:r>
            </w:del>
          </w:p>
        </w:tc>
        <w:tc>
          <w:tcPr>
            <w:tcW w:w="425" w:type="dxa"/>
            <w:tcBorders>
              <w:top w:val="nil"/>
              <w:left w:val="single" w:sz="4" w:space="0" w:color="95D0E3"/>
              <w:bottom w:val="single" w:sz="4" w:space="0" w:color="95D0E3"/>
              <w:right w:val="nil"/>
            </w:tcBorders>
          </w:tcPr>
          <w:p w14:paraId="1D6506D4" w14:textId="77777777" w:rsidR="00FA3BA0" w:rsidRPr="0098330D" w:rsidRDefault="00B51693" w:rsidP="00574390">
            <w:pPr>
              <w:pStyle w:val="Table09text-centre"/>
              <w:rPr>
                <w:del w:id="185" w:author="Erica Slonaker" w:date="2026-09-25T20:06:00Z" w16du:dateUtc="2026-09-26T00:06:00Z"/>
              </w:rPr>
            </w:pPr>
            <w:customXmlDelRangeStart w:id="186" w:author="Erica Slonaker" w:date="2026-09-25T20:06:00Z"/>
            <w:sdt>
              <w:sdtPr>
                <w:id w:val="493606512"/>
                <w14:checkbox>
                  <w14:checked w14:val="0"/>
                  <w14:checkedState w14:val="2612" w14:font="MS Gothic"/>
                  <w14:uncheckedState w14:val="2610" w14:font="MS Gothic"/>
                </w14:checkbox>
              </w:sdtPr>
              <w:sdtEndPr/>
              <w:sdtContent>
                <w:customXmlDelRangeEnd w:id="186"/>
                <w:del w:id="187" w:author="Erica Slonaker" w:date="2026-09-25T20:06:00Z" w16du:dateUtc="2026-09-26T00:06:00Z">
                  <w:r w:rsidR="00FA3BA0">
                    <w:rPr>
                      <w:rFonts w:ascii="MS Gothic" w:eastAsia="MS Gothic" w:hAnsi="MS Gothic" w:hint="eastAsia"/>
                    </w:rPr>
                    <w:delText>☐</w:delText>
                  </w:r>
                </w:del>
                <w:customXmlDelRangeStart w:id="188" w:author="Erica Slonaker" w:date="2026-09-25T20:06:00Z"/>
              </w:sdtContent>
            </w:sdt>
            <w:customXmlDelRangeEnd w:id="188"/>
          </w:p>
        </w:tc>
        <w:tc>
          <w:tcPr>
            <w:tcW w:w="387" w:type="dxa"/>
            <w:tcBorders>
              <w:top w:val="nil"/>
              <w:left w:val="nil"/>
              <w:bottom w:val="single" w:sz="4" w:space="0" w:color="95D0E3"/>
              <w:right w:val="nil"/>
            </w:tcBorders>
          </w:tcPr>
          <w:p w14:paraId="47C3A1D8" w14:textId="77777777" w:rsidR="00FA3BA0" w:rsidRPr="0098330D" w:rsidRDefault="00B51693" w:rsidP="00574390">
            <w:pPr>
              <w:pStyle w:val="Table09text-centre"/>
              <w:rPr>
                <w:del w:id="189" w:author="Erica Slonaker" w:date="2026-09-25T20:06:00Z" w16du:dateUtc="2026-09-26T00:06:00Z"/>
              </w:rPr>
            </w:pPr>
            <w:customXmlDelRangeStart w:id="190" w:author="Erica Slonaker" w:date="2026-09-25T20:06:00Z"/>
            <w:sdt>
              <w:sdtPr>
                <w:id w:val="-351879234"/>
                <w14:checkbox>
                  <w14:checked w14:val="0"/>
                  <w14:checkedState w14:val="2612" w14:font="MS Gothic"/>
                  <w14:uncheckedState w14:val="2610" w14:font="MS Gothic"/>
                </w14:checkbox>
              </w:sdtPr>
              <w:sdtEndPr/>
              <w:sdtContent>
                <w:customXmlDelRangeEnd w:id="190"/>
                <w:del w:id="191" w:author="Erica Slonaker" w:date="2026-09-25T20:06:00Z" w16du:dateUtc="2026-09-26T00:06:00Z">
                  <w:r w:rsidR="00FA3BA0">
                    <w:rPr>
                      <w:rFonts w:ascii="MS Gothic" w:eastAsia="MS Gothic" w:hAnsi="MS Gothic" w:hint="eastAsia"/>
                    </w:rPr>
                    <w:delText>☐</w:delText>
                  </w:r>
                </w:del>
                <w:customXmlDelRangeStart w:id="192" w:author="Erica Slonaker" w:date="2026-09-25T20:06:00Z"/>
              </w:sdtContent>
            </w:sdt>
            <w:customXmlDelRangeEnd w:id="192"/>
          </w:p>
        </w:tc>
        <w:tc>
          <w:tcPr>
            <w:tcW w:w="433" w:type="dxa"/>
            <w:tcBorders>
              <w:top w:val="nil"/>
              <w:left w:val="nil"/>
              <w:bottom w:val="single" w:sz="4" w:space="0" w:color="95D0E3"/>
              <w:right w:val="single" w:sz="4" w:space="0" w:color="4DAED0"/>
            </w:tcBorders>
          </w:tcPr>
          <w:p w14:paraId="3724C977" w14:textId="77777777" w:rsidR="00FA3BA0" w:rsidRPr="008F4C53" w:rsidRDefault="00FA3BA0" w:rsidP="00574390">
            <w:pPr>
              <w:pStyle w:val="Table09text-centre"/>
              <w:rPr>
                <w:del w:id="193" w:author="Erica Slonaker" w:date="2026-09-25T20:06:00Z" w16du:dateUtc="2026-09-26T00:06:00Z"/>
              </w:rPr>
            </w:pPr>
          </w:p>
        </w:tc>
      </w:tr>
      <w:tr w:rsidR="00FA3BA0" w14:paraId="652B7267" w14:textId="77777777" w:rsidTr="00FA3BA0">
        <w:trPr>
          <w:jc w:val="center"/>
          <w:del w:id="194" w:author="Erica Slonaker" w:date="2026-09-25T20:06:00Z" w16du:dateUtc="2026-09-26T00:06:00Z"/>
        </w:trPr>
        <w:tc>
          <w:tcPr>
            <w:tcW w:w="261" w:type="dxa"/>
            <w:tcBorders>
              <w:top w:val="nil"/>
              <w:left w:val="single" w:sz="4" w:space="0" w:color="4DAED0"/>
              <w:bottom w:val="single" w:sz="4" w:space="0" w:color="95D0E3"/>
              <w:right w:val="nil"/>
            </w:tcBorders>
            <w:shd w:val="clear" w:color="auto" w:fill="F2F9FC"/>
          </w:tcPr>
          <w:p w14:paraId="6C707F7D" w14:textId="77777777" w:rsidR="00FA3BA0" w:rsidRDefault="00FA3BA0" w:rsidP="0064035F">
            <w:pPr>
              <w:pStyle w:val="Table09Heading"/>
              <w:rPr>
                <w:del w:id="195" w:author="Erica Slonaker" w:date="2026-09-25T20:06:00Z" w16du:dateUtc="2026-09-26T00:06:00Z"/>
              </w:rPr>
            </w:pPr>
            <w:del w:id="196" w:author="Erica Slonaker" w:date="2026-09-25T20:06:00Z" w16du:dateUtc="2026-09-26T00:06:00Z">
              <w:r>
                <w:delText>4</w:delText>
              </w:r>
            </w:del>
          </w:p>
        </w:tc>
        <w:tc>
          <w:tcPr>
            <w:tcW w:w="8754" w:type="dxa"/>
            <w:gridSpan w:val="2"/>
            <w:tcBorders>
              <w:top w:val="nil"/>
              <w:left w:val="nil"/>
              <w:bottom w:val="single" w:sz="4" w:space="0" w:color="95D0E3"/>
              <w:right w:val="single" w:sz="4" w:space="0" w:color="95D0E3"/>
            </w:tcBorders>
          </w:tcPr>
          <w:p w14:paraId="32D7C4B0" w14:textId="77777777" w:rsidR="00FA3BA0" w:rsidRDefault="00A97EE2" w:rsidP="00A97EE2">
            <w:pPr>
              <w:pStyle w:val="Table09text"/>
              <w:rPr>
                <w:del w:id="197" w:author="Erica Slonaker" w:date="2026-09-25T20:06:00Z" w16du:dateUtc="2026-09-26T00:06:00Z"/>
                <w:lang w:eastAsia="en-US"/>
              </w:rPr>
            </w:pPr>
            <w:del w:id="198" w:author="Erica Slonaker" w:date="2026-09-25T20:06:00Z" w16du:dateUtc="2026-09-26T00:06:00Z">
              <w:r>
                <w:delText>Is the exhaust back pressure within acceptable limits to ensure compliance with Australian Design Rule (ADR) 30, ADR 30/.. and/or ADR 80/.. as applicable?</w:delText>
              </w:r>
            </w:del>
          </w:p>
        </w:tc>
        <w:tc>
          <w:tcPr>
            <w:tcW w:w="425" w:type="dxa"/>
            <w:tcBorders>
              <w:top w:val="nil"/>
              <w:left w:val="single" w:sz="4" w:space="0" w:color="95D0E3"/>
              <w:bottom w:val="single" w:sz="4" w:space="0" w:color="95D0E3"/>
              <w:right w:val="nil"/>
            </w:tcBorders>
          </w:tcPr>
          <w:p w14:paraId="1AA16B88" w14:textId="77777777" w:rsidR="00FA3BA0" w:rsidRPr="0098330D" w:rsidRDefault="00B51693" w:rsidP="00574390">
            <w:pPr>
              <w:pStyle w:val="Table09text-centre"/>
              <w:rPr>
                <w:del w:id="199" w:author="Erica Slonaker" w:date="2026-09-25T20:06:00Z" w16du:dateUtc="2026-09-26T00:06:00Z"/>
              </w:rPr>
            </w:pPr>
            <w:customXmlDelRangeStart w:id="200" w:author="Erica Slonaker" w:date="2026-09-25T20:06:00Z"/>
            <w:sdt>
              <w:sdtPr>
                <w:id w:val="-743097735"/>
                <w14:checkbox>
                  <w14:checked w14:val="0"/>
                  <w14:checkedState w14:val="2612" w14:font="MS Gothic"/>
                  <w14:uncheckedState w14:val="2610" w14:font="MS Gothic"/>
                </w14:checkbox>
              </w:sdtPr>
              <w:sdtEndPr/>
              <w:sdtContent>
                <w:customXmlDelRangeEnd w:id="200"/>
                <w:del w:id="201" w:author="Erica Slonaker" w:date="2026-09-25T20:06:00Z" w16du:dateUtc="2026-09-26T00:06:00Z">
                  <w:r w:rsidR="00FA3BA0">
                    <w:rPr>
                      <w:rFonts w:ascii="MS Gothic" w:eastAsia="MS Gothic" w:hAnsi="MS Gothic" w:hint="eastAsia"/>
                    </w:rPr>
                    <w:delText>☐</w:delText>
                  </w:r>
                </w:del>
                <w:customXmlDelRangeStart w:id="202" w:author="Erica Slonaker" w:date="2026-09-25T20:06:00Z"/>
              </w:sdtContent>
            </w:sdt>
            <w:customXmlDelRangeEnd w:id="202"/>
          </w:p>
        </w:tc>
        <w:tc>
          <w:tcPr>
            <w:tcW w:w="387" w:type="dxa"/>
            <w:tcBorders>
              <w:top w:val="nil"/>
              <w:left w:val="nil"/>
              <w:bottom w:val="single" w:sz="4" w:space="0" w:color="95D0E3"/>
              <w:right w:val="nil"/>
            </w:tcBorders>
          </w:tcPr>
          <w:p w14:paraId="3DA700D8" w14:textId="77777777" w:rsidR="00FA3BA0" w:rsidRPr="0098330D" w:rsidRDefault="00B51693" w:rsidP="00574390">
            <w:pPr>
              <w:pStyle w:val="Table09text-centre"/>
              <w:rPr>
                <w:del w:id="203" w:author="Erica Slonaker" w:date="2026-09-25T20:06:00Z" w16du:dateUtc="2026-09-26T00:06:00Z"/>
              </w:rPr>
            </w:pPr>
            <w:customXmlDelRangeStart w:id="204" w:author="Erica Slonaker" w:date="2026-09-25T20:06:00Z"/>
            <w:sdt>
              <w:sdtPr>
                <w:id w:val="2104375292"/>
                <w14:checkbox>
                  <w14:checked w14:val="0"/>
                  <w14:checkedState w14:val="2612" w14:font="MS Gothic"/>
                  <w14:uncheckedState w14:val="2610" w14:font="MS Gothic"/>
                </w14:checkbox>
              </w:sdtPr>
              <w:sdtEndPr/>
              <w:sdtContent>
                <w:customXmlDelRangeEnd w:id="204"/>
                <w:del w:id="205" w:author="Erica Slonaker" w:date="2026-09-25T20:06:00Z" w16du:dateUtc="2026-09-26T00:06:00Z">
                  <w:r w:rsidR="00FA3BA0">
                    <w:rPr>
                      <w:rFonts w:ascii="MS Gothic" w:eastAsia="MS Gothic" w:hAnsi="MS Gothic" w:hint="eastAsia"/>
                    </w:rPr>
                    <w:delText>☐</w:delText>
                  </w:r>
                </w:del>
                <w:customXmlDelRangeStart w:id="206" w:author="Erica Slonaker" w:date="2026-09-25T20:06:00Z"/>
              </w:sdtContent>
            </w:sdt>
            <w:customXmlDelRangeEnd w:id="206"/>
          </w:p>
        </w:tc>
        <w:tc>
          <w:tcPr>
            <w:tcW w:w="433" w:type="dxa"/>
            <w:tcBorders>
              <w:top w:val="nil"/>
              <w:left w:val="nil"/>
              <w:bottom w:val="single" w:sz="4" w:space="0" w:color="95D0E3"/>
              <w:right w:val="single" w:sz="4" w:space="0" w:color="4DAED0"/>
            </w:tcBorders>
          </w:tcPr>
          <w:p w14:paraId="4AD84066" w14:textId="77777777" w:rsidR="00FA3BA0" w:rsidRPr="008F4C53" w:rsidRDefault="00B51693" w:rsidP="00574390">
            <w:pPr>
              <w:pStyle w:val="Table09text-centre"/>
              <w:rPr>
                <w:del w:id="207" w:author="Erica Slonaker" w:date="2026-09-25T20:06:00Z" w16du:dateUtc="2026-09-26T00:06:00Z"/>
              </w:rPr>
            </w:pPr>
            <w:customXmlDelRangeStart w:id="208" w:author="Erica Slonaker" w:date="2026-09-25T20:06:00Z"/>
            <w:sdt>
              <w:sdtPr>
                <w:id w:val="590663541"/>
                <w14:checkbox>
                  <w14:checked w14:val="0"/>
                  <w14:checkedState w14:val="2612" w14:font="MS Gothic"/>
                  <w14:uncheckedState w14:val="2610" w14:font="MS Gothic"/>
                </w14:checkbox>
              </w:sdtPr>
              <w:sdtEndPr/>
              <w:sdtContent>
                <w:customXmlDelRangeEnd w:id="208"/>
                <w:del w:id="209" w:author="Erica Slonaker" w:date="2026-09-25T20:06:00Z" w16du:dateUtc="2026-09-26T00:06:00Z">
                  <w:r w:rsidR="00FA3BA0">
                    <w:rPr>
                      <w:rFonts w:ascii="MS Gothic" w:eastAsia="MS Gothic" w:hAnsi="MS Gothic" w:hint="eastAsia"/>
                    </w:rPr>
                    <w:delText>☐</w:delText>
                  </w:r>
                </w:del>
                <w:customXmlDelRangeStart w:id="210" w:author="Erica Slonaker" w:date="2026-09-25T20:06:00Z"/>
              </w:sdtContent>
            </w:sdt>
            <w:customXmlDelRangeEnd w:id="210"/>
          </w:p>
        </w:tc>
      </w:tr>
      <w:tr w:rsidR="00FA3BA0" w14:paraId="302A2095" w14:textId="77777777" w:rsidTr="00984DEE">
        <w:trPr>
          <w:jc w:val="center"/>
          <w:del w:id="211" w:author="Erica Slonaker" w:date="2026-09-25T20:06:00Z" w16du:dateUtc="2026-09-26T00:06:00Z"/>
        </w:trPr>
        <w:tc>
          <w:tcPr>
            <w:tcW w:w="261" w:type="dxa"/>
            <w:tcBorders>
              <w:top w:val="nil"/>
              <w:left w:val="single" w:sz="4" w:space="0" w:color="4DAED0"/>
              <w:bottom w:val="single" w:sz="4" w:space="0" w:color="95D0E3"/>
              <w:right w:val="nil"/>
            </w:tcBorders>
            <w:shd w:val="clear" w:color="auto" w:fill="F2F9FC"/>
          </w:tcPr>
          <w:p w14:paraId="4ED0C218" w14:textId="77777777" w:rsidR="00FA3BA0" w:rsidRDefault="00FA3BA0" w:rsidP="0064035F">
            <w:pPr>
              <w:pStyle w:val="Table09Heading"/>
              <w:rPr>
                <w:del w:id="212" w:author="Erica Slonaker" w:date="2026-09-25T20:06:00Z" w16du:dateUtc="2026-09-26T00:06:00Z"/>
              </w:rPr>
            </w:pPr>
            <w:del w:id="213" w:author="Erica Slonaker" w:date="2026-09-25T20:06:00Z" w16du:dateUtc="2026-09-26T00:06:00Z">
              <w:r>
                <w:delText>5</w:delText>
              </w:r>
            </w:del>
          </w:p>
        </w:tc>
        <w:tc>
          <w:tcPr>
            <w:tcW w:w="8754" w:type="dxa"/>
            <w:gridSpan w:val="2"/>
            <w:tcBorders>
              <w:top w:val="nil"/>
              <w:left w:val="nil"/>
              <w:bottom w:val="single" w:sz="4" w:space="0" w:color="95D0E3"/>
              <w:right w:val="single" w:sz="4" w:space="0" w:color="95D0E3"/>
            </w:tcBorders>
            <w:hideMark/>
          </w:tcPr>
          <w:p w14:paraId="39B2E30B" w14:textId="77777777" w:rsidR="00FA3BA0" w:rsidRDefault="00FA3BA0" w:rsidP="00C807BC">
            <w:pPr>
              <w:pStyle w:val="Table09text"/>
              <w:rPr>
                <w:del w:id="214" w:author="Erica Slonaker" w:date="2026-09-25T20:06:00Z" w16du:dateUtc="2026-09-26T00:06:00Z"/>
                <w:lang w:eastAsia="en-US"/>
              </w:rPr>
            </w:pPr>
            <w:del w:id="215" w:author="Erica Slonaker" w:date="2026-09-25T20:06:00Z" w16du:dateUtc="2026-09-26T00:06:00Z">
              <w:r>
                <w:rPr>
                  <w:lang w:eastAsia="en-US"/>
                </w:rPr>
                <w:delText>Does the exhaust system alteration meet the manufacturer’s design criteria for the engine and meet or exceed the requirements of the ADRs applying to both the engine and the vehicle installation at the time of original manufacture?</w:delText>
              </w:r>
            </w:del>
          </w:p>
        </w:tc>
        <w:tc>
          <w:tcPr>
            <w:tcW w:w="425" w:type="dxa"/>
            <w:tcBorders>
              <w:top w:val="nil"/>
              <w:left w:val="single" w:sz="4" w:space="0" w:color="95D0E3"/>
              <w:bottom w:val="single" w:sz="4" w:space="0" w:color="95D0E3"/>
              <w:right w:val="nil"/>
            </w:tcBorders>
            <w:hideMark/>
          </w:tcPr>
          <w:p w14:paraId="1EBCEC0C" w14:textId="77777777" w:rsidR="00FA3BA0" w:rsidRDefault="00B51693">
            <w:pPr>
              <w:pStyle w:val="Table09text-centre"/>
              <w:rPr>
                <w:del w:id="216" w:author="Erica Slonaker" w:date="2026-09-25T20:06:00Z" w16du:dateUtc="2026-09-26T00:06:00Z"/>
                <w:lang w:eastAsia="en-US"/>
              </w:rPr>
            </w:pPr>
            <w:customXmlDelRangeStart w:id="217" w:author="Erica Slonaker" w:date="2026-09-25T20:06:00Z"/>
            <w:sdt>
              <w:sdtPr>
                <w:rPr>
                  <w:lang w:eastAsia="en-US"/>
                </w:rPr>
                <w:id w:val="-1015376031"/>
                <w14:checkbox>
                  <w14:checked w14:val="0"/>
                  <w14:checkedState w14:val="2612" w14:font="MS Gothic"/>
                  <w14:uncheckedState w14:val="2610" w14:font="MS Gothic"/>
                </w14:checkbox>
              </w:sdtPr>
              <w:sdtEndPr/>
              <w:sdtContent>
                <w:customXmlDelRangeEnd w:id="217"/>
                <w:del w:id="218" w:author="Erica Slonaker" w:date="2026-09-25T20:06:00Z" w16du:dateUtc="2026-09-26T00:06:00Z">
                  <w:r w:rsidR="00FA3BA0">
                    <w:rPr>
                      <w:rFonts w:ascii="MS Gothic" w:eastAsia="MS Gothic" w:hAnsi="MS Gothic" w:hint="eastAsia"/>
                      <w:lang w:eastAsia="en-US"/>
                    </w:rPr>
                    <w:delText>☐</w:delText>
                  </w:r>
                </w:del>
                <w:customXmlDelRangeStart w:id="219" w:author="Erica Slonaker" w:date="2026-09-25T20:06:00Z"/>
              </w:sdtContent>
            </w:sdt>
            <w:customXmlDelRangeEnd w:id="219"/>
          </w:p>
        </w:tc>
        <w:tc>
          <w:tcPr>
            <w:tcW w:w="387" w:type="dxa"/>
            <w:tcBorders>
              <w:top w:val="nil"/>
              <w:left w:val="nil"/>
              <w:bottom w:val="single" w:sz="4" w:space="0" w:color="95D0E3"/>
              <w:right w:val="nil"/>
            </w:tcBorders>
            <w:hideMark/>
          </w:tcPr>
          <w:p w14:paraId="50B85409" w14:textId="77777777" w:rsidR="00FA3BA0" w:rsidRDefault="00B51693">
            <w:pPr>
              <w:pStyle w:val="Table09text-centre"/>
              <w:rPr>
                <w:del w:id="220" w:author="Erica Slonaker" w:date="2026-09-25T20:06:00Z" w16du:dateUtc="2026-09-26T00:06:00Z"/>
                <w:lang w:eastAsia="en-US"/>
              </w:rPr>
            </w:pPr>
            <w:customXmlDelRangeStart w:id="221" w:author="Erica Slonaker" w:date="2026-09-25T20:06:00Z"/>
            <w:sdt>
              <w:sdtPr>
                <w:rPr>
                  <w:lang w:eastAsia="en-US"/>
                </w:rPr>
                <w:id w:val="-1193912726"/>
                <w14:checkbox>
                  <w14:checked w14:val="0"/>
                  <w14:checkedState w14:val="2612" w14:font="MS Gothic"/>
                  <w14:uncheckedState w14:val="2610" w14:font="MS Gothic"/>
                </w14:checkbox>
              </w:sdtPr>
              <w:sdtEndPr/>
              <w:sdtContent>
                <w:customXmlDelRangeEnd w:id="221"/>
                <w:del w:id="222" w:author="Erica Slonaker" w:date="2026-09-25T20:06:00Z" w16du:dateUtc="2026-09-26T00:06:00Z">
                  <w:r w:rsidR="00FA3BA0">
                    <w:rPr>
                      <w:rFonts w:ascii="MS Gothic" w:eastAsia="MS Gothic" w:hAnsi="MS Gothic" w:hint="eastAsia"/>
                      <w:lang w:eastAsia="en-US"/>
                    </w:rPr>
                    <w:delText>☐</w:delText>
                  </w:r>
                </w:del>
                <w:customXmlDelRangeStart w:id="223" w:author="Erica Slonaker" w:date="2026-09-25T20:06:00Z"/>
              </w:sdtContent>
            </w:sdt>
            <w:customXmlDelRangeEnd w:id="223"/>
          </w:p>
        </w:tc>
        <w:tc>
          <w:tcPr>
            <w:tcW w:w="433" w:type="dxa"/>
            <w:tcBorders>
              <w:top w:val="nil"/>
              <w:left w:val="nil"/>
              <w:bottom w:val="single" w:sz="4" w:space="0" w:color="95D0E3"/>
              <w:right w:val="single" w:sz="4" w:space="0" w:color="4DAED0"/>
            </w:tcBorders>
          </w:tcPr>
          <w:p w14:paraId="4A7CC8A4" w14:textId="77777777" w:rsidR="00FA3BA0" w:rsidRDefault="00FA3BA0">
            <w:pPr>
              <w:pStyle w:val="Table09text-centre"/>
              <w:rPr>
                <w:del w:id="224" w:author="Erica Slonaker" w:date="2026-09-25T20:06:00Z" w16du:dateUtc="2026-09-26T00:06:00Z"/>
                <w:lang w:eastAsia="en-US"/>
              </w:rPr>
            </w:pPr>
          </w:p>
        </w:tc>
      </w:tr>
      <w:tr w:rsidR="00FA3BA0" w14:paraId="0747509A" w14:textId="77777777" w:rsidTr="00984DEE">
        <w:trPr>
          <w:jc w:val="center"/>
          <w:del w:id="225" w:author="Erica Slonaker" w:date="2026-09-25T20:06:00Z" w16du:dateUtc="2026-09-26T00:06:00Z"/>
        </w:trPr>
        <w:tc>
          <w:tcPr>
            <w:tcW w:w="261" w:type="dxa"/>
            <w:tcBorders>
              <w:top w:val="single" w:sz="4" w:space="0" w:color="95D0E3"/>
              <w:left w:val="single" w:sz="4" w:space="0" w:color="4DAED0"/>
              <w:bottom w:val="single" w:sz="4" w:space="0" w:color="95D0E3"/>
              <w:right w:val="nil"/>
            </w:tcBorders>
            <w:shd w:val="clear" w:color="auto" w:fill="F2F9FC"/>
          </w:tcPr>
          <w:p w14:paraId="5B30C846" w14:textId="77777777" w:rsidR="00FA3BA0" w:rsidRDefault="00FA3BA0" w:rsidP="0064035F">
            <w:pPr>
              <w:pStyle w:val="Table09Heading"/>
              <w:rPr>
                <w:del w:id="226" w:author="Erica Slonaker" w:date="2026-09-25T20:06:00Z" w16du:dateUtc="2026-09-26T00:06:00Z"/>
              </w:rPr>
            </w:pPr>
            <w:del w:id="227" w:author="Erica Slonaker" w:date="2026-09-25T20:06:00Z" w16du:dateUtc="2026-09-26T00:06:00Z">
              <w:r>
                <w:delText>6</w:delText>
              </w:r>
            </w:del>
          </w:p>
        </w:tc>
        <w:tc>
          <w:tcPr>
            <w:tcW w:w="8754" w:type="dxa"/>
            <w:gridSpan w:val="2"/>
            <w:tcBorders>
              <w:top w:val="single" w:sz="4" w:space="0" w:color="95D0E3"/>
              <w:left w:val="nil"/>
              <w:bottom w:val="single" w:sz="4" w:space="0" w:color="95D0E3"/>
              <w:right w:val="single" w:sz="4" w:space="0" w:color="95D0E3"/>
            </w:tcBorders>
            <w:hideMark/>
          </w:tcPr>
          <w:p w14:paraId="797FFE97" w14:textId="77777777" w:rsidR="00FA3BA0" w:rsidRDefault="00FA3BA0">
            <w:pPr>
              <w:pStyle w:val="Table09text"/>
              <w:rPr>
                <w:del w:id="228" w:author="Erica Slonaker" w:date="2026-09-25T20:06:00Z" w16du:dateUtc="2026-09-26T00:06:00Z"/>
                <w:lang w:eastAsia="en-US"/>
              </w:rPr>
            </w:pPr>
            <w:del w:id="229" w:author="Erica Slonaker" w:date="2026-09-25T20:06:00Z" w16du:dateUtc="2026-09-26T00:06:00Z">
              <w:r>
                <w:rPr>
                  <w:lang w:eastAsia="en-US"/>
                </w:rPr>
                <w:delText>Is the location and direction of the exhaust outlet/s in accordance with ADR 42/.. requirements?</w:delText>
              </w:r>
            </w:del>
          </w:p>
        </w:tc>
        <w:tc>
          <w:tcPr>
            <w:tcW w:w="425" w:type="dxa"/>
            <w:tcBorders>
              <w:top w:val="single" w:sz="4" w:space="0" w:color="95D0E3"/>
              <w:left w:val="single" w:sz="4" w:space="0" w:color="95D0E3"/>
              <w:bottom w:val="single" w:sz="4" w:space="0" w:color="95D0E3"/>
              <w:right w:val="nil"/>
            </w:tcBorders>
            <w:hideMark/>
          </w:tcPr>
          <w:p w14:paraId="3E56ECE7" w14:textId="77777777" w:rsidR="00FA3BA0" w:rsidRDefault="00B51693">
            <w:pPr>
              <w:pStyle w:val="Table09text-centre"/>
              <w:rPr>
                <w:del w:id="230" w:author="Erica Slonaker" w:date="2026-09-25T20:06:00Z" w16du:dateUtc="2026-09-26T00:06:00Z"/>
                <w:lang w:eastAsia="en-US"/>
              </w:rPr>
            </w:pPr>
            <w:customXmlDelRangeStart w:id="231" w:author="Erica Slonaker" w:date="2026-09-25T20:06:00Z"/>
            <w:sdt>
              <w:sdtPr>
                <w:rPr>
                  <w:lang w:eastAsia="en-US"/>
                </w:rPr>
                <w:id w:val="-997493452"/>
                <w14:checkbox>
                  <w14:checked w14:val="0"/>
                  <w14:checkedState w14:val="2612" w14:font="MS Gothic"/>
                  <w14:uncheckedState w14:val="2610" w14:font="MS Gothic"/>
                </w14:checkbox>
              </w:sdtPr>
              <w:sdtEndPr/>
              <w:sdtContent>
                <w:customXmlDelRangeEnd w:id="231"/>
                <w:del w:id="232" w:author="Erica Slonaker" w:date="2026-09-25T20:06:00Z" w16du:dateUtc="2026-09-26T00:06:00Z">
                  <w:r w:rsidR="00FA3BA0">
                    <w:rPr>
                      <w:rFonts w:ascii="MS Gothic" w:eastAsia="MS Gothic" w:hAnsi="MS Gothic" w:hint="eastAsia"/>
                      <w:lang w:eastAsia="en-US"/>
                    </w:rPr>
                    <w:delText>☐</w:delText>
                  </w:r>
                </w:del>
                <w:customXmlDelRangeStart w:id="233" w:author="Erica Slonaker" w:date="2026-09-25T20:06:00Z"/>
              </w:sdtContent>
            </w:sdt>
            <w:customXmlDelRangeEnd w:id="233"/>
          </w:p>
        </w:tc>
        <w:tc>
          <w:tcPr>
            <w:tcW w:w="387" w:type="dxa"/>
            <w:tcBorders>
              <w:top w:val="single" w:sz="4" w:space="0" w:color="95D0E3"/>
              <w:left w:val="nil"/>
              <w:bottom w:val="single" w:sz="4" w:space="0" w:color="95D0E3"/>
              <w:right w:val="nil"/>
            </w:tcBorders>
            <w:hideMark/>
          </w:tcPr>
          <w:p w14:paraId="27CB321C" w14:textId="77777777" w:rsidR="00FA3BA0" w:rsidRDefault="00B51693">
            <w:pPr>
              <w:pStyle w:val="Table09text-centre"/>
              <w:rPr>
                <w:del w:id="234" w:author="Erica Slonaker" w:date="2026-09-25T20:06:00Z" w16du:dateUtc="2026-09-26T00:06:00Z"/>
                <w:lang w:eastAsia="en-US"/>
              </w:rPr>
            </w:pPr>
            <w:customXmlDelRangeStart w:id="235" w:author="Erica Slonaker" w:date="2026-09-25T20:06:00Z"/>
            <w:sdt>
              <w:sdtPr>
                <w:rPr>
                  <w:lang w:eastAsia="en-US"/>
                </w:rPr>
                <w:id w:val="-1494486978"/>
                <w14:checkbox>
                  <w14:checked w14:val="0"/>
                  <w14:checkedState w14:val="2612" w14:font="MS Gothic"/>
                  <w14:uncheckedState w14:val="2610" w14:font="MS Gothic"/>
                </w14:checkbox>
              </w:sdtPr>
              <w:sdtEndPr/>
              <w:sdtContent>
                <w:customXmlDelRangeEnd w:id="235"/>
                <w:del w:id="236" w:author="Erica Slonaker" w:date="2026-09-25T20:06:00Z" w16du:dateUtc="2026-09-26T00:06:00Z">
                  <w:r w:rsidR="00FA3BA0">
                    <w:rPr>
                      <w:rFonts w:ascii="MS Gothic" w:eastAsia="MS Gothic" w:hAnsi="MS Gothic" w:hint="eastAsia"/>
                      <w:lang w:eastAsia="en-US"/>
                    </w:rPr>
                    <w:delText>☐</w:delText>
                  </w:r>
                </w:del>
                <w:customXmlDelRangeStart w:id="237" w:author="Erica Slonaker" w:date="2026-09-25T20:06:00Z"/>
              </w:sdtContent>
            </w:sdt>
            <w:customXmlDelRangeEnd w:id="237"/>
          </w:p>
        </w:tc>
        <w:tc>
          <w:tcPr>
            <w:tcW w:w="433" w:type="dxa"/>
            <w:tcBorders>
              <w:top w:val="single" w:sz="4" w:space="0" w:color="95D0E3"/>
              <w:left w:val="nil"/>
              <w:bottom w:val="single" w:sz="4" w:space="0" w:color="95D0E3"/>
              <w:right w:val="single" w:sz="4" w:space="0" w:color="4DAED0"/>
            </w:tcBorders>
          </w:tcPr>
          <w:p w14:paraId="394E2DFF" w14:textId="77777777" w:rsidR="00FA3BA0" w:rsidRDefault="00FA3BA0">
            <w:pPr>
              <w:pStyle w:val="Table09text-centre"/>
              <w:rPr>
                <w:del w:id="238" w:author="Erica Slonaker" w:date="2026-09-25T20:06:00Z" w16du:dateUtc="2026-09-26T00:06:00Z"/>
                <w:lang w:eastAsia="en-US"/>
              </w:rPr>
            </w:pPr>
          </w:p>
        </w:tc>
      </w:tr>
      <w:tr w:rsidR="00FA3BA0" w14:paraId="4CF841E1" w14:textId="77777777" w:rsidTr="00984DEE">
        <w:trPr>
          <w:jc w:val="center"/>
          <w:del w:id="239" w:author="Erica Slonaker" w:date="2026-09-25T20:06:00Z" w16du:dateUtc="2026-09-26T00:06:00Z"/>
        </w:trPr>
        <w:tc>
          <w:tcPr>
            <w:tcW w:w="261" w:type="dxa"/>
            <w:tcBorders>
              <w:top w:val="single" w:sz="4" w:space="0" w:color="95D0E3"/>
              <w:left w:val="single" w:sz="4" w:space="0" w:color="4DAED0"/>
              <w:bottom w:val="single" w:sz="4" w:space="0" w:color="95D0E3"/>
              <w:right w:val="nil"/>
            </w:tcBorders>
            <w:shd w:val="clear" w:color="auto" w:fill="F2F9FC"/>
          </w:tcPr>
          <w:p w14:paraId="55EBE9ED" w14:textId="77777777" w:rsidR="00FA3BA0" w:rsidRDefault="00FA3BA0" w:rsidP="0064035F">
            <w:pPr>
              <w:pStyle w:val="Table09Heading"/>
              <w:rPr>
                <w:del w:id="240" w:author="Erica Slonaker" w:date="2026-09-25T20:06:00Z" w16du:dateUtc="2026-09-26T00:06:00Z"/>
              </w:rPr>
            </w:pPr>
            <w:del w:id="241" w:author="Erica Slonaker" w:date="2026-09-25T20:06:00Z" w16du:dateUtc="2026-09-26T00:06:00Z">
              <w:r>
                <w:delText>7</w:delText>
              </w:r>
            </w:del>
          </w:p>
        </w:tc>
        <w:tc>
          <w:tcPr>
            <w:tcW w:w="8754" w:type="dxa"/>
            <w:gridSpan w:val="2"/>
            <w:tcBorders>
              <w:top w:val="single" w:sz="4" w:space="0" w:color="95D0E3"/>
              <w:left w:val="nil"/>
              <w:bottom w:val="single" w:sz="4" w:space="0" w:color="95D0E3"/>
              <w:right w:val="single" w:sz="4" w:space="0" w:color="95D0E3"/>
            </w:tcBorders>
            <w:hideMark/>
          </w:tcPr>
          <w:p w14:paraId="567A1BF6" w14:textId="77777777" w:rsidR="00FA3BA0" w:rsidRDefault="00FA3BA0">
            <w:pPr>
              <w:pStyle w:val="Table09text"/>
              <w:rPr>
                <w:del w:id="242" w:author="Erica Slonaker" w:date="2026-09-25T20:06:00Z" w16du:dateUtc="2026-09-26T00:06:00Z"/>
                <w:lang w:eastAsia="en-US"/>
              </w:rPr>
            </w:pPr>
            <w:del w:id="243" w:author="Erica Slonaker" w:date="2026-09-25T20:06:00Z" w16du:dateUtc="2026-09-26T00:06:00Z">
              <w:r>
                <w:rPr>
                  <w:lang w:eastAsia="en-US"/>
                </w:rPr>
                <w:delText>Has adequate protection been provided for all hoses, electrical harnesses, rubber, plastic components?</w:delText>
              </w:r>
            </w:del>
          </w:p>
        </w:tc>
        <w:tc>
          <w:tcPr>
            <w:tcW w:w="425" w:type="dxa"/>
            <w:tcBorders>
              <w:top w:val="single" w:sz="4" w:space="0" w:color="95D0E3"/>
              <w:left w:val="single" w:sz="4" w:space="0" w:color="95D0E3"/>
              <w:bottom w:val="single" w:sz="4" w:space="0" w:color="95D0E3"/>
              <w:right w:val="nil"/>
            </w:tcBorders>
            <w:hideMark/>
          </w:tcPr>
          <w:p w14:paraId="258F97AB" w14:textId="77777777" w:rsidR="00FA3BA0" w:rsidRDefault="00B51693">
            <w:pPr>
              <w:pStyle w:val="Table09text-centre"/>
              <w:rPr>
                <w:del w:id="244" w:author="Erica Slonaker" w:date="2026-09-25T20:06:00Z" w16du:dateUtc="2026-09-26T00:06:00Z"/>
                <w:lang w:eastAsia="en-US"/>
              </w:rPr>
            </w:pPr>
            <w:customXmlDelRangeStart w:id="245" w:author="Erica Slonaker" w:date="2026-09-25T20:06:00Z"/>
            <w:sdt>
              <w:sdtPr>
                <w:rPr>
                  <w:lang w:eastAsia="en-US"/>
                </w:rPr>
                <w:id w:val="-185607483"/>
                <w14:checkbox>
                  <w14:checked w14:val="0"/>
                  <w14:checkedState w14:val="2612" w14:font="MS Gothic"/>
                  <w14:uncheckedState w14:val="2610" w14:font="MS Gothic"/>
                </w14:checkbox>
              </w:sdtPr>
              <w:sdtEndPr/>
              <w:sdtContent>
                <w:customXmlDelRangeEnd w:id="245"/>
                <w:del w:id="246" w:author="Erica Slonaker" w:date="2026-09-25T20:06:00Z" w16du:dateUtc="2026-09-26T00:06:00Z">
                  <w:r w:rsidR="00FA3BA0">
                    <w:rPr>
                      <w:rFonts w:ascii="MS Gothic" w:eastAsia="MS Gothic" w:hAnsi="MS Gothic" w:hint="eastAsia"/>
                      <w:lang w:eastAsia="en-US"/>
                    </w:rPr>
                    <w:delText>☐</w:delText>
                  </w:r>
                </w:del>
                <w:customXmlDelRangeStart w:id="247" w:author="Erica Slonaker" w:date="2026-09-25T20:06:00Z"/>
              </w:sdtContent>
            </w:sdt>
            <w:customXmlDelRangeEnd w:id="247"/>
          </w:p>
        </w:tc>
        <w:tc>
          <w:tcPr>
            <w:tcW w:w="387" w:type="dxa"/>
            <w:tcBorders>
              <w:top w:val="single" w:sz="4" w:space="0" w:color="95D0E3"/>
              <w:left w:val="nil"/>
              <w:bottom w:val="single" w:sz="4" w:space="0" w:color="95D0E3"/>
              <w:right w:val="nil"/>
            </w:tcBorders>
            <w:hideMark/>
          </w:tcPr>
          <w:p w14:paraId="10BA32CC" w14:textId="77777777" w:rsidR="00FA3BA0" w:rsidRDefault="00B51693">
            <w:pPr>
              <w:pStyle w:val="Table09text-centre"/>
              <w:rPr>
                <w:del w:id="248" w:author="Erica Slonaker" w:date="2026-09-25T20:06:00Z" w16du:dateUtc="2026-09-26T00:06:00Z"/>
                <w:lang w:eastAsia="en-US"/>
              </w:rPr>
            </w:pPr>
            <w:customXmlDelRangeStart w:id="249" w:author="Erica Slonaker" w:date="2026-09-25T20:06:00Z"/>
            <w:sdt>
              <w:sdtPr>
                <w:rPr>
                  <w:lang w:eastAsia="en-US"/>
                </w:rPr>
                <w:id w:val="742464657"/>
                <w14:checkbox>
                  <w14:checked w14:val="0"/>
                  <w14:checkedState w14:val="2612" w14:font="MS Gothic"/>
                  <w14:uncheckedState w14:val="2610" w14:font="MS Gothic"/>
                </w14:checkbox>
              </w:sdtPr>
              <w:sdtEndPr/>
              <w:sdtContent>
                <w:customXmlDelRangeEnd w:id="249"/>
                <w:del w:id="250" w:author="Erica Slonaker" w:date="2026-09-25T20:06:00Z" w16du:dateUtc="2026-09-26T00:06:00Z">
                  <w:r w:rsidR="00FA3BA0">
                    <w:rPr>
                      <w:rFonts w:ascii="MS Gothic" w:eastAsia="MS Gothic" w:hAnsi="MS Gothic" w:hint="eastAsia"/>
                      <w:lang w:eastAsia="en-US"/>
                    </w:rPr>
                    <w:delText>☐</w:delText>
                  </w:r>
                </w:del>
                <w:customXmlDelRangeStart w:id="251" w:author="Erica Slonaker" w:date="2026-09-25T20:06:00Z"/>
              </w:sdtContent>
            </w:sdt>
            <w:customXmlDelRangeEnd w:id="251"/>
          </w:p>
        </w:tc>
        <w:tc>
          <w:tcPr>
            <w:tcW w:w="433" w:type="dxa"/>
            <w:tcBorders>
              <w:top w:val="single" w:sz="4" w:space="0" w:color="95D0E3"/>
              <w:left w:val="nil"/>
              <w:bottom w:val="single" w:sz="4" w:space="0" w:color="95D0E3"/>
              <w:right w:val="single" w:sz="4" w:space="0" w:color="4DAED0"/>
            </w:tcBorders>
          </w:tcPr>
          <w:p w14:paraId="523B6E03" w14:textId="77777777" w:rsidR="00FA3BA0" w:rsidRDefault="00FA3BA0">
            <w:pPr>
              <w:pStyle w:val="Table09text-centre"/>
              <w:rPr>
                <w:del w:id="252" w:author="Erica Slonaker" w:date="2026-09-25T20:06:00Z" w16du:dateUtc="2026-09-26T00:06:00Z"/>
                <w:lang w:eastAsia="en-US"/>
              </w:rPr>
            </w:pPr>
          </w:p>
        </w:tc>
      </w:tr>
      <w:tr w:rsidR="00FA3BA0" w14:paraId="1C487F46" w14:textId="77777777" w:rsidTr="00984DEE">
        <w:trPr>
          <w:jc w:val="center"/>
          <w:del w:id="253" w:author="Erica Slonaker" w:date="2026-09-25T20:06:00Z" w16du:dateUtc="2026-09-26T00:06:00Z"/>
        </w:trPr>
        <w:tc>
          <w:tcPr>
            <w:tcW w:w="261" w:type="dxa"/>
            <w:tcBorders>
              <w:top w:val="single" w:sz="4" w:space="0" w:color="95D0E3"/>
              <w:left w:val="single" w:sz="4" w:space="0" w:color="4DAED0"/>
              <w:bottom w:val="single" w:sz="4" w:space="0" w:color="4DAED0"/>
              <w:right w:val="nil"/>
            </w:tcBorders>
            <w:shd w:val="clear" w:color="auto" w:fill="F2F9FC"/>
          </w:tcPr>
          <w:p w14:paraId="6B0437F1" w14:textId="77777777" w:rsidR="00FA3BA0" w:rsidRDefault="00FA3BA0" w:rsidP="0064035F">
            <w:pPr>
              <w:pStyle w:val="Table09Heading"/>
              <w:rPr>
                <w:del w:id="254" w:author="Erica Slonaker" w:date="2026-09-25T20:06:00Z" w16du:dateUtc="2026-09-26T00:06:00Z"/>
              </w:rPr>
            </w:pPr>
            <w:del w:id="255" w:author="Erica Slonaker" w:date="2026-09-25T20:06:00Z" w16du:dateUtc="2026-09-26T00:06:00Z">
              <w:r>
                <w:delText>8</w:delText>
              </w:r>
            </w:del>
          </w:p>
        </w:tc>
        <w:tc>
          <w:tcPr>
            <w:tcW w:w="8754" w:type="dxa"/>
            <w:gridSpan w:val="2"/>
            <w:tcBorders>
              <w:top w:val="single" w:sz="4" w:space="0" w:color="95D0E3"/>
              <w:left w:val="nil"/>
              <w:bottom w:val="single" w:sz="4" w:space="0" w:color="4DAED0"/>
              <w:right w:val="single" w:sz="4" w:space="0" w:color="95D0E3"/>
            </w:tcBorders>
            <w:hideMark/>
          </w:tcPr>
          <w:p w14:paraId="1BE30546" w14:textId="77777777" w:rsidR="00FA3BA0" w:rsidRDefault="00FA3BA0">
            <w:pPr>
              <w:pStyle w:val="Table09text"/>
              <w:rPr>
                <w:del w:id="256" w:author="Erica Slonaker" w:date="2026-09-25T20:06:00Z" w16du:dateUtc="2026-09-26T00:06:00Z"/>
                <w:lang w:eastAsia="en-US"/>
              </w:rPr>
            </w:pPr>
            <w:del w:id="257" w:author="Erica Slonaker" w:date="2026-09-25T20:06:00Z" w16du:dateUtc="2026-09-26T00:06:00Z">
              <w:r>
                <w:rPr>
                  <w:lang w:eastAsia="en-US"/>
                </w:rPr>
                <w:delText>Are fuel lines secure and clear of the exhaust system?</w:delText>
              </w:r>
            </w:del>
          </w:p>
        </w:tc>
        <w:tc>
          <w:tcPr>
            <w:tcW w:w="425" w:type="dxa"/>
            <w:tcBorders>
              <w:top w:val="single" w:sz="4" w:space="0" w:color="95D0E3"/>
              <w:left w:val="single" w:sz="4" w:space="0" w:color="95D0E3"/>
              <w:bottom w:val="single" w:sz="4" w:space="0" w:color="4DAED0"/>
              <w:right w:val="nil"/>
            </w:tcBorders>
            <w:hideMark/>
          </w:tcPr>
          <w:p w14:paraId="6F4E177B" w14:textId="77777777" w:rsidR="00FA3BA0" w:rsidRDefault="00B51693">
            <w:pPr>
              <w:pStyle w:val="Table09text-centre"/>
              <w:rPr>
                <w:del w:id="258" w:author="Erica Slonaker" w:date="2026-09-25T20:06:00Z" w16du:dateUtc="2026-09-26T00:06:00Z"/>
                <w:lang w:eastAsia="en-US"/>
              </w:rPr>
            </w:pPr>
            <w:customXmlDelRangeStart w:id="259" w:author="Erica Slonaker" w:date="2026-09-25T20:06:00Z"/>
            <w:sdt>
              <w:sdtPr>
                <w:rPr>
                  <w:lang w:eastAsia="en-US"/>
                </w:rPr>
                <w:id w:val="1662497055"/>
                <w14:checkbox>
                  <w14:checked w14:val="0"/>
                  <w14:checkedState w14:val="2612" w14:font="MS Gothic"/>
                  <w14:uncheckedState w14:val="2610" w14:font="MS Gothic"/>
                </w14:checkbox>
              </w:sdtPr>
              <w:sdtEndPr/>
              <w:sdtContent>
                <w:customXmlDelRangeEnd w:id="259"/>
                <w:del w:id="260" w:author="Erica Slonaker" w:date="2026-09-25T20:06:00Z" w16du:dateUtc="2026-09-26T00:06:00Z">
                  <w:r w:rsidR="00FA3BA0">
                    <w:rPr>
                      <w:rFonts w:ascii="MS Gothic" w:eastAsia="MS Gothic" w:hAnsi="MS Gothic" w:hint="eastAsia"/>
                      <w:lang w:eastAsia="en-US"/>
                    </w:rPr>
                    <w:delText>☐</w:delText>
                  </w:r>
                </w:del>
                <w:customXmlDelRangeStart w:id="261" w:author="Erica Slonaker" w:date="2026-09-25T20:06:00Z"/>
              </w:sdtContent>
            </w:sdt>
            <w:customXmlDelRangeEnd w:id="261"/>
          </w:p>
        </w:tc>
        <w:tc>
          <w:tcPr>
            <w:tcW w:w="387" w:type="dxa"/>
            <w:tcBorders>
              <w:top w:val="single" w:sz="4" w:space="0" w:color="95D0E3"/>
              <w:left w:val="nil"/>
              <w:bottom w:val="single" w:sz="4" w:space="0" w:color="4DAED0"/>
              <w:right w:val="nil"/>
            </w:tcBorders>
            <w:hideMark/>
          </w:tcPr>
          <w:p w14:paraId="21E7CDB6" w14:textId="77777777" w:rsidR="00FA3BA0" w:rsidRDefault="00B51693">
            <w:pPr>
              <w:pStyle w:val="Table09text-centre"/>
              <w:rPr>
                <w:del w:id="262" w:author="Erica Slonaker" w:date="2026-09-25T20:06:00Z" w16du:dateUtc="2026-09-26T00:06:00Z"/>
                <w:lang w:eastAsia="en-US"/>
              </w:rPr>
            </w:pPr>
            <w:customXmlDelRangeStart w:id="263" w:author="Erica Slonaker" w:date="2026-09-25T20:06:00Z"/>
            <w:sdt>
              <w:sdtPr>
                <w:rPr>
                  <w:lang w:eastAsia="en-US"/>
                </w:rPr>
                <w:id w:val="1425082455"/>
                <w14:checkbox>
                  <w14:checked w14:val="0"/>
                  <w14:checkedState w14:val="2612" w14:font="MS Gothic"/>
                  <w14:uncheckedState w14:val="2610" w14:font="MS Gothic"/>
                </w14:checkbox>
              </w:sdtPr>
              <w:sdtEndPr/>
              <w:sdtContent>
                <w:customXmlDelRangeEnd w:id="263"/>
                <w:del w:id="264" w:author="Erica Slonaker" w:date="2026-09-25T20:06:00Z" w16du:dateUtc="2026-09-26T00:06:00Z">
                  <w:r w:rsidR="00FA3BA0">
                    <w:rPr>
                      <w:rFonts w:ascii="MS Gothic" w:eastAsia="MS Gothic" w:hAnsi="MS Gothic" w:hint="eastAsia"/>
                      <w:lang w:eastAsia="en-US"/>
                    </w:rPr>
                    <w:delText>☐</w:delText>
                  </w:r>
                </w:del>
                <w:customXmlDelRangeStart w:id="265" w:author="Erica Slonaker" w:date="2026-09-25T20:06:00Z"/>
              </w:sdtContent>
            </w:sdt>
            <w:customXmlDelRangeEnd w:id="265"/>
          </w:p>
        </w:tc>
        <w:tc>
          <w:tcPr>
            <w:tcW w:w="433" w:type="dxa"/>
            <w:tcBorders>
              <w:top w:val="single" w:sz="4" w:space="0" w:color="95D0E3"/>
              <w:left w:val="nil"/>
              <w:bottom w:val="single" w:sz="4" w:space="0" w:color="4DAED0"/>
              <w:right w:val="single" w:sz="4" w:space="0" w:color="4DAED0"/>
            </w:tcBorders>
          </w:tcPr>
          <w:p w14:paraId="54CB74B1" w14:textId="77777777" w:rsidR="00FA3BA0" w:rsidRDefault="00FA3BA0">
            <w:pPr>
              <w:pStyle w:val="Table09text-centre"/>
              <w:rPr>
                <w:del w:id="266" w:author="Erica Slonaker" w:date="2026-09-25T20:06:00Z" w16du:dateUtc="2026-09-26T00:06:00Z"/>
                <w:lang w:eastAsia="en-US"/>
              </w:rPr>
            </w:pPr>
          </w:p>
        </w:tc>
      </w:tr>
    </w:tbl>
    <w:p w14:paraId="24475328" w14:textId="77777777" w:rsidR="004975E2" w:rsidRDefault="004975E2" w:rsidP="0064035F">
      <w:pPr>
        <w:pStyle w:val="Table11Heading"/>
        <w:rPr>
          <w:del w:id="267" w:author="Erica Slonaker" w:date="2026-09-25T20:06:00Z" w16du:dateUtc="2026-09-26T00:06:00Z"/>
        </w:rPr>
      </w:pPr>
      <w:del w:id="268" w:author="Erica Slonaker" w:date="2026-09-25T20:06:00Z" w16du:dateUtc="2026-09-26T00:06:00Z">
        <w:r>
          <w:delText>Compliance</w:delText>
        </w:r>
      </w:del>
    </w:p>
    <w:tbl>
      <w:tblPr>
        <w:tblStyle w:val="TableGrid"/>
        <w:tblW w:w="5000" w:type="pct"/>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CellMar>
          <w:left w:w="28" w:type="dxa"/>
          <w:right w:w="28" w:type="dxa"/>
        </w:tblCellMar>
        <w:tblLook w:val="04A0" w:firstRow="1" w:lastRow="0" w:firstColumn="1" w:lastColumn="0" w:noHBand="0" w:noVBand="1"/>
      </w:tblPr>
      <w:tblGrid>
        <w:gridCol w:w="276"/>
        <w:gridCol w:w="6353"/>
        <w:gridCol w:w="2910"/>
        <w:gridCol w:w="450"/>
        <w:gridCol w:w="409"/>
        <w:gridCol w:w="458"/>
      </w:tblGrid>
      <w:tr w:rsidR="0064035F" w:rsidRPr="008F4C53" w14:paraId="70B465B8" w14:textId="77777777" w:rsidTr="0064035F">
        <w:trPr>
          <w:jc w:val="center"/>
          <w:del w:id="269" w:author="Erica Slonaker" w:date="2026-09-25T20:06:00Z" w16du:dateUtc="2026-09-26T00:06:00Z"/>
        </w:trPr>
        <w:tc>
          <w:tcPr>
            <w:tcW w:w="6265" w:type="dxa"/>
            <w:gridSpan w:val="2"/>
            <w:tcBorders>
              <w:top w:val="single" w:sz="4" w:space="0" w:color="4DAED0"/>
              <w:left w:val="single" w:sz="4" w:space="0" w:color="4DAED0"/>
              <w:bottom w:val="nil"/>
              <w:right w:val="nil"/>
            </w:tcBorders>
            <w:shd w:val="clear" w:color="auto" w:fill="D9D9D9" w:themeFill="background1" w:themeFillShade="D9"/>
          </w:tcPr>
          <w:p w14:paraId="6D78EA57" w14:textId="5EA6C814" w:rsidR="0064035F" w:rsidRPr="008F4C53" w:rsidRDefault="0064035F" w:rsidP="0064035F">
            <w:pPr>
              <w:pStyle w:val="Table09Heading"/>
              <w:rPr>
                <w:del w:id="270" w:author="Erica Slonaker" w:date="2026-09-25T20:06:00Z" w16du:dateUtc="2026-09-26T00:06:00Z"/>
              </w:rPr>
            </w:pPr>
            <w:del w:id="271" w:author="Erica Slonaker" w:date="2026-09-25T20:06:00Z" w16du:dateUtc="2026-09-26T00:06:00Z">
              <w:r w:rsidRPr="00F6337A">
                <w:delText>Modification</w:delText>
              </w:r>
              <w:r w:rsidRPr="008F4C53">
                <w:tab/>
              </w:r>
            </w:del>
          </w:p>
        </w:tc>
        <w:tc>
          <w:tcPr>
            <w:tcW w:w="2750" w:type="dxa"/>
            <w:tcBorders>
              <w:top w:val="single" w:sz="4" w:space="0" w:color="4DAED0"/>
              <w:left w:val="nil"/>
              <w:bottom w:val="nil"/>
              <w:right w:val="single" w:sz="4" w:space="0" w:color="4DAED0"/>
            </w:tcBorders>
            <w:shd w:val="clear" w:color="auto" w:fill="D9D9D9" w:themeFill="background1" w:themeFillShade="D9"/>
          </w:tcPr>
          <w:p w14:paraId="5F4DFE3F" w14:textId="3F569D94" w:rsidR="0064035F" w:rsidRPr="008F4C53" w:rsidRDefault="0064035F" w:rsidP="0064035F">
            <w:pPr>
              <w:pStyle w:val="Table09indent"/>
              <w:rPr>
                <w:del w:id="272" w:author="Erica Slonaker" w:date="2026-09-25T20:06:00Z" w16du:dateUtc="2026-09-26T00:06:00Z"/>
              </w:rPr>
            </w:pPr>
            <w:del w:id="273" w:author="Erica Slonaker" w:date="2026-09-25T20:06:00Z" w16du:dateUtc="2026-09-26T00:06:00Z">
              <w:r w:rsidRPr="00A73E86">
                <w:delText>Check Yes</w:delText>
              </w:r>
              <w:r>
                <w:delText xml:space="preserve"> or</w:delText>
              </w:r>
              <w:r w:rsidRPr="00A73E86">
                <w:delText xml:space="preserve"> No as applicable:</w:delText>
              </w:r>
            </w:del>
          </w:p>
        </w:tc>
        <w:tc>
          <w:tcPr>
            <w:tcW w:w="425" w:type="dxa"/>
            <w:tcBorders>
              <w:top w:val="single" w:sz="4" w:space="0" w:color="4DAED0"/>
              <w:left w:val="single" w:sz="4" w:space="0" w:color="4DAED0"/>
              <w:bottom w:val="nil"/>
              <w:right w:val="nil"/>
            </w:tcBorders>
            <w:shd w:val="clear" w:color="auto" w:fill="D9D9D9" w:themeFill="background1" w:themeFillShade="D9"/>
          </w:tcPr>
          <w:p w14:paraId="4E1F931F" w14:textId="77777777" w:rsidR="0064035F" w:rsidRPr="008F4C53" w:rsidRDefault="0064035F" w:rsidP="00FB01F0">
            <w:pPr>
              <w:pStyle w:val="Table09text"/>
              <w:jc w:val="center"/>
              <w:rPr>
                <w:del w:id="274" w:author="Erica Slonaker" w:date="2026-09-25T20:06:00Z" w16du:dateUtc="2026-09-26T00:06:00Z"/>
              </w:rPr>
            </w:pPr>
            <w:del w:id="275" w:author="Erica Slonaker" w:date="2026-09-25T20:06:00Z" w16du:dateUtc="2026-09-26T00:06:00Z">
              <w:r w:rsidRPr="008F4C53">
                <w:delText>Yes</w:delText>
              </w:r>
            </w:del>
          </w:p>
        </w:tc>
        <w:tc>
          <w:tcPr>
            <w:tcW w:w="387" w:type="dxa"/>
            <w:tcBorders>
              <w:top w:val="single" w:sz="4" w:space="0" w:color="4DAED0"/>
              <w:left w:val="nil"/>
              <w:bottom w:val="nil"/>
              <w:right w:val="nil"/>
            </w:tcBorders>
            <w:shd w:val="clear" w:color="auto" w:fill="D9D9D9" w:themeFill="background1" w:themeFillShade="D9"/>
          </w:tcPr>
          <w:p w14:paraId="2C5BFD1B" w14:textId="77777777" w:rsidR="0064035F" w:rsidRPr="008F4C53" w:rsidRDefault="0064035F" w:rsidP="00FB01F0">
            <w:pPr>
              <w:pStyle w:val="Table09text"/>
              <w:jc w:val="center"/>
              <w:rPr>
                <w:del w:id="276" w:author="Erica Slonaker" w:date="2026-09-25T20:06:00Z" w16du:dateUtc="2026-09-26T00:06:00Z"/>
              </w:rPr>
            </w:pPr>
            <w:del w:id="277" w:author="Erica Slonaker" w:date="2026-09-25T20:06:00Z" w16du:dateUtc="2026-09-26T00:06:00Z">
              <w:r w:rsidRPr="008F4C53">
                <w:delText>No</w:delText>
              </w:r>
            </w:del>
          </w:p>
        </w:tc>
        <w:tc>
          <w:tcPr>
            <w:tcW w:w="433" w:type="dxa"/>
            <w:tcBorders>
              <w:top w:val="single" w:sz="4" w:space="0" w:color="4DAED0"/>
              <w:left w:val="nil"/>
              <w:bottom w:val="nil"/>
              <w:right w:val="single" w:sz="4" w:space="0" w:color="4DAED0"/>
            </w:tcBorders>
            <w:shd w:val="clear" w:color="auto" w:fill="D9D9D9" w:themeFill="background1" w:themeFillShade="D9"/>
          </w:tcPr>
          <w:p w14:paraId="6009BD6A" w14:textId="77777777" w:rsidR="0064035F" w:rsidRPr="008F4C53" w:rsidRDefault="0064035F" w:rsidP="00FB01F0">
            <w:pPr>
              <w:pStyle w:val="Table09text"/>
              <w:jc w:val="center"/>
              <w:rPr>
                <w:del w:id="278" w:author="Erica Slonaker" w:date="2026-09-25T20:06:00Z" w16du:dateUtc="2026-09-26T00:06:00Z"/>
              </w:rPr>
            </w:pPr>
          </w:p>
        </w:tc>
      </w:tr>
      <w:tr w:rsidR="004975E2" w:rsidRPr="008F4C53" w14:paraId="410ED614" w14:textId="77777777" w:rsidTr="00FB01F0">
        <w:trPr>
          <w:jc w:val="center"/>
          <w:del w:id="279" w:author="Erica Slonaker" w:date="2026-09-25T20:06:00Z" w16du:dateUtc="2026-09-26T00:06:00Z"/>
        </w:trPr>
        <w:tc>
          <w:tcPr>
            <w:tcW w:w="261" w:type="dxa"/>
            <w:tcBorders>
              <w:top w:val="nil"/>
              <w:left w:val="single" w:sz="4" w:space="0" w:color="4DAED0"/>
              <w:right w:val="nil"/>
            </w:tcBorders>
            <w:shd w:val="clear" w:color="auto" w:fill="F2F9FC"/>
          </w:tcPr>
          <w:p w14:paraId="53AF385B" w14:textId="77777777" w:rsidR="004975E2" w:rsidRDefault="004975E2" w:rsidP="0064035F">
            <w:pPr>
              <w:pStyle w:val="Table09Heading"/>
              <w:rPr>
                <w:del w:id="280" w:author="Erica Slonaker" w:date="2026-09-25T20:06:00Z" w16du:dateUtc="2026-09-26T00:06:00Z"/>
              </w:rPr>
            </w:pPr>
            <w:del w:id="281" w:author="Erica Slonaker" w:date="2026-09-25T20:06:00Z" w16du:dateUtc="2026-09-26T00:06:00Z">
              <w:r>
                <w:delText>1</w:delText>
              </w:r>
            </w:del>
          </w:p>
        </w:tc>
        <w:tc>
          <w:tcPr>
            <w:tcW w:w="8754" w:type="dxa"/>
            <w:gridSpan w:val="2"/>
            <w:tcBorders>
              <w:top w:val="nil"/>
              <w:left w:val="nil"/>
              <w:right w:val="single" w:sz="4" w:space="0" w:color="95D0E3"/>
            </w:tcBorders>
          </w:tcPr>
          <w:p w14:paraId="0411E649" w14:textId="77777777" w:rsidR="004975E2" w:rsidRPr="008F4C53" w:rsidRDefault="004975E2" w:rsidP="002D7756">
            <w:pPr>
              <w:pStyle w:val="Table09text"/>
              <w:rPr>
                <w:del w:id="282" w:author="Erica Slonaker" w:date="2026-09-25T20:06:00Z" w16du:dateUtc="2026-09-26T00:06:00Z"/>
              </w:rPr>
            </w:pPr>
            <w:del w:id="283" w:author="Erica Slonaker" w:date="2026-09-25T20:06:00Z" w16du:dateUtc="2026-09-26T00:06:00Z">
              <w:r>
                <w:delText>Does this modification meet all the requirements of the manufacture</w:delText>
              </w:r>
              <w:r w:rsidR="002D7756">
                <w:delText>r’</w:delText>
              </w:r>
              <w:r>
                <w:delText>s guidelines</w:delText>
              </w:r>
              <w:r w:rsidR="002D7756">
                <w:delText xml:space="preserve"> </w:delText>
              </w:r>
              <w:r>
                <w:delText xml:space="preserve">/ Modification Code </w:delText>
              </w:r>
              <w:r w:rsidR="00437C64">
                <w:delText>A4</w:delText>
              </w:r>
              <w:r>
                <w:delText>?</w:delText>
              </w:r>
            </w:del>
          </w:p>
        </w:tc>
        <w:tc>
          <w:tcPr>
            <w:tcW w:w="425" w:type="dxa"/>
            <w:tcBorders>
              <w:top w:val="nil"/>
              <w:left w:val="single" w:sz="4" w:space="0" w:color="95D0E3"/>
              <w:right w:val="nil"/>
            </w:tcBorders>
          </w:tcPr>
          <w:p w14:paraId="3DBC2F39" w14:textId="77777777" w:rsidR="004975E2" w:rsidRDefault="00B51693" w:rsidP="00FB01F0">
            <w:pPr>
              <w:pStyle w:val="Table09text-centre"/>
              <w:rPr>
                <w:del w:id="284" w:author="Erica Slonaker" w:date="2026-09-25T20:06:00Z" w16du:dateUtc="2026-09-26T00:06:00Z"/>
              </w:rPr>
            </w:pPr>
            <w:customXmlDelRangeStart w:id="285" w:author="Erica Slonaker" w:date="2026-09-25T20:06:00Z"/>
            <w:sdt>
              <w:sdtPr>
                <w:id w:val="-1606411092"/>
                <w14:checkbox>
                  <w14:checked w14:val="0"/>
                  <w14:checkedState w14:val="2612" w14:font="MS Gothic"/>
                  <w14:uncheckedState w14:val="2610" w14:font="MS Gothic"/>
                </w14:checkbox>
              </w:sdtPr>
              <w:sdtEndPr/>
              <w:sdtContent>
                <w:customXmlDelRangeEnd w:id="285"/>
                <w:del w:id="286" w:author="Erica Slonaker" w:date="2026-09-25T20:06:00Z" w16du:dateUtc="2026-09-26T00:06:00Z">
                  <w:r w:rsidR="004975E2">
                    <w:rPr>
                      <w:rFonts w:ascii="MS Gothic" w:eastAsia="MS Gothic" w:hAnsi="MS Gothic" w:hint="eastAsia"/>
                    </w:rPr>
                    <w:delText>☐</w:delText>
                  </w:r>
                </w:del>
                <w:customXmlDelRangeStart w:id="287" w:author="Erica Slonaker" w:date="2026-09-25T20:06:00Z"/>
              </w:sdtContent>
            </w:sdt>
            <w:customXmlDelRangeEnd w:id="287"/>
          </w:p>
        </w:tc>
        <w:tc>
          <w:tcPr>
            <w:tcW w:w="387" w:type="dxa"/>
            <w:tcBorders>
              <w:top w:val="nil"/>
              <w:left w:val="nil"/>
              <w:right w:val="nil"/>
            </w:tcBorders>
          </w:tcPr>
          <w:p w14:paraId="776C7A17" w14:textId="77777777" w:rsidR="004975E2" w:rsidRDefault="00B51693" w:rsidP="00FB01F0">
            <w:pPr>
              <w:pStyle w:val="Table09text-centre"/>
              <w:rPr>
                <w:del w:id="288" w:author="Erica Slonaker" w:date="2026-09-25T20:06:00Z" w16du:dateUtc="2026-09-26T00:06:00Z"/>
              </w:rPr>
            </w:pPr>
            <w:customXmlDelRangeStart w:id="289" w:author="Erica Slonaker" w:date="2026-09-25T20:06:00Z"/>
            <w:sdt>
              <w:sdtPr>
                <w:id w:val="1344514752"/>
                <w14:checkbox>
                  <w14:checked w14:val="0"/>
                  <w14:checkedState w14:val="2612" w14:font="MS Gothic"/>
                  <w14:uncheckedState w14:val="2610" w14:font="MS Gothic"/>
                </w14:checkbox>
              </w:sdtPr>
              <w:sdtEndPr/>
              <w:sdtContent>
                <w:customXmlDelRangeEnd w:id="289"/>
                <w:del w:id="290" w:author="Erica Slonaker" w:date="2026-09-25T20:06:00Z" w16du:dateUtc="2026-09-26T00:06:00Z">
                  <w:r w:rsidR="004975E2">
                    <w:rPr>
                      <w:rFonts w:ascii="MS Gothic" w:eastAsia="MS Gothic" w:hAnsi="MS Gothic" w:hint="eastAsia"/>
                    </w:rPr>
                    <w:delText>☐</w:delText>
                  </w:r>
                </w:del>
                <w:customXmlDelRangeStart w:id="291" w:author="Erica Slonaker" w:date="2026-09-25T20:06:00Z"/>
              </w:sdtContent>
            </w:sdt>
            <w:customXmlDelRangeEnd w:id="291"/>
          </w:p>
        </w:tc>
        <w:tc>
          <w:tcPr>
            <w:tcW w:w="433" w:type="dxa"/>
            <w:tcBorders>
              <w:top w:val="nil"/>
              <w:left w:val="nil"/>
              <w:right w:val="single" w:sz="4" w:space="0" w:color="4DAED0"/>
            </w:tcBorders>
          </w:tcPr>
          <w:p w14:paraId="1794C323" w14:textId="77777777" w:rsidR="004975E2" w:rsidRPr="008F4C53" w:rsidRDefault="004975E2" w:rsidP="00FB01F0">
            <w:pPr>
              <w:pStyle w:val="Table09text-centre"/>
              <w:rPr>
                <w:del w:id="292" w:author="Erica Slonaker" w:date="2026-09-25T20:06:00Z" w16du:dateUtc="2026-09-26T00:06:00Z"/>
              </w:rPr>
            </w:pPr>
          </w:p>
        </w:tc>
      </w:tr>
      <w:tr w:rsidR="004975E2" w:rsidRPr="008F4C53" w14:paraId="3FB832A3" w14:textId="77777777" w:rsidTr="00FB01F0">
        <w:trPr>
          <w:jc w:val="center"/>
          <w:del w:id="293" w:author="Erica Slonaker" w:date="2026-09-25T20:06:00Z" w16du:dateUtc="2026-09-26T00:06:00Z"/>
        </w:trPr>
        <w:tc>
          <w:tcPr>
            <w:tcW w:w="261" w:type="dxa"/>
            <w:tcBorders>
              <w:top w:val="nil"/>
              <w:left w:val="single" w:sz="4" w:space="0" w:color="4DAED0"/>
              <w:right w:val="nil"/>
            </w:tcBorders>
            <w:shd w:val="clear" w:color="auto" w:fill="F2F9FC"/>
          </w:tcPr>
          <w:p w14:paraId="7137983A" w14:textId="77777777" w:rsidR="004975E2" w:rsidRPr="0098330D" w:rsidRDefault="004975E2" w:rsidP="0064035F">
            <w:pPr>
              <w:pStyle w:val="Table09Heading"/>
              <w:rPr>
                <w:del w:id="294" w:author="Erica Slonaker" w:date="2026-09-25T20:06:00Z" w16du:dateUtc="2026-09-26T00:06:00Z"/>
              </w:rPr>
            </w:pPr>
            <w:del w:id="295" w:author="Erica Slonaker" w:date="2026-09-25T20:06:00Z" w16du:dateUtc="2026-09-26T00:06:00Z">
              <w:r>
                <w:delText>2</w:delText>
              </w:r>
            </w:del>
          </w:p>
        </w:tc>
        <w:tc>
          <w:tcPr>
            <w:tcW w:w="8754" w:type="dxa"/>
            <w:gridSpan w:val="2"/>
            <w:tcBorders>
              <w:top w:val="nil"/>
              <w:left w:val="nil"/>
              <w:right w:val="single" w:sz="4" w:space="0" w:color="95D0E3"/>
            </w:tcBorders>
          </w:tcPr>
          <w:p w14:paraId="7CD7D68A" w14:textId="77777777" w:rsidR="004975E2" w:rsidRPr="008F4C53" w:rsidRDefault="004975E2" w:rsidP="00FB01F0">
            <w:pPr>
              <w:pStyle w:val="Table09text"/>
              <w:rPr>
                <w:del w:id="296" w:author="Erica Slonaker" w:date="2026-09-25T20:06:00Z" w16du:dateUtc="2026-09-26T00:06:00Z"/>
              </w:rPr>
            </w:pPr>
            <w:del w:id="297" w:author="Erica Slonaker" w:date="2026-09-25T20:06:00Z" w16du:dateUtc="2026-09-26T00:06:00Z">
              <w:r w:rsidRPr="008F4C53">
                <w:delText xml:space="preserve">Is the quality of </w:delText>
              </w:r>
              <w:r w:rsidR="00C71FDA">
                <w:delText xml:space="preserve">the </w:delText>
              </w:r>
              <w:r w:rsidRPr="008F4C53">
                <w:delText>work to an accepted industry standard?</w:delText>
              </w:r>
            </w:del>
          </w:p>
        </w:tc>
        <w:tc>
          <w:tcPr>
            <w:tcW w:w="425" w:type="dxa"/>
            <w:tcBorders>
              <w:top w:val="nil"/>
              <w:left w:val="single" w:sz="4" w:space="0" w:color="95D0E3"/>
              <w:right w:val="nil"/>
            </w:tcBorders>
          </w:tcPr>
          <w:p w14:paraId="7F4E5481" w14:textId="77777777" w:rsidR="004975E2" w:rsidRPr="008F4C53" w:rsidRDefault="00B51693" w:rsidP="00FB01F0">
            <w:pPr>
              <w:pStyle w:val="Table09text-centre"/>
              <w:rPr>
                <w:del w:id="298" w:author="Erica Slonaker" w:date="2026-09-25T20:06:00Z" w16du:dateUtc="2026-09-26T00:06:00Z"/>
              </w:rPr>
            </w:pPr>
            <w:customXmlDelRangeStart w:id="299" w:author="Erica Slonaker" w:date="2026-09-25T20:06:00Z"/>
            <w:sdt>
              <w:sdtPr>
                <w:id w:val="1369796846"/>
                <w14:checkbox>
                  <w14:checked w14:val="0"/>
                  <w14:checkedState w14:val="2612" w14:font="MS Gothic"/>
                  <w14:uncheckedState w14:val="2610" w14:font="MS Gothic"/>
                </w14:checkbox>
              </w:sdtPr>
              <w:sdtEndPr/>
              <w:sdtContent>
                <w:customXmlDelRangeEnd w:id="299"/>
                <w:del w:id="300" w:author="Erica Slonaker" w:date="2026-09-25T20:06:00Z" w16du:dateUtc="2026-09-26T00:06:00Z">
                  <w:r w:rsidR="004975E2">
                    <w:rPr>
                      <w:rFonts w:ascii="MS Gothic" w:eastAsia="MS Gothic" w:hAnsi="MS Gothic" w:hint="eastAsia"/>
                    </w:rPr>
                    <w:delText>☐</w:delText>
                  </w:r>
                </w:del>
                <w:customXmlDelRangeStart w:id="301" w:author="Erica Slonaker" w:date="2026-09-25T20:06:00Z"/>
              </w:sdtContent>
            </w:sdt>
            <w:customXmlDelRangeEnd w:id="301"/>
          </w:p>
        </w:tc>
        <w:tc>
          <w:tcPr>
            <w:tcW w:w="387" w:type="dxa"/>
            <w:tcBorders>
              <w:top w:val="nil"/>
              <w:left w:val="nil"/>
              <w:right w:val="nil"/>
            </w:tcBorders>
          </w:tcPr>
          <w:p w14:paraId="7B0CDA1C" w14:textId="77777777" w:rsidR="004975E2" w:rsidRPr="008F4C53" w:rsidRDefault="00B51693" w:rsidP="00FB01F0">
            <w:pPr>
              <w:pStyle w:val="Table09text-centre"/>
              <w:rPr>
                <w:del w:id="302" w:author="Erica Slonaker" w:date="2026-09-25T20:06:00Z" w16du:dateUtc="2026-09-26T00:06:00Z"/>
              </w:rPr>
            </w:pPr>
            <w:customXmlDelRangeStart w:id="303" w:author="Erica Slonaker" w:date="2026-09-25T20:06:00Z"/>
            <w:sdt>
              <w:sdtPr>
                <w:id w:val="-1530339215"/>
                <w14:checkbox>
                  <w14:checked w14:val="0"/>
                  <w14:checkedState w14:val="2612" w14:font="MS Gothic"/>
                  <w14:uncheckedState w14:val="2610" w14:font="MS Gothic"/>
                </w14:checkbox>
              </w:sdtPr>
              <w:sdtEndPr/>
              <w:sdtContent>
                <w:customXmlDelRangeEnd w:id="303"/>
                <w:del w:id="304" w:author="Erica Slonaker" w:date="2026-09-25T20:06:00Z" w16du:dateUtc="2026-09-26T00:06:00Z">
                  <w:r w:rsidR="004975E2">
                    <w:rPr>
                      <w:rFonts w:ascii="MS Gothic" w:eastAsia="MS Gothic" w:hAnsi="MS Gothic" w:hint="eastAsia"/>
                    </w:rPr>
                    <w:delText>☐</w:delText>
                  </w:r>
                </w:del>
                <w:customXmlDelRangeStart w:id="305" w:author="Erica Slonaker" w:date="2026-09-25T20:06:00Z"/>
              </w:sdtContent>
            </w:sdt>
            <w:customXmlDelRangeEnd w:id="305"/>
          </w:p>
        </w:tc>
        <w:tc>
          <w:tcPr>
            <w:tcW w:w="433" w:type="dxa"/>
            <w:tcBorders>
              <w:top w:val="nil"/>
              <w:left w:val="nil"/>
              <w:right w:val="single" w:sz="4" w:space="0" w:color="4DAED0"/>
            </w:tcBorders>
          </w:tcPr>
          <w:p w14:paraId="3718711D" w14:textId="77777777" w:rsidR="004975E2" w:rsidRPr="008F4C53" w:rsidRDefault="004975E2" w:rsidP="00FB01F0">
            <w:pPr>
              <w:pStyle w:val="Table09text-centre"/>
              <w:rPr>
                <w:del w:id="306" w:author="Erica Slonaker" w:date="2026-09-25T20:06:00Z" w16du:dateUtc="2026-09-26T00:06:00Z"/>
              </w:rPr>
            </w:pPr>
          </w:p>
        </w:tc>
      </w:tr>
      <w:tr w:rsidR="004975E2" w:rsidRPr="008F4C53" w14:paraId="49679E5D" w14:textId="77777777" w:rsidTr="00FB01F0">
        <w:trPr>
          <w:jc w:val="center"/>
          <w:del w:id="307" w:author="Erica Slonaker" w:date="2026-09-25T20:06:00Z" w16du:dateUtc="2026-09-26T00:06:00Z"/>
        </w:trPr>
        <w:tc>
          <w:tcPr>
            <w:tcW w:w="261" w:type="dxa"/>
            <w:tcBorders>
              <w:left w:val="single" w:sz="4" w:space="0" w:color="4DAED0"/>
              <w:bottom w:val="single" w:sz="4" w:space="0" w:color="4DAED0"/>
              <w:right w:val="nil"/>
            </w:tcBorders>
            <w:shd w:val="clear" w:color="auto" w:fill="F2F9FC"/>
          </w:tcPr>
          <w:p w14:paraId="187B6D89" w14:textId="77777777" w:rsidR="004975E2" w:rsidRPr="0098330D" w:rsidRDefault="004975E2" w:rsidP="0064035F">
            <w:pPr>
              <w:pStyle w:val="Table09Heading"/>
              <w:rPr>
                <w:del w:id="308" w:author="Erica Slonaker" w:date="2026-09-25T20:06:00Z" w16du:dateUtc="2026-09-26T00:06:00Z"/>
              </w:rPr>
            </w:pPr>
            <w:del w:id="309" w:author="Erica Slonaker" w:date="2026-09-25T20:06:00Z" w16du:dateUtc="2026-09-26T00:06:00Z">
              <w:r>
                <w:delText>3</w:delText>
              </w:r>
            </w:del>
          </w:p>
        </w:tc>
        <w:tc>
          <w:tcPr>
            <w:tcW w:w="8754" w:type="dxa"/>
            <w:gridSpan w:val="2"/>
            <w:tcBorders>
              <w:left w:val="nil"/>
              <w:bottom w:val="single" w:sz="4" w:space="0" w:color="4DAED0"/>
              <w:right w:val="single" w:sz="4" w:space="0" w:color="95D0E3"/>
            </w:tcBorders>
          </w:tcPr>
          <w:p w14:paraId="5225DDD6" w14:textId="08463BD6" w:rsidR="004975E2" w:rsidRPr="008F4C53" w:rsidRDefault="002E2EAC" w:rsidP="00A97EE2">
            <w:pPr>
              <w:pStyle w:val="Table09text"/>
              <w:rPr>
                <w:del w:id="310" w:author="Erica Slonaker" w:date="2026-09-25T20:06:00Z" w16du:dateUtc="2026-09-26T00:06:00Z"/>
              </w:rPr>
            </w:pPr>
            <w:del w:id="311" w:author="Erica Slonaker" w:date="2026-09-25T20:06:00Z" w16du:dateUtc="2026-09-26T00:06:00Z">
              <w:r>
                <w:rPr>
                  <w:lang w:eastAsia="en-US"/>
                </w:rPr>
                <w:delText>Does the vehicle continue to comply with ADRs and heavy vehicle standards regulations affected by the modification?</w:delText>
              </w:r>
            </w:del>
          </w:p>
        </w:tc>
        <w:tc>
          <w:tcPr>
            <w:tcW w:w="425" w:type="dxa"/>
            <w:tcBorders>
              <w:left w:val="single" w:sz="4" w:space="0" w:color="95D0E3"/>
              <w:bottom w:val="single" w:sz="4" w:space="0" w:color="4DAED0"/>
              <w:right w:val="nil"/>
            </w:tcBorders>
          </w:tcPr>
          <w:p w14:paraId="11BC3602" w14:textId="77777777" w:rsidR="004975E2" w:rsidRPr="008F4C53" w:rsidRDefault="00B51693" w:rsidP="00FB01F0">
            <w:pPr>
              <w:pStyle w:val="Table09text-centre"/>
              <w:rPr>
                <w:del w:id="312" w:author="Erica Slonaker" w:date="2026-09-25T20:06:00Z" w16du:dateUtc="2026-09-26T00:06:00Z"/>
              </w:rPr>
            </w:pPr>
            <w:customXmlDelRangeStart w:id="313" w:author="Erica Slonaker" w:date="2026-09-25T20:06:00Z"/>
            <w:sdt>
              <w:sdtPr>
                <w:id w:val="-1489249973"/>
                <w14:checkbox>
                  <w14:checked w14:val="0"/>
                  <w14:checkedState w14:val="2612" w14:font="MS Gothic"/>
                  <w14:uncheckedState w14:val="2610" w14:font="MS Gothic"/>
                </w14:checkbox>
              </w:sdtPr>
              <w:sdtEndPr/>
              <w:sdtContent>
                <w:customXmlDelRangeEnd w:id="313"/>
                <w:del w:id="314" w:author="Erica Slonaker" w:date="2026-09-25T20:06:00Z" w16du:dateUtc="2026-09-26T00:06:00Z">
                  <w:r w:rsidR="004975E2">
                    <w:rPr>
                      <w:rFonts w:ascii="MS Gothic" w:eastAsia="MS Gothic" w:hAnsi="MS Gothic" w:hint="eastAsia"/>
                    </w:rPr>
                    <w:delText>☐</w:delText>
                  </w:r>
                </w:del>
                <w:customXmlDelRangeStart w:id="315" w:author="Erica Slonaker" w:date="2026-09-25T20:06:00Z"/>
              </w:sdtContent>
            </w:sdt>
            <w:customXmlDelRangeEnd w:id="315"/>
          </w:p>
        </w:tc>
        <w:tc>
          <w:tcPr>
            <w:tcW w:w="387" w:type="dxa"/>
            <w:tcBorders>
              <w:left w:val="nil"/>
              <w:bottom w:val="single" w:sz="4" w:space="0" w:color="4DAED0"/>
              <w:right w:val="nil"/>
            </w:tcBorders>
          </w:tcPr>
          <w:p w14:paraId="7C70A757" w14:textId="77777777" w:rsidR="004975E2" w:rsidRPr="008F4C53" w:rsidRDefault="00B51693" w:rsidP="00FB01F0">
            <w:pPr>
              <w:pStyle w:val="Table09text-centre"/>
              <w:rPr>
                <w:del w:id="316" w:author="Erica Slonaker" w:date="2026-09-25T20:06:00Z" w16du:dateUtc="2026-09-26T00:06:00Z"/>
              </w:rPr>
            </w:pPr>
            <w:customXmlDelRangeStart w:id="317" w:author="Erica Slonaker" w:date="2026-09-25T20:06:00Z"/>
            <w:sdt>
              <w:sdtPr>
                <w:id w:val="2127576539"/>
                <w14:checkbox>
                  <w14:checked w14:val="0"/>
                  <w14:checkedState w14:val="2612" w14:font="MS Gothic"/>
                  <w14:uncheckedState w14:val="2610" w14:font="MS Gothic"/>
                </w14:checkbox>
              </w:sdtPr>
              <w:sdtEndPr/>
              <w:sdtContent>
                <w:customXmlDelRangeEnd w:id="317"/>
                <w:del w:id="318" w:author="Erica Slonaker" w:date="2026-09-25T20:06:00Z" w16du:dateUtc="2026-09-26T00:06:00Z">
                  <w:r w:rsidR="004975E2" w:rsidRPr="008F4C53">
                    <w:rPr>
                      <w:rFonts w:ascii="MS Gothic" w:eastAsia="MS Gothic" w:hAnsi="MS Gothic" w:hint="eastAsia"/>
                    </w:rPr>
                    <w:delText>☐</w:delText>
                  </w:r>
                </w:del>
                <w:customXmlDelRangeStart w:id="319" w:author="Erica Slonaker" w:date="2026-09-25T20:06:00Z"/>
              </w:sdtContent>
            </w:sdt>
            <w:customXmlDelRangeEnd w:id="319"/>
          </w:p>
        </w:tc>
        <w:tc>
          <w:tcPr>
            <w:tcW w:w="433" w:type="dxa"/>
            <w:tcBorders>
              <w:left w:val="nil"/>
              <w:bottom w:val="single" w:sz="4" w:space="0" w:color="4DAED0"/>
              <w:right w:val="single" w:sz="4" w:space="0" w:color="4DAED0"/>
            </w:tcBorders>
          </w:tcPr>
          <w:p w14:paraId="08D0B2CA" w14:textId="77777777" w:rsidR="004975E2" w:rsidRPr="008F4C53" w:rsidRDefault="004975E2" w:rsidP="00FB01F0">
            <w:pPr>
              <w:pStyle w:val="Table09text-centre"/>
              <w:rPr>
                <w:del w:id="320" w:author="Erica Slonaker" w:date="2026-09-25T20:06:00Z" w16du:dateUtc="2026-09-26T00:06:00Z"/>
              </w:rPr>
            </w:pPr>
          </w:p>
        </w:tc>
      </w:tr>
    </w:tbl>
    <w:p w14:paraId="27332B5B" w14:textId="77777777" w:rsidR="004975E2" w:rsidRPr="00266086" w:rsidRDefault="004975E2" w:rsidP="0064035F">
      <w:pPr>
        <w:pStyle w:val="Table11Heading"/>
        <w:rPr>
          <w:del w:id="321" w:author="Erica Slonaker" w:date="2026-09-25T20:06:00Z" w16du:dateUtc="2026-09-26T00:06:00Z"/>
        </w:rPr>
      </w:pPr>
      <w:del w:id="322" w:author="Erica Slonaker" w:date="2026-09-25T20:06:00Z" w16du:dateUtc="2026-09-26T00:06:00Z">
        <w:r w:rsidRPr="00266086">
          <w:delText>Authorisation</w:delText>
        </w:r>
      </w:del>
    </w:p>
    <w:tbl>
      <w:tblPr>
        <w:tblStyle w:val="TableGrid"/>
        <w:tblW w:w="5000" w:type="pct"/>
        <w:jc w:val="center"/>
        <w:tblBorders>
          <w:top w:val="single" w:sz="4" w:space="0" w:color="95D0E3"/>
          <w:left w:val="single" w:sz="4" w:space="0" w:color="95D0E3"/>
          <w:bottom w:val="single" w:sz="4" w:space="0" w:color="95D0E3"/>
          <w:right w:val="single" w:sz="4" w:space="0" w:color="95D0E3"/>
          <w:insideH w:val="single" w:sz="4" w:space="0" w:color="95D0E3"/>
          <w:insideV w:val="single" w:sz="4" w:space="0" w:color="95D0E3"/>
        </w:tblBorders>
        <w:tblLayout w:type="fixed"/>
        <w:tblCellMar>
          <w:left w:w="28" w:type="dxa"/>
          <w:right w:w="28" w:type="dxa"/>
        </w:tblCellMar>
        <w:tblLook w:val="04A0" w:firstRow="1" w:lastRow="0" w:firstColumn="1" w:lastColumn="0" w:noHBand="0" w:noVBand="1"/>
      </w:tblPr>
      <w:tblGrid>
        <w:gridCol w:w="1081"/>
        <w:gridCol w:w="2539"/>
        <w:gridCol w:w="2710"/>
        <w:gridCol w:w="2699"/>
        <w:gridCol w:w="1827"/>
      </w:tblGrid>
      <w:tr w:rsidR="004975E2" w:rsidRPr="0021240F" w14:paraId="01E07DBC" w14:textId="77777777" w:rsidTr="00FB01F0">
        <w:trPr>
          <w:jc w:val="center"/>
          <w:del w:id="323" w:author="Erica Slonaker" w:date="2026-09-25T20:06:00Z" w16du:dateUtc="2026-09-26T00:06:00Z"/>
        </w:trPr>
        <w:tc>
          <w:tcPr>
            <w:tcW w:w="10260" w:type="dxa"/>
            <w:gridSpan w:val="5"/>
            <w:tcBorders>
              <w:top w:val="single" w:sz="4" w:space="0" w:color="4DAED0"/>
              <w:left w:val="single" w:sz="4" w:space="0" w:color="4DAED0"/>
              <w:bottom w:val="single" w:sz="4" w:space="0" w:color="4DAED0"/>
              <w:right w:val="single" w:sz="4" w:space="0" w:color="4DAED0"/>
            </w:tcBorders>
            <w:shd w:val="clear" w:color="auto" w:fill="F2F9FC"/>
          </w:tcPr>
          <w:p w14:paraId="7113062A" w14:textId="77777777" w:rsidR="004975E2" w:rsidRPr="003C3A8D" w:rsidRDefault="004975E2" w:rsidP="002D7756">
            <w:pPr>
              <w:pStyle w:val="Table09text-centre"/>
              <w:jc w:val="left"/>
              <w:rPr>
                <w:del w:id="324" w:author="Erica Slonaker" w:date="2026-09-25T20:06:00Z" w16du:dateUtc="2026-09-26T00:06:00Z"/>
              </w:rPr>
            </w:pPr>
            <w:del w:id="325" w:author="Erica Slonaker" w:date="2026-09-25T20:06:00Z" w16du:dateUtc="2026-09-26T00:06:00Z">
              <w:r>
                <w:rPr>
                  <w:b/>
                  <w:color w:val="000000"/>
                </w:rPr>
                <w:delText xml:space="preserve">Other than </w:delText>
              </w:r>
              <w:r w:rsidR="002D7756">
                <w:rPr>
                  <w:b/>
                  <w:color w:val="000000"/>
                </w:rPr>
                <w:delText>m</w:delText>
              </w:r>
              <w:r w:rsidRPr="003A2527">
                <w:rPr>
                  <w:b/>
                  <w:color w:val="000000"/>
                </w:rPr>
                <w:delText>odification criteria</w:delText>
              </w:r>
              <w:r>
                <w:rPr>
                  <w:b/>
                  <w:color w:val="000000"/>
                </w:rPr>
                <w:delText>, i</w:delText>
              </w:r>
              <w:r w:rsidRPr="008E0DF8">
                <w:rPr>
                  <w:b/>
                  <w:color w:val="000000"/>
                </w:rPr>
                <w:delText>f the answ</w:delText>
              </w:r>
              <w:r>
                <w:rPr>
                  <w:b/>
                  <w:color w:val="000000"/>
                </w:rPr>
                <w:delText>er to any relevant question is NO</w:delText>
              </w:r>
              <w:r w:rsidRPr="008E0DF8">
                <w:rPr>
                  <w:b/>
                  <w:color w:val="000000"/>
                </w:rPr>
                <w:delText xml:space="preserve"> the modification is not acceptable.</w:delText>
              </w:r>
            </w:del>
          </w:p>
        </w:tc>
      </w:tr>
      <w:tr w:rsidR="004975E2" w:rsidRPr="0021240F" w14:paraId="70785E5C" w14:textId="77777777" w:rsidTr="00FB01F0">
        <w:trPr>
          <w:jc w:val="center"/>
          <w:del w:id="326" w:author="Erica Slonaker" w:date="2026-09-25T20:06:00Z" w16du:dateUtc="2026-09-26T00:06:00Z"/>
        </w:trPr>
        <w:tc>
          <w:tcPr>
            <w:tcW w:w="1021" w:type="dxa"/>
            <w:tcBorders>
              <w:top w:val="single" w:sz="4" w:space="0" w:color="4DAED0"/>
              <w:left w:val="single" w:sz="4" w:space="0" w:color="4DAED0"/>
              <w:bottom w:val="single" w:sz="4" w:space="0" w:color="4DAED0"/>
              <w:right w:val="single" w:sz="4" w:space="0" w:color="4DAED0"/>
            </w:tcBorders>
          </w:tcPr>
          <w:p w14:paraId="1C444E2C" w14:textId="77777777" w:rsidR="004975E2" w:rsidRDefault="004975E2" w:rsidP="00FB01F0">
            <w:pPr>
              <w:pStyle w:val="Table09text-centre"/>
              <w:jc w:val="left"/>
              <w:rPr>
                <w:del w:id="327" w:author="Erica Slonaker" w:date="2026-09-25T20:06:00Z" w16du:dateUtc="2026-09-26T00:06:00Z"/>
                <w:b/>
                <w:color w:val="000000"/>
              </w:rPr>
            </w:pPr>
            <w:del w:id="328" w:author="Erica Slonaker" w:date="2026-09-25T20:06:00Z" w16du:dateUtc="2026-09-26T00:06:00Z">
              <w:r>
                <w:rPr>
                  <w:b/>
                  <w:color w:val="000000"/>
                </w:rPr>
                <w:delText>Comments:</w:delText>
              </w:r>
            </w:del>
          </w:p>
        </w:tc>
        <w:tc>
          <w:tcPr>
            <w:tcW w:w="9239" w:type="dxa"/>
            <w:gridSpan w:val="4"/>
            <w:tcBorders>
              <w:top w:val="single" w:sz="4" w:space="0" w:color="4DAED0"/>
              <w:left w:val="single" w:sz="4" w:space="0" w:color="4DAED0"/>
              <w:bottom w:val="single" w:sz="4" w:space="0" w:color="4DAED0"/>
              <w:right w:val="single" w:sz="4" w:space="0" w:color="4DAED0"/>
            </w:tcBorders>
          </w:tcPr>
          <w:p w14:paraId="03779C4C" w14:textId="71B413F3" w:rsidR="004975E2" w:rsidRDefault="004975E2" w:rsidP="00FB01F0">
            <w:pPr>
              <w:pStyle w:val="Table09text-centre"/>
              <w:jc w:val="left"/>
              <w:rPr>
                <w:del w:id="329" w:author="Erica Slonaker" w:date="2026-09-25T20:06:00Z" w16du:dateUtc="2026-09-26T00:06:00Z"/>
                <w:b/>
                <w:color w:val="000000"/>
              </w:rPr>
            </w:pPr>
          </w:p>
          <w:p w14:paraId="246E347C" w14:textId="77777777" w:rsidR="00A73E86" w:rsidRDefault="00A73E86" w:rsidP="00FB01F0">
            <w:pPr>
              <w:pStyle w:val="Table09text-centre"/>
              <w:jc w:val="left"/>
              <w:rPr>
                <w:del w:id="330" w:author="Erica Slonaker" w:date="2026-09-25T20:06:00Z" w16du:dateUtc="2026-09-26T00:06:00Z"/>
                <w:b/>
                <w:color w:val="000000"/>
              </w:rPr>
            </w:pPr>
          </w:p>
          <w:p w14:paraId="1EB3BD78" w14:textId="77777777" w:rsidR="004975E2" w:rsidRPr="008E0DF8" w:rsidRDefault="004975E2" w:rsidP="00FB01F0">
            <w:pPr>
              <w:pStyle w:val="Table09text-centre"/>
              <w:jc w:val="left"/>
              <w:rPr>
                <w:del w:id="331" w:author="Erica Slonaker" w:date="2026-09-25T20:06:00Z" w16du:dateUtc="2026-09-26T00:06:00Z"/>
                <w:b/>
                <w:color w:val="000000"/>
              </w:rPr>
            </w:pPr>
          </w:p>
        </w:tc>
      </w:tr>
      <w:tr w:rsidR="004975E2" w:rsidRPr="003C3A8D" w14:paraId="2296F22C" w14:textId="77777777" w:rsidTr="00FB01F0">
        <w:trPr>
          <w:jc w:val="center"/>
          <w:del w:id="332" w:author="Erica Slonaker" w:date="2026-09-25T20:06:00Z" w16du:dateUtc="2026-09-26T00:06:00Z"/>
        </w:trPr>
        <w:tc>
          <w:tcPr>
            <w:tcW w:w="3421" w:type="dxa"/>
            <w:gridSpan w:val="2"/>
            <w:tcBorders>
              <w:top w:val="single" w:sz="4" w:space="0" w:color="4DAED0"/>
              <w:left w:val="single" w:sz="4" w:space="0" w:color="4DAED0"/>
              <w:bottom w:val="nil"/>
              <w:right w:val="single" w:sz="4" w:space="0" w:color="4DAED0"/>
            </w:tcBorders>
            <w:shd w:val="clear" w:color="auto" w:fill="D9D9D9" w:themeFill="background1" w:themeFillShade="D9"/>
          </w:tcPr>
          <w:p w14:paraId="54C8F159" w14:textId="77777777" w:rsidR="004975E2" w:rsidRPr="003C3A8D" w:rsidRDefault="004975E2" w:rsidP="0064035F">
            <w:pPr>
              <w:pStyle w:val="Table09Heading"/>
              <w:rPr>
                <w:del w:id="333" w:author="Erica Slonaker" w:date="2026-09-25T20:06:00Z" w16du:dateUtc="2026-09-26T00:06:00Z"/>
              </w:rPr>
            </w:pPr>
            <w:del w:id="334" w:author="Erica Slonaker" w:date="2026-09-25T20:06:00Z" w16du:dateUtc="2026-09-26T00:06:00Z">
              <w:r w:rsidRPr="003C3A8D">
                <w:delText>Examined by:</w:delText>
              </w:r>
            </w:del>
          </w:p>
        </w:tc>
        <w:tc>
          <w:tcPr>
            <w:tcW w:w="5112" w:type="dxa"/>
            <w:gridSpan w:val="2"/>
            <w:tcBorders>
              <w:top w:val="single" w:sz="4" w:space="0" w:color="4DAED0"/>
              <w:left w:val="single" w:sz="4" w:space="0" w:color="4DAED0"/>
              <w:bottom w:val="nil"/>
              <w:right w:val="single" w:sz="4" w:space="0" w:color="4DAED0"/>
            </w:tcBorders>
            <w:shd w:val="clear" w:color="auto" w:fill="D9D9D9" w:themeFill="background1" w:themeFillShade="D9"/>
          </w:tcPr>
          <w:p w14:paraId="3BDFBBF9" w14:textId="77777777" w:rsidR="004975E2" w:rsidRPr="003C3A8D" w:rsidRDefault="004975E2" w:rsidP="0064035F">
            <w:pPr>
              <w:pStyle w:val="Table09Heading"/>
              <w:rPr>
                <w:del w:id="335" w:author="Erica Slonaker" w:date="2026-09-25T20:06:00Z" w16du:dateUtc="2026-09-26T00:06:00Z"/>
              </w:rPr>
            </w:pPr>
            <w:del w:id="336" w:author="Erica Slonaker" w:date="2026-09-25T20:06:00Z" w16du:dateUtc="2026-09-26T00:06:00Z">
              <w:r w:rsidRPr="003C3A8D">
                <w:delText>Company (if applicable):</w:delText>
              </w:r>
            </w:del>
          </w:p>
        </w:tc>
        <w:tc>
          <w:tcPr>
            <w:tcW w:w="1727" w:type="dxa"/>
            <w:tcBorders>
              <w:top w:val="single" w:sz="4" w:space="0" w:color="4DAED0"/>
              <w:left w:val="single" w:sz="4" w:space="0" w:color="4DAED0"/>
              <w:bottom w:val="nil"/>
              <w:right w:val="single" w:sz="4" w:space="0" w:color="4DAED0"/>
            </w:tcBorders>
            <w:shd w:val="clear" w:color="auto" w:fill="D9D9D9" w:themeFill="background1" w:themeFillShade="D9"/>
          </w:tcPr>
          <w:p w14:paraId="113B14BB" w14:textId="77777777" w:rsidR="004975E2" w:rsidRPr="003C3A8D" w:rsidRDefault="004975E2" w:rsidP="0064035F">
            <w:pPr>
              <w:pStyle w:val="Table09Heading"/>
              <w:rPr>
                <w:del w:id="337" w:author="Erica Slonaker" w:date="2026-09-25T20:06:00Z" w16du:dateUtc="2026-09-26T00:06:00Z"/>
              </w:rPr>
            </w:pPr>
            <w:del w:id="338" w:author="Erica Slonaker" w:date="2026-09-25T20:06:00Z" w16du:dateUtc="2026-09-26T00:06:00Z">
              <w:r>
                <w:rPr>
                  <w:color w:val="000000"/>
                </w:rPr>
                <w:delText xml:space="preserve">AVE </w:delText>
              </w:r>
              <w:r w:rsidR="002D7756">
                <w:delText>n</w:delText>
              </w:r>
              <w:r w:rsidRPr="003C3A8D">
                <w:delText>o</w:delText>
              </w:r>
              <w:r w:rsidR="002D7756">
                <w:delText>.</w:delText>
              </w:r>
              <w:r w:rsidRPr="003C3A8D">
                <w:delText>:</w:delText>
              </w:r>
            </w:del>
          </w:p>
        </w:tc>
      </w:tr>
      <w:tr w:rsidR="004975E2" w:rsidRPr="00FA10A0" w14:paraId="74F03F38" w14:textId="77777777" w:rsidTr="00FB01F0">
        <w:trPr>
          <w:trHeight w:val="340"/>
          <w:jc w:val="center"/>
          <w:del w:id="339" w:author="Erica Slonaker" w:date="2026-09-25T20:06:00Z" w16du:dateUtc="2026-09-26T00:06:00Z"/>
        </w:trPr>
        <w:tc>
          <w:tcPr>
            <w:tcW w:w="3421" w:type="dxa"/>
            <w:gridSpan w:val="2"/>
            <w:tcBorders>
              <w:top w:val="nil"/>
              <w:left w:val="single" w:sz="4" w:space="0" w:color="4DAED0"/>
              <w:bottom w:val="single" w:sz="4" w:space="0" w:color="4DAED0"/>
              <w:right w:val="single" w:sz="4" w:space="0" w:color="4DAED0"/>
            </w:tcBorders>
          </w:tcPr>
          <w:p w14:paraId="13D54A38" w14:textId="77777777" w:rsidR="004975E2" w:rsidRPr="003B617E" w:rsidRDefault="004975E2" w:rsidP="00FB01F0">
            <w:pPr>
              <w:pStyle w:val="Table09text"/>
              <w:rPr>
                <w:del w:id="340" w:author="Erica Slonaker" w:date="2026-09-25T20:06:00Z" w16du:dateUtc="2026-09-26T00:06:00Z"/>
              </w:rPr>
            </w:pPr>
          </w:p>
        </w:tc>
        <w:tc>
          <w:tcPr>
            <w:tcW w:w="5112" w:type="dxa"/>
            <w:gridSpan w:val="2"/>
            <w:tcBorders>
              <w:top w:val="nil"/>
              <w:left w:val="single" w:sz="4" w:space="0" w:color="4DAED0"/>
              <w:bottom w:val="single" w:sz="4" w:space="0" w:color="4DAED0"/>
              <w:right w:val="single" w:sz="4" w:space="0" w:color="4DAED0"/>
            </w:tcBorders>
          </w:tcPr>
          <w:p w14:paraId="788CFDB6" w14:textId="77777777" w:rsidR="004975E2" w:rsidRPr="003B617E" w:rsidRDefault="004975E2" w:rsidP="00FB01F0">
            <w:pPr>
              <w:pStyle w:val="Table09text"/>
              <w:rPr>
                <w:del w:id="341" w:author="Erica Slonaker" w:date="2026-09-25T20:06:00Z" w16du:dateUtc="2026-09-26T00:06:00Z"/>
              </w:rPr>
            </w:pPr>
          </w:p>
        </w:tc>
        <w:tc>
          <w:tcPr>
            <w:tcW w:w="1727" w:type="dxa"/>
            <w:tcBorders>
              <w:top w:val="nil"/>
              <w:left w:val="single" w:sz="4" w:space="0" w:color="4DAED0"/>
              <w:bottom w:val="single" w:sz="4" w:space="0" w:color="4DAED0"/>
              <w:right w:val="single" w:sz="4" w:space="0" w:color="4DAED0"/>
            </w:tcBorders>
          </w:tcPr>
          <w:p w14:paraId="53EE383C" w14:textId="77777777" w:rsidR="004975E2" w:rsidRPr="003B617E" w:rsidRDefault="004975E2" w:rsidP="00FB01F0">
            <w:pPr>
              <w:pStyle w:val="Table09text"/>
              <w:rPr>
                <w:del w:id="342" w:author="Erica Slonaker" w:date="2026-09-25T20:06:00Z" w16du:dateUtc="2026-09-26T00:06:00Z"/>
              </w:rPr>
            </w:pPr>
          </w:p>
        </w:tc>
      </w:tr>
      <w:tr w:rsidR="004975E2" w:rsidRPr="003C3A8D" w14:paraId="202CBFDB" w14:textId="77777777" w:rsidTr="00FB01F0">
        <w:trPr>
          <w:jc w:val="center"/>
          <w:del w:id="343" w:author="Erica Slonaker" w:date="2026-09-25T20:06:00Z" w16du:dateUtc="2026-09-26T00:06:00Z"/>
        </w:trPr>
        <w:tc>
          <w:tcPr>
            <w:tcW w:w="3421" w:type="dxa"/>
            <w:gridSpan w:val="2"/>
            <w:tcBorders>
              <w:top w:val="single" w:sz="4" w:space="0" w:color="4DAED0"/>
              <w:left w:val="single" w:sz="4" w:space="0" w:color="4DAED0"/>
              <w:bottom w:val="nil"/>
              <w:right w:val="single" w:sz="4" w:space="0" w:color="4DAED0"/>
            </w:tcBorders>
            <w:shd w:val="clear" w:color="auto" w:fill="D9D9D9" w:themeFill="background1" w:themeFillShade="D9"/>
          </w:tcPr>
          <w:p w14:paraId="3FB636FD" w14:textId="77777777" w:rsidR="004975E2" w:rsidRPr="003C3A8D" w:rsidRDefault="004975E2" w:rsidP="0064035F">
            <w:pPr>
              <w:pStyle w:val="Table09Heading"/>
              <w:rPr>
                <w:del w:id="344" w:author="Erica Slonaker" w:date="2026-09-25T20:06:00Z" w16du:dateUtc="2026-09-26T00:06:00Z"/>
              </w:rPr>
            </w:pPr>
            <w:del w:id="345" w:author="Erica Slonaker" w:date="2026-09-25T20:06:00Z" w16du:dateUtc="2026-09-26T00:06:00Z">
              <w:r w:rsidRPr="003C3A8D">
                <w:delText>Signed</w:delText>
              </w:r>
              <w:r w:rsidR="002D7756">
                <w:delText>:</w:delText>
              </w:r>
            </w:del>
          </w:p>
        </w:tc>
        <w:tc>
          <w:tcPr>
            <w:tcW w:w="2561" w:type="dxa"/>
            <w:tcBorders>
              <w:top w:val="single" w:sz="4" w:space="0" w:color="4DAED0"/>
              <w:left w:val="single" w:sz="4" w:space="0" w:color="4DAED0"/>
              <w:bottom w:val="nil"/>
              <w:right w:val="single" w:sz="4" w:space="0" w:color="4DAED0"/>
            </w:tcBorders>
            <w:shd w:val="clear" w:color="auto" w:fill="D9D9D9" w:themeFill="background1" w:themeFillShade="D9"/>
          </w:tcPr>
          <w:p w14:paraId="4C685443" w14:textId="77777777" w:rsidR="004975E2" w:rsidRPr="003C3A8D" w:rsidRDefault="004975E2" w:rsidP="0064035F">
            <w:pPr>
              <w:pStyle w:val="Table09Heading"/>
              <w:rPr>
                <w:del w:id="346" w:author="Erica Slonaker" w:date="2026-09-25T20:06:00Z" w16du:dateUtc="2026-09-26T00:06:00Z"/>
              </w:rPr>
            </w:pPr>
            <w:del w:id="347" w:author="Erica Slonaker" w:date="2026-09-25T20:06:00Z" w16du:dateUtc="2026-09-26T00:06:00Z">
              <w:r>
                <w:delText xml:space="preserve">Modification </w:delText>
              </w:r>
              <w:r w:rsidR="002D7756">
                <w:delText>c</w:delText>
              </w:r>
              <w:r>
                <w:delText xml:space="preserve">ertificate </w:delText>
              </w:r>
              <w:r w:rsidR="002D7756">
                <w:delText>n</w:delText>
              </w:r>
              <w:r>
                <w:delText>o</w:delText>
              </w:r>
              <w:r w:rsidR="002D7756">
                <w:delText>.</w:delText>
              </w:r>
              <w:r>
                <w:delText>:</w:delText>
              </w:r>
            </w:del>
          </w:p>
        </w:tc>
        <w:tc>
          <w:tcPr>
            <w:tcW w:w="2551" w:type="dxa"/>
            <w:tcBorders>
              <w:top w:val="single" w:sz="4" w:space="0" w:color="4DAED0"/>
              <w:left w:val="single" w:sz="4" w:space="0" w:color="4DAED0"/>
              <w:bottom w:val="nil"/>
              <w:right w:val="single" w:sz="4" w:space="0" w:color="4DAED0"/>
            </w:tcBorders>
            <w:shd w:val="clear" w:color="auto" w:fill="D9D9D9" w:themeFill="background1" w:themeFillShade="D9"/>
          </w:tcPr>
          <w:p w14:paraId="59756BB3" w14:textId="77777777" w:rsidR="004975E2" w:rsidRPr="003C3A8D" w:rsidRDefault="004975E2" w:rsidP="0064035F">
            <w:pPr>
              <w:pStyle w:val="Table09Heading"/>
              <w:rPr>
                <w:del w:id="348" w:author="Erica Slonaker" w:date="2026-09-25T20:06:00Z" w16du:dateUtc="2026-09-26T00:06:00Z"/>
              </w:rPr>
            </w:pPr>
            <w:del w:id="349" w:author="Erica Slonaker" w:date="2026-09-25T20:06:00Z" w16du:dateUtc="2026-09-26T00:06:00Z">
              <w:r w:rsidRPr="003C3A8D">
                <w:delText xml:space="preserve">Modification </w:delText>
              </w:r>
              <w:r w:rsidR="002D7756">
                <w:delText>p</w:delText>
              </w:r>
              <w:r w:rsidRPr="003C3A8D">
                <w:delText xml:space="preserve">late </w:delText>
              </w:r>
              <w:r w:rsidR="002D7756">
                <w:delText>n</w:delText>
              </w:r>
              <w:r w:rsidRPr="003C3A8D">
                <w:delText>o</w:delText>
              </w:r>
              <w:r w:rsidR="002D7756">
                <w:delText>.</w:delText>
              </w:r>
              <w:r w:rsidRPr="003C3A8D">
                <w:delText>:</w:delText>
              </w:r>
            </w:del>
          </w:p>
        </w:tc>
        <w:tc>
          <w:tcPr>
            <w:tcW w:w="1727" w:type="dxa"/>
            <w:tcBorders>
              <w:top w:val="single" w:sz="4" w:space="0" w:color="4DAED0"/>
              <w:left w:val="single" w:sz="4" w:space="0" w:color="4DAED0"/>
              <w:bottom w:val="nil"/>
              <w:right w:val="single" w:sz="4" w:space="0" w:color="4DAED0"/>
            </w:tcBorders>
            <w:shd w:val="clear" w:color="auto" w:fill="D9D9D9" w:themeFill="background1" w:themeFillShade="D9"/>
          </w:tcPr>
          <w:p w14:paraId="08B1984F" w14:textId="77777777" w:rsidR="004975E2" w:rsidRPr="003C3A8D" w:rsidRDefault="004975E2" w:rsidP="0064035F">
            <w:pPr>
              <w:pStyle w:val="Table09Heading"/>
              <w:rPr>
                <w:del w:id="350" w:author="Erica Slonaker" w:date="2026-09-25T20:06:00Z" w16du:dateUtc="2026-09-26T00:06:00Z"/>
              </w:rPr>
            </w:pPr>
            <w:del w:id="351" w:author="Erica Slonaker" w:date="2026-09-25T20:06:00Z" w16du:dateUtc="2026-09-26T00:06:00Z">
              <w:r w:rsidRPr="003C3A8D">
                <w:delText>Date:</w:delText>
              </w:r>
            </w:del>
          </w:p>
        </w:tc>
      </w:tr>
      <w:tr w:rsidR="004975E2" w:rsidRPr="00FA10A0" w14:paraId="0A6CEA43" w14:textId="77777777" w:rsidTr="00FB01F0">
        <w:trPr>
          <w:trHeight w:val="340"/>
          <w:jc w:val="center"/>
          <w:del w:id="352" w:author="Erica Slonaker" w:date="2026-09-25T20:06:00Z" w16du:dateUtc="2026-09-26T00:06:00Z"/>
        </w:trPr>
        <w:tc>
          <w:tcPr>
            <w:tcW w:w="3421" w:type="dxa"/>
            <w:gridSpan w:val="2"/>
            <w:tcBorders>
              <w:top w:val="nil"/>
              <w:left w:val="single" w:sz="4" w:space="0" w:color="4DAED0"/>
              <w:bottom w:val="single" w:sz="4" w:space="0" w:color="4DAED0"/>
              <w:right w:val="single" w:sz="4" w:space="0" w:color="4DAED0"/>
            </w:tcBorders>
          </w:tcPr>
          <w:p w14:paraId="6FC8EE07" w14:textId="77777777" w:rsidR="004975E2" w:rsidRDefault="004975E2" w:rsidP="00FB01F0">
            <w:pPr>
              <w:pStyle w:val="Table09text"/>
              <w:rPr>
                <w:del w:id="353" w:author="Erica Slonaker" w:date="2026-09-25T20:06:00Z" w16du:dateUtc="2026-09-26T00:06:00Z"/>
              </w:rPr>
            </w:pPr>
          </w:p>
          <w:p w14:paraId="0A606899" w14:textId="77777777" w:rsidR="004975E2" w:rsidRPr="003B617E" w:rsidRDefault="004975E2" w:rsidP="00FB01F0">
            <w:pPr>
              <w:pStyle w:val="Table09text"/>
              <w:rPr>
                <w:del w:id="354" w:author="Erica Slonaker" w:date="2026-09-25T20:06:00Z" w16du:dateUtc="2026-09-26T00:06:00Z"/>
              </w:rPr>
            </w:pPr>
          </w:p>
        </w:tc>
        <w:tc>
          <w:tcPr>
            <w:tcW w:w="2561" w:type="dxa"/>
            <w:tcBorders>
              <w:top w:val="nil"/>
              <w:left w:val="single" w:sz="4" w:space="0" w:color="4DAED0"/>
              <w:bottom w:val="single" w:sz="4" w:space="0" w:color="4DAED0"/>
              <w:right w:val="single" w:sz="4" w:space="0" w:color="4DAED0"/>
            </w:tcBorders>
          </w:tcPr>
          <w:p w14:paraId="2F997858" w14:textId="77777777" w:rsidR="004975E2" w:rsidRPr="003B617E" w:rsidRDefault="004975E2" w:rsidP="00FB01F0">
            <w:pPr>
              <w:pStyle w:val="Table09text"/>
              <w:rPr>
                <w:del w:id="355" w:author="Erica Slonaker" w:date="2026-09-25T20:06:00Z" w16du:dateUtc="2026-09-26T00:06:00Z"/>
                <w:sz w:val="20"/>
                <w:szCs w:val="20"/>
              </w:rPr>
            </w:pPr>
          </w:p>
        </w:tc>
        <w:tc>
          <w:tcPr>
            <w:tcW w:w="2551" w:type="dxa"/>
            <w:tcBorders>
              <w:top w:val="nil"/>
              <w:left w:val="single" w:sz="4" w:space="0" w:color="4DAED0"/>
              <w:bottom w:val="single" w:sz="4" w:space="0" w:color="4DAED0"/>
              <w:right w:val="single" w:sz="4" w:space="0" w:color="4DAED0"/>
            </w:tcBorders>
          </w:tcPr>
          <w:p w14:paraId="2DAA9BBD" w14:textId="77777777" w:rsidR="004975E2" w:rsidRPr="003B617E" w:rsidRDefault="004975E2" w:rsidP="00FB01F0">
            <w:pPr>
              <w:pStyle w:val="Table09text"/>
              <w:rPr>
                <w:del w:id="356" w:author="Erica Slonaker" w:date="2026-09-25T20:06:00Z" w16du:dateUtc="2026-09-26T00:06:00Z"/>
                <w:sz w:val="20"/>
                <w:szCs w:val="20"/>
              </w:rPr>
            </w:pPr>
          </w:p>
        </w:tc>
        <w:tc>
          <w:tcPr>
            <w:tcW w:w="1727" w:type="dxa"/>
            <w:tcBorders>
              <w:top w:val="nil"/>
              <w:left w:val="single" w:sz="4" w:space="0" w:color="4DAED0"/>
              <w:bottom w:val="single" w:sz="4" w:space="0" w:color="4DAED0"/>
              <w:right w:val="single" w:sz="4" w:space="0" w:color="4DAED0"/>
            </w:tcBorders>
          </w:tcPr>
          <w:p w14:paraId="05257E5A" w14:textId="77777777" w:rsidR="004975E2" w:rsidRPr="003B617E" w:rsidRDefault="004975E2" w:rsidP="00FB01F0">
            <w:pPr>
              <w:pStyle w:val="Table09text"/>
              <w:rPr>
                <w:del w:id="357" w:author="Erica Slonaker" w:date="2026-09-25T20:06:00Z" w16du:dateUtc="2026-09-26T00:06:00Z"/>
                <w:sz w:val="20"/>
                <w:szCs w:val="20"/>
              </w:rPr>
            </w:pPr>
          </w:p>
        </w:tc>
      </w:tr>
    </w:tbl>
    <w:p w14:paraId="0F63BC39" w14:textId="77777777" w:rsidR="00953702" w:rsidRPr="001C3269" w:rsidRDefault="00953702" w:rsidP="000663D7">
      <w:pPr>
        <w:pStyle w:val="NoSpacing"/>
        <w:jc w:val="center"/>
        <w:rPr>
          <w:b/>
          <w:sz w:val="22"/>
          <w:rPrChange w:id="358" w:author="Erica Slonaker" w:date="2026-09-25T20:06:00Z" w16du:dateUtc="2026-09-26T00:06:00Z">
            <w:rPr/>
          </w:rPrChange>
        </w:rPr>
        <w:pPrChange w:id="359" w:author="Erica Slonaker" w:date="2026-09-25T20:06:00Z" w16du:dateUtc="2026-09-26T00:06:00Z">
          <w:pPr/>
        </w:pPrChange>
      </w:pPr>
    </w:p>
    <w:sectPr w:rsidR="00953702" w:rsidRPr="001C3269" w:rsidSect="006E734D">
      <w:headerReference w:type="default" r:id="rId9"/>
      <w:footerReference w:type="default" r:id="rId10"/>
      <w:type w:val="nextPage"/>
      <w:pgSz w:w="12240" w:h="15840" w:code="0"/>
      <w:pgMar w:top="720" w:right="720" w:bottom="720" w:left="720" w:header="720" w:footer="720" w:gutter="0"/>
      <w:cols w:space="720"/>
      <w:docGrid w:linePitch="360"/>
      <w:sectPrChange w:id="387" w:author="Erica Slonaker" w:date="2026-09-25T20:06:00Z" w16du:dateUtc="2026-09-26T00:06:00Z">
        <w:sectPr w:rsidR="00953702" w:rsidRPr="001C3269" w:rsidSect="006E734D">
          <w:type w:val="continuous"/>
          <w:pgSz w:w="11906" w:h="16838" w:code="9"/>
          <w:pgMar w:top="851" w:right="851" w:bottom="851" w:left="851" w:header="454" w:footer="425" w:gutter="0"/>
          <w:cols w:space="28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98922" w14:textId="77777777" w:rsidR="00B51693" w:rsidRDefault="00B51693" w:rsidP="008057AB">
      <w:r>
        <w:separator/>
      </w:r>
    </w:p>
  </w:endnote>
  <w:endnote w:type="continuationSeparator" w:id="0">
    <w:p w14:paraId="23E491DA" w14:textId="77777777" w:rsidR="00B51693" w:rsidRDefault="00B51693" w:rsidP="008057AB">
      <w:r>
        <w:continuationSeparator/>
      </w:r>
    </w:p>
  </w:endnote>
  <w:endnote w:type="continuationNotice" w:id="1">
    <w:p w14:paraId="561534C1" w14:textId="77777777" w:rsidR="00B51693" w:rsidRDefault="00B516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EffraLight-Regular">
    <w:altName w:val="Calibri"/>
    <w:panose1 w:val="020B0604020202020204"/>
    <w:charset w:val="4D"/>
    <w:family w:val="auto"/>
    <w:pitch w:val="default"/>
    <w:sig w:usb0="00000003" w:usb1="00000000" w:usb2="00000000" w:usb3="00000000" w:csb0="00000001" w:csb1="00000000"/>
  </w:font>
  <w:font w:name="Effra-Bold">
    <w:altName w:val="Calibri"/>
    <w:panose1 w:val="020B0604020202020204"/>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BEB82" w14:textId="10585378" w:rsidR="00AC50A2" w:rsidRDefault="00AC50A2">
    <w:pPr>
      <w:pStyle w:val="Footer"/>
      <w:rPr>
        <w:ins w:id="369" w:author="Erica Slonaker" w:date="2026-09-25T20:06:00Z" w16du:dateUtc="2026-09-26T00:06:00Z"/>
        <w:sz w:val="22"/>
        <w:szCs w:val="22"/>
      </w:rPr>
    </w:pPr>
    <w:ins w:id="370" w:author="Erica Slonaker" w:date="2026-09-25T20:06:00Z" w16du:dateUtc="2026-09-26T00:06:00Z">
      <w:r w:rsidRPr="00AC50A2">
        <w:rPr>
          <w:sz w:val="22"/>
          <w:szCs w:val="22"/>
        </w:rPr>
        <w:ptab w:relativeTo="margin" w:alignment="center" w:leader="none"/>
      </w:r>
      <w:r w:rsidRPr="00AC50A2">
        <w:rPr>
          <w:sz w:val="22"/>
          <w:szCs w:val="22"/>
        </w:rPr>
        <w:ptab w:relativeTo="margin" w:alignment="right" w:leader="none"/>
      </w:r>
      <w:r w:rsidR="00D10C63">
        <w:rPr>
          <w:sz w:val="22"/>
          <w:szCs w:val="22"/>
        </w:rPr>
        <w:t>1</w:t>
      </w:r>
      <w:r w:rsidR="000663D7">
        <w:rPr>
          <w:sz w:val="22"/>
          <w:szCs w:val="22"/>
        </w:rPr>
        <w:t>2/17/24</w:t>
      </w:r>
    </w:ins>
  </w:p>
  <w:tbl>
    <w:tblPr>
      <w:tblStyle w:val="TableGrid"/>
      <w:tblW w:w="0" w:type="auto"/>
      <w:tblLook w:val="04A0" w:firstRow="1" w:lastRow="0" w:firstColumn="1" w:lastColumn="0" w:noHBand="0" w:noVBand="1"/>
    </w:tblPr>
    <w:tblGrid>
      <w:gridCol w:w="3473"/>
      <w:gridCol w:w="3473"/>
      <w:gridCol w:w="3474"/>
    </w:tblGrid>
    <w:tr w:rsidR="000706E2" w14:paraId="35B0C6E2" w14:textId="77777777" w:rsidTr="005F3545">
      <w:trPr>
        <w:del w:id="371" w:author="Erica Slonaker" w:date="2026-09-25T20:06:00Z" w16du:dateUtc="2026-09-26T00:06:00Z"/>
      </w:trPr>
      <w:tc>
        <w:tcPr>
          <w:tcW w:w="3473" w:type="dxa"/>
          <w:shd w:val="clear" w:color="auto" w:fill="D9D9D9" w:themeFill="background1" w:themeFillShade="D9"/>
        </w:tcPr>
        <w:p w14:paraId="60AECB3C" w14:textId="77777777" w:rsidR="000706E2" w:rsidRPr="00967F6A" w:rsidRDefault="000706E2" w:rsidP="002D7756">
          <w:pPr>
            <w:tabs>
              <w:tab w:val="right" w:pos="10206"/>
            </w:tabs>
            <w:rPr>
              <w:del w:id="372" w:author="Erica Slonaker" w:date="2026-09-25T20:06:00Z" w16du:dateUtc="2026-09-26T00:06:00Z"/>
              <w:b/>
            </w:rPr>
          </w:pPr>
          <w:del w:id="373" w:author="Erica Slonaker" w:date="2026-09-25T20:06:00Z" w16du:dateUtc="2026-09-26T00:06:00Z">
            <w:r w:rsidRPr="00967F6A">
              <w:rPr>
                <w:b/>
              </w:rPr>
              <w:delText xml:space="preserve">Vehicle </w:delText>
            </w:r>
            <w:r w:rsidR="002D7756" w:rsidRPr="00967F6A">
              <w:rPr>
                <w:b/>
              </w:rPr>
              <w:delText>c</w:delText>
            </w:r>
            <w:r w:rsidRPr="00967F6A">
              <w:rPr>
                <w:b/>
              </w:rPr>
              <w:delText xml:space="preserve">hassis </w:delText>
            </w:r>
            <w:r w:rsidR="002D7756" w:rsidRPr="00967F6A">
              <w:rPr>
                <w:b/>
              </w:rPr>
              <w:delText>no.</w:delText>
            </w:r>
            <w:r w:rsidRPr="00967F6A">
              <w:rPr>
                <w:b/>
              </w:rPr>
              <w:delText>/VIN</w:delText>
            </w:r>
            <w:r w:rsidR="002D7756" w:rsidRPr="00967F6A">
              <w:rPr>
                <w:b/>
              </w:rPr>
              <w:delText>:</w:delText>
            </w:r>
          </w:del>
        </w:p>
      </w:tc>
      <w:tc>
        <w:tcPr>
          <w:tcW w:w="3473" w:type="dxa"/>
          <w:shd w:val="clear" w:color="auto" w:fill="D9D9D9" w:themeFill="background1" w:themeFillShade="D9"/>
        </w:tcPr>
        <w:p w14:paraId="2CB7AA7E" w14:textId="77777777" w:rsidR="000706E2" w:rsidRPr="00967F6A" w:rsidRDefault="000706E2" w:rsidP="005F3545">
          <w:pPr>
            <w:tabs>
              <w:tab w:val="right" w:pos="10206"/>
            </w:tabs>
            <w:rPr>
              <w:del w:id="374" w:author="Erica Slonaker" w:date="2026-09-25T20:06:00Z" w16du:dateUtc="2026-09-26T00:06:00Z"/>
              <w:b/>
            </w:rPr>
          </w:pPr>
          <w:del w:id="375" w:author="Erica Slonaker" w:date="2026-09-25T20:06:00Z" w16du:dateUtc="2026-09-26T00:06:00Z">
            <w:r w:rsidRPr="00967F6A">
              <w:rPr>
                <w:b/>
              </w:rPr>
              <w:delText>Date</w:delText>
            </w:r>
            <w:r w:rsidR="002D7756" w:rsidRPr="00967F6A">
              <w:rPr>
                <w:b/>
              </w:rPr>
              <w:delText>:</w:delText>
            </w:r>
          </w:del>
        </w:p>
      </w:tc>
      <w:tc>
        <w:tcPr>
          <w:tcW w:w="3474" w:type="dxa"/>
          <w:shd w:val="clear" w:color="auto" w:fill="D9D9D9" w:themeFill="background1" w:themeFillShade="D9"/>
        </w:tcPr>
        <w:p w14:paraId="1D147A9E" w14:textId="77777777" w:rsidR="000706E2" w:rsidRPr="00967F6A" w:rsidRDefault="000706E2" w:rsidP="005F3545">
          <w:pPr>
            <w:tabs>
              <w:tab w:val="right" w:pos="10206"/>
            </w:tabs>
            <w:rPr>
              <w:del w:id="376" w:author="Erica Slonaker" w:date="2026-09-25T20:06:00Z" w16du:dateUtc="2026-09-26T00:06:00Z"/>
              <w:b/>
            </w:rPr>
          </w:pPr>
          <w:del w:id="377" w:author="Erica Slonaker" w:date="2026-09-25T20:06:00Z" w16du:dateUtc="2026-09-26T00:06:00Z">
            <w:r w:rsidRPr="00967F6A">
              <w:rPr>
                <w:b/>
              </w:rPr>
              <w:delText>Signed</w:delText>
            </w:r>
            <w:r w:rsidR="002D7756" w:rsidRPr="00967F6A">
              <w:rPr>
                <w:b/>
              </w:rPr>
              <w:delText>:</w:delText>
            </w:r>
          </w:del>
        </w:p>
      </w:tc>
    </w:tr>
    <w:tr w:rsidR="000706E2" w14:paraId="434F1718" w14:textId="77777777" w:rsidTr="005F3545">
      <w:trPr>
        <w:del w:id="378" w:author="Erica Slonaker" w:date="2026-09-25T20:06:00Z" w16du:dateUtc="2026-09-26T00:06:00Z"/>
      </w:trPr>
      <w:tc>
        <w:tcPr>
          <w:tcW w:w="3473" w:type="dxa"/>
        </w:tcPr>
        <w:p w14:paraId="59CA8A84" w14:textId="77777777" w:rsidR="000706E2" w:rsidRDefault="000706E2" w:rsidP="005F3545">
          <w:pPr>
            <w:tabs>
              <w:tab w:val="right" w:pos="10206"/>
            </w:tabs>
            <w:rPr>
              <w:del w:id="379" w:author="Erica Slonaker" w:date="2026-09-25T20:06:00Z" w16du:dateUtc="2026-09-26T00:06:00Z"/>
            </w:rPr>
          </w:pPr>
        </w:p>
      </w:tc>
      <w:tc>
        <w:tcPr>
          <w:tcW w:w="3473" w:type="dxa"/>
        </w:tcPr>
        <w:p w14:paraId="4A30CF8E" w14:textId="77777777" w:rsidR="000706E2" w:rsidRDefault="000706E2" w:rsidP="005F3545">
          <w:pPr>
            <w:tabs>
              <w:tab w:val="right" w:pos="10206"/>
            </w:tabs>
            <w:rPr>
              <w:del w:id="380" w:author="Erica Slonaker" w:date="2026-09-25T20:06:00Z" w16du:dateUtc="2026-09-26T00:06:00Z"/>
            </w:rPr>
          </w:pPr>
        </w:p>
      </w:tc>
      <w:tc>
        <w:tcPr>
          <w:tcW w:w="3474" w:type="dxa"/>
        </w:tcPr>
        <w:p w14:paraId="4D97601D" w14:textId="77777777" w:rsidR="000706E2" w:rsidRDefault="000706E2" w:rsidP="005F3545">
          <w:pPr>
            <w:tabs>
              <w:tab w:val="right" w:pos="10206"/>
            </w:tabs>
            <w:rPr>
              <w:del w:id="381" w:author="Erica Slonaker" w:date="2026-09-25T20:06:00Z" w16du:dateUtc="2026-09-26T00:06:00Z"/>
            </w:rPr>
          </w:pPr>
        </w:p>
      </w:tc>
    </w:tr>
  </w:tbl>
  <w:p w14:paraId="4C35D666" w14:textId="447CFF1B" w:rsidR="00C65B84" w:rsidRDefault="00C65B84" w:rsidP="00561F10">
    <w:pPr>
      <w:pStyle w:val="Footer"/>
      <w:tabs>
        <w:tab w:val="right" w:pos="10206"/>
      </w:tabs>
      <w:rPr>
        <w:del w:id="382" w:author="Erica Slonaker" w:date="2026-09-25T20:06:00Z" w16du:dateUtc="2026-09-26T00:06:00Z"/>
      </w:rPr>
    </w:pPr>
    <w:del w:id="383" w:author="Erica Slonaker" w:date="2026-09-25T20:06:00Z" w16du:dateUtc="2026-09-26T00:06:00Z">
      <w:r>
        <w:delText xml:space="preserve">Vehicle Standards Bulletin 6 </w:delText>
      </w:r>
      <w:r w:rsidR="00CE662C">
        <w:delText>—</w:delText>
      </w:r>
      <w:r>
        <w:delText xml:space="preserve"> Version 3.</w:delText>
      </w:r>
      <w:r w:rsidR="00605EB6">
        <w:delText>2</w:delText>
      </w:r>
    </w:del>
  </w:p>
  <w:p w14:paraId="486EE95C" w14:textId="77777777" w:rsidR="00561F10" w:rsidRPr="00AC50A2" w:rsidRDefault="00561F10">
    <w:pPr>
      <w:pStyle w:val="Footer"/>
      <w:rPr>
        <w:sz w:val="22"/>
        <w:rPrChange w:id="384" w:author="Erica Slonaker" w:date="2026-09-25T20:06:00Z" w16du:dateUtc="2026-09-26T00:06:00Z">
          <w:rPr/>
        </w:rPrChange>
      </w:rPr>
      <w:pPrChange w:id="385" w:author="Erica Slonaker" w:date="2026-09-25T20:06:00Z" w16du:dateUtc="2026-09-26T00:06:00Z">
        <w:pPr>
          <w:pStyle w:val="Footer"/>
          <w:tabs>
            <w:tab w:val="clear" w:pos="4513"/>
            <w:tab w:val="clear" w:pos="9026"/>
            <w:tab w:val="right" w:pos="10206"/>
          </w:tabs>
        </w:pPr>
      </w:pPrChange>
    </w:pPr>
    <w:del w:id="386" w:author="Erica Slonaker" w:date="2026-09-25T20:06:00Z" w16du:dateUtc="2026-09-26T00:06:00Z">
      <w:r w:rsidRPr="00BA396A">
        <w:rPr>
          <w:b/>
        </w:rPr>
        <w:delText xml:space="preserve">Section A </w:delText>
      </w:r>
      <w:r w:rsidR="00CE662C">
        <w:rPr>
          <w:b/>
        </w:rPr>
        <w:delText>—</w:delText>
      </w:r>
      <w:r w:rsidRPr="00BA396A">
        <w:rPr>
          <w:b/>
        </w:rPr>
        <w:delText xml:space="preserve"> Engines</w:delText>
      </w:r>
      <w:r>
        <w:tab/>
      </w:r>
      <w:r>
        <w:fldChar w:fldCharType="begin"/>
      </w:r>
      <w:r>
        <w:delInstrText xml:space="preserve"> PAGE   \* MERGEFORMAT </w:delInstrText>
      </w:r>
      <w:r>
        <w:fldChar w:fldCharType="separate"/>
      </w:r>
      <w:r w:rsidR="00F1598B">
        <w:rPr>
          <w:noProof/>
        </w:rPr>
        <w:delText>1</w:delText>
      </w:r>
      <w:r>
        <w:fldChar w:fldCharType="end"/>
      </w:r>
      <w:r>
        <w:delText xml:space="preserve"> of </w:delText>
      </w:r>
      <w:r w:rsidR="00F1598B">
        <w:fldChar w:fldCharType="begin"/>
      </w:r>
      <w:r w:rsidR="00F1598B">
        <w:delInstrText xml:space="preserve"> NUMPAGES   \* MERGEFORMAT </w:delInstrText>
      </w:r>
      <w:r w:rsidR="00F1598B">
        <w:fldChar w:fldCharType="separate"/>
      </w:r>
      <w:r w:rsidR="00F1598B">
        <w:rPr>
          <w:noProof/>
        </w:rPr>
        <w:delText>1</w:delText>
      </w:r>
      <w:r w:rsidR="00F1598B">
        <w:rPr>
          <w:noProof/>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518136" w14:textId="77777777" w:rsidR="00B51693" w:rsidRDefault="00B51693" w:rsidP="008057AB">
      <w:r>
        <w:separator/>
      </w:r>
    </w:p>
  </w:footnote>
  <w:footnote w:type="continuationSeparator" w:id="0">
    <w:p w14:paraId="54C0EFEB" w14:textId="77777777" w:rsidR="00B51693" w:rsidRDefault="00B51693" w:rsidP="008057AB">
      <w:r>
        <w:continuationSeparator/>
      </w:r>
    </w:p>
  </w:footnote>
  <w:footnote w:type="continuationNotice" w:id="1">
    <w:p w14:paraId="69B24C4A" w14:textId="77777777" w:rsidR="00B51693" w:rsidRDefault="00B516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A3D5A" w14:textId="77777777" w:rsidR="00223C5A" w:rsidRDefault="00223C5A" w:rsidP="002D7756">
    <w:pPr>
      <w:pStyle w:val="Heading1"/>
      <w:rPr>
        <w:del w:id="360" w:author="Erica Slonaker" w:date="2026-09-25T20:06:00Z" w16du:dateUtc="2026-09-26T00:06:00Z"/>
      </w:rPr>
    </w:pPr>
    <w:bookmarkStart w:id="361" w:name="_Toc451414587"/>
    <w:del w:id="362" w:author="Erica Slonaker" w:date="2026-09-25T20:06:00Z" w16du:dateUtc="2026-09-26T00:06:00Z">
      <w:r>
        <w:delText xml:space="preserve">A4 Checklist </w:delText>
      </w:r>
      <w:r w:rsidR="002D7756">
        <w:delText>—</w:delText>
      </w:r>
      <w:r>
        <w:delText xml:space="preserve"> Exhaust </w:delText>
      </w:r>
      <w:r w:rsidR="002D7756">
        <w:delText>s</w:delText>
      </w:r>
      <w:r>
        <w:delText xml:space="preserve">ystem </w:delText>
      </w:r>
      <w:r w:rsidR="002D7756">
        <w:delText>a</w:delText>
      </w:r>
      <w:r>
        <w:delText>lteration</w:delText>
      </w:r>
      <w:bookmarkEnd w:id="361"/>
    </w:del>
  </w:p>
  <w:p w14:paraId="2F505F77" w14:textId="77777777" w:rsidR="00223C5A" w:rsidRDefault="00223C5A">
    <w:pPr>
      <w:pStyle w:val="Header"/>
      <w:pPrChange w:id="363" w:author="Erica Slonaker" w:date="2026-09-25T20:06:00Z" w16du:dateUtc="2026-09-26T00:06:00Z">
        <w:pPr>
          <w:pStyle w:val="Note"/>
        </w:pPr>
      </w:pPrChange>
    </w:pPr>
    <w:del w:id="364" w:author="Erica Slonaker" w:date="2026-09-25T20:06:00Z" w16du:dateUtc="2026-09-26T00:06:00Z">
      <w:r>
        <w:rPr>
          <w:noProof/>
          <w:lang w:val="en-AU"/>
        </w:rPr>
        <mc:AlternateContent>
          <mc:Choice Requires="wps">
            <w:drawing>
              <wp:inline distT="0" distB="0" distL="0" distR="0" wp14:anchorId="6D78EEFC" wp14:editId="53751D5A">
                <wp:extent cx="6513195" cy="190500"/>
                <wp:effectExtent l="0" t="9525" r="1905" b="0"/>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3195" cy="190500"/>
                        </a:xfrm>
                        <a:prstGeom prst="roundRect">
                          <a:avLst>
                            <a:gd name="adj" fmla="val 0"/>
                          </a:avLst>
                        </a:prstGeom>
                        <a:solidFill>
                          <a:srgbClr val="F1D9A9"/>
                        </a:solidFill>
                        <a:ln>
                          <a:noFill/>
                        </a:ln>
                        <a:extLst>
                          <a:ext uri="{91240B29-F687-4F45-9708-019B960494DF}">
                            <a14:hiddenLine xmlns:a14="http://schemas.microsoft.com/office/drawing/2010/main" w="6350">
                              <a:solidFill>
                                <a:srgbClr val="000000"/>
                              </a:solidFill>
                              <a:round/>
                              <a:headEnd/>
                              <a:tailEnd/>
                            </a14:hiddenLine>
                          </a:ext>
                        </a:extLst>
                      </wps:spPr>
                      <wps:txbx>
                        <w:txbxContent>
                          <w:p w14:paraId="4EF3F483" w14:textId="77777777" w:rsidR="00223C5A" w:rsidRDefault="00223C5A" w:rsidP="00223C5A">
                            <w:pPr>
                              <w:pStyle w:val="Table08text"/>
                              <w:rPr>
                                <w:del w:id="365" w:author="Erica Slonaker" w:date="2026-09-25T20:06:00Z" w16du:dateUtc="2026-09-26T00:06:00Z"/>
                              </w:rPr>
                            </w:pPr>
                            <w:del w:id="366" w:author="Erica Slonaker" w:date="2026-09-25T20:06:00Z" w16du:dateUtc="2026-09-26T00:06:00Z">
                              <w:r>
                                <w:rPr>
                                  <w:noProof/>
                                </w:rPr>
                                <w:sym w:font="Wingdings" w:char="F0EE"/>
                              </w:r>
                              <w:r>
                                <w:delText xml:space="preserve"> This checklist is for use by </w:delText>
                              </w:r>
                              <w:r w:rsidR="00C65B84">
                                <w:delText>approved</w:delText>
                              </w:r>
                              <w:r>
                                <w:delText xml:space="preserve"> vehicle examiners (AVEs) when assessing modifications relating to exhaust system alterations.</w:delText>
                              </w:r>
                            </w:del>
                          </w:p>
                        </w:txbxContent>
                      </wps:txbx>
                      <wps:bodyPr rot="0" vert="horz" wrap="square" lIns="18000" tIns="18000" rIns="18000" bIns="18000" anchor="t" anchorCtr="0" upright="1">
                        <a:noAutofit/>
                      </wps:bodyPr>
                    </wps:wsp>
                  </a:graphicData>
                </a:graphic>
              </wp:inline>
            </w:drawing>
          </mc:Choice>
          <mc:Fallback>
            <w:pict>
              <v:roundrect w14:anchorId="6D78EEFC" id="Rounded Rectangle 1" o:spid="_x0000_s1026" style="width:512.85pt;height:15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" fillcolor="#f1d9a9" stroked="f" strokeweight=".5pt">
                <v:textbox inset=".5mm,.5mm,.5mm,.5mm">
                  <w:txbxContent>
                    <w:p w14:paraId="4EF3F483" w14:textId="77777777" w:rsidR="00223C5A" w:rsidRDefault="00223C5A" w:rsidP="00223C5A">
                      <w:pPr>
                        <w:pStyle w:val="Table08text"/>
                        <w:rPr>
                          <w:del w:id="367" w:author="Erica Slonaker" w:date="2026-09-25T20:06:00Z" w16du:dateUtc="2026-09-26T00:06:00Z"/>
                        </w:rPr>
                      </w:pPr>
                      <w:del w:id="368" w:author="Erica Slonaker" w:date="2026-09-25T20:06:00Z" w16du:dateUtc="2026-09-26T00:06:00Z">
                        <w:r>
                          <w:rPr>
                            <w:noProof/>
                          </w:rPr>
                          <w:sym w:font="Wingdings" w:char="F0EE"/>
                        </w:r>
                        <w:r>
                          <w:delText xml:space="preserve"> This checklist is for use by </w:delText>
                        </w:r>
                        <w:r w:rsidR="00C65B84">
                          <w:delText>approved</w:delText>
                        </w:r>
                        <w:r>
                          <w:delText xml:space="preserve"> vehicle examiners (AVEs) when assessing modifications relating to exhaust system alterations.</w:delText>
                        </w:r>
                      </w:del>
                    </w:p>
                  </w:txbxContent>
                </v:textbox>
                <w10:anchorlock/>
              </v:roundrect>
            </w:pict>
          </mc:Fallback>
        </mc:AlternateConten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855DF"/>
    <w:multiLevelType w:val="hybridMultilevel"/>
    <w:tmpl w:val="6AB63468"/>
    <w:lvl w:ilvl="0" w:tplc="E39A4CBC">
      <w:start w:val="1"/>
      <w:numFmt w:val="bullet"/>
      <w:pStyle w:val="Table11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CB27E9"/>
    <w:multiLevelType w:val="hybridMultilevel"/>
    <w:tmpl w:val="A0C2C28C"/>
    <w:lvl w:ilvl="0" w:tplc="EC7CD028">
      <w:start w:val="1"/>
      <w:numFmt w:val="bullet"/>
      <w:pStyle w:val="Table10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746ED8"/>
    <w:multiLevelType w:val="hybridMultilevel"/>
    <w:tmpl w:val="6194F782"/>
    <w:lvl w:ilvl="0" w:tplc="30267370">
      <w:start w:val="1"/>
      <w:numFmt w:val="bullet"/>
      <w:pStyle w:val="Bullet2"/>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3" w15:restartNumberingAfterBreak="0">
    <w:nsid w:val="2E4F3682"/>
    <w:multiLevelType w:val="hybridMultilevel"/>
    <w:tmpl w:val="9DDA2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0622CD0"/>
    <w:multiLevelType w:val="multilevel"/>
    <w:tmpl w:val="4CAAAC98"/>
    <w:styleLink w:val="Tablenumbering"/>
    <w:lvl w:ilvl="0">
      <w:start w:val="1"/>
      <w:numFmt w:val="decimal"/>
      <w:lvlText w:val="%1."/>
      <w:lvlJc w:val="left"/>
      <w:pPr>
        <w:tabs>
          <w:tab w:val="num" w:pos="567"/>
        </w:tabs>
        <w:ind w:left="567" w:hanging="283"/>
      </w:pPr>
      <w:rPr>
        <w:rFonts w:ascii="Trebuchet MS" w:hAnsi="Trebuchet MS" w:hint="default"/>
        <w:sz w:val="20"/>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452E3239"/>
    <w:multiLevelType w:val="hybridMultilevel"/>
    <w:tmpl w:val="EE724BCC"/>
    <w:lvl w:ilvl="0" w:tplc="263632A2">
      <w:start w:val="1"/>
      <w:numFmt w:val="bullet"/>
      <w:pStyle w:val="Table09bullet"/>
      <w:lvlText w:val=""/>
      <w:lvlJc w:val="left"/>
      <w:pPr>
        <w:ind w:left="361"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2F78A8"/>
    <w:multiLevelType w:val="hybridMultilevel"/>
    <w:tmpl w:val="6E70182E"/>
    <w:lvl w:ilvl="0" w:tplc="DD28E6D4">
      <w:start w:val="1"/>
      <w:numFmt w:val="decimal"/>
      <w:pStyle w:val="Heading2"/>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4CE07EE0"/>
    <w:multiLevelType w:val="hybridMultilevel"/>
    <w:tmpl w:val="5BC4D73E"/>
    <w:lvl w:ilvl="0" w:tplc="84948B1E">
      <w:start w:val="1"/>
      <w:numFmt w:val="bullet"/>
      <w:pStyle w:val="Bullet1"/>
      <w:lvlText w:val=""/>
      <w:lvlJc w:val="left"/>
      <w:pPr>
        <w:ind w:left="19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1BF5A1D"/>
    <w:multiLevelType w:val="hybridMultilevel"/>
    <w:tmpl w:val="9ED86576"/>
    <w:lvl w:ilvl="0" w:tplc="81E485CE">
      <w:start w:val="1"/>
      <w:numFmt w:val="bullet"/>
      <w:pStyle w:val="Table09bullet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6251ECE"/>
    <w:multiLevelType w:val="hybridMultilevel"/>
    <w:tmpl w:val="58E0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0504B5"/>
    <w:multiLevelType w:val="hybridMultilevel"/>
    <w:tmpl w:val="99609AD6"/>
    <w:lvl w:ilvl="0" w:tplc="FC9C9BC0">
      <w:numFmt w:val="bullet"/>
      <w:pStyle w:val="Table10bullet2"/>
      <w:lvlText w:val="-"/>
      <w:lvlJc w:val="left"/>
      <w:pPr>
        <w:ind w:left="720" w:hanging="360"/>
      </w:pPr>
      <w:rPr>
        <w:rFonts w:ascii="Calibri" w:eastAsia="Cambria"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F5B192A"/>
    <w:multiLevelType w:val="hybridMultilevel"/>
    <w:tmpl w:val="2EC0CA36"/>
    <w:lvl w:ilvl="0" w:tplc="431CF96A">
      <w:start w:val="1"/>
      <w:numFmt w:val="bullet"/>
      <w:pStyle w:val="Table11bullet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9703660">
    <w:abstractNumId w:val="5"/>
  </w:num>
  <w:num w:numId="2" w16cid:durableId="188184396">
    <w:abstractNumId w:val="0"/>
  </w:num>
  <w:num w:numId="3" w16cid:durableId="880825292">
    <w:abstractNumId w:val="7"/>
  </w:num>
  <w:num w:numId="4" w16cid:durableId="2054233350">
    <w:abstractNumId w:val="2"/>
  </w:num>
  <w:num w:numId="5" w16cid:durableId="2104640611">
    <w:abstractNumId w:val="1"/>
  </w:num>
  <w:num w:numId="6" w16cid:durableId="1899852610">
    <w:abstractNumId w:val="10"/>
  </w:num>
  <w:num w:numId="7" w16cid:durableId="1327778547">
    <w:abstractNumId w:val="11"/>
  </w:num>
  <w:num w:numId="8" w16cid:durableId="1391493118">
    <w:abstractNumId w:val="4"/>
  </w:num>
  <w:num w:numId="9" w16cid:durableId="123500330">
    <w:abstractNumId w:val="8"/>
  </w:num>
  <w:num w:numId="10" w16cid:durableId="894507951">
    <w:abstractNumId w:val="6"/>
  </w:num>
  <w:num w:numId="11" w16cid:durableId="34744068">
    <w:abstractNumId w:val="6"/>
    <w:lvlOverride w:ilvl="0">
      <w:startOverride w:val="1"/>
    </w:lvlOverride>
  </w:num>
  <w:num w:numId="12" w16cid:durableId="1098409484">
    <w:abstractNumId w:val="6"/>
    <w:lvlOverride w:ilvl="0">
      <w:startOverride w:val="1"/>
    </w:lvlOverride>
  </w:num>
  <w:num w:numId="13" w16cid:durableId="1849372548">
    <w:abstractNumId w:val="6"/>
    <w:lvlOverride w:ilvl="0">
      <w:startOverride w:val="1"/>
    </w:lvlOverride>
  </w:num>
  <w:num w:numId="14" w16cid:durableId="283271181">
    <w:abstractNumId w:val="6"/>
    <w:lvlOverride w:ilvl="0">
      <w:startOverride w:val="1"/>
    </w:lvlOverride>
  </w:num>
  <w:num w:numId="15" w16cid:durableId="1723675050">
    <w:abstractNumId w:val="6"/>
    <w:lvlOverride w:ilvl="0">
      <w:startOverride w:val="1"/>
    </w:lvlOverride>
  </w:num>
  <w:num w:numId="16" w16cid:durableId="1346907417">
    <w:abstractNumId w:val="7"/>
  </w:num>
  <w:num w:numId="17" w16cid:durableId="441848365">
    <w:abstractNumId w:val="2"/>
  </w:num>
  <w:num w:numId="18" w16cid:durableId="290093194">
    <w:abstractNumId w:val="6"/>
  </w:num>
  <w:num w:numId="19" w16cid:durableId="2026247566">
    <w:abstractNumId w:val="4"/>
  </w:num>
  <w:num w:numId="20" w16cid:durableId="1654943517">
    <w:abstractNumId w:val="5"/>
  </w:num>
  <w:num w:numId="21" w16cid:durableId="1719629094">
    <w:abstractNumId w:val="8"/>
  </w:num>
  <w:num w:numId="22" w16cid:durableId="1015689726">
    <w:abstractNumId w:val="0"/>
  </w:num>
  <w:num w:numId="23" w16cid:durableId="831066446">
    <w:abstractNumId w:val="1"/>
  </w:num>
  <w:num w:numId="24" w16cid:durableId="1607152170">
    <w:abstractNumId w:val="10"/>
  </w:num>
  <w:num w:numId="25" w16cid:durableId="1446928240">
    <w:abstractNumId w:val="11"/>
  </w:num>
  <w:num w:numId="26" w16cid:durableId="983239732">
    <w:abstractNumId w:val="3"/>
  </w:num>
  <w:num w:numId="27" w16cid:durableId="422991136">
    <w:abstractNumId w:val="9"/>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344"/>
    <w:rsid w:val="000003FE"/>
    <w:rsid w:val="00000646"/>
    <w:rsid w:val="00001FF2"/>
    <w:rsid w:val="00003BCE"/>
    <w:rsid w:val="00004503"/>
    <w:rsid w:val="00007A77"/>
    <w:rsid w:val="00011715"/>
    <w:rsid w:val="000143F4"/>
    <w:rsid w:val="000208F0"/>
    <w:rsid w:val="000226C1"/>
    <w:rsid w:val="000229CC"/>
    <w:rsid w:val="00023D24"/>
    <w:rsid w:val="000243B0"/>
    <w:rsid w:val="00024B4A"/>
    <w:rsid w:val="000303C4"/>
    <w:rsid w:val="000307D1"/>
    <w:rsid w:val="00035A62"/>
    <w:rsid w:val="00035D06"/>
    <w:rsid w:val="000402F2"/>
    <w:rsid w:val="000407FF"/>
    <w:rsid w:val="00044C21"/>
    <w:rsid w:val="00044E50"/>
    <w:rsid w:val="00046D4B"/>
    <w:rsid w:val="00052DA9"/>
    <w:rsid w:val="00053963"/>
    <w:rsid w:val="00055797"/>
    <w:rsid w:val="00060906"/>
    <w:rsid w:val="00060E66"/>
    <w:rsid w:val="000611AA"/>
    <w:rsid w:val="00061468"/>
    <w:rsid w:val="000663D7"/>
    <w:rsid w:val="000671CF"/>
    <w:rsid w:val="000706E2"/>
    <w:rsid w:val="000738CA"/>
    <w:rsid w:val="00074E4C"/>
    <w:rsid w:val="00076317"/>
    <w:rsid w:val="00076B5A"/>
    <w:rsid w:val="000774BE"/>
    <w:rsid w:val="00081926"/>
    <w:rsid w:val="00082ECA"/>
    <w:rsid w:val="00084492"/>
    <w:rsid w:val="00084657"/>
    <w:rsid w:val="000858D8"/>
    <w:rsid w:val="00086C84"/>
    <w:rsid w:val="00090986"/>
    <w:rsid w:val="000933A9"/>
    <w:rsid w:val="000968EE"/>
    <w:rsid w:val="000A0208"/>
    <w:rsid w:val="000A03EC"/>
    <w:rsid w:val="000A1C47"/>
    <w:rsid w:val="000A3881"/>
    <w:rsid w:val="000A4672"/>
    <w:rsid w:val="000B0985"/>
    <w:rsid w:val="000B2A5B"/>
    <w:rsid w:val="000B3A06"/>
    <w:rsid w:val="000B65B8"/>
    <w:rsid w:val="000C028A"/>
    <w:rsid w:val="000C5781"/>
    <w:rsid w:val="000C7ADD"/>
    <w:rsid w:val="000D10E7"/>
    <w:rsid w:val="000D183B"/>
    <w:rsid w:val="000D1912"/>
    <w:rsid w:val="000D2CAE"/>
    <w:rsid w:val="000D64A7"/>
    <w:rsid w:val="000E03A4"/>
    <w:rsid w:val="000E0911"/>
    <w:rsid w:val="000E0EB5"/>
    <w:rsid w:val="000E1000"/>
    <w:rsid w:val="000E1391"/>
    <w:rsid w:val="000E1DB9"/>
    <w:rsid w:val="000E1F26"/>
    <w:rsid w:val="000E544F"/>
    <w:rsid w:val="000E695F"/>
    <w:rsid w:val="000F0179"/>
    <w:rsid w:val="000F13FA"/>
    <w:rsid w:val="000F2C50"/>
    <w:rsid w:val="000F3E8D"/>
    <w:rsid w:val="000F7A0F"/>
    <w:rsid w:val="000F7E29"/>
    <w:rsid w:val="0010042B"/>
    <w:rsid w:val="00100558"/>
    <w:rsid w:val="001006FA"/>
    <w:rsid w:val="00101AAC"/>
    <w:rsid w:val="0010204D"/>
    <w:rsid w:val="001021D6"/>
    <w:rsid w:val="00103EEA"/>
    <w:rsid w:val="00105586"/>
    <w:rsid w:val="00107CFA"/>
    <w:rsid w:val="001105ED"/>
    <w:rsid w:val="00114A50"/>
    <w:rsid w:val="00115054"/>
    <w:rsid w:val="001156C7"/>
    <w:rsid w:val="0011768F"/>
    <w:rsid w:val="00117B91"/>
    <w:rsid w:val="00122FFA"/>
    <w:rsid w:val="00123008"/>
    <w:rsid w:val="00123ACA"/>
    <w:rsid w:val="00126A53"/>
    <w:rsid w:val="00126CEA"/>
    <w:rsid w:val="00127423"/>
    <w:rsid w:val="00130DA1"/>
    <w:rsid w:val="00131C25"/>
    <w:rsid w:val="001332EC"/>
    <w:rsid w:val="001351A1"/>
    <w:rsid w:val="00136079"/>
    <w:rsid w:val="00137DE9"/>
    <w:rsid w:val="00141910"/>
    <w:rsid w:val="0014448F"/>
    <w:rsid w:val="00144729"/>
    <w:rsid w:val="00144BC3"/>
    <w:rsid w:val="00151C2D"/>
    <w:rsid w:val="0015264D"/>
    <w:rsid w:val="00153297"/>
    <w:rsid w:val="00154230"/>
    <w:rsid w:val="00154EE8"/>
    <w:rsid w:val="001557EB"/>
    <w:rsid w:val="001559B0"/>
    <w:rsid w:val="00163099"/>
    <w:rsid w:val="00163E6B"/>
    <w:rsid w:val="00163F0A"/>
    <w:rsid w:val="00166D1C"/>
    <w:rsid w:val="001670F6"/>
    <w:rsid w:val="0017572C"/>
    <w:rsid w:val="00183609"/>
    <w:rsid w:val="001852DE"/>
    <w:rsid w:val="001861FB"/>
    <w:rsid w:val="00187559"/>
    <w:rsid w:val="0019215E"/>
    <w:rsid w:val="001929E0"/>
    <w:rsid w:val="001934F9"/>
    <w:rsid w:val="00193EED"/>
    <w:rsid w:val="00193F6B"/>
    <w:rsid w:val="0019513F"/>
    <w:rsid w:val="00195924"/>
    <w:rsid w:val="00195EBA"/>
    <w:rsid w:val="00195EE1"/>
    <w:rsid w:val="00197545"/>
    <w:rsid w:val="00197F08"/>
    <w:rsid w:val="001A2097"/>
    <w:rsid w:val="001A7774"/>
    <w:rsid w:val="001B145E"/>
    <w:rsid w:val="001B18FB"/>
    <w:rsid w:val="001B34D1"/>
    <w:rsid w:val="001B56AD"/>
    <w:rsid w:val="001C1A8A"/>
    <w:rsid w:val="001C2B5E"/>
    <w:rsid w:val="001C3269"/>
    <w:rsid w:val="001C522B"/>
    <w:rsid w:val="001C6718"/>
    <w:rsid w:val="001E23EE"/>
    <w:rsid w:val="001E372E"/>
    <w:rsid w:val="001E4176"/>
    <w:rsid w:val="001E4A49"/>
    <w:rsid w:val="001E55F0"/>
    <w:rsid w:val="001E7414"/>
    <w:rsid w:val="001E78B7"/>
    <w:rsid w:val="001E7AD0"/>
    <w:rsid w:val="001F13BC"/>
    <w:rsid w:val="001F1E16"/>
    <w:rsid w:val="001F24ED"/>
    <w:rsid w:val="001F294A"/>
    <w:rsid w:val="001F3833"/>
    <w:rsid w:val="001F4D87"/>
    <w:rsid w:val="001F66E1"/>
    <w:rsid w:val="001F6F19"/>
    <w:rsid w:val="001F7768"/>
    <w:rsid w:val="00201C58"/>
    <w:rsid w:val="002024FB"/>
    <w:rsid w:val="002026B4"/>
    <w:rsid w:val="00211740"/>
    <w:rsid w:val="0021240F"/>
    <w:rsid w:val="00212613"/>
    <w:rsid w:val="00213E7A"/>
    <w:rsid w:val="00214E88"/>
    <w:rsid w:val="0022037D"/>
    <w:rsid w:val="00223C5A"/>
    <w:rsid w:val="0022453C"/>
    <w:rsid w:val="00225B2B"/>
    <w:rsid w:val="0022604F"/>
    <w:rsid w:val="00227718"/>
    <w:rsid w:val="00227B01"/>
    <w:rsid w:val="0023129D"/>
    <w:rsid w:val="002334D5"/>
    <w:rsid w:val="002357F7"/>
    <w:rsid w:val="00240013"/>
    <w:rsid w:val="00240287"/>
    <w:rsid w:val="002455EC"/>
    <w:rsid w:val="00251344"/>
    <w:rsid w:val="00251D29"/>
    <w:rsid w:val="00251FA4"/>
    <w:rsid w:val="0025625A"/>
    <w:rsid w:val="00257B07"/>
    <w:rsid w:val="00265E78"/>
    <w:rsid w:val="002700A8"/>
    <w:rsid w:val="00270FB5"/>
    <w:rsid w:val="00271379"/>
    <w:rsid w:val="0027328F"/>
    <w:rsid w:val="00281CF2"/>
    <w:rsid w:val="00284349"/>
    <w:rsid w:val="002846A7"/>
    <w:rsid w:val="00284FBA"/>
    <w:rsid w:val="0028550F"/>
    <w:rsid w:val="00285DCE"/>
    <w:rsid w:val="00286643"/>
    <w:rsid w:val="002932A3"/>
    <w:rsid w:val="00294C9D"/>
    <w:rsid w:val="002964E3"/>
    <w:rsid w:val="002A3BBB"/>
    <w:rsid w:val="002B0786"/>
    <w:rsid w:val="002B16E9"/>
    <w:rsid w:val="002B18C2"/>
    <w:rsid w:val="002B211D"/>
    <w:rsid w:val="002B2BB3"/>
    <w:rsid w:val="002B342E"/>
    <w:rsid w:val="002B4807"/>
    <w:rsid w:val="002B4D7A"/>
    <w:rsid w:val="002B6A89"/>
    <w:rsid w:val="002B6AA4"/>
    <w:rsid w:val="002B7678"/>
    <w:rsid w:val="002B788C"/>
    <w:rsid w:val="002C0A86"/>
    <w:rsid w:val="002C51F5"/>
    <w:rsid w:val="002C58FD"/>
    <w:rsid w:val="002C6EC8"/>
    <w:rsid w:val="002C7308"/>
    <w:rsid w:val="002D03B3"/>
    <w:rsid w:val="002D24E1"/>
    <w:rsid w:val="002D4BD3"/>
    <w:rsid w:val="002D4BE8"/>
    <w:rsid w:val="002D7756"/>
    <w:rsid w:val="002E2EAC"/>
    <w:rsid w:val="002F7269"/>
    <w:rsid w:val="002F73D5"/>
    <w:rsid w:val="00302E41"/>
    <w:rsid w:val="003053F7"/>
    <w:rsid w:val="0030589E"/>
    <w:rsid w:val="00307672"/>
    <w:rsid w:val="003101F0"/>
    <w:rsid w:val="003109DE"/>
    <w:rsid w:val="00311B68"/>
    <w:rsid w:val="00312545"/>
    <w:rsid w:val="00317FD3"/>
    <w:rsid w:val="003206EE"/>
    <w:rsid w:val="00322526"/>
    <w:rsid w:val="00323A8E"/>
    <w:rsid w:val="003248FD"/>
    <w:rsid w:val="003275B9"/>
    <w:rsid w:val="00330B98"/>
    <w:rsid w:val="00331FCD"/>
    <w:rsid w:val="00332664"/>
    <w:rsid w:val="00332672"/>
    <w:rsid w:val="00333B07"/>
    <w:rsid w:val="0034057A"/>
    <w:rsid w:val="003416A6"/>
    <w:rsid w:val="00341BD9"/>
    <w:rsid w:val="0034219E"/>
    <w:rsid w:val="00343B7F"/>
    <w:rsid w:val="0034431A"/>
    <w:rsid w:val="00344701"/>
    <w:rsid w:val="003463BA"/>
    <w:rsid w:val="00351717"/>
    <w:rsid w:val="003523A9"/>
    <w:rsid w:val="0035280C"/>
    <w:rsid w:val="00354438"/>
    <w:rsid w:val="003555B3"/>
    <w:rsid w:val="003557D2"/>
    <w:rsid w:val="00355840"/>
    <w:rsid w:val="00356D92"/>
    <w:rsid w:val="003571F7"/>
    <w:rsid w:val="00357E6F"/>
    <w:rsid w:val="00361ADC"/>
    <w:rsid w:val="0036365C"/>
    <w:rsid w:val="003671A2"/>
    <w:rsid w:val="00367BD5"/>
    <w:rsid w:val="00370DBA"/>
    <w:rsid w:val="00370E8A"/>
    <w:rsid w:val="003719B9"/>
    <w:rsid w:val="00372B26"/>
    <w:rsid w:val="003834AB"/>
    <w:rsid w:val="0038365A"/>
    <w:rsid w:val="00383C60"/>
    <w:rsid w:val="00384C4C"/>
    <w:rsid w:val="00385AD7"/>
    <w:rsid w:val="003862D3"/>
    <w:rsid w:val="003864CD"/>
    <w:rsid w:val="00387FAD"/>
    <w:rsid w:val="00390AE8"/>
    <w:rsid w:val="003956C1"/>
    <w:rsid w:val="003A1123"/>
    <w:rsid w:val="003A2E57"/>
    <w:rsid w:val="003A666A"/>
    <w:rsid w:val="003A6B3E"/>
    <w:rsid w:val="003B049B"/>
    <w:rsid w:val="003B0647"/>
    <w:rsid w:val="003B18EA"/>
    <w:rsid w:val="003B34B4"/>
    <w:rsid w:val="003B3550"/>
    <w:rsid w:val="003B4B20"/>
    <w:rsid w:val="003B5CAD"/>
    <w:rsid w:val="003B7A78"/>
    <w:rsid w:val="003C1C93"/>
    <w:rsid w:val="003C2279"/>
    <w:rsid w:val="003C3A8D"/>
    <w:rsid w:val="003C400E"/>
    <w:rsid w:val="003D1334"/>
    <w:rsid w:val="003D1F3D"/>
    <w:rsid w:val="003D3541"/>
    <w:rsid w:val="003E0046"/>
    <w:rsid w:val="003E09D3"/>
    <w:rsid w:val="003E3F95"/>
    <w:rsid w:val="003E41B5"/>
    <w:rsid w:val="003E53D0"/>
    <w:rsid w:val="003E6036"/>
    <w:rsid w:val="003F1D29"/>
    <w:rsid w:val="003F20AB"/>
    <w:rsid w:val="003F7FBA"/>
    <w:rsid w:val="00402FA5"/>
    <w:rsid w:val="004032C8"/>
    <w:rsid w:val="004048B8"/>
    <w:rsid w:val="004069A2"/>
    <w:rsid w:val="00407B0B"/>
    <w:rsid w:val="00410282"/>
    <w:rsid w:val="004102AE"/>
    <w:rsid w:val="004141F2"/>
    <w:rsid w:val="00414F61"/>
    <w:rsid w:val="004159E2"/>
    <w:rsid w:val="0042097C"/>
    <w:rsid w:val="0042392A"/>
    <w:rsid w:val="00425D7A"/>
    <w:rsid w:val="00436E0C"/>
    <w:rsid w:val="00437C64"/>
    <w:rsid w:val="004448B3"/>
    <w:rsid w:val="00444A8A"/>
    <w:rsid w:val="004452DC"/>
    <w:rsid w:val="0044588F"/>
    <w:rsid w:val="00446502"/>
    <w:rsid w:val="00452D09"/>
    <w:rsid w:val="00453307"/>
    <w:rsid w:val="0045467A"/>
    <w:rsid w:val="00462EBE"/>
    <w:rsid w:val="00465784"/>
    <w:rsid w:val="00467A16"/>
    <w:rsid w:val="0047111D"/>
    <w:rsid w:val="00471507"/>
    <w:rsid w:val="00472831"/>
    <w:rsid w:val="00472ED5"/>
    <w:rsid w:val="00473348"/>
    <w:rsid w:val="00474456"/>
    <w:rsid w:val="00474DD4"/>
    <w:rsid w:val="004754BA"/>
    <w:rsid w:val="004778F7"/>
    <w:rsid w:val="0048291D"/>
    <w:rsid w:val="004841DF"/>
    <w:rsid w:val="004845E8"/>
    <w:rsid w:val="00485B9A"/>
    <w:rsid w:val="004920C1"/>
    <w:rsid w:val="00492450"/>
    <w:rsid w:val="004925E0"/>
    <w:rsid w:val="0049264F"/>
    <w:rsid w:val="00492DB2"/>
    <w:rsid w:val="00494AC0"/>
    <w:rsid w:val="004975E2"/>
    <w:rsid w:val="00497AAC"/>
    <w:rsid w:val="004A17D7"/>
    <w:rsid w:val="004A40B0"/>
    <w:rsid w:val="004A4659"/>
    <w:rsid w:val="004B2677"/>
    <w:rsid w:val="004B2BAF"/>
    <w:rsid w:val="004B556E"/>
    <w:rsid w:val="004B5719"/>
    <w:rsid w:val="004B62E4"/>
    <w:rsid w:val="004B69F6"/>
    <w:rsid w:val="004B6A9A"/>
    <w:rsid w:val="004B785A"/>
    <w:rsid w:val="004B79CA"/>
    <w:rsid w:val="004C305F"/>
    <w:rsid w:val="004C5E4D"/>
    <w:rsid w:val="004C60AB"/>
    <w:rsid w:val="004D3AB5"/>
    <w:rsid w:val="004E296F"/>
    <w:rsid w:val="004E3951"/>
    <w:rsid w:val="004E5F80"/>
    <w:rsid w:val="004E6A87"/>
    <w:rsid w:val="004E7A2E"/>
    <w:rsid w:val="004F0C8F"/>
    <w:rsid w:val="004F115D"/>
    <w:rsid w:val="004F49D9"/>
    <w:rsid w:val="004F52D7"/>
    <w:rsid w:val="004F6275"/>
    <w:rsid w:val="004F707D"/>
    <w:rsid w:val="00501A12"/>
    <w:rsid w:val="00501DF5"/>
    <w:rsid w:val="005028A5"/>
    <w:rsid w:val="00505042"/>
    <w:rsid w:val="0050595C"/>
    <w:rsid w:val="00506334"/>
    <w:rsid w:val="00507835"/>
    <w:rsid w:val="00511990"/>
    <w:rsid w:val="00511F8E"/>
    <w:rsid w:val="0051320B"/>
    <w:rsid w:val="00514C0F"/>
    <w:rsid w:val="00515077"/>
    <w:rsid w:val="005165CD"/>
    <w:rsid w:val="00516600"/>
    <w:rsid w:val="00524239"/>
    <w:rsid w:val="00524D99"/>
    <w:rsid w:val="005260A8"/>
    <w:rsid w:val="005270D4"/>
    <w:rsid w:val="00527D37"/>
    <w:rsid w:val="00532011"/>
    <w:rsid w:val="0053375A"/>
    <w:rsid w:val="005343F1"/>
    <w:rsid w:val="00534A98"/>
    <w:rsid w:val="00535F6A"/>
    <w:rsid w:val="00540308"/>
    <w:rsid w:val="00540A24"/>
    <w:rsid w:val="0054226D"/>
    <w:rsid w:val="00542FB7"/>
    <w:rsid w:val="005432E6"/>
    <w:rsid w:val="00543469"/>
    <w:rsid w:val="0054350F"/>
    <w:rsid w:val="00544122"/>
    <w:rsid w:val="0054526C"/>
    <w:rsid w:val="00550EC3"/>
    <w:rsid w:val="00551734"/>
    <w:rsid w:val="00553142"/>
    <w:rsid w:val="00553709"/>
    <w:rsid w:val="00553A84"/>
    <w:rsid w:val="00553AF2"/>
    <w:rsid w:val="005568F6"/>
    <w:rsid w:val="00557456"/>
    <w:rsid w:val="00561F10"/>
    <w:rsid w:val="0056339A"/>
    <w:rsid w:val="00563D00"/>
    <w:rsid w:val="00565882"/>
    <w:rsid w:val="00567AB6"/>
    <w:rsid w:val="00571200"/>
    <w:rsid w:val="00572DCA"/>
    <w:rsid w:val="0057426F"/>
    <w:rsid w:val="00577335"/>
    <w:rsid w:val="00577E26"/>
    <w:rsid w:val="005854ED"/>
    <w:rsid w:val="00585C45"/>
    <w:rsid w:val="00586B29"/>
    <w:rsid w:val="00586FE2"/>
    <w:rsid w:val="0059013D"/>
    <w:rsid w:val="005903FB"/>
    <w:rsid w:val="00590517"/>
    <w:rsid w:val="00592593"/>
    <w:rsid w:val="00593069"/>
    <w:rsid w:val="00594518"/>
    <w:rsid w:val="00595E26"/>
    <w:rsid w:val="00597784"/>
    <w:rsid w:val="00597D38"/>
    <w:rsid w:val="005A299A"/>
    <w:rsid w:val="005A304E"/>
    <w:rsid w:val="005A3410"/>
    <w:rsid w:val="005A40F1"/>
    <w:rsid w:val="005A4326"/>
    <w:rsid w:val="005A7158"/>
    <w:rsid w:val="005B0C9D"/>
    <w:rsid w:val="005B1616"/>
    <w:rsid w:val="005B5FD9"/>
    <w:rsid w:val="005B608A"/>
    <w:rsid w:val="005B6AD1"/>
    <w:rsid w:val="005B709C"/>
    <w:rsid w:val="005C0223"/>
    <w:rsid w:val="005C1C0B"/>
    <w:rsid w:val="005C4868"/>
    <w:rsid w:val="005C6C47"/>
    <w:rsid w:val="005C742C"/>
    <w:rsid w:val="005D22AD"/>
    <w:rsid w:val="005D3F82"/>
    <w:rsid w:val="005D5214"/>
    <w:rsid w:val="005D535D"/>
    <w:rsid w:val="005D538E"/>
    <w:rsid w:val="005D5BB0"/>
    <w:rsid w:val="005D74D9"/>
    <w:rsid w:val="005E1353"/>
    <w:rsid w:val="005E17EE"/>
    <w:rsid w:val="005E33BB"/>
    <w:rsid w:val="005E5156"/>
    <w:rsid w:val="005F0EA0"/>
    <w:rsid w:val="005F18E1"/>
    <w:rsid w:val="005F1F5A"/>
    <w:rsid w:val="005F2A62"/>
    <w:rsid w:val="005F4F34"/>
    <w:rsid w:val="005F79BE"/>
    <w:rsid w:val="00600278"/>
    <w:rsid w:val="00600A51"/>
    <w:rsid w:val="006023D3"/>
    <w:rsid w:val="00602AFB"/>
    <w:rsid w:val="00602F7F"/>
    <w:rsid w:val="0060597A"/>
    <w:rsid w:val="00605EB6"/>
    <w:rsid w:val="006061C8"/>
    <w:rsid w:val="00606568"/>
    <w:rsid w:val="00607615"/>
    <w:rsid w:val="006103C3"/>
    <w:rsid w:val="006107EB"/>
    <w:rsid w:val="00612833"/>
    <w:rsid w:val="006140ED"/>
    <w:rsid w:val="006145CF"/>
    <w:rsid w:val="00614CC4"/>
    <w:rsid w:val="006171B9"/>
    <w:rsid w:val="00617217"/>
    <w:rsid w:val="006179E8"/>
    <w:rsid w:val="00623B8F"/>
    <w:rsid w:val="006241B3"/>
    <w:rsid w:val="00626BD5"/>
    <w:rsid w:val="006274BB"/>
    <w:rsid w:val="00627C86"/>
    <w:rsid w:val="0063109A"/>
    <w:rsid w:val="00631F6D"/>
    <w:rsid w:val="00633EFE"/>
    <w:rsid w:val="0064035F"/>
    <w:rsid w:val="00640C40"/>
    <w:rsid w:val="0064109A"/>
    <w:rsid w:val="006414A9"/>
    <w:rsid w:val="0064370B"/>
    <w:rsid w:val="00646221"/>
    <w:rsid w:val="00651CB1"/>
    <w:rsid w:val="00652478"/>
    <w:rsid w:val="00652550"/>
    <w:rsid w:val="00654293"/>
    <w:rsid w:val="006555C2"/>
    <w:rsid w:val="006600B1"/>
    <w:rsid w:val="0066058E"/>
    <w:rsid w:val="0066452E"/>
    <w:rsid w:val="00666448"/>
    <w:rsid w:val="00670743"/>
    <w:rsid w:val="0067082F"/>
    <w:rsid w:val="00670FA2"/>
    <w:rsid w:val="00672288"/>
    <w:rsid w:val="00672421"/>
    <w:rsid w:val="00676338"/>
    <w:rsid w:val="00676FF4"/>
    <w:rsid w:val="00677AC4"/>
    <w:rsid w:val="00681249"/>
    <w:rsid w:val="00682538"/>
    <w:rsid w:val="006827ED"/>
    <w:rsid w:val="00683867"/>
    <w:rsid w:val="00686193"/>
    <w:rsid w:val="00687287"/>
    <w:rsid w:val="006877F6"/>
    <w:rsid w:val="0069065A"/>
    <w:rsid w:val="006917D2"/>
    <w:rsid w:val="00691D6E"/>
    <w:rsid w:val="00691E32"/>
    <w:rsid w:val="00692173"/>
    <w:rsid w:val="00692951"/>
    <w:rsid w:val="00696AA3"/>
    <w:rsid w:val="006A14FB"/>
    <w:rsid w:val="006A18A2"/>
    <w:rsid w:val="006A2A69"/>
    <w:rsid w:val="006A51E0"/>
    <w:rsid w:val="006A6449"/>
    <w:rsid w:val="006A6573"/>
    <w:rsid w:val="006A68DF"/>
    <w:rsid w:val="006A6D47"/>
    <w:rsid w:val="006A7006"/>
    <w:rsid w:val="006A7E16"/>
    <w:rsid w:val="006B0D77"/>
    <w:rsid w:val="006B1A9F"/>
    <w:rsid w:val="006B4CF8"/>
    <w:rsid w:val="006B5C0C"/>
    <w:rsid w:val="006C29E6"/>
    <w:rsid w:val="006C6F10"/>
    <w:rsid w:val="006D073F"/>
    <w:rsid w:val="006D5CEF"/>
    <w:rsid w:val="006D5EC2"/>
    <w:rsid w:val="006D60B0"/>
    <w:rsid w:val="006D761C"/>
    <w:rsid w:val="006D7BE0"/>
    <w:rsid w:val="006E3AF3"/>
    <w:rsid w:val="006E454A"/>
    <w:rsid w:val="006E734D"/>
    <w:rsid w:val="006F110F"/>
    <w:rsid w:val="006F11CE"/>
    <w:rsid w:val="006F16FB"/>
    <w:rsid w:val="006F3087"/>
    <w:rsid w:val="006F4BE7"/>
    <w:rsid w:val="006F5BEE"/>
    <w:rsid w:val="007016DB"/>
    <w:rsid w:val="007032BE"/>
    <w:rsid w:val="0071007B"/>
    <w:rsid w:val="00710549"/>
    <w:rsid w:val="00713A8D"/>
    <w:rsid w:val="00720290"/>
    <w:rsid w:val="007212F7"/>
    <w:rsid w:val="00721F6C"/>
    <w:rsid w:val="00722D5D"/>
    <w:rsid w:val="007239F8"/>
    <w:rsid w:val="007307FF"/>
    <w:rsid w:val="00730A2D"/>
    <w:rsid w:val="007328B1"/>
    <w:rsid w:val="00736581"/>
    <w:rsid w:val="00737FE0"/>
    <w:rsid w:val="00740027"/>
    <w:rsid w:val="007405BA"/>
    <w:rsid w:val="007406FB"/>
    <w:rsid w:val="00746068"/>
    <w:rsid w:val="00746F5F"/>
    <w:rsid w:val="00751ED9"/>
    <w:rsid w:val="00754340"/>
    <w:rsid w:val="007634A3"/>
    <w:rsid w:val="00764E98"/>
    <w:rsid w:val="007655FC"/>
    <w:rsid w:val="00767E48"/>
    <w:rsid w:val="00770712"/>
    <w:rsid w:val="007713CB"/>
    <w:rsid w:val="00771424"/>
    <w:rsid w:val="00773F45"/>
    <w:rsid w:val="00781C72"/>
    <w:rsid w:val="00787AF3"/>
    <w:rsid w:val="0079115C"/>
    <w:rsid w:val="00792C8C"/>
    <w:rsid w:val="00794ED5"/>
    <w:rsid w:val="00795780"/>
    <w:rsid w:val="007A1EFB"/>
    <w:rsid w:val="007A36F5"/>
    <w:rsid w:val="007A3E86"/>
    <w:rsid w:val="007A5929"/>
    <w:rsid w:val="007A5DCE"/>
    <w:rsid w:val="007A5E96"/>
    <w:rsid w:val="007A6282"/>
    <w:rsid w:val="007A7D86"/>
    <w:rsid w:val="007B1569"/>
    <w:rsid w:val="007B19DB"/>
    <w:rsid w:val="007B3384"/>
    <w:rsid w:val="007B349B"/>
    <w:rsid w:val="007B3E2E"/>
    <w:rsid w:val="007B667F"/>
    <w:rsid w:val="007B7039"/>
    <w:rsid w:val="007C0D8A"/>
    <w:rsid w:val="007C23F4"/>
    <w:rsid w:val="007C7257"/>
    <w:rsid w:val="007D0766"/>
    <w:rsid w:val="007D0F65"/>
    <w:rsid w:val="007D1801"/>
    <w:rsid w:val="007D2B6F"/>
    <w:rsid w:val="007D3C18"/>
    <w:rsid w:val="007D5360"/>
    <w:rsid w:val="007D53CD"/>
    <w:rsid w:val="007D76F2"/>
    <w:rsid w:val="007E269D"/>
    <w:rsid w:val="007E2F21"/>
    <w:rsid w:val="007E3023"/>
    <w:rsid w:val="007E63A8"/>
    <w:rsid w:val="007E78AC"/>
    <w:rsid w:val="007F2BAB"/>
    <w:rsid w:val="007F5236"/>
    <w:rsid w:val="007F64EF"/>
    <w:rsid w:val="007F6690"/>
    <w:rsid w:val="007F6969"/>
    <w:rsid w:val="007F6CB1"/>
    <w:rsid w:val="008018DE"/>
    <w:rsid w:val="00801B81"/>
    <w:rsid w:val="00802B4B"/>
    <w:rsid w:val="008031D4"/>
    <w:rsid w:val="008036B9"/>
    <w:rsid w:val="00803E28"/>
    <w:rsid w:val="00804E8D"/>
    <w:rsid w:val="0080564D"/>
    <w:rsid w:val="008057AB"/>
    <w:rsid w:val="00806362"/>
    <w:rsid w:val="00814D7E"/>
    <w:rsid w:val="008204D7"/>
    <w:rsid w:val="008328AC"/>
    <w:rsid w:val="00834B81"/>
    <w:rsid w:val="00836EAD"/>
    <w:rsid w:val="00836FEE"/>
    <w:rsid w:val="00837281"/>
    <w:rsid w:val="00840E6E"/>
    <w:rsid w:val="0084191F"/>
    <w:rsid w:val="00841CD1"/>
    <w:rsid w:val="00842E73"/>
    <w:rsid w:val="00842F0C"/>
    <w:rsid w:val="008431C5"/>
    <w:rsid w:val="008432D3"/>
    <w:rsid w:val="00843705"/>
    <w:rsid w:val="00844AA9"/>
    <w:rsid w:val="0084531D"/>
    <w:rsid w:val="0084593C"/>
    <w:rsid w:val="008462E4"/>
    <w:rsid w:val="00851FE7"/>
    <w:rsid w:val="00852691"/>
    <w:rsid w:val="008540BF"/>
    <w:rsid w:val="0085647A"/>
    <w:rsid w:val="00856C34"/>
    <w:rsid w:val="00861987"/>
    <w:rsid w:val="00861A5B"/>
    <w:rsid w:val="00861B36"/>
    <w:rsid w:val="0086415A"/>
    <w:rsid w:val="00865483"/>
    <w:rsid w:val="0086626C"/>
    <w:rsid w:val="00871C13"/>
    <w:rsid w:val="00872CBA"/>
    <w:rsid w:val="00872FCA"/>
    <w:rsid w:val="00873627"/>
    <w:rsid w:val="008754A4"/>
    <w:rsid w:val="00877169"/>
    <w:rsid w:val="008801FE"/>
    <w:rsid w:val="008813CD"/>
    <w:rsid w:val="00881CB3"/>
    <w:rsid w:val="008838AC"/>
    <w:rsid w:val="00884645"/>
    <w:rsid w:val="008846BF"/>
    <w:rsid w:val="00884C0B"/>
    <w:rsid w:val="00885DD3"/>
    <w:rsid w:val="00890171"/>
    <w:rsid w:val="00891AC0"/>
    <w:rsid w:val="008936F1"/>
    <w:rsid w:val="00894673"/>
    <w:rsid w:val="00894CA3"/>
    <w:rsid w:val="008A2036"/>
    <w:rsid w:val="008A2683"/>
    <w:rsid w:val="008A4357"/>
    <w:rsid w:val="008A4982"/>
    <w:rsid w:val="008A7835"/>
    <w:rsid w:val="008B1833"/>
    <w:rsid w:val="008B20EB"/>
    <w:rsid w:val="008B3E4E"/>
    <w:rsid w:val="008C52FE"/>
    <w:rsid w:val="008C59E8"/>
    <w:rsid w:val="008D1AC1"/>
    <w:rsid w:val="008D3F62"/>
    <w:rsid w:val="008D3FF5"/>
    <w:rsid w:val="008D5A02"/>
    <w:rsid w:val="008D5CC3"/>
    <w:rsid w:val="008D5D02"/>
    <w:rsid w:val="008D71F1"/>
    <w:rsid w:val="008E284F"/>
    <w:rsid w:val="008F12C5"/>
    <w:rsid w:val="008F1FC4"/>
    <w:rsid w:val="008F22C2"/>
    <w:rsid w:val="008F29DE"/>
    <w:rsid w:val="008F2BE2"/>
    <w:rsid w:val="008F3DC1"/>
    <w:rsid w:val="008F4848"/>
    <w:rsid w:val="008F4C53"/>
    <w:rsid w:val="008F73AC"/>
    <w:rsid w:val="009019ED"/>
    <w:rsid w:val="00901DA5"/>
    <w:rsid w:val="00902634"/>
    <w:rsid w:val="0090487F"/>
    <w:rsid w:val="00906971"/>
    <w:rsid w:val="0090733F"/>
    <w:rsid w:val="00910FC5"/>
    <w:rsid w:val="00914157"/>
    <w:rsid w:val="009164C7"/>
    <w:rsid w:val="00917701"/>
    <w:rsid w:val="00917F86"/>
    <w:rsid w:val="00921349"/>
    <w:rsid w:val="009216D7"/>
    <w:rsid w:val="009246BA"/>
    <w:rsid w:val="00924D4D"/>
    <w:rsid w:val="0093077C"/>
    <w:rsid w:val="00930A76"/>
    <w:rsid w:val="00931706"/>
    <w:rsid w:val="00932C2F"/>
    <w:rsid w:val="00932E05"/>
    <w:rsid w:val="0093585D"/>
    <w:rsid w:val="00937563"/>
    <w:rsid w:val="00941FBB"/>
    <w:rsid w:val="009444E2"/>
    <w:rsid w:val="00944D30"/>
    <w:rsid w:val="0094684F"/>
    <w:rsid w:val="009478EA"/>
    <w:rsid w:val="00947BBF"/>
    <w:rsid w:val="00951AE5"/>
    <w:rsid w:val="0095208B"/>
    <w:rsid w:val="00953702"/>
    <w:rsid w:val="009556EF"/>
    <w:rsid w:val="00955868"/>
    <w:rsid w:val="00955C89"/>
    <w:rsid w:val="00957BFA"/>
    <w:rsid w:val="00960244"/>
    <w:rsid w:val="0096101E"/>
    <w:rsid w:val="00961A35"/>
    <w:rsid w:val="00961C3B"/>
    <w:rsid w:val="00964F7A"/>
    <w:rsid w:val="00967F6A"/>
    <w:rsid w:val="009705A2"/>
    <w:rsid w:val="00971612"/>
    <w:rsid w:val="00971B8B"/>
    <w:rsid w:val="00971E8B"/>
    <w:rsid w:val="0097364D"/>
    <w:rsid w:val="0097575C"/>
    <w:rsid w:val="00976BEA"/>
    <w:rsid w:val="009771F2"/>
    <w:rsid w:val="00977A7B"/>
    <w:rsid w:val="00981180"/>
    <w:rsid w:val="0098330D"/>
    <w:rsid w:val="00984402"/>
    <w:rsid w:val="00984459"/>
    <w:rsid w:val="00984BCE"/>
    <w:rsid w:val="00984DEE"/>
    <w:rsid w:val="00986E61"/>
    <w:rsid w:val="00990EA5"/>
    <w:rsid w:val="009911B6"/>
    <w:rsid w:val="009911F0"/>
    <w:rsid w:val="00996EDC"/>
    <w:rsid w:val="00997DC0"/>
    <w:rsid w:val="009A0F85"/>
    <w:rsid w:val="009A15D3"/>
    <w:rsid w:val="009A2833"/>
    <w:rsid w:val="009A3887"/>
    <w:rsid w:val="009A4E29"/>
    <w:rsid w:val="009A71D4"/>
    <w:rsid w:val="009B2075"/>
    <w:rsid w:val="009B3B2E"/>
    <w:rsid w:val="009B5444"/>
    <w:rsid w:val="009B5C98"/>
    <w:rsid w:val="009C16E2"/>
    <w:rsid w:val="009C26F4"/>
    <w:rsid w:val="009C2BDD"/>
    <w:rsid w:val="009C2D85"/>
    <w:rsid w:val="009C4BDB"/>
    <w:rsid w:val="009C4CD4"/>
    <w:rsid w:val="009C5AF3"/>
    <w:rsid w:val="009C5B4F"/>
    <w:rsid w:val="009D05DB"/>
    <w:rsid w:val="009D355E"/>
    <w:rsid w:val="009D4373"/>
    <w:rsid w:val="009D4481"/>
    <w:rsid w:val="009D4EBD"/>
    <w:rsid w:val="009D6B6F"/>
    <w:rsid w:val="009D77B7"/>
    <w:rsid w:val="009E5210"/>
    <w:rsid w:val="009E57FC"/>
    <w:rsid w:val="009E7918"/>
    <w:rsid w:val="009F26CE"/>
    <w:rsid w:val="009F2C6A"/>
    <w:rsid w:val="009F2F82"/>
    <w:rsid w:val="009F6BE1"/>
    <w:rsid w:val="00A004C9"/>
    <w:rsid w:val="00A00A54"/>
    <w:rsid w:val="00A00A9E"/>
    <w:rsid w:val="00A01CAD"/>
    <w:rsid w:val="00A01F5C"/>
    <w:rsid w:val="00A01FEC"/>
    <w:rsid w:val="00A02581"/>
    <w:rsid w:val="00A036CC"/>
    <w:rsid w:val="00A03D79"/>
    <w:rsid w:val="00A10574"/>
    <w:rsid w:val="00A1219B"/>
    <w:rsid w:val="00A139EE"/>
    <w:rsid w:val="00A14432"/>
    <w:rsid w:val="00A16575"/>
    <w:rsid w:val="00A172AC"/>
    <w:rsid w:val="00A179B4"/>
    <w:rsid w:val="00A2027D"/>
    <w:rsid w:val="00A25F68"/>
    <w:rsid w:val="00A26855"/>
    <w:rsid w:val="00A270AA"/>
    <w:rsid w:val="00A347E1"/>
    <w:rsid w:val="00A3482C"/>
    <w:rsid w:val="00A34D02"/>
    <w:rsid w:val="00A36CB9"/>
    <w:rsid w:val="00A37CFE"/>
    <w:rsid w:val="00A403A8"/>
    <w:rsid w:val="00A406A2"/>
    <w:rsid w:val="00A41803"/>
    <w:rsid w:val="00A4227F"/>
    <w:rsid w:val="00A43B46"/>
    <w:rsid w:val="00A45315"/>
    <w:rsid w:val="00A463B4"/>
    <w:rsid w:val="00A50C81"/>
    <w:rsid w:val="00A5204C"/>
    <w:rsid w:val="00A52E77"/>
    <w:rsid w:val="00A54E67"/>
    <w:rsid w:val="00A56666"/>
    <w:rsid w:val="00A5667C"/>
    <w:rsid w:val="00A567D8"/>
    <w:rsid w:val="00A601F2"/>
    <w:rsid w:val="00A62EDC"/>
    <w:rsid w:val="00A633EE"/>
    <w:rsid w:val="00A63B53"/>
    <w:rsid w:val="00A6535F"/>
    <w:rsid w:val="00A66099"/>
    <w:rsid w:val="00A66F52"/>
    <w:rsid w:val="00A71BF7"/>
    <w:rsid w:val="00A73B74"/>
    <w:rsid w:val="00A73E86"/>
    <w:rsid w:val="00A741AD"/>
    <w:rsid w:val="00A74BFF"/>
    <w:rsid w:val="00A74CB9"/>
    <w:rsid w:val="00A7557E"/>
    <w:rsid w:val="00A7770A"/>
    <w:rsid w:val="00A77EBA"/>
    <w:rsid w:val="00A803EF"/>
    <w:rsid w:val="00A805B0"/>
    <w:rsid w:val="00A819EF"/>
    <w:rsid w:val="00A83900"/>
    <w:rsid w:val="00A85CC4"/>
    <w:rsid w:val="00A87F50"/>
    <w:rsid w:val="00A907BC"/>
    <w:rsid w:val="00A922CA"/>
    <w:rsid w:val="00A92AE6"/>
    <w:rsid w:val="00A948BA"/>
    <w:rsid w:val="00A94B4B"/>
    <w:rsid w:val="00A97EE2"/>
    <w:rsid w:val="00A97F56"/>
    <w:rsid w:val="00AA1683"/>
    <w:rsid w:val="00AA6A1A"/>
    <w:rsid w:val="00AA74A2"/>
    <w:rsid w:val="00AA7CDA"/>
    <w:rsid w:val="00AB0DC7"/>
    <w:rsid w:val="00AB29EA"/>
    <w:rsid w:val="00AB32C6"/>
    <w:rsid w:val="00AB5667"/>
    <w:rsid w:val="00AC0707"/>
    <w:rsid w:val="00AC1759"/>
    <w:rsid w:val="00AC204B"/>
    <w:rsid w:val="00AC50A2"/>
    <w:rsid w:val="00AC59C0"/>
    <w:rsid w:val="00AC6313"/>
    <w:rsid w:val="00AD024E"/>
    <w:rsid w:val="00AD089C"/>
    <w:rsid w:val="00AD1845"/>
    <w:rsid w:val="00AD296B"/>
    <w:rsid w:val="00AD351E"/>
    <w:rsid w:val="00AD4161"/>
    <w:rsid w:val="00AD6963"/>
    <w:rsid w:val="00AE0E97"/>
    <w:rsid w:val="00AE1180"/>
    <w:rsid w:val="00AE72D8"/>
    <w:rsid w:val="00AE750F"/>
    <w:rsid w:val="00AF1BC4"/>
    <w:rsid w:val="00AF1DF2"/>
    <w:rsid w:val="00AF32AB"/>
    <w:rsid w:val="00AF61CA"/>
    <w:rsid w:val="00AF6AD8"/>
    <w:rsid w:val="00AF6E83"/>
    <w:rsid w:val="00B03AD5"/>
    <w:rsid w:val="00B0469E"/>
    <w:rsid w:val="00B05CCA"/>
    <w:rsid w:val="00B076A2"/>
    <w:rsid w:val="00B07E3F"/>
    <w:rsid w:val="00B114D2"/>
    <w:rsid w:val="00B11E3A"/>
    <w:rsid w:val="00B143CE"/>
    <w:rsid w:val="00B1736E"/>
    <w:rsid w:val="00B2029D"/>
    <w:rsid w:val="00B20332"/>
    <w:rsid w:val="00B23B39"/>
    <w:rsid w:val="00B25E79"/>
    <w:rsid w:val="00B25F3E"/>
    <w:rsid w:val="00B26B71"/>
    <w:rsid w:val="00B26D63"/>
    <w:rsid w:val="00B32D3F"/>
    <w:rsid w:val="00B34D2C"/>
    <w:rsid w:val="00B36496"/>
    <w:rsid w:val="00B376D5"/>
    <w:rsid w:val="00B41B00"/>
    <w:rsid w:val="00B42573"/>
    <w:rsid w:val="00B444CA"/>
    <w:rsid w:val="00B44E37"/>
    <w:rsid w:val="00B4754A"/>
    <w:rsid w:val="00B51693"/>
    <w:rsid w:val="00B51DB8"/>
    <w:rsid w:val="00B53A6C"/>
    <w:rsid w:val="00B54CE4"/>
    <w:rsid w:val="00B634EB"/>
    <w:rsid w:val="00B66124"/>
    <w:rsid w:val="00B7039E"/>
    <w:rsid w:val="00B72D35"/>
    <w:rsid w:val="00B75E60"/>
    <w:rsid w:val="00B75EFC"/>
    <w:rsid w:val="00B77C6D"/>
    <w:rsid w:val="00B81FF5"/>
    <w:rsid w:val="00B837E4"/>
    <w:rsid w:val="00B87104"/>
    <w:rsid w:val="00B879F6"/>
    <w:rsid w:val="00B901FF"/>
    <w:rsid w:val="00B9211D"/>
    <w:rsid w:val="00B93C9C"/>
    <w:rsid w:val="00BA396A"/>
    <w:rsid w:val="00BA54B1"/>
    <w:rsid w:val="00BA6BDF"/>
    <w:rsid w:val="00BA71E8"/>
    <w:rsid w:val="00BA736F"/>
    <w:rsid w:val="00BB1E2B"/>
    <w:rsid w:val="00BB4F35"/>
    <w:rsid w:val="00BB651F"/>
    <w:rsid w:val="00BB79F6"/>
    <w:rsid w:val="00BC15AF"/>
    <w:rsid w:val="00BC2C60"/>
    <w:rsid w:val="00BC567C"/>
    <w:rsid w:val="00BC5F8E"/>
    <w:rsid w:val="00BC6A90"/>
    <w:rsid w:val="00BD0A20"/>
    <w:rsid w:val="00BD1AC6"/>
    <w:rsid w:val="00BD2656"/>
    <w:rsid w:val="00BD46CD"/>
    <w:rsid w:val="00BD5256"/>
    <w:rsid w:val="00BD6178"/>
    <w:rsid w:val="00BE1073"/>
    <w:rsid w:val="00BE2D04"/>
    <w:rsid w:val="00BE525F"/>
    <w:rsid w:val="00BE589E"/>
    <w:rsid w:val="00BE6A4E"/>
    <w:rsid w:val="00BE72AF"/>
    <w:rsid w:val="00BF1185"/>
    <w:rsid w:val="00BF1C82"/>
    <w:rsid w:val="00BF233E"/>
    <w:rsid w:val="00BF23F4"/>
    <w:rsid w:val="00BF2E10"/>
    <w:rsid w:val="00BF4BA2"/>
    <w:rsid w:val="00BF7082"/>
    <w:rsid w:val="00C00CBC"/>
    <w:rsid w:val="00C00ED8"/>
    <w:rsid w:val="00C02509"/>
    <w:rsid w:val="00C1277E"/>
    <w:rsid w:val="00C13036"/>
    <w:rsid w:val="00C15CE7"/>
    <w:rsid w:val="00C16C96"/>
    <w:rsid w:val="00C22187"/>
    <w:rsid w:val="00C25D0D"/>
    <w:rsid w:val="00C276D0"/>
    <w:rsid w:val="00C27F09"/>
    <w:rsid w:val="00C31401"/>
    <w:rsid w:val="00C3221B"/>
    <w:rsid w:val="00C326FB"/>
    <w:rsid w:val="00C3337E"/>
    <w:rsid w:val="00C3433A"/>
    <w:rsid w:val="00C3570E"/>
    <w:rsid w:val="00C36E7B"/>
    <w:rsid w:val="00C37659"/>
    <w:rsid w:val="00C43A3B"/>
    <w:rsid w:val="00C43CE2"/>
    <w:rsid w:val="00C4513E"/>
    <w:rsid w:val="00C45CD9"/>
    <w:rsid w:val="00C45F08"/>
    <w:rsid w:val="00C46A73"/>
    <w:rsid w:val="00C50593"/>
    <w:rsid w:val="00C51546"/>
    <w:rsid w:val="00C60D9C"/>
    <w:rsid w:val="00C61D6A"/>
    <w:rsid w:val="00C64DFC"/>
    <w:rsid w:val="00C65B84"/>
    <w:rsid w:val="00C66D47"/>
    <w:rsid w:val="00C67557"/>
    <w:rsid w:val="00C704EC"/>
    <w:rsid w:val="00C71FDA"/>
    <w:rsid w:val="00C7258B"/>
    <w:rsid w:val="00C751F0"/>
    <w:rsid w:val="00C762C5"/>
    <w:rsid w:val="00C807BC"/>
    <w:rsid w:val="00C829B9"/>
    <w:rsid w:val="00C841CE"/>
    <w:rsid w:val="00C86E94"/>
    <w:rsid w:val="00C8700C"/>
    <w:rsid w:val="00C92EFD"/>
    <w:rsid w:val="00C93FAF"/>
    <w:rsid w:val="00C950DA"/>
    <w:rsid w:val="00CA095B"/>
    <w:rsid w:val="00CA1B6B"/>
    <w:rsid w:val="00CA365E"/>
    <w:rsid w:val="00CA3AE0"/>
    <w:rsid w:val="00CA63AD"/>
    <w:rsid w:val="00CB1AFA"/>
    <w:rsid w:val="00CB1F30"/>
    <w:rsid w:val="00CB33E8"/>
    <w:rsid w:val="00CB7AA7"/>
    <w:rsid w:val="00CC3003"/>
    <w:rsid w:val="00CC3611"/>
    <w:rsid w:val="00CC5103"/>
    <w:rsid w:val="00CC605D"/>
    <w:rsid w:val="00CC7399"/>
    <w:rsid w:val="00CD1D74"/>
    <w:rsid w:val="00CD303F"/>
    <w:rsid w:val="00CD3946"/>
    <w:rsid w:val="00CD3B3B"/>
    <w:rsid w:val="00CD5BE0"/>
    <w:rsid w:val="00CD61A2"/>
    <w:rsid w:val="00CE0586"/>
    <w:rsid w:val="00CE09EA"/>
    <w:rsid w:val="00CE223C"/>
    <w:rsid w:val="00CE2E49"/>
    <w:rsid w:val="00CE46D7"/>
    <w:rsid w:val="00CE662C"/>
    <w:rsid w:val="00CE7B2E"/>
    <w:rsid w:val="00CF0330"/>
    <w:rsid w:val="00CF1F34"/>
    <w:rsid w:val="00CF227E"/>
    <w:rsid w:val="00CF480E"/>
    <w:rsid w:val="00CF53E2"/>
    <w:rsid w:val="00CF7454"/>
    <w:rsid w:val="00CF7AFA"/>
    <w:rsid w:val="00D06A07"/>
    <w:rsid w:val="00D10C63"/>
    <w:rsid w:val="00D10DC3"/>
    <w:rsid w:val="00D12337"/>
    <w:rsid w:val="00D15249"/>
    <w:rsid w:val="00D16931"/>
    <w:rsid w:val="00D177ED"/>
    <w:rsid w:val="00D20F4E"/>
    <w:rsid w:val="00D21325"/>
    <w:rsid w:val="00D233B8"/>
    <w:rsid w:val="00D24C3F"/>
    <w:rsid w:val="00D262E5"/>
    <w:rsid w:val="00D303A2"/>
    <w:rsid w:val="00D318B7"/>
    <w:rsid w:val="00D35746"/>
    <w:rsid w:val="00D37E35"/>
    <w:rsid w:val="00D4280A"/>
    <w:rsid w:val="00D445D5"/>
    <w:rsid w:val="00D44D4E"/>
    <w:rsid w:val="00D4534D"/>
    <w:rsid w:val="00D45DB9"/>
    <w:rsid w:val="00D51A8B"/>
    <w:rsid w:val="00D51F90"/>
    <w:rsid w:val="00D55767"/>
    <w:rsid w:val="00D5601D"/>
    <w:rsid w:val="00D56E5A"/>
    <w:rsid w:val="00D61DBA"/>
    <w:rsid w:val="00D63D4A"/>
    <w:rsid w:val="00D64B48"/>
    <w:rsid w:val="00D65FC6"/>
    <w:rsid w:val="00D6604A"/>
    <w:rsid w:val="00D67692"/>
    <w:rsid w:val="00D71CC3"/>
    <w:rsid w:val="00D74312"/>
    <w:rsid w:val="00D76CDE"/>
    <w:rsid w:val="00D8055C"/>
    <w:rsid w:val="00D80FDA"/>
    <w:rsid w:val="00D83844"/>
    <w:rsid w:val="00D84029"/>
    <w:rsid w:val="00D84A5E"/>
    <w:rsid w:val="00D84E48"/>
    <w:rsid w:val="00D87188"/>
    <w:rsid w:val="00D87AE7"/>
    <w:rsid w:val="00D87B26"/>
    <w:rsid w:val="00D90EDC"/>
    <w:rsid w:val="00D913DC"/>
    <w:rsid w:val="00D9377B"/>
    <w:rsid w:val="00D951EA"/>
    <w:rsid w:val="00DA0623"/>
    <w:rsid w:val="00DA0DA3"/>
    <w:rsid w:val="00DA113D"/>
    <w:rsid w:val="00DA1DC7"/>
    <w:rsid w:val="00DA2FD5"/>
    <w:rsid w:val="00DA56F0"/>
    <w:rsid w:val="00DA6E9C"/>
    <w:rsid w:val="00DB0420"/>
    <w:rsid w:val="00DB33A3"/>
    <w:rsid w:val="00DC292B"/>
    <w:rsid w:val="00DC2B1B"/>
    <w:rsid w:val="00DC7EE8"/>
    <w:rsid w:val="00DD11C4"/>
    <w:rsid w:val="00DD16D7"/>
    <w:rsid w:val="00DD367D"/>
    <w:rsid w:val="00DD387D"/>
    <w:rsid w:val="00DD491A"/>
    <w:rsid w:val="00DD6C83"/>
    <w:rsid w:val="00DD6CFB"/>
    <w:rsid w:val="00DD6FD8"/>
    <w:rsid w:val="00DE1FFF"/>
    <w:rsid w:val="00DE4225"/>
    <w:rsid w:val="00DE43F6"/>
    <w:rsid w:val="00DE472F"/>
    <w:rsid w:val="00DE5E76"/>
    <w:rsid w:val="00DE6704"/>
    <w:rsid w:val="00DE672D"/>
    <w:rsid w:val="00DF0413"/>
    <w:rsid w:val="00DF094C"/>
    <w:rsid w:val="00DF1805"/>
    <w:rsid w:val="00DF46CF"/>
    <w:rsid w:val="00DF4873"/>
    <w:rsid w:val="00DF5BF0"/>
    <w:rsid w:val="00DF5ED4"/>
    <w:rsid w:val="00DF66E2"/>
    <w:rsid w:val="00DF695B"/>
    <w:rsid w:val="00E04AAD"/>
    <w:rsid w:val="00E05382"/>
    <w:rsid w:val="00E072A2"/>
    <w:rsid w:val="00E0765F"/>
    <w:rsid w:val="00E13086"/>
    <w:rsid w:val="00E131D4"/>
    <w:rsid w:val="00E14E28"/>
    <w:rsid w:val="00E17077"/>
    <w:rsid w:val="00E17079"/>
    <w:rsid w:val="00E231B1"/>
    <w:rsid w:val="00E24163"/>
    <w:rsid w:val="00E242E1"/>
    <w:rsid w:val="00E25142"/>
    <w:rsid w:val="00E260BA"/>
    <w:rsid w:val="00E30D89"/>
    <w:rsid w:val="00E35BDB"/>
    <w:rsid w:val="00E36794"/>
    <w:rsid w:val="00E37A58"/>
    <w:rsid w:val="00E4379C"/>
    <w:rsid w:val="00E43985"/>
    <w:rsid w:val="00E43CAE"/>
    <w:rsid w:val="00E445DF"/>
    <w:rsid w:val="00E51651"/>
    <w:rsid w:val="00E523FB"/>
    <w:rsid w:val="00E53000"/>
    <w:rsid w:val="00E551B0"/>
    <w:rsid w:val="00E60599"/>
    <w:rsid w:val="00E65120"/>
    <w:rsid w:val="00E66A6C"/>
    <w:rsid w:val="00E67141"/>
    <w:rsid w:val="00E70083"/>
    <w:rsid w:val="00E704E6"/>
    <w:rsid w:val="00E7064D"/>
    <w:rsid w:val="00E72E9C"/>
    <w:rsid w:val="00E75AE8"/>
    <w:rsid w:val="00E80215"/>
    <w:rsid w:val="00E8118E"/>
    <w:rsid w:val="00E813AD"/>
    <w:rsid w:val="00E83A35"/>
    <w:rsid w:val="00E85092"/>
    <w:rsid w:val="00E8509A"/>
    <w:rsid w:val="00E855BF"/>
    <w:rsid w:val="00E85702"/>
    <w:rsid w:val="00E92404"/>
    <w:rsid w:val="00E9377A"/>
    <w:rsid w:val="00E94B1F"/>
    <w:rsid w:val="00E96F2D"/>
    <w:rsid w:val="00E97615"/>
    <w:rsid w:val="00EA071D"/>
    <w:rsid w:val="00EA12D0"/>
    <w:rsid w:val="00EA17F9"/>
    <w:rsid w:val="00EA309A"/>
    <w:rsid w:val="00EA38AC"/>
    <w:rsid w:val="00EA7A0F"/>
    <w:rsid w:val="00EB0AC4"/>
    <w:rsid w:val="00EB0B48"/>
    <w:rsid w:val="00EB0F61"/>
    <w:rsid w:val="00EB3D4F"/>
    <w:rsid w:val="00EB5EC3"/>
    <w:rsid w:val="00EB6BA4"/>
    <w:rsid w:val="00EC1A06"/>
    <w:rsid w:val="00EC4184"/>
    <w:rsid w:val="00EC523D"/>
    <w:rsid w:val="00EC5618"/>
    <w:rsid w:val="00EC6C0C"/>
    <w:rsid w:val="00ED0A60"/>
    <w:rsid w:val="00ED0EFE"/>
    <w:rsid w:val="00ED1828"/>
    <w:rsid w:val="00ED19F9"/>
    <w:rsid w:val="00ED2E53"/>
    <w:rsid w:val="00ED30DF"/>
    <w:rsid w:val="00ED44CB"/>
    <w:rsid w:val="00ED4A7E"/>
    <w:rsid w:val="00ED5633"/>
    <w:rsid w:val="00EE1BBB"/>
    <w:rsid w:val="00EE213F"/>
    <w:rsid w:val="00EE4389"/>
    <w:rsid w:val="00EE5BF6"/>
    <w:rsid w:val="00EF0E34"/>
    <w:rsid w:val="00EF137B"/>
    <w:rsid w:val="00EF23CC"/>
    <w:rsid w:val="00F0042B"/>
    <w:rsid w:val="00F01459"/>
    <w:rsid w:val="00F02434"/>
    <w:rsid w:val="00F02834"/>
    <w:rsid w:val="00F0699B"/>
    <w:rsid w:val="00F1311F"/>
    <w:rsid w:val="00F1598B"/>
    <w:rsid w:val="00F167BD"/>
    <w:rsid w:val="00F173CB"/>
    <w:rsid w:val="00F208F3"/>
    <w:rsid w:val="00F21CD5"/>
    <w:rsid w:val="00F2360D"/>
    <w:rsid w:val="00F2373B"/>
    <w:rsid w:val="00F25E1A"/>
    <w:rsid w:val="00F26578"/>
    <w:rsid w:val="00F27257"/>
    <w:rsid w:val="00F275F4"/>
    <w:rsid w:val="00F30786"/>
    <w:rsid w:val="00F31BD7"/>
    <w:rsid w:val="00F4537B"/>
    <w:rsid w:val="00F456C7"/>
    <w:rsid w:val="00F47F77"/>
    <w:rsid w:val="00F50351"/>
    <w:rsid w:val="00F50356"/>
    <w:rsid w:val="00F52003"/>
    <w:rsid w:val="00F55A22"/>
    <w:rsid w:val="00F55AAA"/>
    <w:rsid w:val="00F56DFB"/>
    <w:rsid w:val="00F62AD7"/>
    <w:rsid w:val="00F63C94"/>
    <w:rsid w:val="00F65E5A"/>
    <w:rsid w:val="00F71E92"/>
    <w:rsid w:val="00F73768"/>
    <w:rsid w:val="00F73F46"/>
    <w:rsid w:val="00F778AF"/>
    <w:rsid w:val="00F8328E"/>
    <w:rsid w:val="00F848C5"/>
    <w:rsid w:val="00F86239"/>
    <w:rsid w:val="00F86969"/>
    <w:rsid w:val="00F876EA"/>
    <w:rsid w:val="00F879C4"/>
    <w:rsid w:val="00F90A13"/>
    <w:rsid w:val="00F95D2F"/>
    <w:rsid w:val="00FA30C4"/>
    <w:rsid w:val="00FA3BA0"/>
    <w:rsid w:val="00FA69A1"/>
    <w:rsid w:val="00FA6D56"/>
    <w:rsid w:val="00FB1232"/>
    <w:rsid w:val="00FB57B8"/>
    <w:rsid w:val="00FB58D9"/>
    <w:rsid w:val="00FB70F0"/>
    <w:rsid w:val="00FC49E2"/>
    <w:rsid w:val="00FC4CAA"/>
    <w:rsid w:val="00FD1509"/>
    <w:rsid w:val="00FD2684"/>
    <w:rsid w:val="00FD5019"/>
    <w:rsid w:val="00FD6669"/>
    <w:rsid w:val="00FD7B67"/>
    <w:rsid w:val="00FD7C9B"/>
    <w:rsid w:val="00FE0405"/>
    <w:rsid w:val="00FE1F86"/>
    <w:rsid w:val="00FE1F9A"/>
    <w:rsid w:val="00FE3927"/>
    <w:rsid w:val="00FF18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C5BD0"/>
  <w15:docId w15:val="{EABFB231-3B84-4B1D-8986-0D82FE61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Erica Slonaker" w:date="2026-09-25T20:06:00Z">
        <w:pPr>
          <w:spacing w:before="120"/>
        </w:pPr>
      </w:pPrChange>
    </w:pPr>
    <w:rPr>
      <w:rFonts w:eastAsiaTheme="minorEastAsia"/>
      <w:sz w:val="24"/>
      <w:szCs w:val="24"/>
      <w:lang w:val="en-US" w:eastAsia="zh-CN"/>
      <w:rPrChange w:id="0" w:author="Erica Slonaker" w:date="2026-09-25T20:06:00Z">
        <w:rPr>
          <w:rFonts w:ascii="Calibri" w:hAnsi="Calibri"/>
          <w:sz w:val="18"/>
          <w:szCs w:val="24"/>
          <w:lang w:val="en-AU" w:eastAsia="en-US" w:bidi="ar-SA"/>
        </w:rPr>
      </w:rPrChange>
    </w:rPr>
  </w:style>
  <w:style w:type="paragraph" w:styleId="Heading1">
    <w:name w:val="heading 1"/>
    <w:basedOn w:val="Normal"/>
    <w:next w:val="Normal"/>
    <w:link w:val="Heading1Char"/>
    <w:qFormat/>
    <w:rsid w:val="00223C5A"/>
    <w:pPr>
      <w:keepNext/>
      <w:pBdr>
        <w:top w:val="single" w:sz="4" w:space="1" w:color="408287"/>
        <w:left w:val="single" w:sz="4" w:space="4" w:color="408287"/>
        <w:bottom w:val="single" w:sz="4" w:space="1" w:color="408287"/>
        <w:right w:val="single" w:sz="4" w:space="4" w:color="408287"/>
      </w:pBdr>
      <w:shd w:val="clear" w:color="auto" w:fill="408287"/>
      <w:spacing w:before="240" w:after="120"/>
      <w:outlineLvl w:val="0"/>
    </w:pPr>
    <w:rPr>
      <w:rFonts w:eastAsia="Cambria" w:cs="EffraLight-Regular"/>
      <w:b/>
      <w:color w:val="FFFFFF" w:themeColor="background1"/>
      <w:sz w:val="32"/>
      <w:szCs w:val="40"/>
      <w:lang w:val="en-GB"/>
    </w:rPr>
  </w:style>
  <w:style w:type="paragraph" w:styleId="Heading2">
    <w:name w:val="heading 2"/>
    <w:basedOn w:val="Normal"/>
    <w:next w:val="Normal"/>
    <w:link w:val="Heading2Char"/>
    <w:qFormat/>
    <w:rsid w:val="00223C5A"/>
    <w:pPr>
      <w:widowControl w:val="0"/>
      <w:numPr>
        <w:numId w:val="18"/>
      </w:numPr>
      <w:suppressAutoHyphens/>
      <w:autoSpaceDE w:val="0"/>
      <w:autoSpaceDN w:val="0"/>
      <w:adjustRightInd w:val="0"/>
      <w:spacing w:before="200" w:after="40"/>
      <w:textAlignment w:val="center"/>
      <w:outlineLvl w:val="1"/>
    </w:pPr>
    <w:rPr>
      <w:rFonts w:eastAsia="Cambria" w:cs="Effra-Bold"/>
      <w:b/>
      <w:bCs/>
      <w:szCs w:val="26"/>
      <w:lang w:val="en-GB"/>
    </w:rPr>
  </w:style>
  <w:style w:type="paragraph" w:styleId="Heading3">
    <w:name w:val="heading 3"/>
    <w:basedOn w:val="Heading2"/>
    <w:next w:val="Normal"/>
    <w:link w:val="Heading3Char"/>
    <w:qFormat/>
    <w:rsid w:val="00223C5A"/>
    <w:pPr>
      <w:numPr>
        <w:numId w:val="0"/>
      </w:numPr>
      <w:outlineLvl w:val="2"/>
    </w:pPr>
    <w:rPr>
      <w:sz w:val="20"/>
      <w:szCs w:val="20"/>
    </w:rPr>
  </w:style>
  <w:style w:type="paragraph" w:styleId="Heading4">
    <w:name w:val="heading 4"/>
    <w:basedOn w:val="Normal"/>
    <w:next w:val="Normal"/>
    <w:link w:val="Heading4Char"/>
    <w:uiPriority w:val="9"/>
    <w:unhideWhenUsed/>
    <w:qFormat/>
    <w:rsid w:val="00223C5A"/>
    <w:pPr>
      <w:keepNext/>
      <w:keepLines/>
      <w:spacing w:before="200"/>
      <w:outlineLvl w:val="3"/>
    </w:pPr>
    <w:rPr>
      <w:rFonts w:eastAsiaTheme="majorEastAsia" w:cstheme="majorBidi"/>
      <w:b/>
      <w:bCs/>
      <w:i/>
      <w:iCs/>
      <w:sz w:val="20"/>
    </w:rPr>
  </w:style>
  <w:style w:type="paragraph" w:styleId="Heading5">
    <w:name w:val="heading 5"/>
    <w:basedOn w:val="Heading4"/>
    <w:next w:val="Normal"/>
    <w:link w:val="Heading5Char"/>
    <w:unhideWhenUsed/>
    <w:qFormat/>
    <w:rsid w:val="00223C5A"/>
    <w:pPr>
      <w:outlineLvl w:val="4"/>
    </w:pPr>
  </w:style>
  <w:style w:type="paragraph" w:styleId="Heading6">
    <w:name w:val="heading 6"/>
    <w:basedOn w:val="Normal"/>
    <w:next w:val="Normal"/>
    <w:link w:val="Heading6Char"/>
    <w:uiPriority w:val="9"/>
    <w:unhideWhenUsed/>
    <w:qFormat/>
    <w:rsid w:val="00223C5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9">
    <w:name w:val="heading 9"/>
    <w:basedOn w:val="Heading5"/>
    <w:next w:val="Normal"/>
    <w:link w:val="Heading9Char"/>
    <w:uiPriority w:val="9"/>
    <w:unhideWhenUsed/>
    <w:qFormat/>
    <w:rsid w:val="00223C5A"/>
    <w:pPr>
      <w:outlineLvl w:val="8"/>
    </w:pPr>
    <w:rPr>
      <w:i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10text">
    <w:name w:val="Table10text"/>
    <w:basedOn w:val="Normal"/>
    <w:qFormat/>
    <w:rsid w:val="00223C5A"/>
  </w:style>
  <w:style w:type="character" w:customStyle="1" w:styleId="Heading1Char">
    <w:name w:val="Heading 1 Char"/>
    <w:basedOn w:val="DefaultParagraphFont"/>
    <w:link w:val="Heading1"/>
    <w:rsid w:val="00223C5A"/>
    <w:rPr>
      <w:rFonts w:ascii="Calibri" w:eastAsia="Cambria" w:hAnsi="Calibri" w:cs="EffraLight-Regular"/>
      <w:b/>
      <w:color w:val="FFFFFF" w:themeColor="background1"/>
      <w:sz w:val="32"/>
      <w:szCs w:val="40"/>
      <w:shd w:val="clear" w:color="auto" w:fill="408287"/>
      <w:lang w:val="en-GB"/>
    </w:rPr>
  </w:style>
  <w:style w:type="character" w:customStyle="1" w:styleId="Heading2Char">
    <w:name w:val="Heading 2 Char"/>
    <w:basedOn w:val="DefaultParagraphFont"/>
    <w:link w:val="Heading2"/>
    <w:rsid w:val="00223C5A"/>
    <w:rPr>
      <w:rFonts w:ascii="Calibri" w:eastAsia="Cambria" w:hAnsi="Calibri" w:cs="Effra-Bold"/>
      <w:b/>
      <w:bCs/>
      <w:sz w:val="24"/>
      <w:szCs w:val="26"/>
      <w:lang w:val="en-GB"/>
    </w:rPr>
  </w:style>
  <w:style w:type="character" w:customStyle="1" w:styleId="Heading3Char">
    <w:name w:val="Heading 3 Char"/>
    <w:basedOn w:val="DefaultParagraphFont"/>
    <w:link w:val="Heading3"/>
    <w:rsid w:val="00223C5A"/>
    <w:rPr>
      <w:rFonts w:ascii="Calibri" w:eastAsia="Cambria" w:hAnsi="Calibri" w:cs="Effra-Bold"/>
      <w:b/>
      <w:bCs/>
      <w:sz w:val="20"/>
      <w:szCs w:val="20"/>
      <w:lang w:val="en-GB"/>
    </w:rPr>
  </w:style>
  <w:style w:type="character" w:customStyle="1" w:styleId="Heading5Char">
    <w:name w:val="Heading 5 Char"/>
    <w:basedOn w:val="DefaultParagraphFont"/>
    <w:link w:val="Heading5"/>
    <w:rsid w:val="00223C5A"/>
    <w:rPr>
      <w:rFonts w:eastAsiaTheme="majorEastAsia" w:cstheme="majorBidi"/>
      <w:b/>
      <w:bCs/>
      <w:i/>
      <w:iCs/>
      <w:sz w:val="20"/>
      <w:szCs w:val="24"/>
    </w:rPr>
  </w:style>
  <w:style w:type="paragraph" w:customStyle="1" w:styleId="Table10bullet2">
    <w:name w:val="Table10bullet2"/>
    <w:basedOn w:val="Table10bullet"/>
    <w:qFormat/>
    <w:rsid w:val="00223C5A"/>
    <w:pPr>
      <w:numPr>
        <w:numId w:val="24"/>
      </w:numPr>
    </w:pPr>
    <w:rPr>
      <w:rFonts w:eastAsia="Cambria"/>
    </w:rPr>
  </w:style>
  <w:style w:type="paragraph" w:customStyle="1" w:styleId="Table09text">
    <w:name w:val="Table09text"/>
    <w:basedOn w:val="Table11text"/>
    <w:qFormat/>
    <w:rsid w:val="00223C5A"/>
    <w:pPr>
      <w:spacing w:before="20" w:after="20"/>
    </w:pPr>
  </w:style>
  <w:style w:type="paragraph" w:styleId="Header">
    <w:name w:val="header"/>
    <w:basedOn w:val="Normal"/>
    <w:link w:val="HeaderChar"/>
    <w:uiPriority w:val="99"/>
    <w:unhideWhenUsed/>
    <w:rsid w:val="00AC50A2"/>
    <w:pPr>
      <w:tabs>
        <w:tab w:val="center" w:pos="4680"/>
        <w:tab w:val="right" w:pos="9360"/>
      </w:tabs>
      <w:pPrChange w:id="1" w:author="Erica Slonaker" w:date="2026-09-25T20:06:00Z">
        <w:pPr>
          <w:tabs>
            <w:tab w:val="center" w:pos="4513"/>
            <w:tab w:val="right" w:pos="9026"/>
          </w:tabs>
        </w:pPr>
      </w:pPrChange>
    </w:pPr>
    <w:rPr>
      <w:rPrChange w:id="1" w:author="Erica Slonaker" w:date="2026-09-25T20:06:00Z">
        <w:rPr>
          <w:rFonts w:asciiTheme="minorHAnsi" w:eastAsiaTheme="minorEastAsia" w:hAnsiTheme="minorHAnsi" w:cstheme="minorBidi"/>
          <w:sz w:val="16"/>
          <w:szCs w:val="24"/>
          <w:lang w:val="en-US" w:eastAsia="zh-CN" w:bidi="ar-SA"/>
        </w:rPr>
      </w:rPrChange>
    </w:rPr>
  </w:style>
  <w:style w:type="character" w:customStyle="1" w:styleId="HeaderChar">
    <w:name w:val="Header Char"/>
    <w:basedOn w:val="DefaultParagraphFont"/>
    <w:link w:val="Header"/>
    <w:uiPriority w:val="99"/>
    <w:rsid w:val="00223C5A"/>
    <w:rPr>
      <w:rFonts w:eastAsiaTheme="minorEastAsia"/>
      <w:sz w:val="24"/>
      <w:szCs w:val="24"/>
      <w:lang w:val="en-US" w:eastAsia="zh-CN"/>
    </w:rPr>
  </w:style>
  <w:style w:type="paragraph" w:styleId="Footer">
    <w:name w:val="footer"/>
    <w:basedOn w:val="Normal"/>
    <w:link w:val="FooterChar"/>
    <w:uiPriority w:val="99"/>
    <w:unhideWhenUsed/>
    <w:rsid w:val="00AC50A2"/>
    <w:pPr>
      <w:tabs>
        <w:tab w:val="center" w:pos="4680"/>
        <w:tab w:val="right" w:pos="9360"/>
      </w:tabs>
      <w:pPrChange w:id="2" w:author="Erica Slonaker" w:date="2026-09-25T20:06:00Z">
        <w:pPr>
          <w:tabs>
            <w:tab w:val="center" w:pos="4513"/>
            <w:tab w:val="right" w:pos="9026"/>
          </w:tabs>
        </w:pPr>
      </w:pPrChange>
    </w:pPr>
    <w:rPr>
      <w:rPrChange w:id="2" w:author="Erica Slonaker" w:date="2026-09-25T20:06:00Z">
        <w:rPr>
          <w:rFonts w:asciiTheme="minorHAnsi" w:eastAsiaTheme="minorEastAsia" w:hAnsiTheme="minorHAnsi" w:cstheme="minorBidi"/>
          <w:sz w:val="14"/>
          <w:szCs w:val="24"/>
          <w:lang w:val="en-US" w:eastAsia="zh-CN" w:bidi="ar-SA"/>
        </w:rPr>
      </w:rPrChange>
    </w:rPr>
  </w:style>
  <w:style w:type="character" w:customStyle="1" w:styleId="FooterChar">
    <w:name w:val="Footer Char"/>
    <w:aliases w:val="Footer-portrait Char"/>
    <w:basedOn w:val="DefaultParagraphFont"/>
    <w:link w:val="Footer"/>
    <w:uiPriority w:val="99"/>
    <w:rsid w:val="00223C5A"/>
    <w:rPr>
      <w:rFonts w:eastAsiaTheme="minorEastAsia"/>
      <w:sz w:val="24"/>
      <w:szCs w:val="24"/>
      <w:lang w:val="en-US" w:eastAsia="zh-CN"/>
    </w:rPr>
  </w:style>
  <w:style w:type="paragraph" w:customStyle="1" w:styleId="Table11text">
    <w:name w:val="Table11text"/>
    <w:basedOn w:val="Normal"/>
    <w:link w:val="Table11textChar"/>
    <w:rsid w:val="00223C5A"/>
    <w:pPr>
      <w:keepLines/>
      <w:spacing w:before="40" w:after="40"/>
    </w:pPr>
    <w:rPr>
      <w:szCs w:val="18"/>
      <w:lang w:eastAsia="en-AU"/>
    </w:rPr>
  </w:style>
  <w:style w:type="paragraph" w:customStyle="1" w:styleId="Table11Heading">
    <w:name w:val="Table11Heading"/>
    <w:basedOn w:val="Normal"/>
    <w:next w:val="Normal"/>
    <w:autoRedefine/>
    <w:rsid w:val="0064035F"/>
    <w:pPr>
      <w:keepLines/>
      <w:spacing w:before="240" w:after="120"/>
    </w:pPr>
    <w:rPr>
      <w:b/>
      <w:sz w:val="22"/>
      <w:szCs w:val="20"/>
    </w:rPr>
  </w:style>
  <w:style w:type="paragraph" w:styleId="TOC1">
    <w:name w:val="toc 1"/>
    <w:basedOn w:val="Normal"/>
    <w:next w:val="Normal"/>
    <w:autoRedefine/>
    <w:uiPriority w:val="39"/>
    <w:rsid w:val="00223C5A"/>
    <w:pPr>
      <w:tabs>
        <w:tab w:val="right" w:pos="4678"/>
      </w:tabs>
    </w:pPr>
    <w:rPr>
      <w:b/>
      <w:noProof/>
      <w:sz w:val="16"/>
    </w:rPr>
  </w:style>
  <w:style w:type="character" w:customStyle="1" w:styleId="Table11textChar">
    <w:name w:val="Table11text Char"/>
    <w:link w:val="Table11text"/>
    <w:locked/>
    <w:rsid w:val="00223C5A"/>
    <w:rPr>
      <w:rFonts w:ascii="Calibri" w:eastAsia="Times New Roman" w:hAnsi="Calibri" w:cs="Times New Roman"/>
      <w:sz w:val="18"/>
      <w:szCs w:val="18"/>
      <w:lang w:eastAsia="en-AU"/>
    </w:rPr>
  </w:style>
  <w:style w:type="paragraph" w:customStyle="1" w:styleId="Table10Heading">
    <w:name w:val="Table10Heading"/>
    <w:basedOn w:val="Table11Heading"/>
    <w:qFormat/>
    <w:rsid w:val="00223C5A"/>
    <w:pPr>
      <w:spacing w:before="0" w:after="0"/>
    </w:pPr>
  </w:style>
  <w:style w:type="paragraph" w:styleId="TOCHeading">
    <w:name w:val="TOC Heading"/>
    <w:basedOn w:val="Heading1"/>
    <w:next w:val="Normal"/>
    <w:uiPriority w:val="39"/>
    <w:semiHidden/>
    <w:unhideWhenUsed/>
    <w:qFormat/>
    <w:rsid w:val="00223C5A"/>
    <w:pPr>
      <w:keepLines/>
      <w:spacing w:before="480" w:line="276" w:lineRule="auto"/>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3">
    <w:name w:val="toc 3"/>
    <w:basedOn w:val="Normal"/>
    <w:next w:val="Normal"/>
    <w:autoRedefine/>
    <w:uiPriority w:val="39"/>
    <w:unhideWhenUsed/>
    <w:rsid w:val="00223C5A"/>
    <w:pPr>
      <w:tabs>
        <w:tab w:val="right" w:pos="4678"/>
        <w:tab w:val="right" w:leader="dot" w:pos="10194"/>
      </w:tabs>
      <w:ind w:left="442"/>
    </w:pPr>
    <w:rPr>
      <w:i/>
      <w:noProof/>
      <w:sz w:val="16"/>
    </w:rPr>
  </w:style>
  <w:style w:type="character" w:styleId="Hyperlink">
    <w:name w:val="Hyperlink"/>
    <w:basedOn w:val="DefaultParagraphFont"/>
    <w:uiPriority w:val="99"/>
    <w:unhideWhenUsed/>
    <w:rsid w:val="00223C5A"/>
    <w:rPr>
      <w:color w:val="0000FF" w:themeColor="hyperlink"/>
      <w:u w:val="single"/>
    </w:rPr>
  </w:style>
  <w:style w:type="paragraph" w:styleId="BalloonText">
    <w:name w:val="Balloon Text"/>
    <w:basedOn w:val="Normal"/>
    <w:link w:val="BalloonTextChar"/>
    <w:uiPriority w:val="99"/>
    <w:semiHidden/>
    <w:unhideWhenUsed/>
    <w:rsid w:val="00223C5A"/>
    <w:rPr>
      <w:rFonts w:ascii="Tahoma" w:hAnsi="Tahoma" w:cs="Tahoma"/>
      <w:sz w:val="16"/>
      <w:szCs w:val="16"/>
    </w:rPr>
  </w:style>
  <w:style w:type="character" w:customStyle="1" w:styleId="BalloonTextChar">
    <w:name w:val="Balloon Text Char"/>
    <w:basedOn w:val="DefaultParagraphFont"/>
    <w:link w:val="BalloonText"/>
    <w:uiPriority w:val="99"/>
    <w:semiHidden/>
    <w:rsid w:val="00223C5A"/>
    <w:rPr>
      <w:rFonts w:ascii="Tahoma" w:eastAsia="Times New Roman" w:hAnsi="Tahoma" w:cs="Tahoma"/>
      <w:sz w:val="16"/>
      <w:szCs w:val="16"/>
    </w:rPr>
  </w:style>
  <w:style w:type="character" w:styleId="PageNumber">
    <w:name w:val="page number"/>
    <w:uiPriority w:val="99"/>
    <w:unhideWhenUsed/>
    <w:rsid w:val="00223C5A"/>
    <w:rPr>
      <w:rFonts w:ascii="Calibri" w:hAnsi="Calibri"/>
      <w:b/>
      <w:color w:val="4AB1D0"/>
      <w:sz w:val="16"/>
    </w:rPr>
  </w:style>
  <w:style w:type="paragraph" w:customStyle="1" w:styleId="FooterSubtitle">
    <w:name w:val="FooterSubtitle"/>
    <w:basedOn w:val="Normal"/>
    <w:qFormat/>
    <w:rsid w:val="00223C5A"/>
    <w:rPr>
      <w:b/>
      <w:sz w:val="16"/>
    </w:rPr>
  </w:style>
  <w:style w:type="paragraph" w:styleId="TOC2">
    <w:name w:val="toc 2"/>
    <w:basedOn w:val="Normal"/>
    <w:next w:val="Normal"/>
    <w:autoRedefine/>
    <w:uiPriority w:val="39"/>
    <w:unhideWhenUsed/>
    <w:rsid w:val="00223C5A"/>
    <w:pPr>
      <w:tabs>
        <w:tab w:val="right" w:pos="4678"/>
        <w:tab w:val="right" w:leader="dot" w:pos="10194"/>
      </w:tabs>
      <w:ind w:left="567" w:hanging="283"/>
    </w:pPr>
    <w:rPr>
      <w:noProof/>
      <w:sz w:val="16"/>
    </w:rPr>
  </w:style>
  <w:style w:type="table" w:styleId="TableGrid">
    <w:name w:val="Table Grid"/>
    <w:basedOn w:val="TableNormal"/>
    <w:uiPriority w:val="39"/>
    <w:rsid w:val="00223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23C5A"/>
    <w:rPr>
      <w:rFonts w:eastAsiaTheme="majorEastAsia" w:cstheme="majorBidi"/>
      <w:b/>
      <w:bCs/>
      <w:i/>
      <w:iCs/>
      <w:sz w:val="20"/>
      <w:szCs w:val="24"/>
    </w:rPr>
  </w:style>
  <w:style w:type="paragraph" w:customStyle="1" w:styleId="Table11bullet">
    <w:name w:val="Table11bullet"/>
    <w:basedOn w:val="Table11text"/>
    <w:qFormat/>
    <w:rsid w:val="00223C5A"/>
    <w:pPr>
      <w:numPr>
        <w:numId w:val="22"/>
      </w:numPr>
    </w:pPr>
  </w:style>
  <w:style w:type="character" w:styleId="CommentReference">
    <w:name w:val="annotation reference"/>
    <w:basedOn w:val="DefaultParagraphFont"/>
    <w:uiPriority w:val="99"/>
    <w:semiHidden/>
    <w:unhideWhenUsed/>
    <w:rsid w:val="00223C5A"/>
    <w:rPr>
      <w:sz w:val="16"/>
      <w:szCs w:val="16"/>
    </w:rPr>
  </w:style>
  <w:style w:type="paragraph" w:styleId="CommentText">
    <w:name w:val="annotation text"/>
    <w:basedOn w:val="Normal"/>
    <w:link w:val="CommentTextChar"/>
    <w:uiPriority w:val="99"/>
    <w:semiHidden/>
    <w:unhideWhenUsed/>
    <w:rsid w:val="00223C5A"/>
    <w:pPr>
      <w:spacing w:after="200"/>
    </w:pPr>
    <w:rPr>
      <w:rFonts w:eastAsiaTheme="minorHAnsi"/>
      <w:szCs w:val="20"/>
    </w:rPr>
  </w:style>
  <w:style w:type="character" w:customStyle="1" w:styleId="CommentTextChar">
    <w:name w:val="Comment Text Char"/>
    <w:basedOn w:val="DefaultParagraphFont"/>
    <w:link w:val="CommentText"/>
    <w:uiPriority w:val="99"/>
    <w:semiHidden/>
    <w:rsid w:val="00223C5A"/>
    <w:rPr>
      <w:sz w:val="18"/>
      <w:szCs w:val="20"/>
    </w:rPr>
  </w:style>
  <w:style w:type="paragraph" w:customStyle="1" w:styleId="Table09Heading">
    <w:name w:val="Table09Heading"/>
    <w:basedOn w:val="Table10Heading"/>
    <w:qFormat/>
    <w:rsid w:val="00223C5A"/>
    <w:pPr>
      <w:spacing w:before="20" w:after="20"/>
    </w:pPr>
    <w:rPr>
      <w:sz w:val="18"/>
    </w:rPr>
  </w:style>
  <w:style w:type="paragraph" w:customStyle="1" w:styleId="Table09bullet">
    <w:name w:val="Table09bullet"/>
    <w:basedOn w:val="Normal"/>
    <w:qFormat/>
    <w:rsid w:val="00223C5A"/>
    <w:pPr>
      <w:numPr>
        <w:numId w:val="20"/>
      </w:numPr>
      <w:spacing w:before="20" w:after="20"/>
    </w:pPr>
    <w:rPr>
      <w:szCs w:val="18"/>
    </w:rPr>
  </w:style>
  <w:style w:type="paragraph" w:customStyle="1" w:styleId="Table10bullet">
    <w:name w:val="Table10bullet"/>
    <w:basedOn w:val="Table11bullet"/>
    <w:qFormat/>
    <w:rsid w:val="00223C5A"/>
    <w:pPr>
      <w:numPr>
        <w:numId w:val="23"/>
      </w:numPr>
      <w:spacing w:before="0" w:after="0"/>
    </w:pPr>
  </w:style>
  <w:style w:type="character" w:styleId="Emphasis">
    <w:name w:val="Emphasis"/>
    <w:basedOn w:val="DefaultParagraphFont"/>
    <w:uiPriority w:val="20"/>
    <w:qFormat/>
    <w:rsid w:val="00223C5A"/>
    <w:rPr>
      <w:i/>
      <w:iCs/>
    </w:rPr>
  </w:style>
  <w:style w:type="paragraph" w:styleId="PlainText">
    <w:name w:val="Plain Text"/>
    <w:basedOn w:val="Normal"/>
    <w:link w:val="PlainTextChar"/>
    <w:uiPriority w:val="99"/>
    <w:semiHidden/>
    <w:unhideWhenUsed/>
    <w:rsid w:val="00223C5A"/>
    <w:rPr>
      <w:rFonts w:eastAsiaTheme="minorHAnsi"/>
      <w:szCs w:val="21"/>
    </w:rPr>
  </w:style>
  <w:style w:type="character" w:customStyle="1" w:styleId="PlainTextChar">
    <w:name w:val="Plain Text Char"/>
    <w:basedOn w:val="DefaultParagraphFont"/>
    <w:link w:val="PlainText"/>
    <w:uiPriority w:val="99"/>
    <w:semiHidden/>
    <w:rsid w:val="00223C5A"/>
    <w:rPr>
      <w:rFonts w:ascii="Calibri" w:hAnsi="Calibri"/>
      <w:sz w:val="18"/>
      <w:szCs w:val="21"/>
    </w:rPr>
  </w:style>
  <w:style w:type="character" w:styleId="PlaceholderText">
    <w:name w:val="Placeholder Text"/>
    <w:basedOn w:val="DefaultParagraphFont"/>
    <w:uiPriority w:val="99"/>
    <w:semiHidden/>
    <w:rsid w:val="00223C5A"/>
    <w:rPr>
      <w:color w:val="808080"/>
    </w:rPr>
  </w:style>
  <w:style w:type="paragraph" w:customStyle="1" w:styleId="Bullet1">
    <w:name w:val="Bullet1"/>
    <w:basedOn w:val="Normal"/>
    <w:link w:val="Bullet1Char"/>
    <w:qFormat/>
    <w:rsid w:val="00223C5A"/>
    <w:pPr>
      <w:numPr>
        <w:numId w:val="16"/>
      </w:numPr>
      <w:tabs>
        <w:tab w:val="left" w:pos="851"/>
      </w:tabs>
      <w:spacing w:before="60" w:after="60"/>
    </w:pPr>
    <w:rPr>
      <w:lang w:val="en-GB" w:eastAsia="en-AU"/>
    </w:rPr>
  </w:style>
  <w:style w:type="character" w:customStyle="1" w:styleId="Bullet1Char">
    <w:name w:val="Bullet1 Char"/>
    <w:link w:val="Bullet1"/>
    <w:rsid w:val="00223C5A"/>
    <w:rPr>
      <w:rFonts w:ascii="Calibri" w:eastAsia="Times New Roman" w:hAnsi="Calibri" w:cs="Times New Roman"/>
      <w:sz w:val="18"/>
      <w:szCs w:val="24"/>
      <w:lang w:val="en-GB" w:eastAsia="en-AU"/>
    </w:rPr>
  </w:style>
  <w:style w:type="paragraph" w:customStyle="1" w:styleId="PageTitle">
    <w:name w:val="Page Title"/>
    <w:basedOn w:val="Normal"/>
    <w:qFormat/>
    <w:rsid w:val="00223C5A"/>
    <w:pPr>
      <w:spacing w:after="240"/>
    </w:pPr>
    <w:rPr>
      <w:rFonts w:eastAsia="Cambria"/>
      <w:b/>
      <w:color w:val="4AB1D0"/>
      <w:sz w:val="48"/>
    </w:rPr>
  </w:style>
  <w:style w:type="paragraph" w:customStyle="1" w:styleId="Bullet2">
    <w:name w:val="Bullet2"/>
    <w:basedOn w:val="Bullet1"/>
    <w:qFormat/>
    <w:rsid w:val="00223C5A"/>
    <w:pPr>
      <w:keepNext/>
      <w:keepLines/>
      <w:widowControl w:val="0"/>
      <w:numPr>
        <w:numId w:val="17"/>
      </w:numPr>
      <w:tabs>
        <w:tab w:val="clear" w:pos="851"/>
      </w:tabs>
      <w:spacing w:before="0" w:after="0"/>
    </w:pPr>
  </w:style>
  <w:style w:type="paragraph" w:styleId="CommentSubject">
    <w:name w:val="annotation subject"/>
    <w:basedOn w:val="CommentText"/>
    <w:next w:val="CommentText"/>
    <w:link w:val="CommentSubjectChar"/>
    <w:uiPriority w:val="99"/>
    <w:semiHidden/>
    <w:unhideWhenUsed/>
    <w:rsid w:val="00223C5A"/>
    <w:pPr>
      <w:spacing w:after="160"/>
      <w:ind w:left="567"/>
    </w:pPr>
    <w:rPr>
      <w:rFonts w:ascii="Calibri" w:eastAsia="Times New Roman" w:hAnsi="Calibri" w:cs="Times New Roman"/>
      <w:b/>
      <w:bCs/>
    </w:rPr>
  </w:style>
  <w:style w:type="character" w:customStyle="1" w:styleId="CommentSubjectChar">
    <w:name w:val="Comment Subject Char"/>
    <w:basedOn w:val="CommentTextChar"/>
    <w:link w:val="CommentSubject"/>
    <w:uiPriority w:val="99"/>
    <w:semiHidden/>
    <w:rsid w:val="00223C5A"/>
    <w:rPr>
      <w:rFonts w:ascii="Calibri" w:eastAsia="Times New Roman" w:hAnsi="Calibri" w:cs="Times New Roman"/>
      <w:b/>
      <w:bCs/>
      <w:sz w:val="18"/>
      <w:szCs w:val="20"/>
    </w:rPr>
  </w:style>
  <w:style w:type="paragraph" w:styleId="NormalWeb">
    <w:name w:val="Normal (Web)"/>
    <w:basedOn w:val="Normal"/>
    <w:uiPriority w:val="99"/>
    <w:semiHidden/>
    <w:unhideWhenUsed/>
    <w:rsid w:val="001F7768"/>
    <w:pPr>
      <w:spacing w:before="100" w:beforeAutospacing="1" w:after="100" w:afterAutospacing="1"/>
      <w:pPrChange w:id="3" w:author="Erica Slonaker" w:date="2026-09-25T20:06:00Z">
        <w:pPr>
          <w:spacing w:before="100" w:beforeAutospacing="1" w:after="100" w:afterAutospacing="1"/>
        </w:pPr>
      </w:pPrChange>
    </w:pPr>
    <w:rPr>
      <w:rFonts w:ascii="Times New Roman" w:eastAsia="Times New Roman" w:hAnsi="Times New Roman" w:cs="Times New Roman"/>
      <w:rPrChange w:id="3" w:author="Erica Slonaker" w:date="2026-09-25T20:06:00Z">
        <w:rPr>
          <w:rFonts w:eastAsiaTheme="minorEastAsia" w:cstheme="minorBidi"/>
          <w:sz w:val="24"/>
          <w:szCs w:val="24"/>
          <w:lang w:val="en-US" w:eastAsia="en-AU" w:bidi="ar-SA"/>
        </w:rPr>
      </w:rPrChange>
    </w:rPr>
  </w:style>
  <w:style w:type="paragraph" w:customStyle="1" w:styleId="Table11bullet2">
    <w:name w:val="Table11bullet2"/>
    <w:basedOn w:val="Table11bullet"/>
    <w:qFormat/>
    <w:rsid w:val="00223C5A"/>
    <w:pPr>
      <w:numPr>
        <w:numId w:val="25"/>
      </w:numPr>
      <w:spacing w:before="0" w:after="0"/>
    </w:pPr>
  </w:style>
  <w:style w:type="paragraph" w:customStyle="1" w:styleId="Table08text">
    <w:name w:val="Table08text"/>
    <w:basedOn w:val="Table09text"/>
    <w:qFormat/>
    <w:rsid w:val="00223C5A"/>
    <w:rPr>
      <w:rFonts w:eastAsia="Cambria"/>
      <w:sz w:val="16"/>
    </w:rPr>
  </w:style>
  <w:style w:type="paragraph" w:customStyle="1" w:styleId="Table08Heading">
    <w:name w:val="Table08Heading"/>
    <w:basedOn w:val="Table09Heading"/>
    <w:qFormat/>
    <w:rsid w:val="00223C5A"/>
    <w:rPr>
      <w:sz w:val="16"/>
    </w:rPr>
  </w:style>
  <w:style w:type="paragraph" w:styleId="ListParagraph">
    <w:name w:val="List Paragraph"/>
    <w:basedOn w:val="Normal"/>
    <w:uiPriority w:val="34"/>
    <w:qFormat/>
    <w:rsid w:val="001F7768"/>
    <w:pPr>
      <w:ind w:left="720"/>
      <w:contextualSpacing/>
      <w:pPrChange w:id="4" w:author="Erica Slonaker" w:date="2026-09-25T20:06:00Z">
        <w:pPr>
          <w:ind w:left="720"/>
        </w:pPr>
      </w:pPrChange>
    </w:pPr>
    <w:rPr>
      <w:rPrChange w:id="4" w:author="Erica Slonaker" w:date="2026-09-25T20:06:00Z">
        <w:rPr>
          <w:rFonts w:asciiTheme="minorHAnsi" w:eastAsiaTheme="minorHAnsi" w:hAnsiTheme="minorHAnsi" w:cstheme="minorBidi"/>
          <w:sz w:val="24"/>
          <w:szCs w:val="22"/>
          <w:lang w:val="en-US" w:eastAsia="zh-CN" w:bidi="ar-SA"/>
        </w:rPr>
      </w:rPrChange>
    </w:rPr>
  </w:style>
  <w:style w:type="numbering" w:customStyle="1" w:styleId="Tablenumbering">
    <w:name w:val="Table numbering"/>
    <w:basedOn w:val="NoList"/>
    <w:rsid w:val="00223C5A"/>
    <w:pPr>
      <w:numPr>
        <w:numId w:val="8"/>
      </w:numPr>
    </w:pPr>
  </w:style>
  <w:style w:type="paragraph" w:customStyle="1" w:styleId="HeaderDocNumber">
    <w:name w:val="Header Doc Number"/>
    <w:basedOn w:val="Header"/>
    <w:rsid w:val="00223C5A"/>
    <w:pPr>
      <w:contextualSpacing/>
      <w:jc w:val="right"/>
    </w:pPr>
    <w:rPr>
      <w:rFonts w:ascii="Trebuchet MS" w:eastAsia="MS Mincho" w:hAnsi="Trebuchet MS"/>
      <w:color w:val="8D778F"/>
    </w:rPr>
  </w:style>
  <w:style w:type="paragraph" w:customStyle="1" w:styleId="Headernormal">
    <w:name w:val="Header normal"/>
    <w:basedOn w:val="HeaderDocNumber"/>
    <w:autoRedefine/>
    <w:rsid w:val="00223C5A"/>
    <w:pPr>
      <w:tabs>
        <w:tab w:val="right" w:pos="9072"/>
      </w:tabs>
    </w:pPr>
    <w:rPr>
      <w:color w:val="6C4C64"/>
    </w:rPr>
  </w:style>
  <w:style w:type="character" w:customStyle="1" w:styleId="Footerpagenumber">
    <w:name w:val="Footer page number"/>
    <w:basedOn w:val="DefaultParagraphFont"/>
    <w:uiPriority w:val="1"/>
    <w:rsid w:val="00223C5A"/>
    <w:rPr>
      <w:sz w:val="24"/>
    </w:rPr>
  </w:style>
  <w:style w:type="paragraph" w:customStyle="1" w:styleId="Table09number">
    <w:name w:val="Table09number"/>
    <w:basedOn w:val="Table09text"/>
    <w:qFormat/>
    <w:rsid w:val="00223C5A"/>
    <w:pPr>
      <w:ind w:left="227" w:hanging="227"/>
    </w:pPr>
  </w:style>
  <w:style w:type="paragraph" w:customStyle="1" w:styleId="Tableheading">
    <w:name w:val="Table heading"/>
    <w:basedOn w:val="Normal"/>
    <w:qFormat/>
    <w:rsid w:val="00223C5A"/>
    <w:pPr>
      <w:spacing w:before="40" w:after="40"/>
      <w:textboxTightWrap w:val="allLines"/>
    </w:pPr>
    <w:rPr>
      <w:rFonts w:ascii="Trebuchet MS" w:eastAsiaTheme="minorHAnsi" w:hAnsi="Trebuchet MS"/>
      <w:b/>
      <w:sz w:val="16"/>
      <w:szCs w:val="15"/>
    </w:rPr>
  </w:style>
  <w:style w:type="paragraph" w:customStyle="1" w:styleId="Note">
    <w:name w:val="Note"/>
    <w:basedOn w:val="Bullet1"/>
    <w:qFormat/>
    <w:rsid w:val="00223C5A"/>
    <w:pPr>
      <w:numPr>
        <w:numId w:val="0"/>
      </w:numPr>
      <w:tabs>
        <w:tab w:val="clear" w:pos="851"/>
      </w:tabs>
      <w:ind w:left="142" w:hanging="142"/>
    </w:pPr>
  </w:style>
  <w:style w:type="paragraph" w:customStyle="1" w:styleId="Table09bullet2">
    <w:name w:val="Table09bullet2"/>
    <w:basedOn w:val="Table09bullet"/>
    <w:qFormat/>
    <w:rsid w:val="00223C5A"/>
    <w:pPr>
      <w:numPr>
        <w:numId w:val="21"/>
      </w:numPr>
      <w:spacing w:before="0" w:after="0"/>
    </w:pPr>
  </w:style>
  <w:style w:type="character" w:customStyle="1" w:styleId="Heading9Char">
    <w:name w:val="Heading 9 Char"/>
    <w:basedOn w:val="DefaultParagraphFont"/>
    <w:link w:val="Heading9"/>
    <w:uiPriority w:val="9"/>
    <w:rsid w:val="00223C5A"/>
    <w:rPr>
      <w:rFonts w:eastAsiaTheme="majorEastAsia" w:cstheme="majorBidi"/>
      <w:b/>
      <w:bCs/>
      <w:iCs/>
      <w:sz w:val="20"/>
      <w:szCs w:val="20"/>
    </w:rPr>
  </w:style>
  <w:style w:type="paragraph" w:customStyle="1" w:styleId="Table09text-centre">
    <w:name w:val="Table09text-centre"/>
    <w:basedOn w:val="Table09text"/>
    <w:qFormat/>
    <w:rsid w:val="00223C5A"/>
    <w:pPr>
      <w:jc w:val="center"/>
    </w:pPr>
  </w:style>
  <w:style w:type="paragraph" w:customStyle="1" w:styleId="Table09text-Right">
    <w:name w:val="Table09text-Right"/>
    <w:basedOn w:val="Table09text-centre"/>
    <w:qFormat/>
    <w:rsid w:val="00223C5A"/>
    <w:pPr>
      <w:jc w:val="right"/>
    </w:pPr>
  </w:style>
  <w:style w:type="table" w:customStyle="1" w:styleId="TableGrid1">
    <w:name w:val="Table Grid1"/>
    <w:basedOn w:val="TableNormal"/>
    <w:next w:val="TableGrid"/>
    <w:uiPriority w:val="59"/>
    <w:rsid w:val="00223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09indent">
    <w:name w:val="Table09indent"/>
    <w:basedOn w:val="Table09bullet"/>
    <w:qFormat/>
    <w:rsid w:val="0064035F"/>
    <w:pPr>
      <w:numPr>
        <w:numId w:val="0"/>
      </w:numPr>
      <w:ind w:left="-27"/>
    </w:pPr>
  </w:style>
  <w:style w:type="character" w:customStyle="1" w:styleId="Heading6Char">
    <w:name w:val="Heading 6 Char"/>
    <w:basedOn w:val="DefaultParagraphFont"/>
    <w:link w:val="Heading6"/>
    <w:uiPriority w:val="9"/>
    <w:rsid w:val="00223C5A"/>
    <w:rPr>
      <w:rFonts w:asciiTheme="majorHAnsi" w:eastAsiaTheme="majorEastAsia" w:hAnsiTheme="majorHAnsi" w:cstheme="majorBidi"/>
      <w:i/>
      <w:iCs/>
      <w:color w:val="243F60" w:themeColor="accent1" w:themeShade="7F"/>
      <w:sz w:val="18"/>
      <w:szCs w:val="24"/>
    </w:rPr>
  </w:style>
  <w:style w:type="character" w:styleId="UnresolvedMention">
    <w:name w:val="Unresolved Mention"/>
    <w:basedOn w:val="DefaultParagraphFont"/>
    <w:uiPriority w:val="99"/>
    <w:semiHidden/>
    <w:unhideWhenUsed/>
    <w:rsid w:val="00551734"/>
    <w:rPr>
      <w:color w:val="605E5C"/>
      <w:shd w:val="clear" w:color="auto" w:fill="E1DFDD"/>
    </w:rPr>
  </w:style>
  <w:style w:type="paragraph" w:styleId="NoSpacing">
    <w:name w:val="No Spacing"/>
    <w:uiPriority w:val="1"/>
    <w:qFormat/>
    <w:rsid w:val="0066452E"/>
    <w:pPr>
      <w:spacing w:after="0" w:line="240" w:lineRule="auto"/>
      <w:pPrChange w:id="5" w:author="Erica Slonaker" w:date="2026-09-25T20:06:00Z">
        <w:pPr/>
      </w:pPrChange>
    </w:pPr>
    <w:rPr>
      <w:rFonts w:eastAsiaTheme="minorEastAsia"/>
      <w:sz w:val="24"/>
      <w:szCs w:val="24"/>
      <w:lang w:val="en-US" w:eastAsia="zh-CN"/>
      <w:rPrChange w:id="5" w:author="Erica Slonaker" w:date="2026-09-25T20:06:00Z">
        <w:rPr>
          <w:rFonts w:asciiTheme="minorHAnsi" w:eastAsiaTheme="minorEastAsia" w:hAnsiTheme="minorHAnsi" w:cstheme="minorBidi"/>
          <w:sz w:val="24"/>
          <w:szCs w:val="24"/>
          <w:lang w:val="en-US" w:eastAsia="zh-CN"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99485">
      <w:bodyDiv w:val="1"/>
      <w:marLeft w:val="0"/>
      <w:marRight w:val="0"/>
      <w:marTop w:val="0"/>
      <w:marBottom w:val="0"/>
      <w:divBdr>
        <w:top w:val="none" w:sz="0" w:space="0" w:color="auto"/>
        <w:left w:val="none" w:sz="0" w:space="0" w:color="auto"/>
        <w:bottom w:val="none" w:sz="0" w:space="0" w:color="auto"/>
        <w:right w:val="none" w:sz="0" w:space="0" w:color="auto"/>
      </w:divBdr>
    </w:div>
    <w:div w:id="16202918">
      <w:bodyDiv w:val="1"/>
      <w:marLeft w:val="0"/>
      <w:marRight w:val="0"/>
      <w:marTop w:val="0"/>
      <w:marBottom w:val="0"/>
      <w:divBdr>
        <w:top w:val="none" w:sz="0" w:space="0" w:color="auto"/>
        <w:left w:val="none" w:sz="0" w:space="0" w:color="auto"/>
        <w:bottom w:val="none" w:sz="0" w:space="0" w:color="auto"/>
        <w:right w:val="none" w:sz="0" w:space="0" w:color="auto"/>
      </w:divBdr>
    </w:div>
    <w:div w:id="38091255">
      <w:bodyDiv w:val="1"/>
      <w:marLeft w:val="0"/>
      <w:marRight w:val="0"/>
      <w:marTop w:val="0"/>
      <w:marBottom w:val="0"/>
      <w:divBdr>
        <w:top w:val="none" w:sz="0" w:space="0" w:color="auto"/>
        <w:left w:val="none" w:sz="0" w:space="0" w:color="auto"/>
        <w:bottom w:val="none" w:sz="0" w:space="0" w:color="auto"/>
        <w:right w:val="none" w:sz="0" w:space="0" w:color="auto"/>
      </w:divBdr>
    </w:div>
    <w:div w:id="52433238">
      <w:bodyDiv w:val="1"/>
      <w:marLeft w:val="0"/>
      <w:marRight w:val="0"/>
      <w:marTop w:val="0"/>
      <w:marBottom w:val="0"/>
      <w:divBdr>
        <w:top w:val="none" w:sz="0" w:space="0" w:color="auto"/>
        <w:left w:val="none" w:sz="0" w:space="0" w:color="auto"/>
        <w:bottom w:val="none" w:sz="0" w:space="0" w:color="auto"/>
        <w:right w:val="none" w:sz="0" w:space="0" w:color="auto"/>
      </w:divBdr>
      <w:divsChild>
        <w:div w:id="834567377">
          <w:marLeft w:val="0"/>
          <w:marRight w:val="0"/>
          <w:marTop w:val="0"/>
          <w:marBottom w:val="0"/>
          <w:divBdr>
            <w:top w:val="none" w:sz="0" w:space="0" w:color="auto"/>
            <w:left w:val="none" w:sz="0" w:space="0" w:color="auto"/>
            <w:bottom w:val="none" w:sz="0" w:space="0" w:color="auto"/>
            <w:right w:val="none" w:sz="0" w:space="0" w:color="auto"/>
          </w:divBdr>
          <w:divsChild>
            <w:div w:id="798959153">
              <w:marLeft w:val="0"/>
              <w:marRight w:val="0"/>
              <w:marTop w:val="0"/>
              <w:marBottom w:val="0"/>
              <w:divBdr>
                <w:top w:val="none" w:sz="0" w:space="0" w:color="auto"/>
                <w:left w:val="none" w:sz="0" w:space="0" w:color="auto"/>
                <w:bottom w:val="none" w:sz="0" w:space="0" w:color="auto"/>
                <w:right w:val="none" w:sz="0" w:space="0" w:color="auto"/>
              </w:divBdr>
              <w:divsChild>
                <w:div w:id="18840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7783">
      <w:bodyDiv w:val="1"/>
      <w:marLeft w:val="0"/>
      <w:marRight w:val="0"/>
      <w:marTop w:val="0"/>
      <w:marBottom w:val="0"/>
      <w:divBdr>
        <w:top w:val="none" w:sz="0" w:space="0" w:color="auto"/>
        <w:left w:val="none" w:sz="0" w:space="0" w:color="auto"/>
        <w:bottom w:val="none" w:sz="0" w:space="0" w:color="auto"/>
        <w:right w:val="none" w:sz="0" w:space="0" w:color="auto"/>
      </w:divBdr>
    </w:div>
    <w:div w:id="183130072">
      <w:bodyDiv w:val="1"/>
      <w:marLeft w:val="0"/>
      <w:marRight w:val="0"/>
      <w:marTop w:val="0"/>
      <w:marBottom w:val="0"/>
      <w:divBdr>
        <w:top w:val="none" w:sz="0" w:space="0" w:color="auto"/>
        <w:left w:val="none" w:sz="0" w:space="0" w:color="auto"/>
        <w:bottom w:val="none" w:sz="0" w:space="0" w:color="auto"/>
        <w:right w:val="none" w:sz="0" w:space="0" w:color="auto"/>
      </w:divBdr>
    </w:div>
    <w:div w:id="199173740">
      <w:bodyDiv w:val="1"/>
      <w:marLeft w:val="0"/>
      <w:marRight w:val="0"/>
      <w:marTop w:val="0"/>
      <w:marBottom w:val="0"/>
      <w:divBdr>
        <w:top w:val="none" w:sz="0" w:space="0" w:color="auto"/>
        <w:left w:val="none" w:sz="0" w:space="0" w:color="auto"/>
        <w:bottom w:val="none" w:sz="0" w:space="0" w:color="auto"/>
        <w:right w:val="none" w:sz="0" w:space="0" w:color="auto"/>
      </w:divBdr>
      <w:divsChild>
        <w:div w:id="1722904664">
          <w:marLeft w:val="0"/>
          <w:marRight w:val="0"/>
          <w:marTop w:val="0"/>
          <w:marBottom w:val="0"/>
          <w:divBdr>
            <w:top w:val="none" w:sz="0" w:space="0" w:color="auto"/>
            <w:left w:val="none" w:sz="0" w:space="0" w:color="auto"/>
            <w:bottom w:val="none" w:sz="0" w:space="0" w:color="auto"/>
            <w:right w:val="none" w:sz="0" w:space="0" w:color="auto"/>
          </w:divBdr>
          <w:divsChild>
            <w:div w:id="1980958369">
              <w:marLeft w:val="0"/>
              <w:marRight w:val="0"/>
              <w:marTop w:val="0"/>
              <w:marBottom w:val="0"/>
              <w:divBdr>
                <w:top w:val="none" w:sz="0" w:space="0" w:color="auto"/>
                <w:left w:val="none" w:sz="0" w:space="0" w:color="auto"/>
                <w:bottom w:val="none" w:sz="0" w:space="0" w:color="auto"/>
                <w:right w:val="none" w:sz="0" w:space="0" w:color="auto"/>
              </w:divBdr>
              <w:divsChild>
                <w:div w:id="1475639197">
                  <w:marLeft w:val="0"/>
                  <w:marRight w:val="0"/>
                  <w:marTop w:val="0"/>
                  <w:marBottom w:val="0"/>
                  <w:divBdr>
                    <w:top w:val="single" w:sz="6" w:space="23" w:color="CACACA"/>
                    <w:left w:val="none" w:sz="0" w:space="0" w:color="auto"/>
                    <w:bottom w:val="none" w:sz="0" w:space="0" w:color="auto"/>
                    <w:right w:val="none" w:sz="0" w:space="0" w:color="auto"/>
                  </w:divBdr>
                  <w:divsChild>
                    <w:div w:id="1173108946">
                      <w:marLeft w:val="0"/>
                      <w:marRight w:val="0"/>
                      <w:marTop w:val="720"/>
                      <w:marBottom w:val="240"/>
                      <w:divBdr>
                        <w:top w:val="none" w:sz="0" w:space="0" w:color="auto"/>
                        <w:left w:val="none" w:sz="0" w:space="0" w:color="auto"/>
                        <w:bottom w:val="none" w:sz="0" w:space="0" w:color="auto"/>
                        <w:right w:val="none" w:sz="0" w:space="0" w:color="auto"/>
                      </w:divBdr>
                      <w:divsChild>
                        <w:div w:id="721445423">
                          <w:marLeft w:val="0"/>
                          <w:marRight w:val="0"/>
                          <w:marTop w:val="0"/>
                          <w:marBottom w:val="0"/>
                          <w:divBdr>
                            <w:top w:val="none" w:sz="0" w:space="0" w:color="auto"/>
                            <w:left w:val="none" w:sz="0" w:space="0" w:color="auto"/>
                            <w:bottom w:val="none" w:sz="0" w:space="0" w:color="auto"/>
                            <w:right w:val="none" w:sz="0" w:space="0" w:color="auto"/>
                          </w:divBdr>
                          <w:divsChild>
                            <w:div w:id="567155862">
                              <w:marLeft w:val="0"/>
                              <w:marRight w:val="0"/>
                              <w:marTop w:val="0"/>
                              <w:marBottom w:val="0"/>
                              <w:divBdr>
                                <w:top w:val="none" w:sz="0" w:space="0" w:color="auto"/>
                                <w:left w:val="none" w:sz="0" w:space="0" w:color="auto"/>
                                <w:bottom w:val="none" w:sz="0" w:space="0" w:color="auto"/>
                                <w:right w:val="none" w:sz="0" w:space="0" w:color="auto"/>
                              </w:divBdr>
                              <w:divsChild>
                                <w:div w:id="235021732">
                                  <w:marLeft w:val="0"/>
                                  <w:marRight w:val="0"/>
                                  <w:marTop w:val="0"/>
                                  <w:marBottom w:val="0"/>
                                  <w:divBdr>
                                    <w:top w:val="none" w:sz="0" w:space="0" w:color="auto"/>
                                    <w:left w:val="none" w:sz="0" w:space="0" w:color="auto"/>
                                    <w:bottom w:val="none" w:sz="0" w:space="0" w:color="auto"/>
                                    <w:right w:val="none" w:sz="0" w:space="0" w:color="auto"/>
                                  </w:divBdr>
                                  <w:divsChild>
                                    <w:div w:id="8704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836796">
      <w:bodyDiv w:val="1"/>
      <w:marLeft w:val="0"/>
      <w:marRight w:val="0"/>
      <w:marTop w:val="0"/>
      <w:marBottom w:val="0"/>
      <w:divBdr>
        <w:top w:val="none" w:sz="0" w:space="0" w:color="auto"/>
        <w:left w:val="none" w:sz="0" w:space="0" w:color="auto"/>
        <w:bottom w:val="none" w:sz="0" w:space="0" w:color="auto"/>
        <w:right w:val="none" w:sz="0" w:space="0" w:color="auto"/>
      </w:divBdr>
    </w:div>
    <w:div w:id="329021673">
      <w:bodyDiv w:val="1"/>
      <w:marLeft w:val="0"/>
      <w:marRight w:val="0"/>
      <w:marTop w:val="0"/>
      <w:marBottom w:val="0"/>
      <w:divBdr>
        <w:top w:val="none" w:sz="0" w:space="0" w:color="auto"/>
        <w:left w:val="none" w:sz="0" w:space="0" w:color="auto"/>
        <w:bottom w:val="none" w:sz="0" w:space="0" w:color="auto"/>
        <w:right w:val="none" w:sz="0" w:space="0" w:color="auto"/>
      </w:divBdr>
    </w:div>
    <w:div w:id="388069175">
      <w:bodyDiv w:val="1"/>
      <w:marLeft w:val="0"/>
      <w:marRight w:val="0"/>
      <w:marTop w:val="0"/>
      <w:marBottom w:val="0"/>
      <w:divBdr>
        <w:top w:val="none" w:sz="0" w:space="0" w:color="auto"/>
        <w:left w:val="none" w:sz="0" w:space="0" w:color="auto"/>
        <w:bottom w:val="none" w:sz="0" w:space="0" w:color="auto"/>
        <w:right w:val="none" w:sz="0" w:space="0" w:color="auto"/>
      </w:divBdr>
    </w:div>
    <w:div w:id="400057916">
      <w:bodyDiv w:val="1"/>
      <w:marLeft w:val="0"/>
      <w:marRight w:val="0"/>
      <w:marTop w:val="0"/>
      <w:marBottom w:val="0"/>
      <w:divBdr>
        <w:top w:val="none" w:sz="0" w:space="0" w:color="auto"/>
        <w:left w:val="none" w:sz="0" w:space="0" w:color="auto"/>
        <w:bottom w:val="none" w:sz="0" w:space="0" w:color="auto"/>
        <w:right w:val="none" w:sz="0" w:space="0" w:color="auto"/>
      </w:divBdr>
      <w:divsChild>
        <w:div w:id="44573035">
          <w:marLeft w:val="0"/>
          <w:marRight w:val="0"/>
          <w:marTop w:val="0"/>
          <w:marBottom w:val="0"/>
          <w:divBdr>
            <w:top w:val="none" w:sz="0" w:space="0" w:color="auto"/>
            <w:left w:val="none" w:sz="0" w:space="0" w:color="auto"/>
            <w:bottom w:val="none" w:sz="0" w:space="0" w:color="auto"/>
            <w:right w:val="none" w:sz="0" w:space="0" w:color="auto"/>
          </w:divBdr>
          <w:divsChild>
            <w:div w:id="1952662039">
              <w:marLeft w:val="0"/>
              <w:marRight w:val="0"/>
              <w:marTop w:val="0"/>
              <w:marBottom w:val="0"/>
              <w:divBdr>
                <w:top w:val="none" w:sz="0" w:space="0" w:color="auto"/>
                <w:left w:val="none" w:sz="0" w:space="0" w:color="auto"/>
                <w:bottom w:val="none" w:sz="0" w:space="0" w:color="auto"/>
                <w:right w:val="none" w:sz="0" w:space="0" w:color="auto"/>
              </w:divBdr>
              <w:divsChild>
                <w:div w:id="1196192429">
                  <w:marLeft w:val="0"/>
                  <w:marRight w:val="0"/>
                  <w:marTop w:val="0"/>
                  <w:marBottom w:val="0"/>
                  <w:divBdr>
                    <w:top w:val="single" w:sz="4" w:space="17" w:color="CACACA"/>
                    <w:left w:val="none" w:sz="0" w:space="0" w:color="auto"/>
                    <w:bottom w:val="none" w:sz="0" w:space="0" w:color="auto"/>
                    <w:right w:val="none" w:sz="0" w:space="0" w:color="auto"/>
                  </w:divBdr>
                  <w:divsChild>
                    <w:div w:id="660740009">
                      <w:marLeft w:val="0"/>
                      <w:marRight w:val="0"/>
                      <w:marTop w:val="720"/>
                      <w:marBottom w:val="240"/>
                      <w:divBdr>
                        <w:top w:val="none" w:sz="0" w:space="0" w:color="auto"/>
                        <w:left w:val="none" w:sz="0" w:space="0" w:color="auto"/>
                        <w:bottom w:val="none" w:sz="0" w:space="0" w:color="auto"/>
                        <w:right w:val="none" w:sz="0" w:space="0" w:color="auto"/>
                      </w:divBdr>
                      <w:divsChild>
                        <w:div w:id="807362714">
                          <w:marLeft w:val="0"/>
                          <w:marRight w:val="0"/>
                          <w:marTop w:val="0"/>
                          <w:marBottom w:val="0"/>
                          <w:divBdr>
                            <w:top w:val="none" w:sz="0" w:space="0" w:color="auto"/>
                            <w:left w:val="none" w:sz="0" w:space="0" w:color="auto"/>
                            <w:bottom w:val="none" w:sz="0" w:space="0" w:color="auto"/>
                            <w:right w:val="none" w:sz="0" w:space="0" w:color="auto"/>
                          </w:divBdr>
                          <w:divsChild>
                            <w:div w:id="1858618260">
                              <w:marLeft w:val="0"/>
                              <w:marRight w:val="0"/>
                              <w:marTop w:val="0"/>
                              <w:marBottom w:val="0"/>
                              <w:divBdr>
                                <w:top w:val="none" w:sz="0" w:space="0" w:color="auto"/>
                                <w:left w:val="none" w:sz="0" w:space="0" w:color="auto"/>
                                <w:bottom w:val="none" w:sz="0" w:space="0" w:color="auto"/>
                                <w:right w:val="none" w:sz="0" w:space="0" w:color="auto"/>
                              </w:divBdr>
                              <w:divsChild>
                                <w:div w:id="1235702135">
                                  <w:marLeft w:val="0"/>
                                  <w:marRight w:val="0"/>
                                  <w:marTop w:val="0"/>
                                  <w:marBottom w:val="0"/>
                                  <w:divBdr>
                                    <w:top w:val="none" w:sz="0" w:space="0" w:color="auto"/>
                                    <w:left w:val="none" w:sz="0" w:space="0" w:color="auto"/>
                                    <w:bottom w:val="none" w:sz="0" w:space="0" w:color="auto"/>
                                    <w:right w:val="none" w:sz="0" w:space="0" w:color="auto"/>
                                  </w:divBdr>
                                  <w:divsChild>
                                    <w:div w:id="16625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621686">
      <w:bodyDiv w:val="1"/>
      <w:marLeft w:val="0"/>
      <w:marRight w:val="0"/>
      <w:marTop w:val="0"/>
      <w:marBottom w:val="0"/>
      <w:divBdr>
        <w:top w:val="none" w:sz="0" w:space="0" w:color="auto"/>
        <w:left w:val="none" w:sz="0" w:space="0" w:color="auto"/>
        <w:bottom w:val="none" w:sz="0" w:space="0" w:color="auto"/>
        <w:right w:val="none" w:sz="0" w:space="0" w:color="auto"/>
      </w:divBdr>
      <w:divsChild>
        <w:div w:id="380252010">
          <w:marLeft w:val="547"/>
          <w:marRight w:val="0"/>
          <w:marTop w:val="154"/>
          <w:marBottom w:val="0"/>
          <w:divBdr>
            <w:top w:val="none" w:sz="0" w:space="0" w:color="auto"/>
            <w:left w:val="none" w:sz="0" w:space="0" w:color="auto"/>
            <w:bottom w:val="none" w:sz="0" w:space="0" w:color="auto"/>
            <w:right w:val="none" w:sz="0" w:space="0" w:color="auto"/>
          </w:divBdr>
        </w:div>
        <w:div w:id="990447710">
          <w:marLeft w:val="547"/>
          <w:marRight w:val="0"/>
          <w:marTop w:val="154"/>
          <w:marBottom w:val="0"/>
          <w:divBdr>
            <w:top w:val="none" w:sz="0" w:space="0" w:color="auto"/>
            <w:left w:val="none" w:sz="0" w:space="0" w:color="auto"/>
            <w:bottom w:val="none" w:sz="0" w:space="0" w:color="auto"/>
            <w:right w:val="none" w:sz="0" w:space="0" w:color="auto"/>
          </w:divBdr>
        </w:div>
        <w:div w:id="1618100619">
          <w:marLeft w:val="547"/>
          <w:marRight w:val="0"/>
          <w:marTop w:val="154"/>
          <w:marBottom w:val="0"/>
          <w:divBdr>
            <w:top w:val="none" w:sz="0" w:space="0" w:color="auto"/>
            <w:left w:val="none" w:sz="0" w:space="0" w:color="auto"/>
            <w:bottom w:val="none" w:sz="0" w:space="0" w:color="auto"/>
            <w:right w:val="none" w:sz="0" w:space="0" w:color="auto"/>
          </w:divBdr>
        </w:div>
      </w:divsChild>
    </w:div>
    <w:div w:id="446125575">
      <w:bodyDiv w:val="1"/>
      <w:marLeft w:val="0"/>
      <w:marRight w:val="0"/>
      <w:marTop w:val="0"/>
      <w:marBottom w:val="0"/>
      <w:divBdr>
        <w:top w:val="none" w:sz="0" w:space="0" w:color="auto"/>
        <w:left w:val="none" w:sz="0" w:space="0" w:color="auto"/>
        <w:bottom w:val="none" w:sz="0" w:space="0" w:color="auto"/>
        <w:right w:val="none" w:sz="0" w:space="0" w:color="auto"/>
      </w:divBdr>
    </w:div>
    <w:div w:id="454177290">
      <w:bodyDiv w:val="1"/>
      <w:marLeft w:val="0"/>
      <w:marRight w:val="0"/>
      <w:marTop w:val="0"/>
      <w:marBottom w:val="0"/>
      <w:divBdr>
        <w:top w:val="none" w:sz="0" w:space="0" w:color="auto"/>
        <w:left w:val="none" w:sz="0" w:space="0" w:color="auto"/>
        <w:bottom w:val="none" w:sz="0" w:space="0" w:color="auto"/>
        <w:right w:val="none" w:sz="0" w:space="0" w:color="auto"/>
      </w:divBdr>
    </w:div>
    <w:div w:id="515921264">
      <w:bodyDiv w:val="1"/>
      <w:marLeft w:val="0"/>
      <w:marRight w:val="0"/>
      <w:marTop w:val="0"/>
      <w:marBottom w:val="0"/>
      <w:divBdr>
        <w:top w:val="none" w:sz="0" w:space="0" w:color="auto"/>
        <w:left w:val="none" w:sz="0" w:space="0" w:color="auto"/>
        <w:bottom w:val="none" w:sz="0" w:space="0" w:color="auto"/>
        <w:right w:val="none" w:sz="0" w:space="0" w:color="auto"/>
      </w:divBdr>
    </w:div>
    <w:div w:id="565608015">
      <w:bodyDiv w:val="1"/>
      <w:marLeft w:val="0"/>
      <w:marRight w:val="0"/>
      <w:marTop w:val="0"/>
      <w:marBottom w:val="0"/>
      <w:divBdr>
        <w:top w:val="none" w:sz="0" w:space="0" w:color="auto"/>
        <w:left w:val="none" w:sz="0" w:space="0" w:color="auto"/>
        <w:bottom w:val="none" w:sz="0" w:space="0" w:color="auto"/>
        <w:right w:val="none" w:sz="0" w:space="0" w:color="auto"/>
      </w:divBdr>
    </w:div>
    <w:div w:id="614482287">
      <w:bodyDiv w:val="1"/>
      <w:marLeft w:val="0"/>
      <w:marRight w:val="0"/>
      <w:marTop w:val="0"/>
      <w:marBottom w:val="0"/>
      <w:divBdr>
        <w:top w:val="none" w:sz="0" w:space="0" w:color="auto"/>
        <w:left w:val="none" w:sz="0" w:space="0" w:color="auto"/>
        <w:bottom w:val="none" w:sz="0" w:space="0" w:color="auto"/>
        <w:right w:val="none" w:sz="0" w:space="0" w:color="auto"/>
      </w:divBdr>
    </w:div>
    <w:div w:id="676226712">
      <w:bodyDiv w:val="1"/>
      <w:marLeft w:val="0"/>
      <w:marRight w:val="0"/>
      <w:marTop w:val="0"/>
      <w:marBottom w:val="0"/>
      <w:divBdr>
        <w:top w:val="none" w:sz="0" w:space="0" w:color="auto"/>
        <w:left w:val="none" w:sz="0" w:space="0" w:color="auto"/>
        <w:bottom w:val="none" w:sz="0" w:space="0" w:color="auto"/>
        <w:right w:val="none" w:sz="0" w:space="0" w:color="auto"/>
      </w:divBdr>
    </w:div>
    <w:div w:id="767241446">
      <w:bodyDiv w:val="1"/>
      <w:marLeft w:val="0"/>
      <w:marRight w:val="0"/>
      <w:marTop w:val="0"/>
      <w:marBottom w:val="0"/>
      <w:divBdr>
        <w:top w:val="none" w:sz="0" w:space="0" w:color="auto"/>
        <w:left w:val="none" w:sz="0" w:space="0" w:color="auto"/>
        <w:bottom w:val="none" w:sz="0" w:space="0" w:color="auto"/>
        <w:right w:val="none" w:sz="0" w:space="0" w:color="auto"/>
      </w:divBdr>
    </w:div>
    <w:div w:id="775828824">
      <w:bodyDiv w:val="1"/>
      <w:marLeft w:val="0"/>
      <w:marRight w:val="0"/>
      <w:marTop w:val="0"/>
      <w:marBottom w:val="0"/>
      <w:divBdr>
        <w:top w:val="none" w:sz="0" w:space="0" w:color="auto"/>
        <w:left w:val="none" w:sz="0" w:space="0" w:color="auto"/>
        <w:bottom w:val="none" w:sz="0" w:space="0" w:color="auto"/>
        <w:right w:val="none" w:sz="0" w:space="0" w:color="auto"/>
      </w:divBdr>
    </w:div>
    <w:div w:id="788668634">
      <w:bodyDiv w:val="1"/>
      <w:marLeft w:val="0"/>
      <w:marRight w:val="0"/>
      <w:marTop w:val="0"/>
      <w:marBottom w:val="0"/>
      <w:divBdr>
        <w:top w:val="none" w:sz="0" w:space="0" w:color="auto"/>
        <w:left w:val="none" w:sz="0" w:space="0" w:color="auto"/>
        <w:bottom w:val="none" w:sz="0" w:space="0" w:color="auto"/>
        <w:right w:val="none" w:sz="0" w:space="0" w:color="auto"/>
      </w:divBdr>
    </w:div>
    <w:div w:id="792603925">
      <w:bodyDiv w:val="1"/>
      <w:marLeft w:val="0"/>
      <w:marRight w:val="0"/>
      <w:marTop w:val="0"/>
      <w:marBottom w:val="0"/>
      <w:divBdr>
        <w:top w:val="none" w:sz="0" w:space="0" w:color="auto"/>
        <w:left w:val="none" w:sz="0" w:space="0" w:color="auto"/>
        <w:bottom w:val="none" w:sz="0" w:space="0" w:color="auto"/>
        <w:right w:val="none" w:sz="0" w:space="0" w:color="auto"/>
      </w:divBdr>
    </w:div>
    <w:div w:id="833447051">
      <w:bodyDiv w:val="1"/>
      <w:marLeft w:val="0"/>
      <w:marRight w:val="0"/>
      <w:marTop w:val="0"/>
      <w:marBottom w:val="0"/>
      <w:divBdr>
        <w:top w:val="none" w:sz="0" w:space="0" w:color="auto"/>
        <w:left w:val="none" w:sz="0" w:space="0" w:color="auto"/>
        <w:bottom w:val="none" w:sz="0" w:space="0" w:color="auto"/>
        <w:right w:val="none" w:sz="0" w:space="0" w:color="auto"/>
      </w:divBdr>
    </w:div>
    <w:div w:id="845749214">
      <w:bodyDiv w:val="1"/>
      <w:marLeft w:val="0"/>
      <w:marRight w:val="0"/>
      <w:marTop w:val="0"/>
      <w:marBottom w:val="0"/>
      <w:divBdr>
        <w:top w:val="none" w:sz="0" w:space="0" w:color="auto"/>
        <w:left w:val="none" w:sz="0" w:space="0" w:color="auto"/>
        <w:bottom w:val="none" w:sz="0" w:space="0" w:color="auto"/>
        <w:right w:val="none" w:sz="0" w:space="0" w:color="auto"/>
      </w:divBdr>
      <w:divsChild>
        <w:div w:id="876698448">
          <w:marLeft w:val="0"/>
          <w:marRight w:val="0"/>
          <w:marTop w:val="100"/>
          <w:marBottom w:val="100"/>
          <w:divBdr>
            <w:top w:val="none" w:sz="0" w:space="0" w:color="auto"/>
            <w:left w:val="none" w:sz="0" w:space="0" w:color="auto"/>
            <w:bottom w:val="none" w:sz="0" w:space="0" w:color="auto"/>
            <w:right w:val="none" w:sz="0" w:space="0" w:color="auto"/>
          </w:divBdr>
          <w:divsChild>
            <w:div w:id="506940089">
              <w:marLeft w:val="0"/>
              <w:marRight w:val="0"/>
              <w:marTop w:val="0"/>
              <w:marBottom w:val="0"/>
              <w:divBdr>
                <w:top w:val="none" w:sz="0" w:space="0" w:color="auto"/>
                <w:left w:val="none" w:sz="0" w:space="0" w:color="auto"/>
                <w:bottom w:val="none" w:sz="0" w:space="0" w:color="auto"/>
                <w:right w:val="none" w:sz="0" w:space="0" w:color="auto"/>
              </w:divBdr>
              <w:divsChild>
                <w:div w:id="126900468">
                  <w:marLeft w:val="0"/>
                  <w:marRight w:val="0"/>
                  <w:marTop w:val="0"/>
                  <w:marBottom w:val="0"/>
                  <w:divBdr>
                    <w:top w:val="none" w:sz="0" w:space="0" w:color="auto"/>
                    <w:left w:val="none" w:sz="0" w:space="0" w:color="auto"/>
                    <w:bottom w:val="none" w:sz="0" w:space="0" w:color="auto"/>
                    <w:right w:val="none" w:sz="0" w:space="0" w:color="auto"/>
                  </w:divBdr>
                  <w:divsChild>
                    <w:div w:id="201327183">
                      <w:marLeft w:val="0"/>
                      <w:marRight w:val="0"/>
                      <w:marTop w:val="0"/>
                      <w:marBottom w:val="0"/>
                      <w:divBdr>
                        <w:top w:val="none" w:sz="0" w:space="0" w:color="auto"/>
                        <w:left w:val="none" w:sz="0" w:space="0" w:color="auto"/>
                        <w:bottom w:val="none" w:sz="0" w:space="0" w:color="auto"/>
                        <w:right w:val="none" w:sz="0" w:space="0" w:color="auto"/>
                      </w:divBdr>
                      <w:divsChild>
                        <w:div w:id="1184321038">
                          <w:marLeft w:val="0"/>
                          <w:marRight w:val="0"/>
                          <w:marTop w:val="168"/>
                          <w:marBottom w:val="168"/>
                          <w:divBdr>
                            <w:top w:val="none" w:sz="0" w:space="0" w:color="auto"/>
                            <w:left w:val="none" w:sz="0" w:space="0" w:color="auto"/>
                            <w:bottom w:val="none" w:sz="0" w:space="0" w:color="auto"/>
                            <w:right w:val="none" w:sz="0" w:space="0" w:color="auto"/>
                          </w:divBdr>
                          <w:divsChild>
                            <w:div w:id="1153915675">
                              <w:marLeft w:val="0"/>
                              <w:marRight w:val="0"/>
                              <w:marTop w:val="0"/>
                              <w:marBottom w:val="0"/>
                              <w:divBdr>
                                <w:top w:val="none" w:sz="0" w:space="0" w:color="auto"/>
                                <w:left w:val="none" w:sz="0" w:space="0" w:color="auto"/>
                                <w:bottom w:val="none" w:sz="0" w:space="0" w:color="auto"/>
                                <w:right w:val="none" w:sz="0" w:space="0" w:color="auto"/>
                              </w:divBdr>
                              <w:divsChild>
                                <w:div w:id="9397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579692">
      <w:bodyDiv w:val="1"/>
      <w:marLeft w:val="0"/>
      <w:marRight w:val="0"/>
      <w:marTop w:val="0"/>
      <w:marBottom w:val="0"/>
      <w:divBdr>
        <w:top w:val="none" w:sz="0" w:space="0" w:color="auto"/>
        <w:left w:val="none" w:sz="0" w:space="0" w:color="auto"/>
        <w:bottom w:val="none" w:sz="0" w:space="0" w:color="auto"/>
        <w:right w:val="none" w:sz="0" w:space="0" w:color="auto"/>
      </w:divBdr>
    </w:div>
    <w:div w:id="874730155">
      <w:bodyDiv w:val="1"/>
      <w:marLeft w:val="0"/>
      <w:marRight w:val="0"/>
      <w:marTop w:val="0"/>
      <w:marBottom w:val="0"/>
      <w:divBdr>
        <w:top w:val="none" w:sz="0" w:space="0" w:color="auto"/>
        <w:left w:val="none" w:sz="0" w:space="0" w:color="auto"/>
        <w:bottom w:val="none" w:sz="0" w:space="0" w:color="auto"/>
        <w:right w:val="none" w:sz="0" w:space="0" w:color="auto"/>
      </w:divBdr>
    </w:div>
    <w:div w:id="885680240">
      <w:bodyDiv w:val="1"/>
      <w:marLeft w:val="0"/>
      <w:marRight w:val="0"/>
      <w:marTop w:val="0"/>
      <w:marBottom w:val="0"/>
      <w:divBdr>
        <w:top w:val="none" w:sz="0" w:space="0" w:color="auto"/>
        <w:left w:val="none" w:sz="0" w:space="0" w:color="auto"/>
        <w:bottom w:val="none" w:sz="0" w:space="0" w:color="auto"/>
        <w:right w:val="none" w:sz="0" w:space="0" w:color="auto"/>
      </w:divBdr>
    </w:div>
    <w:div w:id="898397056">
      <w:bodyDiv w:val="1"/>
      <w:marLeft w:val="0"/>
      <w:marRight w:val="0"/>
      <w:marTop w:val="0"/>
      <w:marBottom w:val="0"/>
      <w:divBdr>
        <w:top w:val="none" w:sz="0" w:space="0" w:color="auto"/>
        <w:left w:val="none" w:sz="0" w:space="0" w:color="auto"/>
        <w:bottom w:val="none" w:sz="0" w:space="0" w:color="auto"/>
        <w:right w:val="none" w:sz="0" w:space="0" w:color="auto"/>
      </w:divBdr>
      <w:divsChild>
        <w:div w:id="1826706575">
          <w:marLeft w:val="547"/>
          <w:marRight w:val="0"/>
          <w:marTop w:val="144"/>
          <w:marBottom w:val="0"/>
          <w:divBdr>
            <w:top w:val="none" w:sz="0" w:space="0" w:color="auto"/>
            <w:left w:val="none" w:sz="0" w:space="0" w:color="auto"/>
            <w:bottom w:val="none" w:sz="0" w:space="0" w:color="auto"/>
            <w:right w:val="none" w:sz="0" w:space="0" w:color="auto"/>
          </w:divBdr>
        </w:div>
        <w:div w:id="2127652439">
          <w:marLeft w:val="547"/>
          <w:marRight w:val="0"/>
          <w:marTop w:val="144"/>
          <w:marBottom w:val="0"/>
          <w:divBdr>
            <w:top w:val="none" w:sz="0" w:space="0" w:color="auto"/>
            <w:left w:val="none" w:sz="0" w:space="0" w:color="auto"/>
            <w:bottom w:val="none" w:sz="0" w:space="0" w:color="auto"/>
            <w:right w:val="none" w:sz="0" w:space="0" w:color="auto"/>
          </w:divBdr>
        </w:div>
      </w:divsChild>
    </w:div>
    <w:div w:id="1008748991">
      <w:bodyDiv w:val="1"/>
      <w:marLeft w:val="0"/>
      <w:marRight w:val="0"/>
      <w:marTop w:val="0"/>
      <w:marBottom w:val="0"/>
      <w:divBdr>
        <w:top w:val="none" w:sz="0" w:space="0" w:color="auto"/>
        <w:left w:val="none" w:sz="0" w:space="0" w:color="auto"/>
        <w:bottom w:val="none" w:sz="0" w:space="0" w:color="auto"/>
        <w:right w:val="none" w:sz="0" w:space="0" w:color="auto"/>
      </w:divBdr>
      <w:divsChild>
        <w:div w:id="330913923">
          <w:marLeft w:val="547"/>
          <w:marRight w:val="0"/>
          <w:marTop w:val="0"/>
          <w:marBottom w:val="0"/>
          <w:divBdr>
            <w:top w:val="none" w:sz="0" w:space="0" w:color="auto"/>
            <w:left w:val="none" w:sz="0" w:space="0" w:color="auto"/>
            <w:bottom w:val="none" w:sz="0" w:space="0" w:color="auto"/>
            <w:right w:val="none" w:sz="0" w:space="0" w:color="auto"/>
          </w:divBdr>
        </w:div>
        <w:div w:id="1064909666">
          <w:marLeft w:val="547"/>
          <w:marRight w:val="0"/>
          <w:marTop w:val="0"/>
          <w:marBottom w:val="0"/>
          <w:divBdr>
            <w:top w:val="none" w:sz="0" w:space="0" w:color="auto"/>
            <w:left w:val="none" w:sz="0" w:space="0" w:color="auto"/>
            <w:bottom w:val="none" w:sz="0" w:space="0" w:color="auto"/>
            <w:right w:val="none" w:sz="0" w:space="0" w:color="auto"/>
          </w:divBdr>
        </w:div>
      </w:divsChild>
    </w:div>
    <w:div w:id="1017927525">
      <w:bodyDiv w:val="1"/>
      <w:marLeft w:val="0"/>
      <w:marRight w:val="0"/>
      <w:marTop w:val="0"/>
      <w:marBottom w:val="0"/>
      <w:divBdr>
        <w:top w:val="none" w:sz="0" w:space="0" w:color="auto"/>
        <w:left w:val="none" w:sz="0" w:space="0" w:color="auto"/>
        <w:bottom w:val="none" w:sz="0" w:space="0" w:color="auto"/>
        <w:right w:val="none" w:sz="0" w:space="0" w:color="auto"/>
      </w:divBdr>
      <w:divsChild>
        <w:div w:id="859971227">
          <w:marLeft w:val="0"/>
          <w:marRight w:val="0"/>
          <w:marTop w:val="0"/>
          <w:marBottom w:val="0"/>
          <w:divBdr>
            <w:top w:val="none" w:sz="0" w:space="0" w:color="auto"/>
            <w:left w:val="none" w:sz="0" w:space="0" w:color="auto"/>
            <w:bottom w:val="none" w:sz="0" w:space="0" w:color="auto"/>
            <w:right w:val="none" w:sz="0" w:space="0" w:color="auto"/>
          </w:divBdr>
          <w:divsChild>
            <w:div w:id="1820686472">
              <w:marLeft w:val="0"/>
              <w:marRight w:val="0"/>
              <w:marTop w:val="0"/>
              <w:marBottom w:val="0"/>
              <w:divBdr>
                <w:top w:val="none" w:sz="0" w:space="0" w:color="auto"/>
                <w:left w:val="none" w:sz="0" w:space="0" w:color="auto"/>
                <w:bottom w:val="none" w:sz="0" w:space="0" w:color="auto"/>
                <w:right w:val="none" w:sz="0" w:space="0" w:color="auto"/>
              </w:divBdr>
              <w:divsChild>
                <w:div w:id="557940180">
                  <w:marLeft w:val="0"/>
                  <w:marRight w:val="0"/>
                  <w:marTop w:val="0"/>
                  <w:marBottom w:val="0"/>
                  <w:divBdr>
                    <w:top w:val="single" w:sz="4" w:space="15" w:color="CACACA"/>
                    <w:left w:val="none" w:sz="0" w:space="0" w:color="auto"/>
                    <w:bottom w:val="none" w:sz="0" w:space="0" w:color="auto"/>
                    <w:right w:val="none" w:sz="0" w:space="0" w:color="auto"/>
                  </w:divBdr>
                  <w:divsChild>
                    <w:div w:id="180164227">
                      <w:marLeft w:val="0"/>
                      <w:marRight w:val="0"/>
                      <w:marTop w:val="720"/>
                      <w:marBottom w:val="240"/>
                      <w:divBdr>
                        <w:top w:val="none" w:sz="0" w:space="0" w:color="auto"/>
                        <w:left w:val="none" w:sz="0" w:space="0" w:color="auto"/>
                        <w:bottom w:val="none" w:sz="0" w:space="0" w:color="auto"/>
                        <w:right w:val="none" w:sz="0" w:space="0" w:color="auto"/>
                      </w:divBdr>
                      <w:divsChild>
                        <w:div w:id="1338000175">
                          <w:marLeft w:val="0"/>
                          <w:marRight w:val="0"/>
                          <w:marTop w:val="0"/>
                          <w:marBottom w:val="0"/>
                          <w:divBdr>
                            <w:top w:val="none" w:sz="0" w:space="0" w:color="auto"/>
                            <w:left w:val="none" w:sz="0" w:space="0" w:color="auto"/>
                            <w:bottom w:val="none" w:sz="0" w:space="0" w:color="auto"/>
                            <w:right w:val="none" w:sz="0" w:space="0" w:color="auto"/>
                          </w:divBdr>
                          <w:divsChild>
                            <w:div w:id="1197309476">
                              <w:marLeft w:val="0"/>
                              <w:marRight w:val="0"/>
                              <w:marTop w:val="0"/>
                              <w:marBottom w:val="0"/>
                              <w:divBdr>
                                <w:top w:val="none" w:sz="0" w:space="0" w:color="auto"/>
                                <w:left w:val="none" w:sz="0" w:space="0" w:color="auto"/>
                                <w:bottom w:val="none" w:sz="0" w:space="0" w:color="auto"/>
                                <w:right w:val="none" w:sz="0" w:space="0" w:color="auto"/>
                              </w:divBdr>
                              <w:divsChild>
                                <w:div w:id="1797260393">
                                  <w:marLeft w:val="0"/>
                                  <w:marRight w:val="0"/>
                                  <w:marTop w:val="0"/>
                                  <w:marBottom w:val="0"/>
                                  <w:divBdr>
                                    <w:top w:val="none" w:sz="0" w:space="0" w:color="auto"/>
                                    <w:left w:val="none" w:sz="0" w:space="0" w:color="auto"/>
                                    <w:bottom w:val="none" w:sz="0" w:space="0" w:color="auto"/>
                                    <w:right w:val="none" w:sz="0" w:space="0" w:color="auto"/>
                                  </w:divBdr>
                                  <w:divsChild>
                                    <w:div w:id="8132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517526">
      <w:bodyDiv w:val="1"/>
      <w:marLeft w:val="0"/>
      <w:marRight w:val="0"/>
      <w:marTop w:val="0"/>
      <w:marBottom w:val="0"/>
      <w:divBdr>
        <w:top w:val="none" w:sz="0" w:space="0" w:color="auto"/>
        <w:left w:val="none" w:sz="0" w:space="0" w:color="auto"/>
        <w:bottom w:val="none" w:sz="0" w:space="0" w:color="auto"/>
        <w:right w:val="none" w:sz="0" w:space="0" w:color="auto"/>
      </w:divBdr>
      <w:divsChild>
        <w:div w:id="1788281367">
          <w:marLeft w:val="0"/>
          <w:marRight w:val="0"/>
          <w:marTop w:val="0"/>
          <w:marBottom w:val="0"/>
          <w:divBdr>
            <w:top w:val="none" w:sz="0" w:space="0" w:color="auto"/>
            <w:left w:val="none" w:sz="0" w:space="0" w:color="auto"/>
            <w:bottom w:val="none" w:sz="0" w:space="0" w:color="auto"/>
            <w:right w:val="none" w:sz="0" w:space="0" w:color="auto"/>
          </w:divBdr>
          <w:divsChild>
            <w:div w:id="915045271">
              <w:marLeft w:val="0"/>
              <w:marRight w:val="0"/>
              <w:marTop w:val="0"/>
              <w:marBottom w:val="0"/>
              <w:divBdr>
                <w:top w:val="none" w:sz="0" w:space="0" w:color="auto"/>
                <w:left w:val="none" w:sz="0" w:space="0" w:color="auto"/>
                <w:bottom w:val="none" w:sz="0" w:space="0" w:color="auto"/>
                <w:right w:val="none" w:sz="0" w:space="0" w:color="auto"/>
              </w:divBdr>
              <w:divsChild>
                <w:div w:id="1125925967">
                  <w:marLeft w:val="0"/>
                  <w:marRight w:val="0"/>
                  <w:marTop w:val="0"/>
                  <w:marBottom w:val="0"/>
                  <w:divBdr>
                    <w:top w:val="single" w:sz="6" w:space="23" w:color="CACACA"/>
                    <w:left w:val="none" w:sz="0" w:space="0" w:color="auto"/>
                    <w:bottom w:val="none" w:sz="0" w:space="0" w:color="auto"/>
                    <w:right w:val="none" w:sz="0" w:space="0" w:color="auto"/>
                  </w:divBdr>
                  <w:divsChild>
                    <w:div w:id="1087117218">
                      <w:marLeft w:val="0"/>
                      <w:marRight w:val="0"/>
                      <w:marTop w:val="720"/>
                      <w:marBottom w:val="240"/>
                      <w:divBdr>
                        <w:top w:val="none" w:sz="0" w:space="0" w:color="auto"/>
                        <w:left w:val="none" w:sz="0" w:space="0" w:color="auto"/>
                        <w:bottom w:val="none" w:sz="0" w:space="0" w:color="auto"/>
                        <w:right w:val="none" w:sz="0" w:space="0" w:color="auto"/>
                      </w:divBdr>
                      <w:divsChild>
                        <w:div w:id="1001664857">
                          <w:marLeft w:val="0"/>
                          <w:marRight w:val="0"/>
                          <w:marTop w:val="0"/>
                          <w:marBottom w:val="0"/>
                          <w:divBdr>
                            <w:top w:val="none" w:sz="0" w:space="0" w:color="auto"/>
                            <w:left w:val="none" w:sz="0" w:space="0" w:color="auto"/>
                            <w:bottom w:val="none" w:sz="0" w:space="0" w:color="auto"/>
                            <w:right w:val="none" w:sz="0" w:space="0" w:color="auto"/>
                          </w:divBdr>
                          <w:divsChild>
                            <w:div w:id="28384633">
                              <w:marLeft w:val="0"/>
                              <w:marRight w:val="0"/>
                              <w:marTop w:val="0"/>
                              <w:marBottom w:val="0"/>
                              <w:divBdr>
                                <w:top w:val="none" w:sz="0" w:space="0" w:color="auto"/>
                                <w:left w:val="none" w:sz="0" w:space="0" w:color="auto"/>
                                <w:bottom w:val="none" w:sz="0" w:space="0" w:color="auto"/>
                                <w:right w:val="none" w:sz="0" w:space="0" w:color="auto"/>
                              </w:divBdr>
                              <w:divsChild>
                                <w:div w:id="2063475858">
                                  <w:marLeft w:val="0"/>
                                  <w:marRight w:val="0"/>
                                  <w:marTop w:val="0"/>
                                  <w:marBottom w:val="0"/>
                                  <w:divBdr>
                                    <w:top w:val="none" w:sz="0" w:space="0" w:color="auto"/>
                                    <w:left w:val="none" w:sz="0" w:space="0" w:color="auto"/>
                                    <w:bottom w:val="none" w:sz="0" w:space="0" w:color="auto"/>
                                    <w:right w:val="none" w:sz="0" w:space="0" w:color="auto"/>
                                  </w:divBdr>
                                  <w:divsChild>
                                    <w:div w:id="19012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921303">
      <w:bodyDiv w:val="1"/>
      <w:marLeft w:val="0"/>
      <w:marRight w:val="0"/>
      <w:marTop w:val="0"/>
      <w:marBottom w:val="0"/>
      <w:divBdr>
        <w:top w:val="none" w:sz="0" w:space="0" w:color="auto"/>
        <w:left w:val="none" w:sz="0" w:space="0" w:color="auto"/>
        <w:bottom w:val="none" w:sz="0" w:space="0" w:color="auto"/>
        <w:right w:val="none" w:sz="0" w:space="0" w:color="auto"/>
      </w:divBdr>
      <w:divsChild>
        <w:div w:id="936132267">
          <w:marLeft w:val="0"/>
          <w:marRight w:val="0"/>
          <w:marTop w:val="0"/>
          <w:marBottom w:val="0"/>
          <w:divBdr>
            <w:top w:val="none" w:sz="0" w:space="0" w:color="auto"/>
            <w:left w:val="none" w:sz="0" w:space="0" w:color="auto"/>
            <w:bottom w:val="none" w:sz="0" w:space="0" w:color="auto"/>
            <w:right w:val="none" w:sz="0" w:space="0" w:color="auto"/>
          </w:divBdr>
          <w:divsChild>
            <w:div w:id="1119106580">
              <w:marLeft w:val="0"/>
              <w:marRight w:val="0"/>
              <w:marTop w:val="0"/>
              <w:marBottom w:val="0"/>
              <w:divBdr>
                <w:top w:val="none" w:sz="0" w:space="0" w:color="auto"/>
                <w:left w:val="none" w:sz="0" w:space="0" w:color="auto"/>
                <w:bottom w:val="none" w:sz="0" w:space="0" w:color="auto"/>
                <w:right w:val="none" w:sz="0" w:space="0" w:color="auto"/>
              </w:divBdr>
              <w:divsChild>
                <w:div w:id="2127580757">
                  <w:marLeft w:val="0"/>
                  <w:marRight w:val="0"/>
                  <w:marTop w:val="0"/>
                  <w:marBottom w:val="0"/>
                  <w:divBdr>
                    <w:top w:val="single" w:sz="6" w:space="20" w:color="CACACA"/>
                    <w:left w:val="none" w:sz="0" w:space="0" w:color="auto"/>
                    <w:bottom w:val="none" w:sz="0" w:space="0" w:color="auto"/>
                    <w:right w:val="none" w:sz="0" w:space="0" w:color="auto"/>
                  </w:divBdr>
                  <w:divsChild>
                    <w:div w:id="303201782">
                      <w:marLeft w:val="0"/>
                      <w:marRight w:val="0"/>
                      <w:marTop w:val="720"/>
                      <w:marBottom w:val="240"/>
                      <w:divBdr>
                        <w:top w:val="none" w:sz="0" w:space="0" w:color="auto"/>
                        <w:left w:val="none" w:sz="0" w:space="0" w:color="auto"/>
                        <w:bottom w:val="none" w:sz="0" w:space="0" w:color="auto"/>
                        <w:right w:val="none" w:sz="0" w:space="0" w:color="auto"/>
                      </w:divBdr>
                      <w:divsChild>
                        <w:div w:id="1523007656">
                          <w:marLeft w:val="0"/>
                          <w:marRight w:val="0"/>
                          <w:marTop w:val="0"/>
                          <w:marBottom w:val="0"/>
                          <w:divBdr>
                            <w:top w:val="none" w:sz="0" w:space="0" w:color="auto"/>
                            <w:left w:val="none" w:sz="0" w:space="0" w:color="auto"/>
                            <w:bottom w:val="none" w:sz="0" w:space="0" w:color="auto"/>
                            <w:right w:val="none" w:sz="0" w:space="0" w:color="auto"/>
                          </w:divBdr>
                          <w:divsChild>
                            <w:div w:id="965892288">
                              <w:marLeft w:val="0"/>
                              <w:marRight w:val="0"/>
                              <w:marTop w:val="0"/>
                              <w:marBottom w:val="0"/>
                              <w:divBdr>
                                <w:top w:val="none" w:sz="0" w:space="0" w:color="auto"/>
                                <w:left w:val="none" w:sz="0" w:space="0" w:color="auto"/>
                                <w:bottom w:val="none" w:sz="0" w:space="0" w:color="auto"/>
                                <w:right w:val="none" w:sz="0" w:space="0" w:color="auto"/>
                              </w:divBdr>
                              <w:divsChild>
                                <w:div w:id="591007676">
                                  <w:marLeft w:val="0"/>
                                  <w:marRight w:val="0"/>
                                  <w:marTop w:val="0"/>
                                  <w:marBottom w:val="0"/>
                                  <w:divBdr>
                                    <w:top w:val="none" w:sz="0" w:space="0" w:color="auto"/>
                                    <w:left w:val="none" w:sz="0" w:space="0" w:color="auto"/>
                                    <w:bottom w:val="none" w:sz="0" w:space="0" w:color="auto"/>
                                    <w:right w:val="none" w:sz="0" w:space="0" w:color="auto"/>
                                  </w:divBdr>
                                  <w:divsChild>
                                    <w:div w:id="16253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764229">
      <w:bodyDiv w:val="1"/>
      <w:marLeft w:val="0"/>
      <w:marRight w:val="0"/>
      <w:marTop w:val="0"/>
      <w:marBottom w:val="0"/>
      <w:divBdr>
        <w:top w:val="none" w:sz="0" w:space="0" w:color="auto"/>
        <w:left w:val="none" w:sz="0" w:space="0" w:color="auto"/>
        <w:bottom w:val="none" w:sz="0" w:space="0" w:color="auto"/>
        <w:right w:val="none" w:sz="0" w:space="0" w:color="auto"/>
      </w:divBdr>
    </w:div>
    <w:div w:id="1133447384">
      <w:bodyDiv w:val="1"/>
      <w:marLeft w:val="0"/>
      <w:marRight w:val="0"/>
      <w:marTop w:val="0"/>
      <w:marBottom w:val="0"/>
      <w:divBdr>
        <w:top w:val="none" w:sz="0" w:space="0" w:color="auto"/>
        <w:left w:val="none" w:sz="0" w:space="0" w:color="auto"/>
        <w:bottom w:val="none" w:sz="0" w:space="0" w:color="auto"/>
        <w:right w:val="none" w:sz="0" w:space="0" w:color="auto"/>
      </w:divBdr>
    </w:div>
    <w:div w:id="1210999558">
      <w:bodyDiv w:val="1"/>
      <w:marLeft w:val="0"/>
      <w:marRight w:val="0"/>
      <w:marTop w:val="0"/>
      <w:marBottom w:val="0"/>
      <w:divBdr>
        <w:top w:val="none" w:sz="0" w:space="0" w:color="auto"/>
        <w:left w:val="none" w:sz="0" w:space="0" w:color="auto"/>
        <w:bottom w:val="none" w:sz="0" w:space="0" w:color="auto"/>
        <w:right w:val="none" w:sz="0" w:space="0" w:color="auto"/>
      </w:divBdr>
      <w:divsChild>
        <w:div w:id="1424492136">
          <w:marLeft w:val="0"/>
          <w:marRight w:val="0"/>
          <w:marTop w:val="0"/>
          <w:marBottom w:val="0"/>
          <w:divBdr>
            <w:top w:val="none" w:sz="0" w:space="0" w:color="auto"/>
            <w:left w:val="none" w:sz="0" w:space="0" w:color="auto"/>
            <w:bottom w:val="none" w:sz="0" w:space="0" w:color="auto"/>
            <w:right w:val="none" w:sz="0" w:space="0" w:color="auto"/>
          </w:divBdr>
          <w:divsChild>
            <w:div w:id="2119446170">
              <w:marLeft w:val="0"/>
              <w:marRight w:val="0"/>
              <w:marTop w:val="0"/>
              <w:marBottom w:val="0"/>
              <w:divBdr>
                <w:top w:val="none" w:sz="0" w:space="0" w:color="auto"/>
                <w:left w:val="none" w:sz="0" w:space="0" w:color="auto"/>
                <w:bottom w:val="none" w:sz="0" w:space="0" w:color="auto"/>
                <w:right w:val="none" w:sz="0" w:space="0" w:color="auto"/>
              </w:divBdr>
              <w:divsChild>
                <w:div w:id="158928867">
                  <w:marLeft w:val="0"/>
                  <w:marRight w:val="0"/>
                  <w:marTop w:val="0"/>
                  <w:marBottom w:val="0"/>
                  <w:divBdr>
                    <w:top w:val="single" w:sz="6" w:space="23" w:color="CACACA"/>
                    <w:left w:val="none" w:sz="0" w:space="0" w:color="auto"/>
                    <w:bottom w:val="none" w:sz="0" w:space="0" w:color="auto"/>
                    <w:right w:val="none" w:sz="0" w:space="0" w:color="auto"/>
                  </w:divBdr>
                  <w:divsChild>
                    <w:div w:id="1732726259">
                      <w:marLeft w:val="0"/>
                      <w:marRight w:val="0"/>
                      <w:marTop w:val="720"/>
                      <w:marBottom w:val="240"/>
                      <w:divBdr>
                        <w:top w:val="none" w:sz="0" w:space="0" w:color="auto"/>
                        <w:left w:val="none" w:sz="0" w:space="0" w:color="auto"/>
                        <w:bottom w:val="none" w:sz="0" w:space="0" w:color="auto"/>
                        <w:right w:val="none" w:sz="0" w:space="0" w:color="auto"/>
                      </w:divBdr>
                      <w:divsChild>
                        <w:div w:id="1113936311">
                          <w:marLeft w:val="0"/>
                          <w:marRight w:val="0"/>
                          <w:marTop w:val="0"/>
                          <w:marBottom w:val="0"/>
                          <w:divBdr>
                            <w:top w:val="none" w:sz="0" w:space="0" w:color="auto"/>
                            <w:left w:val="none" w:sz="0" w:space="0" w:color="auto"/>
                            <w:bottom w:val="none" w:sz="0" w:space="0" w:color="auto"/>
                            <w:right w:val="none" w:sz="0" w:space="0" w:color="auto"/>
                          </w:divBdr>
                          <w:divsChild>
                            <w:div w:id="653994135">
                              <w:marLeft w:val="0"/>
                              <w:marRight w:val="0"/>
                              <w:marTop w:val="0"/>
                              <w:marBottom w:val="0"/>
                              <w:divBdr>
                                <w:top w:val="none" w:sz="0" w:space="0" w:color="auto"/>
                                <w:left w:val="none" w:sz="0" w:space="0" w:color="auto"/>
                                <w:bottom w:val="none" w:sz="0" w:space="0" w:color="auto"/>
                                <w:right w:val="none" w:sz="0" w:space="0" w:color="auto"/>
                              </w:divBdr>
                              <w:divsChild>
                                <w:div w:id="440338457">
                                  <w:marLeft w:val="0"/>
                                  <w:marRight w:val="0"/>
                                  <w:marTop w:val="0"/>
                                  <w:marBottom w:val="0"/>
                                  <w:divBdr>
                                    <w:top w:val="none" w:sz="0" w:space="0" w:color="auto"/>
                                    <w:left w:val="none" w:sz="0" w:space="0" w:color="auto"/>
                                    <w:bottom w:val="none" w:sz="0" w:space="0" w:color="auto"/>
                                    <w:right w:val="none" w:sz="0" w:space="0" w:color="auto"/>
                                  </w:divBdr>
                                  <w:divsChild>
                                    <w:div w:id="12740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137385">
      <w:bodyDiv w:val="1"/>
      <w:marLeft w:val="0"/>
      <w:marRight w:val="0"/>
      <w:marTop w:val="0"/>
      <w:marBottom w:val="0"/>
      <w:divBdr>
        <w:top w:val="none" w:sz="0" w:space="0" w:color="auto"/>
        <w:left w:val="none" w:sz="0" w:space="0" w:color="auto"/>
        <w:bottom w:val="none" w:sz="0" w:space="0" w:color="auto"/>
        <w:right w:val="none" w:sz="0" w:space="0" w:color="auto"/>
      </w:divBdr>
    </w:div>
    <w:div w:id="1268271572">
      <w:bodyDiv w:val="1"/>
      <w:marLeft w:val="0"/>
      <w:marRight w:val="0"/>
      <w:marTop w:val="0"/>
      <w:marBottom w:val="0"/>
      <w:divBdr>
        <w:top w:val="none" w:sz="0" w:space="0" w:color="auto"/>
        <w:left w:val="none" w:sz="0" w:space="0" w:color="auto"/>
        <w:bottom w:val="none" w:sz="0" w:space="0" w:color="auto"/>
        <w:right w:val="none" w:sz="0" w:space="0" w:color="auto"/>
      </w:divBdr>
    </w:div>
    <w:div w:id="1380978079">
      <w:bodyDiv w:val="1"/>
      <w:marLeft w:val="0"/>
      <w:marRight w:val="0"/>
      <w:marTop w:val="0"/>
      <w:marBottom w:val="0"/>
      <w:divBdr>
        <w:top w:val="none" w:sz="0" w:space="0" w:color="auto"/>
        <w:left w:val="none" w:sz="0" w:space="0" w:color="auto"/>
        <w:bottom w:val="none" w:sz="0" w:space="0" w:color="auto"/>
        <w:right w:val="none" w:sz="0" w:space="0" w:color="auto"/>
      </w:divBdr>
    </w:div>
    <w:div w:id="1408114914">
      <w:bodyDiv w:val="1"/>
      <w:marLeft w:val="0"/>
      <w:marRight w:val="0"/>
      <w:marTop w:val="0"/>
      <w:marBottom w:val="0"/>
      <w:divBdr>
        <w:top w:val="none" w:sz="0" w:space="0" w:color="auto"/>
        <w:left w:val="none" w:sz="0" w:space="0" w:color="auto"/>
        <w:bottom w:val="none" w:sz="0" w:space="0" w:color="auto"/>
        <w:right w:val="none" w:sz="0" w:space="0" w:color="auto"/>
      </w:divBdr>
      <w:divsChild>
        <w:div w:id="2035615710">
          <w:marLeft w:val="0"/>
          <w:marRight w:val="0"/>
          <w:marTop w:val="0"/>
          <w:marBottom w:val="0"/>
          <w:divBdr>
            <w:top w:val="none" w:sz="0" w:space="0" w:color="auto"/>
            <w:left w:val="none" w:sz="0" w:space="0" w:color="auto"/>
            <w:bottom w:val="none" w:sz="0" w:space="0" w:color="auto"/>
            <w:right w:val="none" w:sz="0" w:space="0" w:color="auto"/>
          </w:divBdr>
          <w:divsChild>
            <w:div w:id="927662383">
              <w:marLeft w:val="0"/>
              <w:marRight w:val="0"/>
              <w:marTop w:val="0"/>
              <w:marBottom w:val="0"/>
              <w:divBdr>
                <w:top w:val="none" w:sz="0" w:space="0" w:color="auto"/>
                <w:left w:val="none" w:sz="0" w:space="0" w:color="auto"/>
                <w:bottom w:val="none" w:sz="0" w:space="0" w:color="auto"/>
                <w:right w:val="none" w:sz="0" w:space="0" w:color="auto"/>
              </w:divBdr>
              <w:divsChild>
                <w:div w:id="1026062663">
                  <w:marLeft w:val="0"/>
                  <w:marRight w:val="0"/>
                  <w:marTop w:val="0"/>
                  <w:marBottom w:val="0"/>
                  <w:divBdr>
                    <w:top w:val="single" w:sz="6" w:space="23" w:color="CACACA"/>
                    <w:left w:val="none" w:sz="0" w:space="0" w:color="auto"/>
                    <w:bottom w:val="none" w:sz="0" w:space="0" w:color="auto"/>
                    <w:right w:val="none" w:sz="0" w:space="0" w:color="auto"/>
                  </w:divBdr>
                  <w:divsChild>
                    <w:div w:id="1222715286">
                      <w:marLeft w:val="0"/>
                      <w:marRight w:val="0"/>
                      <w:marTop w:val="720"/>
                      <w:marBottom w:val="240"/>
                      <w:divBdr>
                        <w:top w:val="none" w:sz="0" w:space="0" w:color="auto"/>
                        <w:left w:val="none" w:sz="0" w:space="0" w:color="auto"/>
                        <w:bottom w:val="none" w:sz="0" w:space="0" w:color="auto"/>
                        <w:right w:val="none" w:sz="0" w:space="0" w:color="auto"/>
                      </w:divBdr>
                      <w:divsChild>
                        <w:div w:id="1362633489">
                          <w:marLeft w:val="0"/>
                          <w:marRight w:val="0"/>
                          <w:marTop w:val="0"/>
                          <w:marBottom w:val="0"/>
                          <w:divBdr>
                            <w:top w:val="none" w:sz="0" w:space="0" w:color="auto"/>
                            <w:left w:val="none" w:sz="0" w:space="0" w:color="auto"/>
                            <w:bottom w:val="none" w:sz="0" w:space="0" w:color="auto"/>
                            <w:right w:val="none" w:sz="0" w:space="0" w:color="auto"/>
                          </w:divBdr>
                          <w:divsChild>
                            <w:div w:id="634455703">
                              <w:marLeft w:val="0"/>
                              <w:marRight w:val="0"/>
                              <w:marTop w:val="0"/>
                              <w:marBottom w:val="0"/>
                              <w:divBdr>
                                <w:top w:val="none" w:sz="0" w:space="0" w:color="auto"/>
                                <w:left w:val="none" w:sz="0" w:space="0" w:color="auto"/>
                                <w:bottom w:val="none" w:sz="0" w:space="0" w:color="auto"/>
                                <w:right w:val="none" w:sz="0" w:space="0" w:color="auto"/>
                              </w:divBdr>
                              <w:divsChild>
                                <w:div w:id="1096486180">
                                  <w:marLeft w:val="0"/>
                                  <w:marRight w:val="0"/>
                                  <w:marTop w:val="0"/>
                                  <w:marBottom w:val="0"/>
                                  <w:divBdr>
                                    <w:top w:val="none" w:sz="0" w:space="0" w:color="auto"/>
                                    <w:left w:val="none" w:sz="0" w:space="0" w:color="auto"/>
                                    <w:bottom w:val="none" w:sz="0" w:space="0" w:color="auto"/>
                                    <w:right w:val="none" w:sz="0" w:space="0" w:color="auto"/>
                                  </w:divBdr>
                                  <w:divsChild>
                                    <w:div w:id="4456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786083">
      <w:bodyDiv w:val="1"/>
      <w:marLeft w:val="0"/>
      <w:marRight w:val="0"/>
      <w:marTop w:val="0"/>
      <w:marBottom w:val="0"/>
      <w:divBdr>
        <w:top w:val="none" w:sz="0" w:space="0" w:color="auto"/>
        <w:left w:val="none" w:sz="0" w:space="0" w:color="auto"/>
        <w:bottom w:val="none" w:sz="0" w:space="0" w:color="auto"/>
        <w:right w:val="none" w:sz="0" w:space="0" w:color="auto"/>
      </w:divBdr>
      <w:divsChild>
        <w:div w:id="2049388">
          <w:marLeft w:val="0"/>
          <w:marRight w:val="0"/>
          <w:marTop w:val="0"/>
          <w:marBottom w:val="0"/>
          <w:divBdr>
            <w:top w:val="none" w:sz="0" w:space="0" w:color="auto"/>
            <w:left w:val="none" w:sz="0" w:space="0" w:color="auto"/>
            <w:bottom w:val="none" w:sz="0" w:space="0" w:color="auto"/>
            <w:right w:val="none" w:sz="0" w:space="0" w:color="auto"/>
          </w:divBdr>
          <w:divsChild>
            <w:div w:id="555435683">
              <w:marLeft w:val="0"/>
              <w:marRight w:val="0"/>
              <w:marTop w:val="0"/>
              <w:marBottom w:val="0"/>
              <w:divBdr>
                <w:top w:val="none" w:sz="0" w:space="0" w:color="auto"/>
                <w:left w:val="none" w:sz="0" w:space="0" w:color="auto"/>
                <w:bottom w:val="none" w:sz="0" w:space="0" w:color="auto"/>
                <w:right w:val="none" w:sz="0" w:space="0" w:color="auto"/>
              </w:divBdr>
              <w:divsChild>
                <w:div w:id="1508405914">
                  <w:marLeft w:val="0"/>
                  <w:marRight w:val="0"/>
                  <w:marTop w:val="0"/>
                  <w:marBottom w:val="0"/>
                  <w:divBdr>
                    <w:top w:val="single" w:sz="4" w:space="15" w:color="CACACA"/>
                    <w:left w:val="none" w:sz="0" w:space="0" w:color="auto"/>
                    <w:bottom w:val="none" w:sz="0" w:space="0" w:color="auto"/>
                    <w:right w:val="none" w:sz="0" w:space="0" w:color="auto"/>
                  </w:divBdr>
                  <w:divsChild>
                    <w:div w:id="781800600">
                      <w:marLeft w:val="0"/>
                      <w:marRight w:val="0"/>
                      <w:marTop w:val="720"/>
                      <w:marBottom w:val="240"/>
                      <w:divBdr>
                        <w:top w:val="none" w:sz="0" w:space="0" w:color="auto"/>
                        <w:left w:val="none" w:sz="0" w:space="0" w:color="auto"/>
                        <w:bottom w:val="none" w:sz="0" w:space="0" w:color="auto"/>
                        <w:right w:val="none" w:sz="0" w:space="0" w:color="auto"/>
                      </w:divBdr>
                      <w:divsChild>
                        <w:div w:id="177893742">
                          <w:marLeft w:val="0"/>
                          <w:marRight w:val="0"/>
                          <w:marTop w:val="0"/>
                          <w:marBottom w:val="0"/>
                          <w:divBdr>
                            <w:top w:val="none" w:sz="0" w:space="0" w:color="auto"/>
                            <w:left w:val="none" w:sz="0" w:space="0" w:color="auto"/>
                            <w:bottom w:val="none" w:sz="0" w:space="0" w:color="auto"/>
                            <w:right w:val="none" w:sz="0" w:space="0" w:color="auto"/>
                          </w:divBdr>
                          <w:divsChild>
                            <w:div w:id="1860048771">
                              <w:marLeft w:val="0"/>
                              <w:marRight w:val="0"/>
                              <w:marTop w:val="0"/>
                              <w:marBottom w:val="0"/>
                              <w:divBdr>
                                <w:top w:val="none" w:sz="0" w:space="0" w:color="auto"/>
                                <w:left w:val="none" w:sz="0" w:space="0" w:color="auto"/>
                                <w:bottom w:val="none" w:sz="0" w:space="0" w:color="auto"/>
                                <w:right w:val="none" w:sz="0" w:space="0" w:color="auto"/>
                              </w:divBdr>
                              <w:divsChild>
                                <w:div w:id="223609389">
                                  <w:marLeft w:val="0"/>
                                  <w:marRight w:val="0"/>
                                  <w:marTop w:val="0"/>
                                  <w:marBottom w:val="0"/>
                                  <w:divBdr>
                                    <w:top w:val="none" w:sz="0" w:space="0" w:color="auto"/>
                                    <w:left w:val="none" w:sz="0" w:space="0" w:color="auto"/>
                                    <w:bottom w:val="none" w:sz="0" w:space="0" w:color="auto"/>
                                    <w:right w:val="none" w:sz="0" w:space="0" w:color="auto"/>
                                  </w:divBdr>
                                  <w:divsChild>
                                    <w:div w:id="7672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636022">
      <w:bodyDiv w:val="1"/>
      <w:marLeft w:val="0"/>
      <w:marRight w:val="0"/>
      <w:marTop w:val="0"/>
      <w:marBottom w:val="0"/>
      <w:divBdr>
        <w:top w:val="none" w:sz="0" w:space="0" w:color="auto"/>
        <w:left w:val="none" w:sz="0" w:space="0" w:color="auto"/>
        <w:bottom w:val="none" w:sz="0" w:space="0" w:color="auto"/>
        <w:right w:val="none" w:sz="0" w:space="0" w:color="auto"/>
      </w:divBdr>
      <w:divsChild>
        <w:div w:id="687296750">
          <w:marLeft w:val="547"/>
          <w:marRight w:val="0"/>
          <w:marTop w:val="240"/>
          <w:marBottom w:val="240"/>
          <w:divBdr>
            <w:top w:val="none" w:sz="0" w:space="0" w:color="auto"/>
            <w:left w:val="none" w:sz="0" w:space="0" w:color="auto"/>
            <w:bottom w:val="none" w:sz="0" w:space="0" w:color="auto"/>
            <w:right w:val="none" w:sz="0" w:space="0" w:color="auto"/>
          </w:divBdr>
        </w:div>
        <w:div w:id="854146945">
          <w:marLeft w:val="547"/>
          <w:marRight w:val="0"/>
          <w:marTop w:val="240"/>
          <w:marBottom w:val="240"/>
          <w:divBdr>
            <w:top w:val="none" w:sz="0" w:space="0" w:color="auto"/>
            <w:left w:val="none" w:sz="0" w:space="0" w:color="auto"/>
            <w:bottom w:val="none" w:sz="0" w:space="0" w:color="auto"/>
            <w:right w:val="none" w:sz="0" w:space="0" w:color="auto"/>
          </w:divBdr>
        </w:div>
        <w:div w:id="1368675268">
          <w:marLeft w:val="547"/>
          <w:marRight w:val="0"/>
          <w:marTop w:val="240"/>
          <w:marBottom w:val="240"/>
          <w:divBdr>
            <w:top w:val="none" w:sz="0" w:space="0" w:color="auto"/>
            <w:left w:val="none" w:sz="0" w:space="0" w:color="auto"/>
            <w:bottom w:val="none" w:sz="0" w:space="0" w:color="auto"/>
            <w:right w:val="none" w:sz="0" w:space="0" w:color="auto"/>
          </w:divBdr>
        </w:div>
        <w:div w:id="1397240433">
          <w:marLeft w:val="547"/>
          <w:marRight w:val="0"/>
          <w:marTop w:val="240"/>
          <w:marBottom w:val="240"/>
          <w:divBdr>
            <w:top w:val="none" w:sz="0" w:space="0" w:color="auto"/>
            <w:left w:val="none" w:sz="0" w:space="0" w:color="auto"/>
            <w:bottom w:val="none" w:sz="0" w:space="0" w:color="auto"/>
            <w:right w:val="none" w:sz="0" w:space="0" w:color="auto"/>
          </w:divBdr>
        </w:div>
        <w:div w:id="1886286186">
          <w:marLeft w:val="547"/>
          <w:marRight w:val="0"/>
          <w:marTop w:val="240"/>
          <w:marBottom w:val="240"/>
          <w:divBdr>
            <w:top w:val="none" w:sz="0" w:space="0" w:color="auto"/>
            <w:left w:val="none" w:sz="0" w:space="0" w:color="auto"/>
            <w:bottom w:val="none" w:sz="0" w:space="0" w:color="auto"/>
            <w:right w:val="none" w:sz="0" w:space="0" w:color="auto"/>
          </w:divBdr>
        </w:div>
        <w:div w:id="1990938859">
          <w:marLeft w:val="547"/>
          <w:marRight w:val="0"/>
          <w:marTop w:val="240"/>
          <w:marBottom w:val="240"/>
          <w:divBdr>
            <w:top w:val="none" w:sz="0" w:space="0" w:color="auto"/>
            <w:left w:val="none" w:sz="0" w:space="0" w:color="auto"/>
            <w:bottom w:val="none" w:sz="0" w:space="0" w:color="auto"/>
            <w:right w:val="none" w:sz="0" w:space="0" w:color="auto"/>
          </w:divBdr>
        </w:div>
      </w:divsChild>
    </w:div>
    <w:div w:id="1462966885">
      <w:bodyDiv w:val="1"/>
      <w:marLeft w:val="0"/>
      <w:marRight w:val="0"/>
      <w:marTop w:val="0"/>
      <w:marBottom w:val="0"/>
      <w:divBdr>
        <w:top w:val="none" w:sz="0" w:space="0" w:color="auto"/>
        <w:left w:val="none" w:sz="0" w:space="0" w:color="auto"/>
        <w:bottom w:val="none" w:sz="0" w:space="0" w:color="auto"/>
        <w:right w:val="none" w:sz="0" w:space="0" w:color="auto"/>
      </w:divBdr>
      <w:divsChild>
        <w:div w:id="1437601495">
          <w:marLeft w:val="547"/>
          <w:marRight w:val="0"/>
          <w:marTop w:val="0"/>
          <w:marBottom w:val="0"/>
          <w:divBdr>
            <w:top w:val="none" w:sz="0" w:space="0" w:color="auto"/>
            <w:left w:val="none" w:sz="0" w:space="0" w:color="auto"/>
            <w:bottom w:val="none" w:sz="0" w:space="0" w:color="auto"/>
            <w:right w:val="none" w:sz="0" w:space="0" w:color="auto"/>
          </w:divBdr>
        </w:div>
      </w:divsChild>
    </w:div>
    <w:div w:id="1549612444">
      <w:bodyDiv w:val="1"/>
      <w:marLeft w:val="0"/>
      <w:marRight w:val="0"/>
      <w:marTop w:val="0"/>
      <w:marBottom w:val="0"/>
      <w:divBdr>
        <w:top w:val="none" w:sz="0" w:space="0" w:color="auto"/>
        <w:left w:val="none" w:sz="0" w:space="0" w:color="auto"/>
        <w:bottom w:val="none" w:sz="0" w:space="0" w:color="auto"/>
        <w:right w:val="none" w:sz="0" w:space="0" w:color="auto"/>
      </w:divBdr>
      <w:divsChild>
        <w:div w:id="1633048895">
          <w:marLeft w:val="0"/>
          <w:marRight w:val="0"/>
          <w:marTop w:val="0"/>
          <w:marBottom w:val="0"/>
          <w:divBdr>
            <w:top w:val="none" w:sz="0" w:space="0" w:color="auto"/>
            <w:left w:val="none" w:sz="0" w:space="0" w:color="auto"/>
            <w:bottom w:val="none" w:sz="0" w:space="0" w:color="auto"/>
            <w:right w:val="none" w:sz="0" w:space="0" w:color="auto"/>
          </w:divBdr>
          <w:divsChild>
            <w:div w:id="966357643">
              <w:marLeft w:val="0"/>
              <w:marRight w:val="0"/>
              <w:marTop w:val="0"/>
              <w:marBottom w:val="0"/>
              <w:divBdr>
                <w:top w:val="none" w:sz="0" w:space="0" w:color="auto"/>
                <w:left w:val="none" w:sz="0" w:space="0" w:color="auto"/>
                <w:bottom w:val="none" w:sz="0" w:space="0" w:color="auto"/>
                <w:right w:val="none" w:sz="0" w:space="0" w:color="auto"/>
              </w:divBdr>
              <w:divsChild>
                <w:div w:id="1222137353">
                  <w:marLeft w:val="0"/>
                  <w:marRight w:val="0"/>
                  <w:marTop w:val="0"/>
                  <w:marBottom w:val="0"/>
                  <w:divBdr>
                    <w:top w:val="none" w:sz="0" w:space="0" w:color="auto"/>
                    <w:left w:val="none" w:sz="0" w:space="0" w:color="auto"/>
                    <w:bottom w:val="none" w:sz="0" w:space="0" w:color="auto"/>
                    <w:right w:val="none" w:sz="0" w:space="0" w:color="auto"/>
                  </w:divBdr>
                  <w:divsChild>
                    <w:div w:id="528763928">
                      <w:marLeft w:val="0"/>
                      <w:marRight w:val="0"/>
                      <w:marTop w:val="0"/>
                      <w:marBottom w:val="0"/>
                      <w:divBdr>
                        <w:top w:val="none" w:sz="0" w:space="0" w:color="auto"/>
                        <w:left w:val="none" w:sz="0" w:space="0" w:color="auto"/>
                        <w:bottom w:val="none" w:sz="0" w:space="0" w:color="auto"/>
                        <w:right w:val="none" w:sz="0" w:space="0" w:color="auto"/>
                      </w:divBdr>
                      <w:divsChild>
                        <w:div w:id="1707482819">
                          <w:marLeft w:val="0"/>
                          <w:marRight w:val="0"/>
                          <w:marTop w:val="0"/>
                          <w:marBottom w:val="0"/>
                          <w:divBdr>
                            <w:top w:val="none" w:sz="0" w:space="0" w:color="auto"/>
                            <w:left w:val="none" w:sz="0" w:space="0" w:color="auto"/>
                            <w:bottom w:val="none" w:sz="0" w:space="0" w:color="auto"/>
                            <w:right w:val="none" w:sz="0" w:space="0" w:color="auto"/>
                          </w:divBdr>
                          <w:divsChild>
                            <w:div w:id="49040555">
                              <w:marLeft w:val="0"/>
                              <w:marRight w:val="0"/>
                              <w:marTop w:val="0"/>
                              <w:marBottom w:val="0"/>
                              <w:divBdr>
                                <w:top w:val="none" w:sz="0" w:space="0" w:color="auto"/>
                                <w:left w:val="none" w:sz="0" w:space="0" w:color="auto"/>
                                <w:bottom w:val="none" w:sz="0" w:space="0" w:color="auto"/>
                                <w:right w:val="none" w:sz="0" w:space="0" w:color="auto"/>
                              </w:divBdr>
                              <w:divsChild>
                                <w:div w:id="148328951">
                                  <w:marLeft w:val="0"/>
                                  <w:marRight w:val="0"/>
                                  <w:marTop w:val="0"/>
                                  <w:marBottom w:val="0"/>
                                  <w:divBdr>
                                    <w:top w:val="none" w:sz="0" w:space="0" w:color="auto"/>
                                    <w:left w:val="none" w:sz="0" w:space="0" w:color="auto"/>
                                    <w:bottom w:val="none" w:sz="0" w:space="0" w:color="auto"/>
                                    <w:right w:val="none" w:sz="0" w:space="0" w:color="auto"/>
                                  </w:divBdr>
                                  <w:divsChild>
                                    <w:div w:id="1443257054">
                                      <w:marLeft w:val="0"/>
                                      <w:marRight w:val="0"/>
                                      <w:marTop w:val="0"/>
                                      <w:marBottom w:val="0"/>
                                      <w:divBdr>
                                        <w:top w:val="none" w:sz="0" w:space="0" w:color="auto"/>
                                        <w:left w:val="none" w:sz="0" w:space="0" w:color="auto"/>
                                        <w:bottom w:val="none" w:sz="0" w:space="0" w:color="auto"/>
                                        <w:right w:val="none" w:sz="0" w:space="0" w:color="auto"/>
                                      </w:divBdr>
                                      <w:divsChild>
                                        <w:div w:id="170027391">
                                          <w:marLeft w:val="0"/>
                                          <w:marRight w:val="0"/>
                                          <w:marTop w:val="0"/>
                                          <w:marBottom w:val="0"/>
                                          <w:divBdr>
                                            <w:top w:val="none" w:sz="0" w:space="0" w:color="auto"/>
                                            <w:left w:val="none" w:sz="0" w:space="0" w:color="auto"/>
                                            <w:bottom w:val="none" w:sz="0" w:space="0" w:color="auto"/>
                                            <w:right w:val="none" w:sz="0" w:space="0" w:color="auto"/>
                                          </w:divBdr>
                                          <w:divsChild>
                                            <w:div w:id="612397057">
                                              <w:marLeft w:val="0"/>
                                              <w:marRight w:val="0"/>
                                              <w:marTop w:val="75"/>
                                              <w:marBottom w:val="75"/>
                                              <w:divBdr>
                                                <w:top w:val="none" w:sz="0" w:space="0" w:color="auto"/>
                                                <w:left w:val="none" w:sz="0" w:space="0" w:color="auto"/>
                                                <w:bottom w:val="none" w:sz="0" w:space="0" w:color="auto"/>
                                                <w:right w:val="none" w:sz="0" w:space="0" w:color="auto"/>
                                              </w:divBdr>
                                              <w:divsChild>
                                                <w:div w:id="1075782576">
                                                  <w:marLeft w:val="0"/>
                                                  <w:marRight w:val="0"/>
                                                  <w:marTop w:val="0"/>
                                                  <w:marBottom w:val="0"/>
                                                  <w:divBdr>
                                                    <w:top w:val="none" w:sz="0" w:space="0" w:color="auto"/>
                                                    <w:left w:val="none" w:sz="0" w:space="0" w:color="auto"/>
                                                    <w:bottom w:val="none" w:sz="0" w:space="0" w:color="auto"/>
                                                    <w:right w:val="none" w:sz="0" w:space="0" w:color="auto"/>
                                                  </w:divBdr>
                                                  <w:divsChild>
                                                    <w:div w:id="9069980">
                                                      <w:marLeft w:val="0"/>
                                                      <w:marRight w:val="0"/>
                                                      <w:marTop w:val="0"/>
                                                      <w:marBottom w:val="0"/>
                                                      <w:divBdr>
                                                        <w:top w:val="none" w:sz="0" w:space="0" w:color="auto"/>
                                                        <w:left w:val="none" w:sz="0" w:space="0" w:color="auto"/>
                                                        <w:bottom w:val="none" w:sz="0" w:space="0" w:color="auto"/>
                                                        <w:right w:val="none" w:sz="0" w:space="0" w:color="auto"/>
                                                      </w:divBdr>
                                                      <w:divsChild>
                                                        <w:div w:id="1445417409">
                                                          <w:marLeft w:val="0"/>
                                                          <w:marRight w:val="0"/>
                                                          <w:marTop w:val="0"/>
                                                          <w:marBottom w:val="0"/>
                                                          <w:divBdr>
                                                            <w:top w:val="none" w:sz="0" w:space="0" w:color="auto"/>
                                                            <w:left w:val="none" w:sz="0" w:space="0" w:color="auto"/>
                                                            <w:bottom w:val="none" w:sz="0" w:space="0" w:color="auto"/>
                                                            <w:right w:val="none" w:sz="0" w:space="0" w:color="auto"/>
                                                          </w:divBdr>
                                                          <w:divsChild>
                                                            <w:div w:id="93212436">
                                                              <w:marLeft w:val="0"/>
                                                              <w:marRight w:val="0"/>
                                                              <w:marTop w:val="0"/>
                                                              <w:marBottom w:val="0"/>
                                                              <w:divBdr>
                                                                <w:top w:val="none" w:sz="0" w:space="0" w:color="auto"/>
                                                                <w:left w:val="none" w:sz="0" w:space="0" w:color="auto"/>
                                                                <w:bottom w:val="none" w:sz="0" w:space="0" w:color="auto"/>
                                                                <w:right w:val="none" w:sz="0" w:space="0" w:color="auto"/>
                                                              </w:divBdr>
                                                              <w:divsChild>
                                                                <w:div w:id="9122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3365284">
      <w:bodyDiv w:val="1"/>
      <w:marLeft w:val="0"/>
      <w:marRight w:val="0"/>
      <w:marTop w:val="0"/>
      <w:marBottom w:val="0"/>
      <w:divBdr>
        <w:top w:val="none" w:sz="0" w:space="0" w:color="auto"/>
        <w:left w:val="none" w:sz="0" w:space="0" w:color="auto"/>
        <w:bottom w:val="none" w:sz="0" w:space="0" w:color="auto"/>
        <w:right w:val="none" w:sz="0" w:space="0" w:color="auto"/>
      </w:divBdr>
    </w:div>
    <w:div w:id="1572623024">
      <w:bodyDiv w:val="1"/>
      <w:marLeft w:val="0"/>
      <w:marRight w:val="0"/>
      <w:marTop w:val="0"/>
      <w:marBottom w:val="0"/>
      <w:divBdr>
        <w:top w:val="none" w:sz="0" w:space="0" w:color="auto"/>
        <w:left w:val="none" w:sz="0" w:space="0" w:color="auto"/>
        <w:bottom w:val="none" w:sz="0" w:space="0" w:color="auto"/>
        <w:right w:val="none" w:sz="0" w:space="0" w:color="auto"/>
      </w:divBdr>
      <w:divsChild>
        <w:div w:id="654574498">
          <w:marLeft w:val="0"/>
          <w:marRight w:val="0"/>
          <w:marTop w:val="0"/>
          <w:marBottom w:val="0"/>
          <w:divBdr>
            <w:top w:val="none" w:sz="0" w:space="0" w:color="auto"/>
            <w:left w:val="none" w:sz="0" w:space="0" w:color="auto"/>
            <w:bottom w:val="none" w:sz="0" w:space="0" w:color="auto"/>
            <w:right w:val="none" w:sz="0" w:space="0" w:color="auto"/>
          </w:divBdr>
          <w:divsChild>
            <w:div w:id="333261354">
              <w:marLeft w:val="0"/>
              <w:marRight w:val="0"/>
              <w:marTop w:val="0"/>
              <w:marBottom w:val="0"/>
              <w:divBdr>
                <w:top w:val="none" w:sz="0" w:space="0" w:color="auto"/>
                <w:left w:val="none" w:sz="0" w:space="0" w:color="auto"/>
                <w:bottom w:val="none" w:sz="0" w:space="0" w:color="auto"/>
                <w:right w:val="none" w:sz="0" w:space="0" w:color="auto"/>
              </w:divBdr>
              <w:divsChild>
                <w:div w:id="687291907">
                  <w:marLeft w:val="0"/>
                  <w:marRight w:val="0"/>
                  <w:marTop w:val="0"/>
                  <w:marBottom w:val="0"/>
                  <w:divBdr>
                    <w:top w:val="single" w:sz="4" w:space="13" w:color="CACACA"/>
                    <w:left w:val="none" w:sz="0" w:space="0" w:color="auto"/>
                    <w:bottom w:val="none" w:sz="0" w:space="0" w:color="auto"/>
                    <w:right w:val="none" w:sz="0" w:space="0" w:color="auto"/>
                  </w:divBdr>
                  <w:divsChild>
                    <w:div w:id="1731072703">
                      <w:marLeft w:val="0"/>
                      <w:marRight w:val="0"/>
                      <w:marTop w:val="720"/>
                      <w:marBottom w:val="240"/>
                      <w:divBdr>
                        <w:top w:val="none" w:sz="0" w:space="0" w:color="auto"/>
                        <w:left w:val="none" w:sz="0" w:space="0" w:color="auto"/>
                        <w:bottom w:val="none" w:sz="0" w:space="0" w:color="auto"/>
                        <w:right w:val="none" w:sz="0" w:space="0" w:color="auto"/>
                      </w:divBdr>
                      <w:divsChild>
                        <w:div w:id="1392115871">
                          <w:marLeft w:val="0"/>
                          <w:marRight w:val="0"/>
                          <w:marTop w:val="0"/>
                          <w:marBottom w:val="0"/>
                          <w:divBdr>
                            <w:top w:val="none" w:sz="0" w:space="0" w:color="auto"/>
                            <w:left w:val="none" w:sz="0" w:space="0" w:color="auto"/>
                            <w:bottom w:val="none" w:sz="0" w:space="0" w:color="auto"/>
                            <w:right w:val="none" w:sz="0" w:space="0" w:color="auto"/>
                          </w:divBdr>
                          <w:divsChild>
                            <w:div w:id="1159149804">
                              <w:marLeft w:val="0"/>
                              <w:marRight w:val="0"/>
                              <w:marTop w:val="0"/>
                              <w:marBottom w:val="0"/>
                              <w:divBdr>
                                <w:top w:val="none" w:sz="0" w:space="0" w:color="auto"/>
                                <w:left w:val="none" w:sz="0" w:space="0" w:color="auto"/>
                                <w:bottom w:val="none" w:sz="0" w:space="0" w:color="auto"/>
                                <w:right w:val="none" w:sz="0" w:space="0" w:color="auto"/>
                              </w:divBdr>
                              <w:divsChild>
                                <w:div w:id="213976736">
                                  <w:marLeft w:val="0"/>
                                  <w:marRight w:val="0"/>
                                  <w:marTop w:val="0"/>
                                  <w:marBottom w:val="0"/>
                                  <w:divBdr>
                                    <w:top w:val="none" w:sz="0" w:space="0" w:color="auto"/>
                                    <w:left w:val="none" w:sz="0" w:space="0" w:color="auto"/>
                                    <w:bottom w:val="none" w:sz="0" w:space="0" w:color="auto"/>
                                    <w:right w:val="none" w:sz="0" w:space="0" w:color="auto"/>
                                  </w:divBdr>
                                  <w:divsChild>
                                    <w:div w:id="10755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437152">
      <w:bodyDiv w:val="1"/>
      <w:marLeft w:val="0"/>
      <w:marRight w:val="0"/>
      <w:marTop w:val="0"/>
      <w:marBottom w:val="0"/>
      <w:divBdr>
        <w:top w:val="none" w:sz="0" w:space="0" w:color="auto"/>
        <w:left w:val="none" w:sz="0" w:space="0" w:color="auto"/>
        <w:bottom w:val="none" w:sz="0" w:space="0" w:color="auto"/>
        <w:right w:val="none" w:sz="0" w:space="0" w:color="auto"/>
      </w:divBdr>
      <w:divsChild>
        <w:div w:id="308830321">
          <w:marLeft w:val="0"/>
          <w:marRight w:val="0"/>
          <w:marTop w:val="0"/>
          <w:marBottom w:val="0"/>
          <w:divBdr>
            <w:top w:val="none" w:sz="0" w:space="0" w:color="auto"/>
            <w:left w:val="none" w:sz="0" w:space="0" w:color="auto"/>
            <w:bottom w:val="none" w:sz="0" w:space="0" w:color="auto"/>
            <w:right w:val="none" w:sz="0" w:space="0" w:color="auto"/>
          </w:divBdr>
          <w:divsChild>
            <w:div w:id="1403218969">
              <w:marLeft w:val="0"/>
              <w:marRight w:val="0"/>
              <w:marTop w:val="0"/>
              <w:marBottom w:val="0"/>
              <w:divBdr>
                <w:top w:val="none" w:sz="0" w:space="0" w:color="auto"/>
                <w:left w:val="none" w:sz="0" w:space="0" w:color="auto"/>
                <w:bottom w:val="none" w:sz="0" w:space="0" w:color="auto"/>
                <w:right w:val="none" w:sz="0" w:space="0" w:color="auto"/>
              </w:divBdr>
              <w:divsChild>
                <w:div w:id="1812406700">
                  <w:marLeft w:val="0"/>
                  <w:marRight w:val="0"/>
                  <w:marTop w:val="0"/>
                  <w:marBottom w:val="0"/>
                  <w:divBdr>
                    <w:top w:val="none" w:sz="0" w:space="0" w:color="auto"/>
                    <w:left w:val="none" w:sz="0" w:space="0" w:color="auto"/>
                    <w:bottom w:val="none" w:sz="0" w:space="0" w:color="auto"/>
                    <w:right w:val="none" w:sz="0" w:space="0" w:color="auto"/>
                  </w:divBdr>
                  <w:divsChild>
                    <w:div w:id="285047259">
                      <w:marLeft w:val="0"/>
                      <w:marRight w:val="0"/>
                      <w:marTop w:val="0"/>
                      <w:marBottom w:val="0"/>
                      <w:divBdr>
                        <w:top w:val="none" w:sz="0" w:space="0" w:color="auto"/>
                        <w:left w:val="none" w:sz="0" w:space="0" w:color="auto"/>
                        <w:bottom w:val="none" w:sz="0" w:space="0" w:color="auto"/>
                        <w:right w:val="none" w:sz="0" w:space="0" w:color="auto"/>
                      </w:divBdr>
                      <w:divsChild>
                        <w:div w:id="16333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386272">
      <w:bodyDiv w:val="1"/>
      <w:marLeft w:val="0"/>
      <w:marRight w:val="0"/>
      <w:marTop w:val="0"/>
      <w:marBottom w:val="0"/>
      <w:divBdr>
        <w:top w:val="none" w:sz="0" w:space="0" w:color="auto"/>
        <w:left w:val="none" w:sz="0" w:space="0" w:color="auto"/>
        <w:bottom w:val="none" w:sz="0" w:space="0" w:color="auto"/>
        <w:right w:val="none" w:sz="0" w:space="0" w:color="auto"/>
      </w:divBdr>
      <w:divsChild>
        <w:div w:id="1008096715">
          <w:marLeft w:val="0"/>
          <w:marRight w:val="0"/>
          <w:marTop w:val="0"/>
          <w:marBottom w:val="0"/>
          <w:divBdr>
            <w:top w:val="none" w:sz="0" w:space="0" w:color="auto"/>
            <w:left w:val="none" w:sz="0" w:space="0" w:color="auto"/>
            <w:bottom w:val="none" w:sz="0" w:space="0" w:color="auto"/>
            <w:right w:val="none" w:sz="0" w:space="0" w:color="auto"/>
          </w:divBdr>
          <w:divsChild>
            <w:div w:id="1518426767">
              <w:marLeft w:val="0"/>
              <w:marRight w:val="0"/>
              <w:marTop w:val="0"/>
              <w:marBottom w:val="0"/>
              <w:divBdr>
                <w:top w:val="none" w:sz="0" w:space="0" w:color="auto"/>
                <w:left w:val="none" w:sz="0" w:space="0" w:color="auto"/>
                <w:bottom w:val="none" w:sz="0" w:space="0" w:color="auto"/>
                <w:right w:val="none" w:sz="0" w:space="0" w:color="auto"/>
              </w:divBdr>
              <w:divsChild>
                <w:div w:id="1217349319">
                  <w:marLeft w:val="0"/>
                  <w:marRight w:val="0"/>
                  <w:marTop w:val="0"/>
                  <w:marBottom w:val="0"/>
                  <w:divBdr>
                    <w:top w:val="single" w:sz="4" w:space="17" w:color="CACACA"/>
                    <w:left w:val="none" w:sz="0" w:space="0" w:color="auto"/>
                    <w:bottom w:val="none" w:sz="0" w:space="0" w:color="auto"/>
                    <w:right w:val="none" w:sz="0" w:space="0" w:color="auto"/>
                  </w:divBdr>
                  <w:divsChild>
                    <w:div w:id="559294689">
                      <w:marLeft w:val="0"/>
                      <w:marRight w:val="0"/>
                      <w:marTop w:val="720"/>
                      <w:marBottom w:val="240"/>
                      <w:divBdr>
                        <w:top w:val="none" w:sz="0" w:space="0" w:color="auto"/>
                        <w:left w:val="none" w:sz="0" w:space="0" w:color="auto"/>
                        <w:bottom w:val="none" w:sz="0" w:space="0" w:color="auto"/>
                        <w:right w:val="none" w:sz="0" w:space="0" w:color="auto"/>
                      </w:divBdr>
                      <w:divsChild>
                        <w:div w:id="1128283651">
                          <w:marLeft w:val="0"/>
                          <w:marRight w:val="0"/>
                          <w:marTop w:val="0"/>
                          <w:marBottom w:val="0"/>
                          <w:divBdr>
                            <w:top w:val="none" w:sz="0" w:space="0" w:color="auto"/>
                            <w:left w:val="none" w:sz="0" w:space="0" w:color="auto"/>
                            <w:bottom w:val="none" w:sz="0" w:space="0" w:color="auto"/>
                            <w:right w:val="none" w:sz="0" w:space="0" w:color="auto"/>
                          </w:divBdr>
                          <w:divsChild>
                            <w:div w:id="1193375570">
                              <w:marLeft w:val="0"/>
                              <w:marRight w:val="0"/>
                              <w:marTop w:val="0"/>
                              <w:marBottom w:val="0"/>
                              <w:divBdr>
                                <w:top w:val="none" w:sz="0" w:space="0" w:color="auto"/>
                                <w:left w:val="none" w:sz="0" w:space="0" w:color="auto"/>
                                <w:bottom w:val="none" w:sz="0" w:space="0" w:color="auto"/>
                                <w:right w:val="none" w:sz="0" w:space="0" w:color="auto"/>
                              </w:divBdr>
                              <w:divsChild>
                                <w:div w:id="213078414">
                                  <w:marLeft w:val="0"/>
                                  <w:marRight w:val="0"/>
                                  <w:marTop w:val="0"/>
                                  <w:marBottom w:val="0"/>
                                  <w:divBdr>
                                    <w:top w:val="none" w:sz="0" w:space="0" w:color="auto"/>
                                    <w:left w:val="none" w:sz="0" w:space="0" w:color="auto"/>
                                    <w:bottom w:val="none" w:sz="0" w:space="0" w:color="auto"/>
                                    <w:right w:val="none" w:sz="0" w:space="0" w:color="auto"/>
                                  </w:divBdr>
                                  <w:divsChild>
                                    <w:div w:id="81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487605">
      <w:bodyDiv w:val="1"/>
      <w:marLeft w:val="0"/>
      <w:marRight w:val="0"/>
      <w:marTop w:val="0"/>
      <w:marBottom w:val="0"/>
      <w:divBdr>
        <w:top w:val="none" w:sz="0" w:space="0" w:color="auto"/>
        <w:left w:val="none" w:sz="0" w:space="0" w:color="auto"/>
        <w:bottom w:val="none" w:sz="0" w:space="0" w:color="auto"/>
        <w:right w:val="none" w:sz="0" w:space="0" w:color="auto"/>
      </w:divBdr>
    </w:div>
    <w:div w:id="1696808019">
      <w:bodyDiv w:val="1"/>
      <w:marLeft w:val="0"/>
      <w:marRight w:val="0"/>
      <w:marTop w:val="0"/>
      <w:marBottom w:val="0"/>
      <w:divBdr>
        <w:top w:val="none" w:sz="0" w:space="0" w:color="auto"/>
        <w:left w:val="none" w:sz="0" w:space="0" w:color="auto"/>
        <w:bottom w:val="none" w:sz="0" w:space="0" w:color="auto"/>
        <w:right w:val="none" w:sz="0" w:space="0" w:color="auto"/>
      </w:divBdr>
      <w:divsChild>
        <w:div w:id="589042289">
          <w:marLeft w:val="1166"/>
          <w:marRight w:val="0"/>
          <w:marTop w:val="216"/>
          <w:marBottom w:val="0"/>
          <w:divBdr>
            <w:top w:val="none" w:sz="0" w:space="0" w:color="auto"/>
            <w:left w:val="none" w:sz="0" w:space="0" w:color="auto"/>
            <w:bottom w:val="none" w:sz="0" w:space="0" w:color="auto"/>
            <w:right w:val="none" w:sz="0" w:space="0" w:color="auto"/>
          </w:divBdr>
        </w:div>
        <w:div w:id="80487152">
          <w:marLeft w:val="1166"/>
          <w:marRight w:val="0"/>
          <w:marTop w:val="216"/>
          <w:marBottom w:val="0"/>
          <w:divBdr>
            <w:top w:val="none" w:sz="0" w:space="0" w:color="auto"/>
            <w:left w:val="none" w:sz="0" w:space="0" w:color="auto"/>
            <w:bottom w:val="none" w:sz="0" w:space="0" w:color="auto"/>
            <w:right w:val="none" w:sz="0" w:space="0" w:color="auto"/>
          </w:divBdr>
        </w:div>
      </w:divsChild>
    </w:div>
    <w:div w:id="1705053404">
      <w:bodyDiv w:val="1"/>
      <w:marLeft w:val="0"/>
      <w:marRight w:val="0"/>
      <w:marTop w:val="0"/>
      <w:marBottom w:val="0"/>
      <w:divBdr>
        <w:top w:val="none" w:sz="0" w:space="0" w:color="auto"/>
        <w:left w:val="none" w:sz="0" w:space="0" w:color="auto"/>
        <w:bottom w:val="none" w:sz="0" w:space="0" w:color="auto"/>
        <w:right w:val="none" w:sz="0" w:space="0" w:color="auto"/>
      </w:divBdr>
      <w:divsChild>
        <w:div w:id="47656328">
          <w:marLeft w:val="0"/>
          <w:marRight w:val="0"/>
          <w:marTop w:val="0"/>
          <w:marBottom w:val="0"/>
          <w:divBdr>
            <w:top w:val="none" w:sz="0" w:space="0" w:color="auto"/>
            <w:left w:val="none" w:sz="0" w:space="0" w:color="auto"/>
            <w:bottom w:val="none" w:sz="0" w:space="0" w:color="auto"/>
            <w:right w:val="none" w:sz="0" w:space="0" w:color="auto"/>
          </w:divBdr>
        </w:div>
        <w:div w:id="101389585">
          <w:marLeft w:val="0"/>
          <w:marRight w:val="0"/>
          <w:marTop w:val="0"/>
          <w:marBottom w:val="0"/>
          <w:divBdr>
            <w:top w:val="none" w:sz="0" w:space="0" w:color="auto"/>
            <w:left w:val="none" w:sz="0" w:space="0" w:color="auto"/>
            <w:bottom w:val="none" w:sz="0" w:space="0" w:color="auto"/>
            <w:right w:val="none" w:sz="0" w:space="0" w:color="auto"/>
          </w:divBdr>
        </w:div>
        <w:div w:id="337579553">
          <w:marLeft w:val="0"/>
          <w:marRight w:val="0"/>
          <w:marTop w:val="0"/>
          <w:marBottom w:val="0"/>
          <w:divBdr>
            <w:top w:val="none" w:sz="0" w:space="0" w:color="auto"/>
            <w:left w:val="none" w:sz="0" w:space="0" w:color="auto"/>
            <w:bottom w:val="none" w:sz="0" w:space="0" w:color="auto"/>
            <w:right w:val="none" w:sz="0" w:space="0" w:color="auto"/>
          </w:divBdr>
        </w:div>
        <w:div w:id="382676152">
          <w:marLeft w:val="0"/>
          <w:marRight w:val="0"/>
          <w:marTop w:val="0"/>
          <w:marBottom w:val="0"/>
          <w:divBdr>
            <w:top w:val="none" w:sz="0" w:space="0" w:color="auto"/>
            <w:left w:val="none" w:sz="0" w:space="0" w:color="auto"/>
            <w:bottom w:val="none" w:sz="0" w:space="0" w:color="auto"/>
            <w:right w:val="none" w:sz="0" w:space="0" w:color="auto"/>
          </w:divBdr>
        </w:div>
        <w:div w:id="391198501">
          <w:marLeft w:val="0"/>
          <w:marRight w:val="0"/>
          <w:marTop w:val="0"/>
          <w:marBottom w:val="0"/>
          <w:divBdr>
            <w:top w:val="none" w:sz="0" w:space="0" w:color="auto"/>
            <w:left w:val="none" w:sz="0" w:space="0" w:color="auto"/>
            <w:bottom w:val="none" w:sz="0" w:space="0" w:color="auto"/>
            <w:right w:val="none" w:sz="0" w:space="0" w:color="auto"/>
          </w:divBdr>
        </w:div>
        <w:div w:id="449082654">
          <w:marLeft w:val="0"/>
          <w:marRight w:val="0"/>
          <w:marTop w:val="0"/>
          <w:marBottom w:val="0"/>
          <w:divBdr>
            <w:top w:val="none" w:sz="0" w:space="0" w:color="auto"/>
            <w:left w:val="none" w:sz="0" w:space="0" w:color="auto"/>
            <w:bottom w:val="none" w:sz="0" w:space="0" w:color="auto"/>
            <w:right w:val="none" w:sz="0" w:space="0" w:color="auto"/>
          </w:divBdr>
        </w:div>
        <w:div w:id="614946808">
          <w:marLeft w:val="0"/>
          <w:marRight w:val="0"/>
          <w:marTop w:val="0"/>
          <w:marBottom w:val="0"/>
          <w:divBdr>
            <w:top w:val="none" w:sz="0" w:space="0" w:color="auto"/>
            <w:left w:val="none" w:sz="0" w:space="0" w:color="auto"/>
            <w:bottom w:val="none" w:sz="0" w:space="0" w:color="auto"/>
            <w:right w:val="none" w:sz="0" w:space="0" w:color="auto"/>
          </w:divBdr>
        </w:div>
        <w:div w:id="810362022">
          <w:marLeft w:val="0"/>
          <w:marRight w:val="0"/>
          <w:marTop w:val="0"/>
          <w:marBottom w:val="0"/>
          <w:divBdr>
            <w:top w:val="none" w:sz="0" w:space="0" w:color="auto"/>
            <w:left w:val="none" w:sz="0" w:space="0" w:color="auto"/>
            <w:bottom w:val="none" w:sz="0" w:space="0" w:color="auto"/>
            <w:right w:val="none" w:sz="0" w:space="0" w:color="auto"/>
          </w:divBdr>
        </w:div>
        <w:div w:id="1127967343">
          <w:marLeft w:val="0"/>
          <w:marRight w:val="0"/>
          <w:marTop w:val="0"/>
          <w:marBottom w:val="0"/>
          <w:divBdr>
            <w:top w:val="none" w:sz="0" w:space="0" w:color="auto"/>
            <w:left w:val="none" w:sz="0" w:space="0" w:color="auto"/>
            <w:bottom w:val="none" w:sz="0" w:space="0" w:color="auto"/>
            <w:right w:val="none" w:sz="0" w:space="0" w:color="auto"/>
          </w:divBdr>
        </w:div>
        <w:div w:id="1270039519">
          <w:marLeft w:val="0"/>
          <w:marRight w:val="0"/>
          <w:marTop w:val="0"/>
          <w:marBottom w:val="0"/>
          <w:divBdr>
            <w:top w:val="none" w:sz="0" w:space="0" w:color="auto"/>
            <w:left w:val="none" w:sz="0" w:space="0" w:color="auto"/>
            <w:bottom w:val="none" w:sz="0" w:space="0" w:color="auto"/>
            <w:right w:val="none" w:sz="0" w:space="0" w:color="auto"/>
          </w:divBdr>
        </w:div>
        <w:div w:id="1271938115">
          <w:marLeft w:val="0"/>
          <w:marRight w:val="0"/>
          <w:marTop w:val="0"/>
          <w:marBottom w:val="0"/>
          <w:divBdr>
            <w:top w:val="none" w:sz="0" w:space="0" w:color="auto"/>
            <w:left w:val="none" w:sz="0" w:space="0" w:color="auto"/>
            <w:bottom w:val="none" w:sz="0" w:space="0" w:color="auto"/>
            <w:right w:val="none" w:sz="0" w:space="0" w:color="auto"/>
          </w:divBdr>
        </w:div>
        <w:div w:id="1384870135">
          <w:marLeft w:val="0"/>
          <w:marRight w:val="0"/>
          <w:marTop w:val="0"/>
          <w:marBottom w:val="0"/>
          <w:divBdr>
            <w:top w:val="none" w:sz="0" w:space="0" w:color="auto"/>
            <w:left w:val="none" w:sz="0" w:space="0" w:color="auto"/>
            <w:bottom w:val="none" w:sz="0" w:space="0" w:color="auto"/>
            <w:right w:val="none" w:sz="0" w:space="0" w:color="auto"/>
          </w:divBdr>
        </w:div>
        <w:div w:id="1435587327">
          <w:marLeft w:val="0"/>
          <w:marRight w:val="0"/>
          <w:marTop w:val="0"/>
          <w:marBottom w:val="0"/>
          <w:divBdr>
            <w:top w:val="none" w:sz="0" w:space="0" w:color="auto"/>
            <w:left w:val="none" w:sz="0" w:space="0" w:color="auto"/>
            <w:bottom w:val="none" w:sz="0" w:space="0" w:color="auto"/>
            <w:right w:val="none" w:sz="0" w:space="0" w:color="auto"/>
          </w:divBdr>
        </w:div>
        <w:div w:id="1495873717">
          <w:marLeft w:val="0"/>
          <w:marRight w:val="0"/>
          <w:marTop w:val="0"/>
          <w:marBottom w:val="0"/>
          <w:divBdr>
            <w:top w:val="none" w:sz="0" w:space="0" w:color="auto"/>
            <w:left w:val="none" w:sz="0" w:space="0" w:color="auto"/>
            <w:bottom w:val="none" w:sz="0" w:space="0" w:color="auto"/>
            <w:right w:val="none" w:sz="0" w:space="0" w:color="auto"/>
          </w:divBdr>
        </w:div>
        <w:div w:id="1595091543">
          <w:marLeft w:val="0"/>
          <w:marRight w:val="0"/>
          <w:marTop w:val="0"/>
          <w:marBottom w:val="0"/>
          <w:divBdr>
            <w:top w:val="none" w:sz="0" w:space="0" w:color="auto"/>
            <w:left w:val="none" w:sz="0" w:space="0" w:color="auto"/>
            <w:bottom w:val="none" w:sz="0" w:space="0" w:color="auto"/>
            <w:right w:val="none" w:sz="0" w:space="0" w:color="auto"/>
          </w:divBdr>
        </w:div>
        <w:div w:id="1746947699">
          <w:marLeft w:val="0"/>
          <w:marRight w:val="0"/>
          <w:marTop w:val="0"/>
          <w:marBottom w:val="0"/>
          <w:divBdr>
            <w:top w:val="none" w:sz="0" w:space="0" w:color="auto"/>
            <w:left w:val="none" w:sz="0" w:space="0" w:color="auto"/>
            <w:bottom w:val="none" w:sz="0" w:space="0" w:color="auto"/>
            <w:right w:val="none" w:sz="0" w:space="0" w:color="auto"/>
          </w:divBdr>
        </w:div>
        <w:div w:id="1822229863">
          <w:marLeft w:val="0"/>
          <w:marRight w:val="0"/>
          <w:marTop w:val="0"/>
          <w:marBottom w:val="0"/>
          <w:divBdr>
            <w:top w:val="none" w:sz="0" w:space="0" w:color="auto"/>
            <w:left w:val="none" w:sz="0" w:space="0" w:color="auto"/>
            <w:bottom w:val="none" w:sz="0" w:space="0" w:color="auto"/>
            <w:right w:val="none" w:sz="0" w:space="0" w:color="auto"/>
          </w:divBdr>
        </w:div>
      </w:divsChild>
    </w:div>
    <w:div w:id="1761103879">
      <w:bodyDiv w:val="1"/>
      <w:marLeft w:val="0"/>
      <w:marRight w:val="0"/>
      <w:marTop w:val="0"/>
      <w:marBottom w:val="0"/>
      <w:divBdr>
        <w:top w:val="none" w:sz="0" w:space="0" w:color="auto"/>
        <w:left w:val="none" w:sz="0" w:space="0" w:color="auto"/>
        <w:bottom w:val="none" w:sz="0" w:space="0" w:color="auto"/>
        <w:right w:val="none" w:sz="0" w:space="0" w:color="auto"/>
      </w:divBdr>
      <w:divsChild>
        <w:div w:id="938179825">
          <w:marLeft w:val="0"/>
          <w:marRight w:val="0"/>
          <w:marTop w:val="0"/>
          <w:marBottom w:val="0"/>
          <w:divBdr>
            <w:top w:val="none" w:sz="0" w:space="0" w:color="auto"/>
            <w:left w:val="none" w:sz="0" w:space="0" w:color="auto"/>
            <w:bottom w:val="none" w:sz="0" w:space="0" w:color="auto"/>
            <w:right w:val="none" w:sz="0" w:space="0" w:color="auto"/>
          </w:divBdr>
          <w:divsChild>
            <w:div w:id="984243408">
              <w:marLeft w:val="0"/>
              <w:marRight w:val="0"/>
              <w:marTop w:val="0"/>
              <w:marBottom w:val="0"/>
              <w:divBdr>
                <w:top w:val="none" w:sz="0" w:space="0" w:color="auto"/>
                <w:left w:val="none" w:sz="0" w:space="0" w:color="auto"/>
                <w:bottom w:val="none" w:sz="0" w:space="0" w:color="auto"/>
                <w:right w:val="none" w:sz="0" w:space="0" w:color="auto"/>
              </w:divBdr>
              <w:divsChild>
                <w:div w:id="1111129105">
                  <w:marLeft w:val="0"/>
                  <w:marRight w:val="0"/>
                  <w:marTop w:val="0"/>
                  <w:marBottom w:val="0"/>
                  <w:divBdr>
                    <w:top w:val="single" w:sz="6" w:space="23" w:color="CACACA"/>
                    <w:left w:val="none" w:sz="0" w:space="0" w:color="auto"/>
                    <w:bottom w:val="none" w:sz="0" w:space="0" w:color="auto"/>
                    <w:right w:val="none" w:sz="0" w:space="0" w:color="auto"/>
                  </w:divBdr>
                  <w:divsChild>
                    <w:div w:id="1442727402">
                      <w:marLeft w:val="0"/>
                      <w:marRight w:val="0"/>
                      <w:marTop w:val="720"/>
                      <w:marBottom w:val="240"/>
                      <w:divBdr>
                        <w:top w:val="none" w:sz="0" w:space="0" w:color="auto"/>
                        <w:left w:val="none" w:sz="0" w:space="0" w:color="auto"/>
                        <w:bottom w:val="none" w:sz="0" w:space="0" w:color="auto"/>
                        <w:right w:val="none" w:sz="0" w:space="0" w:color="auto"/>
                      </w:divBdr>
                      <w:divsChild>
                        <w:div w:id="579560607">
                          <w:marLeft w:val="0"/>
                          <w:marRight w:val="0"/>
                          <w:marTop w:val="0"/>
                          <w:marBottom w:val="0"/>
                          <w:divBdr>
                            <w:top w:val="none" w:sz="0" w:space="0" w:color="auto"/>
                            <w:left w:val="none" w:sz="0" w:space="0" w:color="auto"/>
                            <w:bottom w:val="none" w:sz="0" w:space="0" w:color="auto"/>
                            <w:right w:val="none" w:sz="0" w:space="0" w:color="auto"/>
                          </w:divBdr>
                          <w:divsChild>
                            <w:div w:id="1212765151">
                              <w:marLeft w:val="0"/>
                              <w:marRight w:val="0"/>
                              <w:marTop w:val="0"/>
                              <w:marBottom w:val="0"/>
                              <w:divBdr>
                                <w:top w:val="none" w:sz="0" w:space="0" w:color="auto"/>
                                <w:left w:val="none" w:sz="0" w:space="0" w:color="auto"/>
                                <w:bottom w:val="none" w:sz="0" w:space="0" w:color="auto"/>
                                <w:right w:val="none" w:sz="0" w:space="0" w:color="auto"/>
                              </w:divBdr>
                              <w:divsChild>
                                <w:div w:id="1214927753">
                                  <w:marLeft w:val="0"/>
                                  <w:marRight w:val="0"/>
                                  <w:marTop w:val="0"/>
                                  <w:marBottom w:val="0"/>
                                  <w:divBdr>
                                    <w:top w:val="none" w:sz="0" w:space="0" w:color="auto"/>
                                    <w:left w:val="none" w:sz="0" w:space="0" w:color="auto"/>
                                    <w:bottom w:val="none" w:sz="0" w:space="0" w:color="auto"/>
                                    <w:right w:val="none" w:sz="0" w:space="0" w:color="auto"/>
                                  </w:divBdr>
                                  <w:divsChild>
                                    <w:div w:id="19759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861002">
      <w:bodyDiv w:val="1"/>
      <w:marLeft w:val="0"/>
      <w:marRight w:val="0"/>
      <w:marTop w:val="0"/>
      <w:marBottom w:val="0"/>
      <w:divBdr>
        <w:top w:val="none" w:sz="0" w:space="0" w:color="auto"/>
        <w:left w:val="none" w:sz="0" w:space="0" w:color="auto"/>
        <w:bottom w:val="none" w:sz="0" w:space="0" w:color="auto"/>
        <w:right w:val="none" w:sz="0" w:space="0" w:color="auto"/>
      </w:divBdr>
      <w:divsChild>
        <w:div w:id="1067151500">
          <w:marLeft w:val="547"/>
          <w:marRight w:val="0"/>
          <w:marTop w:val="0"/>
          <w:marBottom w:val="0"/>
          <w:divBdr>
            <w:top w:val="none" w:sz="0" w:space="0" w:color="auto"/>
            <w:left w:val="none" w:sz="0" w:space="0" w:color="auto"/>
            <w:bottom w:val="none" w:sz="0" w:space="0" w:color="auto"/>
            <w:right w:val="none" w:sz="0" w:space="0" w:color="auto"/>
          </w:divBdr>
        </w:div>
        <w:div w:id="951472226">
          <w:marLeft w:val="547"/>
          <w:marRight w:val="0"/>
          <w:marTop w:val="0"/>
          <w:marBottom w:val="0"/>
          <w:divBdr>
            <w:top w:val="none" w:sz="0" w:space="0" w:color="auto"/>
            <w:left w:val="none" w:sz="0" w:space="0" w:color="auto"/>
            <w:bottom w:val="none" w:sz="0" w:space="0" w:color="auto"/>
            <w:right w:val="none" w:sz="0" w:space="0" w:color="auto"/>
          </w:divBdr>
        </w:div>
      </w:divsChild>
    </w:div>
    <w:div w:id="1810514949">
      <w:bodyDiv w:val="1"/>
      <w:marLeft w:val="0"/>
      <w:marRight w:val="0"/>
      <w:marTop w:val="0"/>
      <w:marBottom w:val="0"/>
      <w:divBdr>
        <w:top w:val="none" w:sz="0" w:space="0" w:color="auto"/>
        <w:left w:val="none" w:sz="0" w:space="0" w:color="auto"/>
        <w:bottom w:val="none" w:sz="0" w:space="0" w:color="auto"/>
        <w:right w:val="none" w:sz="0" w:space="0" w:color="auto"/>
      </w:divBdr>
      <w:divsChild>
        <w:div w:id="678041728">
          <w:marLeft w:val="0"/>
          <w:marRight w:val="0"/>
          <w:marTop w:val="0"/>
          <w:marBottom w:val="0"/>
          <w:divBdr>
            <w:top w:val="none" w:sz="0" w:space="0" w:color="auto"/>
            <w:left w:val="none" w:sz="0" w:space="0" w:color="auto"/>
            <w:bottom w:val="none" w:sz="0" w:space="0" w:color="auto"/>
            <w:right w:val="none" w:sz="0" w:space="0" w:color="auto"/>
          </w:divBdr>
          <w:divsChild>
            <w:div w:id="339040804">
              <w:marLeft w:val="0"/>
              <w:marRight w:val="0"/>
              <w:marTop w:val="0"/>
              <w:marBottom w:val="0"/>
              <w:divBdr>
                <w:top w:val="none" w:sz="0" w:space="0" w:color="auto"/>
                <w:left w:val="none" w:sz="0" w:space="0" w:color="auto"/>
                <w:bottom w:val="none" w:sz="0" w:space="0" w:color="auto"/>
                <w:right w:val="none" w:sz="0" w:space="0" w:color="auto"/>
              </w:divBdr>
              <w:divsChild>
                <w:div w:id="1605727401">
                  <w:marLeft w:val="0"/>
                  <w:marRight w:val="0"/>
                  <w:marTop w:val="0"/>
                  <w:marBottom w:val="0"/>
                  <w:divBdr>
                    <w:top w:val="single" w:sz="6" w:space="20" w:color="CACACA"/>
                    <w:left w:val="none" w:sz="0" w:space="0" w:color="auto"/>
                    <w:bottom w:val="none" w:sz="0" w:space="0" w:color="auto"/>
                    <w:right w:val="none" w:sz="0" w:space="0" w:color="auto"/>
                  </w:divBdr>
                  <w:divsChild>
                    <w:div w:id="1978993824">
                      <w:marLeft w:val="0"/>
                      <w:marRight w:val="0"/>
                      <w:marTop w:val="720"/>
                      <w:marBottom w:val="240"/>
                      <w:divBdr>
                        <w:top w:val="none" w:sz="0" w:space="0" w:color="auto"/>
                        <w:left w:val="none" w:sz="0" w:space="0" w:color="auto"/>
                        <w:bottom w:val="none" w:sz="0" w:space="0" w:color="auto"/>
                        <w:right w:val="none" w:sz="0" w:space="0" w:color="auto"/>
                      </w:divBdr>
                      <w:divsChild>
                        <w:div w:id="1730104568">
                          <w:marLeft w:val="0"/>
                          <w:marRight w:val="0"/>
                          <w:marTop w:val="0"/>
                          <w:marBottom w:val="0"/>
                          <w:divBdr>
                            <w:top w:val="none" w:sz="0" w:space="0" w:color="auto"/>
                            <w:left w:val="none" w:sz="0" w:space="0" w:color="auto"/>
                            <w:bottom w:val="none" w:sz="0" w:space="0" w:color="auto"/>
                            <w:right w:val="none" w:sz="0" w:space="0" w:color="auto"/>
                          </w:divBdr>
                          <w:divsChild>
                            <w:div w:id="910652410">
                              <w:marLeft w:val="0"/>
                              <w:marRight w:val="0"/>
                              <w:marTop w:val="0"/>
                              <w:marBottom w:val="0"/>
                              <w:divBdr>
                                <w:top w:val="none" w:sz="0" w:space="0" w:color="auto"/>
                                <w:left w:val="none" w:sz="0" w:space="0" w:color="auto"/>
                                <w:bottom w:val="none" w:sz="0" w:space="0" w:color="auto"/>
                                <w:right w:val="none" w:sz="0" w:space="0" w:color="auto"/>
                              </w:divBdr>
                              <w:divsChild>
                                <w:div w:id="1431314315">
                                  <w:marLeft w:val="0"/>
                                  <w:marRight w:val="0"/>
                                  <w:marTop w:val="0"/>
                                  <w:marBottom w:val="0"/>
                                  <w:divBdr>
                                    <w:top w:val="none" w:sz="0" w:space="0" w:color="auto"/>
                                    <w:left w:val="none" w:sz="0" w:space="0" w:color="auto"/>
                                    <w:bottom w:val="none" w:sz="0" w:space="0" w:color="auto"/>
                                    <w:right w:val="none" w:sz="0" w:space="0" w:color="auto"/>
                                  </w:divBdr>
                                  <w:divsChild>
                                    <w:div w:id="153160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227212">
      <w:bodyDiv w:val="1"/>
      <w:marLeft w:val="0"/>
      <w:marRight w:val="0"/>
      <w:marTop w:val="0"/>
      <w:marBottom w:val="0"/>
      <w:divBdr>
        <w:top w:val="none" w:sz="0" w:space="0" w:color="auto"/>
        <w:left w:val="none" w:sz="0" w:space="0" w:color="auto"/>
        <w:bottom w:val="none" w:sz="0" w:space="0" w:color="auto"/>
        <w:right w:val="none" w:sz="0" w:space="0" w:color="auto"/>
      </w:divBdr>
    </w:div>
    <w:div w:id="1831601017">
      <w:bodyDiv w:val="1"/>
      <w:marLeft w:val="0"/>
      <w:marRight w:val="0"/>
      <w:marTop w:val="0"/>
      <w:marBottom w:val="0"/>
      <w:divBdr>
        <w:top w:val="none" w:sz="0" w:space="0" w:color="auto"/>
        <w:left w:val="none" w:sz="0" w:space="0" w:color="auto"/>
        <w:bottom w:val="none" w:sz="0" w:space="0" w:color="auto"/>
        <w:right w:val="none" w:sz="0" w:space="0" w:color="auto"/>
      </w:divBdr>
    </w:div>
    <w:div w:id="1862281446">
      <w:bodyDiv w:val="1"/>
      <w:marLeft w:val="0"/>
      <w:marRight w:val="0"/>
      <w:marTop w:val="0"/>
      <w:marBottom w:val="0"/>
      <w:divBdr>
        <w:top w:val="none" w:sz="0" w:space="0" w:color="auto"/>
        <w:left w:val="none" w:sz="0" w:space="0" w:color="auto"/>
        <w:bottom w:val="none" w:sz="0" w:space="0" w:color="auto"/>
        <w:right w:val="none" w:sz="0" w:space="0" w:color="auto"/>
      </w:divBdr>
      <w:divsChild>
        <w:div w:id="2081828980">
          <w:marLeft w:val="0"/>
          <w:marRight w:val="0"/>
          <w:marTop w:val="0"/>
          <w:marBottom w:val="0"/>
          <w:divBdr>
            <w:top w:val="none" w:sz="0" w:space="0" w:color="auto"/>
            <w:left w:val="none" w:sz="0" w:space="0" w:color="auto"/>
            <w:bottom w:val="none" w:sz="0" w:space="0" w:color="auto"/>
            <w:right w:val="none" w:sz="0" w:space="0" w:color="auto"/>
          </w:divBdr>
          <w:divsChild>
            <w:div w:id="2090810522">
              <w:marLeft w:val="0"/>
              <w:marRight w:val="0"/>
              <w:marTop w:val="0"/>
              <w:marBottom w:val="0"/>
              <w:divBdr>
                <w:top w:val="none" w:sz="0" w:space="0" w:color="auto"/>
                <w:left w:val="none" w:sz="0" w:space="0" w:color="auto"/>
                <w:bottom w:val="none" w:sz="0" w:space="0" w:color="auto"/>
                <w:right w:val="none" w:sz="0" w:space="0" w:color="auto"/>
              </w:divBdr>
              <w:divsChild>
                <w:div w:id="1730764179">
                  <w:marLeft w:val="0"/>
                  <w:marRight w:val="0"/>
                  <w:marTop w:val="0"/>
                  <w:marBottom w:val="0"/>
                  <w:divBdr>
                    <w:top w:val="single" w:sz="6" w:space="23" w:color="CACACA"/>
                    <w:left w:val="none" w:sz="0" w:space="0" w:color="auto"/>
                    <w:bottom w:val="none" w:sz="0" w:space="0" w:color="auto"/>
                    <w:right w:val="none" w:sz="0" w:space="0" w:color="auto"/>
                  </w:divBdr>
                  <w:divsChild>
                    <w:div w:id="1511680624">
                      <w:marLeft w:val="0"/>
                      <w:marRight w:val="0"/>
                      <w:marTop w:val="720"/>
                      <w:marBottom w:val="240"/>
                      <w:divBdr>
                        <w:top w:val="none" w:sz="0" w:space="0" w:color="auto"/>
                        <w:left w:val="none" w:sz="0" w:space="0" w:color="auto"/>
                        <w:bottom w:val="none" w:sz="0" w:space="0" w:color="auto"/>
                        <w:right w:val="none" w:sz="0" w:space="0" w:color="auto"/>
                      </w:divBdr>
                      <w:divsChild>
                        <w:div w:id="749543689">
                          <w:marLeft w:val="0"/>
                          <w:marRight w:val="0"/>
                          <w:marTop w:val="0"/>
                          <w:marBottom w:val="0"/>
                          <w:divBdr>
                            <w:top w:val="none" w:sz="0" w:space="0" w:color="auto"/>
                            <w:left w:val="none" w:sz="0" w:space="0" w:color="auto"/>
                            <w:bottom w:val="none" w:sz="0" w:space="0" w:color="auto"/>
                            <w:right w:val="none" w:sz="0" w:space="0" w:color="auto"/>
                          </w:divBdr>
                          <w:divsChild>
                            <w:div w:id="922224912">
                              <w:marLeft w:val="0"/>
                              <w:marRight w:val="0"/>
                              <w:marTop w:val="0"/>
                              <w:marBottom w:val="0"/>
                              <w:divBdr>
                                <w:top w:val="none" w:sz="0" w:space="0" w:color="auto"/>
                                <w:left w:val="none" w:sz="0" w:space="0" w:color="auto"/>
                                <w:bottom w:val="none" w:sz="0" w:space="0" w:color="auto"/>
                                <w:right w:val="none" w:sz="0" w:space="0" w:color="auto"/>
                              </w:divBdr>
                              <w:divsChild>
                                <w:div w:id="110588697">
                                  <w:marLeft w:val="0"/>
                                  <w:marRight w:val="0"/>
                                  <w:marTop w:val="0"/>
                                  <w:marBottom w:val="0"/>
                                  <w:divBdr>
                                    <w:top w:val="none" w:sz="0" w:space="0" w:color="auto"/>
                                    <w:left w:val="none" w:sz="0" w:space="0" w:color="auto"/>
                                    <w:bottom w:val="none" w:sz="0" w:space="0" w:color="auto"/>
                                    <w:right w:val="none" w:sz="0" w:space="0" w:color="auto"/>
                                  </w:divBdr>
                                  <w:divsChild>
                                    <w:div w:id="87026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187845">
      <w:bodyDiv w:val="1"/>
      <w:marLeft w:val="0"/>
      <w:marRight w:val="0"/>
      <w:marTop w:val="0"/>
      <w:marBottom w:val="0"/>
      <w:divBdr>
        <w:top w:val="none" w:sz="0" w:space="0" w:color="auto"/>
        <w:left w:val="none" w:sz="0" w:space="0" w:color="auto"/>
        <w:bottom w:val="none" w:sz="0" w:space="0" w:color="auto"/>
        <w:right w:val="none" w:sz="0" w:space="0" w:color="auto"/>
      </w:divBdr>
    </w:div>
    <w:div w:id="1881895439">
      <w:bodyDiv w:val="1"/>
      <w:marLeft w:val="0"/>
      <w:marRight w:val="0"/>
      <w:marTop w:val="0"/>
      <w:marBottom w:val="0"/>
      <w:divBdr>
        <w:top w:val="none" w:sz="0" w:space="0" w:color="auto"/>
        <w:left w:val="none" w:sz="0" w:space="0" w:color="auto"/>
        <w:bottom w:val="none" w:sz="0" w:space="0" w:color="auto"/>
        <w:right w:val="none" w:sz="0" w:space="0" w:color="auto"/>
      </w:divBdr>
      <w:divsChild>
        <w:div w:id="760030934">
          <w:marLeft w:val="0"/>
          <w:marRight w:val="0"/>
          <w:marTop w:val="0"/>
          <w:marBottom w:val="0"/>
          <w:divBdr>
            <w:top w:val="none" w:sz="0" w:space="0" w:color="auto"/>
            <w:left w:val="none" w:sz="0" w:space="0" w:color="auto"/>
            <w:bottom w:val="none" w:sz="0" w:space="0" w:color="auto"/>
            <w:right w:val="none" w:sz="0" w:space="0" w:color="auto"/>
          </w:divBdr>
          <w:divsChild>
            <w:div w:id="2130538778">
              <w:marLeft w:val="0"/>
              <w:marRight w:val="0"/>
              <w:marTop w:val="0"/>
              <w:marBottom w:val="0"/>
              <w:divBdr>
                <w:top w:val="none" w:sz="0" w:space="0" w:color="auto"/>
                <w:left w:val="none" w:sz="0" w:space="0" w:color="auto"/>
                <w:bottom w:val="none" w:sz="0" w:space="0" w:color="auto"/>
                <w:right w:val="none" w:sz="0" w:space="0" w:color="auto"/>
              </w:divBdr>
              <w:divsChild>
                <w:div w:id="120618046">
                  <w:marLeft w:val="0"/>
                  <w:marRight w:val="0"/>
                  <w:marTop w:val="0"/>
                  <w:marBottom w:val="0"/>
                  <w:divBdr>
                    <w:top w:val="single" w:sz="6" w:space="23" w:color="CACACA"/>
                    <w:left w:val="none" w:sz="0" w:space="0" w:color="auto"/>
                    <w:bottom w:val="none" w:sz="0" w:space="0" w:color="auto"/>
                    <w:right w:val="none" w:sz="0" w:space="0" w:color="auto"/>
                  </w:divBdr>
                  <w:divsChild>
                    <w:div w:id="1277760113">
                      <w:marLeft w:val="0"/>
                      <w:marRight w:val="0"/>
                      <w:marTop w:val="720"/>
                      <w:marBottom w:val="240"/>
                      <w:divBdr>
                        <w:top w:val="none" w:sz="0" w:space="0" w:color="auto"/>
                        <w:left w:val="none" w:sz="0" w:space="0" w:color="auto"/>
                        <w:bottom w:val="none" w:sz="0" w:space="0" w:color="auto"/>
                        <w:right w:val="none" w:sz="0" w:space="0" w:color="auto"/>
                      </w:divBdr>
                      <w:divsChild>
                        <w:div w:id="621766271">
                          <w:marLeft w:val="0"/>
                          <w:marRight w:val="0"/>
                          <w:marTop w:val="0"/>
                          <w:marBottom w:val="0"/>
                          <w:divBdr>
                            <w:top w:val="none" w:sz="0" w:space="0" w:color="auto"/>
                            <w:left w:val="none" w:sz="0" w:space="0" w:color="auto"/>
                            <w:bottom w:val="none" w:sz="0" w:space="0" w:color="auto"/>
                            <w:right w:val="none" w:sz="0" w:space="0" w:color="auto"/>
                          </w:divBdr>
                          <w:divsChild>
                            <w:div w:id="1506477284">
                              <w:marLeft w:val="0"/>
                              <w:marRight w:val="0"/>
                              <w:marTop w:val="0"/>
                              <w:marBottom w:val="0"/>
                              <w:divBdr>
                                <w:top w:val="none" w:sz="0" w:space="0" w:color="auto"/>
                                <w:left w:val="none" w:sz="0" w:space="0" w:color="auto"/>
                                <w:bottom w:val="none" w:sz="0" w:space="0" w:color="auto"/>
                                <w:right w:val="none" w:sz="0" w:space="0" w:color="auto"/>
                              </w:divBdr>
                              <w:divsChild>
                                <w:div w:id="517817625">
                                  <w:marLeft w:val="0"/>
                                  <w:marRight w:val="0"/>
                                  <w:marTop w:val="0"/>
                                  <w:marBottom w:val="0"/>
                                  <w:divBdr>
                                    <w:top w:val="none" w:sz="0" w:space="0" w:color="auto"/>
                                    <w:left w:val="none" w:sz="0" w:space="0" w:color="auto"/>
                                    <w:bottom w:val="none" w:sz="0" w:space="0" w:color="auto"/>
                                    <w:right w:val="none" w:sz="0" w:space="0" w:color="auto"/>
                                  </w:divBdr>
                                  <w:divsChild>
                                    <w:div w:id="19016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723382">
      <w:bodyDiv w:val="1"/>
      <w:marLeft w:val="0"/>
      <w:marRight w:val="0"/>
      <w:marTop w:val="0"/>
      <w:marBottom w:val="0"/>
      <w:divBdr>
        <w:top w:val="none" w:sz="0" w:space="0" w:color="auto"/>
        <w:left w:val="none" w:sz="0" w:space="0" w:color="auto"/>
        <w:bottom w:val="none" w:sz="0" w:space="0" w:color="auto"/>
        <w:right w:val="none" w:sz="0" w:space="0" w:color="auto"/>
      </w:divBdr>
      <w:divsChild>
        <w:div w:id="611330203">
          <w:marLeft w:val="1166"/>
          <w:marRight w:val="0"/>
          <w:marTop w:val="115"/>
          <w:marBottom w:val="0"/>
          <w:divBdr>
            <w:top w:val="none" w:sz="0" w:space="0" w:color="auto"/>
            <w:left w:val="none" w:sz="0" w:space="0" w:color="auto"/>
            <w:bottom w:val="none" w:sz="0" w:space="0" w:color="auto"/>
            <w:right w:val="none" w:sz="0" w:space="0" w:color="auto"/>
          </w:divBdr>
        </w:div>
        <w:div w:id="664280953">
          <w:marLeft w:val="1166"/>
          <w:marRight w:val="0"/>
          <w:marTop w:val="115"/>
          <w:marBottom w:val="0"/>
          <w:divBdr>
            <w:top w:val="none" w:sz="0" w:space="0" w:color="auto"/>
            <w:left w:val="none" w:sz="0" w:space="0" w:color="auto"/>
            <w:bottom w:val="none" w:sz="0" w:space="0" w:color="auto"/>
            <w:right w:val="none" w:sz="0" w:space="0" w:color="auto"/>
          </w:divBdr>
        </w:div>
        <w:div w:id="1170026367">
          <w:marLeft w:val="1166"/>
          <w:marRight w:val="0"/>
          <w:marTop w:val="115"/>
          <w:marBottom w:val="0"/>
          <w:divBdr>
            <w:top w:val="none" w:sz="0" w:space="0" w:color="auto"/>
            <w:left w:val="none" w:sz="0" w:space="0" w:color="auto"/>
            <w:bottom w:val="none" w:sz="0" w:space="0" w:color="auto"/>
            <w:right w:val="none" w:sz="0" w:space="0" w:color="auto"/>
          </w:divBdr>
        </w:div>
        <w:div w:id="1234319687">
          <w:marLeft w:val="1166"/>
          <w:marRight w:val="0"/>
          <w:marTop w:val="115"/>
          <w:marBottom w:val="0"/>
          <w:divBdr>
            <w:top w:val="none" w:sz="0" w:space="0" w:color="auto"/>
            <w:left w:val="none" w:sz="0" w:space="0" w:color="auto"/>
            <w:bottom w:val="none" w:sz="0" w:space="0" w:color="auto"/>
            <w:right w:val="none" w:sz="0" w:space="0" w:color="auto"/>
          </w:divBdr>
        </w:div>
        <w:div w:id="1288924474">
          <w:marLeft w:val="547"/>
          <w:marRight w:val="0"/>
          <w:marTop w:val="115"/>
          <w:marBottom w:val="0"/>
          <w:divBdr>
            <w:top w:val="none" w:sz="0" w:space="0" w:color="auto"/>
            <w:left w:val="none" w:sz="0" w:space="0" w:color="auto"/>
            <w:bottom w:val="none" w:sz="0" w:space="0" w:color="auto"/>
            <w:right w:val="none" w:sz="0" w:space="0" w:color="auto"/>
          </w:divBdr>
        </w:div>
        <w:div w:id="1845388940">
          <w:marLeft w:val="1166"/>
          <w:marRight w:val="0"/>
          <w:marTop w:val="115"/>
          <w:marBottom w:val="0"/>
          <w:divBdr>
            <w:top w:val="none" w:sz="0" w:space="0" w:color="auto"/>
            <w:left w:val="none" w:sz="0" w:space="0" w:color="auto"/>
            <w:bottom w:val="none" w:sz="0" w:space="0" w:color="auto"/>
            <w:right w:val="none" w:sz="0" w:space="0" w:color="auto"/>
          </w:divBdr>
        </w:div>
      </w:divsChild>
    </w:div>
    <w:div w:id="1957830304">
      <w:bodyDiv w:val="1"/>
      <w:marLeft w:val="0"/>
      <w:marRight w:val="0"/>
      <w:marTop w:val="0"/>
      <w:marBottom w:val="0"/>
      <w:divBdr>
        <w:top w:val="none" w:sz="0" w:space="0" w:color="auto"/>
        <w:left w:val="none" w:sz="0" w:space="0" w:color="auto"/>
        <w:bottom w:val="none" w:sz="0" w:space="0" w:color="auto"/>
        <w:right w:val="none" w:sz="0" w:space="0" w:color="auto"/>
      </w:divBdr>
      <w:divsChild>
        <w:div w:id="1384521159">
          <w:marLeft w:val="0"/>
          <w:marRight w:val="0"/>
          <w:marTop w:val="0"/>
          <w:marBottom w:val="0"/>
          <w:divBdr>
            <w:top w:val="none" w:sz="0" w:space="0" w:color="auto"/>
            <w:left w:val="none" w:sz="0" w:space="0" w:color="auto"/>
            <w:bottom w:val="none" w:sz="0" w:space="0" w:color="auto"/>
            <w:right w:val="none" w:sz="0" w:space="0" w:color="auto"/>
          </w:divBdr>
          <w:divsChild>
            <w:div w:id="590166161">
              <w:marLeft w:val="0"/>
              <w:marRight w:val="0"/>
              <w:marTop w:val="0"/>
              <w:marBottom w:val="0"/>
              <w:divBdr>
                <w:top w:val="none" w:sz="0" w:space="0" w:color="auto"/>
                <w:left w:val="none" w:sz="0" w:space="0" w:color="auto"/>
                <w:bottom w:val="none" w:sz="0" w:space="0" w:color="auto"/>
                <w:right w:val="none" w:sz="0" w:space="0" w:color="auto"/>
              </w:divBdr>
              <w:divsChild>
                <w:div w:id="634213117">
                  <w:marLeft w:val="0"/>
                  <w:marRight w:val="0"/>
                  <w:marTop w:val="0"/>
                  <w:marBottom w:val="0"/>
                  <w:divBdr>
                    <w:top w:val="none" w:sz="0" w:space="0" w:color="auto"/>
                    <w:left w:val="none" w:sz="0" w:space="0" w:color="auto"/>
                    <w:bottom w:val="none" w:sz="0" w:space="0" w:color="auto"/>
                    <w:right w:val="none" w:sz="0" w:space="0" w:color="auto"/>
                  </w:divBdr>
                </w:div>
                <w:div w:id="1408262318">
                  <w:marLeft w:val="0"/>
                  <w:marRight w:val="0"/>
                  <w:marTop w:val="0"/>
                  <w:marBottom w:val="0"/>
                  <w:divBdr>
                    <w:top w:val="none" w:sz="0" w:space="0" w:color="auto"/>
                    <w:left w:val="none" w:sz="0" w:space="0" w:color="auto"/>
                    <w:bottom w:val="none" w:sz="0" w:space="0" w:color="auto"/>
                    <w:right w:val="none" w:sz="0" w:space="0" w:color="auto"/>
                  </w:divBdr>
                </w:div>
              </w:divsChild>
            </w:div>
            <w:div w:id="707606800">
              <w:marLeft w:val="0"/>
              <w:marRight w:val="0"/>
              <w:marTop w:val="0"/>
              <w:marBottom w:val="0"/>
              <w:divBdr>
                <w:top w:val="none" w:sz="0" w:space="0" w:color="auto"/>
                <w:left w:val="none" w:sz="0" w:space="0" w:color="auto"/>
                <w:bottom w:val="none" w:sz="0" w:space="0" w:color="auto"/>
                <w:right w:val="none" w:sz="0" w:space="0" w:color="auto"/>
              </w:divBdr>
              <w:divsChild>
                <w:div w:id="911547708">
                  <w:marLeft w:val="0"/>
                  <w:marRight w:val="0"/>
                  <w:marTop w:val="0"/>
                  <w:marBottom w:val="0"/>
                  <w:divBdr>
                    <w:top w:val="none" w:sz="0" w:space="0" w:color="auto"/>
                    <w:left w:val="none" w:sz="0" w:space="0" w:color="auto"/>
                    <w:bottom w:val="none" w:sz="0" w:space="0" w:color="auto"/>
                    <w:right w:val="none" w:sz="0" w:space="0" w:color="auto"/>
                  </w:divBdr>
                </w:div>
              </w:divsChild>
            </w:div>
            <w:div w:id="1870751013">
              <w:marLeft w:val="0"/>
              <w:marRight w:val="0"/>
              <w:marTop w:val="0"/>
              <w:marBottom w:val="0"/>
              <w:divBdr>
                <w:top w:val="none" w:sz="0" w:space="0" w:color="auto"/>
                <w:left w:val="none" w:sz="0" w:space="0" w:color="auto"/>
                <w:bottom w:val="none" w:sz="0" w:space="0" w:color="auto"/>
                <w:right w:val="none" w:sz="0" w:space="0" w:color="auto"/>
              </w:divBdr>
              <w:divsChild>
                <w:div w:id="896941797">
                  <w:marLeft w:val="0"/>
                  <w:marRight w:val="0"/>
                  <w:marTop w:val="0"/>
                  <w:marBottom w:val="0"/>
                  <w:divBdr>
                    <w:top w:val="none" w:sz="0" w:space="0" w:color="auto"/>
                    <w:left w:val="none" w:sz="0" w:space="0" w:color="auto"/>
                    <w:bottom w:val="none" w:sz="0" w:space="0" w:color="auto"/>
                    <w:right w:val="none" w:sz="0" w:space="0" w:color="auto"/>
                  </w:divBdr>
                </w:div>
              </w:divsChild>
            </w:div>
            <w:div w:id="1026715494">
              <w:marLeft w:val="0"/>
              <w:marRight w:val="0"/>
              <w:marTop w:val="0"/>
              <w:marBottom w:val="0"/>
              <w:divBdr>
                <w:top w:val="none" w:sz="0" w:space="0" w:color="auto"/>
                <w:left w:val="none" w:sz="0" w:space="0" w:color="auto"/>
                <w:bottom w:val="none" w:sz="0" w:space="0" w:color="auto"/>
                <w:right w:val="none" w:sz="0" w:space="0" w:color="auto"/>
              </w:divBdr>
              <w:divsChild>
                <w:div w:id="10927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24693">
      <w:bodyDiv w:val="1"/>
      <w:marLeft w:val="0"/>
      <w:marRight w:val="0"/>
      <w:marTop w:val="0"/>
      <w:marBottom w:val="0"/>
      <w:divBdr>
        <w:top w:val="none" w:sz="0" w:space="0" w:color="auto"/>
        <w:left w:val="none" w:sz="0" w:space="0" w:color="auto"/>
        <w:bottom w:val="none" w:sz="0" w:space="0" w:color="auto"/>
        <w:right w:val="none" w:sz="0" w:space="0" w:color="auto"/>
      </w:divBdr>
    </w:div>
    <w:div w:id="2063746851">
      <w:bodyDiv w:val="1"/>
      <w:marLeft w:val="0"/>
      <w:marRight w:val="0"/>
      <w:marTop w:val="0"/>
      <w:marBottom w:val="0"/>
      <w:divBdr>
        <w:top w:val="none" w:sz="0" w:space="0" w:color="auto"/>
        <w:left w:val="none" w:sz="0" w:space="0" w:color="auto"/>
        <w:bottom w:val="none" w:sz="0" w:space="0" w:color="auto"/>
        <w:right w:val="none" w:sz="0" w:space="0" w:color="auto"/>
      </w:divBdr>
    </w:div>
    <w:div w:id="2063939438">
      <w:bodyDiv w:val="1"/>
      <w:marLeft w:val="0"/>
      <w:marRight w:val="0"/>
      <w:marTop w:val="0"/>
      <w:marBottom w:val="0"/>
      <w:divBdr>
        <w:top w:val="none" w:sz="0" w:space="0" w:color="auto"/>
        <w:left w:val="none" w:sz="0" w:space="0" w:color="auto"/>
        <w:bottom w:val="none" w:sz="0" w:space="0" w:color="auto"/>
        <w:right w:val="none" w:sz="0" w:space="0" w:color="auto"/>
      </w:divBdr>
      <w:divsChild>
        <w:div w:id="446699085">
          <w:marLeft w:val="547"/>
          <w:marRight w:val="0"/>
          <w:marTop w:val="0"/>
          <w:marBottom w:val="0"/>
          <w:divBdr>
            <w:top w:val="none" w:sz="0" w:space="0" w:color="auto"/>
            <w:left w:val="none" w:sz="0" w:space="0" w:color="auto"/>
            <w:bottom w:val="none" w:sz="0" w:space="0" w:color="auto"/>
            <w:right w:val="none" w:sz="0" w:space="0" w:color="auto"/>
          </w:divBdr>
        </w:div>
        <w:div w:id="1556962997">
          <w:marLeft w:val="547"/>
          <w:marRight w:val="0"/>
          <w:marTop w:val="0"/>
          <w:marBottom w:val="0"/>
          <w:divBdr>
            <w:top w:val="none" w:sz="0" w:space="0" w:color="auto"/>
            <w:left w:val="none" w:sz="0" w:space="0" w:color="auto"/>
            <w:bottom w:val="none" w:sz="0" w:space="0" w:color="auto"/>
            <w:right w:val="none" w:sz="0" w:space="0" w:color="auto"/>
          </w:divBdr>
        </w:div>
      </w:divsChild>
    </w:div>
    <w:div w:id="2077851364">
      <w:bodyDiv w:val="1"/>
      <w:marLeft w:val="0"/>
      <w:marRight w:val="0"/>
      <w:marTop w:val="0"/>
      <w:marBottom w:val="0"/>
      <w:divBdr>
        <w:top w:val="none" w:sz="0" w:space="0" w:color="auto"/>
        <w:left w:val="none" w:sz="0" w:space="0" w:color="auto"/>
        <w:bottom w:val="none" w:sz="0" w:space="0" w:color="auto"/>
        <w:right w:val="none" w:sz="0" w:space="0" w:color="auto"/>
      </w:divBdr>
      <w:divsChild>
        <w:div w:id="1996911750">
          <w:marLeft w:val="547"/>
          <w:marRight w:val="0"/>
          <w:marTop w:val="0"/>
          <w:marBottom w:val="0"/>
          <w:divBdr>
            <w:top w:val="none" w:sz="0" w:space="0" w:color="auto"/>
            <w:left w:val="none" w:sz="0" w:space="0" w:color="auto"/>
            <w:bottom w:val="none" w:sz="0" w:space="0" w:color="auto"/>
            <w:right w:val="none" w:sz="0" w:space="0" w:color="auto"/>
          </w:divBdr>
        </w:div>
        <w:div w:id="597561889">
          <w:marLeft w:val="547"/>
          <w:marRight w:val="0"/>
          <w:marTop w:val="0"/>
          <w:marBottom w:val="0"/>
          <w:divBdr>
            <w:top w:val="none" w:sz="0" w:space="0" w:color="auto"/>
            <w:left w:val="none" w:sz="0" w:space="0" w:color="auto"/>
            <w:bottom w:val="none" w:sz="0" w:space="0" w:color="auto"/>
            <w:right w:val="none" w:sz="0" w:space="0" w:color="auto"/>
          </w:divBdr>
        </w:div>
      </w:divsChild>
    </w:div>
    <w:div w:id="2096628909">
      <w:bodyDiv w:val="1"/>
      <w:marLeft w:val="0"/>
      <w:marRight w:val="0"/>
      <w:marTop w:val="0"/>
      <w:marBottom w:val="0"/>
      <w:divBdr>
        <w:top w:val="none" w:sz="0" w:space="0" w:color="auto"/>
        <w:left w:val="none" w:sz="0" w:space="0" w:color="auto"/>
        <w:bottom w:val="none" w:sz="0" w:space="0" w:color="auto"/>
        <w:right w:val="none" w:sz="0" w:space="0" w:color="auto"/>
      </w:divBdr>
      <w:divsChild>
        <w:div w:id="1420057907">
          <w:marLeft w:val="547"/>
          <w:marRight w:val="0"/>
          <w:marTop w:val="144"/>
          <w:marBottom w:val="0"/>
          <w:divBdr>
            <w:top w:val="none" w:sz="0" w:space="0" w:color="auto"/>
            <w:left w:val="none" w:sz="0" w:space="0" w:color="auto"/>
            <w:bottom w:val="none" w:sz="0" w:space="0" w:color="auto"/>
            <w:right w:val="none" w:sz="0" w:space="0" w:color="auto"/>
          </w:divBdr>
        </w:div>
        <w:div w:id="1492991055">
          <w:marLeft w:val="547"/>
          <w:marRight w:val="0"/>
          <w:marTop w:val="144"/>
          <w:marBottom w:val="0"/>
          <w:divBdr>
            <w:top w:val="none" w:sz="0" w:space="0" w:color="auto"/>
            <w:left w:val="none" w:sz="0" w:space="0" w:color="auto"/>
            <w:bottom w:val="none" w:sz="0" w:space="0" w:color="auto"/>
            <w:right w:val="none" w:sz="0" w:space="0" w:color="auto"/>
          </w:divBdr>
        </w:div>
        <w:div w:id="2114982362">
          <w:marLeft w:val="547"/>
          <w:marRight w:val="0"/>
          <w:marTop w:val="144"/>
          <w:marBottom w:val="0"/>
          <w:divBdr>
            <w:top w:val="none" w:sz="0" w:space="0" w:color="auto"/>
            <w:left w:val="none" w:sz="0" w:space="0" w:color="auto"/>
            <w:bottom w:val="none" w:sz="0" w:space="0" w:color="auto"/>
            <w:right w:val="none" w:sz="0" w:space="0" w:color="auto"/>
          </w:divBdr>
        </w:div>
        <w:div w:id="815613566">
          <w:marLeft w:val="547"/>
          <w:marRight w:val="0"/>
          <w:marTop w:val="144"/>
          <w:marBottom w:val="0"/>
          <w:divBdr>
            <w:top w:val="none" w:sz="0" w:space="0" w:color="auto"/>
            <w:left w:val="none" w:sz="0" w:space="0" w:color="auto"/>
            <w:bottom w:val="none" w:sz="0" w:space="0" w:color="auto"/>
            <w:right w:val="none" w:sz="0" w:space="0" w:color="auto"/>
          </w:divBdr>
        </w:div>
      </w:divsChild>
    </w:div>
    <w:div w:id="2130784321">
      <w:bodyDiv w:val="1"/>
      <w:marLeft w:val="0"/>
      <w:marRight w:val="0"/>
      <w:marTop w:val="0"/>
      <w:marBottom w:val="0"/>
      <w:divBdr>
        <w:top w:val="none" w:sz="0" w:space="0" w:color="auto"/>
        <w:left w:val="none" w:sz="0" w:space="0" w:color="auto"/>
        <w:bottom w:val="none" w:sz="0" w:space="0" w:color="auto"/>
        <w:right w:val="none" w:sz="0" w:space="0" w:color="auto"/>
      </w:divBdr>
    </w:div>
    <w:div w:id="2141265799">
      <w:bodyDiv w:val="1"/>
      <w:marLeft w:val="0"/>
      <w:marRight w:val="0"/>
      <w:marTop w:val="0"/>
      <w:marBottom w:val="0"/>
      <w:divBdr>
        <w:top w:val="none" w:sz="0" w:space="0" w:color="auto"/>
        <w:left w:val="none" w:sz="0" w:space="0" w:color="auto"/>
        <w:bottom w:val="none" w:sz="0" w:space="0" w:color="auto"/>
        <w:right w:val="none" w:sz="0" w:space="0" w:color="auto"/>
      </w:divBdr>
      <w:divsChild>
        <w:div w:id="1994990201">
          <w:marLeft w:val="0"/>
          <w:marRight w:val="0"/>
          <w:marTop w:val="0"/>
          <w:marBottom w:val="0"/>
          <w:divBdr>
            <w:top w:val="none" w:sz="0" w:space="0" w:color="auto"/>
            <w:left w:val="none" w:sz="0" w:space="0" w:color="auto"/>
            <w:bottom w:val="none" w:sz="0" w:space="0" w:color="auto"/>
            <w:right w:val="none" w:sz="0" w:space="0" w:color="auto"/>
          </w:divBdr>
          <w:divsChild>
            <w:div w:id="815613369">
              <w:marLeft w:val="0"/>
              <w:marRight w:val="0"/>
              <w:marTop w:val="0"/>
              <w:marBottom w:val="0"/>
              <w:divBdr>
                <w:top w:val="none" w:sz="0" w:space="0" w:color="auto"/>
                <w:left w:val="none" w:sz="0" w:space="0" w:color="auto"/>
                <w:bottom w:val="none" w:sz="0" w:space="0" w:color="auto"/>
                <w:right w:val="none" w:sz="0" w:space="0" w:color="auto"/>
              </w:divBdr>
              <w:divsChild>
                <w:div w:id="1808891901">
                  <w:marLeft w:val="0"/>
                  <w:marRight w:val="0"/>
                  <w:marTop w:val="0"/>
                  <w:marBottom w:val="0"/>
                  <w:divBdr>
                    <w:top w:val="single" w:sz="6" w:space="20" w:color="CACACA"/>
                    <w:left w:val="none" w:sz="0" w:space="0" w:color="auto"/>
                    <w:bottom w:val="none" w:sz="0" w:space="0" w:color="auto"/>
                    <w:right w:val="none" w:sz="0" w:space="0" w:color="auto"/>
                  </w:divBdr>
                  <w:divsChild>
                    <w:div w:id="758209699">
                      <w:marLeft w:val="0"/>
                      <w:marRight w:val="0"/>
                      <w:marTop w:val="720"/>
                      <w:marBottom w:val="240"/>
                      <w:divBdr>
                        <w:top w:val="none" w:sz="0" w:space="0" w:color="auto"/>
                        <w:left w:val="none" w:sz="0" w:space="0" w:color="auto"/>
                        <w:bottom w:val="none" w:sz="0" w:space="0" w:color="auto"/>
                        <w:right w:val="none" w:sz="0" w:space="0" w:color="auto"/>
                      </w:divBdr>
                      <w:divsChild>
                        <w:div w:id="983630516">
                          <w:marLeft w:val="0"/>
                          <w:marRight w:val="0"/>
                          <w:marTop w:val="0"/>
                          <w:marBottom w:val="0"/>
                          <w:divBdr>
                            <w:top w:val="none" w:sz="0" w:space="0" w:color="auto"/>
                            <w:left w:val="none" w:sz="0" w:space="0" w:color="auto"/>
                            <w:bottom w:val="none" w:sz="0" w:space="0" w:color="auto"/>
                            <w:right w:val="none" w:sz="0" w:space="0" w:color="auto"/>
                          </w:divBdr>
                          <w:divsChild>
                            <w:div w:id="834808746">
                              <w:marLeft w:val="0"/>
                              <w:marRight w:val="0"/>
                              <w:marTop w:val="0"/>
                              <w:marBottom w:val="0"/>
                              <w:divBdr>
                                <w:top w:val="none" w:sz="0" w:space="0" w:color="auto"/>
                                <w:left w:val="none" w:sz="0" w:space="0" w:color="auto"/>
                                <w:bottom w:val="none" w:sz="0" w:space="0" w:color="auto"/>
                                <w:right w:val="none" w:sz="0" w:space="0" w:color="auto"/>
                              </w:divBdr>
                              <w:divsChild>
                                <w:div w:id="1177501481">
                                  <w:marLeft w:val="0"/>
                                  <w:marRight w:val="0"/>
                                  <w:marTop w:val="0"/>
                                  <w:marBottom w:val="0"/>
                                  <w:divBdr>
                                    <w:top w:val="none" w:sz="0" w:space="0" w:color="auto"/>
                                    <w:left w:val="none" w:sz="0" w:space="0" w:color="auto"/>
                                    <w:bottom w:val="none" w:sz="0" w:space="0" w:color="auto"/>
                                    <w:right w:val="none" w:sz="0" w:space="0" w:color="auto"/>
                                  </w:divBdr>
                                  <w:divsChild>
                                    <w:div w:id="1594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3CFC7-4812-405C-8FC4-C8FBF8426182}">
  <ds:schemaRefs>
    <ds:schemaRef ds:uri="http://www.w3.org/2001/XMLSchema"/>
  </ds:schemaRefs>
</ds:datastoreItem>
</file>

<file path=customXml/itemProps2.xml><?xml version="1.0" encoding="utf-8"?>
<ds:datastoreItem xmlns:ds="http://schemas.openxmlformats.org/officeDocument/2006/customXml" ds:itemID="{A9E69AE8-9E31-4ACD-8896-03EC7ECBD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National Heavy Vehicle Regulator</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Checklist - Exhaust system alteration</dc:title>
  <dc:creator>National Heavy Vehicle Regulator (NHVR)</dc:creator>
  <cp:lastModifiedBy>Arthur Souza Rodrigues</cp:lastModifiedBy>
  <cp:revision>1</cp:revision>
  <cp:lastPrinted>2017-05-22T03:54:00Z</cp:lastPrinted>
  <dcterms:created xsi:type="dcterms:W3CDTF">2017-07-12T05:48:00Z</dcterms:created>
  <dcterms:modified xsi:type="dcterms:W3CDTF">2026-09-26T00:06:00Z</dcterms:modified>
</cp:coreProperties>
</file>