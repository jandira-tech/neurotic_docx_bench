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37173" w14:textId="1099D8D5" w:rsidR="003C58BC" w:rsidRDefault="00073B1B">
      <w:pPr>
        <w:rPr>
          <w:ins w:id="15" w:author="Nick Bernal" w:date="2026-09-26T15:23:00Z" w16du:dateUtc="2026-09-26T19:23:00Z"/>
        </w:rPr>
      </w:pPr>
      <w:ins w:id="16" w:author="Nick Bernal" w:date="2026-09-26T15:23:00Z" w16du:dateUtc="2026-09-26T19:23:00Z">
        <w:r>
          <w:t xml:space="preserve">Vector shapes </w:t>
        </w:r>
      </w:ins>
    </w:p>
    <w:p w14:paraId="5F531EA4" w14:textId="713ABA0F" w:rsidR="00073B1B" w:rsidRDefault="00073B1B">
      <w:pPr>
        <w:rPr>
          <w:ins w:id="17" w:author="Nick Bernal" w:date="2026-09-26T15:23:00Z" w16du:dateUtc="2026-09-26T19:23:00Z"/>
        </w:rPr>
      </w:pPr>
    </w:p>
    <w:p w14:paraId="1119DEEC" w14:textId="45156276" w:rsidR="0011499D" w:rsidRPr="0006262E" w:rsidRDefault="00073B1B" w:rsidP="00B65CF8">
      <w:pPr>
        <w:pStyle w:val="ListParagraph"/>
        <w:numPr>
          <w:ilvl w:val="0"/>
          <w:numId w:val="1"/>
        </w:numPr>
        <w:jc w:val="both"/>
        <w:rPr>
          <w:del w:id="18" w:author="Nick Bernal" w:date="2026-09-26T15:23:00Z" w16du:dateUtc="2026-09-26T19:23:00Z"/>
          <w:rFonts w:cstheme="minorHAnsi"/>
          <w:b/>
          <w:bCs/>
          <w:u w:val="single"/>
        </w:rPr>
      </w:pPr>
      <w:ins w:id="19" w:author="Nick Bernal" w:date="2026-09-26T15:23:00Z" w16du:dateUtc="2026-09-26T19:23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68393E" wp14:editId="4D034894">
                  <wp:simplePos x="0" y="0"/>
                  <wp:positionH relativeFrom="column">
                    <wp:posOffset>1692289</wp:posOffset>
                  </wp:positionH>
                  <wp:positionV relativeFrom="paragraph">
                    <wp:posOffset>291303</wp:posOffset>
                  </wp:positionV>
                  <wp:extent cx="960120" cy="914400"/>
                  <wp:effectExtent l="12700" t="12700" r="30480" b="12700"/>
                  <wp:wrapNone/>
                  <wp:docPr id="1426380459" name="Regular Pentag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60120" cy="914400"/>
                          </a:xfrm>
                          <a:prstGeom prst="pent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EE45BD"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ED36B9" wp14:editId="2F897FC9">
                  <wp:simplePos x="0" y="0"/>
                  <wp:positionH relativeFrom="column">
                    <wp:posOffset>38911</wp:posOffset>
                  </wp:positionH>
                  <wp:positionV relativeFrom="paragraph">
                    <wp:posOffset>437420</wp:posOffset>
                  </wp:positionV>
                  <wp:extent cx="914400" cy="914400"/>
                  <wp:effectExtent l="0" t="0" r="12700" b="12700"/>
                  <wp:wrapNone/>
                  <wp:docPr id="1232149444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  </w:pict>
            </mc:Fallback>
          </mc:AlternateContent>
        </w:r>
      </w:ins>
      <w:del w:id="20" w:author="Nick Bernal" w:date="2026-09-26T15:23:00Z" w16du:dateUtc="2026-09-26T19:23:00Z">
        <w:r w:rsidR="00C4298F">
          <w:rPr>
            <w:rFonts w:cstheme="minorHAnsi"/>
            <w:b/>
            <w:bCs/>
            <w:u w:val="single"/>
          </w:rPr>
          <w:delText>ONE</w:delText>
        </w:r>
      </w:del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1" w:author="Nick Bernal" w:date="2026-09-26T15:23:00Z" w16du:dateUtc="2026-09-26T19:23:00Z"/>
          <w:rFonts w:cstheme="minorHAnsi"/>
          <w:b/>
          <w:bCs/>
          <w:u w:val="single"/>
        </w:rPr>
      </w:pPr>
      <w:del w:id="22" w:author="Nick Bernal" w:date="2026-09-26T15:23:00Z" w16du:dateUtc="2026-09-26T19:23:00Z">
        <w:r>
          <w:rPr>
            <w:rFonts w:cstheme="minorHAnsi"/>
          </w:rPr>
          <w:delText>a</w:delText>
        </w:r>
      </w:del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3" w:author="Nick Bernal" w:date="2026-09-26T15:23:00Z" w16du:dateUtc="2026-09-26T19:23:00Z"/>
          <w:rFonts w:cstheme="minorHAnsi"/>
          <w:b/>
          <w:bCs/>
          <w:u w:val="single"/>
        </w:rPr>
      </w:pPr>
      <w:del w:id="24" w:author="Nick Bernal" w:date="2026-09-26T15:23:00Z" w16du:dateUtc="2026-09-26T19:23:00Z">
        <w:r>
          <w:rPr>
            <w:rFonts w:cstheme="minorHAnsi"/>
          </w:rPr>
          <w:delText>b</w:delText>
        </w:r>
      </w:del>
    </w:p>
    <w:p w14:paraId="0701C4E8" w14:textId="77777777" w:rsidR="00A23DCF" w:rsidRPr="00945DAD" w:rsidRDefault="00A23DCF" w:rsidP="00945DAD">
      <w:pPr>
        <w:jc w:val="both"/>
        <w:rPr>
          <w:del w:id="25" w:author="Nick Bernal" w:date="2026-09-26T15:23:00Z" w16du:dateUtc="2026-09-26T19:23:00Z"/>
          <w:rFonts w:cstheme="minorHAnsi"/>
          <w:b/>
          <w:bCs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jc w:val="both"/>
        <w:rPr>
          <w:del w:id="26" w:author="Nick Bernal" w:date="2026-09-26T15:23:00Z" w16du:dateUtc="2026-09-26T19:23:00Z"/>
          <w:rFonts w:cstheme="minorHAnsi"/>
          <w:b/>
          <w:bCs/>
          <w:u w:val="single"/>
        </w:rPr>
      </w:pPr>
      <w:del w:id="27" w:author="Nick Bernal" w:date="2026-09-26T15:23:00Z" w16du:dateUtc="2026-09-26T19:23:00Z">
        <w:r>
          <w:rPr>
            <w:rFonts w:cstheme="minorHAnsi"/>
            <w:b/>
            <w:bCs/>
            <w:u w:val="single"/>
          </w:rPr>
          <w:delText>TWO</w:delText>
        </w:r>
      </w:del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jc w:val="both"/>
        <w:rPr>
          <w:del w:id="28" w:author="Nick Bernal" w:date="2026-09-26T15:23:00Z" w16du:dateUtc="2026-09-26T19:23:00Z"/>
          <w:rFonts w:cstheme="minorHAnsi"/>
        </w:rPr>
      </w:pPr>
      <w:del w:id="29" w:author="Nick Bernal" w:date="2026-09-26T15:23:00Z" w16du:dateUtc="2026-09-26T19:23:00Z">
        <w:r>
          <w:rPr>
            <w:rFonts w:cstheme="minorHAnsi"/>
          </w:rPr>
          <w:delText>a</w:delText>
        </w:r>
      </w:del>
    </w:p>
    <w:p w14:paraId="017CCEB1" w14:textId="77777777" w:rsidR="00520B3B" w:rsidRPr="00520B3B" w:rsidRDefault="00520B3B" w:rsidP="00945DAD">
      <w:pPr>
        <w:jc w:val="both"/>
        <w:rPr>
          <w:del w:id="30" w:author="Nick Bernal" w:date="2026-09-26T15:23:00Z" w16du:dateUtc="2026-09-26T19:23:00Z"/>
          <w:rFonts w:cstheme="minorHAnsi"/>
        </w:rPr>
      </w:pPr>
    </w:p>
    <w:p w14:paraId="35FDB90D" w14:textId="0D87920D" w:rsidR="00B846D8" w:rsidRDefault="00B846D8">
      <w:pPr>
        <w:rPr>
          <w:rPrChange w:id="31" w:author="Nick Bernal" w:date="2026-09-26T15:23:00Z" w16du:dateUtc="2026-09-26T19:23:00Z">
            <w:rPr>
              <w:b/>
              <w:bCs/>
              <w:u w:val="single"/>
            </w:rPr>
          </w:rPrChange>
        </w:rPr>
        <w:pPrChange w:id="32" w:author="Nick Bernal" w:date="2026-09-26T15:23:00Z" w16du:dateUtc="2026-09-26T19:23:00Z">
          <w:pPr>
            <w:tabs>
              <w:tab w:val="left" w:pos="4820"/>
            </w:tabs>
            <w:jc w:val="both"/>
          </w:pPr>
        </w:pPrChange>
      </w:pPr>
    </w:p>
    <w:sectPr w:rsidR="00B846D8">
      <w:headerReference w:type="even" r:id="rId8"/>
      <w:headerReference w:type="default" r:id="rId9"/>
      <w:footerReference w:type="default" r:id="rId10"/>
      <w:headerReference w:type="first" r:id="rId11"/>
      <w:pgSz w:w="12240" w:h="15840" w:code="0"/>
      <w:pgMar w:top="1440" w:right="1440" w:bottom="1440" w:left="1440" w:header="720" w:footer="720" w:gutter="0"/>
      <w:cols w:space="720"/>
      <w:docGrid w:type="default" w:linePitch="360"/>
      <w:sectPrChange w:id="41" w:author="Nick Bernal" w:date="2026-09-26T15:23:00Z" w16du:dateUtc="2026-09-26T19:23:00Z">
        <w:sectPr w:rsidR="00B846D8">
          <w:pgSz w:h="20160" w:code="5"/>
          <w:pgMar w:top="1440" w:right="1440" w:bottom="1440" w:left="1440" w:header="862" w:footer="431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B07DB" w14:textId="77777777" w:rsidR="00774159" w:rsidRDefault="00774159" w:rsidP="00A71CB8">
      <w:r>
        <w:separator/>
      </w:r>
    </w:p>
  </w:endnote>
  <w:endnote w:type="continuationSeparator" w:id="0">
    <w:p w14:paraId="6964068C" w14:textId="77777777" w:rsidR="00774159" w:rsidRDefault="00774159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EndPr/>
    <w:sdtContent>
      <w:p w14:paraId="23359EAE" w14:textId="2DA8E2AD" w:rsidR="0074560B" w:rsidRDefault="0074560B">
        <w:pPr>
          <w:pStyle w:val="Footer"/>
          <w:jc w:val="right"/>
        </w:pPr>
        <w:del w:id="37" w:author="Nick Bernal" w:date="2026-09-26T15:23:00Z" w16du:dateUtc="2026-09-26T19:23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rPr>
              <w:lang w:val="zh-TW"/>
            </w:rPr>
            <w:delText>2</w:delText>
          </w:r>
          <w:r>
            <w:fldChar w:fldCharType="end"/>
          </w:r>
        </w:del>
      </w:p>
    </w:sdtContent>
  </w:sdt>
  <w:p w14:paraId="6A353B7B" w14:textId="77777777" w:rsidR="00F629CF" w:rsidRDefault="00F629CF">
    <w:pPr>
      <w:pStyle w:val="SubtitleChar"/>
      <w:pPrChange w:id="38" w:author="Nick Bernal" w:date="2026-09-26T15:23:00Z" w16du:dateUtc="2026-09-26T19:2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BA27D7" w14:textId="77777777" w:rsidR="00774159" w:rsidRDefault="00774159" w:rsidP="00A71CB8">
      <w:r>
        <w:separator/>
      </w:r>
    </w:p>
  </w:footnote>
  <w:footnote w:type="continuationSeparator" w:id="0">
    <w:p w14:paraId="55E6926D" w14:textId="77777777" w:rsidR="00774159" w:rsidRDefault="00774159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DEE94B" w14:textId="22D5CE1C" w:rsidR="00607CB9" w:rsidRDefault="00774159">
    <w:pPr>
      <w:pStyle w:val="Heading9Char"/>
      <w:pPrChange w:id="33" w:author="Nick Bernal" w:date="2026-09-26T15:23:00Z" w16du:dateUtc="2026-09-26T19:23:00Z">
        <w:pPr>
          <w:pStyle w:val="Header"/>
        </w:pPr>
      </w:pPrChange>
    </w:pPr>
    <w:del w:id="34" w:author="Nick Bernal" w:date="2026-09-26T15:23:00Z" w16du:dateUtc="2026-09-26T19:23:00Z">
      <w:r>
        <w:rPr>
          <w:noProof/>
        </w:rPr>
        <w:pict w14:anchorId="7D3B0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E31E8" w14:textId="0D4FBB04" w:rsidR="00C90EF7" w:rsidRDefault="00C90EF7">
    <w:pPr>
      <w:pStyle w:val="Heading9Char"/>
      <w:rPr>
        <w:rPrChange w:id="35" w:author="Nick Bernal" w:date="2026-09-26T15:23:00Z" w16du:dateUtc="2026-09-26T19:23:00Z">
          <w:rPr>
            <w:rFonts w:ascii="Lucida Bright" w:eastAsia="PMingLiU" w:hAnsi="Lucida Bright" w:cs="Adobe Devanagari"/>
            <w:kern w:val="0"/>
            <w:sz w:val="18"/>
            <w:szCs w:val="18"/>
          </w:rPr>
        </w:rPrChange>
      </w:rPr>
      <w:pPrChange w:id="36" w:author="Nick Bernal" w:date="2026-09-26T15:23:00Z" w16du:dateUtc="2026-09-26T19:23:00Z">
        <w:pPr>
          <w:widowControl/>
          <w:spacing w:after="160" w:line="200" w:lineRule="exact"/>
          <w:contextualSpacing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7F19" w14:textId="438CD0E4" w:rsidR="00607CB9" w:rsidRDefault="00774159">
    <w:pPr>
      <w:pStyle w:val="Heading9Char"/>
      <w:pPrChange w:id="39" w:author="Nick Bernal" w:date="2026-09-26T15:23:00Z" w16du:dateUtc="2026-09-26T19:23:00Z">
        <w:pPr>
          <w:pStyle w:val="Header"/>
        </w:pPr>
      </w:pPrChange>
    </w:pPr>
    <w:del w:id="40" w:author="Nick Bernal" w:date="2026-09-26T15:23:00Z" w16du:dateUtc="2026-09-26T19:23:00Z">
      <w:r>
        <w:rPr>
          <w:noProof/>
        </w:rPr>
        <w:pict w14:anchorId="6C264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3B1B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57A1"/>
    <w:rsid w:val="00285A7F"/>
    <w:rsid w:val="002878FD"/>
    <w:rsid w:val="00296840"/>
    <w:rsid w:val="002A7708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01F5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4159"/>
    <w:rsid w:val="007773E4"/>
    <w:rsid w:val="00777FCD"/>
    <w:rsid w:val="00786787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1F1A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127"/>
    <w:rsid w:val="00AF47E7"/>
    <w:rsid w:val="00AF52B2"/>
    <w:rsid w:val="00AF5A15"/>
    <w:rsid w:val="00B01FA2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A4841"/>
    <w:rsid w:val="00BA689B"/>
    <w:rsid w:val="00BB1D95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05A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365F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23:00Z">
        <w:pPr>
          <w:widowControl w:val="0"/>
        </w:pPr>
      </w:pPrChange>
    </w:pPr>
    <w:rPr>
      <w:rFonts w:ascii="Arial" w:eastAsiaTheme="minorHAnsi" w:hAnsi="Arial" w:cs="Times New Roman (Body CS)"/>
      <w:szCs w:val="24"/>
      <w:lang w:eastAsia="en-US"/>
      <w14:ligatures w14:val="standardContextual"/>
      <w:rPrChange w:id="0" w:author="Nick Bernal" w:date="2026-09-26T15:23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  <w:pPrChange w:id="1" w:author="Nick Bernal" w:date="2026-09-26T15:23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Nick Bernal" w:date="2026-09-26T15:23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  <w:pPrChange w:id="2" w:author="Nick Bernal" w:date="2026-09-26T15:23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Nick Bernal" w:date="2026-09-26T15:23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1B"/>
    <w:pPr>
      <w:keepNext/>
      <w:keepLines/>
      <w:spacing w:before="160" w:after="80"/>
      <w:outlineLvl w:val="2"/>
      <w:pPrChange w:id="3" w:author="Nick Bernal" w:date="2026-09-26T15:23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rPrChange w:id="3" w:author="Nick Bernal" w:date="2026-09-26T15:23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1B"/>
    <w:pPr>
      <w:keepNext/>
      <w:keepLines/>
      <w:spacing w:before="80" w:after="40"/>
      <w:outlineLvl w:val="3"/>
      <w:pPrChange w:id="4" w:author="Nick Bernal" w:date="2026-09-26T15:23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rPrChange w:id="4" w:author="Nick Bernal" w:date="2026-09-26T15:23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1B"/>
    <w:pPr>
      <w:keepNext/>
      <w:keepLines/>
      <w:spacing w:before="80" w:after="40"/>
      <w:outlineLvl w:val="4"/>
      <w:pPrChange w:id="5" w:author="Nick Bernal" w:date="2026-09-26T15:23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rPrChange w:id="5" w:author="Nick Bernal" w:date="2026-09-26T15:23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1B"/>
    <w:pPr>
      <w:keepNext/>
      <w:keepLines/>
      <w:spacing w:before="40"/>
      <w:outlineLvl w:val="5"/>
      <w:pPrChange w:id="6" w:author="Nick Bernal" w:date="2026-09-26T15:23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9-26T15:23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spacing w:before="40"/>
      <w:outlineLvl w:val="6"/>
      <w:pPrChange w:id="7" w:author="Nick Bernal" w:date="2026-09-26T15:2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9-26T15:23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outlineLvl w:val="7"/>
      <w:pPrChange w:id="8" w:author="Nick Bernal" w:date="2026-09-26T15:2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9-26T15:23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outlineLvl w:val="8"/>
      <w:pPrChange w:id="9" w:author="Nick Bernal" w:date="2026-09-26T15:2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9-26T15:23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  <w:pPrChange w:id="10" w:author="Nick Bernal" w:date="2026-09-26T15:23:00Z">
        <w:pPr>
          <w:spacing w:before="240" w:after="6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23:00Z"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  <w:pPrChange w:id="11" w:author="Nick Bernal" w:date="2026-09-26T15:23:00Z">
        <w:pPr>
          <w:ind w:leftChars="200" w:left="480"/>
        </w:pPr>
      </w:pPrChange>
    </w:pPr>
    <w:rPr>
      <w:rPrChange w:id="11" w:author="Nick Bernal" w:date="2026-09-26T15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A4841"/>
  </w:style>
  <w:style w:type="character" w:customStyle="1" w:styleId="CommentTextChar">
    <w:name w:val="Comment Text Char"/>
    <w:basedOn w:val="DefaultParagraphFont"/>
    <w:link w:val="CommentText"/>
    <w:uiPriority w:val="99"/>
    <w:rsid w:val="00BA48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5AF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A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AF"/>
    <w:rPr>
      <w:rFonts w:eastAsiaTheme="majorEastAsia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AF"/>
    <w:rPr>
      <w:rFonts w:eastAsiaTheme="majorEastAsia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AF"/>
    <w:rPr>
      <w:rFonts w:eastAsiaTheme="majorEastAsia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AF"/>
    <w:rPr>
      <w:rFonts w:eastAsiaTheme="majorEastAsia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AF"/>
    <w:rPr>
      <w:rFonts w:eastAsiaTheme="majorEastAsia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AF"/>
    <w:rPr>
      <w:rFonts w:eastAsiaTheme="majorEastAsia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AF"/>
    <w:rPr>
      <w:rFonts w:eastAsiaTheme="majorEastAsia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numPr>
        <w:ilvl w:val="1"/>
      </w:numPr>
      <w:spacing w:after="160"/>
      <w:pPrChange w:id="12" w:author="Nick Bernal" w:date="2026-09-26T15:23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2" w:author="Nick Bernal" w:date="2026-09-26T15:23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005AF"/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  <w:pPrChange w:id="13" w:author="Nick Bernal" w:date="2026-09-26T15:23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3" w:author="Nick Bernal" w:date="2026-09-26T15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005AF"/>
    <w:rPr>
      <w:rFonts w:ascii="Arial" w:eastAsiaTheme="minorHAnsi" w:hAnsi="Arial" w:cs="Times New Roman (Body CS)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05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Nick Bernal" w:date="2026-09-26T15:23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Nick Bernal" w:date="2026-09-26T15:23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AF"/>
    <w:rPr>
      <w:rFonts w:ascii="Arial" w:eastAsiaTheme="minorHAnsi" w:hAnsi="Arial" w:cs="Times New Roman (Body CS)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005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1</cp:revision>
  <dcterms:created xsi:type="dcterms:W3CDTF">2025-05-20T03:09:00Z</dcterms:created>
  <dcterms:modified xsi:type="dcterms:W3CDTF">2026-09-26T19:23:00Z</dcterms:modified>
</cp:coreProperties>
</file>