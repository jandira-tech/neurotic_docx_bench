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 w:rsidR="00FE5B45" w:rsidRDefault="00F142B0">
      <w:ins w:id="0" w:author="Author" w:date="2026-06-29T11:26:00Z" w16du:dateUtc="2026-06-29T15:26:00Z">
        <w:r>
          <w:rPr>
            <w:b/>
            <w:bCs/>
          </w:rPr>
          <w:t>Track Changes Editing Bullet Bold</w:t>
        </w:r>
      </w:ins>
      <w:del w:id="1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Title Style</w:delText>
        </w:r>
      </w:del>
      <w:r>
        <w:rPr>
          <w:b/>
          <w:rPrChange w:id="2" w:author="Author" w:date="2026-06-29T11:26:00Z" w16du:dateUtc="2026-06-29T15:2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 Demo</w:t>
      </w:r>
    </w:p>
    <w:p w14:paraId="39B734C0" w14:textId="77777777" w:rsidR="00FE5B45" w:rsidRDefault="00F142B0">
      <w:pPr>
        <w:pPrChange w:id="3" w:author="Author" w:date="2026-06-29T11:26:00Z" w16du:dateUtc="2026-06-29T15:26:00Z">
          <w:pPr>
            <w:spacing w:line="240" w:lineRule="auto"/>
          </w:pPr>
        </w:pPrChange>
      </w:pPr>
      <w:r>
        <w:rPr>
          <w:b/>
          <w:rPrChange w:id="4" w:author="Author" w:date="2026-06-29T11:26:00Z" w16du:dateUtc="2026-06-29T15:2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This document </w:t>
      </w:r>
      <w:ins w:id="5" w:author="Author" w:date="2026-06-29T11:26:00Z" w16du:dateUtc="2026-06-29T15:26:00Z">
        <w:r>
          <w:rPr>
            <w:b/>
            <w:bCs/>
          </w:rPr>
          <w:t>uses Editing mode with bullet list and bold formatting:</w:t>
        </w:r>
      </w:ins>
      <w:del w:id="6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demonstrates the Title paragraph style.</w:delText>
        </w:r>
      </w:del>
    </w:p>
    <w:p w14:paraId="38A5F280" w14:textId="77777777" w:rsidR="00C11942" w:rsidRDefault="00F142B0">
      <w:pPr>
        <w:rPr>
          <w:ins w:id="7" w:author="Author" w:date="2026-06-29T11:26:00Z" w16du:dateUtc="2026-06-29T15:26:00Z"/>
        </w:rPr>
      </w:pPr>
      <w:ins w:id="8" w:author="Author" w:date="2026-06-29T11:26:00Z" w16du:dateUtc="2026-06-29T15:26:00Z">
        <w:r>
          <w:rPr>
            <w:b/>
            <w:bCs/>
          </w:rPr>
          <w:t>First bold bullet point with track changes</w:t>
        </w:r>
      </w:ins>
    </w:p>
    <w:p w14:paraId="5154DDF5" w14:textId="77777777" w:rsidR="00C11942" w:rsidRDefault="00F142B0">
      <w:pPr>
        <w:rPr>
          <w:ins w:id="9" w:author="Author" w:date="2026-06-29T11:26:00Z" w16du:dateUtc="2026-06-29T15:26:00Z"/>
        </w:rPr>
      </w:pPr>
      <w:ins w:id="10" w:author="Author" w:date="2026-06-29T11:26:00Z" w16du:dateUtc="2026-06-29T15:26:00Z">
        <w:r>
          <w:rPr>
            <w:b/>
            <w:bCs/>
          </w:rPr>
          <w:t>Second bold bullet point with edits</w:t>
        </w:r>
      </w:ins>
    </w:p>
    <w:p w14:paraId="23A65EB7" w14:textId="77777777" w:rsidR="00FE5B45" w:rsidRDefault="00F142B0">
      <w:pPr>
        <w:pPrChange w:id="11" w:author="Author" w:date="2026-06-29T11:26:00Z" w16du:dateUtc="2026-06-29T15:26:00Z">
          <w:pPr>
            <w:spacing w:line="240" w:lineRule="auto"/>
          </w:pPr>
        </w:pPrChange>
      </w:pPr>
      <w:ins w:id="12" w:author="Author" w:date="2026-06-29T11:26:00Z" w16du:dateUtc="2026-06-29T15:26:00Z">
        <w:r>
          <w:rPr>
            <w:b/>
            <w:bCs/>
          </w:rPr>
          <w:t>Third bold bullet point demonstrating editing</w:t>
        </w:r>
      </w:ins>
      <w:del w:id="13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delText>Title style creates a visually prominent document heading.</w:delText>
        </w:r>
      </w:del>
    </w:p>
    <w:sectPr w:rsidR="00FE5B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B45"/>
    <w:rsid w:val="007F6CB4"/>
    <w:rsid w:val="00BA09A8"/>
    <w:rsid w:val="00C11942"/>
    <w:rsid w:val="00F142B0"/>
    <w:rsid w:val="00FE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125A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2026-06-29T15:26:00Z</dcterms:modified>
</cp:coreProperties>
</file>