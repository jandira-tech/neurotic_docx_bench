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A9D0D9" w14:textId="52DE1325" w:rsidR="005A1E30" w:rsidRPr="001036C6" w:rsidRDefault="00876040" w:rsidP="005A1E30">
      <w:pPr>
        <w:rPr>
          <w:del w:id="0" w:author="Comparison" w:date="2026-09-26T15:12:00Z" w16du:dateUtc="2026-09-26T19:12:00Z"/>
          <w:rFonts w:ascii="Arial" w:hAnsi="Arial" w:cs="Arial"/>
        </w:rPr>
      </w:pPr>
      <w:ins w:id="1" w:author="Comparison" w:date="2026-09-26T15:12:00Z" w16du:dateUtc="2026-09-26T19:12:00Z">
        <w:r>
          <w:t>Document without sectPr</w:t>
        </w:r>
      </w:ins>
      <w:del w:id="2" w:author="Comparison" w:date="2026-09-26T15:12:00Z" w16du:dateUtc="2026-09-26T19:12:00Z">
        <w:r w:rsidR="005A1E30" w:rsidRPr="001036C6">
          <w:rPr>
            <w:rFonts w:ascii="Arial" w:hAnsi="Arial" w:cs="Arial"/>
          </w:rPr>
          <w:br/>
          <w:delText>By: ___________________________</w:delText>
        </w:r>
        <w:r w:rsidR="005A1E30" w:rsidRPr="001036C6">
          <w:rPr>
            <w:rFonts w:ascii="Arial" w:hAnsi="Arial" w:cs="Arial"/>
          </w:rPr>
          <w:br/>
          <w:delText xml:space="preserve">Name: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="005A1E30" w:rsidRPr="001036C6">
          <w:rPr>
            <w:rFonts w:ascii="Arial" w:hAnsi="Arial" w:cs="Arial"/>
          </w:rPr>
          <w:br/>
          <w:delText xml:space="preserve">Title: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="005A1E30" w:rsidRPr="001036C6">
          <w:rPr>
            <w:rFonts w:ascii="Arial" w:hAnsi="Arial" w:cs="Arial"/>
          </w:rPr>
          <w:br/>
          <w:delText xml:space="preserve">Date: </w:delText>
        </w:r>
        <w:r w:rsidR="00C3264C" w:rsidRPr="001036C6">
          <w:rPr>
            <w:rFonts w:ascii="Arial" w:hAnsi="Arial" w:cs="Arial"/>
          </w:rPr>
          <w:delText>___________________________</w:delText>
        </w:r>
      </w:del>
    </w:p>
    <w:p w14:paraId="47BDCB3B" w14:textId="39B2BC50" w:rsidR="005A1E30" w:rsidRPr="001036C6" w:rsidRDefault="005A1E30" w:rsidP="005A1E30">
      <w:pPr>
        <w:rPr>
          <w:del w:id="3" w:author="Comparison" w:date="2026-09-26T15:12:00Z" w16du:dateUtc="2026-09-26T19:12:00Z"/>
          <w:rFonts w:ascii="Arial" w:hAnsi="Arial" w:cs="Arial"/>
        </w:rPr>
      </w:pPr>
      <w:del w:id="4" w:author="Comparison" w:date="2026-09-26T15:12:00Z" w16du:dateUtc="2026-09-26T19:12:00Z">
        <w:r w:rsidRPr="001036C6">
          <w:rPr>
            <w:rFonts w:ascii="Arial" w:hAnsi="Arial" w:cs="Arial"/>
          </w:rPr>
          <w:br/>
          <w:delText>By: ___________________________</w:delText>
        </w:r>
        <w:r w:rsidRPr="001036C6">
          <w:rPr>
            <w:rFonts w:ascii="Arial" w:hAnsi="Arial" w:cs="Arial"/>
          </w:rPr>
          <w:br/>
          <w:delText xml:space="preserve">Name: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Title: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Date: </w:delText>
        </w:r>
        <w:r w:rsidR="00C3264C" w:rsidRPr="001036C6">
          <w:rPr>
            <w:rFonts w:ascii="Arial" w:hAnsi="Arial" w:cs="Arial"/>
          </w:rPr>
          <w:delText>___________________________</w:delText>
        </w:r>
      </w:del>
    </w:p>
    <w:p w14:paraId="002A0B76" w14:textId="572A6B54" w:rsidR="000B7C73" w:rsidRDefault="000B7C73">
      <w:pPr>
        <w:rPr>
          <w:rPrChange w:id="5" w:author="Comparison" w:date="2026-09-26T15:12:00Z" w16du:dateUtc="2026-09-26T19:12:00Z">
            <w:rPr>
              <w:rFonts w:ascii="Arial" w:hAnsi="Arial" w:cs="Arial"/>
            </w:rPr>
          </w:rPrChange>
        </w:rPr>
      </w:pPr>
    </w:p>
    <w:sectPr w:rsidR="000B7C7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C90A8E" w14:textId="77777777" w:rsidR="00876040" w:rsidRDefault="00876040" w:rsidP="00DC066E">
      <w:r>
        <w:separator/>
      </w:r>
    </w:p>
  </w:endnote>
  <w:endnote w:type="continuationSeparator" w:id="0">
    <w:p w14:paraId="49FDC84D" w14:textId="77777777" w:rsidR="00876040" w:rsidRDefault="00876040" w:rsidP="00DC0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7DAC2A" w14:textId="0E7715C7" w:rsidR="00DC066E" w:rsidRDefault="00194B4C">
    <w:pPr>
      <w:pStyle w:val="Header"/>
      <w:rPr>
        <w:rPrChange w:id="8" w:author="Comparison" w:date="2026-09-26T15:12:00Z" w16du:dateUtc="2026-09-26T19:12:00Z">
          <w:rPr>
            <w:rFonts w:ascii="Times New Roman" w:hAnsi="Times New Roman" w:cs="Times New Roman"/>
            <w:color w:val="8EAADB" w:themeColor="accent1" w:themeTint="99"/>
            <w:sz w:val="36"/>
            <w:szCs w:val="36"/>
          </w:rPr>
        </w:rPrChange>
      </w:rPr>
      <w:pPrChange w:id="9" w:author="Comparison" w:date="2026-09-26T15:12:00Z" w16du:dateUtc="2026-09-26T19:12:00Z">
        <w:pPr>
          <w:pStyle w:val="Header"/>
          <w:jc w:val="center"/>
        </w:pPr>
      </w:pPrChange>
    </w:pPr>
    <w:del w:id="10" w:author="Comparison" w:date="2026-09-26T15:12:00Z" w16du:dateUtc="2026-09-26T19:12:00Z">
      <w:r>
        <w:rPr>
          <w:rFonts w:ascii="Times New Roman" w:hAnsi="Times New Roman" w:cs="Times New Roman"/>
          <w:color w:val="8EAADB" w:themeColor="accent1" w:themeTint="99"/>
          <w:sz w:val="36"/>
          <w:szCs w:val="36"/>
        </w:rPr>
        <w:delText>Footer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1257B7" w14:textId="77777777" w:rsidR="00876040" w:rsidRDefault="00876040" w:rsidP="00DC066E">
      <w:r>
        <w:separator/>
      </w:r>
    </w:p>
  </w:footnote>
  <w:footnote w:type="continuationSeparator" w:id="0">
    <w:p w14:paraId="6AFBDEB9" w14:textId="77777777" w:rsidR="00876040" w:rsidRDefault="00876040" w:rsidP="00DC0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F40E34" w14:textId="6E8FD088" w:rsidR="00DC066E" w:rsidRDefault="00194B4C">
    <w:pPr>
      <w:pStyle w:val="Header"/>
      <w:rPr>
        <w:rPrChange w:id="6" w:author="Comparison" w:date="2026-09-26T15:12:00Z" w16du:dateUtc="2026-09-26T19:12:00Z">
          <w:rPr>
            <w:i/>
            <w:iCs/>
          </w:rPr>
        </w:rPrChange>
      </w:rPr>
    </w:pPr>
    <w:del w:id="7" w:author="Comparison" w:date="2026-09-26T15:12:00Z" w16du:dateUtc="2026-09-26T19:12:00Z">
      <w:r>
        <w:rPr>
          <w:i/>
          <w:iCs/>
        </w:rPr>
        <w:delText>Generic content header</w:delText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4F"/>
    <w:rsid w:val="000A3295"/>
    <w:rsid w:val="000B7C73"/>
    <w:rsid w:val="000C27D1"/>
    <w:rsid w:val="000C79F5"/>
    <w:rsid w:val="001036C6"/>
    <w:rsid w:val="00194B4C"/>
    <w:rsid w:val="0024634F"/>
    <w:rsid w:val="00347301"/>
    <w:rsid w:val="00360F1B"/>
    <w:rsid w:val="003C1D14"/>
    <w:rsid w:val="003D4722"/>
    <w:rsid w:val="004150C4"/>
    <w:rsid w:val="005A1E30"/>
    <w:rsid w:val="005D61A1"/>
    <w:rsid w:val="00630FFB"/>
    <w:rsid w:val="00676690"/>
    <w:rsid w:val="0069783C"/>
    <w:rsid w:val="007442EE"/>
    <w:rsid w:val="00793D8C"/>
    <w:rsid w:val="00876040"/>
    <w:rsid w:val="00944F63"/>
    <w:rsid w:val="00A131E4"/>
    <w:rsid w:val="00A519C4"/>
    <w:rsid w:val="00A774F8"/>
    <w:rsid w:val="00AB25A1"/>
    <w:rsid w:val="00AF4127"/>
    <w:rsid w:val="00B55902"/>
    <w:rsid w:val="00B66469"/>
    <w:rsid w:val="00C3264C"/>
    <w:rsid w:val="00DC066E"/>
    <w:rsid w:val="00F46982"/>
    <w:rsid w:val="00F6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16400"/>
  <w15:chartTrackingRefBased/>
  <w15:docId w15:val="{4ADF3CDD-7D3E-F74B-9A9C-2379B1BC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A1E3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326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66E"/>
  </w:style>
  <w:style w:type="paragraph" w:styleId="Footer">
    <w:name w:val="footer"/>
    <w:basedOn w:val="Normal"/>
    <w:link w:val="Foot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57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cp:lastPrinted>2024-05-16T16:19:00Z</cp:lastPrinted>
  <dcterms:created xsi:type="dcterms:W3CDTF">2025-12-01T21:10:00Z</dcterms:created>
  <dcterms:modified xsi:type="dcterms:W3CDTF">2026-09-26T19:12:00Z</dcterms:modified>
</cp:coreProperties>
</file>