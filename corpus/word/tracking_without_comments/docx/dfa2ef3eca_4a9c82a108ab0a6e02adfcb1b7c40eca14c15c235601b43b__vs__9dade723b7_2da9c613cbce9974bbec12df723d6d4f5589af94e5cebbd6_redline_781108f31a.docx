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EAE6DD" w14:textId="77777777" w:rsidR="00BA6528" w:rsidRDefault="00510086">
      <w:pPr>
        <w:jc w:val="center"/>
        <w:rPr>
          <w:ins w:id="19" w:author="Comparison" w:date="2026-09-25T21:11:00Z" w16du:dateUtc="2026-09-26T01:11:00Z"/>
          <w:rFonts w:ascii="Arial" w:eastAsia="Arial" w:hAnsi="Arial" w:cs="Arial"/>
          <w:b/>
          <w:sz w:val="28"/>
          <w:szCs w:val="28"/>
        </w:rPr>
      </w:pPr>
      <w:ins w:id="20" w:author="Comparison" w:date="2026-09-25T21:11:00Z" w16du:dateUtc="2026-09-26T01:11:00Z">
        <w:r>
          <w:rPr>
            <w:rFonts w:ascii="Arial" w:eastAsia="Arial" w:hAnsi="Arial" w:cs="Arial"/>
            <w:b/>
            <w:noProof/>
            <w:sz w:val="28"/>
            <w:szCs w:val="28"/>
          </w:rPr>
          <w:drawing>
            <wp:anchor distT="0" distB="0" distL="114300" distR="114300" simplePos="0" relativeHeight="251659264" behindDoc="0" locked="0" layoutInCell="1" hidden="0" allowOverlap="1">
              <wp:simplePos x="0" y="0"/>
              <wp:positionH relativeFrom="margin">
                <wp:posOffset>-238124</wp:posOffset>
              </wp:positionH>
              <wp:positionV relativeFrom="margin">
                <wp:posOffset>0</wp:posOffset>
              </wp:positionV>
              <wp:extent cx="3042000" cy="925200"/>
              <wp:effectExtent l="0" t="0" r="0" b="0"/>
              <wp:wrapSquare wrapText="bothSides" distT="0" distB="0" distL="114300" distR="114300"/>
              <wp:docPr id="2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042000" cy="925200"/>
                      </a:xfrm>
                      <a:prstGeom prst="rect">
                        <a:avLst/>
                      </a:prstGeom>
                      <a:ln/>
                    </pic:spPr>
                  </pic:pic>
                </a:graphicData>
              </a:graphic>
            </wp:anchor>
          </w:drawing>
        </w:r>
      </w:ins>
    </w:p>
    <w:p w14:paraId="06A77E43" w14:textId="77777777" w:rsidR="00BA6528" w:rsidRDefault="00BA6528">
      <w:pPr>
        <w:jc w:val="center"/>
        <w:rPr>
          <w:ins w:id="21" w:author="Comparison" w:date="2026-09-25T21:11:00Z" w16du:dateUtc="2026-09-26T01:11:00Z"/>
          <w:rFonts w:ascii="Arial" w:eastAsia="Arial" w:hAnsi="Arial" w:cs="Arial"/>
          <w:b/>
          <w:sz w:val="28"/>
          <w:szCs w:val="28"/>
        </w:rPr>
      </w:pPr>
    </w:p>
    <w:p w14:paraId="62A378E0" w14:textId="77777777" w:rsidR="00BA6528" w:rsidRDefault="00BA6528">
      <w:pPr>
        <w:jc w:val="center"/>
        <w:rPr>
          <w:ins w:id="22" w:author="Comparison" w:date="2026-09-25T21:11:00Z" w16du:dateUtc="2026-09-26T01:11:00Z"/>
          <w:rFonts w:ascii="Arial" w:eastAsia="Arial" w:hAnsi="Arial" w:cs="Arial"/>
          <w:b/>
          <w:sz w:val="28"/>
          <w:szCs w:val="28"/>
        </w:rPr>
      </w:pPr>
    </w:p>
    <w:p w14:paraId="34610D7B" w14:textId="77777777" w:rsidR="00BA6528" w:rsidRDefault="00BA6528">
      <w:pPr>
        <w:jc w:val="center"/>
        <w:rPr>
          <w:ins w:id="23" w:author="Comparison" w:date="2026-09-25T21:11:00Z" w16du:dateUtc="2026-09-26T01:11:00Z"/>
          <w:rFonts w:ascii="Arial" w:eastAsia="Arial" w:hAnsi="Arial" w:cs="Arial"/>
          <w:b/>
          <w:sz w:val="28"/>
          <w:szCs w:val="28"/>
        </w:rPr>
      </w:pPr>
    </w:p>
    <w:p w14:paraId="0A4EF4F0" w14:textId="77777777" w:rsidR="00BA6528" w:rsidRDefault="00510086">
      <w:pPr>
        <w:jc w:val="center"/>
        <w:rPr>
          <w:ins w:id="24" w:author="Comparison" w:date="2026-09-25T21:11:00Z" w16du:dateUtc="2026-09-26T01:11:00Z"/>
          <w:rFonts w:ascii="Source Sans Pro" w:eastAsia="Source Sans Pro" w:hAnsi="Source Sans Pro" w:cs="Source Sans Pro"/>
          <w:b/>
          <w:sz w:val="28"/>
          <w:szCs w:val="28"/>
        </w:rPr>
      </w:pPr>
      <w:ins w:id="25" w:author="Comparison" w:date="2026-09-25T21:11:00Z" w16du:dateUtc="2026-09-26T01:11:00Z">
        <w:r>
          <w:rPr>
            <w:rFonts w:ascii="Source Sans Pro" w:eastAsia="Source Sans Pro" w:hAnsi="Source Sans Pro" w:cs="Source Sans Pro"/>
            <w:b/>
            <w:sz w:val="28"/>
            <w:szCs w:val="28"/>
          </w:rPr>
          <w:t>MMedSci Advanced Clinical Practice</w:t>
        </w:r>
      </w:ins>
    </w:p>
    <w:p w14:paraId="12175915" w14:textId="77777777" w:rsidR="00BA6528" w:rsidRDefault="00510086">
      <w:pPr>
        <w:jc w:val="center"/>
        <w:rPr>
          <w:ins w:id="26" w:author="Comparison" w:date="2026-09-25T21:11:00Z" w16du:dateUtc="2026-09-26T01:11:00Z"/>
          <w:rFonts w:ascii="Source Sans Pro" w:eastAsia="Source Sans Pro" w:hAnsi="Source Sans Pro" w:cs="Source Sans Pro"/>
          <w:b/>
          <w:sz w:val="28"/>
          <w:szCs w:val="28"/>
        </w:rPr>
      </w:pPr>
      <w:ins w:id="27" w:author="Comparison" w:date="2026-09-25T21:11:00Z" w16du:dateUtc="2026-09-26T01:11:00Z">
        <w:r>
          <w:rPr>
            <w:rFonts w:ascii="Source Sans Pro" w:eastAsia="Source Sans Pro" w:hAnsi="Source Sans Pro" w:cs="Source Sans Pro"/>
            <w:b/>
            <w:sz w:val="28"/>
            <w:szCs w:val="28"/>
          </w:rPr>
          <w:t>Clinical supervisor form</w:t>
        </w:r>
      </w:ins>
    </w:p>
    <w:p w14:paraId="24C12F75" w14:textId="77777777" w:rsidR="00BA6528" w:rsidRDefault="00BA6528">
      <w:pPr>
        <w:rPr>
          <w:ins w:id="28" w:author="Comparison" w:date="2026-09-25T21:11:00Z" w16du:dateUtc="2026-09-26T01:11:00Z"/>
          <w:rFonts w:ascii="Source Sans Pro" w:eastAsia="Source Sans Pro" w:hAnsi="Source Sans Pro" w:cs="Source Sans Pro"/>
        </w:rPr>
      </w:pPr>
    </w:p>
    <w:p w14:paraId="22465128" w14:textId="77777777" w:rsidR="00BA6528" w:rsidRDefault="00510086">
      <w:pPr>
        <w:rPr>
          <w:ins w:id="29" w:author="Comparison" w:date="2026-09-25T21:11:00Z" w16du:dateUtc="2026-09-26T01:11:00Z"/>
          <w:rFonts w:ascii="Source Sans Pro" w:eastAsia="Source Sans Pro" w:hAnsi="Source Sans Pro" w:cs="Source Sans Pro"/>
          <w:b/>
        </w:rPr>
      </w:pPr>
      <w:ins w:id="30" w:author="Comparison" w:date="2026-09-25T21:11:00Z" w16du:dateUtc="2026-09-26T01:11:00Z">
        <w:r>
          <w:rPr>
            <w:rFonts w:ascii="Source Sans Pro" w:eastAsia="Source Sans Pro" w:hAnsi="Source Sans Pro" w:cs="Source Sans Pro"/>
          </w:rPr>
          <w:t>I confirm that my manager has agreed to my undertaking this course and will support me in gaining practical experience and clinical exposure by having the opportunity to experience a variety of clinical learning opportunities. I have identified a clinical supervisor who will support me through the duration of the programme.</w:t>
        </w:r>
      </w:ins>
    </w:p>
    <w:p w14:paraId="7EA4211A" w14:textId="77777777" w:rsidR="00BA6528" w:rsidRDefault="00510086">
      <w:pPr>
        <w:pBdr>
          <w:top w:val="single" w:sz="4" w:space="1" w:color="000000"/>
          <w:left w:val="single" w:sz="4" w:space="4" w:color="000000"/>
          <w:bottom w:val="single" w:sz="4" w:space="1" w:color="000000"/>
          <w:right w:val="single" w:sz="4" w:space="4" w:color="000000"/>
        </w:pBdr>
        <w:rPr>
          <w:ins w:id="31" w:author="Comparison" w:date="2026-09-25T21:11:00Z" w16du:dateUtc="2026-09-26T01:11:00Z"/>
          <w:rFonts w:ascii="Source Sans Pro" w:eastAsia="Source Sans Pro" w:hAnsi="Source Sans Pro" w:cs="Source Sans Pro"/>
          <w:b/>
        </w:rPr>
      </w:pPr>
      <w:ins w:id="32" w:author="Comparison" w:date="2026-09-25T21:11:00Z" w16du:dateUtc="2026-09-26T01:11:00Z">
        <w:r>
          <w:rPr>
            <w:rFonts w:ascii="Source Sans Pro" w:eastAsia="Source Sans Pro" w:hAnsi="Source Sans Pro" w:cs="Source Sans Pro"/>
            <w:b/>
          </w:rPr>
          <w:t xml:space="preserve">Applicant’s full name: </w:t>
        </w:r>
        <w:r>
          <w:rPr>
            <w:rFonts w:ascii="Source Sans Pro" w:eastAsia="Source Sans Pro" w:hAnsi="Source Sans Pro" w:cs="Source Sans Pro"/>
          </w:rPr>
          <w:t xml:space="preserve">        </w:t>
        </w:r>
        <w:r>
          <w:rPr>
            <w:rFonts w:ascii="Source Sans Pro" w:eastAsia="Source Sans Pro" w:hAnsi="Source Sans Pro" w:cs="Source Sans Pro"/>
          </w:rPr>
          <w:tab/>
        </w:r>
        <w:r>
          <w:rPr>
            <w:rFonts w:ascii="Source Sans Pro" w:eastAsia="Source Sans Pro" w:hAnsi="Source Sans Pro" w:cs="Source Sans Pro"/>
          </w:rPr>
          <w:tab/>
        </w:r>
        <w:r>
          <w:rPr>
            <w:rFonts w:ascii="Source Sans Pro" w:eastAsia="Source Sans Pro" w:hAnsi="Source Sans Pro" w:cs="Source Sans Pro"/>
          </w:rPr>
          <w:tab/>
        </w:r>
        <w:r>
          <w:rPr>
            <w:rFonts w:ascii="Source Sans Pro" w:eastAsia="Source Sans Pro" w:hAnsi="Source Sans Pro" w:cs="Source Sans Pro"/>
          </w:rPr>
          <w:tab/>
        </w:r>
        <w:r>
          <w:rPr>
            <w:rFonts w:ascii="Source Sans Pro" w:eastAsia="Source Sans Pro" w:hAnsi="Source Sans Pro" w:cs="Source Sans Pro"/>
          </w:rPr>
          <w:tab/>
        </w:r>
        <w:r>
          <w:rPr>
            <w:rFonts w:ascii="Source Sans Pro" w:eastAsia="Source Sans Pro" w:hAnsi="Source Sans Pro" w:cs="Source Sans Pro"/>
            <w:b/>
          </w:rPr>
          <w:tab/>
        </w:r>
        <w:r>
          <w:rPr>
            <w:rFonts w:ascii="Source Sans Pro" w:eastAsia="Source Sans Pro" w:hAnsi="Source Sans Pro" w:cs="Source Sans Pro"/>
            <w:b/>
          </w:rPr>
          <w:tab/>
        </w:r>
        <w:r>
          <w:rPr>
            <w:rFonts w:ascii="Source Sans Pro" w:eastAsia="Source Sans Pro" w:hAnsi="Source Sans Pro" w:cs="Source Sans Pro"/>
            <w:b/>
          </w:rPr>
          <w:tab/>
        </w:r>
      </w:ins>
    </w:p>
    <w:p w14:paraId="7996DDC6" w14:textId="77777777" w:rsidR="00BA6528" w:rsidRDefault="00510086">
      <w:pPr>
        <w:pBdr>
          <w:top w:val="single" w:sz="4" w:space="1" w:color="000000"/>
          <w:left w:val="single" w:sz="4" w:space="4" w:color="000000"/>
          <w:bottom w:val="single" w:sz="4" w:space="1" w:color="000000"/>
          <w:right w:val="single" w:sz="4" w:space="4" w:color="000000"/>
        </w:pBdr>
        <w:rPr>
          <w:ins w:id="33" w:author="Comparison" w:date="2026-09-25T21:11:00Z" w16du:dateUtc="2026-09-26T01:11:00Z"/>
          <w:rFonts w:ascii="Source Sans Pro" w:eastAsia="Source Sans Pro" w:hAnsi="Source Sans Pro" w:cs="Source Sans Pro"/>
        </w:rPr>
      </w:pPr>
      <w:ins w:id="34" w:author="Comparison" w:date="2026-09-25T21:11:00Z" w16du:dateUtc="2026-09-26T01:11:00Z">
        <w:r>
          <w:rPr>
            <w:rFonts w:ascii="Source Sans Pro" w:eastAsia="Source Sans Pro" w:hAnsi="Source Sans Pro" w:cs="Source Sans Pro"/>
            <w:b/>
          </w:rPr>
          <w:t>Job title:</w:t>
        </w:r>
        <w:r>
          <w:rPr>
            <w:rFonts w:ascii="Source Sans Pro" w:eastAsia="Source Sans Pro" w:hAnsi="Source Sans Pro" w:cs="Source Sans Pro"/>
            <w:b/>
          </w:rPr>
          <w:tab/>
        </w:r>
        <w:r>
          <w:rPr>
            <w:rFonts w:ascii="Source Sans Pro" w:eastAsia="Source Sans Pro" w:hAnsi="Source Sans Pro" w:cs="Source Sans Pro"/>
            <w:b/>
          </w:rPr>
          <w:tab/>
        </w:r>
        <w:r>
          <w:rPr>
            <w:rFonts w:ascii="Source Sans Pro" w:eastAsia="Source Sans Pro" w:hAnsi="Source Sans Pro" w:cs="Source Sans Pro"/>
            <w:b/>
          </w:rPr>
          <w:tab/>
        </w:r>
        <w:r>
          <w:rPr>
            <w:rFonts w:ascii="Source Sans Pro" w:eastAsia="Source Sans Pro" w:hAnsi="Source Sans Pro" w:cs="Source Sans Pro"/>
            <w:b/>
          </w:rPr>
          <w:tab/>
        </w:r>
        <w:r>
          <w:rPr>
            <w:rFonts w:ascii="Source Sans Pro" w:eastAsia="Source Sans Pro" w:hAnsi="Source Sans Pro" w:cs="Source Sans Pro"/>
            <w:b/>
          </w:rPr>
          <w:tab/>
        </w:r>
        <w:r>
          <w:rPr>
            <w:rFonts w:ascii="Source Sans Pro" w:eastAsia="Source Sans Pro" w:hAnsi="Source Sans Pro" w:cs="Source Sans Pro"/>
            <w:b/>
          </w:rPr>
          <w:tab/>
        </w:r>
        <w:r>
          <w:rPr>
            <w:rFonts w:ascii="Source Sans Pro" w:eastAsia="Source Sans Pro" w:hAnsi="Source Sans Pro" w:cs="Source Sans Pro"/>
            <w:b/>
          </w:rPr>
          <w:tab/>
        </w:r>
        <w:r>
          <w:rPr>
            <w:rFonts w:ascii="Source Sans Pro" w:eastAsia="Source Sans Pro" w:hAnsi="Source Sans Pro" w:cs="Source Sans Pro"/>
            <w:b/>
          </w:rPr>
          <w:tab/>
        </w:r>
      </w:ins>
    </w:p>
    <w:p w14:paraId="2BC6F462" w14:textId="77777777" w:rsidR="00BA6528" w:rsidRDefault="00510086">
      <w:pPr>
        <w:pBdr>
          <w:top w:val="single" w:sz="4" w:space="1" w:color="000000"/>
          <w:left w:val="single" w:sz="4" w:space="4" w:color="000000"/>
          <w:bottom w:val="single" w:sz="4" w:space="1" w:color="000000"/>
          <w:right w:val="single" w:sz="4" w:space="4" w:color="000000"/>
        </w:pBdr>
        <w:rPr>
          <w:ins w:id="35" w:author="Comparison" w:date="2026-09-25T21:11:00Z" w16du:dateUtc="2026-09-26T01:11:00Z"/>
          <w:rFonts w:ascii="Source Sans Pro" w:eastAsia="Source Sans Pro" w:hAnsi="Source Sans Pro" w:cs="Source Sans Pro"/>
          <w:b/>
        </w:rPr>
      </w:pPr>
      <w:ins w:id="36" w:author="Comparison" w:date="2026-09-25T21:11:00Z" w16du:dateUtc="2026-09-26T01:11:00Z">
        <w:r>
          <w:rPr>
            <w:rFonts w:ascii="Source Sans Pro" w:eastAsia="Source Sans Pro" w:hAnsi="Source Sans Pro" w:cs="Source Sans Pro"/>
            <w:b/>
          </w:rPr>
          <w:t>Place of Work:</w:t>
        </w:r>
      </w:ins>
    </w:p>
    <w:p w14:paraId="0A9A2C65" w14:textId="77777777" w:rsidR="00BA6528" w:rsidRDefault="00510086">
      <w:pPr>
        <w:pBdr>
          <w:top w:val="single" w:sz="4" w:space="1" w:color="000000"/>
          <w:left w:val="single" w:sz="4" w:space="4" w:color="000000"/>
          <w:bottom w:val="single" w:sz="4" w:space="1" w:color="000000"/>
          <w:right w:val="single" w:sz="4" w:space="4" w:color="000000"/>
        </w:pBdr>
        <w:rPr>
          <w:ins w:id="37" w:author="Comparison" w:date="2026-09-25T21:11:00Z" w16du:dateUtc="2026-09-26T01:11:00Z"/>
          <w:rFonts w:ascii="Source Sans Pro" w:eastAsia="Source Sans Pro" w:hAnsi="Source Sans Pro" w:cs="Source Sans Pro"/>
          <w:b/>
        </w:rPr>
      </w:pPr>
      <w:ins w:id="38" w:author="Comparison" w:date="2026-09-25T21:11:00Z" w16du:dateUtc="2026-09-26T01:11:00Z">
        <w:r>
          <w:rPr>
            <w:rFonts w:ascii="Source Sans Pro" w:eastAsia="Source Sans Pro" w:hAnsi="Source Sans Pro" w:cs="Source Sans Pro"/>
            <w:b/>
          </w:rPr>
          <w:t>Signed:</w:t>
        </w:r>
        <w:r>
          <w:rPr>
            <w:rFonts w:ascii="Source Sans Pro" w:eastAsia="Source Sans Pro" w:hAnsi="Source Sans Pro" w:cs="Source Sans Pro"/>
            <w:b/>
          </w:rPr>
          <w:tab/>
        </w:r>
        <w:r>
          <w:rPr>
            <w:rFonts w:ascii="Source Sans Pro" w:eastAsia="Source Sans Pro" w:hAnsi="Source Sans Pro" w:cs="Source Sans Pro"/>
            <w:b/>
          </w:rPr>
          <w:tab/>
        </w:r>
        <w:r>
          <w:rPr>
            <w:rFonts w:ascii="Source Sans Pro" w:eastAsia="Source Sans Pro" w:hAnsi="Source Sans Pro" w:cs="Source Sans Pro"/>
            <w:b/>
          </w:rPr>
          <w:tab/>
        </w:r>
        <w:r>
          <w:rPr>
            <w:rFonts w:ascii="Source Sans Pro" w:eastAsia="Source Sans Pro" w:hAnsi="Source Sans Pro" w:cs="Source Sans Pro"/>
            <w:b/>
          </w:rPr>
          <w:tab/>
        </w:r>
        <w:r>
          <w:rPr>
            <w:rFonts w:ascii="Source Sans Pro" w:eastAsia="Source Sans Pro" w:hAnsi="Source Sans Pro" w:cs="Source Sans Pro"/>
            <w:b/>
          </w:rPr>
          <w:tab/>
        </w:r>
        <w:r>
          <w:rPr>
            <w:rFonts w:ascii="Source Sans Pro" w:eastAsia="Source Sans Pro" w:hAnsi="Source Sans Pro" w:cs="Source Sans Pro"/>
            <w:b/>
          </w:rPr>
          <w:tab/>
        </w:r>
        <w:r>
          <w:rPr>
            <w:rFonts w:ascii="Source Sans Pro" w:eastAsia="Source Sans Pro" w:hAnsi="Source Sans Pro" w:cs="Source Sans Pro"/>
            <w:b/>
          </w:rPr>
          <w:tab/>
        </w:r>
        <w:r>
          <w:rPr>
            <w:rFonts w:ascii="Source Sans Pro" w:eastAsia="Source Sans Pro" w:hAnsi="Source Sans Pro" w:cs="Source Sans Pro"/>
            <w:b/>
          </w:rPr>
          <w:tab/>
          <w:t>Date:</w:t>
        </w:r>
      </w:ins>
    </w:p>
    <w:p w14:paraId="57A5DB88" w14:textId="77777777" w:rsidR="00BA6528" w:rsidRDefault="00BA6528">
      <w:pPr>
        <w:pBdr>
          <w:top w:val="single" w:sz="4" w:space="1" w:color="000000"/>
          <w:left w:val="single" w:sz="4" w:space="4" w:color="000000"/>
          <w:bottom w:val="single" w:sz="4" w:space="1" w:color="000000"/>
          <w:right w:val="single" w:sz="4" w:space="4" w:color="000000"/>
        </w:pBdr>
        <w:rPr>
          <w:ins w:id="39" w:author="Comparison" w:date="2026-09-25T21:11:00Z" w16du:dateUtc="2026-09-26T01:11:00Z"/>
          <w:rFonts w:ascii="Source Sans Pro" w:eastAsia="Source Sans Pro" w:hAnsi="Source Sans Pro" w:cs="Source Sans Pro"/>
          <w:b/>
        </w:rPr>
      </w:pPr>
    </w:p>
    <w:p w14:paraId="10E3DD21" w14:textId="77777777" w:rsidR="00BA6528" w:rsidRDefault="00510086">
      <w:pPr>
        <w:pBdr>
          <w:top w:val="single" w:sz="4" w:space="1" w:color="000000"/>
          <w:left w:val="single" w:sz="4" w:space="4" w:color="000000"/>
          <w:bottom w:val="single" w:sz="4" w:space="1" w:color="000000"/>
          <w:right w:val="single" w:sz="4" w:space="4" w:color="000000"/>
        </w:pBdr>
        <w:rPr>
          <w:ins w:id="40" w:author="Comparison" w:date="2026-09-25T21:11:00Z" w16du:dateUtc="2026-09-26T01:11:00Z"/>
          <w:rFonts w:ascii="Source Sans Pro" w:eastAsia="Source Sans Pro" w:hAnsi="Source Sans Pro" w:cs="Source Sans Pro"/>
          <w:b/>
        </w:rPr>
      </w:pPr>
      <w:ins w:id="41" w:author="Comparison" w:date="2026-09-25T21:11:00Z" w16du:dateUtc="2026-09-26T01:11:00Z">
        <w:r>
          <w:rPr>
            <w:rFonts w:ascii="Source Sans Pro" w:eastAsia="Source Sans Pro" w:hAnsi="Source Sans Pro" w:cs="Source Sans Pro"/>
            <w:b/>
          </w:rPr>
          <w:t>Print Name:</w:t>
        </w:r>
      </w:ins>
    </w:p>
    <w:p w14:paraId="10A703F9" w14:textId="77777777" w:rsidR="00BA6528" w:rsidRDefault="00BA6528">
      <w:pPr>
        <w:pBdr>
          <w:top w:val="single" w:sz="4" w:space="1" w:color="000000"/>
          <w:left w:val="single" w:sz="4" w:space="4" w:color="000000"/>
          <w:bottom w:val="single" w:sz="4" w:space="1" w:color="000000"/>
          <w:right w:val="single" w:sz="4" w:space="4" w:color="000000"/>
        </w:pBdr>
        <w:rPr>
          <w:ins w:id="42" w:author="Comparison" w:date="2026-09-25T21:11:00Z" w16du:dateUtc="2026-09-26T01:11:00Z"/>
          <w:rFonts w:ascii="Source Sans Pro" w:eastAsia="Source Sans Pro" w:hAnsi="Source Sans Pro" w:cs="Source Sans Pro"/>
          <w:b/>
        </w:rPr>
      </w:pPr>
    </w:p>
    <w:p w14:paraId="725017C8" w14:textId="77777777" w:rsidR="00BA6528" w:rsidRDefault="00510086">
      <w:pPr>
        <w:rPr>
          <w:ins w:id="43" w:author="Comparison" w:date="2026-09-25T21:11:00Z" w16du:dateUtc="2026-09-26T01:11:00Z"/>
          <w:rFonts w:ascii="Source Sans Pro" w:eastAsia="Source Sans Pro" w:hAnsi="Source Sans Pro" w:cs="Source Sans Pro"/>
          <w:b/>
        </w:rPr>
      </w:pPr>
      <w:ins w:id="44" w:author="Comparison" w:date="2026-09-25T21:11:00Z" w16du:dateUtc="2026-09-26T01:11:00Z">
        <w:r>
          <w:rPr>
            <w:noProof/>
          </w:rPr>
        </w:r>
      </w:ins>
      <w:r>
        <w:pict w14:anchorId="381688D8">
          <v:rect id="Horizontal Line 1" o:spid="_x0000_s205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5AD59EE" w14:textId="77777777" w:rsidR="00BA6528" w:rsidRDefault="00510086">
      <w:pPr>
        <w:rPr>
          <w:ins w:id="45" w:author="Comparison" w:date="2026-09-25T21:11:00Z" w16du:dateUtc="2026-09-26T01:11:00Z"/>
          <w:rFonts w:ascii="Source Sans Pro" w:eastAsia="Source Sans Pro" w:hAnsi="Source Sans Pro" w:cs="Source Sans Pro"/>
          <w:b/>
        </w:rPr>
      </w:pPr>
      <w:ins w:id="46" w:author="Comparison" w:date="2026-09-25T21:11:00Z" w16du:dateUtc="2026-09-26T01:11:00Z">
        <w:r>
          <w:rPr>
            <w:rFonts w:ascii="Source Sans Pro" w:eastAsia="Source Sans Pro" w:hAnsi="Source Sans Pro" w:cs="Source Sans Pro"/>
            <w:b/>
          </w:rPr>
          <w:t xml:space="preserve">Clinical Supervisor confirmation.  </w:t>
        </w:r>
        <w:r>
          <w:rPr>
            <w:rFonts w:ascii="Source Sans Pro" w:eastAsia="Source Sans Pro" w:hAnsi="Source Sans Pro" w:cs="Source Sans Pro"/>
          </w:rPr>
          <w:t>I confirm that I am willing to support the above named trainee advanced clinical practitioner with this course. I am willing to share clinical expertise, supervise as required, give feedback on their practice, review and feedback on portfolio entries and have professional discussions on different patient cases with the student throughout their studies.</w:t>
        </w:r>
      </w:ins>
    </w:p>
    <w:p w14:paraId="665FC61E" w14:textId="77777777" w:rsidR="00BA6528" w:rsidRDefault="00510086">
      <w:pPr>
        <w:pBdr>
          <w:top w:val="single" w:sz="4" w:space="1" w:color="000000"/>
          <w:left w:val="single" w:sz="4" w:space="4" w:color="000000"/>
          <w:bottom w:val="single" w:sz="4" w:space="1" w:color="000000"/>
          <w:right w:val="single" w:sz="4" w:space="4" w:color="000000"/>
        </w:pBdr>
        <w:rPr>
          <w:ins w:id="47" w:author="Comparison" w:date="2026-09-25T21:11:00Z" w16du:dateUtc="2026-09-26T01:11:00Z"/>
          <w:rFonts w:ascii="Source Sans Pro" w:eastAsia="Source Sans Pro" w:hAnsi="Source Sans Pro" w:cs="Source Sans Pro"/>
          <w:b/>
        </w:rPr>
      </w:pPr>
      <w:ins w:id="48" w:author="Comparison" w:date="2026-09-25T21:11:00Z" w16du:dateUtc="2026-09-26T01:11:00Z">
        <w:r>
          <w:rPr>
            <w:rFonts w:ascii="Source Sans Pro" w:eastAsia="Source Sans Pro" w:hAnsi="Source Sans Pro" w:cs="Source Sans Pro"/>
            <w:b/>
          </w:rPr>
          <w:t>Signature of local mentor:</w:t>
        </w:r>
        <w:r>
          <w:rPr>
            <w:rFonts w:ascii="Source Sans Pro" w:eastAsia="Source Sans Pro" w:hAnsi="Source Sans Pro" w:cs="Source Sans Pro"/>
            <w:b/>
          </w:rPr>
          <w:tab/>
        </w:r>
        <w:r>
          <w:rPr>
            <w:rFonts w:ascii="Source Sans Pro" w:eastAsia="Source Sans Pro" w:hAnsi="Source Sans Pro" w:cs="Source Sans Pro"/>
            <w:b/>
          </w:rPr>
          <w:tab/>
        </w:r>
        <w:r>
          <w:rPr>
            <w:rFonts w:ascii="Source Sans Pro" w:eastAsia="Source Sans Pro" w:hAnsi="Source Sans Pro" w:cs="Source Sans Pro"/>
            <w:b/>
          </w:rPr>
          <w:tab/>
        </w:r>
        <w:r>
          <w:rPr>
            <w:rFonts w:ascii="Source Sans Pro" w:eastAsia="Source Sans Pro" w:hAnsi="Source Sans Pro" w:cs="Source Sans Pro"/>
            <w:b/>
          </w:rPr>
          <w:tab/>
        </w:r>
        <w:r>
          <w:rPr>
            <w:rFonts w:ascii="Source Sans Pro" w:eastAsia="Source Sans Pro" w:hAnsi="Source Sans Pro" w:cs="Source Sans Pro"/>
            <w:b/>
          </w:rPr>
          <w:tab/>
          <w:t>Date:</w:t>
        </w:r>
      </w:ins>
    </w:p>
    <w:p w14:paraId="034051C2" w14:textId="77777777" w:rsidR="00BA6528" w:rsidRDefault="00BA6528">
      <w:pPr>
        <w:pBdr>
          <w:top w:val="single" w:sz="4" w:space="1" w:color="000000"/>
          <w:left w:val="single" w:sz="4" w:space="4" w:color="000000"/>
          <w:bottom w:val="single" w:sz="4" w:space="1" w:color="000000"/>
          <w:right w:val="single" w:sz="4" w:space="4" w:color="000000"/>
        </w:pBdr>
        <w:rPr>
          <w:ins w:id="49" w:author="Comparison" w:date="2026-09-25T21:11:00Z" w16du:dateUtc="2026-09-26T01:11:00Z"/>
          <w:rFonts w:ascii="Source Sans Pro" w:eastAsia="Source Sans Pro" w:hAnsi="Source Sans Pro" w:cs="Source Sans Pro"/>
          <w:b/>
        </w:rPr>
      </w:pPr>
    </w:p>
    <w:p w14:paraId="558D1F52" w14:textId="77777777" w:rsidR="00BA6528" w:rsidRDefault="00510086">
      <w:pPr>
        <w:pBdr>
          <w:top w:val="single" w:sz="4" w:space="1" w:color="000000"/>
          <w:left w:val="single" w:sz="4" w:space="4" w:color="000000"/>
          <w:bottom w:val="single" w:sz="4" w:space="1" w:color="000000"/>
          <w:right w:val="single" w:sz="4" w:space="4" w:color="000000"/>
        </w:pBdr>
        <w:rPr>
          <w:ins w:id="50" w:author="Comparison" w:date="2026-09-25T21:11:00Z" w16du:dateUtc="2026-09-26T01:11:00Z"/>
          <w:rFonts w:ascii="Source Sans Pro" w:eastAsia="Source Sans Pro" w:hAnsi="Source Sans Pro" w:cs="Source Sans Pro"/>
          <w:b/>
        </w:rPr>
      </w:pPr>
      <w:ins w:id="51" w:author="Comparison" w:date="2026-09-25T21:11:00Z" w16du:dateUtc="2026-09-26T01:11:00Z">
        <w:r>
          <w:rPr>
            <w:rFonts w:ascii="Source Sans Pro" w:eastAsia="Source Sans Pro" w:hAnsi="Source Sans Pro" w:cs="Source Sans Pro"/>
            <w:b/>
          </w:rPr>
          <w:t>Print Name:</w:t>
        </w:r>
        <w:r>
          <w:rPr>
            <w:rFonts w:ascii="Source Sans Pro" w:eastAsia="Source Sans Pro" w:hAnsi="Source Sans Pro" w:cs="Source Sans Pro"/>
            <w:b/>
          </w:rPr>
          <w:tab/>
        </w:r>
      </w:ins>
    </w:p>
    <w:p w14:paraId="21F76E33" w14:textId="77777777" w:rsidR="00BA6528" w:rsidRDefault="00BA6528">
      <w:pPr>
        <w:pBdr>
          <w:top w:val="single" w:sz="4" w:space="1" w:color="000000"/>
          <w:left w:val="single" w:sz="4" w:space="4" w:color="000000"/>
          <w:bottom w:val="single" w:sz="4" w:space="1" w:color="000000"/>
          <w:right w:val="single" w:sz="4" w:space="4" w:color="000000"/>
        </w:pBdr>
        <w:rPr>
          <w:ins w:id="52" w:author="Comparison" w:date="2026-09-25T21:11:00Z" w16du:dateUtc="2026-09-26T01:11:00Z"/>
          <w:rFonts w:ascii="Source Sans Pro" w:eastAsia="Source Sans Pro" w:hAnsi="Source Sans Pro" w:cs="Source Sans Pro"/>
          <w:b/>
        </w:rPr>
      </w:pPr>
    </w:p>
    <w:p w14:paraId="2C4B6A1A" w14:textId="77777777" w:rsidR="00BA6528" w:rsidRDefault="00510086">
      <w:pPr>
        <w:pBdr>
          <w:top w:val="single" w:sz="4" w:space="1" w:color="000000"/>
          <w:left w:val="single" w:sz="4" w:space="4" w:color="000000"/>
          <w:bottom w:val="single" w:sz="4" w:space="1" w:color="000000"/>
          <w:right w:val="single" w:sz="4" w:space="4" w:color="000000"/>
        </w:pBdr>
        <w:rPr>
          <w:ins w:id="53" w:author="Comparison" w:date="2026-09-25T21:11:00Z" w16du:dateUtc="2026-09-26T01:11:00Z"/>
          <w:rFonts w:ascii="Source Sans Pro" w:eastAsia="Source Sans Pro" w:hAnsi="Source Sans Pro" w:cs="Source Sans Pro"/>
          <w:b/>
        </w:rPr>
      </w:pPr>
      <w:ins w:id="54" w:author="Comparison" w:date="2026-09-25T21:11:00Z" w16du:dateUtc="2026-09-26T01:11:00Z">
        <w:r>
          <w:rPr>
            <w:rFonts w:ascii="Source Sans Pro" w:eastAsia="Source Sans Pro" w:hAnsi="Source Sans Pro" w:cs="Source Sans Pro"/>
            <w:b/>
          </w:rPr>
          <w:t>Profession:</w:t>
        </w:r>
      </w:ins>
    </w:p>
    <w:p w14:paraId="64323D89" w14:textId="77777777" w:rsidR="00BA6528" w:rsidRDefault="00BA6528">
      <w:pPr>
        <w:pBdr>
          <w:top w:val="single" w:sz="4" w:space="1" w:color="000000"/>
          <w:left w:val="single" w:sz="4" w:space="4" w:color="000000"/>
          <w:bottom w:val="single" w:sz="4" w:space="1" w:color="000000"/>
          <w:right w:val="single" w:sz="4" w:space="4" w:color="000000"/>
        </w:pBdr>
        <w:rPr>
          <w:ins w:id="55" w:author="Comparison" w:date="2026-09-25T21:11:00Z" w16du:dateUtc="2026-09-26T01:11:00Z"/>
          <w:rFonts w:ascii="Source Sans Pro" w:eastAsia="Source Sans Pro" w:hAnsi="Source Sans Pro" w:cs="Source Sans Pro"/>
          <w:b/>
        </w:rPr>
      </w:pPr>
    </w:p>
    <w:p w14:paraId="766FA5A8" w14:textId="77777777" w:rsidR="00BA6528" w:rsidRDefault="00510086">
      <w:pPr>
        <w:pBdr>
          <w:top w:val="single" w:sz="4" w:space="1" w:color="000000"/>
          <w:left w:val="single" w:sz="4" w:space="4" w:color="000000"/>
          <w:bottom w:val="single" w:sz="4" w:space="1" w:color="000000"/>
          <w:right w:val="single" w:sz="4" w:space="4" w:color="000000"/>
        </w:pBdr>
        <w:rPr>
          <w:ins w:id="56" w:author="Comparison" w:date="2026-09-25T21:11:00Z" w16du:dateUtc="2026-09-26T01:11:00Z"/>
          <w:rFonts w:ascii="Source Sans Pro" w:eastAsia="Source Sans Pro" w:hAnsi="Source Sans Pro" w:cs="Source Sans Pro"/>
          <w:b/>
        </w:rPr>
      </w:pPr>
      <w:ins w:id="57" w:author="Comparison" w:date="2026-09-25T21:11:00Z" w16du:dateUtc="2026-09-26T01:11:00Z">
        <w:r>
          <w:rPr>
            <w:rFonts w:ascii="Source Sans Pro" w:eastAsia="Source Sans Pro" w:hAnsi="Source Sans Pro" w:cs="Source Sans Pro"/>
            <w:b/>
          </w:rPr>
          <w:t>Email address:</w:t>
        </w:r>
      </w:ins>
    </w:p>
    <w:p w14:paraId="22142EF4" w14:textId="77777777" w:rsidR="00466CC9" w:rsidRPr="00466CC9" w:rsidRDefault="00466CC9" w:rsidP="00466CC9">
      <w:pPr>
        <w:keepNext/>
        <w:spacing w:after="240"/>
        <w:outlineLvl w:val="0"/>
        <w:rPr>
          <w:del w:id="58" w:author="Comparison" w:date="2026-09-25T21:11:00Z" w16du:dateUtc="2026-09-26T01:11:00Z"/>
          <w:b/>
          <w:kern w:val="28"/>
          <w:sz w:val="30"/>
          <w:szCs w:val="30"/>
        </w:rPr>
      </w:pPr>
      <w:del w:id="59" w:author="Comparison" w:date="2026-09-25T21:11:00Z" w16du:dateUtc="2026-09-26T01:11:00Z">
        <w:r w:rsidRPr="00466CC9">
          <w:rPr>
            <w:b/>
            <w:kern w:val="28"/>
            <w:sz w:val="30"/>
            <w:szCs w:val="30"/>
          </w:rPr>
          <w:lastRenderedPageBreak/>
          <w:delText>Public Feedback Form</w:delText>
        </w:r>
      </w:del>
    </w:p>
    <w:p w14:paraId="7B5A0F51" w14:textId="77777777" w:rsidR="00466CC9" w:rsidRPr="00466CC9" w:rsidRDefault="00466CC9" w:rsidP="00466CC9">
      <w:pPr>
        <w:shd w:val="clear" w:color="auto" w:fill="1F497D" w:themeFill="text2"/>
        <w:rPr>
          <w:del w:id="60" w:author="Comparison" w:date="2026-09-25T21:11:00Z" w16du:dateUtc="2026-09-26T01:11:00Z"/>
          <w:b/>
          <w:color w:val="FFFFFF" w:themeColor="background1"/>
        </w:rPr>
      </w:pPr>
      <w:del w:id="61" w:author="Comparison" w:date="2026-09-25T21:11:00Z" w16du:dateUtc="2026-09-26T01:11:00Z">
        <w:r w:rsidRPr="00466CC9">
          <w:rPr>
            <w:b/>
            <w:color w:val="FFFFFF" w:themeColor="background1"/>
          </w:rPr>
          <w:delText>Instructions and Timeline for Submitting Responses</w:delText>
        </w:r>
      </w:del>
    </w:p>
    <w:p w14:paraId="490A9DF9" w14:textId="77777777" w:rsidR="00466CC9" w:rsidRPr="00466CC9" w:rsidRDefault="00466CC9" w:rsidP="00466CC9">
      <w:pPr>
        <w:contextualSpacing/>
        <w:rPr>
          <w:del w:id="62" w:author="Comparison" w:date="2026-09-25T21:11:00Z" w16du:dateUtc="2026-09-26T01:11:00Z"/>
          <w:u w:val="single"/>
        </w:rPr>
      </w:pPr>
    </w:p>
    <w:p w14:paraId="375B2390" w14:textId="77777777" w:rsidR="00466CC9" w:rsidRPr="00466CC9" w:rsidRDefault="00466CC9" w:rsidP="00466CC9">
      <w:pPr>
        <w:spacing w:after="200" w:line="276" w:lineRule="auto"/>
        <w:rPr>
          <w:del w:id="63" w:author="Comparison" w:date="2026-09-25T21:11:00Z" w16du:dateUtc="2026-09-26T01:11:00Z"/>
          <w:rFonts w:asciiTheme="minorHAnsi" w:hAnsiTheme="minorHAnsi"/>
        </w:rPr>
      </w:pPr>
      <w:del w:id="64" w:author="Comparison" w:date="2026-09-25T21:11:00Z" w16du:dateUtc="2026-09-26T01:11:00Z">
        <w:r w:rsidRPr="00466CC9">
          <w:delText xml:space="preserve">The Department encourages all interested stakeholders to submit feedback on draft service definitions and pricing inputs using this form. </w:delText>
        </w:r>
        <w:r w:rsidRPr="00466CC9">
          <w:rPr>
            <w:rFonts w:asciiTheme="minorHAnsi" w:hAnsiTheme="minorHAnsi"/>
          </w:rPr>
          <w:delText xml:space="preserve"> </w:delText>
        </w:r>
      </w:del>
    </w:p>
    <w:p w14:paraId="3E701771" w14:textId="77777777" w:rsidR="00466CC9" w:rsidRPr="00466CC9" w:rsidRDefault="00466CC9" w:rsidP="00466CC9">
      <w:pPr>
        <w:contextualSpacing/>
        <w:rPr>
          <w:del w:id="65" w:author="Comparison" w:date="2026-09-25T21:11:00Z" w16du:dateUtc="2026-09-26T01:11:00Z"/>
        </w:rPr>
      </w:pPr>
      <w:del w:id="66" w:author="Comparison" w:date="2026-09-25T21:11:00Z" w16du:dateUtc="2026-09-26T01:11:00Z">
        <w:r w:rsidRPr="00466CC9">
          <w:delText xml:space="preserve">Submit all completed responses to </w:delText>
        </w:r>
        <w:r>
          <w:fldChar w:fldCharType="begin"/>
        </w:r>
        <w:r>
          <w:delInstrText>HYPERLINK "mailto:healthyopportunities@dhhs.nc.gov"</w:delInstrText>
        </w:r>
        <w:r>
          <w:fldChar w:fldCharType="separate"/>
        </w:r>
        <w:r w:rsidRPr="00466CC9">
          <w:rPr>
            <w:color w:val="0000FF" w:themeColor="hyperlink"/>
            <w:u w:val="single"/>
          </w:rPr>
          <w:delText>healthyopportunities@dhhs.nc.gov</w:delText>
        </w:r>
        <w:r>
          <w:fldChar w:fldCharType="end"/>
        </w:r>
        <w:r w:rsidRPr="00466CC9">
          <w:delText xml:space="preserve"> by </w:delText>
        </w:r>
        <w:r w:rsidRPr="00466CC9">
          <w:rPr>
            <w:b/>
          </w:rPr>
          <w:delText>5pm, Friday, August 2, 2019</w:delText>
        </w:r>
        <w:r w:rsidRPr="00466CC9">
          <w:rPr>
            <w:color w:val="FF0000"/>
          </w:rPr>
          <w:delText xml:space="preserve">. </w:delText>
        </w:r>
        <w:r w:rsidRPr="00466CC9">
          <w:delText xml:space="preserve">The email subject line should read, “Healthy Opportunities Pilots: Service Definition Feedback Form”. </w:delText>
        </w:r>
      </w:del>
    </w:p>
    <w:p w14:paraId="6D401281" w14:textId="77777777" w:rsidR="00466CC9" w:rsidRPr="00466CC9" w:rsidRDefault="00466CC9" w:rsidP="00466CC9">
      <w:pPr>
        <w:rPr>
          <w:del w:id="67" w:author="Comparison" w:date="2026-09-25T21:11:00Z" w16du:dateUtc="2026-09-26T01:11:00Z"/>
          <w:b/>
        </w:rPr>
      </w:pPr>
    </w:p>
    <w:p w14:paraId="4E12D181" w14:textId="77777777" w:rsidR="00466CC9" w:rsidRPr="00466CC9" w:rsidRDefault="00466CC9" w:rsidP="00466CC9">
      <w:pPr>
        <w:shd w:val="clear" w:color="auto" w:fill="1F497D" w:themeFill="text2"/>
        <w:rPr>
          <w:del w:id="68" w:author="Comparison" w:date="2026-09-25T21:11:00Z" w16du:dateUtc="2026-09-26T01:11:00Z"/>
          <w:b/>
          <w:color w:val="FFFFFF" w:themeColor="background1"/>
        </w:rPr>
      </w:pPr>
      <w:del w:id="69" w:author="Comparison" w:date="2026-09-25T21:11:00Z" w16du:dateUtc="2026-09-26T01:11:00Z">
        <w:r w:rsidRPr="00466CC9">
          <w:rPr>
            <w:b/>
            <w:color w:val="FFFFFF" w:themeColor="background1"/>
          </w:rPr>
          <w:delText xml:space="preserve">Information about Respondent  </w:delText>
        </w:r>
      </w:del>
    </w:p>
    <w:p w14:paraId="42FC1841" w14:textId="77777777" w:rsidR="00466CC9" w:rsidRPr="00466CC9" w:rsidRDefault="00466CC9" w:rsidP="00466CC9">
      <w:pPr>
        <w:rPr>
          <w:del w:id="70" w:author="Comparison" w:date="2026-09-25T21:11:00Z" w16du:dateUtc="2026-09-26T01:11:00Z"/>
          <w:b/>
        </w:rPr>
      </w:pPr>
    </w:p>
    <w:p w14:paraId="5C3B6003" w14:textId="77777777" w:rsidR="00466CC9" w:rsidRPr="00466CC9" w:rsidRDefault="00466CC9" w:rsidP="00466CC9">
      <w:pPr>
        <w:rPr>
          <w:del w:id="71" w:author="Comparison" w:date="2026-09-25T21:11:00Z" w16du:dateUtc="2026-09-26T01:11:00Z"/>
        </w:rPr>
      </w:pPr>
      <w:del w:id="72" w:author="Comparison" w:date="2026-09-25T21:11:00Z" w16du:dateUtc="2026-09-26T01:11:00Z">
        <w:r w:rsidRPr="00466CC9">
          <w:rPr>
            <w:b/>
          </w:rPr>
          <w:delText>Organization Name(s)</w:delText>
        </w:r>
        <w:r w:rsidRPr="00466CC9">
          <w:delText>: _______________________________________</w:delText>
        </w:r>
      </w:del>
    </w:p>
    <w:p w14:paraId="6CDF2A3B" w14:textId="77777777" w:rsidR="00466CC9" w:rsidRPr="00466CC9" w:rsidRDefault="00466CC9" w:rsidP="00466CC9">
      <w:pPr>
        <w:rPr>
          <w:del w:id="73" w:author="Comparison" w:date="2026-09-25T21:11:00Z" w16du:dateUtc="2026-09-26T01:11:00Z"/>
        </w:rPr>
      </w:pPr>
    </w:p>
    <w:p w14:paraId="4863FCCA" w14:textId="77777777" w:rsidR="00466CC9" w:rsidRPr="00466CC9" w:rsidRDefault="00466CC9" w:rsidP="00466CC9">
      <w:pPr>
        <w:rPr>
          <w:del w:id="74" w:author="Comparison" w:date="2026-09-25T21:11:00Z" w16du:dateUtc="2026-09-26T01:11:00Z"/>
          <w:b/>
        </w:rPr>
      </w:pPr>
      <w:del w:id="75" w:author="Comparison" w:date="2026-09-25T21:11:00Z" w16du:dateUtc="2026-09-26T01:11:00Z">
        <w:r w:rsidRPr="00466CC9">
          <w:rPr>
            <w:b/>
          </w:rPr>
          <w:delText xml:space="preserve">Contact Name: </w:delText>
        </w:r>
        <w:r w:rsidRPr="00466CC9">
          <w:delText>_______________________________________</w:delText>
        </w:r>
      </w:del>
    </w:p>
    <w:p w14:paraId="3EE5A5AD" w14:textId="77777777" w:rsidR="00466CC9" w:rsidRPr="00466CC9" w:rsidRDefault="00466CC9" w:rsidP="00466CC9">
      <w:pPr>
        <w:rPr>
          <w:del w:id="76" w:author="Comparison" w:date="2026-09-25T21:11:00Z" w16du:dateUtc="2026-09-26T01:11:00Z"/>
          <w:b/>
        </w:rPr>
      </w:pPr>
    </w:p>
    <w:p w14:paraId="0B11C4F4" w14:textId="77777777" w:rsidR="00466CC9" w:rsidRPr="00466CC9" w:rsidRDefault="00466CC9" w:rsidP="00466CC9">
      <w:pPr>
        <w:rPr>
          <w:del w:id="77" w:author="Comparison" w:date="2026-09-25T21:11:00Z" w16du:dateUtc="2026-09-26T01:11:00Z"/>
        </w:rPr>
      </w:pPr>
      <w:del w:id="78" w:author="Comparison" w:date="2026-09-25T21:11:00Z" w16du:dateUtc="2026-09-26T01:11:00Z">
        <w:r w:rsidRPr="00466CC9">
          <w:rPr>
            <w:b/>
          </w:rPr>
          <w:delText>Contact Email Address</w:delText>
        </w:r>
        <w:r w:rsidRPr="00466CC9">
          <w:delText>: ____________________________________</w:delText>
        </w:r>
      </w:del>
    </w:p>
    <w:p w14:paraId="43BD75B8" w14:textId="77777777" w:rsidR="00466CC9" w:rsidRPr="00466CC9" w:rsidRDefault="00466CC9" w:rsidP="00466CC9">
      <w:pPr>
        <w:rPr>
          <w:del w:id="79" w:author="Comparison" w:date="2026-09-25T21:11:00Z" w16du:dateUtc="2026-09-26T01:11:00Z"/>
        </w:rPr>
      </w:pPr>
    </w:p>
    <w:p w14:paraId="5659ECB5" w14:textId="77777777" w:rsidR="00466CC9" w:rsidRPr="00466CC9" w:rsidRDefault="00466CC9" w:rsidP="00466CC9">
      <w:pPr>
        <w:rPr>
          <w:del w:id="80" w:author="Comparison" w:date="2026-09-25T21:11:00Z" w16du:dateUtc="2026-09-26T01:11:00Z"/>
          <w:b/>
        </w:rPr>
      </w:pPr>
      <w:del w:id="81" w:author="Comparison" w:date="2026-09-25T21:11:00Z" w16du:dateUtc="2026-09-26T01:11:00Z">
        <w:r w:rsidRPr="00466CC9">
          <w:rPr>
            <w:b/>
          </w:rPr>
          <w:delText xml:space="preserve">Organization Type (if applicable): </w:delText>
        </w:r>
      </w:del>
    </w:p>
    <w:p w14:paraId="52DAC5ED" w14:textId="77777777" w:rsidR="00466CC9" w:rsidRPr="00466CC9" w:rsidRDefault="00466CC9" w:rsidP="00466CC9">
      <w:pPr>
        <w:rPr>
          <w:del w:id="82" w:author="Comparison" w:date="2026-09-25T21:11:00Z" w16du:dateUtc="2026-09-26T01:11:00Z"/>
        </w:rPr>
      </w:pPr>
      <w:del w:id="83" w:author="Comparison" w:date="2026-09-25T21:11:00Z" w16du:dateUtc="2026-09-26T01:11:00Z">
        <w:r w:rsidRPr="00466CC9">
          <w:delText xml:space="preserve">___ Human services </w:delText>
        </w:r>
      </w:del>
    </w:p>
    <w:p w14:paraId="2DE7FDB3" w14:textId="77777777" w:rsidR="00466CC9" w:rsidRPr="00466CC9" w:rsidRDefault="00466CC9" w:rsidP="00466CC9">
      <w:pPr>
        <w:rPr>
          <w:del w:id="84" w:author="Comparison" w:date="2026-09-25T21:11:00Z" w16du:dateUtc="2026-09-26T01:11:00Z"/>
        </w:rPr>
      </w:pPr>
      <w:del w:id="85" w:author="Comparison" w:date="2026-09-25T21:11:00Z" w16du:dateUtc="2026-09-26T01:11:00Z">
        <w:r w:rsidRPr="00466CC9">
          <w:delText xml:space="preserve">___ Social service agency </w:delText>
        </w:r>
      </w:del>
    </w:p>
    <w:p w14:paraId="37FC8562" w14:textId="77777777" w:rsidR="00466CC9" w:rsidRPr="00466CC9" w:rsidRDefault="00466CC9" w:rsidP="00466CC9">
      <w:pPr>
        <w:rPr>
          <w:del w:id="86" w:author="Comparison" w:date="2026-09-25T21:11:00Z" w16du:dateUtc="2026-09-26T01:11:00Z"/>
        </w:rPr>
      </w:pPr>
      <w:del w:id="87" w:author="Comparison" w:date="2026-09-25T21:11:00Z" w16du:dateUtc="2026-09-26T01:11:00Z">
        <w:r w:rsidRPr="00466CC9">
          <w:delText xml:space="preserve">___ Foundation </w:delText>
        </w:r>
      </w:del>
    </w:p>
    <w:p w14:paraId="6D95D3C5" w14:textId="77777777" w:rsidR="00466CC9" w:rsidRPr="00466CC9" w:rsidRDefault="00466CC9" w:rsidP="00466CC9">
      <w:pPr>
        <w:rPr>
          <w:del w:id="88" w:author="Comparison" w:date="2026-09-25T21:11:00Z" w16du:dateUtc="2026-09-26T01:11:00Z"/>
        </w:rPr>
      </w:pPr>
      <w:del w:id="89" w:author="Comparison" w:date="2026-09-25T21:11:00Z" w16du:dateUtc="2026-09-26T01:11:00Z">
        <w:r w:rsidRPr="00466CC9">
          <w:delText xml:space="preserve">___ Advocacy Group </w:delText>
        </w:r>
      </w:del>
    </w:p>
    <w:p w14:paraId="27EA1E3C" w14:textId="77777777" w:rsidR="00466CC9" w:rsidRPr="00466CC9" w:rsidRDefault="00466CC9" w:rsidP="00466CC9">
      <w:pPr>
        <w:rPr>
          <w:del w:id="90" w:author="Comparison" w:date="2026-09-25T21:11:00Z" w16du:dateUtc="2026-09-26T01:11:00Z"/>
        </w:rPr>
      </w:pPr>
      <w:del w:id="91" w:author="Comparison" w:date="2026-09-25T21:11:00Z" w16du:dateUtc="2026-09-26T01:11:00Z">
        <w:r w:rsidRPr="00466CC9">
          <w:delText xml:space="preserve">___ County-based agency or department </w:delText>
        </w:r>
      </w:del>
    </w:p>
    <w:p w14:paraId="5B96AC67" w14:textId="77777777" w:rsidR="00466CC9" w:rsidRPr="00466CC9" w:rsidRDefault="00466CC9" w:rsidP="00466CC9">
      <w:pPr>
        <w:rPr>
          <w:del w:id="92" w:author="Comparison" w:date="2026-09-25T21:11:00Z" w16du:dateUtc="2026-09-26T01:11:00Z"/>
        </w:rPr>
      </w:pPr>
      <w:del w:id="93" w:author="Comparison" w:date="2026-09-25T21:11:00Z" w16du:dateUtc="2026-09-26T01:11:00Z">
        <w:r w:rsidRPr="00466CC9">
          <w:delText xml:space="preserve">___ Coalition or association </w:delText>
        </w:r>
      </w:del>
    </w:p>
    <w:p w14:paraId="3E60C5A2" w14:textId="77777777" w:rsidR="00466CC9" w:rsidRPr="00466CC9" w:rsidRDefault="00466CC9" w:rsidP="00466CC9">
      <w:pPr>
        <w:rPr>
          <w:del w:id="94" w:author="Comparison" w:date="2026-09-25T21:11:00Z" w16du:dateUtc="2026-09-26T01:11:00Z"/>
        </w:rPr>
      </w:pPr>
      <w:del w:id="95" w:author="Comparison" w:date="2026-09-25T21:11:00Z" w16du:dateUtc="2026-09-26T01:11:00Z">
        <w:r w:rsidRPr="00466CC9">
          <w:delText xml:space="preserve">___ Health clinic </w:delText>
        </w:r>
      </w:del>
    </w:p>
    <w:p w14:paraId="218AA601" w14:textId="77777777" w:rsidR="00466CC9" w:rsidRPr="00466CC9" w:rsidRDefault="00466CC9" w:rsidP="00466CC9">
      <w:pPr>
        <w:rPr>
          <w:del w:id="96" w:author="Comparison" w:date="2026-09-25T21:11:00Z" w16du:dateUtc="2026-09-26T01:11:00Z"/>
        </w:rPr>
      </w:pPr>
      <w:del w:id="97" w:author="Comparison" w:date="2026-09-25T21:11:00Z" w16du:dateUtc="2026-09-26T01:11:00Z">
        <w:r w:rsidRPr="00466CC9">
          <w:delText xml:space="preserve">___ Health System </w:delText>
        </w:r>
      </w:del>
    </w:p>
    <w:p w14:paraId="5F0F3925" w14:textId="77777777" w:rsidR="00466CC9" w:rsidRPr="00466CC9" w:rsidRDefault="00466CC9" w:rsidP="00466CC9">
      <w:pPr>
        <w:rPr>
          <w:del w:id="98" w:author="Comparison" w:date="2026-09-25T21:11:00Z" w16du:dateUtc="2026-09-26T01:11:00Z"/>
        </w:rPr>
      </w:pPr>
      <w:del w:id="99" w:author="Comparison" w:date="2026-09-25T21:11:00Z" w16du:dateUtc="2026-09-26T01:11:00Z">
        <w:r w:rsidRPr="00466CC9">
          <w:delText>___ Other: ______________________________________</w:delText>
        </w:r>
      </w:del>
    </w:p>
    <w:p w14:paraId="661036E7" w14:textId="77777777" w:rsidR="00466CC9" w:rsidRPr="00466CC9" w:rsidRDefault="00466CC9" w:rsidP="00466CC9">
      <w:pPr>
        <w:rPr>
          <w:del w:id="100" w:author="Comparison" w:date="2026-09-25T21:11:00Z" w16du:dateUtc="2026-09-26T01:11:00Z"/>
        </w:rPr>
      </w:pPr>
    </w:p>
    <w:p w14:paraId="17171C6E" w14:textId="77777777" w:rsidR="00466CC9" w:rsidRPr="00466CC9" w:rsidRDefault="00466CC9" w:rsidP="00466CC9">
      <w:pPr>
        <w:shd w:val="clear" w:color="auto" w:fill="1F497D" w:themeFill="text2"/>
        <w:rPr>
          <w:del w:id="101" w:author="Comparison" w:date="2026-09-25T21:11:00Z" w16du:dateUtc="2026-09-26T01:11:00Z"/>
          <w:b/>
          <w:color w:val="FFFFFF" w:themeColor="background1"/>
        </w:rPr>
      </w:pPr>
      <w:del w:id="102" w:author="Comparison" w:date="2026-09-25T21:11:00Z" w16du:dateUtc="2026-09-26T01:11:00Z">
        <w:r w:rsidRPr="00466CC9">
          <w:rPr>
            <w:b/>
            <w:color w:val="FFFFFF" w:themeColor="background1"/>
          </w:rPr>
          <w:delText>Feedback on Pilot Service Definitions &amp; Pricing Assumptions</w:delText>
        </w:r>
      </w:del>
    </w:p>
    <w:p w14:paraId="6CAA59A3" w14:textId="77777777" w:rsidR="00466CC9" w:rsidRPr="00466CC9" w:rsidRDefault="00466CC9" w:rsidP="00466CC9">
      <w:pPr>
        <w:rPr>
          <w:del w:id="103" w:author="Comparison" w:date="2026-09-25T21:11:00Z" w16du:dateUtc="2026-09-26T01:11:00Z"/>
        </w:rPr>
      </w:pPr>
    </w:p>
    <w:tbl>
      <w:tblPr>
        <w:tblStyle w:val="TableGrid1"/>
        <w:tblW w:w="0" w:type="auto"/>
        <w:tblLook w:val="04A0" w:firstRow="1" w:lastRow="0" w:firstColumn="1" w:lastColumn="0" w:noHBand="0" w:noVBand="1"/>
      </w:tblPr>
      <w:tblGrid>
        <w:gridCol w:w="2890"/>
        <w:gridCol w:w="6352"/>
      </w:tblGrid>
      <w:tr w:rsidR="00466CC9" w:rsidRPr="00466CC9" w14:paraId="5B18FFEB" w14:textId="77777777" w:rsidTr="004358D6">
        <w:trPr>
          <w:del w:id="104" w:author="Comparison" w:date="2026-09-25T21:11:00Z" w16du:dateUtc="2026-09-26T01:11:00Z"/>
        </w:trPr>
        <w:tc>
          <w:tcPr>
            <w:tcW w:w="2988" w:type="dxa"/>
            <w:shd w:val="clear" w:color="auto" w:fill="D9D9D9" w:themeFill="background1" w:themeFillShade="D9"/>
          </w:tcPr>
          <w:p w14:paraId="5E3DAC76" w14:textId="77777777" w:rsidR="00466CC9" w:rsidRPr="00466CC9" w:rsidRDefault="00466CC9" w:rsidP="00466CC9">
            <w:pPr>
              <w:rPr>
                <w:del w:id="105" w:author="Comparison" w:date="2026-09-25T21:11:00Z" w16du:dateUtc="2026-09-26T01:11:00Z"/>
                <w:b/>
              </w:rPr>
            </w:pPr>
            <w:del w:id="106" w:author="Comparison" w:date="2026-09-25T21:11:00Z" w16du:dateUtc="2026-09-26T01:11:00Z">
              <w:r w:rsidRPr="00466CC9">
                <w:rPr>
                  <w:b/>
                </w:rPr>
                <w:delText xml:space="preserve">Service Name </w:delText>
              </w:r>
            </w:del>
          </w:p>
        </w:tc>
        <w:tc>
          <w:tcPr>
            <w:tcW w:w="6588" w:type="dxa"/>
            <w:shd w:val="clear" w:color="auto" w:fill="D9D9D9" w:themeFill="background1" w:themeFillShade="D9"/>
          </w:tcPr>
          <w:p w14:paraId="7F0E1A6F" w14:textId="77777777" w:rsidR="00466CC9" w:rsidRPr="00466CC9" w:rsidRDefault="00466CC9" w:rsidP="00466CC9">
            <w:pPr>
              <w:rPr>
                <w:del w:id="107" w:author="Comparison" w:date="2026-09-25T21:11:00Z" w16du:dateUtc="2026-09-26T01:11:00Z"/>
                <w:b/>
              </w:rPr>
            </w:pPr>
            <w:del w:id="108" w:author="Comparison" w:date="2026-09-25T21:11:00Z" w16du:dateUtc="2026-09-26T01:11:00Z">
              <w:r w:rsidRPr="00466CC9">
                <w:rPr>
                  <w:b/>
                </w:rPr>
                <w:delText xml:space="preserve">Feedback </w:delText>
              </w:r>
            </w:del>
          </w:p>
        </w:tc>
      </w:tr>
      <w:tr w:rsidR="00466CC9" w:rsidRPr="00466CC9" w14:paraId="69FEF279" w14:textId="77777777" w:rsidTr="004358D6">
        <w:trPr>
          <w:del w:id="109" w:author="Comparison" w:date="2026-09-25T21:11:00Z" w16du:dateUtc="2026-09-26T01:11:00Z"/>
        </w:trPr>
        <w:tc>
          <w:tcPr>
            <w:tcW w:w="2988" w:type="dxa"/>
          </w:tcPr>
          <w:p w14:paraId="691ED447" w14:textId="77777777" w:rsidR="00466CC9" w:rsidRPr="00466CC9" w:rsidRDefault="00466CC9" w:rsidP="00466CC9">
            <w:pPr>
              <w:rPr>
                <w:del w:id="110" w:author="Comparison" w:date="2026-09-25T21:11:00Z" w16du:dateUtc="2026-09-26T01:11:00Z"/>
                <w:i/>
              </w:rPr>
            </w:pPr>
            <w:del w:id="111" w:author="Comparison" w:date="2026-09-25T21:11:00Z" w16du:dateUtc="2026-09-26T01:11:00Z">
              <w:r w:rsidRPr="00466CC9">
                <w:rPr>
                  <w:i/>
                </w:rPr>
                <w:delText>Fill in the service name here</w:delText>
              </w:r>
            </w:del>
          </w:p>
        </w:tc>
        <w:tc>
          <w:tcPr>
            <w:tcW w:w="6588" w:type="dxa"/>
          </w:tcPr>
          <w:p w14:paraId="5EC295F0" w14:textId="77777777" w:rsidR="00466CC9" w:rsidRPr="00466CC9" w:rsidRDefault="00466CC9" w:rsidP="00466CC9">
            <w:pPr>
              <w:rPr>
                <w:del w:id="112" w:author="Comparison" w:date="2026-09-25T21:11:00Z" w16du:dateUtc="2026-09-26T01:11:00Z"/>
                <w:i/>
              </w:rPr>
            </w:pPr>
            <w:del w:id="113" w:author="Comparison" w:date="2026-09-25T21:11:00Z" w16du:dateUtc="2026-09-26T01:11:00Z">
              <w:r w:rsidRPr="00466CC9">
                <w:rPr>
                  <w:i/>
                </w:rPr>
                <w:delText>Provide feedback specific to the service (including its covered activities, provider qualifications, payment approach and pricing assumptions, if applicable) here</w:delText>
              </w:r>
            </w:del>
          </w:p>
        </w:tc>
      </w:tr>
      <w:tr w:rsidR="00466CC9" w:rsidRPr="00466CC9" w14:paraId="78CC4F06" w14:textId="77777777" w:rsidTr="004358D6">
        <w:trPr>
          <w:del w:id="114" w:author="Comparison" w:date="2026-09-25T21:11:00Z" w16du:dateUtc="2026-09-26T01:11:00Z"/>
        </w:trPr>
        <w:tc>
          <w:tcPr>
            <w:tcW w:w="2988" w:type="dxa"/>
          </w:tcPr>
          <w:p w14:paraId="74A90770" w14:textId="77777777" w:rsidR="00466CC9" w:rsidRPr="00466CC9" w:rsidRDefault="00466CC9" w:rsidP="00466CC9">
            <w:pPr>
              <w:rPr>
                <w:del w:id="115" w:author="Comparison" w:date="2026-09-25T21:11:00Z" w16du:dateUtc="2026-09-26T01:11:00Z"/>
              </w:rPr>
            </w:pPr>
          </w:p>
        </w:tc>
        <w:tc>
          <w:tcPr>
            <w:tcW w:w="6588" w:type="dxa"/>
          </w:tcPr>
          <w:p w14:paraId="138F3AB8" w14:textId="77777777" w:rsidR="00466CC9" w:rsidRPr="00466CC9" w:rsidRDefault="00466CC9" w:rsidP="00466CC9">
            <w:pPr>
              <w:rPr>
                <w:del w:id="116" w:author="Comparison" w:date="2026-09-25T21:11:00Z" w16du:dateUtc="2026-09-26T01:11:00Z"/>
              </w:rPr>
            </w:pPr>
          </w:p>
        </w:tc>
      </w:tr>
      <w:tr w:rsidR="00466CC9" w:rsidRPr="00466CC9" w14:paraId="61CA2C0F" w14:textId="77777777" w:rsidTr="004358D6">
        <w:trPr>
          <w:del w:id="117" w:author="Comparison" w:date="2026-09-25T21:11:00Z" w16du:dateUtc="2026-09-26T01:11:00Z"/>
        </w:trPr>
        <w:tc>
          <w:tcPr>
            <w:tcW w:w="2988" w:type="dxa"/>
          </w:tcPr>
          <w:p w14:paraId="5100A37F" w14:textId="77777777" w:rsidR="00466CC9" w:rsidRPr="00466CC9" w:rsidRDefault="00466CC9" w:rsidP="00466CC9">
            <w:pPr>
              <w:rPr>
                <w:del w:id="118" w:author="Comparison" w:date="2026-09-25T21:11:00Z" w16du:dateUtc="2026-09-26T01:11:00Z"/>
              </w:rPr>
            </w:pPr>
          </w:p>
        </w:tc>
        <w:tc>
          <w:tcPr>
            <w:tcW w:w="6588" w:type="dxa"/>
          </w:tcPr>
          <w:p w14:paraId="208D24D1" w14:textId="77777777" w:rsidR="00466CC9" w:rsidRPr="00466CC9" w:rsidRDefault="00466CC9" w:rsidP="00466CC9">
            <w:pPr>
              <w:rPr>
                <w:del w:id="119" w:author="Comparison" w:date="2026-09-25T21:11:00Z" w16du:dateUtc="2026-09-26T01:11:00Z"/>
              </w:rPr>
            </w:pPr>
          </w:p>
        </w:tc>
      </w:tr>
      <w:tr w:rsidR="00466CC9" w:rsidRPr="00466CC9" w14:paraId="1C17351A" w14:textId="77777777" w:rsidTr="004358D6">
        <w:trPr>
          <w:del w:id="120" w:author="Comparison" w:date="2026-09-25T21:11:00Z" w16du:dateUtc="2026-09-26T01:11:00Z"/>
        </w:trPr>
        <w:tc>
          <w:tcPr>
            <w:tcW w:w="2988" w:type="dxa"/>
          </w:tcPr>
          <w:p w14:paraId="240915E4" w14:textId="77777777" w:rsidR="00466CC9" w:rsidRPr="00466CC9" w:rsidRDefault="00466CC9" w:rsidP="00466CC9">
            <w:pPr>
              <w:rPr>
                <w:del w:id="121" w:author="Comparison" w:date="2026-09-25T21:11:00Z" w16du:dateUtc="2026-09-26T01:11:00Z"/>
              </w:rPr>
            </w:pPr>
          </w:p>
        </w:tc>
        <w:tc>
          <w:tcPr>
            <w:tcW w:w="6588" w:type="dxa"/>
          </w:tcPr>
          <w:p w14:paraId="0B998886" w14:textId="77777777" w:rsidR="00466CC9" w:rsidRPr="00466CC9" w:rsidRDefault="00466CC9" w:rsidP="00466CC9">
            <w:pPr>
              <w:rPr>
                <w:del w:id="122" w:author="Comparison" w:date="2026-09-25T21:11:00Z" w16du:dateUtc="2026-09-26T01:11:00Z"/>
              </w:rPr>
            </w:pPr>
          </w:p>
        </w:tc>
      </w:tr>
      <w:tr w:rsidR="00466CC9" w:rsidRPr="00466CC9" w14:paraId="6AE519C3" w14:textId="77777777" w:rsidTr="004358D6">
        <w:trPr>
          <w:del w:id="123" w:author="Comparison" w:date="2026-09-25T21:11:00Z" w16du:dateUtc="2026-09-26T01:11:00Z"/>
        </w:trPr>
        <w:tc>
          <w:tcPr>
            <w:tcW w:w="2988" w:type="dxa"/>
          </w:tcPr>
          <w:p w14:paraId="415CF7AB" w14:textId="77777777" w:rsidR="00466CC9" w:rsidRPr="00466CC9" w:rsidRDefault="00466CC9" w:rsidP="00466CC9">
            <w:pPr>
              <w:rPr>
                <w:del w:id="124" w:author="Comparison" w:date="2026-09-25T21:11:00Z" w16du:dateUtc="2026-09-26T01:11:00Z"/>
              </w:rPr>
            </w:pPr>
          </w:p>
        </w:tc>
        <w:tc>
          <w:tcPr>
            <w:tcW w:w="6588" w:type="dxa"/>
          </w:tcPr>
          <w:p w14:paraId="26963111" w14:textId="77777777" w:rsidR="00466CC9" w:rsidRPr="00466CC9" w:rsidRDefault="00466CC9" w:rsidP="00466CC9">
            <w:pPr>
              <w:rPr>
                <w:del w:id="125" w:author="Comparison" w:date="2026-09-25T21:11:00Z" w16du:dateUtc="2026-09-26T01:11:00Z"/>
              </w:rPr>
            </w:pPr>
          </w:p>
        </w:tc>
      </w:tr>
    </w:tbl>
    <w:p w14:paraId="721A3DB4" w14:textId="77777777" w:rsidR="00466CC9" w:rsidRPr="00466CC9" w:rsidRDefault="00466CC9" w:rsidP="00466CC9">
      <w:pPr>
        <w:rPr>
          <w:del w:id="126" w:author="Comparison" w:date="2026-09-25T21:11:00Z" w16du:dateUtc="2026-09-26T01:11:00Z"/>
        </w:rPr>
      </w:pPr>
    </w:p>
    <w:p w14:paraId="73BE29EF" w14:textId="77777777" w:rsidR="00466CC9" w:rsidRPr="00466CC9" w:rsidRDefault="00466CC9" w:rsidP="00466CC9">
      <w:pPr>
        <w:shd w:val="clear" w:color="auto" w:fill="1F497D" w:themeFill="text2"/>
        <w:rPr>
          <w:del w:id="127" w:author="Comparison" w:date="2026-09-25T21:11:00Z" w16du:dateUtc="2026-09-26T01:11:00Z"/>
          <w:b/>
          <w:color w:val="FFFFFF" w:themeColor="background1"/>
        </w:rPr>
      </w:pPr>
      <w:del w:id="128" w:author="Comparison" w:date="2026-09-25T21:11:00Z" w16du:dateUtc="2026-09-26T01:11:00Z">
        <w:r w:rsidRPr="00466CC9">
          <w:rPr>
            <w:b/>
            <w:color w:val="FFFFFF" w:themeColor="background1"/>
          </w:rPr>
          <w:delText xml:space="preserve">General Feedback: </w:delText>
        </w:r>
      </w:del>
    </w:p>
    <w:p w14:paraId="615BA64A" w14:textId="77777777" w:rsidR="00C64B91" w:rsidRDefault="00466CC9">
      <w:pPr>
        <w:pBdr>
          <w:top w:val="single" w:sz="4" w:space="1" w:color="000000"/>
          <w:left w:val="single" w:sz="4" w:space="4" w:color="000000"/>
          <w:bottom w:val="single" w:sz="4" w:space="1" w:color="000000"/>
          <w:right w:val="single" w:sz="4" w:space="4" w:color="000000"/>
        </w:pBdr>
        <w:rPr>
          <w:rFonts w:ascii="Source Sans Pro" w:hAnsi="Source Sans Pro"/>
          <w:b/>
          <w:rPrChange w:id="129" w:author="Comparison" w:date="2026-09-25T21:11:00Z" w16du:dateUtc="2026-09-26T01:11:00Z">
            <w:rPr>
              <w:rFonts w:ascii="Calibri" w:hAnsi="Calibri"/>
              <w:b/>
              <w:kern w:val="28"/>
              <w:sz w:val="30"/>
              <w:szCs w:val="30"/>
            </w:rPr>
          </w:rPrChange>
        </w:rPr>
        <w:pPrChange w:id="130" w:author="Comparison" w:date="2026-09-25T21:11:00Z" w16du:dateUtc="2026-09-26T01:11:00Z">
          <w:pPr>
            <w:spacing w:after="200" w:line="276" w:lineRule="auto"/>
          </w:pPr>
        </w:pPrChange>
      </w:pPr>
      <w:del w:id="131" w:author="Comparison" w:date="2026-09-25T21:11:00Z" w16du:dateUtc="2026-09-26T01:11:00Z">
        <w:r w:rsidRPr="00466CC9">
          <w:rPr>
            <w:i/>
          </w:rPr>
          <w:delText>Use this space for general feedback not linked to a specific proposed Pilot service.</w:delText>
        </w:r>
      </w:del>
    </w:p>
    <w:sectPr w:rsidR="00C64B91">
      <w:headerReference w:type="default" r:id="rId8"/>
      <w:footerReference w:type="default" r:id="rId9"/>
      <w:pgSz w:w="11906" w:h="16838"/>
      <w:pgMar w:top="851" w:right="1440" w:bottom="2100" w:left="1440" w:header="708" w:footer="197" w:gutter="0"/>
      <w:pgNumType w:start="1"/>
      <w:cols w:space="720"/>
      <w:docGrid w:linePitch="0"/>
      <w:sectPrChange w:id="135" w:author="Comparison" w:date="2026-09-25T21:11:00Z" w16du:dateUtc="2026-09-26T01:11:00Z">
        <w:sectPr w:rsidR="00C64B91">
          <w:pgSz w:w="12240" w:h="15840"/>
          <w:pgMar w:top="1440" w:right="1440" w:bottom="1440" w:left="1440" w:header="720" w:footer="720" w:gutter="0"/>
          <w:pgNumType w:start="0"/>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E5B886" w14:textId="77777777" w:rsidR="00510086" w:rsidRDefault="00510086">
      <w:pPr>
        <w:spacing w:after="0" w:line="240" w:lineRule="auto"/>
        <w:pPrChange w:id="17" w:author="Comparison" w:date="2026-09-25T21:11:00Z" w16du:dateUtc="2026-09-26T01:11:00Z">
          <w:pPr/>
        </w:pPrChange>
      </w:pPr>
      <w:r>
        <w:separator/>
      </w:r>
    </w:p>
  </w:endnote>
  <w:endnote w:type="continuationSeparator" w:id="0">
    <w:p w14:paraId="3DBD9835" w14:textId="77777777" w:rsidR="00510086" w:rsidRDefault="00510086">
      <w:pPr>
        <w:spacing w:after="0" w:line="240" w:lineRule="auto"/>
        <w:pPrChange w:id="18" w:author="Comparison" w:date="2026-09-25T21:11:00Z" w16du:dateUtc="2026-09-26T01:11: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UOS Stephenson">
    <w:panose1 w:val="020B0604020202020204"/>
    <w:charset w:val="00"/>
    <w:family w:val="roman"/>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C2177B" w14:textId="77777777" w:rsidR="00874682" w:rsidRDefault="00510086">
    <w:pPr>
      <w:shd w:val="clear" w:color="auto" w:fill="FFFFFF"/>
      <w:spacing w:after="200" w:line="240" w:lineRule="auto"/>
      <w:rPr>
        <w:sz w:val="20"/>
        <w:rPrChange w:id="132" w:author="Comparison" w:date="2026-09-25T21:11:00Z" w16du:dateUtc="2026-09-26T01:11:00Z">
          <w:rPr/>
        </w:rPrChange>
      </w:rPr>
      <w:pPrChange w:id="133" w:author="Comparison" w:date="2026-09-25T21:11:00Z" w16du:dateUtc="2026-09-26T01:11:00Z">
        <w:pPr>
          <w:pStyle w:val="Footer"/>
        </w:pPr>
      </w:pPrChange>
    </w:pPr>
    <w:ins w:id="134" w:author="Comparison" w:date="2026-09-25T21:11:00Z" w16du:dateUtc="2026-09-26T01:11:00Z">
      <w:r>
        <w:rPr>
          <w:rFonts w:ascii="Source Sans Pro" w:eastAsia="Source Sans Pro" w:hAnsi="Source Sans Pro" w:cs="Source Sans Pro"/>
          <w:sz w:val="20"/>
          <w:szCs w:val="20"/>
        </w:rPr>
        <w:t xml:space="preserve">Please make sure that you complete and submit this form by Wednesday 18 September 2024. Your completed form can be emailed to </w:t>
      </w:r>
      <w:r>
        <w:fldChar w:fldCharType="begin"/>
      </w:r>
      <w:r>
        <w:instrText>HYPERLINK "mailto:ahpnm-acpcourse@sheffield.ac.uk" \h</w:instrText>
      </w:r>
      <w:r>
        <w:fldChar w:fldCharType="separate"/>
      </w:r>
      <w:r>
        <w:rPr>
          <w:rFonts w:ascii="Source Sans Pro" w:eastAsia="Source Sans Pro" w:hAnsi="Source Sans Pro" w:cs="Source Sans Pro"/>
          <w:sz w:val="20"/>
          <w:szCs w:val="20"/>
          <w:u w:val="single"/>
        </w:rPr>
        <w:t>ahpnm-acpcourse@sheffield.ac.uk</w:t>
      </w:r>
      <w:r>
        <w:fldChar w:fldCharType="end"/>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EEB55E" w14:textId="77777777" w:rsidR="00510086" w:rsidRDefault="00510086">
      <w:pPr>
        <w:spacing w:after="0" w:line="240" w:lineRule="auto"/>
        <w:pPrChange w:id="15" w:author="Comparison" w:date="2026-09-25T21:11:00Z" w16du:dateUtc="2026-09-26T01:11:00Z">
          <w:pPr/>
        </w:pPrChange>
      </w:pPr>
      <w:r>
        <w:separator/>
      </w:r>
    </w:p>
  </w:footnote>
  <w:footnote w:type="continuationSeparator" w:id="0">
    <w:p w14:paraId="35C4A890" w14:textId="77777777" w:rsidR="00510086" w:rsidRDefault="00510086">
      <w:pPr>
        <w:spacing w:after="0" w:line="240" w:lineRule="auto"/>
        <w:pPrChange w:id="16" w:author="Comparison" w:date="2026-09-25T21:11:00Z" w16du:dateUtc="2026-09-26T01:11: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055062" w14:textId="77777777" w:rsidR="00874682" w:rsidRDefault="00874682">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85TrailerDate" w:val="0"/>
    <w:docVar w:name="85TrailerDateField" w:val="0"/>
    <w:docVar w:name="85TrailerDraft" w:val="0"/>
    <w:docVar w:name="85TrailerTime" w:val="0"/>
    <w:docVar w:name="85TrailerType" w:val="102"/>
    <w:docVar w:name="MPDocID" w:val="205158997.1"/>
    <w:docVar w:name="MPDocIDTemplateDefault" w:val="%n|.%v"/>
    <w:docVar w:name="NewDocStampType" w:val="7"/>
  </w:docVars>
  <w:rsids>
    <w:rsidRoot w:val="00466CC9"/>
    <w:rsid w:val="000559E0"/>
    <w:rsid w:val="00146308"/>
    <w:rsid w:val="003F2640"/>
    <w:rsid w:val="00402C7C"/>
    <w:rsid w:val="00466CC9"/>
    <w:rsid w:val="00510086"/>
    <w:rsid w:val="006F2FA7"/>
    <w:rsid w:val="00785255"/>
    <w:rsid w:val="00874682"/>
    <w:rsid w:val="008B58D4"/>
    <w:rsid w:val="00937D7C"/>
    <w:rsid w:val="009852DD"/>
    <w:rsid w:val="00A74A30"/>
    <w:rsid w:val="00BA6528"/>
    <w:rsid w:val="00C64B91"/>
    <w:rsid w:val="00DD4E9C"/>
    <w:rsid w:val="00DF7D11"/>
    <w:rsid w:val="00E26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ADBFA87"/>
  <w15:docId w15:val="{5A45A189-67D0-4F64-A209-53EBA8832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0"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D58"/>
    <w:pPr>
      <w:spacing w:after="160" w:line="259" w:lineRule="auto"/>
      <w:pPrChange w:id="0" w:author="Comparison" w:date="2026-09-25T21:11:00Z">
        <w:pPr/>
      </w:pPrChange>
    </w:pPr>
    <w:rPr>
      <w:rFonts w:ascii="Calibri" w:eastAsia="Calibri" w:hAnsi="Calibri" w:cs="Calibri"/>
      <w:lang w:val="en-GB"/>
      <w:rPrChange w:id="0" w:author="Comparison" w:date="2026-09-25T21:11:00Z">
        <w:rPr>
          <w:sz w:val="24"/>
          <w:szCs w:val="24"/>
          <w:lang w:val="en-US" w:eastAsia="en-US" w:bidi="ar-SA"/>
        </w:rPr>
      </w:rPrChange>
    </w:rPr>
  </w:style>
  <w:style w:type="paragraph" w:styleId="Heading1">
    <w:name w:val="heading 1"/>
    <w:basedOn w:val="Normal"/>
    <w:next w:val="Normal"/>
    <w:link w:val="Heading1Char"/>
    <w:uiPriority w:val="9"/>
    <w:qFormat/>
    <w:pPr>
      <w:keepNext/>
      <w:keepLines/>
      <w:spacing w:before="480" w:after="120"/>
      <w:outlineLvl w:val="0"/>
      <w:pPrChange w:id="1" w:author="Comparison" w:date="2026-09-25T21:11:00Z">
        <w:pPr>
          <w:keepNext/>
          <w:spacing w:after="240" w:line="259" w:lineRule="auto"/>
          <w:outlineLvl w:val="0"/>
        </w:pPr>
      </w:pPrChange>
    </w:pPr>
    <w:rPr>
      <w:b/>
      <w:sz w:val="48"/>
      <w:szCs w:val="48"/>
      <w:rPrChange w:id="1" w:author="Comparison" w:date="2026-09-25T21:11:00Z">
        <w:rPr>
          <w:rFonts w:ascii="Calibri" w:eastAsia="Calibri" w:hAnsi="Calibri" w:cs="Calibri"/>
          <w:b/>
          <w:kern w:val="28"/>
          <w:sz w:val="32"/>
          <w:szCs w:val="22"/>
          <w:lang w:val="en-GB" w:eastAsia="en-US" w:bidi="ar-SA"/>
        </w:rPr>
      </w:rPrChange>
    </w:rPr>
  </w:style>
  <w:style w:type="paragraph" w:styleId="Heading2">
    <w:name w:val="heading 2"/>
    <w:basedOn w:val="Normal"/>
    <w:next w:val="Normal"/>
    <w:link w:val="Heading2Char"/>
    <w:uiPriority w:val="9"/>
    <w:semiHidden/>
    <w:unhideWhenUsed/>
    <w:qFormat/>
    <w:pPr>
      <w:keepNext/>
      <w:keepLines/>
      <w:spacing w:before="360" w:after="80"/>
      <w:outlineLvl w:val="1"/>
      <w:pPrChange w:id="2" w:author="Comparison" w:date="2026-09-25T21:11:00Z">
        <w:pPr>
          <w:keepNext/>
          <w:spacing w:after="240" w:line="259" w:lineRule="auto"/>
          <w:outlineLvl w:val="1"/>
        </w:pPr>
      </w:pPrChange>
    </w:pPr>
    <w:rPr>
      <w:b/>
      <w:sz w:val="36"/>
      <w:szCs w:val="36"/>
      <w:rPrChange w:id="2" w:author="Comparison" w:date="2026-09-25T21:11:00Z">
        <w:rPr>
          <w:rFonts w:ascii="Calibri" w:eastAsia="Calibri" w:hAnsi="Calibri" w:cs="Calibri"/>
          <w:b/>
          <w:i/>
          <w:sz w:val="28"/>
          <w:szCs w:val="22"/>
          <w:lang w:val="en-GB" w:eastAsia="en-US" w:bidi="ar-SA"/>
        </w:rPr>
      </w:rPrChange>
    </w:rPr>
  </w:style>
  <w:style w:type="paragraph" w:styleId="Heading3">
    <w:name w:val="heading 3"/>
    <w:basedOn w:val="Normal"/>
    <w:next w:val="Normal"/>
    <w:link w:val="Heading3Char"/>
    <w:uiPriority w:val="9"/>
    <w:semiHidden/>
    <w:unhideWhenUsed/>
    <w:qFormat/>
    <w:pPr>
      <w:keepNext/>
      <w:keepLines/>
      <w:spacing w:before="280" w:after="80"/>
      <w:outlineLvl w:val="2"/>
      <w:pPrChange w:id="3" w:author="Comparison" w:date="2026-09-25T21:11:00Z">
        <w:pPr>
          <w:keepNext/>
          <w:spacing w:after="240" w:line="259" w:lineRule="auto"/>
          <w:outlineLvl w:val="2"/>
        </w:pPr>
      </w:pPrChange>
    </w:pPr>
    <w:rPr>
      <w:b/>
      <w:sz w:val="28"/>
      <w:szCs w:val="28"/>
      <w:rPrChange w:id="3" w:author="Comparison" w:date="2026-09-25T21:11:00Z">
        <w:rPr>
          <w:rFonts w:ascii="Calibri" w:eastAsia="Calibri" w:hAnsi="Calibri" w:cs="Calibri"/>
          <w:b/>
          <w:sz w:val="22"/>
          <w:szCs w:val="22"/>
          <w:lang w:val="en-GB" w:eastAsia="en-US" w:bidi="ar-SA"/>
        </w:rPr>
      </w:rPrChange>
    </w:rPr>
  </w:style>
  <w:style w:type="paragraph" w:styleId="Heading4">
    <w:name w:val="heading 4"/>
    <w:basedOn w:val="Normal"/>
    <w:next w:val="Normal"/>
    <w:link w:val="Heading4Char"/>
    <w:uiPriority w:val="9"/>
    <w:semiHidden/>
    <w:unhideWhenUsed/>
    <w:qFormat/>
    <w:pPr>
      <w:keepNext/>
      <w:keepLines/>
      <w:spacing w:before="240" w:after="40"/>
      <w:outlineLvl w:val="3"/>
      <w:pPrChange w:id="4" w:author="Comparison" w:date="2026-09-25T21:11:00Z">
        <w:pPr>
          <w:keepNext/>
          <w:spacing w:after="240" w:line="259" w:lineRule="auto"/>
          <w:outlineLvl w:val="3"/>
        </w:pPr>
      </w:pPrChange>
    </w:pPr>
    <w:rPr>
      <w:b/>
      <w:sz w:val="24"/>
      <w:szCs w:val="24"/>
      <w:rPrChange w:id="4" w:author="Comparison" w:date="2026-09-25T21:11:00Z">
        <w:rPr>
          <w:rFonts w:ascii="Calibri" w:eastAsia="Calibri" w:hAnsi="Calibri" w:cs="Calibri"/>
          <w:sz w:val="22"/>
          <w:szCs w:val="22"/>
          <w:u w:val="single"/>
          <w:lang w:val="en-GB" w:eastAsia="en-US" w:bidi="ar-SA"/>
        </w:rPr>
      </w:rPrChange>
    </w:rPr>
  </w:style>
  <w:style w:type="paragraph" w:styleId="Heading5">
    <w:name w:val="heading 5"/>
    <w:basedOn w:val="Normal"/>
    <w:next w:val="Normal"/>
    <w:link w:val="Heading5Char"/>
    <w:uiPriority w:val="9"/>
    <w:semiHidden/>
    <w:unhideWhenUsed/>
    <w:qFormat/>
    <w:pPr>
      <w:keepNext/>
      <w:keepLines/>
      <w:spacing w:before="220" w:after="40"/>
      <w:outlineLvl w:val="4"/>
      <w:pPrChange w:id="5" w:author="Comparison" w:date="2026-09-25T21:11:00Z">
        <w:pPr>
          <w:keepNext/>
          <w:spacing w:after="240" w:line="259" w:lineRule="auto"/>
          <w:outlineLvl w:val="4"/>
        </w:pPr>
      </w:pPrChange>
    </w:pPr>
    <w:rPr>
      <w:b/>
      <w:rPrChange w:id="5" w:author="Comparison" w:date="2026-09-25T21:11:00Z">
        <w:rPr>
          <w:rFonts w:ascii="Calibri" w:eastAsia="Calibri" w:hAnsi="Calibri" w:cs="Calibri"/>
          <w:i/>
          <w:sz w:val="22"/>
          <w:szCs w:val="22"/>
          <w:lang w:val="en-GB" w:eastAsia="en-US" w:bidi="ar-SA"/>
        </w:rPr>
      </w:rPrChange>
    </w:rPr>
  </w:style>
  <w:style w:type="paragraph" w:styleId="Heading6">
    <w:name w:val="heading 6"/>
    <w:basedOn w:val="Normal"/>
    <w:next w:val="Normal"/>
    <w:link w:val="Heading6Char"/>
    <w:uiPriority w:val="9"/>
    <w:semiHidden/>
    <w:unhideWhenUsed/>
    <w:qFormat/>
    <w:pPr>
      <w:keepNext/>
      <w:keepLines/>
      <w:spacing w:before="200" w:after="40"/>
      <w:outlineLvl w:val="5"/>
      <w:pPrChange w:id="6" w:author="Comparison" w:date="2026-09-25T21:11:00Z">
        <w:pPr>
          <w:keepNext/>
          <w:spacing w:after="240" w:line="259" w:lineRule="auto"/>
          <w:ind w:left="720"/>
          <w:outlineLvl w:val="5"/>
        </w:pPr>
      </w:pPrChange>
    </w:pPr>
    <w:rPr>
      <w:b/>
      <w:sz w:val="20"/>
      <w:szCs w:val="20"/>
      <w:rPrChange w:id="6" w:author="Comparison" w:date="2026-09-25T21:11:00Z">
        <w:rPr>
          <w:rFonts w:ascii="Calibri" w:eastAsia="Calibri" w:hAnsi="Calibri" w:cs="Calibri"/>
          <w:b/>
          <w:i/>
          <w:sz w:val="22"/>
          <w:szCs w:val="22"/>
          <w:lang w:val="en-GB" w:eastAsia="en-US" w:bidi="ar-SA"/>
        </w:rPr>
      </w:rPrChange>
    </w:rPr>
  </w:style>
  <w:style w:type="paragraph" w:styleId="Heading7">
    <w:name w:val="heading 7"/>
    <w:basedOn w:val="Normal"/>
    <w:next w:val="BodyText"/>
    <w:link w:val="Heading7Char"/>
    <w:qFormat/>
    <w:rsid w:val="00937D7C"/>
    <w:pPr>
      <w:keepNext/>
      <w:spacing w:after="240"/>
      <w:ind w:left="720"/>
      <w:outlineLvl w:val="6"/>
    </w:pPr>
    <w:rPr>
      <w:b/>
    </w:rPr>
  </w:style>
  <w:style w:type="paragraph" w:styleId="Heading8">
    <w:name w:val="heading 8"/>
    <w:basedOn w:val="Normal"/>
    <w:next w:val="BodyText"/>
    <w:link w:val="Heading8Char"/>
    <w:qFormat/>
    <w:rsid w:val="00937D7C"/>
    <w:pPr>
      <w:keepNext/>
      <w:spacing w:after="240"/>
      <w:ind w:left="720"/>
      <w:outlineLvl w:val="7"/>
    </w:pPr>
    <w:rPr>
      <w:u w:val="single"/>
    </w:rPr>
  </w:style>
  <w:style w:type="paragraph" w:styleId="Heading9">
    <w:name w:val="heading 9"/>
    <w:basedOn w:val="Normal"/>
    <w:next w:val="BodyText"/>
    <w:link w:val="Heading9Char"/>
    <w:qFormat/>
    <w:rsid w:val="00937D7C"/>
    <w:pPr>
      <w:keepNext/>
      <w:spacing w:after="240"/>
      <w:ind w:left="72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3F2640"/>
    <w:pPr>
      <w:widowControl w:val="0"/>
      <w:spacing w:after="240"/>
      <w:ind w:firstLine="720"/>
    </w:pPr>
  </w:style>
  <w:style w:type="character" w:customStyle="1" w:styleId="BodyTextChar">
    <w:name w:val="Body Text Char"/>
    <w:basedOn w:val="DefaultParagraphFont"/>
    <w:link w:val="BodyText"/>
    <w:rsid w:val="00937D7C"/>
    <w:rPr>
      <w:rFonts w:ascii="Times New Roman" w:hAnsi="Times New Roman" w:cs="Times New Roman"/>
      <w:sz w:val="24"/>
      <w:szCs w:val="24"/>
    </w:rPr>
  </w:style>
  <w:style w:type="paragraph" w:customStyle="1" w:styleId="BodyTextContinued">
    <w:name w:val="Body Text Continued"/>
    <w:basedOn w:val="BodyText"/>
    <w:next w:val="BodyText"/>
    <w:rsid w:val="003F2640"/>
    <w:pPr>
      <w:ind w:firstLine="0"/>
    </w:pPr>
    <w:rPr>
      <w:szCs w:val="20"/>
    </w:rPr>
  </w:style>
  <w:style w:type="paragraph" w:customStyle="1" w:styleId="BodyTextDS">
    <w:name w:val="Body Text DS"/>
    <w:basedOn w:val="Normal"/>
    <w:next w:val="BodyText"/>
    <w:qFormat/>
    <w:rsid w:val="00937D7C"/>
    <w:pPr>
      <w:spacing w:line="480" w:lineRule="auto"/>
      <w:ind w:firstLine="720"/>
    </w:pPr>
  </w:style>
  <w:style w:type="paragraph" w:styleId="BodyTextIndent">
    <w:name w:val="Body Text Indent"/>
    <w:basedOn w:val="Normal"/>
    <w:next w:val="BodyText"/>
    <w:link w:val="BodyTextIndentChar"/>
    <w:qFormat/>
    <w:rsid w:val="00937D7C"/>
    <w:pPr>
      <w:ind w:left="720"/>
    </w:pPr>
  </w:style>
  <w:style w:type="character" w:customStyle="1" w:styleId="BodyTextIndentChar">
    <w:name w:val="Body Text Indent Char"/>
    <w:basedOn w:val="DefaultParagraphFont"/>
    <w:link w:val="BodyTextIndent"/>
    <w:rsid w:val="00937D7C"/>
    <w:rPr>
      <w:rFonts w:ascii="Times New Roman" w:eastAsia="Times New Roman" w:hAnsi="Times New Roman" w:cs="Times New Roman"/>
      <w:sz w:val="24"/>
      <w:szCs w:val="24"/>
    </w:rPr>
  </w:style>
  <w:style w:type="paragraph" w:customStyle="1" w:styleId="BodyTextIndentDS">
    <w:name w:val="Body Text Indent DS"/>
    <w:basedOn w:val="Normal"/>
    <w:qFormat/>
    <w:rsid w:val="00937D7C"/>
    <w:pPr>
      <w:spacing w:line="480" w:lineRule="auto"/>
      <w:ind w:left="720"/>
    </w:pPr>
  </w:style>
  <w:style w:type="paragraph" w:customStyle="1" w:styleId="Centered">
    <w:name w:val="Centered"/>
    <w:basedOn w:val="Normal"/>
    <w:next w:val="BodyText"/>
    <w:qFormat/>
    <w:rsid w:val="00937D7C"/>
    <w:pPr>
      <w:spacing w:after="240"/>
      <w:jc w:val="center"/>
    </w:pPr>
  </w:style>
  <w:style w:type="paragraph" w:customStyle="1" w:styleId="CenteredBold">
    <w:name w:val="Centered Bold"/>
    <w:basedOn w:val="Normal"/>
    <w:next w:val="BodyText"/>
    <w:qFormat/>
    <w:rsid w:val="00937D7C"/>
    <w:pPr>
      <w:spacing w:after="240"/>
      <w:jc w:val="center"/>
    </w:pPr>
    <w:rPr>
      <w:b/>
    </w:rPr>
  </w:style>
  <w:style w:type="paragraph" w:customStyle="1" w:styleId="CenteredBoldUnderlined">
    <w:name w:val="Centered Bold Underlined"/>
    <w:basedOn w:val="Normal"/>
    <w:next w:val="BodyText"/>
    <w:qFormat/>
    <w:rsid w:val="00937D7C"/>
    <w:pPr>
      <w:spacing w:after="240"/>
      <w:jc w:val="center"/>
    </w:pPr>
    <w:rPr>
      <w:b/>
      <w:u w:val="single"/>
    </w:rPr>
  </w:style>
  <w:style w:type="paragraph" w:styleId="Footer">
    <w:name w:val="footer"/>
    <w:basedOn w:val="Normal"/>
    <w:link w:val="FooterChar"/>
    <w:uiPriority w:val="99"/>
    <w:unhideWhenUsed/>
    <w:rsid w:val="00533B40"/>
    <w:pPr>
      <w:tabs>
        <w:tab w:val="center" w:pos="4513"/>
        <w:tab w:val="right" w:pos="9026"/>
      </w:tabs>
      <w:spacing w:after="0" w:line="240" w:lineRule="auto"/>
      <w:pPrChange w:id="7" w:author="Comparison" w:date="2026-09-25T21:11:00Z">
        <w:pPr>
          <w:tabs>
            <w:tab w:val="center" w:pos="4680"/>
            <w:tab w:val="right" w:pos="9360"/>
          </w:tabs>
          <w:spacing w:after="160" w:line="259" w:lineRule="auto"/>
        </w:pPr>
      </w:pPrChange>
    </w:pPr>
    <w:rPr>
      <w:rPrChange w:id="7" w:author="Comparison" w:date="2026-09-25T21:11:00Z">
        <w:rPr>
          <w:rFonts w:ascii="Calibri" w:eastAsia="Calibri" w:hAnsi="Calibri" w:cs="Calibri"/>
          <w:sz w:val="22"/>
          <w:szCs w:val="22"/>
          <w:lang w:val="en-GB" w:eastAsia="en-US" w:bidi="ar-SA"/>
        </w:rPr>
      </w:rPrChange>
    </w:rPr>
  </w:style>
  <w:style w:type="character" w:customStyle="1" w:styleId="FooterChar">
    <w:name w:val="Footer Char"/>
    <w:basedOn w:val="DefaultParagraphFont"/>
    <w:link w:val="Footer"/>
    <w:uiPriority w:val="99"/>
    <w:rsid w:val="00937D7C"/>
    <w:rPr>
      <w:rFonts w:ascii="Calibri" w:eastAsia="Calibri" w:hAnsi="Calibri" w:cs="Calibri"/>
      <w:lang w:val="en-GB"/>
    </w:rPr>
  </w:style>
  <w:style w:type="paragraph" w:styleId="Header">
    <w:name w:val="header"/>
    <w:basedOn w:val="Normal"/>
    <w:link w:val="HeaderChar"/>
    <w:uiPriority w:val="99"/>
    <w:unhideWhenUsed/>
    <w:rsid w:val="00533B40"/>
    <w:pPr>
      <w:tabs>
        <w:tab w:val="center" w:pos="4513"/>
        <w:tab w:val="right" w:pos="9026"/>
      </w:tabs>
      <w:spacing w:after="0" w:line="240" w:lineRule="auto"/>
      <w:pPrChange w:id="8" w:author="Comparison" w:date="2026-09-25T21:11:00Z">
        <w:pPr>
          <w:tabs>
            <w:tab w:val="center" w:pos="4680"/>
            <w:tab w:val="right" w:pos="9360"/>
          </w:tabs>
          <w:spacing w:after="160" w:line="259" w:lineRule="auto"/>
        </w:pPr>
      </w:pPrChange>
    </w:pPr>
    <w:rPr>
      <w:rPrChange w:id="8" w:author="Comparison" w:date="2026-09-25T21:11:00Z">
        <w:rPr>
          <w:rFonts w:ascii="Calibri" w:eastAsia="Calibri" w:hAnsi="Calibri" w:cs="Calibri"/>
          <w:sz w:val="22"/>
          <w:szCs w:val="22"/>
          <w:lang w:val="en-GB" w:eastAsia="en-US" w:bidi="ar-SA"/>
        </w:rPr>
      </w:rPrChange>
    </w:rPr>
  </w:style>
  <w:style w:type="character" w:customStyle="1" w:styleId="HeaderChar">
    <w:name w:val="Header Char"/>
    <w:basedOn w:val="DefaultParagraphFont"/>
    <w:link w:val="Header"/>
    <w:uiPriority w:val="99"/>
    <w:rsid w:val="00937D7C"/>
    <w:rPr>
      <w:rFonts w:ascii="Calibri" w:eastAsia="Calibri" w:hAnsi="Calibri" w:cs="Calibri"/>
      <w:lang w:val="en-GB"/>
    </w:rPr>
  </w:style>
  <w:style w:type="character" w:customStyle="1" w:styleId="Heading1Char">
    <w:name w:val="Heading 1 Char"/>
    <w:basedOn w:val="DefaultParagraphFont"/>
    <w:link w:val="Heading1"/>
    <w:uiPriority w:val="9"/>
    <w:rsid w:val="00937D7C"/>
    <w:rPr>
      <w:rFonts w:ascii="Calibri" w:eastAsia="Calibri" w:hAnsi="Calibri" w:cs="Calibri"/>
      <w:b/>
      <w:sz w:val="48"/>
      <w:szCs w:val="48"/>
      <w:lang w:val="en-GB"/>
    </w:rPr>
  </w:style>
  <w:style w:type="character" w:customStyle="1" w:styleId="Heading2Char">
    <w:name w:val="Heading 2 Char"/>
    <w:basedOn w:val="DefaultParagraphFont"/>
    <w:link w:val="Heading2"/>
    <w:uiPriority w:val="9"/>
    <w:rsid w:val="00937D7C"/>
    <w:rPr>
      <w:rFonts w:ascii="Calibri" w:eastAsia="Calibri" w:hAnsi="Calibri" w:cs="Calibri"/>
      <w:b/>
      <w:sz w:val="36"/>
      <w:szCs w:val="36"/>
      <w:lang w:val="en-GB"/>
    </w:rPr>
  </w:style>
  <w:style w:type="character" w:customStyle="1" w:styleId="Heading3Char">
    <w:name w:val="Heading 3 Char"/>
    <w:basedOn w:val="DefaultParagraphFont"/>
    <w:link w:val="Heading3"/>
    <w:uiPriority w:val="9"/>
    <w:rsid w:val="00937D7C"/>
    <w:rPr>
      <w:rFonts w:ascii="Calibri" w:eastAsia="Calibri" w:hAnsi="Calibri" w:cs="Calibri"/>
      <w:b/>
      <w:sz w:val="28"/>
      <w:szCs w:val="28"/>
      <w:lang w:val="en-GB"/>
    </w:rPr>
  </w:style>
  <w:style w:type="character" w:customStyle="1" w:styleId="Heading4Char">
    <w:name w:val="Heading 4 Char"/>
    <w:basedOn w:val="DefaultParagraphFont"/>
    <w:link w:val="Heading4"/>
    <w:uiPriority w:val="9"/>
    <w:rsid w:val="00937D7C"/>
    <w:rPr>
      <w:rFonts w:ascii="Calibri" w:eastAsia="Calibri" w:hAnsi="Calibri" w:cs="Calibri"/>
      <w:b/>
      <w:sz w:val="24"/>
      <w:szCs w:val="24"/>
      <w:lang w:val="en-GB"/>
    </w:rPr>
  </w:style>
  <w:style w:type="character" w:customStyle="1" w:styleId="Heading5Char">
    <w:name w:val="Heading 5 Char"/>
    <w:basedOn w:val="DefaultParagraphFont"/>
    <w:link w:val="Heading5"/>
    <w:uiPriority w:val="9"/>
    <w:rsid w:val="00937D7C"/>
    <w:rPr>
      <w:rFonts w:ascii="Calibri" w:eastAsia="Calibri" w:hAnsi="Calibri" w:cs="Calibri"/>
      <w:b/>
      <w:lang w:val="en-GB"/>
    </w:rPr>
  </w:style>
  <w:style w:type="character" w:customStyle="1" w:styleId="Heading6Char">
    <w:name w:val="Heading 6 Char"/>
    <w:basedOn w:val="DefaultParagraphFont"/>
    <w:link w:val="Heading6"/>
    <w:uiPriority w:val="9"/>
    <w:rsid w:val="00937D7C"/>
    <w:rPr>
      <w:rFonts w:ascii="Calibri" w:eastAsia="Calibri" w:hAnsi="Calibri" w:cs="Calibri"/>
      <w:b/>
      <w:sz w:val="20"/>
      <w:szCs w:val="20"/>
      <w:lang w:val="en-GB"/>
    </w:rPr>
  </w:style>
  <w:style w:type="character" w:customStyle="1" w:styleId="Heading7Char">
    <w:name w:val="Heading 7 Char"/>
    <w:basedOn w:val="DefaultParagraphFont"/>
    <w:link w:val="Heading7"/>
    <w:rsid w:val="00937D7C"/>
    <w:rPr>
      <w:rFonts w:ascii="Times New Roman" w:eastAsia="Times New Roman" w:hAnsi="Times New Roman" w:cs="Times New Roman"/>
      <w:b/>
      <w:sz w:val="24"/>
      <w:szCs w:val="24"/>
    </w:rPr>
  </w:style>
  <w:style w:type="character" w:customStyle="1" w:styleId="Heading8Char">
    <w:name w:val="Heading 8 Char"/>
    <w:basedOn w:val="DefaultParagraphFont"/>
    <w:link w:val="Heading8"/>
    <w:rsid w:val="00937D7C"/>
    <w:rPr>
      <w:rFonts w:ascii="Times New Roman" w:eastAsia="Times New Roman" w:hAnsi="Times New Roman" w:cs="Times New Roman"/>
      <w:sz w:val="24"/>
      <w:szCs w:val="24"/>
      <w:u w:val="single"/>
    </w:rPr>
  </w:style>
  <w:style w:type="character" w:customStyle="1" w:styleId="Heading9Char">
    <w:name w:val="Heading 9 Char"/>
    <w:basedOn w:val="DefaultParagraphFont"/>
    <w:link w:val="Heading9"/>
    <w:rsid w:val="00937D7C"/>
    <w:rPr>
      <w:rFonts w:ascii="Times New Roman" w:eastAsia="Times New Roman" w:hAnsi="Times New Roman" w:cs="Times New Roman"/>
      <w:i/>
      <w:sz w:val="24"/>
      <w:szCs w:val="24"/>
    </w:rPr>
  </w:style>
  <w:style w:type="paragraph" w:customStyle="1" w:styleId="LeftHeading">
    <w:name w:val="Left Heading"/>
    <w:basedOn w:val="Normal"/>
    <w:next w:val="BodyText"/>
    <w:qFormat/>
    <w:rsid w:val="00937D7C"/>
    <w:pPr>
      <w:keepNext/>
      <w:spacing w:after="240"/>
    </w:pPr>
    <w:rPr>
      <w:b/>
      <w:u w:val="single"/>
    </w:rPr>
  </w:style>
  <w:style w:type="character" w:styleId="PageNumber">
    <w:name w:val="page number"/>
    <w:basedOn w:val="DefaultParagraphFont"/>
    <w:rsid w:val="003F2640"/>
  </w:style>
  <w:style w:type="paragraph" w:customStyle="1" w:styleId="Quote1">
    <w:name w:val="Quote1"/>
    <w:basedOn w:val="Normal"/>
    <w:next w:val="BodyTextContinued"/>
    <w:qFormat/>
    <w:rsid w:val="00937D7C"/>
    <w:pPr>
      <w:spacing w:after="240"/>
      <w:ind w:left="1440" w:right="1440"/>
    </w:pPr>
    <w:rPr>
      <w:szCs w:val="20"/>
    </w:rPr>
  </w:style>
  <w:style w:type="paragraph" w:customStyle="1" w:styleId="Quote5inch">
    <w:name w:val="Quote .5 inch"/>
    <w:basedOn w:val="Normal"/>
    <w:next w:val="BodyTextContinued"/>
    <w:qFormat/>
    <w:rsid w:val="00937D7C"/>
    <w:pPr>
      <w:spacing w:after="240"/>
      <w:ind w:left="720" w:right="720"/>
    </w:pPr>
  </w:style>
  <w:style w:type="paragraph" w:styleId="Quote">
    <w:name w:val="Quote"/>
    <w:basedOn w:val="Normal"/>
    <w:next w:val="BodyTextContinued"/>
    <w:link w:val="QuoteChar"/>
    <w:qFormat/>
    <w:rsid w:val="003F2640"/>
    <w:pPr>
      <w:spacing w:after="240"/>
      <w:ind w:left="1440" w:right="1440"/>
    </w:pPr>
    <w:rPr>
      <w:szCs w:val="20"/>
    </w:rPr>
  </w:style>
  <w:style w:type="character" w:customStyle="1" w:styleId="QuoteChar">
    <w:name w:val="Quote Char"/>
    <w:basedOn w:val="DefaultParagraphFont"/>
    <w:link w:val="Quote"/>
    <w:rsid w:val="00785255"/>
    <w:rPr>
      <w:rFonts w:ascii="Times New Roman" w:hAnsi="Times New Roman" w:cs="Times New Roman"/>
      <w:sz w:val="24"/>
      <w:szCs w:val="20"/>
    </w:rPr>
  </w:style>
  <w:style w:type="character" w:styleId="CommentReference">
    <w:name w:val="annotation reference"/>
    <w:basedOn w:val="DefaultParagraphFont"/>
    <w:uiPriority w:val="99"/>
    <w:semiHidden/>
    <w:unhideWhenUsed/>
    <w:rsid w:val="00466CC9"/>
    <w:rPr>
      <w:sz w:val="16"/>
      <w:szCs w:val="16"/>
    </w:rPr>
  </w:style>
  <w:style w:type="paragraph" w:styleId="CommentText">
    <w:name w:val="annotation text"/>
    <w:basedOn w:val="Normal"/>
    <w:link w:val="CommentTextChar"/>
    <w:uiPriority w:val="99"/>
    <w:semiHidden/>
    <w:unhideWhenUsed/>
    <w:rsid w:val="00B90E79"/>
    <w:pPr>
      <w:spacing w:line="240" w:lineRule="auto"/>
      <w:pPrChange w:id="9" w:author="Comparison" w:date="2026-09-25T21:11:00Z">
        <w:pPr>
          <w:spacing w:after="160" w:line="259" w:lineRule="auto"/>
        </w:pPr>
      </w:pPrChange>
    </w:pPr>
    <w:rPr>
      <w:sz w:val="20"/>
      <w:szCs w:val="20"/>
      <w:rPrChange w:id="9" w:author="Comparison" w:date="2026-09-25T21:11:00Z">
        <w:rPr>
          <w:rFonts w:ascii="Calibri" w:eastAsia="Calibri" w:hAnsi="Calibri" w:cs="Calibri"/>
          <w:lang w:val="en-GB" w:eastAsia="en-US" w:bidi="ar-SA"/>
        </w:rPr>
      </w:rPrChange>
    </w:rPr>
  </w:style>
  <w:style w:type="character" w:customStyle="1" w:styleId="CommentTextChar">
    <w:name w:val="Comment Text Char"/>
    <w:basedOn w:val="DefaultParagraphFont"/>
    <w:link w:val="CommentText"/>
    <w:uiPriority w:val="99"/>
    <w:rsid w:val="00466CC9"/>
    <w:rPr>
      <w:rFonts w:ascii="Calibri" w:eastAsia="Calibri" w:hAnsi="Calibri" w:cs="Calibri"/>
      <w:sz w:val="20"/>
      <w:szCs w:val="20"/>
      <w:lang w:val="en-GB"/>
    </w:rPr>
  </w:style>
  <w:style w:type="table" w:customStyle="1" w:styleId="TableGrid1">
    <w:name w:val="Table Grid1"/>
    <w:basedOn w:val="TableNormal"/>
    <w:next w:val="TableGrid"/>
    <w:uiPriority w:val="59"/>
    <w:rsid w:val="00466CC9"/>
    <w:pPr>
      <w:spacing w:after="0" w:line="240" w:lineRule="auto"/>
    </w:pPr>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466C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90E79"/>
    <w:pPr>
      <w:spacing w:after="0" w:line="240" w:lineRule="auto"/>
      <w:pPrChange w:id="10" w:author="Comparison" w:date="2026-09-25T21:11:00Z">
        <w:pPr>
          <w:spacing w:after="160" w:line="259" w:lineRule="auto"/>
        </w:pPr>
      </w:pPrChange>
    </w:pPr>
    <w:rPr>
      <w:rFonts w:ascii="Segoe UI" w:hAnsi="Segoe UI" w:cs="Segoe UI"/>
      <w:sz w:val="18"/>
      <w:szCs w:val="18"/>
      <w:rPrChange w:id="10" w:author="Comparison" w:date="2026-09-25T21:11:00Z">
        <w:rPr>
          <w:rFonts w:ascii="Tahoma" w:eastAsia="Calibri" w:hAnsi="Tahoma" w:cs="Tahoma"/>
          <w:sz w:val="16"/>
          <w:szCs w:val="16"/>
          <w:lang w:val="en-GB" w:eastAsia="en-US" w:bidi="ar-SA"/>
        </w:rPr>
      </w:rPrChange>
    </w:rPr>
  </w:style>
  <w:style w:type="character" w:customStyle="1" w:styleId="BalloonTextChar">
    <w:name w:val="Balloon Text Char"/>
    <w:basedOn w:val="DefaultParagraphFont"/>
    <w:link w:val="BalloonText"/>
    <w:uiPriority w:val="99"/>
    <w:semiHidden/>
    <w:rsid w:val="00466CC9"/>
    <w:rPr>
      <w:rFonts w:ascii="Segoe UI" w:eastAsia="Calibri" w:hAnsi="Segoe UI" w:cs="Segoe UI"/>
      <w:sz w:val="18"/>
      <w:szCs w:val="18"/>
      <w:lang w:val="en-GB"/>
    </w:rPr>
  </w:style>
  <w:style w:type="character" w:customStyle="1" w:styleId="zzmpTrailerItem">
    <w:name w:val="zzmpTrailerItem"/>
    <w:rsid w:val="00466CC9"/>
    <w:rPr>
      <w:rFonts w:ascii="Times New Roman" w:hAnsi="Times New Roman" w:cs="Times New Roman"/>
      <w:dstrike w:val="0"/>
      <w:noProof/>
      <w:color w:val="auto"/>
      <w:spacing w:val="0"/>
      <w:position w:val="0"/>
      <w:sz w:val="16"/>
      <w:szCs w:val="16"/>
      <w:u w:val="none"/>
      <w:effect w:val="none"/>
      <w:vertAlign w:val="baseline"/>
    </w:rPr>
  </w:style>
  <w:style w:type="paragraph" w:styleId="Title">
    <w:name w:val="Title"/>
    <w:basedOn w:val="Normal"/>
    <w:next w:val="Normal"/>
    <w:link w:val="TitleChar"/>
    <w:uiPriority w:val="10"/>
    <w:qFormat/>
    <w:pPr>
      <w:keepNext/>
      <w:keepLines/>
      <w:spacing w:before="480" w:after="120"/>
      <w:pPrChange w:id="11" w:author="Comparison" w:date="2026-09-25T21:11:00Z">
        <w:pPr>
          <w:keepNext/>
          <w:keepLines/>
          <w:spacing w:before="480" w:after="120" w:line="259" w:lineRule="auto"/>
        </w:pPr>
      </w:pPrChange>
    </w:pPr>
    <w:rPr>
      <w:b/>
      <w:sz w:val="72"/>
      <w:szCs w:val="72"/>
      <w:rPrChange w:id="11" w:author="Comparison" w:date="2026-09-25T21:11:00Z">
        <w:rPr>
          <w:rFonts w:ascii="Calibri" w:eastAsia="Calibri" w:hAnsi="Calibri" w:cs="Calibri"/>
          <w:b/>
          <w:sz w:val="72"/>
          <w:szCs w:val="72"/>
          <w:lang w:val="en-GB" w:eastAsia="en-US" w:bidi="ar-SA"/>
        </w:rPr>
      </w:rPrChange>
    </w:rPr>
  </w:style>
  <w:style w:type="character" w:customStyle="1" w:styleId="TitleChar">
    <w:name w:val="Title Char"/>
    <w:basedOn w:val="DefaultParagraphFont"/>
    <w:link w:val="Title"/>
    <w:uiPriority w:val="10"/>
    <w:rsid w:val="00874682"/>
    <w:rPr>
      <w:rFonts w:ascii="Calibri" w:eastAsia="Calibri" w:hAnsi="Calibri" w:cs="Calibri"/>
      <w:b/>
      <w:sz w:val="72"/>
      <w:szCs w:val="72"/>
      <w:lang w:val="en-GB"/>
    </w:rPr>
  </w:style>
  <w:style w:type="paragraph" w:styleId="CommentSubject">
    <w:name w:val="annotation subject"/>
    <w:basedOn w:val="CommentText"/>
    <w:next w:val="CommentText"/>
    <w:link w:val="CommentSubjectChar"/>
    <w:uiPriority w:val="99"/>
    <w:semiHidden/>
    <w:unhideWhenUsed/>
    <w:rsid w:val="00B90E79"/>
    <w:pPr>
      <w:pPrChange w:id="12" w:author="Comparison" w:date="2026-09-25T21:11:00Z">
        <w:pPr>
          <w:spacing w:after="160"/>
        </w:pPr>
      </w:pPrChange>
    </w:pPr>
    <w:rPr>
      <w:b/>
      <w:bCs/>
      <w:rPrChange w:id="12" w:author="Comparison" w:date="2026-09-25T21:11:00Z">
        <w:rPr>
          <w:rFonts w:ascii="Calibri" w:eastAsia="Calibri" w:hAnsi="Calibri" w:cs="Calibri"/>
          <w:b/>
          <w:bCs/>
          <w:lang w:val="en-GB" w:eastAsia="en-US" w:bidi="ar-SA"/>
        </w:rPr>
      </w:rPrChange>
    </w:rPr>
  </w:style>
  <w:style w:type="character" w:customStyle="1" w:styleId="CommentSubjectChar">
    <w:name w:val="Comment Subject Char"/>
    <w:basedOn w:val="CommentTextChar"/>
    <w:link w:val="CommentSubject"/>
    <w:uiPriority w:val="99"/>
    <w:semiHidden/>
    <w:rsid w:val="00874682"/>
    <w:rPr>
      <w:rFonts w:ascii="Calibri" w:eastAsia="Calibri" w:hAnsi="Calibri" w:cs="Calibri"/>
      <w:b/>
      <w:bCs/>
      <w:sz w:val="20"/>
      <w:szCs w:val="20"/>
      <w:lang w:val="en-GB"/>
    </w:rPr>
  </w:style>
  <w:style w:type="character" w:styleId="Hyperlink">
    <w:name w:val="Hyperlink"/>
    <w:basedOn w:val="DefaultParagraphFont"/>
    <w:uiPriority w:val="99"/>
    <w:unhideWhenUsed/>
    <w:rsid w:val="00874682"/>
    <w:rPr>
      <w:color w:val="0000FF" w:themeColor="hyperlink"/>
      <w:u w:val="single"/>
    </w:rPr>
  </w:style>
  <w:style w:type="paragraph" w:customStyle="1" w:styleId="ViceChancellor">
    <w:name w:val="Vice Chancellor"/>
    <w:basedOn w:val="Normal"/>
    <w:rsid w:val="00E453B2"/>
    <w:pPr>
      <w:spacing w:after="0" w:line="240" w:lineRule="auto"/>
      <w:pPrChange w:id="13" w:author="Comparison" w:date="2026-09-25T21:11:00Z">
        <w:pPr>
          <w:spacing w:after="160" w:line="259" w:lineRule="auto"/>
        </w:pPr>
      </w:pPrChange>
    </w:pPr>
    <w:rPr>
      <w:rFonts w:ascii="TUOS Stephenson" w:eastAsia="Times New Roman" w:hAnsi="TUOS Stephenson" w:cs="Times New Roman"/>
      <w:color w:val="000000"/>
      <w:sz w:val="20"/>
      <w:szCs w:val="20"/>
      <w:rPrChange w:id="13" w:author="Comparison" w:date="2026-09-25T21:11:00Z">
        <w:rPr>
          <w:rFonts w:ascii="TUOS Stephenson" w:eastAsia="Calibri" w:hAnsi="TUOS Stephenson" w:cs="Calibri"/>
          <w:color w:val="000000"/>
          <w:lang w:val="en-GB" w:eastAsia="en-US" w:bidi="ar-SA"/>
        </w:rPr>
      </w:rPrChange>
    </w:rPr>
  </w:style>
  <w:style w:type="paragraph" w:styleId="Subtitle">
    <w:name w:val="Subtitle"/>
    <w:basedOn w:val="Normal"/>
    <w:next w:val="Normal"/>
    <w:link w:val="SubtitleChar"/>
    <w:uiPriority w:val="11"/>
    <w:qFormat/>
    <w:pPr>
      <w:keepNext/>
      <w:keepLines/>
      <w:spacing w:before="360" w:after="80"/>
      <w:pPrChange w:id="14" w:author="Comparison" w:date="2026-09-25T21:11:00Z">
        <w:pPr>
          <w:keepNext/>
          <w:keepLines/>
          <w:spacing w:before="360" w:after="80" w:line="259" w:lineRule="auto"/>
        </w:pPr>
      </w:pPrChange>
    </w:pPr>
    <w:rPr>
      <w:rFonts w:ascii="Georgia" w:eastAsia="Georgia" w:hAnsi="Georgia" w:cs="Georgia"/>
      <w:i/>
      <w:color w:val="666666"/>
      <w:sz w:val="48"/>
      <w:szCs w:val="48"/>
      <w:rPrChange w:id="14" w:author="Comparison" w:date="2026-09-25T21:11:00Z">
        <w:rPr>
          <w:rFonts w:ascii="Georgia" w:eastAsia="Georgia" w:hAnsi="Georgia" w:cs="Georgia"/>
          <w:i/>
          <w:color w:val="666666"/>
          <w:sz w:val="48"/>
          <w:szCs w:val="48"/>
          <w:lang w:val="en-GB" w:eastAsia="en-US" w:bidi="ar-SA"/>
        </w:rPr>
      </w:rPrChange>
    </w:rPr>
  </w:style>
  <w:style w:type="character" w:customStyle="1" w:styleId="SubtitleChar">
    <w:name w:val="Subtitle Char"/>
    <w:basedOn w:val="DefaultParagraphFont"/>
    <w:link w:val="Subtitle"/>
    <w:uiPriority w:val="11"/>
    <w:rsid w:val="00874682"/>
    <w:rPr>
      <w:rFonts w:ascii="Georgia" w:eastAsia="Georgia" w:hAnsi="Georgia" w:cs="Georgia"/>
      <w:i/>
      <w:color w:val="666666"/>
      <w:sz w:val="48"/>
      <w:szCs w:val="4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b5Pu1cTYSBrM820eCuSiG0sm4Q==">CgMxLjA4AHIhMUwwMGpfUldHbThaS1pXVkl2RVJUbWt4Y096QVdxQThs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Manatt, Phelps &amp; Phillips, LLP</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Mandy Ferguson</dc:creator>
  <cp:lastModifiedBy>Arthur Souza Rodrigues</cp:lastModifiedBy>
  <cp:revision>1</cp:revision>
  <dcterms:created xsi:type="dcterms:W3CDTF">2019-07-15T13:52:00Z</dcterms:created>
  <dcterms:modified xsi:type="dcterms:W3CDTF">2026-09-26T01:11:00Z</dcterms:modified>
</cp:coreProperties>
</file>