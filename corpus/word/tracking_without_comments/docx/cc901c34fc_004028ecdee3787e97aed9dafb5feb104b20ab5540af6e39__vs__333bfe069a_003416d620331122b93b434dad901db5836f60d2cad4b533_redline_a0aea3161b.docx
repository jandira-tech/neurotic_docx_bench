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434D5" w14:textId="77777777" w:rsidR="00BC32DD" w:rsidRPr="001A2552" w:rsidRDefault="00BC32DD" w:rsidP="00BC32DD">
      <w:pPr>
        <w:jc w:val="center"/>
        <w:rPr>
          <w:ins w:id="7" w:author="msi" w:date="2026-09-22T12:28:00Z" w16du:dateUtc="2026-09-22T16:28:00Z"/>
          <w:sz w:val="16"/>
          <w:szCs w:val="16"/>
        </w:rPr>
      </w:pPr>
      <w:ins w:id="8" w:author="msi" w:date="2026-09-22T12:28:00Z" w16du:dateUtc="2026-09-22T16:28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70B7DC3" w14:textId="77777777" w:rsidR="00BC32DD" w:rsidRPr="001A2552" w:rsidRDefault="00BC32DD" w:rsidP="00BC32DD">
      <w:pPr>
        <w:jc w:val="center"/>
        <w:rPr>
          <w:ins w:id="9" w:author="msi" w:date="2026-09-22T12:28:00Z" w16du:dateUtc="2026-09-22T16:28:00Z"/>
          <w:b/>
          <w:sz w:val="16"/>
          <w:szCs w:val="16"/>
        </w:rPr>
      </w:pPr>
      <w:ins w:id="10" w:author="msi" w:date="2026-09-22T12:28:00Z" w16du:dateUtc="2026-09-22T16:28:00Z">
        <w:r w:rsidRPr="001A2552">
          <w:rPr>
            <w:b/>
            <w:sz w:val="16"/>
            <w:szCs w:val="16"/>
          </w:rPr>
          <w:t>Açık Ders Malzemeleri</w:t>
        </w:r>
      </w:ins>
    </w:p>
    <w:p w14:paraId="5EE46606" w14:textId="77777777" w:rsidR="00BC32DD" w:rsidRDefault="00BC32DD" w:rsidP="00BC32DD">
      <w:pPr>
        <w:pStyle w:val="Basliklar"/>
        <w:jc w:val="center"/>
        <w:rPr>
          <w:ins w:id="11" w:author="msi" w:date="2026-09-22T12:28:00Z" w16du:dateUtc="2026-09-22T16:28:00Z"/>
          <w:sz w:val="16"/>
          <w:szCs w:val="16"/>
        </w:rPr>
      </w:pPr>
    </w:p>
    <w:p w14:paraId="7B2AD941" w14:textId="77777777" w:rsidR="00BC32DD" w:rsidRPr="001A2552" w:rsidRDefault="00BC32DD" w:rsidP="00BC32DD">
      <w:pPr>
        <w:pStyle w:val="Basliklar"/>
        <w:jc w:val="center"/>
        <w:rPr>
          <w:ins w:id="12" w:author="msi" w:date="2026-09-22T12:28:00Z" w16du:dateUtc="2026-09-22T16:28:00Z"/>
          <w:sz w:val="16"/>
          <w:szCs w:val="16"/>
        </w:rPr>
      </w:pPr>
      <w:ins w:id="13" w:author="msi" w:date="2026-09-22T12:28:00Z" w16du:dateUtc="2026-09-22T16:28:00Z">
        <w:r>
          <w:rPr>
            <w:sz w:val="16"/>
            <w:szCs w:val="16"/>
          </w:rPr>
          <w:t>Ders izlence Formu</w:t>
        </w:r>
      </w:ins>
    </w:p>
    <w:p w14:paraId="35DD9417" w14:textId="77777777" w:rsidR="00BC32DD" w:rsidRPr="001A2552" w:rsidRDefault="00BC32DD" w:rsidP="00BC32DD">
      <w:pPr>
        <w:rPr>
          <w:ins w:id="14" w:author="msi" w:date="2026-09-22T12:28:00Z" w16du:dateUtc="2026-09-22T16:28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488B522" w14:textId="77777777" w:rsidTr="00832AEF">
        <w:trPr>
          <w:jc w:val="center"/>
          <w:ins w:id="15" w:author="msi" w:date="2026-09-22T12:28:00Z" w16du:dateUtc="2026-09-22T16:28:00Z"/>
        </w:trPr>
        <w:tc>
          <w:tcPr>
            <w:tcW w:w="2745" w:type="dxa"/>
            <w:vAlign w:val="center"/>
          </w:tcPr>
          <w:p w14:paraId="10870B67" w14:textId="77777777" w:rsidR="00BC32DD" w:rsidRPr="001A2552" w:rsidRDefault="00BC32DD" w:rsidP="00832AEF">
            <w:pPr>
              <w:pStyle w:val="DersBasliklar"/>
              <w:rPr>
                <w:ins w:id="16" w:author="msi" w:date="2026-09-22T12:28:00Z" w16du:dateUtc="2026-09-22T16:28:00Z"/>
                <w:szCs w:val="16"/>
              </w:rPr>
            </w:pPr>
            <w:ins w:id="17" w:author="msi" w:date="2026-09-22T12:28:00Z" w16du:dateUtc="2026-09-22T16:28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27CD281D" w14:textId="77777777" w:rsidR="00BC32DD" w:rsidRPr="00B00DF3" w:rsidRDefault="00CC0B85" w:rsidP="00F95BE5">
            <w:pPr>
              <w:pStyle w:val="DersBilgileri"/>
              <w:rPr>
                <w:ins w:id="18" w:author="msi" w:date="2026-09-22T12:28:00Z" w16du:dateUtc="2026-09-22T16:28:00Z"/>
                <w:bCs/>
                <w:szCs w:val="16"/>
              </w:rPr>
            </w:pPr>
            <w:ins w:id="19" w:author="msi" w:date="2026-09-22T12:28:00Z" w16du:dateUtc="2026-09-22T16:2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4B5F147" w14:textId="77777777" w:rsidTr="00832AEF">
        <w:trPr>
          <w:jc w:val="center"/>
          <w:ins w:id="20" w:author="msi" w:date="2026-09-22T12:28:00Z" w16du:dateUtc="2026-09-22T16:28:00Z"/>
        </w:trPr>
        <w:tc>
          <w:tcPr>
            <w:tcW w:w="2745" w:type="dxa"/>
            <w:vAlign w:val="center"/>
          </w:tcPr>
          <w:p w14:paraId="0B998F9A" w14:textId="77777777" w:rsidR="00BC32DD" w:rsidRPr="001A2552" w:rsidRDefault="00BC32DD" w:rsidP="00832AEF">
            <w:pPr>
              <w:pStyle w:val="DersBasliklar"/>
              <w:rPr>
                <w:ins w:id="21" w:author="msi" w:date="2026-09-22T12:28:00Z" w16du:dateUtc="2026-09-22T16:28:00Z"/>
                <w:szCs w:val="16"/>
              </w:rPr>
            </w:pPr>
            <w:ins w:id="22" w:author="msi" w:date="2026-09-22T12:28:00Z" w16du:dateUtc="2026-09-22T16:28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D26CDE8" w14:textId="77777777" w:rsidR="00BC32DD" w:rsidRPr="00B00DF3" w:rsidRDefault="00F911A6" w:rsidP="00832AEF">
            <w:pPr>
              <w:pStyle w:val="DersBilgileri"/>
              <w:rPr>
                <w:ins w:id="23" w:author="msi" w:date="2026-09-22T12:28:00Z" w16du:dateUtc="2026-09-22T16:28:00Z"/>
                <w:szCs w:val="16"/>
              </w:rPr>
            </w:pPr>
            <w:ins w:id="24" w:author="msi" w:date="2026-09-22T12:28:00Z" w16du:dateUtc="2026-09-22T16:28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0D190AE" w14:textId="77777777" w:rsidTr="00832AEF">
        <w:trPr>
          <w:jc w:val="center"/>
          <w:ins w:id="25" w:author="msi" w:date="2026-09-22T12:28:00Z" w16du:dateUtc="2026-09-22T16:28:00Z"/>
        </w:trPr>
        <w:tc>
          <w:tcPr>
            <w:tcW w:w="2745" w:type="dxa"/>
            <w:vAlign w:val="center"/>
          </w:tcPr>
          <w:p w14:paraId="02F6333F" w14:textId="77777777" w:rsidR="00BC32DD" w:rsidRPr="001A2552" w:rsidRDefault="00BC32DD" w:rsidP="00832AEF">
            <w:pPr>
              <w:pStyle w:val="DersBasliklar"/>
              <w:rPr>
                <w:ins w:id="26" w:author="msi" w:date="2026-09-22T12:28:00Z" w16du:dateUtc="2026-09-22T16:28:00Z"/>
                <w:szCs w:val="16"/>
              </w:rPr>
            </w:pPr>
            <w:ins w:id="27" w:author="msi" w:date="2026-09-22T12:28:00Z" w16du:dateUtc="2026-09-22T16:28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A18B481" w14:textId="77777777" w:rsidR="00BC32DD" w:rsidRPr="00B00DF3" w:rsidRDefault="00F911A6" w:rsidP="00832AEF">
            <w:pPr>
              <w:pStyle w:val="DersBilgileri"/>
              <w:rPr>
                <w:ins w:id="28" w:author="msi" w:date="2026-09-22T12:28:00Z" w16du:dateUtc="2026-09-22T16:28:00Z"/>
                <w:szCs w:val="16"/>
              </w:rPr>
            </w:pPr>
            <w:ins w:id="29" w:author="msi" w:date="2026-09-22T12:28:00Z" w16du:dateUtc="2026-09-22T16:28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4A24013" w14:textId="77777777" w:rsidTr="00832AEF">
        <w:trPr>
          <w:jc w:val="center"/>
          <w:ins w:id="30" w:author="msi" w:date="2026-09-22T12:28:00Z" w16du:dateUtc="2026-09-22T16:28:00Z"/>
        </w:trPr>
        <w:tc>
          <w:tcPr>
            <w:tcW w:w="2745" w:type="dxa"/>
            <w:vAlign w:val="center"/>
          </w:tcPr>
          <w:p w14:paraId="62A84F8E" w14:textId="77777777" w:rsidR="00BC32DD" w:rsidRPr="001A2552" w:rsidRDefault="00BC32DD" w:rsidP="00832AEF">
            <w:pPr>
              <w:pStyle w:val="DersBasliklar"/>
              <w:rPr>
                <w:ins w:id="31" w:author="msi" w:date="2026-09-22T12:28:00Z" w16du:dateUtc="2026-09-22T16:28:00Z"/>
                <w:szCs w:val="16"/>
              </w:rPr>
            </w:pPr>
            <w:ins w:id="32" w:author="msi" w:date="2026-09-22T12:28:00Z" w16du:dateUtc="2026-09-22T16:2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6E00ED73" w14:textId="77777777" w:rsidR="00BC32DD" w:rsidRPr="00B00DF3" w:rsidRDefault="00F911A6" w:rsidP="00832AEF">
            <w:pPr>
              <w:pStyle w:val="DersBilgileri"/>
              <w:rPr>
                <w:ins w:id="33" w:author="msi" w:date="2026-09-22T12:28:00Z" w16du:dateUtc="2026-09-22T16:28:00Z"/>
                <w:szCs w:val="16"/>
              </w:rPr>
            </w:pPr>
            <w:ins w:id="34" w:author="msi" w:date="2026-09-22T12:28:00Z" w16du:dateUtc="2026-09-22T16:28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67293EE" w14:textId="77777777" w:rsidTr="00832AEF">
        <w:trPr>
          <w:jc w:val="center"/>
          <w:ins w:id="35" w:author="msi" w:date="2026-09-22T12:28:00Z" w16du:dateUtc="2026-09-22T16:28:00Z"/>
        </w:trPr>
        <w:tc>
          <w:tcPr>
            <w:tcW w:w="2745" w:type="dxa"/>
            <w:vAlign w:val="center"/>
          </w:tcPr>
          <w:p w14:paraId="4F80F6F0" w14:textId="77777777" w:rsidR="00BC32DD" w:rsidRPr="001A2552" w:rsidRDefault="00BC32DD" w:rsidP="00832AEF">
            <w:pPr>
              <w:pStyle w:val="DersBasliklar"/>
              <w:rPr>
                <w:ins w:id="36" w:author="msi" w:date="2026-09-22T12:28:00Z" w16du:dateUtc="2026-09-22T16:28:00Z"/>
                <w:szCs w:val="16"/>
              </w:rPr>
            </w:pPr>
            <w:ins w:id="37" w:author="msi" w:date="2026-09-22T12:28:00Z" w16du:dateUtc="2026-09-22T16:28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18E2D75" w14:textId="77777777" w:rsidR="00BC32DD" w:rsidRPr="00B00DF3" w:rsidRDefault="00F8234C" w:rsidP="00832AEF">
            <w:pPr>
              <w:pStyle w:val="DersBilgileri"/>
              <w:rPr>
                <w:ins w:id="38" w:author="msi" w:date="2026-09-22T12:28:00Z" w16du:dateUtc="2026-09-22T16:28:00Z"/>
                <w:szCs w:val="16"/>
              </w:rPr>
            </w:pPr>
            <w:ins w:id="39" w:author="msi" w:date="2026-09-22T12:28:00Z" w16du:dateUtc="2026-09-22T16:28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2A315A30" w14:textId="77777777" w:rsidTr="00832AEF">
        <w:trPr>
          <w:jc w:val="center"/>
          <w:ins w:id="40" w:author="msi" w:date="2026-09-22T12:28:00Z" w16du:dateUtc="2026-09-22T16:28:00Z"/>
        </w:trPr>
        <w:tc>
          <w:tcPr>
            <w:tcW w:w="2745" w:type="dxa"/>
            <w:vAlign w:val="center"/>
          </w:tcPr>
          <w:p w14:paraId="54A1F4AA" w14:textId="77777777" w:rsidR="00BC32DD" w:rsidRPr="001A2552" w:rsidRDefault="00BC32DD" w:rsidP="00832AEF">
            <w:pPr>
              <w:pStyle w:val="DersBasliklar"/>
              <w:rPr>
                <w:ins w:id="41" w:author="msi" w:date="2026-09-22T12:28:00Z" w16du:dateUtc="2026-09-22T16:28:00Z"/>
                <w:szCs w:val="16"/>
              </w:rPr>
            </w:pPr>
            <w:ins w:id="42" w:author="msi" w:date="2026-09-22T12:28:00Z" w16du:dateUtc="2026-09-22T16:28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64340A7A" w14:textId="77777777" w:rsidR="00F911A6" w:rsidRPr="00B00DF3" w:rsidRDefault="00F911A6" w:rsidP="00F911A6">
            <w:pPr>
              <w:rPr>
                <w:ins w:id="43" w:author="msi" w:date="2026-09-22T12:28:00Z" w16du:dateUtc="2026-09-22T16:28:00Z"/>
                <w:sz w:val="16"/>
                <w:szCs w:val="16"/>
              </w:rPr>
            </w:pPr>
          </w:p>
          <w:p w14:paraId="3B82D9AA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28:00Z" w16du:dateUtc="2026-09-22T16:28:00Z"/>
                <w:sz w:val="16"/>
                <w:szCs w:val="16"/>
              </w:rPr>
            </w:pPr>
            <w:ins w:id="45" w:author="msi" w:date="2026-09-22T12:28:00Z" w16du:dateUtc="2026-09-22T16:2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5E52574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28:00Z" w16du:dateUtc="2026-09-22T16:28:00Z"/>
                <w:sz w:val="16"/>
                <w:szCs w:val="16"/>
              </w:rPr>
            </w:pPr>
            <w:ins w:id="47" w:author="msi" w:date="2026-09-22T12:28:00Z" w16du:dateUtc="2026-09-22T16:2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62DA8CAF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28:00Z" w16du:dateUtc="2026-09-22T16:28:00Z"/>
                <w:sz w:val="16"/>
                <w:szCs w:val="16"/>
              </w:rPr>
            </w:pPr>
            <w:ins w:id="49" w:author="msi" w:date="2026-09-22T12:28:00Z" w16du:dateUtc="2026-09-22T16:2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5540298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28:00Z" w16du:dateUtc="2026-09-22T16:28:00Z"/>
                <w:sz w:val="16"/>
                <w:szCs w:val="16"/>
              </w:rPr>
            </w:pPr>
            <w:ins w:id="51" w:author="msi" w:date="2026-09-22T12:28:00Z" w16du:dateUtc="2026-09-22T16:2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2F46613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28:00Z" w16du:dateUtc="2026-09-22T16:28:00Z"/>
                <w:sz w:val="16"/>
                <w:szCs w:val="16"/>
              </w:rPr>
            </w:pPr>
            <w:ins w:id="53" w:author="msi" w:date="2026-09-22T12:28:00Z" w16du:dateUtc="2026-09-22T16:2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64FCAD1C" w14:textId="77777777" w:rsidR="00F911A6" w:rsidRPr="00F8234C" w:rsidRDefault="00F911A6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ins w:id="54" w:author="msi" w:date="2026-09-22T12:28:00Z" w16du:dateUtc="2026-09-22T16:28:00Z"/>
                <w:sz w:val="16"/>
                <w:szCs w:val="16"/>
              </w:rPr>
            </w:pPr>
            <w:ins w:id="55" w:author="msi" w:date="2026-09-22T12:28:00Z" w16du:dateUtc="2026-09-22T16:2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C89EC94" w14:textId="77777777" w:rsidR="00B00DF3" w:rsidRPr="00F8234C" w:rsidRDefault="00B90493" w:rsidP="00F95BE5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6" w:author="msi" w:date="2026-09-22T12:28:00Z" w16du:dateUtc="2026-09-22T16:28:00Z"/>
                <w:sz w:val="16"/>
                <w:szCs w:val="16"/>
              </w:rPr>
            </w:pPr>
            <w:ins w:id="57" w:author="msi" w:date="2026-09-22T12:28:00Z" w16du:dateUtc="2026-09-22T16:2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245C8B3" w14:textId="77777777" w:rsidR="00BC32DD" w:rsidRPr="00B00DF3" w:rsidRDefault="00F911A6" w:rsidP="009D5F97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8" w:author="msi" w:date="2026-09-22T12:28:00Z" w16du:dateUtc="2026-09-22T16:28:00Z"/>
                <w:szCs w:val="16"/>
              </w:rPr>
            </w:pPr>
            <w:ins w:id="59" w:author="msi" w:date="2026-09-22T12:28:00Z" w16du:dateUtc="2026-09-22T16:2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2DAFB66" w14:textId="77777777" w:rsidTr="00832AEF">
        <w:trPr>
          <w:jc w:val="center"/>
          <w:ins w:id="60" w:author="msi" w:date="2026-09-22T12:28:00Z" w16du:dateUtc="2026-09-22T16:28:00Z"/>
        </w:trPr>
        <w:tc>
          <w:tcPr>
            <w:tcW w:w="2745" w:type="dxa"/>
            <w:vAlign w:val="center"/>
          </w:tcPr>
          <w:p w14:paraId="425DB123" w14:textId="77777777" w:rsidR="00BC32DD" w:rsidRPr="001A2552" w:rsidRDefault="00BC32DD" w:rsidP="00832AEF">
            <w:pPr>
              <w:pStyle w:val="DersBasliklar"/>
              <w:rPr>
                <w:ins w:id="61" w:author="msi" w:date="2026-09-22T12:28:00Z" w16du:dateUtc="2026-09-22T16:28:00Z"/>
                <w:szCs w:val="16"/>
              </w:rPr>
            </w:pPr>
            <w:ins w:id="62" w:author="msi" w:date="2026-09-22T12:28:00Z" w16du:dateUtc="2026-09-22T16:2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1F61736B" w14:textId="77777777" w:rsidR="009D5F97" w:rsidRPr="009D5F97" w:rsidRDefault="009D5F97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28:00Z" w16du:dateUtc="2026-09-22T16:28:00Z"/>
                <w:sz w:val="16"/>
                <w:szCs w:val="16"/>
              </w:rPr>
            </w:pPr>
            <w:ins w:id="64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8959254" w14:textId="77777777" w:rsidR="00CC0B85" w:rsidRDefault="00CC0B85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28:00Z" w16du:dateUtc="2026-09-22T16:28:00Z"/>
                <w:sz w:val="16"/>
                <w:szCs w:val="16"/>
              </w:rPr>
            </w:pPr>
            <w:ins w:id="66" w:author="msi" w:date="2026-09-22T12:28:00Z" w16du:dateUtc="2026-09-22T16:2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D1BA524" w14:textId="77777777" w:rsidR="00CC0B85" w:rsidRDefault="00B90493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28:00Z" w16du:dateUtc="2026-09-22T16:28:00Z"/>
                <w:sz w:val="16"/>
                <w:szCs w:val="16"/>
              </w:rPr>
            </w:pPr>
            <w:ins w:id="68" w:author="msi" w:date="2026-09-22T12:28:00Z" w16du:dateUtc="2026-09-22T16:2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89B1CE3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28:00Z" w16du:dateUtc="2026-09-22T16:28:00Z"/>
                <w:sz w:val="16"/>
                <w:szCs w:val="16"/>
              </w:rPr>
            </w:pPr>
            <w:ins w:id="70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1AFFCE5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28:00Z" w16du:dateUtc="2026-09-22T16:28:00Z"/>
                <w:sz w:val="16"/>
                <w:szCs w:val="16"/>
              </w:rPr>
            </w:pPr>
            <w:ins w:id="72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7859B28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28:00Z" w16du:dateUtc="2026-09-22T16:28:00Z"/>
                <w:sz w:val="16"/>
                <w:szCs w:val="16"/>
              </w:rPr>
            </w:pPr>
            <w:ins w:id="74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B9E2FB1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28:00Z" w16du:dateUtc="2026-09-22T16:28:00Z"/>
                <w:sz w:val="16"/>
                <w:szCs w:val="16"/>
              </w:rPr>
            </w:pPr>
            <w:ins w:id="76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E9861D5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28:00Z" w16du:dateUtc="2026-09-22T16:28:00Z"/>
                <w:sz w:val="16"/>
                <w:szCs w:val="16"/>
              </w:rPr>
            </w:pPr>
            <w:ins w:id="78" w:author="msi" w:date="2026-09-22T12:28:00Z" w16du:dateUtc="2026-09-22T16:2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6EDFB9F" w14:textId="77777777" w:rsidR="00BC32DD" w:rsidRPr="00B00DF3" w:rsidRDefault="00BC32DD" w:rsidP="00832AEF">
            <w:pPr>
              <w:pStyle w:val="DersBilgileri"/>
              <w:rPr>
                <w:ins w:id="79" w:author="msi" w:date="2026-09-22T12:28:00Z" w16du:dateUtc="2026-09-22T16:28:00Z"/>
                <w:szCs w:val="16"/>
              </w:rPr>
            </w:pPr>
          </w:p>
        </w:tc>
      </w:tr>
      <w:tr w:rsidR="00BC32DD" w:rsidRPr="001A2552" w14:paraId="573E9DF2" w14:textId="77777777" w:rsidTr="00832AEF">
        <w:trPr>
          <w:jc w:val="center"/>
          <w:ins w:id="80" w:author="msi" w:date="2026-09-22T12:28:00Z" w16du:dateUtc="2026-09-22T16:28:00Z"/>
        </w:trPr>
        <w:tc>
          <w:tcPr>
            <w:tcW w:w="2745" w:type="dxa"/>
            <w:vAlign w:val="center"/>
          </w:tcPr>
          <w:p w14:paraId="45EB3C77" w14:textId="77777777" w:rsidR="00BC32DD" w:rsidRPr="001A2552" w:rsidRDefault="00BC32DD" w:rsidP="00832AEF">
            <w:pPr>
              <w:pStyle w:val="DersBasliklar"/>
              <w:rPr>
                <w:ins w:id="81" w:author="msi" w:date="2026-09-22T12:28:00Z" w16du:dateUtc="2026-09-22T16:28:00Z"/>
                <w:szCs w:val="16"/>
              </w:rPr>
            </w:pPr>
            <w:ins w:id="82" w:author="msi" w:date="2026-09-22T12:28:00Z" w16du:dateUtc="2026-09-22T16:2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C7B74D9" w14:textId="77777777" w:rsidR="00BC32DD" w:rsidRPr="00B00DF3" w:rsidRDefault="00F8234C" w:rsidP="00832AEF">
            <w:pPr>
              <w:pStyle w:val="DersBilgileri"/>
              <w:rPr>
                <w:ins w:id="83" w:author="msi" w:date="2026-09-22T12:28:00Z" w16du:dateUtc="2026-09-22T16:28:00Z"/>
                <w:szCs w:val="16"/>
              </w:rPr>
            </w:pPr>
            <w:ins w:id="84" w:author="msi" w:date="2026-09-22T12:28:00Z" w16du:dateUtc="2026-09-22T16:2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43089CA8" w14:textId="77777777" w:rsidTr="00832AEF">
        <w:trPr>
          <w:jc w:val="center"/>
          <w:ins w:id="85" w:author="msi" w:date="2026-09-22T12:28:00Z" w16du:dateUtc="2026-09-22T16:28:00Z"/>
        </w:trPr>
        <w:tc>
          <w:tcPr>
            <w:tcW w:w="2745" w:type="dxa"/>
            <w:vAlign w:val="center"/>
          </w:tcPr>
          <w:p w14:paraId="183E2329" w14:textId="77777777" w:rsidR="00BC32DD" w:rsidRPr="001A2552" w:rsidRDefault="00BC32DD" w:rsidP="00832AEF">
            <w:pPr>
              <w:pStyle w:val="DersBasliklar"/>
              <w:rPr>
                <w:ins w:id="86" w:author="msi" w:date="2026-09-22T12:28:00Z" w16du:dateUtc="2026-09-22T16:28:00Z"/>
                <w:szCs w:val="16"/>
              </w:rPr>
            </w:pPr>
            <w:ins w:id="87" w:author="msi" w:date="2026-09-22T12:28:00Z" w16du:dateUtc="2026-09-22T16:2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22D791FF" w14:textId="77777777" w:rsidR="00BC32DD" w:rsidRPr="00B00DF3" w:rsidRDefault="00B00DF3" w:rsidP="00832AEF">
            <w:pPr>
              <w:pStyle w:val="DersBilgileri"/>
              <w:rPr>
                <w:ins w:id="88" w:author="msi" w:date="2026-09-22T12:28:00Z" w16du:dateUtc="2026-09-22T16:28:00Z"/>
                <w:szCs w:val="16"/>
              </w:rPr>
            </w:pPr>
            <w:ins w:id="89" w:author="msi" w:date="2026-09-22T12:28:00Z" w16du:dateUtc="2026-09-22T16:2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85D062C" w14:textId="77777777" w:rsidTr="00832AEF">
        <w:trPr>
          <w:jc w:val="center"/>
          <w:ins w:id="90" w:author="msi" w:date="2026-09-22T12:28:00Z" w16du:dateUtc="2026-09-22T16:28:00Z"/>
        </w:trPr>
        <w:tc>
          <w:tcPr>
            <w:tcW w:w="2745" w:type="dxa"/>
            <w:vAlign w:val="center"/>
          </w:tcPr>
          <w:p w14:paraId="3C6EBBA3" w14:textId="77777777" w:rsidR="00BC32DD" w:rsidRPr="001A2552" w:rsidRDefault="00BC32DD" w:rsidP="00832AEF">
            <w:pPr>
              <w:pStyle w:val="DersBasliklar"/>
              <w:rPr>
                <w:ins w:id="91" w:author="msi" w:date="2026-09-22T12:28:00Z" w16du:dateUtc="2026-09-22T16:28:00Z"/>
                <w:szCs w:val="16"/>
              </w:rPr>
            </w:pPr>
            <w:ins w:id="92" w:author="msi" w:date="2026-09-22T12:28:00Z" w16du:dateUtc="2026-09-22T16:2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F21378D" w14:textId="77777777" w:rsidR="00BC32DD" w:rsidRPr="00B00DF3" w:rsidRDefault="00BC32DD" w:rsidP="00832AEF">
            <w:pPr>
              <w:pStyle w:val="DersBilgileri"/>
              <w:rPr>
                <w:ins w:id="93" w:author="msi" w:date="2026-09-22T12:28:00Z" w16du:dateUtc="2026-09-22T16:28:00Z"/>
                <w:szCs w:val="16"/>
              </w:rPr>
            </w:pPr>
          </w:p>
        </w:tc>
      </w:tr>
      <w:tr w:rsidR="00BC32DD" w:rsidRPr="001A2552" w14:paraId="2638D9D5" w14:textId="77777777" w:rsidTr="00832AEF">
        <w:trPr>
          <w:jc w:val="center"/>
          <w:ins w:id="94" w:author="msi" w:date="2026-09-22T12:28:00Z" w16du:dateUtc="2026-09-22T16:28:00Z"/>
        </w:trPr>
        <w:tc>
          <w:tcPr>
            <w:tcW w:w="2745" w:type="dxa"/>
            <w:vAlign w:val="center"/>
          </w:tcPr>
          <w:p w14:paraId="63C299AD" w14:textId="77777777" w:rsidR="00BC32DD" w:rsidRPr="001A2552" w:rsidRDefault="00BC32DD" w:rsidP="00832AEF">
            <w:pPr>
              <w:pStyle w:val="DersBasliklar"/>
              <w:rPr>
                <w:ins w:id="95" w:author="msi" w:date="2026-09-22T12:28:00Z" w16du:dateUtc="2026-09-22T16:28:00Z"/>
                <w:szCs w:val="16"/>
              </w:rPr>
            </w:pPr>
            <w:ins w:id="96" w:author="msi" w:date="2026-09-22T12:28:00Z" w16du:dateUtc="2026-09-22T16:2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3B8E7DEE" w14:textId="77777777" w:rsidR="00B00DF3" w:rsidRPr="00B00DF3" w:rsidRDefault="00B00DF3" w:rsidP="00B00DF3">
            <w:pPr>
              <w:rPr>
                <w:ins w:id="97" w:author="msi" w:date="2026-09-22T12:28:00Z" w16du:dateUtc="2026-09-22T16:28:00Z"/>
                <w:sz w:val="16"/>
                <w:szCs w:val="16"/>
              </w:rPr>
            </w:pPr>
            <w:ins w:id="98" w:author="msi" w:date="2026-09-22T12:28:00Z" w16du:dateUtc="2026-09-22T16:2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481E581" w14:textId="77777777" w:rsidR="00B00DF3" w:rsidRPr="00B00DF3" w:rsidRDefault="00B00DF3" w:rsidP="00B00DF3">
            <w:pPr>
              <w:rPr>
                <w:ins w:id="99" w:author="msi" w:date="2026-09-22T12:28:00Z" w16du:dateUtc="2026-09-22T16:28:00Z"/>
                <w:sz w:val="16"/>
                <w:szCs w:val="16"/>
              </w:rPr>
            </w:pPr>
            <w:ins w:id="100" w:author="msi" w:date="2026-09-22T12:28:00Z" w16du:dateUtc="2026-09-22T16:2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64E8218" w14:textId="77777777" w:rsidR="00B00DF3" w:rsidRPr="00B00DF3" w:rsidRDefault="00B00DF3" w:rsidP="00B00DF3">
            <w:pPr>
              <w:rPr>
                <w:ins w:id="101" w:author="msi" w:date="2026-09-22T12:28:00Z" w16du:dateUtc="2026-09-22T16:28:00Z"/>
                <w:sz w:val="16"/>
                <w:szCs w:val="16"/>
              </w:rPr>
            </w:pPr>
            <w:ins w:id="102" w:author="msi" w:date="2026-09-22T12:28:00Z" w16du:dateUtc="2026-09-22T16:2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CE1B2B3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28:00Z" w16du:dateUtc="2026-09-22T16:28:00Z"/>
                <w:rFonts w:ascii="Verdana" w:hAnsi="Verdana"/>
                <w:sz w:val="16"/>
                <w:szCs w:val="16"/>
              </w:rPr>
            </w:pPr>
            <w:ins w:id="104" w:author="msi" w:date="2026-09-22T12:28:00Z" w16du:dateUtc="2026-09-22T16:2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9917105" w14:textId="77777777" w:rsidR="00B00DF3" w:rsidRPr="00B00DF3" w:rsidRDefault="00B00DF3" w:rsidP="00B00DF3">
            <w:pPr>
              <w:rPr>
                <w:ins w:id="105" w:author="msi" w:date="2026-09-22T12:28:00Z" w16du:dateUtc="2026-09-22T16:28:00Z"/>
                <w:sz w:val="16"/>
                <w:szCs w:val="16"/>
              </w:rPr>
            </w:pPr>
            <w:ins w:id="106" w:author="msi" w:date="2026-09-22T12:28:00Z" w16du:dateUtc="2026-09-22T16:2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BA9872F" w14:textId="77777777" w:rsidR="00B00DF3" w:rsidRPr="00B00DF3" w:rsidRDefault="00B00DF3" w:rsidP="00B00DF3">
            <w:pPr>
              <w:rPr>
                <w:ins w:id="107" w:author="msi" w:date="2026-09-22T12:28:00Z" w16du:dateUtc="2026-09-22T16:28:00Z"/>
                <w:sz w:val="16"/>
                <w:szCs w:val="16"/>
              </w:rPr>
            </w:pPr>
            <w:ins w:id="108" w:author="msi" w:date="2026-09-22T12:28:00Z" w16du:dateUtc="2026-09-22T16:2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1B40305" w14:textId="77777777" w:rsidR="00B00DF3" w:rsidRPr="00B00DF3" w:rsidRDefault="00B00DF3" w:rsidP="00B00DF3">
            <w:pPr>
              <w:rPr>
                <w:ins w:id="109" w:author="msi" w:date="2026-09-22T12:28:00Z" w16du:dateUtc="2026-09-22T16:28:00Z"/>
                <w:sz w:val="16"/>
                <w:szCs w:val="16"/>
              </w:rPr>
            </w:pPr>
            <w:ins w:id="110" w:author="msi" w:date="2026-09-22T12:28:00Z" w16du:dateUtc="2026-09-22T16:2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1E4B4B4" w14:textId="77777777" w:rsidR="00B00DF3" w:rsidRPr="00B00DF3" w:rsidRDefault="00B00DF3" w:rsidP="00B00DF3">
            <w:pPr>
              <w:rPr>
                <w:ins w:id="111" w:author="msi" w:date="2026-09-22T12:28:00Z" w16du:dateUtc="2026-09-22T16:28:00Z"/>
                <w:sz w:val="16"/>
                <w:szCs w:val="16"/>
              </w:rPr>
            </w:pPr>
            <w:ins w:id="112" w:author="msi" w:date="2026-09-22T12:28:00Z" w16du:dateUtc="2026-09-22T16:28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2DF527B9" w14:textId="77777777" w:rsidR="00B00DF3" w:rsidRPr="00B00DF3" w:rsidRDefault="00B00DF3" w:rsidP="00B00DF3">
            <w:pPr>
              <w:rPr>
                <w:ins w:id="113" w:author="msi" w:date="2026-09-22T12:28:00Z" w16du:dateUtc="2026-09-22T16:28:00Z"/>
                <w:sz w:val="16"/>
                <w:szCs w:val="16"/>
              </w:rPr>
            </w:pPr>
            <w:ins w:id="114" w:author="msi" w:date="2026-09-22T12:28:00Z" w16du:dateUtc="2026-09-22T16:2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1019EE1" w14:textId="77777777" w:rsidR="00BC32DD" w:rsidRPr="00B00DF3" w:rsidRDefault="00BC32DD" w:rsidP="00832AEF">
            <w:pPr>
              <w:pStyle w:val="Kaynakca"/>
              <w:rPr>
                <w:ins w:id="115" w:author="msi" w:date="2026-09-22T12:28:00Z" w16du:dateUtc="2026-09-22T16:28:00Z"/>
                <w:szCs w:val="16"/>
                <w:lang w:val="tr-TR"/>
              </w:rPr>
            </w:pPr>
          </w:p>
        </w:tc>
      </w:tr>
      <w:tr w:rsidR="00BC32DD" w:rsidRPr="001A2552" w14:paraId="785950FD" w14:textId="77777777" w:rsidTr="00832AEF">
        <w:trPr>
          <w:jc w:val="center"/>
          <w:ins w:id="116" w:author="msi" w:date="2026-09-22T12:28:00Z" w16du:dateUtc="2026-09-22T16:28:00Z"/>
        </w:trPr>
        <w:tc>
          <w:tcPr>
            <w:tcW w:w="2745" w:type="dxa"/>
            <w:vAlign w:val="center"/>
          </w:tcPr>
          <w:p w14:paraId="6E098DC7" w14:textId="77777777" w:rsidR="00BC32DD" w:rsidRPr="001A2552" w:rsidRDefault="00BC32DD" w:rsidP="00832AEF">
            <w:pPr>
              <w:pStyle w:val="DersBasliklar"/>
              <w:rPr>
                <w:ins w:id="117" w:author="msi" w:date="2026-09-22T12:28:00Z" w16du:dateUtc="2026-09-22T16:28:00Z"/>
                <w:szCs w:val="16"/>
              </w:rPr>
            </w:pPr>
            <w:ins w:id="118" w:author="msi" w:date="2026-09-22T12:28:00Z" w16du:dateUtc="2026-09-22T16:28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F90FD7B" w14:textId="77777777" w:rsidR="00BC32DD" w:rsidRPr="001A2552" w:rsidRDefault="00B00DF3" w:rsidP="00832AEF">
            <w:pPr>
              <w:pStyle w:val="DersBilgileri"/>
              <w:rPr>
                <w:ins w:id="119" w:author="msi" w:date="2026-09-22T12:28:00Z" w16du:dateUtc="2026-09-22T16:28:00Z"/>
                <w:szCs w:val="16"/>
              </w:rPr>
            </w:pPr>
            <w:ins w:id="120" w:author="msi" w:date="2026-09-22T12:28:00Z" w16du:dateUtc="2026-09-22T16:2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F8AC224" w14:textId="77777777" w:rsidTr="00832AEF">
        <w:trPr>
          <w:jc w:val="center"/>
          <w:ins w:id="121" w:author="msi" w:date="2026-09-22T12:28:00Z" w16du:dateUtc="2026-09-22T16:28:00Z"/>
        </w:trPr>
        <w:tc>
          <w:tcPr>
            <w:tcW w:w="2745" w:type="dxa"/>
            <w:vAlign w:val="center"/>
          </w:tcPr>
          <w:p w14:paraId="1584FD1D" w14:textId="77777777" w:rsidR="00BC32DD" w:rsidRPr="001A2552" w:rsidRDefault="00BC32DD" w:rsidP="00832AEF">
            <w:pPr>
              <w:pStyle w:val="DersBasliklar"/>
              <w:rPr>
                <w:ins w:id="122" w:author="msi" w:date="2026-09-22T12:28:00Z" w16du:dateUtc="2026-09-22T16:28:00Z"/>
                <w:szCs w:val="16"/>
              </w:rPr>
            </w:pPr>
            <w:ins w:id="123" w:author="msi" w:date="2026-09-22T12:28:00Z" w16du:dateUtc="2026-09-22T16:28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9EEF71C" w14:textId="77777777" w:rsidR="00BC32DD" w:rsidRPr="001A2552" w:rsidRDefault="00BC32DD" w:rsidP="00832AEF">
            <w:pPr>
              <w:pStyle w:val="DersBilgileri"/>
              <w:rPr>
                <w:ins w:id="124" w:author="msi" w:date="2026-09-22T12:28:00Z" w16du:dateUtc="2026-09-22T16:28:00Z"/>
                <w:szCs w:val="16"/>
              </w:rPr>
            </w:pPr>
          </w:p>
        </w:tc>
      </w:tr>
      <w:tr w:rsidR="00BC32DD" w:rsidRPr="001A2552" w14:paraId="2476197B" w14:textId="77777777" w:rsidTr="00832AEF">
        <w:trPr>
          <w:jc w:val="center"/>
          <w:ins w:id="125" w:author="msi" w:date="2026-09-22T12:28:00Z" w16du:dateUtc="2026-09-22T16:28:00Z"/>
        </w:trPr>
        <w:tc>
          <w:tcPr>
            <w:tcW w:w="2745" w:type="dxa"/>
            <w:vAlign w:val="center"/>
          </w:tcPr>
          <w:p w14:paraId="1946B82C" w14:textId="77777777" w:rsidR="00BC32DD" w:rsidRPr="001A2552" w:rsidRDefault="00BC32DD" w:rsidP="00832AEF">
            <w:pPr>
              <w:pStyle w:val="DersBasliklar"/>
              <w:rPr>
                <w:ins w:id="126" w:author="msi" w:date="2026-09-22T12:28:00Z" w16du:dateUtc="2026-09-22T16:28:00Z"/>
                <w:szCs w:val="16"/>
              </w:rPr>
            </w:pPr>
            <w:ins w:id="127" w:author="msi" w:date="2026-09-22T12:28:00Z" w16du:dateUtc="2026-09-22T16:2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49142256" w14:textId="77777777" w:rsidR="00BC32DD" w:rsidRPr="001A2552" w:rsidRDefault="00BC32DD" w:rsidP="00832AEF">
            <w:pPr>
              <w:pStyle w:val="DersBilgileri"/>
              <w:rPr>
                <w:ins w:id="128" w:author="msi" w:date="2026-09-22T12:28:00Z" w16du:dateUtc="2026-09-22T16:28:00Z"/>
                <w:szCs w:val="16"/>
              </w:rPr>
            </w:pPr>
          </w:p>
        </w:tc>
      </w:tr>
    </w:tbl>
    <w:p w14:paraId="61BC4E29" w14:textId="77777777" w:rsidR="00BC32DD" w:rsidRPr="001A2552" w:rsidRDefault="00BC32DD" w:rsidP="00BC32DD">
      <w:pPr>
        <w:rPr>
          <w:ins w:id="129" w:author="msi" w:date="2026-09-22T12:28:00Z" w16du:dateUtc="2026-09-22T16:28:00Z"/>
          <w:sz w:val="16"/>
          <w:szCs w:val="16"/>
        </w:rPr>
      </w:pPr>
    </w:p>
    <w:p w14:paraId="100F69DE" w14:textId="77777777" w:rsidR="00BC32DD" w:rsidRPr="001A2552" w:rsidRDefault="00BC32DD" w:rsidP="00BC32DD">
      <w:pPr>
        <w:rPr>
          <w:ins w:id="130" w:author="msi" w:date="2026-09-22T12:28:00Z" w16du:dateUtc="2026-09-22T16:28:00Z"/>
          <w:sz w:val="16"/>
          <w:szCs w:val="16"/>
        </w:rPr>
      </w:pPr>
    </w:p>
    <w:p w14:paraId="3A5D1D80" w14:textId="77777777" w:rsidR="00BC32DD" w:rsidRPr="001A2552" w:rsidRDefault="00BC32DD" w:rsidP="00BC32DD">
      <w:pPr>
        <w:rPr>
          <w:ins w:id="131" w:author="msi" w:date="2026-09-22T12:28:00Z" w16du:dateUtc="2026-09-22T16:28:00Z"/>
          <w:sz w:val="16"/>
          <w:szCs w:val="16"/>
        </w:rPr>
      </w:pPr>
    </w:p>
    <w:p w14:paraId="214185A7" w14:textId="77777777" w:rsidR="00BC32DD" w:rsidRDefault="00BC32DD" w:rsidP="00BC32DD">
      <w:pPr>
        <w:rPr>
          <w:ins w:id="132" w:author="msi" w:date="2026-09-22T12:28:00Z" w16du:dateUtc="2026-09-22T16:28:00Z"/>
        </w:rPr>
      </w:pPr>
    </w:p>
    <w:p w14:paraId="5714F488" w14:textId="77777777" w:rsidR="000A1987" w:rsidRDefault="000A1987" w:rsidP="009B6940">
      <w:pPr>
        <w:spacing w:line="276" w:lineRule="auto"/>
        <w:rPr>
          <w:del w:id="133" w:author="msi" w:date="2026-09-22T12:28:00Z" w16du:dateUtc="2026-09-22T16:28:00Z"/>
          <w:rFonts w:ascii="Times New Roman" w:hAnsi="Times New Roman"/>
          <w:b/>
          <w:sz w:val="24"/>
        </w:rPr>
      </w:pPr>
      <w:del w:id="134" w:author="msi" w:date="2026-09-22T12:28:00Z" w16du:dateUtc="2026-09-22T16:28:00Z">
        <w:r w:rsidRPr="000A1987">
          <w:rPr>
            <w:rFonts w:ascii="Times New Roman" w:hAnsi="Times New Roman"/>
            <w:b/>
            <w:sz w:val="24"/>
          </w:rPr>
          <w:delText>Научно-практическая конференция с международным участием</w:delText>
        </w:r>
        <w:r>
          <w:rPr>
            <w:rFonts w:ascii="Times New Roman" w:hAnsi="Times New Roman"/>
            <w:b/>
            <w:sz w:val="24"/>
          </w:rPr>
          <w:delText>,</w:delText>
        </w:r>
        <w:r w:rsidRPr="000A1987">
          <w:rPr>
            <w:rFonts w:ascii="Times New Roman" w:hAnsi="Times New Roman"/>
            <w:b/>
            <w:sz w:val="24"/>
          </w:rPr>
          <w:delText xml:space="preserve"> </w:delText>
        </w:r>
        <w:r>
          <w:rPr>
            <w:rFonts w:ascii="Times New Roman" w:hAnsi="Times New Roman"/>
            <w:b/>
            <w:sz w:val="24"/>
          </w:rPr>
          <w:delText>п</w:delText>
        </w:r>
        <w:r w:rsidRPr="000A1987">
          <w:rPr>
            <w:rFonts w:ascii="Times New Roman" w:hAnsi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59F5F007" w14:textId="77777777" w:rsidR="009B6940" w:rsidRPr="000A1987" w:rsidRDefault="009B6940" w:rsidP="009B6940">
      <w:pPr>
        <w:spacing w:line="276" w:lineRule="auto"/>
        <w:rPr>
          <w:del w:id="135" w:author="msi" w:date="2026-09-22T12:28:00Z" w16du:dateUtc="2026-09-22T16:28:00Z"/>
          <w:rFonts w:ascii="Times New Roman" w:hAnsi="Times New Roman"/>
          <w:b/>
          <w:sz w:val="24"/>
        </w:rPr>
      </w:pPr>
    </w:p>
    <w:p w14:paraId="4B062897" w14:textId="77777777" w:rsidR="000A1987" w:rsidRDefault="00F26628" w:rsidP="009B6940">
      <w:pPr>
        <w:spacing w:line="276" w:lineRule="auto"/>
        <w:rPr>
          <w:del w:id="136" w:author="msi" w:date="2026-09-22T12:28:00Z" w16du:dateUtc="2026-09-22T16:28:00Z"/>
          <w:rFonts w:ascii="Times New Roman" w:hAnsi="Times New Roman"/>
          <w:sz w:val="24"/>
        </w:rPr>
      </w:pPr>
      <w:del w:id="137" w:author="msi" w:date="2026-09-22T12:28:00Z" w16du:dateUtc="2026-09-22T16:28:00Z">
        <w:r w:rsidRPr="00C946F8">
          <w:rPr>
            <w:rFonts w:ascii="Times New Roman" w:hAnsi="Times New Roman"/>
            <w:b/>
            <w:sz w:val="24"/>
          </w:rPr>
          <w:delText>4 апреля 2025 года</w:delText>
        </w:r>
        <w:r>
          <w:rPr>
            <w:rFonts w:ascii="Times New Roman" w:hAnsi="Times New Roman"/>
            <w:sz w:val="24"/>
          </w:rPr>
          <w:delText xml:space="preserve"> </w:delText>
        </w:r>
        <w:r w:rsidR="009B6940">
          <w:rPr>
            <w:rFonts w:ascii="Times New Roman" w:hAnsi="Times New Roman"/>
            <w:sz w:val="24"/>
          </w:rPr>
          <w:delText xml:space="preserve">в Москве </w:delText>
        </w:r>
        <w:r>
          <w:rPr>
            <w:rFonts w:ascii="Times New Roman" w:hAnsi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/>
            <w:sz w:val="24"/>
          </w:rPr>
          <w:delText>Московского НИИ психиатрии</w:delText>
        </w:r>
        <w:r>
          <w:rPr>
            <w:rFonts w:ascii="Times New Roman" w:hAnsi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/>
            <w:sz w:val="24"/>
          </w:rPr>
          <w:delText>.</w:delText>
        </w:r>
      </w:del>
    </w:p>
    <w:p w14:paraId="464FFFD9" w14:textId="77777777" w:rsidR="00592BCC" w:rsidRDefault="00592BCC" w:rsidP="00592BCC">
      <w:pPr>
        <w:spacing w:line="276" w:lineRule="auto"/>
        <w:rPr>
          <w:del w:id="138" w:author="msi" w:date="2026-09-22T12:28:00Z" w16du:dateUtc="2026-09-22T16:28:00Z"/>
          <w:rFonts w:ascii="Times New Roman" w:hAnsi="Times New Roman"/>
          <w:sz w:val="24"/>
        </w:rPr>
      </w:pPr>
      <w:del w:id="139" w:author="msi" w:date="2026-09-22T12:28:00Z" w16du:dateUtc="2026-09-22T16:28:00Z">
        <w:r>
          <w:rPr>
            <w:rFonts w:ascii="Times New Roman" w:hAnsi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/>
            <w:sz w:val="24"/>
          </w:rPr>
          <w:delText xml:space="preserve">). </w:delText>
        </w:r>
      </w:del>
    </w:p>
    <w:p w14:paraId="0616FD41" w14:textId="77777777" w:rsidR="003B608A" w:rsidRDefault="000A1987" w:rsidP="00592BCC">
      <w:pPr>
        <w:spacing w:line="276" w:lineRule="auto"/>
        <w:rPr>
          <w:del w:id="140" w:author="msi" w:date="2026-09-22T12:28:00Z" w16du:dateUtc="2026-09-22T16:28:00Z"/>
          <w:rFonts w:ascii="Times New Roman" w:hAnsi="Times New Roman"/>
          <w:sz w:val="24"/>
        </w:rPr>
      </w:pPr>
      <w:del w:id="141" w:author="msi" w:date="2026-09-22T12:28:00Z" w16du:dateUtc="2026-09-22T16:28:00Z">
        <w:r>
          <w:rPr>
            <w:rFonts w:ascii="Times New Roman" w:hAnsi="Times New Roman"/>
            <w:sz w:val="24"/>
          </w:rPr>
          <w:delText>Организатор</w:delText>
        </w:r>
        <w:r w:rsidR="00F26628">
          <w:rPr>
            <w:rFonts w:ascii="Times New Roman" w:hAnsi="Times New Roman"/>
            <w:sz w:val="24"/>
          </w:rPr>
          <w:delText>ами конференции выступают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0A1987">
          <w:rPr>
            <w:rFonts w:ascii="Times New Roman" w:hAnsi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/>
            <w:sz w:val="24"/>
          </w:rPr>
          <w:delText xml:space="preserve"> и </w:delText>
        </w:r>
        <w:r w:rsidRPr="000A1987">
          <w:rPr>
            <w:rFonts w:ascii="Times New Roman" w:hAnsi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/>
            <w:sz w:val="24"/>
          </w:rPr>
          <w:delText>.</w:delText>
        </w:r>
      </w:del>
    </w:p>
    <w:p w14:paraId="3AFE5CC9" w14:textId="77777777" w:rsidR="009B6940" w:rsidRDefault="00F26628" w:rsidP="009B6940">
      <w:pPr>
        <w:spacing w:line="276" w:lineRule="auto"/>
        <w:rPr>
          <w:del w:id="142" w:author="msi" w:date="2026-09-22T12:28:00Z" w16du:dateUtc="2026-09-22T16:28:00Z"/>
          <w:rFonts w:ascii="Times New Roman" w:hAnsi="Times New Roman"/>
          <w:sz w:val="24"/>
        </w:rPr>
      </w:pPr>
      <w:del w:id="143" w:author="msi" w:date="2026-09-22T12:28:00Z" w16du:dateUtc="2026-09-22T16:28:00Z">
        <w:r w:rsidRPr="00C946F8">
          <w:rPr>
            <w:rFonts w:ascii="Times New Roman" w:hAnsi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/>
            <w:sz w:val="24"/>
          </w:rPr>
          <w:delText>г</w:delText>
        </w:r>
        <w:r w:rsidRPr="00F26628">
          <w:rPr>
            <w:rFonts w:ascii="Times New Roman" w:hAnsi="Times New Roman"/>
            <w:sz w:val="24"/>
          </w:rPr>
          <w:delText>остиница «Золотое кольцо»</w:delText>
        </w:r>
        <w:r>
          <w:rPr>
            <w:rFonts w:ascii="Times New Roman" w:hAnsi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/>
            <w:sz w:val="24"/>
          </w:rPr>
          <w:delText>Москва, Смоленская ул., 5.</w:delText>
        </w:r>
        <w:r>
          <w:rPr>
            <w:rFonts w:ascii="Times New Roman" w:hAnsi="Times New Roman"/>
            <w:sz w:val="24"/>
          </w:rPr>
          <w:delText xml:space="preserve"> </w:delText>
        </w:r>
      </w:del>
    </w:p>
    <w:p w14:paraId="4B3A715F" w14:textId="77777777" w:rsidR="009B6940" w:rsidRDefault="00F26628" w:rsidP="009B6940">
      <w:pPr>
        <w:spacing w:line="276" w:lineRule="auto"/>
        <w:rPr>
          <w:del w:id="144" w:author="msi" w:date="2026-09-22T12:28:00Z" w16du:dateUtc="2026-09-22T16:28:00Z"/>
          <w:rFonts w:ascii="Times New Roman" w:hAnsi="Times New Roman"/>
          <w:sz w:val="24"/>
        </w:rPr>
      </w:pPr>
      <w:del w:id="145" w:author="msi" w:date="2026-09-22T12:28:00Z" w16du:dateUtc="2026-09-22T16:28:00Z">
        <w:r>
          <w:rPr>
            <w:rFonts w:ascii="Times New Roman" w:hAnsi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/>
            <w:sz w:val="24"/>
          </w:rPr>
          <w:delText>запланирована онлайн-трансляция мероприятия.</w:delText>
        </w:r>
      </w:del>
    </w:p>
    <w:p w14:paraId="1C1C2800" w14:textId="77777777" w:rsidR="003D3B03" w:rsidRDefault="00C946F8" w:rsidP="003D3B03">
      <w:pPr>
        <w:spacing w:line="276" w:lineRule="auto"/>
        <w:rPr>
          <w:del w:id="146" w:author="msi" w:date="2026-09-22T12:28:00Z" w16du:dateUtc="2026-09-22T16:28:00Z"/>
          <w:rFonts w:ascii="Times New Roman" w:hAnsi="Times New Roman"/>
          <w:sz w:val="24"/>
        </w:rPr>
      </w:pPr>
      <w:del w:id="147" w:author="msi" w:date="2026-09-22T12:28:00Z" w16du:dateUtc="2026-09-22T16:28:00Z">
        <w:r>
          <w:rPr>
            <w:rFonts w:ascii="Times New Roman" w:hAnsi="Times New Roman"/>
            <w:sz w:val="24"/>
          </w:rPr>
          <w:delText>Темы н</w:delText>
        </w:r>
        <w:r w:rsidR="009B6940">
          <w:rPr>
            <w:rFonts w:ascii="Times New Roman" w:hAnsi="Times New Roman"/>
            <w:sz w:val="24"/>
          </w:rPr>
          <w:delText>аучной программы</w:delText>
        </w:r>
        <w:r w:rsidR="003B608A">
          <w:rPr>
            <w:rFonts w:ascii="Times New Roman" w:hAnsi="Times New Roman"/>
            <w:sz w:val="24"/>
          </w:rPr>
          <w:delText>:</w:delText>
        </w:r>
        <w:r>
          <w:rPr>
            <w:rFonts w:ascii="Times New Roman" w:hAnsi="Times New Roman"/>
            <w:sz w:val="24"/>
          </w:rPr>
          <w:delText xml:space="preserve"> </w:delText>
        </w:r>
      </w:del>
    </w:p>
    <w:p w14:paraId="7F373D58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48" w:author="msi" w:date="2026-09-22T12:28:00Z" w16du:dateUtc="2026-09-22T16:28:00Z"/>
          <w:rFonts w:ascii="Times New Roman" w:hAnsi="Times New Roman"/>
          <w:sz w:val="24"/>
        </w:rPr>
      </w:pPr>
      <w:del w:id="149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 xml:space="preserve">Научное наследие Московского НИИ психиатрии </w:delText>
        </w:r>
      </w:del>
    </w:p>
    <w:p w14:paraId="053965C3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50" w:author="msi" w:date="2026-09-22T12:28:00Z" w16du:dateUtc="2026-09-22T16:28:00Z"/>
          <w:rFonts w:ascii="Times New Roman" w:hAnsi="Times New Roman"/>
          <w:sz w:val="24"/>
        </w:rPr>
      </w:pPr>
      <w:del w:id="151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Московский НИИ психиатрии в годы Великой отечественной войны</w:delText>
        </w:r>
      </w:del>
    </w:p>
    <w:p w14:paraId="0601A902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52" w:author="msi" w:date="2026-09-22T12:28:00Z" w16du:dateUtc="2026-09-22T16:28:00Z"/>
          <w:rFonts w:ascii="Times New Roman" w:hAnsi="Times New Roman"/>
          <w:sz w:val="24"/>
        </w:rPr>
      </w:pPr>
      <w:del w:id="153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Цифровые технологии в сфере охраны психического здоровья</w:delText>
        </w:r>
      </w:del>
    </w:p>
    <w:p w14:paraId="08BD69ED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54" w:author="msi" w:date="2026-09-22T12:28:00Z" w16du:dateUtc="2026-09-22T16:28:00Z"/>
          <w:rFonts w:ascii="Times New Roman" w:hAnsi="Times New Roman"/>
          <w:sz w:val="24"/>
        </w:rPr>
      </w:pPr>
      <w:del w:id="155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Роль нейронаук в диагностике и лечении психических расстройств</w:delText>
        </w:r>
      </w:del>
    </w:p>
    <w:p w14:paraId="6595656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56" w:author="msi" w:date="2026-09-22T12:28:00Z" w16du:dateUtc="2026-09-22T16:28:00Z"/>
          <w:rFonts w:ascii="Times New Roman" w:hAnsi="Times New Roman"/>
          <w:sz w:val="24"/>
        </w:rPr>
      </w:pPr>
      <w:del w:id="157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Интеграция психиатрии и общесоматической медицины</w:delText>
        </w:r>
      </w:del>
    </w:p>
    <w:p w14:paraId="2F6075D1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58" w:author="msi" w:date="2026-09-22T12:28:00Z" w16du:dateUtc="2026-09-22T16:28:00Z"/>
          <w:rFonts w:ascii="Times New Roman" w:hAnsi="Times New Roman"/>
          <w:sz w:val="24"/>
        </w:rPr>
      </w:pPr>
      <w:del w:id="159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Современные проблемы аддиктологии</w:delText>
        </w:r>
      </w:del>
    </w:p>
    <w:p w14:paraId="2294926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60" w:author="msi" w:date="2026-09-22T12:28:00Z" w16du:dateUtc="2026-09-22T16:28:00Z"/>
          <w:rFonts w:ascii="Times New Roman" w:hAnsi="Times New Roman"/>
          <w:sz w:val="24"/>
        </w:rPr>
      </w:pPr>
      <w:del w:id="161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/>
            <w:sz w:val="24"/>
            <w:lang w:val="en-US"/>
          </w:rPr>
          <w:delText>XXI</w:delText>
        </w:r>
        <w:r w:rsidRPr="009B6940">
          <w:rPr>
            <w:rFonts w:ascii="Times New Roman" w:hAnsi="Times New Roman"/>
            <w:sz w:val="24"/>
          </w:rPr>
          <w:delText xml:space="preserve"> веке.</w:delText>
        </w:r>
      </w:del>
    </w:p>
    <w:p w14:paraId="38C0DA66" w14:textId="77777777" w:rsid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62" w:author="msi" w:date="2026-09-22T12:28:00Z" w16du:dateUtc="2026-09-22T16:28:00Z"/>
          <w:rFonts w:ascii="Times New Roman" w:hAnsi="Times New Roman"/>
          <w:sz w:val="24"/>
        </w:rPr>
      </w:pPr>
      <w:del w:id="163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 xml:space="preserve">Актуальные клинические и социальные </w:delText>
        </w:r>
        <w:r>
          <w:rPr>
            <w:rFonts w:ascii="Times New Roman" w:hAnsi="Times New Roman"/>
            <w:sz w:val="24"/>
          </w:rPr>
          <w:delText>тенденции детской</w:delText>
        </w:r>
        <w:r w:rsidRPr="009B6940">
          <w:rPr>
            <w:rFonts w:ascii="Times New Roman" w:hAnsi="Times New Roman"/>
            <w:sz w:val="24"/>
          </w:rPr>
          <w:delText xml:space="preserve"> психиатрии</w:delText>
        </w:r>
      </w:del>
    </w:p>
    <w:p w14:paraId="59874D40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64" w:author="msi" w:date="2026-09-22T12:28:00Z" w16du:dateUtc="2026-09-22T16:28:00Z"/>
          <w:rFonts w:ascii="Times New Roman" w:hAnsi="Times New Roman"/>
          <w:sz w:val="24"/>
        </w:rPr>
      </w:pPr>
      <w:del w:id="165" w:author="msi" w:date="2026-09-22T12:28:00Z" w16du:dateUtc="2026-09-22T16:28:00Z">
        <w:r>
          <w:rPr>
            <w:rFonts w:ascii="Times New Roman" w:hAnsi="Times New Roman"/>
            <w:sz w:val="24"/>
          </w:rPr>
          <w:delText>История и современность в области геронтопсихиатрии</w:delText>
        </w:r>
      </w:del>
    </w:p>
    <w:p w14:paraId="36AB740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contextualSpacing w:val="0"/>
        <w:rPr>
          <w:del w:id="166" w:author="msi" w:date="2026-09-22T12:28:00Z" w16du:dateUtc="2026-09-22T16:28:00Z"/>
          <w:rFonts w:ascii="Times New Roman" w:hAnsi="Times New Roman"/>
          <w:sz w:val="24"/>
        </w:rPr>
      </w:pPr>
      <w:del w:id="167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Современные подходы в психотерапии.</w:delText>
        </w:r>
      </w:del>
    </w:p>
    <w:p w14:paraId="6A9014D3" w14:textId="77777777" w:rsidR="009B6940" w:rsidRDefault="009B6940" w:rsidP="009B6940">
      <w:pPr>
        <w:rPr>
          <w:del w:id="168" w:author="msi" w:date="2026-09-22T12:28:00Z" w16du:dateUtc="2026-09-22T16:28:00Z"/>
          <w:rFonts w:ascii="Times New Roman" w:hAnsi="Times New Roman"/>
          <w:sz w:val="28"/>
          <w:szCs w:val="28"/>
        </w:rPr>
      </w:pPr>
    </w:p>
    <w:p w14:paraId="347BD764" w14:textId="77777777" w:rsidR="00C24966" w:rsidRPr="003B608A" w:rsidRDefault="00C24966" w:rsidP="00C24966">
      <w:pPr>
        <w:spacing w:line="276" w:lineRule="auto"/>
        <w:ind w:firstLine="708"/>
        <w:rPr>
          <w:del w:id="169" w:author="msi" w:date="2026-09-22T12:28:00Z" w16du:dateUtc="2026-09-22T16:28:00Z"/>
          <w:rFonts w:ascii="Times New Roman" w:hAnsi="Times New Roman"/>
          <w:sz w:val="24"/>
        </w:rPr>
      </w:pPr>
      <w:del w:id="170" w:author="msi" w:date="2026-09-22T12:28:00Z" w16du:dateUtc="2026-09-22T16:28:00Z">
        <w:r w:rsidRPr="003B608A">
          <w:rPr>
            <w:rFonts w:ascii="Times New Roman" w:hAnsi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3B608A">
          <w:rPr>
            <w:rFonts w:ascii="Times New Roman" w:hAnsi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/>
            <w:sz w:val="24"/>
          </w:rPr>
          <w:delText>.</w:delText>
        </w:r>
      </w:del>
    </w:p>
    <w:p w14:paraId="0E02F105" w14:textId="77777777" w:rsidR="009B6940" w:rsidRPr="009B6940" w:rsidRDefault="009B6940" w:rsidP="009B6940">
      <w:pPr>
        <w:ind w:firstLine="708"/>
        <w:rPr>
          <w:del w:id="171" w:author="msi" w:date="2026-09-22T12:28:00Z" w16du:dateUtc="2026-09-22T16:28:00Z"/>
          <w:rFonts w:ascii="Times New Roman" w:hAnsi="Times New Roman"/>
          <w:sz w:val="24"/>
        </w:rPr>
      </w:pPr>
      <w:del w:id="172" w:author="msi" w:date="2026-09-22T12:28:00Z" w16du:dateUtc="2026-09-22T16:28:00Z">
        <w:r w:rsidRPr="009B6940">
          <w:rPr>
            <w:rFonts w:ascii="Times New Roman" w:hAnsi="Times New Roman"/>
            <w:sz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21E5108E" w14:textId="77777777" w:rsidR="003B608A" w:rsidRDefault="003B608A" w:rsidP="003B608A">
      <w:pPr>
        <w:spacing w:line="276" w:lineRule="auto"/>
        <w:rPr>
          <w:del w:id="173" w:author="msi" w:date="2026-09-22T12:28:00Z" w16du:dateUtc="2026-09-22T16:28:00Z"/>
          <w:rFonts w:ascii="Times New Roman" w:hAnsi="Times New Roman"/>
          <w:sz w:val="24"/>
        </w:rPr>
      </w:pPr>
    </w:p>
    <w:p w14:paraId="6BB8D2DA" w14:textId="77777777" w:rsidR="000A1987" w:rsidRPr="000A1987" w:rsidRDefault="000A1987" w:rsidP="000A1987">
      <w:pPr>
        <w:spacing w:line="276" w:lineRule="auto"/>
        <w:rPr>
          <w:del w:id="174" w:author="msi" w:date="2026-09-22T12:28:00Z" w16du:dateUtc="2026-09-22T16:28:00Z"/>
          <w:rFonts w:ascii="Times New Roman" w:hAnsi="Times New Roman"/>
          <w:sz w:val="24"/>
        </w:rPr>
      </w:pPr>
      <w:del w:id="175" w:author="msi" w:date="2026-09-22T12:28:00Z" w16du:dateUtc="2026-09-22T16:28:00Z">
        <w:r w:rsidRPr="000A1987">
          <w:rPr>
            <w:rFonts w:ascii="Times New Roman" w:hAnsi="Times New Roman"/>
            <w:sz w:val="24"/>
          </w:rPr>
          <w:delText>Уч</w:delText>
        </w:r>
        <w:r w:rsidR="00C946F8">
          <w:rPr>
            <w:rFonts w:ascii="Times New Roman" w:hAnsi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/>
            <w:sz w:val="24"/>
          </w:rPr>
          <w:delText>.</w:delText>
        </w:r>
        <w:r w:rsidR="00C946F8">
          <w:rPr>
            <w:rFonts w:ascii="Times New Roman" w:hAnsi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/>
            <w:sz w:val="24"/>
          </w:rPr>
          <w:delText>.</w:delText>
        </w:r>
        <w:r>
          <w:rPr>
            <w:rFonts w:ascii="Times New Roman" w:hAnsi="Times New Roman"/>
            <w:sz w:val="24"/>
          </w:rPr>
          <w:delText xml:space="preserve"> </w:delText>
        </w:r>
      </w:del>
    </w:p>
    <w:p w14:paraId="2C7DE909" w14:textId="77777777" w:rsidR="000A1987" w:rsidRDefault="00C946F8">
      <w:pPr>
        <w:rPr>
          <w:rPrChange w:id="176" w:author="msi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  <w:pPrChange w:id="177" w:author="msi" w:date="2026-09-22T12:28:00Z" w16du:dateUtc="2026-09-22T16:28:00Z">
          <w:pPr>
            <w:spacing w:line="276" w:lineRule="auto"/>
          </w:pPr>
        </w:pPrChange>
      </w:pPr>
      <w:del w:id="178" w:author="msi" w:date="2026-09-22T12:28:00Z" w16du:dateUtc="2026-09-22T16:28:00Z">
        <w:r>
          <w:rPr>
            <w:rFonts w:ascii="Times New Roman" w:hAnsi="Times New Roman"/>
            <w:sz w:val="24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/>
            <w:sz w:val="24"/>
          </w:rPr>
          <w:delText>баллами НМО</w:delText>
        </w:r>
        <w:r>
          <w:rPr>
            <w:rFonts w:ascii="Times New Roman" w:hAnsi="Times New Roman"/>
            <w:sz w:val="24"/>
          </w:rPr>
          <w:delText>.</w:delText>
        </w:r>
      </w:del>
    </w:p>
    <w:sectPr w:rsidR="000A1987">
      <w:pgSz w:w="11906" w:h="16838"/>
      <w:pgMar w:top="1417" w:right="1417" w:bottom="1417" w:left="1417" w:header="708" w:footer="708" w:gutter="0"/>
      <w:cols w:space="708"/>
      <w:docGrid w:linePitch="360"/>
      <w:sectPrChange w:id="179" w:author="msi" w:date="2026-09-22T12:28:00Z" w16du:dateUtc="2026-09-22T16:28:00Z">
        <w:sectPr w:rsidR="000A1987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01436357">
    <w:abstractNumId w:val="4"/>
  </w:num>
  <w:num w:numId="2" w16cid:durableId="308020694">
    <w:abstractNumId w:val="1"/>
  </w:num>
  <w:num w:numId="3" w16cid:durableId="1101989352">
    <w:abstractNumId w:val="3"/>
  </w:num>
  <w:num w:numId="4" w16cid:durableId="1279142657">
    <w:abstractNumId w:val="6"/>
  </w:num>
  <w:num w:numId="5" w16cid:durableId="284390179">
    <w:abstractNumId w:val="0"/>
  </w:num>
  <w:num w:numId="6" w16cid:durableId="603921716">
    <w:abstractNumId w:val="2"/>
  </w:num>
  <w:num w:numId="7" w16cid:durableId="1673755474">
    <w:abstractNumId w:val="9"/>
  </w:num>
  <w:num w:numId="8" w16cid:durableId="44523983">
    <w:abstractNumId w:val="7"/>
  </w:num>
  <w:num w:numId="9" w16cid:durableId="415980466">
    <w:abstractNumId w:val="8"/>
  </w:num>
  <w:num w:numId="10" w16cid:durableId="141959593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A1987"/>
    <w:rsid w:val="000A48ED"/>
    <w:rsid w:val="00211E8A"/>
    <w:rsid w:val="00271402"/>
    <w:rsid w:val="00334276"/>
    <w:rsid w:val="003B608A"/>
    <w:rsid w:val="003D3B03"/>
    <w:rsid w:val="005457DA"/>
    <w:rsid w:val="00592BCC"/>
    <w:rsid w:val="00594AAE"/>
    <w:rsid w:val="005E6702"/>
    <w:rsid w:val="0069464C"/>
    <w:rsid w:val="00772D51"/>
    <w:rsid w:val="00832BE3"/>
    <w:rsid w:val="00874246"/>
    <w:rsid w:val="00875E83"/>
    <w:rsid w:val="008A5CF9"/>
    <w:rsid w:val="009B6940"/>
    <w:rsid w:val="009B7CF8"/>
    <w:rsid w:val="009D5F97"/>
    <w:rsid w:val="00AE31EA"/>
    <w:rsid w:val="00B00DF3"/>
    <w:rsid w:val="00B90493"/>
    <w:rsid w:val="00B965C8"/>
    <w:rsid w:val="00BC32DD"/>
    <w:rsid w:val="00C24966"/>
    <w:rsid w:val="00C946F8"/>
    <w:rsid w:val="00CC0B85"/>
    <w:rsid w:val="00D32F72"/>
    <w:rsid w:val="00DA3421"/>
    <w:rsid w:val="00DE0E33"/>
    <w:rsid w:val="00EA75CD"/>
    <w:rsid w:val="00F26628"/>
    <w:rsid w:val="00F67E37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8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8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8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8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DA3421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8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8:00Z">
        <w:pPr>
          <w:keepNext/>
          <w:spacing w:before="240" w:after="120"/>
          <w:jc w:val="both"/>
        </w:pPr>
      </w:pPrChange>
    </w:pPr>
    <w:rPr>
      <w:b/>
      <w:rPrChange w:id="4" w:author="msi" w:date="2026-09-22T12:2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8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8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8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DA3421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