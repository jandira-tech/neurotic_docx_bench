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517F0A" w14:textId="77777777" w:rsidR="00644B29" w:rsidRDefault="001B0C0B">
      <w:r>
        <w:rPr>
          <w:rFonts w:ascii="Roboto, sans-serif" w:hAnsi="Roboto, sans-serif" w:cs="Roboto, sans-serif"/>
        </w:rPr>
        <w:t>Roboto Font Demo</w:t>
      </w:r>
    </w:p>
    <w:p w14:paraId="1A838CF5" w14:textId="77777777" w:rsidR="00644B29" w:rsidRDefault="001B0C0B">
      <w:r>
        <w:rPr>
          <w:rFonts w:ascii="Roboto, sans-serif" w:hAnsi="Roboto, sans-serif" w:cs="Roboto, sans-serif"/>
        </w:rPr>
        <w:t xml:space="preserve">This document </w:t>
      </w:r>
      <w:ins w:id="0" w:author="Comparison" w:date="2026-09-26T14:43:00Z" w16du:dateUtc="2026-09-26T18:43:00Z">
        <w:r>
          <w:rPr>
            <w:rFonts w:ascii="Roboto, sans-serif" w:hAnsi="Roboto, sans-serif" w:cs="Roboto, sans-serif"/>
          </w:rPr>
          <w:t>uses</w:t>
        </w:r>
      </w:ins>
      <w:del w:id="1" w:author="Comparison" w:date="2026-09-26T14:43:00Z" w16du:dateUtc="2026-09-26T18:43:00Z">
        <w:r>
          <w:rPr>
            <w:rFonts w:ascii="Roboto, sans-serif" w:hAnsi="Roboto, sans-serif" w:cs="Roboto, sans-serif"/>
          </w:rPr>
          <w:delText>demonstrates</w:delText>
        </w:r>
      </w:del>
      <w:r>
        <w:rPr>
          <w:rFonts w:ascii="Roboto, sans-serif" w:hAnsi="Roboto, sans-serif" w:cs="Roboto, sans-serif"/>
        </w:rPr>
        <w:t xml:space="preserve"> the Roboto font family.</w:t>
      </w:r>
    </w:p>
    <w:p w14:paraId="43C3632D" w14:textId="77777777" w:rsidR="00644B29" w:rsidRDefault="001B0C0B">
      <w:r>
        <w:rPr>
          <w:rFonts w:ascii="Roboto, sans-serif" w:hAnsi="Roboto, sans-serif" w:cs="Roboto, sans-serif"/>
        </w:rPr>
        <w:t xml:space="preserve">Roboto is </w:t>
      </w:r>
      <w:ins w:id="2" w:author="Comparison" w:date="2026-09-26T14:43:00Z" w16du:dateUtc="2026-09-26T18:43:00Z">
        <w:r>
          <w:rPr>
            <w:rFonts w:ascii="Roboto, sans-serif" w:hAnsi="Roboto, sans-serif" w:cs="Roboto, sans-serif"/>
          </w:rPr>
          <w:t>used in Material Design and Android apps</w:t>
        </w:r>
      </w:ins>
      <w:del w:id="3" w:author="Comparison" w:date="2026-09-26T14:43:00Z" w16du:dateUtc="2026-09-26T18:43:00Z">
        <w:r>
          <w:rPr>
            <w:rFonts w:ascii="Roboto, sans-serif" w:hAnsi="Roboto, sans-serif" w:cs="Roboto, sans-serif"/>
          </w:rPr>
          <w:delText>a modern geometric sans-serif typeface by Google</w:delText>
        </w:r>
      </w:del>
      <w:r>
        <w:rPr>
          <w:rFonts w:ascii="Roboto, sans-serif" w:hAnsi="Roboto, sans-serif" w:cs="Roboto, sans-serif"/>
        </w:rPr>
        <w:t>.</w:t>
      </w:r>
    </w:p>
    <w:sectPr w:rsidR="00644B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4B29"/>
    <w:rsid w:val="001B0C0B"/>
    <w:rsid w:val="00495F11"/>
    <w:rsid w:val="005017B3"/>
    <w:rsid w:val="00644B29"/>
    <w:rsid w:val="00C55FF2"/>
    <w:rsid w:val="00D8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2026-09-26T18:43:00Z</dcterms:modified>
</cp:coreProperties>
</file>