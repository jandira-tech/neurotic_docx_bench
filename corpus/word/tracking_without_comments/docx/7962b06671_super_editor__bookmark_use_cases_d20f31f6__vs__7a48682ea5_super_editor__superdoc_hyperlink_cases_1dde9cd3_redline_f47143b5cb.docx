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4B42" w14:textId="77777777" w:rsidR="00214D31" w:rsidRDefault="00963E7F">
      <w:pPr>
        <w:rPr>
          <w:ins w:id="0" w:author="Comparison" w:date="2026-08-04T06:07:00Z" w16du:dateUtc="2026-08-04T10:07:00Z"/>
        </w:rPr>
      </w:pPr>
      <w:ins w:id="1" w:author="Comparison" w:date="2026-08-04T06:07:00Z" w16du:dateUtc="2026-08-04T10:07:00Z">
        <w:r>
          <w:t>SuperDoc — w:hyperlink coverage cases</w:t>
        </w:r>
      </w:ins>
    </w:p>
    <w:p w14:paraId="1E63F6AD" w14:textId="77777777" w:rsidR="00214D31" w:rsidRDefault="00963E7F">
      <w:pPr>
        <w:rPr>
          <w:ins w:id="2" w:author="Comparison" w:date="2026-08-04T06:07:00Z" w16du:dateUtc="2026-08-04T10:07:00Z"/>
        </w:rPr>
      </w:pPr>
      <w:bookmarkStart w:id="3" w:name="Dest1"/>
      <w:ins w:id="4" w:author="Comparison" w:date="2026-08-04T06:07:00Z" w16du:dateUtc="2026-08-04T10:07:00Z">
        <w:r>
          <w:t>Destination</w:t>
        </w:r>
      </w:ins>
      <w:del w:id="5" w:author="Comparison" w:date="2026-08-04T06:07:00Z" w16du:dateUtc="2026-08-04T10:07:00Z">
        <w:r>
          <w:delText>This is a</w:delText>
        </w:r>
      </w:del>
      <w:r>
        <w:t xml:space="preserve"> paragraph </w:t>
      </w:r>
      <w:ins w:id="6" w:author="Comparison" w:date="2026-08-04T06:07:00Z" w16du:dateUtc="2026-08-04T10:07:00Z">
        <w:r>
          <w:t>for anchor links (Dest1).</w:t>
        </w:r>
        <w:bookmarkEnd w:id="3"/>
      </w:ins>
    </w:p>
    <w:p w14:paraId="4EB6510D" w14:textId="77777777" w:rsidR="00381201" w:rsidRDefault="00963E7F">
      <w:ins w:id="7" w:author="Comparison" w:date="2026-08-04T06:07:00Z" w16du:dateUtc="2026-08-04T10:07:00Z">
        <w:r>
          <w:t>External hyperlink (</w:t>
        </w:r>
      </w:ins>
      <w:r>
        <w:t xml:space="preserve">with </w:t>
      </w:r>
      <w:ins w:id="8" w:author="Comparison" w:date="2026-08-04T06:07:00Z" w16du:dateUtc="2026-08-04T10:07:00Z">
        <w:r>
          <w:t>tooltip):</w:t>
        </w:r>
        <w:r>
          <w:fldChar w:fldCharType="begin"/>
        </w:r>
        <w:r>
          <w:instrText>HYPERLINK "https://example.com" \o "Example dot com homepage" \h</w:instrText>
        </w:r>
        <w:r>
          <w:fldChar w:fldCharType="separate"/>
        </w:r>
        <w:r>
          <w:t>https://example.com</w:t>
        </w:r>
        <w:r>
          <w:fldChar w:fldCharType="end"/>
        </w:r>
      </w:ins>
      <w:del w:id="9" w:author="Comparison" w:date="2026-08-04T06:07:00Z" w16du:dateUtc="2026-08-04T10:07:00Z">
        <w:r>
          <w:delText xml:space="preserve">a </w:delText>
        </w:r>
        <w:bookmarkStart w:id="10" w:name="SimpleBookmark"/>
        <w:r>
          <w:delText>simple bookmark</w:delText>
        </w:r>
        <w:bookmarkEnd w:id="10"/>
        <w:r>
          <w:delText xml:space="preserve"> inside.</w:delText>
        </w:r>
      </w:del>
    </w:p>
    <w:p w14:paraId="665D6EEF" w14:textId="77777777" w:rsidR="00214D31" w:rsidRDefault="00963E7F">
      <w:pPr>
        <w:rPr>
          <w:ins w:id="11" w:author="Comparison" w:date="2026-08-04T06:07:00Z" w16du:dateUtc="2026-08-04T10:07:00Z"/>
        </w:rPr>
      </w:pPr>
      <w:ins w:id="12" w:author="Comparison" w:date="2026-08-04T06:07:00Z" w16du:dateUtc="2026-08-04T10:07:00Z">
        <w:r>
          <w:t>External hyperlink marked as visited (w:history=1):</w:t>
        </w:r>
        <w:r>
          <w:fldChar w:fldCharType="begin"/>
        </w:r>
        <w:r>
          <w:instrText>HYPERLINK "https://harbour-enterprises.github.io/superdoc/"</w:instrText>
        </w:r>
        <w:r>
          <w:fldChar w:fldCharType="separate"/>
        </w:r>
        <w:r>
          <w:t>SuperDoc site</w:t>
        </w:r>
        <w:r>
          <w:fldChar w:fldCharType="end"/>
        </w:r>
      </w:ins>
    </w:p>
    <w:p w14:paraId="2975C322" w14:textId="77777777" w:rsidR="00214D31" w:rsidRDefault="00963E7F">
      <w:pPr>
        <w:rPr>
          <w:ins w:id="13" w:author="Comparison" w:date="2026-08-04T06:07:00Z" w16du:dateUtc="2026-08-04T10:07:00Z"/>
        </w:rPr>
      </w:pPr>
      <w:ins w:id="14" w:author="Comparison" w:date="2026-08-04T06:07:00Z" w16du:dateUtc="2026-08-04T10:07:00Z">
        <w:r>
          <w:t>Mailto hyperlink:</w:t>
        </w:r>
        <w:r>
          <w:fldChar w:fldCharType="begin"/>
        </w:r>
        <w:r>
          <w:instrText>HYPERLINK "mailto:support@superdoc.dev" \o "Email SuperDoc support" \h</w:instrText>
        </w:r>
        <w:r>
          <w:fldChar w:fldCharType="separate"/>
        </w:r>
        <w:r>
          <w:t>support@superdoc.dev</w:t>
        </w:r>
        <w:r>
          <w:fldChar w:fldCharType="end"/>
        </w:r>
      </w:ins>
    </w:p>
    <w:p w14:paraId="25CBAFF1" w14:textId="77777777" w:rsidR="00214D31" w:rsidRDefault="00963E7F">
      <w:pPr>
        <w:rPr>
          <w:ins w:id="15" w:author="Comparison" w:date="2026-08-04T06:07:00Z" w16du:dateUtc="2026-08-04T10:07:00Z"/>
        </w:rPr>
      </w:pPr>
      <w:ins w:id="16" w:author="Comparison" w:date="2026-08-04T06:07:00Z" w16du:dateUtc="2026-08-04T10:07:00Z">
        <w:r>
          <w:t>Hyperlink with multiple runs and inline formatting:</w:t>
        </w:r>
        <w:r>
          <w:fldChar w:fldCharType="begin"/>
        </w:r>
        <w:r>
          <w:instrText>HYPERLINK "https://www.rfc-editor.org/rfc/rfc3986" \o "RFC 3986 (URI)" \h</w:instrText>
        </w:r>
        <w:r>
          <w:fldChar w:fldCharType="separate"/>
        </w:r>
        <w:r>
          <w:t>RFC 3986</w:t>
        </w:r>
        <w:r>
          <w:rPr>
            <w:b/>
          </w:rPr>
          <w:t xml:space="preserve"> — Uniform Resource Identifiers </w:t>
        </w:r>
        <w:r>
          <w:rPr>
            <w:i/>
          </w:rPr>
          <w:t>(URIs)</w:t>
        </w:r>
        <w:r>
          <w:br/>
          <w:t>Line break inside hyperlink</w:t>
        </w:r>
        <w:r>
          <w:fldChar w:fldCharType="end"/>
        </w:r>
      </w:ins>
    </w:p>
    <w:p w14:paraId="12297A0F" w14:textId="77777777" w:rsidR="00214D31" w:rsidRDefault="00963E7F">
      <w:pPr>
        <w:rPr>
          <w:ins w:id="17" w:author="Comparison" w:date="2026-08-04T06:07:00Z" w16du:dateUtc="2026-08-04T10:07:00Z"/>
        </w:rPr>
      </w:pPr>
      <w:ins w:id="18" w:author="Comparison" w:date="2026-08-04T06:07:00Z" w16du:dateUtc="2026-08-04T10:07:00Z">
        <w:r>
          <w:t>Internal anchor hyperlink (w:anchor="Dest1"):</w:t>
        </w:r>
        <w:r>
          <w:fldChar w:fldCharType="begin"/>
        </w:r>
        <w:r>
          <w:instrText>HYPERLINK \l "Dest1" \o "Jump to Dest1" \h</w:instrText>
        </w:r>
        <w:r>
          <w:fldChar w:fldCharType="separate"/>
        </w:r>
        <w:r>
          <w:t>Go to Dest1</w:t>
        </w:r>
        <w:r>
          <w:fldChar w:fldCharType="end"/>
        </w:r>
      </w:ins>
    </w:p>
    <w:p w14:paraId="5C3C4C31" w14:textId="77777777" w:rsidR="00214D31" w:rsidRDefault="00963E7F">
      <w:pPr>
        <w:rPr>
          <w:ins w:id="19" w:author="Comparison" w:date="2026-08-04T06:07:00Z" w16du:dateUtc="2026-08-04T10:07:00Z"/>
        </w:rPr>
      </w:pPr>
      <w:ins w:id="20" w:author="Comparison" w:date="2026-08-04T06:07:00Z" w16du:dateUtc="2026-08-04T10:07:00Z">
        <w:r>
          <w:t>Adjacent hyperlinks:</w:t>
        </w:r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Example</w:t>
        </w:r>
        <w:r>
          <w:fldChar w:fldCharType="end"/>
        </w:r>
        <w:r>
          <w:t xml:space="preserve"> and </w:t>
        </w:r>
        <w:r>
          <w:fldChar w:fldCharType="begin"/>
        </w:r>
        <w:r>
          <w:instrText>HYPERLINK \l "Dest1" \h</w:instrText>
        </w:r>
        <w:r>
          <w:fldChar w:fldCharType="separate"/>
        </w:r>
        <w:r>
          <w:t>Dest1</w:t>
        </w:r>
        <w:r>
          <w:fldChar w:fldCharType="end"/>
        </w:r>
      </w:ins>
    </w:p>
    <w:p w14:paraId="435034FE" w14:textId="77777777" w:rsidR="00381201" w:rsidRDefault="00963E7F">
      <w:pPr>
        <w:rPr>
          <w:del w:id="21" w:author="Comparison" w:date="2026-08-04T06:07:00Z" w16du:dateUtc="2026-08-04T10:07:00Z"/>
        </w:rPr>
      </w:pPr>
      <w:del w:id="22" w:author="Comparison" w:date="2026-08-04T06:07:00Z" w16du:dateUtc="2026-08-04T10:07:00Z">
        <w:r>
          <w:delText xml:space="preserve">This is a </w:delText>
        </w:r>
        <w:bookmarkStart w:id="23" w:name="MultiRunBookmark"/>
        <w:r>
          <w:delText>multi-run</w:delText>
        </w:r>
        <w:bookmarkEnd w:id="23"/>
        <w:r>
          <w:delText xml:space="preserve"> bookmark.</w:delText>
        </w:r>
      </w:del>
    </w:p>
    <w:p w14:paraId="770DC2DF" w14:textId="77777777" w:rsidR="00381201" w:rsidRDefault="00963E7F">
      <w:pPr>
        <w:rPr>
          <w:del w:id="24" w:author="Comparison" w:date="2026-08-04T06:07:00Z" w16du:dateUtc="2026-08-04T10:07:00Z"/>
        </w:rPr>
      </w:pPr>
      <w:bookmarkStart w:id="25" w:name="ParagraphBookmark"/>
      <w:del w:id="26" w:author="Comparison" w:date="2026-08-04T06:07:00Z" w16du:dateUtc="2026-08-04T10:07:00Z">
        <w:r>
          <w:delText>This entire paragraph is bookmarked.</w:delText>
        </w:r>
        <w:bookmarkEnd w:id="25"/>
      </w:del>
    </w:p>
    <w:p w14:paraId="65F9D39B" w14:textId="77777777" w:rsidR="00381201" w:rsidRDefault="00963E7F">
      <w:pPr>
        <w:rPr>
          <w:del w:id="27" w:author="Comparison" w:date="2026-08-04T06:07:00Z" w16du:dateUtc="2026-08-04T10:07:00Z"/>
        </w:rPr>
      </w:pPr>
      <w:del w:id="28" w:author="Comparison" w:date="2026-08-04T06:07:00Z" w16du:dateUtc="2026-08-04T10:07:00Z">
        <w:r>
          <w:delText xml:space="preserve">Here is </w:delText>
        </w:r>
        <w:bookmarkStart w:id="29" w:name="OuterBookmark"/>
        <w:r>
          <w:delText xml:space="preserve">outer </w:delText>
        </w:r>
        <w:bookmarkStart w:id="30" w:name="InnerBookmark"/>
        <w:bookmarkEnd w:id="29"/>
        <w:r>
          <w:delText>inner</w:delText>
        </w:r>
        <w:bookmarkEnd w:id="30"/>
        <w:r>
          <w:delText xml:space="preserve"> bookmark.</w:delText>
        </w:r>
      </w:del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31" w:author="Comparison" w:date="2026-08-04T06:07:00Z" w16du:dateUtc="2026-08-04T10:0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703"/>
        <w:gridCol w:w="4667"/>
        <w:tblGridChange w:id="32">
          <w:tblGrid>
            <w:gridCol w:w="108"/>
            <w:gridCol w:w="4212"/>
            <w:gridCol w:w="491"/>
            <w:gridCol w:w="3829"/>
            <w:gridCol w:w="838"/>
          </w:tblGrid>
        </w:tblGridChange>
      </w:tblGrid>
      <w:tr w:rsidR="00381201" w14:paraId="414BDDE3" w14:textId="77777777">
        <w:tblPrEx>
          <w:tblCellMar>
            <w:top w:w="0" w:type="dxa"/>
            <w:bottom w:w="0" w:type="dxa"/>
          </w:tblCellMar>
        </w:tblPrEx>
        <w:trPr>
          <w:trPrChange w:id="33" w:author="Comparison" w:date="2026-08-04T06:07:00Z" w16du:dateUtc="2026-08-04T10:07:00Z">
            <w:trPr>
              <w:gridAfter w:val="0"/>
            </w:trPr>
          </w:trPrChange>
        </w:trPr>
        <w:tc>
          <w:tcPr>
            <w:tcW w:w="5000" w:type="dxa"/>
            <w:tcPrChange w:id="34" w:author="Comparison" w:date="2026-08-04T06:07:00Z" w16du:dateUtc="2026-08-04T10:07:00Z">
              <w:tcPr>
                <w:tcW w:w="4320" w:type="dxa"/>
                <w:gridSpan w:val="2"/>
              </w:tcPr>
            </w:tcPrChange>
          </w:tcPr>
          <w:p w14:paraId="3C37BF0B" w14:textId="77777777" w:rsidR="00381201" w:rsidRDefault="00963E7F">
            <w:pPr>
              <w:rPr>
                <w:del w:id="35" w:author="Comparison" w:date="2026-08-04T06:07:00Z" w16du:dateUtc="2026-08-04T10:07:00Z"/>
              </w:rPr>
            </w:pPr>
            <w:ins w:id="36" w:author="Comparison" w:date="2026-08-04T06:07:00Z" w16du:dateUtc="2026-08-04T10:07:00Z">
              <w:r>
                <w:t>Cell link:</w:t>
              </w:r>
              <w:r>
                <w:fldChar w:fldCharType="begin"/>
              </w:r>
              <w:r>
                <w:instrText>HYPERLINK "https://harbour-enterprises.github.io/superdoc/" \h</w:instrText>
              </w:r>
              <w:r>
                <w:fldChar w:fldCharType="separate"/>
              </w:r>
              <w:r>
                <w:t>SuperDoc</w:t>
              </w:r>
              <w:r>
                <w:fldChar w:fldCharType="end"/>
              </w:r>
            </w:ins>
          </w:p>
          <w:p w14:paraId="41A8EBC0" w14:textId="77777777" w:rsidR="00381201" w:rsidRDefault="00963E7F">
            <w:del w:id="37" w:author="Comparison" w:date="2026-08-04T06:07:00Z" w16du:dateUtc="2026-08-04T10:07:00Z">
              <w:r>
                <w:delText xml:space="preserve">Cell with </w:delText>
              </w:r>
              <w:bookmarkStart w:id="38" w:name="CellBookmark"/>
              <w:r>
                <w:delText>bookmark</w:delText>
              </w:r>
            </w:del>
            <w:bookmarkEnd w:id="38"/>
          </w:p>
        </w:tc>
        <w:tc>
          <w:tcPr>
            <w:tcW w:w="5000" w:type="dxa"/>
            <w:tcPrChange w:id="39" w:author="Comparison" w:date="2026-08-04T06:07:00Z" w16du:dateUtc="2026-08-04T10:07:00Z">
              <w:tcPr>
                <w:tcW w:w="4320" w:type="dxa"/>
                <w:gridSpan w:val="2"/>
              </w:tcPr>
            </w:tcPrChange>
          </w:tcPr>
          <w:p w14:paraId="08690E07" w14:textId="77777777" w:rsidR="00381201" w:rsidRDefault="00963E7F">
            <w:ins w:id="40" w:author="Comparison" w:date="2026-08-04T06:07:00Z" w16du:dateUtc="2026-08-04T10:07:00Z">
              <w:r>
                <w:t>Anchor in cell:</w:t>
              </w:r>
              <w:r>
                <w:fldChar w:fldCharType="begin"/>
              </w:r>
              <w:r>
                <w:instrText>HYPERLINK \l "Dest1" \h</w:instrText>
              </w:r>
              <w:r>
                <w:fldChar w:fldCharType="separate"/>
              </w:r>
              <w:r>
                <w:t>Jump</w:t>
              </w:r>
              <w:r>
                <w:fldChar w:fldCharType="end"/>
              </w:r>
            </w:ins>
          </w:p>
        </w:tc>
      </w:tr>
      <w:tr w:rsidR="00381201" w14:paraId="584836FD" w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41" w:author="Comparison" w:date="2026-08-04T06:07:00Z" w16du:dateUtc="2026-08-04T10:07:00Z"/>
        </w:trPr>
        <w:tc>
          <w:tcPr>
            <w:tcW w:w="4320" w:type="dxa"/>
          </w:tcPr>
          <w:p w14:paraId="168C21E9" w14:textId="77777777" w:rsidR="00381201" w:rsidRDefault="00381201">
            <w:pPr>
              <w:rPr>
                <w:del w:id="42" w:author="Comparison" w:date="2026-08-04T06:07:00Z" w16du:dateUtc="2026-08-04T10:07:00Z"/>
              </w:rPr>
            </w:pPr>
          </w:p>
        </w:tc>
        <w:tc>
          <w:tcPr>
            <w:tcW w:w="4320" w:type="dxa"/>
          </w:tcPr>
          <w:p w14:paraId="18FDB652" w14:textId="77777777" w:rsidR="00381201" w:rsidRDefault="00381201">
            <w:pPr>
              <w:rPr>
                <w:del w:id="43" w:author="Comparison" w:date="2026-08-04T06:07:00Z" w16du:dateUtc="2026-08-04T10:07:00Z"/>
              </w:rPr>
            </w:pPr>
          </w:p>
        </w:tc>
      </w:tr>
    </w:tbl>
    <w:p w14:paraId="65726186" w14:textId="77777777" w:rsidR="00381201" w:rsidRDefault="00963E7F">
      <w:ins w:id="44" w:author="Comparison" w:date="2026-08-04T06:07:00Z" w16du:dateUtc="2026-08-04T10:07:00Z">
        <w:r>
          <w:t>Some text after the bookmark destination to validate internal jumps.</w:t>
        </w:r>
      </w:ins>
      <w:del w:id="45" w:author="Comparison" w:date="2026-08-04T06:07:00Z" w16du:dateUtc="2026-08-04T10:07:00Z">
        <w:r>
          <w:delText xml:space="preserve">Adjacent: </w:delText>
        </w:r>
        <w:bookmarkStart w:id="46" w:name="FirstBookmark"/>
        <w:r>
          <w:delText>first</w:delText>
        </w:r>
        <w:bookmarkEnd w:id="46"/>
        <w:r>
          <w:delText xml:space="preserve"> and </w:delText>
        </w:r>
        <w:bookmarkStart w:id="47" w:name="SecondBookmark"/>
        <w:r>
          <w:delText>second</w:delText>
        </w:r>
      </w:del>
      <w:bookmarkEnd w:id="47"/>
    </w:p>
    <w:sectPr w:rsidR="00381201">
      <w:pgSz w:w="12240" w:h="15840"/>
      <w:pgMar w:top="1440" w:right="1440" w:bottom="1440" w:left="1440" w:header="720" w:footer="720" w:gutter="0"/>
      <w:cols w:space="720"/>
      <w:docGrid w:linePitch="0"/>
      <w:sectPrChange w:id="48" w:author="Comparison" w:date="2026-08-04T06:07:00Z" w16du:dateUtc="2026-08-04T10:07:00Z">
        <w:sectPr w:rsidR="00381201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115596">
    <w:abstractNumId w:val="8"/>
  </w:num>
  <w:num w:numId="2" w16cid:durableId="2094159483">
    <w:abstractNumId w:val="6"/>
  </w:num>
  <w:num w:numId="3" w16cid:durableId="520901074">
    <w:abstractNumId w:val="5"/>
  </w:num>
  <w:num w:numId="4" w16cid:durableId="1666276366">
    <w:abstractNumId w:val="4"/>
  </w:num>
  <w:num w:numId="5" w16cid:durableId="1730377375">
    <w:abstractNumId w:val="7"/>
  </w:num>
  <w:num w:numId="6" w16cid:durableId="791676314">
    <w:abstractNumId w:val="3"/>
  </w:num>
  <w:num w:numId="7" w16cid:durableId="1161583417">
    <w:abstractNumId w:val="2"/>
  </w:num>
  <w:num w:numId="8" w16cid:durableId="1296327941">
    <w:abstractNumId w:val="1"/>
  </w:num>
  <w:num w:numId="9" w16cid:durableId="2020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D31"/>
    <w:rsid w:val="0029639D"/>
    <w:rsid w:val="00326F90"/>
    <w:rsid w:val="00381201"/>
    <w:rsid w:val="007D593E"/>
    <w:rsid w:val="00963E7F"/>
    <w:rsid w:val="00A16521"/>
    <w:rsid w:val="00AA1D8D"/>
    <w:rsid w:val="00B47730"/>
    <w:rsid w:val="00CB0664"/>
    <w:rsid w:val="00D67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2026-08-04T10:07:00Z</dcterms:modified>
  <cp:category/>
</cp:coreProperties>
</file>