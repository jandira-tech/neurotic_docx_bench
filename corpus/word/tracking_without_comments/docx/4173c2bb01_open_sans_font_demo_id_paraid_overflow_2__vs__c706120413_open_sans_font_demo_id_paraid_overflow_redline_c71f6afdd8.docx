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825866" w14:textId="77777777" w:rsidR="000413F1" w:rsidRDefault="000234EA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46865005" w14:textId="77777777" w:rsidR="000413F1" w:rsidRDefault="000234EA">
      <w:r>
        <w:rPr>
          <w:rFonts w:ascii="&quot;Open Sans&quot;, sans-serif" w:hAnsi="&quot;Open Sans&quot;, sans-serif" w:cs="&quot;Open Sans&quot;, sans-serif"/>
        </w:rPr>
        <w:t xml:space="preserve">This document </w:t>
      </w:r>
      <w:ins w:id="0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uses</w:t>
        </w:r>
      </w:ins>
      <w:del w:id="1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demonstrates</w:delText>
        </w:r>
      </w:del>
      <w:r>
        <w:rPr>
          <w:rFonts w:ascii="&quot;Open Sans&quot;, sans-serif" w:hAnsi="&quot;Open Sans&quot;, sans-serif" w:cs="&quot;Open Sans&quot;, sans-serif"/>
        </w:rPr>
        <w:t xml:space="preserve"> the Open Sans font family.</w:t>
      </w:r>
    </w:p>
    <w:p w14:paraId="29B8992C" w14:textId="77777777" w:rsidR="000413F1" w:rsidRDefault="000234EA">
      <w:r>
        <w:rPr>
          <w:rFonts w:ascii="&quot;Open Sans&quot;, sans-serif" w:hAnsi="&quot;Open Sans&quot;, sans-serif" w:cs="&quot;Open Sans&quot;, sans-serif"/>
        </w:rPr>
        <w:t xml:space="preserve">Open Sans is a </w:t>
      </w:r>
      <w:ins w:id="2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t>clean, modern</w:t>
        </w:r>
      </w:ins>
      <w:del w:id="3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>humanist</w:delText>
        </w:r>
      </w:del>
      <w:r>
        <w:rPr>
          <w:rFonts w:ascii="&quot;Open Sans&quot;, sans-serif" w:hAnsi="&quot;Open Sans&quot;, sans-serif" w:cs="&quot;Open Sans&quot;, sans-serif"/>
        </w:rPr>
        <w:t xml:space="preserve"> sans-serif typeface</w:t>
      </w:r>
      <w:del w:id="4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</w:rPr>
          <w:delText xml:space="preserve"> for digital use</w:delText>
        </w:r>
      </w:del>
      <w:r>
        <w:rPr>
          <w:rFonts w:ascii="&quot;Open Sans&quot;, sans-serif" w:hAnsi="&quot;Open Sans&quot;, sans-serif" w:cs="&quot;Open Sans&quot;, sans-serif"/>
        </w:rPr>
        <w:t>.</w:t>
      </w:r>
    </w:p>
    <w:sectPr w:rsidR="000413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3F1"/>
    <w:rsid w:val="000234EA"/>
    <w:rsid w:val="000413F1"/>
    <w:rsid w:val="002E122D"/>
    <w:rsid w:val="005017B3"/>
    <w:rsid w:val="00A9017C"/>
    <w:rsid w:val="00D8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6F7A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2026-09-26T18:42:00Z</dcterms:modified>
</cp:coreProperties>
</file>