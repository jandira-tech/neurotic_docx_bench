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FE7EE" w14:textId="77777777" w:rsidR="000B4769" w:rsidRDefault="000B4769">
      <w:pPr>
        <w:rPr>
          <w:rPrChange w:id="0" w:author="Arthur Souza Rodrigues" w:date="2026-07-10T21:49:00Z" w16du:dateUtc="2026-07-11T01:4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</w:pPr>
      <w:r>
        <w:rPr>
          <w:rPrChange w:id="1" w:author="Arthur Souza Rodrigues" w:date="2026-07-10T21:49:00Z" w16du:dateUtc="2026-07-11T01:4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2" w:author="Arthur Souza Rodrigues" w:date="2026-07-10T21:49:00Z" w16du:dateUtc="2026-07-11T01:49:00Z">
        <w:r w:rsidR="004857E5">
          <w:t>138</w:t>
        </w:r>
      </w:ins>
      <w:del w:id="3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delText>137</w:delText>
        </w:r>
      </w:del>
      <w:r>
        <w:rPr>
          <w:rPrChange w:id="4" w:author="Arthur Souza Rodrigues" w:date="2026-07-10T21:49:00Z" w16du:dateUtc="2026-07-11T01:4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2105BEF5" w14:textId="010D62B2" w:rsidR="00090A01" w:rsidRDefault="00BF0D64">
      <w:pPr>
        <w:rPr>
          <w:del w:id="5" w:author="Arthur Souza Rodrigues" w:date="2026-07-10T21:49:00Z" w16du:dateUtc="2026-07-11T01:49:00Z"/>
        </w:rPr>
      </w:pPr>
      <w:ins w:id="6" w:author="Arthur Souza Rodrigues" w:date="2026-07-10T21:49:00Z" w16du:dateUtc="2026-07-11T01:49:00Z">
        <w:r>
          <w:t>Walking on imported air</w:t>
        </w:r>
      </w:ins>
      <w:del w:id="7" w:author="Arthur Souza Rodrigues" w:date="2026-07-10T21:49:00Z" w16du:dateUtc="2026-07-11T01:49:00Z">
        <w:r w:rsidR="00087A11">
          <w:rPr>
            <w:rFonts w:ascii="Arial" w:hAnsi="Arial" w:cs="Arial"/>
            <w:b/>
            <w:bCs/>
            <w:sz w:val="52"/>
            <w:szCs w:val="52"/>
          </w:rPr>
          <w:delText>Track Changes Suggesting Title Bold Center Demo</w:delText>
        </w:r>
      </w:del>
    </w:p>
    <w:p w14:paraId="747B6E14" w14:textId="77777777" w:rsidR="00090A01" w:rsidRDefault="00087A11">
      <w:pPr>
        <w:spacing w:line="240" w:lineRule="auto"/>
        <w:rPr>
          <w:del w:id="8" w:author="Arthur Souza Rodrigues" w:date="2026-07-10T21:49:00Z" w16du:dateUtc="2026-07-11T01:49:00Z"/>
        </w:rPr>
      </w:pPr>
      <w:del w:id="9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delText>This document combines Suggesting mode with Title style, center alignment, and bold.</w:delText>
        </w:r>
      </w:del>
    </w:p>
    <w:p w14:paraId="3E3AF47F" w14:textId="77777777" w:rsidR="00090A01" w:rsidRDefault="00087A11">
      <w:pPr>
        <w:pPrChange w:id="10" w:author="Arthur Souza Rodrigues" w:date="2026-07-10T21:49:00Z" w16du:dateUtc="2026-07-11T01:49:00Z">
          <w:pPr>
            <w:spacing w:line="240" w:lineRule="auto"/>
          </w:pPr>
        </w:pPrChange>
      </w:pPr>
      <w:del w:id="11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delText>This powerful combination shows major structural proposals in collaborative editing.</w:delText>
        </w:r>
      </w:del>
    </w:p>
    <w:sectPr w:rsidR="00090A01">
      <w:pgSz w:w="11906" w:h="16838"/>
      <w:pgMar w:top="1440" w:right="1440" w:bottom="1440" w:left="1440" w:header="708" w:footer="708" w:gutter="0"/>
      <w:cols w:space="708"/>
      <w:docGrid w:linePitch="360"/>
      <w:sectPrChange w:id="12" w:author="Arthur Souza Rodrigues" w:date="2026-07-10T21:49:00Z" w16du:dateUtc="2026-07-11T01:49:00Z">
        <w:sectPr w:rsidR="00090A01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A01"/>
    <w:rsid w:val="00090A01"/>
    <w:rsid w:val="000B4769"/>
    <w:rsid w:val="001A6D69"/>
    <w:rsid w:val="001E1635"/>
    <w:rsid w:val="00212576"/>
    <w:rsid w:val="004754FE"/>
    <w:rsid w:val="004857E5"/>
    <w:rsid w:val="004C77B7"/>
    <w:rsid w:val="00527272"/>
    <w:rsid w:val="006A0FDE"/>
    <w:rsid w:val="0088269E"/>
    <w:rsid w:val="00BF0D64"/>
    <w:rsid w:val="00CE0D7A"/>
    <w:rsid w:val="00D53FE7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F0DD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2026-07-11T01:49:00Z</dcterms:modified>
</cp:coreProperties>
</file>