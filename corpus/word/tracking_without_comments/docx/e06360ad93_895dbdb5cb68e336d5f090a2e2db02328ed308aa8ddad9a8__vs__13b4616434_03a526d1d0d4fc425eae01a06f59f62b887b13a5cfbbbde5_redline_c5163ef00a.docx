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B9FD93" w14:textId="129061E8" w:rsidR="0082492D" w:rsidRPr="00A902E9" w:rsidRDefault="00AE2B0E" w:rsidP="00DB1F9F">
      <w:pPr>
        <w:pStyle w:val="Heading1"/>
        <w:rPr>
          <w:ins w:id="6" w:author="Sue Rogers" w:date="2026-09-25T20:00:00Z" w16du:dateUtc="2026-09-26T00:00:00Z"/>
        </w:rPr>
      </w:pPr>
      <w:bookmarkStart w:id="7" w:name="_Hlk180573817"/>
      <w:bookmarkEnd w:id="7"/>
      <w:ins w:id="8" w:author="Sue Rogers" w:date="2026-09-25T20:00:00Z" w16du:dateUtc="2026-09-26T00:00:00Z">
        <w:r>
          <w:t>Y</w:t>
        </w:r>
        <w:r w:rsidR="002D0156">
          <w:t>.</w:t>
        </w:r>
        <w:r>
          <w:t>M</w:t>
        </w:r>
        <w:r w:rsidR="002D0156">
          <w:t>.</w:t>
        </w:r>
        <w:r>
          <w:t>C</w:t>
        </w:r>
        <w:r w:rsidR="002D0156">
          <w:t>.</w:t>
        </w:r>
        <w:r>
          <w:t>A</w:t>
        </w:r>
        <w:r w:rsidR="002D0156">
          <w:t>.</w:t>
        </w:r>
      </w:ins>
    </w:p>
    <w:p w14:paraId="2B41DE19" w14:textId="0980EBD7" w:rsidR="00972E99" w:rsidRPr="00A902E9" w:rsidRDefault="00E56035">
      <w:pPr>
        <w:rPr>
          <w:ins w:id="9" w:author="Sue Rogers" w:date="2026-09-25T20:00:00Z" w16du:dateUtc="2026-09-26T00:00:00Z"/>
          <w:rFonts w:ascii="Verdana" w:hAnsi="Verdana"/>
        </w:rPr>
      </w:pPr>
      <w:ins w:id="10" w:author="Sue Rogers" w:date="2026-09-25T20:00:00Z" w16du:dateUtc="2026-09-26T00:00:00Z">
        <w:r>
          <w:rPr>
            <w:rFonts w:ascii="Verdana" w:hAnsi="Verdana"/>
          </w:rPr>
          <w:t>Victor Willis</w:t>
        </w:r>
        <w:r w:rsidR="00460516">
          <w:rPr>
            <w:rFonts w:ascii="Verdana" w:hAnsi="Verdana"/>
          </w:rPr>
          <w:t xml:space="preserve">, Jacques Morali </w:t>
        </w:r>
        <w:r w:rsidR="00AE2B0E">
          <w:rPr>
            <w:rFonts w:ascii="Verdana" w:hAnsi="Verdana"/>
          </w:rPr>
          <w:t xml:space="preserve">1978 </w:t>
        </w:r>
        <w:r>
          <w:rPr>
            <w:rFonts w:ascii="Verdana" w:hAnsi="Verdana"/>
          </w:rPr>
          <w:t>(</w:t>
        </w:r>
        <w:r w:rsidR="00117D63">
          <w:rPr>
            <w:rFonts w:ascii="Verdana" w:hAnsi="Verdana"/>
          </w:rPr>
          <w:t xml:space="preserve">recorded </w:t>
        </w:r>
        <w:r>
          <w:rPr>
            <w:rFonts w:ascii="Verdana" w:hAnsi="Verdana"/>
          </w:rPr>
          <w:t xml:space="preserve">by </w:t>
        </w:r>
        <w:r w:rsidR="0058586C">
          <w:rPr>
            <w:rFonts w:ascii="Verdana" w:hAnsi="Verdana"/>
          </w:rPr>
          <w:t>t</w:t>
        </w:r>
        <w:r>
          <w:rPr>
            <w:rFonts w:ascii="Verdana" w:hAnsi="Verdana"/>
          </w:rPr>
          <w:t xml:space="preserve">he </w:t>
        </w:r>
        <w:r w:rsidR="00AE2B0E">
          <w:rPr>
            <w:rFonts w:ascii="Verdana" w:hAnsi="Verdana"/>
          </w:rPr>
          <w:t>Village People</w:t>
        </w:r>
        <w:r>
          <w:rPr>
            <w:rFonts w:ascii="Verdana" w:hAnsi="Verdana"/>
          </w:rPr>
          <w:t>)</w:t>
        </w:r>
      </w:ins>
    </w:p>
    <w:p w14:paraId="18F23BED" w14:textId="77777777" w:rsidR="00972E99" w:rsidRPr="00117D63" w:rsidRDefault="00972E99">
      <w:pPr>
        <w:rPr>
          <w:ins w:id="11" w:author="Sue Rogers" w:date="2026-09-25T20:00:00Z" w16du:dateUtc="2026-09-26T00:00:00Z"/>
          <w:rFonts w:ascii="Verdana" w:hAnsi="Verdana"/>
          <w:bCs/>
          <w:sz w:val="16"/>
          <w:szCs w:val="16"/>
        </w:rPr>
      </w:pPr>
    </w:p>
    <w:p w14:paraId="1FF1BA95" w14:textId="5E534C8F" w:rsidR="007320F1" w:rsidRDefault="008806DF">
      <w:pPr>
        <w:rPr>
          <w:ins w:id="12" w:author="Sue Rogers" w:date="2026-09-25T20:00:00Z" w16du:dateUtc="2026-09-26T00:00:00Z"/>
          <w:rFonts w:ascii="Verdana" w:hAnsi="Verdana"/>
          <w:b/>
        </w:rPr>
      </w:pPr>
      <w:ins w:id="13" w:author="Sue Rogers" w:date="2026-09-25T20:00:00Z" w16du:dateUtc="2026-09-26T00:00:00Z">
        <w:r>
          <w:rPr>
            <w:rFonts w:ascii="Verdana" w:hAnsi="Verdana"/>
            <w:b/>
            <w:noProof/>
          </w:rPr>
          <w:drawing>
            <wp:inline distT="0" distB="0" distL="0" distR="0" wp14:anchorId="78FF8E61" wp14:editId="7F06128D">
              <wp:extent cx="457200" cy="609600"/>
              <wp:effectExtent l="0" t="0" r="0" b="0"/>
              <wp:docPr id="1895535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A244048" wp14:editId="3A20F7CD">
              <wp:extent cx="457200" cy="609600"/>
              <wp:effectExtent l="0" t="0" r="0" b="0"/>
              <wp:docPr id="585925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F2D4409" wp14:editId="6697F50B">
              <wp:extent cx="457200" cy="609600"/>
              <wp:effectExtent l="0" t="0" r="0" b="0"/>
              <wp:docPr id="1581922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322D0BAD" wp14:editId="07D8F348">
              <wp:extent cx="457200" cy="609600"/>
              <wp:effectExtent l="0" t="0" r="0" b="0"/>
              <wp:docPr id="3" name="Picture 3" descr="C:\Ourfiles\Bytown Ukulele Group\Chord Boxes\Hans chord boxes\uke-chords\48x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rfiles\Bytown Ukulele Group\Chord Boxes\Hans chord boxes\uke-chords\48x64\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5976FB">
          <w:rPr>
            <w:rFonts w:ascii="Verdana" w:hAnsi="Verdana"/>
            <w:b/>
            <w:noProof/>
          </w:rPr>
          <w:drawing>
            <wp:inline distT="0" distB="0" distL="0" distR="0" wp14:anchorId="63B3CA47" wp14:editId="3CAD01FD">
              <wp:extent cx="457200" cy="609600"/>
              <wp:effectExtent l="0" t="0" r="0" b="0"/>
              <wp:docPr id="14286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72291E82" wp14:editId="2E8456CA">
              <wp:extent cx="457200" cy="609600"/>
              <wp:effectExtent l="0" t="0" r="0" b="0"/>
              <wp:docPr id="1478403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05226E50" wp14:editId="5ADDC0CA">
              <wp:extent cx="457200" cy="609600"/>
              <wp:effectExtent l="0" t="0" r="0" b="0"/>
              <wp:docPr id="4" name="Picture 4" descr="C:\Ourfiles\Bytown Ukulele Group\Chord Boxes\Hans chord boxes\uke-chords\48x6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rfiles\Bytown Ukulele Group\Chord Boxes\Hans chord boxes\uke-chords\48x64\D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1EF46FE9" wp14:editId="33C74ABF">
              <wp:extent cx="457200" cy="609600"/>
              <wp:effectExtent l="0" t="0" r="0" b="0"/>
              <wp:docPr id="6" name="Picture 6" descr="C:\Ourfiles\Bytown Ukulele Group\Chord Boxes\Hans chord boxes\uke-chords\48x64\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urfiles\Bytown Ukulele Group\Chord Boxes\Hans chord boxes\uke-chords\48x64\E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46C1C380" wp14:editId="4732B791">
              <wp:extent cx="457200" cy="609600"/>
              <wp:effectExtent l="0" t="0" r="0" b="0"/>
              <wp:docPr id="8" name="Picture 8" descr="C:\Ourfiles\Bytown Ukulele Group\Chord Boxes\Hans chord boxes\uke-chords\48x64\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rfiles\Bytown Ukulele Group\Chord Boxes\Hans chord boxes\uke-chords\48x64\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ins>
    </w:p>
    <w:p w14:paraId="5EA53489" w14:textId="6EC27421" w:rsidR="001F0B4A" w:rsidRDefault="00972E99">
      <w:pPr>
        <w:rPr>
          <w:ins w:id="14" w:author="Sue Rogers" w:date="2026-09-25T20:00:00Z" w16du:dateUtc="2026-09-26T00:00:00Z"/>
          <w:rFonts w:ascii="Verdana" w:hAnsi="Verdana"/>
          <w:b/>
        </w:rPr>
      </w:pPr>
      <w:ins w:id="15" w:author="Sue Rogers" w:date="2026-09-25T20:00:00Z" w16du:dateUtc="2026-09-26T00:00:00Z">
        <w:r w:rsidRPr="00A902E9">
          <w:rPr>
            <w:rFonts w:ascii="Verdana" w:hAnsi="Verdana"/>
            <w:b/>
          </w:rPr>
          <w:t>INTRO:</w:t>
        </w:r>
        <w:r w:rsidR="00252E97" w:rsidRPr="00A902E9">
          <w:rPr>
            <w:rFonts w:ascii="Verdana" w:hAnsi="Verdana"/>
            <w:b/>
          </w:rPr>
          <w:t xml:space="preserve">  </w:t>
        </w:r>
        <w:r w:rsidRPr="00A902E9">
          <w:rPr>
            <w:rFonts w:ascii="Verdana" w:hAnsi="Verdana"/>
            <w:b/>
          </w:rPr>
          <w:t>/</w:t>
        </w:r>
        <w:r w:rsidR="00252E97" w:rsidRPr="00A902E9">
          <w:rPr>
            <w:rFonts w:ascii="Verdana" w:hAnsi="Verdana"/>
            <w:b/>
          </w:rPr>
          <w:t xml:space="preserve"> 1 2 </w:t>
        </w:r>
        <w:r w:rsidR="00C65C34">
          <w:rPr>
            <w:rFonts w:ascii="Verdana" w:hAnsi="Verdana"/>
            <w:b/>
          </w:rPr>
          <w:t>3 4</w:t>
        </w:r>
        <w:r w:rsidR="00A902E9" w:rsidRPr="00A902E9">
          <w:rPr>
            <w:rFonts w:ascii="Verdana" w:hAnsi="Verdana"/>
            <w:b/>
          </w:rPr>
          <w:t xml:space="preserve"> / </w:t>
        </w:r>
      </w:ins>
    </w:p>
    <w:p w14:paraId="7E1A7F76" w14:textId="77777777" w:rsidR="001F0B4A" w:rsidRPr="00AC6355" w:rsidRDefault="001F0B4A">
      <w:pPr>
        <w:rPr>
          <w:ins w:id="16" w:author="Sue Rogers" w:date="2026-09-25T20:00:00Z" w16du:dateUtc="2026-09-26T00:00:00Z"/>
          <w:rFonts w:ascii="Verdana" w:hAnsi="Verdana"/>
          <w:bCs/>
          <w:sz w:val="12"/>
          <w:szCs w:val="12"/>
        </w:rPr>
      </w:pPr>
    </w:p>
    <w:p w14:paraId="5566F4BB" w14:textId="4D8CCC15" w:rsidR="001F0B4A" w:rsidRDefault="001F0B4A">
      <w:pPr>
        <w:rPr>
          <w:ins w:id="17" w:author="Sue Rogers" w:date="2026-09-25T20:00:00Z" w16du:dateUtc="2026-09-26T00:00:00Z"/>
          <w:rFonts w:ascii="Verdana" w:hAnsi="Verdana"/>
          <w:b/>
        </w:rPr>
      </w:pPr>
      <w:ins w:id="18" w:author="Sue Rogers" w:date="2026-09-25T20:00:00Z" w16du:dateUtc="2026-09-26T00:00:00Z">
        <w:r>
          <w:rPr>
            <w:rFonts w:ascii="Verdana" w:hAnsi="Verdana"/>
            <w:b/>
          </w:rPr>
          <w:t>[D] / [D] / [D] / [D] /</w:t>
        </w:r>
      </w:ins>
    </w:p>
    <w:p w14:paraId="02361460" w14:textId="77777777" w:rsidR="001F0B4A" w:rsidRDefault="001F0B4A" w:rsidP="001F0B4A">
      <w:pPr>
        <w:rPr>
          <w:ins w:id="19" w:author="Sue Rogers" w:date="2026-09-25T20:00:00Z" w16du:dateUtc="2026-09-26T00:00:00Z"/>
          <w:rFonts w:ascii="Verdana" w:hAnsi="Verdana"/>
          <w:b/>
        </w:rPr>
      </w:pPr>
      <w:ins w:id="20" w:author="Sue Rogers" w:date="2026-09-25T20:00:00Z" w16du:dateUtc="2026-09-26T00:00:00Z">
        <w:r>
          <w:rPr>
            <w:rFonts w:ascii="Verdana" w:hAnsi="Verdana"/>
            <w:b/>
          </w:rPr>
          <w:t>[D] / [D] / [D] / [D] /</w:t>
        </w:r>
      </w:ins>
    </w:p>
    <w:p w14:paraId="5BAE2838" w14:textId="77777777" w:rsidR="001F0B4A" w:rsidRPr="00AC6355" w:rsidRDefault="001F0B4A">
      <w:pPr>
        <w:rPr>
          <w:ins w:id="21" w:author="Sue Rogers" w:date="2026-09-25T20:00:00Z" w16du:dateUtc="2026-09-26T00:00:00Z"/>
          <w:rFonts w:ascii="Verdana" w:hAnsi="Verdana"/>
          <w:bCs/>
          <w:sz w:val="12"/>
          <w:szCs w:val="12"/>
        </w:rPr>
      </w:pPr>
    </w:p>
    <w:p w14:paraId="7CA84E18" w14:textId="5998C914" w:rsidR="00972E99" w:rsidRDefault="00161445">
      <w:pPr>
        <w:rPr>
          <w:ins w:id="22" w:author="Sue Rogers" w:date="2026-09-25T20:00:00Z" w16du:dateUtc="2026-09-26T00:00:00Z"/>
          <w:rFonts w:ascii="Verdana" w:hAnsi="Verdana"/>
          <w:b/>
        </w:rPr>
      </w:pPr>
      <w:ins w:id="23" w:author="Sue Rogers" w:date="2026-09-25T20:00:00Z" w16du:dateUtc="2026-09-26T00:00:00Z">
        <w:r>
          <w:rPr>
            <w:rFonts w:ascii="Verdana" w:hAnsi="Verdana"/>
            <w:b/>
          </w:rPr>
          <w:t>[</w:t>
        </w:r>
        <w:r w:rsidR="005976FB">
          <w:rPr>
            <w:rFonts w:ascii="Verdana" w:hAnsi="Verdana"/>
            <w:b/>
          </w:rPr>
          <w:t>Cmaj7</w:t>
        </w:r>
        <w:r>
          <w:rPr>
            <w:rFonts w:ascii="Verdana" w:hAnsi="Verdana"/>
            <w:b/>
          </w:rPr>
          <w:t>]</w:t>
        </w:r>
        <w:r w:rsidR="00A902E9" w:rsidRPr="00A902E9">
          <w:rPr>
            <w:rFonts w:ascii="Verdana" w:hAnsi="Verdana"/>
            <w:b/>
          </w:rPr>
          <w:t xml:space="preserve"> / </w:t>
        </w:r>
        <w:r>
          <w:rPr>
            <w:rFonts w:ascii="Verdana" w:hAnsi="Verdana"/>
            <w:b/>
          </w:rPr>
          <w:t>[</w:t>
        </w:r>
        <w:r w:rsidR="005976FB">
          <w:rPr>
            <w:rFonts w:ascii="Verdana" w:hAnsi="Verdana"/>
            <w:b/>
          </w:rPr>
          <w:t>Cmaj7</w:t>
        </w:r>
        <w:r>
          <w:rPr>
            <w:rFonts w:ascii="Verdana" w:hAnsi="Verdana"/>
            <w:b/>
          </w:rPr>
          <w:t>]</w:t>
        </w:r>
        <w:r w:rsidR="00A902E9" w:rsidRPr="00A902E9">
          <w:rPr>
            <w:rFonts w:ascii="Verdana" w:hAnsi="Verdana"/>
            <w:b/>
          </w:rPr>
          <w:t xml:space="preserve"> /</w:t>
        </w:r>
        <w:r w:rsidR="00A83408">
          <w:rPr>
            <w:rFonts w:ascii="Verdana" w:hAnsi="Verdana"/>
            <w:b/>
          </w:rPr>
          <w:t xml:space="preserve"> </w:t>
        </w:r>
        <w:r w:rsidR="005976FB">
          <w:rPr>
            <w:rFonts w:ascii="Verdana" w:hAnsi="Verdana"/>
            <w:b/>
          </w:rPr>
          <w:t>[Cmaj7]</w:t>
        </w:r>
        <w:r w:rsidR="005976FB" w:rsidRPr="00A902E9">
          <w:rPr>
            <w:rFonts w:ascii="Verdana" w:hAnsi="Verdana"/>
            <w:b/>
          </w:rPr>
          <w:t xml:space="preserve"> / </w:t>
        </w:r>
        <w:r w:rsidR="005976FB">
          <w:rPr>
            <w:rFonts w:ascii="Verdana" w:hAnsi="Verdana"/>
            <w:b/>
          </w:rPr>
          <w:t>[Cmaj7]</w:t>
        </w:r>
        <w:r w:rsidR="005976FB" w:rsidRPr="00A902E9">
          <w:rPr>
            <w:rFonts w:ascii="Verdana" w:hAnsi="Verdana"/>
            <w:b/>
          </w:rPr>
          <w:t xml:space="preserve"> /</w:t>
        </w:r>
        <w:r w:rsidR="005976FB">
          <w:rPr>
            <w:rFonts w:ascii="Verdana" w:hAnsi="Verdana"/>
            <w:b/>
          </w:rPr>
          <w:t xml:space="preserve"> [Am7] / [Am7] /</w:t>
        </w:r>
      </w:ins>
    </w:p>
    <w:p w14:paraId="5FC8FA9C" w14:textId="77777777" w:rsidR="00A9741C" w:rsidRPr="00117D63" w:rsidRDefault="00A9741C" w:rsidP="00A9741C">
      <w:pPr>
        <w:rPr>
          <w:ins w:id="24" w:author="Sue Rogers" w:date="2026-09-25T20:00:00Z" w16du:dateUtc="2026-09-26T00:00:00Z"/>
          <w:rFonts w:ascii="Verdana" w:hAnsi="Verdana"/>
          <w:bCs/>
          <w:sz w:val="16"/>
          <w:szCs w:val="16"/>
        </w:rPr>
      </w:pPr>
    </w:p>
    <w:p w14:paraId="611E8467" w14:textId="7DB95EF2" w:rsidR="00AE2B0E" w:rsidRPr="00AE2B0E" w:rsidRDefault="00AE2B0E" w:rsidP="00AE2B0E">
      <w:pPr>
        <w:rPr>
          <w:ins w:id="25" w:author="Sue Rogers" w:date="2026-09-25T20:00:00Z" w16du:dateUtc="2026-09-26T00:00:00Z"/>
          <w:rFonts w:ascii="Verdana" w:hAnsi="Verdana"/>
          <w:bCs/>
          <w:lang w:val="en-CA"/>
        </w:rPr>
      </w:pPr>
      <w:ins w:id="26" w:author="Sue Rogers" w:date="2026-09-25T20:00:00Z" w16du:dateUtc="2026-09-26T00:00:00Z">
        <w:r w:rsidRPr="00AE2B0E">
          <w:rPr>
            <w:rFonts w:ascii="Verdana" w:hAnsi="Verdana"/>
            <w:b/>
            <w:bCs/>
            <w:lang w:val="en-CA"/>
          </w:rPr>
          <w:t>[G]</w:t>
        </w:r>
        <w:r w:rsidRPr="00AE2B0E">
          <w:rPr>
            <w:rFonts w:ascii="Verdana" w:hAnsi="Verdana"/>
            <w:bCs/>
            <w:lang w:val="en-CA"/>
          </w:rPr>
          <w:t xml:space="preserve"> Young man,</w:t>
        </w:r>
        <w:r>
          <w:rPr>
            <w:rFonts w:ascii="Verdana" w:hAnsi="Verdana"/>
            <w:bCs/>
            <w:lang w:val="en-CA"/>
          </w:rPr>
          <w:t xml:space="preserve"> </w:t>
        </w:r>
        <w:r w:rsidRPr="00AE2B0E">
          <w:rPr>
            <w:rFonts w:ascii="Verdana" w:hAnsi="Verdana"/>
            <w:bCs/>
            <w:lang w:val="en-CA"/>
          </w:rPr>
          <w:t>there’s no need to feel down, I said</w:t>
        </w:r>
      </w:ins>
    </w:p>
    <w:p w14:paraId="6ACA3D1B" w14:textId="7B8A7A79" w:rsidR="00AE2B0E" w:rsidRPr="00AE2B0E" w:rsidRDefault="00AE2B0E" w:rsidP="00AE2B0E">
      <w:pPr>
        <w:rPr>
          <w:ins w:id="27" w:author="Sue Rogers" w:date="2026-09-25T20:00:00Z" w16du:dateUtc="2026-09-26T00:00:00Z"/>
          <w:rFonts w:ascii="Verdana" w:hAnsi="Verdana"/>
          <w:bCs/>
          <w:lang w:val="en-CA"/>
        </w:rPr>
      </w:pPr>
      <w:ins w:id="28" w:author="Sue Rogers" w:date="2026-09-25T20:00:00Z" w16du:dateUtc="2026-09-26T00:00:00Z">
        <w:r w:rsidRPr="00AE2B0E">
          <w:rPr>
            <w:rFonts w:ascii="Verdana" w:hAnsi="Verdana"/>
            <w:b/>
            <w:bCs/>
            <w:lang w:val="en-CA"/>
          </w:rPr>
          <w:t>[Em]</w:t>
        </w:r>
        <w:r w:rsidRPr="00AE2B0E">
          <w:rPr>
            <w:rFonts w:ascii="Verdana" w:hAnsi="Verdana"/>
            <w:bCs/>
            <w:lang w:val="en-CA"/>
          </w:rPr>
          <w:t xml:space="preserve"> Young man, pick yourself off the ground, I said</w:t>
        </w:r>
      </w:ins>
    </w:p>
    <w:p w14:paraId="6B971EE8" w14:textId="64CF78FD" w:rsidR="00AE2B0E" w:rsidRPr="00AE2B0E" w:rsidRDefault="00AE2B0E" w:rsidP="00AE2B0E">
      <w:pPr>
        <w:rPr>
          <w:ins w:id="29" w:author="Sue Rogers" w:date="2026-09-25T20:00:00Z" w16du:dateUtc="2026-09-26T00:00:00Z"/>
          <w:rFonts w:ascii="Verdana" w:hAnsi="Verdana"/>
          <w:bCs/>
          <w:lang w:val="en-CA"/>
        </w:rPr>
      </w:pPr>
      <w:ins w:id="30" w:author="Sue Rogers" w:date="2026-09-25T20:00:00Z" w16du:dateUtc="2026-09-26T00:00:00Z">
        <w:r w:rsidRPr="00AE2B0E">
          <w:rPr>
            <w:rFonts w:ascii="Verdana" w:hAnsi="Verdana"/>
            <w:b/>
            <w:bCs/>
            <w:lang w:val="en-CA"/>
          </w:rPr>
          <w:t>[C]</w:t>
        </w:r>
        <w:r w:rsidRPr="00AE2B0E">
          <w:rPr>
            <w:rFonts w:ascii="Verdana" w:hAnsi="Verdana"/>
            <w:bCs/>
            <w:lang w:val="en-CA"/>
          </w:rPr>
          <w:t xml:space="preserve"> Young man, </w:t>
        </w:r>
        <w:r>
          <w:rPr>
            <w:rFonts w:ascii="Verdana" w:hAnsi="Verdana"/>
            <w:bCs/>
            <w:lang w:val="en-CA"/>
          </w:rPr>
          <w:t>‘</w:t>
        </w:r>
        <w:r w:rsidRPr="00AE2B0E">
          <w:rPr>
            <w:rFonts w:ascii="Verdana" w:hAnsi="Verdana"/>
            <w:bCs/>
            <w:lang w:val="en-CA"/>
          </w:rPr>
          <w:t>cause you’re in a new town</w:t>
        </w:r>
      </w:ins>
    </w:p>
    <w:p w14:paraId="1F898BEA" w14:textId="60852AD2" w:rsidR="00AE2B0E" w:rsidRDefault="00AE2B0E" w:rsidP="00AE2B0E">
      <w:pPr>
        <w:rPr>
          <w:ins w:id="31" w:author="Sue Rogers" w:date="2026-09-25T20:00:00Z" w16du:dateUtc="2026-09-26T00:00:00Z"/>
          <w:rFonts w:ascii="Verdana" w:hAnsi="Verdana"/>
          <w:bCs/>
        </w:rPr>
      </w:pPr>
      <w:ins w:id="32" w:author="Sue Rogers" w:date="2026-09-25T20:00:00Z" w16du:dateUtc="2026-09-26T00:00:00Z">
        <w:r w:rsidRPr="00AE2B0E">
          <w:rPr>
            <w:rFonts w:ascii="Verdana" w:hAnsi="Verdana"/>
            <w:bCs/>
          </w:rPr>
          <w:t xml:space="preserve">There’s no </w:t>
        </w:r>
        <w:r w:rsidR="00D11E95" w:rsidRPr="00D11E95">
          <w:rPr>
            <w:rFonts w:ascii="Verdana" w:hAnsi="Verdana"/>
            <w:b/>
          </w:rPr>
          <w:t>/</w:t>
        </w:r>
        <w:r w:rsidR="00D11E95">
          <w:rPr>
            <w:rFonts w:ascii="Verdana" w:hAnsi="Verdana"/>
            <w:bCs/>
          </w:rPr>
          <w:t xml:space="preserve"> </w:t>
        </w:r>
        <w:r w:rsidRPr="00AE2B0E">
          <w:rPr>
            <w:rFonts w:ascii="Verdana" w:hAnsi="Verdana"/>
            <w:b/>
            <w:bCs/>
          </w:rPr>
          <w:t>[D7]</w:t>
        </w:r>
        <w:r w:rsidRPr="00AE2B0E">
          <w:rPr>
            <w:rFonts w:ascii="Verdana" w:hAnsi="Verdana"/>
            <w:b/>
            <w:bCs/>
          </w:rPr>
          <w:sym w:font="Symbol" w:char="F0AF"/>
        </w:r>
        <w:r w:rsidRPr="00AE2B0E">
          <w:rPr>
            <w:rFonts w:ascii="Verdana" w:hAnsi="Verdana"/>
            <w:b/>
            <w:bCs/>
          </w:rPr>
          <w:t xml:space="preserve"> </w:t>
        </w:r>
        <w:r w:rsidRPr="00AE2B0E">
          <w:rPr>
            <w:rFonts w:ascii="Verdana" w:hAnsi="Verdana"/>
            <w:bCs/>
          </w:rPr>
          <w:t xml:space="preserve">need </w:t>
        </w:r>
        <w:r w:rsidRPr="00AE2B0E">
          <w:rPr>
            <w:rFonts w:ascii="Verdana" w:hAnsi="Verdana"/>
            <w:b/>
            <w:bCs/>
          </w:rPr>
          <w:t>[C]</w:t>
        </w:r>
        <w:r w:rsidRPr="00AE2B0E">
          <w:rPr>
            <w:rFonts w:ascii="Verdana" w:hAnsi="Verdana"/>
            <w:b/>
            <w:bCs/>
          </w:rPr>
          <w:sym w:font="Symbol" w:char="F0AF"/>
        </w:r>
        <w:r w:rsidRPr="00AE2B0E">
          <w:rPr>
            <w:rFonts w:ascii="Verdana" w:hAnsi="Verdana"/>
            <w:b/>
            <w:bCs/>
          </w:rPr>
          <w:t xml:space="preserve"> </w:t>
        </w:r>
        <w:r w:rsidRPr="00AE2B0E">
          <w:rPr>
            <w:rFonts w:ascii="Verdana" w:hAnsi="Verdana"/>
            <w:bCs/>
          </w:rPr>
          <w:t xml:space="preserve">to </w:t>
        </w:r>
        <w:r w:rsidRPr="00AE2B0E">
          <w:rPr>
            <w:rFonts w:ascii="Verdana" w:hAnsi="Verdana"/>
            <w:b/>
            <w:bCs/>
          </w:rPr>
          <w:t>[D]</w:t>
        </w:r>
        <w:r w:rsidRPr="00AE2B0E">
          <w:rPr>
            <w:rFonts w:ascii="Verdana" w:hAnsi="Verdana"/>
            <w:b/>
            <w:bCs/>
          </w:rPr>
          <w:sym w:font="Symbol" w:char="F0AF"/>
        </w:r>
        <w:r w:rsidRPr="00AE2B0E">
          <w:rPr>
            <w:rFonts w:ascii="Verdana" w:hAnsi="Verdana"/>
            <w:b/>
            <w:bCs/>
          </w:rPr>
          <w:t xml:space="preserve"> </w:t>
        </w:r>
        <w:r w:rsidRPr="00AE2B0E">
          <w:rPr>
            <w:rFonts w:ascii="Verdana" w:hAnsi="Verdana"/>
            <w:bCs/>
          </w:rPr>
          <w:t xml:space="preserve">be </w:t>
        </w:r>
        <w:r w:rsidR="00D11E95" w:rsidRPr="00D11E95">
          <w:rPr>
            <w:rFonts w:ascii="Verdana" w:hAnsi="Verdana"/>
            <w:b/>
          </w:rPr>
          <w:t>/</w:t>
        </w:r>
        <w:r w:rsidR="00D11E95" w:rsidRPr="00AE2B0E">
          <w:rPr>
            <w:rFonts w:ascii="Verdana" w:hAnsi="Verdana"/>
            <w:b/>
            <w:bCs/>
          </w:rPr>
          <w:t xml:space="preserve"> </w:t>
        </w:r>
        <w:r w:rsidRPr="00AE2B0E">
          <w:rPr>
            <w:rFonts w:ascii="Verdana" w:hAnsi="Verdana"/>
            <w:b/>
            <w:bCs/>
          </w:rPr>
          <w:t>[C]</w:t>
        </w:r>
        <w:r w:rsidRPr="00AE2B0E">
          <w:rPr>
            <w:rFonts w:ascii="Verdana" w:hAnsi="Verdana"/>
            <w:b/>
            <w:bCs/>
          </w:rPr>
          <w:sym w:font="Symbol" w:char="F0AF"/>
        </w:r>
        <w:r w:rsidRPr="00AE2B0E">
          <w:rPr>
            <w:rFonts w:ascii="Verdana" w:hAnsi="Verdana"/>
            <w:b/>
            <w:bCs/>
          </w:rPr>
          <w:t xml:space="preserve"> </w:t>
        </w:r>
        <w:r w:rsidRPr="00AE2B0E">
          <w:rPr>
            <w:rFonts w:ascii="Verdana" w:hAnsi="Verdana"/>
            <w:bCs/>
          </w:rPr>
          <w:t>un-</w:t>
        </w:r>
        <w:r w:rsidRPr="00AE2B0E">
          <w:rPr>
            <w:rFonts w:ascii="Verdana" w:hAnsi="Verdana"/>
            <w:b/>
            <w:bCs/>
          </w:rPr>
          <w:t>[Bm7]</w:t>
        </w:r>
        <w:r w:rsidRPr="00AE2B0E">
          <w:rPr>
            <w:rFonts w:ascii="Verdana" w:hAnsi="Verdana"/>
            <w:b/>
            <w:bCs/>
          </w:rPr>
          <w:sym w:font="Symbol" w:char="F0AF"/>
        </w:r>
        <w:r w:rsidRPr="00AE2B0E">
          <w:rPr>
            <w:rFonts w:ascii="Verdana" w:hAnsi="Verdana"/>
            <w:bCs/>
          </w:rPr>
          <w:t>hap-</w:t>
        </w:r>
        <w:r w:rsidRPr="00AE2B0E">
          <w:rPr>
            <w:rFonts w:ascii="Verdana" w:hAnsi="Verdana"/>
            <w:b/>
            <w:bCs/>
          </w:rPr>
          <w:t>[Am7]</w:t>
        </w:r>
        <w:r w:rsidRPr="00AE2B0E">
          <w:rPr>
            <w:rFonts w:ascii="Verdana" w:hAnsi="Verdana"/>
            <w:b/>
            <w:bCs/>
          </w:rPr>
          <w:sym w:font="Symbol" w:char="F0AF"/>
        </w:r>
        <w:r w:rsidRPr="00AE2B0E">
          <w:rPr>
            <w:rFonts w:ascii="Verdana" w:hAnsi="Verdana"/>
            <w:bCs/>
          </w:rPr>
          <w:t>py</w:t>
        </w:r>
        <w:r w:rsidR="00D11E95">
          <w:rPr>
            <w:rFonts w:ascii="Verdana" w:hAnsi="Verdana"/>
            <w:bCs/>
          </w:rPr>
          <w:t xml:space="preserve"> </w:t>
        </w:r>
        <w:r w:rsidR="00D11E95" w:rsidRPr="00D11E95">
          <w:rPr>
            <w:rFonts w:ascii="Verdana" w:hAnsi="Verdana"/>
            <w:b/>
          </w:rPr>
          <w:t>/</w:t>
        </w:r>
      </w:ins>
    </w:p>
    <w:p w14:paraId="7AC95D8E" w14:textId="77777777" w:rsidR="00AE2B0E" w:rsidRPr="00AE2B0E" w:rsidRDefault="00AE2B0E" w:rsidP="00AE2B0E">
      <w:pPr>
        <w:rPr>
          <w:ins w:id="33" w:author="Sue Rogers" w:date="2026-09-25T20:00:00Z" w16du:dateUtc="2026-09-26T00:00:00Z"/>
          <w:rFonts w:ascii="Verdana" w:hAnsi="Verdana"/>
          <w:bCs/>
          <w:sz w:val="12"/>
          <w:szCs w:val="12"/>
          <w:lang w:val="en-CA"/>
        </w:rPr>
      </w:pPr>
    </w:p>
    <w:p w14:paraId="1A1710B7" w14:textId="0051157B" w:rsidR="00AE2B0E" w:rsidRPr="00AE2B0E" w:rsidRDefault="00AE2B0E" w:rsidP="00AE2B0E">
      <w:pPr>
        <w:rPr>
          <w:ins w:id="34" w:author="Sue Rogers" w:date="2026-09-25T20:00:00Z" w16du:dateUtc="2026-09-26T00:00:00Z"/>
          <w:rFonts w:ascii="Verdana" w:hAnsi="Verdana"/>
          <w:bCs/>
          <w:lang w:val="en-CA"/>
        </w:rPr>
      </w:pPr>
      <w:ins w:id="35" w:author="Sue Rogers" w:date="2026-09-25T20:00:00Z" w16du:dateUtc="2026-09-26T00:00:00Z">
        <w:r w:rsidRPr="00AE2B0E">
          <w:rPr>
            <w:rFonts w:ascii="Verdana" w:hAnsi="Verdana"/>
            <w:b/>
            <w:bCs/>
            <w:lang w:val="en-CA"/>
          </w:rPr>
          <w:t>[G]</w:t>
        </w:r>
        <w:r w:rsidRPr="00AE2B0E">
          <w:rPr>
            <w:rFonts w:ascii="Verdana" w:hAnsi="Verdana"/>
            <w:bCs/>
            <w:lang w:val="en-CA"/>
          </w:rPr>
          <w:t xml:space="preserve"> Young man,</w:t>
        </w:r>
        <w:r>
          <w:rPr>
            <w:rFonts w:ascii="Verdana" w:hAnsi="Verdana"/>
            <w:bCs/>
            <w:lang w:val="en-CA"/>
          </w:rPr>
          <w:t xml:space="preserve"> </w:t>
        </w:r>
        <w:r w:rsidRPr="00AE2B0E">
          <w:rPr>
            <w:rFonts w:ascii="Verdana" w:hAnsi="Verdana"/>
            <w:bCs/>
            <w:lang w:val="en-CA"/>
          </w:rPr>
          <w:t>there’s a place you can go, I said</w:t>
        </w:r>
      </w:ins>
    </w:p>
    <w:p w14:paraId="01E90757" w14:textId="5B0ED3C6" w:rsidR="00AE2B0E" w:rsidRPr="00AE2B0E" w:rsidRDefault="00AE2B0E" w:rsidP="00AE2B0E">
      <w:pPr>
        <w:rPr>
          <w:ins w:id="36" w:author="Sue Rogers" w:date="2026-09-25T20:00:00Z" w16du:dateUtc="2026-09-26T00:00:00Z"/>
          <w:rFonts w:ascii="Verdana" w:hAnsi="Verdana"/>
          <w:bCs/>
          <w:lang w:val="en-CA"/>
        </w:rPr>
      </w:pPr>
      <w:ins w:id="37" w:author="Sue Rogers" w:date="2026-09-25T20:00:00Z" w16du:dateUtc="2026-09-26T00:00:00Z">
        <w:r w:rsidRPr="00AE2B0E">
          <w:rPr>
            <w:rFonts w:ascii="Verdana" w:hAnsi="Verdana"/>
            <w:b/>
            <w:bCs/>
            <w:lang w:val="en-CA"/>
          </w:rPr>
          <w:t>[Em]</w:t>
        </w:r>
        <w:r w:rsidRPr="00AE2B0E">
          <w:rPr>
            <w:rFonts w:ascii="Verdana" w:hAnsi="Verdana"/>
            <w:bCs/>
            <w:lang w:val="en-CA"/>
          </w:rPr>
          <w:t xml:space="preserve"> Young man, when you’re short on your dough, you can</w:t>
        </w:r>
      </w:ins>
    </w:p>
    <w:p w14:paraId="63CB3353" w14:textId="29C1F0D7" w:rsidR="00AE2B0E" w:rsidRPr="00AE2B0E" w:rsidRDefault="00AE2B0E" w:rsidP="00AE2B0E">
      <w:pPr>
        <w:rPr>
          <w:ins w:id="38" w:author="Sue Rogers" w:date="2026-09-25T20:00:00Z" w16du:dateUtc="2026-09-26T00:00:00Z"/>
          <w:rFonts w:ascii="Verdana" w:hAnsi="Verdana"/>
          <w:bCs/>
          <w:lang w:val="en-CA"/>
        </w:rPr>
      </w:pPr>
      <w:ins w:id="39" w:author="Sue Rogers" w:date="2026-09-25T20:00:00Z" w16du:dateUtc="2026-09-26T00:00:00Z">
        <w:r w:rsidRPr="00AE2B0E">
          <w:rPr>
            <w:rFonts w:ascii="Verdana" w:hAnsi="Verdana"/>
            <w:b/>
            <w:bCs/>
            <w:lang w:val="en-CA"/>
          </w:rPr>
          <w:t>[C]</w:t>
        </w:r>
        <w:r w:rsidRPr="00AE2B0E">
          <w:rPr>
            <w:rFonts w:ascii="Verdana" w:hAnsi="Verdana"/>
            <w:bCs/>
            <w:lang w:val="en-CA"/>
          </w:rPr>
          <w:t xml:space="preserve"> Stay there, and I’m sure you will find</w:t>
        </w:r>
      </w:ins>
    </w:p>
    <w:p w14:paraId="057CE321" w14:textId="2F9A93F8" w:rsidR="00AE2B0E" w:rsidRPr="00AE2B0E" w:rsidRDefault="00AE2B0E" w:rsidP="00AE2B0E">
      <w:pPr>
        <w:rPr>
          <w:ins w:id="40" w:author="Sue Rogers" w:date="2026-09-25T20:00:00Z" w16du:dateUtc="2026-09-26T00:00:00Z"/>
          <w:rFonts w:ascii="Verdana" w:hAnsi="Verdana"/>
          <w:bCs/>
          <w:lang w:val="en-CA"/>
        </w:rPr>
      </w:pPr>
      <w:ins w:id="41" w:author="Sue Rogers" w:date="2026-09-25T20:00:00Z" w16du:dateUtc="2026-09-26T00:00:00Z">
        <w:r w:rsidRPr="00AE2B0E">
          <w:rPr>
            <w:rFonts w:ascii="Verdana" w:hAnsi="Verdana"/>
            <w:bCs/>
            <w:lang w:val="en-CA"/>
          </w:rPr>
          <w:t xml:space="preserve">Many </w:t>
        </w:r>
        <w:r w:rsidR="00D11E95" w:rsidRPr="00D11E95">
          <w:rPr>
            <w:rFonts w:ascii="Verdana" w:hAnsi="Verdana"/>
            <w:b/>
            <w:lang w:val="en-CA"/>
          </w:rPr>
          <w:t>/</w:t>
        </w:r>
        <w:r w:rsidR="00D11E95">
          <w:rPr>
            <w:rFonts w:ascii="Verdana" w:hAnsi="Verdana"/>
            <w:bCs/>
            <w:lang w:val="en-CA"/>
          </w:rPr>
          <w:t xml:space="preserve"> </w:t>
        </w:r>
        <w:r w:rsidRPr="00AE2B0E">
          <w:rPr>
            <w:rFonts w:ascii="Verdana" w:hAnsi="Verdana"/>
            <w:b/>
            <w:bCs/>
            <w:lang w:val="en-CA"/>
          </w:rPr>
          <w:t>[D7]</w:t>
        </w:r>
        <w:r w:rsidRPr="00AE2B0E">
          <w:rPr>
            <w:rFonts w:ascii="Verdana" w:hAnsi="Verdana"/>
            <w:b/>
            <w:bCs/>
            <w:lang w:val="en-CA"/>
          </w:rPr>
          <w:sym w:font="Symbol" w:char="F0AF"/>
        </w:r>
        <w:r w:rsidRPr="00AE2B0E">
          <w:rPr>
            <w:rFonts w:ascii="Verdana" w:hAnsi="Verdana"/>
            <w:bCs/>
            <w:lang w:val="en-CA"/>
          </w:rPr>
          <w:t xml:space="preserve"> ways </w:t>
        </w:r>
        <w:r w:rsidRPr="00AE2B0E">
          <w:rPr>
            <w:rFonts w:ascii="Verdana" w:hAnsi="Verdana"/>
            <w:b/>
            <w:bCs/>
            <w:lang w:val="en-CA"/>
          </w:rPr>
          <w:t>[C]</w:t>
        </w:r>
        <w:r w:rsidRPr="00AE2B0E">
          <w:rPr>
            <w:rFonts w:ascii="Verdana" w:hAnsi="Verdana"/>
            <w:b/>
            <w:bCs/>
            <w:lang w:val="en-CA"/>
          </w:rPr>
          <w:sym w:font="Symbol" w:char="F0AF"/>
        </w:r>
        <w:r w:rsidRPr="00AE2B0E">
          <w:rPr>
            <w:rFonts w:ascii="Verdana" w:hAnsi="Verdana"/>
            <w:b/>
            <w:bCs/>
            <w:lang w:val="en-CA"/>
          </w:rPr>
          <w:t xml:space="preserve"> </w:t>
        </w:r>
        <w:r w:rsidRPr="00AE2B0E">
          <w:rPr>
            <w:rFonts w:ascii="Verdana" w:hAnsi="Verdana"/>
            <w:bCs/>
            <w:lang w:val="en-CA"/>
          </w:rPr>
          <w:t xml:space="preserve">to </w:t>
        </w:r>
        <w:r w:rsidRPr="00AE2B0E">
          <w:rPr>
            <w:rFonts w:ascii="Verdana" w:hAnsi="Verdana"/>
            <w:b/>
            <w:bCs/>
            <w:lang w:val="en-CA"/>
          </w:rPr>
          <w:t>[D]</w:t>
        </w:r>
        <w:r w:rsidRPr="00AE2B0E">
          <w:rPr>
            <w:rFonts w:ascii="Verdana" w:hAnsi="Verdana"/>
            <w:b/>
            <w:bCs/>
            <w:lang w:val="en-CA"/>
          </w:rPr>
          <w:sym w:font="Symbol" w:char="F0AF"/>
        </w:r>
        <w:r w:rsidRPr="00AE2B0E">
          <w:rPr>
            <w:rFonts w:ascii="Verdana" w:hAnsi="Verdana"/>
            <w:b/>
            <w:bCs/>
            <w:lang w:val="en-CA"/>
          </w:rPr>
          <w:t xml:space="preserve"> </w:t>
        </w:r>
        <w:r w:rsidRPr="00AE2B0E">
          <w:rPr>
            <w:rFonts w:ascii="Verdana" w:hAnsi="Verdana"/>
            <w:bCs/>
            <w:lang w:val="en-CA"/>
          </w:rPr>
          <w:t xml:space="preserve">have </w:t>
        </w:r>
        <w:r w:rsidR="00D11E95" w:rsidRPr="00D11E95">
          <w:rPr>
            <w:rFonts w:ascii="Verdana" w:hAnsi="Verdana"/>
            <w:b/>
            <w:lang w:val="en-CA"/>
          </w:rPr>
          <w:t xml:space="preserve">/ </w:t>
        </w:r>
        <w:r w:rsidRPr="00AE2B0E">
          <w:rPr>
            <w:rFonts w:ascii="Verdana" w:hAnsi="Verdana"/>
            <w:b/>
            <w:bCs/>
            <w:lang w:val="en-CA"/>
          </w:rPr>
          <w:t>[C]</w:t>
        </w:r>
        <w:r w:rsidRPr="00AE2B0E">
          <w:rPr>
            <w:rFonts w:ascii="Verdana" w:hAnsi="Verdana"/>
            <w:b/>
            <w:bCs/>
            <w:lang w:val="en-CA"/>
          </w:rPr>
          <w:sym w:font="Symbol" w:char="F0AF"/>
        </w:r>
        <w:r w:rsidRPr="00AE2B0E">
          <w:rPr>
            <w:rFonts w:ascii="Verdana" w:hAnsi="Verdana"/>
            <w:b/>
            <w:bCs/>
            <w:lang w:val="en-CA"/>
          </w:rPr>
          <w:t xml:space="preserve"> </w:t>
        </w:r>
        <w:r w:rsidRPr="00AE2B0E">
          <w:rPr>
            <w:rFonts w:ascii="Verdana" w:hAnsi="Verdana"/>
            <w:bCs/>
            <w:lang w:val="en-CA"/>
          </w:rPr>
          <w:t xml:space="preserve">a </w:t>
        </w:r>
        <w:r w:rsidRPr="00AE2B0E">
          <w:rPr>
            <w:rFonts w:ascii="Verdana" w:hAnsi="Verdana"/>
            <w:b/>
            <w:bCs/>
            <w:lang w:val="en-CA"/>
          </w:rPr>
          <w:t>[Bm7]</w:t>
        </w:r>
        <w:r w:rsidRPr="00AE2B0E">
          <w:rPr>
            <w:rFonts w:ascii="Verdana" w:hAnsi="Verdana"/>
            <w:b/>
            <w:bCs/>
            <w:lang w:val="en-CA"/>
          </w:rPr>
          <w:sym w:font="Symbol" w:char="F0AF"/>
        </w:r>
        <w:r w:rsidRPr="00AE2B0E">
          <w:rPr>
            <w:rFonts w:ascii="Verdana" w:hAnsi="Verdana"/>
            <w:b/>
            <w:bCs/>
            <w:lang w:val="en-CA"/>
          </w:rPr>
          <w:t xml:space="preserve"> </w:t>
        </w:r>
        <w:r w:rsidRPr="00AE2B0E">
          <w:rPr>
            <w:rFonts w:ascii="Verdana" w:hAnsi="Verdana"/>
            <w:bCs/>
            <w:lang w:val="en-CA"/>
          </w:rPr>
          <w:t xml:space="preserve">good </w:t>
        </w:r>
        <w:r w:rsidRPr="00AE2B0E">
          <w:rPr>
            <w:rFonts w:ascii="Verdana" w:hAnsi="Verdana"/>
            <w:b/>
            <w:bCs/>
            <w:lang w:val="en-CA"/>
          </w:rPr>
          <w:t>[Am7]</w:t>
        </w:r>
        <w:r w:rsidRPr="00AE2B0E">
          <w:rPr>
            <w:rFonts w:ascii="Verdana" w:hAnsi="Verdana"/>
            <w:b/>
            <w:bCs/>
            <w:lang w:val="en-CA"/>
          </w:rPr>
          <w:sym w:font="Symbol" w:char="F0AF"/>
        </w:r>
        <w:r w:rsidRPr="00AE2B0E">
          <w:rPr>
            <w:rFonts w:ascii="Verdana" w:hAnsi="Verdana"/>
            <w:b/>
            <w:bCs/>
            <w:lang w:val="en-CA"/>
          </w:rPr>
          <w:t xml:space="preserve"> </w:t>
        </w:r>
        <w:r w:rsidRPr="00AE2B0E">
          <w:rPr>
            <w:rFonts w:ascii="Verdana" w:hAnsi="Verdana"/>
            <w:bCs/>
            <w:lang w:val="en-CA"/>
          </w:rPr>
          <w:t>time</w:t>
        </w:r>
        <w:r w:rsidR="00D11E95">
          <w:rPr>
            <w:rFonts w:ascii="Verdana" w:hAnsi="Verdana"/>
            <w:bCs/>
            <w:lang w:val="en-CA"/>
          </w:rPr>
          <w:t xml:space="preserve"> </w:t>
        </w:r>
        <w:r w:rsidR="00D11E95" w:rsidRPr="00D11E95">
          <w:rPr>
            <w:rFonts w:ascii="Verdana" w:hAnsi="Verdana"/>
            <w:b/>
            <w:lang w:val="en-CA"/>
          </w:rPr>
          <w:t>/</w:t>
        </w:r>
        <w:r w:rsidRPr="00AE2B0E">
          <w:rPr>
            <w:rFonts w:ascii="Verdana" w:hAnsi="Verdana"/>
            <w:b/>
            <w:lang w:val="en-CA"/>
          </w:rPr>
          <w:t xml:space="preserve"> </w:t>
        </w:r>
        <w:r w:rsidRPr="00AE2B0E">
          <w:rPr>
            <w:rFonts w:ascii="Verdana" w:hAnsi="Verdana"/>
            <w:bCs/>
            <w:lang w:val="en-CA"/>
          </w:rPr>
          <w:t xml:space="preserve">     </w:t>
        </w:r>
      </w:ins>
    </w:p>
    <w:p w14:paraId="232229A7" w14:textId="77777777" w:rsidR="00AE2B0E" w:rsidRPr="00AE2B0E" w:rsidRDefault="00AE2B0E" w:rsidP="00AE2B0E">
      <w:pPr>
        <w:rPr>
          <w:ins w:id="42" w:author="Sue Rogers" w:date="2026-09-25T20:00:00Z" w16du:dateUtc="2026-09-26T00:00:00Z"/>
          <w:rFonts w:ascii="Verdana" w:hAnsi="Verdana"/>
          <w:bCs/>
          <w:sz w:val="16"/>
          <w:szCs w:val="16"/>
          <w:lang w:val="en-CA"/>
        </w:rPr>
      </w:pPr>
    </w:p>
    <w:p w14:paraId="4B22C4AC" w14:textId="77777777" w:rsidR="00C65C34" w:rsidRPr="00AE2B0E" w:rsidRDefault="00C65C34" w:rsidP="00C65C34">
      <w:pPr>
        <w:rPr>
          <w:ins w:id="43" w:author="Sue Rogers" w:date="2026-09-25T20:00:00Z" w16du:dateUtc="2026-09-26T00:00:00Z"/>
          <w:rFonts w:ascii="Verdana" w:hAnsi="Verdana"/>
          <w:b/>
          <w:bCs/>
          <w:lang w:val="en-CA"/>
        </w:rPr>
      </w:pPr>
      <w:ins w:id="44" w:author="Sue Rogers" w:date="2026-09-25T20:00:00Z" w16du:dateUtc="2026-09-26T00:00:00Z">
        <w:r w:rsidRPr="00AE2B0E">
          <w:rPr>
            <w:rFonts w:ascii="Verdana" w:hAnsi="Verdana"/>
            <w:b/>
            <w:bCs/>
            <w:lang w:val="en-CA"/>
          </w:rPr>
          <w:t>&lt;</w:t>
        </w:r>
        <w:r>
          <w:rPr>
            <w:rFonts w:ascii="Verdana" w:hAnsi="Verdana"/>
            <w:b/>
            <w:bCs/>
            <w:lang w:val="en-CA"/>
          </w:rPr>
          <w:t xml:space="preserve"> TAP – TAP – TAP – TAP - TAP </w:t>
        </w:r>
        <w:r w:rsidRPr="00AE2B0E">
          <w:rPr>
            <w:rFonts w:ascii="Verdana" w:hAnsi="Verdana"/>
            <w:b/>
            <w:bCs/>
            <w:lang w:val="en-CA"/>
          </w:rPr>
          <w:t>&gt;</w:t>
        </w:r>
      </w:ins>
    </w:p>
    <w:p w14:paraId="0FDFDFB7" w14:textId="77777777" w:rsidR="00C65C34" w:rsidRDefault="00C65C34" w:rsidP="00C65C34">
      <w:pPr>
        <w:rPr>
          <w:ins w:id="45" w:author="Sue Rogers" w:date="2026-09-25T20:00:00Z" w16du:dateUtc="2026-09-26T00:00:00Z"/>
          <w:rFonts w:ascii="Verdana" w:hAnsi="Verdana"/>
          <w:b/>
          <w:color w:val="BFBFBF" w:themeColor="background1" w:themeShade="BF"/>
          <w:lang w:val="en-CA"/>
        </w:rPr>
      </w:pPr>
      <w:ins w:id="46" w:author="Sue Rogers" w:date="2026-09-25T20:00:00Z" w16du:dateUtc="2026-09-26T00:00:00Z">
        <w:r w:rsidRPr="007B0408">
          <w:rPr>
            <w:rFonts w:ascii="Verdana" w:hAnsi="Verdana"/>
            <w:b/>
            <w:color w:val="BFBFBF" w:themeColor="background1" w:themeShade="BF"/>
            <w:lang w:val="en-CA"/>
          </w:rPr>
          <w:t xml:space="preserve">  </w:t>
        </w:r>
        <w:r>
          <w:rPr>
            <w:rFonts w:ascii="Verdana" w:hAnsi="Verdana"/>
            <w:b/>
            <w:color w:val="BFBFBF" w:themeColor="background1" w:themeShade="BF"/>
            <w:lang w:val="en-CA"/>
          </w:rPr>
          <w:t>/</w:t>
        </w:r>
        <w:r w:rsidRPr="007B0408">
          <w:rPr>
            <w:rFonts w:ascii="Verdana" w:hAnsi="Verdana"/>
            <w:b/>
            <w:color w:val="BFBFBF" w:themeColor="background1" w:themeShade="BF"/>
            <w:lang w:val="en-CA"/>
          </w:rPr>
          <w:t xml:space="preserve">  1        2        3        4    </w:t>
        </w:r>
        <w:r>
          <w:rPr>
            <w:rFonts w:ascii="Verdana" w:hAnsi="Verdana"/>
            <w:b/>
            <w:color w:val="BFBFBF" w:themeColor="background1" w:themeShade="BF"/>
            <w:lang w:val="en-CA"/>
          </w:rPr>
          <w:t>/</w:t>
        </w:r>
        <w:r w:rsidRPr="007B0408">
          <w:rPr>
            <w:rFonts w:ascii="Verdana" w:hAnsi="Verdana"/>
            <w:b/>
            <w:color w:val="BFBFBF" w:themeColor="background1" w:themeShade="BF"/>
            <w:lang w:val="en-CA"/>
          </w:rPr>
          <w:t xml:space="preserve">  1</w:t>
        </w:r>
      </w:ins>
    </w:p>
    <w:p w14:paraId="7AD28E10" w14:textId="77777777" w:rsidR="00AE2B0E" w:rsidRPr="00AE2B0E" w:rsidRDefault="00AE2B0E" w:rsidP="00AE2B0E">
      <w:pPr>
        <w:rPr>
          <w:ins w:id="47" w:author="Sue Rogers" w:date="2026-09-25T20:00:00Z" w16du:dateUtc="2026-09-26T00:00:00Z"/>
          <w:rFonts w:ascii="Verdana" w:hAnsi="Verdana"/>
          <w:bCs/>
          <w:sz w:val="16"/>
          <w:szCs w:val="16"/>
          <w:lang w:val="en-CA"/>
        </w:rPr>
      </w:pPr>
    </w:p>
    <w:p w14:paraId="18E80966" w14:textId="77777777" w:rsidR="00E65815" w:rsidRPr="00E65815" w:rsidRDefault="00E65815" w:rsidP="00E65815">
      <w:pPr>
        <w:rPr>
          <w:ins w:id="48" w:author="Sue Rogers" w:date="2026-09-25T20:00:00Z" w16du:dateUtc="2026-09-26T00:00:00Z"/>
          <w:rFonts w:ascii="Verdana" w:hAnsi="Verdana"/>
          <w:b/>
          <w:lang w:val="en-CA"/>
        </w:rPr>
      </w:pPr>
      <w:ins w:id="49" w:author="Sue Rogers" w:date="2026-09-25T20:00:00Z" w16du:dateUtc="2026-09-26T00:00:00Z">
        <w:r w:rsidRPr="00E65815">
          <w:rPr>
            <w:rFonts w:ascii="Verdana" w:hAnsi="Verdana"/>
            <w:b/>
            <w:lang w:val="en-CA"/>
          </w:rPr>
          <w:t>CHORUS:</w:t>
        </w:r>
      </w:ins>
    </w:p>
    <w:p w14:paraId="18BD55C4" w14:textId="3D37EDF3" w:rsidR="00E65815" w:rsidRDefault="00E65815" w:rsidP="00E65815">
      <w:pPr>
        <w:rPr>
          <w:ins w:id="50" w:author="Sue Rogers" w:date="2026-09-25T20:00:00Z" w16du:dateUtc="2026-09-26T00:00:00Z"/>
          <w:rFonts w:ascii="Verdana" w:hAnsi="Verdana"/>
          <w:bCs/>
          <w:lang w:val="en-CA"/>
        </w:rPr>
      </w:pPr>
      <w:ins w:id="51"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[G]</w:t>
        </w:r>
        <w:r w:rsidRPr="00AE2B0E">
          <w:rPr>
            <w:rFonts w:ascii="Verdana" w:hAnsi="Verdana"/>
            <w:bCs/>
            <w:lang w:val="en-CA"/>
          </w:rPr>
          <w:t xml:space="preserve"> Y</w:t>
        </w:r>
        <w:r w:rsidR="007B1F7D">
          <w:rPr>
            <w:rFonts w:ascii="Verdana" w:hAnsi="Verdana"/>
            <w:bCs/>
            <w:lang w:val="en-CA"/>
          </w:rPr>
          <w:t xml:space="preserve"> – </w:t>
        </w:r>
        <w:r w:rsidRPr="00AE2B0E">
          <w:rPr>
            <w:rFonts w:ascii="Verdana" w:hAnsi="Verdana"/>
            <w:bCs/>
            <w:lang w:val="en-CA"/>
          </w:rPr>
          <w:t>M</w:t>
        </w:r>
        <w:r w:rsidR="007B1F7D">
          <w:rPr>
            <w:rFonts w:ascii="Verdana" w:hAnsi="Verdana"/>
            <w:bCs/>
            <w:lang w:val="en-CA"/>
          </w:rPr>
          <w:t xml:space="preserve"> – </w:t>
        </w:r>
        <w:r w:rsidRPr="00AE2B0E">
          <w:rPr>
            <w:rFonts w:ascii="Verdana" w:hAnsi="Verdana"/>
            <w:bCs/>
            <w:lang w:val="en-CA"/>
          </w:rPr>
          <w:t>C</w:t>
        </w:r>
        <w:r w:rsidR="007B1F7D">
          <w:rPr>
            <w:rFonts w:ascii="Verdana" w:hAnsi="Verdana"/>
            <w:bCs/>
            <w:lang w:val="en-CA"/>
          </w:rPr>
          <w:t xml:space="preserve"> –</w:t>
        </w:r>
        <w:r w:rsidR="00675D7D">
          <w:rPr>
            <w:rFonts w:ascii="Verdana" w:hAnsi="Verdana"/>
            <w:bCs/>
            <w:lang w:val="en-CA"/>
          </w:rPr>
          <w:t xml:space="preserve"> </w:t>
        </w:r>
        <w:r w:rsidRPr="00AE2B0E">
          <w:rPr>
            <w:rFonts w:ascii="Verdana" w:hAnsi="Verdana"/>
            <w:bCs/>
            <w:lang w:val="en-CA"/>
          </w:rPr>
          <w:t>A</w:t>
        </w:r>
        <w:r w:rsidR="00675D7D">
          <w:rPr>
            <w:rFonts w:ascii="Verdana" w:hAnsi="Verdana"/>
            <w:bCs/>
            <w:lang w:val="en-CA"/>
          </w:rPr>
          <w:t xml:space="preserve"> </w:t>
        </w:r>
        <w:r w:rsidR="00675D7D" w:rsidRPr="00AE2B0E">
          <w:rPr>
            <w:rFonts w:ascii="Verdana" w:hAnsi="Verdana"/>
            <w:b/>
            <w:bCs/>
            <w:lang w:val="en-CA"/>
          </w:rPr>
          <w:t>[G]</w:t>
        </w:r>
      </w:ins>
    </w:p>
    <w:p w14:paraId="328FED29" w14:textId="0FDDEB8D" w:rsidR="00E65815" w:rsidRPr="00AE2B0E" w:rsidRDefault="00E65815" w:rsidP="00E65815">
      <w:pPr>
        <w:rPr>
          <w:ins w:id="52" w:author="Sue Rogers" w:date="2026-09-25T20:00:00Z" w16du:dateUtc="2026-09-26T00:00:00Z"/>
          <w:rFonts w:ascii="Verdana" w:hAnsi="Verdana"/>
          <w:bCs/>
          <w:lang w:val="en-CA"/>
        </w:rPr>
      </w:pPr>
      <w:ins w:id="53"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007B1F7D" w:rsidRPr="00AE2B0E">
          <w:rPr>
            <w:rFonts w:ascii="Verdana" w:hAnsi="Verdana"/>
            <w:bCs/>
            <w:lang w:val="en-CA"/>
          </w:rPr>
          <w:t xml:space="preserve"> Y</w:t>
        </w:r>
        <w:r w:rsidR="007B1F7D" w:rsidRPr="00C65C34">
          <w:rPr>
            <w:rFonts w:ascii="Verdana" w:hAnsi="Verdana"/>
            <w:bCs/>
            <w:lang w:val="en-CA"/>
          </w:rPr>
          <w:t xml:space="preserve"> – </w:t>
        </w:r>
        <w:r w:rsidR="007B1F7D" w:rsidRPr="00AE2B0E">
          <w:rPr>
            <w:rFonts w:ascii="Verdana" w:hAnsi="Verdana"/>
            <w:bCs/>
            <w:lang w:val="en-CA"/>
          </w:rPr>
          <w:t>M</w:t>
        </w:r>
        <w:r w:rsidR="007B1F7D" w:rsidRPr="00C65C34">
          <w:rPr>
            <w:rFonts w:ascii="Verdana" w:hAnsi="Verdana"/>
            <w:bCs/>
            <w:lang w:val="en-CA"/>
          </w:rPr>
          <w:t xml:space="preserve"> – </w:t>
        </w:r>
        <w:r w:rsidR="007B1F7D" w:rsidRPr="00AE2B0E">
          <w:rPr>
            <w:rFonts w:ascii="Verdana" w:hAnsi="Verdana"/>
            <w:bCs/>
            <w:lang w:val="en-CA"/>
          </w:rPr>
          <w:t>C</w:t>
        </w:r>
        <w:r w:rsidR="007B1F7D" w:rsidRPr="00C65C34">
          <w:rPr>
            <w:rFonts w:ascii="Verdana" w:hAnsi="Verdana"/>
            <w:bCs/>
            <w:lang w:val="en-CA"/>
          </w:rPr>
          <w:t xml:space="preserve"> –</w:t>
        </w:r>
        <w:r w:rsidR="00675D7D" w:rsidRPr="00C65C34">
          <w:rPr>
            <w:rFonts w:ascii="Verdana" w:hAnsi="Verdana"/>
            <w:bCs/>
            <w:lang w:val="en-CA"/>
          </w:rPr>
          <w:t xml:space="preserve"> </w:t>
        </w:r>
        <w:r w:rsidR="007B1F7D" w:rsidRPr="00C65C34">
          <w:rPr>
            <w:rFonts w:ascii="Verdana" w:hAnsi="Verdana"/>
            <w:lang w:val="en-CA"/>
          </w:rPr>
          <w:t>A</w:t>
        </w:r>
        <w:r w:rsidR="00675D7D" w:rsidRPr="00C65C34">
          <w:rPr>
            <w:rFonts w:ascii="Verdana" w:hAnsi="Verdana"/>
            <w:lang w:val="en-CA"/>
          </w:rPr>
          <w:t xml:space="preserve"> </w:t>
        </w:r>
        <w:r w:rsidR="00C65C34" w:rsidRPr="00C65C34">
          <w:rPr>
            <w:rFonts w:ascii="Verdana" w:hAnsi="Verdana"/>
            <w:lang w:val="en-CA"/>
          </w:rPr>
          <w:t xml:space="preserve">- </w:t>
        </w:r>
        <w:r w:rsidR="00675D7D" w:rsidRPr="00AE2B0E">
          <w:rPr>
            <w:rFonts w:ascii="Verdana" w:hAnsi="Verdana"/>
            <w:b/>
            <w:bCs/>
            <w:lang w:val="en-CA"/>
          </w:rPr>
          <w:t>[Em]</w:t>
        </w:r>
        <w:r w:rsidR="00C65C34" w:rsidRPr="00C65C34">
          <w:rPr>
            <w:rFonts w:ascii="Verdana" w:hAnsi="Verdana"/>
            <w:b/>
            <w:bCs/>
            <w:lang w:val="en-CA"/>
          </w:rPr>
          <w:t xml:space="preserve"> </w:t>
        </w:r>
        <w:r w:rsidR="00C65C34" w:rsidRPr="00C65C34">
          <w:rPr>
            <w:rFonts w:ascii="Verdana" w:hAnsi="Verdana"/>
            <w:lang w:val="en-CA"/>
          </w:rPr>
          <w:t>A</w:t>
        </w:r>
      </w:ins>
    </w:p>
    <w:p w14:paraId="568A1722" w14:textId="543210F0" w:rsidR="00E65815" w:rsidRPr="00AE2B0E" w:rsidRDefault="00E65815" w:rsidP="00E65815">
      <w:pPr>
        <w:rPr>
          <w:ins w:id="54" w:author="Sue Rogers" w:date="2026-09-25T20:00:00Z" w16du:dateUtc="2026-09-26T00:00:00Z"/>
          <w:rFonts w:ascii="Verdana" w:hAnsi="Verdana"/>
          <w:bCs/>
          <w:lang w:val="en-CA"/>
        </w:rPr>
      </w:pPr>
      <w:ins w:id="55" w:author="Sue Rogers" w:date="2026-09-25T20:00:00Z" w16du:dateUtc="2026-09-26T00:00:00Z">
        <w:r w:rsidRPr="00AE2B0E">
          <w:rPr>
            <w:rFonts w:ascii="Verdana" w:hAnsi="Verdana"/>
            <w:bCs/>
            <w:lang w:val="en-CA"/>
          </w:rPr>
          <w:t xml:space="preserve">They have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everything</w:t>
        </w:r>
        <w:r w:rsidR="00C91DFD" w:rsidRPr="00C65C34">
          <w:rPr>
            <w:rFonts w:ascii="Verdana" w:hAnsi="Verdana"/>
            <w:bCs/>
            <w:lang w:val="en-CA"/>
          </w:rPr>
          <w:t>,</w:t>
        </w:r>
        <w:r w:rsidRPr="00AE2B0E">
          <w:rPr>
            <w:rFonts w:ascii="Verdana" w:hAnsi="Verdana"/>
            <w:bCs/>
            <w:lang w:val="en-CA"/>
          </w:rPr>
          <w:t xml:space="preserve"> for you</w:t>
        </w:r>
        <w:r w:rsidR="00C91DFD" w:rsidRPr="00C65C34">
          <w:rPr>
            <w:rFonts w:ascii="Verdana" w:hAnsi="Verdana"/>
            <w:bCs/>
            <w:lang w:val="en-CA"/>
          </w:rPr>
          <w:t>ng</w:t>
        </w:r>
        <w:r w:rsidRPr="00AE2B0E">
          <w:rPr>
            <w:rFonts w:ascii="Verdana" w:hAnsi="Verdana"/>
            <w:bCs/>
            <w:lang w:val="en-CA"/>
          </w:rPr>
          <w:t xml:space="preserve"> </w:t>
        </w:r>
        <w:r w:rsidR="0095000E" w:rsidRPr="00C65C34">
          <w:rPr>
            <w:rFonts w:ascii="Verdana" w:hAnsi="Verdana"/>
            <w:b/>
            <w:lang w:val="en-CA"/>
          </w:rPr>
          <w:t xml:space="preserve">[C] </w:t>
        </w:r>
        <w:r w:rsidRPr="00AE2B0E">
          <w:rPr>
            <w:rFonts w:ascii="Verdana" w:hAnsi="Verdana"/>
            <w:bCs/>
            <w:lang w:val="en-CA"/>
          </w:rPr>
          <w:t>men to enjoy</w:t>
        </w:r>
      </w:ins>
    </w:p>
    <w:p w14:paraId="0AA65A02" w14:textId="479A2268" w:rsidR="00E65815" w:rsidRPr="00C65C34" w:rsidRDefault="00E65815" w:rsidP="00E65815">
      <w:pPr>
        <w:rPr>
          <w:ins w:id="56" w:author="Sue Rogers" w:date="2026-09-25T20:00:00Z" w16du:dateUtc="2026-09-26T00:00:00Z"/>
          <w:rFonts w:ascii="Verdana" w:hAnsi="Verdana"/>
          <w:bCs/>
          <w:lang w:val="en-CA"/>
        </w:rPr>
      </w:pPr>
      <w:ins w:id="57"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[D7]</w:t>
        </w:r>
        <w:r w:rsidRPr="00AE2B0E">
          <w:rPr>
            <w:rFonts w:ascii="Verdana" w:hAnsi="Verdana"/>
            <w:bCs/>
            <w:lang w:val="en-CA"/>
          </w:rPr>
          <w:t xml:space="preserve"> hang out with all the boys</w:t>
        </w:r>
        <w:r w:rsidR="00F64B8E" w:rsidRPr="00C65C34">
          <w:rPr>
            <w:rFonts w:ascii="Verdana" w:hAnsi="Verdana"/>
            <w:bCs/>
            <w:lang w:val="en-CA"/>
          </w:rPr>
          <w:t xml:space="preserve"> </w:t>
        </w:r>
        <w:r w:rsidR="00F64B8E" w:rsidRPr="00AE2B0E">
          <w:rPr>
            <w:rFonts w:ascii="Verdana" w:hAnsi="Verdana"/>
            <w:b/>
            <w:bCs/>
            <w:lang w:val="en-CA"/>
          </w:rPr>
          <w:t>[D7]</w:t>
        </w:r>
      </w:ins>
    </w:p>
    <w:p w14:paraId="2AD7AC5C" w14:textId="77777777" w:rsidR="00E65815" w:rsidRPr="00C65C34" w:rsidRDefault="00E65815" w:rsidP="00E65815">
      <w:pPr>
        <w:rPr>
          <w:ins w:id="58" w:author="Sue Rogers" w:date="2026-09-25T20:00:00Z" w16du:dateUtc="2026-09-26T00:00:00Z"/>
          <w:rFonts w:ascii="Verdana" w:hAnsi="Verdana"/>
          <w:bCs/>
          <w:sz w:val="12"/>
          <w:szCs w:val="12"/>
          <w:lang w:val="en-CA"/>
        </w:rPr>
      </w:pPr>
    </w:p>
    <w:p w14:paraId="77CCB176" w14:textId="77777777" w:rsidR="00C65C34" w:rsidRPr="00C65C34" w:rsidRDefault="00C65C34" w:rsidP="00C65C34">
      <w:pPr>
        <w:rPr>
          <w:ins w:id="59" w:author="Sue Rogers" w:date="2026-09-25T20:00:00Z" w16du:dateUtc="2026-09-26T00:00:00Z"/>
          <w:rFonts w:ascii="Verdana" w:hAnsi="Verdana"/>
          <w:bCs/>
          <w:lang w:val="en-CA"/>
        </w:rPr>
      </w:pPr>
      <w:ins w:id="60"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[G]</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AE2B0E">
          <w:rPr>
            <w:rFonts w:ascii="Verdana" w:hAnsi="Verdana"/>
            <w:bCs/>
            <w:lang w:val="en-CA"/>
          </w:rPr>
          <w:t>A</w:t>
        </w:r>
        <w:r w:rsidRPr="00C65C34">
          <w:rPr>
            <w:rFonts w:ascii="Verdana" w:hAnsi="Verdana"/>
            <w:bCs/>
            <w:lang w:val="en-CA"/>
          </w:rPr>
          <w:t xml:space="preserve"> </w:t>
        </w:r>
        <w:r w:rsidRPr="00AE2B0E">
          <w:rPr>
            <w:rFonts w:ascii="Verdana" w:hAnsi="Verdana"/>
            <w:b/>
            <w:bCs/>
            <w:lang w:val="en-CA"/>
          </w:rPr>
          <w:t>[G]</w:t>
        </w:r>
      </w:ins>
    </w:p>
    <w:p w14:paraId="02C102D1" w14:textId="77777777" w:rsidR="00C65C34" w:rsidRPr="00AE2B0E" w:rsidRDefault="00C65C34" w:rsidP="00C65C34">
      <w:pPr>
        <w:rPr>
          <w:ins w:id="61" w:author="Sue Rogers" w:date="2026-09-25T20:00:00Z" w16du:dateUtc="2026-09-26T00:00:00Z"/>
          <w:rFonts w:ascii="Verdana" w:hAnsi="Verdana"/>
          <w:bCs/>
          <w:lang w:val="en-CA"/>
        </w:rPr>
      </w:pPr>
      <w:ins w:id="62"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7F37E6CC" w14:textId="1FC0B2B6" w:rsidR="00E65815" w:rsidRPr="00AE2B0E" w:rsidRDefault="00E65815" w:rsidP="00E65815">
      <w:pPr>
        <w:rPr>
          <w:ins w:id="63" w:author="Sue Rogers" w:date="2026-09-25T20:00:00Z" w16du:dateUtc="2026-09-26T00:00:00Z"/>
          <w:rFonts w:ascii="Verdana" w:hAnsi="Verdana"/>
          <w:bCs/>
          <w:lang w:val="en-CA"/>
        </w:rPr>
      </w:pPr>
      <w:ins w:id="64"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get yourself clean, you can </w:t>
        </w:r>
        <w:r w:rsidR="007B1F7D" w:rsidRPr="00C65C34">
          <w:rPr>
            <w:rFonts w:ascii="Verdana" w:hAnsi="Verdana"/>
            <w:b/>
            <w:lang w:val="en-CA"/>
          </w:rPr>
          <w:t>[C]</w:t>
        </w:r>
        <w:r w:rsidR="007B1F7D" w:rsidRPr="00C65C34">
          <w:rPr>
            <w:rFonts w:ascii="Verdana" w:hAnsi="Verdana"/>
            <w:bCs/>
            <w:lang w:val="en-CA"/>
          </w:rPr>
          <w:t xml:space="preserve"> </w:t>
        </w:r>
        <w:r w:rsidRPr="00AE2B0E">
          <w:rPr>
            <w:rFonts w:ascii="Verdana" w:hAnsi="Verdana"/>
            <w:bCs/>
            <w:lang w:val="en-CA"/>
          </w:rPr>
          <w:t>have a good meal</w:t>
        </w:r>
      </w:ins>
    </w:p>
    <w:p w14:paraId="1E9E185F" w14:textId="654ED85E" w:rsidR="00E65815" w:rsidRPr="00AE2B0E" w:rsidRDefault="00E65815" w:rsidP="00E65815">
      <w:pPr>
        <w:rPr>
          <w:ins w:id="65" w:author="Sue Rogers" w:date="2026-09-25T20:00:00Z" w16du:dateUtc="2026-09-26T00:00:00Z"/>
          <w:rFonts w:ascii="Verdana" w:hAnsi="Verdana"/>
          <w:bCs/>
          <w:lang w:val="en-CA"/>
        </w:rPr>
      </w:pPr>
      <w:ins w:id="66"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[D7]</w:t>
        </w:r>
        <w:r w:rsidRPr="00AE2B0E">
          <w:rPr>
            <w:rFonts w:ascii="Verdana" w:hAnsi="Verdana"/>
            <w:bCs/>
            <w:lang w:val="en-CA"/>
          </w:rPr>
          <w:t xml:space="preserve"> do whatever you fe</w:t>
        </w:r>
        <w:r w:rsidR="00E56035" w:rsidRPr="00C65C34">
          <w:rPr>
            <w:rFonts w:ascii="Verdana" w:hAnsi="Verdana"/>
            <w:bCs/>
            <w:lang w:val="en-CA"/>
          </w:rPr>
          <w:t>-</w:t>
        </w:r>
        <w:r w:rsidR="00E56035" w:rsidRPr="00AE2B0E">
          <w:rPr>
            <w:rFonts w:ascii="Verdana" w:hAnsi="Verdana"/>
            <w:b/>
            <w:bCs/>
            <w:lang w:val="en-CA"/>
          </w:rPr>
          <w:t>[D7]</w:t>
        </w:r>
        <w:r w:rsidR="00E56035" w:rsidRPr="00C65C34">
          <w:rPr>
            <w:rFonts w:ascii="Verdana" w:hAnsi="Verdana"/>
            <w:lang w:val="en-CA"/>
          </w:rPr>
          <w:t>e-e-eel</w:t>
        </w:r>
      </w:ins>
    </w:p>
    <w:p w14:paraId="194530C2" w14:textId="77777777" w:rsidR="00AE2B0E" w:rsidRPr="00AE2B0E" w:rsidRDefault="00AE2B0E" w:rsidP="00AE2B0E">
      <w:pPr>
        <w:rPr>
          <w:ins w:id="67" w:author="Sue Rogers" w:date="2026-09-25T20:00:00Z" w16du:dateUtc="2026-09-26T00:00:00Z"/>
          <w:rFonts w:ascii="Verdana" w:hAnsi="Verdana"/>
          <w:bCs/>
          <w:lang w:val="en-CA"/>
        </w:rPr>
      </w:pPr>
    </w:p>
    <w:p w14:paraId="0E6C379B" w14:textId="734C17A9" w:rsidR="00AE2B0E" w:rsidRPr="00AE2B0E" w:rsidRDefault="00AE2B0E" w:rsidP="00AE2B0E">
      <w:pPr>
        <w:rPr>
          <w:ins w:id="68" w:author="Sue Rogers" w:date="2026-09-25T20:00:00Z" w16du:dateUtc="2026-09-26T00:00:00Z"/>
          <w:rFonts w:ascii="Verdana" w:hAnsi="Verdana"/>
          <w:bCs/>
          <w:lang w:val="en-CA"/>
        </w:rPr>
      </w:pPr>
      <w:ins w:id="69" w:author="Sue Rogers" w:date="2026-09-25T20:00:00Z" w16du:dateUtc="2026-09-26T00:00:00Z">
        <w:r w:rsidRPr="00AE2B0E">
          <w:rPr>
            <w:rFonts w:ascii="Verdana" w:hAnsi="Verdana"/>
            <w:b/>
            <w:bCs/>
            <w:lang w:val="en-CA"/>
          </w:rPr>
          <w:t>[G]</w:t>
        </w:r>
        <w:r w:rsidRPr="00AE2B0E">
          <w:rPr>
            <w:rFonts w:ascii="Verdana" w:hAnsi="Verdana"/>
            <w:bCs/>
            <w:lang w:val="en-CA"/>
          </w:rPr>
          <w:t xml:space="preserve"> Young man, are you listening to me, I said</w:t>
        </w:r>
      </w:ins>
    </w:p>
    <w:p w14:paraId="689DE077" w14:textId="03B9652A" w:rsidR="00AE2B0E" w:rsidRPr="00AE2B0E" w:rsidRDefault="00AE2B0E" w:rsidP="00AE2B0E">
      <w:pPr>
        <w:rPr>
          <w:ins w:id="70" w:author="Sue Rogers" w:date="2026-09-25T20:00:00Z" w16du:dateUtc="2026-09-26T00:00:00Z"/>
          <w:rFonts w:ascii="Verdana" w:hAnsi="Verdana"/>
          <w:bCs/>
          <w:lang w:val="en-CA"/>
        </w:rPr>
      </w:pPr>
      <w:ins w:id="71" w:author="Sue Rogers" w:date="2026-09-25T20:00:00Z" w16du:dateUtc="2026-09-26T00:00:00Z">
        <w:r w:rsidRPr="00AE2B0E">
          <w:rPr>
            <w:rFonts w:ascii="Verdana" w:hAnsi="Verdana"/>
            <w:b/>
            <w:bCs/>
            <w:lang w:val="en-CA"/>
          </w:rPr>
          <w:t>[Em]</w:t>
        </w:r>
        <w:r w:rsidRPr="00AE2B0E">
          <w:rPr>
            <w:rFonts w:ascii="Verdana" w:hAnsi="Verdana"/>
            <w:bCs/>
            <w:lang w:val="en-CA"/>
          </w:rPr>
          <w:t xml:space="preserve"> Young man, what do you want to be, I said</w:t>
        </w:r>
      </w:ins>
    </w:p>
    <w:p w14:paraId="0BB9270D" w14:textId="4D40FF78" w:rsidR="00AE2B0E" w:rsidRPr="00AE2B0E" w:rsidRDefault="00AE2B0E" w:rsidP="00AE2B0E">
      <w:pPr>
        <w:rPr>
          <w:ins w:id="72" w:author="Sue Rogers" w:date="2026-09-25T20:00:00Z" w16du:dateUtc="2026-09-26T00:00:00Z"/>
          <w:rFonts w:ascii="Verdana" w:hAnsi="Verdana"/>
          <w:bCs/>
          <w:lang w:val="en-CA"/>
        </w:rPr>
      </w:pPr>
      <w:ins w:id="73" w:author="Sue Rogers" w:date="2026-09-25T20:00:00Z" w16du:dateUtc="2026-09-26T00:00:00Z">
        <w:r w:rsidRPr="00AE2B0E">
          <w:rPr>
            <w:rFonts w:ascii="Verdana" w:hAnsi="Verdana"/>
            <w:b/>
            <w:bCs/>
            <w:lang w:val="en-CA"/>
          </w:rPr>
          <w:t>[C]</w:t>
        </w:r>
        <w:r w:rsidRPr="00AE2B0E">
          <w:rPr>
            <w:rFonts w:ascii="Verdana" w:hAnsi="Verdana"/>
            <w:bCs/>
            <w:lang w:val="en-CA"/>
          </w:rPr>
          <w:t xml:space="preserve"> Young man, you can make real your dreams</w:t>
        </w:r>
      </w:ins>
    </w:p>
    <w:p w14:paraId="591BCDD3" w14:textId="7B608A73" w:rsidR="00AE2B0E" w:rsidRPr="00AE2B0E" w:rsidRDefault="00AE2B0E" w:rsidP="00AE2B0E">
      <w:pPr>
        <w:rPr>
          <w:ins w:id="74" w:author="Sue Rogers" w:date="2026-09-25T20:00:00Z" w16du:dateUtc="2026-09-26T00:00:00Z"/>
          <w:rFonts w:ascii="Verdana" w:hAnsi="Verdana"/>
          <w:bCs/>
          <w:lang w:val="en-CA"/>
        </w:rPr>
      </w:pPr>
      <w:ins w:id="75" w:author="Sue Rogers" w:date="2026-09-25T20:00:00Z" w16du:dateUtc="2026-09-26T00:00:00Z">
        <w:r w:rsidRPr="00AE2B0E">
          <w:rPr>
            <w:rFonts w:ascii="Verdana" w:hAnsi="Verdana"/>
            <w:bCs/>
            <w:lang w:val="en-CA"/>
          </w:rPr>
          <w:t xml:space="preserve">But you’ve </w:t>
        </w:r>
        <w:r w:rsidR="00D11E95" w:rsidRPr="00D11E95">
          <w:rPr>
            <w:rFonts w:ascii="Verdana" w:hAnsi="Verdana"/>
            <w:b/>
          </w:rPr>
          <w:t>/</w:t>
        </w:r>
        <w:r w:rsidR="00D11E95" w:rsidRPr="00AE2B0E">
          <w:rPr>
            <w:rFonts w:ascii="Verdana" w:hAnsi="Verdana"/>
            <w:b/>
            <w:bCs/>
            <w:lang w:val="en-CA"/>
          </w:rPr>
          <w:t xml:space="preserve"> </w:t>
        </w:r>
        <w:r w:rsidRPr="00AE2B0E">
          <w:rPr>
            <w:rFonts w:ascii="Verdana" w:hAnsi="Verdana"/>
            <w:b/>
            <w:bCs/>
            <w:lang w:val="en-CA"/>
          </w:rPr>
          <w:t>[D7]</w:t>
        </w:r>
        <w:r w:rsidRPr="00AE2B0E">
          <w:rPr>
            <w:rFonts w:ascii="Verdana" w:hAnsi="Verdana"/>
            <w:b/>
            <w:bCs/>
            <w:lang w:val="en-CA"/>
          </w:rPr>
          <w:sym w:font="Symbol" w:char="F0AF"/>
        </w:r>
        <w:r w:rsidRPr="00AE2B0E">
          <w:rPr>
            <w:rFonts w:ascii="Verdana" w:hAnsi="Verdana"/>
            <w:bCs/>
            <w:lang w:val="en-CA"/>
          </w:rPr>
          <w:t xml:space="preserve">  got </w:t>
        </w:r>
        <w:r w:rsidRPr="00AE2B0E">
          <w:rPr>
            <w:rFonts w:ascii="Verdana" w:hAnsi="Verdana"/>
            <w:b/>
            <w:bCs/>
            <w:lang w:val="en-CA"/>
          </w:rPr>
          <w:t>[</w:t>
        </w:r>
        <w:r w:rsidR="00CC04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to </w:t>
        </w:r>
        <w:r w:rsidRPr="00AE2B0E">
          <w:rPr>
            <w:rFonts w:ascii="Verdana" w:hAnsi="Verdana"/>
            <w:b/>
            <w:bCs/>
            <w:lang w:val="en-CA"/>
          </w:rPr>
          <w:t>[</w:t>
        </w:r>
        <w:r w:rsidR="00CC0415" w:rsidRPr="00C65C34">
          <w:rPr>
            <w:rFonts w:ascii="Verdana" w:hAnsi="Verdana"/>
            <w:b/>
            <w:bCs/>
            <w:lang w:val="en-CA"/>
          </w:rPr>
          <w:t>D</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know </w:t>
        </w:r>
        <w:r w:rsidR="00D11E95" w:rsidRPr="00D11E95">
          <w:rPr>
            <w:rFonts w:ascii="Verdana" w:hAnsi="Verdana"/>
            <w:b/>
          </w:rPr>
          <w:t>/</w:t>
        </w:r>
        <w:r w:rsidR="00D11E95" w:rsidRPr="00AE2B0E">
          <w:rPr>
            <w:rFonts w:ascii="Verdana" w:hAnsi="Verdana"/>
            <w:b/>
            <w:bCs/>
            <w:lang w:val="en-CA"/>
          </w:rPr>
          <w:t xml:space="preserve"> </w:t>
        </w:r>
        <w:r w:rsidRPr="00AE2B0E">
          <w:rPr>
            <w:rFonts w:ascii="Verdana" w:hAnsi="Verdana"/>
            <w:b/>
            <w:bCs/>
            <w:lang w:val="en-CA"/>
          </w:rPr>
          <w:t>[</w:t>
        </w:r>
        <w:r w:rsidR="00CC04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this </w:t>
        </w:r>
        <w:r w:rsidRPr="00AE2B0E">
          <w:rPr>
            <w:rFonts w:ascii="Verdana" w:hAnsi="Verdana"/>
            <w:b/>
            <w:bCs/>
            <w:lang w:val="en-CA"/>
          </w:rPr>
          <w:t>[</w:t>
        </w:r>
        <w:r w:rsidR="00CC0415" w:rsidRPr="00C65C34">
          <w:rPr>
            <w:rFonts w:ascii="Verdana" w:hAnsi="Verdana"/>
            <w:b/>
            <w:bCs/>
            <w:lang w:val="en-CA"/>
          </w:rPr>
          <w:t>Bm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one </w:t>
        </w:r>
        <w:r w:rsidRPr="00AE2B0E">
          <w:rPr>
            <w:rFonts w:ascii="Verdana" w:hAnsi="Verdana"/>
            <w:b/>
            <w:bCs/>
            <w:lang w:val="en-CA"/>
          </w:rPr>
          <w:t>[</w:t>
        </w:r>
        <w:r w:rsidR="00CC0415" w:rsidRPr="00C65C34">
          <w:rPr>
            <w:rFonts w:ascii="Verdana" w:hAnsi="Verdana"/>
            <w:b/>
            <w:bCs/>
            <w:lang w:val="en-CA"/>
          </w:rPr>
          <w:t>Am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thing</w:t>
        </w:r>
        <w:r w:rsidR="00D11E95">
          <w:rPr>
            <w:rFonts w:ascii="Verdana" w:hAnsi="Verdana"/>
            <w:bCs/>
            <w:lang w:val="en-CA"/>
          </w:rPr>
          <w:t xml:space="preserve"> </w:t>
        </w:r>
        <w:r w:rsidR="00D11E95" w:rsidRPr="00D11E95">
          <w:rPr>
            <w:rFonts w:ascii="Verdana" w:hAnsi="Verdana"/>
            <w:b/>
          </w:rPr>
          <w:t>/</w:t>
        </w:r>
      </w:ins>
    </w:p>
    <w:p w14:paraId="3C2630F8" w14:textId="77777777" w:rsidR="00E65815" w:rsidRPr="00AC6355" w:rsidRDefault="00E65815" w:rsidP="00AE2B0E">
      <w:pPr>
        <w:rPr>
          <w:ins w:id="76" w:author="Sue Rogers" w:date="2026-09-25T20:00:00Z" w16du:dateUtc="2026-09-26T00:00:00Z"/>
          <w:rFonts w:ascii="Verdana" w:hAnsi="Verdana"/>
          <w:sz w:val="12"/>
          <w:szCs w:val="12"/>
          <w:lang w:val="en-CA"/>
        </w:rPr>
      </w:pPr>
    </w:p>
    <w:p w14:paraId="1AB40905" w14:textId="685C689D" w:rsidR="00AE2B0E" w:rsidRPr="00AE2B0E" w:rsidRDefault="00AE2B0E" w:rsidP="00AE2B0E">
      <w:pPr>
        <w:rPr>
          <w:ins w:id="77" w:author="Sue Rogers" w:date="2026-09-25T20:00:00Z" w16du:dateUtc="2026-09-26T00:00:00Z"/>
          <w:rFonts w:ascii="Verdana" w:hAnsi="Verdana"/>
          <w:bCs/>
          <w:lang w:val="en-CA"/>
        </w:rPr>
      </w:pPr>
      <w:ins w:id="78" w:author="Sue Rogers" w:date="2026-09-25T20:00:00Z" w16du:dateUtc="2026-09-26T00:00:00Z">
        <w:r w:rsidRPr="00AE2B0E">
          <w:rPr>
            <w:rFonts w:ascii="Verdana" w:hAnsi="Verdana"/>
            <w:b/>
            <w:bCs/>
            <w:lang w:val="en-CA"/>
          </w:rPr>
          <w:t>[G]</w:t>
        </w:r>
        <w:r w:rsidRPr="00AE2B0E">
          <w:rPr>
            <w:rFonts w:ascii="Verdana" w:hAnsi="Verdana"/>
            <w:bCs/>
            <w:lang w:val="en-CA"/>
          </w:rPr>
          <w:t xml:space="preserve"> No man</w:t>
        </w:r>
        <w:r w:rsidR="00E65815" w:rsidRPr="00C65C34">
          <w:rPr>
            <w:rFonts w:ascii="Verdana" w:hAnsi="Verdana"/>
            <w:bCs/>
            <w:lang w:val="en-CA"/>
          </w:rPr>
          <w:t xml:space="preserve">, </w:t>
        </w:r>
        <w:r w:rsidRPr="00AE2B0E">
          <w:rPr>
            <w:rFonts w:ascii="Verdana" w:hAnsi="Verdana"/>
            <w:bCs/>
            <w:lang w:val="en-CA"/>
          </w:rPr>
          <w:t>does it all by himself, I said</w:t>
        </w:r>
      </w:ins>
    </w:p>
    <w:p w14:paraId="07CAD7D7" w14:textId="41C1BD92" w:rsidR="00AE2B0E" w:rsidRPr="00AE2B0E" w:rsidRDefault="00AE2B0E" w:rsidP="00AE2B0E">
      <w:pPr>
        <w:rPr>
          <w:ins w:id="79" w:author="Sue Rogers" w:date="2026-09-25T20:00:00Z" w16du:dateUtc="2026-09-26T00:00:00Z"/>
          <w:rFonts w:ascii="Verdana" w:hAnsi="Verdana"/>
          <w:bCs/>
          <w:lang w:val="en-CA"/>
        </w:rPr>
      </w:pPr>
      <w:ins w:id="80" w:author="Sue Rogers" w:date="2026-09-25T20:00:00Z" w16du:dateUtc="2026-09-26T00:00:00Z">
        <w:r w:rsidRPr="00AE2B0E">
          <w:rPr>
            <w:rFonts w:ascii="Verdana" w:hAnsi="Verdana"/>
            <w:b/>
            <w:bCs/>
            <w:lang w:val="en-CA"/>
          </w:rPr>
          <w:t>[Em]</w:t>
        </w:r>
        <w:r w:rsidRPr="00AE2B0E">
          <w:rPr>
            <w:rFonts w:ascii="Verdana" w:hAnsi="Verdana"/>
            <w:bCs/>
            <w:lang w:val="en-CA"/>
          </w:rPr>
          <w:t xml:space="preserve"> Young man, put your pride on the shelf and just</w:t>
        </w:r>
      </w:ins>
    </w:p>
    <w:p w14:paraId="0BC7107A" w14:textId="4B565D2D" w:rsidR="00AE2B0E" w:rsidRPr="00AE2B0E" w:rsidRDefault="00AE2B0E" w:rsidP="00AE2B0E">
      <w:pPr>
        <w:rPr>
          <w:ins w:id="81" w:author="Sue Rogers" w:date="2026-09-25T20:00:00Z" w16du:dateUtc="2026-09-26T00:00:00Z"/>
          <w:rFonts w:ascii="Verdana" w:hAnsi="Verdana"/>
          <w:bCs/>
          <w:lang w:val="en-CA"/>
        </w:rPr>
      </w:pPr>
      <w:ins w:id="82" w:author="Sue Rogers" w:date="2026-09-25T20:00:00Z" w16du:dateUtc="2026-09-26T00:00:00Z">
        <w:r w:rsidRPr="00AE2B0E">
          <w:rPr>
            <w:rFonts w:ascii="Verdana" w:hAnsi="Verdana"/>
            <w:b/>
            <w:bCs/>
            <w:lang w:val="en-CA"/>
          </w:rPr>
          <w:t>[C]</w:t>
        </w:r>
        <w:r w:rsidRPr="00AE2B0E">
          <w:rPr>
            <w:rFonts w:ascii="Verdana" w:hAnsi="Verdana"/>
            <w:bCs/>
            <w:lang w:val="en-CA"/>
          </w:rPr>
          <w:t xml:space="preserve"> Go there, to the YMCA</w:t>
        </w:r>
      </w:ins>
    </w:p>
    <w:p w14:paraId="6ECFC2BA" w14:textId="2066B5B6" w:rsidR="00AE2B0E" w:rsidRPr="00AE2B0E" w:rsidRDefault="00AE2B0E" w:rsidP="00AE2B0E">
      <w:pPr>
        <w:rPr>
          <w:ins w:id="83" w:author="Sue Rogers" w:date="2026-09-25T20:00:00Z" w16du:dateUtc="2026-09-26T00:00:00Z"/>
          <w:rFonts w:ascii="Verdana" w:hAnsi="Verdana"/>
          <w:bCs/>
          <w:lang w:val="en-CA"/>
        </w:rPr>
      </w:pPr>
      <w:ins w:id="84" w:author="Sue Rogers" w:date="2026-09-25T20:00:00Z" w16du:dateUtc="2026-09-26T00:00:00Z">
        <w:r w:rsidRPr="00AE2B0E">
          <w:rPr>
            <w:rFonts w:ascii="Verdana" w:hAnsi="Verdana"/>
            <w:bCs/>
            <w:lang w:val="en-CA"/>
          </w:rPr>
          <w:t xml:space="preserve">I’m sure </w:t>
        </w:r>
        <w:r w:rsidR="00D11E95" w:rsidRPr="00D11E95">
          <w:rPr>
            <w:rFonts w:ascii="Verdana" w:hAnsi="Verdana"/>
            <w:b/>
            <w:lang w:val="en-CA"/>
          </w:rPr>
          <w:t>/</w:t>
        </w:r>
        <w:r w:rsidR="00D11E95">
          <w:rPr>
            <w:rFonts w:ascii="Verdana" w:hAnsi="Verdana"/>
            <w:bCs/>
            <w:lang w:val="en-CA"/>
          </w:rPr>
          <w:t xml:space="preserve"> </w:t>
        </w:r>
        <w:r w:rsidRPr="00AE2B0E">
          <w:rPr>
            <w:rFonts w:ascii="Verdana" w:hAnsi="Verdana"/>
            <w:b/>
            <w:bCs/>
            <w:lang w:val="en-CA"/>
          </w:rPr>
          <w:t>[D7]</w:t>
        </w:r>
        <w:r w:rsidRPr="00AE2B0E">
          <w:rPr>
            <w:rFonts w:ascii="Verdana" w:hAnsi="Verdana"/>
            <w:b/>
            <w:bCs/>
            <w:lang w:val="en-CA"/>
          </w:rPr>
          <w:sym w:font="Symbol" w:char="F0AF"/>
        </w:r>
        <w:r w:rsidRPr="00AE2B0E">
          <w:rPr>
            <w:rFonts w:ascii="Verdana" w:hAnsi="Verdana"/>
            <w:bCs/>
            <w:lang w:val="en-CA"/>
          </w:rPr>
          <w:t xml:space="preserve"> they </w:t>
        </w:r>
        <w:r w:rsidRPr="00AE2B0E">
          <w:rPr>
            <w:rFonts w:ascii="Verdana" w:hAnsi="Verdana"/>
            <w:b/>
            <w:bCs/>
            <w:lang w:val="en-CA"/>
          </w:rPr>
          <w:t>[</w:t>
        </w:r>
        <w:r w:rsidR="00E658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can </w:t>
        </w:r>
        <w:r w:rsidRPr="00AE2B0E">
          <w:rPr>
            <w:rFonts w:ascii="Verdana" w:hAnsi="Verdana"/>
            <w:b/>
            <w:bCs/>
            <w:lang w:val="en-CA"/>
          </w:rPr>
          <w:t>[D]</w:t>
        </w:r>
        <w:r w:rsidRPr="00AE2B0E">
          <w:rPr>
            <w:rFonts w:ascii="Verdana" w:hAnsi="Verdana"/>
            <w:b/>
            <w:bCs/>
            <w:lang w:val="en-CA"/>
          </w:rPr>
          <w:sym w:font="Symbol" w:char="F0AF"/>
        </w:r>
        <w:r w:rsidRPr="00AE2B0E">
          <w:rPr>
            <w:rFonts w:ascii="Verdana" w:hAnsi="Verdana"/>
            <w:bCs/>
            <w:lang w:val="en-CA"/>
          </w:rPr>
          <w:t xml:space="preserve">  help </w:t>
        </w:r>
        <w:r w:rsidR="00D11E95" w:rsidRPr="00D11E95">
          <w:rPr>
            <w:rFonts w:ascii="Verdana" w:hAnsi="Verdana"/>
            <w:b/>
            <w:lang w:val="en-CA"/>
          </w:rPr>
          <w:t>/</w:t>
        </w:r>
        <w:r w:rsidR="00D11E95">
          <w:rPr>
            <w:rFonts w:ascii="Verdana" w:hAnsi="Verdana"/>
            <w:bCs/>
            <w:lang w:val="en-CA"/>
          </w:rPr>
          <w:t xml:space="preserve"> </w:t>
        </w:r>
        <w:r w:rsidRPr="00AE2B0E">
          <w:rPr>
            <w:rFonts w:ascii="Verdana" w:hAnsi="Verdana"/>
            <w:b/>
            <w:bCs/>
            <w:lang w:val="en-CA"/>
          </w:rPr>
          <w:t>[</w:t>
        </w:r>
        <w:r w:rsidR="00E658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you </w:t>
        </w:r>
        <w:r w:rsidRPr="00AE2B0E">
          <w:rPr>
            <w:rFonts w:ascii="Verdana" w:hAnsi="Verdana"/>
            <w:b/>
            <w:bCs/>
            <w:lang w:val="en-CA"/>
          </w:rPr>
          <w:t>[</w:t>
        </w:r>
        <w:r w:rsidR="00E65815" w:rsidRPr="00C65C34">
          <w:rPr>
            <w:rFonts w:ascii="Verdana" w:hAnsi="Verdana"/>
            <w:b/>
            <w:bCs/>
            <w:lang w:val="en-CA"/>
          </w:rPr>
          <w:t>Bm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to-</w:t>
        </w:r>
        <w:r w:rsidRPr="00AE2B0E">
          <w:rPr>
            <w:rFonts w:ascii="Verdana" w:hAnsi="Verdana"/>
            <w:b/>
            <w:bCs/>
            <w:lang w:val="en-CA"/>
          </w:rPr>
          <w:t>[</w:t>
        </w:r>
        <w:r w:rsidR="00E65815" w:rsidRPr="00C65C34">
          <w:rPr>
            <w:rFonts w:ascii="Verdana" w:hAnsi="Verdana"/>
            <w:b/>
            <w:bCs/>
            <w:lang w:val="en-CA"/>
          </w:rPr>
          <w:t>Am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day</w:t>
        </w:r>
        <w:r w:rsidR="00D11E95">
          <w:rPr>
            <w:rFonts w:ascii="Verdana" w:hAnsi="Verdana"/>
            <w:bCs/>
            <w:lang w:val="en-CA"/>
          </w:rPr>
          <w:t xml:space="preserve"> </w:t>
        </w:r>
        <w:r w:rsidR="00D11E95" w:rsidRPr="00D11E95">
          <w:rPr>
            <w:rFonts w:ascii="Verdana" w:hAnsi="Verdana"/>
            <w:b/>
            <w:lang w:val="en-CA"/>
          </w:rPr>
          <w:t>/</w:t>
        </w:r>
      </w:ins>
    </w:p>
    <w:p w14:paraId="336E526E" w14:textId="77777777" w:rsidR="00AE2B0E" w:rsidRPr="00AE2B0E" w:rsidRDefault="00AE2B0E" w:rsidP="00AE2B0E">
      <w:pPr>
        <w:rPr>
          <w:ins w:id="85" w:author="Sue Rogers" w:date="2026-09-25T20:00:00Z" w16du:dateUtc="2026-09-26T00:00:00Z"/>
          <w:rFonts w:ascii="Verdana" w:hAnsi="Verdana"/>
          <w:bCs/>
          <w:sz w:val="16"/>
          <w:szCs w:val="16"/>
          <w:lang w:val="en-CA"/>
        </w:rPr>
      </w:pPr>
    </w:p>
    <w:p w14:paraId="05FBA070" w14:textId="77777777" w:rsidR="00E65815" w:rsidRPr="00AE2B0E" w:rsidRDefault="00E65815" w:rsidP="00E65815">
      <w:pPr>
        <w:rPr>
          <w:ins w:id="86" w:author="Sue Rogers" w:date="2026-09-25T20:00:00Z" w16du:dateUtc="2026-09-26T00:00:00Z"/>
          <w:rFonts w:ascii="Verdana" w:hAnsi="Verdana"/>
          <w:b/>
          <w:bCs/>
          <w:lang w:val="en-CA"/>
        </w:rPr>
      </w:pPr>
      <w:ins w:id="87" w:author="Sue Rogers" w:date="2026-09-25T20:00:00Z" w16du:dateUtc="2026-09-26T00:00:00Z">
        <w:r w:rsidRPr="00AE2B0E">
          <w:rPr>
            <w:rFonts w:ascii="Verdana" w:hAnsi="Verdana"/>
            <w:b/>
            <w:bCs/>
            <w:lang w:val="en-CA"/>
          </w:rPr>
          <w:t>&lt;</w:t>
        </w:r>
        <w:r w:rsidRPr="00C65C34">
          <w:rPr>
            <w:rFonts w:ascii="Verdana" w:hAnsi="Verdana"/>
            <w:b/>
            <w:bCs/>
            <w:lang w:val="en-CA"/>
          </w:rPr>
          <w:t xml:space="preserve"> TAP – TAP – TAP – TAP - TAP </w:t>
        </w:r>
        <w:r w:rsidRPr="00AE2B0E">
          <w:rPr>
            <w:rFonts w:ascii="Verdana" w:hAnsi="Verdana"/>
            <w:b/>
            <w:bCs/>
            <w:lang w:val="en-CA"/>
          </w:rPr>
          <w:t>&gt;</w:t>
        </w:r>
      </w:ins>
    </w:p>
    <w:p w14:paraId="0268CCEA" w14:textId="77777777" w:rsidR="007B0408" w:rsidRPr="00C65C34" w:rsidRDefault="007B0408" w:rsidP="007B0408">
      <w:pPr>
        <w:rPr>
          <w:ins w:id="88" w:author="Sue Rogers" w:date="2026-09-25T20:00:00Z" w16du:dateUtc="2026-09-26T00:00:00Z"/>
          <w:rFonts w:ascii="Verdana" w:hAnsi="Verdana"/>
          <w:b/>
          <w:color w:val="BFBFBF" w:themeColor="background1" w:themeShade="BF"/>
          <w:lang w:val="en-CA"/>
        </w:rPr>
      </w:pPr>
      <w:ins w:id="89" w:author="Sue Rogers" w:date="2026-09-25T20:00:00Z" w16du:dateUtc="2026-09-26T00:00:00Z">
        <w:r w:rsidRPr="00C65C34">
          <w:rPr>
            <w:rFonts w:ascii="Verdana" w:hAnsi="Verdana"/>
            <w:b/>
            <w:color w:val="BFBFBF" w:themeColor="background1" w:themeShade="BF"/>
            <w:lang w:val="en-CA"/>
          </w:rPr>
          <w:t xml:space="preserve">  /  1        2        3        4    /  1</w:t>
        </w:r>
      </w:ins>
    </w:p>
    <w:p w14:paraId="0A6839F0" w14:textId="77777777" w:rsidR="007B0408" w:rsidRPr="00AE2B0E" w:rsidRDefault="007B0408" w:rsidP="00AE2B0E">
      <w:pPr>
        <w:rPr>
          <w:ins w:id="90" w:author="Sue Rogers" w:date="2026-09-25T20:00:00Z" w16du:dateUtc="2026-09-26T00:00:00Z"/>
          <w:rFonts w:ascii="Verdana" w:hAnsi="Verdana"/>
          <w:bCs/>
          <w:color w:val="BFBFBF" w:themeColor="background1" w:themeShade="BF"/>
          <w:sz w:val="16"/>
          <w:szCs w:val="16"/>
          <w:lang w:val="en-CA"/>
        </w:rPr>
      </w:pPr>
    </w:p>
    <w:p w14:paraId="04C95BAD" w14:textId="77777777" w:rsidR="00D15C81" w:rsidRPr="00C65C34" w:rsidRDefault="00D15C81" w:rsidP="00D15C81">
      <w:pPr>
        <w:rPr>
          <w:ins w:id="91" w:author="Sue Rogers" w:date="2026-09-25T20:00:00Z" w16du:dateUtc="2026-09-26T00:00:00Z"/>
          <w:rFonts w:ascii="Verdana" w:hAnsi="Verdana"/>
          <w:b/>
          <w:lang w:val="en-CA"/>
        </w:rPr>
      </w:pPr>
      <w:ins w:id="92" w:author="Sue Rogers" w:date="2026-09-25T20:00:00Z" w16du:dateUtc="2026-09-26T00:00:00Z">
        <w:r w:rsidRPr="00C65C34">
          <w:rPr>
            <w:rFonts w:ascii="Verdana" w:hAnsi="Verdana"/>
            <w:b/>
            <w:lang w:val="en-CA"/>
          </w:rPr>
          <w:t>CHORUS:</w:t>
        </w:r>
      </w:ins>
    </w:p>
    <w:p w14:paraId="4263E30D" w14:textId="77777777" w:rsidR="00C65C34" w:rsidRPr="00C65C34" w:rsidRDefault="00C65C34" w:rsidP="00C65C34">
      <w:pPr>
        <w:rPr>
          <w:ins w:id="93" w:author="Sue Rogers" w:date="2026-09-25T20:00:00Z" w16du:dateUtc="2026-09-26T00:00:00Z"/>
          <w:rFonts w:ascii="Verdana" w:hAnsi="Verdana"/>
          <w:bCs/>
          <w:lang w:val="en-CA"/>
        </w:rPr>
      </w:pPr>
      <w:ins w:id="94" w:author="Sue Rogers" w:date="2026-09-25T20:00:00Z" w16du:dateUtc="2026-09-26T00:00:00Z">
        <w:r w:rsidRPr="00AE2B0E">
          <w:rPr>
            <w:rFonts w:ascii="Verdana" w:hAnsi="Verdana"/>
            <w:bCs/>
            <w:lang w:val="en-CA"/>
          </w:rPr>
          <w:lastRenderedPageBreak/>
          <w:t xml:space="preserve">It’s fun to stay at the </w:t>
        </w:r>
        <w:r w:rsidRPr="00AE2B0E">
          <w:rPr>
            <w:rFonts w:ascii="Verdana" w:hAnsi="Verdana"/>
            <w:b/>
            <w:bCs/>
            <w:lang w:val="en-CA"/>
          </w:rPr>
          <w:t>[G]</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AE2B0E">
          <w:rPr>
            <w:rFonts w:ascii="Verdana" w:hAnsi="Verdana"/>
            <w:bCs/>
            <w:lang w:val="en-CA"/>
          </w:rPr>
          <w:t>A</w:t>
        </w:r>
        <w:r w:rsidRPr="00C65C34">
          <w:rPr>
            <w:rFonts w:ascii="Verdana" w:hAnsi="Verdana"/>
            <w:bCs/>
            <w:lang w:val="en-CA"/>
          </w:rPr>
          <w:t xml:space="preserve"> </w:t>
        </w:r>
        <w:r w:rsidRPr="00AE2B0E">
          <w:rPr>
            <w:rFonts w:ascii="Verdana" w:hAnsi="Verdana"/>
            <w:b/>
            <w:bCs/>
            <w:lang w:val="en-CA"/>
          </w:rPr>
          <w:t>[G]</w:t>
        </w:r>
      </w:ins>
    </w:p>
    <w:p w14:paraId="0D0A4510" w14:textId="77777777" w:rsidR="00C65C34" w:rsidRPr="00AE2B0E" w:rsidRDefault="00C65C34" w:rsidP="00C65C34">
      <w:pPr>
        <w:rPr>
          <w:ins w:id="95" w:author="Sue Rogers" w:date="2026-09-25T20:00:00Z" w16du:dateUtc="2026-09-26T00:00:00Z"/>
          <w:rFonts w:ascii="Verdana" w:hAnsi="Verdana"/>
          <w:bCs/>
          <w:lang w:val="en-CA"/>
        </w:rPr>
      </w:pPr>
      <w:ins w:id="96"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7B883883" w14:textId="3E94BCB2" w:rsidR="00D15C81" w:rsidRPr="00AE2B0E" w:rsidRDefault="00D15C81" w:rsidP="00D15C81">
      <w:pPr>
        <w:rPr>
          <w:ins w:id="97" w:author="Sue Rogers" w:date="2026-09-25T20:00:00Z" w16du:dateUtc="2026-09-26T00:00:00Z"/>
          <w:rFonts w:ascii="Verdana" w:hAnsi="Verdana"/>
          <w:bCs/>
          <w:lang w:val="en-CA"/>
        </w:rPr>
      </w:pPr>
      <w:ins w:id="98" w:author="Sue Rogers" w:date="2026-09-25T20:00:00Z" w16du:dateUtc="2026-09-26T00:00:00Z">
        <w:r w:rsidRPr="00AE2B0E">
          <w:rPr>
            <w:rFonts w:ascii="Verdana" w:hAnsi="Verdana"/>
            <w:bCs/>
            <w:lang w:val="en-CA"/>
          </w:rPr>
          <w:t xml:space="preserve">They have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everything for you</w:t>
        </w:r>
        <w:r w:rsidR="00C91DFD" w:rsidRPr="00C65C34">
          <w:rPr>
            <w:rFonts w:ascii="Verdana" w:hAnsi="Verdana"/>
            <w:bCs/>
            <w:lang w:val="en-CA"/>
          </w:rPr>
          <w:t>ng</w:t>
        </w:r>
        <w:r w:rsidRPr="00AE2B0E">
          <w:rPr>
            <w:rFonts w:ascii="Verdana" w:hAnsi="Verdana"/>
            <w:bCs/>
            <w:lang w:val="en-CA"/>
          </w:rPr>
          <w:t xml:space="preserve"> </w:t>
        </w:r>
        <w:r w:rsidRPr="00C65C34">
          <w:rPr>
            <w:rFonts w:ascii="Verdana" w:hAnsi="Verdana"/>
            <w:b/>
            <w:lang w:val="en-CA"/>
          </w:rPr>
          <w:t xml:space="preserve">[C] </w:t>
        </w:r>
        <w:r w:rsidRPr="00AE2B0E">
          <w:rPr>
            <w:rFonts w:ascii="Verdana" w:hAnsi="Verdana"/>
            <w:bCs/>
            <w:lang w:val="en-CA"/>
          </w:rPr>
          <w:t>men to enjoy</w:t>
        </w:r>
      </w:ins>
    </w:p>
    <w:p w14:paraId="33ECFD04" w14:textId="17E3A0C2" w:rsidR="00D15C81" w:rsidRPr="00C65C34" w:rsidRDefault="00D15C81" w:rsidP="00D15C81">
      <w:pPr>
        <w:rPr>
          <w:ins w:id="99" w:author="Sue Rogers" w:date="2026-09-25T20:00:00Z" w16du:dateUtc="2026-09-26T00:00:00Z"/>
          <w:rFonts w:ascii="Verdana" w:hAnsi="Verdana"/>
          <w:bCs/>
          <w:lang w:val="en-CA"/>
        </w:rPr>
      </w:pPr>
      <w:ins w:id="100"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[D7]</w:t>
        </w:r>
        <w:r w:rsidRPr="00AE2B0E">
          <w:rPr>
            <w:rFonts w:ascii="Verdana" w:hAnsi="Verdana"/>
            <w:bCs/>
            <w:lang w:val="en-CA"/>
          </w:rPr>
          <w:t xml:space="preserve"> hang out with all the boys</w:t>
        </w:r>
        <w:r w:rsidR="00F64B8E" w:rsidRPr="00C65C34">
          <w:rPr>
            <w:rFonts w:ascii="Verdana" w:hAnsi="Verdana"/>
            <w:bCs/>
            <w:lang w:val="en-CA"/>
          </w:rPr>
          <w:t xml:space="preserve"> </w:t>
        </w:r>
        <w:r w:rsidR="00F64B8E" w:rsidRPr="00AE2B0E">
          <w:rPr>
            <w:rFonts w:ascii="Verdana" w:hAnsi="Verdana"/>
            <w:b/>
            <w:bCs/>
            <w:lang w:val="en-CA"/>
          </w:rPr>
          <w:t>[D7]</w:t>
        </w:r>
      </w:ins>
    </w:p>
    <w:p w14:paraId="25B34D02" w14:textId="77777777" w:rsidR="00D15C81" w:rsidRPr="00C65C34" w:rsidRDefault="00D15C81" w:rsidP="00D15C81">
      <w:pPr>
        <w:rPr>
          <w:ins w:id="101" w:author="Sue Rogers" w:date="2026-09-25T20:00:00Z" w16du:dateUtc="2026-09-26T00:00:00Z"/>
          <w:rFonts w:ascii="Verdana" w:hAnsi="Verdana"/>
          <w:bCs/>
          <w:sz w:val="12"/>
          <w:szCs w:val="12"/>
          <w:lang w:val="en-CA"/>
        </w:rPr>
      </w:pPr>
    </w:p>
    <w:p w14:paraId="4DCF5178" w14:textId="77777777" w:rsidR="00C65C34" w:rsidRPr="00C65C34" w:rsidRDefault="00C65C34" w:rsidP="00C65C34">
      <w:pPr>
        <w:rPr>
          <w:ins w:id="102" w:author="Sue Rogers" w:date="2026-09-25T20:00:00Z" w16du:dateUtc="2026-09-26T00:00:00Z"/>
          <w:rFonts w:ascii="Verdana" w:hAnsi="Verdana"/>
          <w:bCs/>
          <w:lang w:val="en-CA"/>
        </w:rPr>
      </w:pPr>
      <w:ins w:id="103"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[G]</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AE2B0E">
          <w:rPr>
            <w:rFonts w:ascii="Verdana" w:hAnsi="Verdana"/>
            <w:bCs/>
            <w:lang w:val="en-CA"/>
          </w:rPr>
          <w:t>A</w:t>
        </w:r>
        <w:r w:rsidRPr="00C65C34">
          <w:rPr>
            <w:rFonts w:ascii="Verdana" w:hAnsi="Verdana"/>
            <w:bCs/>
            <w:lang w:val="en-CA"/>
          </w:rPr>
          <w:t xml:space="preserve"> </w:t>
        </w:r>
        <w:r w:rsidRPr="00AE2B0E">
          <w:rPr>
            <w:rFonts w:ascii="Verdana" w:hAnsi="Verdana"/>
            <w:b/>
            <w:bCs/>
            <w:lang w:val="en-CA"/>
          </w:rPr>
          <w:t>[G]</w:t>
        </w:r>
      </w:ins>
    </w:p>
    <w:p w14:paraId="25753AA4" w14:textId="77777777" w:rsidR="00C65C34" w:rsidRPr="00AE2B0E" w:rsidRDefault="00C65C34" w:rsidP="00C65C34">
      <w:pPr>
        <w:rPr>
          <w:ins w:id="104" w:author="Sue Rogers" w:date="2026-09-25T20:00:00Z" w16du:dateUtc="2026-09-26T00:00:00Z"/>
          <w:rFonts w:ascii="Verdana" w:hAnsi="Verdana"/>
          <w:bCs/>
          <w:lang w:val="en-CA"/>
        </w:rPr>
      </w:pPr>
      <w:ins w:id="105"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27C9B7B4" w14:textId="6B17C490" w:rsidR="00D15C81" w:rsidRPr="00AE2B0E" w:rsidRDefault="00D15C81" w:rsidP="00D15C81">
      <w:pPr>
        <w:rPr>
          <w:ins w:id="106" w:author="Sue Rogers" w:date="2026-09-25T20:00:00Z" w16du:dateUtc="2026-09-26T00:00:00Z"/>
          <w:rFonts w:ascii="Verdana" w:hAnsi="Verdana"/>
          <w:bCs/>
          <w:lang w:val="en-CA"/>
        </w:rPr>
      </w:pPr>
      <w:ins w:id="107"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get yourself clean, you can </w:t>
        </w:r>
        <w:r w:rsidRPr="00C65C34">
          <w:rPr>
            <w:rFonts w:ascii="Verdana" w:hAnsi="Verdana"/>
            <w:b/>
            <w:lang w:val="en-CA"/>
          </w:rPr>
          <w:t>[C]</w:t>
        </w:r>
        <w:r w:rsidRPr="00C65C34">
          <w:rPr>
            <w:rFonts w:ascii="Verdana" w:hAnsi="Verdana"/>
            <w:bCs/>
            <w:lang w:val="en-CA"/>
          </w:rPr>
          <w:t xml:space="preserve"> </w:t>
        </w:r>
        <w:r w:rsidRPr="00AE2B0E">
          <w:rPr>
            <w:rFonts w:ascii="Verdana" w:hAnsi="Verdana"/>
            <w:bCs/>
            <w:lang w:val="en-CA"/>
          </w:rPr>
          <w:t>have a good meal</w:t>
        </w:r>
      </w:ins>
    </w:p>
    <w:p w14:paraId="009935A8" w14:textId="77777777" w:rsidR="00D15C81" w:rsidRPr="00AE2B0E" w:rsidRDefault="00D15C81" w:rsidP="00D15C81">
      <w:pPr>
        <w:rPr>
          <w:ins w:id="108" w:author="Sue Rogers" w:date="2026-09-25T20:00:00Z" w16du:dateUtc="2026-09-26T00:00:00Z"/>
          <w:rFonts w:ascii="Verdana" w:hAnsi="Verdana"/>
          <w:bCs/>
          <w:lang w:val="en-CA"/>
        </w:rPr>
      </w:pPr>
      <w:ins w:id="109"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[D7]</w:t>
        </w:r>
        <w:r w:rsidRPr="00AE2B0E">
          <w:rPr>
            <w:rFonts w:ascii="Verdana" w:hAnsi="Verdana"/>
            <w:bCs/>
            <w:lang w:val="en-CA"/>
          </w:rPr>
          <w:t xml:space="preserve"> do whatever you fe</w:t>
        </w:r>
        <w:r w:rsidRPr="00C65C34">
          <w:rPr>
            <w:rFonts w:ascii="Verdana" w:hAnsi="Verdana"/>
            <w:bCs/>
            <w:lang w:val="en-CA"/>
          </w:rPr>
          <w:t>-</w:t>
        </w:r>
        <w:r w:rsidRPr="00AE2B0E">
          <w:rPr>
            <w:rFonts w:ascii="Verdana" w:hAnsi="Verdana"/>
            <w:b/>
            <w:bCs/>
            <w:lang w:val="en-CA"/>
          </w:rPr>
          <w:t>[D7]</w:t>
        </w:r>
        <w:r w:rsidRPr="00C65C34">
          <w:rPr>
            <w:rFonts w:ascii="Verdana" w:hAnsi="Verdana"/>
            <w:lang w:val="en-CA"/>
          </w:rPr>
          <w:t>e-e-eel</w:t>
        </w:r>
      </w:ins>
    </w:p>
    <w:p w14:paraId="2CF3B8A0" w14:textId="77777777" w:rsidR="00AE2B0E" w:rsidRPr="00AE2B0E" w:rsidRDefault="00AE2B0E" w:rsidP="00AE2B0E">
      <w:pPr>
        <w:rPr>
          <w:ins w:id="110" w:author="Sue Rogers" w:date="2026-09-25T20:00:00Z" w16du:dateUtc="2026-09-26T00:00:00Z"/>
          <w:rFonts w:ascii="Verdana" w:hAnsi="Verdana"/>
          <w:bCs/>
          <w:sz w:val="20"/>
          <w:szCs w:val="20"/>
          <w:lang w:val="en-CA"/>
        </w:rPr>
      </w:pPr>
    </w:p>
    <w:p w14:paraId="1CFEA766" w14:textId="3E452C29" w:rsidR="00AE2B0E" w:rsidRPr="00AE2B0E" w:rsidRDefault="00AE2B0E" w:rsidP="00AE2B0E">
      <w:pPr>
        <w:rPr>
          <w:ins w:id="111" w:author="Sue Rogers" w:date="2026-09-25T20:00:00Z" w16du:dateUtc="2026-09-26T00:00:00Z"/>
          <w:rFonts w:ascii="Verdana" w:hAnsi="Verdana"/>
          <w:bCs/>
          <w:lang w:val="en-CA"/>
        </w:rPr>
      </w:pPr>
      <w:ins w:id="112" w:author="Sue Rogers" w:date="2026-09-25T20:00:00Z" w16du:dateUtc="2026-09-26T00:00:00Z">
        <w:r w:rsidRPr="00AE2B0E">
          <w:rPr>
            <w:rFonts w:ascii="Verdana" w:hAnsi="Verdana"/>
            <w:b/>
            <w:bCs/>
            <w:lang w:val="en-CA"/>
          </w:rPr>
          <w:t>[G]</w:t>
        </w:r>
        <w:r w:rsidRPr="00AE2B0E">
          <w:rPr>
            <w:rFonts w:ascii="Verdana" w:hAnsi="Verdana"/>
            <w:bCs/>
            <w:lang w:val="en-CA"/>
          </w:rPr>
          <w:t xml:space="preserve"> Young man,</w:t>
        </w:r>
        <w:r w:rsidR="00E65815" w:rsidRPr="00C65C34">
          <w:rPr>
            <w:rFonts w:ascii="Verdana" w:hAnsi="Verdana"/>
            <w:bCs/>
            <w:lang w:val="en-CA"/>
          </w:rPr>
          <w:t xml:space="preserve"> </w:t>
        </w:r>
        <w:r w:rsidRPr="00AE2B0E">
          <w:rPr>
            <w:rFonts w:ascii="Verdana" w:hAnsi="Verdana"/>
            <w:bCs/>
            <w:lang w:val="en-CA"/>
          </w:rPr>
          <w:t>I was once in your shoes, I said</w:t>
        </w:r>
      </w:ins>
    </w:p>
    <w:p w14:paraId="7068B34B" w14:textId="6E253F3E" w:rsidR="00AE2B0E" w:rsidRPr="00AE2B0E" w:rsidRDefault="00AE2B0E" w:rsidP="00AE2B0E">
      <w:pPr>
        <w:rPr>
          <w:ins w:id="113" w:author="Sue Rogers" w:date="2026-09-25T20:00:00Z" w16du:dateUtc="2026-09-26T00:00:00Z"/>
          <w:rFonts w:ascii="Verdana" w:hAnsi="Verdana"/>
          <w:bCs/>
          <w:lang w:val="en-CA"/>
        </w:rPr>
      </w:pPr>
      <w:ins w:id="114" w:author="Sue Rogers" w:date="2026-09-25T20:00:00Z" w16du:dateUtc="2026-09-26T00:00:00Z">
        <w:r w:rsidRPr="00AE2B0E">
          <w:rPr>
            <w:rFonts w:ascii="Verdana" w:hAnsi="Verdana"/>
            <w:b/>
            <w:bCs/>
            <w:lang w:val="en-CA"/>
          </w:rPr>
          <w:t>[Em]</w:t>
        </w:r>
        <w:r w:rsidRPr="00AE2B0E">
          <w:rPr>
            <w:rFonts w:ascii="Verdana" w:hAnsi="Verdana"/>
            <w:bCs/>
            <w:lang w:val="en-CA"/>
          </w:rPr>
          <w:t xml:space="preserve"> I was</w:t>
        </w:r>
        <w:r w:rsidR="00E65815" w:rsidRPr="00C65C34">
          <w:rPr>
            <w:rFonts w:ascii="Verdana" w:hAnsi="Verdana"/>
            <w:bCs/>
            <w:lang w:val="en-CA"/>
          </w:rPr>
          <w:t xml:space="preserve">, </w:t>
        </w:r>
        <w:r w:rsidRPr="00AE2B0E">
          <w:rPr>
            <w:rFonts w:ascii="Verdana" w:hAnsi="Verdana"/>
            <w:bCs/>
            <w:lang w:val="en-CA"/>
          </w:rPr>
          <w:t>down and out with the blues, I felt</w:t>
        </w:r>
      </w:ins>
    </w:p>
    <w:p w14:paraId="7BB329C5" w14:textId="053850EC" w:rsidR="00AE2B0E" w:rsidRPr="00AE2B0E" w:rsidRDefault="00AE2B0E" w:rsidP="00AE2B0E">
      <w:pPr>
        <w:rPr>
          <w:ins w:id="115" w:author="Sue Rogers" w:date="2026-09-25T20:00:00Z" w16du:dateUtc="2026-09-26T00:00:00Z"/>
          <w:rFonts w:ascii="Verdana" w:hAnsi="Verdana"/>
          <w:bCs/>
          <w:lang w:val="en-CA"/>
        </w:rPr>
      </w:pPr>
      <w:ins w:id="116" w:author="Sue Rogers" w:date="2026-09-25T20:00:00Z" w16du:dateUtc="2026-09-26T00:00:00Z">
        <w:r w:rsidRPr="00AE2B0E">
          <w:rPr>
            <w:rFonts w:ascii="Verdana" w:hAnsi="Verdana"/>
            <w:b/>
            <w:bCs/>
            <w:lang w:val="en-CA"/>
          </w:rPr>
          <w:t>[C]</w:t>
        </w:r>
        <w:r w:rsidRPr="00AE2B0E">
          <w:rPr>
            <w:rFonts w:ascii="Verdana" w:hAnsi="Verdana"/>
            <w:bCs/>
            <w:lang w:val="en-CA"/>
          </w:rPr>
          <w:t xml:space="preserve"> No man</w:t>
        </w:r>
        <w:r w:rsidR="00E65815" w:rsidRPr="00C65C34">
          <w:rPr>
            <w:rFonts w:ascii="Verdana" w:hAnsi="Verdana"/>
            <w:bCs/>
            <w:lang w:val="en-CA"/>
          </w:rPr>
          <w:t xml:space="preserve">, </w:t>
        </w:r>
        <w:r w:rsidRPr="00AE2B0E">
          <w:rPr>
            <w:rFonts w:ascii="Verdana" w:hAnsi="Verdana"/>
            <w:bCs/>
            <w:lang w:val="en-CA"/>
          </w:rPr>
          <w:t>cared if I were alive</w:t>
        </w:r>
      </w:ins>
    </w:p>
    <w:p w14:paraId="23566F91" w14:textId="6CB630F9" w:rsidR="00AE2B0E" w:rsidRPr="00AE2B0E" w:rsidRDefault="00AE2B0E" w:rsidP="00AE2B0E">
      <w:pPr>
        <w:rPr>
          <w:ins w:id="117" w:author="Sue Rogers" w:date="2026-09-25T20:00:00Z" w16du:dateUtc="2026-09-26T00:00:00Z"/>
          <w:rFonts w:ascii="Verdana" w:hAnsi="Verdana"/>
          <w:bCs/>
          <w:lang w:val="en-CA"/>
        </w:rPr>
      </w:pPr>
      <w:ins w:id="118" w:author="Sue Rogers" w:date="2026-09-25T20:00:00Z" w16du:dateUtc="2026-09-26T00:00:00Z">
        <w:r w:rsidRPr="00AE2B0E">
          <w:rPr>
            <w:rFonts w:ascii="Verdana" w:hAnsi="Verdana"/>
            <w:bCs/>
            <w:lang w:val="en-CA"/>
          </w:rPr>
          <w:t xml:space="preserve">I felt </w:t>
        </w:r>
        <w:r w:rsidR="00D11E95" w:rsidRPr="00D11E95">
          <w:rPr>
            <w:rFonts w:ascii="Verdana" w:hAnsi="Verdana"/>
            <w:b/>
          </w:rPr>
          <w:t>/</w:t>
        </w:r>
        <w:r w:rsidR="00D11E95" w:rsidRPr="00AE2B0E">
          <w:rPr>
            <w:rFonts w:ascii="Verdana" w:hAnsi="Verdana"/>
            <w:b/>
            <w:bCs/>
            <w:lang w:val="en-CA"/>
          </w:rPr>
          <w:t xml:space="preserve"> </w:t>
        </w:r>
        <w:r w:rsidRPr="00AE2B0E">
          <w:rPr>
            <w:rFonts w:ascii="Verdana" w:hAnsi="Verdana"/>
            <w:b/>
            <w:bCs/>
            <w:lang w:val="en-CA"/>
          </w:rPr>
          <w:t>[D7]</w:t>
        </w:r>
        <w:r w:rsidRPr="00AE2B0E">
          <w:rPr>
            <w:rFonts w:ascii="Verdana" w:hAnsi="Verdana"/>
            <w:b/>
            <w:bCs/>
            <w:lang w:val="en-CA"/>
          </w:rPr>
          <w:sym w:font="Symbol" w:char="F0AF"/>
        </w:r>
        <w:r w:rsidRPr="00AE2B0E">
          <w:rPr>
            <w:rFonts w:ascii="Verdana" w:hAnsi="Verdana"/>
            <w:bCs/>
            <w:lang w:val="en-CA"/>
          </w:rPr>
          <w:t xml:space="preserve"> the </w:t>
        </w:r>
        <w:r w:rsidRPr="00AE2B0E">
          <w:rPr>
            <w:rFonts w:ascii="Verdana" w:hAnsi="Verdana"/>
            <w:b/>
            <w:bCs/>
            <w:lang w:val="en-CA"/>
          </w:rPr>
          <w:t>[</w:t>
        </w:r>
        <w:r w:rsidR="00E658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whole </w:t>
        </w:r>
        <w:r w:rsidRPr="00AE2B0E">
          <w:rPr>
            <w:rFonts w:ascii="Verdana" w:hAnsi="Verdana"/>
            <w:b/>
            <w:bCs/>
            <w:lang w:val="en-CA"/>
          </w:rPr>
          <w:t>[D]</w:t>
        </w:r>
        <w:r w:rsidRPr="00AE2B0E">
          <w:rPr>
            <w:rFonts w:ascii="Verdana" w:hAnsi="Verdana"/>
            <w:b/>
            <w:bCs/>
            <w:lang w:val="en-CA"/>
          </w:rPr>
          <w:sym w:font="Symbol" w:char="F0AF"/>
        </w:r>
        <w:r w:rsidRPr="00AE2B0E">
          <w:rPr>
            <w:rFonts w:ascii="Verdana" w:hAnsi="Verdana"/>
            <w:bCs/>
            <w:lang w:val="en-CA"/>
          </w:rPr>
          <w:t xml:space="preserve"> world </w:t>
        </w:r>
        <w:r w:rsidR="00D11E95" w:rsidRPr="00D11E95">
          <w:rPr>
            <w:rFonts w:ascii="Verdana" w:hAnsi="Verdana"/>
            <w:b/>
          </w:rPr>
          <w:t>/</w:t>
        </w:r>
        <w:r w:rsidR="00D11E95" w:rsidRPr="00AE2B0E">
          <w:rPr>
            <w:rFonts w:ascii="Verdana" w:hAnsi="Verdana"/>
            <w:b/>
            <w:bCs/>
            <w:lang w:val="en-CA"/>
          </w:rPr>
          <w:t xml:space="preserve"> </w:t>
        </w:r>
        <w:r w:rsidRPr="00AE2B0E">
          <w:rPr>
            <w:rFonts w:ascii="Verdana" w:hAnsi="Verdana"/>
            <w:b/>
            <w:bCs/>
            <w:lang w:val="en-CA"/>
          </w:rPr>
          <w:t>[</w:t>
        </w:r>
        <w:r w:rsidR="00E658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was </w:t>
        </w:r>
        <w:r w:rsidRPr="00AE2B0E">
          <w:rPr>
            <w:rFonts w:ascii="Verdana" w:hAnsi="Verdana"/>
            <w:b/>
            <w:bCs/>
            <w:lang w:val="en-CA"/>
          </w:rPr>
          <w:t>[</w:t>
        </w:r>
        <w:r w:rsidR="00E65815" w:rsidRPr="00C65C34">
          <w:rPr>
            <w:rFonts w:ascii="Verdana" w:hAnsi="Verdana"/>
            <w:b/>
            <w:bCs/>
            <w:lang w:val="en-CA"/>
          </w:rPr>
          <w:t>Bm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so </w:t>
        </w:r>
        <w:r w:rsidRPr="00AE2B0E">
          <w:rPr>
            <w:rFonts w:ascii="Verdana" w:hAnsi="Verdana"/>
            <w:b/>
            <w:bCs/>
            <w:lang w:val="en-CA"/>
          </w:rPr>
          <w:t>[</w:t>
        </w:r>
        <w:r w:rsidR="00E65815" w:rsidRPr="00C65C34">
          <w:rPr>
            <w:rFonts w:ascii="Verdana" w:hAnsi="Verdana"/>
            <w:b/>
            <w:bCs/>
            <w:lang w:val="en-CA"/>
          </w:rPr>
          <w:t>Am</w:t>
        </w:r>
        <w:r w:rsidRPr="00AE2B0E">
          <w:rPr>
            <w:rFonts w:ascii="Verdana" w:hAnsi="Verdana"/>
            <w:b/>
            <w:bCs/>
            <w:lang w:val="en-CA"/>
          </w:rPr>
          <w:t>7]</w:t>
        </w:r>
        <w:r w:rsidRPr="00AE2B0E">
          <w:rPr>
            <w:rFonts w:ascii="Verdana" w:hAnsi="Verdana"/>
            <w:b/>
            <w:bCs/>
            <w:lang w:val="en-CA"/>
          </w:rPr>
          <w:sym w:font="Symbol" w:char="F0AF"/>
        </w:r>
        <w:r w:rsidRPr="00AE2B0E">
          <w:rPr>
            <w:rFonts w:ascii="Verdana" w:hAnsi="Verdana"/>
            <w:bCs/>
            <w:lang w:val="en-CA"/>
          </w:rPr>
          <w:t xml:space="preserve"> </w:t>
        </w:r>
        <w:r w:rsidR="00F64B8E" w:rsidRPr="00C65C34">
          <w:rPr>
            <w:rFonts w:ascii="Verdana" w:hAnsi="Verdana"/>
            <w:bCs/>
            <w:lang w:val="en-CA"/>
          </w:rPr>
          <w:t>jive</w:t>
        </w:r>
        <w:r w:rsidR="00D11E95">
          <w:rPr>
            <w:rFonts w:ascii="Verdana" w:hAnsi="Verdana"/>
            <w:bCs/>
            <w:lang w:val="en-CA"/>
          </w:rPr>
          <w:t xml:space="preserve"> </w:t>
        </w:r>
        <w:r w:rsidR="00D11E95" w:rsidRPr="00D11E95">
          <w:rPr>
            <w:rFonts w:ascii="Verdana" w:hAnsi="Verdana"/>
            <w:b/>
          </w:rPr>
          <w:t>/</w:t>
        </w:r>
      </w:ins>
    </w:p>
    <w:p w14:paraId="4D8E67F4" w14:textId="77777777" w:rsidR="00E65815" w:rsidRPr="00AC6355" w:rsidRDefault="00E65815" w:rsidP="00AE2B0E">
      <w:pPr>
        <w:rPr>
          <w:ins w:id="119" w:author="Sue Rogers" w:date="2026-09-25T20:00:00Z" w16du:dateUtc="2026-09-26T00:00:00Z"/>
          <w:rFonts w:ascii="Verdana" w:hAnsi="Verdana"/>
          <w:sz w:val="12"/>
          <w:szCs w:val="12"/>
          <w:lang w:val="en-CA"/>
        </w:rPr>
      </w:pPr>
    </w:p>
    <w:p w14:paraId="4602D109" w14:textId="28BD0D24" w:rsidR="00AE2B0E" w:rsidRPr="00AE2B0E" w:rsidRDefault="00AE2B0E" w:rsidP="00AE2B0E">
      <w:pPr>
        <w:rPr>
          <w:ins w:id="120" w:author="Sue Rogers" w:date="2026-09-25T20:00:00Z" w16du:dateUtc="2026-09-26T00:00:00Z"/>
          <w:rFonts w:ascii="Verdana" w:hAnsi="Verdana"/>
          <w:bCs/>
          <w:lang w:val="en-CA"/>
        </w:rPr>
      </w:pPr>
      <w:ins w:id="121" w:author="Sue Rogers" w:date="2026-09-25T20:00:00Z" w16du:dateUtc="2026-09-26T00:00:00Z">
        <w:r w:rsidRPr="00AE2B0E">
          <w:rPr>
            <w:rFonts w:ascii="Verdana" w:hAnsi="Verdana"/>
            <w:b/>
            <w:bCs/>
            <w:lang w:val="en-CA"/>
          </w:rPr>
          <w:t>[G]</w:t>
        </w:r>
        <w:r w:rsidRPr="00AE2B0E">
          <w:rPr>
            <w:rFonts w:ascii="Verdana" w:hAnsi="Verdana"/>
            <w:bCs/>
            <w:lang w:val="en-CA"/>
          </w:rPr>
          <w:t xml:space="preserve"> That’s when</w:t>
        </w:r>
        <w:r w:rsidR="00E65815" w:rsidRPr="00C65C34">
          <w:rPr>
            <w:rFonts w:ascii="Verdana" w:hAnsi="Verdana"/>
            <w:bCs/>
            <w:lang w:val="en-CA"/>
          </w:rPr>
          <w:t>,</w:t>
        </w:r>
        <w:r w:rsidRPr="00AE2B0E">
          <w:rPr>
            <w:rFonts w:ascii="Verdana" w:hAnsi="Verdana"/>
            <w:bCs/>
            <w:lang w:val="en-CA"/>
          </w:rPr>
          <w:t xml:space="preserve"> someone came up to me and said</w:t>
        </w:r>
      </w:ins>
    </w:p>
    <w:p w14:paraId="751A2B6B" w14:textId="146ABA78" w:rsidR="00AE2B0E" w:rsidRPr="00AE2B0E" w:rsidRDefault="00AE2B0E" w:rsidP="00AE2B0E">
      <w:pPr>
        <w:rPr>
          <w:ins w:id="122" w:author="Sue Rogers" w:date="2026-09-25T20:00:00Z" w16du:dateUtc="2026-09-26T00:00:00Z"/>
          <w:rFonts w:ascii="Verdana" w:hAnsi="Verdana"/>
          <w:bCs/>
          <w:lang w:val="en-CA"/>
        </w:rPr>
      </w:pPr>
      <w:ins w:id="123" w:author="Sue Rogers" w:date="2026-09-25T20:00:00Z" w16du:dateUtc="2026-09-26T00:00:00Z">
        <w:r w:rsidRPr="00AE2B0E">
          <w:rPr>
            <w:rFonts w:ascii="Verdana" w:hAnsi="Verdana"/>
            <w:b/>
            <w:bCs/>
            <w:lang w:val="en-CA"/>
          </w:rPr>
          <w:t>[Em]</w:t>
        </w:r>
        <w:r w:rsidRPr="00AE2B0E">
          <w:rPr>
            <w:rFonts w:ascii="Verdana" w:hAnsi="Verdana"/>
            <w:bCs/>
            <w:lang w:val="en-CA"/>
          </w:rPr>
          <w:t xml:space="preserve"> Young man, take a walk up the street, there’s a</w:t>
        </w:r>
      </w:ins>
    </w:p>
    <w:p w14:paraId="0800B052" w14:textId="6D16E4FA" w:rsidR="00AE2B0E" w:rsidRPr="00AE2B0E" w:rsidRDefault="00AE2B0E" w:rsidP="00AE2B0E">
      <w:pPr>
        <w:rPr>
          <w:ins w:id="124" w:author="Sue Rogers" w:date="2026-09-25T20:00:00Z" w16du:dateUtc="2026-09-26T00:00:00Z"/>
          <w:rFonts w:ascii="Verdana" w:hAnsi="Verdana"/>
          <w:bCs/>
          <w:lang w:val="en-CA"/>
        </w:rPr>
      </w:pPr>
      <w:ins w:id="125" w:author="Sue Rogers" w:date="2026-09-25T20:00:00Z" w16du:dateUtc="2026-09-26T00:00:00Z">
        <w:r w:rsidRPr="00AE2B0E">
          <w:rPr>
            <w:rFonts w:ascii="Verdana" w:hAnsi="Verdana"/>
            <w:b/>
            <w:bCs/>
            <w:lang w:val="en-CA"/>
          </w:rPr>
          <w:t>[C]</w:t>
        </w:r>
        <w:r w:rsidRPr="00AE2B0E">
          <w:rPr>
            <w:rFonts w:ascii="Verdana" w:hAnsi="Verdana"/>
            <w:bCs/>
            <w:lang w:val="en-CA"/>
          </w:rPr>
          <w:t xml:space="preserve"> Place there</w:t>
        </w:r>
        <w:r w:rsidR="00E65815" w:rsidRPr="00C65C34">
          <w:rPr>
            <w:rFonts w:ascii="Verdana" w:hAnsi="Verdana"/>
            <w:bCs/>
            <w:lang w:val="en-CA"/>
          </w:rPr>
          <w:t xml:space="preserve">, </w:t>
        </w:r>
        <w:r w:rsidRPr="00AE2B0E">
          <w:rPr>
            <w:rFonts w:ascii="Verdana" w:hAnsi="Verdana"/>
            <w:bCs/>
            <w:lang w:val="en-CA"/>
          </w:rPr>
          <w:t>called the YMCA</w:t>
        </w:r>
      </w:ins>
    </w:p>
    <w:p w14:paraId="41DFEAA3" w14:textId="15167592" w:rsidR="00AE2B0E" w:rsidRPr="00C65C34" w:rsidRDefault="00AE2B0E" w:rsidP="00AE2B0E">
      <w:pPr>
        <w:rPr>
          <w:ins w:id="126" w:author="Sue Rogers" w:date="2026-09-25T20:00:00Z" w16du:dateUtc="2026-09-26T00:00:00Z"/>
          <w:rFonts w:ascii="Verdana" w:hAnsi="Verdana"/>
          <w:bCs/>
          <w:lang w:val="en-CA"/>
        </w:rPr>
      </w:pPr>
      <w:ins w:id="127" w:author="Sue Rogers" w:date="2026-09-25T20:00:00Z" w16du:dateUtc="2026-09-26T00:00:00Z">
        <w:r w:rsidRPr="00AE2B0E">
          <w:rPr>
            <w:rFonts w:ascii="Verdana" w:hAnsi="Verdana"/>
            <w:bCs/>
            <w:lang w:val="en-CA"/>
          </w:rPr>
          <w:t xml:space="preserve">They can </w:t>
        </w:r>
        <w:r w:rsidR="00D11E95" w:rsidRPr="00D11E95">
          <w:rPr>
            <w:rFonts w:ascii="Verdana" w:hAnsi="Verdana"/>
            <w:b/>
            <w:lang w:val="en-CA"/>
          </w:rPr>
          <w:t>/</w:t>
        </w:r>
        <w:r w:rsidR="00D11E95">
          <w:rPr>
            <w:rFonts w:ascii="Verdana" w:hAnsi="Verdana"/>
            <w:bCs/>
            <w:lang w:val="en-CA"/>
          </w:rPr>
          <w:t xml:space="preserve"> </w:t>
        </w:r>
        <w:r w:rsidRPr="00AE2B0E">
          <w:rPr>
            <w:rFonts w:ascii="Verdana" w:hAnsi="Verdana"/>
            <w:b/>
            <w:bCs/>
            <w:lang w:val="en-CA"/>
          </w:rPr>
          <w:t>[D7]</w:t>
        </w:r>
        <w:r w:rsidRPr="00AE2B0E">
          <w:rPr>
            <w:rFonts w:ascii="Verdana" w:hAnsi="Verdana"/>
            <w:b/>
            <w:bCs/>
            <w:lang w:val="en-CA"/>
          </w:rPr>
          <w:sym w:font="Symbol" w:char="F0AF"/>
        </w:r>
        <w:r w:rsidRPr="00AE2B0E">
          <w:rPr>
            <w:rFonts w:ascii="Verdana" w:hAnsi="Verdana"/>
            <w:bCs/>
            <w:lang w:val="en-CA"/>
          </w:rPr>
          <w:t xml:space="preserve"> start </w:t>
        </w:r>
        <w:r w:rsidRPr="00AE2B0E">
          <w:rPr>
            <w:rFonts w:ascii="Verdana" w:hAnsi="Verdana"/>
            <w:b/>
            <w:bCs/>
            <w:lang w:val="en-CA"/>
          </w:rPr>
          <w:t>[</w:t>
        </w:r>
        <w:r w:rsidR="00E65815"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you </w:t>
        </w:r>
        <w:r w:rsidR="00E65815" w:rsidRPr="00C65C34">
          <w:rPr>
            <w:rFonts w:ascii="Verdana" w:hAnsi="Verdana"/>
            <w:b/>
            <w:lang w:val="en-CA"/>
          </w:rPr>
          <w:t>[</w:t>
        </w:r>
        <w:r w:rsidR="007B0408" w:rsidRPr="00C65C34">
          <w:rPr>
            <w:rFonts w:ascii="Verdana" w:hAnsi="Verdana"/>
            <w:b/>
            <w:bCs/>
            <w:lang w:val="en-CA"/>
          </w:rPr>
          <w:t>D</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back </w:t>
        </w:r>
        <w:r w:rsidR="00D11E95">
          <w:rPr>
            <w:rFonts w:ascii="Verdana" w:hAnsi="Verdana"/>
            <w:bCs/>
            <w:lang w:val="en-CA"/>
          </w:rPr>
          <w:t xml:space="preserve">/ </w:t>
        </w:r>
        <w:r w:rsidRPr="00AE2B0E">
          <w:rPr>
            <w:rFonts w:ascii="Verdana" w:hAnsi="Verdana"/>
            <w:b/>
            <w:bCs/>
            <w:lang w:val="en-CA"/>
          </w:rPr>
          <w:t>[</w:t>
        </w:r>
        <w:r w:rsidR="007B0408" w:rsidRPr="00C65C34">
          <w:rPr>
            <w:rFonts w:ascii="Verdana" w:hAnsi="Verdana"/>
            <w:b/>
            <w:bCs/>
            <w:lang w:val="en-CA"/>
          </w:rPr>
          <w:t>C</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on </w:t>
        </w:r>
        <w:r w:rsidRPr="00AE2B0E">
          <w:rPr>
            <w:rFonts w:ascii="Verdana" w:hAnsi="Verdana"/>
            <w:b/>
            <w:bCs/>
            <w:lang w:val="en-CA"/>
          </w:rPr>
          <w:t>[</w:t>
        </w:r>
        <w:r w:rsidR="007B0408" w:rsidRPr="00C65C34">
          <w:rPr>
            <w:rFonts w:ascii="Verdana" w:hAnsi="Verdana"/>
            <w:b/>
            <w:bCs/>
            <w:lang w:val="en-CA"/>
          </w:rPr>
          <w:t>Bm</w:t>
        </w:r>
        <w:r w:rsidR="007B0408" w:rsidRPr="00AE2B0E">
          <w:rPr>
            <w:rFonts w:ascii="Verdana" w:hAnsi="Verdana"/>
            <w:b/>
            <w:bCs/>
            <w:lang w:val="en-CA"/>
          </w:rPr>
          <w:t>7</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your </w:t>
        </w:r>
        <w:r w:rsidRPr="00AE2B0E">
          <w:rPr>
            <w:rFonts w:ascii="Verdana" w:hAnsi="Verdana"/>
            <w:b/>
            <w:bCs/>
            <w:lang w:val="en-CA"/>
          </w:rPr>
          <w:t>[</w:t>
        </w:r>
        <w:r w:rsidR="007B0408" w:rsidRPr="00C65C34">
          <w:rPr>
            <w:rFonts w:ascii="Verdana" w:hAnsi="Verdana"/>
            <w:b/>
            <w:bCs/>
            <w:lang w:val="en-CA"/>
          </w:rPr>
          <w:t>Am</w:t>
        </w:r>
        <w:r w:rsidR="007B0408" w:rsidRPr="00AE2B0E">
          <w:rPr>
            <w:rFonts w:ascii="Verdana" w:hAnsi="Verdana"/>
            <w:b/>
            <w:bCs/>
            <w:lang w:val="en-CA"/>
          </w:rPr>
          <w:t>7</w:t>
        </w:r>
        <w:r w:rsidRPr="00AE2B0E">
          <w:rPr>
            <w:rFonts w:ascii="Verdana" w:hAnsi="Verdana"/>
            <w:b/>
            <w:bCs/>
            <w:lang w:val="en-CA"/>
          </w:rPr>
          <w:t>]</w:t>
        </w:r>
        <w:r w:rsidRPr="00AE2B0E">
          <w:rPr>
            <w:rFonts w:ascii="Verdana" w:hAnsi="Verdana"/>
            <w:b/>
            <w:bCs/>
            <w:lang w:val="en-CA"/>
          </w:rPr>
          <w:sym w:font="Symbol" w:char="F0AF"/>
        </w:r>
        <w:r w:rsidRPr="00AE2B0E">
          <w:rPr>
            <w:rFonts w:ascii="Verdana" w:hAnsi="Verdana"/>
            <w:bCs/>
            <w:lang w:val="en-CA"/>
          </w:rPr>
          <w:t xml:space="preserve"> way</w:t>
        </w:r>
        <w:r w:rsidR="00D11E95">
          <w:rPr>
            <w:rFonts w:ascii="Verdana" w:hAnsi="Verdana"/>
            <w:bCs/>
            <w:lang w:val="en-CA"/>
          </w:rPr>
          <w:t xml:space="preserve"> </w:t>
        </w:r>
        <w:r w:rsidR="00D11E95" w:rsidRPr="00D11E95">
          <w:rPr>
            <w:rFonts w:ascii="Verdana" w:hAnsi="Verdana"/>
            <w:b/>
            <w:lang w:val="en-CA"/>
          </w:rPr>
          <w:t>/</w:t>
        </w:r>
      </w:ins>
    </w:p>
    <w:p w14:paraId="0475C81C" w14:textId="77777777" w:rsidR="0095000E" w:rsidRPr="00AE2B0E" w:rsidRDefault="0095000E" w:rsidP="00AE2B0E">
      <w:pPr>
        <w:rPr>
          <w:ins w:id="128" w:author="Sue Rogers" w:date="2026-09-25T20:00:00Z" w16du:dateUtc="2026-09-26T00:00:00Z"/>
          <w:rFonts w:ascii="Verdana" w:hAnsi="Verdana"/>
          <w:bCs/>
          <w:sz w:val="16"/>
          <w:szCs w:val="16"/>
          <w:lang w:val="en-CA"/>
        </w:rPr>
      </w:pPr>
    </w:p>
    <w:p w14:paraId="66DC67F6" w14:textId="77777777" w:rsidR="007B0408" w:rsidRPr="00AE2B0E" w:rsidRDefault="007B0408" w:rsidP="007B0408">
      <w:pPr>
        <w:rPr>
          <w:ins w:id="129" w:author="Sue Rogers" w:date="2026-09-25T20:00:00Z" w16du:dateUtc="2026-09-26T00:00:00Z"/>
          <w:rFonts w:ascii="Verdana" w:hAnsi="Verdana"/>
          <w:b/>
          <w:bCs/>
          <w:lang w:val="en-CA"/>
        </w:rPr>
      </w:pPr>
      <w:ins w:id="130" w:author="Sue Rogers" w:date="2026-09-25T20:00:00Z" w16du:dateUtc="2026-09-26T00:00:00Z">
        <w:r w:rsidRPr="00AE2B0E">
          <w:rPr>
            <w:rFonts w:ascii="Verdana" w:hAnsi="Verdana"/>
            <w:b/>
            <w:bCs/>
            <w:lang w:val="en-CA"/>
          </w:rPr>
          <w:t>&lt;</w:t>
        </w:r>
        <w:r w:rsidRPr="00C65C34">
          <w:rPr>
            <w:rFonts w:ascii="Verdana" w:hAnsi="Verdana"/>
            <w:b/>
            <w:bCs/>
            <w:lang w:val="en-CA"/>
          </w:rPr>
          <w:t xml:space="preserve"> TAP – TAP – TAP – TAP - TAP </w:t>
        </w:r>
        <w:r w:rsidRPr="00AE2B0E">
          <w:rPr>
            <w:rFonts w:ascii="Verdana" w:hAnsi="Verdana"/>
            <w:b/>
            <w:bCs/>
            <w:lang w:val="en-CA"/>
          </w:rPr>
          <w:t>&gt;</w:t>
        </w:r>
      </w:ins>
    </w:p>
    <w:p w14:paraId="308D2BCC" w14:textId="5D4B0018" w:rsidR="007B0408" w:rsidRPr="00C65C34" w:rsidRDefault="007B0408" w:rsidP="007B0408">
      <w:pPr>
        <w:rPr>
          <w:ins w:id="131" w:author="Sue Rogers" w:date="2026-09-25T20:00:00Z" w16du:dateUtc="2026-09-26T00:00:00Z"/>
          <w:rFonts w:ascii="Verdana" w:hAnsi="Verdana"/>
          <w:b/>
          <w:color w:val="BFBFBF" w:themeColor="background1" w:themeShade="BF"/>
          <w:lang w:val="en-CA"/>
        </w:rPr>
      </w:pPr>
      <w:ins w:id="132" w:author="Sue Rogers" w:date="2026-09-25T20:00:00Z" w16du:dateUtc="2026-09-26T00:00:00Z">
        <w:r w:rsidRPr="00C65C34">
          <w:rPr>
            <w:rFonts w:ascii="Verdana" w:hAnsi="Verdana"/>
            <w:b/>
            <w:color w:val="BFBFBF" w:themeColor="background1" w:themeShade="BF"/>
            <w:lang w:val="en-CA"/>
          </w:rPr>
          <w:t xml:space="preserve">  /  1        2        3        4    /  1</w:t>
        </w:r>
      </w:ins>
    </w:p>
    <w:p w14:paraId="1CC60601" w14:textId="77777777" w:rsidR="00AE2B0E" w:rsidRPr="00AE2B0E" w:rsidRDefault="00AE2B0E" w:rsidP="00AE2B0E">
      <w:pPr>
        <w:rPr>
          <w:ins w:id="133" w:author="Sue Rogers" w:date="2026-09-25T20:00:00Z" w16du:dateUtc="2026-09-26T00:00:00Z"/>
          <w:rFonts w:ascii="Verdana" w:hAnsi="Verdana"/>
          <w:bCs/>
          <w:sz w:val="16"/>
          <w:szCs w:val="16"/>
          <w:lang w:val="en-CA"/>
        </w:rPr>
      </w:pPr>
    </w:p>
    <w:p w14:paraId="214D02CD" w14:textId="6E4A5916" w:rsidR="00F44992" w:rsidRPr="00F44992" w:rsidRDefault="00F44992" w:rsidP="00C65C34">
      <w:pPr>
        <w:rPr>
          <w:ins w:id="134" w:author="Sue Rogers" w:date="2026-09-25T20:00:00Z" w16du:dateUtc="2026-09-26T00:00:00Z"/>
          <w:rFonts w:ascii="Verdana" w:hAnsi="Verdana"/>
          <w:b/>
          <w:lang w:val="en-CA"/>
        </w:rPr>
      </w:pPr>
      <w:ins w:id="135" w:author="Sue Rogers" w:date="2026-09-25T20:00:00Z" w16du:dateUtc="2026-09-26T00:00:00Z">
        <w:r w:rsidRPr="00E65815">
          <w:rPr>
            <w:rFonts w:ascii="Verdana" w:hAnsi="Verdana"/>
            <w:b/>
            <w:lang w:val="en-CA"/>
          </w:rPr>
          <w:t>CHORUS:</w:t>
        </w:r>
      </w:ins>
    </w:p>
    <w:p w14:paraId="117DA506" w14:textId="5AA5AF90" w:rsidR="00C65C34" w:rsidRPr="00C65C34" w:rsidRDefault="00C65C34" w:rsidP="00C65C34">
      <w:pPr>
        <w:rPr>
          <w:ins w:id="136" w:author="Sue Rogers" w:date="2026-09-25T20:00:00Z" w16du:dateUtc="2026-09-26T00:00:00Z"/>
          <w:rFonts w:ascii="Verdana" w:hAnsi="Verdana"/>
          <w:bCs/>
          <w:lang w:val="en-CA"/>
        </w:rPr>
      </w:pPr>
      <w:ins w:id="137"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[G]</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AE2B0E">
          <w:rPr>
            <w:rFonts w:ascii="Verdana" w:hAnsi="Verdana"/>
            <w:bCs/>
            <w:lang w:val="en-CA"/>
          </w:rPr>
          <w:t>A</w:t>
        </w:r>
        <w:r w:rsidRPr="00C65C34">
          <w:rPr>
            <w:rFonts w:ascii="Verdana" w:hAnsi="Verdana"/>
            <w:bCs/>
            <w:lang w:val="en-CA"/>
          </w:rPr>
          <w:t xml:space="preserve"> </w:t>
        </w:r>
        <w:r w:rsidRPr="00AE2B0E">
          <w:rPr>
            <w:rFonts w:ascii="Verdana" w:hAnsi="Verdana"/>
            <w:b/>
            <w:bCs/>
            <w:lang w:val="en-CA"/>
          </w:rPr>
          <w:t>[G]</w:t>
        </w:r>
      </w:ins>
    </w:p>
    <w:p w14:paraId="1C30A183" w14:textId="77777777" w:rsidR="00C65C34" w:rsidRPr="00AE2B0E" w:rsidRDefault="00C65C34" w:rsidP="00C65C34">
      <w:pPr>
        <w:rPr>
          <w:ins w:id="138" w:author="Sue Rogers" w:date="2026-09-25T20:00:00Z" w16du:dateUtc="2026-09-26T00:00:00Z"/>
          <w:rFonts w:ascii="Verdana" w:hAnsi="Verdana"/>
          <w:bCs/>
          <w:lang w:val="en-CA"/>
        </w:rPr>
      </w:pPr>
      <w:ins w:id="139"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0E5B030A" w14:textId="09DCC898" w:rsidR="00E65815" w:rsidRPr="00AE2B0E" w:rsidRDefault="00E65815" w:rsidP="00E65815">
      <w:pPr>
        <w:rPr>
          <w:ins w:id="140" w:author="Sue Rogers" w:date="2026-09-25T20:00:00Z" w16du:dateUtc="2026-09-26T00:00:00Z"/>
          <w:rFonts w:ascii="Verdana" w:hAnsi="Verdana"/>
          <w:bCs/>
          <w:lang w:val="en-CA"/>
        </w:rPr>
      </w:pPr>
      <w:ins w:id="141" w:author="Sue Rogers" w:date="2026-09-25T20:00:00Z" w16du:dateUtc="2026-09-26T00:00:00Z">
        <w:r w:rsidRPr="00AE2B0E">
          <w:rPr>
            <w:rFonts w:ascii="Verdana" w:hAnsi="Verdana"/>
            <w:bCs/>
            <w:lang w:val="en-CA"/>
          </w:rPr>
          <w:t xml:space="preserve">They have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everything for you</w:t>
        </w:r>
        <w:r w:rsidR="00A102AC" w:rsidRPr="00C65C34">
          <w:rPr>
            <w:rFonts w:ascii="Verdana" w:hAnsi="Verdana"/>
            <w:bCs/>
            <w:lang w:val="en-CA"/>
          </w:rPr>
          <w:t>ng</w:t>
        </w:r>
        <w:r w:rsidRPr="00AE2B0E">
          <w:rPr>
            <w:rFonts w:ascii="Verdana" w:hAnsi="Verdana"/>
            <w:bCs/>
            <w:lang w:val="en-CA"/>
          </w:rPr>
          <w:t xml:space="preserve"> </w:t>
        </w:r>
        <w:r w:rsidR="0095000E" w:rsidRPr="00C65C34">
          <w:rPr>
            <w:rFonts w:ascii="Verdana" w:hAnsi="Verdana"/>
            <w:b/>
            <w:lang w:val="en-CA"/>
          </w:rPr>
          <w:t>[C]</w:t>
        </w:r>
        <w:r w:rsidR="0095000E" w:rsidRPr="00C65C34">
          <w:rPr>
            <w:rFonts w:ascii="Verdana" w:hAnsi="Verdana"/>
            <w:bCs/>
            <w:lang w:val="en-CA"/>
          </w:rPr>
          <w:t xml:space="preserve"> </w:t>
        </w:r>
        <w:r w:rsidRPr="00AE2B0E">
          <w:rPr>
            <w:rFonts w:ascii="Verdana" w:hAnsi="Verdana"/>
            <w:bCs/>
            <w:lang w:val="en-CA"/>
          </w:rPr>
          <w:t>men to enjoy</w:t>
        </w:r>
      </w:ins>
    </w:p>
    <w:p w14:paraId="54905E0A" w14:textId="2AD6023B" w:rsidR="00E65815" w:rsidRDefault="00E65815" w:rsidP="00E65815">
      <w:pPr>
        <w:rPr>
          <w:ins w:id="142" w:author="Sue Rogers" w:date="2026-09-25T20:00:00Z" w16du:dateUtc="2026-09-26T00:00:00Z"/>
          <w:rFonts w:ascii="Verdana" w:hAnsi="Verdana"/>
          <w:bCs/>
          <w:lang w:val="en-CA"/>
        </w:rPr>
      </w:pPr>
      <w:ins w:id="143" w:author="Sue Rogers" w:date="2026-09-25T20:00:00Z" w16du:dateUtc="2026-09-26T00:00:00Z">
        <w:r w:rsidRPr="00AE2B0E">
          <w:rPr>
            <w:rFonts w:ascii="Verdana" w:hAnsi="Verdana"/>
            <w:bCs/>
            <w:lang w:val="en-CA"/>
          </w:rPr>
          <w:t xml:space="preserve">You can </w:t>
        </w:r>
        <w:r w:rsidRPr="00AE2B0E">
          <w:rPr>
            <w:rFonts w:ascii="Verdana" w:hAnsi="Verdana"/>
            <w:b/>
            <w:bCs/>
            <w:lang w:val="en-CA"/>
          </w:rPr>
          <w:t>[D7]</w:t>
        </w:r>
        <w:r w:rsidRPr="00AE2B0E">
          <w:rPr>
            <w:rFonts w:ascii="Verdana" w:hAnsi="Verdana"/>
            <w:bCs/>
            <w:lang w:val="en-CA"/>
          </w:rPr>
          <w:t xml:space="preserve"> hang out with all the boys</w:t>
        </w:r>
        <w:r w:rsidR="007B0408">
          <w:rPr>
            <w:rFonts w:ascii="Verdana" w:hAnsi="Verdana"/>
            <w:bCs/>
            <w:lang w:val="en-CA"/>
          </w:rPr>
          <w:t xml:space="preserve"> </w:t>
        </w:r>
        <w:r w:rsidR="007B0408" w:rsidRPr="00AE2B0E">
          <w:rPr>
            <w:rFonts w:ascii="Verdana" w:hAnsi="Verdana"/>
            <w:b/>
            <w:bCs/>
            <w:lang w:val="en-CA"/>
          </w:rPr>
          <w:t>[D7]</w:t>
        </w:r>
      </w:ins>
    </w:p>
    <w:p w14:paraId="2D05B9A0" w14:textId="07DB2A36" w:rsidR="00AC6355" w:rsidRPr="00AE2B0E" w:rsidRDefault="00AC6355" w:rsidP="00AE2B0E">
      <w:pPr>
        <w:rPr>
          <w:ins w:id="144" w:author="Sue Rogers" w:date="2026-09-25T20:00:00Z" w16du:dateUtc="2026-09-26T00:00:00Z"/>
          <w:rFonts w:ascii="Verdana" w:hAnsi="Verdana"/>
          <w:bCs/>
          <w:sz w:val="12"/>
          <w:szCs w:val="12"/>
          <w:lang w:val="en-CA"/>
        </w:rPr>
      </w:pPr>
    </w:p>
    <w:p w14:paraId="17B94D4F" w14:textId="5CCCCBFB" w:rsidR="007B0408" w:rsidRDefault="007B0408" w:rsidP="00AE2B0E">
      <w:pPr>
        <w:rPr>
          <w:ins w:id="145" w:author="Sue Rogers" w:date="2026-09-25T20:00:00Z" w16du:dateUtc="2026-09-26T00:00:00Z"/>
          <w:rFonts w:ascii="Verdana" w:hAnsi="Verdana"/>
          <w:bCs/>
          <w:lang w:val="en-CA"/>
        </w:rPr>
      </w:pPr>
      <w:ins w:id="146" w:author="Sue Rogers" w:date="2026-09-25T20:00:00Z" w16du:dateUtc="2026-09-26T00:00:00Z">
        <w:r w:rsidRPr="00AE2B0E">
          <w:rPr>
            <w:rFonts w:ascii="Verdana" w:hAnsi="Verdana"/>
            <w:b/>
            <w:bCs/>
            <w:lang w:val="en-CA"/>
          </w:rPr>
          <w:t>[G]</w:t>
        </w:r>
        <w:r w:rsidRPr="00AE2B0E">
          <w:rPr>
            <w:rFonts w:ascii="Verdana" w:hAnsi="Verdana"/>
            <w:bCs/>
            <w:lang w:val="en-CA"/>
          </w:rPr>
          <w:t xml:space="preserve"> Y</w:t>
        </w:r>
        <w:r>
          <w:rPr>
            <w:rFonts w:ascii="Verdana" w:hAnsi="Verdana"/>
            <w:bCs/>
            <w:lang w:val="en-CA"/>
          </w:rPr>
          <w:t xml:space="preserve"> – </w:t>
        </w:r>
        <w:r w:rsidRPr="00AE2B0E">
          <w:rPr>
            <w:rFonts w:ascii="Verdana" w:hAnsi="Verdana"/>
            <w:bCs/>
            <w:lang w:val="en-CA"/>
          </w:rPr>
          <w:t>M</w:t>
        </w:r>
        <w:r>
          <w:rPr>
            <w:rFonts w:ascii="Verdana" w:hAnsi="Verdana"/>
            <w:bCs/>
            <w:lang w:val="en-CA"/>
          </w:rPr>
          <w:t xml:space="preserve"> – </w:t>
        </w:r>
        <w:r w:rsidRPr="00AE2B0E">
          <w:rPr>
            <w:rFonts w:ascii="Verdana" w:hAnsi="Verdana"/>
            <w:bCs/>
            <w:lang w:val="en-CA"/>
          </w:rPr>
          <w:t>C</w:t>
        </w:r>
        <w:r>
          <w:rPr>
            <w:rFonts w:ascii="Verdana" w:hAnsi="Verdana"/>
            <w:bCs/>
            <w:lang w:val="en-CA"/>
          </w:rPr>
          <w:t xml:space="preserve"> – </w:t>
        </w:r>
        <w:r w:rsidRPr="00AE2B0E">
          <w:rPr>
            <w:rFonts w:ascii="Verdana" w:hAnsi="Verdana"/>
            <w:bCs/>
            <w:lang w:val="en-CA"/>
          </w:rPr>
          <w:t>A</w:t>
        </w:r>
        <w:r>
          <w:rPr>
            <w:rFonts w:ascii="Verdana" w:hAnsi="Verdana"/>
            <w:bCs/>
            <w:lang w:val="en-CA"/>
          </w:rPr>
          <w:t xml:space="preserve"> </w:t>
        </w:r>
        <w:r w:rsidRPr="00AE2B0E">
          <w:rPr>
            <w:rFonts w:ascii="Verdana" w:hAnsi="Verdana"/>
            <w:b/>
            <w:bCs/>
            <w:lang w:val="en-CA"/>
          </w:rPr>
          <w:t>[G]</w:t>
        </w:r>
      </w:ins>
    </w:p>
    <w:p w14:paraId="51AEBAF0" w14:textId="77777777" w:rsidR="005E4427" w:rsidRPr="00AE2B0E" w:rsidRDefault="005E4427" w:rsidP="005E4427">
      <w:pPr>
        <w:rPr>
          <w:ins w:id="147" w:author="Sue Rogers" w:date="2026-09-25T20:00:00Z" w16du:dateUtc="2026-09-26T00:00:00Z"/>
          <w:rFonts w:ascii="Verdana" w:hAnsi="Verdana"/>
          <w:bCs/>
          <w:lang w:val="en-CA"/>
        </w:rPr>
      </w:pPr>
      <w:ins w:id="148"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20A64EC9" w14:textId="77777777" w:rsidR="00AE2B0E" w:rsidRPr="00AE2B0E" w:rsidRDefault="00AE2B0E" w:rsidP="00AE2B0E">
      <w:pPr>
        <w:rPr>
          <w:ins w:id="149" w:author="Sue Rogers" w:date="2026-09-25T20:00:00Z" w16du:dateUtc="2026-09-26T00:00:00Z"/>
          <w:rFonts w:ascii="Verdana" w:hAnsi="Verdana"/>
          <w:bCs/>
          <w:lang w:val="en-CA"/>
        </w:rPr>
      </w:pPr>
      <w:ins w:id="150" w:author="Sue Rogers" w:date="2026-09-25T20:00:00Z" w16du:dateUtc="2026-09-26T00:00:00Z">
        <w:r w:rsidRPr="00AE2B0E">
          <w:rPr>
            <w:rFonts w:ascii="Verdana" w:hAnsi="Verdana"/>
            <w:b/>
            <w:bCs/>
            <w:lang w:val="en-CA"/>
          </w:rPr>
          <w:t>[C]</w:t>
        </w:r>
        <w:r w:rsidRPr="00AE2B0E">
          <w:rPr>
            <w:rFonts w:ascii="Verdana" w:hAnsi="Verdana"/>
            <w:bCs/>
            <w:lang w:val="en-CA"/>
          </w:rPr>
          <w:t xml:space="preserve"> Young man, young man there’s no need to feel down</w:t>
        </w:r>
      </w:ins>
    </w:p>
    <w:p w14:paraId="27293815" w14:textId="77777777" w:rsidR="00AE2B0E" w:rsidRPr="00AE2B0E" w:rsidRDefault="00AE2B0E" w:rsidP="00AE2B0E">
      <w:pPr>
        <w:rPr>
          <w:ins w:id="151" w:author="Sue Rogers" w:date="2026-09-25T20:00:00Z" w16du:dateUtc="2026-09-26T00:00:00Z"/>
          <w:rFonts w:ascii="Verdana" w:hAnsi="Verdana"/>
          <w:bCs/>
          <w:lang w:val="en-CA"/>
        </w:rPr>
      </w:pPr>
      <w:ins w:id="152" w:author="Sue Rogers" w:date="2026-09-25T20:00:00Z" w16du:dateUtc="2026-09-26T00:00:00Z">
        <w:r w:rsidRPr="00AE2B0E">
          <w:rPr>
            <w:rFonts w:ascii="Verdana" w:hAnsi="Verdana"/>
            <w:b/>
            <w:bCs/>
            <w:lang w:val="en-CA"/>
          </w:rPr>
          <w:t>[D7]</w:t>
        </w:r>
        <w:r w:rsidRPr="00AE2B0E">
          <w:rPr>
            <w:rFonts w:ascii="Verdana" w:hAnsi="Verdana"/>
            <w:bCs/>
            <w:lang w:val="en-CA"/>
          </w:rPr>
          <w:t xml:space="preserve"> Young man, young man get yourself off the ground </w:t>
        </w:r>
      </w:ins>
    </w:p>
    <w:p w14:paraId="3E8FC55B" w14:textId="77777777" w:rsidR="001E1CF0" w:rsidRPr="00AC6355" w:rsidRDefault="001E1CF0" w:rsidP="00AE2B0E">
      <w:pPr>
        <w:rPr>
          <w:ins w:id="153" w:author="Sue Rogers" w:date="2026-09-25T20:00:00Z" w16du:dateUtc="2026-09-26T00:00:00Z"/>
          <w:rFonts w:ascii="Verdana" w:hAnsi="Verdana"/>
          <w:bCs/>
          <w:sz w:val="20"/>
          <w:szCs w:val="20"/>
          <w:lang w:val="en-CA"/>
        </w:rPr>
      </w:pPr>
    </w:p>
    <w:p w14:paraId="15993DF1" w14:textId="05EFD2EE" w:rsidR="00F64B8E" w:rsidRPr="00F44992" w:rsidRDefault="00F64B8E" w:rsidP="001E1CF0">
      <w:pPr>
        <w:rPr>
          <w:ins w:id="154" w:author="Sue Rogers" w:date="2026-09-25T20:00:00Z" w16du:dateUtc="2026-09-26T00:00:00Z"/>
          <w:rFonts w:ascii="Verdana" w:hAnsi="Verdana"/>
          <w:b/>
          <w:bCs/>
          <w:lang w:val="fr-FR"/>
        </w:rPr>
      </w:pPr>
      <w:ins w:id="155" w:author="Sue Rogers" w:date="2026-09-25T20:00:00Z" w16du:dateUtc="2026-09-26T00:00:00Z">
        <w:r w:rsidRPr="00F44992">
          <w:rPr>
            <w:rFonts w:ascii="Verdana" w:hAnsi="Verdana"/>
            <w:b/>
            <w:bCs/>
            <w:lang w:val="fr-FR"/>
          </w:rPr>
          <w:t>INSTRUMENTAL</w:t>
        </w:r>
        <w:r w:rsidR="005E4427" w:rsidRPr="00F44992">
          <w:rPr>
            <w:rFonts w:ascii="Verdana" w:hAnsi="Verdana"/>
            <w:b/>
            <w:bCs/>
            <w:lang w:val="fr-FR"/>
          </w:rPr>
          <w:t>:</w:t>
        </w:r>
      </w:ins>
    </w:p>
    <w:p w14:paraId="3FAC4481" w14:textId="77777777" w:rsidR="005E4427" w:rsidRPr="00F44992" w:rsidRDefault="005E4427" w:rsidP="005E4427">
      <w:pPr>
        <w:rPr>
          <w:ins w:id="156" w:author="Sue Rogers" w:date="2026-09-25T20:00:00Z" w16du:dateUtc="2026-09-26T00:00:00Z"/>
          <w:rFonts w:ascii="Verdana" w:hAnsi="Verdana"/>
          <w:bCs/>
          <w:lang w:val="fr-FR"/>
        </w:rPr>
      </w:pPr>
      <w:ins w:id="157" w:author="Sue Rogers" w:date="2026-09-25T20:00:00Z" w16du:dateUtc="2026-09-26T00:00:00Z">
        <w:r w:rsidRPr="00F44992">
          <w:rPr>
            <w:rFonts w:ascii="Verdana" w:hAnsi="Verdana"/>
            <w:b/>
            <w:bCs/>
            <w:lang w:val="fr-FR"/>
          </w:rPr>
          <w:t>[G]</w:t>
        </w:r>
        <w:r w:rsidRPr="00F44992">
          <w:rPr>
            <w:rFonts w:ascii="Verdana" w:hAnsi="Verdana"/>
            <w:bCs/>
            <w:lang w:val="fr-FR"/>
          </w:rPr>
          <w:t xml:space="preserve"> </w:t>
        </w:r>
        <w:r w:rsidRPr="00F44992">
          <w:rPr>
            <w:rFonts w:ascii="Verdana" w:hAnsi="Verdana"/>
            <w:bCs/>
            <w:color w:val="BFBFBF" w:themeColor="background1" w:themeShade="BF"/>
            <w:lang w:val="fr-FR"/>
          </w:rPr>
          <w:t xml:space="preserve">Y – M – C – A </w:t>
        </w:r>
        <w:r w:rsidRPr="00F44992">
          <w:rPr>
            <w:rFonts w:ascii="Verdana" w:hAnsi="Verdana"/>
            <w:b/>
            <w:bCs/>
            <w:lang w:val="fr-FR"/>
          </w:rPr>
          <w:t>[G]</w:t>
        </w:r>
      </w:ins>
    </w:p>
    <w:p w14:paraId="4ECCD930" w14:textId="77777777" w:rsidR="005E4427" w:rsidRPr="00AE2B0E" w:rsidRDefault="005E4427" w:rsidP="005E4427">
      <w:pPr>
        <w:rPr>
          <w:ins w:id="158" w:author="Sue Rogers" w:date="2026-09-25T20:00:00Z" w16du:dateUtc="2026-09-26T00:00:00Z"/>
          <w:rFonts w:ascii="Verdana" w:hAnsi="Verdana"/>
          <w:bCs/>
          <w:lang w:val="en-CA"/>
        </w:rPr>
      </w:pPr>
      <w:ins w:id="159" w:author="Sue Rogers" w:date="2026-09-25T20:00:00Z" w16du:dateUtc="2026-09-26T00:00:00Z">
        <w:r w:rsidRPr="00AE2B0E">
          <w:rPr>
            <w:rFonts w:ascii="Verdana" w:hAnsi="Verdana"/>
            <w:bCs/>
            <w:color w:val="BFBFBF" w:themeColor="background1" w:themeShade="BF"/>
            <w:lang w:val="en-CA"/>
          </w:rPr>
          <w:t xml:space="preserve">It’s fun to stay at the </w:t>
        </w:r>
        <w:r w:rsidRPr="00AE2B0E">
          <w:rPr>
            <w:rFonts w:ascii="Verdana" w:hAnsi="Verdana"/>
            <w:b/>
            <w:bCs/>
            <w:lang w:val="en-CA"/>
          </w:rPr>
          <w:t>[Em]</w:t>
        </w:r>
        <w:r w:rsidRPr="00AE2B0E">
          <w:rPr>
            <w:rFonts w:ascii="Verdana" w:hAnsi="Verdana"/>
            <w:bCs/>
            <w:lang w:val="en-CA"/>
          </w:rPr>
          <w:t xml:space="preserve"> </w:t>
        </w:r>
        <w:r w:rsidRPr="00AE2B0E">
          <w:rPr>
            <w:rFonts w:ascii="Verdana" w:hAnsi="Verdana"/>
            <w:bCs/>
            <w:color w:val="BFBFBF" w:themeColor="background1" w:themeShade="BF"/>
            <w:lang w:val="en-CA"/>
          </w:rPr>
          <w:t>Y</w:t>
        </w:r>
        <w:r w:rsidRPr="005E4427">
          <w:rPr>
            <w:rFonts w:ascii="Verdana" w:hAnsi="Verdana"/>
            <w:bCs/>
            <w:color w:val="BFBFBF" w:themeColor="background1" w:themeShade="BF"/>
            <w:lang w:val="en-CA"/>
          </w:rPr>
          <w:t xml:space="preserve"> – </w:t>
        </w:r>
        <w:r w:rsidRPr="00AE2B0E">
          <w:rPr>
            <w:rFonts w:ascii="Verdana" w:hAnsi="Verdana"/>
            <w:bCs/>
            <w:color w:val="BFBFBF" w:themeColor="background1" w:themeShade="BF"/>
            <w:lang w:val="en-CA"/>
          </w:rPr>
          <w:t>M</w:t>
        </w:r>
        <w:r w:rsidRPr="005E4427">
          <w:rPr>
            <w:rFonts w:ascii="Verdana" w:hAnsi="Verdana"/>
            <w:bCs/>
            <w:color w:val="BFBFBF" w:themeColor="background1" w:themeShade="BF"/>
            <w:lang w:val="en-CA"/>
          </w:rPr>
          <w:t xml:space="preserve"> – </w:t>
        </w:r>
        <w:r w:rsidRPr="00AE2B0E">
          <w:rPr>
            <w:rFonts w:ascii="Verdana" w:hAnsi="Verdana"/>
            <w:bCs/>
            <w:color w:val="BFBFBF" w:themeColor="background1" w:themeShade="BF"/>
            <w:lang w:val="en-CA"/>
          </w:rPr>
          <w:t>C</w:t>
        </w:r>
        <w:r w:rsidRPr="005E4427">
          <w:rPr>
            <w:rFonts w:ascii="Verdana" w:hAnsi="Verdana"/>
            <w:bCs/>
            <w:color w:val="BFBFBF" w:themeColor="background1" w:themeShade="BF"/>
            <w:lang w:val="en-CA"/>
          </w:rPr>
          <w:t xml:space="preserve"> – </w:t>
        </w:r>
        <w:r w:rsidRPr="005E4427">
          <w:rPr>
            <w:rFonts w:ascii="Verdana" w:hAnsi="Verdana"/>
            <w:color w:val="BFBFBF" w:themeColor="background1" w:themeShade="BF"/>
            <w:lang w:val="en-CA"/>
          </w:rPr>
          <w:t xml:space="preserve">A - </w:t>
        </w:r>
        <w:r w:rsidRPr="00AE2B0E">
          <w:rPr>
            <w:rFonts w:ascii="Verdana" w:hAnsi="Verdana"/>
            <w:b/>
            <w:bCs/>
            <w:lang w:val="en-CA"/>
          </w:rPr>
          <w:t>[Em]</w:t>
        </w:r>
        <w:r w:rsidRPr="00C65C34">
          <w:rPr>
            <w:rFonts w:ascii="Verdana" w:hAnsi="Verdana"/>
            <w:b/>
            <w:bCs/>
            <w:lang w:val="en-CA"/>
          </w:rPr>
          <w:t xml:space="preserve"> </w:t>
        </w:r>
        <w:r w:rsidRPr="005E4427">
          <w:rPr>
            <w:rFonts w:ascii="Verdana" w:hAnsi="Verdana"/>
            <w:color w:val="BFBFBF" w:themeColor="background1" w:themeShade="BF"/>
            <w:lang w:val="en-CA"/>
          </w:rPr>
          <w:t>A</w:t>
        </w:r>
      </w:ins>
    </w:p>
    <w:p w14:paraId="6EE739A9" w14:textId="7608217E" w:rsidR="004B25E1" w:rsidRPr="00AE2B0E" w:rsidRDefault="004B25E1" w:rsidP="004B25E1">
      <w:pPr>
        <w:rPr>
          <w:ins w:id="160" w:author="Sue Rogers" w:date="2026-09-25T20:00:00Z" w16du:dateUtc="2026-09-26T00:00:00Z"/>
          <w:rFonts w:ascii="Verdana" w:hAnsi="Verdana"/>
          <w:bCs/>
          <w:lang w:val="en-CA"/>
        </w:rPr>
      </w:pPr>
      <w:ins w:id="161" w:author="Sue Rogers" w:date="2026-09-25T20:00:00Z" w16du:dateUtc="2026-09-26T00:00:00Z">
        <w:r w:rsidRPr="00AE2B0E">
          <w:rPr>
            <w:rFonts w:ascii="Verdana" w:hAnsi="Verdana"/>
            <w:bCs/>
            <w:color w:val="BFBFBF" w:themeColor="background1" w:themeShade="BF"/>
            <w:lang w:val="en-CA"/>
          </w:rPr>
          <w:t xml:space="preserve">They have </w:t>
        </w:r>
        <w:r w:rsidRPr="00AE2B0E">
          <w:rPr>
            <w:rFonts w:ascii="Verdana" w:hAnsi="Verdana"/>
            <w:b/>
            <w:bCs/>
            <w:lang w:val="en-CA"/>
          </w:rPr>
          <w:t>[</w:t>
        </w:r>
        <w:r w:rsidRPr="00C65C34">
          <w:rPr>
            <w:rFonts w:ascii="Verdana" w:hAnsi="Verdana"/>
            <w:b/>
            <w:bCs/>
            <w:lang w:val="en-CA"/>
          </w:rPr>
          <w:t>Am</w:t>
        </w:r>
        <w:r w:rsidRPr="00AE2B0E">
          <w:rPr>
            <w:rFonts w:ascii="Verdana" w:hAnsi="Verdana"/>
            <w:b/>
            <w:bCs/>
            <w:lang w:val="en-CA"/>
          </w:rPr>
          <w:t>]</w:t>
        </w:r>
        <w:r w:rsidRPr="00AE2B0E">
          <w:rPr>
            <w:rFonts w:ascii="Verdana" w:hAnsi="Verdana"/>
            <w:bCs/>
            <w:lang w:val="en-CA"/>
          </w:rPr>
          <w:t xml:space="preserve"> </w:t>
        </w:r>
        <w:r w:rsidRPr="00AE2B0E">
          <w:rPr>
            <w:rFonts w:ascii="Verdana" w:hAnsi="Verdana"/>
            <w:bCs/>
            <w:color w:val="BFBFBF" w:themeColor="background1" w:themeShade="BF"/>
            <w:lang w:val="en-CA"/>
          </w:rPr>
          <w:t>everything for you</w:t>
        </w:r>
        <w:r w:rsidRPr="004B25E1">
          <w:rPr>
            <w:rFonts w:ascii="Verdana" w:hAnsi="Verdana"/>
            <w:bCs/>
            <w:color w:val="BFBFBF" w:themeColor="background1" w:themeShade="BF"/>
            <w:lang w:val="en-CA"/>
          </w:rPr>
          <w:t>ng</w:t>
        </w:r>
        <w:r w:rsidRPr="00AE2B0E">
          <w:rPr>
            <w:rFonts w:ascii="Verdana" w:hAnsi="Verdana"/>
            <w:bCs/>
            <w:color w:val="BFBFBF" w:themeColor="background1" w:themeShade="BF"/>
            <w:lang w:val="en-CA"/>
          </w:rPr>
          <w:t xml:space="preserve"> </w:t>
        </w:r>
        <w:r w:rsidRPr="00C65C34">
          <w:rPr>
            <w:rFonts w:ascii="Verdana" w:hAnsi="Verdana"/>
            <w:b/>
            <w:lang w:val="en-CA"/>
          </w:rPr>
          <w:t>[C]</w:t>
        </w:r>
        <w:r w:rsidRPr="00C65C34">
          <w:rPr>
            <w:rFonts w:ascii="Verdana" w:hAnsi="Verdana"/>
            <w:bCs/>
            <w:lang w:val="en-CA"/>
          </w:rPr>
          <w:t xml:space="preserve"> </w:t>
        </w:r>
        <w:r w:rsidRPr="00AE2B0E">
          <w:rPr>
            <w:rFonts w:ascii="Verdana" w:hAnsi="Verdana"/>
            <w:bCs/>
            <w:color w:val="BFBFBF" w:themeColor="background1" w:themeShade="BF"/>
            <w:lang w:val="en-CA"/>
          </w:rPr>
          <w:t>men to enjoy</w:t>
        </w:r>
      </w:ins>
    </w:p>
    <w:p w14:paraId="379C0B4C" w14:textId="77777777" w:rsidR="004B25E1" w:rsidRDefault="004B25E1" w:rsidP="004B25E1">
      <w:pPr>
        <w:rPr>
          <w:ins w:id="162" w:author="Sue Rogers" w:date="2026-09-25T20:00:00Z" w16du:dateUtc="2026-09-26T00:00:00Z"/>
          <w:rFonts w:ascii="Verdana" w:hAnsi="Verdana"/>
          <w:bCs/>
          <w:lang w:val="en-CA"/>
        </w:rPr>
      </w:pPr>
      <w:ins w:id="163" w:author="Sue Rogers" w:date="2026-09-25T20:00:00Z" w16du:dateUtc="2026-09-26T00:00:00Z">
        <w:r w:rsidRPr="00AE2B0E">
          <w:rPr>
            <w:rFonts w:ascii="Verdana" w:hAnsi="Verdana"/>
            <w:bCs/>
            <w:color w:val="BFBFBF" w:themeColor="background1" w:themeShade="BF"/>
            <w:lang w:val="en-CA"/>
          </w:rPr>
          <w:t xml:space="preserve">You can </w:t>
        </w:r>
        <w:r w:rsidRPr="00AE2B0E">
          <w:rPr>
            <w:rFonts w:ascii="Verdana" w:hAnsi="Verdana"/>
            <w:b/>
            <w:bCs/>
            <w:lang w:val="en-CA"/>
          </w:rPr>
          <w:t>[D7]</w:t>
        </w:r>
        <w:r w:rsidRPr="00AE2B0E">
          <w:rPr>
            <w:rFonts w:ascii="Verdana" w:hAnsi="Verdana"/>
            <w:bCs/>
            <w:lang w:val="en-CA"/>
          </w:rPr>
          <w:t xml:space="preserve"> </w:t>
        </w:r>
        <w:r w:rsidRPr="00AE2B0E">
          <w:rPr>
            <w:rFonts w:ascii="Verdana" w:hAnsi="Verdana"/>
            <w:bCs/>
            <w:color w:val="BFBFBF" w:themeColor="background1" w:themeShade="BF"/>
            <w:lang w:val="en-CA"/>
          </w:rPr>
          <w:t>hang out with all the boys</w:t>
        </w:r>
        <w:r w:rsidRPr="004B25E1">
          <w:rPr>
            <w:rFonts w:ascii="Verdana" w:hAnsi="Verdana"/>
            <w:bCs/>
            <w:color w:val="BFBFBF" w:themeColor="background1" w:themeShade="BF"/>
            <w:lang w:val="en-CA"/>
          </w:rPr>
          <w:t xml:space="preserve"> </w:t>
        </w:r>
        <w:r w:rsidRPr="00AE2B0E">
          <w:rPr>
            <w:rFonts w:ascii="Verdana" w:hAnsi="Verdana"/>
            <w:b/>
            <w:bCs/>
            <w:lang w:val="en-CA"/>
          </w:rPr>
          <w:t>[D7]</w:t>
        </w:r>
      </w:ins>
    </w:p>
    <w:p w14:paraId="6D4B809B" w14:textId="77777777" w:rsidR="00F64B8E" w:rsidRPr="00AC6355" w:rsidRDefault="00F64B8E" w:rsidP="001E1CF0">
      <w:pPr>
        <w:rPr>
          <w:ins w:id="164" w:author="Sue Rogers" w:date="2026-09-25T20:00:00Z" w16du:dateUtc="2026-09-26T00:00:00Z"/>
          <w:rFonts w:ascii="Verdana" w:hAnsi="Verdana"/>
          <w:sz w:val="20"/>
          <w:szCs w:val="20"/>
          <w:lang w:val="en-CA"/>
        </w:rPr>
      </w:pPr>
    </w:p>
    <w:p w14:paraId="64D9B85E" w14:textId="77777777" w:rsidR="00F64B8E" w:rsidRDefault="00F64B8E" w:rsidP="00F64B8E">
      <w:pPr>
        <w:rPr>
          <w:ins w:id="165" w:author="Sue Rogers" w:date="2026-09-25T20:00:00Z" w16du:dateUtc="2026-09-26T00:00:00Z"/>
          <w:rFonts w:ascii="Verdana" w:hAnsi="Verdana"/>
          <w:bCs/>
          <w:lang w:val="en-CA"/>
        </w:rPr>
      </w:pPr>
      <w:ins w:id="166" w:author="Sue Rogers" w:date="2026-09-25T20:00:00Z" w16du:dateUtc="2026-09-26T00:00:00Z">
        <w:r w:rsidRPr="00AE2B0E">
          <w:rPr>
            <w:rFonts w:ascii="Verdana" w:hAnsi="Verdana"/>
            <w:b/>
            <w:bCs/>
            <w:lang w:val="en-CA"/>
          </w:rPr>
          <w:t>[G]</w:t>
        </w:r>
        <w:r w:rsidRPr="00AE2B0E">
          <w:rPr>
            <w:rFonts w:ascii="Verdana" w:hAnsi="Verdana"/>
            <w:bCs/>
            <w:lang w:val="en-CA"/>
          </w:rPr>
          <w:t xml:space="preserve"> Y</w:t>
        </w:r>
        <w:r>
          <w:rPr>
            <w:rFonts w:ascii="Verdana" w:hAnsi="Verdana"/>
            <w:bCs/>
            <w:lang w:val="en-CA"/>
          </w:rPr>
          <w:t xml:space="preserve"> – </w:t>
        </w:r>
        <w:r w:rsidRPr="00AE2B0E">
          <w:rPr>
            <w:rFonts w:ascii="Verdana" w:hAnsi="Verdana"/>
            <w:bCs/>
            <w:lang w:val="en-CA"/>
          </w:rPr>
          <w:t>M</w:t>
        </w:r>
        <w:r>
          <w:rPr>
            <w:rFonts w:ascii="Verdana" w:hAnsi="Verdana"/>
            <w:bCs/>
            <w:lang w:val="en-CA"/>
          </w:rPr>
          <w:t xml:space="preserve"> – </w:t>
        </w:r>
        <w:r w:rsidRPr="00AE2B0E">
          <w:rPr>
            <w:rFonts w:ascii="Verdana" w:hAnsi="Verdana"/>
            <w:bCs/>
            <w:lang w:val="en-CA"/>
          </w:rPr>
          <w:t>C</w:t>
        </w:r>
        <w:r>
          <w:rPr>
            <w:rFonts w:ascii="Verdana" w:hAnsi="Verdana"/>
            <w:bCs/>
            <w:lang w:val="en-CA"/>
          </w:rPr>
          <w:t xml:space="preserve"> – </w:t>
        </w:r>
        <w:r w:rsidRPr="00AE2B0E">
          <w:rPr>
            <w:rFonts w:ascii="Verdana" w:hAnsi="Verdana"/>
            <w:bCs/>
            <w:lang w:val="en-CA"/>
          </w:rPr>
          <w:t>A</w:t>
        </w:r>
        <w:r>
          <w:rPr>
            <w:rFonts w:ascii="Verdana" w:hAnsi="Verdana"/>
            <w:bCs/>
            <w:lang w:val="en-CA"/>
          </w:rPr>
          <w:t xml:space="preserve"> </w:t>
        </w:r>
        <w:r w:rsidRPr="00AE2B0E">
          <w:rPr>
            <w:rFonts w:ascii="Verdana" w:hAnsi="Verdana"/>
            <w:b/>
            <w:bCs/>
            <w:lang w:val="en-CA"/>
          </w:rPr>
          <w:t>[G]</w:t>
        </w:r>
      </w:ins>
    </w:p>
    <w:p w14:paraId="374657CA" w14:textId="77777777" w:rsidR="005E4427" w:rsidRPr="00AE2B0E" w:rsidRDefault="005E4427" w:rsidP="005E4427">
      <w:pPr>
        <w:rPr>
          <w:ins w:id="167" w:author="Sue Rogers" w:date="2026-09-25T20:00:00Z" w16du:dateUtc="2026-09-26T00:00:00Z"/>
          <w:rFonts w:ascii="Verdana" w:hAnsi="Verdana"/>
          <w:bCs/>
          <w:lang w:val="en-CA"/>
        </w:rPr>
      </w:pPr>
      <w:ins w:id="168" w:author="Sue Rogers" w:date="2026-09-25T20:00:00Z" w16du:dateUtc="2026-09-26T00:00:00Z">
        <w:r w:rsidRPr="00AE2B0E">
          <w:rPr>
            <w:rFonts w:ascii="Verdana" w:hAnsi="Verdana"/>
            <w:bCs/>
            <w:lang w:val="en-CA"/>
          </w:rPr>
          <w:t xml:space="preserve">It’s fun to stay at the </w:t>
        </w:r>
        <w:r w:rsidRPr="00AE2B0E">
          <w:rPr>
            <w:rFonts w:ascii="Verdana" w:hAnsi="Verdana"/>
            <w:b/>
            <w:bCs/>
            <w:lang w:val="en-CA"/>
          </w:rPr>
          <w:t>[Em]</w:t>
        </w:r>
        <w:r w:rsidRPr="00AE2B0E">
          <w:rPr>
            <w:rFonts w:ascii="Verdana" w:hAnsi="Verdana"/>
            <w:bCs/>
            <w:lang w:val="en-CA"/>
          </w:rPr>
          <w:t xml:space="preserve"> Y</w:t>
        </w:r>
        <w:r w:rsidRPr="00C65C34">
          <w:rPr>
            <w:rFonts w:ascii="Verdana" w:hAnsi="Verdana"/>
            <w:bCs/>
            <w:lang w:val="en-CA"/>
          </w:rPr>
          <w:t xml:space="preserve"> – </w:t>
        </w:r>
        <w:r w:rsidRPr="00AE2B0E">
          <w:rPr>
            <w:rFonts w:ascii="Verdana" w:hAnsi="Verdana"/>
            <w:bCs/>
            <w:lang w:val="en-CA"/>
          </w:rPr>
          <w:t>M</w:t>
        </w:r>
        <w:r w:rsidRPr="00C65C34">
          <w:rPr>
            <w:rFonts w:ascii="Verdana" w:hAnsi="Verdana"/>
            <w:bCs/>
            <w:lang w:val="en-CA"/>
          </w:rPr>
          <w:t xml:space="preserve"> – </w:t>
        </w:r>
        <w:r w:rsidRPr="00AE2B0E">
          <w:rPr>
            <w:rFonts w:ascii="Verdana" w:hAnsi="Verdana"/>
            <w:bCs/>
            <w:lang w:val="en-CA"/>
          </w:rPr>
          <w:t>C</w:t>
        </w:r>
        <w:r w:rsidRPr="00C65C34">
          <w:rPr>
            <w:rFonts w:ascii="Verdana" w:hAnsi="Verdana"/>
            <w:bCs/>
            <w:lang w:val="en-CA"/>
          </w:rPr>
          <w:t xml:space="preserve"> – </w:t>
        </w:r>
        <w:r w:rsidRPr="00C65C34">
          <w:rPr>
            <w:rFonts w:ascii="Verdana" w:hAnsi="Verdana"/>
            <w:lang w:val="en-CA"/>
          </w:rPr>
          <w:t xml:space="preserve">A - </w:t>
        </w:r>
        <w:r w:rsidRPr="00AE2B0E">
          <w:rPr>
            <w:rFonts w:ascii="Verdana" w:hAnsi="Verdana"/>
            <w:b/>
            <w:bCs/>
            <w:lang w:val="en-CA"/>
          </w:rPr>
          <w:t>[Em]</w:t>
        </w:r>
        <w:r w:rsidRPr="00C65C34">
          <w:rPr>
            <w:rFonts w:ascii="Verdana" w:hAnsi="Verdana"/>
            <w:b/>
            <w:bCs/>
            <w:lang w:val="en-CA"/>
          </w:rPr>
          <w:t xml:space="preserve"> </w:t>
        </w:r>
        <w:r w:rsidRPr="00C65C34">
          <w:rPr>
            <w:rFonts w:ascii="Verdana" w:hAnsi="Verdana"/>
            <w:lang w:val="en-CA"/>
          </w:rPr>
          <w:t>A</w:t>
        </w:r>
      </w:ins>
    </w:p>
    <w:p w14:paraId="275EA529" w14:textId="1D2175B8" w:rsidR="00F64B8E" w:rsidRPr="00AE2B0E" w:rsidRDefault="00F64B8E" w:rsidP="00F64B8E">
      <w:pPr>
        <w:rPr>
          <w:ins w:id="169" w:author="Sue Rogers" w:date="2026-09-25T20:00:00Z" w16du:dateUtc="2026-09-26T00:00:00Z"/>
          <w:rFonts w:ascii="Verdana" w:hAnsi="Verdana"/>
          <w:bCs/>
          <w:lang w:val="en-CA"/>
        </w:rPr>
      </w:pPr>
      <w:ins w:id="170" w:author="Sue Rogers" w:date="2026-09-25T20:00:00Z" w16du:dateUtc="2026-09-26T00:00:00Z">
        <w:r w:rsidRPr="00AE2B0E">
          <w:rPr>
            <w:rFonts w:ascii="Verdana" w:hAnsi="Verdana"/>
            <w:b/>
            <w:bCs/>
            <w:lang w:val="en-CA"/>
          </w:rPr>
          <w:t>[C]</w:t>
        </w:r>
        <w:r w:rsidRPr="00AE2B0E">
          <w:rPr>
            <w:rFonts w:ascii="Verdana" w:hAnsi="Verdana"/>
            <w:bCs/>
            <w:lang w:val="en-CA"/>
          </w:rPr>
          <w:t xml:space="preserve"> Young man, young man</w:t>
        </w:r>
        <w:r>
          <w:rPr>
            <w:rFonts w:ascii="Verdana" w:hAnsi="Verdana"/>
            <w:bCs/>
            <w:lang w:val="en-CA"/>
          </w:rPr>
          <w:t>, are you listening to me?</w:t>
        </w:r>
      </w:ins>
    </w:p>
    <w:p w14:paraId="74F2E850" w14:textId="7D0AA9CF" w:rsidR="00F64B8E" w:rsidRPr="00AE2B0E" w:rsidRDefault="00F64B8E" w:rsidP="00F64B8E">
      <w:pPr>
        <w:rPr>
          <w:ins w:id="171" w:author="Sue Rogers" w:date="2026-09-25T20:00:00Z" w16du:dateUtc="2026-09-26T00:00:00Z"/>
          <w:rFonts w:ascii="Verdana" w:hAnsi="Verdana"/>
          <w:bCs/>
          <w:lang w:val="en-CA"/>
        </w:rPr>
      </w:pPr>
      <w:ins w:id="172" w:author="Sue Rogers" w:date="2026-09-25T20:00:00Z" w16du:dateUtc="2026-09-26T00:00:00Z">
        <w:r w:rsidRPr="00AE2B0E">
          <w:rPr>
            <w:rFonts w:ascii="Verdana" w:hAnsi="Verdana"/>
            <w:b/>
            <w:bCs/>
            <w:lang w:val="en-CA"/>
          </w:rPr>
          <w:t>[D7]</w:t>
        </w:r>
        <w:r w:rsidRPr="00AE2B0E">
          <w:rPr>
            <w:rFonts w:ascii="Verdana" w:hAnsi="Verdana"/>
            <w:bCs/>
            <w:lang w:val="en-CA"/>
          </w:rPr>
          <w:t xml:space="preserve"> Young man, young man</w:t>
        </w:r>
        <w:r>
          <w:rPr>
            <w:rFonts w:ascii="Verdana" w:hAnsi="Verdana"/>
            <w:bCs/>
            <w:lang w:val="en-CA"/>
          </w:rPr>
          <w:t>,</w:t>
        </w:r>
        <w:r w:rsidRPr="00AE2B0E">
          <w:rPr>
            <w:rFonts w:ascii="Verdana" w:hAnsi="Verdana"/>
            <w:bCs/>
            <w:lang w:val="en-CA"/>
          </w:rPr>
          <w:t xml:space="preserve"> </w:t>
        </w:r>
        <w:r>
          <w:rPr>
            <w:rFonts w:ascii="Verdana" w:hAnsi="Verdana"/>
            <w:bCs/>
            <w:lang w:val="en-CA"/>
          </w:rPr>
          <w:t>what do you want to be?</w:t>
        </w:r>
        <w:r w:rsidRPr="00AE2B0E">
          <w:rPr>
            <w:rFonts w:ascii="Verdana" w:hAnsi="Verdana"/>
            <w:bCs/>
            <w:lang w:val="en-CA"/>
          </w:rPr>
          <w:t xml:space="preserve"> </w:t>
        </w:r>
      </w:ins>
    </w:p>
    <w:p w14:paraId="56464369" w14:textId="77777777" w:rsidR="00F64B8E" w:rsidRPr="00AC6355" w:rsidRDefault="00F64B8E" w:rsidP="001E1CF0">
      <w:pPr>
        <w:rPr>
          <w:ins w:id="173" w:author="Sue Rogers" w:date="2026-09-25T20:00:00Z" w16du:dateUtc="2026-09-26T00:00:00Z"/>
          <w:rFonts w:ascii="Verdana" w:hAnsi="Verdana"/>
          <w:sz w:val="12"/>
          <w:szCs w:val="12"/>
          <w:lang w:val="en-CA"/>
        </w:rPr>
      </w:pPr>
    </w:p>
    <w:p w14:paraId="5F36C1A4" w14:textId="32EA0172" w:rsidR="001E1CF0" w:rsidRDefault="001E1CF0" w:rsidP="001E1CF0">
      <w:pPr>
        <w:rPr>
          <w:ins w:id="174" w:author="Sue Rogers" w:date="2026-09-25T20:00:00Z" w16du:dateUtc="2026-09-26T00:00:00Z"/>
          <w:rFonts w:ascii="Verdana" w:hAnsi="Verdana"/>
          <w:bCs/>
          <w:lang w:val="en-CA"/>
        </w:rPr>
      </w:pPr>
      <w:ins w:id="175" w:author="Sue Rogers" w:date="2026-09-25T20:00:00Z" w16du:dateUtc="2026-09-26T00:00:00Z">
        <w:r w:rsidRPr="00AE2B0E">
          <w:rPr>
            <w:rFonts w:ascii="Verdana" w:hAnsi="Verdana"/>
            <w:b/>
            <w:bCs/>
            <w:lang w:val="en-CA"/>
          </w:rPr>
          <w:t>[G]</w:t>
        </w:r>
        <w:r w:rsidRPr="00AE2B0E">
          <w:rPr>
            <w:rFonts w:ascii="Verdana" w:hAnsi="Verdana"/>
            <w:bCs/>
            <w:lang w:val="en-CA"/>
          </w:rPr>
          <w:t xml:space="preserve"> Y</w:t>
        </w:r>
        <w:r>
          <w:rPr>
            <w:rFonts w:ascii="Verdana" w:hAnsi="Verdana"/>
            <w:bCs/>
            <w:lang w:val="en-CA"/>
          </w:rPr>
          <w:t xml:space="preserve"> – </w:t>
        </w:r>
        <w:r w:rsidRPr="00AE2B0E">
          <w:rPr>
            <w:rFonts w:ascii="Verdana" w:hAnsi="Verdana"/>
            <w:bCs/>
            <w:lang w:val="en-CA"/>
          </w:rPr>
          <w:t>M</w:t>
        </w:r>
        <w:r>
          <w:rPr>
            <w:rFonts w:ascii="Verdana" w:hAnsi="Verdana"/>
            <w:bCs/>
            <w:lang w:val="en-CA"/>
          </w:rPr>
          <w:t xml:space="preserve"> – </w:t>
        </w:r>
        <w:r w:rsidRPr="00AE2B0E">
          <w:rPr>
            <w:rFonts w:ascii="Verdana" w:hAnsi="Verdana"/>
            <w:bCs/>
            <w:lang w:val="en-CA"/>
          </w:rPr>
          <w:t>C</w:t>
        </w:r>
        <w:r>
          <w:rPr>
            <w:rFonts w:ascii="Verdana" w:hAnsi="Verdana"/>
            <w:bCs/>
            <w:lang w:val="en-CA"/>
          </w:rPr>
          <w:t xml:space="preserve"> – </w:t>
        </w:r>
        <w:r w:rsidRPr="00AE2B0E">
          <w:rPr>
            <w:rFonts w:ascii="Verdana" w:hAnsi="Verdana"/>
            <w:bCs/>
            <w:lang w:val="en-CA"/>
          </w:rPr>
          <w:t>A</w:t>
        </w:r>
        <w:r>
          <w:rPr>
            <w:rFonts w:ascii="Verdana" w:hAnsi="Verdana"/>
            <w:bCs/>
            <w:lang w:val="en-CA"/>
          </w:rPr>
          <w:t xml:space="preserve"> </w:t>
        </w:r>
        <w:r w:rsidRPr="00AE2B0E">
          <w:rPr>
            <w:rFonts w:ascii="Verdana" w:hAnsi="Verdana"/>
            <w:b/>
            <w:bCs/>
            <w:lang w:val="en-CA"/>
          </w:rPr>
          <w:t>[G]</w:t>
        </w:r>
      </w:ins>
    </w:p>
    <w:p w14:paraId="430224D9" w14:textId="6BF8A452" w:rsidR="00AE2B0E" w:rsidRPr="00AE2B0E" w:rsidRDefault="001E1CF0" w:rsidP="00AE2B0E">
      <w:pPr>
        <w:rPr>
          <w:ins w:id="176" w:author="Sue Rogers" w:date="2026-09-25T20:00:00Z" w16du:dateUtc="2026-09-26T00:00:00Z"/>
          <w:rFonts w:ascii="Verdana" w:hAnsi="Verdana"/>
          <w:bCs/>
          <w:lang w:val="en-CA"/>
        </w:rPr>
      </w:pPr>
      <w:ins w:id="177" w:author="Sue Rogers" w:date="2026-09-25T20:00:00Z" w16du:dateUtc="2026-09-26T00:00:00Z">
        <w:r w:rsidRPr="00421A04">
          <w:rPr>
            <w:rFonts w:ascii="Verdana" w:hAnsi="Verdana"/>
            <w:bCs/>
            <w:lang w:val="en-CA"/>
          </w:rPr>
          <w:t>You</w:t>
        </w:r>
        <w:r w:rsidR="00A102AC" w:rsidRPr="00421A04">
          <w:rPr>
            <w:rFonts w:ascii="Verdana" w:hAnsi="Verdana"/>
            <w:bCs/>
            <w:lang w:val="en-CA"/>
          </w:rPr>
          <w:t>’ll</w:t>
        </w:r>
        <w:r w:rsidR="00A102AC">
          <w:rPr>
            <w:rFonts w:ascii="Verdana" w:hAnsi="Verdana"/>
            <w:bCs/>
            <w:lang w:val="en-CA"/>
          </w:rPr>
          <w:t xml:space="preserve"> find it at </w:t>
        </w:r>
        <w:r>
          <w:rPr>
            <w:rFonts w:ascii="Verdana" w:hAnsi="Verdana"/>
            <w:bCs/>
            <w:lang w:val="en-CA"/>
          </w:rPr>
          <w:t>the</w:t>
        </w:r>
        <w:r w:rsidR="00AE2B0E" w:rsidRPr="00AE2B0E">
          <w:rPr>
            <w:rFonts w:ascii="Verdana" w:hAnsi="Verdana"/>
            <w:bCs/>
            <w:lang w:val="en-CA"/>
          </w:rPr>
          <w:t xml:space="preserve"> </w:t>
        </w:r>
        <w:r w:rsidR="005E4427" w:rsidRPr="00AE2B0E">
          <w:rPr>
            <w:rFonts w:ascii="Verdana" w:hAnsi="Verdana"/>
            <w:b/>
            <w:bCs/>
            <w:lang w:val="en-CA"/>
          </w:rPr>
          <w:t>[Em]</w:t>
        </w:r>
        <w:r w:rsidR="005E4427" w:rsidRPr="00AE2B0E">
          <w:rPr>
            <w:rFonts w:ascii="Verdana" w:hAnsi="Verdana"/>
            <w:bCs/>
            <w:lang w:val="en-CA"/>
          </w:rPr>
          <w:t xml:space="preserve"> Y</w:t>
        </w:r>
        <w:r w:rsidR="005E4427" w:rsidRPr="00C65C34">
          <w:rPr>
            <w:rFonts w:ascii="Verdana" w:hAnsi="Verdana"/>
            <w:bCs/>
            <w:lang w:val="en-CA"/>
          </w:rPr>
          <w:t xml:space="preserve"> – </w:t>
        </w:r>
        <w:r w:rsidR="005E4427" w:rsidRPr="00AE2B0E">
          <w:rPr>
            <w:rFonts w:ascii="Verdana" w:hAnsi="Verdana"/>
            <w:bCs/>
            <w:lang w:val="en-CA"/>
          </w:rPr>
          <w:t>M</w:t>
        </w:r>
        <w:r w:rsidR="005E4427" w:rsidRPr="00C65C34">
          <w:rPr>
            <w:rFonts w:ascii="Verdana" w:hAnsi="Verdana"/>
            <w:bCs/>
            <w:lang w:val="en-CA"/>
          </w:rPr>
          <w:t xml:space="preserve"> – </w:t>
        </w:r>
        <w:r w:rsidR="005E4427" w:rsidRPr="00AE2B0E">
          <w:rPr>
            <w:rFonts w:ascii="Verdana" w:hAnsi="Verdana"/>
            <w:bCs/>
            <w:lang w:val="en-CA"/>
          </w:rPr>
          <w:t>C</w:t>
        </w:r>
        <w:r w:rsidR="005E4427" w:rsidRPr="00C65C34">
          <w:rPr>
            <w:rFonts w:ascii="Verdana" w:hAnsi="Verdana"/>
            <w:bCs/>
            <w:lang w:val="en-CA"/>
          </w:rPr>
          <w:t xml:space="preserve"> – </w:t>
        </w:r>
        <w:r w:rsidR="005E4427" w:rsidRPr="00C65C34">
          <w:rPr>
            <w:rFonts w:ascii="Verdana" w:hAnsi="Verdana"/>
            <w:lang w:val="en-CA"/>
          </w:rPr>
          <w:t xml:space="preserve">A - </w:t>
        </w:r>
        <w:r w:rsidR="005E4427" w:rsidRPr="00AE2B0E">
          <w:rPr>
            <w:rFonts w:ascii="Verdana" w:hAnsi="Verdana"/>
            <w:b/>
            <w:bCs/>
            <w:lang w:val="en-CA"/>
          </w:rPr>
          <w:t>[Em]</w:t>
        </w:r>
        <w:r w:rsidR="005E4427" w:rsidRPr="00C65C34">
          <w:rPr>
            <w:rFonts w:ascii="Verdana" w:hAnsi="Verdana"/>
            <w:b/>
            <w:bCs/>
            <w:lang w:val="en-CA"/>
          </w:rPr>
          <w:t xml:space="preserve"> </w:t>
        </w:r>
        <w:r w:rsidR="005E4427" w:rsidRPr="00C65C34">
          <w:rPr>
            <w:rFonts w:ascii="Verdana" w:hAnsi="Verdana"/>
            <w:lang w:val="en-CA"/>
          </w:rPr>
          <w:t>A</w:t>
        </w:r>
      </w:ins>
    </w:p>
    <w:p w14:paraId="75975F61" w14:textId="5434C02B" w:rsidR="0095000E" w:rsidRDefault="001E1CF0" w:rsidP="00AE2B0E">
      <w:pPr>
        <w:rPr>
          <w:ins w:id="178" w:author="Sue Rogers" w:date="2026-09-25T20:00:00Z" w16du:dateUtc="2026-09-26T00:00:00Z"/>
          <w:rFonts w:ascii="Verdana" w:hAnsi="Verdana"/>
          <w:bCs/>
          <w:lang w:val="en-CA"/>
        </w:rPr>
      </w:pPr>
      <w:ins w:id="179" w:author="Sue Rogers" w:date="2026-09-25T20:00:00Z" w16du:dateUtc="2026-09-26T00:00:00Z">
        <w:r w:rsidRPr="00AE2B0E">
          <w:rPr>
            <w:rFonts w:ascii="Verdana" w:hAnsi="Verdana"/>
            <w:b/>
            <w:bCs/>
            <w:lang w:val="en-CA"/>
          </w:rPr>
          <w:t>[</w:t>
        </w:r>
        <w:r>
          <w:rPr>
            <w:rFonts w:ascii="Verdana" w:hAnsi="Verdana"/>
            <w:b/>
            <w:bCs/>
            <w:lang w:val="en-CA"/>
          </w:rPr>
          <w:t>C</w:t>
        </w:r>
        <w:r w:rsidRPr="00AE2B0E">
          <w:rPr>
            <w:rFonts w:ascii="Verdana" w:hAnsi="Verdana"/>
            <w:b/>
            <w:bCs/>
            <w:lang w:val="en-CA"/>
          </w:rPr>
          <w:t>]</w:t>
        </w:r>
        <w:r w:rsidRPr="00AE2B0E">
          <w:rPr>
            <w:rFonts w:ascii="Verdana" w:hAnsi="Verdana"/>
            <w:bCs/>
            <w:lang w:val="en-CA"/>
          </w:rPr>
          <w:t xml:space="preserve"> No man</w:t>
        </w:r>
        <w:r>
          <w:rPr>
            <w:rFonts w:ascii="Verdana" w:hAnsi="Verdana"/>
            <w:bCs/>
            <w:lang w:val="en-CA"/>
          </w:rPr>
          <w:t xml:space="preserve">, young man, </w:t>
        </w:r>
        <w:r w:rsidRPr="00AE2B0E">
          <w:rPr>
            <w:rFonts w:ascii="Verdana" w:hAnsi="Verdana"/>
            <w:bCs/>
            <w:lang w:val="en-CA"/>
          </w:rPr>
          <w:t>does it all by himself</w:t>
        </w:r>
      </w:ins>
    </w:p>
    <w:p w14:paraId="5E267563" w14:textId="7D88A249" w:rsidR="0095000E" w:rsidRDefault="001E1CF0" w:rsidP="00AE2B0E">
      <w:pPr>
        <w:rPr>
          <w:ins w:id="180" w:author="Sue Rogers" w:date="2026-09-25T20:00:00Z" w16du:dateUtc="2026-09-26T00:00:00Z"/>
          <w:rFonts w:ascii="Verdana" w:hAnsi="Verdana"/>
          <w:bCs/>
          <w:lang w:val="en-CA"/>
        </w:rPr>
      </w:pPr>
      <w:ins w:id="181" w:author="Sue Rogers" w:date="2026-09-25T20:00:00Z" w16du:dateUtc="2026-09-26T00:00:00Z">
        <w:r w:rsidRPr="00AE2B0E">
          <w:rPr>
            <w:rFonts w:ascii="Verdana" w:hAnsi="Verdana"/>
            <w:b/>
            <w:bCs/>
            <w:lang w:val="en-CA"/>
          </w:rPr>
          <w:t>[</w:t>
        </w:r>
        <w:r>
          <w:rPr>
            <w:rFonts w:ascii="Verdana" w:hAnsi="Verdana"/>
            <w:b/>
            <w:bCs/>
            <w:lang w:val="en-CA"/>
          </w:rPr>
          <w:t>D7</w:t>
        </w:r>
        <w:r w:rsidRPr="00AE2B0E">
          <w:rPr>
            <w:rFonts w:ascii="Verdana" w:hAnsi="Verdana"/>
            <w:b/>
            <w:bCs/>
            <w:lang w:val="en-CA"/>
          </w:rPr>
          <w:t>]</w:t>
        </w:r>
        <w:r w:rsidRPr="00AE2B0E">
          <w:rPr>
            <w:rFonts w:ascii="Verdana" w:hAnsi="Verdana"/>
            <w:bCs/>
            <w:lang w:val="en-CA"/>
          </w:rPr>
          <w:t xml:space="preserve"> Young man, </w:t>
        </w:r>
        <w:r>
          <w:rPr>
            <w:rFonts w:ascii="Verdana" w:hAnsi="Verdana"/>
            <w:bCs/>
            <w:lang w:val="en-CA"/>
          </w:rPr>
          <w:t xml:space="preserve">young man, </w:t>
        </w:r>
        <w:r w:rsidRPr="00AE2B0E">
          <w:rPr>
            <w:rFonts w:ascii="Verdana" w:hAnsi="Verdana"/>
            <w:bCs/>
            <w:lang w:val="en-CA"/>
          </w:rPr>
          <w:t>put your pride on the shelf</w:t>
        </w:r>
      </w:ins>
    </w:p>
    <w:p w14:paraId="67F528A1" w14:textId="77777777" w:rsidR="00421A04" w:rsidRPr="00AC6355" w:rsidRDefault="00421A04" w:rsidP="00AE2B0E">
      <w:pPr>
        <w:rPr>
          <w:ins w:id="182" w:author="Sue Rogers" w:date="2026-09-25T20:00:00Z" w16du:dateUtc="2026-09-26T00:00:00Z"/>
          <w:rFonts w:ascii="Verdana" w:hAnsi="Verdana"/>
          <w:bCs/>
          <w:sz w:val="12"/>
          <w:szCs w:val="12"/>
          <w:lang w:val="en-CA"/>
        </w:rPr>
      </w:pPr>
    </w:p>
    <w:p w14:paraId="27433C18" w14:textId="77777777" w:rsidR="00421A04" w:rsidRDefault="00421A04" w:rsidP="00421A04">
      <w:pPr>
        <w:rPr>
          <w:ins w:id="183" w:author="Sue Rogers" w:date="2026-09-25T20:00:00Z" w16du:dateUtc="2026-09-26T00:00:00Z"/>
          <w:rFonts w:ascii="Verdana" w:hAnsi="Verdana"/>
          <w:bCs/>
          <w:lang w:val="en-CA"/>
        </w:rPr>
      </w:pPr>
      <w:ins w:id="184" w:author="Sue Rogers" w:date="2026-09-25T20:00:00Z" w16du:dateUtc="2026-09-26T00:00:00Z">
        <w:r w:rsidRPr="00AE2B0E">
          <w:rPr>
            <w:rFonts w:ascii="Verdana" w:hAnsi="Verdana"/>
            <w:b/>
            <w:bCs/>
            <w:lang w:val="en-CA"/>
          </w:rPr>
          <w:t>[G]</w:t>
        </w:r>
        <w:r w:rsidRPr="00AE2B0E">
          <w:rPr>
            <w:rFonts w:ascii="Verdana" w:hAnsi="Verdana"/>
            <w:bCs/>
            <w:lang w:val="en-CA"/>
          </w:rPr>
          <w:t xml:space="preserve"> Y</w:t>
        </w:r>
        <w:r>
          <w:rPr>
            <w:rFonts w:ascii="Verdana" w:hAnsi="Verdana"/>
            <w:bCs/>
            <w:lang w:val="en-CA"/>
          </w:rPr>
          <w:t xml:space="preserve"> – </w:t>
        </w:r>
        <w:r w:rsidRPr="00AE2B0E">
          <w:rPr>
            <w:rFonts w:ascii="Verdana" w:hAnsi="Verdana"/>
            <w:bCs/>
            <w:lang w:val="en-CA"/>
          </w:rPr>
          <w:t>M</w:t>
        </w:r>
        <w:r>
          <w:rPr>
            <w:rFonts w:ascii="Verdana" w:hAnsi="Verdana"/>
            <w:bCs/>
            <w:lang w:val="en-CA"/>
          </w:rPr>
          <w:t xml:space="preserve"> – </w:t>
        </w:r>
        <w:r w:rsidRPr="00AE2B0E">
          <w:rPr>
            <w:rFonts w:ascii="Verdana" w:hAnsi="Verdana"/>
            <w:bCs/>
            <w:lang w:val="en-CA"/>
          </w:rPr>
          <w:t>C</w:t>
        </w:r>
        <w:r>
          <w:rPr>
            <w:rFonts w:ascii="Verdana" w:hAnsi="Verdana"/>
            <w:bCs/>
            <w:lang w:val="en-CA"/>
          </w:rPr>
          <w:t xml:space="preserve"> – </w:t>
        </w:r>
        <w:r w:rsidRPr="00AE2B0E">
          <w:rPr>
            <w:rFonts w:ascii="Verdana" w:hAnsi="Verdana"/>
            <w:bCs/>
            <w:lang w:val="en-CA"/>
          </w:rPr>
          <w:t>A</w:t>
        </w:r>
        <w:r>
          <w:rPr>
            <w:rFonts w:ascii="Verdana" w:hAnsi="Verdana"/>
            <w:bCs/>
            <w:lang w:val="en-CA"/>
          </w:rPr>
          <w:t xml:space="preserve"> </w:t>
        </w:r>
        <w:r w:rsidRPr="00AE2B0E">
          <w:rPr>
            <w:rFonts w:ascii="Verdana" w:hAnsi="Verdana"/>
            <w:b/>
            <w:bCs/>
            <w:lang w:val="en-CA"/>
          </w:rPr>
          <w:t>[G]</w:t>
        </w:r>
      </w:ins>
    </w:p>
    <w:p w14:paraId="59653C75" w14:textId="64159298" w:rsidR="00421A04" w:rsidRPr="00AE2B0E" w:rsidRDefault="00421A04" w:rsidP="00421A04">
      <w:pPr>
        <w:rPr>
          <w:ins w:id="185" w:author="Sue Rogers" w:date="2026-09-25T20:00:00Z" w16du:dateUtc="2026-09-26T00:00:00Z"/>
          <w:rFonts w:ascii="Verdana" w:hAnsi="Verdana"/>
          <w:bCs/>
          <w:lang w:val="en-CA"/>
        </w:rPr>
      </w:pPr>
      <w:ins w:id="186" w:author="Sue Rogers" w:date="2026-09-25T20:00:00Z" w16du:dateUtc="2026-09-26T00:00:00Z">
        <w:r>
          <w:rPr>
            <w:rFonts w:ascii="Verdana" w:hAnsi="Verdana"/>
            <w:bCs/>
            <w:lang w:val="en-CA"/>
          </w:rPr>
          <w:t>And just go to the</w:t>
        </w:r>
        <w:r w:rsidRPr="00AE2B0E">
          <w:rPr>
            <w:rFonts w:ascii="Verdana" w:hAnsi="Verdana"/>
            <w:bCs/>
            <w:lang w:val="en-CA"/>
          </w:rPr>
          <w:t xml:space="preserve"> </w:t>
        </w:r>
        <w:r w:rsidR="005E4427" w:rsidRPr="00AE2B0E">
          <w:rPr>
            <w:rFonts w:ascii="Verdana" w:hAnsi="Verdana"/>
            <w:b/>
            <w:bCs/>
            <w:lang w:val="en-CA"/>
          </w:rPr>
          <w:t>[Em]</w:t>
        </w:r>
        <w:r w:rsidR="005E4427" w:rsidRPr="00AE2B0E">
          <w:rPr>
            <w:rFonts w:ascii="Verdana" w:hAnsi="Verdana"/>
            <w:bCs/>
            <w:lang w:val="en-CA"/>
          </w:rPr>
          <w:t xml:space="preserve"> Y</w:t>
        </w:r>
        <w:r w:rsidR="005E4427" w:rsidRPr="00C65C34">
          <w:rPr>
            <w:rFonts w:ascii="Verdana" w:hAnsi="Verdana"/>
            <w:bCs/>
            <w:lang w:val="en-CA"/>
          </w:rPr>
          <w:t xml:space="preserve"> – </w:t>
        </w:r>
        <w:r w:rsidR="005E4427" w:rsidRPr="00AE2B0E">
          <w:rPr>
            <w:rFonts w:ascii="Verdana" w:hAnsi="Verdana"/>
            <w:bCs/>
            <w:lang w:val="en-CA"/>
          </w:rPr>
          <w:t>M</w:t>
        </w:r>
        <w:r w:rsidR="005E4427" w:rsidRPr="00C65C34">
          <w:rPr>
            <w:rFonts w:ascii="Verdana" w:hAnsi="Verdana"/>
            <w:bCs/>
            <w:lang w:val="en-CA"/>
          </w:rPr>
          <w:t xml:space="preserve"> – </w:t>
        </w:r>
        <w:r w:rsidR="005E4427" w:rsidRPr="00AE2B0E">
          <w:rPr>
            <w:rFonts w:ascii="Verdana" w:hAnsi="Verdana"/>
            <w:bCs/>
            <w:lang w:val="en-CA"/>
          </w:rPr>
          <w:t>C</w:t>
        </w:r>
        <w:r w:rsidR="005E4427" w:rsidRPr="00C65C34">
          <w:rPr>
            <w:rFonts w:ascii="Verdana" w:hAnsi="Verdana"/>
            <w:bCs/>
            <w:lang w:val="en-CA"/>
          </w:rPr>
          <w:t xml:space="preserve"> – </w:t>
        </w:r>
        <w:r w:rsidR="005E4427" w:rsidRPr="00C65C34">
          <w:rPr>
            <w:rFonts w:ascii="Verdana" w:hAnsi="Verdana"/>
            <w:lang w:val="en-CA"/>
          </w:rPr>
          <w:t xml:space="preserve">A - </w:t>
        </w:r>
        <w:r w:rsidR="005E4427" w:rsidRPr="00AE2B0E">
          <w:rPr>
            <w:rFonts w:ascii="Verdana" w:hAnsi="Verdana"/>
            <w:b/>
            <w:bCs/>
            <w:lang w:val="en-CA"/>
          </w:rPr>
          <w:t>[Em]</w:t>
        </w:r>
        <w:r w:rsidR="005E4427" w:rsidRPr="00C65C34">
          <w:rPr>
            <w:rFonts w:ascii="Verdana" w:hAnsi="Verdana"/>
            <w:b/>
            <w:bCs/>
            <w:lang w:val="en-CA"/>
          </w:rPr>
          <w:t xml:space="preserve"> </w:t>
        </w:r>
        <w:r w:rsidR="005E4427" w:rsidRPr="00C65C34">
          <w:rPr>
            <w:rFonts w:ascii="Verdana" w:hAnsi="Verdana"/>
            <w:lang w:val="en-CA"/>
          </w:rPr>
          <w:t>A</w:t>
        </w:r>
      </w:ins>
    </w:p>
    <w:p w14:paraId="2624DC5D" w14:textId="79179F21" w:rsidR="00421A04" w:rsidRPr="00AE2B0E" w:rsidRDefault="00421A04" w:rsidP="00421A04">
      <w:pPr>
        <w:rPr>
          <w:ins w:id="187" w:author="Sue Rogers" w:date="2026-09-25T20:00:00Z" w16du:dateUtc="2026-09-26T00:00:00Z"/>
          <w:rFonts w:ascii="Verdana" w:hAnsi="Verdana"/>
          <w:bCs/>
          <w:lang w:val="en-CA"/>
        </w:rPr>
      </w:pPr>
      <w:ins w:id="188" w:author="Sue Rogers" w:date="2026-09-25T20:00:00Z" w16du:dateUtc="2026-09-26T00:00:00Z">
        <w:r w:rsidRPr="00AE2B0E">
          <w:rPr>
            <w:rFonts w:ascii="Verdana" w:hAnsi="Verdana"/>
            <w:b/>
            <w:bCs/>
            <w:lang w:val="en-CA"/>
          </w:rPr>
          <w:t>[C]</w:t>
        </w:r>
        <w:r w:rsidRPr="00AE2B0E">
          <w:rPr>
            <w:rFonts w:ascii="Verdana" w:hAnsi="Verdana"/>
            <w:bCs/>
            <w:lang w:val="en-CA"/>
          </w:rPr>
          <w:t xml:space="preserve"> Young man, young man</w:t>
        </w:r>
        <w:r>
          <w:rPr>
            <w:rFonts w:ascii="Verdana" w:hAnsi="Verdana"/>
            <w:bCs/>
            <w:lang w:val="en-CA"/>
          </w:rPr>
          <w:t>, I was once in your shoes</w:t>
        </w:r>
      </w:ins>
    </w:p>
    <w:p w14:paraId="31E29CFB" w14:textId="3B3F740B" w:rsidR="00AE2B0E" w:rsidRDefault="00421A04" w:rsidP="00AE2B0E">
      <w:pPr>
        <w:rPr>
          <w:ins w:id="189" w:author="Sue Rogers" w:date="2026-09-25T20:00:00Z" w16du:dateUtc="2026-09-26T00:00:00Z"/>
          <w:rFonts w:ascii="Verdana" w:hAnsi="Verdana"/>
          <w:bCs/>
          <w:lang w:val="en-CA"/>
        </w:rPr>
      </w:pPr>
      <w:ins w:id="190" w:author="Sue Rogers" w:date="2026-09-25T20:00:00Z" w16du:dateUtc="2026-09-26T00:00:00Z">
        <w:r w:rsidRPr="00AE2B0E">
          <w:rPr>
            <w:rFonts w:ascii="Verdana" w:hAnsi="Verdana"/>
            <w:b/>
            <w:bCs/>
            <w:lang w:val="en-CA"/>
          </w:rPr>
          <w:t>[</w:t>
        </w:r>
        <w:r>
          <w:rPr>
            <w:rFonts w:ascii="Verdana" w:hAnsi="Verdana"/>
            <w:b/>
            <w:bCs/>
            <w:lang w:val="en-CA"/>
          </w:rPr>
          <w:t>D7</w:t>
        </w:r>
        <w:r w:rsidRPr="00AE2B0E">
          <w:rPr>
            <w:rFonts w:ascii="Verdana" w:hAnsi="Verdana"/>
            <w:b/>
            <w:bCs/>
            <w:lang w:val="en-CA"/>
          </w:rPr>
          <w:t>]</w:t>
        </w:r>
        <w:r w:rsidRPr="00AE2B0E">
          <w:rPr>
            <w:rFonts w:ascii="Verdana" w:hAnsi="Verdana"/>
            <w:bCs/>
            <w:lang w:val="en-CA"/>
          </w:rPr>
          <w:t xml:space="preserve"> Young man, </w:t>
        </w:r>
        <w:r>
          <w:rPr>
            <w:rFonts w:ascii="Verdana" w:hAnsi="Verdana"/>
            <w:bCs/>
            <w:lang w:val="en-CA"/>
          </w:rPr>
          <w:t>young man, I was down with the blues</w:t>
        </w:r>
        <w:r w:rsidR="00152337">
          <w:rPr>
            <w:rFonts w:ascii="Verdana" w:hAnsi="Verdana"/>
            <w:bCs/>
            <w:lang w:val="en-CA"/>
          </w:rPr>
          <w:t xml:space="preserve"> </w:t>
        </w:r>
        <w:r w:rsidR="00152337" w:rsidRPr="00152337">
          <w:rPr>
            <w:rFonts w:ascii="Verdana" w:hAnsi="Verdana"/>
            <w:b/>
            <w:lang w:val="en-CA"/>
          </w:rPr>
          <w:t>[G]</w:t>
        </w:r>
        <w:r w:rsidR="00152337" w:rsidRPr="00AE2B0E">
          <w:rPr>
            <w:rFonts w:ascii="Verdana" w:hAnsi="Verdana"/>
            <w:b/>
            <w:bCs/>
            <w:lang w:val="en-CA"/>
          </w:rPr>
          <w:sym w:font="Symbol" w:char="F0AF"/>
        </w:r>
      </w:ins>
    </w:p>
    <w:p w14:paraId="7CEEE0C6" w14:textId="77777777" w:rsidR="00A42E3F" w:rsidRPr="00AC6355" w:rsidRDefault="00A42E3F">
      <w:pPr>
        <w:rPr>
          <w:ins w:id="191" w:author="Sue Rogers" w:date="2026-09-25T20:00:00Z" w16du:dateUtc="2026-09-26T00:00:00Z"/>
          <w:rFonts w:ascii="Verdana" w:hAnsi="Verdana"/>
          <w:sz w:val="16"/>
          <w:szCs w:val="16"/>
        </w:rPr>
      </w:pPr>
    </w:p>
    <w:p w14:paraId="63B1B2F5" w14:textId="6B692121" w:rsidR="00B043CF" w:rsidRDefault="008806DF" w:rsidP="00110521">
      <w:pPr>
        <w:rPr>
          <w:ins w:id="192" w:author="Sue Rogers" w:date="2026-09-25T20:00:00Z" w16du:dateUtc="2026-09-26T00:00:00Z"/>
          <w:rFonts w:ascii="Verdana" w:hAnsi="Verdana"/>
          <w:b/>
        </w:rPr>
      </w:pPr>
      <w:ins w:id="193" w:author="Sue Rogers" w:date="2026-09-25T20:00:00Z" w16du:dateUtc="2026-09-26T00:00:00Z">
        <w:r>
          <w:rPr>
            <w:rFonts w:ascii="Verdana" w:hAnsi="Verdana"/>
            <w:b/>
            <w:noProof/>
          </w:rPr>
          <w:drawing>
            <wp:inline distT="0" distB="0" distL="0" distR="0" wp14:anchorId="678D0555" wp14:editId="28126D90">
              <wp:extent cx="457200" cy="609600"/>
              <wp:effectExtent l="0" t="0" r="0" b="0"/>
              <wp:docPr id="176238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602056D" wp14:editId="769717D0">
              <wp:extent cx="457200" cy="609600"/>
              <wp:effectExtent l="0" t="0" r="0" b="0"/>
              <wp:docPr id="547059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1D797203" wp14:editId="5717A2D9">
              <wp:extent cx="457200" cy="609600"/>
              <wp:effectExtent l="0" t="0" r="0" b="0"/>
              <wp:docPr id="26465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40CF3CCB" wp14:editId="695C090B">
              <wp:extent cx="457200" cy="609600"/>
              <wp:effectExtent l="0" t="0" r="0" b="0"/>
              <wp:docPr id="1365192996" name="Picture 1365192996" descr="C:\Ourfiles\Bytown Ukulele Group\Chord Boxes\Hans chord boxes\uke-chords\48x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rfiles\Bytown Ukulele Group\Chord Boxes\Hans chord boxes\uke-chords\48x64\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0AD3C7E9" wp14:editId="79A8F21C">
              <wp:extent cx="457200" cy="609600"/>
              <wp:effectExtent l="0" t="0" r="0" b="0"/>
              <wp:docPr id="12693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15D0C6A" wp14:editId="49B21C3E">
              <wp:extent cx="457200" cy="609600"/>
              <wp:effectExtent l="0" t="0" r="0" b="0"/>
              <wp:docPr id="2089116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0F25947" wp14:editId="7C57E210">
              <wp:extent cx="457200" cy="609600"/>
              <wp:effectExtent l="0" t="0" r="0" b="0"/>
              <wp:docPr id="606836289" name="Picture 606836289" descr="C:\Ourfiles\Bytown Ukulele Group\Chord Boxes\Hans chord boxes\uke-chords\48x6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rfiles\Bytown Ukulele Group\Chord Boxes\Hans chord boxes\uke-chords\48x64\D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28887E2" wp14:editId="5AD1BD8B">
              <wp:extent cx="457200" cy="609600"/>
              <wp:effectExtent l="0" t="0" r="0" b="0"/>
              <wp:docPr id="1235484282" name="Picture 1235484282" descr="C:\Ourfiles\Bytown Ukulele Group\Chord Boxes\Hans chord boxes\uke-chords\48x64\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urfiles\Bytown Ukulele Group\Chord Boxes\Hans chord boxes\uke-chords\48x64\E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3B617289" wp14:editId="2473C0F9">
              <wp:extent cx="457200" cy="609600"/>
              <wp:effectExtent l="0" t="0" r="0" b="0"/>
              <wp:docPr id="1680032083" name="Picture 1680032083" descr="C:\Ourfiles\Bytown Ukulele Group\Chord Boxes\Hans chord boxes\uke-chords\48x64\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rfiles\Bytown Ukulele Group\Chord Boxes\Hans chord boxes\uke-chords\48x64\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ins>
    </w:p>
    <w:p w14:paraId="4C52C13E" w14:textId="77777777" w:rsidR="00276A5B" w:rsidRPr="00F44992" w:rsidRDefault="00276A5B" w:rsidP="00A029D3">
      <w:pPr>
        <w:rPr>
          <w:ins w:id="194" w:author="Sue Rogers" w:date="2026-09-25T20:00:00Z" w16du:dateUtc="2026-09-26T00:00:00Z"/>
          <w:rFonts w:ascii="Verdana" w:hAnsi="Verdana"/>
          <w:sz w:val="8"/>
          <w:szCs w:val="8"/>
        </w:rPr>
      </w:pPr>
    </w:p>
    <w:p w14:paraId="1D3448F4" w14:textId="03D3C657" w:rsidR="001B28B3" w:rsidRPr="001860D6" w:rsidRDefault="00276A5B" w:rsidP="00D22315">
      <w:pPr>
        <w:spacing w:line="480" w:lineRule="auto"/>
        <w:jc w:val="center"/>
        <w:rPr>
          <w:del w:id="195" w:author="Sue Rogers" w:date="2026-09-25T20:00:00Z" w16du:dateUtc="2026-09-26T00:00:00Z"/>
          <w:rFonts w:ascii="Times" w:eastAsia="Arial Unicode MS" w:hAnsi="Times" w:cs="Times New Roman"/>
          <w:b/>
          <w:lang w:val="en-GB"/>
        </w:rPr>
      </w:pPr>
      <w:ins w:id="196" w:author="Sue Rogers" w:date="2026-09-25T20:00:00Z" w16du:dateUtc="2026-09-26T00:00:00Z">
        <w:r>
          <w:fldChar w:fldCharType="begin"/>
        </w:r>
        <w:r>
          <w:instrText>HYPERLINK "http://www.bytownukulele.ca"</w:instrText>
        </w:r>
        <w:r>
          <w:fldChar w:fldCharType="separate"/>
        </w:r>
        <w:r w:rsidRPr="004A587A">
          <w:rPr>
            <w:rStyle w:val="Hyperlink"/>
            <w:rFonts w:ascii="Verdana" w:eastAsia="Calibri" w:hAnsi="Verdana" w:cs="Lucida Console"/>
            <w:sz w:val="28"/>
            <w:szCs w:val="28"/>
          </w:rPr>
          <w:t>www.bytownukulele.ca</w:t>
        </w:r>
        <w:r>
          <w:fldChar w:fldCharType="end"/>
        </w:r>
      </w:ins>
      <w:del w:id="197" w:author="Sue Rogers" w:date="2026-09-25T20:00:00Z" w16du:dateUtc="2026-09-26T00:00:00Z">
        <w:r w:rsidR="004E552B" w:rsidRPr="001860D6">
          <w:rPr>
            <w:rFonts w:ascii="Times" w:eastAsia="Arial Unicode MS" w:hAnsi="Times" w:cs="Times New Roman"/>
            <w:b/>
            <w:lang w:val="en-GB"/>
          </w:rPr>
          <w:delText>Sieyès</w:delText>
        </w:r>
        <w:r w:rsidR="000B03E8" w:rsidRPr="001860D6">
          <w:rPr>
            <w:rFonts w:ascii="Times" w:eastAsia="Arial Unicode MS" w:hAnsi="Times" w:cs="Times New Roman"/>
            <w:b/>
            <w:lang w:val="en-GB"/>
          </w:rPr>
          <w:delText xml:space="preserve"> versus</w:delText>
        </w:r>
        <w:r w:rsidR="00CD638A" w:rsidRPr="001860D6">
          <w:rPr>
            <w:rFonts w:ascii="Times" w:eastAsia="Arial Unicode MS" w:hAnsi="Times" w:cs="Times New Roman"/>
            <w:b/>
            <w:lang w:val="en-GB"/>
          </w:rPr>
          <w:delText xml:space="preserve"> </w:delText>
        </w:r>
        <w:r w:rsidR="00F1010B" w:rsidRPr="001860D6">
          <w:rPr>
            <w:rFonts w:ascii="Times" w:eastAsia="Arial Unicode MS" w:hAnsi="Times" w:cs="Times New Roman"/>
            <w:b/>
            <w:lang w:val="en-GB"/>
          </w:rPr>
          <w:delText>B</w:delText>
        </w:r>
        <w:r w:rsidR="00CD638A" w:rsidRPr="001860D6">
          <w:rPr>
            <w:rFonts w:ascii="Times" w:eastAsia="Arial Unicode MS" w:hAnsi="Times" w:cs="Times New Roman"/>
            <w:b/>
            <w:lang w:val="en-GB"/>
          </w:rPr>
          <w:delText>icameralism</w:delText>
        </w:r>
      </w:del>
    </w:p>
    <w:p w14:paraId="52F9119A" w14:textId="061099B3" w:rsidR="00612E96" w:rsidRPr="001860D6" w:rsidRDefault="00612E96" w:rsidP="00D22315">
      <w:pPr>
        <w:spacing w:line="480" w:lineRule="auto"/>
        <w:jc w:val="center"/>
        <w:rPr>
          <w:del w:id="198" w:author="Sue Rogers" w:date="2026-09-25T20:00:00Z" w16du:dateUtc="2026-09-26T00:00:00Z"/>
          <w:rFonts w:ascii="Times" w:eastAsia="Arial Unicode MS" w:hAnsi="Times" w:cs="Times New Roman"/>
          <w:b/>
          <w:lang w:val="en-GB"/>
        </w:rPr>
      </w:pPr>
      <w:del w:id="199" w:author="Sue Rogers" w:date="2026-09-25T20:00:00Z" w16du:dateUtc="2026-09-26T00:00:00Z">
        <w:r w:rsidRPr="001860D6">
          <w:rPr>
            <w:rFonts w:ascii="Times" w:eastAsia="Arial Unicode MS" w:hAnsi="Times" w:cs="Times New Roman"/>
            <w:b/>
            <w:lang w:val="en-GB"/>
          </w:rPr>
          <w:delText>Lucia Rubinelli</w:delText>
        </w:r>
      </w:del>
    </w:p>
    <w:p w14:paraId="45E51908" w14:textId="77777777" w:rsidR="00612E96" w:rsidRPr="001860D6" w:rsidRDefault="00612E96" w:rsidP="00D22315">
      <w:pPr>
        <w:spacing w:line="480" w:lineRule="auto"/>
        <w:jc w:val="center"/>
        <w:rPr>
          <w:del w:id="200" w:author="Sue Rogers" w:date="2026-09-25T20:00:00Z" w16du:dateUtc="2026-09-26T00:00:00Z"/>
          <w:rFonts w:ascii="Times" w:eastAsia="Arial Unicode MS" w:hAnsi="Times" w:cs="Times New Roman"/>
          <w:b/>
          <w:lang w:val="en-GB"/>
        </w:rPr>
      </w:pPr>
    </w:p>
    <w:p w14:paraId="06334C0D" w14:textId="17EA7C2A" w:rsidR="00612E96" w:rsidRPr="001860D6" w:rsidRDefault="00612E96" w:rsidP="00D22315">
      <w:pPr>
        <w:spacing w:line="480" w:lineRule="auto"/>
        <w:jc w:val="center"/>
        <w:rPr>
          <w:del w:id="201" w:author="Sue Rogers" w:date="2026-09-25T20:00:00Z" w16du:dateUtc="2026-09-26T00:00:00Z"/>
          <w:rFonts w:ascii="Times" w:eastAsia="Arial Unicode MS" w:hAnsi="Times" w:cs="Times New Roman"/>
          <w:lang w:val="en-GB"/>
        </w:rPr>
      </w:pPr>
      <w:del w:id="202" w:author="Sue Rogers" w:date="2026-09-25T20:00:00Z" w16du:dateUtc="2026-09-26T00:00:00Z">
        <w:r w:rsidRPr="001860D6">
          <w:rPr>
            <w:rFonts w:ascii="Times" w:eastAsia="Arial Unicode MS" w:hAnsi="Times" w:cs="Times New Roman"/>
            <w:lang w:val="en-GB"/>
          </w:rPr>
          <w:delText xml:space="preserve">Accepted for publication by </w:delText>
        </w:r>
        <w:r w:rsidRPr="001860D6">
          <w:rPr>
            <w:rFonts w:ascii="Times" w:eastAsia="Arial Unicode MS" w:hAnsi="Times" w:cs="Times New Roman"/>
            <w:i/>
            <w:lang w:val="en-GB"/>
          </w:rPr>
          <w:delText>The Review of Politics</w:delText>
        </w:r>
      </w:del>
    </w:p>
    <w:p w14:paraId="19AA1E25" w14:textId="5471B93B" w:rsidR="00612E96" w:rsidRPr="001860D6" w:rsidRDefault="00612E96" w:rsidP="00D22315">
      <w:pPr>
        <w:spacing w:line="480" w:lineRule="auto"/>
        <w:jc w:val="center"/>
        <w:rPr>
          <w:del w:id="203" w:author="Sue Rogers" w:date="2026-09-25T20:00:00Z" w16du:dateUtc="2026-09-26T00:00:00Z"/>
          <w:rFonts w:ascii="Times" w:eastAsia="Arial Unicode MS" w:hAnsi="Times" w:cs="Times New Roman"/>
          <w:lang w:val="en-GB"/>
        </w:rPr>
      </w:pPr>
      <w:del w:id="204" w:author="Sue Rogers" w:date="2026-09-25T20:00:00Z" w16du:dateUtc="2026-09-26T00:00:00Z">
        <w:r w:rsidRPr="001860D6">
          <w:rPr>
            <w:rFonts w:ascii="Times" w:eastAsia="Arial Unicode MS" w:hAnsi="Times" w:cs="Times New Roman"/>
            <w:lang w:val="en-GB"/>
          </w:rPr>
          <w:delText xml:space="preserve">Please do not </w:delText>
        </w:r>
        <w:r w:rsidR="00510D99" w:rsidRPr="001860D6">
          <w:rPr>
            <w:rFonts w:ascii="Times" w:eastAsia="Arial Unicode MS" w:hAnsi="Times" w:cs="Times New Roman"/>
            <w:lang w:val="en-GB"/>
          </w:rPr>
          <w:delText>cite without permission</w:delText>
        </w:r>
        <w:r w:rsidR="006B3BB9" w:rsidRPr="001860D6">
          <w:rPr>
            <w:rStyle w:val="FootnoteReference"/>
            <w:rFonts w:ascii="Times" w:eastAsia="Arial Unicode MS" w:hAnsi="Times" w:cs="Times New Roman"/>
          </w:rPr>
          <w:footnoteReference w:id="1"/>
        </w:r>
      </w:del>
    </w:p>
    <w:p w14:paraId="3062A24C" w14:textId="77777777" w:rsidR="00612E96" w:rsidRPr="001860D6" w:rsidRDefault="00612E96" w:rsidP="00D22315">
      <w:pPr>
        <w:spacing w:line="480" w:lineRule="auto"/>
        <w:jc w:val="center"/>
        <w:rPr>
          <w:del w:id="207" w:author="Sue Rogers" w:date="2026-09-25T20:00:00Z" w16du:dateUtc="2026-09-26T00:00:00Z"/>
          <w:rFonts w:ascii="Times" w:eastAsia="Arial Unicode MS" w:hAnsi="Times" w:cs="Times New Roman"/>
          <w:lang w:val="en-GB"/>
        </w:rPr>
      </w:pPr>
    </w:p>
    <w:p w14:paraId="54BA964A" w14:textId="24E0D640" w:rsidR="001B28B3" w:rsidRPr="001860D6" w:rsidRDefault="001B28B3" w:rsidP="00AA1851">
      <w:pPr>
        <w:spacing w:before="100" w:beforeAutospacing="1" w:after="100" w:afterAutospacing="1"/>
        <w:jc w:val="both"/>
        <w:rPr>
          <w:del w:id="208" w:author="Sue Rogers" w:date="2026-09-25T20:00:00Z" w16du:dateUtc="2026-09-26T00:00:00Z"/>
          <w:rFonts w:ascii="Times" w:eastAsiaTheme="minorHAnsi" w:hAnsi="Times" w:cs="Times New Roman"/>
          <w:lang w:val="en-GB" w:eastAsia="en-GB"/>
        </w:rPr>
      </w:pPr>
      <w:del w:id="209" w:author="Sue Rogers" w:date="2026-09-25T20:00:00Z" w16du:dateUtc="2026-09-26T00:00:00Z">
        <w:r w:rsidRPr="001860D6">
          <w:rPr>
            <w:rFonts w:ascii="Times" w:eastAsiaTheme="minorHAnsi" w:hAnsi="Times" w:cs="Times New Roman"/>
            <w:sz w:val="22"/>
            <w:szCs w:val="22"/>
            <w:lang w:val="en-GB" w:eastAsia="en-GB"/>
          </w:rPr>
          <w:delText>Bicameralism is traditionally considered necessary to the principle of the limitation of power and, as such, a key feature of the liberal constitutional state. Yet the history of the French Revolution reveals that this has not always been the case and that bicameralism’s relationship to liberal constitutionalism is more complex than it is traditionally assumed.</w:delText>
        </w:r>
        <w:r w:rsidR="00F85096" w:rsidRPr="001860D6">
          <w:rPr>
            <w:rFonts w:ascii="Times" w:eastAsiaTheme="minorHAnsi" w:hAnsi="Times" w:cs="Times New Roman"/>
            <w:sz w:val="22"/>
            <w:szCs w:val="22"/>
            <w:lang w:val="en-GB" w:eastAsia="en-GB"/>
          </w:rPr>
          <w:delText xml:space="preserve"> T</w:delText>
        </w:r>
        <w:r w:rsidRPr="001860D6">
          <w:rPr>
            <w:rFonts w:ascii="Times" w:eastAsiaTheme="minorHAnsi" w:hAnsi="Times" w:cs="Times New Roman"/>
            <w:sz w:val="22"/>
            <w:szCs w:val="22"/>
            <w:lang w:val="en-GB" w:eastAsia="en-GB"/>
          </w:rPr>
          <w:delText xml:space="preserve">his article will discuss how the Abbè </w:delText>
        </w:r>
        <w:r w:rsidR="004E552B" w:rsidRPr="001860D6">
          <w:rPr>
            <w:rFonts w:ascii="Times" w:eastAsiaTheme="minorHAnsi" w:hAnsi="Times" w:cs="Times New Roman"/>
            <w:sz w:val="22"/>
            <w:szCs w:val="22"/>
            <w:lang w:val="en-GB" w:eastAsia="en-GB"/>
          </w:rPr>
          <w:delText>Sieyès</w:delText>
        </w:r>
        <w:r w:rsidRPr="001860D6">
          <w:rPr>
            <w:rFonts w:ascii="Times" w:eastAsiaTheme="minorHAnsi" w:hAnsi="Times" w:cs="Times New Roman"/>
            <w:sz w:val="22"/>
            <w:szCs w:val="22"/>
            <w:lang w:val="en-GB" w:eastAsia="en-GB"/>
          </w:rPr>
          <w:delText xml:space="preserve">, one of the founding fathers of modern constitutionalism, rejected bicameralism not only because it was contrary to the revolutionary principle of equality, but also because it did not actually succeed at limiting power. Even worst, bicameralism would threaten the constitutional system by forcing the legislative power into procedural impasses that would eventually open the way to despotism. Putting </w:delText>
        </w:r>
        <w:r w:rsidR="004E552B" w:rsidRPr="001860D6">
          <w:rPr>
            <w:rFonts w:ascii="Times" w:eastAsiaTheme="minorHAnsi" w:hAnsi="Times" w:cs="Times New Roman"/>
            <w:sz w:val="22"/>
            <w:szCs w:val="22"/>
            <w:lang w:val="en-GB" w:eastAsia="en-GB"/>
          </w:rPr>
          <w:delText>Sieyès</w:delText>
        </w:r>
        <w:r w:rsidRPr="001860D6">
          <w:rPr>
            <w:rFonts w:ascii="Times" w:eastAsiaTheme="minorHAnsi" w:hAnsi="Times" w:cs="Times New Roman"/>
            <w:sz w:val="22"/>
            <w:szCs w:val="22"/>
            <w:lang w:val="en-GB" w:eastAsia="en-GB"/>
          </w:rPr>
          <w:delText xml:space="preserve">’ claims in historical perspective, the paper aims to offer some </w:delText>
        </w:r>
        <w:r w:rsidR="0020295C" w:rsidRPr="001860D6">
          <w:rPr>
            <w:rFonts w:ascii="Times" w:eastAsiaTheme="minorHAnsi" w:hAnsi="Times" w:cs="Times New Roman"/>
            <w:sz w:val="22"/>
            <w:szCs w:val="22"/>
            <w:lang w:val="en-GB" w:eastAsia="en-GB"/>
          </w:rPr>
          <w:delText xml:space="preserve">historical </w:delText>
        </w:r>
        <w:r w:rsidRPr="001860D6">
          <w:rPr>
            <w:rFonts w:ascii="Times" w:eastAsiaTheme="minorHAnsi" w:hAnsi="Times" w:cs="Times New Roman"/>
            <w:sz w:val="22"/>
            <w:szCs w:val="22"/>
            <w:lang w:val="en-GB" w:eastAsia="en-GB"/>
          </w:rPr>
          <w:delText>nuance and insights into bicameralism’s relationship to liberal constitutionalism</w:delText>
        </w:r>
        <w:r w:rsidRPr="001860D6">
          <w:rPr>
            <w:rFonts w:ascii="Times" w:eastAsiaTheme="minorHAnsi" w:hAnsi="Times" w:cs="Times New Roman"/>
            <w:lang w:val="en-GB" w:eastAsia="en-GB"/>
          </w:rPr>
          <w:delText xml:space="preserve">. </w:delText>
        </w:r>
      </w:del>
    </w:p>
    <w:p w14:paraId="1524838E" w14:textId="77777777" w:rsidR="001B28B3" w:rsidRPr="001860D6" w:rsidRDefault="001B28B3" w:rsidP="00D22315">
      <w:pPr>
        <w:spacing w:before="100" w:beforeAutospacing="1" w:after="100" w:afterAutospacing="1" w:line="480" w:lineRule="auto"/>
        <w:jc w:val="both"/>
        <w:rPr>
          <w:del w:id="210" w:author="Sue Rogers" w:date="2026-09-25T20:00:00Z" w16du:dateUtc="2026-09-26T00:00:00Z"/>
          <w:rFonts w:ascii="Times" w:eastAsiaTheme="minorHAnsi" w:hAnsi="Times" w:cs="Times New Roman"/>
          <w:lang w:val="en-GB" w:eastAsia="en-GB"/>
        </w:rPr>
      </w:pPr>
    </w:p>
    <w:p w14:paraId="26065730" w14:textId="58AC09D3" w:rsidR="000E6E2B" w:rsidRPr="001860D6" w:rsidRDefault="00A64DF0" w:rsidP="00D22315">
      <w:pPr>
        <w:spacing w:line="480" w:lineRule="auto"/>
        <w:jc w:val="both"/>
        <w:rPr>
          <w:del w:id="211" w:author="Sue Rogers" w:date="2026-09-25T20:00:00Z" w16du:dateUtc="2026-09-26T00:00:00Z"/>
          <w:rFonts w:ascii="Times" w:eastAsia="Arial Unicode MS" w:hAnsi="Times" w:cs="Times New Roman"/>
          <w:lang w:val="en-GB"/>
        </w:rPr>
      </w:pPr>
      <w:del w:id="212" w:author="Sue Rogers" w:date="2026-09-25T20:00:00Z" w16du:dateUtc="2026-09-26T00:00:00Z">
        <w:r w:rsidRPr="001860D6">
          <w:rPr>
            <w:rFonts w:ascii="Times" w:eastAsia="Arial Unicode MS" w:hAnsi="Times" w:cs="Times New Roman"/>
            <w:lang w:val="en-GB"/>
          </w:rPr>
          <w:delText>One of the key</w:delText>
        </w:r>
        <w:r w:rsidR="000E6E2B" w:rsidRPr="001860D6">
          <w:rPr>
            <w:rFonts w:ascii="Times" w:eastAsia="Arial Unicode MS" w:hAnsi="Times" w:cs="Times New Roman"/>
            <w:lang w:val="en-GB"/>
          </w:rPr>
          <w:delText xml:space="preserve"> tenets of liberal constitutionalism </w:delText>
        </w:r>
        <w:r w:rsidRPr="001860D6">
          <w:rPr>
            <w:rFonts w:ascii="Times" w:eastAsia="Arial Unicode MS" w:hAnsi="Times" w:cs="Times New Roman"/>
            <w:lang w:val="en-GB"/>
          </w:rPr>
          <w:delText>is</w:delText>
        </w:r>
        <w:r w:rsidR="000E6E2B" w:rsidRPr="001860D6">
          <w:rPr>
            <w:rFonts w:ascii="Times" w:eastAsia="Arial Unicode MS" w:hAnsi="Times" w:cs="Times New Roman"/>
            <w:lang w:val="en-GB"/>
          </w:rPr>
          <w:delText xml:space="preserve"> the </w:delText>
        </w:r>
        <w:r w:rsidR="00E9568C" w:rsidRPr="001860D6">
          <w:rPr>
            <w:rFonts w:ascii="Times" w:eastAsia="Arial Unicode MS" w:hAnsi="Times" w:cs="Times New Roman"/>
            <w:lang w:val="en-GB"/>
          </w:rPr>
          <w:delText>idea that power should be limited</w:delText>
        </w:r>
        <w:r w:rsidR="000E6E2B" w:rsidRPr="001860D6">
          <w:rPr>
            <w:rFonts w:ascii="Times" w:eastAsia="Arial Unicode MS" w:hAnsi="Times" w:cs="Times New Roman"/>
            <w:lang w:val="en-GB"/>
          </w:rPr>
          <w:delText xml:space="preserve">. Among the different institutional structures meant to realise </w:delText>
        </w:r>
        <w:r w:rsidRPr="001860D6">
          <w:rPr>
            <w:rFonts w:ascii="Times" w:eastAsia="Arial Unicode MS" w:hAnsi="Times" w:cs="Times New Roman"/>
            <w:lang w:val="en-GB"/>
          </w:rPr>
          <w:delText>this principle</w:delText>
        </w:r>
        <w:r w:rsidR="000E6E2B" w:rsidRPr="001860D6">
          <w:rPr>
            <w:rFonts w:ascii="Times" w:eastAsia="Arial Unicode MS" w:hAnsi="Times" w:cs="Times New Roman"/>
            <w:lang w:val="en-GB"/>
          </w:rPr>
          <w:delText>, persistent preference has been given to bicameral legislative systems. These come in different forms and shapes but are all designed to offer solid guarantees against the concentration of power in the hands of the representatives. Second chambers, the argument goes, not only introduce a further layer of separation of power within the legislative but also act as</w:delText>
        </w:r>
        <w:r w:rsidR="007E6F79" w:rsidRPr="001860D6">
          <w:rPr>
            <w:rFonts w:ascii="Times" w:eastAsia="Arial Unicode MS" w:hAnsi="Times" w:cs="Times New Roman"/>
            <w:lang w:val="en-GB"/>
          </w:rPr>
          <w:delText xml:space="preserve"> checks against abuses of power</w:delText>
        </w:r>
        <w:r w:rsidR="000E6E2B" w:rsidRPr="001860D6">
          <w:rPr>
            <w:rFonts w:ascii="Times" w:eastAsia="Arial Unicode MS" w:hAnsi="Times" w:cs="Times New Roman"/>
            <w:lang w:val="en-GB"/>
          </w:rPr>
          <w:delText xml:space="preserve"> by the representatives</w:delText>
        </w:r>
        <w:r w:rsidR="008A7279" w:rsidRPr="001860D6">
          <w:rPr>
            <w:rFonts w:ascii="Times" w:eastAsia="Arial Unicode MS" w:hAnsi="Times" w:cs="Times New Roman"/>
            <w:lang w:val="en-GB"/>
          </w:rPr>
          <w:delText xml:space="preserve"> in the lower house</w:delText>
        </w:r>
        <w:r w:rsidR="000E6E2B" w:rsidRPr="001860D6">
          <w:rPr>
            <w:rFonts w:ascii="Times" w:eastAsia="Arial Unicode MS" w:hAnsi="Times" w:cs="Times New Roman"/>
            <w:lang w:val="en-GB"/>
          </w:rPr>
          <w:delText>. As such, bicameralism came to be associated not only</w:delText>
        </w:r>
        <w:r w:rsidR="002B3AAC" w:rsidRPr="001860D6">
          <w:rPr>
            <w:rFonts w:ascii="Times" w:eastAsia="Arial Unicode MS" w:hAnsi="Times" w:cs="Times New Roman"/>
            <w:lang w:val="en-GB"/>
          </w:rPr>
          <w:delText xml:space="preserve"> to the principle of </w:delText>
        </w:r>
        <w:r w:rsidR="00E9568C" w:rsidRPr="001860D6">
          <w:rPr>
            <w:rFonts w:ascii="Times" w:eastAsia="Arial Unicode MS" w:hAnsi="Times" w:cs="Times New Roman"/>
            <w:lang w:val="en-GB"/>
          </w:rPr>
          <w:delText>limitation</w:delText>
        </w:r>
        <w:r w:rsidR="002B3AAC" w:rsidRPr="001860D6">
          <w:rPr>
            <w:rFonts w:ascii="Times" w:eastAsia="Arial Unicode MS" w:hAnsi="Times" w:cs="Times New Roman"/>
            <w:lang w:val="en-GB"/>
          </w:rPr>
          <w:delText xml:space="preserve"> </w:delText>
        </w:r>
        <w:r w:rsidR="00E9568C" w:rsidRPr="001860D6">
          <w:rPr>
            <w:rFonts w:ascii="Times" w:eastAsia="Arial Unicode MS" w:hAnsi="Times" w:cs="Times New Roman"/>
            <w:lang w:val="en-GB"/>
          </w:rPr>
          <w:delText>of power</w:delText>
        </w:r>
        <w:r w:rsidR="000E6E2B" w:rsidRPr="001860D6">
          <w:rPr>
            <w:rFonts w:ascii="Times" w:eastAsia="Arial Unicode MS" w:hAnsi="Times" w:cs="Times New Roman"/>
            <w:lang w:val="en-GB"/>
          </w:rPr>
          <w:delText xml:space="preserve"> but also to liberal constitutionalism at large. This is evident</w:delText>
        </w:r>
        <w:r w:rsidR="002C39E0" w:rsidRPr="001860D6">
          <w:rPr>
            <w:rFonts w:ascii="Times" w:eastAsia="Arial Unicode MS" w:hAnsi="Times" w:cs="Times New Roman"/>
            <w:lang w:val="en-GB"/>
          </w:rPr>
          <w:delText xml:space="preserve"> </w:delText>
        </w:r>
        <w:r w:rsidR="000E6E2B" w:rsidRPr="001860D6">
          <w:rPr>
            <w:rFonts w:ascii="Times" w:eastAsia="Arial Unicode MS" w:hAnsi="Times" w:cs="Times New Roman"/>
            <w:lang w:val="en-GB"/>
          </w:rPr>
          <w:delText xml:space="preserve">in </w:delText>
        </w:r>
        <w:r w:rsidR="002C39E0" w:rsidRPr="001860D6">
          <w:rPr>
            <w:rFonts w:ascii="Times" w:eastAsia="Arial Unicode MS" w:hAnsi="Times" w:cs="Times New Roman"/>
            <w:lang w:val="en-GB"/>
          </w:rPr>
          <w:delText xml:space="preserve">both </w:delText>
        </w:r>
        <w:r w:rsidR="000E6E2B" w:rsidRPr="001860D6">
          <w:rPr>
            <w:rFonts w:ascii="Times" w:eastAsia="Arial Unicode MS" w:hAnsi="Times" w:cs="Times New Roman"/>
            <w:lang w:val="en-GB"/>
          </w:rPr>
          <w:delText xml:space="preserve">the history of political thought </w:delText>
        </w:r>
        <w:r w:rsidR="002C39E0" w:rsidRPr="001860D6">
          <w:rPr>
            <w:rFonts w:ascii="Times" w:eastAsia="Arial Unicode MS" w:hAnsi="Times" w:cs="Times New Roman"/>
            <w:lang w:val="en-GB"/>
          </w:rPr>
          <w:delText>and</w:delText>
        </w:r>
        <w:r w:rsidR="000E6E2B" w:rsidRPr="001860D6">
          <w:rPr>
            <w:rFonts w:ascii="Times" w:eastAsia="Arial Unicode MS" w:hAnsi="Times" w:cs="Times New Roman"/>
            <w:lang w:val="en-GB"/>
          </w:rPr>
          <w:delText xml:space="preserve"> the work of contemporary scholars. The American F</w:delText>
        </w:r>
        <w:r w:rsidR="00C53D14" w:rsidRPr="001860D6">
          <w:rPr>
            <w:rFonts w:ascii="Times" w:eastAsia="Arial Unicode MS" w:hAnsi="Times" w:cs="Times New Roman"/>
            <w:lang w:val="en-GB"/>
          </w:rPr>
          <w:delText>oundin</w:delText>
        </w:r>
        <w:r w:rsidR="004259A5" w:rsidRPr="001860D6">
          <w:rPr>
            <w:rFonts w:ascii="Times" w:eastAsia="Arial Unicode MS" w:hAnsi="Times" w:cs="Times New Roman"/>
            <w:lang w:val="en-GB"/>
          </w:rPr>
          <w:delText>g Fathers in the eighteen-</w:delText>
        </w:r>
        <w:r w:rsidR="000E6E2B" w:rsidRPr="001860D6">
          <w:rPr>
            <w:rFonts w:ascii="Times" w:eastAsia="Arial Unicode MS" w:hAnsi="Times" w:cs="Times New Roman"/>
            <w:lang w:val="en-GB"/>
          </w:rPr>
          <w:delText>century as much as Jeremy Waldron today defend bicameralism as a fundamental feature of the liberal constitutional state.</w:delText>
        </w:r>
      </w:del>
    </w:p>
    <w:p w14:paraId="6093E0BE" w14:textId="108B5A60" w:rsidR="00A41ABC" w:rsidRPr="001860D6" w:rsidRDefault="004428CE" w:rsidP="00D22315">
      <w:pPr>
        <w:spacing w:line="480" w:lineRule="auto"/>
        <w:ind w:firstLine="720"/>
        <w:jc w:val="both"/>
        <w:rPr>
          <w:del w:id="213" w:author="Sue Rogers" w:date="2026-09-25T20:00:00Z" w16du:dateUtc="2026-09-26T00:00:00Z"/>
          <w:rStyle w:val="PageNumber"/>
          <w:rFonts w:ascii="Times" w:eastAsia="Arial Unicode MS" w:hAnsi="Times" w:cs="Times New Roman"/>
          <w:lang w:val="en-GB"/>
        </w:rPr>
      </w:pPr>
      <w:del w:id="214" w:author="Sue Rogers" w:date="2026-09-25T20:00:00Z" w16du:dateUtc="2026-09-26T00:00:00Z">
        <w:r w:rsidRPr="001860D6">
          <w:rPr>
            <w:rFonts w:ascii="Times" w:eastAsia="Arial Unicode MS" w:hAnsi="Times" w:cs="Times New Roman"/>
            <w:lang w:val="en-GB"/>
          </w:rPr>
          <w:delText xml:space="preserve">Yet </w:delText>
        </w:r>
        <w:r w:rsidR="002079A2" w:rsidRPr="001860D6">
          <w:rPr>
            <w:rFonts w:ascii="Times" w:eastAsia="Arial Unicode MS" w:hAnsi="Times" w:cs="Times New Roman"/>
            <w:lang w:val="en-GB"/>
          </w:rPr>
          <w:delText xml:space="preserve">the history of the latter’s relationship to bicameralism is </w:delText>
        </w:r>
        <w:r w:rsidR="00A61920" w:rsidRPr="001860D6">
          <w:rPr>
            <w:rFonts w:ascii="Times" w:eastAsia="Arial Unicode MS" w:hAnsi="Times" w:cs="Times New Roman"/>
            <w:lang w:val="en-GB"/>
          </w:rPr>
          <w:delText>slightly</w:delText>
        </w:r>
        <w:r w:rsidR="002079A2" w:rsidRPr="001860D6">
          <w:rPr>
            <w:rFonts w:ascii="Times" w:eastAsia="Arial Unicode MS" w:hAnsi="Times" w:cs="Times New Roman"/>
            <w:lang w:val="en-GB"/>
          </w:rPr>
          <w:delText xml:space="preserve"> more nuanced, as this paper seeks to illustrate. </w:delText>
        </w:r>
        <w:r w:rsidR="00D96871" w:rsidRPr="001860D6">
          <w:rPr>
            <w:rFonts w:ascii="Times" w:eastAsia="Arial Unicode MS" w:hAnsi="Times" w:cs="Times New Roman"/>
            <w:lang w:val="en-GB"/>
          </w:rPr>
          <w:delText xml:space="preserve">Certainly, </w:delText>
        </w:r>
        <w:r w:rsidR="00A61920" w:rsidRPr="001860D6">
          <w:rPr>
            <w:rFonts w:ascii="Times" w:eastAsia="Arial Unicode MS" w:hAnsi="Times" w:cs="Times New Roman"/>
            <w:lang w:val="en-GB"/>
          </w:rPr>
          <w:delText xml:space="preserve">most </w:delText>
        </w:r>
        <w:r w:rsidR="00D96871" w:rsidRPr="001860D6">
          <w:rPr>
            <w:rFonts w:ascii="Times" w:eastAsia="Arial Unicode MS" w:hAnsi="Times" w:cs="Times New Roman"/>
            <w:lang w:val="en-GB"/>
          </w:rPr>
          <w:delText xml:space="preserve">arguments against bicameralism come from forces </w:delText>
        </w:r>
        <w:r w:rsidR="00ED3468" w:rsidRPr="001860D6">
          <w:rPr>
            <w:rFonts w:ascii="Times" w:eastAsia="Arial Unicode MS" w:hAnsi="Times" w:cs="Times New Roman"/>
            <w:lang w:val="en-GB"/>
          </w:rPr>
          <w:delText>external</w:delText>
        </w:r>
        <w:r w:rsidR="00D96871" w:rsidRPr="001860D6">
          <w:rPr>
            <w:rFonts w:ascii="Times" w:eastAsia="Arial Unicode MS" w:hAnsi="Times" w:cs="Times New Roman"/>
            <w:lang w:val="en-GB"/>
          </w:rPr>
          <w:delText xml:space="preserve"> to the liberal constitutional tradition, but these do not concern me here. By contrast, I discuss the work of an author who, besides being one of the main figures of the French Revolution, </w:delText>
        </w:r>
        <w:r w:rsidR="00A61920" w:rsidRPr="001860D6">
          <w:rPr>
            <w:rFonts w:ascii="Times" w:eastAsia="Arial Unicode MS" w:hAnsi="Times" w:cs="Times New Roman"/>
            <w:lang w:val="en-GB"/>
          </w:rPr>
          <w:delText>is</w:delText>
        </w:r>
        <w:r w:rsidR="00D96871" w:rsidRPr="001860D6">
          <w:rPr>
            <w:rFonts w:ascii="Times" w:eastAsia="Arial Unicode MS" w:hAnsi="Times" w:cs="Times New Roman"/>
            <w:lang w:val="en-GB"/>
          </w:rPr>
          <w:delText xml:space="preserve"> </w:delText>
        </w:r>
        <w:r w:rsidR="00897EE5" w:rsidRPr="001860D6">
          <w:rPr>
            <w:rFonts w:ascii="Times" w:eastAsia="Arial Unicode MS" w:hAnsi="Times" w:cs="Times New Roman"/>
            <w:lang w:val="en-GB"/>
          </w:rPr>
          <w:delText>unmistakably</w:delText>
        </w:r>
        <w:r w:rsidR="00D96871" w:rsidRPr="001860D6">
          <w:rPr>
            <w:rFonts w:ascii="Times" w:eastAsia="Arial Unicode MS" w:hAnsi="Times" w:cs="Times New Roman"/>
            <w:lang w:val="en-GB"/>
          </w:rPr>
          <w:delText xml:space="preserve"> recognised as one of the fathers of liberal constitutionalism, especially in its French iterations</w:delText>
        </w:r>
        <w:r w:rsidR="00021050" w:rsidRPr="001860D6">
          <w:rPr>
            <w:rFonts w:ascii="Times" w:eastAsia="Arial Unicode MS" w:hAnsi="Times" w:cs="Times New Roman"/>
            <w:lang w:val="en-GB"/>
          </w:rPr>
          <w:delText xml:space="preserve"> (Pasquino, 1998; Tuck, 2016)</w:delText>
        </w:r>
        <w:r w:rsidR="00D96871" w:rsidRPr="001860D6">
          <w:rPr>
            <w:rFonts w:ascii="Times" w:eastAsia="Arial Unicode MS" w:hAnsi="Times" w:cs="Times New Roman"/>
            <w:lang w:val="en-GB"/>
          </w:rPr>
          <w:delText>.</w:delText>
        </w:r>
        <w:r w:rsidR="00703D1D" w:rsidRPr="001860D6">
          <w:rPr>
            <w:rFonts w:ascii="Times" w:eastAsia="Arial Unicode MS" w:hAnsi="Times" w:cs="Times New Roman"/>
            <w:lang w:val="en-GB"/>
          </w:rPr>
          <w:delText xml:space="preserve"> This person is the Abbé </w:delText>
        </w:r>
        <w:r w:rsidR="004E552B" w:rsidRPr="001860D6">
          <w:rPr>
            <w:rFonts w:ascii="Times" w:eastAsia="Arial Unicode MS" w:hAnsi="Times" w:cs="Times New Roman"/>
            <w:lang w:val="en-GB"/>
          </w:rPr>
          <w:delText>Sieyès</w:delText>
        </w:r>
        <w:r w:rsidR="00703D1D" w:rsidRPr="001860D6">
          <w:rPr>
            <w:rFonts w:ascii="Times" w:eastAsia="Arial Unicode MS" w:hAnsi="Times" w:cs="Times New Roman"/>
            <w:lang w:val="en-GB"/>
          </w:rPr>
          <w:delText>, who consistently opposed the institution of a second chamber in France throughout the Revolution.</w:delText>
        </w:r>
        <w:r w:rsidR="00D96871" w:rsidRPr="001860D6">
          <w:rPr>
            <w:rFonts w:ascii="Times" w:eastAsia="Arial Unicode MS" w:hAnsi="Times" w:cs="Times New Roman"/>
            <w:lang w:val="en-GB"/>
          </w:rPr>
          <w:delText xml:space="preserve"> </w:delText>
        </w:r>
        <w:r w:rsidR="00FE4986" w:rsidRPr="001860D6">
          <w:rPr>
            <w:rFonts w:ascii="Times" w:eastAsia="Arial Unicode MS" w:hAnsi="Times" w:cs="Times New Roman"/>
            <w:lang w:val="en-GB"/>
          </w:rPr>
          <w:delText xml:space="preserve">Parts of </w:delText>
        </w:r>
        <w:r w:rsidR="004E552B" w:rsidRPr="001860D6">
          <w:rPr>
            <w:rFonts w:ascii="Times" w:eastAsia="Arial Unicode MS" w:hAnsi="Times" w:cs="Times New Roman"/>
            <w:lang w:val="en-GB"/>
          </w:rPr>
          <w:delText>Sieyès</w:delText>
        </w:r>
        <w:r w:rsidR="00021050" w:rsidRPr="001860D6">
          <w:rPr>
            <w:rFonts w:ascii="Times" w:eastAsia="Arial Unicode MS" w:hAnsi="Times" w:cs="Times New Roman"/>
            <w:lang w:val="en-GB"/>
          </w:rPr>
          <w:delText>’</w:delText>
        </w:r>
        <w:r w:rsidR="00FE4986" w:rsidRPr="001860D6">
          <w:rPr>
            <w:rFonts w:ascii="Times" w:eastAsia="Arial Unicode MS" w:hAnsi="Times" w:cs="Times New Roman"/>
            <w:lang w:val="en-GB"/>
          </w:rPr>
          <w:delText xml:space="preserve"> argument </w:delText>
        </w:r>
        <w:r w:rsidR="00703D1D" w:rsidRPr="001860D6">
          <w:rPr>
            <w:rFonts w:ascii="Times" w:eastAsia="Arial Unicode MS" w:hAnsi="Times" w:cs="Times New Roman"/>
            <w:lang w:val="en-GB"/>
          </w:rPr>
          <w:delText xml:space="preserve">against bicameralism </w:delText>
        </w:r>
        <w:r w:rsidR="00FE4986" w:rsidRPr="001860D6">
          <w:rPr>
            <w:rFonts w:ascii="Times" w:eastAsia="Arial Unicode MS" w:hAnsi="Times" w:cs="Times New Roman"/>
            <w:lang w:val="en-GB"/>
          </w:rPr>
          <w:delText xml:space="preserve">are interesting for historical reasons. </w:delText>
        </w:r>
        <w:r w:rsidR="00C3564A" w:rsidRPr="001860D6">
          <w:rPr>
            <w:rFonts w:ascii="Times" w:eastAsia="Arial Unicode MS" w:hAnsi="Times" w:cs="Times New Roman"/>
            <w:lang w:val="en-GB"/>
          </w:rPr>
          <w:delText>T</w:delText>
        </w:r>
        <w:r w:rsidR="00B34E05" w:rsidRPr="001860D6">
          <w:rPr>
            <w:rFonts w:ascii="Times" w:eastAsia="Arial Unicode MS" w:hAnsi="Times" w:cs="Times New Roman"/>
            <w:lang w:val="en-GB"/>
          </w:rPr>
          <w:delText xml:space="preserve">here </w:delText>
        </w:r>
        <w:r w:rsidR="00C3564A" w:rsidRPr="001860D6">
          <w:rPr>
            <w:rFonts w:ascii="Times" w:eastAsia="Arial Unicode MS" w:hAnsi="Times" w:cs="Times New Roman"/>
            <w:lang w:val="en-GB"/>
          </w:rPr>
          <w:delText xml:space="preserve">exist </w:delText>
        </w:r>
        <w:r w:rsidR="00B34E05" w:rsidRPr="001860D6">
          <w:rPr>
            <w:rFonts w:ascii="Times" w:eastAsia="Arial Unicode MS" w:hAnsi="Times" w:cs="Times New Roman"/>
            <w:lang w:val="en-GB"/>
          </w:rPr>
          <w:delText xml:space="preserve">only </w:delText>
        </w:r>
        <w:r w:rsidR="00897EE5" w:rsidRPr="001860D6">
          <w:rPr>
            <w:rFonts w:ascii="Times" w:eastAsia="Arial Unicode MS" w:hAnsi="Times" w:cs="Times New Roman"/>
            <w:lang w:val="en-GB"/>
          </w:rPr>
          <w:delText>a handful of</w:delText>
        </w:r>
        <w:r w:rsidR="00C3564A" w:rsidRPr="001860D6">
          <w:rPr>
            <w:rFonts w:ascii="Times" w:eastAsia="Arial Unicode MS" w:hAnsi="Times" w:cs="Times New Roman"/>
            <w:lang w:val="en-GB"/>
          </w:rPr>
          <w:delText xml:space="preserve"> </w:delText>
        </w:r>
        <w:r w:rsidR="00302D7E" w:rsidRPr="001860D6">
          <w:rPr>
            <w:rFonts w:ascii="Times" w:eastAsia="Arial Unicode MS" w:hAnsi="Times" w:cs="Times New Roman"/>
            <w:lang w:val="en-GB"/>
          </w:rPr>
          <w:delText>studies about</w:delText>
        </w:r>
        <w:r w:rsidR="00C3564A" w:rsidRPr="001860D6">
          <w:rPr>
            <w:rFonts w:ascii="Times" w:eastAsia="Arial Unicode MS" w:hAnsi="Times" w:cs="Times New Roman"/>
            <w:lang w:val="en-GB"/>
          </w:rPr>
          <w:delText xml:space="preserve"> French debates on bicameralism</w:delText>
        </w:r>
        <w:r w:rsidR="00C87E51" w:rsidRPr="001860D6">
          <w:rPr>
            <w:rFonts w:ascii="Times" w:eastAsia="Arial Unicode MS" w:hAnsi="Times" w:cs="Times New Roman"/>
            <w:lang w:val="en-GB"/>
          </w:rPr>
          <w:delText xml:space="preserve"> (Appleby, 1971; Craiutu, 2012; Israel, 2014; Troper, </w:delText>
        </w:r>
        <w:r w:rsidR="00C51D8B" w:rsidRPr="001860D6">
          <w:rPr>
            <w:rFonts w:ascii="Times" w:eastAsia="Arial Unicode MS" w:hAnsi="Times" w:cs="Times New Roman"/>
            <w:lang w:val="en-GB"/>
          </w:rPr>
          <w:delText>1994</w:delText>
        </w:r>
        <w:r w:rsidR="00C87E51" w:rsidRPr="001860D6">
          <w:rPr>
            <w:rFonts w:ascii="Times" w:eastAsia="Arial Unicode MS" w:hAnsi="Times" w:cs="Times New Roman"/>
            <w:lang w:val="en-GB"/>
          </w:rPr>
          <w:delText>)</w:delText>
        </w:r>
        <w:r w:rsidR="00C3564A" w:rsidRPr="001860D6">
          <w:rPr>
            <w:rFonts w:ascii="Times" w:eastAsia="Arial Unicode MS" w:hAnsi="Times" w:cs="Times New Roman"/>
            <w:lang w:val="en-GB"/>
          </w:rPr>
          <w:delText xml:space="preserve">, and </w:delText>
        </w:r>
        <w:r w:rsidR="00B34E05" w:rsidRPr="001860D6">
          <w:rPr>
            <w:rFonts w:ascii="Times" w:eastAsia="Arial Unicode MS" w:hAnsi="Times" w:cs="Times New Roman"/>
            <w:lang w:val="en-GB"/>
          </w:rPr>
          <w:delText>very</w:delText>
        </w:r>
        <w:r w:rsidR="00C3564A" w:rsidRPr="001860D6">
          <w:rPr>
            <w:rFonts w:ascii="Times" w:eastAsia="Arial Unicode MS" w:hAnsi="Times" w:cs="Times New Roman"/>
            <w:lang w:val="en-GB"/>
          </w:rPr>
          <w:delText xml:space="preserve"> rarely </w:delText>
        </w:r>
        <w:r w:rsidR="004E552B" w:rsidRPr="001860D6">
          <w:rPr>
            <w:rFonts w:ascii="Times" w:eastAsia="Arial Unicode MS" w:hAnsi="Times" w:cs="Times New Roman"/>
            <w:lang w:val="en-GB"/>
          </w:rPr>
          <w:delText>Sieyès</w:delText>
        </w:r>
        <w:r w:rsidR="00C3564A" w:rsidRPr="001860D6">
          <w:rPr>
            <w:rFonts w:ascii="Times" w:eastAsia="Arial Unicode MS" w:hAnsi="Times" w:cs="Times New Roman"/>
            <w:lang w:val="en-GB"/>
          </w:rPr>
          <w:delText xml:space="preserve">’ role in them has received the attention it deserves. </w:delText>
        </w:r>
        <w:r w:rsidR="00914E01" w:rsidRPr="001860D6">
          <w:rPr>
            <w:rFonts w:ascii="Times" w:eastAsia="Arial Unicode MS" w:hAnsi="Times" w:cs="Times New Roman"/>
            <w:lang w:val="en-GB"/>
          </w:rPr>
          <w:delText>This is b</w:delText>
        </w:r>
        <w:r w:rsidR="00B34E05" w:rsidRPr="001860D6">
          <w:rPr>
            <w:rFonts w:ascii="Times" w:eastAsia="Arial Unicode MS" w:hAnsi="Times" w:cs="Times New Roman"/>
            <w:lang w:val="en-GB"/>
          </w:rPr>
          <w:delText xml:space="preserve">ecause </w:delText>
        </w:r>
        <w:r w:rsidR="00914E01" w:rsidRPr="001860D6">
          <w:rPr>
            <w:rFonts w:ascii="Times" w:eastAsia="Arial Unicode MS" w:hAnsi="Times" w:cs="Times New Roman"/>
            <w:lang w:val="en-GB"/>
          </w:rPr>
          <w:delText>his critique of bicameralism has</w:delText>
        </w:r>
        <w:r w:rsidR="00B34E05" w:rsidRPr="001860D6">
          <w:rPr>
            <w:rFonts w:ascii="Times" w:eastAsia="Arial Unicode MS" w:hAnsi="Times" w:cs="Times New Roman"/>
            <w:lang w:val="en-GB"/>
          </w:rPr>
          <w:delText xml:space="preserve"> often</w:delText>
        </w:r>
        <w:r w:rsidR="00914E01" w:rsidRPr="001860D6">
          <w:rPr>
            <w:rFonts w:ascii="Times" w:eastAsia="Arial Unicode MS" w:hAnsi="Times" w:cs="Times New Roman"/>
            <w:lang w:val="en-GB"/>
          </w:rPr>
          <w:delText xml:space="preserve"> been taken to be the same as that offered by Condorcet and other </w:delText>
        </w:r>
        <w:r w:rsidR="00BC1D49" w:rsidRPr="001860D6">
          <w:rPr>
            <w:rFonts w:ascii="Times" w:eastAsia="Arial Unicode MS" w:hAnsi="Times" w:cs="Times New Roman"/>
            <w:i/>
            <w:lang w:val="en-GB"/>
          </w:rPr>
          <w:delText>a</w:delText>
        </w:r>
        <w:r w:rsidR="00897EE5" w:rsidRPr="001860D6">
          <w:rPr>
            <w:rFonts w:ascii="Times" w:eastAsia="Arial Unicode MS" w:hAnsi="Times" w:cs="Times New Roman"/>
            <w:i/>
            <w:lang w:val="en-GB"/>
          </w:rPr>
          <w:delText>méricanistes</w:delText>
        </w:r>
        <w:r w:rsidR="00897EE5" w:rsidRPr="001860D6">
          <w:rPr>
            <w:rFonts w:ascii="Times" w:eastAsia="Arial Unicode MS" w:hAnsi="Times" w:cs="Times New Roman"/>
            <w:lang w:val="en-GB"/>
          </w:rPr>
          <w:delText>.</w:delText>
        </w:r>
        <w:r w:rsidR="00914E01" w:rsidRPr="001860D6">
          <w:rPr>
            <w:rFonts w:ascii="Times" w:eastAsia="Arial Unicode MS" w:hAnsi="Times" w:cs="Times New Roman"/>
            <w:lang w:val="en-GB"/>
          </w:rPr>
          <w:delText xml:space="preserve"> </w:delText>
        </w:r>
        <w:r w:rsidR="00C51D8B" w:rsidRPr="001860D6">
          <w:rPr>
            <w:rFonts w:ascii="Times" w:eastAsia="Arial Unicode MS" w:hAnsi="Times" w:cs="Times New Roman"/>
            <w:lang w:val="en-GB"/>
          </w:rPr>
          <w:delText>T</w:delText>
        </w:r>
        <w:r w:rsidR="00914E01" w:rsidRPr="001860D6">
          <w:rPr>
            <w:rFonts w:ascii="Times" w:eastAsia="Arial Unicode MS" w:hAnsi="Times" w:cs="Times New Roman"/>
            <w:lang w:val="en-GB"/>
          </w:rPr>
          <w:delText xml:space="preserve">his is certainly true for some parts of his arguments, </w:delText>
        </w:r>
        <w:r w:rsidR="00C51D8B" w:rsidRPr="001860D6">
          <w:rPr>
            <w:rFonts w:ascii="Times" w:eastAsia="Arial Unicode MS" w:hAnsi="Times" w:cs="Times New Roman"/>
            <w:lang w:val="en-GB"/>
          </w:rPr>
          <w:delText xml:space="preserve">but </w:delText>
        </w:r>
        <w:r w:rsidR="00914E01" w:rsidRPr="001860D6">
          <w:rPr>
            <w:rFonts w:ascii="Times" w:eastAsia="Arial Unicode MS" w:hAnsi="Times" w:cs="Times New Roman"/>
            <w:lang w:val="en-GB"/>
          </w:rPr>
          <w:delText xml:space="preserve">it is not the case for them all. And it is precisely where </w:delText>
        </w:r>
        <w:r w:rsidR="004E552B" w:rsidRPr="001860D6">
          <w:rPr>
            <w:rFonts w:ascii="Times" w:eastAsia="Arial Unicode MS" w:hAnsi="Times" w:cs="Times New Roman"/>
            <w:lang w:val="en-GB"/>
          </w:rPr>
          <w:delText>Sieyès</w:delText>
        </w:r>
        <w:r w:rsidR="00914E01" w:rsidRPr="001860D6">
          <w:rPr>
            <w:rFonts w:ascii="Times" w:eastAsia="Arial Unicode MS" w:hAnsi="Times" w:cs="Times New Roman"/>
            <w:lang w:val="en-GB"/>
          </w:rPr>
          <w:delText xml:space="preserve"> departed from his colleagues that one can find </w:delText>
        </w:r>
        <w:r w:rsidR="00B34E05" w:rsidRPr="001860D6">
          <w:rPr>
            <w:rFonts w:ascii="Times" w:eastAsia="Arial Unicode MS" w:hAnsi="Times" w:cs="Times New Roman"/>
            <w:lang w:val="en-GB"/>
          </w:rPr>
          <w:delText xml:space="preserve">further reasons </w:delText>
        </w:r>
        <w:r w:rsidR="00703D1D" w:rsidRPr="001860D6">
          <w:rPr>
            <w:rFonts w:ascii="Times" w:eastAsia="Arial Unicode MS" w:hAnsi="Times" w:cs="Times New Roman"/>
            <w:lang w:val="en-GB"/>
          </w:rPr>
          <w:delText>of</w:delText>
        </w:r>
        <w:r w:rsidR="00B34E05" w:rsidRPr="001860D6">
          <w:rPr>
            <w:rFonts w:ascii="Times" w:eastAsia="Arial Unicode MS" w:hAnsi="Times" w:cs="Times New Roman"/>
            <w:lang w:val="en-GB"/>
          </w:rPr>
          <w:delText xml:space="preserve"> interest in </w:delText>
        </w:r>
        <w:r w:rsidR="004E552B" w:rsidRPr="001860D6">
          <w:rPr>
            <w:rFonts w:ascii="Times" w:eastAsia="Arial Unicode MS" w:hAnsi="Times" w:cs="Times New Roman"/>
            <w:lang w:val="en-GB"/>
          </w:rPr>
          <w:delText>Sieyès</w:delText>
        </w:r>
        <w:r w:rsidR="00B34E05" w:rsidRPr="001860D6">
          <w:rPr>
            <w:rFonts w:ascii="Times" w:eastAsia="Arial Unicode MS" w:hAnsi="Times" w:cs="Times New Roman"/>
            <w:lang w:val="en-GB"/>
          </w:rPr>
          <w:delText xml:space="preserve">’ opposition to bicameralism. </w:delText>
        </w:r>
        <w:r w:rsidR="00C51D8B" w:rsidRPr="001860D6">
          <w:rPr>
            <w:rFonts w:ascii="Times" w:eastAsia="Arial Unicode MS" w:hAnsi="Times" w:cs="Times New Roman"/>
            <w:lang w:val="en-GB"/>
          </w:rPr>
          <w:delText>Not only</w:delText>
        </w:r>
        <w:r w:rsidR="00B34E05" w:rsidRPr="001860D6">
          <w:rPr>
            <w:rFonts w:ascii="Times" w:eastAsia="Arial Unicode MS" w:hAnsi="Times" w:cs="Times New Roman"/>
            <w:lang w:val="en-GB"/>
          </w:rPr>
          <w:delText xml:space="preserve"> did </w:delText>
        </w:r>
        <w:r w:rsidR="00C51D8B" w:rsidRPr="001860D6">
          <w:rPr>
            <w:rFonts w:ascii="Times" w:eastAsia="Arial Unicode MS" w:hAnsi="Times" w:cs="Times New Roman"/>
            <w:lang w:val="en-GB"/>
          </w:rPr>
          <w:delText>he</w:delText>
        </w:r>
        <w:r w:rsidR="002C6ED4" w:rsidRPr="001860D6">
          <w:rPr>
            <w:rFonts w:ascii="Times" w:eastAsia="Arial Unicode MS" w:hAnsi="Times" w:cs="Times New Roman"/>
            <w:lang w:val="en-GB"/>
          </w:rPr>
          <w:delText xml:space="preserve"> </w:delText>
        </w:r>
        <w:r w:rsidR="00C51D8B" w:rsidRPr="001860D6">
          <w:rPr>
            <w:rFonts w:ascii="Times" w:eastAsia="Arial Unicode MS" w:hAnsi="Times" w:cs="Times New Roman"/>
            <w:lang w:val="en-GB"/>
          </w:rPr>
          <w:delText>criticise</w:delText>
        </w:r>
        <w:r w:rsidR="00B34E05" w:rsidRPr="001860D6">
          <w:rPr>
            <w:rFonts w:ascii="Times" w:eastAsia="Arial Unicode MS" w:hAnsi="Times" w:cs="Times New Roman"/>
            <w:lang w:val="en-GB"/>
          </w:rPr>
          <w:delText xml:space="preserve"> second chambers in the name of equality and popular </w:delText>
        </w:r>
        <w:r w:rsidR="00485F3C" w:rsidRPr="001860D6">
          <w:rPr>
            <w:rFonts w:ascii="Times" w:eastAsia="Arial Unicode MS" w:hAnsi="Times" w:cs="Times New Roman"/>
            <w:lang w:val="en-GB"/>
          </w:rPr>
          <w:delText>power</w:delText>
        </w:r>
        <w:r w:rsidR="00B34E05" w:rsidRPr="001860D6">
          <w:rPr>
            <w:rFonts w:ascii="Times" w:eastAsia="Arial Unicode MS" w:hAnsi="Times" w:cs="Times New Roman"/>
            <w:lang w:val="en-GB"/>
          </w:rPr>
          <w:delText>.</w:delText>
        </w:r>
        <w:r w:rsidR="00C51D8B" w:rsidRPr="001860D6">
          <w:rPr>
            <w:rFonts w:ascii="Times" w:eastAsia="Arial Unicode MS" w:hAnsi="Times" w:cs="Times New Roman"/>
            <w:lang w:val="en-GB"/>
          </w:rPr>
          <w:delText xml:space="preserve"> H</w:delText>
        </w:r>
        <w:r w:rsidR="00B34E05" w:rsidRPr="001860D6">
          <w:rPr>
            <w:rFonts w:ascii="Times" w:eastAsia="Arial Unicode MS" w:hAnsi="Times" w:cs="Times New Roman"/>
            <w:lang w:val="en-GB"/>
          </w:rPr>
          <w:delText>e</w:delText>
        </w:r>
        <w:r w:rsidR="00C51D8B" w:rsidRPr="001860D6">
          <w:rPr>
            <w:rFonts w:ascii="Times" w:eastAsia="Arial Unicode MS" w:hAnsi="Times" w:cs="Times New Roman"/>
            <w:lang w:val="en-GB"/>
          </w:rPr>
          <w:delText xml:space="preserve"> also</w:delText>
        </w:r>
        <w:r w:rsidR="00B34E05" w:rsidRPr="001860D6">
          <w:rPr>
            <w:rFonts w:ascii="Times" w:eastAsia="Arial Unicode MS" w:hAnsi="Times" w:cs="Times New Roman"/>
            <w:lang w:val="en-GB"/>
          </w:rPr>
          <w:delText xml:space="preserve"> developed a principled argument to prove that second chamber</w:delText>
        </w:r>
        <w:r w:rsidR="00C51D8B" w:rsidRPr="001860D6">
          <w:rPr>
            <w:rFonts w:ascii="Times" w:eastAsia="Arial Unicode MS" w:hAnsi="Times" w:cs="Times New Roman"/>
            <w:lang w:val="en-GB"/>
          </w:rPr>
          <w:delText>s</w:delText>
        </w:r>
        <w:r w:rsidR="00B34E05" w:rsidRPr="001860D6">
          <w:rPr>
            <w:rFonts w:ascii="Times" w:eastAsia="Arial Unicode MS" w:hAnsi="Times" w:cs="Times New Roman"/>
            <w:lang w:val="en-GB"/>
          </w:rPr>
          <w:delText xml:space="preserve"> do not succeed at limiting power and, e</w:delText>
        </w:r>
        <w:r w:rsidR="00B34E05" w:rsidRPr="001860D6">
          <w:rPr>
            <w:rFonts w:ascii="Times" w:eastAsiaTheme="minorHAnsi" w:hAnsi="Times" w:cs="Times New Roman"/>
            <w:lang w:val="en-GB" w:eastAsia="en-GB"/>
          </w:rPr>
          <w:delText xml:space="preserve">ven worst, threaten the constitutional system by forcing the legislative into procedural impasses that open the way to despotism. </w:delText>
        </w:r>
        <w:r w:rsidR="004E552B" w:rsidRPr="001860D6">
          <w:rPr>
            <w:rFonts w:ascii="Times" w:eastAsiaTheme="minorHAnsi" w:hAnsi="Times" w:cs="Times New Roman"/>
            <w:lang w:val="en-GB" w:eastAsia="en-GB"/>
          </w:rPr>
          <w:delText>Sieyès</w:delText>
        </w:r>
        <w:r w:rsidR="00292B1A" w:rsidRPr="001860D6">
          <w:rPr>
            <w:rFonts w:ascii="Times" w:eastAsiaTheme="minorHAnsi" w:hAnsi="Times" w:cs="Times New Roman"/>
            <w:lang w:val="en-GB" w:eastAsia="en-GB"/>
          </w:rPr>
          <w:delText xml:space="preserve"> thus maintained that bicameralism was fundamentally at odds with the tenets of the liberal constitutional state.</w:delText>
        </w:r>
        <w:r w:rsidR="002C6ED4" w:rsidRPr="001860D6">
          <w:rPr>
            <w:rFonts w:ascii="Times" w:eastAsiaTheme="minorHAnsi" w:hAnsi="Times" w:cs="Times New Roman"/>
            <w:lang w:val="en-GB" w:eastAsia="en-GB"/>
          </w:rPr>
          <w:delText xml:space="preserve"> This is an argum</w:delText>
        </w:r>
        <w:r w:rsidR="00640DA9" w:rsidRPr="001860D6">
          <w:rPr>
            <w:rFonts w:ascii="Times" w:eastAsiaTheme="minorHAnsi" w:hAnsi="Times" w:cs="Times New Roman"/>
            <w:lang w:val="en-GB" w:eastAsia="en-GB"/>
          </w:rPr>
          <w:delText xml:space="preserve">ent that – if taken seriously – could challenge the way in which bicameralism </w:delText>
        </w:r>
        <w:r w:rsidR="00914E01" w:rsidRPr="001860D6">
          <w:rPr>
            <w:rFonts w:ascii="Times" w:eastAsia="Arial Unicode MS" w:hAnsi="Times" w:cs="Times New Roman"/>
            <w:lang w:val="en-GB"/>
          </w:rPr>
          <w:delText>is discussed as a fundamental element of the liberal canon</w:delText>
        </w:r>
        <w:r w:rsidR="00C90060" w:rsidRPr="001860D6">
          <w:rPr>
            <w:rFonts w:ascii="Times" w:eastAsia="Arial Unicode MS" w:hAnsi="Times" w:cs="Times New Roman"/>
            <w:lang w:val="en-GB"/>
          </w:rPr>
          <w:delText>.</w:delText>
        </w:r>
      </w:del>
    </w:p>
    <w:p w14:paraId="6007AC86" w14:textId="17A5C30A" w:rsidR="00005D2D" w:rsidRPr="001860D6" w:rsidRDefault="00A41ABC" w:rsidP="00D22315">
      <w:pPr>
        <w:spacing w:line="480" w:lineRule="auto"/>
        <w:ind w:firstLine="720"/>
        <w:jc w:val="both"/>
        <w:rPr>
          <w:del w:id="215" w:author="Sue Rogers" w:date="2026-09-25T20:00:00Z" w16du:dateUtc="2026-09-26T00:00:00Z"/>
          <w:rFonts w:ascii="Times" w:eastAsia="Arial Unicode MS" w:hAnsi="Times" w:cs="Times New Roman"/>
          <w:lang w:val="en-GB"/>
        </w:rPr>
      </w:pPr>
      <w:del w:id="216" w:author="Sue Rogers" w:date="2026-09-25T20:00:00Z" w16du:dateUtc="2026-09-26T00:00:00Z">
        <w:r w:rsidRPr="001860D6">
          <w:rPr>
            <w:rFonts w:ascii="Times" w:eastAsia="Arial Unicode MS" w:hAnsi="Times" w:cs="Times New Roman"/>
            <w:lang w:val="en-GB"/>
          </w:rPr>
          <w:delText>The</w:delText>
        </w:r>
        <w:r w:rsidR="00FE4986" w:rsidRPr="001860D6">
          <w:rPr>
            <w:rFonts w:ascii="Times" w:eastAsia="Arial Unicode MS" w:hAnsi="Times" w:cs="Times New Roman"/>
            <w:lang w:val="en-GB"/>
          </w:rPr>
          <w:delText xml:space="preserve"> paper </w:delText>
        </w:r>
        <w:r w:rsidRPr="001860D6">
          <w:rPr>
            <w:rFonts w:ascii="Times" w:eastAsia="Arial Unicode MS" w:hAnsi="Times" w:cs="Times New Roman"/>
            <w:lang w:val="en-GB"/>
          </w:rPr>
          <w:delText xml:space="preserve">is divided </w:delText>
        </w:r>
        <w:r w:rsidR="00FE4986" w:rsidRPr="001860D6">
          <w:rPr>
            <w:rFonts w:ascii="Times" w:eastAsia="Arial Unicode MS" w:hAnsi="Times" w:cs="Times New Roman"/>
            <w:lang w:val="en-GB"/>
          </w:rPr>
          <w:delText xml:space="preserve">in three sections. The first will outline the historical and intellectual context in which </w:delText>
        </w:r>
        <w:r w:rsidR="004E552B" w:rsidRPr="001860D6">
          <w:rPr>
            <w:rFonts w:ascii="Times" w:eastAsia="Arial Unicode MS" w:hAnsi="Times" w:cs="Times New Roman"/>
            <w:lang w:val="en-GB"/>
          </w:rPr>
          <w:delText>Sieyès</w:delText>
        </w:r>
        <w:r w:rsidR="00FE4986" w:rsidRPr="001860D6">
          <w:rPr>
            <w:rFonts w:ascii="Times" w:eastAsia="Arial Unicode MS" w:hAnsi="Times" w:cs="Times New Roman"/>
            <w:lang w:val="en-GB"/>
          </w:rPr>
          <w:delText xml:space="preserve"> was writing. The debates that led to the drafting of the 1791 </w:delText>
        </w:r>
        <w:r w:rsidR="008B72A0" w:rsidRPr="001860D6">
          <w:rPr>
            <w:rFonts w:ascii="Times" w:eastAsia="Arial Unicode MS" w:hAnsi="Times" w:cs="Times New Roman"/>
            <w:lang w:val="en-GB"/>
          </w:rPr>
          <w:delText>C</w:delText>
        </w:r>
        <w:r w:rsidR="00FE4986" w:rsidRPr="001860D6">
          <w:rPr>
            <w:rFonts w:ascii="Times" w:eastAsia="Arial Unicode MS" w:hAnsi="Times" w:cs="Times New Roman"/>
            <w:lang w:val="en-GB"/>
          </w:rPr>
          <w:delText>onstitution extensively touched upon the question of bicameralism</w:delText>
        </w:r>
        <w:r w:rsidR="002C6B2D" w:rsidRPr="001860D6">
          <w:rPr>
            <w:rFonts w:ascii="Times" w:eastAsia="Arial Unicode MS" w:hAnsi="Times" w:cs="Times New Roman"/>
            <w:lang w:val="en-GB"/>
          </w:rPr>
          <w:delText>, especially in relation to the royal veto,</w:delText>
        </w:r>
        <w:r w:rsidR="00FE4986" w:rsidRPr="001860D6">
          <w:rPr>
            <w:rFonts w:ascii="Times" w:eastAsia="Arial Unicode MS" w:hAnsi="Times" w:cs="Times New Roman"/>
            <w:lang w:val="en-GB"/>
          </w:rPr>
          <w:delText xml:space="preserve"> and saw the moderate </w:delText>
        </w:r>
        <w:r w:rsidR="004708A6" w:rsidRPr="001860D6">
          <w:rPr>
            <w:rFonts w:ascii="Times" w:eastAsia="Arial Unicode MS" w:hAnsi="Times" w:cs="Times New Roman"/>
            <w:lang w:val="en-GB"/>
          </w:rPr>
          <w:delText xml:space="preserve">anglophile </w:delText>
        </w:r>
        <w:r w:rsidR="00FE4986" w:rsidRPr="001860D6">
          <w:rPr>
            <w:rFonts w:ascii="Times" w:eastAsia="Arial Unicode MS" w:hAnsi="Times" w:cs="Times New Roman"/>
            <w:lang w:val="en-GB"/>
          </w:rPr>
          <w:delText xml:space="preserve">faction defend it against </w:delText>
        </w:r>
        <w:r w:rsidR="004708A6" w:rsidRPr="001860D6">
          <w:rPr>
            <w:rFonts w:ascii="Times" w:eastAsia="Arial Unicode MS" w:hAnsi="Times" w:cs="Times New Roman"/>
            <w:lang w:val="en-GB"/>
          </w:rPr>
          <w:delText xml:space="preserve">both the </w:delText>
        </w:r>
        <w:r w:rsidR="00611E8E" w:rsidRPr="001860D6">
          <w:rPr>
            <w:rFonts w:ascii="Times" w:eastAsia="Arial Unicode MS" w:hAnsi="Times" w:cs="Times New Roman"/>
            <w:i/>
            <w:lang w:val="en-GB"/>
          </w:rPr>
          <w:delText>américanistes</w:delText>
        </w:r>
        <w:r w:rsidR="00611E8E" w:rsidRPr="001860D6">
          <w:rPr>
            <w:rFonts w:ascii="Times" w:eastAsia="Arial Unicode MS" w:hAnsi="Times" w:cs="Times New Roman"/>
            <w:b/>
            <w:i/>
            <w:lang w:val="en-GB"/>
          </w:rPr>
          <w:delText xml:space="preserve"> </w:delText>
        </w:r>
        <w:r w:rsidR="004708A6" w:rsidRPr="001860D6">
          <w:rPr>
            <w:rFonts w:ascii="Times" w:eastAsia="Arial Unicode MS" w:hAnsi="Times" w:cs="Times New Roman"/>
            <w:lang w:val="en-GB"/>
          </w:rPr>
          <w:delText xml:space="preserve">and </w:delText>
        </w:r>
        <w:r w:rsidR="00FE4986" w:rsidRPr="001860D6">
          <w:rPr>
            <w:rFonts w:ascii="Times" w:eastAsia="Arial Unicode MS" w:hAnsi="Times" w:cs="Times New Roman"/>
            <w:lang w:val="en-GB"/>
          </w:rPr>
          <w:delText xml:space="preserve">the radical side of the </w:delText>
        </w:r>
        <w:r w:rsidR="009F7D43" w:rsidRPr="001860D6">
          <w:rPr>
            <w:rFonts w:ascii="Times" w:eastAsia="Arial Unicode MS" w:hAnsi="Times" w:cs="Times New Roman"/>
            <w:lang w:val="en-GB"/>
          </w:rPr>
          <w:delText>A</w:delText>
        </w:r>
        <w:r w:rsidR="00FE4986" w:rsidRPr="001860D6">
          <w:rPr>
            <w:rFonts w:ascii="Times" w:eastAsia="Arial Unicode MS" w:hAnsi="Times" w:cs="Times New Roman"/>
            <w:lang w:val="en-GB"/>
          </w:rPr>
          <w:delText xml:space="preserve">ssembly that, relying on a Rousseauvian argument, feared the fragmentation of people’s sovereignty. </w:delText>
        </w:r>
        <w:r w:rsidR="00ED3468" w:rsidRPr="001860D6">
          <w:rPr>
            <w:rFonts w:ascii="Times" w:eastAsia="Arial Unicode MS" w:hAnsi="Times" w:cs="Times New Roman"/>
            <w:lang w:val="en-GB"/>
          </w:rPr>
          <w:delText>Section two</w:delText>
        </w:r>
        <w:r w:rsidR="00FE4986" w:rsidRPr="001860D6">
          <w:rPr>
            <w:rFonts w:ascii="Times" w:eastAsia="Arial Unicode MS" w:hAnsi="Times" w:cs="Times New Roman"/>
            <w:lang w:val="en-GB"/>
          </w:rPr>
          <w:delText xml:space="preserve"> discusses how </w:delText>
        </w:r>
        <w:r w:rsidR="004E552B" w:rsidRPr="001860D6">
          <w:rPr>
            <w:rFonts w:ascii="Times" w:eastAsia="Arial Unicode MS" w:hAnsi="Times" w:cs="Times New Roman"/>
            <w:lang w:val="en-GB"/>
          </w:rPr>
          <w:delText>Sieyès</w:delText>
        </w:r>
        <w:r w:rsidR="00FE4986" w:rsidRPr="001860D6">
          <w:rPr>
            <w:rFonts w:ascii="Times" w:eastAsia="Arial Unicode MS" w:hAnsi="Times" w:cs="Times New Roman"/>
            <w:lang w:val="en-GB"/>
          </w:rPr>
          <w:delText xml:space="preserve"> distanced himself from fellow </w:delText>
        </w:r>
        <w:r w:rsidR="00830ED4" w:rsidRPr="001860D6">
          <w:rPr>
            <w:rFonts w:ascii="Times" w:eastAsia="Arial Unicode MS" w:hAnsi="Times" w:cs="Times New Roman"/>
            <w:lang w:val="en-GB"/>
          </w:rPr>
          <w:delText>moderate</w:delText>
        </w:r>
        <w:r w:rsidR="00FE4986" w:rsidRPr="001860D6">
          <w:rPr>
            <w:rFonts w:ascii="Times" w:eastAsia="Arial Unicode MS" w:hAnsi="Times" w:cs="Times New Roman"/>
            <w:lang w:val="en-GB"/>
          </w:rPr>
          <w:delText xml:space="preserve"> deputies on the question of bicameralism, without</w:delText>
        </w:r>
        <w:r w:rsidR="00021050" w:rsidRPr="001860D6">
          <w:rPr>
            <w:rFonts w:ascii="Times" w:eastAsia="Arial Unicode MS" w:hAnsi="Times" w:cs="Times New Roman"/>
            <w:lang w:val="en-GB"/>
          </w:rPr>
          <w:delText xml:space="preserve"> </w:delText>
        </w:r>
        <w:r w:rsidR="00C10186" w:rsidRPr="001860D6">
          <w:rPr>
            <w:rFonts w:ascii="Times" w:eastAsia="Arial Unicode MS" w:hAnsi="Times" w:cs="Times New Roman"/>
            <w:lang w:val="en-GB"/>
          </w:rPr>
          <w:delText xml:space="preserve">however </w:delText>
        </w:r>
        <w:r w:rsidR="00021050" w:rsidRPr="001860D6">
          <w:rPr>
            <w:rFonts w:ascii="Times" w:eastAsia="Arial Unicode MS" w:hAnsi="Times" w:cs="Times New Roman"/>
            <w:lang w:val="en-GB"/>
          </w:rPr>
          <w:delText>embracing the radical critique</w:delText>
        </w:r>
        <w:r w:rsidR="00FE4986" w:rsidRPr="001860D6">
          <w:rPr>
            <w:rFonts w:ascii="Times" w:eastAsia="Arial Unicode MS" w:hAnsi="Times" w:cs="Times New Roman"/>
            <w:lang w:val="en-GB"/>
          </w:rPr>
          <w:delText xml:space="preserve">. </w:delText>
        </w:r>
        <w:r w:rsidR="004708A6" w:rsidRPr="001860D6">
          <w:rPr>
            <w:rFonts w:ascii="Times" w:eastAsia="Arial Unicode MS" w:hAnsi="Times" w:cs="Times New Roman"/>
            <w:lang w:val="en-GB"/>
          </w:rPr>
          <w:delText xml:space="preserve">It also </w:delText>
        </w:r>
        <w:r w:rsidR="00830ED4" w:rsidRPr="001860D6">
          <w:rPr>
            <w:rFonts w:ascii="Times" w:eastAsia="Arial Unicode MS" w:hAnsi="Times" w:cs="Times New Roman"/>
            <w:lang w:val="en-GB"/>
          </w:rPr>
          <w:delText>explains</w:delText>
        </w:r>
        <w:r w:rsidR="00BC103A" w:rsidRPr="001860D6">
          <w:rPr>
            <w:rFonts w:ascii="Times" w:eastAsia="Arial Unicode MS" w:hAnsi="Times" w:cs="Times New Roman"/>
            <w:lang w:val="en-GB"/>
          </w:rPr>
          <w:delText xml:space="preserve"> how </w:delText>
        </w:r>
        <w:r w:rsidR="004E552B" w:rsidRPr="001860D6">
          <w:rPr>
            <w:rFonts w:ascii="Times" w:eastAsia="Arial Unicode MS" w:hAnsi="Times" w:cs="Times New Roman"/>
            <w:lang w:val="en-GB"/>
          </w:rPr>
          <w:delText>Sieyès</w:delText>
        </w:r>
        <w:r w:rsidR="00BC103A" w:rsidRPr="001860D6">
          <w:rPr>
            <w:rFonts w:ascii="Times" w:eastAsia="Arial Unicode MS" w:hAnsi="Times" w:cs="Times New Roman"/>
            <w:lang w:val="en-GB"/>
          </w:rPr>
          <w:delText xml:space="preserve">’ opposition to bicameralism, although akin to the </w:delText>
        </w:r>
        <w:r w:rsidR="00BC103A" w:rsidRPr="001860D6">
          <w:rPr>
            <w:rFonts w:ascii="Times" w:eastAsia="Arial Unicode MS" w:hAnsi="Times" w:cs="Times New Roman"/>
            <w:i/>
            <w:lang w:val="en-GB"/>
          </w:rPr>
          <w:delText>americansites’</w:delText>
        </w:r>
        <w:r w:rsidR="00BC103A" w:rsidRPr="001860D6">
          <w:rPr>
            <w:rFonts w:ascii="Times" w:eastAsia="Arial Unicode MS" w:hAnsi="Times" w:cs="Times New Roman"/>
            <w:lang w:val="en-GB"/>
          </w:rPr>
          <w:delText>, distinguished itself from the latter in several regards</w:delText>
        </w:r>
        <w:r w:rsidR="00FE4986" w:rsidRPr="001860D6">
          <w:rPr>
            <w:rFonts w:ascii="Times" w:eastAsia="Arial Unicode MS" w:hAnsi="Times" w:cs="Times New Roman"/>
            <w:lang w:val="en-GB"/>
          </w:rPr>
          <w:delText xml:space="preserve">. </w:delText>
        </w:r>
        <w:r w:rsidR="00ED3468" w:rsidRPr="001860D6">
          <w:rPr>
            <w:rFonts w:ascii="Times" w:eastAsia="Arial Unicode MS" w:hAnsi="Times" w:cs="Times New Roman"/>
            <w:lang w:val="en-GB"/>
          </w:rPr>
          <w:delText>Part three</w:delText>
        </w:r>
        <w:r w:rsidR="00FE4986" w:rsidRPr="001860D6">
          <w:rPr>
            <w:rFonts w:ascii="Times" w:eastAsia="Arial Unicode MS" w:hAnsi="Times" w:cs="Times New Roman"/>
            <w:lang w:val="en-GB"/>
          </w:rPr>
          <w:delText xml:space="preserve"> will suggest that although </w:delText>
        </w:r>
        <w:r w:rsidR="004E552B" w:rsidRPr="001860D6">
          <w:rPr>
            <w:rFonts w:ascii="Times" w:eastAsia="Arial Unicode MS" w:hAnsi="Times" w:cs="Times New Roman"/>
            <w:lang w:val="en-GB"/>
          </w:rPr>
          <w:delText>Sieyès</w:delText>
        </w:r>
        <w:r w:rsidR="00FE4986" w:rsidRPr="001860D6">
          <w:rPr>
            <w:rFonts w:ascii="Times" w:eastAsia="Arial Unicode MS" w:hAnsi="Times" w:cs="Times New Roman"/>
            <w:lang w:val="en-GB"/>
          </w:rPr>
          <w:delText xml:space="preserve"> rejected bicameralism, he did nonetheless argue in favour of the </w:delText>
        </w:r>
        <w:r w:rsidR="00AE24B5" w:rsidRPr="001860D6">
          <w:rPr>
            <w:rFonts w:ascii="Times" w:eastAsia="Arial Unicode MS" w:hAnsi="Times" w:cs="Times New Roman"/>
            <w:lang w:val="en-GB"/>
          </w:rPr>
          <w:delText>principle of limitation</w:delText>
        </w:r>
        <w:r w:rsidR="00005D2D" w:rsidRPr="001860D6">
          <w:rPr>
            <w:rFonts w:ascii="Times" w:eastAsia="Arial Unicode MS" w:hAnsi="Times" w:cs="Times New Roman"/>
            <w:lang w:val="en-GB"/>
          </w:rPr>
          <w:delText xml:space="preserve"> </w:delText>
        </w:r>
        <w:r w:rsidR="0079776C" w:rsidRPr="001860D6">
          <w:rPr>
            <w:rFonts w:ascii="Times" w:eastAsia="Arial Unicode MS" w:hAnsi="Times" w:cs="Times New Roman"/>
            <w:lang w:val="en-GB"/>
          </w:rPr>
          <w:delText xml:space="preserve">of power. </w:delText>
        </w:r>
        <w:r w:rsidR="00103A5D" w:rsidRPr="001860D6">
          <w:rPr>
            <w:rFonts w:ascii="Times" w:eastAsia="Arial Unicode MS" w:hAnsi="Times" w:cs="Times New Roman"/>
            <w:lang w:val="en-GB"/>
          </w:rPr>
          <w:delText>This</w:delText>
        </w:r>
        <w:r w:rsidR="00FE4986" w:rsidRPr="001860D6">
          <w:rPr>
            <w:rFonts w:ascii="Times" w:eastAsia="Arial Unicode MS" w:hAnsi="Times" w:cs="Times New Roman"/>
            <w:lang w:val="en-GB"/>
          </w:rPr>
          <w:delText xml:space="preserve">, however, </w:delText>
        </w:r>
        <w:r w:rsidR="00103A5D" w:rsidRPr="001860D6">
          <w:rPr>
            <w:rFonts w:ascii="Times" w:eastAsia="Arial Unicode MS" w:hAnsi="Times" w:cs="Times New Roman"/>
            <w:lang w:val="en-GB"/>
          </w:rPr>
          <w:delText>was</w:delText>
        </w:r>
        <w:r w:rsidR="0079776C" w:rsidRPr="001860D6">
          <w:rPr>
            <w:rFonts w:ascii="Times" w:eastAsia="Arial Unicode MS" w:hAnsi="Times" w:cs="Times New Roman"/>
            <w:lang w:val="en-GB"/>
          </w:rPr>
          <w:delText xml:space="preserve"> realised through</w:delText>
        </w:r>
        <w:r w:rsidR="00FE4986" w:rsidRPr="001860D6">
          <w:rPr>
            <w:rFonts w:ascii="Times" w:eastAsia="Arial Unicode MS" w:hAnsi="Times" w:cs="Times New Roman"/>
            <w:lang w:val="en-GB"/>
          </w:rPr>
          <w:delText xml:space="preserve"> the vertical separation between the constituent </w:delText>
        </w:r>
        <w:r w:rsidR="00C958A0" w:rsidRPr="001860D6">
          <w:rPr>
            <w:rFonts w:ascii="Times" w:eastAsia="Arial Unicode MS" w:hAnsi="Times" w:cs="Times New Roman"/>
            <w:lang w:val="en-GB"/>
          </w:rPr>
          <w:delText xml:space="preserve">will </w:delText>
        </w:r>
        <w:r w:rsidR="00FE4986" w:rsidRPr="001860D6">
          <w:rPr>
            <w:rFonts w:ascii="Times" w:eastAsia="Arial Unicode MS" w:hAnsi="Times" w:cs="Times New Roman"/>
            <w:lang w:val="en-GB"/>
          </w:rPr>
          <w:delText xml:space="preserve">and the constituted order, and required abandoning the idea of sovereignty as a way </w:delText>
        </w:r>
        <w:r w:rsidR="0079776C" w:rsidRPr="001860D6">
          <w:rPr>
            <w:rFonts w:ascii="Times" w:eastAsia="Arial Unicode MS" w:hAnsi="Times" w:cs="Times New Roman"/>
            <w:lang w:val="en-GB"/>
          </w:rPr>
          <w:delText>of making</w:delText>
        </w:r>
        <w:r w:rsidR="00FE4986" w:rsidRPr="001860D6">
          <w:rPr>
            <w:rFonts w:ascii="Times" w:eastAsia="Arial Unicode MS" w:hAnsi="Times" w:cs="Times New Roman"/>
            <w:lang w:val="en-GB"/>
          </w:rPr>
          <w:delText xml:space="preserve"> sense of political authority. </w:delText>
        </w:r>
      </w:del>
    </w:p>
    <w:p w14:paraId="0E91FF48" w14:textId="0A81E28F" w:rsidR="00C228C4" w:rsidRPr="001860D6" w:rsidRDefault="00094DA5" w:rsidP="00D22315">
      <w:pPr>
        <w:spacing w:line="480" w:lineRule="auto"/>
        <w:ind w:firstLine="720"/>
        <w:jc w:val="both"/>
        <w:rPr>
          <w:del w:id="217" w:author="Sue Rogers" w:date="2026-09-25T20:00:00Z" w16du:dateUtc="2026-09-26T00:00:00Z"/>
          <w:rFonts w:ascii="Times" w:eastAsia="Arial Unicode MS" w:hAnsi="Times" w:cs="Times New Roman"/>
          <w:b/>
          <w:lang w:val="en-GB"/>
        </w:rPr>
      </w:pPr>
      <w:del w:id="218" w:author="Sue Rogers" w:date="2026-09-25T20:00:00Z" w16du:dateUtc="2026-09-26T00:00:00Z">
        <w:r w:rsidRPr="001860D6">
          <w:rPr>
            <w:rFonts w:ascii="Times" w:eastAsia="Arial Unicode MS" w:hAnsi="Times" w:cs="Times New Roman"/>
            <w:lang w:val="en-GB"/>
          </w:rPr>
          <w:delText xml:space="preserve">I conclude </w:delText>
        </w:r>
        <w:r w:rsidR="00C47542" w:rsidRPr="001860D6">
          <w:rPr>
            <w:rFonts w:ascii="Times" w:eastAsia="Arial Unicode MS" w:hAnsi="Times" w:cs="Times New Roman"/>
            <w:lang w:val="en-GB"/>
          </w:rPr>
          <w:delText xml:space="preserve">by </w:delText>
        </w:r>
        <w:r w:rsidRPr="001860D6">
          <w:rPr>
            <w:rFonts w:ascii="Times" w:eastAsia="Arial Unicode MS" w:hAnsi="Times" w:cs="Times New Roman"/>
            <w:lang w:val="en-GB"/>
          </w:rPr>
          <w:delText>suggesting that</w:delText>
        </w:r>
        <w:r w:rsidR="00FE4986" w:rsidRPr="001860D6">
          <w:rPr>
            <w:rFonts w:ascii="Times" w:eastAsia="Arial Unicode MS" w:hAnsi="Times" w:cs="Times New Roman"/>
            <w:lang w:val="en-GB"/>
          </w:rPr>
          <w:delText xml:space="preserve"> </w:delText>
        </w:r>
        <w:r w:rsidR="004E552B" w:rsidRPr="001860D6">
          <w:rPr>
            <w:rFonts w:ascii="Times" w:eastAsia="Arial Unicode MS" w:hAnsi="Times" w:cs="Times New Roman"/>
            <w:lang w:val="en-GB"/>
          </w:rPr>
          <w:delText>Sieyès</w:delText>
        </w:r>
        <w:r w:rsidRPr="001860D6">
          <w:rPr>
            <w:rFonts w:ascii="Times" w:eastAsia="Arial Unicode MS" w:hAnsi="Times" w:cs="Times New Roman"/>
            <w:lang w:val="en-GB"/>
          </w:rPr>
          <w:delText xml:space="preserve"> was one of the few voices in the history of political thought who </w:delText>
        </w:r>
        <w:r w:rsidR="00F1606F" w:rsidRPr="001860D6">
          <w:rPr>
            <w:rFonts w:ascii="Times" w:eastAsia="Arial Unicode MS" w:hAnsi="Times" w:cs="Times New Roman"/>
            <w:lang w:val="en-GB"/>
          </w:rPr>
          <w:delText>offered an extensive political and institution</w:delText>
        </w:r>
        <w:r w:rsidR="00C87E51" w:rsidRPr="001860D6">
          <w:rPr>
            <w:rFonts w:ascii="Times" w:eastAsia="Arial Unicode MS" w:hAnsi="Times" w:cs="Times New Roman"/>
            <w:lang w:val="en-GB"/>
          </w:rPr>
          <w:delText>al</w:delText>
        </w:r>
        <w:r w:rsidR="00F1606F" w:rsidRPr="001860D6">
          <w:rPr>
            <w:rFonts w:ascii="Times" w:eastAsia="Arial Unicode MS" w:hAnsi="Times" w:cs="Times New Roman"/>
            <w:lang w:val="en-GB"/>
          </w:rPr>
          <w:delText xml:space="preserve"> critique of </w:delText>
        </w:r>
        <w:r w:rsidRPr="001860D6">
          <w:rPr>
            <w:rFonts w:ascii="Times" w:eastAsia="Arial Unicode MS" w:hAnsi="Times" w:cs="Times New Roman"/>
            <w:lang w:val="en-GB"/>
          </w:rPr>
          <w:delText>bicam</w:delText>
        </w:r>
        <w:r w:rsidR="00C228C4" w:rsidRPr="001860D6">
          <w:rPr>
            <w:rFonts w:ascii="Times" w:eastAsia="Arial Unicode MS" w:hAnsi="Times" w:cs="Times New Roman"/>
            <w:lang w:val="en-GB"/>
          </w:rPr>
          <w:delText xml:space="preserve">eralism from within the liberal tradition. </w:delText>
        </w:r>
        <w:r w:rsidR="00FE4986" w:rsidRPr="001860D6">
          <w:rPr>
            <w:rFonts w:ascii="Times" w:eastAsia="Arial Unicode MS" w:hAnsi="Times" w:cs="Times New Roman"/>
            <w:lang w:val="en-GB"/>
          </w:rPr>
          <w:delText xml:space="preserve">By doing so, I hope to nuance </w:delText>
        </w:r>
        <w:r w:rsidR="00E11035" w:rsidRPr="001860D6">
          <w:rPr>
            <w:rFonts w:ascii="Times" w:eastAsia="Arial Unicode MS" w:hAnsi="Times" w:cs="Times New Roman"/>
            <w:lang w:val="en-GB"/>
          </w:rPr>
          <w:delText>traditional</w:delText>
        </w:r>
        <w:r w:rsidR="00FE4986" w:rsidRPr="001860D6">
          <w:rPr>
            <w:rFonts w:ascii="Times" w:eastAsia="Arial Unicode MS" w:hAnsi="Times" w:cs="Times New Roman"/>
            <w:lang w:val="en-GB"/>
          </w:rPr>
          <w:delText xml:space="preserve"> views of bicameralism’s relationship to the history of liberal constitutionalism</w:delText>
        </w:r>
        <w:r w:rsidR="00C228C4" w:rsidRPr="001860D6">
          <w:rPr>
            <w:rFonts w:ascii="Times" w:eastAsia="Arial Unicode MS" w:hAnsi="Times" w:cs="Times New Roman"/>
            <w:lang w:val="en-GB"/>
          </w:rPr>
          <w:delText xml:space="preserve"> and suggest that some of </w:delText>
        </w:r>
        <w:r w:rsidR="004E552B" w:rsidRPr="001860D6">
          <w:rPr>
            <w:rFonts w:ascii="Times" w:eastAsia="Arial Unicode MS" w:hAnsi="Times" w:cs="Times New Roman"/>
            <w:lang w:val="en-GB"/>
          </w:rPr>
          <w:delText>Sieyès</w:delText>
        </w:r>
        <w:r w:rsidR="00C228C4" w:rsidRPr="001860D6">
          <w:rPr>
            <w:rFonts w:ascii="Times" w:eastAsia="Arial Unicode MS" w:hAnsi="Times" w:cs="Times New Roman"/>
            <w:lang w:val="en-GB"/>
          </w:rPr>
          <w:delText>’ argument</w:delText>
        </w:r>
        <w:r w:rsidR="00C51D8B" w:rsidRPr="001860D6">
          <w:rPr>
            <w:rFonts w:ascii="Times" w:eastAsia="Arial Unicode MS" w:hAnsi="Times" w:cs="Times New Roman"/>
            <w:lang w:val="en-GB"/>
          </w:rPr>
          <w:delText>s</w:delText>
        </w:r>
        <w:r w:rsidR="00C228C4" w:rsidRPr="001860D6">
          <w:rPr>
            <w:rFonts w:ascii="Times" w:eastAsia="Arial Unicode MS" w:hAnsi="Times" w:cs="Times New Roman"/>
            <w:lang w:val="en-GB"/>
          </w:rPr>
          <w:delText xml:space="preserve"> might </w:delText>
        </w:r>
        <w:r w:rsidR="00BC1D49" w:rsidRPr="001860D6">
          <w:rPr>
            <w:rFonts w:ascii="Times" w:eastAsia="Arial Unicode MS" w:hAnsi="Times" w:cs="Times New Roman"/>
            <w:lang w:val="en-GB"/>
          </w:rPr>
          <w:delText xml:space="preserve">be worth taking note </w:delText>
        </w:r>
        <w:r w:rsidR="00830ED4" w:rsidRPr="001860D6">
          <w:rPr>
            <w:rFonts w:ascii="Times" w:eastAsia="Arial Unicode MS" w:hAnsi="Times" w:cs="Times New Roman"/>
            <w:lang w:val="en-GB"/>
          </w:rPr>
          <w:delText xml:space="preserve">of </w:delText>
        </w:r>
        <w:r w:rsidR="00BC1D49" w:rsidRPr="001860D6">
          <w:rPr>
            <w:rFonts w:ascii="Times" w:eastAsia="Arial Unicode MS" w:hAnsi="Times" w:cs="Times New Roman"/>
            <w:lang w:val="en-GB"/>
          </w:rPr>
          <w:delText>today</w:delText>
        </w:r>
        <w:r w:rsidR="00FE4986" w:rsidRPr="001860D6">
          <w:rPr>
            <w:rFonts w:ascii="Times" w:eastAsia="Arial Unicode MS" w:hAnsi="Times" w:cs="Times New Roman"/>
            <w:lang w:val="en-GB"/>
          </w:rPr>
          <w:delText>.</w:delText>
        </w:r>
        <w:r w:rsidR="00FE4986" w:rsidRPr="001860D6">
          <w:rPr>
            <w:rFonts w:ascii="Times" w:eastAsia="Arial Unicode MS" w:hAnsi="Times" w:cs="Times New Roman"/>
            <w:b/>
            <w:lang w:val="en-GB"/>
          </w:rPr>
          <w:delText xml:space="preserve"> </w:delText>
        </w:r>
      </w:del>
    </w:p>
    <w:p w14:paraId="7B6A4357" w14:textId="77777777" w:rsidR="00830ED4" w:rsidRPr="001860D6" w:rsidRDefault="00830ED4" w:rsidP="00D22315">
      <w:pPr>
        <w:spacing w:line="480" w:lineRule="auto"/>
        <w:ind w:firstLine="720"/>
        <w:jc w:val="both"/>
        <w:rPr>
          <w:del w:id="219" w:author="Sue Rogers" w:date="2026-09-25T20:00:00Z" w16du:dateUtc="2026-09-26T00:00:00Z"/>
          <w:rFonts w:ascii="Times" w:eastAsia="Arial Unicode MS" w:hAnsi="Times" w:cs="Times New Roman"/>
          <w:lang w:val="en-GB"/>
        </w:rPr>
      </w:pPr>
    </w:p>
    <w:p w14:paraId="6DE4F762" w14:textId="741B766F" w:rsidR="00FE4986" w:rsidRPr="001860D6" w:rsidRDefault="00FE4986" w:rsidP="00D22315">
      <w:pPr>
        <w:spacing w:line="480" w:lineRule="auto"/>
        <w:jc w:val="both"/>
        <w:outlineLvl w:val="0"/>
        <w:rPr>
          <w:del w:id="220" w:author="Sue Rogers" w:date="2026-09-25T20:00:00Z" w16du:dateUtc="2026-09-26T00:00:00Z"/>
          <w:rStyle w:val="PageNumber"/>
          <w:rFonts w:ascii="Times" w:hAnsi="Times"/>
          <w:lang w:val="en-GB"/>
        </w:rPr>
      </w:pPr>
      <w:del w:id="221" w:author="Sue Rogers" w:date="2026-09-25T20:00:00Z" w16du:dateUtc="2026-09-26T00:00:00Z">
        <w:r w:rsidRPr="001860D6">
          <w:rPr>
            <w:rStyle w:val="PageNumber"/>
            <w:rFonts w:ascii="Times" w:hAnsi="Times"/>
            <w:lang w:val="en-GB"/>
          </w:rPr>
          <w:delText>I.</w:delText>
        </w:r>
      </w:del>
    </w:p>
    <w:p w14:paraId="47B30534" w14:textId="77777777" w:rsidR="00E36C1B" w:rsidRPr="001860D6" w:rsidRDefault="00E36C1B" w:rsidP="00D22315">
      <w:pPr>
        <w:spacing w:line="480" w:lineRule="auto"/>
        <w:jc w:val="both"/>
        <w:outlineLvl w:val="0"/>
        <w:rPr>
          <w:del w:id="222" w:author="Sue Rogers" w:date="2026-09-25T20:00:00Z" w16du:dateUtc="2026-09-26T00:00:00Z"/>
          <w:rFonts w:ascii="Times" w:eastAsia="Times" w:hAnsi="Times" w:cs="Times"/>
          <w:lang w:val="en-GB"/>
        </w:rPr>
      </w:pPr>
    </w:p>
    <w:p w14:paraId="6C0BD00A" w14:textId="703D4AF7" w:rsidR="008D3CB9" w:rsidRPr="001860D6" w:rsidRDefault="00FE4986" w:rsidP="00D22315">
      <w:pPr>
        <w:spacing w:line="480" w:lineRule="auto"/>
        <w:jc w:val="both"/>
        <w:rPr>
          <w:del w:id="223" w:author="Sue Rogers" w:date="2026-09-25T20:00:00Z" w16du:dateUtc="2026-09-26T00:00:00Z"/>
          <w:rStyle w:val="PageNumber"/>
          <w:rFonts w:ascii="Times" w:hAnsi="Times"/>
          <w:lang w:val="en-GB"/>
        </w:rPr>
      </w:pPr>
      <w:del w:id="224" w:author="Sue Rogers" w:date="2026-09-25T20:00:00Z" w16du:dateUtc="2026-09-26T00:00:00Z">
        <w:r w:rsidRPr="001860D6">
          <w:rPr>
            <w:rStyle w:val="PageNumber"/>
            <w:rFonts w:ascii="Times" w:hAnsi="Times"/>
            <w:lang w:val="en-GB"/>
          </w:rPr>
          <w:delText xml:space="preserve">Soon after the transformation of the Reunion of the Estates General into a National Constituent Assembly, the deputies started debating the form, content and structure of France’s new constitution. Most constituents defended the idea that, to secure </w:delText>
        </w:r>
        <w:r w:rsidR="00601972" w:rsidRPr="001860D6">
          <w:rPr>
            <w:rStyle w:val="PageNumber"/>
            <w:rFonts w:ascii="Times" w:hAnsi="Times"/>
            <w:lang w:val="en-GB"/>
          </w:rPr>
          <w:delText xml:space="preserve">political </w:delText>
        </w:r>
        <w:r w:rsidRPr="001860D6">
          <w:rPr>
            <w:rStyle w:val="PageNumber"/>
            <w:rFonts w:ascii="Times" w:hAnsi="Times"/>
            <w:lang w:val="en-GB"/>
          </w:rPr>
          <w:delText xml:space="preserve">liberty and limit power, it was necessary to create a system of separation of power. This principle made its way to the sixteenth article of the </w:delText>
        </w:r>
        <w:r w:rsidRPr="001860D6">
          <w:rPr>
            <w:rStyle w:val="PageNumber"/>
            <w:rFonts w:ascii="Times" w:hAnsi="Times"/>
            <w:i/>
            <w:iCs/>
            <w:lang w:val="en-GB"/>
          </w:rPr>
          <w:delText>Declaration des droits de l</w:delText>
        </w:r>
        <w:r w:rsidRPr="001860D6">
          <w:rPr>
            <w:rStyle w:val="PageNumber"/>
            <w:rFonts w:ascii="Times" w:eastAsia="Helvetica" w:hAnsi="Times" w:cs="Helvetica"/>
            <w:i/>
            <w:iCs/>
            <w:lang w:val="en-GB"/>
          </w:rPr>
          <w:delText xml:space="preserve">’homme et du citoyen </w:delText>
        </w:r>
        <w:r w:rsidR="00C958A0" w:rsidRPr="001860D6">
          <w:rPr>
            <w:rStyle w:val="PageNumber"/>
            <w:rFonts w:ascii="Times" w:hAnsi="Times"/>
            <w:lang w:val="en-GB"/>
          </w:rPr>
          <w:delText>in July</w:delText>
        </w:r>
        <w:r w:rsidRPr="001860D6">
          <w:rPr>
            <w:rStyle w:val="PageNumber"/>
            <w:rFonts w:ascii="Times" w:hAnsi="Times"/>
            <w:lang w:val="en-GB"/>
          </w:rPr>
          <w:delText xml:space="preserve"> 1789. Yet, the clarity and declaratory power of the principle did not entail an equally clear view of how this separation could be guaranteed </w:delText>
        </w:r>
        <w:r w:rsidR="00456153" w:rsidRPr="001860D6">
          <w:rPr>
            <w:rStyle w:val="PageNumber"/>
            <w:rFonts w:ascii="Times" w:hAnsi="Times"/>
            <w:lang w:val="en-GB"/>
          </w:rPr>
          <w:delText>institutionally</w:delText>
        </w:r>
        <w:r w:rsidRPr="001860D6">
          <w:rPr>
            <w:rStyle w:val="PageNumber"/>
            <w:rFonts w:ascii="Times" w:hAnsi="Times"/>
            <w:lang w:val="en-GB"/>
          </w:rPr>
          <w:delText>. Although all deputies agreed that the legislative function need</w:delText>
        </w:r>
        <w:r w:rsidR="00C41EC8" w:rsidRPr="001860D6">
          <w:rPr>
            <w:rStyle w:val="PageNumber"/>
            <w:rFonts w:ascii="Times" w:hAnsi="Times"/>
            <w:lang w:val="en-GB"/>
          </w:rPr>
          <w:delText>ed to be separate</w:delText>
        </w:r>
        <w:r w:rsidR="000D6A1C" w:rsidRPr="001860D6">
          <w:rPr>
            <w:rStyle w:val="PageNumber"/>
            <w:rFonts w:ascii="Times" w:hAnsi="Times"/>
            <w:lang w:val="en-GB"/>
          </w:rPr>
          <w:delText>d</w:delText>
        </w:r>
        <w:r w:rsidRPr="001860D6">
          <w:rPr>
            <w:rStyle w:val="PageNumber"/>
            <w:rFonts w:ascii="Times" w:hAnsi="Times"/>
            <w:lang w:val="en-GB"/>
          </w:rPr>
          <w:delText xml:space="preserve"> from the executive and judiciary, they disagreed </w:delText>
        </w:r>
        <w:r w:rsidR="00601972" w:rsidRPr="001860D6">
          <w:rPr>
            <w:rStyle w:val="PageNumber"/>
            <w:rFonts w:ascii="Times" w:hAnsi="Times"/>
            <w:lang w:val="en-GB"/>
          </w:rPr>
          <w:delText>about</w:delText>
        </w:r>
        <w:r w:rsidRPr="001860D6">
          <w:rPr>
            <w:rStyle w:val="PageNumber"/>
            <w:rFonts w:ascii="Times" w:hAnsi="Times"/>
            <w:lang w:val="en-GB"/>
          </w:rPr>
          <w:delText xml:space="preserve"> </w:delText>
        </w:r>
        <w:r w:rsidR="00D43F73" w:rsidRPr="001860D6">
          <w:rPr>
            <w:rStyle w:val="PageNumber"/>
            <w:rFonts w:ascii="Times" w:hAnsi="Times"/>
            <w:lang w:val="en-GB"/>
          </w:rPr>
          <w:delText>how it would interact with the</w:delText>
        </w:r>
        <w:r w:rsidR="000D6A1C" w:rsidRPr="001860D6">
          <w:rPr>
            <w:rStyle w:val="PageNumber"/>
            <w:rFonts w:ascii="Times" w:hAnsi="Times"/>
            <w:lang w:val="en-GB"/>
          </w:rPr>
          <w:delText>se</w:delText>
        </w:r>
        <w:r w:rsidR="00D43F73" w:rsidRPr="001860D6">
          <w:rPr>
            <w:rStyle w:val="PageNumber"/>
            <w:rFonts w:ascii="Times" w:hAnsi="Times"/>
            <w:lang w:val="en-GB"/>
          </w:rPr>
          <w:delText xml:space="preserve"> other powers and </w:delText>
        </w:r>
        <w:r w:rsidRPr="001860D6">
          <w:rPr>
            <w:rStyle w:val="PageNumber"/>
            <w:rFonts w:ascii="Times" w:hAnsi="Times"/>
            <w:lang w:val="en-GB"/>
          </w:rPr>
          <w:delText>whether</w:delText>
        </w:r>
        <w:r w:rsidR="00C41EC8" w:rsidRPr="001860D6">
          <w:rPr>
            <w:rStyle w:val="PageNumber"/>
            <w:rFonts w:ascii="Times" w:hAnsi="Times"/>
            <w:lang w:val="en-GB"/>
          </w:rPr>
          <w:delText xml:space="preserve"> the </w:delText>
        </w:r>
        <w:r w:rsidR="009F7D43" w:rsidRPr="001860D6">
          <w:rPr>
            <w:rStyle w:val="PageNumber"/>
            <w:rFonts w:ascii="Times" w:hAnsi="Times"/>
            <w:lang w:val="en-GB"/>
          </w:rPr>
          <w:delText>A</w:delText>
        </w:r>
        <w:r w:rsidR="00C41EC8" w:rsidRPr="001860D6">
          <w:rPr>
            <w:rStyle w:val="PageNumber"/>
            <w:rFonts w:ascii="Times" w:hAnsi="Times"/>
            <w:lang w:val="en-GB"/>
          </w:rPr>
          <w:delText xml:space="preserve">ssembly itself </w:delText>
        </w:r>
        <w:r w:rsidR="00DF503B" w:rsidRPr="001860D6">
          <w:rPr>
            <w:rStyle w:val="PageNumber"/>
            <w:rFonts w:ascii="Times" w:hAnsi="Times"/>
            <w:lang w:val="en-GB"/>
          </w:rPr>
          <w:delText xml:space="preserve">had </w:delText>
        </w:r>
        <w:r w:rsidR="00C41EC8" w:rsidRPr="001860D6">
          <w:rPr>
            <w:rStyle w:val="PageNumber"/>
            <w:rFonts w:ascii="Times" w:hAnsi="Times"/>
            <w:lang w:val="en-GB"/>
          </w:rPr>
          <w:delText>to be subdivided into separate bodies.</w:delText>
        </w:r>
        <w:r w:rsidR="008D3CB9" w:rsidRPr="001860D6">
          <w:rPr>
            <w:rStyle w:val="FootnoteReference"/>
            <w:rFonts w:ascii="Times" w:hAnsi="Times"/>
          </w:rPr>
          <w:footnoteReference w:id="2"/>
        </w:r>
        <w:r w:rsidR="008D3CB9" w:rsidRPr="001860D6">
          <w:rPr>
            <w:rStyle w:val="PageNumber"/>
            <w:rFonts w:ascii="Times" w:hAnsi="Times"/>
            <w:lang w:val="en-GB"/>
          </w:rPr>
          <w:delText xml:space="preserve"> The issue was made even more prominent by the fact that the exercise of sovereignty was considered at the time to coincide with the law-making power.</w:delText>
        </w:r>
        <w:r w:rsidR="008D3CB9" w:rsidRPr="001860D6">
          <w:rPr>
            <w:rStyle w:val="FootnoteReference"/>
            <w:rFonts w:ascii="Times" w:hAnsi="Times"/>
            <w:lang w:val="en-GB"/>
          </w:rPr>
          <w:footnoteReference w:id="3"/>
        </w:r>
        <w:r w:rsidR="008D3CB9" w:rsidRPr="001860D6">
          <w:rPr>
            <w:rStyle w:val="PageNumber"/>
            <w:rFonts w:ascii="Times" w:hAnsi="Times"/>
            <w:lang w:val="en-GB"/>
          </w:rPr>
          <w:delText xml:space="preserve"> Hence, the separation of the legislative also raised questions about the acceptability of dividing the newly acquired sovereign power. The discussion of this issue took place between 14 July and 12 September 1789, at first inside the Constitutional Committee, a sub-section of the National Constituent Assembly appointed to draft the constitution, and then within the Assembly in plenary meetings. </w:delText>
        </w:r>
      </w:del>
    </w:p>
    <w:p w14:paraId="0920FD0B" w14:textId="7B8E0626" w:rsidR="00731144" w:rsidRPr="001860D6" w:rsidRDefault="008D3CB9" w:rsidP="00D22315">
      <w:pPr>
        <w:spacing w:line="480" w:lineRule="auto"/>
        <w:ind w:firstLine="720"/>
        <w:jc w:val="both"/>
        <w:rPr>
          <w:del w:id="227" w:author="Sue Rogers" w:date="2026-09-25T20:00:00Z" w16du:dateUtc="2026-09-26T00:00:00Z"/>
          <w:rStyle w:val="PageNumber"/>
          <w:rFonts w:ascii="Times" w:hAnsi="Times"/>
          <w:lang w:val="en-GB"/>
        </w:rPr>
      </w:pPr>
      <w:del w:id="228" w:author="Sue Rogers" w:date="2026-09-25T20:00:00Z" w16du:dateUtc="2026-09-26T00:00:00Z">
        <w:r w:rsidRPr="001860D6">
          <w:rPr>
            <w:rStyle w:val="PageNumber"/>
            <w:rFonts w:ascii="Times" w:hAnsi="Times"/>
            <w:lang w:val="en-GB"/>
          </w:rPr>
          <w:delText xml:space="preserve">Arguably, support for bicameralism mainly came from </w:delText>
        </w:r>
        <w:r w:rsidR="00822796" w:rsidRPr="001860D6">
          <w:rPr>
            <w:rStyle w:val="PageNumber"/>
            <w:rFonts w:ascii="Times" w:hAnsi="Times"/>
            <w:lang w:val="en-GB"/>
          </w:rPr>
          <w:delText xml:space="preserve">moderate </w:delText>
        </w:r>
        <w:r w:rsidR="00D4609C" w:rsidRPr="001860D6">
          <w:rPr>
            <w:rStyle w:val="PageNumber"/>
            <w:rFonts w:ascii="Times" w:hAnsi="Times"/>
            <w:lang w:val="en-GB"/>
          </w:rPr>
          <w:delText>monarchist</w:delText>
        </w:r>
        <w:r w:rsidRPr="001860D6">
          <w:rPr>
            <w:rStyle w:val="PageNumber"/>
            <w:rFonts w:ascii="Times" w:hAnsi="Times"/>
            <w:lang w:val="en-GB"/>
          </w:rPr>
          <w:delText xml:space="preserve"> </w:delText>
        </w:r>
        <w:r w:rsidR="00D4609C" w:rsidRPr="001860D6">
          <w:rPr>
            <w:rStyle w:val="PageNumber"/>
            <w:rFonts w:ascii="Times" w:hAnsi="Times"/>
            <w:lang w:val="en-GB"/>
          </w:rPr>
          <w:delText xml:space="preserve">deputies, the </w:delText>
        </w:r>
        <w:r w:rsidR="00B32D12" w:rsidRPr="001860D6">
          <w:rPr>
            <w:rStyle w:val="PageNumber"/>
            <w:rFonts w:ascii="Times" w:hAnsi="Times"/>
            <w:i/>
            <w:lang w:val="en-GB"/>
          </w:rPr>
          <w:delText>anglomanes</w:delText>
        </w:r>
        <w:r w:rsidRPr="001860D6">
          <w:rPr>
            <w:rStyle w:val="PageNumber"/>
            <w:rFonts w:ascii="Times" w:hAnsi="Times"/>
            <w:lang w:val="en-GB"/>
          </w:rPr>
          <w:delText>. Among those, the most authoritative were Trophime-Gérard de Lally-Tollendal, elected by the nobility at the Estates General; Jean-Jacques Mounier, who was elected by the Third Estate of Dauphiné; and the Baron Malouet, a diplomat in Santo Domingo who was elected deputy to the Estates Genera</w:delText>
        </w:r>
        <w:r w:rsidR="00D4609C" w:rsidRPr="001860D6">
          <w:rPr>
            <w:rStyle w:val="PageNumber"/>
            <w:rFonts w:ascii="Times" w:hAnsi="Times"/>
            <w:lang w:val="en-GB"/>
          </w:rPr>
          <w:delText xml:space="preserve">l by the constituency of Riom. As their </w:delText>
        </w:r>
        <w:r w:rsidR="00C35DCA" w:rsidRPr="001860D6">
          <w:rPr>
            <w:rStyle w:val="PageNumber"/>
            <w:rFonts w:ascii="Times" w:hAnsi="Times"/>
            <w:lang w:val="en-GB"/>
          </w:rPr>
          <w:delText>epithet</w:delText>
        </w:r>
        <w:r w:rsidR="00D4609C" w:rsidRPr="001860D6">
          <w:rPr>
            <w:rStyle w:val="PageNumber"/>
            <w:rFonts w:ascii="Times" w:hAnsi="Times"/>
            <w:lang w:val="en-GB"/>
          </w:rPr>
          <w:delText xml:space="preserve"> suggests, t</w:delText>
        </w:r>
        <w:r w:rsidRPr="001860D6">
          <w:rPr>
            <w:rStyle w:val="PageNumber"/>
            <w:rFonts w:ascii="Times" w:hAnsi="Times"/>
            <w:lang w:val="en-GB"/>
          </w:rPr>
          <w:delText xml:space="preserve">heir support for a second chamber was mainly inspired by the English system of checks and balances. The virtues of the latter had been described by Montesquieu and successively praised by Jean-Louis Delolme, a Swiss-born jurist who, in 1771, published </w:delText>
        </w:r>
        <w:r w:rsidRPr="001860D6">
          <w:rPr>
            <w:rStyle w:val="PageNumber"/>
            <w:rFonts w:ascii="Times" w:hAnsi="Times"/>
            <w:i/>
            <w:lang w:val="en-GB"/>
          </w:rPr>
          <w:delText>Constitution de l</w:delText>
        </w:r>
        <w:r w:rsidRPr="001860D6">
          <w:rPr>
            <w:rStyle w:val="PageNumber"/>
            <w:rFonts w:ascii="Times" w:eastAsia="Helvetica" w:hAnsi="Times" w:cs="Helvetica"/>
            <w:i/>
            <w:lang w:val="en-GB"/>
          </w:rPr>
          <w:delText>’Angleterre</w:delText>
        </w:r>
        <w:r w:rsidR="00D92B22" w:rsidRPr="001860D6">
          <w:rPr>
            <w:rStyle w:val="PageNumber"/>
            <w:rFonts w:ascii="Times" w:eastAsia="Helvetica" w:hAnsi="Times" w:cs="Helvetica"/>
            <w:i/>
            <w:lang w:val="en-GB"/>
          </w:rPr>
          <w:delText xml:space="preserve"> </w:delText>
        </w:r>
        <w:r w:rsidR="00D92B22" w:rsidRPr="001860D6">
          <w:rPr>
            <w:rStyle w:val="PageNumber"/>
            <w:rFonts w:ascii="Times" w:eastAsia="Helvetica" w:hAnsi="Times" w:cs="Helvetica"/>
            <w:lang w:val="en-GB"/>
          </w:rPr>
          <w:delText>(Constitution of England)</w:delText>
        </w:r>
        <w:r w:rsidRPr="001860D6">
          <w:rPr>
            <w:rStyle w:val="PageNumber"/>
            <w:rFonts w:ascii="Times" w:hAnsi="Times"/>
            <w:lang w:val="en-GB"/>
          </w:rPr>
          <w:delText>, a book defending the virtues of the English Constitution.</w:delText>
        </w:r>
        <w:r w:rsidR="001A7C09" w:rsidRPr="001860D6">
          <w:rPr>
            <w:rStyle w:val="PageNumber"/>
            <w:rFonts w:ascii="Times" w:hAnsi="Times"/>
            <w:lang w:val="en-GB"/>
          </w:rPr>
          <w:delText xml:space="preserve"> </w:delText>
        </w:r>
        <w:r w:rsidR="00E772F4" w:rsidRPr="001860D6">
          <w:rPr>
            <w:rStyle w:val="PageNumber"/>
            <w:rFonts w:ascii="Times" w:hAnsi="Times"/>
            <w:lang w:val="en-GB"/>
          </w:rPr>
          <w:delText>In</w:delText>
        </w:r>
        <w:r w:rsidR="001A7C09" w:rsidRPr="001860D6">
          <w:rPr>
            <w:rStyle w:val="PageNumber"/>
            <w:rFonts w:ascii="Times" w:hAnsi="Times"/>
            <w:lang w:val="en-GB"/>
          </w:rPr>
          <w:delText xml:space="preserve"> Delolme</w:delText>
        </w:r>
        <w:r w:rsidR="00E772F4" w:rsidRPr="001860D6">
          <w:rPr>
            <w:rStyle w:val="PageNumber"/>
            <w:rFonts w:ascii="Times" w:hAnsi="Times"/>
            <w:lang w:val="en-GB"/>
          </w:rPr>
          <w:delText xml:space="preserve">’s </w:delText>
        </w:r>
        <w:r w:rsidR="00C34D11" w:rsidRPr="001860D6">
          <w:rPr>
            <w:rStyle w:val="PageNumber"/>
            <w:rFonts w:ascii="Times" w:hAnsi="Times"/>
            <w:lang w:val="en-GB"/>
          </w:rPr>
          <w:delText>book</w:delText>
        </w:r>
        <w:r w:rsidRPr="001860D6">
          <w:rPr>
            <w:rStyle w:val="PageNumber"/>
            <w:rFonts w:ascii="Times" w:hAnsi="Times"/>
            <w:lang w:val="en-GB"/>
          </w:rPr>
          <w:delText xml:space="preserve">, </w:delText>
        </w:r>
        <w:r w:rsidR="003F4819" w:rsidRPr="001860D6">
          <w:rPr>
            <w:rStyle w:val="PageNumber"/>
            <w:rFonts w:ascii="Times" w:hAnsi="Times"/>
            <w:lang w:val="en-GB"/>
          </w:rPr>
          <w:delText>anglophile</w:delText>
        </w:r>
        <w:r w:rsidRPr="001860D6">
          <w:rPr>
            <w:rStyle w:val="PageNumber"/>
            <w:rFonts w:ascii="Times" w:hAnsi="Times"/>
            <w:lang w:val="en-GB"/>
          </w:rPr>
          <w:delText xml:space="preserve"> deputies </w:delText>
        </w:r>
        <w:r w:rsidR="00E772F4" w:rsidRPr="001860D6">
          <w:rPr>
            <w:rStyle w:val="PageNumber"/>
            <w:rFonts w:ascii="Times" w:hAnsi="Times"/>
            <w:lang w:val="en-GB"/>
          </w:rPr>
          <w:delText xml:space="preserve">found </w:delText>
        </w:r>
        <w:r w:rsidR="00C34D11" w:rsidRPr="001860D6">
          <w:rPr>
            <w:rStyle w:val="PageNumber"/>
            <w:rFonts w:ascii="Times" w:hAnsi="Times"/>
            <w:lang w:val="en-GB"/>
          </w:rPr>
          <w:delText xml:space="preserve">arguments </w:delText>
        </w:r>
        <w:r w:rsidR="001A7C09" w:rsidRPr="001860D6">
          <w:rPr>
            <w:rStyle w:val="PageNumber"/>
            <w:rFonts w:ascii="Times" w:hAnsi="Times"/>
            <w:lang w:val="en-GB"/>
          </w:rPr>
          <w:delText xml:space="preserve">to </w:delText>
        </w:r>
        <w:r w:rsidR="005602F5" w:rsidRPr="001860D6">
          <w:rPr>
            <w:rStyle w:val="PageNumber"/>
            <w:rFonts w:ascii="Times" w:hAnsi="Times"/>
            <w:lang w:val="en-GB"/>
          </w:rPr>
          <w:delText>embrace</w:delText>
        </w:r>
        <w:r w:rsidR="001A7C09" w:rsidRPr="001860D6">
          <w:rPr>
            <w:rStyle w:val="PageNumber"/>
            <w:rFonts w:ascii="Times" w:hAnsi="Times"/>
            <w:lang w:val="en-GB"/>
          </w:rPr>
          <w:delText xml:space="preserve"> the need for radical reforms of the political system while guaranteeing the permanence of social customs and, especially, </w:delText>
        </w:r>
        <w:r w:rsidR="00E772F4" w:rsidRPr="001860D6">
          <w:rPr>
            <w:rStyle w:val="PageNumber"/>
            <w:rFonts w:ascii="Times" w:hAnsi="Times"/>
            <w:lang w:val="en-GB"/>
          </w:rPr>
          <w:delText xml:space="preserve">of </w:delText>
        </w:r>
        <w:r w:rsidR="001A7C09" w:rsidRPr="001860D6">
          <w:rPr>
            <w:rStyle w:val="PageNumber"/>
            <w:rFonts w:ascii="Times" w:hAnsi="Times"/>
            <w:lang w:val="en-GB"/>
          </w:rPr>
          <w:delText xml:space="preserve">the social status of those </w:delText>
        </w:r>
        <w:r w:rsidR="00E772F4" w:rsidRPr="001860D6">
          <w:rPr>
            <w:rStyle w:val="PageNumber"/>
            <w:rFonts w:ascii="Times" w:hAnsi="Times"/>
            <w:lang w:val="en-GB"/>
          </w:rPr>
          <w:delText>who, like them, were part of the privileged few</w:delText>
        </w:r>
        <w:r w:rsidR="00C34D11" w:rsidRPr="001860D6">
          <w:rPr>
            <w:rStyle w:val="PageNumber"/>
            <w:rFonts w:ascii="Times" w:hAnsi="Times"/>
            <w:lang w:val="en-GB"/>
          </w:rPr>
          <w:delText xml:space="preserve"> (Appleby, 1971)</w:delText>
        </w:r>
        <w:r w:rsidR="00E772F4" w:rsidRPr="001860D6">
          <w:rPr>
            <w:rStyle w:val="PageNumber"/>
            <w:rFonts w:ascii="Times" w:hAnsi="Times"/>
            <w:lang w:val="en-GB"/>
          </w:rPr>
          <w:delText xml:space="preserve">. In addition, </w:delText>
        </w:r>
        <w:r w:rsidR="00731144" w:rsidRPr="001860D6">
          <w:rPr>
            <w:rStyle w:val="PageNumber"/>
            <w:rFonts w:ascii="Times" w:hAnsi="Times"/>
            <w:lang w:val="en-GB"/>
          </w:rPr>
          <w:delText>also John</w:delText>
        </w:r>
        <w:r w:rsidR="003A6E43" w:rsidRPr="001860D6">
          <w:rPr>
            <w:rStyle w:val="PageNumber"/>
            <w:rFonts w:ascii="Times" w:hAnsi="Times"/>
            <w:lang w:val="en-GB"/>
          </w:rPr>
          <w:delText xml:space="preserve"> Adams’ </w:delText>
        </w:r>
        <w:r w:rsidR="00D63201" w:rsidRPr="001860D6">
          <w:rPr>
            <w:rStyle w:val="PageNumber"/>
            <w:rFonts w:ascii="Times" w:hAnsi="Times"/>
            <w:i/>
            <w:lang w:val="en-GB"/>
          </w:rPr>
          <w:delText>Defence of the American constitutions</w:delText>
        </w:r>
        <w:r w:rsidR="00731144" w:rsidRPr="001860D6">
          <w:rPr>
            <w:rStyle w:val="PageNumber"/>
            <w:rFonts w:ascii="Times" w:hAnsi="Times"/>
            <w:lang w:val="en-GB"/>
          </w:rPr>
          <w:delText xml:space="preserve"> was known at the time, albeit not yet translated into French.</w:delText>
        </w:r>
        <w:r w:rsidR="00731144" w:rsidRPr="001860D6">
          <w:rPr>
            <w:rStyle w:val="FootnoteReference"/>
            <w:rFonts w:ascii="Times" w:hAnsi="Times"/>
          </w:rPr>
          <w:footnoteReference w:id="4"/>
        </w:r>
        <w:r w:rsidR="00731144" w:rsidRPr="001860D6">
          <w:rPr>
            <w:rStyle w:val="PageNumber"/>
            <w:rFonts w:ascii="Times" w:hAnsi="Times"/>
            <w:lang w:val="en-GB"/>
          </w:rPr>
          <w:delText xml:space="preserve"> In praising the constitutions of the United States, Adams </w:delText>
        </w:r>
        <w:r w:rsidR="003A6E43" w:rsidRPr="001860D6">
          <w:rPr>
            <w:rStyle w:val="PageNumber"/>
            <w:rFonts w:ascii="Times" w:hAnsi="Times"/>
            <w:lang w:val="en-GB"/>
          </w:rPr>
          <w:delText>heavily borrowed from Delolme</w:delText>
        </w:r>
        <w:r w:rsidR="00731144" w:rsidRPr="001860D6">
          <w:rPr>
            <w:rStyle w:val="PageNumber"/>
            <w:rFonts w:ascii="Times" w:hAnsi="Times"/>
            <w:lang w:val="en-GB"/>
          </w:rPr>
          <w:delText xml:space="preserve">’s arguments, especially </w:delText>
        </w:r>
        <w:r w:rsidR="003A6E43" w:rsidRPr="001860D6">
          <w:rPr>
            <w:rStyle w:val="PageNumber"/>
            <w:rFonts w:ascii="Times" w:hAnsi="Times"/>
            <w:lang w:val="en-GB"/>
          </w:rPr>
          <w:delText>to defend the institution of the Senate in America</w:delText>
        </w:r>
        <w:r w:rsidR="00731144" w:rsidRPr="001860D6">
          <w:rPr>
            <w:rStyle w:val="PageNumber"/>
            <w:rFonts w:ascii="Times" w:hAnsi="Times"/>
            <w:lang w:val="en-GB"/>
          </w:rPr>
          <w:delText xml:space="preserve">. In so doing, he </w:delText>
        </w:r>
        <w:r w:rsidR="00805FB6" w:rsidRPr="001860D6">
          <w:rPr>
            <w:rStyle w:val="PageNumber"/>
            <w:rFonts w:ascii="Times" w:hAnsi="Times"/>
            <w:lang w:val="en-GB"/>
          </w:rPr>
          <w:delText>offered a narrative whereby</w:delText>
        </w:r>
        <w:r w:rsidR="00731144" w:rsidRPr="001860D6">
          <w:rPr>
            <w:rStyle w:val="PageNumber"/>
            <w:rFonts w:ascii="Times" w:hAnsi="Times"/>
            <w:lang w:val="en-GB"/>
          </w:rPr>
          <w:delText xml:space="preserve"> the American </w:delText>
        </w:r>
        <w:r w:rsidR="00805FB6" w:rsidRPr="001860D6">
          <w:rPr>
            <w:rStyle w:val="PageNumber"/>
            <w:rFonts w:ascii="Times" w:hAnsi="Times"/>
            <w:lang w:val="en-GB"/>
          </w:rPr>
          <w:delText>constitution, far from being alternative to the English,</w:delText>
        </w:r>
        <w:r w:rsidR="00731144" w:rsidRPr="001860D6">
          <w:rPr>
            <w:rStyle w:val="PageNumber"/>
            <w:rFonts w:ascii="Times" w:hAnsi="Times"/>
            <w:lang w:val="en-GB"/>
          </w:rPr>
          <w:delText xml:space="preserve"> </w:delText>
        </w:r>
        <w:r w:rsidR="00805FB6" w:rsidRPr="001860D6">
          <w:rPr>
            <w:rStyle w:val="PageNumber"/>
            <w:rFonts w:ascii="Times" w:hAnsi="Times"/>
            <w:lang w:val="en-GB"/>
          </w:rPr>
          <w:delText>was in line with it and, even more so, followed in the footsteps of its model of checks and balances</w:delText>
        </w:r>
        <w:r w:rsidR="00C34D11" w:rsidRPr="001860D6">
          <w:rPr>
            <w:rStyle w:val="PageNumber"/>
            <w:rFonts w:ascii="Times" w:hAnsi="Times"/>
            <w:lang w:val="en-GB"/>
          </w:rPr>
          <w:delText xml:space="preserve"> (Appleby, 1968)</w:delText>
        </w:r>
        <w:r w:rsidR="003A6E43" w:rsidRPr="001860D6">
          <w:rPr>
            <w:rStyle w:val="PageNumber"/>
            <w:rFonts w:ascii="Times" w:hAnsi="Times"/>
            <w:lang w:val="en-GB"/>
          </w:rPr>
          <w:delText xml:space="preserve">. </w:delText>
        </w:r>
      </w:del>
    </w:p>
    <w:p w14:paraId="1535FE73" w14:textId="51983DE7" w:rsidR="008D3CB9" w:rsidRPr="001860D6" w:rsidRDefault="003A6E43" w:rsidP="00D22315">
      <w:pPr>
        <w:spacing w:line="480" w:lineRule="auto"/>
        <w:ind w:firstLine="720"/>
        <w:jc w:val="both"/>
        <w:rPr>
          <w:del w:id="230" w:author="Sue Rogers" w:date="2026-09-25T20:00:00Z" w16du:dateUtc="2026-09-26T00:00:00Z"/>
          <w:rStyle w:val="PageNumber"/>
          <w:rFonts w:ascii="Times" w:hAnsi="Times"/>
          <w:b/>
          <w:lang w:val="en-GB"/>
        </w:rPr>
      </w:pPr>
      <w:del w:id="231" w:author="Sue Rogers" w:date="2026-09-25T20:00:00Z" w16du:dateUtc="2026-09-26T00:00:00Z">
        <w:r w:rsidRPr="001860D6">
          <w:rPr>
            <w:rStyle w:val="PageNumber"/>
            <w:rFonts w:ascii="Times" w:hAnsi="Times"/>
            <w:lang w:val="en-GB"/>
          </w:rPr>
          <w:delText xml:space="preserve">Building on the insights offered by Delolme, the </w:delText>
        </w:r>
        <w:r w:rsidR="00B32D12" w:rsidRPr="001860D6">
          <w:rPr>
            <w:rStyle w:val="PageNumber"/>
            <w:rFonts w:ascii="Times" w:hAnsi="Times"/>
            <w:i/>
            <w:lang w:val="en-GB"/>
          </w:rPr>
          <w:delText>anglomanes</w:delText>
        </w:r>
        <w:r w:rsidRPr="001860D6">
          <w:rPr>
            <w:rStyle w:val="PageNumber"/>
            <w:rFonts w:ascii="Times" w:hAnsi="Times"/>
            <w:lang w:val="en-GB"/>
          </w:rPr>
          <w:delText xml:space="preserve"> worried</w:delText>
        </w:r>
        <w:r w:rsidR="00E772F4" w:rsidRPr="001860D6">
          <w:rPr>
            <w:rStyle w:val="PageNumber"/>
            <w:rFonts w:ascii="Times" w:hAnsi="Times"/>
            <w:lang w:val="en-GB"/>
          </w:rPr>
          <w:delText xml:space="preserve"> </w:delText>
        </w:r>
        <w:r w:rsidR="008D3CB9" w:rsidRPr="001860D6">
          <w:rPr>
            <w:rStyle w:val="PageNumber"/>
            <w:rFonts w:ascii="Times" w:hAnsi="Times"/>
            <w:lang w:val="en-GB"/>
          </w:rPr>
          <w:delText xml:space="preserve">that an excessively strict enforcement of the principle of separation of power would have endowed the legislative chamber with an almost unlimited power (Pasquino, 1998, ch. 1; Craiutu, 2012, ch. 3). If all powers had to be strictly separated, the Legislative Assembly would have had the entirety of the law-making power for itself. This created the risk of the Assembly degenerating into tyranny, as its power could be captured by factional interests, by the susceptibility of majority rule to popular agitations or by a single man, without any other power being able to intervene and stop these abuses. All types of assemblies incurred into those risks, but an unchecked single chamber would have made their occurrence more likely and their implications more pernicious. As one of the leaders of the </w:delText>
        </w:r>
        <w:r w:rsidR="00822796" w:rsidRPr="001860D6">
          <w:rPr>
            <w:rStyle w:val="PageNumber"/>
            <w:rFonts w:ascii="Times" w:hAnsi="Times"/>
            <w:i/>
            <w:lang w:val="en-GB"/>
          </w:rPr>
          <w:delText>anglomane</w:delText>
        </w:r>
        <w:r w:rsidR="008D3CB9" w:rsidRPr="001860D6">
          <w:rPr>
            <w:rStyle w:val="PageNumber"/>
            <w:rFonts w:ascii="Times" w:hAnsi="Times"/>
            <w:lang w:val="en-GB"/>
          </w:rPr>
          <w:delText xml:space="preserve"> group, Mounier, explained,</w:delText>
        </w:r>
      </w:del>
    </w:p>
    <w:p w14:paraId="182DDAF6" w14:textId="7669B4D0" w:rsidR="00A724E1" w:rsidRPr="001860D6" w:rsidRDefault="008D3CB9" w:rsidP="00E72452">
      <w:pPr>
        <w:pStyle w:val="citazionelunga"/>
        <w:rPr>
          <w:del w:id="232" w:author="Sue Rogers" w:date="2026-09-25T20:00:00Z" w16du:dateUtc="2026-09-26T00:00:00Z"/>
        </w:rPr>
      </w:pPr>
      <w:del w:id="233" w:author="Sue Rogers" w:date="2026-09-25T20:00:00Z" w16du:dateUtc="2026-09-26T00:00:00Z">
        <w:r w:rsidRPr="001860D6">
          <w:delText>To entrust an Assembly with legislation may favour the creation of an aristocracy of representatives, as it provides them with the union of all powers, or it may favour the institution of a democratic tyranny, by exalting the ideas of the multitude; lastly, this form of government may even favour the despotism of a single man. Eventually, it will always be dangerous to the liberty of the nation (AP, VIII, 417)</w:delText>
        </w:r>
        <w:r w:rsidRPr="001860D6">
          <w:rPr>
            <w:rStyle w:val="PageNumber"/>
            <w:lang w:val="en-GB"/>
          </w:rPr>
          <w:delText>.</w:delText>
        </w:r>
        <w:r w:rsidRPr="001860D6">
          <w:rPr>
            <w:rStyle w:val="FootnoteReference"/>
          </w:rPr>
          <w:delText xml:space="preserve"> </w:delText>
        </w:r>
        <w:r w:rsidRPr="001860D6">
          <w:rPr>
            <w:rStyle w:val="FootnoteReference"/>
          </w:rPr>
          <w:footnoteReference w:id="5"/>
        </w:r>
      </w:del>
    </w:p>
    <w:p w14:paraId="504A9349" w14:textId="77777777" w:rsidR="00F27AAA" w:rsidRPr="001860D6" w:rsidRDefault="00F27AAA" w:rsidP="00E72452">
      <w:pPr>
        <w:pStyle w:val="citazionelunga"/>
        <w:rPr>
          <w:del w:id="235" w:author="Sue Rogers" w:date="2026-09-25T20:00:00Z" w16du:dateUtc="2026-09-26T00:00:00Z"/>
          <w:rStyle w:val="PageNumber"/>
          <w:lang w:val="en-GB"/>
        </w:rPr>
      </w:pPr>
    </w:p>
    <w:p w14:paraId="25B10CDC" w14:textId="1F5FC10D" w:rsidR="008D3CB9" w:rsidRPr="001860D6" w:rsidRDefault="00805858" w:rsidP="00D22315">
      <w:pPr>
        <w:spacing w:line="480" w:lineRule="auto"/>
        <w:jc w:val="both"/>
        <w:rPr>
          <w:del w:id="236" w:author="Sue Rogers" w:date="2026-09-25T20:00:00Z" w16du:dateUtc="2026-09-26T00:00:00Z"/>
          <w:rStyle w:val="PageNumber"/>
          <w:rFonts w:ascii="Times" w:hAnsi="Times"/>
          <w:lang w:val="en-GB"/>
        </w:rPr>
      </w:pPr>
      <w:del w:id="237" w:author="Sue Rogers" w:date="2026-09-25T20:00:00Z" w16du:dateUtc="2026-09-26T00:00:00Z">
        <w:r w:rsidRPr="001860D6">
          <w:rPr>
            <w:rStyle w:val="PageNumber"/>
            <w:rFonts w:ascii="Times" w:hAnsi="Times"/>
            <w:lang w:val="en-GB"/>
          </w:rPr>
          <w:delText>According to the</w:delText>
        </w:r>
        <w:r w:rsidR="003F4819" w:rsidRPr="001860D6">
          <w:rPr>
            <w:rStyle w:val="PageNumber"/>
            <w:rFonts w:ascii="Times" w:hAnsi="Times"/>
            <w:i/>
            <w:lang w:val="en-GB"/>
          </w:rPr>
          <w:delText xml:space="preserve"> </w:delText>
        </w:r>
        <w:r w:rsidR="00B32D12" w:rsidRPr="001860D6">
          <w:rPr>
            <w:rStyle w:val="PageNumber"/>
            <w:rFonts w:ascii="Times" w:hAnsi="Times"/>
            <w:i/>
            <w:lang w:val="en-GB"/>
          </w:rPr>
          <w:delText>anglomanes</w:delText>
        </w:r>
        <w:r w:rsidRPr="001860D6">
          <w:rPr>
            <w:rStyle w:val="PageNumber"/>
            <w:rFonts w:ascii="Times" w:hAnsi="Times"/>
            <w:lang w:val="en-GB"/>
          </w:rPr>
          <w:delText>, w</w:delText>
        </w:r>
        <w:r w:rsidR="008D3CB9" w:rsidRPr="001860D6">
          <w:rPr>
            <w:rStyle w:val="PageNumber"/>
            <w:rFonts w:ascii="Times" w:hAnsi="Times"/>
            <w:lang w:val="en-GB"/>
          </w:rPr>
          <w:delText>hoever held the legislative power in its totality and exercised it in complete autonomy would necessarily become a threat to the nation and its newly acquired liberty. The exercise of sovereignty, and with it the law-making power, had to be balanced and checked. Yet, in order to do so, it was necessary to allow for different constitutional bodies to interfere with each other, check on their respective actions and enforce constitutional limits. To this end,</w:delText>
        </w:r>
        <w:r w:rsidR="008D3CB9" w:rsidRPr="001860D6">
          <w:rPr>
            <w:rStyle w:val="PageNumber"/>
            <w:rFonts w:ascii="Times" w:hAnsi="Times"/>
            <w:b/>
            <w:lang w:val="en-GB"/>
          </w:rPr>
          <w:delText xml:space="preserve"> </w:delText>
        </w:r>
        <w:r w:rsidR="008D3CB9" w:rsidRPr="001860D6">
          <w:rPr>
            <w:rStyle w:val="PageNumber"/>
            <w:rFonts w:ascii="Times" w:hAnsi="Times"/>
            <w:lang w:val="en-GB"/>
          </w:rPr>
          <w:delText xml:space="preserve">the </w:delText>
        </w:r>
        <w:r w:rsidR="00B32D12" w:rsidRPr="001860D6">
          <w:rPr>
            <w:rStyle w:val="PageNumber"/>
            <w:rFonts w:ascii="Times" w:hAnsi="Times"/>
            <w:i/>
            <w:lang w:val="en-GB"/>
          </w:rPr>
          <w:delText>anglomanes</w:delText>
        </w:r>
        <w:r w:rsidR="008D3CB9" w:rsidRPr="001860D6">
          <w:rPr>
            <w:rStyle w:val="PageNumber"/>
            <w:rFonts w:ascii="Times" w:hAnsi="Times"/>
            <w:lang w:val="en-GB"/>
          </w:rPr>
          <w:delText xml:space="preserve"> </w:delText>
        </w:r>
        <w:r w:rsidR="004C1859" w:rsidRPr="001860D6">
          <w:rPr>
            <w:rStyle w:val="PageNumber"/>
            <w:rFonts w:ascii="Times" w:hAnsi="Times"/>
            <w:lang w:val="en-GB"/>
          </w:rPr>
          <w:delText xml:space="preserve">took the English </w:delText>
        </w:r>
        <w:r w:rsidR="00822796" w:rsidRPr="001860D6">
          <w:rPr>
            <w:rStyle w:val="PageNumber"/>
            <w:rFonts w:ascii="Times" w:hAnsi="Times"/>
            <w:lang w:val="en-GB"/>
          </w:rPr>
          <w:delText>model of balance of power</w:delText>
        </w:r>
        <w:r w:rsidR="004C1859" w:rsidRPr="001860D6">
          <w:rPr>
            <w:rStyle w:val="PageNumber"/>
            <w:rFonts w:ascii="Times" w:hAnsi="Times"/>
            <w:lang w:val="en-GB"/>
          </w:rPr>
          <w:delText xml:space="preserve"> for </w:delText>
        </w:r>
        <w:r w:rsidR="00822796" w:rsidRPr="001860D6">
          <w:rPr>
            <w:rStyle w:val="PageNumber"/>
            <w:rFonts w:ascii="Times" w:hAnsi="Times"/>
            <w:lang w:val="en-GB"/>
          </w:rPr>
          <w:delText>a valuable example</w:delText>
        </w:r>
        <w:r w:rsidR="004C1859" w:rsidRPr="001860D6">
          <w:rPr>
            <w:rStyle w:val="PageNumber"/>
            <w:rFonts w:ascii="Times" w:hAnsi="Times"/>
            <w:lang w:val="en-GB"/>
          </w:rPr>
          <w:delText xml:space="preserve"> and </w:delText>
        </w:r>
        <w:r w:rsidR="008D3CB9" w:rsidRPr="001860D6">
          <w:rPr>
            <w:rStyle w:val="PageNumber"/>
            <w:rFonts w:ascii="Times" w:hAnsi="Times"/>
            <w:lang w:val="en-GB"/>
          </w:rPr>
          <w:delText xml:space="preserve">designed a complex institutional project </w:delText>
        </w:r>
        <w:r w:rsidR="004C1859" w:rsidRPr="001860D6">
          <w:rPr>
            <w:rStyle w:val="PageNumber"/>
            <w:rFonts w:ascii="Times" w:hAnsi="Times"/>
            <w:lang w:val="en-GB"/>
          </w:rPr>
          <w:delText>to present</w:delText>
        </w:r>
        <w:r w:rsidR="008D3CB9" w:rsidRPr="001860D6">
          <w:rPr>
            <w:rStyle w:val="PageNumber"/>
            <w:rFonts w:ascii="Times" w:hAnsi="Times"/>
            <w:lang w:val="en-GB"/>
          </w:rPr>
          <w:delText xml:space="preserve"> to the Constitutional Committee. In this venue, on August 31 Lally-Tollendal argued that the legislative power had to be limited through two institutional measures, one acting from outside the law-making Assembly and the other from the inside. </w:delText>
        </w:r>
      </w:del>
    </w:p>
    <w:p w14:paraId="68627F0D" w14:textId="1120E3E3" w:rsidR="008D3CB9" w:rsidRPr="001860D6" w:rsidRDefault="008D3CB9" w:rsidP="00D22315">
      <w:pPr>
        <w:spacing w:line="480" w:lineRule="auto"/>
        <w:ind w:firstLine="720"/>
        <w:jc w:val="both"/>
        <w:rPr>
          <w:del w:id="238" w:author="Sue Rogers" w:date="2026-09-25T20:00:00Z" w16du:dateUtc="2026-09-26T00:00:00Z"/>
          <w:rStyle w:val="PageNumber"/>
          <w:rFonts w:ascii="Times" w:hAnsi="Times"/>
          <w:lang w:val="en-GB"/>
        </w:rPr>
      </w:pPr>
      <w:del w:id="239" w:author="Sue Rogers" w:date="2026-09-25T20:00:00Z" w16du:dateUtc="2026-09-26T00:00:00Z">
        <w:r w:rsidRPr="001860D6">
          <w:rPr>
            <w:rStyle w:val="PageNumber"/>
            <w:rFonts w:ascii="Times" w:hAnsi="Times"/>
            <w:lang w:val="en-GB"/>
          </w:rPr>
          <w:delText xml:space="preserve">The first involved the executive branch, as it consisted in attributing a veto power to the king, who could use it to either suspend or abolish the decisions of the legislative anytime it approved a law that he deemed inappropriate, unsuitable or </w:delText>
        </w:r>
        <w:r w:rsidR="00D82D36" w:rsidRPr="001860D6">
          <w:rPr>
            <w:rStyle w:val="PageNumber"/>
            <w:rFonts w:ascii="Times" w:hAnsi="Times"/>
            <w:lang w:val="en-GB"/>
          </w:rPr>
          <w:delText>un</w:delText>
        </w:r>
        <w:r w:rsidRPr="001860D6">
          <w:rPr>
            <w:rStyle w:val="PageNumber"/>
            <w:rFonts w:ascii="Times" w:hAnsi="Times"/>
            <w:lang w:val="en-GB"/>
          </w:rPr>
          <w:delText xml:space="preserve">constitutional. By authorising the king to negatively interfere in the law-making process, this measure allowed for some levels of interaction between legislative and executive powers. This interaction, however, translated into higher checks upon the actions of the legislative, whose excesses could thus be counter-balanced. Yet, at no point did the </w:delText>
        </w:r>
        <w:r w:rsidR="00822796" w:rsidRPr="001860D6">
          <w:rPr>
            <w:rStyle w:val="PageNumber"/>
            <w:rFonts w:ascii="Times" w:hAnsi="Times"/>
            <w:i/>
            <w:lang w:val="en-GB"/>
          </w:rPr>
          <w:delText>anglomanes</w:delText>
        </w:r>
        <w:r w:rsidR="007B2FE7" w:rsidRPr="001860D6">
          <w:rPr>
            <w:rStyle w:val="PageNumber"/>
            <w:rFonts w:ascii="Times" w:hAnsi="Times"/>
            <w:i/>
            <w:lang w:val="en-GB"/>
          </w:rPr>
          <w:delText xml:space="preserve"> </w:delText>
        </w:r>
        <w:r w:rsidRPr="001860D6">
          <w:rPr>
            <w:rStyle w:val="PageNumber"/>
            <w:rFonts w:ascii="Times" w:hAnsi="Times"/>
            <w:lang w:val="en-GB"/>
          </w:rPr>
          <w:delText>think that the royal veto would jeopardise the separation of power. On the contrary, since the king had no power to positively make the law—neither by interfering in the working of the Assembly nor by influencing its agenda—the executive branch retained its separation from the legislative chamber. In Lally-Tollendal’s words, this was desirable because ‘the royal sanction is thus useful to the nation’s safety, needed by the king to direct the public body and important for the security of the members of the Legislative itself’ (AP, VIII, 536).</w:delText>
        </w:r>
      </w:del>
    </w:p>
    <w:p w14:paraId="78EBDA82" w14:textId="136A94B5" w:rsidR="008D3CB9" w:rsidRPr="001860D6" w:rsidRDefault="008D3CB9" w:rsidP="00D22315">
      <w:pPr>
        <w:spacing w:line="480" w:lineRule="auto"/>
        <w:ind w:firstLine="720"/>
        <w:jc w:val="both"/>
        <w:rPr>
          <w:del w:id="240" w:author="Sue Rogers" w:date="2026-09-25T20:00:00Z" w16du:dateUtc="2026-09-26T00:00:00Z"/>
          <w:rStyle w:val="PageNumber"/>
          <w:rFonts w:ascii="Times" w:hAnsi="Times"/>
          <w:lang w:val="en-GB"/>
        </w:rPr>
      </w:pPr>
      <w:del w:id="241" w:author="Sue Rogers" w:date="2026-09-25T20:00:00Z" w16du:dateUtc="2026-09-26T00:00:00Z">
        <w:r w:rsidRPr="001860D6">
          <w:rPr>
            <w:rStyle w:val="PageNumber"/>
            <w:rFonts w:ascii="Times" w:hAnsi="Times"/>
            <w:lang w:val="en-GB"/>
          </w:rPr>
          <w:delText xml:space="preserve">The second measure entailed applying the principle of separation of powers also within the Legislative Assembly. By creating two separate chambers, the </w:delText>
        </w:r>
        <w:r w:rsidR="00B32D12" w:rsidRPr="001860D6">
          <w:rPr>
            <w:rStyle w:val="PageNumber"/>
            <w:rFonts w:ascii="Times" w:hAnsi="Times"/>
            <w:i/>
            <w:lang w:val="en-GB"/>
          </w:rPr>
          <w:delText>anglomanes</w:delText>
        </w:r>
        <w:r w:rsidRPr="001860D6">
          <w:rPr>
            <w:rStyle w:val="PageNumber"/>
            <w:rFonts w:ascii="Times" w:hAnsi="Times"/>
            <w:lang w:val="en-GB"/>
          </w:rPr>
          <w:delText xml:space="preserve"> planned to introduce mechanisms of checks and balances within the law-making body. The first chamber would represent the unity of the nation, be elected by all citizens and retain the actual power of introducing and drafting laws. Yet, before being sent to the king for approval, its decisions had to be examined by the second chamber. </w:delText>
        </w:r>
        <w:r w:rsidR="00F1418B" w:rsidRPr="001860D6">
          <w:rPr>
            <w:rStyle w:val="PageNumber"/>
            <w:rFonts w:ascii="Times" w:hAnsi="Times"/>
            <w:lang w:val="en-GB"/>
          </w:rPr>
          <w:delText>Anglophile</w:delText>
        </w:r>
        <w:r w:rsidRPr="001860D6">
          <w:rPr>
            <w:rStyle w:val="PageNumber"/>
            <w:rFonts w:ascii="Times" w:hAnsi="Times"/>
            <w:lang w:val="en-GB"/>
          </w:rPr>
          <w:delText xml:space="preserve"> deputies disagreed on the composition of the latter, but they all believed that it had to represent different interests from those embodied in the lower chamber</w:delText>
        </w:r>
        <w:r w:rsidR="002C1B8C" w:rsidRPr="001860D6">
          <w:rPr>
            <w:rStyle w:val="PageNumber"/>
            <w:rFonts w:ascii="Times" w:hAnsi="Times"/>
            <w:lang w:val="en-GB"/>
          </w:rPr>
          <w:delText>,</w:delText>
        </w:r>
        <w:r w:rsidR="00D63201" w:rsidRPr="001860D6">
          <w:rPr>
            <w:rStyle w:val="PageNumber"/>
            <w:rFonts w:ascii="Times" w:hAnsi="Times"/>
            <w:lang w:val="en-GB"/>
          </w:rPr>
          <w:delText xml:space="preserve"> as per Delolme’s </w:delText>
        </w:r>
        <w:r w:rsidR="007B2FE7" w:rsidRPr="001860D6">
          <w:rPr>
            <w:rStyle w:val="PageNumber"/>
            <w:rFonts w:ascii="Times" w:hAnsi="Times"/>
            <w:lang w:val="en-GB"/>
          </w:rPr>
          <w:delText>book</w:delText>
        </w:r>
        <w:r w:rsidRPr="001860D6">
          <w:rPr>
            <w:rStyle w:val="PageNumber"/>
            <w:rFonts w:ascii="Times" w:hAnsi="Times"/>
            <w:lang w:val="en-GB"/>
          </w:rPr>
          <w:delText xml:space="preserve">. To make sure this happened, the second chamber had to have longer mandates and be elected according to different procedures and at different moments in time. Moreover, the relation between the two chambers would not be one of perfect bicameralism, where the two assemblies have the same powers. Rather, the competences of the upper chamber were more restricted than those of the General Assembly as they were limited to discussing the proposals made by the latter. </w:delText>
        </w:r>
      </w:del>
    </w:p>
    <w:p w14:paraId="17E71032" w14:textId="5CCF14D3" w:rsidR="008D3CB9" w:rsidRPr="001860D6" w:rsidRDefault="008D3CB9" w:rsidP="00D22315">
      <w:pPr>
        <w:spacing w:line="480" w:lineRule="auto"/>
        <w:ind w:firstLine="720"/>
        <w:jc w:val="both"/>
        <w:rPr>
          <w:del w:id="242" w:author="Sue Rogers" w:date="2026-09-25T20:00:00Z" w16du:dateUtc="2026-09-26T00:00:00Z"/>
          <w:rStyle w:val="PageNumber"/>
          <w:rFonts w:ascii="Times" w:hAnsi="Times"/>
          <w:lang w:val="en-GB"/>
        </w:rPr>
      </w:pPr>
      <w:del w:id="243" w:author="Sue Rogers" w:date="2026-09-25T20:00:00Z" w16du:dateUtc="2026-09-26T00:00:00Z">
        <w:r w:rsidRPr="001860D6">
          <w:rPr>
            <w:rStyle w:val="PageNumber"/>
            <w:rFonts w:ascii="Times" w:hAnsi="Times"/>
            <w:lang w:val="en-GB"/>
          </w:rPr>
          <w:delText>Designed in such a way, the second chamber would be advantageous for several reasons. First, it guaranteed a lengthier time for reflection before passing laws. In Mounier’s terms: ‘Two chambers deliberating separately assure the quality of their respective decisions and restore the slow and majestic pace at which the legislative power should work’ (AP, VIII, 555). Second, by being smaller, populated by elites who are in office for longer times than the lower assembly, the second chamber was less susceptible to popular pressures and demagoguery than the first. Third, its mere presence would be an obstacle to the reunion of all powers in the hands of the representatives in the lower chamber; it would not only check on the quality of their law-making but also make sure they respected the constitution and the limits it imposed on them. In addition, the second chamber would eventually function as a buffer between the executive power and the representative assembly, as it was meant to keep both within their limits while constructively checking on each other. In Tollendal</w:delText>
        </w:r>
        <w:r w:rsidRPr="001860D6">
          <w:rPr>
            <w:rStyle w:val="PageNumber"/>
            <w:rFonts w:ascii="Times" w:eastAsia="Helvetica" w:hAnsi="Times" w:cs="Helvetica"/>
            <w:lang w:val="en-GB"/>
          </w:rPr>
          <w:delText>’s words, a ‘single power will necessarily end up annihilating all powers. Two will fight until one has destroyed the other. But three will keep the</w:delText>
        </w:r>
        <w:r w:rsidRPr="001860D6">
          <w:rPr>
            <w:rStyle w:val="PageNumber"/>
            <w:rFonts w:ascii="Times" w:hAnsi="Times"/>
            <w:lang w:val="en-GB"/>
          </w:rPr>
          <w:delText>mselves in perfect balance</w:delText>
        </w:r>
        <w:r w:rsidRPr="001860D6">
          <w:rPr>
            <w:rStyle w:val="PageNumber"/>
            <w:rFonts w:ascii="Times" w:eastAsia="Helvetica" w:hAnsi="Times" w:cs="Helvetica"/>
            <w:lang w:val="en-GB"/>
          </w:rPr>
          <w:delText>’ (AP, VIII, 515). And it was precisely the second chamber that guaranteed the perfect balance, as it ‘would act to protect</w:delText>
        </w:r>
        <w:r w:rsidRPr="001860D6">
          <w:rPr>
            <w:rStyle w:val="PageNumber"/>
            <w:rFonts w:ascii="Times" w:hAnsi="Times"/>
            <w:lang w:val="en-GB"/>
          </w:rPr>
          <w:delText xml:space="preserve"> the constitution, prevent the representatives from destroying or usurping royal authority and stop the king from encroaching on the rights of the representatives</w:delText>
        </w:r>
        <w:r w:rsidRPr="001860D6">
          <w:rPr>
            <w:rStyle w:val="PageNumber"/>
            <w:rFonts w:ascii="Times" w:eastAsia="Helvetica" w:hAnsi="Times" w:cs="Helvetica"/>
            <w:lang w:val="en-GB"/>
          </w:rPr>
          <w:delText xml:space="preserve">’ (AP, VIII, 416). </w:delText>
        </w:r>
      </w:del>
    </w:p>
    <w:p w14:paraId="7495A7E0" w14:textId="280892CA" w:rsidR="008D3CB9" w:rsidRPr="001860D6" w:rsidRDefault="008D3CB9" w:rsidP="00D22315">
      <w:pPr>
        <w:spacing w:line="480" w:lineRule="auto"/>
        <w:ind w:firstLine="720"/>
        <w:jc w:val="both"/>
        <w:rPr>
          <w:del w:id="244" w:author="Sue Rogers" w:date="2026-09-25T20:00:00Z" w16du:dateUtc="2026-09-26T00:00:00Z"/>
          <w:rStyle w:val="PageNumber"/>
          <w:rFonts w:ascii="Times" w:hAnsi="Times"/>
          <w:lang w:val="en-GB"/>
        </w:rPr>
      </w:pPr>
      <w:del w:id="245" w:author="Sue Rogers" w:date="2026-09-25T20:00:00Z" w16du:dateUtc="2026-09-26T00:00:00Z">
        <w:r w:rsidRPr="001860D6">
          <w:rPr>
            <w:rStyle w:val="PageNumber"/>
            <w:rFonts w:ascii="Times" w:hAnsi="Times"/>
            <w:lang w:val="en-GB"/>
          </w:rPr>
          <w:delText xml:space="preserve">To the </w:delText>
        </w:r>
        <w:r w:rsidR="00B32D12" w:rsidRPr="001860D6">
          <w:rPr>
            <w:rStyle w:val="PageNumber"/>
            <w:rFonts w:ascii="Times" w:hAnsi="Times"/>
            <w:i/>
            <w:lang w:val="en-GB"/>
          </w:rPr>
          <w:delText>anglomanes</w:delText>
        </w:r>
        <w:r w:rsidR="00F1418B" w:rsidRPr="001860D6">
          <w:rPr>
            <w:rStyle w:val="PageNumber"/>
            <w:rFonts w:ascii="Times" w:hAnsi="Times"/>
            <w:i/>
            <w:lang w:val="en-GB"/>
          </w:rPr>
          <w:delText>’</w:delText>
        </w:r>
        <w:r w:rsidRPr="001860D6">
          <w:rPr>
            <w:rStyle w:val="PageNumber"/>
            <w:rFonts w:ascii="Times" w:hAnsi="Times"/>
            <w:lang w:val="en-GB"/>
          </w:rPr>
          <w:delText xml:space="preserve"> mind, the second chamber and the royal veto were thus necessary institutional instruments to constrain the potentially unlimited sovereignty of the Assembly through a series of intersected vetoes. This could be achieved by separating the law-making power internally and submitting it to checks and balances from both the inside, via the second chamber, and the outside, through the royal veto. However, when the time came for the Assembly to vote on the proposal put forward by the Constitutional Committee, the deputies could not agree on the details of the suggested measures. On the one hand, there was no consensus on whether the royal veto had to be temporary or absolute, i.e. whether the king could veto a law on his own or was only entitled to suspend it and refer the ultimate decision either to the people via referendum or to the Assembly at a later moment in time. On the other hand, supporters of bicameralism disagreed on the composition and mode of election of the second chamber.</w:delText>
        </w:r>
        <w:r w:rsidRPr="001860D6">
          <w:rPr>
            <w:rStyle w:val="FootnoteReference"/>
            <w:rFonts w:ascii="Times" w:hAnsi="Times"/>
          </w:rPr>
          <w:footnoteReference w:id="6"/>
        </w:r>
        <w:r w:rsidRPr="001860D6">
          <w:rPr>
            <w:rStyle w:val="PageNumber"/>
            <w:rFonts w:ascii="Times" w:hAnsi="Times"/>
            <w:lang w:val="en-GB"/>
          </w:rPr>
          <w:delText xml:space="preserve"> </w:delText>
        </w:r>
      </w:del>
    </w:p>
    <w:p w14:paraId="26FDD147" w14:textId="0C154FE5" w:rsidR="008D3CB9" w:rsidRPr="001860D6" w:rsidRDefault="008D3CB9" w:rsidP="00D22315">
      <w:pPr>
        <w:spacing w:line="480" w:lineRule="auto"/>
        <w:ind w:firstLine="720"/>
        <w:jc w:val="both"/>
        <w:rPr>
          <w:del w:id="247" w:author="Sue Rogers" w:date="2026-09-25T20:00:00Z" w16du:dateUtc="2026-09-26T00:00:00Z"/>
          <w:rStyle w:val="PageNumber"/>
          <w:rFonts w:ascii="Times" w:hAnsi="Times"/>
          <w:lang w:val="en-GB"/>
        </w:rPr>
      </w:pPr>
      <w:del w:id="248" w:author="Sue Rogers" w:date="2026-09-25T20:00:00Z" w16du:dateUtc="2026-09-26T00:00:00Z">
        <w:r w:rsidRPr="001860D6">
          <w:rPr>
            <w:rStyle w:val="PageNumber"/>
            <w:rFonts w:ascii="Times" w:hAnsi="Times"/>
            <w:lang w:val="en-GB"/>
          </w:rPr>
          <w:delText>In addition, the</w:delText>
        </w:r>
        <w:r w:rsidR="00D05FEC" w:rsidRPr="001860D6">
          <w:rPr>
            <w:rStyle w:val="PageNumber"/>
            <w:rFonts w:ascii="Times" w:hAnsi="Times"/>
            <w:lang w:val="en-GB"/>
          </w:rPr>
          <w:delText xml:space="preserve"> bicameral project </w:delText>
        </w:r>
        <w:r w:rsidR="001205A6" w:rsidRPr="001860D6">
          <w:rPr>
            <w:rStyle w:val="PageNumber"/>
            <w:rFonts w:ascii="Times" w:hAnsi="Times"/>
            <w:lang w:val="en-GB"/>
          </w:rPr>
          <w:delText>did not</w:delText>
        </w:r>
        <w:r w:rsidR="00BC1D49" w:rsidRPr="001860D6">
          <w:rPr>
            <w:rStyle w:val="PageNumber"/>
            <w:rFonts w:ascii="Times" w:hAnsi="Times"/>
            <w:lang w:val="en-GB"/>
          </w:rPr>
          <w:delText xml:space="preserve"> succeed </w:delText>
        </w:r>
        <w:r w:rsidR="00822796" w:rsidRPr="001860D6">
          <w:rPr>
            <w:rStyle w:val="PageNumber"/>
            <w:rFonts w:ascii="Times" w:hAnsi="Times"/>
            <w:lang w:val="en-GB"/>
          </w:rPr>
          <w:delText>at</w:delText>
        </w:r>
        <w:r w:rsidR="00BC1D49" w:rsidRPr="001860D6">
          <w:rPr>
            <w:rStyle w:val="PageNumber"/>
            <w:rFonts w:ascii="Times" w:hAnsi="Times"/>
            <w:lang w:val="en-GB"/>
          </w:rPr>
          <w:delText xml:space="preserve"> convincing</w:delText>
        </w:r>
        <w:r w:rsidR="001205A6" w:rsidRPr="001860D6">
          <w:rPr>
            <w:rStyle w:val="PageNumber"/>
            <w:rFonts w:ascii="Times" w:hAnsi="Times"/>
            <w:lang w:val="en-GB"/>
          </w:rPr>
          <w:delText xml:space="preserve"> the </w:delText>
        </w:r>
        <w:r w:rsidR="00BC1D49" w:rsidRPr="001860D6">
          <w:rPr>
            <w:rStyle w:val="PageNumber"/>
            <w:rFonts w:ascii="Times" w:hAnsi="Times"/>
            <w:lang w:val="en-GB"/>
          </w:rPr>
          <w:delText>rest</w:delText>
        </w:r>
        <w:r w:rsidR="001205A6" w:rsidRPr="001860D6">
          <w:rPr>
            <w:rStyle w:val="PageNumber"/>
            <w:rFonts w:ascii="Times" w:hAnsi="Times"/>
            <w:lang w:val="en-GB"/>
          </w:rPr>
          <w:delText xml:space="preserve"> </w:delText>
        </w:r>
        <w:r w:rsidR="00A9324D" w:rsidRPr="001860D6">
          <w:rPr>
            <w:rStyle w:val="PageNumber"/>
            <w:rFonts w:ascii="Times" w:hAnsi="Times"/>
            <w:lang w:val="en-GB"/>
          </w:rPr>
          <w:delText xml:space="preserve">of the Assembly, that </w:delText>
        </w:r>
        <w:r w:rsidRPr="001860D6">
          <w:rPr>
            <w:rStyle w:val="PageNumber"/>
            <w:rFonts w:ascii="Times" w:hAnsi="Times"/>
            <w:lang w:val="en-GB"/>
          </w:rPr>
          <w:delText>disapproved of the proposed con</w:delText>
        </w:r>
        <w:r w:rsidR="00D20940" w:rsidRPr="001860D6">
          <w:rPr>
            <w:rStyle w:val="PageNumber"/>
            <w:rFonts w:ascii="Times" w:hAnsi="Times"/>
            <w:lang w:val="en-GB"/>
          </w:rPr>
          <w:delText>stitutional draft. Among its more</w:delText>
        </w:r>
        <w:r w:rsidRPr="001860D6">
          <w:rPr>
            <w:rStyle w:val="PageNumber"/>
            <w:rFonts w:ascii="Times" w:hAnsi="Times"/>
            <w:lang w:val="en-GB"/>
          </w:rPr>
          <w:delText xml:space="preserve"> active opponents, </w:delText>
        </w:r>
        <w:r w:rsidR="002C1B8C" w:rsidRPr="001860D6">
          <w:rPr>
            <w:rStyle w:val="PageNumber"/>
            <w:rFonts w:ascii="Times" w:hAnsi="Times"/>
            <w:lang w:val="en-GB"/>
          </w:rPr>
          <w:delText>most of whom will be</w:delText>
        </w:r>
        <w:r w:rsidRPr="001860D6">
          <w:rPr>
            <w:rStyle w:val="PageNumber"/>
            <w:rFonts w:ascii="Times" w:hAnsi="Times"/>
            <w:lang w:val="en-GB"/>
          </w:rPr>
          <w:delText xml:space="preserve"> future Girondins and Jacobins, </w:delText>
        </w:r>
        <w:r w:rsidR="00A9324D" w:rsidRPr="001860D6">
          <w:rPr>
            <w:rStyle w:val="PageNumber"/>
            <w:rFonts w:ascii="Times" w:hAnsi="Times"/>
            <w:lang w:val="en-GB"/>
          </w:rPr>
          <w:delText xml:space="preserve">two groups can be distinguished. </w:delText>
        </w:r>
        <w:r w:rsidR="00822796" w:rsidRPr="001860D6">
          <w:rPr>
            <w:rStyle w:val="PageNumber"/>
            <w:rFonts w:ascii="Times" w:hAnsi="Times"/>
            <w:lang w:val="en-GB"/>
          </w:rPr>
          <w:delText>T</w:delText>
        </w:r>
        <w:r w:rsidR="00A9324D" w:rsidRPr="001860D6">
          <w:rPr>
            <w:rStyle w:val="PageNumber"/>
            <w:rFonts w:ascii="Times" w:hAnsi="Times"/>
            <w:lang w:val="en-GB"/>
          </w:rPr>
          <w:delText>he</w:delText>
        </w:r>
        <w:r w:rsidR="00773B17" w:rsidRPr="001860D6">
          <w:rPr>
            <w:rStyle w:val="PageNumber"/>
            <w:rFonts w:ascii="Times" w:hAnsi="Times"/>
            <w:lang w:val="en-GB"/>
          </w:rPr>
          <w:delText xml:space="preserve"> most radicals</w:delText>
        </w:r>
        <w:r w:rsidR="00822796" w:rsidRPr="001860D6">
          <w:rPr>
            <w:rStyle w:val="PageNumber"/>
            <w:rFonts w:ascii="Times" w:hAnsi="Times"/>
            <w:lang w:val="en-GB"/>
          </w:rPr>
          <w:delText xml:space="preserve"> </w:delText>
        </w:r>
        <w:r w:rsidR="00952FE4" w:rsidRPr="001860D6">
          <w:rPr>
            <w:rStyle w:val="PageNumber"/>
            <w:rFonts w:ascii="Times" w:hAnsi="Times"/>
            <w:lang w:val="en-GB"/>
          </w:rPr>
          <w:delText>were</w:delText>
        </w:r>
        <w:r w:rsidRPr="001860D6">
          <w:rPr>
            <w:rStyle w:val="PageNumber"/>
            <w:rFonts w:ascii="Times" w:hAnsi="Times"/>
            <w:lang w:val="en-GB"/>
          </w:rPr>
          <w:delText xml:space="preserve"> Jean-Baptiste Salle, a </w:delText>
        </w:r>
        <w:r w:rsidRPr="001860D6">
          <w:rPr>
            <w:rFonts w:ascii="Times" w:hAnsi="Times"/>
          </w:rPr>
          <w:delText xml:space="preserve">physician elected in the ranks of the Third Estate who took active part in the Girondins’ club and was eventually guillotined in 1794; Jérome Pétion de Villeneuve, a lawyer elected by the Third Estate of Chartres who served as president of the Constituent Assembly; </w:delText>
        </w:r>
        <w:r w:rsidRPr="001860D6">
          <w:rPr>
            <w:rStyle w:val="PageNumber"/>
            <w:rFonts w:ascii="Times" w:hAnsi="Times"/>
            <w:lang w:val="en-GB"/>
          </w:rPr>
          <w:delText>and Maximilien de Robespierre.</w:delText>
        </w:r>
        <w:r w:rsidR="00BC1D49" w:rsidRPr="001860D6">
          <w:rPr>
            <w:rFonts w:ascii="Times" w:hAnsi="Times"/>
            <w:lang w:val="en-GB"/>
          </w:rPr>
          <w:delText xml:space="preserve"> </w:delText>
        </w:r>
        <w:r w:rsidRPr="001860D6">
          <w:rPr>
            <w:rFonts w:ascii="Times" w:hAnsi="Times"/>
            <w:vertAlign w:val="superscript"/>
          </w:rPr>
          <w:delText xml:space="preserve"> </w:delText>
        </w:r>
        <w:r w:rsidRPr="001860D6">
          <w:rPr>
            <w:rStyle w:val="PageNumber"/>
            <w:rFonts w:ascii="Times" w:hAnsi="Times"/>
            <w:lang w:val="en-GB"/>
          </w:rPr>
          <w:delText xml:space="preserve">They not only accepted the royal veto in its </w:delText>
        </w:r>
        <w:r w:rsidR="00822796" w:rsidRPr="001860D6">
          <w:rPr>
            <w:rStyle w:val="PageNumber"/>
            <w:rFonts w:ascii="Times" w:hAnsi="Times"/>
            <w:lang w:val="en-GB"/>
          </w:rPr>
          <w:delText>temporary</w:delText>
        </w:r>
        <w:r w:rsidRPr="001860D6">
          <w:rPr>
            <w:rStyle w:val="PageNumber"/>
            <w:rFonts w:ascii="Times" w:hAnsi="Times"/>
            <w:lang w:val="en-GB"/>
          </w:rPr>
          <w:delText xml:space="preserve"> form and on the condition that the decision had to be taken by the citizens via referendum but also inflexibly opposed the institution of a second chamber. The absolute veto, they argued, would have given back sovereignty—as the power to make the law—to the monarch. This was contrary to the principle of popular sovereignty and to the third article of the Declaration of the Rights of Man and the Citizens. Furthermore, the absolute veto risked restoring the Ancien Regime and its principle of royal authority, by making the monarch the key player in the legislative process. </w:delText>
        </w:r>
      </w:del>
    </w:p>
    <w:p w14:paraId="70E6428F" w14:textId="1F372AEB" w:rsidR="008D3CB9" w:rsidRPr="001860D6" w:rsidRDefault="008D3CB9" w:rsidP="00D22315">
      <w:pPr>
        <w:spacing w:line="480" w:lineRule="auto"/>
        <w:ind w:firstLine="720"/>
        <w:jc w:val="both"/>
        <w:rPr>
          <w:del w:id="249" w:author="Sue Rogers" w:date="2026-09-25T20:00:00Z" w16du:dateUtc="2026-09-26T00:00:00Z"/>
          <w:rStyle w:val="PageNumber"/>
          <w:rFonts w:ascii="Times" w:hAnsi="Times"/>
          <w:lang w:val="en-GB"/>
        </w:rPr>
      </w:pPr>
      <w:del w:id="250" w:author="Sue Rogers" w:date="2026-09-25T20:00:00Z" w16du:dateUtc="2026-09-26T00:00:00Z">
        <w:r w:rsidRPr="001860D6">
          <w:rPr>
            <w:rStyle w:val="PageNumber"/>
            <w:rFonts w:ascii="Times" w:hAnsi="Times"/>
            <w:lang w:val="en-GB"/>
          </w:rPr>
          <w:delText xml:space="preserve">Similarly, the creation of a second chamber would have divided the sovereign power of the people into two branches and, as such, would have undermined its popular, inalienable and unlimited character. Since the first meetings of the National Assembly, radical deputies disapproved of representation, as it interposed an intermediary body between the will of the people and the actual decisions taken in its name. This, to their mind, risked transferring sovereignty to an elite group of representatives who, instead of acting according to the will of the people, freely interpreted their mandate as an authorisation to act at their own discretion. To avoid this, at around the same time of the debate on bicameralism, radicals proposed to introduce the imperative mandate. By forcing the representatives to follow the instructions received from their constituents, the imperative mandate would have guaranteed the perfect correspondence between the will of the people and the decisions of the Assembly. Yet the introduction of a second chamber would have emptied the imperative mandate of its meaning and explicitly contradicted the account of popular sovereignty from which it was derived. According to the </w:delText>
        </w:r>
        <w:r w:rsidR="00B32D12" w:rsidRPr="001860D6">
          <w:rPr>
            <w:rStyle w:val="PageNumber"/>
            <w:rFonts w:ascii="Times" w:hAnsi="Times"/>
            <w:i/>
            <w:lang w:val="en-GB"/>
          </w:rPr>
          <w:delText>anglomanes</w:delText>
        </w:r>
        <w:r w:rsidR="003A71E8" w:rsidRPr="001860D6">
          <w:rPr>
            <w:rStyle w:val="PageNumber"/>
            <w:rFonts w:ascii="Times" w:hAnsi="Times"/>
            <w:i/>
            <w:lang w:val="en-GB"/>
          </w:rPr>
          <w:delText>’</w:delText>
        </w:r>
        <w:r w:rsidRPr="001860D6">
          <w:rPr>
            <w:rStyle w:val="PageNumber"/>
            <w:rFonts w:ascii="Times" w:hAnsi="Times"/>
            <w:lang w:val="en-GB"/>
          </w:rPr>
          <w:delText xml:space="preserve"> plan, the second chamber was tasked with reworking and potentially rejecting the decisions of the Assembly. But if the will of the Assembly corresponded to the will of the people</w:delText>
        </w:r>
        <w:r w:rsidRPr="001860D6">
          <w:rPr>
            <w:rStyle w:val="PageNumber"/>
            <w:rFonts w:ascii="Times" w:eastAsia="Helvetica" w:hAnsi="Times" w:cs="Helvetica"/>
            <w:lang w:val="en-GB"/>
          </w:rPr>
          <w:delText>—</w:delText>
        </w:r>
        <w:r w:rsidRPr="001860D6">
          <w:rPr>
            <w:rStyle w:val="PageNumber"/>
            <w:rFonts w:ascii="Times" w:hAnsi="Times"/>
            <w:lang w:val="en-GB"/>
          </w:rPr>
          <w:delText>as would have been the case with the imperative mandate</w:delText>
        </w:r>
        <w:r w:rsidRPr="001860D6">
          <w:rPr>
            <w:rStyle w:val="PageNumber"/>
            <w:rFonts w:ascii="Times" w:eastAsia="Helvetica" w:hAnsi="Times" w:cs="Helvetica"/>
            <w:lang w:val="en-GB"/>
          </w:rPr>
          <w:delText>—</w:delText>
        </w:r>
        <w:r w:rsidRPr="001860D6">
          <w:rPr>
            <w:rStyle w:val="PageNumber"/>
            <w:rFonts w:ascii="Times" w:hAnsi="Times"/>
            <w:lang w:val="en-GB"/>
          </w:rPr>
          <w:delText>then the second chamber would have opposed the will of the popular sovereign.</w:delText>
        </w:r>
        <w:r w:rsidR="001751E0" w:rsidRPr="001860D6">
          <w:rPr>
            <w:rStyle w:val="PageNumber"/>
            <w:rFonts w:ascii="Times" w:hAnsi="Times"/>
            <w:lang w:val="en-GB"/>
          </w:rPr>
          <w:delText xml:space="preserve"> </w:delText>
        </w:r>
        <w:r w:rsidRPr="001860D6">
          <w:rPr>
            <w:rStyle w:val="PageNumber"/>
            <w:rFonts w:ascii="Times" w:hAnsi="Times"/>
            <w:lang w:val="en-GB"/>
          </w:rPr>
          <w:delText>This, on the radical benches of the Assembly, appeared unacceptable.</w:delText>
        </w:r>
        <w:r w:rsidR="002C1B8C" w:rsidRPr="001860D6">
          <w:rPr>
            <w:rStyle w:val="FootnoteReference"/>
            <w:rFonts w:ascii="Times" w:hAnsi="Times"/>
          </w:rPr>
          <w:delText xml:space="preserve"> </w:delText>
        </w:r>
        <w:r w:rsidR="002C1B8C" w:rsidRPr="001860D6">
          <w:rPr>
            <w:rStyle w:val="FootnoteReference"/>
            <w:rFonts w:ascii="Times" w:hAnsi="Times"/>
          </w:rPr>
          <w:footnoteReference w:id="7"/>
        </w:r>
      </w:del>
    </w:p>
    <w:p w14:paraId="38188D9A" w14:textId="77777777" w:rsidR="00346D47" w:rsidRPr="001860D6" w:rsidRDefault="008D3CB9" w:rsidP="00D22315">
      <w:pPr>
        <w:spacing w:line="480" w:lineRule="auto"/>
        <w:ind w:firstLine="720"/>
        <w:jc w:val="both"/>
        <w:rPr>
          <w:del w:id="252" w:author="Sue Rogers" w:date="2026-09-25T20:00:00Z" w16du:dateUtc="2026-09-26T00:00:00Z"/>
          <w:rStyle w:val="PageNumber"/>
          <w:rFonts w:ascii="Times" w:hAnsi="Times"/>
          <w:lang w:val="en-GB"/>
        </w:rPr>
      </w:pPr>
      <w:del w:id="253" w:author="Sue Rogers" w:date="2026-09-25T20:00:00Z" w16du:dateUtc="2026-09-26T00:00:00Z">
        <w:r w:rsidRPr="001860D6">
          <w:rPr>
            <w:rStyle w:val="PageNumber"/>
            <w:rFonts w:ascii="Times" w:hAnsi="Times"/>
            <w:lang w:val="en-GB"/>
          </w:rPr>
          <w:delText>Even later, when the imperative mandate was outvoted by the Assembly, radical deputies continued to oppose the introduction of a second chamber. This was because in a bicameral system the popular will was not immediately recognised in electoral results, but had to be created via complex processes of expert deliberation, the outcome of which needed to be checked for correctness through intersected vetoes. This, from the radicals</w:delText>
        </w:r>
        <w:r w:rsidRPr="001860D6">
          <w:rPr>
            <w:rStyle w:val="PageNumber"/>
            <w:rFonts w:ascii="Times" w:eastAsia="Helvetica" w:hAnsi="Times" w:cs="Helvetica"/>
            <w:lang w:val="en-GB"/>
          </w:rPr>
          <w:delText>’ point of view</w:delText>
        </w:r>
        <w:r w:rsidRPr="001860D6">
          <w:rPr>
            <w:rStyle w:val="PageNumber"/>
            <w:rFonts w:ascii="Times" w:hAnsi="Times"/>
            <w:lang w:val="en-GB"/>
          </w:rPr>
          <w:delText>, amounted to an expropriation of sovereignty, as legislative decisions did not coincide with the direct expression of the popular will.</w:delText>
        </w:r>
        <w:r w:rsidR="001751E0" w:rsidRPr="001860D6">
          <w:rPr>
            <w:rStyle w:val="PageNumber"/>
            <w:rFonts w:ascii="Times" w:hAnsi="Times"/>
            <w:lang w:val="en-GB"/>
          </w:rPr>
          <w:delText xml:space="preserve"> </w:delText>
        </w:r>
        <w:r w:rsidRPr="001860D6">
          <w:rPr>
            <w:rStyle w:val="PageNumber"/>
            <w:rFonts w:ascii="Times" w:hAnsi="Times"/>
            <w:lang w:val="en-GB"/>
          </w:rPr>
          <w:delText>Both the absolute royal veto and the introduction of a second chamber thus contradicted the idea that sovereignty belonged to the people, who should have been able to exercise it as directly, unitarily and unlimitedly as possible. Consequently, radical deputies voted against the proposal drafted by the Constitutional Committee and advocated for the introduction of mechanisms aimed at protecting and increasing popular participation in the exercise of sovereignty, among which were the use of referenda to validate the king’s suspensive veto, the recourse to practices of direct democracy in local districts and the direct appeal to the</w:delText>
        </w:r>
        <w:r w:rsidR="003A71E8" w:rsidRPr="001860D6">
          <w:rPr>
            <w:rStyle w:val="PageNumber"/>
            <w:rFonts w:ascii="Times" w:hAnsi="Times"/>
            <w:lang w:val="en-GB"/>
          </w:rPr>
          <w:delText xml:space="preserve"> people via regular referenda. </w:delText>
        </w:r>
        <w:r w:rsidR="003A71E8" w:rsidRPr="001860D6">
          <w:rPr>
            <w:rStyle w:val="PageNumber"/>
            <w:rFonts w:ascii="Times" w:hAnsi="Times"/>
            <w:lang w:val="en-GB"/>
          </w:rPr>
          <w:tab/>
        </w:r>
      </w:del>
    </w:p>
    <w:p w14:paraId="7304C978" w14:textId="09E258EC" w:rsidR="00DC01A8" w:rsidRPr="001860D6" w:rsidRDefault="003A71E8" w:rsidP="00D22315">
      <w:pPr>
        <w:spacing w:line="480" w:lineRule="auto"/>
        <w:ind w:firstLine="720"/>
        <w:jc w:val="both"/>
        <w:rPr>
          <w:del w:id="254" w:author="Sue Rogers" w:date="2026-09-25T20:00:00Z" w16du:dateUtc="2026-09-26T00:00:00Z"/>
          <w:rStyle w:val="PageNumber"/>
          <w:rFonts w:ascii="Times" w:hAnsi="Times"/>
          <w:lang w:val="en-GB"/>
        </w:rPr>
      </w:pPr>
      <w:del w:id="255" w:author="Sue Rogers" w:date="2026-09-25T20:00:00Z" w16du:dateUtc="2026-09-26T00:00:00Z">
        <w:r w:rsidRPr="001860D6">
          <w:rPr>
            <w:rStyle w:val="PageNumber"/>
            <w:rFonts w:ascii="Times" w:hAnsi="Times"/>
            <w:lang w:val="en-GB"/>
          </w:rPr>
          <w:delText>Y</w:delText>
        </w:r>
        <w:r w:rsidR="00720069" w:rsidRPr="001860D6">
          <w:rPr>
            <w:rStyle w:val="PageNumber"/>
            <w:rFonts w:ascii="Times" w:hAnsi="Times"/>
            <w:lang w:val="en-GB"/>
          </w:rPr>
          <w:delText xml:space="preserve">et, beyond </w:delText>
        </w:r>
        <w:r w:rsidR="00D22578" w:rsidRPr="001860D6">
          <w:rPr>
            <w:rStyle w:val="PageNumber"/>
            <w:rFonts w:ascii="Times" w:hAnsi="Times"/>
            <w:lang w:val="en-GB"/>
          </w:rPr>
          <w:delText xml:space="preserve">radical deputies, another </w:delText>
        </w:r>
        <w:r w:rsidR="00720069" w:rsidRPr="001860D6">
          <w:rPr>
            <w:rStyle w:val="PageNumber"/>
            <w:rFonts w:ascii="Times" w:hAnsi="Times"/>
            <w:lang w:val="en-GB"/>
          </w:rPr>
          <w:delText xml:space="preserve">forceful </w:delText>
        </w:r>
        <w:r w:rsidR="008D3CB9" w:rsidRPr="001860D6">
          <w:rPr>
            <w:rStyle w:val="PageNumber"/>
            <w:rFonts w:ascii="Times" w:hAnsi="Times"/>
            <w:lang w:val="en-GB"/>
          </w:rPr>
          <w:delText xml:space="preserve">strand of opposition existed. This was voiced </w:delText>
        </w:r>
        <w:r w:rsidR="00CC3F12" w:rsidRPr="001860D6">
          <w:rPr>
            <w:rStyle w:val="PageNumber"/>
            <w:rFonts w:ascii="Times" w:hAnsi="Times"/>
            <w:lang w:val="en-GB"/>
          </w:rPr>
          <w:delText xml:space="preserve">both inside and outside the Assembly </w:delText>
        </w:r>
        <w:r w:rsidR="008D3CB9" w:rsidRPr="001860D6">
          <w:rPr>
            <w:rStyle w:val="PageNumber"/>
            <w:rFonts w:ascii="Times" w:hAnsi="Times"/>
            <w:lang w:val="en-GB"/>
          </w:rPr>
          <w:delText xml:space="preserve">by the </w:delText>
        </w:r>
        <w:r w:rsidRPr="001860D6">
          <w:rPr>
            <w:rStyle w:val="PageNumber"/>
            <w:rFonts w:ascii="Times" w:hAnsi="Times"/>
            <w:lang w:val="en-GB"/>
          </w:rPr>
          <w:delText xml:space="preserve">so called </w:delText>
        </w:r>
        <w:r w:rsidR="00805FB6" w:rsidRPr="001860D6">
          <w:rPr>
            <w:rStyle w:val="PageNumber"/>
            <w:rFonts w:ascii="Times" w:hAnsi="Times"/>
            <w:i/>
            <w:lang w:val="en-GB"/>
          </w:rPr>
          <w:delText>a</w:delText>
        </w:r>
        <w:r w:rsidR="00611E8E" w:rsidRPr="001860D6">
          <w:rPr>
            <w:rStyle w:val="PageNumber"/>
            <w:rFonts w:ascii="Times" w:hAnsi="Times"/>
            <w:i/>
            <w:lang w:val="en-GB"/>
          </w:rPr>
          <w:delText>méricanistes</w:delText>
        </w:r>
        <w:r w:rsidRPr="001860D6">
          <w:rPr>
            <w:rStyle w:val="PageNumber"/>
            <w:rFonts w:ascii="Times" w:hAnsi="Times"/>
            <w:lang w:val="en-GB"/>
          </w:rPr>
          <w:delText xml:space="preserve">, </w:delText>
        </w:r>
        <w:r w:rsidR="00DC01A8" w:rsidRPr="001860D6">
          <w:rPr>
            <w:rStyle w:val="PageNumber"/>
            <w:rFonts w:ascii="Times" w:hAnsi="Times"/>
            <w:lang w:val="en-GB"/>
          </w:rPr>
          <w:delText xml:space="preserve">a group of moderate reformists </w:delText>
        </w:r>
        <w:r w:rsidR="00805FB6" w:rsidRPr="001860D6">
          <w:rPr>
            <w:rStyle w:val="PageNumber"/>
            <w:rFonts w:ascii="Times" w:hAnsi="Times"/>
            <w:lang w:val="en-GB"/>
          </w:rPr>
          <w:delText>that</w:delText>
        </w:r>
        <w:r w:rsidRPr="001860D6">
          <w:rPr>
            <w:rStyle w:val="PageNumber"/>
            <w:rFonts w:ascii="Times" w:hAnsi="Times"/>
            <w:lang w:val="en-GB"/>
          </w:rPr>
          <w:delText xml:space="preserve"> included the Marquis de Condorcet, </w:delText>
        </w:r>
        <w:r w:rsidR="00BC1D49" w:rsidRPr="001860D6">
          <w:rPr>
            <w:rStyle w:val="PageNumber"/>
            <w:rFonts w:ascii="Times" w:hAnsi="Times"/>
            <w:lang w:val="en-GB"/>
          </w:rPr>
          <w:delText xml:space="preserve">who even </w:delText>
        </w:r>
        <w:r w:rsidR="00805FB6" w:rsidRPr="001860D6">
          <w:rPr>
            <w:rStyle w:val="PageNumber"/>
            <w:rFonts w:ascii="Times" w:hAnsi="Times"/>
            <w:lang w:val="en-GB"/>
          </w:rPr>
          <w:delText>though not a deputy at the time</w:delText>
        </w:r>
        <w:r w:rsidR="00BC1D49" w:rsidRPr="001860D6">
          <w:rPr>
            <w:rStyle w:val="PageNumber"/>
            <w:rFonts w:ascii="Times" w:hAnsi="Times"/>
            <w:lang w:val="en-GB"/>
          </w:rPr>
          <w:delText xml:space="preserve"> </w:delText>
        </w:r>
        <w:r w:rsidR="00090F8F" w:rsidRPr="001860D6">
          <w:rPr>
            <w:rStyle w:val="PageNumber"/>
            <w:rFonts w:ascii="Times" w:hAnsi="Times"/>
            <w:lang w:val="en-GB"/>
          </w:rPr>
          <w:delText>took part in the debates</w:delText>
        </w:r>
        <w:r w:rsidR="00BC1D49" w:rsidRPr="001860D6">
          <w:rPr>
            <w:rStyle w:val="PageNumber"/>
            <w:rFonts w:ascii="Times" w:hAnsi="Times"/>
            <w:lang w:val="en-GB"/>
          </w:rPr>
          <w:delText xml:space="preserve">, </w:delText>
        </w:r>
        <w:r w:rsidRPr="001860D6">
          <w:rPr>
            <w:rFonts w:ascii="Times" w:hAnsi="Times" w:cs="Times New Roman"/>
          </w:rPr>
          <w:delText>le Duc de La Rochefoucault and Pierre Samu</w:delText>
        </w:r>
        <w:r w:rsidR="00D22578" w:rsidRPr="001860D6">
          <w:rPr>
            <w:rFonts w:ascii="Times" w:hAnsi="Times" w:cs="Times New Roman"/>
          </w:rPr>
          <w:delText>e</w:delText>
        </w:r>
        <w:r w:rsidRPr="001860D6">
          <w:rPr>
            <w:rFonts w:ascii="Times" w:hAnsi="Times" w:cs="Times New Roman"/>
          </w:rPr>
          <w:delText>l Du Pont</w:delText>
        </w:r>
        <w:r w:rsidR="00582477" w:rsidRPr="001860D6">
          <w:rPr>
            <w:rFonts w:ascii="Times" w:hAnsi="Times" w:cs="Times New Roman"/>
          </w:rPr>
          <w:delText>,</w:delText>
        </w:r>
        <w:r w:rsidRPr="001860D6">
          <w:rPr>
            <w:rFonts w:ascii="Times" w:hAnsi="Times" w:cs="Times New Roman"/>
          </w:rPr>
          <w:delText xml:space="preserve"> </w:delText>
        </w:r>
        <w:r w:rsidR="00BC1D49" w:rsidRPr="001860D6">
          <w:rPr>
            <w:rFonts w:ascii="Times" w:hAnsi="Times" w:cs="Times New Roman"/>
          </w:rPr>
          <w:delText>both deputies in the Assembly</w:delText>
        </w:r>
        <w:r w:rsidRPr="001860D6">
          <w:rPr>
            <w:rFonts w:ascii="Times" w:hAnsi="Times" w:cs="Times New Roman"/>
          </w:rPr>
          <w:delText xml:space="preserve">. </w:delText>
        </w:r>
        <w:r w:rsidR="00720069" w:rsidRPr="001860D6">
          <w:rPr>
            <w:rFonts w:ascii="Times" w:hAnsi="Times" w:cs="Times New Roman"/>
          </w:rPr>
          <w:delText>The</w:delText>
        </w:r>
        <w:r w:rsidR="004D3317" w:rsidRPr="001860D6">
          <w:rPr>
            <w:rFonts w:ascii="Times" w:hAnsi="Times" w:cs="Times New Roman"/>
          </w:rPr>
          <w:delText>y</w:delText>
        </w:r>
        <w:r w:rsidR="00720069" w:rsidRPr="001860D6">
          <w:rPr>
            <w:rFonts w:ascii="Times" w:hAnsi="Times" w:cs="Times New Roman"/>
          </w:rPr>
          <w:delText xml:space="preserve"> </w:delText>
        </w:r>
        <w:r w:rsidR="00582477" w:rsidRPr="001860D6">
          <w:rPr>
            <w:rFonts w:ascii="Times" w:hAnsi="Times" w:cs="Times New Roman"/>
          </w:rPr>
          <w:delText xml:space="preserve">got their epithet from the fact that they systematically tried to oppose the </w:delText>
        </w:r>
        <w:r w:rsidR="00B32D12" w:rsidRPr="001860D6">
          <w:rPr>
            <w:rFonts w:ascii="Times" w:hAnsi="Times" w:cs="Times New Roman"/>
            <w:i/>
          </w:rPr>
          <w:delText>anglomanes</w:delText>
        </w:r>
        <w:r w:rsidR="00582477" w:rsidRPr="001860D6">
          <w:rPr>
            <w:rFonts w:ascii="Times" w:hAnsi="Times" w:cs="Times New Roman"/>
          </w:rPr>
          <w:delText>’ plan by presenting the American constitutional experience as a better guidance for France than the English constitution.</w:delText>
        </w:r>
        <w:r w:rsidR="000F50DC" w:rsidRPr="001860D6">
          <w:rPr>
            <w:rStyle w:val="FootnoteReference"/>
            <w:rFonts w:ascii="Times" w:hAnsi="Times" w:cs="Times New Roman"/>
          </w:rPr>
          <w:footnoteReference w:id="8"/>
        </w:r>
        <w:r w:rsidR="00582477" w:rsidRPr="001860D6">
          <w:rPr>
            <w:rFonts w:ascii="Times" w:hAnsi="Times" w:cs="Times New Roman"/>
          </w:rPr>
          <w:delText xml:space="preserve"> As Appleby clearly explained, </w:delText>
        </w:r>
        <w:r w:rsidR="00350718" w:rsidRPr="001860D6">
          <w:rPr>
            <w:rFonts w:ascii="Times" w:hAnsi="Times" w:cs="Times New Roman"/>
          </w:rPr>
          <w:delText xml:space="preserve">the </w:delText>
        </w:r>
        <w:r w:rsidR="007C06DA" w:rsidRPr="001860D6">
          <w:rPr>
            <w:rStyle w:val="PageNumber"/>
            <w:rFonts w:ascii="Times" w:hAnsi="Times"/>
            <w:i/>
            <w:lang w:val="en-GB"/>
          </w:rPr>
          <w:delText>américanistes</w:delText>
        </w:r>
        <w:r w:rsidR="00350718" w:rsidRPr="001860D6">
          <w:rPr>
            <w:rStyle w:val="PageNumber"/>
            <w:rFonts w:ascii="Times" w:hAnsi="Times"/>
            <w:i/>
            <w:lang w:val="en-GB"/>
          </w:rPr>
          <w:delText xml:space="preserve"> </w:delText>
        </w:r>
        <w:r w:rsidR="004D3317" w:rsidRPr="001860D6">
          <w:rPr>
            <w:rStyle w:val="PageNumber"/>
            <w:rFonts w:ascii="Times" w:hAnsi="Times"/>
            <w:lang w:val="en-GB"/>
          </w:rPr>
          <w:delText xml:space="preserve">engaged in a political and editorial battle against the </w:delText>
        </w:r>
        <w:r w:rsidR="00B32D12" w:rsidRPr="001860D6">
          <w:rPr>
            <w:rStyle w:val="PageNumber"/>
            <w:rFonts w:ascii="Times" w:hAnsi="Times"/>
            <w:i/>
            <w:lang w:val="en-GB"/>
          </w:rPr>
          <w:delText>anglomanes</w:delText>
        </w:r>
        <w:r w:rsidR="00822796" w:rsidRPr="001860D6">
          <w:rPr>
            <w:rStyle w:val="PageNumber"/>
            <w:rFonts w:ascii="Times" w:hAnsi="Times"/>
            <w:i/>
            <w:lang w:val="en-GB"/>
          </w:rPr>
          <w:delText xml:space="preserve"> </w:delText>
        </w:r>
        <w:r w:rsidR="00822796" w:rsidRPr="001860D6">
          <w:rPr>
            <w:rStyle w:val="PageNumber"/>
            <w:rFonts w:ascii="Times" w:hAnsi="Times"/>
            <w:lang w:val="en-GB"/>
          </w:rPr>
          <w:delText>(1968, 1971)</w:delText>
        </w:r>
        <w:r w:rsidR="004D3317" w:rsidRPr="001860D6">
          <w:rPr>
            <w:rStyle w:val="PageNumber"/>
            <w:rFonts w:ascii="Times" w:hAnsi="Times"/>
            <w:lang w:val="en-GB"/>
          </w:rPr>
          <w:delText>. Aware that much arguments in support of the English constitution came from Delolme’s influential book, they tried to steer the debate away from it by offering the American cas</w:delText>
        </w:r>
        <w:r w:rsidR="00822796" w:rsidRPr="001860D6">
          <w:rPr>
            <w:rStyle w:val="PageNumber"/>
            <w:rFonts w:ascii="Times" w:hAnsi="Times"/>
            <w:lang w:val="en-GB"/>
          </w:rPr>
          <w:delText xml:space="preserve">e as counter-example. To do so </w:delText>
        </w:r>
        <w:r w:rsidR="004D3317" w:rsidRPr="001860D6">
          <w:rPr>
            <w:rStyle w:val="PageNumber"/>
            <w:rFonts w:ascii="Times" w:hAnsi="Times"/>
            <w:lang w:val="en-GB"/>
          </w:rPr>
          <w:delText>Condorcet and Du Pont translated and disseminated the</w:delText>
        </w:r>
        <w:r w:rsidR="00346D47" w:rsidRPr="001860D6">
          <w:rPr>
            <w:rStyle w:val="PageNumber"/>
            <w:rFonts w:ascii="Times" w:hAnsi="Times"/>
            <w:lang w:val="en-GB"/>
          </w:rPr>
          <w:delText xml:space="preserve"> </w:delText>
        </w:r>
        <w:r w:rsidR="00346D47" w:rsidRPr="001860D6">
          <w:rPr>
            <w:rStyle w:val="PageNumber"/>
            <w:rFonts w:ascii="Times" w:hAnsi="Times"/>
            <w:i/>
            <w:lang w:val="en-GB"/>
          </w:rPr>
          <w:delText>Examen</w:delText>
        </w:r>
        <w:r w:rsidR="00346D47" w:rsidRPr="001860D6">
          <w:rPr>
            <w:rStyle w:val="PageNumber"/>
            <w:rFonts w:ascii="Times" w:hAnsi="Times"/>
            <w:lang w:val="en-GB"/>
          </w:rPr>
          <w:delText>, a pamphlet originally titled</w:delText>
        </w:r>
        <w:r w:rsidR="00346D47" w:rsidRPr="001860D6">
          <w:rPr>
            <w:rFonts w:ascii="Times" w:hAnsi="Times"/>
          </w:rPr>
          <w:delText xml:space="preserve"> </w:delText>
        </w:r>
        <w:r w:rsidR="00346D47" w:rsidRPr="001860D6">
          <w:rPr>
            <w:rFonts w:ascii="Times" w:hAnsi="Times" w:cs="Times New Roman"/>
            <w:i/>
          </w:rPr>
          <w:delText>Observations on government including some animadversions on Mr Adams’ Defence and Mr De Lolme’s constitution of England</w:delText>
        </w:r>
        <w:r w:rsidR="00346D47" w:rsidRPr="001860D6">
          <w:rPr>
            <w:rFonts w:ascii="Times" w:hAnsi="Times" w:cs="Times New Roman"/>
          </w:rPr>
          <w:delText xml:space="preserve"> and </w:delText>
        </w:r>
        <w:r w:rsidR="004D3317" w:rsidRPr="001860D6">
          <w:rPr>
            <w:rStyle w:val="PageNumber"/>
            <w:rFonts w:ascii="Times" w:hAnsi="Times"/>
            <w:lang w:val="en-GB"/>
          </w:rPr>
          <w:delText xml:space="preserve">attributed to </w:delText>
        </w:r>
        <w:r w:rsidR="00346D47" w:rsidRPr="001860D6">
          <w:rPr>
            <w:rStyle w:val="PageNumber"/>
            <w:rFonts w:ascii="Times" w:hAnsi="Times"/>
            <w:lang w:val="en-GB"/>
          </w:rPr>
          <w:delText xml:space="preserve">New Jersey </w:delText>
        </w:r>
        <w:r w:rsidR="004D3317" w:rsidRPr="001860D6">
          <w:rPr>
            <w:rStyle w:val="PageNumber"/>
            <w:rFonts w:ascii="Times" w:hAnsi="Times"/>
            <w:lang w:val="en-GB"/>
          </w:rPr>
          <w:delText xml:space="preserve">farmer </w:delText>
        </w:r>
        <w:r w:rsidR="00346D47" w:rsidRPr="001860D6">
          <w:rPr>
            <w:rStyle w:val="PageNumber"/>
            <w:rFonts w:ascii="Times" w:hAnsi="Times"/>
            <w:lang w:val="en-GB"/>
          </w:rPr>
          <w:delText xml:space="preserve">Livingston, but actually written </w:delText>
        </w:r>
        <w:r w:rsidR="004D3317" w:rsidRPr="001860D6">
          <w:rPr>
            <w:rStyle w:val="PageNumber"/>
            <w:rFonts w:ascii="Times" w:hAnsi="Times"/>
            <w:lang w:val="en-GB"/>
          </w:rPr>
          <w:delText xml:space="preserve">by </w:delText>
        </w:r>
        <w:r w:rsidR="00346D47" w:rsidRPr="001860D6">
          <w:rPr>
            <w:rStyle w:val="PageNumber"/>
            <w:rFonts w:ascii="Times" w:hAnsi="Times"/>
            <w:lang w:val="en-GB"/>
          </w:rPr>
          <w:delText>the governor of New Jersey William Stevens</w:delText>
        </w:r>
        <w:r w:rsidR="004D3317" w:rsidRPr="001860D6">
          <w:rPr>
            <w:rStyle w:val="PageNumber"/>
            <w:rFonts w:ascii="Times" w:hAnsi="Times"/>
            <w:lang w:val="en-GB"/>
          </w:rPr>
          <w:delText xml:space="preserve">. The author of the pamphlet critically engaged with Delolme’s book as well as with Adams’ </w:delText>
        </w:r>
        <w:r w:rsidR="004D3317" w:rsidRPr="001860D6">
          <w:rPr>
            <w:rStyle w:val="PageNumber"/>
            <w:rFonts w:ascii="Times" w:hAnsi="Times"/>
            <w:i/>
            <w:lang w:val="en-GB"/>
          </w:rPr>
          <w:delText>Defence</w:delText>
        </w:r>
        <w:r w:rsidR="004D3317" w:rsidRPr="001860D6">
          <w:rPr>
            <w:rStyle w:val="PageNumber"/>
            <w:rFonts w:ascii="Times" w:hAnsi="Times"/>
            <w:lang w:val="en-GB"/>
          </w:rPr>
          <w:delText xml:space="preserve"> to argue that the English model of checks and balances was inferior to the American constitution.</w:delText>
        </w:r>
        <w:r w:rsidR="00D22578" w:rsidRPr="001860D6">
          <w:rPr>
            <w:rStyle w:val="FootnoteReference"/>
            <w:rFonts w:ascii="Times" w:hAnsi="Times"/>
          </w:rPr>
          <w:footnoteReference w:id="9"/>
        </w:r>
        <w:r w:rsidR="004D3317" w:rsidRPr="001860D6">
          <w:rPr>
            <w:rStyle w:val="PageNumber"/>
            <w:rFonts w:ascii="Times" w:hAnsi="Times"/>
            <w:lang w:val="en-GB"/>
          </w:rPr>
          <w:delText xml:space="preserve"> </w:delText>
        </w:r>
      </w:del>
    </w:p>
    <w:p w14:paraId="422DE0D9" w14:textId="77777777" w:rsidR="00613B15" w:rsidRPr="001860D6" w:rsidRDefault="001205A6" w:rsidP="00D22315">
      <w:pPr>
        <w:spacing w:line="480" w:lineRule="auto"/>
        <w:ind w:firstLine="720"/>
        <w:jc w:val="both"/>
        <w:rPr>
          <w:del w:id="258" w:author="Sue Rogers" w:date="2026-09-25T20:00:00Z" w16du:dateUtc="2026-09-26T00:00:00Z"/>
          <w:rStyle w:val="PageNumber"/>
          <w:rFonts w:ascii="Times" w:hAnsi="Times"/>
          <w:lang w:val="en-GB"/>
        </w:rPr>
      </w:pPr>
      <w:del w:id="259" w:author="Sue Rogers" w:date="2026-09-25T20:00:00Z" w16du:dateUtc="2026-09-26T00:00:00Z">
        <w:r w:rsidRPr="001860D6">
          <w:rPr>
            <w:rStyle w:val="PageNumber"/>
            <w:rFonts w:ascii="Times" w:hAnsi="Times"/>
            <w:lang w:val="en-GB"/>
          </w:rPr>
          <w:delText>Even though</w:delText>
        </w:r>
        <w:r w:rsidR="00822796" w:rsidRPr="001860D6">
          <w:rPr>
            <w:rStyle w:val="PageNumber"/>
            <w:rFonts w:ascii="Times" w:hAnsi="Times"/>
            <w:lang w:val="en-GB"/>
          </w:rPr>
          <w:delText>, in its survey of the American constitution,</w:delText>
        </w:r>
        <w:r w:rsidR="004D3317" w:rsidRPr="001860D6">
          <w:rPr>
            <w:rStyle w:val="PageNumber"/>
            <w:rFonts w:ascii="Times" w:hAnsi="Times"/>
            <w:lang w:val="en-GB"/>
          </w:rPr>
          <w:delText xml:space="preserve"> the pamphlet did not </w:delText>
        </w:r>
        <w:r w:rsidR="00346D47" w:rsidRPr="001860D6">
          <w:rPr>
            <w:rStyle w:val="PageNumber"/>
            <w:rFonts w:ascii="Times" w:hAnsi="Times"/>
            <w:lang w:val="en-GB"/>
          </w:rPr>
          <w:delText>disavow</w:delText>
        </w:r>
        <w:r w:rsidR="004D3317" w:rsidRPr="001860D6">
          <w:rPr>
            <w:rStyle w:val="PageNumber"/>
            <w:rFonts w:ascii="Times" w:hAnsi="Times"/>
            <w:lang w:val="en-GB"/>
          </w:rPr>
          <w:delText xml:space="preserve"> bicameralism per se, </w:delText>
        </w:r>
        <w:r w:rsidRPr="001860D6">
          <w:rPr>
            <w:rStyle w:val="PageNumber"/>
            <w:rFonts w:ascii="Times" w:hAnsi="Times"/>
            <w:lang w:val="en-GB"/>
          </w:rPr>
          <w:delText>it</w:delText>
        </w:r>
        <w:r w:rsidR="004D3317" w:rsidRPr="001860D6">
          <w:rPr>
            <w:rStyle w:val="PageNumber"/>
            <w:rFonts w:ascii="Times" w:hAnsi="Times"/>
            <w:lang w:val="en-GB"/>
          </w:rPr>
          <w:delText xml:space="preserve"> </w:delText>
        </w:r>
        <w:r w:rsidRPr="001860D6">
          <w:rPr>
            <w:rStyle w:val="PageNumber"/>
            <w:rFonts w:ascii="Times" w:hAnsi="Times"/>
            <w:lang w:val="en-GB"/>
          </w:rPr>
          <w:delText>argued that</w:delText>
        </w:r>
        <w:r w:rsidR="00822796" w:rsidRPr="001860D6">
          <w:rPr>
            <w:rStyle w:val="PageNumber"/>
            <w:rFonts w:ascii="Times" w:hAnsi="Times"/>
            <w:lang w:val="en-GB"/>
          </w:rPr>
          <w:delText xml:space="preserve"> the institution of a</w:delText>
        </w:r>
        <w:r w:rsidRPr="001860D6">
          <w:rPr>
            <w:rStyle w:val="PageNumber"/>
            <w:rFonts w:ascii="Times" w:hAnsi="Times"/>
            <w:lang w:val="en-GB"/>
          </w:rPr>
          <w:delText xml:space="preserve"> </w:delText>
        </w:r>
        <w:r w:rsidR="00CE08EB" w:rsidRPr="001860D6">
          <w:rPr>
            <w:rStyle w:val="PageNumber"/>
            <w:rFonts w:ascii="Times" w:hAnsi="Times"/>
            <w:lang w:val="en-GB"/>
          </w:rPr>
          <w:delText xml:space="preserve">second chamber </w:delText>
        </w:r>
        <w:r w:rsidR="00822796" w:rsidRPr="001860D6">
          <w:rPr>
            <w:rStyle w:val="PageNumber"/>
            <w:rFonts w:ascii="Times" w:hAnsi="Times"/>
            <w:lang w:val="en-GB"/>
          </w:rPr>
          <w:delText>amounted to</w:delText>
        </w:r>
        <w:r w:rsidR="00CE08EB" w:rsidRPr="001860D6">
          <w:rPr>
            <w:rStyle w:val="PageNumber"/>
            <w:rFonts w:ascii="Times" w:hAnsi="Times"/>
            <w:lang w:val="en-GB"/>
          </w:rPr>
          <w:delText xml:space="preserve"> a way of legitimising social divisions and protecting the interests of the few against those of the many. This offered the </w:delText>
        </w:r>
        <w:r w:rsidR="00611E8E" w:rsidRPr="001860D6">
          <w:rPr>
            <w:rStyle w:val="PageNumber"/>
            <w:rFonts w:ascii="Times" w:hAnsi="Times"/>
            <w:i/>
            <w:lang w:val="en-GB"/>
          </w:rPr>
          <w:delText xml:space="preserve">américanistes </w:delText>
        </w:r>
        <w:r w:rsidR="00B65ED0" w:rsidRPr="001860D6">
          <w:rPr>
            <w:rStyle w:val="PageNumber"/>
            <w:rFonts w:ascii="Times" w:hAnsi="Times"/>
            <w:lang w:val="en-GB"/>
          </w:rPr>
          <w:delText xml:space="preserve">arguments against the </w:delText>
        </w:r>
        <w:r w:rsidR="00B32D12" w:rsidRPr="001860D6">
          <w:rPr>
            <w:rStyle w:val="PageNumber"/>
            <w:rFonts w:ascii="Times" w:hAnsi="Times"/>
            <w:i/>
            <w:lang w:val="en-GB"/>
          </w:rPr>
          <w:delText>anglomanes</w:delText>
        </w:r>
        <w:r w:rsidR="00B65ED0" w:rsidRPr="001860D6">
          <w:rPr>
            <w:rStyle w:val="PageNumber"/>
            <w:rFonts w:ascii="Times" w:hAnsi="Times"/>
            <w:lang w:val="en-GB"/>
          </w:rPr>
          <w:delText>’</w:delText>
        </w:r>
        <w:r w:rsidR="00F07847" w:rsidRPr="001860D6">
          <w:rPr>
            <w:rStyle w:val="PageNumber"/>
            <w:rFonts w:ascii="Times" w:hAnsi="Times"/>
            <w:lang w:val="en-GB"/>
          </w:rPr>
          <w:delText xml:space="preserve"> project. </w:delText>
        </w:r>
        <w:r w:rsidRPr="001860D6">
          <w:rPr>
            <w:rStyle w:val="PageNumber"/>
            <w:rFonts w:ascii="Times" w:hAnsi="Times"/>
            <w:lang w:val="en-GB"/>
          </w:rPr>
          <w:delText xml:space="preserve">In particular, they relied on the </w:delText>
        </w:r>
        <w:r w:rsidRPr="001860D6">
          <w:rPr>
            <w:rStyle w:val="PageNumber"/>
            <w:rFonts w:ascii="Times" w:hAnsi="Times"/>
            <w:i/>
            <w:lang w:val="en-GB"/>
          </w:rPr>
          <w:delText>Examen</w:delText>
        </w:r>
        <w:r w:rsidR="00822796" w:rsidRPr="001860D6">
          <w:rPr>
            <w:rStyle w:val="PageNumber"/>
            <w:rFonts w:ascii="Times" w:hAnsi="Times"/>
            <w:lang w:val="en-GB"/>
          </w:rPr>
          <w:delText xml:space="preserve"> </w:delText>
        </w:r>
        <w:r w:rsidRPr="001860D6">
          <w:rPr>
            <w:rStyle w:val="PageNumber"/>
            <w:rFonts w:ascii="Times" w:hAnsi="Times"/>
            <w:lang w:val="en-GB"/>
          </w:rPr>
          <w:delText>to say</w:delText>
        </w:r>
        <w:r w:rsidR="0046514A" w:rsidRPr="001860D6">
          <w:rPr>
            <w:rStyle w:val="PageNumber"/>
            <w:rFonts w:ascii="Times" w:hAnsi="Times"/>
            <w:lang w:val="en-GB"/>
          </w:rPr>
          <w:delText xml:space="preserve"> that </w:delText>
        </w:r>
        <w:r w:rsidR="00FE4484" w:rsidRPr="001860D6">
          <w:rPr>
            <w:rStyle w:val="PageNumber"/>
            <w:rFonts w:ascii="Times" w:hAnsi="Times"/>
            <w:lang w:val="en-GB"/>
          </w:rPr>
          <w:delText>the institution of a second chamber in England derived from necessary historical compromises that were contingent upon the social and historical circumstances of the country. France being a completely different country and rejecting social divisions, needed not to emulate the English model</w:delText>
        </w:r>
        <w:r w:rsidR="00346D47" w:rsidRPr="001860D6">
          <w:rPr>
            <w:rStyle w:val="PageNumber"/>
            <w:rFonts w:ascii="Times" w:hAnsi="Times"/>
            <w:lang w:val="en-GB"/>
          </w:rPr>
          <w:delText xml:space="preserve"> (Condorcet, </w:delText>
        </w:r>
        <w:r w:rsidR="00D22315" w:rsidRPr="001860D6">
          <w:rPr>
            <w:rStyle w:val="PageNumber"/>
            <w:rFonts w:ascii="Times" w:hAnsi="Times"/>
            <w:lang w:val="en-GB"/>
          </w:rPr>
          <w:delText>1787, letter 4)</w:delText>
        </w:r>
        <w:r w:rsidR="00FE4484" w:rsidRPr="001860D6">
          <w:rPr>
            <w:rStyle w:val="PageNumber"/>
            <w:rFonts w:ascii="Times" w:hAnsi="Times"/>
            <w:lang w:val="en-GB"/>
          </w:rPr>
          <w:delText>. In addi</w:delText>
        </w:r>
        <w:r w:rsidR="00D22315" w:rsidRPr="001860D6">
          <w:rPr>
            <w:rStyle w:val="PageNumber"/>
            <w:rFonts w:ascii="Times" w:hAnsi="Times"/>
            <w:lang w:val="en-GB"/>
          </w:rPr>
          <w:delText>tion, like Stevens</w:delText>
        </w:r>
        <w:r w:rsidR="00FE4484" w:rsidRPr="001860D6">
          <w:rPr>
            <w:rStyle w:val="PageNumber"/>
            <w:rFonts w:ascii="Times" w:hAnsi="Times"/>
            <w:lang w:val="en-GB"/>
          </w:rPr>
          <w:delText>, they maintained that stability needed neither aristocrats nor kings</w:delText>
        </w:r>
        <w:r w:rsidR="00D22315" w:rsidRPr="001860D6">
          <w:rPr>
            <w:rStyle w:val="PageNumber"/>
            <w:rFonts w:ascii="Times" w:hAnsi="Times"/>
            <w:lang w:val="en-GB"/>
          </w:rPr>
          <w:delText xml:space="preserve"> </w:delText>
        </w:r>
        <w:r w:rsidR="00613B15" w:rsidRPr="001860D6">
          <w:rPr>
            <w:rStyle w:val="PageNumber"/>
            <w:rFonts w:ascii="Times" w:hAnsi="Times"/>
            <w:lang w:val="en-GB"/>
          </w:rPr>
          <w:delText xml:space="preserve">in order to be </w:delText>
        </w:r>
        <w:r w:rsidR="00822796" w:rsidRPr="001860D6">
          <w:rPr>
            <w:rStyle w:val="PageNumber"/>
            <w:rFonts w:ascii="Times" w:hAnsi="Times"/>
            <w:lang w:val="en-GB"/>
          </w:rPr>
          <w:delText>to be maintained. B</w:delText>
        </w:r>
        <w:r w:rsidR="00FE4484" w:rsidRPr="001860D6">
          <w:rPr>
            <w:rStyle w:val="PageNumber"/>
            <w:rFonts w:ascii="Times" w:hAnsi="Times"/>
            <w:lang w:val="en-GB"/>
          </w:rPr>
          <w:delText xml:space="preserve">y contrast, the introduction of a second chamber would have divided society into orders and reproduced aristocratic biases, thus </w:delText>
        </w:r>
        <w:r w:rsidR="00822796" w:rsidRPr="001860D6">
          <w:rPr>
            <w:rStyle w:val="PageNumber"/>
            <w:rFonts w:ascii="Times" w:hAnsi="Times"/>
            <w:lang w:val="en-GB"/>
          </w:rPr>
          <w:delText>opposing the</w:delText>
        </w:r>
        <w:r w:rsidR="00FE4484" w:rsidRPr="001860D6">
          <w:rPr>
            <w:rStyle w:val="PageNumber"/>
            <w:rFonts w:ascii="Times" w:hAnsi="Times"/>
            <w:lang w:val="en-GB"/>
          </w:rPr>
          <w:delText xml:space="preserve"> reforms and the political innovations that the country desperately needed.</w:delText>
        </w:r>
        <w:r w:rsidR="007C06DA" w:rsidRPr="001860D6">
          <w:rPr>
            <w:rStyle w:val="FootnoteReference"/>
            <w:rFonts w:ascii="Times" w:hAnsi="Times"/>
          </w:rPr>
          <w:footnoteReference w:id="10"/>
        </w:r>
        <w:r w:rsidR="00FE4484" w:rsidRPr="001860D6">
          <w:rPr>
            <w:rStyle w:val="PageNumber"/>
            <w:rFonts w:ascii="Times" w:hAnsi="Times"/>
            <w:lang w:val="en-GB"/>
          </w:rPr>
          <w:delText xml:space="preserve"> Last, the </w:delText>
        </w:r>
        <w:r w:rsidR="00611E8E" w:rsidRPr="001860D6">
          <w:rPr>
            <w:rStyle w:val="PageNumber"/>
            <w:rFonts w:ascii="Times" w:hAnsi="Times"/>
            <w:i/>
            <w:lang w:val="en-GB"/>
          </w:rPr>
          <w:delText xml:space="preserve">américanistes </w:delText>
        </w:r>
        <w:r w:rsidR="00FE4484" w:rsidRPr="001860D6">
          <w:rPr>
            <w:rStyle w:val="PageNumber"/>
            <w:rFonts w:ascii="Times" w:hAnsi="Times"/>
            <w:lang w:val="en-GB"/>
          </w:rPr>
          <w:delText xml:space="preserve">argued that the introduction of a second chamber would have divided the nation by introducing </w:delText>
        </w:r>
        <w:r w:rsidR="00822796" w:rsidRPr="001860D6">
          <w:rPr>
            <w:rStyle w:val="PageNumber"/>
            <w:rFonts w:ascii="Times" w:hAnsi="Times"/>
            <w:lang w:val="en-GB"/>
          </w:rPr>
          <w:delText>conflicting</w:delText>
        </w:r>
        <w:r w:rsidR="00FE4484" w:rsidRPr="001860D6">
          <w:rPr>
            <w:rStyle w:val="PageNumber"/>
            <w:rFonts w:ascii="Times" w:hAnsi="Times"/>
            <w:lang w:val="en-GB"/>
          </w:rPr>
          <w:delText xml:space="preserve"> interests: while those of the aristocracy were necessarily sectarian</w:delText>
        </w:r>
        <w:r w:rsidR="003A6E43" w:rsidRPr="001860D6">
          <w:rPr>
            <w:rStyle w:val="PageNumber"/>
            <w:rFonts w:ascii="Times" w:hAnsi="Times"/>
            <w:lang w:val="en-GB"/>
          </w:rPr>
          <w:delText>,</w:delText>
        </w:r>
        <w:r w:rsidR="00FE4484" w:rsidRPr="001860D6">
          <w:rPr>
            <w:rStyle w:val="PageNumber"/>
            <w:rFonts w:ascii="Times" w:hAnsi="Times"/>
            <w:lang w:val="en-GB"/>
          </w:rPr>
          <w:delText xml:space="preserve"> those of the people were the only interests able to enshrine the will of the nation in its generality.</w:delText>
        </w:r>
        <w:r w:rsidR="007C06DA" w:rsidRPr="001860D6">
          <w:rPr>
            <w:rStyle w:val="FootnoteReference"/>
            <w:rFonts w:ascii="Times" w:hAnsi="Times"/>
          </w:rPr>
          <w:footnoteReference w:id="11"/>
        </w:r>
        <w:r w:rsidR="00FE4484" w:rsidRPr="001860D6">
          <w:rPr>
            <w:rStyle w:val="PageNumber"/>
            <w:rFonts w:ascii="Times" w:hAnsi="Times"/>
            <w:lang w:val="en-GB"/>
          </w:rPr>
          <w:delText xml:space="preserve"> </w:delText>
        </w:r>
      </w:del>
    </w:p>
    <w:p w14:paraId="6DAE2509" w14:textId="2D508342" w:rsidR="00D26C1C" w:rsidRPr="001860D6" w:rsidRDefault="00AA0B21" w:rsidP="00D22315">
      <w:pPr>
        <w:spacing w:line="480" w:lineRule="auto"/>
        <w:ind w:firstLine="720"/>
        <w:jc w:val="both"/>
        <w:rPr>
          <w:del w:id="262" w:author="Sue Rogers" w:date="2026-09-25T20:00:00Z" w16du:dateUtc="2026-09-26T00:00:00Z"/>
          <w:rStyle w:val="PageNumber"/>
          <w:rFonts w:ascii="Times" w:hAnsi="Times"/>
          <w:lang w:val="en-GB"/>
        </w:rPr>
      </w:pPr>
      <w:del w:id="263" w:author="Sue Rogers" w:date="2026-09-25T20:00:00Z" w16du:dateUtc="2026-09-26T00:00:00Z">
        <w:r w:rsidRPr="001860D6">
          <w:rPr>
            <w:rStyle w:val="PageNumber"/>
            <w:rFonts w:ascii="Times" w:hAnsi="Times"/>
            <w:lang w:val="en-GB"/>
          </w:rPr>
          <w:delText xml:space="preserve">To sum up, the </w:delText>
        </w:r>
        <w:r w:rsidR="00611E8E" w:rsidRPr="001860D6">
          <w:rPr>
            <w:rStyle w:val="PageNumber"/>
            <w:rFonts w:ascii="Times" w:hAnsi="Times"/>
            <w:i/>
            <w:lang w:val="en-GB"/>
          </w:rPr>
          <w:delText>américanistes’</w:delText>
        </w:r>
        <w:r w:rsidRPr="001860D6">
          <w:rPr>
            <w:rStyle w:val="PageNumber"/>
            <w:rFonts w:ascii="Times" w:hAnsi="Times"/>
            <w:i/>
            <w:lang w:val="en-GB"/>
          </w:rPr>
          <w:delText xml:space="preserve"> </w:delText>
        </w:r>
        <w:r w:rsidR="001205A6" w:rsidRPr="001860D6">
          <w:rPr>
            <w:rStyle w:val="PageNumber"/>
            <w:rFonts w:ascii="Times" w:hAnsi="Times"/>
            <w:lang w:val="en-GB"/>
          </w:rPr>
          <w:delText>argument against bicameralism was mainly based on a critique of the</w:delText>
        </w:r>
        <w:r w:rsidRPr="001860D6">
          <w:rPr>
            <w:rStyle w:val="PageNumber"/>
            <w:rFonts w:ascii="Times" w:hAnsi="Times"/>
            <w:lang w:val="en-GB"/>
          </w:rPr>
          <w:delText xml:space="preserve"> aristocratic bias it entailed, as exposed by the author of the </w:delText>
        </w:r>
        <w:r w:rsidRPr="001860D6">
          <w:rPr>
            <w:rStyle w:val="PageNumber"/>
            <w:rFonts w:ascii="Times" w:hAnsi="Times"/>
            <w:i/>
            <w:lang w:val="en-GB"/>
          </w:rPr>
          <w:delText>Examen</w:delText>
        </w:r>
        <w:r w:rsidR="003A6E43" w:rsidRPr="001860D6">
          <w:rPr>
            <w:rStyle w:val="PageNumber"/>
            <w:rFonts w:ascii="Times" w:hAnsi="Times"/>
            <w:lang w:val="en-GB"/>
          </w:rPr>
          <w:delText xml:space="preserve"> in his critique of Delolme and Adams’ books. </w:delText>
        </w:r>
        <w:r w:rsidR="00E36C1B" w:rsidRPr="001860D6">
          <w:rPr>
            <w:rStyle w:val="PageNumber"/>
            <w:rFonts w:ascii="Times" w:hAnsi="Times"/>
            <w:lang w:val="en-GB"/>
          </w:rPr>
          <w:delText xml:space="preserve">In addition, most </w:delText>
        </w:r>
        <w:r w:rsidR="00E36C1B" w:rsidRPr="001860D6">
          <w:rPr>
            <w:rStyle w:val="PageNumber"/>
            <w:rFonts w:ascii="Times" w:hAnsi="Times"/>
            <w:i/>
            <w:lang w:val="en-GB"/>
          </w:rPr>
          <w:delText xml:space="preserve">américanistes </w:delText>
        </w:r>
        <w:r w:rsidR="00E36C1B" w:rsidRPr="001860D6">
          <w:rPr>
            <w:rStyle w:val="PageNumber"/>
            <w:rFonts w:ascii="Times" w:hAnsi="Times"/>
            <w:lang w:val="en-GB"/>
          </w:rPr>
          <w:delText>followed the radicals in arguing in favour of a suspensive veto for the king. This would have allowed for additional levels of popular participation via local assemblies and referenda</w:delText>
        </w:r>
        <w:r w:rsidR="00D22315" w:rsidRPr="001860D6">
          <w:rPr>
            <w:rStyle w:val="PageNumber"/>
            <w:rFonts w:ascii="Times" w:hAnsi="Times"/>
            <w:lang w:val="en-GB"/>
          </w:rPr>
          <w:delText>, thus enforcing the principles of equality and popular sovereignty</w:delText>
        </w:r>
        <w:r w:rsidR="00E36C1B" w:rsidRPr="001860D6">
          <w:rPr>
            <w:rStyle w:val="PageNumber"/>
            <w:rFonts w:ascii="Times" w:hAnsi="Times"/>
            <w:lang w:val="en-GB"/>
          </w:rPr>
          <w:delText>.</w:delText>
        </w:r>
      </w:del>
    </w:p>
    <w:p w14:paraId="1E2FBD1C" w14:textId="51A7F534" w:rsidR="003A71E8" w:rsidRPr="001860D6" w:rsidRDefault="00F507E3" w:rsidP="00D22315">
      <w:pPr>
        <w:spacing w:line="480" w:lineRule="auto"/>
        <w:ind w:firstLine="720"/>
        <w:jc w:val="both"/>
        <w:rPr>
          <w:del w:id="264" w:author="Sue Rogers" w:date="2026-09-25T20:00:00Z" w16du:dateUtc="2026-09-26T00:00:00Z"/>
          <w:rStyle w:val="PageNumber"/>
          <w:rFonts w:ascii="Times" w:hAnsi="Times"/>
          <w:lang w:val="en-GB"/>
        </w:rPr>
      </w:pPr>
      <w:del w:id="265" w:author="Sue Rogers" w:date="2026-09-25T20:00:00Z" w16du:dateUtc="2026-09-26T00:00:00Z">
        <w:r w:rsidRPr="001860D6">
          <w:rPr>
            <w:rStyle w:val="PageNumber"/>
            <w:rFonts w:ascii="Times" w:hAnsi="Times"/>
            <w:lang w:val="en-GB"/>
          </w:rPr>
          <w:delText>During</w:delText>
        </w:r>
        <w:r w:rsidR="00F07847" w:rsidRPr="001860D6">
          <w:rPr>
            <w:rStyle w:val="PageNumber"/>
            <w:rFonts w:ascii="Times" w:hAnsi="Times"/>
            <w:lang w:val="en-GB"/>
          </w:rPr>
          <w:delText xml:space="preserve"> the debates in the Assembly, </w:delText>
        </w:r>
        <w:r w:rsidR="00D279A4" w:rsidRPr="001860D6">
          <w:rPr>
            <w:rStyle w:val="PageNumber"/>
            <w:rFonts w:ascii="Times" w:hAnsi="Times"/>
            <w:lang w:val="en-GB"/>
          </w:rPr>
          <w:delText>the</w:delText>
        </w:r>
        <w:r w:rsidR="00F07847" w:rsidRPr="001860D6">
          <w:rPr>
            <w:rStyle w:val="PageNumber"/>
            <w:rFonts w:ascii="Times" w:hAnsi="Times"/>
            <w:lang w:val="en-GB"/>
          </w:rPr>
          <w:delText xml:space="preserve"> </w:delText>
        </w:r>
        <w:r w:rsidR="00B32D12" w:rsidRPr="001860D6">
          <w:rPr>
            <w:rStyle w:val="PageNumber"/>
            <w:rFonts w:ascii="Times" w:hAnsi="Times"/>
            <w:i/>
            <w:lang w:val="en-GB"/>
          </w:rPr>
          <w:delText>anglomanes</w:delText>
        </w:r>
        <w:r w:rsidR="00F07847" w:rsidRPr="001860D6">
          <w:rPr>
            <w:rStyle w:val="PageNumber"/>
            <w:rFonts w:ascii="Times" w:hAnsi="Times"/>
            <w:lang w:val="en-GB"/>
          </w:rPr>
          <w:delText xml:space="preserve"> </w:delText>
        </w:r>
        <w:r w:rsidR="00D22315" w:rsidRPr="001860D6">
          <w:rPr>
            <w:rStyle w:val="PageNumber"/>
            <w:rFonts w:ascii="Times" w:hAnsi="Times"/>
            <w:lang w:val="en-GB"/>
          </w:rPr>
          <w:delText xml:space="preserve">criticised the </w:delText>
        </w:r>
        <w:r w:rsidR="00D22315" w:rsidRPr="001860D6">
          <w:rPr>
            <w:rStyle w:val="PageNumber"/>
            <w:rFonts w:ascii="Times" w:hAnsi="Times"/>
            <w:i/>
            <w:lang w:val="en-GB"/>
          </w:rPr>
          <w:delText xml:space="preserve">américanistes </w:delText>
        </w:r>
        <w:r w:rsidR="00D22315" w:rsidRPr="001860D6">
          <w:rPr>
            <w:rStyle w:val="PageNumber"/>
            <w:rFonts w:ascii="Times" w:hAnsi="Times"/>
            <w:lang w:val="en-GB"/>
          </w:rPr>
          <w:delText xml:space="preserve">by noting that, since </w:delText>
        </w:r>
        <w:r w:rsidR="00F07847" w:rsidRPr="001860D6">
          <w:rPr>
            <w:rStyle w:val="PageNumber"/>
            <w:rFonts w:ascii="Times" w:hAnsi="Times"/>
            <w:lang w:val="en-GB"/>
          </w:rPr>
          <w:delText>the American constitution was bicameral</w:delText>
        </w:r>
        <w:r w:rsidR="00D22315" w:rsidRPr="001860D6">
          <w:rPr>
            <w:rStyle w:val="PageNumber"/>
            <w:rFonts w:ascii="Times" w:hAnsi="Times"/>
            <w:lang w:val="en-GB"/>
          </w:rPr>
          <w:delText>,</w:delText>
        </w:r>
        <w:r w:rsidR="00F07847" w:rsidRPr="001860D6">
          <w:rPr>
            <w:rStyle w:val="PageNumber"/>
            <w:rFonts w:ascii="Times" w:hAnsi="Times"/>
            <w:lang w:val="en-GB"/>
          </w:rPr>
          <w:delText xml:space="preserve"> </w:delText>
        </w:r>
        <w:r w:rsidR="0046514A" w:rsidRPr="001860D6">
          <w:rPr>
            <w:rStyle w:val="PageNumber"/>
            <w:rFonts w:ascii="Times" w:hAnsi="Times"/>
            <w:lang w:val="en-GB"/>
          </w:rPr>
          <w:delText>its use as an argument against the English</w:delText>
        </w:r>
        <w:r w:rsidRPr="001860D6">
          <w:rPr>
            <w:rStyle w:val="PageNumber"/>
            <w:rFonts w:ascii="Times" w:hAnsi="Times"/>
            <w:lang w:val="en-GB"/>
          </w:rPr>
          <w:delText xml:space="preserve"> system did not make much sense. Yet</w:delText>
        </w:r>
        <w:r w:rsidR="0046514A" w:rsidRPr="001860D6">
          <w:rPr>
            <w:rStyle w:val="PageNumber"/>
            <w:rFonts w:ascii="Times" w:hAnsi="Times"/>
            <w:lang w:val="en-GB"/>
          </w:rPr>
          <w:delText xml:space="preserve"> </w:delText>
        </w:r>
        <w:r w:rsidR="00F07847" w:rsidRPr="001860D6">
          <w:rPr>
            <w:rStyle w:val="PageNumber"/>
            <w:rFonts w:ascii="Times" w:hAnsi="Times"/>
            <w:lang w:val="en-GB"/>
          </w:rPr>
          <w:delText>they did not succeed at imposing their view.</w:delText>
        </w:r>
        <w:r w:rsidR="00F03622" w:rsidRPr="001860D6">
          <w:rPr>
            <w:rStyle w:val="FootnoteReference"/>
            <w:rFonts w:ascii="Times" w:hAnsi="Times"/>
          </w:rPr>
          <w:footnoteReference w:id="12"/>
        </w:r>
        <w:r w:rsidR="00F07847" w:rsidRPr="001860D6">
          <w:rPr>
            <w:rStyle w:val="PageNumber"/>
            <w:rFonts w:ascii="Times" w:hAnsi="Times"/>
            <w:lang w:val="en-GB"/>
          </w:rPr>
          <w:delText xml:space="preserve"> The project of instituting a second</w:delText>
        </w:r>
        <w:r w:rsidR="001205A6" w:rsidRPr="001860D6">
          <w:rPr>
            <w:rStyle w:val="PageNumber"/>
            <w:rFonts w:ascii="Times" w:hAnsi="Times"/>
            <w:lang w:val="en-GB"/>
          </w:rPr>
          <w:delText xml:space="preserve"> chamber in France failed with</w:delText>
        </w:r>
        <w:r w:rsidR="00F07847" w:rsidRPr="001860D6">
          <w:rPr>
            <w:rStyle w:val="PageNumber"/>
            <w:rFonts w:ascii="Times" w:hAnsi="Times"/>
            <w:lang w:val="en-GB"/>
          </w:rPr>
          <w:delText xml:space="preserve"> </w:delText>
        </w:r>
        <w:r w:rsidR="00D26C1C" w:rsidRPr="001860D6">
          <w:rPr>
            <w:rStyle w:val="PageNumber"/>
            <w:rFonts w:ascii="Times" w:hAnsi="Times"/>
            <w:lang w:val="en-GB"/>
          </w:rPr>
          <w:delText>849</w:delText>
        </w:r>
        <w:r w:rsidR="001205A6" w:rsidRPr="001860D6">
          <w:rPr>
            <w:rStyle w:val="PageNumber"/>
            <w:rFonts w:ascii="Times" w:hAnsi="Times"/>
            <w:lang w:val="en-GB"/>
          </w:rPr>
          <w:delText xml:space="preserve"> votes against</w:delText>
        </w:r>
        <w:r w:rsidR="00D26C1C" w:rsidRPr="001860D6">
          <w:rPr>
            <w:rStyle w:val="PageNumber"/>
            <w:rFonts w:ascii="Times" w:hAnsi="Times"/>
            <w:lang w:val="en-GB"/>
          </w:rPr>
          <w:delText xml:space="preserve"> 89. The </w:delText>
        </w:r>
        <w:r w:rsidR="00611E8E" w:rsidRPr="001860D6">
          <w:rPr>
            <w:rStyle w:val="PageNumber"/>
            <w:rFonts w:ascii="Times" w:hAnsi="Times"/>
            <w:i/>
            <w:lang w:val="en-GB"/>
          </w:rPr>
          <w:delText>américanistes’</w:delText>
        </w:r>
        <w:r w:rsidR="00D26C1C" w:rsidRPr="001860D6">
          <w:rPr>
            <w:rStyle w:val="PageNumber"/>
            <w:rFonts w:ascii="Times" w:hAnsi="Times"/>
            <w:i/>
            <w:lang w:val="en-GB"/>
          </w:rPr>
          <w:delText xml:space="preserve"> </w:delText>
        </w:r>
        <w:r w:rsidR="00D26C1C" w:rsidRPr="001860D6">
          <w:rPr>
            <w:rStyle w:val="PageNumber"/>
            <w:rFonts w:ascii="Times" w:hAnsi="Times"/>
            <w:lang w:val="en-GB"/>
          </w:rPr>
          <w:delText>and radicals’ arguments in favour of e</w:delText>
        </w:r>
        <w:r w:rsidR="00822796" w:rsidRPr="001860D6">
          <w:rPr>
            <w:rStyle w:val="PageNumber"/>
            <w:rFonts w:ascii="Times" w:hAnsi="Times"/>
            <w:lang w:val="en-GB"/>
          </w:rPr>
          <w:delText>quality won the favours of the A</w:delText>
        </w:r>
        <w:r w:rsidR="00D26C1C" w:rsidRPr="001860D6">
          <w:rPr>
            <w:rStyle w:val="PageNumber"/>
            <w:rFonts w:ascii="Times" w:hAnsi="Times"/>
            <w:lang w:val="en-GB"/>
          </w:rPr>
          <w:delText xml:space="preserve">ssembly. </w:delText>
        </w:r>
        <w:r w:rsidR="00F07847" w:rsidRPr="001860D6">
          <w:rPr>
            <w:rStyle w:val="PageNumber"/>
            <w:rFonts w:ascii="Times" w:hAnsi="Times"/>
            <w:lang w:val="en-GB"/>
          </w:rPr>
          <w:delText xml:space="preserve">As we will see, </w:delText>
        </w:r>
        <w:r w:rsidR="004E552B" w:rsidRPr="001860D6">
          <w:rPr>
            <w:rStyle w:val="PageNumber"/>
            <w:rFonts w:ascii="Times" w:hAnsi="Times"/>
            <w:lang w:val="en-GB"/>
          </w:rPr>
          <w:delText>Sieyès</w:delText>
        </w:r>
        <w:r w:rsidR="00F07847" w:rsidRPr="001860D6">
          <w:rPr>
            <w:rStyle w:val="PageNumber"/>
            <w:rFonts w:ascii="Times" w:hAnsi="Times"/>
            <w:lang w:val="en-GB"/>
          </w:rPr>
          <w:delText xml:space="preserve"> r</w:delText>
        </w:r>
        <w:r w:rsidR="0046514A" w:rsidRPr="001860D6">
          <w:rPr>
            <w:rStyle w:val="PageNumber"/>
            <w:rFonts w:ascii="Times" w:hAnsi="Times"/>
            <w:lang w:val="en-GB"/>
          </w:rPr>
          <w:delText>elied on some of these arguments</w:delText>
        </w:r>
        <w:r w:rsidR="00F07847" w:rsidRPr="001860D6">
          <w:rPr>
            <w:rStyle w:val="PageNumber"/>
            <w:rFonts w:ascii="Times" w:hAnsi="Times"/>
            <w:lang w:val="en-GB"/>
          </w:rPr>
          <w:delText xml:space="preserve">, but </w:delText>
        </w:r>
        <w:r w:rsidR="001205A6" w:rsidRPr="001860D6">
          <w:rPr>
            <w:rStyle w:val="PageNumber"/>
            <w:rFonts w:ascii="Times" w:hAnsi="Times"/>
            <w:lang w:val="en-GB"/>
          </w:rPr>
          <w:delText>completed</w:delText>
        </w:r>
        <w:r w:rsidR="00F07847" w:rsidRPr="001860D6">
          <w:rPr>
            <w:rStyle w:val="PageNumber"/>
            <w:rFonts w:ascii="Times" w:hAnsi="Times"/>
            <w:lang w:val="en-GB"/>
          </w:rPr>
          <w:delText xml:space="preserve"> them with a critique of bicameralism and </w:delText>
        </w:r>
        <w:r w:rsidR="0046514A" w:rsidRPr="001860D6">
          <w:rPr>
            <w:rStyle w:val="PageNumber"/>
            <w:rFonts w:ascii="Times" w:hAnsi="Times"/>
            <w:lang w:val="en-GB"/>
          </w:rPr>
          <w:delText xml:space="preserve">of </w:delText>
        </w:r>
        <w:r w:rsidR="00F07847" w:rsidRPr="001860D6">
          <w:rPr>
            <w:rStyle w:val="PageNumber"/>
            <w:rFonts w:ascii="Times" w:hAnsi="Times"/>
            <w:lang w:val="en-GB"/>
          </w:rPr>
          <w:delText>the English constitution</w:delText>
        </w:r>
        <w:r w:rsidR="00D26C1C" w:rsidRPr="001860D6">
          <w:rPr>
            <w:rStyle w:val="PageNumber"/>
            <w:rFonts w:ascii="Times" w:hAnsi="Times"/>
            <w:lang w:val="en-GB"/>
          </w:rPr>
          <w:delText xml:space="preserve"> that i</w:delText>
        </w:r>
        <w:r w:rsidR="00822796" w:rsidRPr="001860D6">
          <w:rPr>
            <w:rStyle w:val="PageNumber"/>
            <w:rFonts w:ascii="Times" w:hAnsi="Times"/>
            <w:lang w:val="en-GB"/>
          </w:rPr>
          <w:delText>s fundamentally at odds with that offered by the</w:delText>
        </w:r>
        <w:r w:rsidR="00D26C1C" w:rsidRPr="001860D6">
          <w:rPr>
            <w:rStyle w:val="PageNumber"/>
            <w:rFonts w:ascii="Times" w:hAnsi="Times"/>
            <w:lang w:val="en-GB"/>
          </w:rPr>
          <w:delText xml:space="preserve"> radicals’ and relevantly different from the </w:delText>
        </w:r>
        <w:r w:rsidR="00611E8E" w:rsidRPr="001860D6">
          <w:rPr>
            <w:rStyle w:val="PageNumber"/>
            <w:rFonts w:ascii="Times" w:hAnsi="Times"/>
            <w:i/>
            <w:lang w:val="en-GB"/>
          </w:rPr>
          <w:delText>américanistes’</w:delText>
        </w:r>
        <w:r w:rsidR="00D26C1C" w:rsidRPr="001860D6">
          <w:rPr>
            <w:rStyle w:val="PageNumber"/>
            <w:rFonts w:ascii="Times" w:hAnsi="Times"/>
            <w:lang w:val="en-GB"/>
          </w:rPr>
          <w:delText>.</w:delText>
        </w:r>
        <w:r w:rsidR="00F07847" w:rsidRPr="001860D6">
          <w:rPr>
            <w:rStyle w:val="PageNumber"/>
            <w:rFonts w:ascii="Times" w:hAnsi="Times"/>
            <w:lang w:val="en-GB"/>
          </w:rPr>
          <w:delText xml:space="preserve"> </w:delText>
        </w:r>
      </w:del>
    </w:p>
    <w:p w14:paraId="225989E8" w14:textId="77777777" w:rsidR="008D3CB9" w:rsidRPr="001860D6" w:rsidRDefault="008D3CB9" w:rsidP="00D22315">
      <w:pPr>
        <w:spacing w:line="480" w:lineRule="auto"/>
        <w:jc w:val="both"/>
        <w:rPr>
          <w:del w:id="267" w:author="Sue Rogers" w:date="2026-09-25T20:00:00Z" w16du:dateUtc="2026-09-26T00:00:00Z"/>
          <w:rStyle w:val="PageNumber"/>
          <w:rFonts w:ascii="Times" w:hAnsi="Times"/>
          <w:lang w:val="en-GB"/>
        </w:rPr>
      </w:pPr>
    </w:p>
    <w:p w14:paraId="704A0E6A" w14:textId="6A2A4EBC" w:rsidR="008D3CB9" w:rsidRPr="001860D6" w:rsidRDefault="008D3CB9" w:rsidP="00D22315">
      <w:pPr>
        <w:spacing w:line="480" w:lineRule="auto"/>
        <w:jc w:val="both"/>
        <w:outlineLvl w:val="0"/>
        <w:rPr>
          <w:del w:id="268" w:author="Sue Rogers" w:date="2026-09-25T20:00:00Z" w16du:dateUtc="2026-09-26T00:00:00Z"/>
          <w:rStyle w:val="PageNumber"/>
          <w:rFonts w:ascii="Times" w:hAnsi="Times"/>
          <w:lang w:val="en-GB"/>
        </w:rPr>
      </w:pPr>
      <w:del w:id="269" w:author="Sue Rogers" w:date="2026-09-25T20:00:00Z" w16du:dateUtc="2026-09-26T00:00:00Z">
        <w:r w:rsidRPr="001860D6">
          <w:rPr>
            <w:rStyle w:val="PageNumber"/>
            <w:rFonts w:ascii="Times" w:hAnsi="Times"/>
            <w:lang w:val="en-GB"/>
          </w:rPr>
          <w:delText>II.</w:delText>
        </w:r>
      </w:del>
    </w:p>
    <w:p w14:paraId="068C62E6" w14:textId="77777777" w:rsidR="00D26C1C" w:rsidRPr="001860D6" w:rsidRDefault="00D26C1C" w:rsidP="00D22315">
      <w:pPr>
        <w:spacing w:line="480" w:lineRule="auto"/>
        <w:jc w:val="both"/>
        <w:outlineLvl w:val="0"/>
        <w:rPr>
          <w:del w:id="270" w:author="Sue Rogers" w:date="2026-09-25T20:00:00Z" w16du:dateUtc="2026-09-26T00:00:00Z"/>
          <w:rStyle w:val="PageNumber"/>
          <w:rFonts w:ascii="Times" w:hAnsi="Times"/>
          <w:lang w:val="en-GB"/>
        </w:rPr>
      </w:pPr>
    </w:p>
    <w:p w14:paraId="10FD4975" w14:textId="199EC222" w:rsidR="008D3CB9" w:rsidRPr="001860D6" w:rsidRDefault="008D3CB9" w:rsidP="00D22315">
      <w:pPr>
        <w:spacing w:line="480" w:lineRule="auto"/>
        <w:jc w:val="both"/>
        <w:rPr>
          <w:del w:id="271" w:author="Sue Rogers" w:date="2026-09-25T20:00:00Z" w16du:dateUtc="2026-09-26T00:00:00Z"/>
          <w:rFonts w:ascii="Times" w:hAnsi="Times"/>
          <w:kern w:val="1"/>
          <w:lang w:val="en-GB"/>
        </w:rPr>
      </w:pPr>
      <w:del w:id="272" w:author="Sue Rogers" w:date="2026-09-25T20:00:00Z" w16du:dateUtc="2026-09-26T00:00:00Z">
        <w:r w:rsidRPr="001860D6">
          <w:rPr>
            <w:rStyle w:val="PageNumber"/>
            <w:rFonts w:ascii="Times" w:hAnsi="Times"/>
            <w:lang w:val="en-GB"/>
          </w:rPr>
          <w:delText xml:space="preserve">Born in 1748 in Frejus, a small town in the south of France, </w:delText>
        </w:r>
        <w:r w:rsidRPr="001860D6">
          <w:rPr>
            <w:rFonts w:ascii="Times" w:hAnsi="Times"/>
            <w:kern w:val="1"/>
            <w:lang w:val="en-GB"/>
          </w:rPr>
          <w:delText xml:space="preserve">Joseph Emmanuel </w:delText>
        </w:r>
        <w:r w:rsidR="004E552B" w:rsidRPr="001860D6">
          <w:rPr>
            <w:rFonts w:ascii="Times" w:hAnsi="Times"/>
            <w:kern w:val="1"/>
            <w:lang w:val="en-GB"/>
          </w:rPr>
          <w:delText>Sieyès</w:delText>
        </w:r>
        <w:r w:rsidRPr="001860D6">
          <w:rPr>
            <w:rFonts w:ascii="Times" w:hAnsi="Times"/>
            <w:kern w:val="1"/>
            <w:lang w:val="en-GB"/>
          </w:rPr>
          <w:delText xml:space="preserve"> </w:delText>
        </w:r>
        <w:r w:rsidR="00E36C1B" w:rsidRPr="001860D6">
          <w:rPr>
            <w:rFonts w:ascii="Times" w:hAnsi="Times"/>
            <w:kern w:val="1"/>
            <w:lang w:val="en-GB"/>
          </w:rPr>
          <w:delText xml:space="preserve">was soon directed towards the </w:delText>
        </w:r>
        <w:r w:rsidRPr="001860D6">
          <w:rPr>
            <w:rFonts w:ascii="Times" w:hAnsi="Times"/>
            <w:kern w:val="1"/>
            <w:lang w:val="en-GB"/>
          </w:rPr>
          <w:delText xml:space="preserve">religious </w:delText>
        </w:r>
        <w:r w:rsidR="00B32D12" w:rsidRPr="001860D6">
          <w:rPr>
            <w:rFonts w:ascii="Times" w:hAnsi="Times"/>
            <w:kern w:val="1"/>
            <w:lang w:val="en-GB"/>
          </w:rPr>
          <w:delText>career</w:delText>
        </w:r>
        <w:r w:rsidR="00E36C1B" w:rsidRPr="001860D6">
          <w:rPr>
            <w:rFonts w:ascii="Times" w:hAnsi="Times"/>
            <w:kern w:val="1"/>
            <w:lang w:val="en-GB"/>
          </w:rPr>
          <w:delText>. Yet h</w:delText>
        </w:r>
        <w:r w:rsidRPr="001860D6">
          <w:rPr>
            <w:rFonts w:ascii="Times" w:hAnsi="Times"/>
            <w:kern w:val="1"/>
            <w:lang w:val="en-GB"/>
          </w:rPr>
          <w:delText>is public profile drastically changed in 1788, when he published a series of political pamphlets. The first, titled ‘Essay on Privileges’, presented a violent attack to the aristocracy and prepared the ground for ‘What is the Third Estate?’, an inflammatory pamphlet in which he argued for dismantling the division of society into orders and for the attribution of politica</w:delText>
        </w:r>
        <w:r w:rsidR="00E95B10" w:rsidRPr="001860D6">
          <w:rPr>
            <w:rFonts w:ascii="Times" w:hAnsi="Times"/>
            <w:kern w:val="1"/>
            <w:lang w:val="en-GB"/>
          </w:rPr>
          <w:delText>l authority to the Third Estate</w:delText>
        </w:r>
        <w:r w:rsidRPr="001860D6">
          <w:rPr>
            <w:rFonts w:ascii="Times" w:hAnsi="Times"/>
            <w:kern w:val="1"/>
            <w:lang w:val="en-GB"/>
          </w:rPr>
          <w:delText xml:space="preserve">. The notoriety that this publication brought to </w:delText>
        </w:r>
        <w:r w:rsidR="004E552B" w:rsidRPr="001860D6">
          <w:rPr>
            <w:rFonts w:ascii="Times" w:hAnsi="Times"/>
            <w:kern w:val="1"/>
            <w:lang w:val="en-GB"/>
          </w:rPr>
          <w:delText>Sieyès</w:delText>
        </w:r>
        <w:r w:rsidRPr="001860D6">
          <w:rPr>
            <w:rFonts w:ascii="Times" w:hAnsi="Times"/>
            <w:kern w:val="1"/>
            <w:lang w:val="en-GB"/>
          </w:rPr>
          <w:delText xml:space="preserve"> became evident when he got elected, among the ranks of the Third Estate, to the Reunion of the Estates General. In this position, he played a prominent role in demanding the transformation of the Estates General into a National Constituent Assembly and actively participated in drafting France’s first constitution. After its entry into force, </w:delText>
        </w:r>
        <w:r w:rsidR="004E552B" w:rsidRPr="001860D6">
          <w:rPr>
            <w:rFonts w:ascii="Times" w:hAnsi="Times"/>
            <w:kern w:val="1"/>
            <w:lang w:val="en-GB"/>
          </w:rPr>
          <w:delText>Sieyès</w:delText>
        </w:r>
        <w:r w:rsidRPr="001860D6">
          <w:rPr>
            <w:rFonts w:ascii="Times" w:hAnsi="Times"/>
            <w:kern w:val="1"/>
            <w:lang w:val="en-GB"/>
          </w:rPr>
          <w:delText xml:space="preserve"> was re-elected to the National Convention but was soon forced to flee Paris to avoid execution during the Jacobin Terror. He came back to the political scene after the fall of Robespierre, when he participated in drafting the Constitution of the Year III and became a member of the directory. In this position, he probably concurred in the organisation of Napoleon Bonaparte’s coup of 18 Brumaire. Yet soon after the latter’s ascent to power, </w:delText>
        </w:r>
        <w:r w:rsidR="004E552B" w:rsidRPr="001860D6">
          <w:rPr>
            <w:rFonts w:ascii="Times" w:hAnsi="Times"/>
            <w:kern w:val="1"/>
            <w:lang w:val="en-GB"/>
          </w:rPr>
          <w:delText>Sieyès</w:delText>
        </w:r>
        <w:r w:rsidRPr="001860D6">
          <w:rPr>
            <w:rFonts w:ascii="Times" w:hAnsi="Times"/>
            <w:kern w:val="1"/>
            <w:lang w:val="en-GB"/>
          </w:rPr>
          <w:delText xml:space="preserve"> was sent into exile in Brussels, where he remained until just before his death, which occurred in June 1836 in Paris.</w:delText>
        </w:r>
        <w:r w:rsidR="00F772F1" w:rsidRPr="001860D6">
          <w:rPr>
            <w:rStyle w:val="FootnoteReference"/>
            <w:rFonts w:ascii="Times" w:hAnsi="Times"/>
            <w:kern w:val="1"/>
          </w:rPr>
          <w:footnoteReference w:id="13"/>
        </w:r>
        <w:r w:rsidR="001751E0" w:rsidRPr="001860D6">
          <w:rPr>
            <w:rFonts w:ascii="Times" w:hAnsi="Times"/>
            <w:kern w:val="1"/>
            <w:lang w:val="en-GB"/>
          </w:rPr>
          <w:delText xml:space="preserve"> </w:delText>
        </w:r>
      </w:del>
    </w:p>
    <w:p w14:paraId="25A48C1A" w14:textId="168BFBCD" w:rsidR="00822796" w:rsidRPr="001860D6" w:rsidRDefault="00F729BC" w:rsidP="00D22315">
      <w:pPr>
        <w:pStyle w:val="TextBody"/>
        <w:spacing w:line="480" w:lineRule="auto"/>
        <w:ind w:firstLine="720"/>
        <w:rPr>
          <w:del w:id="274" w:author="Sue Rogers" w:date="2026-09-25T20:00:00Z" w16du:dateUtc="2026-09-26T00:00:00Z"/>
          <w:rStyle w:val="PageNumber"/>
          <w:color w:val="auto"/>
          <w:sz w:val="24"/>
          <w:szCs w:val="24"/>
          <w:lang w:val="en-GB"/>
        </w:rPr>
      </w:pPr>
      <w:del w:id="275" w:author="Sue Rogers" w:date="2026-09-25T20:00:00Z" w16du:dateUtc="2026-09-26T00:00:00Z">
        <w:r w:rsidRPr="001860D6">
          <w:rPr>
            <w:rStyle w:val="PageNumber"/>
            <w:color w:val="auto"/>
            <w:sz w:val="24"/>
            <w:szCs w:val="24"/>
            <w:lang w:val="en-GB"/>
          </w:rPr>
          <w:delText xml:space="preserve">Before discussing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w:delText>
        </w:r>
        <w:r w:rsidR="007F30E2" w:rsidRPr="001860D6">
          <w:rPr>
            <w:rStyle w:val="PageNumber"/>
            <w:color w:val="auto"/>
            <w:sz w:val="24"/>
            <w:szCs w:val="24"/>
            <w:lang w:val="en-GB"/>
          </w:rPr>
          <w:delText xml:space="preserve">argument against the </w:delText>
        </w:r>
        <w:r w:rsidR="00B32D12" w:rsidRPr="001860D6">
          <w:rPr>
            <w:rStyle w:val="PageNumber"/>
            <w:i/>
            <w:color w:val="auto"/>
            <w:sz w:val="24"/>
            <w:szCs w:val="24"/>
            <w:lang w:val="en-GB"/>
          </w:rPr>
          <w:delText>anglomanes</w:delText>
        </w:r>
        <w:r w:rsidR="008D3CB9" w:rsidRPr="001860D6">
          <w:rPr>
            <w:rStyle w:val="PageNumber"/>
            <w:color w:val="auto"/>
            <w:sz w:val="24"/>
            <w:szCs w:val="24"/>
            <w:lang w:val="en-GB"/>
          </w:rPr>
          <w:delText>’ model of bicameralis</w:delText>
        </w:r>
        <w:r w:rsidRPr="001860D6">
          <w:rPr>
            <w:rStyle w:val="PageNumber"/>
            <w:color w:val="auto"/>
            <w:sz w:val="24"/>
            <w:szCs w:val="24"/>
            <w:lang w:val="en-GB"/>
          </w:rPr>
          <w:delText>m</w:delText>
        </w:r>
        <w:r w:rsidR="00B32D12" w:rsidRPr="001860D6">
          <w:rPr>
            <w:rStyle w:val="PageNumber"/>
            <w:color w:val="auto"/>
            <w:sz w:val="24"/>
            <w:szCs w:val="24"/>
            <w:lang w:val="en-GB"/>
          </w:rPr>
          <w:delText xml:space="preserve">, a premise is in need. Contrary to his </w:delText>
        </w:r>
        <w:r w:rsidR="00B32D12" w:rsidRPr="001860D6">
          <w:rPr>
            <w:rStyle w:val="PageNumber"/>
            <w:i/>
            <w:color w:val="auto"/>
            <w:sz w:val="24"/>
            <w:szCs w:val="24"/>
            <w:lang w:val="en-GB"/>
          </w:rPr>
          <w:delText xml:space="preserve">anglomanes </w:delText>
        </w:r>
        <w:r w:rsidR="00B32D12" w:rsidRPr="001860D6">
          <w:rPr>
            <w:rStyle w:val="PageNumber"/>
            <w:color w:val="auto"/>
            <w:sz w:val="24"/>
            <w:szCs w:val="24"/>
            <w:lang w:val="en-GB"/>
          </w:rPr>
          <w:delText>colleagues</w:delText>
        </w:r>
        <w:r w:rsidR="00CE369C" w:rsidRPr="001860D6">
          <w:rPr>
            <w:rStyle w:val="PageNumber"/>
            <w:color w:val="auto"/>
            <w:sz w:val="24"/>
            <w:szCs w:val="24"/>
            <w:lang w:val="en-GB"/>
          </w:rPr>
          <w:delText xml:space="preserve"> and similarly to the </w:delText>
        </w:r>
        <w:r w:rsidR="00CE369C" w:rsidRPr="001860D6">
          <w:rPr>
            <w:rStyle w:val="PageNumber"/>
            <w:i/>
            <w:color w:val="auto"/>
            <w:sz w:val="24"/>
            <w:szCs w:val="24"/>
            <w:lang w:val="en-GB"/>
          </w:rPr>
          <w:delText>américanistes</w:delText>
        </w:r>
        <w:r w:rsidR="00B32D12" w:rsidRPr="001860D6">
          <w:rPr>
            <w:rStyle w:val="PageNumber"/>
            <w:color w:val="auto"/>
            <w:sz w:val="24"/>
            <w:szCs w:val="24"/>
            <w:lang w:val="en-GB"/>
          </w:rPr>
          <w:delText xml:space="preserve">, </w:delText>
        </w:r>
        <w:r w:rsidR="004E552B" w:rsidRPr="001860D6">
          <w:rPr>
            <w:rStyle w:val="PageNumber"/>
            <w:color w:val="auto"/>
            <w:sz w:val="24"/>
            <w:szCs w:val="24"/>
            <w:lang w:val="en-GB"/>
          </w:rPr>
          <w:delText>Sieyès</w:delText>
        </w:r>
        <w:r w:rsidR="00B32D12" w:rsidRPr="001860D6">
          <w:rPr>
            <w:rStyle w:val="PageNumber"/>
            <w:color w:val="auto"/>
            <w:sz w:val="24"/>
            <w:szCs w:val="24"/>
            <w:lang w:val="en-GB"/>
          </w:rPr>
          <w:delText xml:space="preserve"> had no fascination for the English political system. Although he was aware of both Montesquieu’s seminal exposition of</w:delText>
        </w:r>
        <w:r w:rsidR="00320E75" w:rsidRPr="001860D6">
          <w:rPr>
            <w:rStyle w:val="PageNumber"/>
            <w:color w:val="auto"/>
            <w:sz w:val="24"/>
            <w:szCs w:val="24"/>
            <w:lang w:val="en-GB"/>
          </w:rPr>
          <w:delText xml:space="preserve"> its qualities and Delolme’s and</w:delText>
        </w:r>
        <w:r w:rsidR="00B32D12" w:rsidRPr="001860D6">
          <w:rPr>
            <w:rStyle w:val="PageNumber"/>
            <w:color w:val="auto"/>
            <w:sz w:val="24"/>
            <w:szCs w:val="24"/>
            <w:lang w:val="en-GB"/>
          </w:rPr>
          <w:delText xml:space="preserve"> Adams’</w:delText>
        </w:r>
        <w:r w:rsidR="00434648" w:rsidRPr="001860D6">
          <w:rPr>
            <w:rStyle w:val="PageNumber"/>
            <w:color w:val="auto"/>
            <w:sz w:val="24"/>
            <w:szCs w:val="24"/>
            <w:lang w:val="en-GB"/>
          </w:rPr>
          <w:delText xml:space="preserve"> </w:delText>
        </w:r>
        <w:r w:rsidR="00B32D12" w:rsidRPr="001860D6">
          <w:rPr>
            <w:rStyle w:val="PageNumber"/>
            <w:color w:val="auto"/>
            <w:sz w:val="24"/>
            <w:szCs w:val="24"/>
            <w:lang w:val="en-GB"/>
          </w:rPr>
          <w:delText xml:space="preserve">books, he repeatedly discouraged fellow deputies from imitating the constitutional </w:delText>
        </w:r>
        <w:r w:rsidR="00C67385" w:rsidRPr="001860D6">
          <w:rPr>
            <w:rStyle w:val="PageNumber"/>
            <w:color w:val="auto"/>
            <w:sz w:val="24"/>
            <w:szCs w:val="24"/>
            <w:lang w:val="en-GB"/>
          </w:rPr>
          <w:delText xml:space="preserve">structure of the English state. </w:delText>
        </w:r>
        <w:r w:rsidR="00844E28" w:rsidRPr="001860D6">
          <w:rPr>
            <w:rStyle w:val="PageNumber"/>
            <w:color w:val="auto"/>
            <w:sz w:val="24"/>
            <w:szCs w:val="24"/>
            <w:lang w:val="en-GB"/>
          </w:rPr>
          <w:delText>By contrast, he</w:delText>
        </w:r>
        <w:r w:rsidR="00A66BD0" w:rsidRPr="001860D6">
          <w:rPr>
            <w:rStyle w:val="PageNumber"/>
            <w:color w:val="auto"/>
            <w:sz w:val="24"/>
            <w:szCs w:val="24"/>
            <w:lang w:val="en-GB"/>
          </w:rPr>
          <w:delText xml:space="preserve"> stubbornly argued that France should not seek to imitate existing constitutions, but autonomously reflect on the type of constitution </w:delText>
        </w:r>
        <w:r w:rsidR="00844E28" w:rsidRPr="001860D6">
          <w:rPr>
            <w:rStyle w:val="PageNumber"/>
            <w:color w:val="auto"/>
            <w:sz w:val="24"/>
            <w:szCs w:val="24"/>
            <w:lang w:val="en-GB"/>
          </w:rPr>
          <w:delText>it</w:delText>
        </w:r>
        <w:r w:rsidR="00A66BD0" w:rsidRPr="001860D6">
          <w:rPr>
            <w:rStyle w:val="PageNumber"/>
            <w:color w:val="auto"/>
            <w:sz w:val="24"/>
            <w:szCs w:val="24"/>
            <w:lang w:val="en-GB"/>
          </w:rPr>
          <w:delText xml:space="preserve"> wanted and, once decided, write it from scratch, leaving aside any misleading examples (</w:delText>
        </w:r>
        <w:r w:rsidR="004E552B" w:rsidRPr="001860D6">
          <w:rPr>
            <w:rStyle w:val="PageNumber"/>
            <w:color w:val="auto"/>
            <w:sz w:val="24"/>
            <w:szCs w:val="24"/>
            <w:lang w:val="en-GB"/>
          </w:rPr>
          <w:delText>Sieyès</w:delText>
        </w:r>
        <w:r w:rsidR="00A66BD0" w:rsidRPr="001860D6">
          <w:rPr>
            <w:rStyle w:val="PageNumber"/>
            <w:color w:val="auto"/>
            <w:sz w:val="24"/>
            <w:szCs w:val="24"/>
            <w:lang w:val="en-GB"/>
          </w:rPr>
          <w:delText xml:space="preserve">, 1989a, 116). </w:delText>
        </w:r>
        <w:r w:rsidR="00C67385" w:rsidRPr="001860D6">
          <w:rPr>
            <w:rStyle w:val="PageNumber"/>
            <w:color w:val="auto"/>
            <w:sz w:val="24"/>
            <w:szCs w:val="24"/>
            <w:lang w:val="en-GB"/>
          </w:rPr>
          <w:delText xml:space="preserve">Very much like Condorcet, </w:delText>
        </w:r>
        <w:r w:rsidR="00A66BD0" w:rsidRPr="001860D6">
          <w:rPr>
            <w:rStyle w:val="PageNumber"/>
            <w:color w:val="auto"/>
            <w:sz w:val="24"/>
            <w:szCs w:val="24"/>
            <w:lang w:val="en-GB"/>
          </w:rPr>
          <w:delText>he</w:delText>
        </w:r>
        <w:r w:rsidR="00C67385" w:rsidRPr="001860D6">
          <w:rPr>
            <w:rStyle w:val="PageNumber"/>
            <w:color w:val="auto"/>
            <w:sz w:val="24"/>
            <w:szCs w:val="24"/>
            <w:lang w:val="en-GB"/>
          </w:rPr>
          <w:delText xml:space="preserve"> maintained that the English constitution only made sense within the context of English history and, even there, it did </w:delText>
        </w:r>
        <w:r w:rsidR="00A66BD0" w:rsidRPr="001860D6">
          <w:rPr>
            <w:rStyle w:val="PageNumber"/>
            <w:color w:val="auto"/>
            <w:sz w:val="24"/>
            <w:szCs w:val="24"/>
            <w:lang w:val="en-GB"/>
          </w:rPr>
          <w:delText>not seem to solve much problems</w:delText>
        </w:r>
        <w:r w:rsidR="00C67385" w:rsidRPr="001860D6">
          <w:rPr>
            <w:rStyle w:val="PageNumber"/>
            <w:color w:val="auto"/>
            <w:sz w:val="24"/>
            <w:szCs w:val="24"/>
            <w:lang w:val="en-GB"/>
          </w:rPr>
          <w:delText>.</w:delText>
        </w:r>
        <w:r w:rsidR="00A66BD0" w:rsidRPr="001860D6">
          <w:rPr>
            <w:rStyle w:val="PageNumber"/>
            <w:color w:val="auto"/>
            <w:sz w:val="24"/>
            <w:szCs w:val="24"/>
            <w:lang w:val="en-GB"/>
          </w:rPr>
          <w:delText xml:space="preserve"> </w:delText>
        </w:r>
      </w:del>
    </w:p>
    <w:p w14:paraId="3A04E1D2" w14:textId="1FAA5F4A" w:rsidR="00C67385" w:rsidRPr="001860D6" w:rsidRDefault="00CE369C" w:rsidP="00D22315">
      <w:pPr>
        <w:pStyle w:val="TextBody"/>
        <w:spacing w:line="480" w:lineRule="auto"/>
        <w:ind w:firstLine="720"/>
        <w:rPr>
          <w:del w:id="276" w:author="Sue Rogers" w:date="2026-09-25T20:00:00Z" w16du:dateUtc="2026-09-26T00:00:00Z"/>
          <w:rStyle w:val="PageNumber"/>
          <w:color w:val="auto"/>
          <w:sz w:val="24"/>
          <w:szCs w:val="24"/>
          <w:lang w:val="en-GB"/>
        </w:rPr>
      </w:pPr>
      <w:del w:id="277" w:author="Sue Rogers" w:date="2026-09-25T20:00:00Z" w16du:dateUtc="2026-09-26T00:00:00Z">
        <w:r w:rsidRPr="001860D6">
          <w:rPr>
            <w:rStyle w:val="PageNumber"/>
            <w:color w:val="auto"/>
            <w:sz w:val="24"/>
            <w:szCs w:val="24"/>
            <w:lang w:val="en-GB"/>
          </w:rPr>
          <w:delText>H</w:delText>
        </w:r>
        <w:r w:rsidR="00B32D12" w:rsidRPr="001860D6">
          <w:rPr>
            <w:rStyle w:val="PageNumber"/>
            <w:color w:val="auto"/>
            <w:sz w:val="24"/>
            <w:szCs w:val="24"/>
            <w:lang w:val="en-GB"/>
          </w:rPr>
          <w:delText>e discussed at length the problems inherent to the English system</w:delText>
        </w:r>
        <w:r w:rsidR="00C67385" w:rsidRPr="001860D6">
          <w:rPr>
            <w:rStyle w:val="PageNumber"/>
            <w:color w:val="auto"/>
            <w:sz w:val="24"/>
            <w:szCs w:val="24"/>
            <w:lang w:val="en-GB"/>
          </w:rPr>
          <w:delText xml:space="preserve"> of balance of power, whose longevity he took neither as a proof of stability nor as a demonstration of the effectiveness of the political system it underpinned.</w:delText>
        </w:r>
        <w:r w:rsidR="00AC7CC2" w:rsidRPr="001860D6">
          <w:rPr>
            <w:rStyle w:val="FootnoteReference"/>
            <w:color w:val="auto"/>
            <w:sz w:val="24"/>
            <w:szCs w:val="24"/>
          </w:rPr>
          <w:footnoteReference w:id="14"/>
        </w:r>
        <w:r w:rsidR="00C67385" w:rsidRPr="001860D6">
          <w:rPr>
            <w:rStyle w:val="PageNumber"/>
            <w:color w:val="auto"/>
            <w:sz w:val="24"/>
            <w:szCs w:val="24"/>
            <w:lang w:val="en-GB"/>
          </w:rPr>
          <w:delText xml:space="preserve"> Rather, he was astonished by the fact that the English political system survived that long despite its horribly unstable, archaic and confused constitution. </w:delText>
        </w:r>
        <w:r w:rsidR="001B30A9" w:rsidRPr="001860D6">
          <w:rPr>
            <w:rStyle w:val="PageNumber"/>
            <w:color w:val="auto"/>
            <w:sz w:val="24"/>
            <w:szCs w:val="24"/>
            <w:lang w:val="en-GB"/>
          </w:rPr>
          <w:delText xml:space="preserve">This is because, </w:delText>
        </w:r>
        <w:r w:rsidR="004E552B" w:rsidRPr="001860D6">
          <w:rPr>
            <w:rStyle w:val="PageNumber"/>
            <w:color w:val="auto"/>
            <w:sz w:val="24"/>
            <w:szCs w:val="24"/>
            <w:lang w:val="en-GB"/>
          </w:rPr>
          <w:delText>Sieyès</w:delText>
        </w:r>
        <w:r w:rsidR="001B30A9" w:rsidRPr="001860D6">
          <w:rPr>
            <w:rStyle w:val="PageNumber"/>
            <w:color w:val="auto"/>
            <w:sz w:val="24"/>
            <w:szCs w:val="24"/>
            <w:lang w:val="en-GB"/>
          </w:rPr>
          <w:delText xml:space="preserve"> argued</w:delText>
        </w:r>
        <w:r w:rsidR="001B30A9" w:rsidRPr="001860D6">
          <w:rPr>
            <w:rStyle w:val="PageNumber"/>
            <w:rFonts w:eastAsia="Helvetica" w:cs="Helvetica"/>
            <w:color w:val="auto"/>
            <w:sz w:val="24"/>
            <w:szCs w:val="24"/>
            <w:lang w:val="en-GB"/>
          </w:rPr>
          <w:delText xml:space="preserve"> </w:delText>
        </w:r>
        <w:r w:rsidR="001B30A9" w:rsidRPr="001860D6">
          <w:rPr>
            <w:rStyle w:val="PageNumber"/>
            <w:color w:val="auto"/>
            <w:sz w:val="24"/>
            <w:szCs w:val="24"/>
            <w:lang w:val="en-GB"/>
          </w:rPr>
          <w:delText>reversing Montesquieu</w:delText>
        </w:r>
        <w:r w:rsidR="001B30A9" w:rsidRPr="001860D6">
          <w:rPr>
            <w:rStyle w:val="PageNumber"/>
            <w:rFonts w:eastAsia="Helvetica" w:cs="Helvetica"/>
            <w:color w:val="auto"/>
            <w:sz w:val="24"/>
            <w:szCs w:val="24"/>
            <w:lang w:val="en-GB"/>
          </w:rPr>
          <w:delText xml:space="preserve">’s argument, </w:delText>
        </w:r>
        <w:r w:rsidR="001B30A9" w:rsidRPr="001860D6">
          <w:rPr>
            <w:rStyle w:val="PageNumber"/>
            <w:color w:val="auto"/>
            <w:sz w:val="24"/>
            <w:szCs w:val="24"/>
            <w:lang w:val="en-GB"/>
          </w:rPr>
          <w:delText>the balance of power was not a rational system designed to promote simplicity and order and to limit power. By contrast, it resulted from a series of uncoordinated attempts to respond to England’s history of c</w:delText>
        </w:r>
        <w:r w:rsidR="00DA7B3E" w:rsidRPr="001860D6">
          <w:rPr>
            <w:rStyle w:val="PageNumber"/>
            <w:color w:val="auto"/>
            <w:sz w:val="24"/>
            <w:szCs w:val="24"/>
            <w:lang w:val="en-GB"/>
          </w:rPr>
          <w:delText>orruption and c</w:delText>
        </w:r>
        <w:r w:rsidR="001B30A9" w:rsidRPr="001860D6">
          <w:rPr>
            <w:rStyle w:val="PageNumber"/>
            <w:color w:val="auto"/>
            <w:sz w:val="24"/>
            <w:szCs w:val="24"/>
            <w:lang w:val="en-GB"/>
          </w:rPr>
          <w:delText xml:space="preserve">onflicts </w:delText>
        </w:r>
        <w:r w:rsidR="00DA7B3E" w:rsidRPr="001860D6">
          <w:rPr>
            <w:rStyle w:val="PageNumber"/>
            <w:color w:val="auto"/>
            <w:sz w:val="24"/>
            <w:szCs w:val="24"/>
            <w:lang w:val="en-GB"/>
          </w:rPr>
          <w:delText>among</w:delText>
        </w:r>
        <w:r w:rsidR="001B30A9" w:rsidRPr="001860D6">
          <w:rPr>
            <w:rStyle w:val="PageNumber"/>
            <w:color w:val="auto"/>
            <w:sz w:val="24"/>
            <w:szCs w:val="24"/>
            <w:lang w:val="en-GB"/>
          </w:rPr>
          <w:delText xml:space="preserve"> social orders.  As such, instead of being the model of virtue and order it was acclaimed to be, the English constitutional structure was built as a chaotic mix of precautions against disorder (</w:delText>
        </w:r>
        <w:r w:rsidR="004E552B" w:rsidRPr="001860D6">
          <w:rPr>
            <w:rStyle w:val="PageNumber"/>
            <w:color w:val="auto"/>
            <w:sz w:val="24"/>
            <w:szCs w:val="24"/>
            <w:lang w:val="en-GB"/>
          </w:rPr>
          <w:delText>Sieyès</w:delText>
        </w:r>
        <w:r w:rsidR="001B30A9" w:rsidRPr="001860D6">
          <w:rPr>
            <w:rStyle w:val="PageNumber"/>
            <w:color w:val="auto"/>
            <w:sz w:val="24"/>
            <w:szCs w:val="24"/>
            <w:lang w:val="en-GB"/>
          </w:rPr>
          <w:delText>, 1989a, 116)</w:delText>
        </w:r>
        <w:r w:rsidR="001B30A9" w:rsidRPr="001860D6">
          <w:rPr>
            <w:rStyle w:val="PageNumber"/>
            <w:color w:val="auto"/>
            <w:sz w:val="24"/>
            <w:szCs w:val="24"/>
          </w:rPr>
          <w:delText xml:space="preserve">. This was the reality of the much-praised balance of power. In </w:delText>
        </w:r>
        <w:r w:rsidR="004E552B" w:rsidRPr="001860D6">
          <w:rPr>
            <w:rStyle w:val="PageNumber"/>
            <w:color w:val="auto"/>
            <w:sz w:val="24"/>
            <w:szCs w:val="24"/>
          </w:rPr>
          <w:delText>Sieyès</w:delText>
        </w:r>
        <w:r w:rsidR="001B30A9" w:rsidRPr="001860D6">
          <w:rPr>
            <w:rStyle w:val="PageNumber"/>
            <w:color w:val="auto"/>
            <w:sz w:val="24"/>
            <w:szCs w:val="24"/>
          </w:rPr>
          <w:delText xml:space="preserve">’ words, </w:delText>
        </w:r>
        <w:r w:rsidR="001B30A9" w:rsidRPr="001860D6">
          <w:rPr>
            <w:rStyle w:val="PageNumber"/>
            <w:color w:val="auto"/>
            <w:sz w:val="24"/>
            <w:szCs w:val="24"/>
            <w:lang w:val="en-GB"/>
          </w:rPr>
          <w:delText>any ‘system of counter-weights inspired by the English system was nothing, at its core, but a system of corruption, an equilibrium of cupidity and serfdom’ (</w:delText>
        </w:r>
        <w:r w:rsidR="004E552B" w:rsidRPr="001860D6">
          <w:rPr>
            <w:rStyle w:val="PageNumber"/>
            <w:color w:val="auto"/>
            <w:sz w:val="24"/>
            <w:szCs w:val="24"/>
            <w:lang w:val="en-GB"/>
          </w:rPr>
          <w:delText>Sieyès</w:delText>
        </w:r>
        <w:r w:rsidR="001B30A9" w:rsidRPr="001860D6">
          <w:rPr>
            <w:rStyle w:val="PageNumber"/>
            <w:color w:val="auto"/>
            <w:sz w:val="24"/>
            <w:szCs w:val="24"/>
            <w:lang w:val="en-GB"/>
          </w:rPr>
          <w:delText>, 1989a, 6).</w:delText>
        </w:r>
        <w:r w:rsidR="001B30A9" w:rsidRPr="001860D6">
          <w:rPr>
            <w:rStyle w:val="PageNumber"/>
            <w:color w:val="auto"/>
            <w:sz w:val="24"/>
            <w:szCs w:val="24"/>
            <w:vertAlign w:val="superscript"/>
            <w:lang w:val="en-GB"/>
          </w:rPr>
          <w:footnoteReference w:id="15"/>
        </w:r>
        <w:r w:rsidR="001B30A9" w:rsidRPr="001860D6">
          <w:rPr>
            <w:rStyle w:val="PageNumber"/>
            <w:color w:val="auto"/>
            <w:sz w:val="24"/>
            <w:szCs w:val="24"/>
            <w:lang w:val="en-GB"/>
          </w:rPr>
          <w:delText xml:space="preserve"> </w:delText>
        </w:r>
        <w:r w:rsidR="00C67385" w:rsidRPr="001860D6">
          <w:rPr>
            <w:rStyle w:val="PageNumber"/>
            <w:color w:val="auto"/>
            <w:sz w:val="24"/>
            <w:szCs w:val="24"/>
            <w:lang w:val="en-GB"/>
          </w:rPr>
          <w:delText xml:space="preserve">As it will become clear later in the paper, many of </w:delText>
        </w:r>
        <w:r w:rsidR="004E552B" w:rsidRPr="001860D6">
          <w:rPr>
            <w:rStyle w:val="PageNumber"/>
            <w:color w:val="auto"/>
            <w:sz w:val="24"/>
            <w:szCs w:val="24"/>
            <w:lang w:val="en-GB"/>
          </w:rPr>
          <w:delText>Sieyès</w:delText>
        </w:r>
        <w:r w:rsidR="001B30A9" w:rsidRPr="001860D6">
          <w:rPr>
            <w:rStyle w:val="PageNumber"/>
            <w:color w:val="auto"/>
            <w:sz w:val="24"/>
            <w:szCs w:val="24"/>
            <w:lang w:val="en-GB"/>
          </w:rPr>
          <w:delText>’</w:delText>
        </w:r>
        <w:r w:rsidR="00C67385" w:rsidRPr="001860D6">
          <w:rPr>
            <w:rStyle w:val="PageNumber"/>
            <w:color w:val="auto"/>
            <w:sz w:val="24"/>
            <w:szCs w:val="24"/>
            <w:lang w:val="en-GB"/>
          </w:rPr>
          <w:delText xml:space="preserve"> considerations against the English model of balance of power are</w:delText>
        </w:r>
        <w:r w:rsidR="00DA7B3E" w:rsidRPr="001860D6">
          <w:rPr>
            <w:rStyle w:val="PageNumber"/>
            <w:color w:val="auto"/>
            <w:sz w:val="24"/>
            <w:szCs w:val="24"/>
            <w:lang w:val="en-GB"/>
          </w:rPr>
          <w:delText xml:space="preserve"> at the origins of his critique</w:delText>
        </w:r>
        <w:r w:rsidR="00C67385" w:rsidRPr="001860D6">
          <w:rPr>
            <w:rStyle w:val="PageNumber"/>
            <w:color w:val="auto"/>
            <w:sz w:val="24"/>
            <w:szCs w:val="24"/>
            <w:lang w:val="en-GB"/>
          </w:rPr>
          <w:delText xml:space="preserve"> of the royal veto and bicameralism as well as of his alternative project for France.</w:delText>
        </w:r>
        <w:r w:rsidR="00A66BD0" w:rsidRPr="001860D6">
          <w:rPr>
            <w:rStyle w:val="PageNumber"/>
            <w:color w:val="auto"/>
            <w:sz w:val="24"/>
            <w:szCs w:val="24"/>
            <w:lang w:val="en-GB"/>
          </w:rPr>
          <w:delText xml:space="preserve"> </w:delText>
        </w:r>
      </w:del>
    </w:p>
    <w:p w14:paraId="1E92B9E8" w14:textId="4F62B3D1" w:rsidR="00B32D12" w:rsidRPr="001860D6" w:rsidRDefault="00C67385" w:rsidP="00D22315">
      <w:pPr>
        <w:pStyle w:val="TextBody"/>
        <w:spacing w:line="480" w:lineRule="auto"/>
        <w:ind w:firstLine="720"/>
        <w:rPr>
          <w:del w:id="280" w:author="Sue Rogers" w:date="2026-09-25T20:00:00Z" w16du:dateUtc="2026-09-26T00:00:00Z"/>
          <w:rStyle w:val="PageNumber"/>
          <w:color w:val="auto"/>
          <w:sz w:val="24"/>
          <w:szCs w:val="24"/>
          <w:lang w:val="en-GB"/>
        </w:rPr>
      </w:pPr>
      <w:del w:id="281" w:author="Sue Rogers" w:date="2026-09-25T20:00:00Z" w16du:dateUtc="2026-09-26T00:00:00Z">
        <w:r w:rsidRPr="001860D6">
          <w:rPr>
            <w:rStyle w:val="PageNumber"/>
            <w:color w:val="auto"/>
            <w:sz w:val="24"/>
            <w:szCs w:val="24"/>
            <w:lang w:val="en-GB"/>
          </w:rPr>
          <w:delText xml:space="preserve">Yet it is important to underline that </w:delText>
        </w:r>
        <w:r w:rsidR="003E58B0" w:rsidRPr="001860D6">
          <w:rPr>
            <w:rStyle w:val="PageNumber"/>
            <w:color w:val="auto"/>
            <w:sz w:val="24"/>
            <w:szCs w:val="24"/>
            <w:lang w:val="en-GB"/>
          </w:rPr>
          <w:delText xml:space="preserve">although he shared </w:delText>
        </w:r>
        <w:r w:rsidR="00844E28" w:rsidRPr="001860D6">
          <w:rPr>
            <w:rStyle w:val="PageNumber"/>
            <w:color w:val="auto"/>
            <w:sz w:val="24"/>
            <w:szCs w:val="24"/>
            <w:lang w:val="en-GB"/>
          </w:rPr>
          <w:delText xml:space="preserve">the same scepticism of the </w:delText>
        </w:r>
        <w:r w:rsidR="00844E28" w:rsidRPr="001860D6">
          <w:rPr>
            <w:rStyle w:val="PageNumber"/>
            <w:i/>
            <w:color w:val="auto"/>
            <w:sz w:val="24"/>
            <w:szCs w:val="24"/>
            <w:lang w:val="en-GB"/>
          </w:rPr>
          <w:delText>américanistes</w:delText>
        </w:r>
        <w:r w:rsidR="00844E28" w:rsidRPr="001860D6">
          <w:rPr>
            <w:rStyle w:val="PageNumber"/>
            <w:color w:val="auto"/>
            <w:sz w:val="24"/>
            <w:szCs w:val="24"/>
            <w:lang w:val="en-GB"/>
          </w:rPr>
          <w:delText xml:space="preserve"> for the English constitution, he did not share their enthusiasm for the American constitution and never presented it as a model for France. Indeed, his argument about the importance of creating </w:delText>
        </w:r>
        <w:r w:rsidR="00E114C6" w:rsidRPr="001860D6">
          <w:rPr>
            <w:rStyle w:val="PageNumber"/>
            <w:color w:val="auto"/>
            <w:sz w:val="24"/>
            <w:szCs w:val="24"/>
            <w:lang w:val="en-GB"/>
          </w:rPr>
          <w:delText xml:space="preserve">the French </w:delText>
        </w:r>
        <w:r w:rsidR="00844E28" w:rsidRPr="001860D6">
          <w:rPr>
            <w:rStyle w:val="PageNumber"/>
            <w:color w:val="auto"/>
            <w:sz w:val="24"/>
            <w:szCs w:val="24"/>
            <w:lang w:val="en-GB"/>
          </w:rPr>
          <w:delText>constitution from scratch without copying other constitutions applied to America too.</w:delText>
        </w:r>
        <w:r w:rsidR="00DA7B3E" w:rsidRPr="001860D6">
          <w:rPr>
            <w:rStyle w:val="FootnoteReference"/>
            <w:color w:val="auto"/>
            <w:sz w:val="24"/>
            <w:szCs w:val="24"/>
          </w:rPr>
          <w:footnoteReference w:id="16"/>
        </w:r>
        <w:r w:rsidR="00844E28" w:rsidRPr="001860D6">
          <w:rPr>
            <w:rStyle w:val="PageNumber"/>
            <w:color w:val="auto"/>
            <w:sz w:val="24"/>
            <w:szCs w:val="24"/>
            <w:lang w:val="en-GB"/>
          </w:rPr>
          <w:delText xml:space="preserve"> Throughout the debate</w:delText>
        </w:r>
        <w:r w:rsidR="00CD3BA3" w:rsidRPr="001860D6">
          <w:rPr>
            <w:rStyle w:val="PageNumber"/>
            <w:color w:val="auto"/>
            <w:sz w:val="24"/>
            <w:szCs w:val="24"/>
            <w:lang w:val="en-GB"/>
          </w:rPr>
          <w:delText>s</w:delText>
        </w:r>
        <w:r w:rsidR="00844E28" w:rsidRPr="001860D6">
          <w:rPr>
            <w:rStyle w:val="PageNumber"/>
            <w:color w:val="auto"/>
            <w:sz w:val="24"/>
            <w:szCs w:val="24"/>
            <w:lang w:val="en-GB"/>
          </w:rPr>
          <w:delText xml:space="preserve"> of August and September in the Assembly, </w:delText>
        </w:r>
        <w:r w:rsidR="004E552B" w:rsidRPr="001860D6">
          <w:rPr>
            <w:rStyle w:val="PageNumber"/>
            <w:color w:val="auto"/>
            <w:sz w:val="24"/>
            <w:szCs w:val="24"/>
            <w:lang w:val="en-GB"/>
          </w:rPr>
          <w:delText>Sieyès</w:delText>
        </w:r>
        <w:r w:rsidR="00844E28" w:rsidRPr="001860D6">
          <w:rPr>
            <w:rStyle w:val="PageNumber"/>
            <w:color w:val="auto"/>
            <w:sz w:val="24"/>
            <w:szCs w:val="24"/>
            <w:lang w:val="en-GB"/>
          </w:rPr>
          <w:delText xml:space="preserve"> mentioned the United States only once and in negative terms, on 7 September 1789. On that occasion, he argued that differently from the American states, France could not be divided into a multitude of small nations – in other words, it could not become a federation – because it had to remain a ‘</w:delText>
        </w:r>
        <w:r w:rsidR="00844E28" w:rsidRPr="001860D6">
          <w:rPr>
            <w:rStyle w:val="PageNumber"/>
            <w:i/>
            <w:color w:val="auto"/>
            <w:sz w:val="24"/>
            <w:szCs w:val="24"/>
            <w:lang w:val="en-GB"/>
          </w:rPr>
          <w:delText>tout unique’</w:delText>
        </w:r>
        <w:r w:rsidR="00CD3BA3" w:rsidRPr="001860D6">
          <w:rPr>
            <w:rStyle w:val="PageNumber"/>
            <w:i/>
            <w:color w:val="auto"/>
            <w:sz w:val="24"/>
            <w:szCs w:val="24"/>
            <w:lang w:val="en-GB"/>
          </w:rPr>
          <w:delText xml:space="preserve"> </w:delText>
        </w:r>
        <w:r w:rsidR="00CD3BA3" w:rsidRPr="001860D6">
          <w:rPr>
            <w:rStyle w:val="PageNumber"/>
            <w:color w:val="auto"/>
            <w:sz w:val="24"/>
            <w:szCs w:val="24"/>
            <w:lang w:val="en-GB"/>
          </w:rPr>
          <w:delText>(</w:delText>
        </w:r>
        <w:r w:rsidR="00CD3BA3" w:rsidRPr="001860D6">
          <w:rPr>
            <w:color w:val="auto"/>
            <w:sz w:val="24"/>
            <w:szCs w:val="24"/>
            <w:lang w:val="en-GB"/>
          </w:rPr>
          <w:delText>AP, VIII, 593)</w:delText>
        </w:r>
        <w:r w:rsidR="00844E28" w:rsidRPr="001860D6">
          <w:rPr>
            <w:rStyle w:val="PageNumber"/>
            <w:color w:val="auto"/>
            <w:sz w:val="24"/>
            <w:szCs w:val="24"/>
            <w:lang w:val="en-GB"/>
          </w:rPr>
          <w:delText xml:space="preserve">. More interestingly, he also did not seem to rely on Livingston’s text as a source of inspiration for the future of France. He only mentioned the </w:delText>
        </w:r>
        <w:r w:rsidR="00844E28" w:rsidRPr="001860D6">
          <w:rPr>
            <w:rStyle w:val="PageNumber"/>
            <w:i/>
            <w:color w:val="auto"/>
            <w:sz w:val="24"/>
            <w:szCs w:val="24"/>
            <w:lang w:val="en-GB"/>
          </w:rPr>
          <w:delText>Examen</w:delText>
        </w:r>
        <w:r w:rsidR="00844E28" w:rsidRPr="001860D6">
          <w:rPr>
            <w:rStyle w:val="PageNumber"/>
            <w:color w:val="auto"/>
            <w:sz w:val="24"/>
            <w:szCs w:val="24"/>
            <w:lang w:val="en-GB"/>
          </w:rPr>
          <w:delText xml:space="preserve"> once, in a footnote to </w:delText>
        </w:r>
        <w:r w:rsidR="00844E28" w:rsidRPr="001860D6">
          <w:rPr>
            <w:rStyle w:val="PageNumber"/>
            <w:i/>
            <w:color w:val="auto"/>
            <w:sz w:val="24"/>
            <w:szCs w:val="24"/>
            <w:lang w:val="en-GB"/>
          </w:rPr>
          <w:delText>Qu’est-ce que le Tiers Etat?</w:delText>
        </w:r>
        <w:r w:rsidR="00844E28" w:rsidRPr="001860D6">
          <w:rPr>
            <w:rStyle w:val="PageNumber"/>
            <w:color w:val="auto"/>
            <w:sz w:val="24"/>
            <w:szCs w:val="24"/>
            <w:lang w:val="en-GB"/>
          </w:rPr>
          <w:delText>, and just to say that the author of the book convincingly explains why the English constitution is not suitable for France.</w:delText>
        </w:r>
        <w:r w:rsidR="00844E28" w:rsidRPr="001860D6">
          <w:rPr>
            <w:rStyle w:val="FootnoteReference"/>
            <w:color w:val="auto"/>
            <w:sz w:val="24"/>
            <w:szCs w:val="24"/>
          </w:rPr>
          <w:footnoteReference w:id="17"/>
        </w:r>
        <w:r w:rsidR="00844E28" w:rsidRPr="001860D6">
          <w:rPr>
            <w:rStyle w:val="PageNumber"/>
            <w:color w:val="auto"/>
            <w:sz w:val="24"/>
            <w:szCs w:val="24"/>
            <w:lang w:val="en-GB"/>
          </w:rPr>
          <w:delText xml:space="preserve"> He remained completely silent as to the main features of the American constitution and their appropriateness for the French context.</w:delText>
        </w:r>
        <w:r w:rsidR="00F729BC" w:rsidRPr="001860D6">
          <w:rPr>
            <w:rStyle w:val="PageNumber"/>
            <w:color w:val="auto"/>
            <w:sz w:val="24"/>
            <w:szCs w:val="24"/>
            <w:lang w:val="en-GB"/>
          </w:rPr>
          <w:delText xml:space="preserve"> This difference with the </w:delText>
        </w:r>
        <w:r w:rsidR="00F729BC" w:rsidRPr="001860D6">
          <w:rPr>
            <w:rStyle w:val="PageNumber"/>
            <w:i/>
            <w:color w:val="auto"/>
            <w:sz w:val="24"/>
            <w:szCs w:val="24"/>
            <w:lang w:val="en-GB"/>
          </w:rPr>
          <w:delText>américanistes</w:delText>
        </w:r>
        <w:r w:rsidR="00F729BC" w:rsidRPr="001860D6">
          <w:rPr>
            <w:rStyle w:val="PageNumber"/>
            <w:color w:val="auto"/>
            <w:sz w:val="24"/>
            <w:szCs w:val="24"/>
            <w:lang w:val="en-GB"/>
          </w:rPr>
          <w:delText xml:space="preserve"> is then reflected in the arguments structuring </w:delText>
        </w:r>
        <w:r w:rsidR="004E552B" w:rsidRPr="001860D6">
          <w:rPr>
            <w:rStyle w:val="PageNumber"/>
            <w:color w:val="auto"/>
            <w:sz w:val="24"/>
            <w:szCs w:val="24"/>
            <w:lang w:val="en-GB"/>
          </w:rPr>
          <w:delText>Sieyès</w:delText>
        </w:r>
        <w:r w:rsidR="00F729BC" w:rsidRPr="001860D6">
          <w:rPr>
            <w:rStyle w:val="PageNumber"/>
            <w:color w:val="auto"/>
            <w:sz w:val="24"/>
            <w:szCs w:val="24"/>
            <w:lang w:val="en-GB"/>
          </w:rPr>
          <w:delText xml:space="preserve">’ critique of the </w:delText>
        </w:r>
        <w:r w:rsidR="00F729BC" w:rsidRPr="001860D6">
          <w:rPr>
            <w:rStyle w:val="PageNumber"/>
            <w:i/>
            <w:color w:val="auto"/>
            <w:sz w:val="24"/>
            <w:szCs w:val="24"/>
            <w:lang w:val="en-GB"/>
          </w:rPr>
          <w:delText>anglomanes’</w:delText>
        </w:r>
        <w:r w:rsidR="00F729BC" w:rsidRPr="001860D6">
          <w:rPr>
            <w:rStyle w:val="PageNumber"/>
            <w:color w:val="auto"/>
            <w:sz w:val="24"/>
            <w:szCs w:val="24"/>
            <w:lang w:val="en-GB"/>
          </w:rPr>
          <w:delText xml:space="preserve"> project. While he shared </w:delText>
        </w:r>
        <w:r w:rsidR="00117719" w:rsidRPr="001860D6">
          <w:rPr>
            <w:rStyle w:val="PageNumber"/>
            <w:color w:val="auto"/>
            <w:sz w:val="24"/>
            <w:szCs w:val="24"/>
            <w:lang w:val="en-GB"/>
          </w:rPr>
          <w:delText>the former’s</w:delText>
        </w:r>
        <w:r w:rsidR="00F729BC" w:rsidRPr="001860D6">
          <w:rPr>
            <w:rStyle w:val="PageNumber"/>
            <w:color w:val="auto"/>
            <w:sz w:val="24"/>
            <w:szCs w:val="24"/>
            <w:lang w:val="en-GB"/>
          </w:rPr>
          <w:delText xml:space="preserve"> dislike of the aristocratic biases of the bicameral project, </w:delText>
        </w:r>
        <w:r w:rsidR="00E114C6" w:rsidRPr="001860D6">
          <w:rPr>
            <w:rStyle w:val="PageNumber"/>
            <w:color w:val="auto"/>
            <w:sz w:val="24"/>
            <w:szCs w:val="24"/>
            <w:lang w:val="en-GB"/>
          </w:rPr>
          <w:delText xml:space="preserve">he expanded his critique of the English model </w:delText>
        </w:r>
        <w:r w:rsidR="003C30FF" w:rsidRPr="001860D6">
          <w:rPr>
            <w:rStyle w:val="PageNumber"/>
            <w:color w:val="auto"/>
            <w:sz w:val="24"/>
            <w:szCs w:val="24"/>
            <w:lang w:val="en-GB"/>
          </w:rPr>
          <w:delText xml:space="preserve">to include a structural and institutional critique of </w:delText>
        </w:r>
        <w:r w:rsidR="00E114C6" w:rsidRPr="001860D6">
          <w:rPr>
            <w:rStyle w:val="PageNumber"/>
            <w:color w:val="auto"/>
            <w:sz w:val="24"/>
            <w:szCs w:val="24"/>
            <w:lang w:val="en-GB"/>
          </w:rPr>
          <w:delText>bicameralism’s</w:delText>
        </w:r>
        <w:r w:rsidR="003C30FF" w:rsidRPr="001860D6">
          <w:rPr>
            <w:rStyle w:val="PageNumber"/>
            <w:color w:val="auto"/>
            <w:sz w:val="24"/>
            <w:szCs w:val="24"/>
            <w:lang w:val="en-GB"/>
          </w:rPr>
          <w:delText xml:space="preserve"> working and </w:delText>
        </w:r>
        <w:r w:rsidR="009457F2" w:rsidRPr="001860D6">
          <w:rPr>
            <w:rStyle w:val="PageNumber"/>
            <w:color w:val="auto"/>
            <w:sz w:val="24"/>
            <w:szCs w:val="24"/>
            <w:lang w:val="en-GB"/>
          </w:rPr>
          <w:delText>the</w:delText>
        </w:r>
        <w:r w:rsidR="003C30FF" w:rsidRPr="001860D6">
          <w:rPr>
            <w:rStyle w:val="PageNumber"/>
            <w:color w:val="auto"/>
            <w:sz w:val="24"/>
            <w:szCs w:val="24"/>
            <w:lang w:val="en-GB"/>
          </w:rPr>
          <w:delText xml:space="preserve"> complete rejection of the royal veto. And it is to the latter that I now turn.</w:delText>
        </w:r>
      </w:del>
    </w:p>
    <w:p w14:paraId="000C05A7" w14:textId="2781721E" w:rsidR="008D3CB9" w:rsidRPr="001860D6" w:rsidRDefault="009B18E2" w:rsidP="00D22315">
      <w:pPr>
        <w:pStyle w:val="TextBody"/>
        <w:spacing w:line="480" w:lineRule="auto"/>
        <w:ind w:firstLine="720"/>
        <w:rPr>
          <w:del w:id="284" w:author="Sue Rogers" w:date="2026-09-25T20:00:00Z" w16du:dateUtc="2026-09-26T00:00:00Z"/>
          <w:rStyle w:val="PageNumber"/>
          <w:color w:val="auto"/>
          <w:sz w:val="24"/>
          <w:szCs w:val="24"/>
          <w:lang w:val="en-GB"/>
        </w:rPr>
      </w:pPr>
      <w:del w:id="285" w:author="Sue Rogers" w:date="2026-09-25T20:00:00Z" w16du:dateUtc="2026-09-26T00:00:00Z">
        <w:r w:rsidRPr="001860D6">
          <w:rPr>
            <w:rStyle w:val="PageNumber"/>
            <w:color w:val="auto"/>
            <w:sz w:val="24"/>
            <w:szCs w:val="24"/>
            <w:lang w:val="en-GB"/>
          </w:rPr>
          <w:delText xml:space="preserve">Differently from most </w:delText>
        </w:r>
        <w:r w:rsidR="001A70BF" w:rsidRPr="001860D6">
          <w:rPr>
            <w:rStyle w:val="PageNumber"/>
            <w:i/>
            <w:color w:val="auto"/>
            <w:sz w:val="24"/>
            <w:szCs w:val="24"/>
            <w:lang w:val="en-GB"/>
          </w:rPr>
          <w:delText>amé</w:delText>
        </w:r>
        <w:r w:rsidRPr="001860D6">
          <w:rPr>
            <w:rStyle w:val="PageNumber"/>
            <w:i/>
            <w:color w:val="auto"/>
            <w:sz w:val="24"/>
            <w:szCs w:val="24"/>
            <w:lang w:val="en-GB"/>
          </w:rPr>
          <w:delText>ricanistes</w:delText>
        </w:r>
        <w:r w:rsidRPr="001860D6">
          <w:rPr>
            <w:rStyle w:val="PageNumber"/>
            <w:color w:val="auto"/>
            <w:sz w:val="24"/>
            <w:szCs w:val="24"/>
            <w:lang w:val="en-GB"/>
          </w:rPr>
          <w:delText xml:space="preserve"> as well as radicals in the Assembly, h</w:delText>
        </w:r>
        <w:r w:rsidR="008D3CB9" w:rsidRPr="001860D6">
          <w:rPr>
            <w:rStyle w:val="PageNumber"/>
            <w:color w:val="auto"/>
            <w:sz w:val="24"/>
            <w:szCs w:val="24"/>
            <w:lang w:val="en-GB"/>
          </w:rPr>
          <w:delText xml:space="preserve">e </w:delText>
        </w:r>
        <w:r w:rsidRPr="001860D6">
          <w:rPr>
            <w:rStyle w:val="PageNumber"/>
            <w:color w:val="auto"/>
            <w:sz w:val="24"/>
            <w:szCs w:val="24"/>
            <w:lang w:val="en-GB"/>
          </w:rPr>
          <w:delText xml:space="preserve">rejected the proposal of attributing any veto power – absolute and suspensive alike – to the king. He </w:delText>
        </w:r>
        <w:r w:rsidR="008D3CB9" w:rsidRPr="001860D6">
          <w:rPr>
            <w:rStyle w:val="PageNumber"/>
            <w:color w:val="auto"/>
            <w:sz w:val="24"/>
            <w:szCs w:val="24"/>
            <w:lang w:val="en-GB"/>
          </w:rPr>
          <w:delText xml:space="preserve">argued that the royal sanction gave unequal power to the will of a single citizen, contradicting the principle of equality. Questioning whether the vote of an individual citizen, albeit the monarch’s, could be allowed to weigh more than that of any other citizen, he maintained that ‘the king, considered as the first citizen, […] has the right to vote […] but nowhere can his vote be worth two votes’ (AP, VIII, 593).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also opposed the king’s veto because it would constitute an utterly arbitrary power.</w:delText>
        </w:r>
        <w:r w:rsidR="001751E0" w:rsidRPr="001860D6">
          <w:rPr>
            <w:rStyle w:val="PageNumber"/>
            <w:color w:val="auto"/>
            <w:sz w:val="24"/>
            <w:szCs w:val="24"/>
            <w:lang w:val="en-GB"/>
          </w:rPr>
          <w:delText xml:space="preserve"> </w:delText>
        </w:r>
        <w:r w:rsidR="008D3CB9" w:rsidRPr="001860D6">
          <w:rPr>
            <w:rStyle w:val="PageNumber"/>
            <w:color w:val="auto"/>
            <w:sz w:val="24"/>
            <w:szCs w:val="24"/>
            <w:lang w:val="en-GB"/>
          </w:rPr>
          <w:delText>In his words,</w:delText>
        </w:r>
        <w:r w:rsidRPr="001860D6">
          <w:rPr>
            <w:rStyle w:val="PageNumber"/>
            <w:color w:val="auto"/>
            <w:sz w:val="24"/>
            <w:szCs w:val="24"/>
            <w:lang w:val="en-GB"/>
          </w:rPr>
          <w:delText xml:space="preserve"> “t</w:delText>
        </w:r>
        <w:r w:rsidR="008D3CB9" w:rsidRPr="001860D6">
          <w:rPr>
            <w:rStyle w:val="PageNumber"/>
            <w:color w:val="auto"/>
            <w:sz w:val="24"/>
            <w:szCs w:val="24"/>
            <w:lang w:val="en-GB"/>
          </w:rPr>
          <w:delText>he king will force deputies to support, and parties to uphold, all the laws he would like to see passed. If they pass, all will be done at his pleasure. If they are rejected, he will</w:delText>
        </w:r>
        <w:r w:rsidRPr="001860D6">
          <w:rPr>
            <w:rStyle w:val="PageNumber"/>
            <w:color w:val="auto"/>
            <w:sz w:val="24"/>
            <w:szCs w:val="24"/>
            <w:lang w:val="en-GB"/>
          </w:rPr>
          <w:delText xml:space="preserve"> reject all contrary decisions” </w:delText>
        </w:r>
        <w:r w:rsidR="008D3CB9" w:rsidRPr="001860D6">
          <w:rPr>
            <w:rStyle w:val="PageNumber"/>
            <w:color w:val="auto"/>
            <w:sz w:val="24"/>
            <w:szCs w:val="24"/>
            <w:lang w:val="en-GB"/>
          </w:rPr>
          <w:delText>(AP, VIII, 593).</w:delText>
        </w:r>
        <w:r w:rsidRPr="001860D6">
          <w:rPr>
            <w:rStyle w:val="PageNumber"/>
            <w:color w:val="auto"/>
            <w:sz w:val="24"/>
            <w:szCs w:val="24"/>
            <w:lang w:val="en-GB"/>
          </w:rPr>
          <w:delText xml:space="preserve"> </w:delText>
        </w:r>
        <w:r w:rsidR="008D3CB9" w:rsidRPr="001860D6">
          <w:rPr>
            <w:rStyle w:val="PageNumber"/>
            <w:color w:val="auto"/>
            <w:sz w:val="24"/>
            <w:szCs w:val="24"/>
            <w:lang w:val="en-GB"/>
          </w:rPr>
          <w:delText xml:space="preserve">The recognition of the royal sanction </w:delText>
        </w:r>
        <w:r w:rsidRPr="001860D6">
          <w:rPr>
            <w:rStyle w:val="PageNumber"/>
            <w:color w:val="auto"/>
            <w:sz w:val="24"/>
            <w:szCs w:val="24"/>
            <w:lang w:val="en-GB"/>
          </w:rPr>
          <w:delText xml:space="preserve">– in both absolute and suspensive form – </w:delText>
        </w:r>
        <w:r w:rsidR="008D3CB9" w:rsidRPr="001860D6">
          <w:rPr>
            <w:rStyle w:val="PageNumber"/>
            <w:color w:val="auto"/>
            <w:sz w:val="24"/>
            <w:szCs w:val="24"/>
            <w:lang w:val="en-GB"/>
          </w:rPr>
          <w:delText xml:space="preserve">would therefore be a means to attribute to an unelected citizen the power to block the representative Assembly, bypassing the authority of the nation. It was, in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terms, a ‘</w:delText>
        </w:r>
        <w:r w:rsidR="008D3CB9" w:rsidRPr="001860D6">
          <w:rPr>
            <w:rStyle w:val="PageNumber"/>
            <w:i/>
            <w:iCs/>
            <w:color w:val="auto"/>
            <w:sz w:val="24"/>
            <w:szCs w:val="24"/>
            <w:lang w:val="en-GB"/>
          </w:rPr>
          <w:delText>lettre de cachet</w:delText>
        </w:r>
        <w:r w:rsidR="008D3CB9" w:rsidRPr="001860D6">
          <w:rPr>
            <w:rStyle w:val="PageNumber"/>
            <w:color w:val="auto"/>
            <w:sz w:val="24"/>
            <w:szCs w:val="24"/>
            <w:lang w:val="en-GB"/>
          </w:rPr>
          <w:delText xml:space="preserve"> sent against the will of the nation’</w:delText>
        </w:r>
        <w:r w:rsidR="008D3CB9" w:rsidRPr="001860D6">
          <w:rPr>
            <w:color w:val="auto"/>
            <w:sz w:val="24"/>
            <w:szCs w:val="24"/>
          </w:rPr>
          <w:delText xml:space="preserve"> </w:delText>
        </w:r>
        <w:r w:rsidR="008D3CB9" w:rsidRPr="001860D6">
          <w:rPr>
            <w:rStyle w:val="PageNumber"/>
            <w:color w:val="auto"/>
            <w:sz w:val="24"/>
            <w:szCs w:val="24"/>
            <w:lang w:val="en-GB"/>
          </w:rPr>
          <w:delText>(AP, VIII, 593).</w:delText>
        </w:r>
        <w:r w:rsidR="001751E0" w:rsidRPr="001860D6">
          <w:rPr>
            <w:rStyle w:val="PageNumber"/>
            <w:color w:val="auto"/>
            <w:sz w:val="24"/>
            <w:szCs w:val="24"/>
            <w:lang w:val="en-GB"/>
          </w:rPr>
          <w:delText xml:space="preserve"> </w:delText>
        </w:r>
        <w:r w:rsidR="00287F4D" w:rsidRPr="001860D6">
          <w:rPr>
            <w:rStyle w:val="PageNumber"/>
            <w:color w:val="auto"/>
            <w:sz w:val="24"/>
            <w:szCs w:val="24"/>
            <w:lang w:val="en-GB"/>
          </w:rPr>
          <w:delText xml:space="preserve">In his rejection of all forms of royal veto, </w:delText>
        </w:r>
        <w:r w:rsidR="004E552B" w:rsidRPr="001860D6">
          <w:rPr>
            <w:rStyle w:val="PageNumber"/>
            <w:color w:val="auto"/>
            <w:sz w:val="24"/>
            <w:szCs w:val="24"/>
            <w:lang w:val="en-GB"/>
          </w:rPr>
          <w:delText>Sieyès</w:delText>
        </w:r>
        <w:r w:rsidR="00287F4D" w:rsidRPr="001860D6">
          <w:rPr>
            <w:rStyle w:val="PageNumber"/>
            <w:color w:val="auto"/>
            <w:sz w:val="24"/>
            <w:szCs w:val="24"/>
            <w:lang w:val="en-GB"/>
          </w:rPr>
          <w:delText xml:space="preserve"> departed from the radicals as well as from most</w:delText>
        </w:r>
        <w:r w:rsidR="001A70BF" w:rsidRPr="001860D6">
          <w:rPr>
            <w:rStyle w:val="PageNumber"/>
            <w:color w:val="auto"/>
            <w:sz w:val="24"/>
            <w:szCs w:val="24"/>
            <w:lang w:val="en-GB"/>
          </w:rPr>
          <w:delText xml:space="preserve"> </w:delText>
        </w:r>
        <w:r w:rsidR="00287F4D" w:rsidRPr="001860D6">
          <w:rPr>
            <w:rStyle w:val="PageNumber"/>
            <w:i/>
            <w:color w:val="auto"/>
            <w:sz w:val="24"/>
            <w:szCs w:val="24"/>
            <w:lang w:val="en-GB"/>
          </w:rPr>
          <w:delText>américanistes</w:delText>
        </w:r>
        <w:r w:rsidR="00287F4D" w:rsidRPr="001860D6">
          <w:rPr>
            <w:rStyle w:val="PageNumber"/>
            <w:color w:val="auto"/>
            <w:sz w:val="24"/>
            <w:szCs w:val="24"/>
            <w:lang w:val="en-GB"/>
          </w:rPr>
          <w:delText>.</w:delText>
        </w:r>
      </w:del>
    </w:p>
    <w:p w14:paraId="6C80B3E0" w14:textId="500259B8" w:rsidR="007A0B09" w:rsidRPr="001860D6" w:rsidRDefault="008D3CB9" w:rsidP="00D22315">
      <w:pPr>
        <w:pStyle w:val="TextBody"/>
        <w:spacing w:line="480" w:lineRule="auto"/>
        <w:ind w:firstLine="720"/>
        <w:rPr>
          <w:del w:id="286" w:author="Sue Rogers" w:date="2026-09-25T20:00:00Z" w16du:dateUtc="2026-09-26T00:00:00Z"/>
          <w:rStyle w:val="PageNumber"/>
          <w:color w:val="auto"/>
          <w:sz w:val="24"/>
          <w:szCs w:val="24"/>
          <w:lang w:val="en-GB"/>
        </w:rPr>
      </w:pPr>
      <w:del w:id="287" w:author="Sue Rogers" w:date="2026-09-25T20:00:00Z" w16du:dateUtc="2026-09-26T00:00:00Z">
        <w:r w:rsidRPr="001860D6">
          <w:rPr>
            <w:rStyle w:val="PageNumber"/>
            <w:color w:val="auto"/>
            <w:sz w:val="24"/>
            <w:szCs w:val="24"/>
            <w:lang w:val="en-GB"/>
          </w:rPr>
          <w:delText xml:space="preserve">Following the Assembly’s decision not to empower the king with the right to veto legislative decisions,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focused on opposing the second half of the </w:delText>
        </w:r>
        <w:r w:rsidR="009B18E2" w:rsidRPr="001860D6">
          <w:rPr>
            <w:rStyle w:val="PageNumber"/>
            <w:i/>
            <w:color w:val="auto"/>
            <w:sz w:val="24"/>
            <w:szCs w:val="24"/>
            <w:lang w:val="en-GB"/>
          </w:rPr>
          <w:delText>anglomanes’</w:delText>
        </w:r>
        <w:r w:rsidR="009B18E2" w:rsidRPr="001860D6">
          <w:rPr>
            <w:rStyle w:val="PageNumber"/>
            <w:color w:val="auto"/>
            <w:sz w:val="24"/>
            <w:szCs w:val="24"/>
            <w:lang w:val="en-GB"/>
          </w:rPr>
          <w:delText xml:space="preserve"> </w:delText>
        </w:r>
        <w:r w:rsidRPr="001860D6">
          <w:rPr>
            <w:rStyle w:val="PageNumber"/>
            <w:color w:val="auto"/>
            <w:sz w:val="24"/>
            <w:szCs w:val="24"/>
            <w:lang w:val="en-GB"/>
          </w:rPr>
          <w:delText xml:space="preserve">project: bicameralism. He first explained his positions in 1788, when describing the conditions that the Third Estate should have posed to the Reunion of the Estates General. Successively, he delivered a lengthy and nuanced critique of bicameralism during the parliamentary debates that took place in autumn 1789 and eventually discussed bicameralism again in 1795. Interestingly, </w:delText>
        </w:r>
        <w:r w:rsidR="004E552B" w:rsidRPr="001860D6">
          <w:rPr>
            <w:rStyle w:val="PageNumber"/>
            <w:color w:val="auto"/>
            <w:sz w:val="24"/>
            <w:szCs w:val="24"/>
            <w:lang w:val="en-GB"/>
          </w:rPr>
          <w:delText>Sieyès</w:delText>
        </w:r>
        <w:r w:rsidRPr="001860D6">
          <w:rPr>
            <w:rStyle w:val="PageNumber"/>
            <w:rFonts w:eastAsia="Helvetica" w:cs="Helvetica"/>
            <w:color w:val="auto"/>
            <w:sz w:val="24"/>
            <w:szCs w:val="24"/>
            <w:lang w:val="en-GB"/>
          </w:rPr>
          <w:delText xml:space="preserve">’ opposition </w:delText>
        </w:r>
        <w:r w:rsidRPr="001860D6">
          <w:rPr>
            <w:rStyle w:val="PageNumber"/>
            <w:color w:val="auto"/>
            <w:sz w:val="24"/>
            <w:szCs w:val="24"/>
            <w:lang w:val="en-GB"/>
          </w:rPr>
          <w:delText xml:space="preserve">to bicameralism remained consistent over time. This points to the remarkable fact that, even after having lived through the Terror,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did not change his mind as to the dangers and risks of dividing the legislature into two or more chambers.</w:delText>
        </w:r>
        <w:r w:rsidR="00004A91" w:rsidRPr="001860D6">
          <w:rPr>
            <w:rStyle w:val="FootnoteReference"/>
            <w:color w:val="auto"/>
            <w:sz w:val="24"/>
            <w:szCs w:val="24"/>
          </w:rPr>
          <w:footnoteReference w:id="18"/>
        </w:r>
        <w:r w:rsidRPr="001860D6">
          <w:rPr>
            <w:rStyle w:val="PageNumber"/>
            <w:color w:val="auto"/>
            <w:sz w:val="24"/>
            <w:szCs w:val="24"/>
            <w:lang w:val="en-GB"/>
          </w:rPr>
          <w:delText xml:space="preserve"> Analysing the reasons behind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opposition to bicameralism, two different sets of arguments can be identified. One relies on historical reflections relevant to the context in which he was writing</w:delText>
        </w:r>
        <w:r w:rsidR="009B18E2" w:rsidRPr="001860D6">
          <w:rPr>
            <w:rStyle w:val="PageNumber"/>
            <w:color w:val="auto"/>
            <w:sz w:val="24"/>
            <w:szCs w:val="24"/>
            <w:lang w:val="en-GB"/>
          </w:rPr>
          <w:delText xml:space="preserve"> and similar to those offered by both the </w:delText>
        </w:r>
        <w:r w:rsidR="009B18E2" w:rsidRPr="001860D6">
          <w:rPr>
            <w:rStyle w:val="PageNumber"/>
            <w:i/>
            <w:color w:val="auto"/>
            <w:sz w:val="24"/>
            <w:szCs w:val="24"/>
            <w:lang w:val="en-GB"/>
          </w:rPr>
          <w:delText>américanistes</w:delText>
        </w:r>
        <w:r w:rsidR="009B18E2" w:rsidRPr="001860D6">
          <w:rPr>
            <w:rStyle w:val="PageNumber"/>
            <w:color w:val="auto"/>
            <w:sz w:val="24"/>
            <w:szCs w:val="24"/>
            <w:lang w:val="en-GB"/>
          </w:rPr>
          <w:delText xml:space="preserve"> and the radicals</w:delText>
        </w:r>
        <w:r w:rsidRPr="001860D6">
          <w:rPr>
            <w:rStyle w:val="PageNumber"/>
            <w:color w:val="auto"/>
            <w:sz w:val="24"/>
            <w:szCs w:val="24"/>
            <w:lang w:val="en-GB"/>
          </w:rPr>
          <w:delText>; the other is theoretical in nature</w:delText>
        </w:r>
        <w:r w:rsidR="009B18E2" w:rsidRPr="001860D6">
          <w:rPr>
            <w:rStyle w:val="PageNumber"/>
            <w:color w:val="auto"/>
            <w:sz w:val="24"/>
            <w:szCs w:val="24"/>
            <w:lang w:val="en-GB"/>
          </w:rPr>
          <w:delText xml:space="preserve">, original to </w:delText>
        </w:r>
        <w:r w:rsidR="004E552B" w:rsidRPr="001860D6">
          <w:rPr>
            <w:rStyle w:val="PageNumber"/>
            <w:color w:val="auto"/>
            <w:sz w:val="24"/>
            <w:szCs w:val="24"/>
            <w:lang w:val="en-GB"/>
          </w:rPr>
          <w:delText>Sieyès</w:delText>
        </w:r>
        <w:r w:rsidR="009B18E2" w:rsidRPr="001860D6">
          <w:rPr>
            <w:rStyle w:val="PageNumber"/>
            <w:color w:val="auto"/>
            <w:sz w:val="24"/>
            <w:szCs w:val="24"/>
            <w:lang w:val="en-GB"/>
          </w:rPr>
          <w:delText xml:space="preserve">’ system of </w:delText>
        </w:r>
        <w:r w:rsidR="007A0B09" w:rsidRPr="001860D6">
          <w:rPr>
            <w:rStyle w:val="PageNumber"/>
            <w:color w:val="auto"/>
            <w:sz w:val="24"/>
            <w:szCs w:val="24"/>
            <w:lang w:val="en-GB"/>
          </w:rPr>
          <w:delText>thought</w:delText>
        </w:r>
        <w:r w:rsidRPr="001860D6">
          <w:rPr>
            <w:rStyle w:val="PageNumber"/>
            <w:color w:val="auto"/>
            <w:sz w:val="24"/>
            <w:szCs w:val="24"/>
            <w:lang w:val="en-GB"/>
          </w:rPr>
          <w:delText xml:space="preserve"> and more relevant to contemporary debates on the value of bicameralism</w:delText>
        </w:r>
        <w:r w:rsidR="005C6A0D" w:rsidRPr="001860D6">
          <w:rPr>
            <w:rStyle w:val="PageNumber"/>
            <w:color w:val="auto"/>
            <w:sz w:val="24"/>
            <w:szCs w:val="24"/>
            <w:lang w:val="en-GB"/>
          </w:rPr>
          <w:delText xml:space="preserve"> in the context of representative politics</w:delText>
        </w:r>
        <w:r w:rsidR="009B18E2" w:rsidRPr="001860D6">
          <w:rPr>
            <w:rStyle w:val="PageNumber"/>
            <w:color w:val="auto"/>
            <w:sz w:val="24"/>
            <w:szCs w:val="24"/>
            <w:lang w:val="en-GB"/>
          </w:rPr>
          <w:delText>.</w:delText>
        </w:r>
      </w:del>
    </w:p>
    <w:p w14:paraId="572928E5" w14:textId="6F359527" w:rsidR="008D3CB9" w:rsidRPr="001860D6" w:rsidRDefault="003B63A6" w:rsidP="00D22315">
      <w:pPr>
        <w:pStyle w:val="TextBody"/>
        <w:spacing w:line="480" w:lineRule="auto"/>
        <w:ind w:firstLine="720"/>
        <w:rPr>
          <w:del w:id="289" w:author="Sue Rogers" w:date="2026-09-25T20:00:00Z" w16du:dateUtc="2026-09-26T00:00:00Z"/>
          <w:rStyle w:val="PageNumber"/>
          <w:color w:val="auto"/>
          <w:sz w:val="24"/>
          <w:szCs w:val="24"/>
          <w:lang w:val="en-GB"/>
        </w:rPr>
      </w:pPr>
      <w:del w:id="290" w:author="Sue Rogers" w:date="2026-09-25T20:00:00Z" w16du:dateUtc="2026-09-26T00:00:00Z">
        <w:r w:rsidRPr="001860D6">
          <w:rPr>
            <w:rStyle w:val="PageNumber"/>
            <w:color w:val="auto"/>
            <w:sz w:val="24"/>
            <w:szCs w:val="24"/>
            <w:lang w:val="en-GB"/>
          </w:rPr>
          <w:delText>Starting with the first</w:delText>
        </w:r>
        <w:r w:rsidR="008D3CB9" w:rsidRPr="001860D6">
          <w:rPr>
            <w:rStyle w:val="PageNumber"/>
            <w:color w:val="auto"/>
            <w:sz w:val="24"/>
            <w:szCs w:val="24"/>
            <w:lang w:val="en-GB"/>
          </w:rPr>
          <w:delText xml:space="preserve">,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criticised </w:delText>
        </w:r>
        <w:r w:rsidRPr="001860D6">
          <w:rPr>
            <w:rStyle w:val="PageNumber"/>
            <w:color w:val="auto"/>
            <w:sz w:val="24"/>
            <w:szCs w:val="24"/>
            <w:lang w:val="en-GB"/>
          </w:rPr>
          <w:delText>bicameralism</w:delText>
        </w:r>
        <w:r w:rsidR="008D3CB9" w:rsidRPr="001860D6">
          <w:rPr>
            <w:rStyle w:val="PageNumber"/>
            <w:color w:val="auto"/>
            <w:sz w:val="24"/>
            <w:szCs w:val="24"/>
            <w:lang w:val="en-GB"/>
          </w:rPr>
          <w:delText xml:space="preserve"> for the implications that such an institution would have had for the newly established political system. Even before the Revolution,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clearly and repeatedly stated that France had to abolish the division of society into orders. When the delegates of the First and Second Estate joined the Assembly of the Third in Versailles, the division of society into nobles, clergy and labour lost any formal political value. On the night of the 10</w:delText>
        </w:r>
        <w:r w:rsidR="008D3CB9" w:rsidRPr="001860D6">
          <w:rPr>
            <w:rStyle w:val="PageNumber"/>
            <w:color w:val="auto"/>
            <w:sz w:val="24"/>
            <w:szCs w:val="24"/>
            <w:vertAlign w:val="superscript"/>
            <w:lang w:val="en-GB"/>
          </w:rPr>
          <w:delText>th</w:delText>
        </w:r>
        <w:r w:rsidR="008D3CB9" w:rsidRPr="001860D6">
          <w:rPr>
            <w:rStyle w:val="PageNumber"/>
            <w:color w:val="auto"/>
            <w:sz w:val="24"/>
            <w:szCs w:val="24"/>
            <w:lang w:val="en-GB"/>
          </w:rPr>
          <w:delText xml:space="preserve"> of August 1789, when the Assembly voted to abolish the nobility, it also lost all legal validity. The introduction of a second chamber,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claimed, threatened this achievement and reinserted the division of society into orders. If the deputies wanted to follow the example of their British counterpart, as it seemed to be the case at the time, they would have had to justify the presence of the second chamber by endowing it with a different identity </w:delText>
        </w:r>
        <w:r w:rsidR="008D3CB9" w:rsidRPr="001860D6">
          <w:rPr>
            <w:rStyle w:val="PageNumber"/>
            <w:i/>
            <w:iCs/>
            <w:color w:val="auto"/>
            <w:sz w:val="24"/>
            <w:szCs w:val="24"/>
            <w:lang w:val="en-GB"/>
          </w:rPr>
          <w:delText xml:space="preserve">vis </w:delText>
        </w:r>
        <w:r w:rsidR="008D3CB9" w:rsidRPr="001860D6">
          <w:rPr>
            <w:rStyle w:val="PageNumber"/>
            <w:rFonts w:eastAsia="Helvetica" w:cs="Helvetica"/>
            <w:i/>
            <w:iCs/>
            <w:color w:val="auto"/>
            <w:sz w:val="24"/>
            <w:szCs w:val="24"/>
            <w:lang w:val="en-GB"/>
          </w:rPr>
          <w:delText>à vis</w:delText>
        </w:r>
        <w:r w:rsidR="008D3CB9" w:rsidRPr="001860D6">
          <w:rPr>
            <w:rStyle w:val="PageNumber"/>
            <w:color w:val="auto"/>
            <w:sz w:val="24"/>
            <w:szCs w:val="24"/>
            <w:lang w:val="en-GB"/>
          </w:rPr>
          <w:delText xml:space="preserve"> the first chamber. This would have necessarily entailed the reproduction of social divisions based on birth and wealth and, consequently, the people would not have expressed their will as part of a single body of equal citizens but as members of a specific order or group.</w:delText>
        </w:r>
        <w:r w:rsidR="008D3CB9" w:rsidRPr="001860D6">
          <w:rPr>
            <w:rStyle w:val="PageNumber"/>
            <w:color w:val="auto"/>
            <w:sz w:val="24"/>
            <w:szCs w:val="24"/>
            <w:vertAlign w:val="superscript"/>
            <w:lang w:val="en-GB"/>
          </w:rPr>
          <w:footnoteReference w:id="19"/>
        </w:r>
        <w:r w:rsidR="008D3CB9" w:rsidRPr="001860D6">
          <w:rPr>
            <w:rStyle w:val="PageNumber"/>
            <w:color w:val="auto"/>
            <w:sz w:val="24"/>
            <w:szCs w:val="24"/>
            <w:lang w:val="en-GB"/>
          </w:rPr>
          <w:delText xml:space="preserve"> This, in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mind, ran counter to the revolutionary principle of the people</w:delText>
        </w:r>
        <w:r w:rsidR="008D3CB9" w:rsidRPr="001860D6">
          <w:rPr>
            <w:rStyle w:val="PageNumber"/>
            <w:rFonts w:eastAsia="Helvetica" w:cs="Helvetica"/>
            <w:color w:val="auto"/>
            <w:sz w:val="24"/>
            <w:szCs w:val="24"/>
            <w:lang w:val="en-GB"/>
          </w:rPr>
          <w:delText>’s right to participate on a level footing in the creation of the law</w:delText>
        </w:r>
        <w:r w:rsidR="008D3CB9" w:rsidRPr="001860D6">
          <w:rPr>
            <w:rStyle w:val="PageNumber"/>
            <w:color w:val="auto"/>
            <w:sz w:val="24"/>
            <w:szCs w:val="24"/>
            <w:lang w:val="en-GB"/>
          </w:rPr>
          <w:delText>: ‘The institution of an aristocratic chamber or of a theocratic-royal chamber has something superstitious and shameful for the whole of humanity’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1989b, 8).</w:delText>
        </w:r>
        <w:r w:rsidR="001751E0" w:rsidRPr="001860D6">
          <w:rPr>
            <w:rStyle w:val="PageNumber"/>
            <w:color w:val="auto"/>
            <w:sz w:val="24"/>
            <w:szCs w:val="24"/>
            <w:lang w:val="en-GB"/>
          </w:rPr>
          <w:delText xml:space="preserve"> </w:delText>
        </w:r>
        <w:r w:rsidR="008D3CB9" w:rsidRPr="001860D6">
          <w:rPr>
            <w:rStyle w:val="PageNumber"/>
            <w:color w:val="auto"/>
            <w:sz w:val="24"/>
            <w:szCs w:val="24"/>
            <w:lang w:val="en-GB"/>
          </w:rPr>
          <w:delText xml:space="preserve">And France,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maintained, should not emulate England on that, as </w:delText>
        </w:r>
        <w:r w:rsidR="008D3CB9" w:rsidRPr="001860D6">
          <w:rPr>
            <w:rStyle w:val="PageNumber"/>
            <w:rFonts w:eastAsia="Helvetica" w:cs="Helvetica"/>
            <w:color w:val="auto"/>
            <w:sz w:val="24"/>
            <w:szCs w:val="24"/>
            <w:lang w:val="en-GB"/>
          </w:rPr>
          <w:delText>‘</w:delText>
        </w:r>
        <w:r w:rsidR="008D3CB9" w:rsidRPr="001860D6">
          <w:rPr>
            <w:rStyle w:val="PageNumber"/>
            <w:color w:val="auto"/>
            <w:sz w:val="24"/>
            <w:szCs w:val="24"/>
            <w:lang w:val="en-GB"/>
          </w:rPr>
          <w:delText>we cannot but see the latter as a monument of gothic superstition’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1989a, 115).</w:delText>
        </w:r>
        <w:r w:rsidRPr="001860D6">
          <w:rPr>
            <w:rStyle w:val="PageNumber"/>
            <w:color w:val="auto"/>
            <w:sz w:val="24"/>
            <w:szCs w:val="24"/>
            <w:lang w:val="en-GB"/>
          </w:rPr>
          <w:delText xml:space="preserve"> </w:delText>
        </w:r>
      </w:del>
    </w:p>
    <w:p w14:paraId="3E577D5F" w14:textId="7976DA0E" w:rsidR="00434648" w:rsidRPr="001860D6" w:rsidRDefault="008D3CB9" w:rsidP="00D22315">
      <w:pPr>
        <w:pStyle w:val="TextBody"/>
        <w:spacing w:line="480" w:lineRule="auto"/>
        <w:ind w:firstLine="720"/>
        <w:rPr>
          <w:del w:id="292" w:author="Sue Rogers" w:date="2026-09-25T20:00:00Z" w16du:dateUtc="2026-09-26T00:00:00Z"/>
          <w:rStyle w:val="PageNumber"/>
          <w:color w:val="auto"/>
          <w:sz w:val="24"/>
          <w:szCs w:val="24"/>
          <w:lang w:val="en-GB"/>
        </w:rPr>
      </w:pPr>
      <w:del w:id="293" w:author="Sue Rogers" w:date="2026-09-25T20:00:00Z" w16du:dateUtc="2026-09-26T00:00:00Z">
        <w:r w:rsidRPr="001860D6">
          <w:rPr>
            <w:rStyle w:val="PageNumber"/>
            <w:color w:val="auto"/>
            <w:sz w:val="24"/>
            <w:szCs w:val="24"/>
            <w:lang w:val="en-GB"/>
          </w:rPr>
          <w:delText>This line of criticism</w:delText>
        </w:r>
        <w:r w:rsidR="006F71CD" w:rsidRPr="001860D6">
          <w:rPr>
            <w:rStyle w:val="PageNumber"/>
            <w:color w:val="auto"/>
            <w:sz w:val="24"/>
            <w:szCs w:val="24"/>
            <w:lang w:val="en-GB"/>
          </w:rPr>
          <w:delText xml:space="preserve"> </w:delText>
        </w:r>
        <w:r w:rsidRPr="001860D6">
          <w:rPr>
            <w:rStyle w:val="PageNumber"/>
            <w:color w:val="auto"/>
            <w:sz w:val="24"/>
            <w:szCs w:val="24"/>
            <w:lang w:val="en-GB"/>
          </w:rPr>
          <w:delText xml:space="preserve">was </w:delText>
        </w:r>
        <w:r w:rsidR="006F71CD" w:rsidRPr="001860D6">
          <w:rPr>
            <w:rStyle w:val="PageNumber"/>
            <w:color w:val="auto"/>
            <w:sz w:val="24"/>
            <w:szCs w:val="24"/>
            <w:lang w:val="en-GB"/>
          </w:rPr>
          <w:delText xml:space="preserve">then </w:delText>
        </w:r>
        <w:r w:rsidRPr="001860D6">
          <w:rPr>
            <w:rStyle w:val="PageNumber"/>
            <w:color w:val="auto"/>
            <w:sz w:val="24"/>
            <w:szCs w:val="24"/>
            <w:lang w:val="en-GB"/>
          </w:rPr>
          <w:delText xml:space="preserve">picked up </w:delText>
        </w:r>
        <w:r w:rsidR="005F5426" w:rsidRPr="001860D6">
          <w:rPr>
            <w:rStyle w:val="PageNumber"/>
            <w:color w:val="auto"/>
            <w:sz w:val="24"/>
            <w:szCs w:val="24"/>
            <w:lang w:val="en-GB"/>
          </w:rPr>
          <w:delText xml:space="preserve">by several </w:delText>
        </w:r>
        <w:r w:rsidR="005F5426" w:rsidRPr="001860D6">
          <w:rPr>
            <w:rStyle w:val="PageNumber"/>
            <w:i/>
            <w:color w:val="auto"/>
            <w:sz w:val="24"/>
            <w:szCs w:val="24"/>
            <w:lang w:val="en-GB"/>
          </w:rPr>
          <w:delText>américanistes</w:delText>
        </w:r>
        <w:r w:rsidR="005F5426" w:rsidRPr="001860D6">
          <w:rPr>
            <w:rStyle w:val="PageNumber"/>
            <w:color w:val="auto"/>
            <w:sz w:val="24"/>
            <w:szCs w:val="24"/>
            <w:lang w:val="en-GB"/>
          </w:rPr>
          <w:delText xml:space="preserve"> </w:delText>
        </w:r>
        <w:r w:rsidRPr="001860D6">
          <w:rPr>
            <w:rStyle w:val="PageNumber"/>
            <w:color w:val="auto"/>
            <w:sz w:val="24"/>
            <w:szCs w:val="24"/>
            <w:lang w:val="en-GB"/>
          </w:rPr>
          <w:delText>to</w:delText>
        </w:r>
        <w:r w:rsidR="00FE7588" w:rsidRPr="001860D6">
          <w:rPr>
            <w:rStyle w:val="PageNumber"/>
            <w:color w:val="auto"/>
            <w:sz w:val="24"/>
            <w:szCs w:val="24"/>
            <w:lang w:val="en-GB"/>
          </w:rPr>
          <w:delText xml:space="preserve"> respond to </w:delText>
        </w:r>
        <w:r w:rsidR="005F5426" w:rsidRPr="001860D6">
          <w:rPr>
            <w:rStyle w:val="PageNumber"/>
            <w:color w:val="auto"/>
            <w:sz w:val="24"/>
            <w:szCs w:val="24"/>
            <w:lang w:val="en-GB"/>
          </w:rPr>
          <w:delText xml:space="preserve">the </w:delText>
        </w:r>
        <w:r w:rsidR="00FE7588" w:rsidRPr="001860D6">
          <w:rPr>
            <w:rStyle w:val="PageNumber"/>
            <w:i/>
            <w:color w:val="auto"/>
            <w:sz w:val="24"/>
            <w:szCs w:val="24"/>
            <w:lang w:val="en-GB"/>
          </w:rPr>
          <w:delText>anglomanes</w:delText>
        </w:r>
        <w:r w:rsidR="00FE7588" w:rsidRPr="001860D6">
          <w:rPr>
            <w:rStyle w:val="PageNumber"/>
            <w:color w:val="auto"/>
            <w:sz w:val="24"/>
            <w:szCs w:val="24"/>
            <w:lang w:val="en-GB"/>
          </w:rPr>
          <w:delText xml:space="preserve"> </w:delText>
        </w:r>
        <w:r w:rsidR="005F5426" w:rsidRPr="001860D6">
          <w:rPr>
            <w:rStyle w:val="PageNumber"/>
            <w:color w:val="auto"/>
            <w:sz w:val="24"/>
            <w:szCs w:val="24"/>
            <w:lang w:val="en-GB"/>
          </w:rPr>
          <w:delText>who claimed</w:delText>
        </w:r>
        <w:r w:rsidR="00FE7588" w:rsidRPr="001860D6">
          <w:rPr>
            <w:rStyle w:val="PageNumber"/>
            <w:color w:val="auto"/>
            <w:sz w:val="24"/>
            <w:szCs w:val="24"/>
            <w:lang w:val="en-GB"/>
          </w:rPr>
          <w:delText xml:space="preserve"> that</w:delText>
        </w:r>
        <w:r w:rsidR="006F71CD" w:rsidRPr="001860D6">
          <w:rPr>
            <w:rStyle w:val="PageNumber"/>
            <w:color w:val="auto"/>
            <w:sz w:val="24"/>
            <w:szCs w:val="24"/>
            <w:lang w:val="en-GB"/>
          </w:rPr>
          <w:delText xml:space="preserve"> </w:delText>
        </w:r>
        <w:r w:rsidR="00287F4D" w:rsidRPr="001860D6">
          <w:rPr>
            <w:rStyle w:val="PageNumber"/>
            <w:color w:val="auto"/>
            <w:sz w:val="24"/>
            <w:szCs w:val="24"/>
            <w:lang w:val="en-GB"/>
          </w:rPr>
          <w:delText>since</w:delText>
        </w:r>
        <w:r w:rsidR="006F71CD" w:rsidRPr="001860D6">
          <w:rPr>
            <w:rStyle w:val="PageNumber"/>
            <w:color w:val="auto"/>
            <w:sz w:val="24"/>
            <w:szCs w:val="24"/>
            <w:lang w:val="en-GB"/>
          </w:rPr>
          <w:delText xml:space="preserve"> America had to be the example, and </w:delText>
        </w:r>
        <w:r w:rsidR="00004A91" w:rsidRPr="001860D6">
          <w:rPr>
            <w:rStyle w:val="PageNumber"/>
            <w:color w:val="auto"/>
            <w:sz w:val="24"/>
            <w:szCs w:val="24"/>
            <w:lang w:val="en-GB"/>
          </w:rPr>
          <w:delText xml:space="preserve">America too had two chambers, France </w:delText>
        </w:r>
        <w:r w:rsidR="00FE7588" w:rsidRPr="001860D6">
          <w:rPr>
            <w:rStyle w:val="PageNumber"/>
            <w:color w:val="auto"/>
            <w:sz w:val="24"/>
            <w:szCs w:val="24"/>
            <w:lang w:val="en-GB"/>
          </w:rPr>
          <w:delText xml:space="preserve">should have </w:delText>
        </w:r>
        <w:r w:rsidR="00004A91" w:rsidRPr="001860D6">
          <w:rPr>
            <w:rStyle w:val="PageNumber"/>
            <w:color w:val="auto"/>
            <w:sz w:val="24"/>
            <w:szCs w:val="24"/>
            <w:lang w:val="en-GB"/>
          </w:rPr>
          <w:delText>the same</w:delText>
        </w:r>
        <w:r w:rsidR="00FE7588" w:rsidRPr="001860D6">
          <w:rPr>
            <w:rStyle w:val="PageNumber"/>
            <w:color w:val="auto"/>
            <w:sz w:val="24"/>
            <w:szCs w:val="24"/>
            <w:lang w:val="en-GB"/>
          </w:rPr>
          <w:delText>. As a response</w:delText>
        </w:r>
        <w:r w:rsidRPr="001860D6">
          <w:rPr>
            <w:rStyle w:val="PageNumber"/>
            <w:color w:val="auto"/>
            <w:sz w:val="24"/>
            <w:szCs w:val="24"/>
            <w:lang w:val="en-GB"/>
          </w:rPr>
          <w:delText xml:space="preserve">, Barnave and others suggested that although </w:delText>
        </w:r>
        <w:r w:rsidR="003B63A6" w:rsidRPr="001860D6">
          <w:rPr>
            <w:rStyle w:val="PageNumber"/>
            <w:color w:val="auto"/>
            <w:sz w:val="24"/>
            <w:szCs w:val="24"/>
            <w:lang w:val="en-GB"/>
          </w:rPr>
          <w:delText>the</w:delText>
        </w:r>
        <w:r w:rsidRPr="001860D6">
          <w:rPr>
            <w:rStyle w:val="PageNumber"/>
            <w:color w:val="auto"/>
            <w:sz w:val="24"/>
            <w:szCs w:val="24"/>
            <w:lang w:val="en-GB"/>
          </w:rPr>
          <w:delText xml:space="preserve"> American </w:delText>
        </w:r>
        <w:r w:rsidR="003B63A6" w:rsidRPr="001860D6">
          <w:rPr>
            <w:rStyle w:val="PageNumber"/>
            <w:color w:val="auto"/>
            <w:sz w:val="24"/>
            <w:szCs w:val="24"/>
            <w:lang w:val="en-GB"/>
          </w:rPr>
          <w:delText>constitution was generally</w:delText>
        </w:r>
        <w:r w:rsidRPr="001860D6">
          <w:rPr>
            <w:rStyle w:val="PageNumber"/>
            <w:color w:val="auto"/>
            <w:sz w:val="24"/>
            <w:szCs w:val="24"/>
            <w:lang w:val="en-GB"/>
          </w:rPr>
          <w:delText xml:space="preserve"> sound, </w:delText>
        </w:r>
        <w:r w:rsidR="00B4190E" w:rsidRPr="001860D6">
          <w:rPr>
            <w:rStyle w:val="PageNumber"/>
            <w:color w:val="auto"/>
            <w:sz w:val="24"/>
            <w:szCs w:val="24"/>
            <w:lang w:val="en-GB"/>
          </w:rPr>
          <w:delText>its reliance on</w:delText>
        </w:r>
        <w:r w:rsidR="003B63A6" w:rsidRPr="001860D6">
          <w:rPr>
            <w:rStyle w:val="PageNumber"/>
            <w:color w:val="auto"/>
            <w:sz w:val="24"/>
            <w:szCs w:val="24"/>
            <w:lang w:val="en-GB"/>
          </w:rPr>
          <w:delText xml:space="preserve"> two chambers</w:delText>
        </w:r>
        <w:r w:rsidRPr="001860D6">
          <w:rPr>
            <w:rStyle w:val="PageNumber"/>
            <w:color w:val="auto"/>
            <w:sz w:val="24"/>
            <w:szCs w:val="24"/>
            <w:lang w:val="en-GB"/>
          </w:rPr>
          <w:delText xml:space="preserve"> made sense only </w:delText>
        </w:r>
        <w:r w:rsidR="00E6263F" w:rsidRPr="001860D6">
          <w:rPr>
            <w:rStyle w:val="PageNumber"/>
            <w:color w:val="auto"/>
            <w:sz w:val="24"/>
            <w:szCs w:val="24"/>
            <w:lang w:val="en-GB"/>
          </w:rPr>
          <w:delText>in</w:delText>
        </w:r>
        <w:r w:rsidRPr="001860D6">
          <w:rPr>
            <w:rStyle w:val="PageNumber"/>
            <w:color w:val="auto"/>
            <w:sz w:val="24"/>
            <w:szCs w:val="24"/>
            <w:lang w:val="en-GB"/>
          </w:rPr>
          <w:delText xml:space="preserve"> a fundamentally equal society. Hence, the arguments used in America could not be easily </w:delText>
        </w:r>
        <w:r w:rsidR="00E6263F" w:rsidRPr="001860D6">
          <w:rPr>
            <w:rStyle w:val="PageNumber"/>
            <w:color w:val="auto"/>
            <w:sz w:val="24"/>
            <w:szCs w:val="24"/>
            <w:lang w:val="en-GB"/>
          </w:rPr>
          <w:delText>adopted</w:delText>
        </w:r>
        <w:r w:rsidRPr="001860D6">
          <w:rPr>
            <w:rStyle w:val="PageNumber"/>
            <w:color w:val="auto"/>
            <w:sz w:val="24"/>
            <w:szCs w:val="24"/>
            <w:lang w:val="en-GB"/>
          </w:rPr>
          <w:delText xml:space="preserve"> in France, where distinctions of birth </w:delText>
        </w:r>
        <w:r w:rsidRPr="001860D6">
          <w:rPr>
            <w:rStyle w:val="PageNumber"/>
            <w:rFonts w:eastAsia="Helvetica" w:cs="Helvetica"/>
            <w:color w:val="auto"/>
            <w:sz w:val="24"/>
            <w:szCs w:val="24"/>
            <w:lang w:val="en-GB"/>
          </w:rPr>
          <w:delText xml:space="preserve">‘are already well established’, </w:delText>
        </w:r>
        <w:r w:rsidRPr="001860D6">
          <w:rPr>
            <w:rStyle w:val="PageNumber"/>
            <w:color w:val="auto"/>
            <w:sz w:val="24"/>
            <w:szCs w:val="24"/>
            <w:lang w:val="en-GB"/>
          </w:rPr>
          <w:delText xml:space="preserve">and a second chamber </w:delText>
        </w:r>
        <w:r w:rsidRPr="001860D6">
          <w:rPr>
            <w:rStyle w:val="PageNumber"/>
            <w:rFonts w:eastAsia="Helvetica" w:cs="Helvetica"/>
            <w:color w:val="auto"/>
            <w:sz w:val="24"/>
            <w:szCs w:val="24"/>
            <w:lang w:val="en-GB"/>
          </w:rPr>
          <w:delText>‘would rely on them, would contribute to give them new strength and perpetuate the</w:delText>
        </w:r>
        <w:r w:rsidRPr="001860D6">
          <w:rPr>
            <w:rStyle w:val="PageNumber"/>
            <w:color w:val="auto"/>
            <w:sz w:val="24"/>
            <w:szCs w:val="24"/>
            <w:lang w:val="en-GB"/>
          </w:rPr>
          <w:delText>m</w:delText>
        </w:r>
        <w:r w:rsidRPr="001860D6">
          <w:rPr>
            <w:rStyle w:val="PageNumber"/>
            <w:rFonts w:eastAsia="Helvetica" w:cs="Helvetica"/>
            <w:color w:val="auto"/>
            <w:sz w:val="24"/>
            <w:szCs w:val="24"/>
            <w:lang w:val="en-GB"/>
          </w:rPr>
          <w:delText>’ (Barnave, 1988, 122</w:delText>
        </w:r>
        <w:r w:rsidRPr="001860D6">
          <w:rPr>
            <w:rStyle w:val="PageNumber"/>
            <w:color w:val="auto"/>
            <w:sz w:val="24"/>
            <w:szCs w:val="24"/>
            <w:lang w:val="en-GB"/>
          </w:rPr>
          <w:delText>).</w:delText>
        </w:r>
        <w:r w:rsidRPr="001860D6">
          <w:rPr>
            <w:rStyle w:val="FootnoteReference"/>
            <w:color w:val="auto"/>
            <w:sz w:val="24"/>
            <w:szCs w:val="24"/>
            <w:lang w:val="en-GB"/>
          </w:rPr>
          <w:footnoteReference w:id="20"/>
        </w:r>
        <w:r w:rsidRPr="001860D6">
          <w:rPr>
            <w:rStyle w:val="PageNumber"/>
            <w:color w:val="auto"/>
            <w:sz w:val="24"/>
            <w:szCs w:val="24"/>
            <w:lang w:val="en-GB"/>
          </w:rPr>
          <w:delText xml:space="preserve"> Bicameralism in France was thus a</w:delText>
        </w:r>
        <w:r w:rsidR="00E6263F" w:rsidRPr="001860D6">
          <w:rPr>
            <w:rStyle w:val="PageNumber"/>
            <w:color w:val="auto"/>
            <w:sz w:val="24"/>
            <w:szCs w:val="24"/>
            <w:lang w:val="en-GB"/>
          </w:rPr>
          <w:delText>n especially pernicious project. As</w:delText>
        </w:r>
        <w:r w:rsidRPr="001860D6">
          <w:rPr>
            <w:rStyle w:val="PageNumber"/>
            <w:color w:val="auto"/>
            <w:sz w:val="24"/>
            <w:szCs w:val="24"/>
            <w:lang w:val="en-GB"/>
          </w:rPr>
          <w:delText xml:space="preserve"> </w:delText>
        </w:r>
        <w:r w:rsidR="00E6263F" w:rsidRPr="001860D6">
          <w:rPr>
            <w:rStyle w:val="PageNumber"/>
            <w:color w:val="auto"/>
            <w:sz w:val="24"/>
            <w:szCs w:val="24"/>
            <w:lang w:val="en-GB"/>
          </w:rPr>
          <w:delText xml:space="preserve">the </w:delText>
        </w:r>
        <w:r w:rsidR="006F71CD" w:rsidRPr="001860D6">
          <w:rPr>
            <w:rStyle w:val="PageNumber"/>
            <w:color w:val="auto"/>
            <w:sz w:val="24"/>
            <w:szCs w:val="24"/>
            <w:lang w:val="en-GB"/>
          </w:rPr>
          <w:delText>English case demonstrated</w:delText>
        </w:r>
        <w:r w:rsidR="00B4190E" w:rsidRPr="001860D6">
          <w:rPr>
            <w:rStyle w:val="PageNumber"/>
            <w:color w:val="auto"/>
            <w:sz w:val="24"/>
            <w:szCs w:val="24"/>
            <w:lang w:val="en-GB"/>
          </w:rPr>
          <w:delText>,</w:delText>
        </w:r>
        <w:r w:rsidR="00424691" w:rsidRPr="001860D6">
          <w:rPr>
            <w:rStyle w:val="PageNumber"/>
            <w:color w:val="auto"/>
            <w:sz w:val="24"/>
            <w:szCs w:val="24"/>
            <w:lang w:val="en-GB"/>
          </w:rPr>
          <w:delText xml:space="preserve"> it</w:delText>
        </w:r>
        <w:r w:rsidRPr="001860D6">
          <w:rPr>
            <w:rStyle w:val="PageNumber"/>
            <w:color w:val="auto"/>
            <w:sz w:val="24"/>
            <w:szCs w:val="24"/>
            <w:lang w:val="en-GB"/>
          </w:rPr>
          <w:delText xml:space="preserve"> threatened the principle of political equality and discredited the idea of a unitary nation by bringing back a feudal-like system, where socio-economic characteristics would have defined one</w:delText>
        </w:r>
        <w:r w:rsidRPr="001860D6">
          <w:rPr>
            <w:rStyle w:val="PageNumber"/>
            <w:rFonts w:eastAsia="Helvetica" w:cs="Helvetica"/>
            <w:color w:val="auto"/>
            <w:sz w:val="24"/>
            <w:szCs w:val="24"/>
            <w:lang w:val="en-GB"/>
          </w:rPr>
          <w:delText xml:space="preserve">’s status and political power. </w:delText>
        </w:r>
      </w:del>
    </w:p>
    <w:p w14:paraId="6BDB7A98" w14:textId="33438507" w:rsidR="008D3CB9" w:rsidRPr="001860D6" w:rsidRDefault="00004A91" w:rsidP="00DF1D62">
      <w:pPr>
        <w:pStyle w:val="TextBody"/>
        <w:spacing w:line="480" w:lineRule="auto"/>
        <w:ind w:firstLine="720"/>
        <w:rPr>
          <w:del w:id="295" w:author="Sue Rogers" w:date="2026-09-25T20:00:00Z" w16du:dateUtc="2026-09-26T00:00:00Z"/>
          <w:rStyle w:val="PageNumber"/>
          <w:color w:val="auto"/>
          <w:sz w:val="24"/>
          <w:szCs w:val="24"/>
          <w:lang w:val="en-GB"/>
        </w:rPr>
      </w:pPr>
      <w:del w:id="296" w:author="Sue Rogers" w:date="2026-09-25T20:00:00Z" w16du:dateUtc="2026-09-26T00:00:00Z">
        <w:r w:rsidRPr="001860D6">
          <w:rPr>
            <w:rStyle w:val="PageNumber"/>
            <w:rFonts w:eastAsia="Helvetica" w:cs="Helvetica"/>
            <w:color w:val="auto"/>
            <w:sz w:val="24"/>
            <w:szCs w:val="24"/>
            <w:lang w:val="en-GB"/>
          </w:rPr>
          <w:delText xml:space="preserve">The second set of arguments that </w:delText>
        </w:r>
        <w:r w:rsidR="004E552B" w:rsidRPr="001860D6">
          <w:rPr>
            <w:rStyle w:val="PageNumber"/>
            <w:rFonts w:eastAsia="Helvetica" w:cs="Helvetica"/>
            <w:color w:val="auto"/>
            <w:sz w:val="24"/>
            <w:szCs w:val="24"/>
            <w:lang w:val="en-GB"/>
          </w:rPr>
          <w:delText>Sieyès</w:delText>
        </w:r>
        <w:r w:rsidRPr="001860D6">
          <w:rPr>
            <w:rStyle w:val="PageNumber"/>
            <w:rFonts w:eastAsia="Helvetica" w:cs="Helvetica"/>
            <w:color w:val="auto"/>
            <w:sz w:val="24"/>
            <w:szCs w:val="24"/>
            <w:lang w:val="en-GB"/>
          </w:rPr>
          <w:delText xml:space="preserve"> mobilised against bicameralism are </w:delText>
        </w:r>
        <w:r w:rsidR="00E114C6" w:rsidRPr="001860D6">
          <w:rPr>
            <w:rStyle w:val="PageNumber"/>
            <w:rFonts w:eastAsia="Helvetica" w:cs="Helvetica"/>
            <w:color w:val="auto"/>
            <w:sz w:val="24"/>
            <w:szCs w:val="24"/>
            <w:lang w:val="en-GB"/>
          </w:rPr>
          <w:delText xml:space="preserve">different from those </w:delText>
        </w:r>
        <w:r w:rsidRPr="001860D6">
          <w:rPr>
            <w:rStyle w:val="PageNumber"/>
            <w:rFonts w:eastAsia="Helvetica" w:cs="Helvetica"/>
            <w:color w:val="auto"/>
            <w:sz w:val="24"/>
            <w:szCs w:val="24"/>
            <w:lang w:val="en-GB"/>
          </w:rPr>
          <w:delText xml:space="preserve">invoked by </w:delText>
        </w:r>
        <w:r w:rsidR="00E114C6" w:rsidRPr="001860D6">
          <w:rPr>
            <w:rStyle w:val="PageNumber"/>
            <w:rFonts w:eastAsia="Helvetica" w:cs="Helvetica"/>
            <w:color w:val="auto"/>
            <w:sz w:val="24"/>
            <w:szCs w:val="24"/>
            <w:lang w:val="en-GB"/>
          </w:rPr>
          <w:delText>the</w:delText>
        </w:r>
        <w:r w:rsidRPr="001860D6">
          <w:rPr>
            <w:rStyle w:val="PageNumber"/>
            <w:rFonts w:eastAsia="Helvetica" w:cs="Helvetica"/>
            <w:color w:val="auto"/>
            <w:sz w:val="24"/>
            <w:szCs w:val="24"/>
            <w:lang w:val="en-GB"/>
          </w:rPr>
          <w:delText xml:space="preserve"> </w:delText>
        </w:r>
        <w:r w:rsidRPr="001860D6">
          <w:rPr>
            <w:rStyle w:val="PageNumber"/>
            <w:color w:val="auto"/>
            <w:sz w:val="24"/>
            <w:szCs w:val="24"/>
            <w:lang w:val="en-GB"/>
          </w:rPr>
          <w:delText>radicals</w:delText>
        </w:r>
        <w:r w:rsidR="001B30A9" w:rsidRPr="001860D6">
          <w:rPr>
            <w:rStyle w:val="PageNumber"/>
            <w:color w:val="auto"/>
            <w:sz w:val="24"/>
            <w:szCs w:val="24"/>
            <w:lang w:val="en-GB"/>
          </w:rPr>
          <w:delText xml:space="preserve"> and substantially mor</w:delText>
        </w:r>
        <w:r w:rsidR="00E114C6" w:rsidRPr="001860D6">
          <w:rPr>
            <w:rStyle w:val="PageNumber"/>
            <w:color w:val="auto"/>
            <w:sz w:val="24"/>
            <w:szCs w:val="24"/>
            <w:lang w:val="en-GB"/>
          </w:rPr>
          <w:delText xml:space="preserve">e developed than those offered by the </w:delText>
        </w:r>
        <w:r w:rsidR="00E114C6" w:rsidRPr="001860D6">
          <w:rPr>
            <w:rStyle w:val="PageNumber"/>
            <w:i/>
            <w:color w:val="auto"/>
            <w:sz w:val="24"/>
            <w:szCs w:val="24"/>
            <w:lang w:val="en-GB"/>
          </w:rPr>
          <w:delText>américanistes</w:delText>
        </w:r>
        <w:r w:rsidRPr="001860D6">
          <w:rPr>
            <w:rStyle w:val="PageNumber"/>
            <w:color w:val="auto"/>
            <w:sz w:val="24"/>
            <w:szCs w:val="24"/>
            <w:lang w:val="en-GB"/>
          </w:rPr>
          <w:delText>. G</w:delText>
        </w:r>
        <w:r w:rsidRPr="001860D6">
          <w:rPr>
            <w:rStyle w:val="PageNumber"/>
            <w:rFonts w:eastAsia="Helvetica" w:cs="Helvetica"/>
            <w:color w:val="auto"/>
            <w:sz w:val="24"/>
            <w:szCs w:val="24"/>
            <w:lang w:val="en-GB"/>
          </w:rPr>
          <w:delText xml:space="preserve">oing </w:delText>
        </w:r>
        <w:r w:rsidR="008D3CB9" w:rsidRPr="001860D6">
          <w:rPr>
            <w:rStyle w:val="PageNumber"/>
            <w:color w:val="auto"/>
            <w:sz w:val="24"/>
            <w:szCs w:val="24"/>
            <w:lang w:val="en-GB"/>
          </w:rPr>
          <w:delText>beyond the threat of re-introducing the division of society into orders</w:delText>
        </w:r>
        <w:r w:rsidR="00932696" w:rsidRPr="001860D6">
          <w:rPr>
            <w:rStyle w:val="PageNumber"/>
            <w:color w:val="auto"/>
            <w:sz w:val="24"/>
            <w:szCs w:val="24"/>
            <w:lang w:val="en-GB"/>
          </w:rPr>
          <w:delText xml:space="preserve"> invoked by the </w:delText>
        </w:r>
        <w:r w:rsidR="00932696" w:rsidRPr="001860D6">
          <w:rPr>
            <w:rStyle w:val="PageNumber"/>
            <w:i/>
            <w:color w:val="auto"/>
            <w:sz w:val="24"/>
            <w:szCs w:val="24"/>
            <w:lang w:val="en-GB"/>
          </w:rPr>
          <w:delText>américanistes</w:delText>
        </w:r>
        <w:r w:rsidR="008D3CB9" w:rsidRPr="001860D6">
          <w:rPr>
            <w:rStyle w:val="PageNumber"/>
            <w:color w:val="auto"/>
            <w:sz w:val="24"/>
            <w:szCs w:val="24"/>
            <w:lang w:val="en-GB"/>
          </w:rPr>
          <w:delText xml:space="preserve">,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denied that bicameralism could successfully serve the purpose of limiting power</w:delText>
        </w:r>
        <w:r w:rsidR="008D3CB9" w:rsidRPr="001860D6">
          <w:rPr>
            <w:rStyle w:val="PageNumber"/>
            <w:b/>
            <w:color w:val="auto"/>
            <w:sz w:val="24"/>
            <w:szCs w:val="24"/>
            <w:lang w:val="en-GB"/>
          </w:rPr>
          <w:delText xml:space="preserve">. </w:delText>
        </w:r>
        <w:r w:rsidR="00932696" w:rsidRPr="001860D6">
          <w:rPr>
            <w:rStyle w:val="PageNumber"/>
            <w:color w:val="auto"/>
            <w:sz w:val="24"/>
            <w:szCs w:val="24"/>
            <w:lang w:val="en-GB"/>
          </w:rPr>
          <w:delText xml:space="preserve">Against the radicals, he </w:delText>
        </w:r>
        <w:r w:rsidR="00DF1D62" w:rsidRPr="001860D6">
          <w:rPr>
            <w:rStyle w:val="PageNumber"/>
            <w:color w:val="auto"/>
            <w:sz w:val="24"/>
            <w:szCs w:val="24"/>
            <w:lang w:val="en-GB"/>
          </w:rPr>
          <w:delText xml:space="preserve">meant his critique to </w:delText>
        </w:r>
        <w:r w:rsidR="00C30D98" w:rsidRPr="001860D6">
          <w:rPr>
            <w:rStyle w:val="PageNumber"/>
            <w:color w:val="auto"/>
            <w:sz w:val="24"/>
            <w:szCs w:val="24"/>
            <w:lang w:val="en-GB"/>
          </w:rPr>
          <w:delText>help create</w:delText>
        </w:r>
        <w:r w:rsidR="00DF1D62" w:rsidRPr="001860D6">
          <w:rPr>
            <w:rStyle w:val="PageNumber"/>
            <w:color w:val="auto"/>
            <w:sz w:val="24"/>
            <w:szCs w:val="24"/>
            <w:lang w:val="en-GB"/>
          </w:rPr>
          <w:delText xml:space="preserve"> a constitution based on the principle of representation and limitation of power. And it is in this sense that</w:delText>
        </w:r>
        <w:r w:rsidR="002412EE" w:rsidRPr="001860D6">
          <w:rPr>
            <w:rStyle w:val="PageNumber"/>
            <w:color w:val="auto"/>
            <w:sz w:val="24"/>
            <w:szCs w:val="24"/>
            <w:lang w:val="en-GB"/>
          </w:rPr>
          <w:delText xml:space="preserve"> he claimed that</w:delText>
        </w:r>
        <w:r w:rsidR="00DF1D62" w:rsidRPr="001860D6">
          <w:rPr>
            <w:rStyle w:val="PageNumber"/>
            <w:color w:val="auto"/>
            <w:sz w:val="24"/>
            <w:szCs w:val="24"/>
            <w:lang w:val="en-GB"/>
          </w:rPr>
          <w:delText xml:space="preserve"> those who </w:delText>
        </w:r>
        <w:r w:rsidR="002412EE" w:rsidRPr="001860D6">
          <w:rPr>
            <w:rStyle w:val="PageNumber"/>
            <w:color w:val="auto"/>
            <w:sz w:val="24"/>
            <w:szCs w:val="24"/>
            <w:lang w:val="en-GB"/>
          </w:rPr>
          <w:delText>believed</w:delText>
        </w:r>
        <w:r w:rsidR="00DF1D62" w:rsidRPr="001860D6">
          <w:rPr>
            <w:rStyle w:val="PageNumber"/>
            <w:color w:val="auto"/>
            <w:sz w:val="24"/>
            <w:szCs w:val="24"/>
            <w:lang w:val="en-GB"/>
          </w:rPr>
          <w:delText xml:space="preserve"> that a second chamber could limit power </w:delText>
        </w:r>
        <w:r w:rsidR="008D3CB9" w:rsidRPr="001860D6">
          <w:rPr>
            <w:rStyle w:val="PageNumber"/>
            <w:color w:val="auto"/>
            <w:sz w:val="24"/>
            <w:szCs w:val="24"/>
            <w:lang w:val="en-GB"/>
          </w:rPr>
          <w:delText xml:space="preserve">misunderstood the extent to which bicameralism was in fact a threat to it. The mistake sprung from </w:delText>
        </w:r>
        <w:r w:rsidR="00783742" w:rsidRPr="001860D6">
          <w:rPr>
            <w:rStyle w:val="PageNumber"/>
            <w:color w:val="auto"/>
            <w:sz w:val="24"/>
            <w:szCs w:val="24"/>
            <w:lang w:val="en-GB"/>
          </w:rPr>
          <w:delText xml:space="preserve">the </w:delText>
        </w:r>
        <w:r w:rsidR="00783742" w:rsidRPr="001860D6">
          <w:rPr>
            <w:rStyle w:val="PageNumber"/>
            <w:i/>
            <w:color w:val="auto"/>
            <w:sz w:val="24"/>
            <w:szCs w:val="24"/>
            <w:lang w:val="en-GB"/>
          </w:rPr>
          <w:delText xml:space="preserve">anglophiles’ </w:delText>
        </w:r>
        <w:r w:rsidR="008D3CB9" w:rsidRPr="001860D6">
          <w:rPr>
            <w:rStyle w:val="PageNumber"/>
            <w:rFonts w:eastAsia="Helvetica" w:cs="Helvetica"/>
            <w:color w:val="auto"/>
            <w:sz w:val="24"/>
            <w:szCs w:val="24"/>
            <w:lang w:val="en-GB"/>
          </w:rPr>
          <w:delText>incapacity to distinguish ‘between the constituent and the pe</w:delText>
        </w:r>
        <w:r w:rsidR="008D3CB9" w:rsidRPr="001860D6">
          <w:rPr>
            <w:rStyle w:val="PageNumber"/>
            <w:color w:val="auto"/>
            <w:sz w:val="24"/>
            <w:szCs w:val="24"/>
            <w:lang w:val="en-GB"/>
          </w:rPr>
          <w:delText>titionary wills as well as the execution of the legislative will</w:delText>
        </w:r>
        <w:r w:rsidR="008D3CB9" w:rsidRPr="001860D6">
          <w:rPr>
            <w:rStyle w:val="PageNumber"/>
            <w:rFonts w:eastAsia="Helvetica" w:cs="Helvetica"/>
            <w:color w:val="auto"/>
            <w:sz w:val="24"/>
            <w:szCs w:val="24"/>
            <w:lang w:val="en-GB"/>
          </w:rPr>
          <w:delText>’</w:delText>
        </w:r>
        <w:r w:rsidR="00783742" w:rsidRPr="001860D6">
          <w:rPr>
            <w:rStyle w:val="PageNumber"/>
            <w:rFonts w:eastAsia="Helvetica" w:cs="Helvetica"/>
            <w:color w:val="auto"/>
            <w:sz w:val="24"/>
            <w:szCs w:val="24"/>
            <w:lang w:val="en-GB"/>
          </w:rPr>
          <w:delText>, a mistake they inherited from the English constitution</w:delText>
        </w:r>
        <w:r w:rsidR="008D3CB9" w:rsidRPr="001860D6">
          <w:rPr>
            <w:rStyle w:val="PageNumber"/>
            <w:rFonts w:eastAsia="Helvetica" w:cs="Helvetica"/>
            <w:color w:val="auto"/>
            <w:sz w:val="24"/>
            <w:szCs w:val="24"/>
            <w:lang w:val="en-GB"/>
          </w:rPr>
          <w:delText xml:space="preserve"> (</w:delText>
        </w:r>
        <w:r w:rsidR="004E552B" w:rsidRPr="001860D6">
          <w:rPr>
            <w:rStyle w:val="PageNumber"/>
            <w:rFonts w:eastAsia="Helvetica" w:cs="Helvetica"/>
            <w:color w:val="auto"/>
            <w:sz w:val="24"/>
            <w:szCs w:val="24"/>
            <w:lang w:val="en-GB"/>
          </w:rPr>
          <w:delText>Sieyès</w:delText>
        </w:r>
        <w:r w:rsidR="008D3CB9" w:rsidRPr="001860D6">
          <w:rPr>
            <w:rStyle w:val="PageNumber"/>
            <w:rFonts w:eastAsia="Helvetica" w:cs="Helvetica"/>
            <w:color w:val="auto"/>
            <w:sz w:val="24"/>
            <w:szCs w:val="24"/>
            <w:lang w:val="en-GB"/>
          </w:rPr>
          <w:delText xml:space="preserve">, 1989b, 8). </w:delText>
        </w:r>
        <w:r w:rsidR="008D3CB9" w:rsidRPr="001860D6">
          <w:rPr>
            <w:rStyle w:val="PageNumber"/>
            <w:color w:val="auto"/>
            <w:sz w:val="24"/>
            <w:szCs w:val="24"/>
            <w:lang w:val="en-GB"/>
          </w:rPr>
          <w:delText>This confusion effectively led them to attribute all</w:delText>
        </w:r>
        <w:r w:rsidR="00D07747" w:rsidRPr="001860D6">
          <w:rPr>
            <w:rStyle w:val="PageNumber"/>
            <w:color w:val="auto"/>
            <w:sz w:val="24"/>
            <w:szCs w:val="24"/>
            <w:lang w:val="en-GB"/>
          </w:rPr>
          <w:delText xml:space="preserve"> powers to the representatives. This appeared excessive and potentially dangerous to the </w:delText>
        </w:r>
        <w:r w:rsidR="00D07747" w:rsidRPr="001860D6">
          <w:rPr>
            <w:rStyle w:val="PageNumber"/>
            <w:i/>
            <w:color w:val="auto"/>
            <w:sz w:val="24"/>
            <w:szCs w:val="24"/>
            <w:lang w:val="en-GB"/>
          </w:rPr>
          <w:delText>anglophiles</w:delText>
        </w:r>
        <w:r w:rsidR="00D07747" w:rsidRPr="001860D6">
          <w:rPr>
            <w:rStyle w:val="PageNumber"/>
            <w:color w:val="auto"/>
            <w:sz w:val="24"/>
            <w:szCs w:val="24"/>
            <w:lang w:val="en-GB"/>
          </w:rPr>
          <w:delText xml:space="preserve">, who tried to tame the power of the representatives by recurring to the English model of balance of power. A move that </w:delText>
        </w:r>
        <w:r w:rsidR="004E552B"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ridiculed with the following words:</w:delText>
        </w:r>
      </w:del>
    </w:p>
    <w:p w14:paraId="1A20268E" w14:textId="5266C8F2" w:rsidR="00B01AE3" w:rsidRPr="001860D6" w:rsidRDefault="008D3CB9" w:rsidP="00E72452">
      <w:pPr>
        <w:pStyle w:val="citazionelunga"/>
        <w:rPr>
          <w:del w:id="297" w:author="Sue Rogers" w:date="2026-09-25T20:00:00Z" w16du:dateUtc="2026-09-26T00:00:00Z"/>
          <w:rStyle w:val="PageNumber"/>
          <w:lang w:val="en-GB"/>
        </w:rPr>
      </w:pPr>
      <w:del w:id="298" w:author="Sue Rogers" w:date="2026-09-25T20:00:00Z" w16du:dateUtc="2026-09-26T00:00:00Z">
        <w:r w:rsidRPr="001860D6">
          <w:rPr>
            <w:rStyle w:val="PageNumber"/>
            <w:lang w:val="en-GB"/>
          </w:rPr>
          <w:delText xml:space="preserve">Terrified by the immensity of the power they just accorded to the representatives, what do they do? Instead of separating all these tasks and leaving between them only the smallest connection necessary to make them cooperate to the same end, they leave them united; but they imagine giving a second representative body the same amount of power; better still, they give to the two chambers the right to veto each other. They are then proud of having avoided the problem of the </w:delText>
        </w:r>
        <w:r w:rsidRPr="001860D6">
          <w:rPr>
            <w:rStyle w:val="PageNumber"/>
            <w:i/>
            <w:lang w:val="en-GB"/>
          </w:rPr>
          <w:delText>action unique</w:delText>
        </w:r>
        <w:r w:rsidRPr="001860D6">
          <w:rPr>
            <w:rStyle w:val="PageNumber"/>
            <w:lang w:val="en-GB"/>
          </w:rPr>
          <w:delText>, which would be the purest of despotisms. This is the system of balance of powers (</w:delText>
        </w:r>
        <w:r w:rsidR="004E552B" w:rsidRPr="001860D6">
          <w:rPr>
            <w:rStyle w:val="PageNumber"/>
            <w:lang w:val="en-GB"/>
          </w:rPr>
          <w:delText>Sieyès</w:delText>
        </w:r>
        <w:r w:rsidRPr="001860D6">
          <w:rPr>
            <w:rStyle w:val="PageNumber"/>
            <w:lang w:val="en-GB"/>
          </w:rPr>
          <w:delText xml:space="preserve">, 1989b, 8). </w:delText>
        </w:r>
      </w:del>
    </w:p>
    <w:p w14:paraId="14E8A4C5" w14:textId="77777777" w:rsidR="00F27AAA" w:rsidRPr="001860D6" w:rsidRDefault="00F27AAA" w:rsidP="00E72452">
      <w:pPr>
        <w:pStyle w:val="citazionelunga"/>
        <w:rPr>
          <w:del w:id="299" w:author="Sue Rogers" w:date="2026-09-25T20:00:00Z" w16du:dateUtc="2026-09-26T00:00:00Z"/>
          <w:rStyle w:val="PageNumber"/>
          <w:lang w:val="en-GB"/>
        </w:rPr>
      </w:pPr>
    </w:p>
    <w:p w14:paraId="3A149484" w14:textId="15A12CA5" w:rsidR="008D3CB9" w:rsidRPr="001860D6" w:rsidRDefault="0073341E" w:rsidP="00D22315">
      <w:pPr>
        <w:pStyle w:val="TextBody"/>
        <w:spacing w:line="480" w:lineRule="auto"/>
        <w:rPr>
          <w:del w:id="300" w:author="Sue Rogers" w:date="2026-09-25T20:00:00Z" w16du:dateUtc="2026-09-26T00:00:00Z"/>
          <w:rStyle w:val="PageNumber"/>
          <w:color w:val="auto"/>
          <w:sz w:val="24"/>
          <w:szCs w:val="24"/>
          <w:lang w:val="en-GB"/>
        </w:rPr>
      </w:pPr>
      <w:del w:id="301" w:author="Sue Rogers" w:date="2026-09-25T20:00:00Z" w16du:dateUtc="2026-09-26T00:00:00Z">
        <w:r w:rsidRPr="001860D6">
          <w:rPr>
            <w:rStyle w:val="PageNumber"/>
            <w:color w:val="auto"/>
            <w:sz w:val="24"/>
            <w:szCs w:val="24"/>
            <w:lang w:val="en-GB"/>
          </w:rPr>
          <w:delText>As stated in the quote, the main feature</w:delText>
        </w:r>
        <w:r w:rsidR="006F71CD" w:rsidRPr="001860D6">
          <w:rPr>
            <w:rStyle w:val="PageNumber"/>
            <w:color w:val="auto"/>
            <w:sz w:val="24"/>
            <w:szCs w:val="24"/>
            <w:lang w:val="en-GB"/>
          </w:rPr>
          <w:delText>s</w:delText>
        </w:r>
        <w:r w:rsidRPr="001860D6">
          <w:rPr>
            <w:rStyle w:val="PageNumber"/>
            <w:color w:val="auto"/>
            <w:sz w:val="24"/>
            <w:szCs w:val="24"/>
            <w:lang w:val="en-GB"/>
          </w:rPr>
          <w:delText xml:space="preserve"> of the balance of power adopted by the </w:delText>
        </w:r>
        <w:r w:rsidRPr="001860D6">
          <w:rPr>
            <w:rStyle w:val="PageNumber"/>
            <w:i/>
            <w:color w:val="auto"/>
            <w:sz w:val="24"/>
            <w:szCs w:val="24"/>
            <w:lang w:val="en-GB"/>
          </w:rPr>
          <w:delText>anglophiles</w:delText>
        </w:r>
        <w:r w:rsidRPr="001860D6">
          <w:rPr>
            <w:rStyle w:val="PageNumber"/>
            <w:color w:val="auto"/>
            <w:sz w:val="24"/>
            <w:szCs w:val="24"/>
            <w:lang w:val="en-GB"/>
          </w:rPr>
          <w:delText xml:space="preserve"> </w:delText>
        </w:r>
        <w:r w:rsidR="006F71CD" w:rsidRPr="001860D6">
          <w:rPr>
            <w:rStyle w:val="PageNumber"/>
            <w:color w:val="auto"/>
            <w:sz w:val="24"/>
            <w:szCs w:val="24"/>
            <w:lang w:val="en-GB"/>
          </w:rPr>
          <w:delText>were</w:delText>
        </w:r>
        <w:r w:rsidRPr="001860D6">
          <w:rPr>
            <w:rStyle w:val="PageNumber"/>
            <w:color w:val="auto"/>
            <w:sz w:val="24"/>
            <w:szCs w:val="24"/>
            <w:lang w:val="en-GB"/>
          </w:rPr>
          <w:delText xml:space="preserve"> the doubling of all instances of power, their structural competition and mutual checking. This, the argument goes, would have prevented the usurpation of power and the degeneration into tyranny. Yet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believed the balance of power to be a fundamentally unsound</w:delText>
        </w:r>
        <w:r w:rsidR="006F71CD" w:rsidRPr="001860D6">
          <w:rPr>
            <w:rStyle w:val="PageNumber"/>
            <w:color w:val="auto"/>
            <w:sz w:val="24"/>
            <w:szCs w:val="24"/>
            <w:lang w:val="en-GB"/>
          </w:rPr>
          <w:delText xml:space="preserve"> model of</w:delText>
        </w:r>
        <w:r w:rsidRPr="001860D6">
          <w:rPr>
            <w:rStyle w:val="PageNumber"/>
            <w:color w:val="auto"/>
            <w:sz w:val="24"/>
            <w:szCs w:val="24"/>
            <w:lang w:val="en-GB"/>
          </w:rPr>
          <w:delText xml:space="preserve"> institutional design. In his view, the </w:delText>
        </w:r>
        <w:r w:rsidR="008D3CB9" w:rsidRPr="001860D6">
          <w:rPr>
            <w:rStyle w:val="PageNumber"/>
            <w:color w:val="auto"/>
            <w:sz w:val="24"/>
            <w:szCs w:val="24"/>
            <w:lang w:val="en-GB"/>
          </w:rPr>
          <w:delText xml:space="preserve">division of the law-making power into two chambers led to despotism. The introduction of a second chamber entrusted with similar powers of the first, he claimed, entailed first a legislative paralysis, which he called </w:delText>
        </w:r>
        <w:r w:rsidR="008D3CB9" w:rsidRPr="001860D6">
          <w:rPr>
            <w:rStyle w:val="PageNumber"/>
            <w:i/>
            <w:iCs/>
            <w:color w:val="auto"/>
            <w:sz w:val="24"/>
            <w:szCs w:val="24"/>
            <w:lang w:val="en-GB"/>
          </w:rPr>
          <w:delText>contre-action</w:delText>
        </w:r>
        <w:r w:rsidR="008D3CB9" w:rsidRPr="001860D6">
          <w:rPr>
            <w:rStyle w:val="PageNumber"/>
            <w:color w:val="auto"/>
            <w:sz w:val="24"/>
            <w:szCs w:val="24"/>
            <w:lang w:val="en-GB"/>
          </w:rPr>
          <w:delText xml:space="preserve">, and then an </w:delText>
        </w:r>
        <w:r w:rsidR="008D3CB9" w:rsidRPr="001860D6">
          <w:rPr>
            <w:rStyle w:val="PageNumber"/>
            <w:i/>
            <w:iCs/>
            <w:color w:val="auto"/>
            <w:sz w:val="24"/>
            <w:szCs w:val="24"/>
            <w:lang w:val="en-GB"/>
          </w:rPr>
          <w:delText>action unique</w:delText>
        </w:r>
        <w:r w:rsidR="008D3CB9" w:rsidRPr="001860D6">
          <w:rPr>
            <w:rStyle w:val="PageNumber"/>
            <w:color w:val="auto"/>
            <w:sz w:val="24"/>
            <w:szCs w:val="24"/>
            <w:lang w:val="en-GB"/>
          </w:rPr>
          <w:delText>, a single person imposing his will on both chambers.</w:delText>
        </w:r>
      </w:del>
    </w:p>
    <w:p w14:paraId="35805501" w14:textId="34C0C351" w:rsidR="008D3CB9" w:rsidRPr="001860D6" w:rsidRDefault="008D3CB9" w:rsidP="00D22315">
      <w:pPr>
        <w:pStyle w:val="TextBody"/>
        <w:spacing w:line="480" w:lineRule="auto"/>
        <w:ind w:firstLine="720"/>
        <w:rPr>
          <w:del w:id="302" w:author="Sue Rogers" w:date="2026-09-25T20:00:00Z" w16du:dateUtc="2026-09-26T00:00:00Z"/>
          <w:rStyle w:val="PageNumber"/>
          <w:color w:val="auto"/>
          <w:sz w:val="24"/>
          <w:szCs w:val="24"/>
          <w:lang w:val="en-GB"/>
        </w:rPr>
      </w:pPr>
      <w:del w:id="303" w:author="Sue Rogers" w:date="2026-09-25T20:00:00Z" w16du:dateUtc="2026-09-26T00:00:00Z">
        <w:r w:rsidRPr="001860D6">
          <w:rPr>
            <w:rStyle w:val="PageNumber"/>
            <w:color w:val="auto"/>
            <w:sz w:val="24"/>
            <w:szCs w:val="24"/>
            <w:lang w:val="en-GB"/>
          </w:rPr>
          <w:delText xml:space="preserve">Starting with the former,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maintained that two chambers that are equally powerful and independent from each other would jeopardise any certainty in the political sphere. One chamber would pass a law, and the second would block it, leaving the country in a legislative limbo where no law could be effective because no law could pass the double scrutiny of two equally powerful but opposed legislative bodies. In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terms: ‘If the two legislative bodies, entrusted with the same power, remain independent, there will be no certainty in public affairs: the two chambers are in opposition [</w:delText>
        </w:r>
        <w:r w:rsidRPr="001860D6">
          <w:rPr>
            <w:rStyle w:val="PageNumber"/>
            <w:i/>
            <w:iCs/>
            <w:color w:val="auto"/>
            <w:sz w:val="24"/>
            <w:szCs w:val="24"/>
            <w:lang w:val="en-GB"/>
          </w:rPr>
          <w:delText>contre-action</w:delText>
        </w:r>
        <w:r w:rsidRPr="001860D6">
          <w:rPr>
            <w:rStyle w:val="PageNumber"/>
            <w:color w:val="auto"/>
            <w:sz w:val="24"/>
            <w:szCs w:val="24"/>
            <w:lang w:val="en-GB"/>
          </w:rPr>
          <w:delText>]’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1989b, 9). Trying to make his point clearer,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illustrated with a metaphor the threat engendered by the presence of two chambers with equal powers to limit and oppose each other—</w:delText>
        </w:r>
        <w:r w:rsidRPr="001860D6">
          <w:rPr>
            <w:rStyle w:val="PageNumber"/>
            <w:i/>
            <w:iCs/>
            <w:color w:val="auto"/>
            <w:sz w:val="24"/>
            <w:szCs w:val="24"/>
            <w:lang w:val="en-GB"/>
          </w:rPr>
          <w:delText>contre action</w:delText>
        </w:r>
        <w:r w:rsidRPr="001860D6">
          <w:rPr>
            <w:rStyle w:val="PageNumber"/>
            <w:color w:val="auto"/>
            <w:sz w:val="24"/>
            <w:szCs w:val="24"/>
            <w:lang w:val="en-GB"/>
          </w:rPr>
          <w:delText>. This, he claimed, amounted to entrusting two different building companies with the task of building the same house</w:delText>
        </w:r>
        <w:r w:rsidR="0073341E" w:rsidRPr="001860D6">
          <w:rPr>
            <w:rStyle w:val="PageNumber"/>
            <w:color w:val="auto"/>
            <w:sz w:val="24"/>
            <w:szCs w:val="24"/>
            <w:lang w:val="en-GB"/>
          </w:rPr>
          <w:delText xml:space="preserve"> one after the other</w:delText>
        </w:r>
        <w:r w:rsidRPr="001860D6">
          <w:rPr>
            <w:rStyle w:val="PageNumber"/>
            <w:color w:val="auto"/>
            <w:sz w:val="24"/>
            <w:szCs w:val="24"/>
            <w:lang w:val="en-GB"/>
          </w:rPr>
          <w:delText>. Those who defended this choice,</w:delText>
        </w:r>
      </w:del>
    </w:p>
    <w:p w14:paraId="5E73E263" w14:textId="5F9ED6AB" w:rsidR="00B01AE3" w:rsidRPr="001860D6" w:rsidRDefault="008D3CB9" w:rsidP="00E72452">
      <w:pPr>
        <w:pStyle w:val="citazionelunga"/>
        <w:rPr>
          <w:del w:id="304" w:author="Sue Rogers" w:date="2026-09-25T20:00:00Z" w16du:dateUtc="2026-09-26T00:00:00Z"/>
          <w:rStyle w:val="PageNumber"/>
          <w:lang w:val="en-GB"/>
        </w:rPr>
      </w:pPr>
      <w:del w:id="305" w:author="Sue Rogers" w:date="2026-09-25T20:00:00Z" w16du:dateUtc="2026-09-26T00:00:00Z">
        <w:r w:rsidRPr="001860D6">
          <w:rPr>
            <w:rStyle w:val="PageNumber"/>
            <w:lang w:val="en-GB"/>
          </w:rPr>
          <w:delText>finding that they might have given too much power and responsibility to the first building company […] suggest to the landlord that, once the first company has finished its job, he should hire a second building company which, being equally qualified, will restart the construction of the house from scratch (</w:delText>
        </w:r>
        <w:r w:rsidR="004E552B" w:rsidRPr="001860D6">
          <w:rPr>
            <w:rStyle w:val="PageNumber"/>
            <w:lang w:val="en-GB"/>
          </w:rPr>
          <w:delText>Sieyès</w:delText>
        </w:r>
        <w:r w:rsidRPr="001860D6">
          <w:rPr>
            <w:rStyle w:val="PageNumber"/>
            <w:lang w:val="en-GB"/>
          </w:rPr>
          <w:delText xml:space="preserve">, 1989b, 9). </w:delText>
        </w:r>
      </w:del>
    </w:p>
    <w:p w14:paraId="12046ADD" w14:textId="77777777" w:rsidR="00432F2E" w:rsidRPr="001860D6" w:rsidRDefault="00432F2E" w:rsidP="00E72452">
      <w:pPr>
        <w:pStyle w:val="citazionelunga"/>
        <w:rPr>
          <w:del w:id="306" w:author="Sue Rogers" w:date="2026-09-25T20:00:00Z" w16du:dateUtc="2026-09-26T00:00:00Z"/>
          <w:rStyle w:val="PageNumber"/>
          <w:lang w:val="en-GB"/>
        </w:rPr>
      </w:pPr>
    </w:p>
    <w:p w14:paraId="2C245BF0" w14:textId="739CED42" w:rsidR="008D3CB9" w:rsidRPr="001860D6" w:rsidRDefault="008D3CB9" w:rsidP="00D22315">
      <w:pPr>
        <w:pStyle w:val="TextBody"/>
        <w:spacing w:line="480" w:lineRule="auto"/>
        <w:rPr>
          <w:del w:id="307" w:author="Sue Rogers" w:date="2026-09-25T20:00:00Z" w16du:dateUtc="2026-09-26T00:00:00Z"/>
          <w:color w:val="auto"/>
          <w:sz w:val="24"/>
          <w:szCs w:val="24"/>
          <w:lang w:val="en-GB"/>
        </w:rPr>
      </w:pPr>
      <w:del w:id="308" w:author="Sue Rogers" w:date="2026-09-25T20:00:00Z" w16du:dateUtc="2026-09-26T00:00:00Z">
        <w:r w:rsidRPr="001860D6">
          <w:rPr>
            <w:rStyle w:val="PageNumber"/>
            <w:color w:val="auto"/>
            <w:sz w:val="24"/>
            <w:szCs w:val="24"/>
            <w:lang w:val="en-GB"/>
          </w:rPr>
          <w:delText xml:space="preserve">However,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also warned his fellow deputies of the dangers coming from two chambers actually being able to pass laws. This, he claimed, was not a proof of the system having found a ‘chimerical equilibrium’</w:delText>
        </w:r>
        <w:r w:rsidRPr="001860D6">
          <w:rPr>
            <w:rStyle w:val="PageNumber"/>
            <w:color w:val="auto"/>
            <w:sz w:val="24"/>
            <w:szCs w:val="24"/>
            <w:vertAlign w:val="superscript"/>
            <w:lang w:val="en-GB"/>
          </w:rPr>
          <w:delText xml:space="preserve"> </w:delText>
        </w:r>
        <w:r w:rsidRPr="001860D6">
          <w:rPr>
            <w:rStyle w:val="PageNumber"/>
            <w:color w:val="auto"/>
            <w:sz w:val="24"/>
            <w:szCs w:val="24"/>
            <w:lang w:val="en-GB"/>
          </w:rPr>
          <w:delText>(</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1989b, 8). Rather, it indicated the collapse of a system based on </w:delText>
        </w:r>
        <w:r w:rsidRPr="001860D6">
          <w:rPr>
            <w:rStyle w:val="PageNumber"/>
            <w:i/>
            <w:iCs/>
            <w:color w:val="auto"/>
            <w:sz w:val="24"/>
            <w:szCs w:val="24"/>
            <w:lang w:val="en-GB"/>
          </w:rPr>
          <w:delText>contre-action</w:delText>
        </w:r>
        <w:r w:rsidRPr="001860D6">
          <w:rPr>
            <w:rStyle w:val="PageNumber"/>
            <w:color w:val="auto"/>
            <w:sz w:val="24"/>
            <w:szCs w:val="24"/>
            <w:lang w:val="en-GB"/>
          </w:rPr>
          <w:delText xml:space="preserve"> and its degeneration into a despotic regime ruled by a single instance of decision and action [</w:delText>
        </w:r>
        <w:r w:rsidRPr="001860D6">
          <w:rPr>
            <w:rStyle w:val="PageNumber"/>
            <w:i/>
            <w:color w:val="auto"/>
            <w:sz w:val="24"/>
            <w:szCs w:val="24"/>
            <w:lang w:val="en-GB"/>
          </w:rPr>
          <w:delText>action unique</w:delText>
        </w:r>
        <w:r w:rsidRPr="001860D6">
          <w:rPr>
            <w:rStyle w:val="PageNumber"/>
            <w:color w:val="auto"/>
            <w:sz w:val="24"/>
            <w:szCs w:val="24"/>
            <w:lang w:val="en-GB"/>
          </w:rPr>
          <w:delText xml:space="preserve">]. </w:delText>
        </w:r>
        <w:r w:rsidR="0073341E" w:rsidRPr="001860D6">
          <w:rPr>
            <w:rStyle w:val="PageNumber"/>
            <w:color w:val="auto"/>
            <w:sz w:val="24"/>
            <w:szCs w:val="24"/>
            <w:lang w:val="en-GB"/>
          </w:rPr>
          <w:delText xml:space="preserve">In </w:delText>
        </w:r>
        <w:r w:rsidR="004E552B" w:rsidRPr="001860D6">
          <w:rPr>
            <w:rStyle w:val="PageNumber"/>
            <w:color w:val="auto"/>
            <w:sz w:val="24"/>
            <w:szCs w:val="24"/>
            <w:lang w:val="en-GB"/>
          </w:rPr>
          <w:delText>Sieyès</w:delText>
        </w:r>
        <w:r w:rsidR="0073341E" w:rsidRPr="001860D6">
          <w:rPr>
            <w:rStyle w:val="PageNumber"/>
            <w:color w:val="auto"/>
            <w:sz w:val="24"/>
            <w:szCs w:val="24"/>
            <w:lang w:val="en-GB"/>
          </w:rPr>
          <w:delText>’ words, when the two chambers eventually vote together it is because “</w:delText>
        </w:r>
        <w:r w:rsidRPr="001860D6">
          <w:rPr>
            <w:rStyle w:val="PageNumber"/>
            <w:color w:val="auto"/>
            <w:sz w:val="24"/>
            <w:szCs w:val="24"/>
            <w:lang w:val="en-GB"/>
          </w:rPr>
          <w:delText>the checks and balances and the system of equilibrium are no longer in place and this unitary action [</w:delText>
        </w:r>
        <w:r w:rsidRPr="001860D6">
          <w:rPr>
            <w:rStyle w:val="PageNumber"/>
            <w:i/>
            <w:iCs/>
            <w:color w:val="auto"/>
            <w:sz w:val="24"/>
            <w:szCs w:val="24"/>
            <w:lang w:val="en-GB"/>
          </w:rPr>
          <w:delText>action unique</w:delText>
        </w:r>
        <w:r w:rsidRPr="001860D6">
          <w:rPr>
            <w:rStyle w:val="PageNumber"/>
            <w:color w:val="auto"/>
            <w:sz w:val="24"/>
            <w:szCs w:val="24"/>
            <w:lang w:val="en-GB"/>
          </w:rPr>
          <w:delText>], against which you believed having protected yourself through legislative vetoes, has eventually s</w:delText>
        </w:r>
        <w:r w:rsidR="0073341E" w:rsidRPr="001860D6">
          <w:rPr>
            <w:rStyle w:val="PageNumber"/>
            <w:color w:val="auto"/>
            <w:sz w:val="24"/>
            <w:szCs w:val="24"/>
            <w:lang w:val="en-GB"/>
          </w:rPr>
          <w:delText xml:space="preserve">ucceeded at establishing itself” </w:delText>
        </w:r>
        <w:r w:rsidRPr="001860D6">
          <w:rPr>
            <w:rStyle w:val="PageNumber"/>
            <w:color w:val="auto"/>
            <w:sz w:val="24"/>
            <w:szCs w:val="24"/>
            <w:lang w:val="en-GB"/>
          </w:rPr>
          <w:delText>(</w:delText>
        </w:r>
        <w:r w:rsidR="004E552B" w:rsidRPr="001860D6">
          <w:rPr>
            <w:rStyle w:val="PageNumber"/>
            <w:color w:val="auto"/>
            <w:sz w:val="24"/>
            <w:szCs w:val="24"/>
            <w:lang w:val="en-GB"/>
          </w:rPr>
          <w:delText>Sieyès</w:delText>
        </w:r>
        <w:r w:rsidRPr="001860D6">
          <w:rPr>
            <w:rStyle w:val="PageNumber"/>
            <w:color w:val="auto"/>
            <w:sz w:val="24"/>
            <w:szCs w:val="24"/>
            <w:lang w:val="en-GB"/>
          </w:rPr>
          <w:delText>, 1989b, 8).</w:delText>
        </w:r>
        <w:r w:rsidR="0073341E" w:rsidRPr="001860D6">
          <w:rPr>
            <w:rStyle w:val="PageNumber"/>
            <w:color w:val="auto"/>
            <w:sz w:val="24"/>
            <w:szCs w:val="24"/>
            <w:lang w:val="en-GB"/>
          </w:rPr>
          <w:delText xml:space="preserve"> </w:delText>
        </w:r>
        <w:r w:rsidRPr="001860D6">
          <w:rPr>
            <w:rStyle w:val="PageNumber"/>
            <w:rFonts w:cs="Times New Roman"/>
            <w:color w:val="auto"/>
            <w:sz w:val="24"/>
            <w:szCs w:val="24"/>
            <w:lang w:val="en-GB" w:eastAsia="en-US"/>
          </w:rPr>
          <w:delText>Also in this case</w:delText>
        </w:r>
        <w:r w:rsidRPr="001860D6">
          <w:rPr>
            <w:rStyle w:val="PageNumber"/>
            <w:color w:val="auto"/>
            <w:sz w:val="24"/>
            <w:szCs w:val="24"/>
            <w:lang w:val="en-GB"/>
          </w:rPr>
          <w:delText xml:space="preserve">, </w:delText>
        </w:r>
        <w:r w:rsidR="004E552B" w:rsidRPr="001860D6">
          <w:rPr>
            <w:color w:val="auto"/>
            <w:sz w:val="24"/>
            <w:szCs w:val="24"/>
            <w:lang w:val="en-GB"/>
          </w:rPr>
          <w:delText>Sieyès</w:delText>
        </w:r>
        <w:r w:rsidRPr="001860D6">
          <w:rPr>
            <w:color w:val="auto"/>
            <w:sz w:val="24"/>
            <w:szCs w:val="24"/>
            <w:lang w:val="en-GB"/>
          </w:rPr>
          <w:delText xml:space="preserve"> resorted to a metaphor to illustrate how the legislative blockage created by </w:delText>
        </w:r>
        <w:r w:rsidRPr="001860D6">
          <w:rPr>
            <w:rStyle w:val="PageNumber"/>
            <w:i/>
            <w:iCs/>
            <w:color w:val="auto"/>
            <w:sz w:val="24"/>
            <w:szCs w:val="24"/>
            <w:lang w:val="en-GB"/>
          </w:rPr>
          <w:delText>contre-action</w:delText>
        </w:r>
        <w:r w:rsidRPr="001860D6">
          <w:rPr>
            <w:color w:val="auto"/>
            <w:sz w:val="24"/>
            <w:szCs w:val="24"/>
            <w:lang w:val="en-GB"/>
          </w:rPr>
          <w:delText xml:space="preserve">—two chambers opposing each other and not passing laws—results in the establishment of </w:delText>
        </w:r>
        <w:r w:rsidRPr="001860D6">
          <w:rPr>
            <w:rStyle w:val="PageNumber"/>
            <w:i/>
            <w:iCs/>
            <w:color w:val="auto"/>
            <w:sz w:val="24"/>
            <w:szCs w:val="24"/>
            <w:lang w:val="en-GB"/>
          </w:rPr>
          <w:delText>action unique</w:delText>
        </w:r>
        <w:r w:rsidRPr="001860D6">
          <w:rPr>
            <w:rStyle w:val="PageNumber"/>
            <w:iCs/>
            <w:color w:val="auto"/>
            <w:sz w:val="24"/>
            <w:szCs w:val="24"/>
            <w:lang w:val="en-GB"/>
          </w:rPr>
          <w:delText>—a single person taking control of the law-making process.</w:delText>
        </w:r>
        <w:r w:rsidRPr="001860D6">
          <w:rPr>
            <w:color w:val="auto"/>
            <w:sz w:val="24"/>
            <w:szCs w:val="24"/>
            <w:lang w:val="en-GB"/>
          </w:rPr>
          <w:delText xml:space="preserve"> He compared the two chambers to </w:delText>
        </w:r>
      </w:del>
    </w:p>
    <w:p w14:paraId="6A0355CA" w14:textId="4D5474E8" w:rsidR="008D3CB9" w:rsidRPr="001860D6" w:rsidRDefault="008D3CB9" w:rsidP="00E72452">
      <w:pPr>
        <w:pStyle w:val="citazionelunga"/>
        <w:rPr>
          <w:del w:id="309" w:author="Sue Rogers" w:date="2026-09-25T20:00:00Z" w16du:dateUtc="2026-09-26T00:00:00Z"/>
        </w:rPr>
      </w:pPr>
      <w:del w:id="310" w:author="Sue Rogers" w:date="2026-09-25T20:00:00Z" w16du:dateUtc="2026-09-26T00:00:00Z">
        <w:r w:rsidRPr="001860D6">
          <w:delText xml:space="preserve">two horses harnessed to the same carriage, which we would like to go in opposite directions, and so remain where they are, regardless of promptings to the yoke and the stamping of hooves, unless a royal coach is mounted at the front to give them direction; but we do not want a royal coach </w:delText>
        </w:r>
        <w:r w:rsidRPr="001860D6">
          <w:rPr>
            <w:rStyle w:val="PageNumber"/>
            <w:lang w:val="en-GB"/>
          </w:rPr>
          <w:delText>(</w:delText>
        </w:r>
        <w:r w:rsidR="004E552B" w:rsidRPr="001860D6">
          <w:rPr>
            <w:rStyle w:val="PageNumber"/>
            <w:lang w:val="en-GB"/>
          </w:rPr>
          <w:delText>Sieyès</w:delText>
        </w:r>
        <w:r w:rsidRPr="001860D6">
          <w:rPr>
            <w:rStyle w:val="PageNumber"/>
            <w:lang w:val="en-GB"/>
          </w:rPr>
          <w:delText>, 1989b, 9)</w:delText>
        </w:r>
        <w:r w:rsidRPr="001860D6">
          <w:delText xml:space="preserve">. </w:delText>
        </w:r>
      </w:del>
    </w:p>
    <w:p w14:paraId="6616097A" w14:textId="77777777" w:rsidR="00B01AE3" w:rsidRPr="001860D6" w:rsidRDefault="00B01AE3" w:rsidP="00E72452">
      <w:pPr>
        <w:pStyle w:val="citazionelunga"/>
        <w:rPr>
          <w:del w:id="311" w:author="Sue Rogers" w:date="2026-09-25T20:00:00Z" w16du:dateUtc="2026-09-26T00:00:00Z"/>
        </w:rPr>
      </w:pPr>
    </w:p>
    <w:p w14:paraId="1EC9A6E2" w14:textId="2B6B7DED" w:rsidR="008D3CB9" w:rsidRPr="001860D6" w:rsidRDefault="008D3CB9" w:rsidP="00D22315">
      <w:pPr>
        <w:pStyle w:val="TextBody"/>
        <w:spacing w:after="0" w:line="480" w:lineRule="auto"/>
        <w:rPr>
          <w:del w:id="312" w:author="Sue Rogers" w:date="2026-09-25T20:00:00Z" w16du:dateUtc="2026-09-26T00:00:00Z"/>
          <w:color w:val="auto"/>
          <w:sz w:val="24"/>
          <w:szCs w:val="24"/>
          <w:lang w:val="en-GB"/>
        </w:rPr>
      </w:pPr>
      <w:del w:id="313" w:author="Sue Rogers" w:date="2026-09-25T20:00:00Z" w16du:dateUtc="2026-09-26T00:00:00Z">
        <w:r w:rsidRPr="001860D6">
          <w:rPr>
            <w:color w:val="auto"/>
            <w:sz w:val="24"/>
            <w:szCs w:val="24"/>
            <w:lang w:val="en-GB"/>
          </w:rPr>
          <w:delText xml:space="preserve">Hence, </w:delText>
        </w:r>
        <w:r w:rsidR="004E552B" w:rsidRPr="001860D6">
          <w:rPr>
            <w:color w:val="auto"/>
            <w:sz w:val="24"/>
            <w:szCs w:val="24"/>
            <w:lang w:val="en-GB"/>
          </w:rPr>
          <w:delText>Sieyès</w:delText>
        </w:r>
        <w:r w:rsidRPr="001860D6">
          <w:rPr>
            <w:color w:val="auto"/>
            <w:sz w:val="24"/>
            <w:szCs w:val="24"/>
            <w:lang w:val="en-GB"/>
          </w:rPr>
          <w:delText xml:space="preserve"> made it clear that two chambers would, in the best of cases, completely paralyse the political system, which, almost necessarily, would soon degenerate into the despotism of a single man </w:delText>
        </w:r>
        <w:r w:rsidR="00B01AE3" w:rsidRPr="001860D6">
          <w:rPr>
            <w:color w:val="auto"/>
            <w:sz w:val="24"/>
            <w:szCs w:val="24"/>
            <w:lang w:val="en-GB"/>
          </w:rPr>
          <w:delText xml:space="preserve">– be it the king or any other despot – </w:delText>
        </w:r>
        <w:r w:rsidRPr="001860D6">
          <w:rPr>
            <w:color w:val="auto"/>
            <w:sz w:val="24"/>
            <w:szCs w:val="24"/>
            <w:lang w:val="en-GB"/>
          </w:rPr>
          <w:delText xml:space="preserve">taking control of the two chambers and prompting them to act according to his preferences and interests. Instead of limiting power and guaranteeing good law-making, bicameralism was a direct threat to both. </w:delText>
        </w:r>
        <w:r w:rsidR="0073341E" w:rsidRPr="001860D6">
          <w:rPr>
            <w:color w:val="auto"/>
            <w:sz w:val="24"/>
            <w:szCs w:val="24"/>
            <w:lang w:val="en-GB"/>
          </w:rPr>
          <w:delText xml:space="preserve">It thus follows that France should not have adopted the English model of balance of power. </w:delText>
        </w:r>
      </w:del>
    </w:p>
    <w:p w14:paraId="232ED045" w14:textId="64D00CCD" w:rsidR="008D3CB9" w:rsidRPr="001860D6" w:rsidRDefault="008D3CB9" w:rsidP="00D22315">
      <w:pPr>
        <w:pStyle w:val="TextBody"/>
        <w:spacing w:line="480" w:lineRule="auto"/>
        <w:rPr>
          <w:del w:id="314" w:author="Sue Rogers" w:date="2026-09-25T20:00:00Z" w16du:dateUtc="2026-09-26T00:00:00Z"/>
          <w:color w:val="auto"/>
          <w:sz w:val="24"/>
          <w:szCs w:val="24"/>
          <w:lang w:val="en-GB"/>
        </w:rPr>
      </w:pPr>
      <w:del w:id="315" w:author="Sue Rogers" w:date="2026-09-25T20:00:00Z" w16du:dateUtc="2026-09-26T00:00:00Z">
        <w:r w:rsidRPr="001860D6">
          <w:rPr>
            <w:rStyle w:val="PageNumber"/>
            <w:color w:val="auto"/>
            <w:sz w:val="24"/>
            <w:szCs w:val="24"/>
            <w:lang w:val="en-GB"/>
          </w:rPr>
          <w:delText xml:space="preserve"> </w:delText>
        </w:r>
      </w:del>
    </w:p>
    <w:p w14:paraId="2596BF1F" w14:textId="50BC7D93" w:rsidR="008D3CB9" w:rsidRPr="001860D6" w:rsidRDefault="008D3CB9" w:rsidP="00D22315">
      <w:pPr>
        <w:pStyle w:val="TextBody"/>
        <w:spacing w:after="0" w:line="480" w:lineRule="auto"/>
        <w:outlineLvl w:val="0"/>
        <w:rPr>
          <w:del w:id="316" w:author="Sue Rogers" w:date="2026-09-25T20:00:00Z" w16du:dateUtc="2026-09-26T00:00:00Z"/>
          <w:color w:val="auto"/>
          <w:sz w:val="24"/>
          <w:szCs w:val="24"/>
          <w:lang w:val="en-GB"/>
        </w:rPr>
      </w:pPr>
      <w:del w:id="317" w:author="Sue Rogers" w:date="2026-09-25T20:00:00Z" w16du:dateUtc="2026-09-26T00:00:00Z">
        <w:r w:rsidRPr="001860D6">
          <w:rPr>
            <w:color w:val="auto"/>
            <w:sz w:val="24"/>
            <w:szCs w:val="24"/>
            <w:lang w:val="en-GB"/>
          </w:rPr>
          <w:delText xml:space="preserve">III. </w:delText>
        </w:r>
      </w:del>
    </w:p>
    <w:p w14:paraId="5B9A2E84" w14:textId="77777777" w:rsidR="00E65C77" w:rsidRPr="001860D6" w:rsidRDefault="00E65C77" w:rsidP="00D22315">
      <w:pPr>
        <w:pStyle w:val="TextBody"/>
        <w:spacing w:after="0" w:line="480" w:lineRule="auto"/>
        <w:outlineLvl w:val="0"/>
        <w:rPr>
          <w:del w:id="318" w:author="Sue Rogers" w:date="2026-09-25T20:00:00Z" w16du:dateUtc="2026-09-26T00:00:00Z"/>
          <w:color w:val="auto"/>
          <w:sz w:val="24"/>
          <w:szCs w:val="24"/>
          <w:lang w:val="en-GB"/>
        </w:rPr>
      </w:pPr>
    </w:p>
    <w:p w14:paraId="53F06120" w14:textId="5AA14C03" w:rsidR="008D3CB9" w:rsidRPr="001860D6" w:rsidRDefault="008D3CB9" w:rsidP="00D22315">
      <w:pPr>
        <w:pStyle w:val="TextBody"/>
        <w:spacing w:after="0" w:line="480" w:lineRule="auto"/>
        <w:rPr>
          <w:del w:id="319" w:author="Sue Rogers" w:date="2026-09-25T20:00:00Z" w16du:dateUtc="2026-09-26T00:00:00Z"/>
          <w:rStyle w:val="PageNumber"/>
          <w:color w:val="auto"/>
          <w:sz w:val="24"/>
          <w:szCs w:val="24"/>
          <w:lang w:val="en-GB"/>
        </w:rPr>
      </w:pPr>
      <w:del w:id="320" w:author="Sue Rogers" w:date="2026-09-25T20:00:00Z" w16du:dateUtc="2026-09-26T00:00:00Z">
        <w:r w:rsidRPr="001860D6">
          <w:rPr>
            <w:rStyle w:val="PageNumber"/>
            <w:color w:val="auto"/>
            <w:sz w:val="24"/>
            <w:szCs w:val="24"/>
            <w:lang w:val="en-GB"/>
          </w:rPr>
          <w:delText xml:space="preserve">Throughout his political career,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drafted an impressive number of constitutional projects. Some were extremely influential; </w:delText>
        </w:r>
        <w:r w:rsidR="0042517F" w:rsidRPr="001860D6">
          <w:rPr>
            <w:rStyle w:val="PageNumber"/>
            <w:color w:val="auto"/>
            <w:sz w:val="24"/>
            <w:szCs w:val="24"/>
            <w:lang w:val="en-GB"/>
          </w:rPr>
          <w:delText xml:space="preserve">some were adopted but failed and </w:delText>
        </w:r>
        <w:r w:rsidRPr="001860D6">
          <w:rPr>
            <w:rStyle w:val="PageNumber"/>
            <w:color w:val="auto"/>
            <w:sz w:val="24"/>
            <w:szCs w:val="24"/>
            <w:lang w:val="en-GB"/>
          </w:rPr>
          <w:delText>some did not even make it to the legislative floor.</w:delText>
        </w:r>
        <w:r w:rsidR="001751E0" w:rsidRPr="001860D6">
          <w:rPr>
            <w:rStyle w:val="PageNumber"/>
            <w:color w:val="auto"/>
            <w:sz w:val="24"/>
            <w:szCs w:val="24"/>
            <w:lang w:val="en-GB"/>
          </w:rPr>
          <w:delText xml:space="preserve"> </w:delText>
        </w:r>
        <w:r w:rsidR="0042517F" w:rsidRPr="001860D6">
          <w:rPr>
            <w:rStyle w:val="PageNumber"/>
            <w:color w:val="auto"/>
            <w:sz w:val="24"/>
            <w:szCs w:val="24"/>
            <w:lang w:val="en-GB"/>
          </w:rPr>
          <w:delText>Nonetheless</w:delText>
        </w:r>
        <w:r w:rsidRPr="001860D6">
          <w:rPr>
            <w:rStyle w:val="PageNumber"/>
            <w:color w:val="auto"/>
            <w:sz w:val="24"/>
            <w:szCs w:val="24"/>
            <w:lang w:val="en-GB"/>
          </w:rPr>
          <w:delText xml:space="preserve">, they earned him the fame of having </w:delText>
        </w:r>
      </w:del>
    </w:p>
    <w:p w14:paraId="5C855707" w14:textId="7B5442EF" w:rsidR="008D3CB9" w:rsidRPr="001860D6" w:rsidRDefault="008D3CB9" w:rsidP="00E72452">
      <w:pPr>
        <w:pStyle w:val="citazionelunga"/>
        <w:rPr>
          <w:del w:id="321" w:author="Sue Rogers" w:date="2026-09-25T20:00:00Z" w16du:dateUtc="2026-09-26T00:00:00Z"/>
        </w:rPr>
      </w:pPr>
      <w:del w:id="322" w:author="Sue Rogers" w:date="2026-09-25T20:00:00Z" w16du:dateUtc="2026-09-26T00:00:00Z">
        <w:r w:rsidRPr="001860D6">
          <w:delText xml:space="preserve">whole nests of pigeonholes full of constitutions ready-made, ticketed, sorted, and numbered; suited to every season and every fancy; some with the top of the pattern at the bottom, and some with the bottom at the top; some plain, some flowered; some distinguished for their simplicity, others for their complexity; some of blood colour; some of </w:delText>
        </w:r>
        <w:r w:rsidRPr="001860D6">
          <w:rPr>
            <w:rStyle w:val="PageNumber"/>
            <w:i/>
            <w:iCs/>
            <w:lang w:val="en-GB"/>
          </w:rPr>
          <w:delText>boue de Paris</w:delText>
        </w:r>
        <w:r w:rsidRPr="001860D6">
          <w:delText xml:space="preserve">; some with directories, others without a direction; some with councils of elders, and councils of youngsters; some without any council at all. Some, where the electors choose the representatives; others, where the representatives choose the electors. Some in long coats, and some in short cloaks; some with pantaloons; some without breeches. Some with five-shilling qualifications; some totally unqualified (Burke, 1914, 135). </w:delText>
        </w:r>
      </w:del>
    </w:p>
    <w:p w14:paraId="22DD83D6" w14:textId="77777777" w:rsidR="00B01AE3" w:rsidRPr="001860D6" w:rsidRDefault="00B01AE3" w:rsidP="00E72452">
      <w:pPr>
        <w:pStyle w:val="citazionelunga"/>
        <w:rPr>
          <w:del w:id="323" w:author="Sue Rogers" w:date="2026-09-25T20:00:00Z" w16du:dateUtc="2026-09-26T00:00:00Z"/>
        </w:rPr>
      </w:pPr>
    </w:p>
    <w:p w14:paraId="33F24B38" w14:textId="1F23D685" w:rsidR="008D3CB9" w:rsidRPr="001860D6" w:rsidRDefault="008D3CB9" w:rsidP="00D22315">
      <w:pPr>
        <w:pStyle w:val="TextBody"/>
        <w:spacing w:line="480" w:lineRule="auto"/>
        <w:rPr>
          <w:del w:id="324" w:author="Sue Rogers" w:date="2026-09-25T20:00:00Z" w16du:dateUtc="2026-09-26T00:00:00Z"/>
          <w:color w:val="auto"/>
          <w:sz w:val="24"/>
          <w:szCs w:val="24"/>
          <w:lang w:val="en-GB"/>
        </w:rPr>
      </w:pPr>
      <w:del w:id="325" w:author="Sue Rogers" w:date="2026-09-25T20:00:00Z" w16du:dateUtc="2026-09-26T00:00:00Z">
        <w:r w:rsidRPr="001860D6">
          <w:rPr>
            <w:color w:val="auto"/>
            <w:sz w:val="24"/>
            <w:szCs w:val="24"/>
            <w:lang w:val="en-GB"/>
          </w:rPr>
          <w:delText xml:space="preserve">Leaving the polemical intent of this passage aside, Burke had a point when he stressed the variety of constitutional projects </w:delText>
        </w:r>
        <w:r w:rsidR="004E552B" w:rsidRPr="001860D6">
          <w:rPr>
            <w:color w:val="auto"/>
            <w:sz w:val="24"/>
            <w:szCs w:val="24"/>
            <w:lang w:val="en-GB"/>
          </w:rPr>
          <w:delText>Sieyès</w:delText>
        </w:r>
        <w:r w:rsidRPr="001860D6">
          <w:rPr>
            <w:color w:val="auto"/>
            <w:sz w:val="24"/>
            <w:szCs w:val="24"/>
            <w:lang w:val="en-GB"/>
          </w:rPr>
          <w:delText xml:space="preserve"> had in mind. Yet, it is remarkable to note that at least one element remained consistently present in all his constitutional projects: the unicameral structure of the legislative. This he called ‘</w:delText>
        </w:r>
        <w:r w:rsidRPr="001860D6">
          <w:rPr>
            <w:i/>
            <w:color w:val="auto"/>
            <w:sz w:val="24"/>
            <w:szCs w:val="24"/>
            <w:lang w:val="en-GB"/>
          </w:rPr>
          <w:delText>concours</w:delText>
        </w:r>
        <w:r w:rsidRPr="001860D6">
          <w:rPr>
            <w:color w:val="auto"/>
            <w:sz w:val="24"/>
            <w:szCs w:val="24"/>
            <w:lang w:val="en-GB"/>
          </w:rPr>
          <w:delText>’, or system of organised unity</w:delText>
        </w:r>
        <w:r w:rsidR="00E65C77" w:rsidRPr="001860D6">
          <w:rPr>
            <w:color w:val="auto"/>
            <w:sz w:val="24"/>
            <w:szCs w:val="24"/>
            <w:lang w:val="en-GB"/>
          </w:rPr>
          <w:delText>, and opposed to the English model of balance of powers</w:delText>
        </w:r>
        <w:r w:rsidR="0042517F" w:rsidRPr="001860D6">
          <w:rPr>
            <w:color w:val="auto"/>
            <w:sz w:val="24"/>
            <w:szCs w:val="24"/>
            <w:lang w:val="en-GB"/>
          </w:rPr>
          <w:delText xml:space="preserve"> </w:delText>
        </w:r>
        <w:r w:rsidRPr="001860D6">
          <w:rPr>
            <w:color w:val="auto"/>
            <w:sz w:val="24"/>
            <w:szCs w:val="24"/>
            <w:lang w:val="en-GB"/>
          </w:rPr>
          <w:delText>(</w:delText>
        </w:r>
        <w:r w:rsidR="004E552B" w:rsidRPr="001860D6">
          <w:rPr>
            <w:color w:val="auto"/>
            <w:sz w:val="24"/>
            <w:szCs w:val="24"/>
            <w:lang w:val="en-GB"/>
          </w:rPr>
          <w:delText>Sieyès</w:delText>
        </w:r>
        <w:r w:rsidRPr="001860D6">
          <w:rPr>
            <w:color w:val="auto"/>
            <w:sz w:val="24"/>
            <w:szCs w:val="24"/>
            <w:lang w:val="en-GB"/>
          </w:rPr>
          <w:delText>, 1989b, 4).</w:delText>
        </w:r>
        <w:r w:rsidR="0051077D" w:rsidRPr="001860D6">
          <w:rPr>
            <w:rStyle w:val="FootnoteReference"/>
            <w:color w:val="auto"/>
            <w:sz w:val="24"/>
            <w:szCs w:val="24"/>
          </w:rPr>
          <w:footnoteReference w:id="21"/>
        </w:r>
      </w:del>
    </w:p>
    <w:p w14:paraId="4E2AD7B8" w14:textId="677341CA" w:rsidR="008D3CB9" w:rsidRPr="001860D6" w:rsidRDefault="004E552B" w:rsidP="00D22315">
      <w:pPr>
        <w:pStyle w:val="TextBody"/>
        <w:spacing w:line="480" w:lineRule="auto"/>
        <w:ind w:firstLine="720"/>
        <w:rPr>
          <w:del w:id="327" w:author="Sue Rogers" w:date="2026-09-25T20:00:00Z" w16du:dateUtc="2026-09-26T00:00:00Z"/>
          <w:rStyle w:val="PageNumber"/>
          <w:color w:val="auto"/>
          <w:sz w:val="24"/>
          <w:szCs w:val="24"/>
          <w:lang w:val="en-GB"/>
        </w:rPr>
      </w:pPr>
      <w:del w:id="328" w:author="Sue Rogers" w:date="2026-09-25T20:00:00Z" w16du:dateUtc="2026-09-26T00:00:00Z">
        <w:r w:rsidRPr="001860D6">
          <w:rPr>
            <w:color w:val="auto"/>
            <w:sz w:val="24"/>
            <w:szCs w:val="24"/>
            <w:lang w:val="en-GB"/>
          </w:rPr>
          <w:delText>Sieyès</w:delText>
        </w:r>
        <w:r w:rsidR="008D3CB9" w:rsidRPr="001860D6">
          <w:rPr>
            <w:color w:val="auto"/>
            <w:sz w:val="24"/>
            <w:szCs w:val="24"/>
            <w:lang w:val="en-GB"/>
          </w:rPr>
          <w:delText>’</w:delText>
        </w:r>
        <w:r w:rsidR="00C026B1" w:rsidRPr="001860D6">
          <w:rPr>
            <w:color w:val="auto"/>
            <w:sz w:val="24"/>
            <w:szCs w:val="24"/>
            <w:lang w:val="en-GB"/>
          </w:rPr>
          <w:delText xml:space="preserve"> enduring</w:delText>
        </w:r>
        <w:r w:rsidR="008D3CB9" w:rsidRPr="001860D6">
          <w:rPr>
            <w:color w:val="auto"/>
            <w:sz w:val="24"/>
            <w:szCs w:val="24"/>
            <w:lang w:val="en-GB"/>
          </w:rPr>
          <w:delText xml:space="preserve"> support for single legislative assemblies was motivated not only by his distrust for bicameralism but also by his belief that the nation should speak with a single voice. </w:delText>
        </w:r>
        <w:r w:rsidR="008D3CB9" w:rsidRPr="001860D6">
          <w:rPr>
            <w:rStyle w:val="PageNumber"/>
            <w:color w:val="auto"/>
            <w:sz w:val="24"/>
            <w:szCs w:val="24"/>
            <w:lang w:val="en-GB"/>
          </w:rPr>
          <w:delText xml:space="preserve">Since the former was a unitary political body, it had to express its political will in a unitary form (‘la volonté generale doit être </w:delText>
        </w:r>
        <w:r w:rsidR="008D3CB9" w:rsidRPr="001860D6">
          <w:rPr>
            <w:rStyle w:val="PageNumber"/>
            <w:i/>
            <w:iCs/>
            <w:color w:val="auto"/>
            <w:sz w:val="24"/>
            <w:szCs w:val="24"/>
            <w:lang w:val="en-GB"/>
          </w:rPr>
          <w:delText>une</w:delText>
        </w:r>
        <w:r w:rsidR="008D3CB9" w:rsidRPr="001860D6">
          <w:rPr>
            <w:rStyle w:val="PageNumber"/>
            <w:rFonts w:eastAsia="Helvetica" w:cs="Helvetica"/>
            <w:i/>
            <w:iCs/>
            <w:color w:val="auto"/>
            <w:sz w:val="24"/>
            <w:szCs w:val="24"/>
            <w:lang w:val="en-GB"/>
          </w:rPr>
          <w:delText>’</w:delText>
        </w:r>
        <w:r w:rsidR="008D3CB9" w:rsidRPr="001860D6">
          <w:rPr>
            <w:rStyle w:val="PageNumber"/>
            <w:color w:val="auto"/>
            <w:sz w:val="24"/>
            <w:szCs w:val="24"/>
            <w:lang w:val="en-GB"/>
          </w:rPr>
          <w:delText xml:space="preserve">). For this to be possible, the law had itself to be unitary. Hence, </w:delText>
        </w:r>
        <w:r w:rsidRPr="001860D6">
          <w:rPr>
            <w:rStyle w:val="PageNumber"/>
            <w:color w:val="auto"/>
            <w:sz w:val="24"/>
            <w:szCs w:val="24"/>
            <w:lang w:val="en-GB"/>
          </w:rPr>
          <w:delText>Sieyès</w:delText>
        </w:r>
        <w:r w:rsidR="008D3CB9" w:rsidRPr="001860D6">
          <w:rPr>
            <w:rStyle w:val="PageNumber"/>
            <w:color w:val="auto"/>
            <w:sz w:val="24"/>
            <w:szCs w:val="24"/>
            <w:lang w:val="en-GB"/>
          </w:rPr>
          <w:delText xml:space="preserve"> claimed, the body of representatives entrusted with the authority of making the law should also be unitary; it should be a single legislative body (</w:delText>
        </w:r>
        <w:r w:rsidRPr="001860D6">
          <w:rPr>
            <w:rStyle w:val="PageNumber"/>
            <w:color w:val="auto"/>
            <w:sz w:val="24"/>
            <w:szCs w:val="24"/>
            <w:lang w:val="en-GB"/>
          </w:rPr>
          <w:delText>Sieyès</w:delText>
        </w:r>
        <w:r w:rsidR="008D3CB9" w:rsidRPr="001860D6">
          <w:rPr>
            <w:rStyle w:val="PageNumber"/>
            <w:color w:val="auto"/>
            <w:sz w:val="24"/>
            <w:szCs w:val="24"/>
            <w:lang w:val="en-GB"/>
          </w:rPr>
          <w:delText>, 1989c, 9).</w:delText>
        </w:r>
        <w:r w:rsidR="008D3CB9" w:rsidRPr="001860D6">
          <w:rPr>
            <w:rStyle w:val="FootnoteReference"/>
            <w:color w:val="auto"/>
            <w:sz w:val="24"/>
            <w:szCs w:val="24"/>
            <w:lang w:val="en-GB"/>
          </w:rPr>
          <w:footnoteReference w:id="22"/>
        </w:r>
        <w:r w:rsidR="008D3CB9" w:rsidRPr="001860D6">
          <w:rPr>
            <w:rStyle w:val="PageNumber"/>
            <w:color w:val="auto"/>
            <w:sz w:val="24"/>
            <w:szCs w:val="24"/>
            <w:lang w:val="en-GB"/>
          </w:rPr>
          <w:delText xml:space="preserve"> As he explained in the strongest rhetorical terms in front of the Assembly: ‘Remember, Sirs, your decision of the 17 June [1789…] when you declared the National Assembly to be </w:delText>
        </w:r>
        <w:r w:rsidR="008D3CB9" w:rsidRPr="001860D6">
          <w:rPr>
            <w:rStyle w:val="PageNumber"/>
            <w:i/>
            <w:iCs/>
            <w:color w:val="auto"/>
            <w:sz w:val="24"/>
            <w:szCs w:val="24"/>
            <w:lang w:val="en-GB"/>
          </w:rPr>
          <w:delText>one</w:delText>
        </w:r>
        <w:r w:rsidR="008D3CB9" w:rsidRPr="001860D6">
          <w:rPr>
            <w:rStyle w:val="PageNumber"/>
            <w:color w:val="auto"/>
            <w:sz w:val="24"/>
            <w:szCs w:val="24"/>
            <w:lang w:val="en-GB"/>
          </w:rPr>
          <w:delText xml:space="preserve"> </w:delText>
        </w:r>
        <w:r w:rsidR="008D3CB9" w:rsidRPr="001860D6">
          <w:rPr>
            <w:rStyle w:val="PageNumber"/>
            <w:i/>
            <w:iCs/>
            <w:color w:val="auto"/>
            <w:sz w:val="24"/>
            <w:szCs w:val="24"/>
            <w:lang w:val="en-GB"/>
          </w:rPr>
          <w:delText>and indivisible</w:delText>
        </w:r>
        <w:r w:rsidR="008D3CB9" w:rsidRPr="001860D6">
          <w:rPr>
            <w:rStyle w:val="PageNumber"/>
            <w:color w:val="auto"/>
            <w:sz w:val="24"/>
            <w:szCs w:val="24"/>
            <w:lang w:val="en-GB"/>
          </w:rPr>
          <w:delText xml:space="preserve">. What constitutes the unity and indivisibility of an Assembly is the </w:delText>
        </w:r>
        <w:r w:rsidR="008D3CB9" w:rsidRPr="001860D6">
          <w:rPr>
            <w:rStyle w:val="PageNumber"/>
            <w:i/>
            <w:iCs/>
            <w:color w:val="auto"/>
            <w:sz w:val="24"/>
            <w:szCs w:val="24"/>
            <w:lang w:val="en-GB"/>
          </w:rPr>
          <w:delText>unity of decision</w:delText>
        </w:r>
        <w:r w:rsidR="008D3CB9" w:rsidRPr="001860D6">
          <w:rPr>
            <w:rStyle w:val="PageNumber"/>
            <w:rFonts w:eastAsia="Helvetica" w:cs="Helvetica"/>
            <w:i/>
            <w:iCs/>
            <w:color w:val="auto"/>
            <w:sz w:val="24"/>
            <w:szCs w:val="24"/>
            <w:lang w:val="en-GB"/>
          </w:rPr>
          <w:delText xml:space="preserve">’ </w:delText>
        </w:r>
        <w:r w:rsidR="008D3CB9" w:rsidRPr="001860D6">
          <w:rPr>
            <w:rStyle w:val="PageNumber"/>
            <w:iCs/>
            <w:color w:val="auto"/>
            <w:sz w:val="24"/>
            <w:szCs w:val="24"/>
            <w:lang w:val="en-GB"/>
          </w:rPr>
          <w:delText>(AP, VIII, 597</w:delText>
        </w:r>
        <w:r w:rsidR="008D3CB9" w:rsidRPr="001860D6">
          <w:rPr>
            <w:rStyle w:val="PageNumber"/>
            <w:color w:val="auto"/>
            <w:sz w:val="24"/>
            <w:szCs w:val="24"/>
            <w:lang w:val="en-GB"/>
          </w:rPr>
          <w:delText>). This unity of decision was guaranteed only by the unitary character of the Legislative Assembly.</w:delText>
        </w:r>
        <w:r w:rsidR="008D3CB9" w:rsidRPr="001860D6">
          <w:rPr>
            <w:rStyle w:val="FootnoteReference"/>
            <w:color w:val="auto"/>
            <w:sz w:val="24"/>
            <w:szCs w:val="24"/>
            <w:lang w:val="en-GB"/>
          </w:rPr>
          <w:footnoteReference w:id="23"/>
        </w:r>
        <w:r w:rsidR="008D3CB9" w:rsidRPr="001860D6">
          <w:rPr>
            <w:rStyle w:val="PageNumber"/>
            <w:color w:val="auto"/>
            <w:sz w:val="24"/>
            <w:szCs w:val="24"/>
            <w:lang w:val="en-GB"/>
          </w:rPr>
          <w:delText xml:space="preserve"> </w:delText>
        </w:r>
      </w:del>
    </w:p>
    <w:p w14:paraId="06C985B3" w14:textId="2CB18DB7" w:rsidR="008D3CB9" w:rsidRPr="001860D6" w:rsidRDefault="008D3CB9" w:rsidP="00D22315">
      <w:pPr>
        <w:pStyle w:val="TextBody"/>
        <w:spacing w:line="480" w:lineRule="auto"/>
        <w:ind w:firstLine="720"/>
        <w:rPr>
          <w:del w:id="331" w:author="Sue Rogers" w:date="2026-09-25T20:00:00Z" w16du:dateUtc="2026-09-26T00:00:00Z"/>
          <w:color w:val="auto"/>
          <w:sz w:val="24"/>
          <w:szCs w:val="24"/>
          <w:lang w:val="en-GB"/>
        </w:rPr>
      </w:pPr>
      <w:del w:id="332" w:author="Sue Rogers" w:date="2026-09-25T20:00:00Z" w16du:dateUtc="2026-09-26T00:00:00Z">
        <w:r w:rsidRPr="001860D6">
          <w:rPr>
            <w:rStyle w:val="PageNumber"/>
            <w:color w:val="auto"/>
            <w:sz w:val="24"/>
            <w:szCs w:val="24"/>
            <w:lang w:val="en-GB"/>
          </w:rPr>
          <w:delText xml:space="preserve">In addition,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maintained </w:delText>
        </w:r>
        <w:r w:rsidRPr="001860D6">
          <w:rPr>
            <w:color w:val="auto"/>
            <w:sz w:val="24"/>
            <w:szCs w:val="24"/>
            <w:lang w:val="en-GB"/>
          </w:rPr>
          <w:delText xml:space="preserve">that a single chamber-system could successfully guarantee the limitation of power and introduce checks and balances on the law-making authority. First, </w:delText>
        </w:r>
        <w:r w:rsidR="004E552B" w:rsidRPr="001860D6">
          <w:rPr>
            <w:color w:val="auto"/>
            <w:sz w:val="24"/>
            <w:szCs w:val="24"/>
            <w:lang w:val="en-GB"/>
          </w:rPr>
          <w:delText>Sieyès</w:delText>
        </w:r>
        <w:r w:rsidRPr="001860D6">
          <w:rPr>
            <w:color w:val="auto"/>
            <w:sz w:val="24"/>
            <w:szCs w:val="24"/>
            <w:lang w:val="en-GB"/>
          </w:rPr>
          <w:delText xml:space="preserve"> accused his fellow deputies of confusing the </w:delText>
        </w:r>
        <w:r w:rsidRPr="001860D6">
          <w:rPr>
            <w:rStyle w:val="PageNumber"/>
            <w:i/>
            <w:iCs/>
            <w:color w:val="auto"/>
            <w:sz w:val="24"/>
            <w:szCs w:val="24"/>
            <w:lang w:val="en-GB"/>
          </w:rPr>
          <w:delText>action unique</w:delText>
        </w:r>
        <w:r w:rsidRPr="001860D6">
          <w:rPr>
            <w:color w:val="auto"/>
            <w:sz w:val="24"/>
            <w:szCs w:val="24"/>
            <w:lang w:val="en-GB"/>
          </w:rPr>
          <w:delText>, which they unsuccessfully tried to prevent through bicameralism, with the unity of action (</w:delText>
        </w:r>
        <w:r w:rsidRPr="001860D6">
          <w:rPr>
            <w:rStyle w:val="PageNumber"/>
            <w:i/>
            <w:iCs/>
            <w:color w:val="auto"/>
            <w:sz w:val="24"/>
            <w:szCs w:val="24"/>
            <w:lang w:val="en-GB"/>
          </w:rPr>
          <w:delText>unit</w:delText>
        </w:r>
        <w:r w:rsidRPr="001860D6">
          <w:rPr>
            <w:rStyle w:val="PageNumber"/>
            <w:rFonts w:eastAsia="Helvetica" w:cs="Helvetica"/>
            <w:i/>
            <w:iCs/>
            <w:color w:val="auto"/>
            <w:sz w:val="24"/>
            <w:szCs w:val="24"/>
            <w:lang w:val="en-GB"/>
          </w:rPr>
          <w:delText>é d’action</w:delText>
        </w:r>
        <w:r w:rsidRPr="001860D6">
          <w:rPr>
            <w:color w:val="auto"/>
            <w:sz w:val="24"/>
            <w:szCs w:val="24"/>
            <w:lang w:val="en-GB"/>
          </w:rPr>
          <w:delText xml:space="preserve">). In his words, ‘The constitutionalists we fight here are those who confuse, in their use of the language, the </w:delText>
        </w:r>
        <w:r w:rsidRPr="001860D6">
          <w:rPr>
            <w:rStyle w:val="PageNumber"/>
            <w:i/>
            <w:iCs/>
            <w:color w:val="auto"/>
            <w:sz w:val="24"/>
            <w:szCs w:val="24"/>
            <w:lang w:val="en-GB"/>
          </w:rPr>
          <w:delText>unit</w:delText>
        </w:r>
        <w:r w:rsidRPr="001860D6">
          <w:rPr>
            <w:rStyle w:val="PageNumber"/>
            <w:rFonts w:eastAsia="Helvetica" w:cs="Helvetica"/>
            <w:i/>
            <w:iCs/>
            <w:color w:val="auto"/>
            <w:sz w:val="24"/>
            <w:szCs w:val="24"/>
            <w:lang w:val="en-GB"/>
          </w:rPr>
          <w:delText xml:space="preserve">é d’action </w:delText>
        </w:r>
        <w:r w:rsidRPr="001860D6">
          <w:rPr>
            <w:color w:val="auto"/>
            <w:sz w:val="24"/>
            <w:szCs w:val="24"/>
            <w:lang w:val="en-GB"/>
          </w:rPr>
          <w:delText>with the</w:delText>
        </w:r>
        <w:r w:rsidRPr="001860D6">
          <w:rPr>
            <w:rStyle w:val="PageNumber"/>
            <w:i/>
            <w:iCs/>
            <w:color w:val="auto"/>
            <w:sz w:val="24"/>
            <w:szCs w:val="24"/>
            <w:lang w:val="en-GB"/>
          </w:rPr>
          <w:delText xml:space="preserve"> action unique</w:delText>
        </w:r>
        <w:r w:rsidRPr="001860D6">
          <w:rPr>
            <w:color w:val="auto"/>
            <w:sz w:val="24"/>
            <w:szCs w:val="24"/>
            <w:lang w:val="en-GB"/>
          </w:rPr>
          <w:delText>. We want the first; they establish the second’ (</w:delText>
        </w:r>
        <w:r w:rsidR="004E552B" w:rsidRPr="001860D6">
          <w:rPr>
            <w:color w:val="auto"/>
            <w:sz w:val="24"/>
            <w:szCs w:val="24"/>
            <w:lang w:val="en-GB"/>
          </w:rPr>
          <w:delText>Sieyès</w:delText>
        </w:r>
        <w:r w:rsidRPr="001860D6">
          <w:rPr>
            <w:color w:val="auto"/>
            <w:sz w:val="24"/>
            <w:szCs w:val="24"/>
            <w:lang w:val="en-GB"/>
          </w:rPr>
          <w:delText xml:space="preserve">, 1989b, 9). The mistake, </w:delText>
        </w:r>
        <w:r w:rsidR="004E552B" w:rsidRPr="001860D6">
          <w:rPr>
            <w:color w:val="auto"/>
            <w:sz w:val="24"/>
            <w:szCs w:val="24"/>
            <w:lang w:val="en-GB"/>
          </w:rPr>
          <w:delText>Sieyès</w:delText>
        </w:r>
        <w:r w:rsidRPr="001860D6">
          <w:rPr>
            <w:color w:val="auto"/>
            <w:sz w:val="24"/>
            <w:szCs w:val="24"/>
            <w:lang w:val="en-GB"/>
          </w:rPr>
          <w:delText xml:space="preserve"> went on to say, is that they did not understand that, paradoxically, unity is extremely important in guaranteeing the limitation of powers in the political domain. Afraid of giving too much power to a single instance of decision, </w:delText>
        </w:r>
        <w:r w:rsidR="00822796" w:rsidRPr="001860D6">
          <w:rPr>
            <w:i/>
            <w:color w:val="auto"/>
            <w:sz w:val="24"/>
            <w:szCs w:val="24"/>
            <w:lang w:val="en-GB"/>
          </w:rPr>
          <w:delText>anglomane</w:delText>
        </w:r>
        <w:r w:rsidRPr="001860D6">
          <w:rPr>
            <w:color w:val="auto"/>
            <w:sz w:val="24"/>
            <w:szCs w:val="24"/>
            <w:lang w:val="en-GB"/>
          </w:rPr>
          <w:delText xml:space="preserve"> deputies tripled the instances of decision. This, in the long run, would have created the above-mentioned need for </w:delText>
        </w:r>
        <w:r w:rsidRPr="001860D6">
          <w:rPr>
            <w:rStyle w:val="PageNumber"/>
            <w:i/>
            <w:iCs/>
            <w:color w:val="auto"/>
            <w:sz w:val="24"/>
            <w:szCs w:val="24"/>
            <w:lang w:val="en-GB"/>
          </w:rPr>
          <w:delText xml:space="preserve">action unique </w:delText>
        </w:r>
        <w:r w:rsidRPr="001860D6">
          <w:rPr>
            <w:rStyle w:val="PageNumber"/>
            <w:iCs/>
            <w:color w:val="auto"/>
            <w:sz w:val="24"/>
            <w:szCs w:val="24"/>
            <w:lang w:val="en-GB"/>
          </w:rPr>
          <w:delText>that, in turn, would eventually lead to the creation of a despotic</w:delText>
        </w:r>
        <w:r w:rsidRPr="001860D6">
          <w:rPr>
            <w:color w:val="auto"/>
            <w:sz w:val="24"/>
            <w:szCs w:val="24"/>
            <w:lang w:val="en-GB"/>
          </w:rPr>
          <w:delText xml:space="preserve"> regime. </w:delText>
        </w:r>
      </w:del>
    </w:p>
    <w:p w14:paraId="4D274239" w14:textId="2AAB6B1C" w:rsidR="008D3CB9" w:rsidRPr="001860D6" w:rsidRDefault="008D3CB9" w:rsidP="00D22315">
      <w:pPr>
        <w:pStyle w:val="TextBody"/>
        <w:spacing w:line="480" w:lineRule="auto"/>
        <w:ind w:firstLine="720"/>
        <w:rPr>
          <w:del w:id="333" w:author="Sue Rogers" w:date="2026-09-25T20:00:00Z" w16du:dateUtc="2026-09-26T00:00:00Z"/>
          <w:color w:val="auto"/>
          <w:sz w:val="24"/>
          <w:szCs w:val="24"/>
          <w:lang w:val="en-GB"/>
        </w:rPr>
      </w:pPr>
      <w:del w:id="334" w:author="Sue Rogers" w:date="2026-09-25T20:00:00Z" w16du:dateUtc="2026-09-26T00:00:00Z">
        <w:r w:rsidRPr="001860D6">
          <w:rPr>
            <w:color w:val="auto"/>
            <w:sz w:val="24"/>
            <w:szCs w:val="24"/>
            <w:lang w:val="en-GB"/>
          </w:rPr>
          <w:delText>Instead, the law-making tasks should be differentiated inside the Assembly by exploiting the already present division of labour among its members and coordinating their tasks in such a way as to make the whole Assembly benefit from the action of its constituting parts.</w:delText>
        </w:r>
        <w:r w:rsidR="001F6D2D" w:rsidRPr="001860D6">
          <w:rPr>
            <w:rStyle w:val="FootnoteReference"/>
            <w:color w:val="auto"/>
            <w:sz w:val="24"/>
            <w:szCs w:val="24"/>
          </w:rPr>
          <w:footnoteReference w:id="24"/>
        </w:r>
        <w:r w:rsidRPr="001860D6">
          <w:rPr>
            <w:color w:val="auto"/>
            <w:sz w:val="24"/>
            <w:szCs w:val="24"/>
            <w:lang w:val="en-GB"/>
          </w:rPr>
          <w:delText xml:space="preserve"> </w:delText>
        </w:r>
        <w:r w:rsidR="004E552B" w:rsidRPr="001860D6">
          <w:rPr>
            <w:color w:val="auto"/>
            <w:sz w:val="24"/>
            <w:szCs w:val="24"/>
            <w:lang w:val="en-GB"/>
          </w:rPr>
          <w:delText>Sieyès</w:delText>
        </w:r>
        <w:r w:rsidRPr="001860D6">
          <w:rPr>
            <w:color w:val="auto"/>
            <w:sz w:val="24"/>
            <w:szCs w:val="24"/>
            <w:lang w:val="en-GB"/>
          </w:rPr>
          <w:delText xml:space="preserve"> explained his</w:delText>
        </w:r>
        <w:r w:rsidR="00260CE7" w:rsidRPr="001860D6">
          <w:rPr>
            <w:color w:val="auto"/>
            <w:sz w:val="24"/>
            <w:szCs w:val="24"/>
            <w:lang w:val="en-GB"/>
          </w:rPr>
          <w:delText xml:space="preserve"> project in the following terms</w:delText>
        </w:r>
        <w:r w:rsidRPr="001860D6">
          <w:rPr>
            <w:color w:val="auto"/>
            <w:sz w:val="24"/>
            <w:szCs w:val="24"/>
            <w:lang w:val="en-GB"/>
          </w:rPr>
          <w:delText xml:space="preserve"> </w:delText>
        </w:r>
      </w:del>
    </w:p>
    <w:p w14:paraId="027A70DF" w14:textId="3C711D1B" w:rsidR="008D3CB9" w:rsidRPr="001860D6" w:rsidRDefault="008D3CB9" w:rsidP="00E72452">
      <w:pPr>
        <w:pStyle w:val="citazionelunga"/>
        <w:rPr>
          <w:del w:id="336" w:author="Sue Rogers" w:date="2026-09-25T20:00:00Z" w16du:dateUtc="2026-09-26T00:00:00Z"/>
        </w:rPr>
      </w:pPr>
      <w:del w:id="337" w:author="Sue Rogers" w:date="2026-09-25T20:00:00Z" w16du:dateUtc="2026-09-26T00:00:00Z">
        <w:r w:rsidRPr="001860D6">
          <w:delText>[This] system of separation [of powers …] does not assign to the same body two or three heads, so that one corrects the mistakes of the other; rather, it carefully separates, inside the same head, the different faculties which concur, together, to wisely determine the will of the whole […] it coordinates them according to their natural organisation, which turns all the parts composing the legislative body into a single head (</w:delText>
        </w:r>
        <w:r w:rsidR="004E552B" w:rsidRPr="001860D6">
          <w:delText>Sieyès</w:delText>
        </w:r>
        <w:r w:rsidRPr="001860D6">
          <w:delText>, 1989b, 9).</w:delText>
        </w:r>
        <w:r w:rsidR="00CD694D" w:rsidRPr="001860D6">
          <w:rPr>
            <w:rStyle w:val="FootnoteReference"/>
            <w:b/>
          </w:rPr>
          <w:footnoteReference w:id="25"/>
        </w:r>
        <w:r w:rsidRPr="001860D6">
          <w:delText xml:space="preserve"> </w:delText>
        </w:r>
      </w:del>
    </w:p>
    <w:p w14:paraId="31C677C5" w14:textId="77777777" w:rsidR="008733F7" w:rsidRPr="001860D6" w:rsidRDefault="008733F7" w:rsidP="00E72452">
      <w:pPr>
        <w:pStyle w:val="citazionelunga"/>
        <w:rPr>
          <w:del w:id="339" w:author="Sue Rogers" w:date="2026-09-25T20:00:00Z" w16du:dateUtc="2026-09-26T00:00:00Z"/>
        </w:rPr>
      </w:pPr>
    </w:p>
    <w:p w14:paraId="70478CC6" w14:textId="20F24264" w:rsidR="008D3CB9" w:rsidRPr="001860D6" w:rsidRDefault="008D3CB9" w:rsidP="00D22315">
      <w:pPr>
        <w:pStyle w:val="TextBody"/>
        <w:spacing w:line="480" w:lineRule="auto"/>
        <w:rPr>
          <w:del w:id="340" w:author="Sue Rogers" w:date="2026-09-25T20:00:00Z" w16du:dateUtc="2026-09-26T00:00:00Z"/>
          <w:rStyle w:val="PageNumber"/>
          <w:color w:val="auto"/>
          <w:sz w:val="24"/>
          <w:szCs w:val="24"/>
          <w:lang w:val="en-GB"/>
        </w:rPr>
      </w:pPr>
      <w:del w:id="341" w:author="Sue Rogers" w:date="2026-09-25T20:00:00Z" w16du:dateUtc="2026-09-26T00:00:00Z">
        <w:r w:rsidRPr="001860D6">
          <w:rPr>
            <w:color w:val="auto"/>
            <w:sz w:val="24"/>
            <w:szCs w:val="24"/>
            <w:lang w:val="en-GB"/>
          </w:rPr>
          <w:delText xml:space="preserve">More concretely, this meant </w:delText>
        </w:r>
        <w:r w:rsidRPr="001860D6">
          <w:rPr>
            <w:rStyle w:val="PageNumber"/>
            <w:color w:val="auto"/>
            <w:sz w:val="24"/>
            <w:szCs w:val="24"/>
            <w:lang w:val="en-GB"/>
          </w:rPr>
          <w:delText>that the best way to secure pondered decisions was not the creation of a second chamber but the establishment of two or three sub-committees separately discussing different</w:delText>
        </w:r>
        <w:r w:rsidR="00E72452" w:rsidRPr="001860D6">
          <w:rPr>
            <w:rStyle w:val="PageNumber"/>
            <w:color w:val="auto"/>
            <w:sz w:val="24"/>
            <w:szCs w:val="24"/>
            <w:lang w:val="en-GB"/>
          </w:rPr>
          <w:delText xml:space="preserve"> issues. These committees would also vote in physically separate spaces but at the same time, and the votes would be counted per head and added together in a single count, thus resulting in a single vote </w:delText>
        </w:r>
        <w:r w:rsidR="006213E2" w:rsidRPr="001860D6">
          <w:rPr>
            <w:rStyle w:val="PageNumber"/>
            <w:color w:val="auto"/>
            <w:sz w:val="24"/>
            <w:szCs w:val="24"/>
            <w:lang w:val="en-GB"/>
          </w:rPr>
          <w:delText>of</w:delText>
        </w:r>
        <w:r w:rsidR="00E72452" w:rsidRPr="001860D6">
          <w:rPr>
            <w:rStyle w:val="PageNumber"/>
            <w:color w:val="auto"/>
            <w:sz w:val="24"/>
            <w:szCs w:val="24"/>
            <w:lang w:val="en-GB"/>
          </w:rPr>
          <w:delText xml:space="preserve"> the</w:delText>
        </w:r>
        <w:r w:rsidRPr="001860D6">
          <w:rPr>
            <w:rStyle w:val="PageNumber"/>
            <w:color w:val="auto"/>
            <w:sz w:val="24"/>
            <w:szCs w:val="24"/>
            <w:lang w:val="en-GB"/>
          </w:rPr>
          <w:delText xml:space="preserve"> unitary Legislative Assembly.</w:delText>
        </w:r>
        <w:r w:rsidR="00E36C1B" w:rsidRPr="001860D6">
          <w:rPr>
            <w:rStyle w:val="FootnoteReference"/>
            <w:color w:val="auto"/>
            <w:sz w:val="24"/>
            <w:szCs w:val="24"/>
          </w:rPr>
          <w:footnoteReference w:id="26"/>
        </w:r>
        <w:r w:rsidRPr="001860D6">
          <w:rPr>
            <w:rStyle w:val="PageNumber"/>
            <w:color w:val="auto"/>
            <w:sz w:val="24"/>
            <w:szCs w:val="24"/>
            <w:lang w:val="en-GB"/>
          </w:rPr>
          <w:delText xml:space="preserve"> This,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argued, would guarantee better discussions of the law, as it would leave more time to reflect upon it, it would assure the regular working of the law-making process, and it would avoid the risk of one chamber revoking what the other decided a few days before.</w:delText>
        </w:r>
        <w:r w:rsidRPr="001860D6">
          <w:rPr>
            <w:rStyle w:val="FootnoteReference"/>
            <w:color w:val="auto"/>
            <w:sz w:val="24"/>
            <w:szCs w:val="24"/>
          </w:rPr>
          <w:footnoteReference w:id="27"/>
        </w:r>
        <w:r w:rsidRPr="001860D6">
          <w:rPr>
            <w:rStyle w:val="PageNumber"/>
            <w:color w:val="auto"/>
            <w:sz w:val="24"/>
            <w:szCs w:val="24"/>
            <w:lang w:val="en-GB"/>
          </w:rPr>
          <w:delText xml:space="preserve"> </w:delText>
        </w:r>
      </w:del>
    </w:p>
    <w:p w14:paraId="3C3FEAE7" w14:textId="11379324" w:rsidR="008D3CB9" w:rsidRPr="001860D6" w:rsidRDefault="008D3CB9" w:rsidP="00D22315">
      <w:pPr>
        <w:pStyle w:val="TextBody"/>
        <w:spacing w:line="480" w:lineRule="auto"/>
        <w:ind w:firstLine="720"/>
        <w:rPr>
          <w:del w:id="344" w:author="Sue Rogers" w:date="2026-09-25T20:00:00Z" w16du:dateUtc="2026-09-26T00:00:00Z"/>
          <w:rStyle w:val="PageNumber"/>
          <w:color w:val="auto"/>
          <w:sz w:val="24"/>
          <w:szCs w:val="24"/>
          <w:lang w:val="en-GB"/>
        </w:rPr>
      </w:pPr>
      <w:del w:id="345" w:author="Sue Rogers" w:date="2026-09-25T20:00:00Z" w16du:dateUtc="2026-09-26T00:00:00Z">
        <w:r w:rsidRPr="001860D6">
          <w:rPr>
            <w:rStyle w:val="PageNumber"/>
            <w:color w:val="auto"/>
            <w:sz w:val="24"/>
            <w:szCs w:val="24"/>
            <w:lang w:val="en-GB"/>
          </w:rPr>
          <w:delText xml:space="preserve">Moreover,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also maintained that to avoid the dangers of bicameralism it was necessary to stop addressing political authority through the concept of national sovereignty.</w:delText>
        </w:r>
        <w:r w:rsidRPr="001860D6">
          <w:rPr>
            <w:rStyle w:val="FootnoteReference"/>
            <w:color w:val="auto"/>
            <w:sz w:val="24"/>
            <w:szCs w:val="24"/>
          </w:rPr>
          <w:footnoteReference w:id="28"/>
        </w:r>
        <w:r w:rsidRPr="001860D6">
          <w:rPr>
            <w:rStyle w:val="PageNumber"/>
            <w:color w:val="auto"/>
            <w:sz w:val="24"/>
            <w:szCs w:val="24"/>
            <w:lang w:val="en-GB"/>
          </w:rPr>
          <w:delText xml:space="preserve"> This portrayed political authority as a unitary, absolute and undivided power in the hands of the assembly representing the nation. By contrast, the idea of constituent power was to be preferred as it allowed for the distinction between the original bearer of power, the people, and its representative assembly, thus necessarily presenting the second as a derived and limited power. </w:delText>
        </w:r>
        <w:r w:rsidR="004E552B" w:rsidRPr="001860D6">
          <w:rPr>
            <w:rStyle w:val="PageNumber"/>
            <w:color w:val="auto"/>
            <w:sz w:val="24"/>
            <w:szCs w:val="24"/>
            <w:lang w:val="en-GB"/>
          </w:rPr>
          <w:delText>Sieyès</w:delText>
        </w:r>
        <w:r w:rsidRPr="001860D6">
          <w:rPr>
            <w:rStyle w:val="PageNumber"/>
            <w:color w:val="auto"/>
            <w:sz w:val="24"/>
            <w:szCs w:val="24"/>
            <w:lang w:val="en-GB"/>
          </w:rPr>
          <w:delText xml:space="preserve"> described the misleading character of the idea of national sovereignty with the following words:</w:delText>
        </w:r>
      </w:del>
    </w:p>
    <w:p w14:paraId="5A8BA1D1" w14:textId="5C1A5D7A" w:rsidR="008D3CB9" w:rsidRPr="001860D6" w:rsidRDefault="008D3CB9" w:rsidP="00E72452">
      <w:pPr>
        <w:pStyle w:val="citazionelunga"/>
        <w:rPr>
          <w:del w:id="347" w:author="Sue Rogers" w:date="2026-09-25T20:00:00Z" w16du:dateUtc="2026-09-26T00:00:00Z"/>
          <w:rStyle w:val="PageNumber"/>
          <w:lang w:val="en-GB"/>
        </w:rPr>
      </w:pPr>
      <w:del w:id="348" w:author="Sue Rogers" w:date="2026-09-25T20:00:00Z" w16du:dateUtc="2026-09-26T00:00:00Z">
        <w:r w:rsidRPr="001860D6">
          <w:rPr>
            <w:rStyle w:val="PageNumber"/>
            <w:lang w:val="en-GB"/>
          </w:rPr>
          <w:delText>And lastly, let’s dare to say it: what is sovereignty? […] sovereignty understood as a supreme power which dominates/embraces everything does not exist. It cannot be found in the united mass of all public officers, and if the constitution separates the public powers, if each of them is limited to its special mission and cannot abandon it without usurpation and crime, where can this gigantic idea of sovereignty be placed? (</w:delText>
        </w:r>
        <w:r w:rsidR="004E552B" w:rsidRPr="001860D6">
          <w:rPr>
            <w:rStyle w:val="PageNumber"/>
            <w:lang w:val="en-GB"/>
          </w:rPr>
          <w:delText>Sieyès</w:delText>
        </w:r>
        <w:r w:rsidRPr="001860D6">
          <w:rPr>
            <w:rStyle w:val="PageNumber"/>
            <w:lang w:val="en-GB"/>
          </w:rPr>
          <w:delText xml:space="preserve">, 1998, 198). </w:delText>
        </w:r>
      </w:del>
    </w:p>
    <w:p w14:paraId="2CD7C683" w14:textId="77777777" w:rsidR="008733F7" w:rsidRPr="001860D6" w:rsidRDefault="008733F7" w:rsidP="00E72452">
      <w:pPr>
        <w:pStyle w:val="citazionelunga"/>
        <w:rPr>
          <w:del w:id="349" w:author="Sue Rogers" w:date="2026-09-25T20:00:00Z" w16du:dateUtc="2026-09-26T00:00:00Z"/>
          <w:rStyle w:val="PageNumber"/>
          <w:lang w:val="en-GB"/>
        </w:rPr>
      </w:pPr>
    </w:p>
    <w:p w14:paraId="44F1C5FB" w14:textId="4F2C99F9" w:rsidR="008D3CB9" w:rsidRPr="001860D6" w:rsidRDefault="008D3CB9" w:rsidP="00D22315">
      <w:pPr>
        <w:spacing w:line="480" w:lineRule="auto"/>
        <w:jc w:val="both"/>
        <w:rPr>
          <w:del w:id="350" w:author="Sue Rogers" w:date="2026-09-25T20:00:00Z" w16du:dateUtc="2026-09-26T00:00:00Z"/>
          <w:rStyle w:val="PageNumber"/>
          <w:rFonts w:ascii="Times" w:hAnsi="Times"/>
          <w:lang w:val="en-GB"/>
        </w:rPr>
      </w:pPr>
      <w:del w:id="351" w:author="Sue Rogers" w:date="2026-09-25T20:00:00Z" w16du:dateUtc="2026-09-26T00:00:00Z">
        <w:r w:rsidRPr="001860D6">
          <w:rPr>
            <w:rStyle w:val="PageNumber"/>
            <w:rFonts w:ascii="Times" w:hAnsi="Times"/>
            <w:lang w:val="en-GB"/>
          </w:rPr>
          <w:delText>The very idea of sovereignty</w:delText>
        </w:r>
        <w:r w:rsidR="00CD694D" w:rsidRPr="001860D6">
          <w:rPr>
            <w:rStyle w:val="PageNumber"/>
            <w:rFonts w:ascii="Times" w:hAnsi="Times"/>
            <w:lang w:val="en-GB"/>
          </w:rPr>
          <w:delText>, especially as used by the deputies,</w:delText>
        </w:r>
        <w:r w:rsidRPr="001860D6">
          <w:rPr>
            <w:rStyle w:val="PageNumber"/>
            <w:rFonts w:ascii="Times" w:hAnsi="Times"/>
            <w:lang w:val="en-GB"/>
          </w:rPr>
          <w:delText xml:space="preserve"> implied that the nation’s political authority was to be embodied by the undivided law-making power of the Legislative Assembly. This, to the </w:delText>
        </w:r>
        <w:r w:rsidR="00822796" w:rsidRPr="001860D6">
          <w:rPr>
            <w:rStyle w:val="PageNumber"/>
            <w:rFonts w:ascii="Times" w:hAnsi="Times"/>
            <w:i/>
            <w:lang w:val="en-GB"/>
          </w:rPr>
          <w:delText>anglomane</w:delText>
        </w:r>
        <w:r w:rsidRPr="001860D6">
          <w:rPr>
            <w:rStyle w:val="PageNumber"/>
            <w:rFonts w:ascii="Times" w:hAnsi="Times"/>
            <w:lang w:val="en-GB"/>
          </w:rPr>
          <w:delText xml:space="preserve"> deputies’ minds, created an excessive concentration of power that, as discussed above, needed to be counterbalanced and limited. The solution proposed by the </w:delText>
        </w:r>
        <w:r w:rsidR="00822796" w:rsidRPr="001860D6">
          <w:rPr>
            <w:rStyle w:val="PageNumber"/>
            <w:rFonts w:ascii="Times" w:hAnsi="Times"/>
            <w:i/>
            <w:lang w:val="en-GB"/>
          </w:rPr>
          <w:delText>anglomane</w:delText>
        </w:r>
        <w:r w:rsidRPr="001860D6">
          <w:rPr>
            <w:rStyle w:val="PageNumber"/>
            <w:rFonts w:ascii="Times" w:hAnsi="Times"/>
            <w:lang w:val="en-GB"/>
          </w:rPr>
          <w:delText xml:space="preserve"> group was the institution of a system of triple vetoes: one attributed to the legislative chambers against each other and one given to the king against both chambers. As discussed above, this system of balance of p</w:delText>
        </w:r>
        <w:r w:rsidR="00D92B22" w:rsidRPr="001860D6">
          <w:rPr>
            <w:rStyle w:val="PageNumber"/>
            <w:rFonts w:ascii="Times" w:hAnsi="Times"/>
            <w:lang w:val="en-GB"/>
          </w:rPr>
          <w:delText xml:space="preserve">ower was, in </w:delText>
        </w:r>
        <w:r w:rsidR="004E552B" w:rsidRPr="001860D6">
          <w:rPr>
            <w:rStyle w:val="PageNumber"/>
            <w:rFonts w:ascii="Times" w:hAnsi="Times"/>
            <w:lang w:val="en-GB"/>
          </w:rPr>
          <w:delText>Sieyès</w:delText>
        </w:r>
        <w:r w:rsidR="00D92B22" w:rsidRPr="001860D6">
          <w:rPr>
            <w:rStyle w:val="PageNumber"/>
            <w:rFonts w:ascii="Times" w:hAnsi="Times"/>
            <w:lang w:val="en-GB"/>
          </w:rPr>
          <w:delText>’ opinion, doo</w:delText>
        </w:r>
        <w:r w:rsidRPr="001860D6">
          <w:rPr>
            <w:rStyle w:val="PageNumber"/>
            <w:rFonts w:ascii="Times" w:hAnsi="Times"/>
            <w:lang w:val="en-GB"/>
          </w:rPr>
          <w:delText xml:space="preserve">med to fail. Hence, to avoid bicameralism, it was </w:delText>
        </w:r>
        <w:r w:rsidR="008733F7" w:rsidRPr="001860D6">
          <w:rPr>
            <w:rStyle w:val="PageNumber"/>
            <w:rFonts w:ascii="Times" w:hAnsi="Times"/>
            <w:lang w:val="en-GB"/>
          </w:rPr>
          <w:delText>necess</w:delText>
        </w:r>
        <w:r w:rsidR="00D92B22" w:rsidRPr="001860D6">
          <w:rPr>
            <w:rStyle w:val="PageNumber"/>
            <w:rFonts w:ascii="Times" w:hAnsi="Times"/>
            <w:lang w:val="en-GB"/>
          </w:rPr>
          <w:delText>ary to stop using the idea of na</w:delText>
        </w:r>
        <w:r w:rsidR="008733F7" w:rsidRPr="001860D6">
          <w:rPr>
            <w:rStyle w:val="PageNumber"/>
            <w:rFonts w:ascii="Times" w:hAnsi="Times"/>
            <w:lang w:val="en-GB"/>
          </w:rPr>
          <w:delText xml:space="preserve">tional sovereignty, as the </w:delText>
        </w:r>
        <w:r w:rsidR="00822796" w:rsidRPr="001860D6">
          <w:rPr>
            <w:rStyle w:val="PageNumber"/>
            <w:rFonts w:ascii="Times" w:hAnsi="Times"/>
            <w:i/>
            <w:lang w:val="en-GB"/>
          </w:rPr>
          <w:delText>anglomanes’</w:delText>
        </w:r>
        <w:r w:rsidR="008733F7" w:rsidRPr="001860D6">
          <w:rPr>
            <w:rStyle w:val="PageNumber"/>
            <w:rFonts w:ascii="Times" w:hAnsi="Times"/>
            <w:lang w:val="en-GB"/>
          </w:rPr>
          <w:delText xml:space="preserve"> support for bicameralism directly derived from their concerns with the absolute power </w:delText>
        </w:r>
        <w:r w:rsidR="003F55E2" w:rsidRPr="001860D6">
          <w:rPr>
            <w:rStyle w:val="PageNumber"/>
            <w:rFonts w:ascii="Times" w:hAnsi="Times"/>
            <w:lang w:val="en-GB"/>
          </w:rPr>
          <w:delText xml:space="preserve">sovereignty </w:delText>
        </w:r>
        <w:r w:rsidR="008733F7" w:rsidRPr="001860D6">
          <w:rPr>
            <w:rStyle w:val="PageNumber"/>
            <w:rFonts w:ascii="Times" w:hAnsi="Times"/>
            <w:lang w:val="en-GB"/>
          </w:rPr>
          <w:delText xml:space="preserve">entailed. </w:delText>
        </w:r>
        <w:r w:rsidR="003F55E2" w:rsidRPr="001860D6">
          <w:rPr>
            <w:rStyle w:val="PageNumber"/>
            <w:rFonts w:ascii="Times" w:hAnsi="Times"/>
            <w:lang w:val="en-GB"/>
          </w:rPr>
          <w:delText xml:space="preserve">By eliminating the language of sovereignty – so </w:delText>
        </w:r>
        <w:r w:rsidR="004E552B" w:rsidRPr="001860D6">
          <w:rPr>
            <w:rStyle w:val="PageNumber"/>
            <w:rFonts w:ascii="Times" w:hAnsi="Times"/>
            <w:lang w:val="en-GB"/>
          </w:rPr>
          <w:delText>Sieyès</w:delText>
        </w:r>
        <w:r w:rsidR="003F55E2" w:rsidRPr="001860D6">
          <w:rPr>
            <w:rStyle w:val="PageNumber"/>
            <w:rFonts w:ascii="Times" w:hAnsi="Times"/>
            <w:lang w:val="en-GB"/>
          </w:rPr>
          <w:delText xml:space="preserve">’ argument went –, all the </w:delText>
        </w:r>
        <w:r w:rsidR="00822796" w:rsidRPr="001860D6">
          <w:rPr>
            <w:rStyle w:val="PageNumber"/>
            <w:rFonts w:ascii="Times" w:hAnsi="Times"/>
            <w:i/>
            <w:lang w:val="en-GB"/>
          </w:rPr>
          <w:delText>anglomanes’</w:delText>
        </w:r>
        <w:r w:rsidR="003F55E2" w:rsidRPr="001860D6">
          <w:rPr>
            <w:rStyle w:val="PageNumber"/>
            <w:rFonts w:ascii="Times" w:hAnsi="Times"/>
            <w:lang w:val="en-GB"/>
          </w:rPr>
          <w:delText xml:space="preserve"> reasons in favour of bicameralism would lose value and cogency. </w:delText>
        </w:r>
        <w:r w:rsidRPr="001860D6">
          <w:rPr>
            <w:rStyle w:val="PageNumber"/>
            <w:rFonts w:ascii="Times" w:hAnsi="Times"/>
            <w:lang w:val="en-GB"/>
          </w:rPr>
          <w:delText xml:space="preserve">To do so, however,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needed to </w:delText>
        </w:r>
        <w:r w:rsidR="003F55E2" w:rsidRPr="001860D6">
          <w:rPr>
            <w:rStyle w:val="PageNumber"/>
            <w:rFonts w:ascii="Times" w:hAnsi="Times"/>
            <w:lang w:val="en-GB"/>
          </w:rPr>
          <w:delText>propose</w:delText>
        </w:r>
        <w:r w:rsidRPr="001860D6">
          <w:rPr>
            <w:rStyle w:val="PageNumber"/>
            <w:rFonts w:ascii="Times" w:hAnsi="Times"/>
            <w:lang w:val="en-GB"/>
          </w:rPr>
          <w:delText xml:space="preserve"> some </w:delText>
        </w:r>
        <w:r w:rsidR="003F55E2" w:rsidRPr="001860D6">
          <w:rPr>
            <w:rStyle w:val="PageNumber"/>
            <w:rFonts w:ascii="Times" w:hAnsi="Times"/>
            <w:lang w:val="en-GB"/>
          </w:rPr>
          <w:delText xml:space="preserve">alternative </w:delText>
        </w:r>
        <w:r w:rsidRPr="001860D6">
          <w:rPr>
            <w:rStyle w:val="PageNumber"/>
            <w:rFonts w:ascii="Times" w:hAnsi="Times"/>
            <w:lang w:val="en-GB"/>
          </w:rPr>
          <w:delText xml:space="preserve">conceptualisation of the supreme political authority, and he found one in the idea of constituent power. </w:delText>
        </w:r>
      </w:del>
    </w:p>
    <w:p w14:paraId="36D29101" w14:textId="64C03C52" w:rsidR="008D3CB9" w:rsidRPr="001860D6" w:rsidRDefault="008D3CB9" w:rsidP="00D22315">
      <w:pPr>
        <w:spacing w:line="480" w:lineRule="auto"/>
        <w:ind w:firstLine="720"/>
        <w:jc w:val="both"/>
        <w:rPr>
          <w:del w:id="352" w:author="Sue Rogers" w:date="2026-09-25T20:00:00Z" w16du:dateUtc="2026-09-26T00:00:00Z"/>
          <w:rStyle w:val="PageNumber"/>
          <w:rFonts w:ascii="Times" w:hAnsi="Times"/>
          <w:lang w:val="en-GB"/>
        </w:rPr>
      </w:pPr>
      <w:del w:id="353" w:author="Sue Rogers" w:date="2026-09-25T20:00:00Z" w16du:dateUtc="2026-09-26T00:00:00Z">
        <w:r w:rsidRPr="001860D6">
          <w:rPr>
            <w:rStyle w:val="PageNumber"/>
            <w:rFonts w:ascii="Times" w:hAnsi="Times"/>
            <w:lang w:val="en-GB"/>
          </w:rPr>
          <w:delText xml:space="preserve">Constituent power implied that the original political authority lie with the people, who have the power to create the state and its fundamental law, the constitution. In </w:delText>
        </w:r>
        <w:r w:rsidR="004E552B" w:rsidRPr="001860D6">
          <w:rPr>
            <w:rStyle w:val="PageNumber"/>
            <w:rFonts w:ascii="Times" w:hAnsi="Times"/>
            <w:lang w:val="en-GB"/>
          </w:rPr>
          <w:delText>Sieyès</w:delText>
        </w:r>
        <w:r w:rsidRPr="001860D6">
          <w:rPr>
            <w:rStyle w:val="PageNumber"/>
            <w:rFonts w:ascii="Times" w:hAnsi="Times"/>
            <w:lang w:val="en-GB"/>
          </w:rPr>
          <w:delText>’ words, ‘Constituent power can do everything […] The nation that thus exercises the largest, the most important of its powers, must be, in the exercise of this function, free from all constraints and forms, other than those it freely chooses to adopt’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1989d, 35). As shown in this quote, the idea of constituent power entails first and foremost the popular institution of the political order. Yet, given that constituent power is understood by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as a founding power, it is only exercised in extraordinary founding moments. Accordingly, for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the people have neither the time nor the necessary knowledge and skills to get involved in politics on a daily basis. After authorising the general norms of the political system—the constitution—they retreat into the private sphere and confer the ordinary working of politics onto ordinarily elected representatives who act within a legal and political framework that has already been authorised and constituted. Hence, this representative constituted order is the logical and necessary counterpart of the nation’s constituent power. It works according to the constituent power’s will—as outlined in the constitution—but is not its direct expression. Within it, the representatives have limited delegated powers and act only within the constitutional boundaries. </w:delText>
        </w:r>
      </w:del>
    </w:p>
    <w:p w14:paraId="40C8A57C" w14:textId="7D629ABD" w:rsidR="008D3CB9" w:rsidRPr="001860D6" w:rsidRDefault="008D3CB9" w:rsidP="00D22315">
      <w:pPr>
        <w:spacing w:line="480" w:lineRule="auto"/>
        <w:ind w:firstLine="720"/>
        <w:jc w:val="both"/>
        <w:rPr>
          <w:del w:id="354" w:author="Sue Rogers" w:date="2026-09-25T20:00:00Z" w16du:dateUtc="2026-09-26T00:00:00Z"/>
          <w:rStyle w:val="PageNumber"/>
          <w:rFonts w:ascii="Times" w:hAnsi="Times"/>
          <w:lang w:val="en-GB"/>
        </w:rPr>
      </w:pPr>
      <w:del w:id="355" w:author="Sue Rogers" w:date="2026-09-25T20:00:00Z" w16du:dateUtc="2026-09-26T00:00:00Z">
        <w:r w:rsidRPr="001860D6">
          <w:rPr>
            <w:rStyle w:val="PageNumber"/>
            <w:rFonts w:ascii="Times" w:hAnsi="Times"/>
            <w:lang w:val="en-GB"/>
          </w:rPr>
          <w:delText>The distinction between the constituent power and the constituted order is moreover guaranteed by</w:delText>
        </w:r>
        <w:r w:rsidR="00CD694D" w:rsidRPr="001860D6">
          <w:rPr>
            <w:rStyle w:val="PageNumber"/>
            <w:rFonts w:ascii="Times" w:hAnsi="Times"/>
            <w:lang w:val="en-GB"/>
          </w:rPr>
          <w:delText xml:space="preserve"> what we would call, today,</w:delText>
        </w:r>
        <w:r w:rsidRPr="001860D6">
          <w:rPr>
            <w:rStyle w:val="PageNumber"/>
            <w:rFonts w:ascii="Times" w:hAnsi="Times"/>
            <w:lang w:val="en-GB"/>
          </w:rPr>
          <w:delText xml:space="preserve"> the rigid character of the constitution. Being hierarchically superior to ordinary laws, it distinguishes between constituent and constituted politics and subjects ordinary representatives ‘to laws, to rules and to forms that they are not authorised to change’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1989d, 35). Consequently, the constituted order derives its authority from the constituent power of the nation, but can only exercise it within pre-established limits. Amendable only by the constituent power, the limitation of the constituted order and, within it, of the Legislative Assembly was guaranteed. </w:delText>
        </w:r>
      </w:del>
    </w:p>
    <w:p w14:paraId="1014F875" w14:textId="24200D1B" w:rsidR="00591412" w:rsidRPr="001860D6" w:rsidRDefault="008D3CB9" w:rsidP="00D22315">
      <w:pPr>
        <w:spacing w:line="480" w:lineRule="auto"/>
        <w:ind w:firstLine="720"/>
        <w:jc w:val="both"/>
        <w:rPr>
          <w:del w:id="356" w:author="Sue Rogers" w:date="2026-09-25T20:00:00Z" w16du:dateUtc="2026-09-26T00:00:00Z"/>
          <w:rStyle w:val="PageNumber"/>
          <w:rFonts w:ascii="Times" w:hAnsi="Times"/>
          <w:lang w:val="en-GB"/>
        </w:rPr>
      </w:pPr>
      <w:del w:id="357" w:author="Sue Rogers" w:date="2026-09-25T20:00:00Z" w16du:dateUtc="2026-09-26T00:00:00Z">
        <w:r w:rsidRPr="001860D6">
          <w:rPr>
            <w:rStyle w:val="PageNumber"/>
            <w:rFonts w:ascii="Times" w:hAnsi="Times"/>
            <w:lang w:val="en-GB"/>
          </w:rPr>
          <w:delText xml:space="preserve">Moreover, in Year III,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claimed that the limiting function of the idea of constituent power could be strengthened by introducing a constitutional jury, an indirectly elected body independent of both the legislative and the executive, with</w:delText>
        </w:r>
        <w:r w:rsidR="00AA702F" w:rsidRPr="001860D6">
          <w:rPr>
            <w:rStyle w:val="PageNumber"/>
            <w:rFonts w:ascii="Times" w:hAnsi="Times"/>
            <w:lang w:val="en-GB"/>
          </w:rPr>
          <w:delText xml:space="preserve"> </w:delText>
        </w:r>
        <w:r w:rsidR="00E61940" w:rsidRPr="001860D6">
          <w:rPr>
            <w:rStyle w:val="PageNumber"/>
            <w:rFonts w:ascii="Times" w:hAnsi="Times"/>
            <w:lang w:val="en-GB"/>
          </w:rPr>
          <w:delText xml:space="preserve"> </w:delText>
        </w:r>
        <w:r w:rsidR="00AA702F" w:rsidRPr="001860D6">
          <w:rPr>
            <w:rStyle w:val="PageNumber"/>
            <w:rFonts w:ascii="Times" w:hAnsi="Times"/>
            <w:lang w:val="en-GB"/>
          </w:rPr>
          <w:delText>a</w:delText>
        </w:r>
        <w:r w:rsidR="00E61940" w:rsidRPr="001860D6">
          <w:rPr>
            <w:rStyle w:val="PageNumber"/>
            <w:rFonts w:ascii="Times" w:hAnsi="Times"/>
            <w:lang w:val="en-GB"/>
          </w:rPr>
          <w:delText>mong others,</w:delText>
        </w:r>
        <w:r w:rsidRPr="001860D6">
          <w:rPr>
            <w:rStyle w:val="PageNumber"/>
            <w:rFonts w:ascii="Times" w:hAnsi="Times"/>
            <w:lang w:val="en-GB"/>
          </w:rPr>
          <w:delText xml:space="preserve"> the function of checking the consistency of the acts of the Assembly in relation to the people’s constituent will as expressed in the constitution.</w:delText>
        </w:r>
        <w:r w:rsidR="00835037" w:rsidRPr="001860D6">
          <w:rPr>
            <w:rStyle w:val="FootnoteReference"/>
            <w:rFonts w:ascii="Times" w:hAnsi="Times"/>
          </w:rPr>
          <w:footnoteReference w:id="29"/>
        </w:r>
        <w:r w:rsidRPr="001860D6">
          <w:rPr>
            <w:rStyle w:val="PageNumber"/>
            <w:rFonts w:ascii="Times" w:hAnsi="Times"/>
            <w:lang w:val="en-GB"/>
          </w:rPr>
          <w:delText xml:space="preserve"> In his words, ‘I give a conservator, a guardian, to the constitution through the creation of a constitutional jury’ (</w:delText>
        </w:r>
        <w:r w:rsidR="004E552B" w:rsidRPr="001860D6">
          <w:rPr>
            <w:rStyle w:val="PageNumber"/>
            <w:rFonts w:ascii="Times" w:hAnsi="Times"/>
            <w:lang w:val="en-GB"/>
          </w:rPr>
          <w:delText>Sieyès</w:delText>
        </w:r>
        <w:r w:rsidRPr="001860D6">
          <w:rPr>
            <w:rStyle w:val="PageNumber"/>
            <w:rFonts w:ascii="Times" w:hAnsi="Times"/>
            <w:lang w:val="en-GB"/>
          </w:rPr>
          <w:delText>, 1989c, 17).</w:delText>
        </w:r>
        <w:r w:rsidRPr="001860D6">
          <w:rPr>
            <w:rStyle w:val="PageNumber"/>
            <w:rFonts w:ascii="Times" w:hAnsi="Times"/>
            <w:vertAlign w:val="superscript"/>
            <w:lang w:val="en-GB"/>
          </w:rPr>
          <w:delText xml:space="preserve"> </w:delText>
        </w:r>
        <w:r w:rsidR="00C02DA9" w:rsidRPr="001860D6">
          <w:rPr>
            <w:rStyle w:val="FootnoteReference"/>
            <w:rFonts w:ascii="Times" w:hAnsi="Times"/>
          </w:rPr>
          <w:footnoteReference w:id="30"/>
        </w:r>
      </w:del>
    </w:p>
    <w:p w14:paraId="402787B0" w14:textId="14F1B164" w:rsidR="00591412" w:rsidRPr="001860D6" w:rsidRDefault="00FB5861" w:rsidP="00D22315">
      <w:pPr>
        <w:spacing w:line="480" w:lineRule="auto"/>
        <w:ind w:firstLine="720"/>
        <w:jc w:val="both"/>
        <w:rPr>
          <w:del w:id="360" w:author="Sue Rogers" w:date="2026-09-25T20:00:00Z" w16du:dateUtc="2026-09-26T00:00:00Z"/>
          <w:rStyle w:val="PageNumber"/>
          <w:rFonts w:ascii="Times" w:hAnsi="Times"/>
          <w:lang w:val="en-GB"/>
        </w:rPr>
      </w:pPr>
      <w:del w:id="361" w:author="Sue Rogers" w:date="2026-09-25T20:00:00Z" w16du:dateUtc="2026-09-26T00:00:00Z">
        <w:r w:rsidRPr="001860D6">
          <w:rPr>
            <w:rStyle w:val="PageNumber"/>
            <w:rFonts w:ascii="Times" w:hAnsi="Times"/>
            <w:lang w:val="en-GB"/>
          </w:rPr>
          <w:delText xml:space="preserve">Differently from the idea of sovereignty, which entailed an absolute and continued exercise of power by the assembly representing the nation, the notion of constituent power allowed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to think in terms of vertical limits to power. It was not the horizontal duplication of sovereignty into two legislative chambers that constrained the exercise of power. Rather, it was the hierarchical differentiation between the original and absolute constituent power of the nation, and the derived and bounded power of the constituted legislative order, that constrained the latter inside the limits decided by the former in the constitution. Otherwise said, it was the idea of constituent power, and not the division of the legislative into two chambers, </w:delText>
        </w:r>
        <w:r w:rsidR="00683819" w:rsidRPr="001860D6">
          <w:rPr>
            <w:rStyle w:val="PageNumber"/>
            <w:rFonts w:ascii="Times" w:hAnsi="Times"/>
            <w:lang w:val="en-GB"/>
          </w:rPr>
          <w:delText xml:space="preserve">that was </w:delText>
        </w:r>
        <w:r w:rsidRPr="001860D6">
          <w:rPr>
            <w:rStyle w:val="PageNumber"/>
            <w:rFonts w:ascii="Times" w:hAnsi="Times"/>
            <w:lang w:val="en-GB"/>
          </w:rPr>
          <w:delText xml:space="preserve">the real guarantee of the </w:delText>
        </w:r>
        <w:r w:rsidR="00B811DE" w:rsidRPr="001860D6">
          <w:rPr>
            <w:rStyle w:val="PageNumber"/>
            <w:rFonts w:ascii="Times" w:hAnsi="Times"/>
            <w:lang w:val="en-GB"/>
          </w:rPr>
          <w:delText>limitation</w:delText>
        </w:r>
        <w:r w:rsidRPr="001860D6">
          <w:rPr>
            <w:rStyle w:val="PageNumber"/>
            <w:rFonts w:ascii="Times" w:hAnsi="Times"/>
            <w:lang w:val="en-GB"/>
          </w:rPr>
          <w:delText xml:space="preserve"> of power. As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maintained before the Assembly, the ‘gigantic idea of sovereignty’, and with it the bicameral system and its mutual vetoes, should find no place in France because, u</w:delText>
        </w:r>
        <w:r w:rsidR="007A2AC1" w:rsidRPr="001860D6">
          <w:rPr>
            <w:rStyle w:val="PageNumber"/>
            <w:rFonts w:ascii="Times" w:hAnsi="Times"/>
            <w:lang w:val="en-GB"/>
          </w:rPr>
          <w:delText xml:space="preserve">nlike the English system </w:delText>
        </w:r>
        <w:r w:rsidR="00CD694D" w:rsidRPr="001860D6">
          <w:rPr>
            <w:rStyle w:val="PageNumber"/>
            <w:rFonts w:ascii="Times" w:hAnsi="Times"/>
            <w:lang w:val="en-GB"/>
          </w:rPr>
          <w:delText xml:space="preserve">of balance of power, </w:delText>
        </w:r>
        <w:r w:rsidR="007A2AC1" w:rsidRPr="001860D6">
          <w:rPr>
            <w:rStyle w:val="PageNumber"/>
            <w:rFonts w:ascii="Times" w:hAnsi="Times"/>
            <w:lang w:val="en-GB"/>
          </w:rPr>
          <w:delText>which ‘</w:delText>
        </w:r>
        <w:r w:rsidRPr="001860D6">
          <w:rPr>
            <w:rStyle w:val="PageNumber"/>
            <w:rFonts w:ascii="Times" w:hAnsi="Times"/>
            <w:lang w:val="en-GB"/>
          </w:rPr>
          <w:delText>has not yet distinguished the constituent from legislative power’</w:delText>
        </w:r>
        <w:r w:rsidR="002F777B" w:rsidRPr="001860D6">
          <w:rPr>
            <w:rStyle w:val="PageNumber"/>
            <w:rFonts w:ascii="Times" w:hAnsi="Times"/>
            <w:lang w:val="en-GB"/>
          </w:rPr>
          <w:delText>,</w:delText>
        </w:r>
        <w:r w:rsidRPr="001860D6">
          <w:rPr>
            <w:rStyle w:val="PageNumber"/>
            <w:rFonts w:ascii="Times" w:hAnsi="Times"/>
            <w:lang w:val="en-GB"/>
          </w:rPr>
          <w:delText xml:space="preserve"> a ‘sound and useful idea was invented in 1789; the separation of the constituent power from constituted powers. It will go down in history as a discovery that advances science, for which the French can be thanked’</w:delText>
        </w:r>
        <w:r w:rsidR="007A2AC1" w:rsidRPr="001860D6">
          <w:rPr>
            <w:rStyle w:val="PageNumber"/>
            <w:rFonts w:ascii="Times" w:hAnsi="Times"/>
            <w:lang w:val="en-GB"/>
          </w:rPr>
          <w:delText xml:space="preserve"> (</w:delText>
        </w:r>
        <w:r w:rsidR="004E552B" w:rsidRPr="001860D6">
          <w:rPr>
            <w:rStyle w:val="PageNumber"/>
            <w:rFonts w:ascii="Times" w:hAnsi="Times"/>
            <w:lang w:val="en-GB"/>
          </w:rPr>
          <w:delText>Sieyès</w:delText>
        </w:r>
        <w:r w:rsidR="007A2AC1" w:rsidRPr="001860D6">
          <w:rPr>
            <w:rStyle w:val="PageNumber"/>
            <w:rFonts w:ascii="Times" w:hAnsi="Times"/>
            <w:lang w:val="en-GB"/>
          </w:rPr>
          <w:delText>, 1989b, 11)</w:delText>
        </w:r>
        <w:r w:rsidRPr="001860D6">
          <w:rPr>
            <w:rStyle w:val="PageNumber"/>
            <w:rFonts w:ascii="Times" w:hAnsi="Times"/>
            <w:lang w:val="en-GB"/>
          </w:rPr>
          <w:delText>.</w:delText>
        </w:r>
      </w:del>
    </w:p>
    <w:p w14:paraId="125C5449" w14:textId="09246B14" w:rsidR="007C3B14" w:rsidRPr="001860D6" w:rsidRDefault="00FB5861" w:rsidP="00D22315">
      <w:pPr>
        <w:spacing w:line="480" w:lineRule="auto"/>
        <w:ind w:firstLine="720"/>
        <w:jc w:val="both"/>
        <w:rPr>
          <w:del w:id="362" w:author="Sue Rogers" w:date="2026-09-25T20:00:00Z" w16du:dateUtc="2026-09-26T00:00:00Z"/>
          <w:rFonts w:ascii="Times" w:eastAsia="Arial Unicode MS" w:hAnsi="Times" w:cs="Times New Roman"/>
          <w:lang w:val="en-GB"/>
        </w:rPr>
      </w:pPr>
      <w:del w:id="363" w:author="Sue Rogers" w:date="2026-09-25T20:00:00Z" w16du:dateUtc="2026-09-26T00:00:00Z">
        <w:r w:rsidRPr="001860D6">
          <w:rPr>
            <w:rStyle w:val="PageNumber"/>
            <w:rFonts w:ascii="Times" w:hAnsi="Times"/>
            <w:lang w:val="en-GB"/>
          </w:rPr>
          <w:delText xml:space="preserve">In conclusion, </w:delText>
        </w:r>
        <w:r w:rsidR="004E552B" w:rsidRPr="001860D6">
          <w:rPr>
            <w:rStyle w:val="PageNumber"/>
            <w:rFonts w:ascii="Times" w:hAnsi="Times"/>
            <w:lang w:val="en-GB"/>
          </w:rPr>
          <w:delText>Sieyès</w:delText>
        </w:r>
        <w:r w:rsidR="002F777B" w:rsidRPr="001860D6">
          <w:rPr>
            <w:rStyle w:val="PageNumber"/>
            <w:rFonts w:ascii="Times" w:hAnsi="Times"/>
            <w:lang w:val="en-GB"/>
          </w:rPr>
          <w:delText>’</w:delText>
        </w:r>
        <w:r w:rsidRPr="001860D6">
          <w:rPr>
            <w:rStyle w:val="PageNumber"/>
            <w:rFonts w:ascii="Times" w:hAnsi="Times"/>
            <w:lang w:val="en-GB"/>
          </w:rPr>
          <w:delText xml:space="preserve"> preference for a unicameral legislative system can be summarised as follows. </w:delText>
        </w:r>
        <w:r w:rsidRPr="001860D6">
          <w:rPr>
            <w:rFonts w:ascii="Times" w:eastAsia="Arial Unicode MS" w:hAnsi="Times" w:cs="Times New Roman"/>
            <w:lang w:val="en-GB"/>
          </w:rPr>
          <w:delText>First, he claimed that the establishment of a second chamber was contrary</w:delText>
        </w:r>
        <w:r w:rsidR="00EF3ED0" w:rsidRPr="001860D6">
          <w:rPr>
            <w:rFonts w:ascii="Times" w:eastAsia="Arial Unicode MS" w:hAnsi="Times" w:cs="Times New Roman"/>
            <w:lang w:val="en-GB"/>
          </w:rPr>
          <w:delText xml:space="preserve"> to the revolutionary principle of equality</w:delText>
        </w:r>
        <w:r w:rsidRPr="001860D6">
          <w:rPr>
            <w:rFonts w:ascii="Times" w:eastAsia="Arial Unicode MS" w:hAnsi="Times" w:cs="Times New Roman"/>
            <w:lang w:val="en-GB"/>
          </w:rPr>
          <w:delText xml:space="preserve">. </w:delText>
        </w:r>
        <w:r w:rsidR="00EF3ED0" w:rsidRPr="001860D6">
          <w:rPr>
            <w:rFonts w:ascii="Times" w:eastAsia="Arial Unicode MS" w:hAnsi="Times" w:cs="Times New Roman"/>
            <w:lang w:val="en-GB"/>
          </w:rPr>
          <w:delText>This</w:delText>
        </w:r>
        <w:r w:rsidRPr="001860D6">
          <w:rPr>
            <w:rFonts w:ascii="Times" w:eastAsia="Arial Unicode MS" w:hAnsi="Times" w:cs="Times New Roman"/>
            <w:lang w:val="en-GB"/>
          </w:rPr>
          <w:delText xml:space="preserve"> </w:delText>
        </w:r>
        <w:r w:rsidR="00EF3ED0" w:rsidRPr="001860D6">
          <w:rPr>
            <w:rFonts w:ascii="Times" w:eastAsia="Arial Unicode MS" w:hAnsi="Times" w:cs="Times New Roman"/>
            <w:lang w:val="en-GB"/>
          </w:rPr>
          <w:delText>was</w:delText>
        </w:r>
        <w:r w:rsidRPr="001860D6">
          <w:rPr>
            <w:rFonts w:ascii="Times" w:eastAsia="Arial Unicode MS" w:hAnsi="Times" w:cs="Times New Roman"/>
            <w:lang w:val="en-GB"/>
          </w:rPr>
          <w:delText xml:space="preserve"> based upon the abolition of all distinctions between estates and the </w:delText>
        </w:r>
        <w:r w:rsidR="00EF3ED0" w:rsidRPr="001860D6">
          <w:rPr>
            <w:rFonts w:ascii="Times" w:eastAsia="Arial Unicode MS" w:hAnsi="Times" w:cs="Times New Roman"/>
            <w:lang w:val="en-GB"/>
          </w:rPr>
          <w:delText>attribution of equal voting rights to citizens</w:delText>
        </w:r>
        <w:r w:rsidRPr="001860D6">
          <w:rPr>
            <w:rFonts w:ascii="Times" w:eastAsia="Arial Unicode MS" w:hAnsi="Times" w:cs="Times New Roman"/>
            <w:lang w:val="en-GB"/>
          </w:rPr>
          <w:delText xml:space="preserve">. A second chamber implied the reintegration of such distinctions, </w:delText>
        </w:r>
        <w:r w:rsidR="007A2AC1" w:rsidRPr="001860D6">
          <w:rPr>
            <w:rFonts w:ascii="Times" w:eastAsia="Arial Unicode MS" w:hAnsi="Times" w:cs="Times New Roman"/>
            <w:lang w:val="en-GB"/>
          </w:rPr>
          <w:delText>because</w:delText>
        </w:r>
        <w:r w:rsidRPr="001860D6">
          <w:rPr>
            <w:rFonts w:ascii="Times" w:eastAsia="Arial Unicode MS" w:hAnsi="Times" w:cs="Times New Roman"/>
            <w:lang w:val="en-GB"/>
          </w:rPr>
          <w:delText xml:space="preserve"> it identified one part of the population as different from and superior to the rest of the nation. This, he</w:delText>
        </w:r>
        <w:r w:rsidR="007A2AC1" w:rsidRPr="001860D6">
          <w:rPr>
            <w:rFonts w:ascii="Times" w:eastAsia="Arial Unicode MS" w:hAnsi="Times" w:cs="Times New Roman"/>
            <w:lang w:val="en-GB"/>
          </w:rPr>
          <w:delText xml:space="preserve"> claimed, was the characterising</w:delText>
        </w:r>
        <w:r w:rsidRPr="001860D6">
          <w:rPr>
            <w:rFonts w:ascii="Times" w:eastAsia="Arial Unicode MS" w:hAnsi="Times" w:cs="Times New Roman"/>
            <w:lang w:val="en-GB"/>
          </w:rPr>
          <w:delText xml:space="preserve"> feature of the English system and needed not </w:delText>
        </w:r>
        <w:r w:rsidR="002F777B" w:rsidRPr="001860D6">
          <w:rPr>
            <w:rFonts w:ascii="Times" w:eastAsia="Arial Unicode MS" w:hAnsi="Times" w:cs="Times New Roman"/>
            <w:lang w:val="en-GB"/>
          </w:rPr>
          <w:delText xml:space="preserve">to </w:delText>
        </w:r>
        <w:r w:rsidRPr="001860D6">
          <w:rPr>
            <w:rFonts w:ascii="Times" w:eastAsia="Arial Unicode MS" w:hAnsi="Times" w:cs="Times New Roman"/>
            <w:lang w:val="en-GB"/>
          </w:rPr>
          <w:delText xml:space="preserve">be imitated in France. </w:delText>
        </w:r>
        <w:r w:rsidR="00CD694D" w:rsidRPr="001860D6">
          <w:rPr>
            <w:rFonts w:ascii="Times" w:eastAsia="Arial Unicode MS" w:hAnsi="Times" w:cs="Times New Roman"/>
            <w:lang w:val="en-GB"/>
          </w:rPr>
          <w:delText xml:space="preserve">This argument, as seen above, substantially overlapped with the critique of bicameralism offered by both the </w:delText>
        </w:r>
        <w:r w:rsidR="00CD694D" w:rsidRPr="001860D6">
          <w:rPr>
            <w:rFonts w:ascii="Times" w:eastAsia="Arial Unicode MS" w:hAnsi="Times" w:cs="Times New Roman"/>
            <w:i/>
            <w:lang w:val="en-GB"/>
          </w:rPr>
          <w:delText>américanistes</w:delText>
        </w:r>
        <w:r w:rsidR="00CD694D" w:rsidRPr="001860D6">
          <w:rPr>
            <w:rFonts w:ascii="Times" w:eastAsia="Arial Unicode MS" w:hAnsi="Times" w:cs="Times New Roman"/>
            <w:lang w:val="en-GB"/>
          </w:rPr>
          <w:delText xml:space="preserve"> and radical deputies. </w:delText>
        </w:r>
        <w:r w:rsidRPr="001860D6">
          <w:rPr>
            <w:rFonts w:ascii="Times" w:eastAsia="Arial Unicode MS" w:hAnsi="Times" w:cs="Times New Roman"/>
            <w:lang w:val="en-GB"/>
          </w:rPr>
          <w:delText xml:space="preserve">However, </w:delText>
        </w:r>
        <w:r w:rsidR="004E552B" w:rsidRPr="001860D6">
          <w:rPr>
            <w:rFonts w:ascii="Times" w:eastAsia="Arial Unicode MS" w:hAnsi="Times" w:cs="Times New Roman"/>
            <w:lang w:val="en-GB"/>
          </w:rPr>
          <w:delText>Sieyès</w:delText>
        </w:r>
        <w:r w:rsidRPr="001860D6">
          <w:rPr>
            <w:rFonts w:ascii="Times" w:eastAsia="Arial Unicode MS" w:hAnsi="Times" w:cs="Times New Roman"/>
            <w:lang w:val="en-GB"/>
          </w:rPr>
          <w:delText xml:space="preserve"> also </w:delText>
        </w:r>
        <w:r w:rsidR="007A2AC1" w:rsidRPr="001860D6">
          <w:rPr>
            <w:rFonts w:ascii="Times" w:eastAsia="Arial Unicode MS" w:hAnsi="Times" w:cs="Times New Roman"/>
            <w:lang w:val="en-GB"/>
          </w:rPr>
          <w:delText>advanced</w:delText>
        </w:r>
        <w:r w:rsidRPr="001860D6">
          <w:rPr>
            <w:rFonts w:ascii="Times" w:eastAsia="Arial Unicode MS" w:hAnsi="Times" w:cs="Times New Roman"/>
            <w:lang w:val="en-GB"/>
          </w:rPr>
          <w:delText xml:space="preserve"> a second</w:delText>
        </w:r>
        <w:r w:rsidR="00CD694D" w:rsidRPr="001860D6">
          <w:rPr>
            <w:rFonts w:ascii="Times" w:eastAsia="Arial Unicode MS" w:hAnsi="Times" w:cs="Times New Roman"/>
            <w:lang w:val="en-GB"/>
          </w:rPr>
          <w:delText>, original,</w:delText>
        </w:r>
        <w:r w:rsidRPr="001860D6">
          <w:rPr>
            <w:rFonts w:ascii="Times" w:eastAsia="Arial Unicode MS" w:hAnsi="Times" w:cs="Times New Roman"/>
            <w:lang w:val="en-GB"/>
          </w:rPr>
          <w:delText xml:space="preserve"> argument</w:delText>
        </w:r>
        <w:r w:rsidR="002F777B" w:rsidRPr="001860D6">
          <w:rPr>
            <w:rFonts w:ascii="Times" w:eastAsia="Arial Unicode MS" w:hAnsi="Times" w:cs="Times New Roman"/>
            <w:lang w:val="en-GB"/>
          </w:rPr>
          <w:delText>:</w:delText>
        </w:r>
        <w:r w:rsidRPr="001860D6">
          <w:rPr>
            <w:rFonts w:ascii="Times" w:eastAsia="Arial Unicode MS" w:hAnsi="Times" w:cs="Times New Roman"/>
            <w:lang w:val="en-GB"/>
          </w:rPr>
          <w:delText xml:space="preserve"> </w:delText>
        </w:r>
        <w:r w:rsidR="006861AA" w:rsidRPr="001860D6">
          <w:rPr>
            <w:rFonts w:ascii="Times" w:eastAsia="Arial Unicode MS" w:hAnsi="Times" w:cs="Times New Roman"/>
            <w:lang w:val="en-GB"/>
          </w:rPr>
          <w:delText>t</w:delText>
        </w:r>
        <w:r w:rsidRPr="001860D6">
          <w:rPr>
            <w:rFonts w:ascii="Times" w:eastAsia="Arial Unicode MS" w:hAnsi="Times" w:cs="Times New Roman"/>
            <w:lang w:val="en-GB"/>
          </w:rPr>
          <w:delText xml:space="preserve">he creation of a second chamber did not secure the limitation of power. On the contrary, it endangered it because the very idea of limiting power through </w:delText>
        </w:r>
        <w:r w:rsidR="007A2AC1" w:rsidRPr="001860D6">
          <w:rPr>
            <w:rFonts w:ascii="Times" w:eastAsia="Arial Unicode MS" w:hAnsi="Times" w:cs="Times New Roman"/>
            <w:lang w:val="en-GB"/>
          </w:rPr>
          <w:delText xml:space="preserve">a </w:delText>
        </w:r>
        <w:r w:rsidR="00EF3ED0" w:rsidRPr="001860D6">
          <w:rPr>
            <w:rFonts w:ascii="Times" w:eastAsia="Arial Unicode MS" w:hAnsi="Times" w:cs="Times New Roman"/>
            <w:lang w:val="en-GB"/>
          </w:rPr>
          <w:delText xml:space="preserve">further layer of separation and a </w:delText>
        </w:r>
        <w:r w:rsidR="007A2AC1" w:rsidRPr="001860D6">
          <w:rPr>
            <w:rFonts w:ascii="Times" w:eastAsia="Arial Unicode MS" w:hAnsi="Times" w:cs="Times New Roman"/>
            <w:lang w:val="en-GB"/>
          </w:rPr>
          <w:delText xml:space="preserve">system of </w:delText>
        </w:r>
        <w:r w:rsidRPr="001860D6">
          <w:rPr>
            <w:rFonts w:ascii="Times" w:eastAsia="Arial Unicode MS" w:hAnsi="Times" w:cs="Times New Roman"/>
            <w:lang w:val="en-GB"/>
          </w:rPr>
          <w:delText xml:space="preserve">balance and counterweight was misleading. This was both because there was a better way to limit power and because the bicameral system would eventually create the conditions for </w:delText>
        </w:r>
        <w:r w:rsidR="007C3B14" w:rsidRPr="001860D6">
          <w:rPr>
            <w:rFonts w:ascii="Times" w:eastAsia="Arial Unicode MS" w:hAnsi="Times" w:cs="Times New Roman"/>
            <w:lang w:val="en-GB"/>
          </w:rPr>
          <w:delText>the rise of despotic regimes</w:delText>
        </w:r>
        <w:r w:rsidRPr="001860D6">
          <w:rPr>
            <w:rFonts w:ascii="Times" w:eastAsia="Arial Unicode MS" w:hAnsi="Times" w:cs="Times New Roman"/>
            <w:lang w:val="en-GB"/>
          </w:rPr>
          <w:delText xml:space="preserve">. </w:delText>
        </w:r>
      </w:del>
    </w:p>
    <w:p w14:paraId="0CF282B0" w14:textId="36A6BA90" w:rsidR="00FB5861" w:rsidRPr="001860D6" w:rsidRDefault="007C3B14" w:rsidP="00D22315">
      <w:pPr>
        <w:spacing w:line="480" w:lineRule="auto"/>
        <w:ind w:firstLine="720"/>
        <w:jc w:val="both"/>
        <w:rPr>
          <w:del w:id="364" w:author="Sue Rogers" w:date="2026-09-25T20:00:00Z" w16du:dateUtc="2026-09-26T00:00:00Z"/>
          <w:rFonts w:ascii="Times" w:eastAsia="Arial Unicode MS" w:hAnsi="Times" w:cs="Times New Roman"/>
          <w:lang w:val="en-GB"/>
        </w:rPr>
      </w:pPr>
      <w:del w:id="365" w:author="Sue Rogers" w:date="2026-09-25T20:00:00Z" w16du:dateUtc="2026-09-26T00:00:00Z">
        <w:r w:rsidRPr="001860D6">
          <w:rPr>
            <w:rFonts w:ascii="Times" w:eastAsia="Arial Unicode MS" w:hAnsi="Times" w:cs="Times New Roman"/>
            <w:lang w:val="en-GB"/>
          </w:rPr>
          <w:delText xml:space="preserve">By contrast, </w:delText>
        </w:r>
        <w:r w:rsidR="004E552B" w:rsidRPr="001860D6">
          <w:rPr>
            <w:rFonts w:ascii="Times" w:eastAsia="Arial Unicode MS" w:hAnsi="Times" w:cs="Times New Roman"/>
            <w:lang w:val="en-GB"/>
          </w:rPr>
          <w:delText>Sieyès</w:delText>
        </w:r>
        <w:r w:rsidRPr="001860D6">
          <w:rPr>
            <w:rFonts w:ascii="Times" w:eastAsia="Arial Unicode MS" w:hAnsi="Times" w:cs="Times New Roman"/>
            <w:lang w:val="en-GB"/>
          </w:rPr>
          <w:delText xml:space="preserve"> </w:delText>
        </w:r>
        <w:r w:rsidR="00B811DE" w:rsidRPr="001860D6">
          <w:rPr>
            <w:rFonts w:ascii="Times" w:eastAsia="Arial Unicode MS" w:hAnsi="Times" w:cs="Times New Roman"/>
            <w:lang w:val="en-GB"/>
          </w:rPr>
          <w:delText xml:space="preserve">modestly </w:delText>
        </w:r>
        <w:r w:rsidRPr="001860D6">
          <w:rPr>
            <w:rFonts w:ascii="Times" w:eastAsia="Arial Unicode MS" w:hAnsi="Times" w:cs="Times New Roman"/>
            <w:lang w:val="en-GB"/>
          </w:rPr>
          <w:delText>argued that power could be limited thanks to</w:delText>
        </w:r>
        <w:r w:rsidR="00D82D36" w:rsidRPr="001860D6">
          <w:rPr>
            <w:rFonts w:ascii="Times" w:eastAsia="Arial Unicode MS" w:hAnsi="Times" w:cs="Times New Roman"/>
            <w:lang w:val="en-GB"/>
          </w:rPr>
          <w:delText xml:space="preserve"> what he described as</w:delText>
        </w:r>
        <w:r w:rsidR="002F777B" w:rsidRPr="001860D6">
          <w:rPr>
            <w:rFonts w:ascii="Times" w:eastAsia="Arial Unicode MS" w:hAnsi="Times" w:cs="Times New Roman"/>
            <w:lang w:val="en-GB"/>
          </w:rPr>
          <w:delText xml:space="preserve"> the</w:delText>
        </w:r>
        <w:r w:rsidR="00FB5861" w:rsidRPr="001860D6">
          <w:rPr>
            <w:rFonts w:ascii="Times" w:eastAsia="Arial Unicode MS" w:hAnsi="Times" w:cs="Times New Roman"/>
            <w:lang w:val="en-GB"/>
          </w:rPr>
          <w:delText xml:space="preserve"> greatest inv</w:delText>
        </w:r>
        <w:r w:rsidRPr="001860D6">
          <w:rPr>
            <w:rFonts w:ascii="Times" w:eastAsia="Arial Unicode MS" w:hAnsi="Times" w:cs="Times New Roman"/>
            <w:lang w:val="en-GB"/>
          </w:rPr>
          <w:delText xml:space="preserve">ention of the French Revolution: </w:delText>
        </w:r>
        <w:r w:rsidR="00FB5861" w:rsidRPr="001860D6">
          <w:rPr>
            <w:rFonts w:ascii="Times" w:eastAsia="Arial Unicode MS" w:hAnsi="Times" w:cs="Times New Roman"/>
            <w:lang w:val="en-GB"/>
          </w:rPr>
          <w:delText>the distinction between the constituent power and the constituted order. Its greatness li</w:delText>
        </w:r>
        <w:r w:rsidRPr="001860D6">
          <w:rPr>
            <w:rFonts w:ascii="Times" w:eastAsia="Arial Unicode MS" w:hAnsi="Times" w:cs="Times New Roman"/>
            <w:lang w:val="en-GB"/>
          </w:rPr>
          <w:delText>ed</w:delText>
        </w:r>
        <w:r w:rsidR="00FB5861" w:rsidRPr="001860D6">
          <w:rPr>
            <w:rFonts w:ascii="Times" w:eastAsia="Arial Unicode MS" w:hAnsi="Times" w:cs="Times New Roman"/>
            <w:lang w:val="en-GB"/>
          </w:rPr>
          <w:delText xml:space="preserve"> in the fact that it allowed for the hierarchical distinction between constitutional norms and ordinary legislature and, in so doing, created a vertical limit to be imposed upon the exercise of power </w:delText>
        </w:r>
        <w:r w:rsidRPr="001860D6">
          <w:rPr>
            <w:rFonts w:ascii="Times" w:eastAsia="Arial Unicode MS" w:hAnsi="Times" w:cs="Times New Roman"/>
            <w:lang w:val="en-GB"/>
          </w:rPr>
          <w:delText>by legislative, executive and judiciary</w:delText>
        </w:r>
        <w:r w:rsidR="00FB5861" w:rsidRPr="001860D6">
          <w:rPr>
            <w:rFonts w:ascii="Times" w:eastAsia="Arial Unicode MS" w:hAnsi="Times" w:cs="Times New Roman"/>
            <w:lang w:val="en-GB"/>
          </w:rPr>
          <w:delText xml:space="preserve">. Accordingly, the legislative power found its insurmountable limit in the rigidity of the constitution, as </w:delText>
        </w:r>
        <w:r w:rsidR="00AA702F" w:rsidRPr="001860D6">
          <w:rPr>
            <w:rFonts w:ascii="Times" w:eastAsia="Arial Unicode MS" w:hAnsi="Times" w:cs="Times New Roman"/>
            <w:lang w:val="en-GB"/>
          </w:rPr>
          <w:delText>controlled</w:delText>
        </w:r>
        <w:r w:rsidR="00FB5861" w:rsidRPr="001860D6">
          <w:rPr>
            <w:rFonts w:ascii="Times" w:eastAsia="Arial Unicode MS" w:hAnsi="Times" w:cs="Times New Roman"/>
            <w:lang w:val="en-GB"/>
          </w:rPr>
          <w:delText xml:space="preserve"> by the constitutional jury. Consequently, there was no need for balancing the power of the </w:delText>
        </w:r>
        <w:r w:rsidR="00B450F7" w:rsidRPr="001860D6">
          <w:rPr>
            <w:rFonts w:ascii="Times" w:eastAsia="Arial Unicode MS" w:hAnsi="Times" w:cs="Times New Roman"/>
            <w:lang w:val="en-GB"/>
          </w:rPr>
          <w:delText>L</w:delText>
        </w:r>
        <w:r w:rsidR="00FB5861" w:rsidRPr="001860D6">
          <w:rPr>
            <w:rFonts w:ascii="Times" w:eastAsia="Arial Unicode MS" w:hAnsi="Times" w:cs="Times New Roman"/>
            <w:lang w:val="en-GB"/>
          </w:rPr>
          <w:delText xml:space="preserve">egislative </w:delText>
        </w:r>
        <w:r w:rsidR="00B450F7" w:rsidRPr="001860D6">
          <w:rPr>
            <w:rFonts w:ascii="Times" w:eastAsia="Arial Unicode MS" w:hAnsi="Times" w:cs="Times New Roman"/>
            <w:lang w:val="en-GB"/>
          </w:rPr>
          <w:delText>A</w:delText>
        </w:r>
        <w:r w:rsidR="00FB5861" w:rsidRPr="001860D6">
          <w:rPr>
            <w:rFonts w:ascii="Times" w:eastAsia="Arial Unicode MS" w:hAnsi="Times" w:cs="Times New Roman"/>
            <w:lang w:val="en-GB"/>
          </w:rPr>
          <w:delText xml:space="preserve">ssembly with a second, and competing, instance of legislative decision. This would shift the political axe from a vertical division to a horizontal separation and </w:delText>
        </w:r>
        <w:r w:rsidR="007A2AC1" w:rsidRPr="001860D6">
          <w:rPr>
            <w:rFonts w:ascii="Times" w:eastAsia="Arial Unicode MS" w:hAnsi="Times" w:cs="Times New Roman"/>
            <w:lang w:val="en-GB"/>
          </w:rPr>
          <w:delText>bring</w:delText>
        </w:r>
        <w:r w:rsidR="00FB5861" w:rsidRPr="001860D6">
          <w:rPr>
            <w:rFonts w:ascii="Times" w:eastAsia="Arial Unicode MS" w:hAnsi="Times" w:cs="Times New Roman"/>
            <w:lang w:val="en-GB"/>
          </w:rPr>
          <w:delText xml:space="preserve"> instability into the political system. It </w:delText>
        </w:r>
        <w:r w:rsidR="007A2AC1" w:rsidRPr="001860D6">
          <w:rPr>
            <w:rFonts w:ascii="Times" w:eastAsia="Arial Unicode MS" w:hAnsi="Times" w:cs="Times New Roman"/>
            <w:lang w:val="en-GB"/>
          </w:rPr>
          <w:delText>would create</w:delText>
        </w:r>
        <w:r w:rsidR="00FB5861" w:rsidRPr="001860D6">
          <w:rPr>
            <w:rFonts w:ascii="Times" w:eastAsia="Arial Unicode MS" w:hAnsi="Times" w:cs="Times New Roman"/>
            <w:lang w:val="en-GB"/>
          </w:rPr>
          <w:delText xml:space="preserve"> a second claim of legitimacy, inconsistent with the very fact that the national will needed to be unitary and unitarily represented. To allow two legislative chambers to </w:delText>
        </w:r>
        <w:r w:rsidR="007A2AC1" w:rsidRPr="001860D6">
          <w:rPr>
            <w:rFonts w:ascii="Times" w:eastAsia="Arial Unicode MS" w:hAnsi="Times" w:cs="Times New Roman"/>
            <w:lang w:val="en-GB"/>
          </w:rPr>
          <w:delText>compete</w:delText>
        </w:r>
        <w:r w:rsidR="00FB5861" w:rsidRPr="001860D6">
          <w:rPr>
            <w:rFonts w:ascii="Times" w:eastAsia="Arial Unicode MS" w:hAnsi="Times" w:cs="Times New Roman"/>
            <w:lang w:val="en-GB"/>
          </w:rPr>
          <w:delText xml:space="preserve"> </w:delText>
        </w:r>
        <w:r w:rsidR="00482A4C" w:rsidRPr="001860D6">
          <w:rPr>
            <w:rFonts w:ascii="Times" w:eastAsia="Arial Unicode MS" w:hAnsi="Times" w:cs="Times New Roman"/>
            <w:lang w:val="en-GB"/>
          </w:rPr>
          <w:delText xml:space="preserve">against each other </w:delText>
        </w:r>
        <w:r w:rsidR="007A2AC1" w:rsidRPr="001860D6">
          <w:rPr>
            <w:rFonts w:ascii="Times" w:eastAsia="Arial Unicode MS" w:hAnsi="Times" w:cs="Times New Roman"/>
            <w:lang w:val="en-GB"/>
          </w:rPr>
          <w:delText>on</w:delText>
        </w:r>
        <w:r w:rsidR="00FB5861" w:rsidRPr="001860D6">
          <w:rPr>
            <w:rFonts w:ascii="Times" w:eastAsia="Arial Unicode MS" w:hAnsi="Times" w:cs="Times New Roman"/>
            <w:lang w:val="en-GB"/>
          </w:rPr>
          <w:delText xml:space="preserve"> which </w:delText>
        </w:r>
        <w:r w:rsidR="00482A4C" w:rsidRPr="001860D6">
          <w:rPr>
            <w:rFonts w:ascii="Times" w:eastAsia="Arial Unicode MS" w:hAnsi="Times" w:cs="Times New Roman"/>
            <w:lang w:val="en-GB"/>
          </w:rPr>
          <w:delText>is the best interpreter of</w:delText>
        </w:r>
        <w:r w:rsidR="00FB5861" w:rsidRPr="001860D6">
          <w:rPr>
            <w:rFonts w:ascii="Times" w:eastAsia="Arial Unicode MS" w:hAnsi="Times" w:cs="Times New Roman"/>
            <w:lang w:val="en-GB"/>
          </w:rPr>
          <w:delText xml:space="preserve"> the will of the nation entailed, for </w:delText>
        </w:r>
        <w:r w:rsidR="004E552B" w:rsidRPr="001860D6">
          <w:rPr>
            <w:rFonts w:ascii="Times" w:eastAsia="Arial Unicode MS" w:hAnsi="Times" w:cs="Times New Roman"/>
            <w:lang w:val="en-GB"/>
          </w:rPr>
          <w:delText>Sieyès</w:delText>
        </w:r>
        <w:r w:rsidR="00FB5861" w:rsidRPr="001860D6">
          <w:rPr>
            <w:rFonts w:ascii="Times" w:eastAsia="Arial Unicode MS" w:hAnsi="Times" w:cs="Times New Roman"/>
            <w:lang w:val="en-GB"/>
          </w:rPr>
          <w:delText>, the institutionaliza</w:delText>
        </w:r>
        <w:r w:rsidR="007A2AC1" w:rsidRPr="001860D6">
          <w:rPr>
            <w:rFonts w:ascii="Times" w:eastAsia="Arial Unicode MS" w:hAnsi="Times" w:cs="Times New Roman"/>
            <w:lang w:val="en-GB"/>
          </w:rPr>
          <w:delText>tion of legislative paralyses. And if t</w:delText>
        </w:r>
        <w:r w:rsidR="00FB5861" w:rsidRPr="001860D6">
          <w:rPr>
            <w:rFonts w:ascii="Times" w:eastAsia="Arial Unicode MS" w:hAnsi="Times" w:cs="Times New Roman"/>
            <w:lang w:val="en-GB"/>
          </w:rPr>
          <w:delText xml:space="preserve">he legislative power </w:delText>
        </w:r>
        <w:r w:rsidR="007A2AC1" w:rsidRPr="001860D6">
          <w:rPr>
            <w:rFonts w:ascii="Times" w:eastAsia="Arial Unicode MS" w:hAnsi="Times" w:cs="Times New Roman"/>
            <w:lang w:val="en-GB"/>
          </w:rPr>
          <w:delText>becomes</w:delText>
        </w:r>
        <w:r w:rsidR="00FB5861" w:rsidRPr="001860D6">
          <w:rPr>
            <w:rFonts w:ascii="Times" w:eastAsia="Arial Unicode MS" w:hAnsi="Times" w:cs="Times New Roman"/>
            <w:lang w:val="en-GB"/>
          </w:rPr>
          <w:delText xml:space="preserve"> unable to take decisions, it </w:delText>
        </w:r>
        <w:r w:rsidR="007A2AC1" w:rsidRPr="001860D6">
          <w:rPr>
            <w:rFonts w:ascii="Times" w:eastAsia="Arial Unicode MS" w:hAnsi="Times" w:cs="Times New Roman"/>
            <w:lang w:val="en-GB"/>
          </w:rPr>
          <w:delText xml:space="preserve">necessarily </w:delText>
        </w:r>
        <w:r w:rsidR="009602FC" w:rsidRPr="001860D6">
          <w:rPr>
            <w:rFonts w:ascii="Times" w:eastAsia="Arial Unicode MS" w:hAnsi="Times" w:cs="Times New Roman"/>
            <w:lang w:val="en-GB"/>
          </w:rPr>
          <w:delText xml:space="preserve">ends </w:delText>
        </w:r>
        <w:r w:rsidR="00FB5861" w:rsidRPr="001860D6">
          <w:rPr>
            <w:rFonts w:ascii="Times" w:eastAsia="Arial Unicode MS" w:hAnsi="Times" w:cs="Times New Roman"/>
            <w:lang w:val="en-GB"/>
          </w:rPr>
          <w:delText xml:space="preserve">up fostering the idea that, in moments of crisis, an </w:delText>
        </w:r>
        <w:r w:rsidR="007A2AC1" w:rsidRPr="001860D6">
          <w:rPr>
            <w:rFonts w:ascii="Times" w:eastAsia="Arial Unicode MS" w:hAnsi="Times" w:cs="Times New Roman"/>
            <w:lang w:val="en-GB"/>
          </w:rPr>
          <w:delText>all-powerful</w:delText>
        </w:r>
        <w:r w:rsidR="00FB5861" w:rsidRPr="001860D6">
          <w:rPr>
            <w:rFonts w:ascii="Times" w:eastAsia="Arial Unicode MS" w:hAnsi="Times" w:cs="Times New Roman"/>
            <w:lang w:val="en-GB"/>
          </w:rPr>
          <w:delText xml:space="preserve"> </w:delText>
        </w:r>
        <w:r w:rsidR="007A2AC1" w:rsidRPr="001860D6">
          <w:rPr>
            <w:rFonts w:ascii="Times" w:eastAsia="Arial Unicode MS" w:hAnsi="Times" w:cs="Times New Roman"/>
            <w:lang w:val="en-GB"/>
          </w:rPr>
          <w:delText>individual</w:delText>
        </w:r>
        <w:r w:rsidR="00FB5861" w:rsidRPr="001860D6">
          <w:rPr>
            <w:rFonts w:ascii="Times" w:eastAsia="Arial Unicode MS" w:hAnsi="Times" w:cs="Times New Roman"/>
            <w:lang w:val="en-GB"/>
          </w:rPr>
          <w:delText xml:space="preserve"> figure </w:delText>
        </w:r>
        <w:r w:rsidR="007A2AC1" w:rsidRPr="001860D6">
          <w:rPr>
            <w:rFonts w:ascii="Times" w:eastAsia="Arial Unicode MS" w:hAnsi="Times" w:cs="Times New Roman"/>
            <w:lang w:val="en-GB"/>
          </w:rPr>
          <w:delText>is</w:delText>
        </w:r>
        <w:r w:rsidR="00FB5861" w:rsidRPr="001860D6">
          <w:rPr>
            <w:rFonts w:ascii="Times" w:eastAsia="Arial Unicode MS" w:hAnsi="Times" w:cs="Times New Roman"/>
            <w:lang w:val="en-GB"/>
          </w:rPr>
          <w:delText xml:space="preserve"> </w:delText>
        </w:r>
        <w:r w:rsidRPr="001860D6">
          <w:rPr>
            <w:rFonts w:ascii="Times" w:eastAsia="Arial Unicode MS" w:hAnsi="Times" w:cs="Times New Roman"/>
            <w:lang w:val="en-GB"/>
          </w:rPr>
          <w:delText>better suited</w:delText>
        </w:r>
        <w:r w:rsidR="00FB5861" w:rsidRPr="001860D6">
          <w:rPr>
            <w:rFonts w:ascii="Times" w:eastAsia="Arial Unicode MS" w:hAnsi="Times" w:cs="Times New Roman"/>
            <w:lang w:val="en-GB"/>
          </w:rPr>
          <w:delText xml:space="preserve"> to overcome the legislative’s blockage. Consequently, the vertical distinction between constituent power and constituted order successfully guaranteed the limitation of power, while the horizontal separation offered by the bicameral system threatened it. </w:delText>
        </w:r>
      </w:del>
    </w:p>
    <w:p w14:paraId="1C26DC73" w14:textId="77777777" w:rsidR="00876FB7" w:rsidRPr="001860D6" w:rsidRDefault="00876FB7" w:rsidP="00D22315">
      <w:pPr>
        <w:spacing w:line="480" w:lineRule="auto"/>
        <w:ind w:firstLine="720"/>
        <w:jc w:val="both"/>
        <w:rPr>
          <w:del w:id="366" w:author="Sue Rogers" w:date="2026-09-25T20:00:00Z" w16du:dateUtc="2026-09-26T00:00:00Z"/>
          <w:rStyle w:val="PageNumber"/>
          <w:rFonts w:ascii="Times" w:hAnsi="Times"/>
          <w:lang w:val="en-GB"/>
        </w:rPr>
      </w:pPr>
    </w:p>
    <w:p w14:paraId="36A422BB" w14:textId="5C9B6EFE" w:rsidR="00FA3690" w:rsidRPr="001860D6" w:rsidRDefault="00FB5861" w:rsidP="00D22315">
      <w:pPr>
        <w:spacing w:line="480" w:lineRule="auto"/>
        <w:jc w:val="both"/>
        <w:outlineLvl w:val="0"/>
        <w:rPr>
          <w:del w:id="367" w:author="Sue Rogers" w:date="2026-09-25T20:00:00Z" w16du:dateUtc="2026-09-26T00:00:00Z"/>
          <w:rStyle w:val="PageNumber"/>
          <w:rFonts w:ascii="Times" w:hAnsi="Times"/>
          <w:lang w:val="en-GB"/>
        </w:rPr>
      </w:pPr>
      <w:del w:id="368" w:author="Sue Rogers" w:date="2026-09-25T20:00:00Z" w16du:dateUtc="2026-09-26T00:00:00Z">
        <w:r w:rsidRPr="001860D6">
          <w:rPr>
            <w:rStyle w:val="PageNumber"/>
            <w:rFonts w:ascii="Times" w:hAnsi="Times"/>
            <w:lang w:val="en-GB"/>
          </w:rPr>
          <w:delText>IV.</w:delText>
        </w:r>
      </w:del>
    </w:p>
    <w:p w14:paraId="19E3DB8E" w14:textId="77777777" w:rsidR="00876FB7" w:rsidRPr="001860D6" w:rsidRDefault="00876FB7" w:rsidP="00D22315">
      <w:pPr>
        <w:spacing w:line="480" w:lineRule="auto"/>
        <w:jc w:val="both"/>
        <w:outlineLvl w:val="0"/>
        <w:rPr>
          <w:del w:id="369" w:author="Sue Rogers" w:date="2026-09-25T20:00:00Z" w16du:dateUtc="2026-09-26T00:00:00Z"/>
          <w:rFonts w:ascii="Times" w:hAnsi="Times"/>
          <w:lang w:val="en-GB"/>
        </w:rPr>
      </w:pPr>
    </w:p>
    <w:p w14:paraId="26A7FA7B" w14:textId="550F38C9" w:rsidR="00FE04DC" w:rsidRPr="001860D6" w:rsidRDefault="00FA3690" w:rsidP="00D22315">
      <w:pPr>
        <w:spacing w:line="480" w:lineRule="auto"/>
        <w:jc w:val="both"/>
        <w:rPr>
          <w:del w:id="370" w:author="Sue Rogers" w:date="2026-09-25T20:00:00Z" w16du:dateUtc="2026-09-26T00:00:00Z"/>
          <w:rStyle w:val="PageNumber"/>
          <w:rFonts w:ascii="Times" w:hAnsi="Times"/>
          <w:lang w:val="en-GB"/>
        </w:rPr>
      </w:pPr>
      <w:del w:id="371" w:author="Sue Rogers" w:date="2026-09-25T20:00:00Z" w16du:dateUtc="2026-09-26T00:00:00Z">
        <w:r w:rsidRPr="001860D6">
          <w:rPr>
            <w:rStyle w:val="PageNumber"/>
            <w:rFonts w:ascii="Times" w:hAnsi="Times"/>
            <w:lang w:val="en-GB"/>
          </w:rPr>
          <w:delText xml:space="preserve">The political thought of the Abbé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is commonly considered an important phase in the elaboration of modern liberal constitutionalism. His interventions at the National Constituent Assembly, at the Convention and during the </w:delText>
        </w:r>
        <w:r w:rsidRPr="001860D6">
          <w:rPr>
            <w:rStyle w:val="PageNumber"/>
            <w:rFonts w:ascii="Times" w:hAnsi="Times"/>
            <w:i/>
            <w:lang w:val="en-GB"/>
          </w:rPr>
          <w:delText>Directoire</w:delText>
        </w:r>
        <w:r w:rsidRPr="001860D6">
          <w:rPr>
            <w:rStyle w:val="PageNumber"/>
            <w:rFonts w:ascii="Times" w:hAnsi="Times"/>
            <w:lang w:val="en-GB"/>
          </w:rPr>
          <w:delText xml:space="preserve"> helped shape the institutions we now associate to the constitutional state. Not only did his formulation of the idea of constituent power go down in history as a ‘French invention’, but also his theory of representation, the constitutional jury and his electoral laws had long-lasting impact on modern constitutionalism. Yet his opposition to bicameralism has largely been ignored in historical narratives about the intellectual development of liberal constitutionalism</w:delText>
        </w:r>
        <w:r w:rsidR="00DF2B94" w:rsidRPr="001860D6">
          <w:rPr>
            <w:rStyle w:val="PageNumber"/>
            <w:rFonts w:ascii="Times" w:hAnsi="Times"/>
            <w:lang w:val="en-GB"/>
          </w:rPr>
          <w:delText>.</w:delText>
        </w:r>
        <w:r w:rsidRPr="001860D6">
          <w:rPr>
            <w:rStyle w:val="PageNumber"/>
            <w:rFonts w:ascii="Times" w:hAnsi="Times"/>
            <w:lang w:val="en-GB"/>
          </w:rPr>
          <w:delText xml:space="preserve"> </w:delText>
        </w:r>
        <w:r w:rsidR="00C53DF9" w:rsidRPr="001860D6">
          <w:rPr>
            <w:rStyle w:val="PageNumber"/>
            <w:rFonts w:ascii="Times" w:hAnsi="Times"/>
            <w:lang w:val="en-GB"/>
          </w:rPr>
          <w:delText>This is for two reasons.</w:delText>
        </w:r>
        <w:r w:rsidR="00FF5A8F" w:rsidRPr="001860D6">
          <w:rPr>
            <w:rStyle w:val="PageNumber"/>
            <w:rFonts w:ascii="Times" w:hAnsi="Times"/>
            <w:lang w:val="en-GB"/>
          </w:rPr>
          <w:delText xml:space="preserve"> </w:delText>
        </w:r>
      </w:del>
    </w:p>
    <w:p w14:paraId="266DADFC" w14:textId="5109DE12" w:rsidR="002668EE" w:rsidRPr="001860D6" w:rsidRDefault="00FF5A8F" w:rsidP="00D22315">
      <w:pPr>
        <w:spacing w:line="480" w:lineRule="auto"/>
        <w:ind w:firstLine="720"/>
        <w:jc w:val="both"/>
        <w:rPr>
          <w:del w:id="372" w:author="Sue Rogers" w:date="2026-09-25T20:00:00Z" w16du:dateUtc="2026-09-26T00:00:00Z"/>
          <w:rStyle w:val="PageNumber"/>
          <w:rFonts w:ascii="Times" w:hAnsi="Times"/>
          <w:lang w:val="en-GB"/>
        </w:rPr>
      </w:pPr>
      <w:del w:id="373" w:author="Sue Rogers" w:date="2026-09-25T20:00:00Z" w16du:dateUtc="2026-09-26T00:00:00Z">
        <w:r w:rsidRPr="001860D6">
          <w:rPr>
            <w:rStyle w:val="PageNumber"/>
            <w:rFonts w:ascii="Times" w:hAnsi="Times"/>
            <w:lang w:val="en-GB"/>
          </w:rPr>
          <w:delText xml:space="preserve">First, </w:delText>
        </w:r>
        <w:r w:rsidR="00FE04DC" w:rsidRPr="001860D6">
          <w:rPr>
            <w:rStyle w:val="PageNumber"/>
            <w:rFonts w:ascii="Times" w:hAnsi="Times"/>
            <w:lang w:val="en-GB"/>
          </w:rPr>
          <w:delText>much of the</w:delText>
        </w:r>
        <w:r w:rsidR="00E312C1" w:rsidRPr="001860D6">
          <w:rPr>
            <w:rStyle w:val="PageNumber"/>
            <w:rFonts w:ascii="Times" w:hAnsi="Times"/>
            <w:lang w:val="en-GB"/>
          </w:rPr>
          <w:delText xml:space="preserve"> literature dealing with </w:delText>
        </w:r>
        <w:r w:rsidR="00FE04DC" w:rsidRPr="001860D6">
          <w:rPr>
            <w:rStyle w:val="PageNumber"/>
            <w:rFonts w:ascii="Times" w:hAnsi="Times"/>
            <w:lang w:val="en-GB"/>
          </w:rPr>
          <w:delText>bicameralism</w:delText>
        </w:r>
        <w:r w:rsidR="00E312C1" w:rsidRPr="001860D6">
          <w:rPr>
            <w:rStyle w:val="PageNumber"/>
            <w:rFonts w:ascii="Times" w:hAnsi="Times"/>
            <w:lang w:val="en-GB"/>
          </w:rPr>
          <w:delText xml:space="preserve"> </w:delText>
        </w:r>
        <w:r w:rsidR="000429CF" w:rsidRPr="001860D6">
          <w:rPr>
            <w:rStyle w:val="PageNumber"/>
            <w:rFonts w:ascii="Times" w:hAnsi="Times"/>
            <w:lang w:val="en-GB"/>
          </w:rPr>
          <w:delText>discusses</w:delText>
        </w:r>
        <w:r w:rsidR="002668EE" w:rsidRPr="001860D6">
          <w:rPr>
            <w:rStyle w:val="PageNumber"/>
            <w:rFonts w:ascii="Times" w:hAnsi="Times"/>
            <w:lang w:val="en-GB"/>
          </w:rPr>
          <w:delText xml:space="preserve"> </w:delText>
        </w:r>
        <w:r w:rsidR="004E552B" w:rsidRPr="001860D6">
          <w:rPr>
            <w:rStyle w:val="PageNumber"/>
            <w:rFonts w:ascii="Times" w:hAnsi="Times"/>
            <w:lang w:val="en-GB"/>
          </w:rPr>
          <w:delText>Sieyès</w:delText>
        </w:r>
        <w:r w:rsidR="000429CF" w:rsidRPr="001860D6">
          <w:rPr>
            <w:rStyle w:val="PageNumber"/>
            <w:rFonts w:ascii="Times" w:hAnsi="Times"/>
            <w:lang w:val="en-GB"/>
          </w:rPr>
          <w:delText xml:space="preserve"> </w:delText>
        </w:r>
        <w:r w:rsidR="002668EE" w:rsidRPr="001860D6">
          <w:rPr>
            <w:rStyle w:val="PageNumber"/>
            <w:rFonts w:ascii="Times" w:hAnsi="Times"/>
            <w:lang w:val="en-GB"/>
          </w:rPr>
          <w:delText xml:space="preserve">as </w:delText>
        </w:r>
        <w:r w:rsidR="004D1291" w:rsidRPr="001860D6">
          <w:rPr>
            <w:rStyle w:val="PageNumber"/>
            <w:rFonts w:ascii="Times" w:hAnsi="Times"/>
            <w:lang w:val="en-GB"/>
          </w:rPr>
          <w:delText>just another member of</w:delText>
        </w:r>
        <w:r w:rsidR="002668EE" w:rsidRPr="001860D6">
          <w:rPr>
            <w:rStyle w:val="PageNumber"/>
            <w:rFonts w:ascii="Times" w:hAnsi="Times"/>
            <w:lang w:val="en-GB"/>
          </w:rPr>
          <w:delText xml:space="preserve"> the</w:delText>
        </w:r>
        <w:r w:rsidR="004D1291" w:rsidRPr="001860D6">
          <w:rPr>
            <w:rStyle w:val="PageNumber"/>
            <w:rFonts w:ascii="Times" w:hAnsi="Times"/>
            <w:lang w:val="en-GB"/>
          </w:rPr>
          <w:delText xml:space="preserve"> group of the</w:delText>
        </w:r>
        <w:r w:rsidR="002668EE" w:rsidRPr="001860D6">
          <w:rPr>
            <w:rStyle w:val="PageNumber"/>
            <w:rFonts w:ascii="Times" w:hAnsi="Times"/>
            <w:lang w:val="en-GB"/>
          </w:rPr>
          <w:delText xml:space="preserve"> </w:delText>
        </w:r>
        <w:r w:rsidR="004D1291" w:rsidRPr="001860D6">
          <w:rPr>
            <w:rStyle w:val="PageNumber"/>
            <w:rFonts w:ascii="Times" w:hAnsi="Times"/>
            <w:i/>
            <w:lang w:val="en-GB"/>
          </w:rPr>
          <w:delText>américanistes</w:delText>
        </w:r>
        <w:r w:rsidR="002668EE" w:rsidRPr="001860D6">
          <w:rPr>
            <w:rStyle w:val="PageNumber"/>
            <w:rFonts w:ascii="Times" w:hAnsi="Times"/>
            <w:lang w:val="en-GB"/>
          </w:rPr>
          <w:delText xml:space="preserve">. </w:delText>
        </w:r>
        <w:r w:rsidR="004D1291" w:rsidRPr="001860D6">
          <w:rPr>
            <w:rStyle w:val="PageNumber"/>
            <w:rFonts w:ascii="Times" w:hAnsi="Times"/>
            <w:lang w:val="en-GB"/>
          </w:rPr>
          <w:delText xml:space="preserve">As a consequence, it has often been assumed that his critique of bicameralism corresponded to that offered by </w:delText>
        </w:r>
        <w:r w:rsidR="00943E05" w:rsidRPr="001860D6">
          <w:rPr>
            <w:rStyle w:val="PageNumber"/>
            <w:rFonts w:ascii="Times" w:hAnsi="Times"/>
            <w:lang w:val="en-GB"/>
          </w:rPr>
          <w:delText xml:space="preserve">other </w:delText>
        </w:r>
        <w:r w:rsidR="004D1291" w:rsidRPr="001860D6">
          <w:rPr>
            <w:rStyle w:val="PageNumber"/>
            <w:rFonts w:ascii="Times" w:hAnsi="Times"/>
            <w:lang w:val="en-GB"/>
          </w:rPr>
          <w:delText>eminent members of the group. Yet w</w:delText>
        </w:r>
        <w:r w:rsidR="002668EE" w:rsidRPr="001860D6">
          <w:rPr>
            <w:rStyle w:val="PageNumber"/>
            <w:rFonts w:ascii="Times" w:hAnsi="Times"/>
            <w:lang w:val="en-GB"/>
          </w:rPr>
          <w:delText xml:space="preserve">hile he was both personally and intellectually close to </w:delText>
        </w:r>
        <w:r w:rsidR="004D1291" w:rsidRPr="001860D6">
          <w:rPr>
            <w:rStyle w:val="PageNumber"/>
            <w:rFonts w:ascii="Times" w:hAnsi="Times"/>
            <w:lang w:val="en-GB"/>
          </w:rPr>
          <w:delText>most of them</w:delText>
        </w:r>
        <w:r w:rsidR="002668EE" w:rsidRPr="001860D6">
          <w:rPr>
            <w:rStyle w:val="PageNumber"/>
            <w:rFonts w:ascii="Times" w:hAnsi="Times"/>
            <w:lang w:val="en-GB"/>
          </w:rPr>
          <w:delText xml:space="preserve">, his arguments against the royal veto and </w:delText>
        </w:r>
        <w:r w:rsidR="00943E05" w:rsidRPr="001860D6">
          <w:rPr>
            <w:rStyle w:val="PageNumber"/>
            <w:rFonts w:ascii="Times" w:hAnsi="Times"/>
            <w:lang w:val="en-GB"/>
          </w:rPr>
          <w:delText>the</w:delText>
        </w:r>
        <w:r w:rsidR="002668EE" w:rsidRPr="001860D6">
          <w:rPr>
            <w:rStyle w:val="PageNumber"/>
            <w:rFonts w:ascii="Times" w:hAnsi="Times"/>
            <w:lang w:val="en-GB"/>
          </w:rPr>
          <w:delText xml:space="preserve"> second chamber </w:delText>
        </w:r>
        <w:r w:rsidR="004D1291" w:rsidRPr="001860D6">
          <w:rPr>
            <w:rStyle w:val="PageNumber"/>
            <w:rFonts w:ascii="Times" w:hAnsi="Times"/>
            <w:lang w:val="en-GB"/>
          </w:rPr>
          <w:delText>should be treated as distinct</w:delText>
        </w:r>
        <w:r w:rsidR="00943E05" w:rsidRPr="001860D6">
          <w:rPr>
            <w:rStyle w:val="PageNumber"/>
            <w:rFonts w:ascii="Times" w:hAnsi="Times"/>
            <w:lang w:val="en-GB"/>
          </w:rPr>
          <w:delText>ively his own</w:delText>
        </w:r>
        <w:r w:rsidR="002668EE" w:rsidRPr="001860D6">
          <w:rPr>
            <w:rStyle w:val="PageNumber"/>
            <w:rFonts w:ascii="Times" w:hAnsi="Times"/>
            <w:lang w:val="en-GB"/>
          </w:rPr>
          <w:delText xml:space="preserve">. As I hope to have shown, </w:delText>
        </w:r>
        <w:r w:rsidR="004D1291" w:rsidRPr="001860D6">
          <w:rPr>
            <w:rStyle w:val="PageNumber"/>
            <w:rFonts w:ascii="Times" w:hAnsi="Times"/>
            <w:lang w:val="en-GB"/>
          </w:rPr>
          <w:delText>as much as</w:delText>
        </w:r>
        <w:r w:rsidR="002668EE" w:rsidRPr="001860D6">
          <w:rPr>
            <w:rStyle w:val="PageNumber"/>
            <w:rFonts w:ascii="Times" w:hAnsi="Times"/>
            <w:lang w:val="en-GB"/>
          </w:rPr>
          <w:delText xml:space="preserve"> the </w:delText>
        </w:r>
        <w:r w:rsidR="002668EE" w:rsidRPr="001860D6">
          <w:rPr>
            <w:rStyle w:val="PageNumber"/>
            <w:rFonts w:ascii="Times" w:hAnsi="Times"/>
            <w:i/>
            <w:lang w:val="en-GB"/>
          </w:rPr>
          <w:delText xml:space="preserve">américanistes </w:delText>
        </w:r>
        <w:r w:rsidR="002668EE" w:rsidRPr="001860D6">
          <w:rPr>
            <w:rStyle w:val="PageNumber"/>
            <w:rFonts w:ascii="Times" w:hAnsi="Times"/>
            <w:lang w:val="en-GB"/>
          </w:rPr>
          <w:delText>and the radicals</w:delText>
        </w:r>
        <w:r w:rsidR="004D1291" w:rsidRPr="001860D6">
          <w:rPr>
            <w:rStyle w:val="PageNumber"/>
            <w:rFonts w:ascii="Times" w:hAnsi="Times"/>
            <w:lang w:val="en-GB"/>
          </w:rPr>
          <w:delText>,</w:delText>
        </w:r>
        <w:r w:rsidR="002668EE" w:rsidRPr="001860D6">
          <w:rPr>
            <w:rStyle w:val="PageNumber"/>
            <w:rFonts w:ascii="Times" w:hAnsi="Times"/>
            <w:lang w:val="en-GB"/>
          </w:rPr>
          <w:delText xml:space="preserve"> </w:delText>
        </w:r>
        <w:r w:rsidR="004E552B" w:rsidRPr="001860D6">
          <w:rPr>
            <w:rStyle w:val="PageNumber"/>
            <w:rFonts w:ascii="Times" w:hAnsi="Times"/>
            <w:lang w:val="en-GB"/>
          </w:rPr>
          <w:delText>Sieyès</w:delText>
        </w:r>
        <w:r w:rsidR="004D1291" w:rsidRPr="001860D6">
          <w:rPr>
            <w:rStyle w:val="PageNumber"/>
            <w:rFonts w:ascii="Times" w:hAnsi="Times"/>
            <w:lang w:val="en-GB"/>
          </w:rPr>
          <w:delText xml:space="preserve"> too</w:delText>
        </w:r>
        <w:r w:rsidR="002668EE" w:rsidRPr="001860D6">
          <w:rPr>
            <w:rStyle w:val="PageNumber"/>
            <w:rFonts w:ascii="Times" w:hAnsi="Times"/>
            <w:lang w:val="en-GB"/>
          </w:rPr>
          <w:delText xml:space="preserve"> feared </w:delText>
        </w:r>
        <w:r w:rsidR="004D1291" w:rsidRPr="001860D6">
          <w:rPr>
            <w:rStyle w:val="PageNumber"/>
            <w:rFonts w:ascii="Times" w:hAnsi="Times"/>
            <w:lang w:val="en-GB"/>
          </w:rPr>
          <w:delText xml:space="preserve">that </w:delText>
        </w:r>
        <w:r w:rsidR="002668EE" w:rsidRPr="001860D6">
          <w:rPr>
            <w:rStyle w:val="PageNumber"/>
            <w:rFonts w:ascii="Times" w:hAnsi="Times"/>
            <w:lang w:val="en-GB"/>
          </w:rPr>
          <w:delText xml:space="preserve">bicameralism </w:delText>
        </w:r>
        <w:r w:rsidR="00943E05" w:rsidRPr="001860D6">
          <w:rPr>
            <w:rStyle w:val="PageNumber"/>
            <w:rFonts w:ascii="Times" w:hAnsi="Times"/>
            <w:lang w:val="en-GB"/>
          </w:rPr>
          <w:delText>w</w:delText>
        </w:r>
        <w:r w:rsidR="004D1291" w:rsidRPr="001860D6">
          <w:rPr>
            <w:rStyle w:val="PageNumber"/>
            <w:rFonts w:ascii="Times" w:hAnsi="Times"/>
            <w:lang w:val="en-GB"/>
          </w:rPr>
          <w:delText>ould</w:delText>
        </w:r>
        <w:r w:rsidR="002668EE" w:rsidRPr="001860D6">
          <w:rPr>
            <w:rStyle w:val="PageNumber"/>
            <w:rFonts w:ascii="Times" w:hAnsi="Times"/>
            <w:lang w:val="en-GB"/>
          </w:rPr>
          <w:delText xml:space="preserve"> threaten equality and </w:delText>
        </w:r>
        <w:r w:rsidR="004D1291" w:rsidRPr="001860D6">
          <w:rPr>
            <w:rStyle w:val="PageNumber"/>
            <w:rFonts w:ascii="Times" w:hAnsi="Times"/>
            <w:lang w:val="en-GB"/>
          </w:rPr>
          <w:delText>re-establish</w:delText>
        </w:r>
        <w:r w:rsidR="002668EE" w:rsidRPr="001860D6">
          <w:rPr>
            <w:rStyle w:val="PageNumber"/>
            <w:rFonts w:ascii="Times" w:hAnsi="Times"/>
            <w:lang w:val="en-GB"/>
          </w:rPr>
          <w:delText xml:space="preserve"> the division of society into orders. However, differently from them both, he opposed the royal veto in all of its forms</w:delText>
        </w:r>
        <w:r w:rsidR="004D1291" w:rsidRPr="001860D6">
          <w:rPr>
            <w:rStyle w:val="PageNumber"/>
            <w:rFonts w:ascii="Times" w:hAnsi="Times"/>
            <w:lang w:val="en-GB"/>
          </w:rPr>
          <w:delText xml:space="preserve"> and offered an institutional critique of bicameralism that </w:delText>
        </w:r>
        <w:r w:rsidR="00943E05" w:rsidRPr="001860D6">
          <w:rPr>
            <w:rStyle w:val="PageNumber"/>
            <w:rFonts w:ascii="Times" w:hAnsi="Times"/>
            <w:lang w:val="en-GB"/>
          </w:rPr>
          <w:delText>was</w:delText>
        </w:r>
        <w:r w:rsidR="004D1291" w:rsidRPr="001860D6">
          <w:rPr>
            <w:rStyle w:val="PageNumber"/>
            <w:rFonts w:ascii="Times" w:hAnsi="Times"/>
            <w:lang w:val="en-GB"/>
          </w:rPr>
          <w:delText xml:space="preserve"> at odds with the radicals’ faith in popular sovereignty and distinct from the </w:delText>
        </w:r>
        <w:r w:rsidR="004D1291" w:rsidRPr="001860D6">
          <w:rPr>
            <w:rStyle w:val="PageNumber"/>
            <w:rFonts w:ascii="Times" w:hAnsi="Times"/>
            <w:i/>
            <w:lang w:val="en-GB"/>
          </w:rPr>
          <w:delText xml:space="preserve">américanistes’ </w:delText>
        </w:r>
        <w:r w:rsidR="004D1291" w:rsidRPr="001860D6">
          <w:rPr>
            <w:rStyle w:val="PageNumber"/>
            <w:rFonts w:ascii="Times" w:hAnsi="Times"/>
            <w:lang w:val="en-GB"/>
          </w:rPr>
          <w:delText xml:space="preserve">focus on the aristocratic biases intrinsic to second chambers. </w:delText>
        </w:r>
      </w:del>
    </w:p>
    <w:p w14:paraId="16017342" w14:textId="2B87B626" w:rsidR="00C155DD" w:rsidRPr="001860D6" w:rsidRDefault="00943E05" w:rsidP="00C155DD">
      <w:pPr>
        <w:spacing w:line="480" w:lineRule="auto"/>
        <w:ind w:firstLine="720"/>
        <w:jc w:val="both"/>
        <w:rPr>
          <w:del w:id="374" w:author="Sue Rogers" w:date="2026-09-25T20:00:00Z" w16du:dateUtc="2026-09-26T00:00:00Z"/>
          <w:rStyle w:val="PageNumber"/>
          <w:rFonts w:ascii="Times" w:hAnsi="Times"/>
          <w:lang w:val="en-GB"/>
        </w:rPr>
      </w:pPr>
      <w:del w:id="375" w:author="Sue Rogers" w:date="2026-09-25T20:00:00Z" w16du:dateUtc="2026-09-26T00:00:00Z">
        <w:r w:rsidRPr="001860D6">
          <w:rPr>
            <w:rStyle w:val="PageNumber"/>
            <w:rFonts w:ascii="Times" w:hAnsi="Times"/>
            <w:lang w:val="en-GB"/>
          </w:rPr>
          <w:delText xml:space="preserve">The second reason why </w:delText>
        </w:r>
        <w:r w:rsidR="004E552B" w:rsidRPr="001860D6">
          <w:rPr>
            <w:rStyle w:val="PageNumber"/>
            <w:rFonts w:ascii="Times" w:hAnsi="Times"/>
            <w:lang w:val="en-GB"/>
          </w:rPr>
          <w:delText>Sieyès</w:delText>
        </w:r>
        <w:r w:rsidRPr="001860D6">
          <w:rPr>
            <w:rStyle w:val="PageNumber"/>
            <w:rFonts w:ascii="Times" w:hAnsi="Times"/>
            <w:lang w:val="en-GB"/>
          </w:rPr>
          <w:delText>’ critique has been overlooked is</w:delText>
        </w:r>
        <w:r w:rsidR="00D61DD0" w:rsidRPr="001860D6">
          <w:rPr>
            <w:rStyle w:val="PageNumber"/>
            <w:rFonts w:ascii="Times" w:hAnsi="Times"/>
            <w:lang w:val="en-GB"/>
          </w:rPr>
          <w:delText xml:space="preserve"> because </w:delText>
        </w:r>
        <w:r w:rsidR="00D61DD0" w:rsidRPr="001860D6">
          <w:rPr>
            <w:rFonts w:ascii="Times" w:eastAsiaTheme="minorHAnsi" w:hAnsi="Times" w:cs="Times New Roman"/>
            <w:lang w:val="en-GB" w:eastAsia="en-GB"/>
          </w:rPr>
          <w:delText>historians of political thought tend to portray bicameralism as a key concept in the development of liberal theories of the separation and balance of power. Focusing on the debates of the American Revolution and on the theory of the balance of power, bicameralism’s relationship to the history of constitutionalism is presented as relatively linear and u</w:delText>
        </w:r>
        <w:r w:rsidR="00356546" w:rsidRPr="001860D6">
          <w:rPr>
            <w:rFonts w:ascii="Times" w:eastAsiaTheme="minorHAnsi" w:hAnsi="Times" w:cs="Times New Roman"/>
            <w:lang w:val="en-GB" w:eastAsia="en-GB"/>
          </w:rPr>
          <w:delText>ncontroversial (e.g. Shell, 2001</w:delText>
        </w:r>
        <w:r w:rsidR="00D61DD0" w:rsidRPr="001860D6">
          <w:rPr>
            <w:rFonts w:ascii="Times" w:eastAsiaTheme="minorHAnsi" w:hAnsi="Times" w:cs="Times New Roman"/>
            <w:lang w:val="en-GB" w:eastAsia="en-GB"/>
          </w:rPr>
          <w:delText xml:space="preserve">). In </w:delText>
        </w:r>
        <w:r w:rsidR="003400E1" w:rsidRPr="001860D6">
          <w:rPr>
            <w:rFonts w:ascii="Times" w:eastAsiaTheme="minorHAnsi" w:hAnsi="Times" w:cs="Times New Roman"/>
            <w:lang w:val="en-GB" w:eastAsia="en-GB"/>
          </w:rPr>
          <w:delText>the</w:delText>
        </w:r>
        <w:r w:rsidR="00D61DD0" w:rsidRPr="001860D6">
          <w:rPr>
            <w:rFonts w:ascii="Times" w:eastAsiaTheme="minorHAnsi" w:hAnsi="Times" w:cs="Times New Roman"/>
            <w:lang w:val="en-GB" w:eastAsia="en-GB"/>
          </w:rPr>
          <w:delText xml:space="preserve"> exceptions, when the debates of the French revolution are considered, the focus is on the critique</w:delText>
        </w:r>
        <w:r w:rsidR="002B1316" w:rsidRPr="001860D6">
          <w:rPr>
            <w:rFonts w:ascii="Times" w:eastAsiaTheme="minorHAnsi" w:hAnsi="Times" w:cs="Times New Roman"/>
            <w:lang w:val="en-GB" w:eastAsia="en-GB"/>
          </w:rPr>
          <w:delText xml:space="preserve"> that </w:delText>
        </w:r>
        <w:r w:rsidR="004E552B" w:rsidRPr="001860D6">
          <w:rPr>
            <w:rFonts w:ascii="Times" w:eastAsiaTheme="minorHAnsi" w:hAnsi="Times" w:cs="Times New Roman"/>
            <w:lang w:val="en-GB" w:eastAsia="en-GB"/>
          </w:rPr>
          <w:delText>Sieyès</w:delText>
        </w:r>
        <w:r w:rsidR="002B1316" w:rsidRPr="001860D6">
          <w:rPr>
            <w:rFonts w:ascii="Times" w:eastAsiaTheme="minorHAnsi" w:hAnsi="Times" w:cs="Times New Roman"/>
            <w:lang w:val="en-GB" w:eastAsia="en-GB"/>
          </w:rPr>
          <w:delText xml:space="preserve"> shared with</w:delText>
        </w:r>
        <w:r w:rsidR="00D61DD0" w:rsidRPr="001860D6">
          <w:rPr>
            <w:rFonts w:ascii="Times" w:eastAsiaTheme="minorHAnsi" w:hAnsi="Times" w:cs="Times New Roman"/>
            <w:lang w:val="en-GB" w:eastAsia="en-GB"/>
          </w:rPr>
          <w:delText xml:space="preserve"> the </w:delText>
        </w:r>
        <w:r w:rsidR="00D61DD0" w:rsidRPr="001860D6">
          <w:rPr>
            <w:rStyle w:val="PageNumber"/>
            <w:rFonts w:ascii="Times" w:hAnsi="Times"/>
            <w:i/>
            <w:lang w:val="en-GB"/>
          </w:rPr>
          <w:delText>américanistes</w:delText>
        </w:r>
        <w:r w:rsidR="00D61DD0" w:rsidRPr="001860D6">
          <w:rPr>
            <w:rStyle w:val="PageNumber"/>
            <w:rFonts w:ascii="Times" w:hAnsi="Times"/>
            <w:lang w:val="en-GB"/>
          </w:rPr>
          <w:delText>. Their argument</w:delText>
        </w:r>
        <w:r w:rsidR="002B1316" w:rsidRPr="001860D6">
          <w:rPr>
            <w:rStyle w:val="PageNumber"/>
            <w:rFonts w:ascii="Times" w:hAnsi="Times"/>
            <w:lang w:val="en-GB"/>
          </w:rPr>
          <w:delText>s</w:delText>
        </w:r>
        <w:r w:rsidR="00D61DD0" w:rsidRPr="001860D6">
          <w:rPr>
            <w:rStyle w:val="PageNumber"/>
            <w:rFonts w:ascii="Times" w:hAnsi="Times"/>
            <w:lang w:val="en-GB"/>
          </w:rPr>
          <w:delText xml:space="preserve"> about the entrenchment of aristocratic interests </w:delText>
        </w:r>
        <w:r w:rsidR="002B1316" w:rsidRPr="001860D6">
          <w:rPr>
            <w:rStyle w:val="PageNumber"/>
            <w:rFonts w:ascii="Times" w:hAnsi="Times"/>
            <w:lang w:val="en-GB"/>
          </w:rPr>
          <w:delText>are</w:delText>
        </w:r>
        <w:r w:rsidR="00D61DD0" w:rsidRPr="001860D6">
          <w:rPr>
            <w:rStyle w:val="PageNumber"/>
            <w:rFonts w:ascii="Times" w:hAnsi="Times"/>
            <w:lang w:val="en-GB"/>
          </w:rPr>
          <w:delText xml:space="preserve"> taken to be an interesting piece of historical evidence, but with little relevance for the development of the liberal constitutional state. After all, </w:delText>
        </w:r>
        <w:r w:rsidR="008825ED" w:rsidRPr="001860D6">
          <w:rPr>
            <w:rStyle w:val="PageNumber"/>
            <w:rFonts w:ascii="Times" w:hAnsi="Times"/>
            <w:lang w:val="en-GB"/>
          </w:rPr>
          <w:delText>liberalism soon stopped worrying about the division of society into Estates and, by contrast, endorsed bicameralism as a means of limiting power</w:delText>
        </w:r>
        <w:r w:rsidR="001321F4" w:rsidRPr="001860D6">
          <w:rPr>
            <w:rStyle w:val="PageNumber"/>
            <w:rFonts w:ascii="Times" w:hAnsi="Times"/>
            <w:lang w:val="en-GB"/>
          </w:rPr>
          <w:delText xml:space="preserve"> against the potentially illiberal implications of unicameral systems.</w:delText>
        </w:r>
        <w:r w:rsidR="002E611A" w:rsidRPr="001860D6">
          <w:rPr>
            <w:rStyle w:val="FootnoteReference"/>
            <w:rFonts w:ascii="Times" w:hAnsi="Times"/>
          </w:rPr>
          <w:delText xml:space="preserve"> </w:delText>
        </w:r>
        <w:r w:rsidR="002E611A" w:rsidRPr="001860D6">
          <w:rPr>
            <w:rStyle w:val="FootnoteReference"/>
            <w:rFonts w:ascii="Times" w:hAnsi="Times"/>
          </w:rPr>
          <w:footnoteReference w:id="31"/>
        </w:r>
        <w:r w:rsidR="002E611A" w:rsidRPr="001860D6">
          <w:rPr>
            <w:rStyle w:val="PageNumber"/>
            <w:rFonts w:ascii="Times" w:hAnsi="Times"/>
            <w:lang w:val="en-GB"/>
          </w:rPr>
          <w:delText xml:space="preserve"> </w:delText>
        </w:r>
        <w:r w:rsidR="001321F4" w:rsidRPr="001860D6">
          <w:rPr>
            <w:rStyle w:val="PageNumber"/>
            <w:rFonts w:ascii="Times" w:hAnsi="Times"/>
            <w:lang w:val="en-GB"/>
          </w:rPr>
          <w:delText xml:space="preserve"> </w:delText>
        </w:r>
      </w:del>
    </w:p>
    <w:p w14:paraId="49FBCBC7" w14:textId="7967A940" w:rsidR="00FA3690" w:rsidRPr="001860D6" w:rsidRDefault="00663578" w:rsidP="00C155DD">
      <w:pPr>
        <w:spacing w:line="480" w:lineRule="auto"/>
        <w:ind w:firstLine="720"/>
        <w:jc w:val="both"/>
        <w:rPr>
          <w:del w:id="377" w:author="Sue Rogers" w:date="2026-09-25T20:00:00Z" w16du:dateUtc="2026-09-26T00:00:00Z"/>
          <w:rFonts w:ascii="Times" w:hAnsi="Times"/>
          <w:lang w:val="en-GB"/>
        </w:rPr>
      </w:pPr>
      <w:del w:id="378" w:author="Sue Rogers" w:date="2026-09-25T20:00:00Z" w16du:dateUtc="2026-09-26T00:00:00Z">
        <w:r w:rsidRPr="001860D6">
          <w:rPr>
            <w:rStyle w:val="PageNumber"/>
            <w:rFonts w:ascii="Times" w:hAnsi="Times"/>
            <w:lang w:val="en-GB"/>
          </w:rPr>
          <w:delText xml:space="preserve">The result is a story that is ironically oblivious </w:delText>
        </w:r>
        <w:r w:rsidR="00C155DD" w:rsidRPr="001860D6">
          <w:rPr>
            <w:rStyle w:val="PageNumber"/>
            <w:rFonts w:ascii="Times" w:hAnsi="Times"/>
            <w:lang w:val="en-GB"/>
          </w:rPr>
          <w:delText>of</w:delText>
        </w:r>
        <w:r w:rsidRPr="001860D6">
          <w:rPr>
            <w:rStyle w:val="PageNumber"/>
            <w:rFonts w:ascii="Times" w:hAnsi="Times"/>
            <w:lang w:val="en-GB"/>
          </w:rPr>
          <w:delText xml:space="preserve"> the contribution of one of the fathers of liberal constitutional thought: </w:delText>
        </w:r>
        <w:r w:rsidR="004E552B" w:rsidRPr="001860D6">
          <w:rPr>
            <w:rStyle w:val="PageNumber"/>
            <w:rFonts w:ascii="Times" w:hAnsi="Times"/>
            <w:lang w:val="en-GB"/>
          </w:rPr>
          <w:delText>Sieyès</w:delText>
        </w:r>
        <w:r w:rsidRPr="001860D6">
          <w:rPr>
            <w:rStyle w:val="PageNumber"/>
            <w:rFonts w:ascii="Times" w:hAnsi="Times"/>
            <w:lang w:val="en-GB"/>
          </w:rPr>
          <w:delText xml:space="preserve">. </w:delText>
        </w:r>
        <w:r w:rsidR="00FA3690" w:rsidRPr="001860D6">
          <w:rPr>
            <w:rStyle w:val="PageNumber"/>
            <w:rFonts w:ascii="Times" w:hAnsi="Times"/>
          </w:rPr>
          <w:delText xml:space="preserve">As I </w:delText>
        </w:r>
        <w:r w:rsidR="00865C46" w:rsidRPr="001860D6">
          <w:rPr>
            <w:rStyle w:val="PageNumber"/>
            <w:rFonts w:ascii="Times" w:hAnsi="Times"/>
          </w:rPr>
          <w:delText>hope to have</w:delText>
        </w:r>
        <w:r w:rsidR="00FA3690" w:rsidRPr="001860D6">
          <w:rPr>
            <w:rStyle w:val="PageNumber"/>
            <w:rFonts w:ascii="Times" w:hAnsi="Times"/>
          </w:rPr>
          <w:delText xml:space="preserve"> </w:delText>
        </w:r>
        <w:r w:rsidR="00865C46" w:rsidRPr="001860D6">
          <w:rPr>
            <w:rStyle w:val="PageNumber"/>
            <w:rFonts w:ascii="Times" w:hAnsi="Times"/>
          </w:rPr>
          <w:delText>shown</w:delText>
        </w:r>
        <w:r w:rsidR="00FA3690" w:rsidRPr="001860D6">
          <w:rPr>
            <w:rStyle w:val="PageNumber"/>
            <w:rFonts w:ascii="Times" w:hAnsi="Times"/>
          </w:rPr>
          <w:delText xml:space="preserve">, </w:delText>
        </w:r>
        <w:r w:rsidR="004E552B" w:rsidRPr="001860D6">
          <w:rPr>
            <w:rStyle w:val="PageNumber"/>
            <w:rFonts w:ascii="Times" w:hAnsi="Times"/>
            <w:lang w:val="en-GB"/>
          </w:rPr>
          <w:delText>Sieyès</w:delText>
        </w:r>
        <w:r w:rsidR="00FA3690" w:rsidRPr="001860D6">
          <w:rPr>
            <w:rStyle w:val="PageNumber"/>
            <w:rFonts w:ascii="Times" w:hAnsi="Times"/>
            <w:lang w:val="en-GB"/>
          </w:rPr>
          <w:delText xml:space="preserve">’ reasons for preferring unicameral </w:delText>
        </w:r>
        <w:r w:rsidR="00FA3690" w:rsidRPr="001860D6">
          <w:rPr>
            <w:rStyle w:val="PageNumber"/>
            <w:rFonts w:ascii="Times" w:hAnsi="Times"/>
          </w:rPr>
          <w:delText>systems</w:delText>
        </w:r>
        <w:r w:rsidR="00FA3690" w:rsidRPr="001860D6">
          <w:rPr>
            <w:rStyle w:val="PageNumber"/>
            <w:rFonts w:ascii="Times" w:hAnsi="Times"/>
            <w:lang w:val="en-GB"/>
          </w:rPr>
          <w:delText xml:space="preserve"> rely on arguments that are fully internal to and consistent with the intent of limiting power and defending liberty.</w:delText>
        </w:r>
        <w:r w:rsidRPr="001860D6">
          <w:rPr>
            <w:rStyle w:val="PageNumber"/>
            <w:rFonts w:ascii="Times" w:hAnsi="Times"/>
            <w:lang w:val="en-GB"/>
          </w:rPr>
          <w:delText xml:space="preserve"> T</w:delText>
        </w:r>
        <w:r w:rsidR="00FA3690" w:rsidRPr="001860D6">
          <w:rPr>
            <w:rStyle w:val="PageNumber"/>
            <w:rFonts w:ascii="Times" w:hAnsi="Times"/>
            <w:lang w:val="en-GB"/>
          </w:rPr>
          <w:delText xml:space="preserve">he </w:delText>
        </w:r>
        <w:r w:rsidR="00FA3690" w:rsidRPr="001860D6">
          <w:rPr>
            <w:rStyle w:val="PageNumber"/>
            <w:rFonts w:ascii="Times" w:hAnsi="Times"/>
          </w:rPr>
          <w:delText>debates</w:delText>
        </w:r>
        <w:r w:rsidR="00FA3690" w:rsidRPr="001860D6">
          <w:rPr>
            <w:rStyle w:val="PageNumber"/>
            <w:rFonts w:ascii="Times" w:hAnsi="Times"/>
            <w:lang w:val="en-GB"/>
          </w:rPr>
          <w:delText xml:space="preserve"> </w:delText>
        </w:r>
        <w:r w:rsidR="00FA3690" w:rsidRPr="001860D6">
          <w:rPr>
            <w:rStyle w:val="PageNumber"/>
            <w:rFonts w:ascii="Times" w:hAnsi="Times"/>
          </w:rPr>
          <w:delText xml:space="preserve">of the National Assembly </w:delText>
        </w:r>
        <w:r w:rsidR="00FA3690" w:rsidRPr="001860D6">
          <w:rPr>
            <w:rStyle w:val="PageNumber"/>
            <w:rFonts w:ascii="Times" w:hAnsi="Times"/>
            <w:lang w:val="en-GB"/>
          </w:rPr>
          <w:delText xml:space="preserve">suggest that as much as there are liberal arguments to defend bicameralism, </w:delText>
        </w:r>
        <w:r w:rsidR="00FA3690" w:rsidRPr="001860D6">
          <w:rPr>
            <w:rStyle w:val="PageNumber"/>
            <w:rFonts w:ascii="Times" w:hAnsi="Times"/>
          </w:rPr>
          <w:delText xml:space="preserve">these same arguments can also be used to justify </w:delText>
        </w:r>
        <w:r w:rsidR="00FA3690" w:rsidRPr="001860D6">
          <w:rPr>
            <w:rStyle w:val="PageNumber"/>
            <w:rFonts w:ascii="Times" w:hAnsi="Times"/>
            <w:lang w:val="en-GB"/>
          </w:rPr>
          <w:delText xml:space="preserve">unicameral legislative systems. As </w:delText>
        </w:r>
        <w:r w:rsidR="004E552B" w:rsidRPr="001860D6">
          <w:rPr>
            <w:rStyle w:val="PageNumber"/>
            <w:rFonts w:ascii="Times" w:hAnsi="Times"/>
            <w:lang w:val="en-GB"/>
          </w:rPr>
          <w:delText>Sieyès</w:delText>
        </w:r>
        <w:r w:rsidR="00FA3690" w:rsidRPr="001860D6">
          <w:rPr>
            <w:rStyle w:val="PageNumber"/>
            <w:rFonts w:ascii="Times" w:hAnsi="Times"/>
            <w:lang w:val="en-GB"/>
          </w:rPr>
          <w:delText>’ example demonstrates, the choice between bicameral and unicameral legislatures does not necessarily coincide with the choice between liberal and less-liberal or illiberal political systems. Rather, what</w:delText>
        </w:r>
        <w:r w:rsidR="00FA3690" w:rsidRPr="001860D6">
          <w:rPr>
            <w:rStyle w:val="PageNumber"/>
            <w:rFonts w:ascii="Times" w:hAnsi="Times"/>
          </w:rPr>
          <w:delText xml:space="preserve"> </w:delText>
        </w:r>
        <w:r w:rsidR="00FA3690" w:rsidRPr="001860D6">
          <w:rPr>
            <w:rStyle w:val="PageNumber"/>
            <w:rFonts w:ascii="Times" w:hAnsi="Times"/>
            <w:lang w:val="en-GB"/>
          </w:rPr>
          <w:delText xml:space="preserve">often lies behind this choice are two different but equally liberal ways of approaching the same problem: limiting power and defending liberty. </w:delText>
        </w:r>
        <w:r w:rsidR="00C17BBE" w:rsidRPr="001860D6">
          <w:rPr>
            <w:rStyle w:val="PageNumber"/>
            <w:rFonts w:ascii="Times" w:hAnsi="Times"/>
            <w:lang w:val="en-GB"/>
          </w:rPr>
          <w:delText xml:space="preserve">This </w:delText>
        </w:r>
        <w:r w:rsidR="00E6332F" w:rsidRPr="001860D6">
          <w:rPr>
            <w:rStyle w:val="PageNumber"/>
            <w:rFonts w:ascii="Times" w:hAnsi="Times"/>
            <w:lang w:val="en-GB"/>
          </w:rPr>
          <w:delText>choic</w:delText>
        </w:r>
        <w:r w:rsidR="00C17BBE" w:rsidRPr="001860D6">
          <w:rPr>
            <w:rStyle w:val="PageNumber"/>
            <w:rFonts w:ascii="Times" w:hAnsi="Times"/>
            <w:lang w:val="en-GB"/>
          </w:rPr>
          <w:delText xml:space="preserve">e, however, is somehow forgotten by the history of liberal constitutionalism. </w:delText>
        </w:r>
      </w:del>
    </w:p>
    <w:p w14:paraId="7243EA33" w14:textId="64E5285B" w:rsidR="008D3CB9" w:rsidRPr="001860D6" w:rsidRDefault="003400E1" w:rsidP="00D22315">
      <w:pPr>
        <w:pStyle w:val="p1"/>
        <w:spacing w:line="480" w:lineRule="auto"/>
        <w:ind w:firstLine="720"/>
        <w:rPr>
          <w:del w:id="379" w:author="Sue Rogers" w:date="2026-09-25T20:00:00Z" w16du:dateUtc="2026-09-26T00:00:00Z"/>
          <w:rFonts w:ascii="Times" w:hAnsi="Times"/>
          <w:color w:val="auto"/>
          <w:sz w:val="24"/>
          <w:szCs w:val="24"/>
        </w:rPr>
      </w:pPr>
      <w:del w:id="380" w:author="Sue Rogers" w:date="2026-09-25T20:00:00Z" w16du:dateUtc="2026-09-26T00:00:00Z">
        <w:r w:rsidRPr="001860D6">
          <w:rPr>
            <w:rStyle w:val="PageNumber"/>
            <w:rFonts w:ascii="Times" w:hAnsi="Times"/>
            <w:color w:val="auto"/>
            <w:sz w:val="24"/>
            <w:szCs w:val="24"/>
            <w:lang w:val="en-GB"/>
          </w:rPr>
          <w:delText>As a result</w:delText>
        </w:r>
        <w:r w:rsidR="002E611A" w:rsidRPr="001860D6">
          <w:rPr>
            <w:rStyle w:val="PageNumber"/>
            <w:rFonts w:ascii="Times" w:hAnsi="Times"/>
            <w:color w:val="auto"/>
            <w:sz w:val="24"/>
            <w:szCs w:val="24"/>
            <w:lang w:val="en-GB"/>
          </w:rPr>
          <w:delText xml:space="preserve"> of </w:delText>
        </w:r>
        <w:r w:rsidR="002B1316" w:rsidRPr="001860D6">
          <w:rPr>
            <w:rStyle w:val="PageNumber"/>
            <w:rFonts w:ascii="Times" w:hAnsi="Times"/>
            <w:color w:val="auto"/>
            <w:sz w:val="24"/>
            <w:szCs w:val="24"/>
            <w:lang w:val="en-GB"/>
          </w:rPr>
          <w:delText>forgetting this choice</w:delText>
        </w:r>
        <w:r w:rsidR="002E611A" w:rsidRPr="001860D6">
          <w:rPr>
            <w:rStyle w:val="PageNumber"/>
            <w:rFonts w:ascii="Times" w:hAnsi="Times"/>
            <w:color w:val="auto"/>
            <w:sz w:val="24"/>
            <w:szCs w:val="24"/>
            <w:lang w:val="en-GB"/>
          </w:rPr>
          <w:delText>,</w:delText>
        </w:r>
        <w:r w:rsidR="002B1316" w:rsidRPr="001860D6">
          <w:rPr>
            <w:rStyle w:val="PageNumber"/>
            <w:rFonts w:ascii="Times" w:hAnsi="Times"/>
            <w:color w:val="auto"/>
            <w:sz w:val="24"/>
            <w:szCs w:val="24"/>
            <w:lang w:val="en-GB"/>
          </w:rPr>
          <w:delText xml:space="preserve"> we also risk overlooking what </w:delText>
        </w:r>
        <w:r w:rsidR="004E552B" w:rsidRPr="001860D6">
          <w:rPr>
            <w:rStyle w:val="PageNumber"/>
            <w:rFonts w:ascii="Times" w:hAnsi="Times"/>
            <w:color w:val="auto"/>
            <w:sz w:val="24"/>
            <w:szCs w:val="24"/>
            <w:lang w:val="en-GB"/>
          </w:rPr>
          <w:delText>Sieyès</w:delText>
        </w:r>
        <w:r w:rsidR="00FA3690" w:rsidRPr="001860D6">
          <w:rPr>
            <w:rStyle w:val="PageNumber"/>
            <w:rFonts w:ascii="Times" w:hAnsi="Times"/>
            <w:color w:val="auto"/>
            <w:sz w:val="24"/>
            <w:szCs w:val="24"/>
            <w:lang w:val="en-GB"/>
          </w:rPr>
          <w:delText>’ critique of bicameralism has to offer in the way of our understanding of contemporary politics. Setting aside the contextual elements of his critique</w:delText>
        </w:r>
        <w:r w:rsidR="00F00B1D" w:rsidRPr="001860D6">
          <w:rPr>
            <w:rStyle w:val="PageNumber"/>
            <w:rFonts w:ascii="Times" w:hAnsi="Times"/>
            <w:color w:val="auto"/>
            <w:sz w:val="24"/>
            <w:szCs w:val="24"/>
            <w:lang w:val="en-GB"/>
          </w:rPr>
          <w:delText xml:space="preserve"> as well as the failures of some of his projects,</w:delText>
        </w:r>
        <w:r w:rsidR="00FA3690" w:rsidRPr="001860D6">
          <w:rPr>
            <w:rStyle w:val="PageNumber"/>
            <w:rFonts w:ascii="Times" w:hAnsi="Times"/>
            <w:color w:val="auto"/>
            <w:sz w:val="24"/>
            <w:szCs w:val="24"/>
            <w:lang w:val="en-GB"/>
          </w:rPr>
          <w:delText xml:space="preserve"> </w:delText>
        </w:r>
        <w:r w:rsidR="004E552B" w:rsidRPr="001860D6">
          <w:rPr>
            <w:rStyle w:val="PageNumber"/>
            <w:rFonts w:ascii="Times" w:hAnsi="Times"/>
            <w:color w:val="auto"/>
            <w:sz w:val="24"/>
            <w:szCs w:val="24"/>
            <w:lang w:val="en-GB"/>
          </w:rPr>
          <w:delText>Sieyès</w:delText>
        </w:r>
        <w:r w:rsidR="00FA3690" w:rsidRPr="001860D6">
          <w:rPr>
            <w:rStyle w:val="PageNumber"/>
            <w:rFonts w:ascii="Times" w:hAnsi="Times"/>
            <w:color w:val="auto"/>
            <w:sz w:val="24"/>
            <w:szCs w:val="24"/>
            <w:lang w:val="en-GB"/>
          </w:rPr>
          <w:delText xml:space="preserve">’ argument about the potentially negative effects of bicameralism offers insights into what could go wrong with bicameralism when the second chamber systematically disagrees with the first and repeatedly delays or rejects its bills. </w:delText>
        </w:r>
        <w:r w:rsidR="004E552B" w:rsidRPr="001860D6">
          <w:rPr>
            <w:rStyle w:val="PageNumber"/>
            <w:rFonts w:ascii="Times" w:hAnsi="Times"/>
            <w:color w:val="auto"/>
            <w:sz w:val="24"/>
            <w:szCs w:val="24"/>
            <w:lang w:val="en-GB"/>
          </w:rPr>
          <w:delText>Sieyès</w:delText>
        </w:r>
        <w:r w:rsidR="00FA3690" w:rsidRPr="001860D6">
          <w:rPr>
            <w:rStyle w:val="PageNumber"/>
            <w:rFonts w:ascii="Times" w:hAnsi="Times"/>
            <w:color w:val="auto"/>
            <w:sz w:val="24"/>
            <w:szCs w:val="24"/>
            <w:lang w:val="en-GB"/>
          </w:rPr>
          <w:delText xml:space="preserve"> called this situation </w:delText>
        </w:r>
        <w:r w:rsidR="00FA3690" w:rsidRPr="001860D6">
          <w:rPr>
            <w:rStyle w:val="PageNumber"/>
            <w:rFonts w:ascii="Times" w:hAnsi="Times"/>
            <w:i/>
            <w:color w:val="auto"/>
            <w:sz w:val="24"/>
            <w:szCs w:val="24"/>
            <w:lang w:val="en-GB"/>
          </w:rPr>
          <w:delText>contre-action</w:delText>
        </w:r>
        <w:r w:rsidR="00FA3690" w:rsidRPr="001860D6">
          <w:rPr>
            <w:rStyle w:val="PageNumber"/>
            <w:rFonts w:ascii="Times" w:hAnsi="Times"/>
            <w:color w:val="auto"/>
            <w:sz w:val="24"/>
            <w:szCs w:val="24"/>
            <w:lang w:val="en-GB"/>
          </w:rPr>
          <w:delText xml:space="preserve">; </w:delText>
        </w:r>
        <w:r w:rsidR="00444418" w:rsidRPr="001860D6">
          <w:rPr>
            <w:rStyle w:val="PageNumber"/>
            <w:rFonts w:ascii="Times" w:hAnsi="Times"/>
            <w:color w:val="auto"/>
            <w:sz w:val="24"/>
            <w:szCs w:val="24"/>
            <w:lang w:val="en-GB"/>
          </w:rPr>
          <w:delText>contemporary political scientists</w:delText>
        </w:r>
        <w:r w:rsidR="00FA3690" w:rsidRPr="001860D6">
          <w:rPr>
            <w:rStyle w:val="PageNumber"/>
            <w:rFonts w:ascii="Times" w:hAnsi="Times"/>
            <w:color w:val="auto"/>
            <w:sz w:val="24"/>
            <w:szCs w:val="24"/>
            <w:lang w:val="en-GB"/>
          </w:rPr>
          <w:delText xml:space="preserve"> call it gridlock. </w:delText>
        </w:r>
        <w:r w:rsidR="004E552B" w:rsidRPr="001860D6">
          <w:rPr>
            <w:rStyle w:val="PageNumber"/>
            <w:rFonts w:ascii="Times" w:hAnsi="Times"/>
            <w:color w:val="auto"/>
            <w:sz w:val="24"/>
            <w:szCs w:val="24"/>
            <w:lang w:val="en-GB"/>
          </w:rPr>
          <w:delText>Sieyès</w:delText>
        </w:r>
        <w:r w:rsidR="00FA3690" w:rsidRPr="001860D6">
          <w:rPr>
            <w:rStyle w:val="PageNumber"/>
            <w:rFonts w:ascii="Times" w:hAnsi="Times"/>
            <w:color w:val="auto"/>
            <w:sz w:val="24"/>
            <w:szCs w:val="24"/>
            <w:lang w:val="en-GB"/>
          </w:rPr>
          <w:delText xml:space="preserve"> warned that sustained </w:delText>
        </w:r>
        <w:r w:rsidR="00FA3690" w:rsidRPr="001860D6">
          <w:rPr>
            <w:rStyle w:val="PageNumber"/>
            <w:rFonts w:ascii="Times" w:hAnsi="Times"/>
            <w:i/>
            <w:color w:val="auto"/>
            <w:sz w:val="24"/>
            <w:szCs w:val="24"/>
            <w:lang w:val="en-GB"/>
          </w:rPr>
          <w:delText>contre-action</w:delText>
        </w:r>
        <w:r w:rsidR="00FA3690" w:rsidRPr="001860D6">
          <w:rPr>
            <w:rStyle w:val="PageNumber"/>
            <w:rFonts w:ascii="Times" w:hAnsi="Times"/>
            <w:color w:val="auto"/>
            <w:sz w:val="24"/>
            <w:szCs w:val="24"/>
            <w:lang w:val="en-GB"/>
          </w:rPr>
          <w:delText xml:space="preserve"> might cause frustration among both the representatives and the people. The dissatisfaction caused by legislative blockages, he maintained, could grow to the point of making the action of a single man, </w:delText>
        </w:r>
        <w:r w:rsidR="00FA3690" w:rsidRPr="001860D6">
          <w:rPr>
            <w:rStyle w:val="PageNumber"/>
            <w:rFonts w:ascii="Times" w:hAnsi="Times"/>
            <w:i/>
            <w:color w:val="auto"/>
            <w:sz w:val="24"/>
            <w:szCs w:val="24"/>
            <w:lang w:val="en-GB"/>
          </w:rPr>
          <w:delText>action unique</w:delText>
        </w:r>
        <w:r w:rsidR="00FA3690" w:rsidRPr="001860D6">
          <w:rPr>
            <w:rStyle w:val="PageNumber"/>
            <w:rFonts w:ascii="Times" w:hAnsi="Times"/>
            <w:color w:val="auto"/>
            <w:sz w:val="24"/>
            <w:szCs w:val="24"/>
            <w:lang w:val="en-GB"/>
          </w:rPr>
          <w:delText>, look dangerously appealing</w:delText>
        </w:r>
        <w:r w:rsidR="00FA3690" w:rsidRPr="001860D6">
          <w:rPr>
            <w:rStyle w:val="PageNumber"/>
            <w:rFonts w:ascii="Times" w:hAnsi="Times"/>
            <w:i/>
            <w:color w:val="auto"/>
            <w:sz w:val="24"/>
            <w:szCs w:val="24"/>
            <w:lang w:val="en-GB"/>
          </w:rPr>
          <w:delText>.</w:delText>
        </w:r>
        <w:r w:rsidR="00AF375E" w:rsidRPr="001860D6">
          <w:rPr>
            <w:rStyle w:val="PageNumber"/>
            <w:rFonts w:ascii="Times" w:hAnsi="Times"/>
            <w:color w:val="auto"/>
            <w:sz w:val="24"/>
            <w:szCs w:val="24"/>
            <w:lang w:val="en-GB"/>
          </w:rPr>
          <w:delText xml:space="preserve"> An</w:delText>
        </w:r>
        <w:r w:rsidR="005A50B9" w:rsidRPr="001860D6">
          <w:rPr>
            <w:rStyle w:val="PageNumber"/>
            <w:rFonts w:ascii="Times" w:hAnsi="Times"/>
            <w:color w:val="auto"/>
            <w:sz w:val="24"/>
            <w:szCs w:val="24"/>
            <w:lang w:val="en-GB"/>
          </w:rPr>
          <w:delText xml:space="preserve">d this, </w:delText>
        </w:r>
        <w:r w:rsidR="004E552B" w:rsidRPr="001860D6">
          <w:rPr>
            <w:rStyle w:val="PageNumber"/>
            <w:rFonts w:ascii="Times" w:hAnsi="Times"/>
            <w:color w:val="auto"/>
            <w:sz w:val="24"/>
            <w:szCs w:val="24"/>
            <w:lang w:val="en-GB"/>
          </w:rPr>
          <w:delText>Sieyès</w:delText>
        </w:r>
        <w:r w:rsidR="005A50B9" w:rsidRPr="001860D6">
          <w:rPr>
            <w:rStyle w:val="PageNumber"/>
            <w:rFonts w:ascii="Times" w:hAnsi="Times"/>
            <w:color w:val="auto"/>
            <w:sz w:val="24"/>
            <w:szCs w:val="24"/>
            <w:lang w:val="en-GB"/>
          </w:rPr>
          <w:delText xml:space="preserve"> suggested, proves</w:delText>
        </w:r>
        <w:r w:rsidR="00AF375E" w:rsidRPr="001860D6">
          <w:rPr>
            <w:rStyle w:val="PageNumber"/>
            <w:rFonts w:ascii="Times" w:hAnsi="Times"/>
            <w:color w:val="auto"/>
            <w:sz w:val="24"/>
            <w:szCs w:val="24"/>
            <w:lang w:val="en-GB"/>
          </w:rPr>
          <w:delText xml:space="preserve"> that adding further laye</w:delText>
        </w:r>
        <w:r w:rsidR="005A50B9" w:rsidRPr="001860D6">
          <w:rPr>
            <w:rStyle w:val="PageNumber"/>
            <w:rFonts w:ascii="Times" w:hAnsi="Times"/>
            <w:color w:val="auto"/>
            <w:sz w:val="24"/>
            <w:szCs w:val="24"/>
            <w:lang w:val="en-GB"/>
          </w:rPr>
          <w:delText>rs of checks and balances risks</w:delText>
        </w:r>
        <w:r w:rsidR="00AF375E" w:rsidRPr="001860D6">
          <w:rPr>
            <w:rStyle w:val="PageNumber"/>
            <w:rFonts w:ascii="Times" w:hAnsi="Times"/>
            <w:color w:val="auto"/>
            <w:sz w:val="24"/>
            <w:szCs w:val="24"/>
            <w:lang w:val="en-GB"/>
          </w:rPr>
          <w:delText xml:space="preserve"> frustrating the limitation of powers rather than strengthening it.</w:delText>
        </w:r>
        <w:r w:rsidR="00FA3690" w:rsidRPr="001860D6">
          <w:rPr>
            <w:rStyle w:val="PageNumber"/>
            <w:rFonts w:ascii="Times" w:hAnsi="Times"/>
            <w:i/>
            <w:color w:val="auto"/>
            <w:sz w:val="24"/>
            <w:szCs w:val="24"/>
            <w:lang w:val="en-GB"/>
          </w:rPr>
          <w:delText xml:space="preserve"> </w:delText>
        </w:r>
        <w:r w:rsidR="00FA3690" w:rsidRPr="001860D6">
          <w:rPr>
            <w:rStyle w:val="PageNumber"/>
            <w:rFonts w:ascii="Times" w:hAnsi="Times"/>
            <w:color w:val="auto"/>
            <w:sz w:val="24"/>
            <w:szCs w:val="24"/>
            <w:lang w:val="en-GB"/>
          </w:rPr>
          <w:delText xml:space="preserve">After all, history as much as contemporary politics suggest that popular frustration with legislative slowness might indeed lead to demands for strong and charismatic executive powers. </w:delText>
        </w:r>
        <w:r w:rsidR="00444418" w:rsidRPr="001860D6">
          <w:rPr>
            <w:rFonts w:ascii="Times" w:hAnsi="Times" w:cs="Times New Roman"/>
            <w:color w:val="auto"/>
            <w:sz w:val="24"/>
            <w:szCs w:val="24"/>
          </w:rPr>
          <w:delText xml:space="preserve">And if one is to learn anything from </w:delText>
        </w:r>
        <w:r w:rsidR="004E552B" w:rsidRPr="001860D6">
          <w:rPr>
            <w:rFonts w:ascii="Times" w:hAnsi="Times" w:cs="Times New Roman"/>
            <w:color w:val="auto"/>
            <w:sz w:val="24"/>
            <w:szCs w:val="24"/>
          </w:rPr>
          <w:delText>Sieyès</w:delText>
        </w:r>
        <w:r w:rsidR="00444418" w:rsidRPr="001860D6">
          <w:rPr>
            <w:rFonts w:ascii="Times" w:hAnsi="Times" w:cs="Times New Roman"/>
            <w:color w:val="auto"/>
            <w:sz w:val="24"/>
            <w:szCs w:val="24"/>
          </w:rPr>
          <w:delText>, i</w:delText>
        </w:r>
        <w:r w:rsidR="00DF2B94" w:rsidRPr="001860D6">
          <w:rPr>
            <w:rFonts w:ascii="Times" w:hAnsi="Times" w:cs="Times New Roman"/>
            <w:color w:val="auto"/>
            <w:sz w:val="24"/>
            <w:szCs w:val="24"/>
          </w:rPr>
          <w:delText>t i</w:delText>
        </w:r>
        <w:r w:rsidR="00444418" w:rsidRPr="001860D6">
          <w:rPr>
            <w:rFonts w:ascii="Times" w:hAnsi="Times" w:cs="Times New Roman"/>
            <w:color w:val="auto"/>
            <w:sz w:val="24"/>
            <w:szCs w:val="24"/>
          </w:rPr>
          <w:delText xml:space="preserve">s that this should be as </w:delText>
        </w:r>
        <w:r w:rsidR="00FA3690" w:rsidRPr="001860D6">
          <w:rPr>
            <w:rStyle w:val="PageNumber"/>
            <w:rFonts w:ascii="Times" w:hAnsi="Times"/>
            <w:color w:val="auto"/>
            <w:sz w:val="24"/>
            <w:szCs w:val="24"/>
            <w:lang w:val="en-GB"/>
          </w:rPr>
          <w:delText xml:space="preserve">important a concern for liberals as is the strict enforcement of the balance of powers. </w:delText>
        </w:r>
      </w:del>
    </w:p>
    <w:p w14:paraId="13A317D5" w14:textId="77777777" w:rsidR="00DF2B94" w:rsidRPr="001860D6" w:rsidRDefault="00DF2B94" w:rsidP="00D22315">
      <w:pPr>
        <w:spacing w:line="480" w:lineRule="auto"/>
        <w:contextualSpacing/>
        <w:jc w:val="both"/>
        <w:rPr>
          <w:del w:id="381" w:author="Sue Rogers" w:date="2026-09-25T20:00:00Z" w16du:dateUtc="2026-09-26T00:00:00Z"/>
          <w:rStyle w:val="PageNumber"/>
          <w:rFonts w:ascii="Times" w:hAnsi="Times"/>
          <w:b/>
          <w:lang w:val="en-GB"/>
        </w:rPr>
      </w:pPr>
    </w:p>
    <w:p w14:paraId="739F1F78" w14:textId="77777777" w:rsidR="008D3CB9" w:rsidRPr="001860D6" w:rsidRDefault="008D3CB9" w:rsidP="00D22315">
      <w:pPr>
        <w:spacing w:line="480" w:lineRule="auto"/>
        <w:contextualSpacing/>
        <w:jc w:val="both"/>
        <w:rPr>
          <w:del w:id="382" w:author="Sue Rogers" w:date="2026-09-25T20:00:00Z" w16du:dateUtc="2026-09-26T00:00:00Z"/>
          <w:rStyle w:val="PageNumber"/>
          <w:rFonts w:ascii="Times" w:hAnsi="Times"/>
          <w:b/>
          <w:lang w:val="en-GB"/>
        </w:rPr>
      </w:pPr>
      <w:del w:id="383" w:author="Sue Rogers" w:date="2026-09-25T20:00:00Z" w16du:dateUtc="2026-09-26T00:00:00Z">
        <w:r w:rsidRPr="001860D6">
          <w:rPr>
            <w:rStyle w:val="PageNumber"/>
            <w:rFonts w:ascii="Times" w:hAnsi="Times"/>
            <w:b/>
            <w:lang w:val="en-GB"/>
          </w:rPr>
          <w:delText>References</w:delText>
        </w:r>
      </w:del>
    </w:p>
    <w:p w14:paraId="3A873F52" w14:textId="72CA165B" w:rsidR="008D3CB9" w:rsidRPr="001860D6" w:rsidRDefault="00CD59F9" w:rsidP="00D22315">
      <w:pPr>
        <w:spacing w:line="480" w:lineRule="auto"/>
        <w:contextualSpacing/>
        <w:jc w:val="both"/>
        <w:rPr>
          <w:del w:id="384" w:author="Sue Rogers" w:date="2026-09-25T20:00:00Z" w16du:dateUtc="2026-09-26T00:00:00Z"/>
          <w:rStyle w:val="PageNumber"/>
          <w:rFonts w:ascii="Times" w:hAnsi="Times"/>
          <w:lang w:val="en-GB"/>
        </w:rPr>
      </w:pPr>
      <w:del w:id="385" w:author="Sue Rogers" w:date="2026-09-25T20:00:00Z" w16du:dateUtc="2026-09-26T00:00:00Z">
        <w:r w:rsidRPr="001860D6">
          <w:rPr>
            <w:rStyle w:val="PageNumber"/>
            <w:rFonts w:ascii="Times" w:hAnsi="Times"/>
            <w:lang w:val="en-GB"/>
          </w:rPr>
          <w:delText xml:space="preserve">Appleby, J. 1968. “The Jefferson-Adams rupture and the first French translation of John Adams’ Defence”. In </w:delText>
        </w:r>
        <w:r w:rsidRPr="001860D6">
          <w:rPr>
            <w:rStyle w:val="PageNumber"/>
            <w:rFonts w:ascii="Times" w:hAnsi="Times"/>
            <w:i/>
            <w:lang w:val="en-GB"/>
          </w:rPr>
          <w:delText>The American Historical Review</w:delText>
        </w:r>
        <w:r w:rsidRPr="001860D6">
          <w:rPr>
            <w:rStyle w:val="PageNumber"/>
            <w:rFonts w:ascii="Times" w:hAnsi="Times"/>
            <w:lang w:val="en-GB"/>
          </w:rPr>
          <w:delText>, 73(4), 1084-1091.</w:delText>
        </w:r>
      </w:del>
    </w:p>
    <w:p w14:paraId="6C8C616F" w14:textId="4E066B22" w:rsidR="00CD59F9" w:rsidRPr="001860D6" w:rsidRDefault="00CD59F9" w:rsidP="00D22315">
      <w:pPr>
        <w:spacing w:line="480" w:lineRule="auto"/>
        <w:contextualSpacing/>
        <w:jc w:val="both"/>
        <w:rPr>
          <w:del w:id="386" w:author="Sue Rogers" w:date="2026-09-25T20:00:00Z" w16du:dateUtc="2026-09-26T00:00:00Z"/>
          <w:rStyle w:val="PageNumber"/>
          <w:rFonts w:ascii="Times" w:hAnsi="Times"/>
          <w:lang w:val="en-GB"/>
        </w:rPr>
      </w:pPr>
      <w:del w:id="387" w:author="Sue Rogers" w:date="2026-09-25T20:00:00Z" w16du:dateUtc="2026-09-26T00:00:00Z">
        <w:r w:rsidRPr="001860D6">
          <w:rPr>
            <w:rStyle w:val="PageNumber"/>
            <w:rFonts w:ascii="Times" w:hAnsi="Times"/>
            <w:lang w:val="en-GB"/>
          </w:rPr>
          <w:delText xml:space="preserve">Appleby, J. 1971. “America as a model for the radical Franch reformers of 1789”. In </w:delText>
        </w:r>
        <w:r w:rsidRPr="001860D6">
          <w:rPr>
            <w:rStyle w:val="PageNumber"/>
            <w:rFonts w:ascii="Times" w:hAnsi="Times"/>
            <w:i/>
            <w:lang w:val="en-GB"/>
          </w:rPr>
          <w:delText>The William and Mary Quarterly</w:delText>
        </w:r>
        <w:r w:rsidRPr="001860D6">
          <w:rPr>
            <w:rStyle w:val="PageNumber"/>
            <w:rFonts w:ascii="Times" w:hAnsi="Times"/>
            <w:lang w:val="en-GB"/>
          </w:rPr>
          <w:delText>, vol. 292, 267-286.</w:delText>
        </w:r>
      </w:del>
    </w:p>
    <w:p w14:paraId="71950906" w14:textId="48F47397" w:rsidR="008D3CB9" w:rsidRPr="001860D6" w:rsidRDefault="008D3CB9" w:rsidP="00D22315">
      <w:pPr>
        <w:pStyle w:val="FootnoteText"/>
        <w:spacing w:line="480" w:lineRule="auto"/>
        <w:contextualSpacing/>
        <w:jc w:val="both"/>
        <w:rPr>
          <w:del w:id="388" w:author="Sue Rogers" w:date="2026-09-25T20:00:00Z" w16du:dateUtc="2026-09-26T00:00:00Z"/>
          <w:rFonts w:ascii="Times" w:hAnsi="Times"/>
          <w:color w:val="auto"/>
          <w:sz w:val="24"/>
          <w:szCs w:val="24"/>
          <w:lang w:val="en-GB"/>
        </w:rPr>
      </w:pPr>
      <w:del w:id="389" w:author="Sue Rogers" w:date="2026-09-25T20:00:00Z" w16du:dateUtc="2026-09-26T00:00:00Z">
        <w:r w:rsidRPr="001860D6">
          <w:rPr>
            <w:rFonts w:ascii="Times" w:hAnsi="Times"/>
            <w:color w:val="auto"/>
            <w:sz w:val="24"/>
            <w:szCs w:val="24"/>
            <w:lang w:val="en-GB"/>
          </w:rPr>
          <w:delText>Aroney, N</w:delText>
        </w:r>
        <w:r w:rsidR="001751E0" w:rsidRPr="001860D6">
          <w:rPr>
            <w:rFonts w:ascii="Times" w:hAnsi="Times"/>
            <w:color w:val="auto"/>
            <w:sz w:val="24"/>
            <w:szCs w:val="24"/>
            <w:lang w:val="en-GB"/>
          </w:rPr>
          <w:delText xml:space="preserve">. </w:delText>
        </w:r>
        <w:r w:rsidRPr="001860D6">
          <w:rPr>
            <w:rFonts w:ascii="Times" w:hAnsi="Times"/>
            <w:color w:val="auto"/>
            <w:sz w:val="24"/>
            <w:szCs w:val="24"/>
            <w:lang w:val="en-GB"/>
          </w:rPr>
          <w:delText>2008</w:delText>
        </w:r>
        <w:r w:rsidR="001751E0" w:rsidRPr="001860D6">
          <w:rPr>
            <w:rFonts w:ascii="Times" w:hAnsi="Times"/>
            <w:color w:val="auto"/>
            <w:sz w:val="24"/>
            <w:szCs w:val="24"/>
            <w:lang w:val="en-GB"/>
          </w:rPr>
          <w:delText>.</w:delText>
        </w:r>
        <w:r w:rsidR="006A4C6B" w:rsidRPr="001860D6">
          <w:rPr>
            <w:rFonts w:ascii="Times" w:hAnsi="Times"/>
            <w:color w:val="auto"/>
            <w:sz w:val="24"/>
            <w:szCs w:val="24"/>
            <w:lang w:val="en-GB"/>
          </w:rPr>
          <w:delText xml:space="preserve"> </w:delText>
        </w:r>
        <w:r w:rsidR="001751E0" w:rsidRPr="001860D6">
          <w:rPr>
            <w:rFonts w:ascii="Times" w:hAnsi="Times"/>
            <w:color w:val="auto"/>
            <w:sz w:val="24"/>
            <w:szCs w:val="24"/>
            <w:lang w:val="en-GB"/>
          </w:rPr>
          <w:delText>“</w:delText>
        </w:r>
        <w:r w:rsidRPr="001860D6">
          <w:rPr>
            <w:rFonts w:ascii="Times" w:hAnsi="Times"/>
            <w:color w:val="auto"/>
            <w:sz w:val="24"/>
            <w:szCs w:val="24"/>
            <w:lang w:val="en-GB"/>
          </w:rPr>
          <w:delText>Four reasons for an upper house. Representative democracy, public</w:delText>
        </w:r>
      </w:del>
    </w:p>
    <w:p w14:paraId="7D881C05" w14:textId="487756DA" w:rsidR="008D3CB9" w:rsidRPr="001860D6" w:rsidRDefault="008D3CB9" w:rsidP="00D22315">
      <w:pPr>
        <w:pStyle w:val="FootnoteText"/>
        <w:spacing w:line="480" w:lineRule="auto"/>
        <w:contextualSpacing/>
        <w:jc w:val="both"/>
        <w:rPr>
          <w:del w:id="390" w:author="Sue Rogers" w:date="2026-09-25T20:00:00Z" w16du:dateUtc="2026-09-26T00:00:00Z"/>
          <w:rFonts w:ascii="Times" w:hAnsi="Times"/>
          <w:i/>
          <w:color w:val="auto"/>
          <w:sz w:val="24"/>
          <w:szCs w:val="24"/>
          <w:lang w:val="en-GB"/>
        </w:rPr>
      </w:pPr>
      <w:del w:id="391" w:author="Sue Rogers" w:date="2026-09-25T20:00:00Z" w16du:dateUtc="2026-09-26T00:00:00Z">
        <w:r w:rsidRPr="001860D6">
          <w:rPr>
            <w:rFonts w:ascii="Times" w:hAnsi="Times"/>
            <w:color w:val="auto"/>
            <w:sz w:val="24"/>
            <w:szCs w:val="24"/>
            <w:lang w:val="en-GB"/>
          </w:rPr>
          <w:delText>deliberation, legislative outputs and executive accountability</w:delText>
        </w:r>
        <w:r w:rsidR="001751E0" w:rsidRPr="001860D6">
          <w:rPr>
            <w:rFonts w:ascii="Times" w:hAnsi="Times"/>
            <w:color w:val="auto"/>
            <w:sz w:val="24"/>
            <w:szCs w:val="24"/>
            <w:lang w:val="en-GB"/>
          </w:rPr>
          <w:delText>”</w:delText>
        </w:r>
        <w:r w:rsidRPr="001860D6">
          <w:rPr>
            <w:rFonts w:ascii="Times" w:hAnsi="Times"/>
            <w:color w:val="auto"/>
            <w:sz w:val="24"/>
            <w:szCs w:val="24"/>
            <w:lang w:val="en-GB"/>
          </w:rPr>
          <w:delText xml:space="preserve">. In 29 </w:delText>
        </w:r>
        <w:r w:rsidRPr="001860D6">
          <w:rPr>
            <w:rFonts w:ascii="Times" w:hAnsi="Times"/>
            <w:i/>
            <w:color w:val="auto"/>
            <w:sz w:val="24"/>
            <w:szCs w:val="24"/>
            <w:lang w:val="en-GB"/>
          </w:rPr>
          <w:delText>Adelaide Law</w:delText>
        </w:r>
      </w:del>
    </w:p>
    <w:p w14:paraId="69A7DAEF" w14:textId="77777777" w:rsidR="008D3CB9" w:rsidRPr="001860D6" w:rsidRDefault="008D3CB9" w:rsidP="00D22315">
      <w:pPr>
        <w:pStyle w:val="FootnoteText"/>
        <w:spacing w:line="480" w:lineRule="auto"/>
        <w:ind w:left="0" w:firstLine="0"/>
        <w:contextualSpacing/>
        <w:jc w:val="both"/>
        <w:rPr>
          <w:del w:id="392" w:author="Sue Rogers" w:date="2026-09-25T20:00:00Z" w16du:dateUtc="2026-09-26T00:00:00Z"/>
          <w:rFonts w:ascii="Times" w:hAnsi="Times"/>
          <w:color w:val="auto"/>
          <w:sz w:val="24"/>
          <w:szCs w:val="24"/>
          <w:lang w:val="en-GB"/>
        </w:rPr>
      </w:pPr>
      <w:del w:id="393" w:author="Sue Rogers" w:date="2026-09-25T20:00:00Z" w16du:dateUtc="2026-09-26T00:00:00Z">
        <w:r w:rsidRPr="001860D6">
          <w:rPr>
            <w:rFonts w:ascii="Times" w:hAnsi="Times"/>
            <w:i/>
            <w:color w:val="auto"/>
            <w:sz w:val="24"/>
            <w:szCs w:val="24"/>
            <w:lang w:val="en-GB"/>
          </w:rPr>
          <w:delText>Review</w:delText>
        </w:r>
        <w:r w:rsidRPr="001860D6">
          <w:rPr>
            <w:rFonts w:ascii="Times" w:hAnsi="Times"/>
            <w:color w:val="auto"/>
            <w:sz w:val="24"/>
            <w:szCs w:val="24"/>
            <w:lang w:val="en-GB"/>
          </w:rPr>
          <w:delText>, 205-246.</w:delText>
        </w:r>
      </w:del>
    </w:p>
    <w:p w14:paraId="012AAA6D" w14:textId="2353FE94" w:rsidR="00432F2E" w:rsidRPr="001860D6" w:rsidRDefault="00432F2E" w:rsidP="00D22315">
      <w:pPr>
        <w:pStyle w:val="FootnoteText"/>
        <w:spacing w:line="480" w:lineRule="auto"/>
        <w:ind w:left="0" w:firstLine="0"/>
        <w:contextualSpacing/>
        <w:jc w:val="both"/>
        <w:rPr>
          <w:del w:id="394" w:author="Sue Rogers" w:date="2026-09-25T20:00:00Z" w16du:dateUtc="2026-09-26T00:00:00Z"/>
          <w:rFonts w:ascii="Times" w:hAnsi="Times"/>
          <w:color w:val="auto"/>
          <w:sz w:val="24"/>
          <w:szCs w:val="24"/>
          <w:lang w:val="en-GB"/>
        </w:rPr>
      </w:pPr>
      <w:del w:id="395" w:author="Sue Rogers" w:date="2026-09-25T20:00:00Z" w16du:dateUtc="2026-09-26T00:00:00Z">
        <w:r w:rsidRPr="001860D6">
          <w:rPr>
            <w:noProof/>
            <w:color w:val="auto"/>
            <w:sz w:val="23"/>
            <w:szCs w:val="23"/>
            <w:lang w:val="en-GB"/>
          </w:rPr>
          <w:delText xml:space="preserve">Backzo, B. 1989. “Le contrat social des Français: </w:delText>
        </w:r>
        <w:r w:rsidR="004E552B" w:rsidRPr="001860D6">
          <w:rPr>
            <w:noProof/>
            <w:color w:val="auto"/>
            <w:sz w:val="23"/>
            <w:szCs w:val="23"/>
            <w:lang w:val="en-GB"/>
          </w:rPr>
          <w:delText>Sieyès</w:delText>
        </w:r>
        <w:r w:rsidRPr="001860D6">
          <w:rPr>
            <w:noProof/>
            <w:color w:val="auto"/>
            <w:sz w:val="23"/>
            <w:szCs w:val="23"/>
            <w:lang w:val="en-GB"/>
          </w:rPr>
          <w:delText xml:space="preserve"> et Rousseau.” In </w:delText>
        </w:r>
        <w:r w:rsidRPr="001860D6">
          <w:rPr>
            <w:i/>
            <w:iCs/>
            <w:noProof/>
            <w:color w:val="auto"/>
            <w:sz w:val="23"/>
            <w:szCs w:val="23"/>
            <w:lang w:val="en-GB"/>
          </w:rPr>
          <w:delText>The French revolution and the creation of modern political culture</w:delText>
        </w:r>
        <w:r w:rsidRPr="001860D6">
          <w:rPr>
            <w:noProof/>
            <w:color w:val="auto"/>
            <w:sz w:val="23"/>
            <w:szCs w:val="23"/>
            <w:lang w:val="en-GB"/>
          </w:rPr>
          <w:delText>, by L. Colin. Oxford: Pergamon Press</w:delText>
        </w:r>
      </w:del>
    </w:p>
    <w:p w14:paraId="6786EB0C" w14:textId="0A80ACB2" w:rsidR="008D3CB9" w:rsidRPr="001860D6" w:rsidRDefault="008D3CB9" w:rsidP="00D22315">
      <w:pPr>
        <w:pStyle w:val="FootnoteText"/>
        <w:spacing w:line="480" w:lineRule="auto"/>
        <w:contextualSpacing/>
        <w:jc w:val="both"/>
        <w:rPr>
          <w:del w:id="396" w:author="Sue Rogers" w:date="2026-09-25T20:00:00Z" w16du:dateUtc="2026-09-26T00:00:00Z"/>
          <w:rFonts w:ascii="Times" w:hAnsi="Times"/>
          <w:color w:val="auto"/>
          <w:sz w:val="24"/>
          <w:szCs w:val="24"/>
          <w:lang w:val="en-GB"/>
        </w:rPr>
      </w:pPr>
      <w:del w:id="397" w:author="Sue Rogers" w:date="2026-09-25T20:00:00Z" w16du:dateUtc="2026-09-26T00:00:00Z">
        <w:r w:rsidRPr="001860D6">
          <w:rPr>
            <w:rFonts w:ascii="Times" w:hAnsi="Times"/>
            <w:color w:val="auto"/>
            <w:sz w:val="24"/>
            <w:szCs w:val="24"/>
            <w:lang w:val="en-GB"/>
          </w:rPr>
          <w:delText xml:space="preserve">Barnave, </w:delText>
        </w:r>
        <w:r w:rsidR="001751E0" w:rsidRPr="001860D6">
          <w:rPr>
            <w:rFonts w:ascii="Times" w:hAnsi="Times"/>
            <w:color w:val="auto"/>
            <w:sz w:val="24"/>
            <w:szCs w:val="24"/>
            <w:lang w:val="en-GB"/>
          </w:rPr>
          <w:delText xml:space="preserve">A. </w:delText>
        </w:r>
        <w:r w:rsidRPr="001860D6">
          <w:rPr>
            <w:rFonts w:ascii="Times" w:hAnsi="Times"/>
            <w:color w:val="auto"/>
            <w:sz w:val="24"/>
            <w:szCs w:val="24"/>
            <w:lang w:val="en-GB"/>
          </w:rPr>
          <w:delText>1988</w:delText>
        </w:r>
        <w:r w:rsidR="001751E0" w:rsidRPr="001860D6">
          <w:rPr>
            <w:rFonts w:ascii="Times" w:hAnsi="Times"/>
            <w:color w:val="auto"/>
            <w:sz w:val="24"/>
            <w:szCs w:val="24"/>
            <w:lang w:val="en-GB"/>
          </w:rPr>
          <w:delText xml:space="preserve">. </w:delText>
        </w:r>
        <w:r w:rsidRPr="001860D6">
          <w:rPr>
            <w:rFonts w:ascii="Times" w:hAnsi="Times"/>
            <w:i/>
            <w:color w:val="auto"/>
            <w:sz w:val="24"/>
            <w:szCs w:val="24"/>
            <w:lang w:val="en-GB"/>
          </w:rPr>
          <w:delText>De la r</w:delText>
        </w:r>
        <w:r w:rsidRPr="001860D6">
          <w:rPr>
            <w:rFonts w:ascii="Times" w:eastAsia="Helvetica" w:hAnsi="Times" w:cs="Helvetica"/>
            <w:i/>
            <w:color w:val="auto"/>
            <w:sz w:val="24"/>
            <w:szCs w:val="24"/>
            <w:lang w:val="en-GB"/>
          </w:rPr>
          <w:delText>évolution et de la constitution</w:delText>
        </w:r>
        <w:r w:rsidRPr="001860D6">
          <w:rPr>
            <w:rFonts w:ascii="Times" w:hAnsi="Times"/>
            <w:i/>
            <w:color w:val="auto"/>
            <w:sz w:val="24"/>
            <w:szCs w:val="24"/>
            <w:lang w:val="en-GB"/>
          </w:rPr>
          <w:delText xml:space="preserve">. </w:delText>
        </w:r>
        <w:r w:rsidRPr="001860D6">
          <w:rPr>
            <w:rFonts w:ascii="Times" w:hAnsi="Times"/>
            <w:color w:val="auto"/>
            <w:sz w:val="24"/>
            <w:szCs w:val="24"/>
            <w:lang w:val="en-GB"/>
          </w:rPr>
          <w:delText>Grenoble: Presses</w:delText>
        </w:r>
      </w:del>
    </w:p>
    <w:p w14:paraId="3DF41E99" w14:textId="77777777" w:rsidR="008D3CB9" w:rsidRPr="001860D6" w:rsidRDefault="008D3CB9" w:rsidP="00D22315">
      <w:pPr>
        <w:pStyle w:val="FootnoteText"/>
        <w:spacing w:line="480" w:lineRule="auto"/>
        <w:contextualSpacing/>
        <w:jc w:val="both"/>
        <w:rPr>
          <w:del w:id="398" w:author="Sue Rogers" w:date="2026-09-25T20:00:00Z" w16du:dateUtc="2026-09-26T00:00:00Z"/>
          <w:rFonts w:ascii="Times" w:hAnsi="Times"/>
          <w:color w:val="auto"/>
          <w:sz w:val="24"/>
          <w:szCs w:val="24"/>
          <w:lang w:val="en-GB"/>
        </w:rPr>
      </w:pPr>
      <w:del w:id="399" w:author="Sue Rogers" w:date="2026-09-25T20:00:00Z" w16du:dateUtc="2026-09-26T00:00:00Z">
        <w:r w:rsidRPr="001860D6">
          <w:rPr>
            <w:rFonts w:ascii="Times" w:hAnsi="Times"/>
            <w:color w:val="auto"/>
            <w:sz w:val="24"/>
            <w:szCs w:val="24"/>
            <w:lang w:val="en-GB"/>
          </w:rPr>
          <w:delText>Universitaires de Grenoble</w:delText>
        </w:r>
      </w:del>
    </w:p>
    <w:p w14:paraId="5BA8FE74" w14:textId="68AB4425" w:rsidR="00F772F1" w:rsidRPr="001860D6" w:rsidRDefault="00F772F1" w:rsidP="00D22315">
      <w:pPr>
        <w:pStyle w:val="FootnoteText"/>
        <w:spacing w:line="480" w:lineRule="auto"/>
        <w:contextualSpacing/>
        <w:jc w:val="both"/>
        <w:rPr>
          <w:del w:id="400" w:author="Sue Rogers" w:date="2026-09-25T20:00:00Z" w16du:dateUtc="2026-09-26T00:00:00Z"/>
          <w:rFonts w:ascii="Times" w:hAnsi="Times"/>
          <w:color w:val="auto"/>
          <w:sz w:val="24"/>
          <w:szCs w:val="24"/>
        </w:rPr>
      </w:pPr>
      <w:del w:id="401" w:author="Sue Rogers" w:date="2026-09-25T20:00:00Z" w16du:dateUtc="2026-09-26T00:00:00Z">
        <w:r w:rsidRPr="001860D6">
          <w:rPr>
            <w:rFonts w:ascii="Times" w:hAnsi="Times"/>
            <w:color w:val="auto"/>
            <w:sz w:val="24"/>
            <w:szCs w:val="24"/>
          </w:rPr>
          <w:delText xml:space="preserve">Bastid, P. 1970. </w:delText>
        </w:r>
        <w:r w:rsidR="004E552B" w:rsidRPr="001860D6">
          <w:rPr>
            <w:rFonts w:ascii="Times" w:hAnsi="Times"/>
            <w:i/>
            <w:color w:val="auto"/>
            <w:sz w:val="24"/>
            <w:szCs w:val="24"/>
          </w:rPr>
          <w:delText>Sieyès</w:delText>
        </w:r>
        <w:r w:rsidRPr="001860D6">
          <w:rPr>
            <w:rFonts w:ascii="Times" w:hAnsi="Times"/>
            <w:i/>
            <w:color w:val="auto"/>
            <w:sz w:val="24"/>
            <w:szCs w:val="24"/>
          </w:rPr>
          <w:delText xml:space="preserve"> et sa pensée</w:delText>
        </w:r>
        <w:r w:rsidR="009C58C5" w:rsidRPr="001860D6">
          <w:rPr>
            <w:rFonts w:ascii="Times" w:hAnsi="Times"/>
            <w:color w:val="auto"/>
            <w:sz w:val="24"/>
            <w:szCs w:val="24"/>
          </w:rPr>
          <w:delText>. Paris: Hachette</w:delText>
        </w:r>
      </w:del>
    </w:p>
    <w:p w14:paraId="476C7AC7" w14:textId="0C7B56C4" w:rsidR="003253B0" w:rsidRPr="001860D6" w:rsidRDefault="00DE7E67" w:rsidP="00D22315">
      <w:pPr>
        <w:pStyle w:val="FootnoteText"/>
        <w:spacing w:line="480" w:lineRule="auto"/>
        <w:contextualSpacing/>
        <w:jc w:val="both"/>
        <w:rPr>
          <w:del w:id="402" w:author="Sue Rogers" w:date="2026-09-25T20:00:00Z" w16du:dateUtc="2026-09-26T00:00:00Z"/>
          <w:rFonts w:ascii="Times" w:hAnsi="Times"/>
          <w:color w:val="auto"/>
          <w:sz w:val="24"/>
          <w:szCs w:val="24"/>
          <w:lang w:val="en-GB"/>
        </w:rPr>
      </w:pPr>
      <w:del w:id="403" w:author="Sue Rogers" w:date="2026-09-25T20:00:00Z" w16du:dateUtc="2026-09-26T00:00:00Z">
        <w:r w:rsidRPr="001860D6">
          <w:rPr>
            <w:rFonts w:ascii="Times" w:hAnsi="Times"/>
            <w:color w:val="auto"/>
            <w:sz w:val="24"/>
            <w:szCs w:val="24"/>
          </w:rPr>
          <w:delText>Bre</w:delText>
        </w:r>
        <w:r w:rsidR="003253B0" w:rsidRPr="001860D6">
          <w:rPr>
            <w:rFonts w:ascii="Times" w:hAnsi="Times"/>
            <w:color w:val="auto"/>
            <w:sz w:val="24"/>
            <w:szCs w:val="24"/>
          </w:rPr>
          <w:delText xml:space="preserve">din, </w:delText>
        </w:r>
        <w:r w:rsidRPr="001860D6">
          <w:rPr>
            <w:rFonts w:ascii="Times" w:hAnsi="Times"/>
            <w:color w:val="auto"/>
            <w:sz w:val="24"/>
            <w:szCs w:val="24"/>
          </w:rPr>
          <w:delText xml:space="preserve">J. 1988. </w:delText>
        </w:r>
        <w:r w:rsidR="004E552B" w:rsidRPr="001860D6">
          <w:rPr>
            <w:rFonts w:ascii="Times" w:hAnsi="Times"/>
            <w:i/>
            <w:color w:val="auto"/>
            <w:sz w:val="24"/>
            <w:szCs w:val="24"/>
          </w:rPr>
          <w:delText>Sieyès</w:delText>
        </w:r>
        <w:r w:rsidRPr="001860D6">
          <w:rPr>
            <w:rFonts w:ascii="Times" w:hAnsi="Times"/>
            <w:i/>
            <w:color w:val="auto"/>
            <w:sz w:val="24"/>
            <w:szCs w:val="24"/>
          </w:rPr>
          <w:delText>. La clé de la revolution française</w:delText>
        </w:r>
        <w:r w:rsidRPr="001860D6">
          <w:rPr>
            <w:rFonts w:ascii="Times" w:hAnsi="Times"/>
            <w:color w:val="auto"/>
            <w:sz w:val="24"/>
            <w:szCs w:val="24"/>
          </w:rPr>
          <w:delText xml:space="preserve">. </w:delText>
        </w:r>
        <w:r w:rsidRPr="001860D6">
          <w:rPr>
            <w:rFonts w:ascii="Times" w:hAnsi="Times"/>
            <w:color w:val="auto"/>
            <w:sz w:val="24"/>
            <w:szCs w:val="24"/>
            <w:lang w:val="en-GB"/>
          </w:rPr>
          <w:delText>Paris: Edition de Fallois</w:delText>
        </w:r>
      </w:del>
    </w:p>
    <w:p w14:paraId="5946BB5B" w14:textId="7400B073" w:rsidR="008D3CB9" w:rsidRPr="001860D6" w:rsidRDefault="008D3CB9" w:rsidP="00D22315">
      <w:pPr>
        <w:pStyle w:val="FootnoteText"/>
        <w:spacing w:line="480" w:lineRule="auto"/>
        <w:contextualSpacing/>
        <w:jc w:val="both"/>
        <w:rPr>
          <w:del w:id="404" w:author="Sue Rogers" w:date="2026-09-25T20:00:00Z" w16du:dateUtc="2026-09-26T00:00:00Z"/>
          <w:rFonts w:ascii="Times" w:hAnsi="Times"/>
          <w:color w:val="auto"/>
          <w:sz w:val="24"/>
          <w:szCs w:val="24"/>
          <w:lang w:val="en-GB"/>
        </w:rPr>
      </w:pPr>
      <w:del w:id="405" w:author="Sue Rogers" w:date="2026-09-25T20:00:00Z" w16du:dateUtc="2026-09-26T00:00:00Z">
        <w:r w:rsidRPr="001860D6">
          <w:rPr>
            <w:rFonts w:ascii="Times" w:hAnsi="Times"/>
            <w:color w:val="auto"/>
            <w:sz w:val="24"/>
            <w:szCs w:val="24"/>
            <w:lang w:val="en-GB"/>
          </w:rPr>
          <w:delText>Burke E</w:delText>
        </w:r>
        <w:r w:rsidR="001751E0" w:rsidRPr="001860D6">
          <w:rPr>
            <w:rFonts w:ascii="Times" w:hAnsi="Times"/>
            <w:color w:val="auto"/>
            <w:sz w:val="24"/>
            <w:szCs w:val="24"/>
            <w:lang w:val="en-GB"/>
          </w:rPr>
          <w:delText xml:space="preserve">. </w:delText>
        </w:r>
        <w:r w:rsidRPr="001860D6">
          <w:rPr>
            <w:rFonts w:ascii="Times" w:hAnsi="Times"/>
            <w:color w:val="auto"/>
            <w:sz w:val="24"/>
            <w:szCs w:val="24"/>
            <w:lang w:val="en-GB"/>
          </w:rPr>
          <w:delText>1914</w:delText>
        </w:r>
        <w:r w:rsidR="001751E0" w:rsidRPr="001860D6">
          <w:rPr>
            <w:rFonts w:ascii="Times" w:hAnsi="Times"/>
            <w:color w:val="auto"/>
            <w:sz w:val="24"/>
            <w:szCs w:val="24"/>
            <w:lang w:val="en-GB"/>
          </w:rPr>
          <w:delText xml:space="preserve">. </w:delText>
        </w:r>
        <w:r w:rsidRPr="001860D6">
          <w:rPr>
            <w:rFonts w:ascii="Times" w:hAnsi="Times"/>
            <w:i/>
            <w:color w:val="auto"/>
            <w:sz w:val="24"/>
            <w:szCs w:val="24"/>
            <w:lang w:val="en-GB"/>
          </w:rPr>
          <w:delText>A Letter to a noble lord.</w:delText>
        </w:r>
        <w:r w:rsidRPr="001860D6">
          <w:rPr>
            <w:rFonts w:ascii="Times" w:hAnsi="Times"/>
            <w:color w:val="auto"/>
            <w:sz w:val="24"/>
            <w:szCs w:val="24"/>
            <w:lang w:val="en-GB"/>
          </w:rPr>
          <w:delText xml:space="preserve"> Cambridge: Harvard Classics</w:delText>
        </w:r>
      </w:del>
    </w:p>
    <w:p w14:paraId="2B56C136" w14:textId="7489D650" w:rsidR="00F71091" w:rsidRPr="001860D6" w:rsidRDefault="00F71091" w:rsidP="00D22315">
      <w:pPr>
        <w:pStyle w:val="FootnoteText"/>
        <w:spacing w:line="480" w:lineRule="auto"/>
        <w:contextualSpacing/>
        <w:jc w:val="both"/>
        <w:rPr>
          <w:del w:id="406" w:author="Sue Rogers" w:date="2026-09-25T20:00:00Z" w16du:dateUtc="2026-09-26T00:00:00Z"/>
          <w:rStyle w:val="PageNumber"/>
          <w:rFonts w:ascii="Times" w:hAnsi="Times"/>
          <w:color w:val="auto"/>
          <w:sz w:val="24"/>
          <w:szCs w:val="24"/>
          <w:lang w:val="en-GB"/>
        </w:rPr>
      </w:pPr>
      <w:del w:id="407" w:author="Sue Rogers" w:date="2026-09-25T20:00:00Z" w16du:dateUtc="2026-09-26T00:00:00Z">
        <w:r w:rsidRPr="001860D6">
          <w:rPr>
            <w:rFonts w:ascii="Times" w:hAnsi="Times"/>
            <w:color w:val="auto"/>
            <w:sz w:val="24"/>
            <w:szCs w:val="24"/>
            <w:lang w:val="en-GB"/>
          </w:rPr>
          <w:delText xml:space="preserve">Condorcet, M. 1787. “Lettres d’un bourgeois de New Haven à un citoyen de Virginie”. In </w:delText>
        </w:r>
        <w:r w:rsidR="00936495" w:rsidRPr="001860D6">
          <w:rPr>
            <w:rFonts w:ascii="Times" w:hAnsi="Times"/>
            <w:color w:val="auto"/>
            <w:sz w:val="24"/>
            <w:szCs w:val="24"/>
            <w:lang w:val="en-GB"/>
          </w:rPr>
          <w:delText>Condorcet, O and</w:delText>
        </w:r>
        <w:r w:rsidRPr="001860D6">
          <w:rPr>
            <w:rFonts w:ascii="Times" w:hAnsi="Times"/>
            <w:color w:val="auto"/>
            <w:sz w:val="24"/>
            <w:szCs w:val="24"/>
            <w:lang w:val="en-GB"/>
          </w:rPr>
          <w:delText xml:space="preserve"> Arago M.F. 1847. </w:delText>
        </w:r>
        <w:r w:rsidRPr="001860D6">
          <w:rPr>
            <w:rFonts w:ascii="Times" w:hAnsi="Times"/>
            <w:i/>
            <w:color w:val="auto"/>
            <w:sz w:val="24"/>
            <w:szCs w:val="24"/>
            <w:lang w:val="en-GB"/>
          </w:rPr>
          <w:delText>Oeuvres de Condorcet</w:delText>
        </w:r>
        <w:r w:rsidRPr="001860D6">
          <w:rPr>
            <w:rFonts w:ascii="Times" w:hAnsi="Times"/>
            <w:color w:val="auto"/>
            <w:sz w:val="24"/>
            <w:szCs w:val="24"/>
            <w:lang w:val="en-GB"/>
          </w:rPr>
          <w:delText>. Paris: Firmit Didot Frères</w:delText>
        </w:r>
      </w:del>
    </w:p>
    <w:p w14:paraId="098E81DB" w14:textId="0BE1216F" w:rsidR="008D3CB9" w:rsidRPr="001860D6" w:rsidRDefault="008D3CB9" w:rsidP="00D22315">
      <w:pPr>
        <w:adjustRightInd w:val="0"/>
        <w:spacing w:line="480" w:lineRule="auto"/>
        <w:contextualSpacing/>
        <w:jc w:val="both"/>
        <w:rPr>
          <w:del w:id="408" w:author="Sue Rogers" w:date="2026-09-25T20:00:00Z" w16du:dateUtc="2026-09-26T00:00:00Z"/>
          <w:rFonts w:ascii="Times" w:eastAsia="Arial Unicode MS" w:hAnsi="Times" w:cs="Helvetica"/>
          <w:lang w:val="en-GB"/>
        </w:rPr>
      </w:pPr>
      <w:del w:id="409" w:author="Sue Rogers" w:date="2026-09-25T20:00:00Z" w16du:dateUtc="2026-09-26T00:00:00Z">
        <w:r w:rsidRPr="001860D6">
          <w:rPr>
            <w:rFonts w:ascii="Times" w:eastAsia="Arial Unicode MS" w:hAnsi="Times" w:cs="Helvetica"/>
            <w:lang w:val="en-GB"/>
          </w:rPr>
          <w:delText>Crăiuțu A</w:delText>
        </w:r>
        <w:r w:rsidR="001751E0" w:rsidRPr="001860D6">
          <w:rPr>
            <w:rFonts w:ascii="Times" w:eastAsia="Arial Unicode MS" w:hAnsi="Times" w:cs="Helvetica"/>
            <w:lang w:val="en-GB"/>
          </w:rPr>
          <w:delText xml:space="preserve">. </w:delText>
        </w:r>
        <w:r w:rsidRPr="001860D6">
          <w:rPr>
            <w:rFonts w:ascii="Times" w:eastAsia="Arial Unicode MS" w:hAnsi="Times" w:cs="Helvetica"/>
            <w:lang w:val="en-GB"/>
          </w:rPr>
          <w:delText>2012</w:delText>
        </w:r>
        <w:r w:rsidR="001751E0" w:rsidRPr="001860D6">
          <w:rPr>
            <w:rFonts w:ascii="Times" w:eastAsia="Arial Unicode MS" w:hAnsi="Times" w:cs="Helvetica"/>
            <w:lang w:val="en-GB"/>
          </w:rPr>
          <w:delText xml:space="preserve">. </w:delText>
        </w:r>
        <w:r w:rsidRPr="001860D6">
          <w:rPr>
            <w:rFonts w:ascii="Times" w:eastAsia="Arial Unicode MS" w:hAnsi="Times" w:cs="Helvetica"/>
            <w:i/>
            <w:lang w:val="en-GB"/>
          </w:rPr>
          <w:delText>A virtue for corageous minds: moderation in French political thought 1748-1830</w:delText>
        </w:r>
        <w:r w:rsidRPr="001860D6">
          <w:rPr>
            <w:rFonts w:ascii="Times" w:eastAsia="Arial Unicode MS" w:hAnsi="Times" w:cs="Helvetica"/>
            <w:lang w:val="en-GB"/>
          </w:rPr>
          <w:delText>. Princeton: Princeton University Press, 2012</w:delText>
        </w:r>
      </w:del>
    </w:p>
    <w:p w14:paraId="3B186256" w14:textId="5F8A8F86" w:rsidR="008D3CB9" w:rsidRPr="001860D6" w:rsidRDefault="008D3CB9" w:rsidP="00D22315">
      <w:pPr>
        <w:pStyle w:val="p1"/>
        <w:spacing w:line="480" w:lineRule="auto"/>
        <w:contextualSpacing/>
        <w:rPr>
          <w:del w:id="410" w:author="Sue Rogers" w:date="2026-09-25T20:00:00Z" w16du:dateUtc="2026-09-26T00:00:00Z"/>
          <w:rFonts w:ascii="Times" w:hAnsi="Times" w:cs="Times New Roman"/>
          <w:color w:val="auto"/>
          <w:sz w:val="24"/>
          <w:szCs w:val="24"/>
        </w:rPr>
      </w:pPr>
      <w:del w:id="411" w:author="Sue Rogers" w:date="2026-09-25T20:00:00Z" w16du:dateUtc="2026-09-26T00:00:00Z">
        <w:r w:rsidRPr="001860D6">
          <w:rPr>
            <w:rFonts w:ascii="Times" w:eastAsia="Arial Unicode MS" w:hAnsi="Times" w:cs="Helvetica"/>
            <w:color w:val="auto"/>
            <w:sz w:val="24"/>
            <w:szCs w:val="24"/>
          </w:rPr>
          <w:delText>Dorigny, M</w:delText>
        </w:r>
        <w:r w:rsidR="001751E0" w:rsidRPr="001860D6">
          <w:rPr>
            <w:rFonts w:ascii="Times" w:eastAsia="Arial Unicode MS" w:hAnsi="Times" w:cs="Helvetica"/>
            <w:color w:val="auto"/>
            <w:sz w:val="24"/>
            <w:szCs w:val="24"/>
          </w:rPr>
          <w:delText>.</w:delText>
        </w:r>
        <w:r w:rsidR="001751E0" w:rsidRPr="001860D6">
          <w:rPr>
            <w:rFonts w:ascii="Times" w:hAnsi="Times"/>
            <w:color w:val="auto"/>
            <w:sz w:val="24"/>
            <w:szCs w:val="24"/>
          </w:rPr>
          <w:delText xml:space="preserve"> </w:delText>
        </w:r>
        <w:r w:rsidRPr="001860D6">
          <w:rPr>
            <w:rFonts w:ascii="Times" w:hAnsi="Times" w:cs="Times New Roman"/>
            <w:color w:val="auto"/>
            <w:sz w:val="24"/>
            <w:szCs w:val="24"/>
          </w:rPr>
          <w:delText>2005</w:delText>
        </w:r>
        <w:r w:rsidR="001751E0" w:rsidRPr="001860D6">
          <w:rPr>
            <w:rFonts w:ascii="Times" w:hAnsi="Times" w:cs="Times New Roman"/>
            <w:color w:val="auto"/>
            <w:sz w:val="24"/>
            <w:szCs w:val="24"/>
          </w:rPr>
          <w:delText>. “</w:delText>
        </w:r>
        <w:r w:rsidRPr="001860D6">
          <w:rPr>
            <w:rFonts w:ascii="Times" w:hAnsi="Times" w:cs="Times New Roman"/>
            <w:color w:val="auto"/>
            <w:sz w:val="24"/>
            <w:szCs w:val="24"/>
          </w:rPr>
          <w:delText>Pétion, Jérôme, dit de Villeneuve</w:delText>
        </w:r>
        <w:r w:rsidR="001751E0" w:rsidRPr="001860D6">
          <w:rPr>
            <w:rFonts w:ascii="Times" w:hAnsi="Times" w:cs="Times New Roman"/>
            <w:color w:val="auto"/>
            <w:sz w:val="24"/>
            <w:szCs w:val="24"/>
          </w:rPr>
          <w:delText>”</w:delText>
        </w:r>
        <w:r w:rsidRPr="001860D6">
          <w:rPr>
            <w:rFonts w:ascii="Times" w:hAnsi="Times" w:cs="Times New Roman"/>
            <w:color w:val="auto"/>
            <w:sz w:val="24"/>
            <w:szCs w:val="24"/>
          </w:rPr>
          <w:delText xml:space="preserve">. In Soboul, A. </w:delText>
        </w:r>
        <w:r w:rsidRPr="001860D6">
          <w:rPr>
            <w:rFonts w:ascii="Times" w:hAnsi="Times" w:cs="Times New Roman"/>
            <w:i/>
            <w:iCs/>
            <w:color w:val="auto"/>
            <w:sz w:val="24"/>
            <w:szCs w:val="24"/>
          </w:rPr>
          <w:delText>Dictionnaire historique de la R</w:delText>
        </w:r>
        <w:r w:rsidRPr="001860D6">
          <w:rPr>
            <w:rFonts w:ascii="Times" w:eastAsia="Helvetica" w:hAnsi="Times" w:cs="Helvetica"/>
            <w:i/>
            <w:iCs/>
            <w:color w:val="auto"/>
            <w:sz w:val="24"/>
            <w:szCs w:val="24"/>
          </w:rPr>
          <w:delText>évolution française</w:delText>
        </w:r>
        <w:r w:rsidRPr="001860D6">
          <w:rPr>
            <w:rFonts w:ascii="Times" w:hAnsi="Times" w:cs="Times New Roman"/>
            <w:i/>
            <w:color w:val="auto"/>
            <w:sz w:val="24"/>
            <w:szCs w:val="24"/>
          </w:rPr>
          <w:delText>,</w:delText>
        </w:r>
        <w:r w:rsidRPr="001860D6">
          <w:rPr>
            <w:rFonts w:ascii="Times" w:hAnsi="Times" w:cs="Times New Roman"/>
            <w:color w:val="auto"/>
            <w:sz w:val="24"/>
            <w:szCs w:val="24"/>
          </w:rPr>
          <w:delText xml:space="preserve"> Paris: PUF. </w:delText>
        </w:r>
      </w:del>
    </w:p>
    <w:p w14:paraId="3181446D" w14:textId="15557BCF" w:rsidR="008D3CB9" w:rsidRPr="001860D6" w:rsidRDefault="008D3CB9" w:rsidP="00D22315">
      <w:pPr>
        <w:pStyle w:val="issue-headerdescription"/>
        <w:shd w:val="clear" w:color="auto" w:fill="FFFFFF"/>
        <w:spacing w:before="0" w:beforeAutospacing="0" w:after="0" w:afterAutospacing="0" w:line="480" w:lineRule="auto"/>
        <w:contextualSpacing/>
        <w:jc w:val="both"/>
        <w:textAlignment w:val="baseline"/>
        <w:rPr>
          <w:del w:id="412" w:author="Sue Rogers" w:date="2026-09-25T20:00:00Z" w16du:dateUtc="2026-09-26T00:00:00Z"/>
          <w:rFonts w:ascii="Times" w:hAnsi="Times" w:cs="Arial"/>
        </w:rPr>
      </w:pPr>
      <w:del w:id="413" w:author="Sue Rogers" w:date="2026-09-25T20:00:00Z" w16du:dateUtc="2026-09-26T00:00:00Z">
        <w:r w:rsidRPr="001860D6">
          <w:rPr>
            <w:rFonts w:ascii="Times" w:hAnsi="Times" w:cs="Times New Roman"/>
          </w:rPr>
          <w:delText>Fisk, D</w:delText>
        </w:r>
        <w:r w:rsidR="001751E0" w:rsidRPr="001860D6">
          <w:rPr>
            <w:rFonts w:ascii="Times" w:hAnsi="Times" w:cs="Times New Roman"/>
          </w:rPr>
          <w:delText xml:space="preserve">. </w:delText>
        </w:r>
        <w:r w:rsidRPr="001860D6">
          <w:rPr>
            <w:rFonts w:ascii="Times" w:hAnsi="Times" w:cs="Times New Roman"/>
          </w:rPr>
          <w:delText>2011</w:delText>
        </w:r>
        <w:r w:rsidR="001751E0" w:rsidRPr="001860D6">
          <w:rPr>
            <w:rFonts w:ascii="Times" w:hAnsi="Times" w:cs="Times New Roman"/>
          </w:rPr>
          <w:delText>. “</w:delText>
        </w:r>
        <w:r w:rsidRPr="001860D6">
          <w:rPr>
            <w:rFonts w:ascii="Times" w:eastAsia="Times New Roman" w:hAnsi="Times" w:cs="Arial"/>
          </w:rPr>
          <w:delText>Superfluous or Mischievous: Evaluating the Determinants of Government Defeats in Second Chambers</w:delText>
        </w:r>
        <w:r w:rsidR="001751E0" w:rsidRPr="001860D6">
          <w:rPr>
            <w:rFonts w:ascii="Times" w:eastAsia="Times New Roman" w:hAnsi="Times" w:cs="Arial"/>
          </w:rPr>
          <w:delText>”</w:delText>
        </w:r>
        <w:r w:rsidRPr="001860D6">
          <w:rPr>
            <w:rFonts w:ascii="Times" w:eastAsia="Times New Roman" w:hAnsi="Times" w:cs="Arial"/>
          </w:rPr>
          <w:delText xml:space="preserve">. In </w:delText>
        </w:r>
        <w:r w:rsidRPr="001860D6">
          <w:rPr>
            <w:rFonts w:ascii="Times" w:eastAsia="Times New Roman" w:hAnsi="Times" w:cs="Arial"/>
            <w:i/>
          </w:rPr>
          <w:delText xml:space="preserve">Legislative studies quarterly, </w:delText>
        </w:r>
        <w:r w:rsidRPr="001860D6">
          <w:rPr>
            <w:rFonts w:ascii="Times" w:eastAsia="Times New Roman" w:hAnsi="Times" w:cs="Arial"/>
          </w:rPr>
          <w:delText>36</w:delText>
        </w:r>
        <w:r w:rsidR="006A4C6B" w:rsidRPr="001860D6">
          <w:rPr>
            <w:rFonts w:ascii="Times" w:eastAsia="Times New Roman" w:hAnsi="Times" w:cs="Arial"/>
          </w:rPr>
          <w:delText xml:space="preserve"> (</w:delText>
        </w:r>
        <w:r w:rsidRPr="001860D6">
          <w:rPr>
            <w:rFonts w:ascii="Times" w:eastAsia="Times New Roman" w:hAnsi="Times" w:cs="Arial"/>
          </w:rPr>
          <w:delText xml:space="preserve">2), </w:delText>
        </w:r>
        <w:r w:rsidRPr="001860D6">
          <w:rPr>
            <w:rFonts w:ascii="Times" w:hAnsi="Times" w:cs="Arial"/>
          </w:rPr>
          <w:delText xml:space="preserve">231–253. </w:delText>
        </w:r>
      </w:del>
    </w:p>
    <w:p w14:paraId="333D70B4" w14:textId="3570A655" w:rsidR="009C58C5" w:rsidRPr="001860D6" w:rsidRDefault="009C58C5" w:rsidP="00D22315">
      <w:pPr>
        <w:pStyle w:val="issue-headerdescription"/>
        <w:shd w:val="clear" w:color="auto" w:fill="FFFFFF"/>
        <w:spacing w:before="0" w:beforeAutospacing="0" w:after="0" w:afterAutospacing="0" w:line="480" w:lineRule="auto"/>
        <w:contextualSpacing/>
        <w:jc w:val="both"/>
        <w:textAlignment w:val="baseline"/>
        <w:rPr>
          <w:del w:id="414" w:author="Sue Rogers" w:date="2026-09-25T20:00:00Z" w16du:dateUtc="2026-09-26T00:00:00Z"/>
          <w:rFonts w:ascii="Times" w:hAnsi="Times" w:cs="Arial"/>
        </w:rPr>
      </w:pPr>
      <w:del w:id="415" w:author="Sue Rogers" w:date="2026-09-25T20:00:00Z" w16du:dateUtc="2026-09-26T00:00:00Z">
        <w:r w:rsidRPr="001860D6">
          <w:rPr>
            <w:rFonts w:ascii="Times" w:hAnsi="Times" w:cs="Arial"/>
          </w:rPr>
          <w:delText xml:space="preserve">Forsyth, M. 1987. </w:delText>
        </w:r>
        <w:r w:rsidRPr="001860D6">
          <w:rPr>
            <w:rFonts w:ascii="Times" w:hAnsi="Times" w:cs="Arial"/>
            <w:i/>
          </w:rPr>
          <w:delText>Reason and revolution. The political thought of the Abbé Sieyès</w:delText>
        </w:r>
        <w:r w:rsidRPr="001860D6">
          <w:rPr>
            <w:rFonts w:ascii="Times" w:hAnsi="Times" w:cs="Arial"/>
          </w:rPr>
          <w:delText xml:space="preserve">. </w:delText>
        </w:r>
        <w:r w:rsidR="00D07600" w:rsidRPr="001860D6">
          <w:rPr>
            <w:rFonts w:ascii="Times" w:hAnsi="Times" w:cs="Arial"/>
          </w:rPr>
          <w:delText>New York: Leicester University Press.</w:delText>
        </w:r>
      </w:del>
    </w:p>
    <w:p w14:paraId="3DA9DB5A" w14:textId="7D756B17" w:rsidR="00D07600" w:rsidRPr="001860D6" w:rsidRDefault="00D07600" w:rsidP="00D22315">
      <w:pPr>
        <w:pStyle w:val="issue-headerdescription"/>
        <w:shd w:val="clear" w:color="auto" w:fill="FFFFFF"/>
        <w:spacing w:before="0" w:beforeAutospacing="0" w:after="0" w:afterAutospacing="0" w:line="480" w:lineRule="auto"/>
        <w:contextualSpacing/>
        <w:jc w:val="both"/>
        <w:textAlignment w:val="baseline"/>
        <w:rPr>
          <w:del w:id="416" w:author="Sue Rogers" w:date="2026-09-25T20:00:00Z" w16du:dateUtc="2026-09-26T00:00:00Z"/>
          <w:rFonts w:ascii="Times" w:hAnsi="Times" w:cs="Arial"/>
        </w:rPr>
      </w:pPr>
      <w:del w:id="417" w:author="Sue Rogers" w:date="2026-09-25T20:00:00Z" w16du:dateUtc="2026-09-26T00:00:00Z">
        <w:r w:rsidRPr="001860D6">
          <w:rPr>
            <w:rFonts w:ascii="Times" w:hAnsi="Times" w:cs="Arial"/>
          </w:rPr>
          <w:delText xml:space="preserve">Furet, F. and Halévi, R. 1989. </w:delText>
        </w:r>
        <w:r w:rsidRPr="001860D6">
          <w:rPr>
            <w:rFonts w:ascii="Times" w:hAnsi="Times" w:cs="Arial"/>
            <w:i/>
          </w:rPr>
          <w:delText xml:space="preserve">Orateurs de la Révolution. </w:delText>
        </w:r>
        <w:r w:rsidRPr="001860D6">
          <w:rPr>
            <w:rFonts w:ascii="Times" w:hAnsi="Times" w:cs="Arial"/>
          </w:rPr>
          <w:delText>Paris: Gallimard</w:delText>
        </w:r>
      </w:del>
    </w:p>
    <w:p w14:paraId="472AD281" w14:textId="3C08A50D" w:rsidR="008D3CB9" w:rsidRPr="001860D6" w:rsidRDefault="008D3CB9" w:rsidP="00D22315">
      <w:pPr>
        <w:pStyle w:val="p1"/>
        <w:spacing w:line="480" w:lineRule="auto"/>
        <w:contextualSpacing/>
        <w:rPr>
          <w:del w:id="418" w:author="Sue Rogers" w:date="2026-09-25T20:00:00Z" w16du:dateUtc="2026-09-26T00:00:00Z"/>
          <w:rFonts w:ascii="Times" w:hAnsi="Times"/>
          <w:noProof/>
          <w:color w:val="auto"/>
          <w:sz w:val="24"/>
          <w:szCs w:val="24"/>
        </w:rPr>
      </w:pPr>
      <w:del w:id="419" w:author="Sue Rogers" w:date="2026-09-25T20:00:00Z" w16du:dateUtc="2026-09-26T00:00:00Z">
        <w:r w:rsidRPr="001860D6">
          <w:rPr>
            <w:rFonts w:ascii="Times" w:hAnsi="Times" w:cs="Times New Roman"/>
            <w:color w:val="auto"/>
            <w:sz w:val="24"/>
            <w:szCs w:val="24"/>
          </w:rPr>
          <w:delText>Goldoni, M</w:delText>
        </w:r>
        <w:r w:rsidR="001751E0" w:rsidRPr="001860D6">
          <w:rPr>
            <w:rFonts w:ascii="Times" w:hAnsi="Times" w:cs="Times New Roman"/>
            <w:color w:val="auto"/>
            <w:sz w:val="24"/>
            <w:szCs w:val="24"/>
          </w:rPr>
          <w:delText xml:space="preserve">. </w:delText>
        </w:r>
        <w:r w:rsidRPr="001860D6">
          <w:rPr>
            <w:rFonts w:ascii="Times" w:hAnsi="Times" w:cs="Times New Roman"/>
            <w:color w:val="auto"/>
            <w:sz w:val="24"/>
            <w:szCs w:val="24"/>
          </w:rPr>
          <w:delText>2012</w:delText>
        </w:r>
        <w:r w:rsidR="001751E0" w:rsidRPr="001860D6">
          <w:rPr>
            <w:rFonts w:ascii="Times" w:hAnsi="Times" w:cs="Times New Roman"/>
            <w:color w:val="auto"/>
            <w:sz w:val="24"/>
            <w:szCs w:val="24"/>
          </w:rPr>
          <w:delText>. “</w:delText>
        </w:r>
        <w:r w:rsidRPr="001860D6">
          <w:rPr>
            <w:rFonts w:ascii="Times" w:hAnsi="Times"/>
            <w:noProof/>
            <w:color w:val="auto"/>
            <w:sz w:val="24"/>
            <w:szCs w:val="24"/>
          </w:rPr>
          <w:delText xml:space="preserve">At the origins of the constitutional review: </w:delText>
        </w:r>
        <w:r w:rsidR="004E552B" w:rsidRPr="001860D6">
          <w:rPr>
            <w:rFonts w:ascii="Times" w:hAnsi="Times"/>
            <w:noProof/>
            <w:color w:val="auto"/>
            <w:sz w:val="24"/>
            <w:szCs w:val="24"/>
          </w:rPr>
          <w:delText>Sieyès</w:delText>
        </w:r>
        <w:r w:rsidRPr="001860D6">
          <w:rPr>
            <w:rFonts w:ascii="Times" w:hAnsi="Times"/>
            <w:noProof/>
            <w:color w:val="auto"/>
            <w:sz w:val="24"/>
            <w:szCs w:val="24"/>
          </w:rPr>
          <w:delText>' constitutional jury and the taming of constituent power</w:delText>
        </w:r>
        <w:r w:rsidR="001751E0" w:rsidRPr="001860D6">
          <w:rPr>
            <w:rFonts w:ascii="Times" w:hAnsi="Times"/>
            <w:noProof/>
            <w:color w:val="auto"/>
            <w:sz w:val="24"/>
            <w:szCs w:val="24"/>
          </w:rPr>
          <w:delText>”</w:delText>
        </w:r>
        <w:r w:rsidRPr="001860D6">
          <w:rPr>
            <w:rFonts w:ascii="Times" w:hAnsi="Times"/>
            <w:noProof/>
            <w:color w:val="auto"/>
            <w:sz w:val="24"/>
            <w:szCs w:val="24"/>
          </w:rPr>
          <w:delText xml:space="preserve">. In </w:delText>
        </w:r>
        <w:r w:rsidRPr="001860D6">
          <w:rPr>
            <w:rFonts w:ascii="Times" w:hAnsi="Times"/>
            <w:i/>
            <w:iCs/>
            <w:noProof/>
            <w:color w:val="auto"/>
            <w:sz w:val="24"/>
            <w:szCs w:val="24"/>
          </w:rPr>
          <w:delText>Oxford Journal of Legal Studies</w:delText>
        </w:r>
        <w:r w:rsidRPr="001860D6">
          <w:rPr>
            <w:rFonts w:ascii="Times" w:hAnsi="Times"/>
            <w:noProof/>
            <w:color w:val="auto"/>
            <w:sz w:val="24"/>
            <w:szCs w:val="24"/>
          </w:rPr>
          <w:delText xml:space="preserve"> 32</w:delText>
        </w:r>
        <w:r w:rsidR="006A4C6B" w:rsidRPr="001860D6">
          <w:rPr>
            <w:rFonts w:ascii="Times" w:hAnsi="Times"/>
            <w:noProof/>
            <w:color w:val="auto"/>
            <w:sz w:val="24"/>
            <w:szCs w:val="24"/>
          </w:rPr>
          <w:delText xml:space="preserve"> (</w:delText>
        </w:r>
        <w:r w:rsidRPr="001860D6">
          <w:rPr>
            <w:rFonts w:ascii="Times" w:hAnsi="Times"/>
            <w:noProof/>
            <w:color w:val="auto"/>
            <w:sz w:val="24"/>
            <w:szCs w:val="24"/>
          </w:rPr>
          <w:delText>2), 211-234.</w:delText>
        </w:r>
      </w:del>
    </w:p>
    <w:p w14:paraId="1C9A4C9D" w14:textId="1A627FEC" w:rsidR="00D07600" w:rsidRPr="001860D6" w:rsidRDefault="00D07600" w:rsidP="00D22315">
      <w:pPr>
        <w:pStyle w:val="p1"/>
        <w:spacing w:line="480" w:lineRule="auto"/>
        <w:contextualSpacing/>
        <w:rPr>
          <w:del w:id="420" w:author="Sue Rogers" w:date="2026-09-25T20:00:00Z" w16du:dateUtc="2026-09-26T00:00:00Z"/>
          <w:rFonts w:ascii="Times" w:hAnsi="Times"/>
          <w:noProof/>
          <w:color w:val="auto"/>
          <w:sz w:val="24"/>
          <w:szCs w:val="24"/>
        </w:rPr>
      </w:pPr>
      <w:del w:id="421" w:author="Sue Rogers" w:date="2026-09-25T20:00:00Z" w16du:dateUtc="2026-09-26T00:00:00Z">
        <w:r w:rsidRPr="001860D6">
          <w:rPr>
            <w:rFonts w:ascii="Times" w:hAnsi="Times"/>
            <w:noProof/>
            <w:color w:val="auto"/>
            <w:sz w:val="24"/>
            <w:szCs w:val="24"/>
          </w:rPr>
          <w:delText xml:space="preserve">Griffiths, R. 1988. </w:delText>
        </w:r>
        <w:r w:rsidRPr="001860D6">
          <w:rPr>
            <w:rFonts w:ascii="Times" w:hAnsi="Times"/>
            <w:i/>
            <w:noProof/>
            <w:color w:val="auto"/>
            <w:sz w:val="24"/>
            <w:szCs w:val="24"/>
          </w:rPr>
          <w:delText>Le centre perdu: Malouet et les ‘monarchiens’ dans la Révoution française</w:delText>
        </w:r>
        <w:r w:rsidRPr="001860D6">
          <w:rPr>
            <w:rFonts w:ascii="Times" w:hAnsi="Times"/>
            <w:noProof/>
            <w:color w:val="auto"/>
            <w:sz w:val="24"/>
            <w:szCs w:val="24"/>
          </w:rPr>
          <w:delText xml:space="preserve">. Grenoble: Presses Universitaires de Grenoble. </w:delText>
        </w:r>
      </w:del>
    </w:p>
    <w:p w14:paraId="7D9090FC" w14:textId="13C2AE87" w:rsidR="001751E0" w:rsidRPr="001860D6" w:rsidRDefault="008D3CB9" w:rsidP="00D22315">
      <w:pPr>
        <w:pStyle w:val="FootnoteText"/>
        <w:spacing w:line="480" w:lineRule="auto"/>
        <w:contextualSpacing/>
        <w:jc w:val="both"/>
        <w:rPr>
          <w:del w:id="422" w:author="Sue Rogers" w:date="2026-09-25T20:00:00Z" w16du:dateUtc="2026-09-26T00:00:00Z"/>
          <w:rFonts w:ascii="Times" w:hAnsi="Times"/>
          <w:color w:val="auto"/>
          <w:sz w:val="24"/>
          <w:szCs w:val="24"/>
          <w:lang w:val="en-GB"/>
        </w:rPr>
      </w:pPr>
      <w:del w:id="423" w:author="Sue Rogers" w:date="2026-09-25T20:00:00Z" w16du:dateUtc="2026-09-26T00:00:00Z">
        <w:r w:rsidRPr="001860D6">
          <w:rPr>
            <w:rStyle w:val="PageNumber"/>
            <w:rFonts w:ascii="Times" w:hAnsi="Times"/>
            <w:color w:val="auto"/>
            <w:sz w:val="24"/>
            <w:szCs w:val="24"/>
            <w:lang w:val="en-GB"/>
          </w:rPr>
          <w:delText>Guennifey P</w:delText>
        </w:r>
        <w:r w:rsidR="001751E0" w:rsidRPr="001860D6">
          <w:rPr>
            <w:rStyle w:val="PageNumber"/>
            <w:rFonts w:ascii="Times" w:hAnsi="Times"/>
            <w:color w:val="auto"/>
            <w:sz w:val="24"/>
            <w:szCs w:val="24"/>
            <w:lang w:val="en-GB"/>
          </w:rPr>
          <w:delText xml:space="preserve">. </w:delText>
        </w:r>
        <w:r w:rsidRPr="001860D6">
          <w:rPr>
            <w:rStyle w:val="PageNumber"/>
            <w:rFonts w:ascii="Times" w:hAnsi="Times"/>
            <w:color w:val="auto"/>
            <w:sz w:val="24"/>
            <w:szCs w:val="24"/>
            <w:lang w:val="en-GB"/>
          </w:rPr>
          <w:delText>1994</w:delText>
        </w:r>
        <w:r w:rsidR="001751E0" w:rsidRPr="001860D6">
          <w:rPr>
            <w:rStyle w:val="PageNumber"/>
            <w:rFonts w:ascii="Times" w:hAnsi="Times"/>
            <w:color w:val="auto"/>
            <w:sz w:val="24"/>
            <w:szCs w:val="24"/>
            <w:lang w:val="en-GB"/>
          </w:rPr>
          <w:delText>. “</w:delText>
        </w:r>
        <w:r w:rsidRPr="001860D6">
          <w:rPr>
            <w:rFonts w:ascii="Times" w:hAnsi="Times"/>
            <w:color w:val="auto"/>
            <w:sz w:val="24"/>
            <w:szCs w:val="24"/>
            <w:lang w:val="en-GB"/>
          </w:rPr>
          <w:delText>Constitution et interets sociaux: le debat sur les deux chambres</w:delText>
        </w:r>
        <w:r w:rsidR="001751E0" w:rsidRPr="001860D6">
          <w:rPr>
            <w:rFonts w:ascii="Times" w:hAnsi="Times"/>
            <w:color w:val="auto"/>
            <w:sz w:val="24"/>
            <w:szCs w:val="24"/>
            <w:lang w:val="en-GB"/>
          </w:rPr>
          <w:delText>”</w:delText>
        </w:r>
      </w:del>
    </w:p>
    <w:p w14:paraId="77CFCCFA" w14:textId="3E0C7586" w:rsidR="001751E0" w:rsidRPr="001860D6" w:rsidRDefault="008D3CB9" w:rsidP="00D22315">
      <w:pPr>
        <w:pStyle w:val="FootnoteText"/>
        <w:spacing w:line="480" w:lineRule="auto"/>
        <w:contextualSpacing/>
        <w:jc w:val="both"/>
        <w:rPr>
          <w:del w:id="424" w:author="Sue Rogers" w:date="2026-09-25T20:00:00Z" w16du:dateUtc="2026-09-26T00:00:00Z"/>
          <w:rFonts w:ascii="Times" w:hAnsi="Times"/>
          <w:color w:val="auto"/>
          <w:sz w:val="24"/>
          <w:szCs w:val="24"/>
          <w:lang w:val="en-GB"/>
        </w:rPr>
      </w:pPr>
      <w:del w:id="425" w:author="Sue Rogers" w:date="2026-09-25T20:00:00Z" w16du:dateUtc="2026-09-26T00:00:00Z">
        <w:r w:rsidRPr="001860D6">
          <w:rPr>
            <w:rFonts w:ascii="Times" w:hAnsi="Times"/>
            <w:color w:val="auto"/>
            <w:sz w:val="24"/>
            <w:szCs w:val="24"/>
            <w:lang w:val="en-GB"/>
          </w:rPr>
          <w:delText>In:</w:delText>
        </w:r>
        <w:r w:rsidR="001751E0" w:rsidRPr="001860D6">
          <w:rPr>
            <w:rFonts w:ascii="Times" w:hAnsi="Times"/>
            <w:color w:val="auto"/>
            <w:sz w:val="24"/>
            <w:szCs w:val="24"/>
            <w:lang w:val="en-GB"/>
          </w:rPr>
          <w:delText xml:space="preserve"> </w:delText>
        </w:r>
        <w:r w:rsidRPr="001860D6">
          <w:rPr>
            <w:rFonts w:ascii="Times" w:hAnsi="Times"/>
            <w:color w:val="auto"/>
            <w:sz w:val="24"/>
            <w:szCs w:val="24"/>
            <w:lang w:val="en-GB"/>
          </w:rPr>
          <w:delText>Troper</w:delText>
        </w:r>
        <w:r w:rsidR="006A4C6B" w:rsidRPr="001860D6">
          <w:rPr>
            <w:rFonts w:ascii="Times" w:hAnsi="Times"/>
            <w:color w:val="auto"/>
            <w:sz w:val="24"/>
            <w:szCs w:val="24"/>
            <w:lang w:val="en-GB"/>
          </w:rPr>
          <w:delText xml:space="preserve"> M and Jaume L (</w:delText>
        </w:r>
        <w:r w:rsidRPr="001860D6">
          <w:rPr>
            <w:rFonts w:ascii="Times" w:hAnsi="Times"/>
            <w:color w:val="auto"/>
            <w:sz w:val="24"/>
            <w:szCs w:val="24"/>
            <w:lang w:val="en-GB"/>
          </w:rPr>
          <w:delText xml:space="preserve">eds) </w:delText>
        </w:r>
        <w:r w:rsidRPr="001860D6">
          <w:rPr>
            <w:rFonts w:ascii="Times" w:hAnsi="Times"/>
            <w:i/>
            <w:color w:val="auto"/>
            <w:sz w:val="24"/>
            <w:szCs w:val="24"/>
            <w:lang w:val="en-GB"/>
          </w:rPr>
          <w:delText xml:space="preserve">1789 </w:delText>
        </w:r>
        <w:r w:rsidR="004E552B" w:rsidRPr="001860D6">
          <w:rPr>
            <w:rFonts w:ascii="Times" w:hAnsi="Times"/>
            <w:i/>
            <w:color w:val="auto"/>
            <w:sz w:val="24"/>
            <w:szCs w:val="24"/>
            <w:lang w:val="en-GB"/>
          </w:rPr>
          <w:delText>Sieyès</w:delText>
        </w:r>
        <w:r w:rsidR="006A4C6B" w:rsidRPr="001860D6">
          <w:rPr>
            <w:rFonts w:ascii="Times" w:hAnsi="Times"/>
            <w:i/>
            <w:color w:val="auto"/>
            <w:sz w:val="24"/>
            <w:szCs w:val="24"/>
            <w:lang w:val="en-GB"/>
          </w:rPr>
          <w:delText xml:space="preserve"> </w:delText>
        </w:r>
        <w:r w:rsidRPr="001860D6">
          <w:rPr>
            <w:rFonts w:ascii="Times" w:hAnsi="Times"/>
            <w:i/>
            <w:color w:val="auto"/>
            <w:sz w:val="24"/>
            <w:szCs w:val="24"/>
            <w:lang w:val="en-GB"/>
          </w:rPr>
          <w:delText>et l</w:delText>
        </w:r>
        <w:r w:rsidRPr="001860D6">
          <w:rPr>
            <w:rFonts w:ascii="Times" w:eastAsia="Helvetica" w:hAnsi="Times" w:cs="Helvetica"/>
            <w:i/>
            <w:color w:val="auto"/>
            <w:sz w:val="24"/>
            <w:szCs w:val="24"/>
            <w:lang w:val="en-GB"/>
          </w:rPr>
          <w:delText>’invention de la constitution</w:delText>
        </w:r>
        <w:r w:rsidR="001751E0" w:rsidRPr="001860D6">
          <w:rPr>
            <w:rFonts w:ascii="Times" w:hAnsi="Times"/>
            <w:color w:val="auto"/>
            <w:sz w:val="24"/>
            <w:szCs w:val="24"/>
            <w:lang w:val="en-GB"/>
          </w:rPr>
          <w:delText>, Paris:</w:delText>
        </w:r>
      </w:del>
    </w:p>
    <w:p w14:paraId="66D15485" w14:textId="79F79C4F" w:rsidR="008D3CB9" w:rsidRPr="001860D6" w:rsidRDefault="008D3CB9" w:rsidP="00D22315">
      <w:pPr>
        <w:pStyle w:val="FootnoteText"/>
        <w:spacing w:line="480" w:lineRule="auto"/>
        <w:contextualSpacing/>
        <w:jc w:val="both"/>
        <w:rPr>
          <w:del w:id="426" w:author="Sue Rogers" w:date="2026-09-25T20:00:00Z" w16du:dateUtc="2026-09-26T00:00:00Z"/>
          <w:rStyle w:val="PageNumber"/>
          <w:rFonts w:ascii="Times" w:hAnsi="Times"/>
          <w:color w:val="auto"/>
          <w:sz w:val="24"/>
          <w:szCs w:val="24"/>
          <w:lang w:val="en-GB"/>
        </w:rPr>
      </w:pPr>
      <w:del w:id="427" w:author="Sue Rogers" w:date="2026-09-25T20:00:00Z" w16du:dateUtc="2026-09-26T00:00:00Z">
        <w:r w:rsidRPr="001860D6">
          <w:rPr>
            <w:rFonts w:ascii="Times" w:hAnsi="Times"/>
            <w:color w:val="auto"/>
            <w:sz w:val="24"/>
            <w:szCs w:val="24"/>
            <w:lang w:val="en-GB"/>
          </w:rPr>
          <w:delText>LGDJ</w:delText>
        </w:r>
        <w:r w:rsidRPr="001860D6">
          <w:rPr>
            <w:rStyle w:val="PageNumber"/>
            <w:rFonts w:ascii="Times" w:hAnsi="Times"/>
            <w:color w:val="auto"/>
            <w:sz w:val="24"/>
            <w:szCs w:val="24"/>
            <w:lang w:val="en-GB"/>
          </w:rPr>
          <w:delText>.</w:delText>
        </w:r>
      </w:del>
    </w:p>
    <w:p w14:paraId="07A45EF7" w14:textId="0134B76B" w:rsidR="008D3CB9" w:rsidRPr="001860D6" w:rsidRDefault="006A4C6B" w:rsidP="00D22315">
      <w:pPr>
        <w:pStyle w:val="FootnoteText"/>
        <w:spacing w:line="480" w:lineRule="auto"/>
        <w:contextualSpacing/>
        <w:jc w:val="both"/>
        <w:rPr>
          <w:del w:id="428" w:author="Sue Rogers" w:date="2026-09-25T20:00:00Z" w16du:dateUtc="2026-09-26T00:00:00Z"/>
          <w:rStyle w:val="PageNumber"/>
          <w:rFonts w:ascii="Times" w:hAnsi="Times"/>
          <w:color w:val="auto"/>
          <w:sz w:val="24"/>
          <w:szCs w:val="24"/>
          <w:lang w:val="en-GB"/>
        </w:rPr>
      </w:pPr>
      <w:del w:id="429" w:author="Sue Rogers" w:date="2026-09-25T20:00:00Z" w16du:dateUtc="2026-09-26T00:00:00Z">
        <w:r w:rsidRPr="001860D6">
          <w:rPr>
            <w:rStyle w:val="PageNumber"/>
            <w:rFonts w:ascii="Times" w:hAnsi="Times"/>
            <w:color w:val="auto"/>
            <w:sz w:val="24"/>
            <w:szCs w:val="24"/>
            <w:lang w:val="en-GB"/>
          </w:rPr>
          <w:delText>Heller, B and B</w:delText>
        </w:r>
        <w:r w:rsidR="008D3CB9" w:rsidRPr="001860D6">
          <w:rPr>
            <w:rStyle w:val="PageNumber"/>
            <w:rFonts w:ascii="Times" w:hAnsi="Times"/>
            <w:color w:val="auto"/>
            <w:sz w:val="24"/>
            <w:szCs w:val="24"/>
            <w:lang w:val="en-GB"/>
          </w:rPr>
          <w:delText>randuse, M</w:delText>
        </w:r>
        <w:r w:rsidR="001751E0" w:rsidRPr="001860D6">
          <w:rPr>
            <w:rStyle w:val="PageNumber"/>
            <w:rFonts w:ascii="Times" w:hAnsi="Times"/>
            <w:color w:val="auto"/>
            <w:sz w:val="24"/>
            <w:szCs w:val="24"/>
            <w:lang w:val="en-GB"/>
          </w:rPr>
          <w:delText xml:space="preserve">. </w:delText>
        </w:r>
        <w:r w:rsidR="008D3CB9" w:rsidRPr="001860D6">
          <w:rPr>
            <w:rStyle w:val="PageNumber"/>
            <w:rFonts w:ascii="Times" w:hAnsi="Times"/>
            <w:color w:val="auto"/>
            <w:sz w:val="24"/>
            <w:szCs w:val="24"/>
            <w:lang w:val="en-GB"/>
          </w:rPr>
          <w:delText>2014</w:delText>
        </w:r>
        <w:r w:rsidR="001751E0" w:rsidRPr="001860D6">
          <w:rPr>
            <w:rStyle w:val="PageNumber"/>
            <w:rFonts w:ascii="Times" w:hAnsi="Times"/>
            <w:color w:val="auto"/>
            <w:sz w:val="24"/>
            <w:szCs w:val="24"/>
            <w:lang w:val="en-GB"/>
          </w:rPr>
          <w:delText xml:space="preserve">. </w:delText>
        </w:r>
        <w:r w:rsidR="008D3CB9" w:rsidRPr="001860D6">
          <w:rPr>
            <w:rStyle w:val="PageNumber"/>
            <w:rFonts w:ascii="Times" w:hAnsi="Times"/>
            <w:color w:val="auto"/>
            <w:sz w:val="24"/>
            <w:szCs w:val="24"/>
            <w:lang w:val="en-GB"/>
          </w:rPr>
          <w:delText>The politics of bicameralism. In Shane, M et al,</w:delText>
        </w:r>
      </w:del>
    </w:p>
    <w:p w14:paraId="47DBEBBE" w14:textId="77777777" w:rsidR="008D3CB9" w:rsidRPr="001860D6" w:rsidRDefault="008D3CB9" w:rsidP="00D22315">
      <w:pPr>
        <w:pStyle w:val="FootnoteText"/>
        <w:spacing w:line="480" w:lineRule="auto"/>
        <w:contextualSpacing/>
        <w:jc w:val="both"/>
        <w:rPr>
          <w:del w:id="430" w:author="Sue Rogers" w:date="2026-09-25T20:00:00Z" w16du:dateUtc="2026-09-26T00:00:00Z"/>
          <w:rStyle w:val="PageNumber"/>
          <w:rFonts w:ascii="Times" w:hAnsi="Times"/>
          <w:i/>
          <w:color w:val="auto"/>
          <w:sz w:val="24"/>
          <w:szCs w:val="24"/>
          <w:lang w:val="en-GB"/>
        </w:rPr>
      </w:pPr>
      <w:del w:id="431" w:author="Sue Rogers" w:date="2026-09-25T20:00:00Z" w16du:dateUtc="2026-09-26T00:00:00Z">
        <w:r w:rsidRPr="001860D6">
          <w:rPr>
            <w:rStyle w:val="PageNumber"/>
            <w:rFonts w:ascii="Times" w:hAnsi="Times"/>
            <w:i/>
            <w:color w:val="auto"/>
            <w:sz w:val="24"/>
            <w:szCs w:val="24"/>
            <w:lang w:val="en-GB"/>
          </w:rPr>
          <w:delText>Oxford handbook in legislative studies</w:delText>
        </w:r>
        <w:r w:rsidRPr="001860D6">
          <w:rPr>
            <w:rStyle w:val="PageNumber"/>
            <w:rFonts w:ascii="Times" w:hAnsi="Times"/>
            <w:color w:val="auto"/>
            <w:sz w:val="24"/>
            <w:szCs w:val="24"/>
            <w:lang w:val="en-GB"/>
          </w:rPr>
          <w:delText xml:space="preserve">, Oxford: Oxford University Press. </w:delText>
        </w:r>
      </w:del>
    </w:p>
    <w:p w14:paraId="5AEFB2D6" w14:textId="3F34908F" w:rsidR="008D3CB9" w:rsidRPr="001860D6" w:rsidRDefault="008D3CB9" w:rsidP="00D22315">
      <w:pPr>
        <w:adjustRightInd w:val="0"/>
        <w:spacing w:line="480" w:lineRule="auto"/>
        <w:contextualSpacing/>
        <w:jc w:val="both"/>
        <w:rPr>
          <w:del w:id="432" w:author="Sue Rogers" w:date="2026-09-25T20:00:00Z" w16du:dateUtc="2026-09-26T00:00:00Z"/>
          <w:rFonts w:ascii="Times" w:hAnsi="Times"/>
          <w:lang w:val="en-GB"/>
        </w:rPr>
      </w:pPr>
      <w:del w:id="433" w:author="Sue Rogers" w:date="2026-09-25T20:00:00Z" w16du:dateUtc="2026-09-26T00:00:00Z">
        <w:r w:rsidRPr="001860D6">
          <w:rPr>
            <w:rFonts w:ascii="Times" w:hAnsi="Times"/>
            <w:lang w:val="en-GB"/>
          </w:rPr>
          <w:delText>Hont I</w:delText>
        </w:r>
        <w:r w:rsidR="001751E0" w:rsidRPr="001860D6">
          <w:rPr>
            <w:rFonts w:ascii="Times" w:hAnsi="Times"/>
            <w:lang w:val="en-GB"/>
          </w:rPr>
          <w:delText>.</w:delText>
        </w:r>
        <w:r w:rsidR="006A4C6B" w:rsidRPr="001860D6">
          <w:rPr>
            <w:rFonts w:ascii="Times" w:hAnsi="Times"/>
            <w:lang w:val="en-GB"/>
          </w:rPr>
          <w:delText xml:space="preserve"> </w:delText>
        </w:r>
        <w:r w:rsidRPr="001860D6">
          <w:rPr>
            <w:rFonts w:ascii="Times" w:hAnsi="Times"/>
            <w:lang w:val="en-GB"/>
          </w:rPr>
          <w:delText>2004</w:delText>
        </w:r>
        <w:r w:rsidR="001751E0" w:rsidRPr="001860D6">
          <w:rPr>
            <w:rFonts w:ascii="Times" w:hAnsi="Times"/>
            <w:lang w:val="en-GB"/>
          </w:rPr>
          <w:delText xml:space="preserve">. </w:delText>
        </w:r>
        <w:r w:rsidRPr="001860D6">
          <w:rPr>
            <w:rFonts w:ascii="Times" w:hAnsi="Times"/>
            <w:lang w:val="en-GB"/>
          </w:rPr>
          <w:delText xml:space="preserve">The permanent crisis of a divided mankind: nation state and nationalism in historical perspective, </w:delText>
        </w:r>
        <w:r w:rsidRPr="001860D6">
          <w:rPr>
            <w:rFonts w:ascii="Times" w:hAnsi="Times"/>
            <w:i/>
            <w:lang w:val="en-GB"/>
          </w:rPr>
          <w:delText>Political Studies</w:delText>
        </w:r>
        <w:r w:rsidRPr="001860D6">
          <w:rPr>
            <w:rFonts w:ascii="Times" w:hAnsi="Times"/>
            <w:lang w:val="en-GB"/>
          </w:rPr>
          <w:delText>, XLII: 166-231.</w:delText>
        </w:r>
      </w:del>
    </w:p>
    <w:p w14:paraId="53295D80" w14:textId="7C55F8E5" w:rsidR="00C87E51" w:rsidRPr="001860D6" w:rsidRDefault="00C87E51" w:rsidP="00D22315">
      <w:pPr>
        <w:adjustRightInd w:val="0"/>
        <w:spacing w:line="480" w:lineRule="auto"/>
        <w:contextualSpacing/>
        <w:jc w:val="both"/>
        <w:rPr>
          <w:del w:id="434" w:author="Sue Rogers" w:date="2026-09-25T20:00:00Z" w16du:dateUtc="2026-09-26T00:00:00Z"/>
          <w:rFonts w:ascii="Times" w:hAnsi="Times"/>
          <w:lang w:val="en-GB"/>
        </w:rPr>
      </w:pPr>
      <w:del w:id="435" w:author="Sue Rogers" w:date="2026-09-25T20:00:00Z" w16du:dateUtc="2026-09-26T00:00:00Z">
        <w:r w:rsidRPr="001860D6">
          <w:rPr>
            <w:rFonts w:ascii="Times" w:hAnsi="Times"/>
            <w:lang w:val="en-GB"/>
          </w:rPr>
          <w:delText xml:space="preserve">Israel, J. 2014. </w:delText>
        </w:r>
        <w:r w:rsidRPr="001860D6">
          <w:rPr>
            <w:rFonts w:ascii="Times" w:hAnsi="Times"/>
            <w:i/>
            <w:lang w:val="en-GB"/>
          </w:rPr>
          <w:delText>Revolutionary ideas</w:delText>
        </w:r>
        <w:r w:rsidRPr="001860D6">
          <w:rPr>
            <w:rFonts w:ascii="Times" w:hAnsi="Times"/>
            <w:lang w:val="en-GB"/>
          </w:rPr>
          <w:delText>, Princeton: Princeton and Oxford.</w:delText>
        </w:r>
      </w:del>
    </w:p>
    <w:p w14:paraId="38AC9B47" w14:textId="33A3D5F8" w:rsidR="008D3CB9" w:rsidRPr="001860D6" w:rsidRDefault="008D3CB9" w:rsidP="00D22315">
      <w:pPr>
        <w:adjustRightInd w:val="0"/>
        <w:spacing w:line="480" w:lineRule="auto"/>
        <w:ind w:left="480" w:hanging="480"/>
        <w:contextualSpacing/>
        <w:jc w:val="both"/>
        <w:rPr>
          <w:del w:id="436" w:author="Sue Rogers" w:date="2026-09-25T20:00:00Z" w16du:dateUtc="2026-09-26T00:00:00Z"/>
          <w:rFonts w:ascii="Times" w:hAnsi="Times"/>
          <w:lang w:val="en-GB"/>
        </w:rPr>
      </w:pPr>
      <w:del w:id="437" w:author="Sue Rogers" w:date="2026-09-25T20:00:00Z" w16du:dateUtc="2026-09-26T00:00:00Z">
        <w:r w:rsidRPr="001860D6">
          <w:rPr>
            <w:rFonts w:ascii="Times" w:hAnsi="Times"/>
            <w:lang w:val="en-GB"/>
          </w:rPr>
          <w:delText>Jaume L</w:delText>
        </w:r>
        <w:r w:rsidR="001751E0" w:rsidRPr="001860D6">
          <w:rPr>
            <w:rFonts w:ascii="Times" w:hAnsi="Times"/>
            <w:lang w:val="en-GB"/>
          </w:rPr>
          <w:delText>.</w:delText>
        </w:r>
        <w:r w:rsidRPr="001860D6">
          <w:rPr>
            <w:rFonts w:ascii="Times" w:hAnsi="Times"/>
            <w:lang w:val="en-GB"/>
          </w:rPr>
          <w:delText xml:space="preserve"> 1989</w:delText>
        </w:r>
        <w:r w:rsidR="001751E0" w:rsidRPr="001860D6">
          <w:rPr>
            <w:rFonts w:ascii="Times" w:hAnsi="Times"/>
            <w:lang w:val="en-GB"/>
          </w:rPr>
          <w:delText>.</w:delText>
        </w:r>
        <w:r w:rsidR="006A4C6B" w:rsidRPr="001860D6">
          <w:rPr>
            <w:rFonts w:ascii="Times" w:hAnsi="Times"/>
            <w:lang w:val="en-GB"/>
          </w:rPr>
          <w:delText xml:space="preserve"> </w:delText>
        </w:r>
        <w:r w:rsidRPr="001860D6">
          <w:rPr>
            <w:rFonts w:ascii="Times" w:hAnsi="Times"/>
            <w:i/>
            <w:iCs/>
            <w:lang w:val="en-GB"/>
          </w:rPr>
          <w:delText>Le discours Jacobin et la d</w:delText>
        </w:r>
        <w:r w:rsidRPr="001860D6">
          <w:rPr>
            <w:rFonts w:ascii="Times" w:eastAsia="Helvetica" w:hAnsi="Times" w:cs="Helvetica"/>
            <w:i/>
            <w:iCs/>
            <w:lang w:val="en-GB"/>
          </w:rPr>
          <w:delText>émocratie</w:delText>
        </w:r>
        <w:r w:rsidRPr="001860D6">
          <w:rPr>
            <w:rFonts w:ascii="Times" w:hAnsi="Times"/>
            <w:lang w:val="en-GB"/>
          </w:rPr>
          <w:delText>, Paris: Fayard</w:delText>
        </w:r>
      </w:del>
    </w:p>
    <w:p w14:paraId="3276F46F" w14:textId="21D7866E" w:rsidR="000F50DC" w:rsidRPr="001860D6" w:rsidRDefault="000F50DC" w:rsidP="00D22315">
      <w:pPr>
        <w:adjustRightInd w:val="0"/>
        <w:spacing w:line="480" w:lineRule="auto"/>
        <w:ind w:left="480" w:hanging="480"/>
        <w:contextualSpacing/>
        <w:jc w:val="both"/>
        <w:rPr>
          <w:del w:id="438" w:author="Sue Rogers" w:date="2026-09-25T20:00:00Z" w16du:dateUtc="2026-09-26T00:00:00Z"/>
          <w:rFonts w:ascii="Times" w:hAnsi="Times"/>
          <w:lang w:val="en-GB"/>
        </w:rPr>
      </w:pPr>
      <w:del w:id="439" w:author="Sue Rogers" w:date="2026-09-25T20:00:00Z" w16du:dateUtc="2026-09-26T00:00:00Z">
        <w:r w:rsidRPr="001860D6">
          <w:rPr>
            <w:rFonts w:ascii="Times" w:hAnsi="Times"/>
            <w:lang w:val="en-GB"/>
          </w:rPr>
          <w:delText xml:space="preserve">Kurland B. and Lerner. R. 1987. </w:delText>
        </w:r>
        <w:r w:rsidRPr="001860D6">
          <w:rPr>
            <w:rFonts w:ascii="Times" w:hAnsi="Times"/>
            <w:i/>
            <w:lang w:val="en-GB"/>
          </w:rPr>
          <w:delText>The Founders’ Constitution</w:delText>
        </w:r>
        <w:r w:rsidRPr="001860D6">
          <w:rPr>
            <w:rFonts w:ascii="Times" w:hAnsi="Times"/>
            <w:lang w:val="en-GB"/>
          </w:rPr>
          <w:delText>. Chicago: University of Chicago Press</w:delText>
        </w:r>
      </w:del>
    </w:p>
    <w:p w14:paraId="06DF5EED" w14:textId="5524934A" w:rsidR="008D3CB9" w:rsidRPr="001860D6" w:rsidRDefault="001751E0" w:rsidP="00D22315">
      <w:pPr>
        <w:widowControl w:val="0"/>
        <w:autoSpaceDE w:val="0"/>
        <w:autoSpaceDN w:val="0"/>
        <w:adjustRightInd w:val="0"/>
        <w:spacing w:line="480" w:lineRule="auto"/>
        <w:contextualSpacing/>
        <w:jc w:val="both"/>
        <w:rPr>
          <w:del w:id="440" w:author="Sue Rogers" w:date="2026-09-25T20:00:00Z" w16du:dateUtc="2026-09-26T00:00:00Z"/>
          <w:rFonts w:ascii="Times" w:hAnsi="Times"/>
          <w:lang w:val="en-GB"/>
        </w:rPr>
      </w:pPr>
      <w:del w:id="441" w:author="Sue Rogers" w:date="2026-09-25T20:00:00Z" w16du:dateUtc="2026-09-26T00:00:00Z">
        <w:r w:rsidRPr="001860D6">
          <w:rPr>
            <w:rStyle w:val="PageNumber"/>
            <w:rFonts w:ascii="Times" w:hAnsi="Times"/>
            <w:lang w:val="en-GB"/>
          </w:rPr>
          <w:delText xml:space="preserve">Madival J and Laurent E. </w:delText>
        </w:r>
        <w:r w:rsidR="008D3CB9" w:rsidRPr="001860D6">
          <w:rPr>
            <w:rStyle w:val="PageNumber"/>
            <w:rFonts w:ascii="Times" w:hAnsi="Times"/>
            <w:lang w:val="en-GB"/>
          </w:rPr>
          <w:delText>1862</w:delText>
        </w:r>
        <w:r w:rsidRPr="001860D6">
          <w:rPr>
            <w:rStyle w:val="PageNumber"/>
            <w:rFonts w:ascii="Times" w:hAnsi="Times"/>
            <w:lang w:val="en-GB"/>
          </w:rPr>
          <w:delText xml:space="preserve">. </w:delText>
        </w:r>
        <w:r w:rsidR="008D3CB9" w:rsidRPr="001860D6">
          <w:rPr>
            <w:rFonts w:ascii="Times" w:hAnsi="Times"/>
            <w:i/>
            <w:lang w:val="en-GB"/>
          </w:rPr>
          <w:delText xml:space="preserve">Archives Parlementaires de 1789 </w:delText>
        </w:r>
        <w:r w:rsidR="008D3CB9" w:rsidRPr="001860D6">
          <w:rPr>
            <w:rFonts w:ascii="Times" w:eastAsia="Helvetica" w:hAnsi="Times" w:cs="Helvetica"/>
            <w:i/>
            <w:lang w:val="en-GB"/>
          </w:rPr>
          <w:delText>à 1860: recueil complet des débats législatifs &amp; politiques des Chambres françaises</w:delText>
        </w:r>
        <w:r w:rsidR="008D3CB9" w:rsidRPr="001860D6">
          <w:rPr>
            <w:rFonts w:ascii="Times" w:hAnsi="Times"/>
            <w:i/>
            <w:lang w:val="en-GB"/>
          </w:rPr>
          <w:delText>.</w:delText>
        </w:r>
        <w:r w:rsidR="008D3CB9" w:rsidRPr="001860D6">
          <w:rPr>
            <w:rFonts w:ascii="Times" w:hAnsi="Times"/>
            <w:lang w:val="en-GB"/>
          </w:rPr>
          <w:delText xml:space="preserve"> Paris: Librairie administrative de Paul Dupont</w:delText>
        </w:r>
      </w:del>
    </w:p>
    <w:p w14:paraId="39C06206" w14:textId="0E9412FE" w:rsidR="007E1E68" w:rsidRPr="001860D6" w:rsidRDefault="007E1E68" w:rsidP="00D22315">
      <w:pPr>
        <w:widowControl w:val="0"/>
        <w:autoSpaceDE w:val="0"/>
        <w:autoSpaceDN w:val="0"/>
        <w:adjustRightInd w:val="0"/>
        <w:spacing w:line="480" w:lineRule="auto"/>
        <w:contextualSpacing/>
        <w:jc w:val="both"/>
        <w:rPr>
          <w:del w:id="442" w:author="Sue Rogers" w:date="2026-09-25T20:00:00Z" w16du:dateUtc="2026-09-26T00:00:00Z"/>
          <w:rFonts w:ascii="Times" w:eastAsia="Arial Unicode MS" w:hAnsi="Times" w:cs="Times New Roman"/>
          <w:lang w:val="en-GB"/>
        </w:rPr>
      </w:pPr>
      <w:del w:id="443" w:author="Sue Rogers" w:date="2026-09-25T20:00:00Z" w16du:dateUtc="2026-09-26T00:00:00Z">
        <w:r w:rsidRPr="001860D6">
          <w:rPr>
            <w:rFonts w:ascii="Times" w:hAnsi="Times"/>
            <w:lang w:val="en-GB"/>
          </w:rPr>
          <w:delText xml:space="preserve">Mathiez, A. 1925. “L’ortographe du nom de </w:delText>
        </w:r>
        <w:r w:rsidR="004E552B" w:rsidRPr="001860D6">
          <w:rPr>
            <w:rFonts w:ascii="Times" w:hAnsi="Times"/>
            <w:lang w:val="en-GB"/>
          </w:rPr>
          <w:delText>Sieyès</w:delText>
        </w:r>
        <w:r w:rsidRPr="001860D6">
          <w:rPr>
            <w:rFonts w:ascii="Times" w:hAnsi="Times"/>
            <w:lang w:val="en-GB"/>
          </w:rPr>
          <w:delText xml:space="preserve">”. In </w:delText>
        </w:r>
        <w:r w:rsidRPr="001860D6">
          <w:rPr>
            <w:rFonts w:ascii="Times" w:hAnsi="Times"/>
            <w:i/>
            <w:lang w:val="en-GB"/>
          </w:rPr>
          <w:delText>Annales historiques de la Révolution Française</w:delText>
        </w:r>
        <w:r w:rsidRPr="001860D6">
          <w:rPr>
            <w:rFonts w:ascii="Times" w:hAnsi="Times"/>
            <w:lang w:val="en-GB"/>
          </w:rPr>
          <w:delText xml:space="preserve">, 2. </w:delText>
        </w:r>
      </w:del>
    </w:p>
    <w:p w14:paraId="42495063" w14:textId="370D10F1" w:rsidR="008D3CB9" w:rsidRPr="001860D6" w:rsidRDefault="008D3CB9" w:rsidP="00D22315">
      <w:pPr>
        <w:spacing w:line="480" w:lineRule="auto"/>
        <w:contextualSpacing/>
        <w:jc w:val="both"/>
        <w:rPr>
          <w:del w:id="444" w:author="Sue Rogers" w:date="2026-09-25T20:00:00Z" w16du:dateUtc="2026-09-26T00:00:00Z"/>
          <w:rFonts w:ascii="Times" w:hAnsi="Times"/>
          <w:lang w:val="en-GB"/>
        </w:rPr>
      </w:pPr>
      <w:del w:id="445" w:author="Sue Rogers" w:date="2026-09-25T20:00:00Z" w16du:dateUtc="2026-09-26T00:00:00Z">
        <w:r w:rsidRPr="001860D6">
          <w:rPr>
            <w:rFonts w:ascii="Times" w:hAnsi="Times"/>
            <w:lang w:val="it-IT"/>
          </w:rPr>
          <w:delText xml:space="preserve">Pasquino </w:delText>
        </w:r>
        <w:r w:rsidR="001751E0" w:rsidRPr="001860D6">
          <w:rPr>
            <w:rFonts w:ascii="Times" w:hAnsi="Times"/>
            <w:lang w:val="it-IT"/>
          </w:rPr>
          <w:delText>P</w:delText>
        </w:r>
        <w:r w:rsidR="006A4C6B" w:rsidRPr="001860D6">
          <w:rPr>
            <w:rFonts w:ascii="Times" w:hAnsi="Times"/>
            <w:lang w:val="it-IT"/>
          </w:rPr>
          <w:delText>. 1998.</w:delText>
        </w:r>
        <w:r w:rsidRPr="001860D6">
          <w:rPr>
            <w:rFonts w:ascii="Times" w:hAnsi="Times"/>
            <w:lang w:val="it-IT"/>
          </w:rPr>
          <w:delText xml:space="preserve"> </w:delText>
        </w:r>
        <w:r w:rsidR="004E552B" w:rsidRPr="001860D6">
          <w:rPr>
            <w:rFonts w:ascii="Times" w:hAnsi="Times"/>
            <w:i/>
            <w:lang w:val="it-IT"/>
          </w:rPr>
          <w:delText>Sieyès</w:delText>
        </w:r>
        <w:r w:rsidRPr="001860D6">
          <w:rPr>
            <w:rFonts w:ascii="Times" w:hAnsi="Times"/>
            <w:i/>
            <w:lang w:val="it-IT"/>
          </w:rPr>
          <w:delText xml:space="preserve"> et l</w:delText>
        </w:r>
        <w:r w:rsidRPr="001860D6">
          <w:rPr>
            <w:rFonts w:ascii="Times" w:eastAsia="Helvetica" w:hAnsi="Times" w:cs="Helvetica"/>
            <w:i/>
            <w:lang w:val="it-IT"/>
          </w:rPr>
          <w:delText>’invention de la Constitution en France</w:delText>
        </w:r>
        <w:r w:rsidRPr="001860D6">
          <w:rPr>
            <w:rFonts w:ascii="Times" w:hAnsi="Times"/>
            <w:lang w:val="it-IT"/>
          </w:rPr>
          <w:delText xml:space="preserve">. </w:delText>
        </w:r>
        <w:r w:rsidRPr="001860D6">
          <w:rPr>
            <w:rFonts w:ascii="Times" w:hAnsi="Times"/>
            <w:lang w:val="en-GB"/>
          </w:rPr>
          <w:delText>Paris: Odile Jacob</w:delText>
        </w:r>
      </w:del>
    </w:p>
    <w:p w14:paraId="3268C3C9" w14:textId="32F951D0" w:rsidR="008D3CB9" w:rsidRPr="001860D6" w:rsidRDefault="006A4C6B" w:rsidP="00D22315">
      <w:pPr>
        <w:spacing w:line="480" w:lineRule="auto"/>
        <w:contextualSpacing/>
        <w:jc w:val="both"/>
        <w:rPr>
          <w:del w:id="446" w:author="Sue Rogers" w:date="2026-09-25T20:00:00Z" w16du:dateUtc="2026-09-26T00:00:00Z"/>
          <w:rFonts w:ascii="Times" w:hAnsi="Times"/>
          <w:lang w:val="en-GB"/>
        </w:rPr>
      </w:pPr>
      <w:del w:id="447" w:author="Sue Rogers" w:date="2026-09-25T20:00:00Z" w16du:dateUtc="2026-09-26T00:00:00Z">
        <w:r w:rsidRPr="001860D6">
          <w:rPr>
            <w:rFonts w:ascii="Times" w:hAnsi="Times"/>
            <w:lang w:val="en-GB"/>
          </w:rPr>
          <w:delText>Rockow, L. 1928.</w:delText>
        </w:r>
        <w:r w:rsidR="008D3CB9" w:rsidRPr="001860D6">
          <w:rPr>
            <w:rFonts w:ascii="Times" w:hAnsi="Times"/>
            <w:lang w:val="en-GB"/>
          </w:rPr>
          <w:delText xml:space="preserve"> Bentham on the theory of second chambers. In </w:delText>
        </w:r>
        <w:r w:rsidR="008D3CB9" w:rsidRPr="001860D6">
          <w:rPr>
            <w:rFonts w:ascii="Times" w:hAnsi="Times"/>
            <w:i/>
            <w:lang w:val="en-GB"/>
          </w:rPr>
          <w:delText>American Political Science Review</w:delText>
        </w:r>
        <w:r w:rsidR="008D3CB9" w:rsidRPr="001860D6">
          <w:rPr>
            <w:rFonts w:ascii="Times" w:hAnsi="Times"/>
            <w:lang w:val="en-GB"/>
          </w:rPr>
          <w:delText>, 22(3), 576-590.</w:delText>
        </w:r>
      </w:del>
    </w:p>
    <w:p w14:paraId="698D5A2F" w14:textId="579EE854" w:rsidR="008D3CB9" w:rsidRPr="001860D6" w:rsidRDefault="006A4C6B" w:rsidP="00D22315">
      <w:pPr>
        <w:spacing w:line="480" w:lineRule="auto"/>
        <w:contextualSpacing/>
        <w:jc w:val="both"/>
        <w:rPr>
          <w:del w:id="448" w:author="Sue Rogers" w:date="2026-09-25T20:00:00Z" w16du:dateUtc="2026-09-26T00:00:00Z"/>
          <w:rFonts w:ascii="Times" w:hAnsi="Times"/>
          <w:lang w:val="en-GB"/>
        </w:rPr>
      </w:pPr>
      <w:del w:id="449" w:author="Sue Rogers" w:date="2026-09-25T20:00:00Z" w16du:dateUtc="2026-09-26T00:00:00Z">
        <w:r w:rsidRPr="001860D6">
          <w:rPr>
            <w:rFonts w:ascii="Times" w:hAnsi="Times"/>
            <w:lang w:val="en-GB"/>
          </w:rPr>
          <w:delText>Shell, D. 2001.</w:delText>
        </w:r>
        <w:r w:rsidR="008D3CB9" w:rsidRPr="001860D6">
          <w:rPr>
            <w:rFonts w:ascii="Times" w:hAnsi="Times"/>
            <w:lang w:val="en-GB"/>
          </w:rPr>
          <w:delText xml:space="preserve"> </w:delText>
        </w:r>
        <w:r w:rsidRPr="001860D6">
          <w:rPr>
            <w:rFonts w:ascii="Times" w:hAnsi="Times"/>
            <w:lang w:val="en-GB"/>
          </w:rPr>
          <w:delText>“</w:delText>
        </w:r>
        <w:r w:rsidR="008D3CB9" w:rsidRPr="001860D6">
          <w:rPr>
            <w:rFonts w:ascii="Times" w:hAnsi="Times"/>
            <w:lang w:val="en-GB"/>
          </w:rPr>
          <w:delText>The history of bicameralism</w:delText>
        </w:r>
        <w:r w:rsidRPr="001860D6">
          <w:rPr>
            <w:rFonts w:ascii="Times" w:hAnsi="Times"/>
            <w:lang w:val="en-GB"/>
          </w:rPr>
          <w:delText>”</w:delText>
        </w:r>
        <w:r w:rsidR="008D3CB9" w:rsidRPr="001860D6">
          <w:rPr>
            <w:rFonts w:ascii="Times" w:hAnsi="Times"/>
            <w:lang w:val="en-GB"/>
          </w:rPr>
          <w:delText xml:space="preserve">. In </w:delText>
        </w:r>
        <w:r w:rsidR="008D3CB9" w:rsidRPr="001860D6">
          <w:rPr>
            <w:rFonts w:ascii="Times" w:hAnsi="Times"/>
            <w:i/>
            <w:lang w:val="en-GB"/>
          </w:rPr>
          <w:delText>The journal of legislative studies</w:delText>
        </w:r>
        <w:r w:rsidR="008D3CB9" w:rsidRPr="001860D6">
          <w:rPr>
            <w:rFonts w:ascii="Times" w:hAnsi="Times"/>
            <w:lang w:val="en-GB"/>
          </w:rPr>
          <w:delText>, 7:1, 5-18.</w:delText>
        </w:r>
      </w:del>
    </w:p>
    <w:p w14:paraId="6EC9B2C9" w14:textId="1318E422" w:rsidR="008D3CB9" w:rsidRPr="001860D6" w:rsidRDefault="004E552B" w:rsidP="00D22315">
      <w:pPr>
        <w:spacing w:line="480" w:lineRule="auto"/>
        <w:contextualSpacing/>
        <w:jc w:val="both"/>
        <w:rPr>
          <w:del w:id="450" w:author="Sue Rogers" w:date="2026-09-25T20:00:00Z" w16du:dateUtc="2026-09-26T00:00:00Z"/>
          <w:rFonts w:ascii="Times" w:hAnsi="Times"/>
          <w:lang w:val="en-GB"/>
        </w:rPr>
      </w:pPr>
      <w:del w:id="451" w:author="Sue Rogers" w:date="2026-09-25T20:00:00Z" w16du:dateUtc="2026-09-26T00:00:00Z">
        <w:r w:rsidRPr="001860D6">
          <w:rPr>
            <w:rFonts w:ascii="Times" w:hAnsi="Times"/>
            <w:lang w:val="en-GB"/>
          </w:rPr>
          <w:delText>Sieyès</w:delText>
        </w:r>
        <w:r w:rsidR="006A4C6B" w:rsidRPr="001860D6">
          <w:rPr>
            <w:rFonts w:ascii="Times" w:hAnsi="Times"/>
            <w:lang w:val="en-GB"/>
          </w:rPr>
          <w:delText xml:space="preserve"> E. 1998.</w:delText>
        </w:r>
        <w:r w:rsidR="008D3CB9" w:rsidRPr="001860D6">
          <w:rPr>
            <w:rFonts w:ascii="Times" w:hAnsi="Times"/>
            <w:lang w:val="en-GB"/>
          </w:rPr>
          <w:delText xml:space="preserve"> </w:delText>
        </w:r>
        <w:r w:rsidR="006A4C6B" w:rsidRPr="001860D6">
          <w:rPr>
            <w:rFonts w:ascii="Times" w:hAnsi="Times"/>
            <w:lang w:val="en-GB"/>
          </w:rPr>
          <w:delText>“</w:delText>
        </w:r>
        <w:r w:rsidR="008D3CB9" w:rsidRPr="001860D6">
          <w:rPr>
            <w:rFonts w:ascii="Times" w:hAnsi="Times"/>
            <w:lang w:val="en-GB"/>
          </w:rPr>
          <w:delText>Bases de l’ordre social</w:delText>
        </w:r>
        <w:r w:rsidR="006A4C6B" w:rsidRPr="001860D6">
          <w:rPr>
            <w:rFonts w:ascii="Times" w:hAnsi="Times"/>
            <w:lang w:val="en-GB"/>
          </w:rPr>
          <w:delText xml:space="preserve">”. </w:delText>
        </w:r>
        <w:r w:rsidR="006A4C6B" w:rsidRPr="001860D6">
          <w:rPr>
            <w:rFonts w:ascii="Times" w:hAnsi="Times"/>
            <w:lang w:val="it-IT"/>
          </w:rPr>
          <w:delText xml:space="preserve">In Pasquino P. </w:delText>
        </w:r>
        <w:r w:rsidRPr="001860D6">
          <w:rPr>
            <w:rFonts w:ascii="Times" w:hAnsi="Times"/>
            <w:i/>
            <w:lang w:val="it-IT"/>
          </w:rPr>
          <w:delText>Sieyès</w:delText>
        </w:r>
        <w:r w:rsidR="008D3CB9" w:rsidRPr="001860D6">
          <w:rPr>
            <w:rFonts w:ascii="Times" w:hAnsi="Times"/>
            <w:i/>
            <w:lang w:val="it-IT"/>
          </w:rPr>
          <w:delText xml:space="preserve"> et l</w:delText>
        </w:r>
        <w:r w:rsidR="006A4C6B" w:rsidRPr="001860D6">
          <w:rPr>
            <w:rFonts w:ascii="Times" w:eastAsia="Helvetica" w:hAnsi="Times" w:cs="Helvetica"/>
            <w:i/>
            <w:lang w:val="it-IT"/>
          </w:rPr>
          <w:delText>’</w:delText>
        </w:r>
        <w:r w:rsidR="006A4C6B" w:rsidRPr="001860D6">
          <w:rPr>
            <w:rFonts w:ascii="Times" w:hAnsi="Times"/>
            <w:i/>
            <w:lang w:val="it-IT"/>
          </w:rPr>
          <w:delText>invention de la Constitution en France</w:delText>
        </w:r>
        <w:r w:rsidR="008D3CB9" w:rsidRPr="001860D6">
          <w:rPr>
            <w:rFonts w:ascii="Times" w:hAnsi="Times"/>
            <w:lang w:val="it-IT"/>
          </w:rPr>
          <w:delText xml:space="preserve">. </w:delText>
        </w:r>
        <w:r w:rsidR="008D3CB9" w:rsidRPr="001860D6">
          <w:rPr>
            <w:rFonts w:ascii="Times" w:hAnsi="Times"/>
            <w:lang w:val="en-GB"/>
          </w:rPr>
          <w:delText>Paris: Odile Jacob</w:delText>
        </w:r>
      </w:del>
    </w:p>
    <w:p w14:paraId="4ADCB092" w14:textId="425CB9EE" w:rsidR="008D3CB9" w:rsidRPr="001860D6" w:rsidRDefault="004E552B" w:rsidP="00D22315">
      <w:pPr>
        <w:spacing w:line="480" w:lineRule="auto"/>
        <w:contextualSpacing/>
        <w:jc w:val="both"/>
        <w:rPr>
          <w:del w:id="452" w:author="Sue Rogers" w:date="2026-09-25T20:00:00Z" w16du:dateUtc="2026-09-26T00:00:00Z"/>
          <w:rFonts w:ascii="Times" w:hAnsi="Times"/>
          <w:lang w:val="en-GB"/>
        </w:rPr>
      </w:pPr>
      <w:del w:id="453" w:author="Sue Rogers" w:date="2026-09-25T20:00:00Z" w16du:dateUtc="2026-09-26T00:00:00Z">
        <w:r w:rsidRPr="001860D6">
          <w:rPr>
            <w:rFonts w:ascii="Times" w:hAnsi="Times"/>
            <w:lang w:val="en-GB"/>
          </w:rPr>
          <w:delText>Sieyès</w:delText>
        </w:r>
        <w:r w:rsidR="006A4C6B" w:rsidRPr="001860D6">
          <w:rPr>
            <w:rFonts w:ascii="Times" w:hAnsi="Times"/>
            <w:lang w:val="en-GB"/>
          </w:rPr>
          <w:delText xml:space="preserve"> E. 1989a.</w:delText>
        </w:r>
        <w:r w:rsidR="008D3CB9" w:rsidRPr="001860D6">
          <w:rPr>
            <w:rFonts w:ascii="Times" w:hAnsi="Times"/>
            <w:lang w:val="en-GB"/>
          </w:rPr>
          <w:delText xml:space="preserve"> </w:delText>
        </w:r>
        <w:r w:rsidR="006A4C6B" w:rsidRPr="001860D6">
          <w:rPr>
            <w:rFonts w:ascii="Times" w:hAnsi="Times"/>
            <w:lang w:val="en-GB"/>
          </w:rPr>
          <w:delText>“</w:delText>
        </w:r>
        <w:r w:rsidR="008D3CB9" w:rsidRPr="001860D6">
          <w:rPr>
            <w:rFonts w:ascii="Times" w:hAnsi="Times"/>
            <w:lang w:val="en-GB"/>
          </w:rPr>
          <w:delText>Qu’est-ce que le Tiers Etat?</w:delText>
        </w:r>
        <w:r w:rsidR="006A4C6B" w:rsidRPr="001860D6">
          <w:rPr>
            <w:rFonts w:ascii="Times" w:hAnsi="Times"/>
            <w:lang w:val="en-GB"/>
          </w:rPr>
          <w:delText>”</w:delText>
        </w:r>
        <w:r w:rsidR="008D3CB9" w:rsidRPr="001860D6">
          <w:rPr>
            <w:rFonts w:ascii="Times" w:hAnsi="Times"/>
            <w:lang w:val="en-GB"/>
          </w:rPr>
          <w:delText xml:space="preserve">. 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0F6EAC15" w14:textId="18C16D70" w:rsidR="008D3CB9" w:rsidRPr="001860D6" w:rsidRDefault="004E552B" w:rsidP="00D22315">
      <w:pPr>
        <w:spacing w:line="480" w:lineRule="auto"/>
        <w:contextualSpacing/>
        <w:jc w:val="both"/>
        <w:rPr>
          <w:del w:id="454" w:author="Sue Rogers" w:date="2026-09-25T20:00:00Z" w16du:dateUtc="2026-09-26T00:00:00Z"/>
          <w:rFonts w:ascii="Times" w:hAnsi="Times"/>
          <w:lang w:val="en-GB"/>
        </w:rPr>
      </w:pPr>
      <w:del w:id="455" w:author="Sue Rogers" w:date="2026-09-25T20:00:00Z" w16du:dateUtc="2026-09-26T00:00:00Z">
        <w:r w:rsidRPr="001860D6">
          <w:rPr>
            <w:rFonts w:ascii="Times" w:hAnsi="Times"/>
            <w:lang w:val="en-GB"/>
          </w:rPr>
          <w:delText>Sieyès</w:delText>
        </w:r>
        <w:r w:rsidR="006A4C6B" w:rsidRPr="001860D6">
          <w:rPr>
            <w:rFonts w:ascii="Times" w:hAnsi="Times"/>
            <w:lang w:val="en-GB"/>
          </w:rPr>
          <w:delText xml:space="preserve"> E. 1989b.</w:delText>
        </w:r>
        <w:r w:rsidR="008D3CB9" w:rsidRPr="001860D6">
          <w:rPr>
            <w:rFonts w:ascii="Times" w:hAnsi="Times"/>
            <w:lang w:val="en-GB"/>
          </w:rPr>
          <w:delText xml:space="preserve"> Opinion de </w:delText>
        </w:r>
        <w:r w:rsidRPr="001860D6">
          <w:rPr>
            <w:rFonts w:ascii="Times" w:hAnsi="Times"/>
            <w:lang w:val="en-GB"/>
          </w:rPr>
          <w:delText>Sieyès</w:delText>
        </w:r>
        <w:r w:rsidR="008D3CB9" w:rsidRPr="001860D6">
          <w:rPr>
            <w:rFonts w:ascii="Times" w:hAnsi="Times"/>
            <w:lang w:val="en-GB"/>
          </w:rPr>
          <w:delText xml:space="preserve"> sur plusieurs articles es titres IV et V du projet de constitution. 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23CC4958" w14:textId="0BFA66F0" w:rsidR="008D3CB9" w:rsidRPr="001860D6" w:rsidRDefault="004E552B" w:rsidP="00D22315">
      <w:pPr>
        <w:spacing w:line="480" w:lineRule="auto"/>
        <w:contextualSpacing/>
        <w:jc w:val="both"/>
        <w:rPr>
          <w:del w:id="456" w:author="Sue Rogers" w:date="2026-09-25T20:00:00Z" w16du:dateUtc="2026-09-26T00:00:00Z"/>
          <w:rFonts w:ascii="Times" w:hAnsi="Times"/>
          <w:lang w:val="en-GB"/>
        </w:rPr>
      </w:pPr>
      <w:del w:id="457" w:author="Sue Rogers" w:date="2026-09-25T20:00:00Z" w16du:dateUtc="2026-09-26T00:00:00Z">
        <w:r w:rsidRPr="001860D6">
          <w:rPr>
            <w:rFonts w:ascii="Times" w:hAnsi="Times"/>
            <w:lang w:val="en-GB"/>
          </w:rPr>
          <w:delText>Sieyès</w:delText>
        </w:r>
        <w:r w:rsidR="001751E0" w:rsidRPr="001860D6">
          <w:rPr>
            <w:rFonts w:ascii="Times" w:hAnsi="Times"/>
            <w:lang w:val="en-GB"/>
          </w:rPr>
          <w:delText xml:space="preserve"> E. 1989c. “</w:delText>
        </w:r>
        <w:r w:rsidR="008D3CB9" w:rsidRPr="001860D6">
          <w:rPr>
            <w:rFonts w:ascii="Times" w:hAnsi="Times"/>
            <w:lang w:val="en-GB"/>
          </w:rPr>
          <w:delText>Declaration volontaire proposée aux patriotes de 89 départments</w:delText>
        </w:r>
        <w:r w:rsidR="001751E0" w:rsidRPr="001860D6">
          <w:rPr>
            <w:rFonts w:ascii="Times" w:hAnsi="Times"/>
            <w:lang w:val="en-GB"/>
          </w:rPr>
          <w:delText>”</w:delText>
        </w:r>
        <w:r w:rsidR="008D3CB9" w:rsidRPr="001860D6">
          <w:rPr>
            <w:rFonts w:ascii="Times" w:hAnsi="Times"/>
            <w:lang w:val="en-GB"/>
          </w:rPr>
          <w:delText xml:space="preserve">. 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6F2672C8" w14:textId="0B800B59" w:rsidR="008D3CB9" w:rsidRPr="001860D6" w:rsidRDefault="004E552B" w:rsidP="00D22315">
      <w:pPr>
        <w:spacing w:line="480" w:lineRule="auto"/>
        <w:contextualSpacing/>
        <w:jc w:val="both"/>
        <w:rPr>
          <w:del w:id="458" w:author="Sue Rogers" w:date="2026-09-25T20:00:00Z" w16du:dateUtc="2026-09-26T00:00:00Z"/>
          <w:rFonts w:ascii="Times" w:hAnsi="Times"/>
          <w:lang w:val="en-GB"/>
        </w:rPr>
      </w:pPr>
      <w:del w:id="459" w:author="Sue Rogers" w:date="2026-09-25T20:00:00Z" w16du:dateUtc="2026-09-26T00:00:00Z">
        <w:r w:rsidRPr="001860D6">
          <w:rPr>
            <w:rFonts w:ascii="Times" w:hAnsi="Times"/>
            <w:lang w:val="en-GB"/>
          </w:rPr>
          <w:delText>Sieyès</w:delText>
        </w:r>
        <w:r w:rsidR="001751E0" w:rsidRPr="001860D6">
          <w:rPr>
            <w:rFonts w:ascii="Times" w:hAnsi="Times"/>
            <w:lang w:val="en-GB"/>
          </w:rPr>
          <w:delText xml:space="preserve"> E.</w:delText>
        </w:r>
        <w:r w:rsidR="006A4C6B" w:rsidRPr="001860D6">
          <w:rPr>
            <w:rFonts w:ascii="Times" w:hAnsi="Times"/>
            <w:lang w:val="en-GB"/>
          </w:rPr>
          <w:delText xml:space="preserve"> </w:delText>
        </w:r>
        <w:r w:rsidR="001751E0" w:rsidRPr="001860D6">
          <w:rPr>
            <w:rFonts w:ascii="Times" w:hAnsi="Times"/>
            <w:lang w:val="en-GB"/>
          </w:rPr>
          <w:delText>1989d.</w:delText>
        </w:r>
        <w:r w:rsidR="008D3CB9" w:rsidRPr="001860D6">
          <w:rPr>
            <w:rFonts w:ascii="Times" w:hAnsi="Times"/>
            <w:lang w:val="en-GB"/>
          </w:rPr>
          <w:delText xml:space="preserve"> </w:delText>
        </w:r>
        <w:r w:rsidR="001751E0" w:rsidRPr="001860D6">
          <w:rPr>
            <w:rFonts w:ascii="Times" w:hAnsi="Times"/>
            <w:lang w:val="it-IT"/>
          </w:rPr>
          <w:delText>“</w:delText>
        </w:r>
        <w:r w:rsidR="008D3CB9" w:rsidRPr="001860D6">
          <w:rPr>
            <w:rFonts w:ascii="Times" w:hAnsi="Times"/>
            <w:lang w:val="it-IT"/>
          </w:rPr>
          <w:delText>Preliminaire de la constitution</w:delText>
        </w:r>
        <w:r w:rsidR="001751E0" w:rsidRPr="001860D6">
          <w:rPr>
            <w:rFonts w:ascii="Times" w:hAnsi="Times"/>
            <w:lang w:val="it-IT"/>
          </w:rPr>
          <w:delText>”</w:delText>
        </w:r>
        <w:r w:rsidR="008D3CB9" w:rsidRPr="001860D6">
          <w:rPr>
            <w:rFonts w:ascii="Times" w:hAnsi="Times"/>
            <w:lang w:val="it-IT"/>
          </w:rPr>
          <w:delText xml:space="preserve">. 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310E5D3D" w14:textId="24C5CF08" w:rsidR="008D3CB9" w:rsidRPr="001860D6" w:rsidRDefault="004E552B" w:rsidP="00D22315">
      <w:pPr>
        <w:spacing w:line="480" w:lineRule="auto"/>
        <w:contextualSpacing/>
        <w:jc w:val="both"/>
        <w:rPr>
          <w:del w:id="460" w:author="Sue Rogers" w:date="2026-09-25T20:00:00Z" w16du:dateUtc="2026-09-26T00:00:00Z"/>
          <w:rFonts w:ascii="Times" w:hAnsi="Times"/>
          <w:lang w:val="en-GB"/>
        </w:rPr>
      </w:pPr>
      <w:del w:id="461" w:author="Sue Rogers" w:date="2026-09-25T20:00:00Z" w16du:dateUtc="2026-09-26T00:00:00Z">
        <w:r w:rsidRPr="001860D6">
          <w:rPr>
            <w:rFonts w:ascii="Times" w:hAnsi="Times"/>
            <w:lang w:val="en-GB"/>
          </w:rPr>
          <w:delText>Sieyès</w:delText>
        </w:r>
        <w:r w:rsidR="008D3CB9" w:rsidRPr="001860D6">
          <w:rPr>
            <w:rFonts w:ascii="Times" w:hAnsi="Times"/>
            <w:lang w:val="en-GB"/>
          </w:rPr>
          <w:delText xml:space="preserve"> E</w:delText>
        </w:r>
        <w:r w:rsidR="001751E0" w:rsidRPr="001860D6">
          <w:rPr>
            <w:rFonts w:ascii="Times" w:hAnsi="Times"/>
            <w:lang w:val="en-GB"/>
          </w:rPr>
          <w:delText>.</w:delText>
        </w:r>
        <w:r w:rsidR="008D3CB9" w:rsidRPr="001860D6">
          <w:rPr>
            <w:rFonts w:ascii="Times" w:hAnsi="Times"/>
            <w:lang w:val="en-GB"/>
          </w:rPr>
          <w:delText xml:space="preserve"> </w:delText>
        </w:r>
        <w:r w:rsidR="001751E0" w:rsidRPr="001860D6">
          <w:rPr>
            <w:rFonts w:ascii="Times" w:hAnsi="Times"/>
            <w:lang w:val="en-GB"/>
          </w:rPr>
          <w:delText>1989e.</w:delText>
        </w:r>
        <w:r w:rsidR="008D3CB9" w:rsidRPr="001860D6">
          <w:rPr>
            <w:rFonts w:ascii="Times" w:hAnsi="Times"/>
            <w:lang w:val="en-GB"/>
          </w:rPr>
          <w:delText xml:space="preserve"> </w:delText>
        </w:r>
        <w:r w:rsidR="001751E0" w:rsidRPr="001860D6">
          <w:rPr>
            <w:rFonts w:ascii="Times" w:hAnsi="Times"/>
            <w:lang w:val="en-GB"/>
          </w:rPr>
          <w:delText>“</w:delText>
        </w:r>
        <w:r w:rsidR="008D3CB9" w:rsidRPr="001860D6">
          <w:rPr>
            <w:rStyle w:val="PageNumber"/>
            <w:rFonts w:ascii="Times" w:hAnsi="Times"/>
            <w:lang w:val="en-GB"/>
          </w:rPr>
          <w:delText xml:space="preserve">Opinion de </w:delText>
        </w:r>
        <w:r w:rsidRPr="001860D6">
          <w:rPr>
            <w:rStyle w:val="PageNumber"/>
            <w:rFonts w:ascii="Times" w:hAnsi="Times"/>
            <w:lang w:val="en-GB"/>
          </w:rPr>
          <w:delText>Sieyès</w:delText>
        </w:r>
        <w:r w:rsidR="008D3CB9" w:rsidRPr="001860D6">
          <w:rPr>
            <w:rStyle w:val="PageNumber"/>
            <w:rFonts w:ascii="Times" w:hAnsi="Times"/>
            <w:lang w:val="en-GB"/>
          </w:rPr>
          <w:delText xml:space="preserve"> sur les attributions et l’organisation du jury constitutionnaire proposé le 2 Thermidor. Prononcé à la Convention Nationale</w:delText>
        </w:r>
        <w:r w:rsidR="001751E0" w:rsidRPr="001860D6">
          <w:rPr>
            <w:rStyle w:val="PageNumber"/>
            <w:rFonts w:ascii="Times" w:hAnsi="Times"/>
            <w:lang w:val="en-GB"/>
          </w:rPr>
          <w:delText>”</w:delText>
        </w:r>
        <w:r w:rsidR="008D3CB9" w:rsidRPr="001860D6">
          <w:rPr>
            <w:rStyle w:val="PageNumber"/>
            <w:rFonts w:ascii="Times" w:hAnsi="Times"/>
            <w:lang w:val="en-GB"/>
          </w:rPr>
          <w:delText xml:space="preserve">, 18 Thermidor an III. </w:delText>
        </w:r>
        <w:r w:rsidR="008D3CB9" w:rsidRPr="001860D6">
          <w:rPr>
            <w:rFonts w:ascii="Times" w:hAnsi="Times"/>
            <w:lang w:val="en-GB"/>
          </w:rPr>
          <w:delText xml:space="preserve">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0F1BCD4C" w14:textId="75DF16AD" w:rsidR="008D3CB9" w:rsidRPr="001860D6" w:rsidRDefault="004E552B" w:rsidP="00D22315">
      <w:pPr>
        <w:spacing w:line="480" w:lineRule="auto"/>
        <w:contextualSpacing/>
        <w:jc w:val="both"/>
        <w:rPr>
          <w:del w:id="462" w:author="Sue Rogers" w:date="2026-09-25T20:00:00Z" w16du:dateUtc="2026-09-26T00:00:00Z"/>
          <w:rFonts w:ascii="Times" w:hAnsi="Times"/>
          <w:lang w:val="en-GB"/>
        </w:rPr>
      </w:pPr>
      <w:del w:id="463" w:author="Sue Rogers" w:date="2026-09-25T20:00:00Z" w16du:dateUtc="2026-09-26T00:00:00Z">
        <w:r w:rsidRPr="001860D6">
          <w:rPr>
            <w:rFonts w:ascii="Times" w:hAnsi="Times"/>
            <w:lang w:val="en-GB"/>
          </w:rPr>
          <w:delText>Sieyès</w:delText>
        </w:r>
        <w:r w:rsidR="001751E0" w:rsidRPr="001860D6">
          <w:rPr>
            <w:rFonts w:ascii="Times" w:hAnsi="Times"/>
            <w:lang w:val="en-GB"/>
          </w:rPr>
          <w:delText xml:space="preserve"> E. 1989f “</w:delText>
        </w:r>
        <w:r w:rsidR="008D3CB9" w:rsidRPr="001860D6">
          <w:rPr>
            <w:rFonts w:ascii="Times" w:hAnsi="Times"/>
            <w:lang w:val="en-GB"/>
          </w:rPr>
          <w:delText>Declaration volontaire proposée aux patriotes de 89 départments</w:delText>
        </w:r>
        <w:r w:rsidR="001751E0" w:rsidRPr="001860D6">
          <w:rPr>
            <w:rFonts w:ascii="Times" w:hAnsi="Times"/>
            <w:lang w:val="en-GB"/>
          </w:rPr>
          <w:delText>”</w:delText>
        </w:r>
        <w:r w:rsidR="008D3CB9" w:rsidRPr="001860D6">
          <w:rPr>
            <w:rFonts w:ascii="Times" w:hAnsi="Times"/>
            <w:lang w:val="en-GB"/>
          </w:rPr>
          <w:delText>.</w:delText>
        </w:r>
        <w:r w:rsidR="008D3CB9" w:rsidRPr="001860D6">
          <w:rPr>
            <w:rStyle w:val="PageNumber"/>
            <w:rFonts w:ascii="Times" w:hAnsi="Times"/>
            <w:lang w:val="en-GB"/>
          </w:rPr>
          <w:delText xml:space="preserve"> </w:delText>
        </w:r>
        <w:r w:rsidR="008D3CB9" w:rsidRPr="001860D6">
          <w:rPr>
            <w:rFonts w:ascii="Times" w:hAnsi="Times"/>
            <w:lang w:val="en-GB"/>
          </w:rPr>
          <w:delText xml:space="preserve">In: Dorigny M (ed.) </w:delText>
        </w:r>
        <w:r w:rsidR="008D3CB9" w:rsidRPr="001860D6">
          <w:rPr>
            <w:rFonts w:ascii="Times" w:hAnsi="Times"/>
            <w:i/>
            <w:lang w:val="en-GB"/>
          </w:rPr>
          <w:delText xml:space="preserve">Oeuvres de </w:delText>
        </w:r>
        <w:r w:rsidRPr="001860D6">
          <w:rPr>
            <w:rFonts w:ascii="Times" w:hAnsi="Times"/>
            <w:i/>
            <w:lang w:val="en-GB"/>
          </w:rPr>
          <w:delText>Sieyès</w:delText>
        </w:r>
        <w:r w:rsidR="008D3CB9" w:rsidRPr="001860D6">
          <w:rPr>
            <w:rFonts w:ascii="Times" w:hAnsi="Times"/>
            <w:i/>
            <w:lang w:val="en-GB"/>
          </w:rPr>
          <w:delText xml:space="preserve"> </w:delText>
        </w:r>
        <w:r w:rsidR="008D3CB9" w:rsidRPr="001860D6">
          <w:rPr>
            <w:rFonts w:ascii="Times" w:hAnsi="Times"/>
            <w:lang w:val="en-GB"/>
          </w:rPr>
          <w:delText>Paris: EDHIS</w:delText>
        </w:r>
      </w:del>
    </w:p>
    <w:p w14:paraId="50A7BB82" w14:textId="3505578C" w:rsidR="00CC1661" w:rsidRPr="001860D6" w:rsidRDefault="00CC1661" w:rsidP="00D22315">
      <w:pPr>
        <w:spacing w:line="480" w:lineRule="auto"/>
        <w:contextualSpacing/>
        <w:jc w:val="both"/>
        <w:rPr>
          <w:del w:id="464" w:author="Sue Rogers" w:date="2026-09-25T20:00:00Z" w16du:dateUtc="2026-09-26T00:00:00Z"/>
          <w:rFonts w:ascii="Times" w:hAnsi="Times"/>
          <w:lang w:val="en-GB"/>
        </w:rPr>
      </w:pPr>
      <w:del w:id="465" w:author="Sue Rogers" w:date="2026-09-25T20:00:00Z" w16du:dateUtc="2026-09-26T00:00:00Z">
        <w:r w:rsidRPr="001860D6">
          <w:rPr>
            <w:rFonts w:ascii="Times" w:hAnsi="Times"/>
            <w:lang w:val="en-GB"/>
          </w:rPr>
          <w:delText>Sieyès E. 1989g “Discours du 2 Thermidor</w:delText>
        </w:r>
        <w:r w:rsidR="007A7C7E" w:rsidRPr="001860D6">
          <w:rPr>
            <w:rFonts w:ascii="Times" w:hAnsi="Times"/>
            <w:lang w:val="en-GB"/>
          </w:rPr>
          <w:delText xml:space="preserve"> an III</w:delText>
        </w:r>
        <w:r w:rsidRPr="001860D6">
          <w:rPr>
            <w:rFonts w:ascii="Times" w:hAnsi="Times"/>
            <w:lang w:val="en-GB"/>
          </w:rPr>
          <w:delText>”.</w:delText>
        </w:r>
        <w:r w:rsidRPr="001860D6">
          <w:rPr>
            <w:rStyle w:val="PageNumber"/>
            <w:rFonts w:ascii="Times" w:hAnsi="Times"/>
            <w:lang w:val="en-GB"/>
          </w:rPr>
          <w:delText xml:space="preserve"> </w:delText>
        </w:r>
        <w:r w:rsidRPr="001860D6">
          <w:rPr>
            <w:rFonts w:ascii="Times" w:hAnsi="Times"/>
            <w:lang w:val="en-GB"/>
          </w:rPr>
          <w:delText xml:space="preserve">In: Dorigny M (ed.) </w:delText>
        </w:r>
        <w:r w:rsidRPr="001860D6">
          <w:rPr>
            <w:rFonts w:ascii="Times" w:hAnsi="Times"/>
            <w:i/>
            <w:lang w:val="en-GB"/>
          </w:rPr>
          <w:delText xml:space="preserve">Oeuvres de Sieyès </w:delText>
        </w:r>
        <w:r w:rsidRPr="001860D6">
          <w:rPr>
            <w:rFonts w:ascii="Times" w:hAnsi="Times"/>
            <w:lang w:val="en-GB"/>
          </w:rPr>
          <w:delText>Paris: EDHIS</w:delText>
        </w:r>
      </w:del>
    </w:p>
    <w:p w14:paraId="261B552F" w14:textId="60644618" w:rsidR="007F395D" w:rsidRPr="001860D6" w:rsidRDefault="007F395D" w:rsidP="00D22315">
      <w:pPr>
        <w:spacing w:line="480" w:lineRule="auto"/>
        <w:contextualSpacing/>
        <w:jc w:val="both"/>
        <w:rPr>
          <w:del w:id="466" w:author="Sue Rogers" w:date="2026-09-25T20:00:00Z" w16du:dateUtc="2026-09-26T00:00:00Z"/>
          <w:rFonts w:ascii="Times" w:hAnsi="Times"/>
          <w:lang w:val="en-GB"/>
        </w:rPr>
      </w:pPr>
      <w:del w:id="467" w:author="Sue Rogers" w:date="2026-09-25T20:00:00Z" w16du:dateUtc="2026-09-26T00:00:00Z">
        <w:r w:rsidRPr="001860D6">
          <w:rPr>
            <w:rFonts w:ascii="Times" w:hAnsi="Times"/>
            <w:lang w:val="en-GB"/>
          </w:rPr>
          <w:delText xml:space="preserve">Sonenscher, M. 2007. </w:delText>
        </w:r>
        <w:r w:rsidRPr="001860D6">
          <w:rPr>
            <w:rFonts w:ascii="Times" w:hAnsi="Times"/>
            <w:i/>
            <w:lang w:val="en-GB"/>
          </w:rPr>
          <w:delText>Before the deluge. Public debt, inequality and the intellectual origins of the French Revolution</w:delText>
        </w:r>
        <w:r w:rsidRPr="001860D6">
          <w:rPr>
            <w:rFonts w:ascii="Times" w:hAnsi="Times"/>
            <w:lang w:val="en-GB"/>
          </w:rPr>
          <w:delText>. Oxford: Princeton University Press.</w:delText>
        </w:r>
      </w:del>
    </w:p>
    <w:p w14:paraId="4D3E470E" w14:textId="697F1B31" w:rsidR="00051DEE" w:rsidRPr="001860D6" w:rsidRDefault="00051DEE" w:rsidP="00D22315">
      <w:pPr>
        <w:spacing w:line="480" w:lineRule="auto"/>
        <w:contextualSpacing/>
        <w:jc w:val="both"/>
        <w:rPr>
          <w:del w:id="468" w:author="Sue Rogers" w:date="2026-09-25T20:00:00Z" w16du:dateUtc="2026-09-26T00:00:00Z"/>
          <w:rFonts w:ascii="Times" w:hAnsi="Times"/>
          <w:lang w:val="en-GB"/>
        </w:rPr>
      </w:pPr>
      <w:del w:id="469" w:author="Sue Rogers" w:date="2026-09-25T20:00:00Z" w16du:dateUtc="2026-09-26T00:00:00Z">
        <w:r w:rsidRPr="001860D6">
          <w:rPr>
            <w:rFonts w:ascii="Times" w:hAnsi="Times"/>
            <w:lang w:val="en-GB"/>
          </w:rPr>
          <w:delText>Troper, M. 2001. “</w:delText>
        </w:r>
        <w:r w:rsidR="004E552B" w:rsidRPr="001860D6">
          <w:rPr>
            <w:rFonts w:ascii="Times" w:hAnsi="Times"/>
            <w:lang w:val="en-GB"/>
          </w:rPr>
          <w:delText>Sieyès</w:delText>
        </w:r>
        <w:r w:rsidRPr="001860D6">
          <w:rPr>
            <w:rFonts w:ascii="Times" w:hAnsi="Times"/>
            <w:lang w:val="en-GB"/>
          </w:rPr>
          <w:delText xml:space="preserve"> et le jury constiutionnaire”. </w:delText>
        </w:r>
        <w:r w:rsidRPr="001860D6">
          <w:rPr>
            <w:rFonts w:ascii="Times" w:hAnsi="Times"/>
            <w:lang w:val="it-IT"/>
          </w:rPr>
          <w:delText xml:space="preserve">In </w:delText>
        </w:r>
        <w:r w:rsidRPr="001860D6">
          <w:rPr>
            <w:rFonts w:ascii="Times" w:hAnsi="Times"/>
            <w:i/>
            <w:lang w:val="it-IT"/>
          </w:rPr>
          <w:delText>Mélanges en l’honneur de Pierre Avril: la République</w:delText>
        </w:r>
        <w:r w:rsidRPr="001860D6">
          <w:rPr>
            <w:rFonts w:ascii="Times" w:hAnsi="Times"/>
            <w:lang w:val="it-IT"/>
          </w:rPr>
          <w:delText xml:space="preserve">. </w:delText>
        </w:r>
        <w:r w:rsidRPr="001860D6">
          <w:rPr>
            <w:rFonts w:ascii="Times" w:hAnsi="Times"/>
            <w:lang w:val="en-GB"/>
          </w:rPr>
          <w:delText xml:space="preserve">Paris: Montchretien. </w:delText>
        </w:r>
      </w:del>
    </w:p>
    <w:p w14:paraId="643EFED1" w14:textId="432E71B9" w:rsidR="00C51D8B" w:rsidRPr="001860D6" w:rsidRDefault="00C51D8B" w:rsidP="00C51D8B">
      <w:pPr>
        <w:pStyle w:val="FootnoteText"/>
        <w:spacing w:line="480" w:lineRule="auto"/>
        <w:contextualSpacing/>
        <w:jc w:val="both"/>
        <w:rPr>
          <w:del w:id="470" w:author="Sue Rogers" w:date="2026-09-25T20:00:00Z" w16du:dateUtc="2026-09-26T00:00:00Z"/>
          <w:rFonts w:ascii="Times" w:hAnsi="Times"/>
          <w:color w:val="auto"/>
          <w:sz w:val="24"/>
          <w:szCs w:val="24"/>
          <w:lang w:val="en-GB"/>
        </w:rPr>
      </w:pPr>
      <w:del w:id="471" w:author="Sue Rogers" w:date="2026-09-25T20:00:00Z" w16du:dateUtc="2026-09-26T00:00:00Z">
        <w:r w:rsidRPr="001860D6">
          <w:rPr>
            <w:rFonts w:ascii="Times" w:hAnsi="Times"/>
            <w:color w:val="auto"/>
            <w:sz w:val="24"/>
            <w:szCs w:val="24"/>
            <w:lang w:val="en-GB"/>
          </w:rPr>
          <w:delText xml:space="preserve">Troper M and Jaume L (eds). 1994.  </w:delText>
        </w:r>
        <w:r w:rsidRPr="001860D6">
          <w:rPr>
            <w:rFonts w:ascii="Times" w:hAnsi="Times"/>
            <w:i/>
            <w:color w:val="auto"/>
            <w:sz w:val="24"/>
            <w:szCs w:val="24"/>
            <w:lang w:val="en-GB"/>
          </w:rPr>
          <w:delText xml:space="preserve">1789 </w:delText>
        </w:r>
        <w:r w:rsidR="004E552B" w:rsidRPr="001860D6">
          <w:rPr>
            <w:rFonts w:ascii="Times" w:hAnsi="Times"/>
            <w:i/>
            <w:color w:val="auto"/>
            <w:sz w:val="24"/>
            <w:szCs w:val="24"/>
            <w:lang w:val="en-GB"/>
          </w:rPr>
          <w:delText>Sieyès</w:delText>
        </w:r>
        <w:r w:rsidRPr="001860D6">
          <w:rPr>
            <w:rFonts w:ascii="Times" w:hAnsi="Times"/>
            <w:i/>
            <w:color w:val="auto"/>
            <w:sz w:val="24"/>
            <w:szCs w:val="24"/>
            <w:lang w:val="en-GB"/>
          </w:rPr>
          <w:delText xml:space="preserve"> et l</w:delText>
        </w:r>
        <w:r w:rsidRPr="001860D6">
          <w:rPr>
            <w:rFonts w:ascii="Times" w:eastAsia="Helvetica" w:hAnsi="Times" w:cs="Helvetica"/>
            <w:i/>
            <w:color w:val="auto"/>
            <w:sz w:val="24"/>
            <w:szCs w:val="24"/>
            <w:lang w:val="en-GB"/>
          </w:rPr>
          <w:delText>’invention de la constitution</w:delText>
        </w:r>
        <w:r w:rsidRPr="001860D6">
          <w:rPr>
            <w:rFonts w:ascii="Times" w:hAnsi="Times"/>
            <w:color w:val="auto"/>
            <w:sz w:val="24"/>
            <w:szCs w:val="24"/>
            <w:lang w:val="en-GB"/>
          </w:rPr>
          <w:delText>, Paris:</w:delText>
        </w:r>
      </w:del>
    </w:p>
    <w:p w14:paraId="495530D4" w14:textId="5FC294E8" w:rsidR="00C51D8B" w:rsidRPr="001860D6" w:rsidRDefault="00C51D8B" w:rsidP="00C51D8B">
      <w:pPr>
        <w:spacing w:line="480" w:lineRule="auto"/>
        <w:contextualSpacing/>
        <w:jc w:val="both"/>
        <w:rPr>
          <w:del w:id="472" w:author="Sue Rogers" w:date="2026-09-25T20:00:00Z" w16du:dateUtc="2026-09-26T00:00:00Z"/>
          <w:rFonts w:ascii="Times" w:hAnsi="Times"/>
          <w:lang w:val="en-GB"/>
        </w:rPr>
      </w:pPr>
      <w:del w:id="473" w:author="Sue Rogers" w:date="2026-09-25T20:00:00Z" w16du:dateUtc="2026-09-26T00:00:00Z">
        <w:r w:rsidRPr="001860D6">
          <w:rPr>
            <w:rFonts w:ascii="Times" w:hAnsi="Times"/>
            <w:lang w:val="en-GB"/>
          </w:rPr>
          <w:delText>LGDJ</w:delText>
        </w:r>
      </w:del>
    </w:p>
    <w:p w14:paraId="389F91CF" w14:textId="62A9F595" w:rsidR="008D3CB9" w:rsidRPr="001860D6" w:rsidRDefault="001751E0" w:rsidP="00D22315">
      <w:pPr>
        <w:spacing w:line="480" w:lineRule="auto"/>
        <w:contextualSpacing/>
        <w:jc w:val="both"/>
        <w:rPr>
          <w:del w:id="474" w:author="Sue Rogers" w:date="2026-09-25T20:00:00Z" w16du:dateUtc="2026-09-26T00:00:00Z"/>
          <w:rFonts w:ascii="Times" w:hAnsi="Times"/>
          <w:lang w:val="en-GB"/>
        </w:rPr>
      </w:pPr>
      <w:del w:id="475" w:author="Sue Rogers" w:date="2026-09-25T20:00:00Z" w16du:dateUtc="2026-09-26T00:00:00Z">
        <w:r w:rsidRPr="001860D6">
          <w:rPr>
            <w:rFonts w:ascii="Times" w:hAnsi="Times"/>
            <w:lang w:val="en-GB"/>
          </w:rPr>
          <w:delText>Tuck, R. 2016.</w:delText>
        </w:r>
        <w:r w:rsidR="008D3CB9" w:rsidRPr="001860D6">
          <w:rPr>
            <w:rFonts w:ascii="Times" w:hAnsi="Times"/>
            <w:lang w:val="en-GB"/>
          </w:rPr>
          <w:delText xml:space="preserve"> </w:delText>
        </w:r>
        <w:r w:rsidRPr="001860D6">
          <w:rPr>
            <w:rFonts w:ascii="Times" w:hAnsi="Times"/>
            <w:lang w:val="en-GB"/>
          </w:rPr>
          <w:delText>“</w:delText>
        </w:r>
        <w:r w:rsidR="008D3CB9" w:rsidRPr="001860D6">
          <w:rPr>
            <w:rFonts w:ascii="Times" w:hAnsi="Times"/>
            <w:i/>
            <w:lang w:val="en-GB"/>
          </w:rPr>
          <w:delText xml:space="preserve">The sleeping </w:delText>
        </w:r>
        <w:r w:rsidRPr="001860D6">
          <w:rPr>
            <w:rFonts w:ascii="Times" w:hAnsi="Times"/>
            <w:i/>
            <w:lang w:val="en-GB"/>
          </w:rPr>
          <w:delText>sovereign</w:delText>
        </w:r>
        <w:r w:rsidRPr="001860D6">
          <w:rPr>
            <w:rFonts w:ascii="Times" w:hAnsi="Times"/>
            <w:lang w:val="en-GB"/>
          </w:rPr>
          <w:delText>”</w:delText>
        </w:r>
        <w:r w:rsidR="008D3CB9" w:rsidRPr="001860D6">
          <w:rPr>
            <w:rFonts w:ascii="Times" w:hAnsi="Times"/>
            <w:lang w:val="en-GB"/>
          </w:rPr>
          <w:delText>. Cambridge: Cambridge University Press.</w:delText>
        </w:r>
      </w:del>
    </w:p>
    <w:p w14:paraId="5CA98AB0" w14:textId="77777777" w:rsidR="008D3CB9" w:rsidRPr="001860D6" w:rsidRDefault="008D3CB9" w:rsidP="00D22315">
      <w:pPr>
        <w:spacing w:line="480" w:lineRule="auto"/>
        <w:contextualSpacing/>
        <w:jc w:val="both"/>
        <w:rPr>
          <w:del w:id="476" w:author="Sue Rogers" w:date="2026-09-25T20:00:00Z" w16du:dateUtc="2026-09-26T00:00:00Z"/>
          <w:rFonts w:ascii="Times" w:eastAsia="Times New Roman" w:hAnsi="Times" w:cs="Times New Roman"/>
          <w:lang w:val="en-GB" w:eastAsia="en-GB"/>
        </w:rPr>
      </w:pPr>
      <w:del w:id="477" w:author="Sue Rogers" w:date="2026-09-25T20:00:00Z" w16du:dateUtc="2026-09-26T00:00:00Z">
        <w:r>
          <w:fldChar w:fldCharType="begin"/>
        </w:r>
        <w:r>
          <w:delInstrText>HYPERLINK "https://researchers.anu.edu.au/publications/16629"</w:delInstrText>
        </w:r>
        <w:r>
          <w:fldChar w:fldCharType="separate"/>
        </w:r>
        <w:r w:rsidRPr="001860D6">
          <w:rPr>
            <w:rFonts w:ascii="Times" w:eastAsia="Times New Roman" w:hAnsi="Times" w:cs="Arial"/>
            <w:spacing w:val="2"/>
            <w:lang w:val="en-GB" w:eastAsia="en-GB"/>
          </w:rPr>
          <w:delText>Uhr, J 2006, 'Bicameralism', in R.A.W Rhodes, Sarah A. Binder &amp; Bert A. Rockman (ed.), </w:delText>
        </w:r>
        <w:r w:rsidRPr="001860D6">
          <w:rPr>
            <w:rFonts w:ascii="Times" w:eastAsia="Times New Roman" w:hAnsi="Times" w:cs="Arial"/>
            <w:i/>
            <w:iCs/>
            <w:spacing w:val="2"/>
            <w:lang w:val="en-GB" w:eastAsia="en-GB"/>
          </w:rPr>
          <w:delText>The Oxford Handbook of Political Institutions</w:delText>
        </w:r>
        <w:r w:rsidRPr="001860D6">
          <w:rPr>
            <w:rFonts w:ascii="Times" w:eastAsia="Times New Roman" w:hAnsi="Times" w:cs="Arial"/>
            <w:spacing w:val="2"/>
            <w:lang w:val="en-GB" w:eastAsia="en-GB"/>
          </w:rPr>
          <w:delText>, Oxford University Press, Oxford, UK, pp. 474-494.</w:delText>
        </w:r>
        <w:r>
          <w:fldChar w:fldCharType="end"/>
        </w:r>
      </w:del>
    </w:p>
    <w:p w14:paraId="6F3A6FA1" w14:textId="7D5D260B" w:rsidR="008D3CB9" w:rsidRPr="001860D6" w:rsidRDefault="008D3CB9" w:rsidP="00D22315">
      <w:pPr>
        <w:spacing w:line="480" w:lineRule="auto"/>
        <w:contextualSpacing/>
        <w:jc w:val="both"/>
        <w:rPr>
          <w:del w:id="478" w:author="Sue Rogers" w:date="2026-09-25T20:00:00Z" w16du:dateUtc="2026-09-26T00:00:00Z"/>
          <w:rFonts w:ascii="Times" w:hAnsi="Times"/>
          <w:lang w:val="en-GB"/>
        </w:rPr>
      </w:pPr>
      <w:del w:id="479" w:author="Sue Rogers" w:date="2026-09-25T20:00:00Z" w16du:dateUtc="2026-09-26T00:00:00Z">
        <w:r w:rsidRPr="001860D6">
          <w:rPr>
            <w:rFonts w:ascii="Times" w:hAnsi="Times"/>
            <w:lang w:val="en-GB"/>
          </w:rPr>
          <w:delText>Waldron</w:delText>
        </w:r>
        <w:r w:rsidR="001751E0" w:rsidRPr="001860D6">
          <w:rPr>
            <w:rFonts w:ascii="Times" w:hAnsi="Times"/>
            <w:lang w:val="en-GB"/>
          </w:rPr>
          <w:delText>, J.</w:delText>
        </w:r>
        <w:r w:rsidR="006A4C6B" w:rsidRPr="001860D6">
          <w:rPr>
            <w:rFonts w:ascii="Times" w:hAnsi="Times"/>
            <w:lang w:val="en-GB"/>
          </w:rPr>
          <w:delText xml:space="preserve"> </w:delText>
        </w:r>
        <w:r w:rsidR="001751E0" w:rsidRPr="001860D6">
          <w:rPr>
            <w:rFonts w:ascii="Times" w:hAnsi="Times"/>
            <w:lang w:val="en-GB"/>
          </w:rPr>
          <w:delText>2012.</w:delText>
        </w:r>
        <w:r w:rsidRPr="001860D6">
          <w:rPr>
            <w:rFonts w:ascii="Times" w:hAnsi="Times"/>
            <w:lang w:val="en-GB"/>
          </w:rPr>
          <w:delText xml:space="preserve"> </w:delText>
        </w:r>
        <w:r w:rsidR="001751E0" w:rsidRPr="001860D6">
          <w:rPr>
            <w:rFonts w:ascii="Times" w:hAnsi="Times"/>
            <w:lang w:val="en-GB"/>
          </w:rPr>
          <w:delText>“</w:delText>
        </w:r>
        <w:r w:rsidRPr="001860D6">
          <w:rPr>
            <w:rFonts w:ascii="Times" w:hAnsi="Times"/>
            <w:lang w:val="en-GB"/>
          </w:rPr>
          <w:delText>Bicameralism and the separation of powers</w:delText>
        </w:r>
        <w:r w:rsidR="001751E0" w:rsidRPr="001860D6">
          <w:rPr>
            <w:rFonts w:ascii="Times" w:hAnsi="Times"/>
            <w:lang w:val="en-GB"/>
          </w:rPr>
          <w:delText>”</w:delText>
        </w:r>
        <w:r w:rsidRPr="001860D6">
          <w:rPr>
            <w:rFonts w:ascii="Times" w:hAnsi="Times"/>
            <w:lang w:val="en-GB"/>
          </w:rPr>
          <w:delText xml:space="preserve">, </w:delText>
        </w:r>
        <w:r w:rsidRPr="001860D6">
          <w:rPr>
            <w:rFonts w:ascii="Times" w:hAnsi="Times"/>
            <w:i/>
            <w:lang w:val="en-GB"/>
          </w:rPr>
          <w:delText>Current legal problems</w:delText>
        </w:r>
        <w:r w:rsidRPr="001860D6">
          <w:rPr>
            <w:rFonts w:ascii="Times" w:hAnsi="Times"/>
            <w:lang w:val="en-GB"/>
          </w:rPr>
          <w:delText>, 65, 31-57.</w:delText>
        </w:r>
      </w:del>
    </w:p>
    <w:p w14:paraId="2FD970B2" w14:textId="6EC57190" w:rsidR="008D3CB9" w:rsidRPr="001860D6" w:rsidRDefault="008D3CB9" w:rsidP="00D22315">
      <w:pPr>
        <w:spacing w:line="480" w:lineRule="auto"/>
        <w:contextualSpacing/>
        <w:jc w:val="both"/>
        <w:rPr>
          <w:del w:id="480" w:author="Sue Rogers" w:date="2026-09-25T20:00:00Z" w16du:dateUtc="2026-09-26T00:00:00Z"/>
          <w:rFonts w:ascii="Times" w:hAnsi="Times"/>
          <w:lang w:val="en-GB"/>
        </w:rPr>
      </w:pPr>
      <w:del w:id="481" w:author="Sue Rogers" w:date="2026-09-25T20:00:00Z" w16du:dateUtc="2026-09-26T00:00:00Z">
        <w:r w:rsidRPr="001860D6">
          <w:rPr>
            <w:rFonts w:ascii="Times" w:hAnsi="Times"/>
            <w:lang w:val="en-GB"/>
          </w:rPr>
          <w:delText>Waldron, J</w:delText>
        </w:r>
        <w:r w:rsidR="001751E0" w:rsidRPr="001860D6">
          <w:rPr>
            <w:rFonts w:ascii="Times" w:hAnsi="Times"/>
            <w:lang w:val="en-GB"/>
          </w:rPr>
          <w:delText>. 2016.</w:delText>
        </w:r>
        <w:r w:rsidRPr="001860D6">
          <w:rPr>
            <w:rFonts w:ascii="Times" w:hAnsi="Times"/>
            <w:lang w:val="en-GB"/>
          </w:rPr>
          <w:delText xml:space="preserve"> </w:delText>
        </w:r>
        <w:r w:rsidRPr="001860D6">
          <w:rPr>
            <w:rFonts w:ascii="Times" w:hAnsi="Times"/>
            <w:i/>
            <w:lang w:val="en-GB"/>
          </w:rPr>
          <w:delText>Political political theory</w:delText>
        </w:r>
        <w:r w:rsidRPr="001860D6">
          <w:rPr>
            <w:rFonts w:ascii="Times" w:hAnsi="Times"/>
            <w:lang w:val="en-GB"/>
          </w:rPr>
          <w:delText>. Cambridge: Harvard University Press</w:delText>
        </w:r>
      </w:del>
    </w:p>
    <w:p w14:paraId="771EC3A1" w14:textId="77777777" w:rsidR="008D3CB9" w:rsidRPr="00AC6355" w:rsidRDefault="008D3CB9" w:rsidP="00A029D3">
      <w:pPr>
        <w:rPr>
          <w:rFonts w:ascii="Verdana" w:hAnsi="Verdana"/>
          <w:color w:val="0000FF"/>
          <w:sz w:val="28"/>
          <w:rPrChange w:id="482" w:author="Sue Rogers" w:date="2026-09-25T20:00:00Z" w16du:dateUtc="2026-09-26T00:00:00Z">
            <w:rPr>
              <w:rFonts w:ascii="Times" w:hAnsi="Times"/>
              <w:color w:val="auto"/>
              <w:lang w:val="en-GB"/>
            </w:rPr>
          </w:rPrChange>
        </w:rPr>
        <w:pPrChange w:id="483" w:author="Sue Rogers" w:date="2026-09-25T20:00:00Z" w16du:dateUtc="2026-09-26T00:00:00Z">
          <w:pPr>
            <w:spacing w:line="480" w:lineRule="auto"/>
            <w:jc w:val="both"/>
          </w:pPr>
        </w:pPrChange>
      </w:pPr>
    </w:p>
    <w:sectPr w:rsidR="008D3CB9" w:rsidRPr="00AC6355" w:rsidSect="005543FD">
      <w:headerReference w:type="default" r:id="rId17"/>
      <w:footerReference w:type="even" r:id="rId18"/>
      <w:footerReference w:type="default" r:id="rId19"/>
      <w:endnotePr>
        <w:numFmt w:val="lowerRoman"/>
      </w:endnotePr>
      <w:pgSz w:w="12240" w:h="15840"/>
      <w:pgMar w:top="450" w:right="180" w:bottom="284" w:left="900" w:header="709" w:footer="709" w:gutter="0"/>
      <w:cols w:space="708"/>
      <w:docGrid w:linePitch="360"/>
      <w:sectPrChange w:id="492" w:author="Sue Rogers" w:date="2026-09-25T20:00:00Z" w16du:dateUtc="2026-09-26T00:00:00Z">
        <w:sectPr w:rsidR="008D3CB9" w:rsidRPr="00AC6355" w:rsidSect="005543FD">
          <w:endnotePr>
            <w:numFmt w:val="decimal"/>
          </w:endnotePr>
          <w:pgSz w:w="11900" w:h="16840"/>
          <w:pgMar w:top="2835" w:right="1701" w:bottom="2835" w:left="1701"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C16EA9" w14:textId="77777777" w:rsidR="00373064" w:rsidRDefault="00373064" w:rsidP="00DD35C5">
      <w:r>
        <w:separator/>
      </w:r>
    </w:p>
  </w:endnote>
  <w:endnote w:type="continuationSeparator" w:id="0">
    <w:p w14:paraId="210522FB" w14:textId="77777777" w:rsidR="00373064" w:rsidRDefault="00373064" w:rsidP="00DD35C5">
      <w:ins w:id="5" w:author="Sue Rogers" w:date="2026-09-25T20:00:00Z" w16du:dateUtc="2026-09-26T00:00:00Z">
        <w:r>
          <w:continuationSeparator/>
        </w:r>
      </w:ins>
    </w:p>
  </w:endnote>
  <w:endnote w:type="continuationNotice" w:id="1">
    <w:p w14:paraId="09F04140" w14:textId="77777777" w:rsidR="00373064" w:rsidRDefault="003730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FA705" w14:textId="77777777" w:rsidR="005F2B54" w:rsidRDefault="005F2B54" w:rsidP="00251F97">
    <w:pPr>
      <w:pStyle w:val="Footer"/>
      <w:framePr w:wrap="none" w:vAnchor="text" w:hAnchor="margin" w:xAlign="right" w:y="1"/>
      <w:rPr>
        <w:del w:id="485" w:author="Sue Rogers" w:date="2026-09-25T20:00:00Z" w16du:dateUtc="2026-09-26T00:00:00Z"/>
        <w:rStyle w:val="PageNumber"/>
      </w:rPr>
    </w:pPr>
    <w:del w:id="486" w:author="Sue Rogers" w:date="2026-09-25T20:00:00Z" w16du:dateUtc="2026-09-26T00:00:00Z">
      <w:r>
        <w:rPr>
          <w:rStyle w:val="PageNumber"/>
        </w:rPr>
        <w:fldChar w:fldCharType="begin"/>
      </w:r>
      <w:r>
        <w:rPr>
          <w:rStyle w:val="PageNumber"/>
        </w:rPr>
        <w:delInstrText xml:space="preserve">PAGE  </w:delInstrText>
      </w:r>
      <w:r>
        <w:rPr>
          <w:rStyle w:val="PageNumber"/>
        </w:rPr>
        <w:fldChar w:fldCharType="end"/>
      </w:r>
    </w:del>
  </w:p>
  <w:p w14:paraId="3EB32DC5" w14:textId="77777777" w:rsidR="005F2B54" w:rsidRDefault="005F2B54">
    <w:pPr>
      <w:pStyle w:val="FootnoteText"/>
      <w:pPrChange w:id="487" w:author="Sue Rogers" w:date="2026-09-25T20:00:00Z" w16du:dateUtc="2026-09-26T00:00:00Z">
        <w:pPr>
          <w:pStyle w:val="Footer"/>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22654" w14:textId="77777777" w:rsidR="005F2B54" w:rsidRPr="00591412" w:rsidRDefault="005F2B54" w:rsidP="00251F97">
    <w:pPr>
      <w:pStyle w:val="Footer"/>
      <w:framePr w:wrap="none" w:vAnchor="text" w:hAnchor="margin" w:xAlign="right" w:y="1"/>
      <w:rPr>
        <w:del w:id="488" w:author="Sue Rogers" w:date="2026-09-25T20:00:00Z" w16du:dateUtc="2026-09-26T00:00:00Z"/>
        <w:rStyle w:val="PageNumber"/>
        <w:rFonts w:ascii="Times" w:hAnsi="Times"/>
      </w:rPr>
    </w:pPr>
    <w:del w:id="489" w:author="Sue Rogers" w:date="2026-09-25T20:00:00Z" w16du:dateUtc="2026-09-26T00:00:00Z">
      <w:r w:rsidRPr="00591412">
        <w:rPr>
          <w:rStyle w:val="PageNumber"/>
          <w:rFonts w:ascii="Times" w:hAnsi="Times"/>
        </w:rPr>
        <w:fldChar w:fldCharType="begin"/>
      </w:r>
      <w:r w:rsidRPr="00591412">
        <w:rPr>
          <w:rStyle w:val="PageNumber"/>
          <w:rFonts w:ascii="Times" w:hAnsi="Times"/>
        </w:rPr>
        <w:delInstrText xml:space="preserve">PAGE  </w:delInstrText>
      </w:r>
      <w:r w:rsidRPr="00591412">
        <w:rPr>
          <w:rStyle w:val="PageNumber"/>
          <w:rFonts w:ascii="Times" w:hAnsi="Times"/>
        </w:rPr>
        <w:fldChar w:fldCharType="separate"/>
      </w:r>
      <w:r w:rsidR="00BD6594">
        <w:rPr>
          <w:rStyle w:val="PageNumber"/>
          <w:rFonts w:ascii="Times" w:hAnsi="Times"/>
          <w:noProof/>
        </w:rPr>
        <w:delText>1</w:delText>
      </w:r>
      <w:r w:rsidRPr="00591412">
        <w:rPr>
          <w:rStyle w:val="PageNumber"/>
          <w:rFonts w:ascii="Times" w:hAnsi="Times"/>
        </w:rPr>
        <w:fldChar w:fldCharType="end"/>
      </w:r>
    </w:del>
  </w:p>
  <w:p w14:paraId="04F9280D" w14:textId="77777777" w:rsidR="005F2B54" w:rsidRDefault="005F2B54">
    <w:pPr>
      <w:pStyle w:val="FootnoteText"/>
      <w:rPr>
        <w:rPrChange w:id="490" w:author="Sue Rogers" w:date="2026-09-25T20:00:00Z" w16du:dateUtc="2026-09-26T00:00:00Z">
          <w:rPr>
            <w:rFonts w:ascii="Times" w:hAnsi="Times"/>
          </w:rPr>
        </w:rPrChange>
      </w:rPr>
      <w:pPrChange w:id="491" w:author="Sue Rogers" w:date="2026-09-25T20:00:00Z" w16du:dateUtc="2026-09-26T00:00:00Z">
        <w:pPr>
          <w:pStyle w:val="Footer"/>
          <w:ind w:right="36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D53B5" w14:textId="77777777" w:rsidR="00373064" w:rsidRDefault="00373064" w:rsidP="00DD35C5">
      <w:r>
        <w:separator/>
      </w:r>
    </w:p>
  </w:footnote>
  <w:footnote w:type="continuationSeparator" w:id="0">
    <w:p w14:paraId="544C9610" w14:textId="77777777" w:rsidR="00373064" w:rsidRDefault="00373064" w:rsidP="00DD35C5">
      <w:r>
        <w:continuationSeparator/>
      </w:r>
    </w:p>
  </w:footnote>
  <w:footnote w:id="1">
    <w:p w14:paraId="1D4FFB5C" w14:textId="3867F1CC" w:rsidR="006B3BB9" w:rsidRPr="006B3BB9" w:rsidRDefault="006B3BB9" w:rsidP="006B3BB9">
      <w:pPr>
        <w:pStyle w:val="Notaapidipagina"/>
        <w:jc w:val="both"/>
        <w:rPr>
          <w:del w:id="205" w:author="Sue Rogers" w:date="2026-09-25T20:00:00Z" w16du:dateUtc="2026-09-26T00:00:00Z"/>
          <w:rFonts w:ascii="Times" w:hAnsi="Times"/>
          <w:color w:val="auto"/>
          <w:sz w:val="20"/>
          <w:szCs w:val="20"/>
          <w:bdr w:val="none" w:sz="0" w:space="0" w:color="auto"/>
          <w:lang w:val="en-GB" w:eastAsia="en-GB"/>
        </w:rPr>
      </w:pPr>
      <w:del w:id="206"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lang w:val="en-GB"/>
          </w:rPr>
          <w:delText xml:space="preserve"> </w:delText>
        </w:r>
        <w:r w:rsidRPr="006B3BB9">
          <w:rPr>
            <w:rFonts w:ascii="Times" w:hAnsi="Times"/>
            <w:sz w:val="20"/>
            <w:szCs w:val="20"/>
            <w:bdr w:val="none" w:sz="0" w:space="0" w:color="auto"/>
            <w:lang w:val="en-GB" w:eastAsia="en-GB"/>
          </w:rPr>
          <w:delText>I wish to thank the three anonymous reviewers, Adam Lebovitz, Alex Gourevitch, Gene</w:delText>
        </w:r>
        <w:r>
          <w:rPr>
            <w:rFonts w:ascii="Times" w:hAnsi="Times"/>
            <w:sz w:val="20"/>
            <w:szCs w:val="20"/>
            <w:bdr w:val="none" w:sz="0" w:space="0" w:color="auto"/>
            <w:lang w:val="en-GB" w:eastAsia="en-GB"/>
          </w:rPr>
          <w:delText xml:space="preserve">viève Rousselière, </w:delText>
        </w:r>
        <w:r w:rsidRPr="006B3BB9">
          <w:rPr>
            <w:rFonts w:ascii="Times" w:hAnsi="Times"/>
            <w:sz w:val="20"/>
            <w:szCs w:val="20"/>
            <w:bdr w:val="none" w:sz="0" w:space="0" w:color="auto"/>
            <w:lang w:val="en-GB" w:eastAsia="en-GB"/>
          </w:rPr>
          <w:delText>Pasquale Pasquino, Antonia Baraggia, Leonard Besselink and the organisers of the conference Bicameralism under Pressure, LUISS, May 2016</w:delText>
        </w:r>
      </w:del>
    </w:p>
    <w:p w14:paraId="29DBFDF4" w14:textId="57A2BD49" w:rsidR="006B3BB9" w:rsidRPr="006B3BB9" w:rsidRDefault="006B3BB9" w:rsidP="006B3BB9">
      <w:pPr>
        <w:pStyle w:val="Notaapidipagina"/>
        <w:jc w:val="both"/>
        <w:rPr>
          <w:rFonts w:ascii="Times" w:hAnsi="Times"/>
          <w:sz w:val="20"/>
          <w:szCs w:val="20"/>
          <w:lang w:val="en-GB"/>
        </w:rPr>
      </w:pPr>
    </w:p>
  </w:footnote>
  <w:footnote w:id="2">
    <w:p w14:paraId="53555767" w14:textId="0B8EC112" w:rsidR="005F2B54" w:rsidRPr="006B3BB9" w:rsidRDefault="005F2B54" w:rsidP="006B3BB9">
      <w:pPr>
        <w:pStyle w:val="Notaapidipagina"/>
        <w:jc w:val="both"/>
        <w:rPr>
          <w:rFonts w:ascii="Times" w:hAnsi="Times"/>
          <w:color w:val="auto"/>
          <w:sz w:val="20"/>
          <w:szCs w:val="20"/>
        </w:rPr>
      </w:pPr>
      <w:del w:id="225" w:author="Sue Rogers" w:date="2026-09-25T20:00:00Z" w16du:dateUtc="2026-09-26T00:00:00Z">
        <w:r w:rsidRPr="006B3BB9">
          <w:rPr>
            <w:rStyle w:val="FootnoteReference"/>
            <w:rFonts w:ascii="Times" w:hAnsi="Times"/>
            <w:color w:val="auto"/>
            <w:sz w:val="20"/>
            <w:szCs w:val="20"/>
            <w:lang w:val="en-GB"/>
          </w:rPr>
          <w:footnoteRef/>
        </w:r>
        <w:r w:rsidRPr="006B3BB9">
          <w:rPr>
            <w:rFonts w:ascii="Times" w:hAnsi="Times"/>
            <w:color w:val="auto"/>
            <w:sz w:val="20"/>
            <w:szCs w:val="20"/>
          </w:rPr>
          <w:delText xml:space="preserve"> </w:delText>
        </w:r>
        <w:r w:rsidRPr="006B3BB9">
          <w:rPr>
            <w:rStyle w:val="PageNumber"/>
            <w:rFonts w:ascii="Times" w:hAnsi="Times"/>
            <w:color w:val="auto"/>
            <w:sz w:val="20"/>
            <w:szCs w:val="20"/>
            <w:lang w:val="en-GB"/>
          </w:rPr>
          <w:delText>The executive power was at that point in the hands of the king, but debate existed on its scope and extension.</w:delText>
        </w:r>
      </w:del>
    </w:p>
  </w:footnote>
  <w:footnote w:id="3">
    <w:p w14:paraId="49D56D4D" w14:textId="307E554D" w:rsidR="005F2B54" w:rsidRPr="006B3BB9" w:rsidRDefault="005F2B54" w:rsidP="006B3BB9">
      <w:pPr>
        <w:pStyle w:val="Notaapidipagina"/>
        <w:jc w:val="both"/>
        <w:rPr>
          <w:rFonts w:ascii="Times" w:hAnsi="Times"/>
          <w:color w:val="auto"/>
          <w:sz w:val="20"/>
          <w:szCs w:val="20"/>
        </w:rPr>
      </w:pPr>
      <w:del w:id="226"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The idea that the exercise of sovereignty coincided with legislation is not new to the French Revolution. By contrast, revolutionaries often attributed it to Rousseau who, as Robespierre repeatedly remarked, argued that the legislative power had to be exercised by all citizens as it coincided with the essence of sovereignty. </w:delText>
        </w:r>
      </w:del>
    </w:p>
  </w:footnote>
  <w:footnote w:id="4">
    <w:p w14:paraId="4322CAAD" w14:textId="0F3A12C8" w:rsidR="00731144" w:rsidRPr="006B3BB9" w:rsidRDefault="00731144" w:rsidP="006B3BB9">
      <w:pPr>
        <w:pStyle w:val="Notaapidipagina"/>
        <w:jc w:val="both"/>
        <w:rPr>
          <w:rFonts w:ascii="Times" w:hAnsi="Times"/>
          <w:sz w:val="20"/>
          <w:szCs w:val="20"/>
        </w:rPr>
      </w:pPr>
      <w:del w:id="229"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Adams’ </w:delText>
        </w:r>
        <w:r w:rsidRPr="006B3BB9">
          <w:rPr>
            <w:rFonts w:ascii="Times" w:hAnsi="Times"/>
            <w:i/>
            <w:sz w:val="20"/>
            <w:szCs w:val="20"/>
          </w:rPr>
          <w:delText>Defence</w:delText>
        </w:r>
        <w:r w:rsidRPr="006B3BB9">
          <w:rPr>
            <w:rFonts w:ascii="Times" w:hAnsi="Times"/>
            <w:sz w:val="20"/>
            <w:szCs w:val="20"/>
          </w:rPr>
          <w:delText xml:space="preserve"> was first planned to be translated in French in 1787, just weeks after the publication of its first volume</w:delText>
        </w:r>
        <w:r w:rsidR="005602F5" w:rsidRPr="006B3BB9">
          <w:rPr>
            <w:rFonts w:ascii="Times" w:hAnsi="Times"/>
            <w:sz w:val="20"/>
            <w:szCs w:val="20"/>
          </w:rPr>
          <w:delText xml:space="preserve"> in London</w:delText>
        </w:r>
        <w:r w:rsidRPr="006B3BB9">
          <w:rPr>
            <w:rFonts w:ascii="Times" w:hAnsi="Times"/>
            <w:sz w:val="20"/>
            <w:szCs w:val="20"/>
          </w:rPr>
          <w:delText xml:space="preserve">. Yet it is interesting to note that the French translation did not see the light until 1792. On the reasons of this delay and the role some </w:delText>
        </w:r>
        <w:r w:rsidRPr="006B3BB9">
          <w:rPr>
            <w:rFonts w:ascii="Times" w:hAnsi="Times"/>
            <w:i/>
            <w:sz w:val="20"/>
            <w:szCs w:val="20"/>
          </w:rPr>
          <w:delText>américanistes</w:delText>
        </w:r>
        <w:r w:rsidRPr="006B3BB9">
          <w:rPr>
            <w:rFonts w:ascii="Times" w:hAnsi="Times"/>
            <w:sz w:val="20"/>
            <w:szCs w:val="20"/>
          </w:rPr>
          <w:delText xml:space="preserve"> might have played in it see Appleby, 1968. What is know</w:delText>
        </w:r>
        <w:r w:rsidR="005602F5" w:rsidRPr="006B3BB9">
          <w:rPr>
            <w:rFonts w:ascii="Times" w:hAnsi="Times"/>
            <w:sz w:val="20"/>
            <w:szCs w:val="20"/>
          </w:rPr>
          <w:delText>n</w:delText>
        </w:r>
        <w:r w:rsidRPr="006B3BB9">
          <w:rPr>
            <w:rFonts w:ascii="Times" w:hAnsi="Times"/>
            <w:sz w:val="20"/>
            <w:szCs w:val="20"/>
          </w:rPr>
          <w:delText>, however, is that the book arrived in Paris in February 1787 and it was likely to be available, in its English version, to the constituents.</w:delText>
        </w:r>
      </w:del>
    </w:p>
  </w:footnote>
  <w:footnote w:id="5">
    <w:p w14:paraId="79E2ED1B" w14:textId="0A400441" w:rsidR="005F2B54" w:rsidRPr="006B3BB9" w:rsidRDefault="005F2B54" w:rsidP="006B3BB9">
      <w:pPr>
        <w:pStyle w:val="Notaapidipagina"/>
        <w:jc w:val="both"/>
        <w:rPr>
          <w:rFonts w:ascii="Times" w:hAnsi="Times"/>
          <w:color w:val="auto"/>
          <w:sz w:val="20"/>
          <w:szCs w:val="20"/>
        </w:rPr>
      </w:pPr>
      <w:del w:id="234"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Parts of this paragraph, especially some of the quotes and archival material, appeared in a previous article of mine. </w:delText>
        </w:r>
        <w:r w:rsidRPr="006B3BB9">
          <w:rPr>
            <w:rStyle w:val="PageNumber"/>
            <w:rFonts w:ascii="Times" w:hAnsi="Times"/>
            <w:color w:val="auto"/>
            <w:sz w:val="20"/>
            <w:szCs w:val="20"/>
            <w:lang w:val="en-GB"/>
          </w:rPr>
          <w:delText xml:space="preserve">All translations from French into English are mine. </w:delText>
        </w:r>
      </w:del>
    </w:p>
  </w:footnote>
  <w:footnote w:id="6">
    <w:p w14:paraId="2FAF8CED" w14:textId="5EAFD58F" w:rsidR="005F2B54" w:rsidRPr="006B3BB9" w:rsidRDefault="005F2B54" w:rsidP="006B3BB9">
      <w:pPr>
        <w:pStyle w:val="Notaapidipagina"/>
        <w:jc w:val="both"/>
        <w:rPr>
          <w:rFonts w:ascii="Times" w:hAnsi="Times"/>
          <w:color w:val="auto"/>
          <w:sz w:val="20"/>
          <w:szCs w:val="20"/>
        </w:rPr>
      </w:pPr>
      <w:del w:id="246" w:author="Sue Rogers" w:date="2026-09-25T20:00:00Z" w16du:dateUtc="2026-09-26T00:00:00Z">
        <w:r w:rsidRPr="006B3BB9">
          <w:rPr>
            <w:rStyle w:val="FootnoteReference"/>
            <w:rFonts w:ascii="Times" w:hAnsi="Times"/>
            <w:color w:val="auto"/>
            <w:sz w:val="20"/>
            <w:szCs w:val="20"/>
            <w:lang w:val="en-GB"/>
          </w:rPr>
          <w:footnoteRef/>
        </w:r>
        <w:r w:rsidRPr="006B3BB9">
          <w:rPr>
            <w:rFonts w:ascii="Times" w:hAnsi="Times"/>
            <w:color w:val="auto"/>
            <w:sz w:val="20"/>
            <w:szCs w:val="20"/>
          </w:rPr>
          <w:delText xml:space="preserve"> For a reconstruction of this debate, see</w:delText>
        </w:r>
        <w:r w:rsidRPr="006B3BB9">
          <w:rPr>
            <w:rFonts w:ascii="Times" w:eastAsia="Arial Unicode MS" w:hAnsi="Times"/>
            <w:color w:val="auto"/>
            <w:sz w:val="20"/>
            <w:szCs w:val="20"/>
          </w:rPr>
          <w:delText xml:space="preserve"> (Cr</w:delText>
        </w:r>
        <w:r w:rsidRPr="006B3BB9">
          <w:rPr>
            <w:rFonts w:ascii="Times" w:eastAsia="Calibri" w:hAnsi="Times" w:cs="Calibri"/>
            <w:color w:val="auto"/>
            <w:sz w:val="20"/>
            <w:szCs w:val="20"/>
          </w:rPr>
          <w:delText>ă</w:delText>
        </w:r>
        <w:r w:rsidRPr="006B3BB9">
          <w:rPr>
            <w:rFonts w:ascii="Times" w:eastAsia="Arial Unicode MS" w:hAnsi="Times"/>
            <w:color w:val="auto"/>
            <w:sz w:val="20"/>
            <w:szCs w:val="20"/>
          </w:rPr>
          <w:delText>iu</w:delText>
        </w:r>
        <w:r w:rsidRPr="006B3BB9">
          <w:rPr>
            <w:rFonts w:ascii="Times" w:eastAsia="Calibri" w:hAnsi="Times" w:cs="Calibri"/>
            <w:color w:val="auto"/>
            <w:sz w:val="20"/>
            <w:szCs w:val="20"/>
          </w:rPr>
          <w:delText>ț</w:delText>
        </w:r>
        <w:r w:rsidRPr="006B3BB9">
          <w:rPr>
            <w:rFonts w:ascii="Times" w:eastAsia="Arial Unicode MS" w:hAnsi="Times"/>
            <w:color w:val="auto"/>
            <w:sz w:val="20"/>
            <w:szCs w:val="20"/>
          </w:rPr>
          <w:delText>u, 2012; Pasquino, 1998; Griffiths, 1988)</w:delText>
        </w:r>
        <w:r w:rsidRPr="006B3BB9">
          <w:rPr>
            <w:rFonts w:ascii="Times" w:hAnsi="Times"/>
            <w:color w:val="auto"/>
            <w:sz w:val="20"/>
            <w:szCs w:val="20"/>
          </w:rPr>
          <w:delText>.</w:delText>
        </w:r>
      </w:del>
    </w:p>
  </w:footnote>
  <w:footnote w:id="7">
    <w:p w14:paraId="069863BE" w14:textId="2D9EBD3E" w:rsidR="002C1B8C" w:rsidRPr="006B3BB9" w:rsidRDefault="002C1B8C" w:rsidP="006B3BB9">
      <w:pPr>
        <w:pStyle w:val="Notaapidipagina"/>
        <w:jc w:val="both"/>
        <w:rPr>
          <w:rFonts w:ascii="Times" w:hAnsi="Times"/>
          <w:color w:val="auto"/>
          <w:sz w:val="20"/>
          <w:szCs w:val="20"/>
        </w:rPr>
      </w:pPr>
      <w:del w:id="251" w:author="Sue Rogers" w:date="2026-09-25T20:00:00Z" w16du:dateUtc="2026-09-26T00:00:00Z">
        <w:r w:rsidRPr="006B3BB9">
          <w:rPr>
            <w:rStyle w:val="FootnoteReference"/>
            <w:rFonts w:ascii="Times" w:hAnsi="Times"/>
            <w:color w:val="auto"/>
            <w:sz w:val="20"/>
            <w:szCs w:val="20"/>
            <w:lang w:val="en-GB"/>
          </w:rPr>
          <w:footnoteRef/>
        </w:r>
        <w:r w:rsidRPr="006B3BB9">
          <w:rPr>
            <w:rFonts w:ascii="Times" w:hAnsi="Times"/>
            <w:color w:val="auto"/>
            <w:sz w:val="20"/>
            <w:szCs w:val="20"/>
          </w:rPr>
          <w:delText xml:space="preserve"> For further analyses of how the radicals opposed the moderate side of the Assembly see Jaume (1989) and Hont (2004).</w:delText>
        </w:r>
      </w:del>
    </w:p>
  </w:footnote>
  <w:footnote w:id="8">
    <w:p w14:paraId="2FB807FA" w14:textId="0EF9C70B" w:rsidR="000F50DC" w:rsidRPr="006B3BB9" w:rsidRDefault="000F50DC" w:rsidP="006B3BB9">
      <w:pPr>
        <w:pStyle w:val="Notaapidipagina"/>
        <w:jc w:val="both"/>
        <w:rPr>
          <w:rFonts w:ascii="Times" w:hAnsi="Times"/>
          <w:sz w:val="20"/>
          <w:szCs w:val="20"/>
        </w:rPr>
      </w:pPr>
      <w:del w:id="256"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On the reception of the American constitution and its bicameral system in France see Kurland and Lerner, 1987, esp. section 12. </w:delText>
        </w:r>
      </w:del>
    </w:p>
  </w:footnote>
  <w:footnote w:id="9">
    <w:p w14:paraId="6F1F0C39" w14:textId="28819955" w:rsidR="005F2B54" w:rsidRPr="006B3BB9" w:rsidRDefault="005F2B54" w:rsidP="006B3BB9">
      <w:pPr>
        <w:pStyle w:val="Notaapidipagina"/>
        <w:jc w:val="both"/>
        <w:rPr>
          <w:rFonts w:ascii="Times" w:hAnsi="Times"/>
          <w:sz w:val="20"/>
          <w:szCs w:val="20"/>
        </w:rPr>
      </w:pPr>
      <w:del w:id="257"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w:delText>
        </w:r>
        <w:r w:rsidR="00346D47" w:rsidRPr="006B3BB9">
          <w:rPr>
            <w:rFonts w:ascii="Times" w:hAnsi="Times"/>
            <w:sz w:val="20"/>
            <w:szCs w:val="20"/>
          </w:rPr>
          <w:delText xml:space="preserve">For an extensive discussion of the </w:delText>
        </w:r>
        <w:r w:rsidR="00346D47" w:rsidRPr="006B3BB9">
          <w:rPr>
            <w:rFonts w:ascii="Times" w:hAnsi="Times"/>
            <w:i/>
            <w:sz w:val="20"/>
            <w:szCs w:val="20"/>
          </w:rPr>
          <w:delText xml:space="preserve">Examen </w:delText>
        </w:r>
        <w:r w:rsidR="00346D47" w:rsidRPr="006B3BB9">
          <w:rPr>
            <w:rFonts w:ascii="Times" w:hAnsi="Times"/>
            <w:sz w:val="20"/>
            <w:szCs w:val="20"/>
          </w:rPr>
          <w:delText>and of the battle of pamphlets on the American and English constitution see Appleby, 1971.</w:delText>
        </w:r>
      </w:del>
    </w:p>
  </w:footnote>
  <w:footnote w:id="10">
    <w:p w14:paraId="7B2D2410" w14:textId="3A3750C8" w:rsidR="005F2B54" w:rsidRPr="006B3BB9" w:rsidRDefault="005F2B54" w:rsidP="006B3BB9">
      <w:pPr>
        <w:pStyle w:val="Notaapidipagina"/>
        <w:jc w:val="both"/>
        <w:rPr>
          <w:rFonts w:ascii="Times" w:hAnsi="Times"/>
          <w:sz w:val="20"/>
          <w:szCs w:val="20"/>
        </w:rPr>
      </w:pPr>
      <w:del w:id="260"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For a reconstruction of this arg</w:delText>
        </w:r>
        <w:r w:rsidR="00D22315" w:rsidRPr="006B3BB9">
          <w:rPr>
            <w:rFonts w:ascii="Times" w:hAnsi="Times"/>
            <w:sz w:val="20"/>
            <w:szCs w:val="20"/>
          </w:rPr>
          <w:delText>u</w:delText>
        </w:r>
        <w:r w:rsidRPr="006B3BB9">
          <w:rPr>
            <w:rFonts w:ascii="Times" w:hAnsi="Times"/>
            <w:sz w:val="20"/>
            <w:szCs w:val="20"/>
          </w:rPr>
          <w:delText>ment</w:delText>
        </w:r>
        <w:r w:rsidR="00D22315" w:rsidRPr="006B3BB9">
          <w:rPr>
            <w:rFonts w:ascii="Times" w:hAnsi="Times"/>
            <w:sz w:val="20"/>
            <w:szCs w:val="20"/>
          </w:rPr>
          <w:delText>s</w:delText>
        </w:r>
        <w:r w:rsidRPr="006B3BB9">
          <w:rPr>
            <w:rFonts w:ascii="Times" w:hAnsi="Times"/>
            <w:sz w:val="20"/>
            <w:szCs w:val="20"/>
          </w:rPr>
          <w:delText xml:space="preserve"> see Appleby, 1971</w:delText>
        </w:r>
        <w:r w:rsidR="00D22315" w:rsidRPr="006B3BB9">
          <w:rPr>
            <w:rFonts w:ascii="Times" w:hAnsi="Times"/>
            <w:sz w:val="20"/>
            <w:szCs w:val="20"/>
          </w:rPr>
          <w:delText>.</w:delText>
        </w:r>
      </w:del>
    </w:p>
  </w:footnote>
  <w:footnote w:id="11">
    <w:p w14:paraId="0BF4EB07" w14:textId="346461E0" w:rsidR="005F2B54" w:rsidRPr="006B3BB9" w:rsidRDefault="005F2B54" w:rsidP="006B3BB9">
      <w:pPr>
        <w:pStyle w:val="Notaapidipagina"/>
        <w:jc w:val="both"/>
        <w:rPr>
          <w:rFonts w:ascii="Times" w:hAnsi="Times"/>
          <w:sz w:val="20"/>
          <w:szCs w:val="20"/>
        </w:rPr>
      </w:pPr>
      <w:del w:id="261"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See, for example, Rabaud Saint Etienne on September 4, 1789, AP, VIII, 567.</w:delText>
        </w:r>
      </w:del>
    </w:p>
  </w:footnote>
  <w:footnote w:id="12">
    <w:p w14:paraId="4114C3DB" w14:textId="13D79E6B" w:rsidR="005F2B54" w:rsidRPr="006B3BB9" w:rsidRDefault="005F2B54" w:rsidP="006B3BB9">
      <w:pPr>
        <w:pStyle w:val="Notaapidipagina"/>
        <w:jc w:val="both"/>
        <w:rPr>
          <w:rFonts w:ascii="Times" w:hAnsi="Times"/>
          <w:sz w:val="20"/>
          <w:szCs w:val="20"/>
        </w:rPr>
      </w:pPr>
      <w:del w:id="266"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For instance, Lally Tollendal claimed on the 31 of August 1789 that even ‘the Americans, who are in such a small number … could not retain this simple government and this unity of powers that they had wanted to establish … even the unjust and inconsequential censor of M. Adams, M. Livingston, has agreed with him, even M. Livingston has written that wherever the legislative body is concentrated in a single assembly, it will necessarily end up absorbing all powers’, AP, 8, 518.</w:delText>
        </w:r>
        <w:r w:rsidR="00D22315" w:rsidRPr="006B3BB9">
          <w:rPr>
            <w:rFonts w:ascii="Times" w:hAnsi="Times"/>
            <w:sz w:val="20"/>
            <w:szCs w:val="20"/>
          </w:rPr>
          <w:delText xml:space="preserve"> As Appleby explains, the response of most </w:delText>
        </w:r>
        <w:r w:rsidR="00D22315" w:rsidRPr="006B3BB9">
          <w:rPr>
            <w:rStyle w:val="PageNumber"/>
            <w:rFonts w:ascii="Times" w:hAnsi="Times"/>
            <w:i/>
            <w:color w:val="auto"/>
            <w:sz w:val="20"/>
            <w:szCs w:val="20"/>
            <w:lang w:val="en-GB"/>
          </w:rPr>
          <w:delText xml:space="preserve">américanistes </w:delText>
        </w:r>
        <w:r w:rsidR="00D22315" w:rsidRPr="006B3BB9">
          <w:rPr>
            <w:rStyle w:val="PageNumber"/>
            <w:rFonts w:ascii="Times" w:hAnsi="Times"/>
            <w:color w:val="auto"/>
            <w:sz w:val="20"/>
            <w:szCs w:val="20"/>
            <w:lang w:val="en-GB"/>
          </w:rPr>
          <w:delText>was to say that, in America, bicameralism has been introduced only because it was ‘</w:delText>
        </w:r>
        <w:r w:rsidRPr="006B3BB9">
          <w:rPr>
            <w:rFonts w:ascii="Times" w:hAnsi="Times"/>
            <w:sz w:val="20"/>
            <w:szCs w:val="20"/>
          </w:rPr>
          <w:delText>a lesser evil</w:delText>
        </w:r>
        <w:r w:rsidR="00D22315" w:rsidRPr="006B3BB9">
          <w:rPr>
            <w:rFonts w:ascii="Times" w:hAnsi="Times"/>
            <w:sz w:val="20"/>
            <w:szCs w:val="20"/>
          </w:rPr>
          <w:delText xml:space="preserve">’. This was to say that most American Founding Fathers recognised it as </w:delText>
        </w:r>
        <w:r w:rsidR="00A85F04" w:rsidRPr="006B3BB9">
          <w:rPr>
            <w:rFonts w:ascii="Times" w:hAnsi="Times"/>
            <w:sz w:val="20"/>
            <w:szCs w:val="20"/>
          </w:rPr>
          <w:delText>a biased institution</w:delText>
        </w:r>
        <w:r w:rsidR="00D22315" w:rsidRPr="006B3BB9">
          <w:rPr>
            <w:rFonts w:ascii="Times" w:hAnsi="Times"/>
            <w:sz w:val="20"/>
            <w:szCs w:val="20"/>
          </w:rPr>
          <w:delText>, but had to concede to it for contingent reasons. See A</w:delText>
        </w:r>
        <w:r w:rsidRPr="006B3BB9">
          <w:rPr>
            <w:rFonts w:ascii="Times" w:hAnsi="Times"/>
            <w:sz w:val="20"/>
            <w:szCs w:val="20"/>
          </w:rPr>
          <w:delText>ppleby</w:delText>
        </w:r>
        <w:r w:rsidR="00D22315" w:rsidRPr="006B3BB9">
          <w:rPr>
            <w:rFonts w:ascii="Times" w:hAnsi="Times"/>
            <w:sz w:val="20"/>
            <w:szCs w:val="20"/>
          </w:rPr>
          <w:delText>, 1971,</w:delText>
        </w:r>
        <w:r w:rsidRPr="006B3BB9">
          <w:rPr>
            <w:rFonts w:ascii="Times" w:hAnsi="Times"/>
            <w:sz w:val="20"/>
            <w:szCs w:val="20"/>
          </w:rPr>
          <w:delText xml:space="preserve"> 276</w:delText>
        </w:r>
        <w:r w:rsidR="00D22315" w:rsidRPr="006B3BB9">
          <w:rPr>
            <w:rFonts w:ascii="Times" w:hAnsi="Times"/>
            <w:sz w:val="20"/>
            <w:szCs w:val="20"/>
          </w:rPr>
          <w:delText>.</w:delText>
        </w:r>
      </w:del>
    </w:p>
  </w:footnote>
  <w:footnote w:id="13">
    <w:p w14:paraId="7084374B" w14:textId="0A14C2F6" w:rsidR="005F2B54" w:rsidRPr="006B3BB9" w:rsidRDefault="005F2B54" w:rsidP="006B3BB9">
      <w:pPr>
        <w:pStyle w:val="Notaapidipagina"/>
        <w:jc w:val="both"/>
        <w:rPr>
          <w:rFonts w:ascii="Times" w:hAnsi="Times"/>
          <w:sz w:val="20"/>
          <w:szCs w:val="20"/>
        </w:rPr>
      </w:pPr>
      <w:del w:id="273"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For classical studies of </w:delText>
        </w:r>
        <w:r w:rsidR="004E552B" w:rsidRPr="006B3BB9">
          <w:rPr>
            <w:rFonts w:ascii="Times" w:hAnsi="Times"/>
            <w:sz w:val="20"/>
            <w:szCs w:val="20"/>
          </w:rPr>
          <w:delText>Sieyès</w:delText>
        </w:r>
        <w:r w:rsidRPr="006B3BB9">
          <w:rPr>
            <w:rFonts w:ascii="Times" w:hAnsi="Times"/>
            <w:sz w:val="20"/>
            <w:szCs w:val="20"/>
          </w:rPr>
          <w:delText>’ li</w:delText>
        </w:r>
        <w:r w:rsidR="00320E75" w:rsidRPr="006B3BB9">
          <w:rPr>
            <w:rFonts w:ascii="Times" w:hAnsi="Times"/>
            <w:sz w:val="20"/>
            <w:szCs w:val="20"/>
          </w:rPr>
          <w:delText xml:space="preserve">fe and oeuvre see Bastid (1970), </w:delText>
        </w:r>
        <w:r w:rsidRPr="006B3BB9">
          <w:rPr>
            <w:rFonts w:ascii="Times" w:hAnsi="Times"/>
            <w:sz w:val="20"/>
            <w:szCs w:val="20"/>
          </w:rPr>
          <w:delText>Forsyth (1987)</w:delText>
        </w:r>
        <w:r w:rsidR="0048520F" w:rsidRPr="006B3BB9">
          <w:rPr>
            <w:rFonts w:ascii="Times" w:hAnsi="Times"/>
            <w:sz w:val="20"/>
            <w:szCs w:val="20"/>
          </w:rPr>
          <w:delText>, Bre</w:delText>
        </w:r>
        <w:r w:rsidR="00320E75" w:rsidRPr="006B3BB9">
          <w:rPr>
            <w:rFonts w:ascii="Times" w:hAnsi="Times"/>
            <w:sz w:val="20"/>
            <w:szCs w:val="20"/>
          </w:rPr>
          <w:delText>din (1988) and, more recently, Pasquino (1998)</w:delText>
        </w:r>
        <w:r w:rsidRPr="006B3BB9">
          <w:rPr>
            <w:rFonts w:ascii="Times" w:hAnsi="Times"/>
            <w:sz w:val="20"/>
            <w:szCs w:val="20"/>
          </w:rPr>
          <w:delText>.</w:delText>
        </w:r>
      </w:del>
    </w:p>
  </w:footnote>
  <w:footnote w:id="14">
    <w:p w14:paraId="66164FC1" w14:textId="648BF664" w:rsidR="00AC7CC2" w:rsidRPr="006B3BB9" w:rsidRDefault="00AC7CC2" w:rsidP="006B3BB9">
      <w:pPr>
        <w:pStyle w:val="Notaapidipagina"/>
        <w:jc w:val="both"/>
        <w:rPr>
          <w:rFonts w:ascii="Times" w:hAnsi="Times"/>
          <w:sz w:val="20"/>
          <w:szCs w:val="20"/>
        </w:rPr>
      </w:pPr>
      <w:del w:id="278"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As Bastid notes, even the longevity argument was relative for Sieyes, as he dated the origins of</w:delText>
        </w:r>
        <w:r w:rsidR="00C911C4" w:rsidRPr="006B3BB9">
          <w:rPr>
            <w:rFonts w:ascii="Times" w:hAnsi="Times"/>
            <w:sz w:val="20"/>
            <w:szCs w:val="20"/>
          </w:rPr>
          <w:delText xml:space="preserve"> the English constitution to 1688 (Bastid, 418).</w:delText>
        </w:r>
      </w:del>
    </w:p>
  </w:footnote>
  <w:footnote w:id="15">
    <w:p w14:paraId="78012D48" w14:textId="6AC8AAA4" w:rsidR="001B30A9" w:rsidRPr="006B3BB9" w:rsidRDefault="001B30A9" w:rsidP="006B3BB9">
      <w:pPr>
        <w:pStyle w:val="Notaapidipagina"/>
        <w:jc w:val="both"/>
        <w:rPr>
          <w:rFonts w:ascii="Times" w:hAnsi="Times"/>
          <w:color w:val="auto"/>
          <w:sz w:val="20"/>
          <w:szCs w:val="20"/>
        </w:rPr>
      </w:pPr>
      <w:del w:id="279" w:author="Sue Rogers" w:date="2026-09-25T20:00:00Z" w16du:dateUtc="2026-09-26T00:00:00Z">
        <w:r w:rsidRPr="006B3BB9">
          <w:rPr>
            <w:rStyle w:val="PageNumber"/>
            <w:rFonts w:ascii="Times" w:hAnsi="Times"/>
            <w:color w:val="auto"/>
            <w:sz w:val="20"/>
            <w:szCs w:val="20"/>
            <w:vertAlign w:val="superscript"/>
            <w:lang w:val="en-GB"/>
          </w:rPr>
          <w:footnoteRef/>
        </w:r>
        <w:r w:rsidRPr="006B3BB9">
          <w:rPr>
            <w:rFonts w:ascii="Times" w:hAnsi="Times"/>
            <w:color w:val="auto"/>
            <w:sz w:val="20"/>
            <w:szCs w:val="20"/>
          </w:rPr>
          <w:delText xml:space="preserve"> See also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(1989f)</w:delText>
        </w:r>
      </w:del>
    </w:p>
  </w:footnote>
  <w:footnote w:id="16">
    <w:p w14:paraId="559975E4" w14:textId="7D53D988" w:rsidR="00DA7B3E" w:rsidRPr="006B3BB9" w:rsidRDefault="00DA7B3E" w:rsidP="006B3BB9">
      <w:pPr>
        <w:pStyle w:val="Notaapidipagina"/>
        <w:jc w:val="both"/>
        <w:rPr>
          <w:rFonts w:ascii="Times" w:hAnsi="Times"/>
          <w:sz w:val="20"/>
          <w:szCs w:val="20"/>
        </w:rPr>
      </w:pPr>
      <w:del w:id="282"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As mentioned above, most </w:delText>
        </w:r>
        <w:r w:rsidR="00CD3BA3" w:rsidRPr="006B3BB9">
          <w:rPr>
            <w:rFonts w:ascii="Times" w:hAnsi="Times"/>
            <w:sz w:val="20"/>
            <w:szCs w:val="20"/>
          </w:rPr>
          <w:delText xml:space="preserve">eminent </w:delText>
        </w:r>
        <w:r w:rsidRPr="006B3BB9">
          <w:rPr>
            <w:rStyle w:val="PageNumber"/>
            <w:rFonts w:ascii="Times" w:hAnsi="Times"/>
            <w:i/>
            <w:color w:val="auto"/>
            <w:sz w:val="20"/>
            <w:szCs w:val="20"/>
            <w:lang w:val="en-GB"/>
          </w:rPr>
          <w:delText xml:space="preserve">américanistes </w:delText>
        </w:r>
        <w:r w:rsidRPr="006B3BB9">
          <w:rPr>
            <w:rStyle w:val="PageNumber"/>
            <w:rFonts w:ascii="Times" w:hAnsi="Times"/>
            <w:color w:val="auto"/>
            <w:sz w:val="20"/>
            <w:szCs w:val="20"/>
            <w:lang w:val="en-GB"/>
          </w:rPr>
          <w:delText>saw the American constitutions (and especially the constitution of Pennsylvania that, at the time, was unicameral) as models to be copied in France.</w:delText>
        </w:r>
        <w:r w:rsidR="00CD3BA3" w:rsidRPr="006B3BB9">
          <w:rPr>
            <w:rStyle w:val="PageNumber"/>
            <w:rFonts w:ascii="Times" w:hAnsi="Times"/>
            <w:color w:val="auto"/>
            <w:sz w:val="20"/>
            <w:szCs w:val="20"/>
            <w:lang w:val="en-GB"/>
          </w:rPr>
          <w:delText xml:space="preserve"> John Adams explicitly complained about this. See Appleby, 1971, 276.</w:delText>
        </w:r>
      </w:del>
    </w:p>
  </w:footnote>
  <w:footnote w:id="17">
    <w:p w14:paraId="2B7ED73F" w14:textId="3366F0AE" w:rsidR="00844E28" w:rsidRPr="006B3BB9" w:rsidRDefault="00844E28" w:rsidP="006B3BB9">
      <w:pPr>
        <w:pStyle w:val="Notaapidipagina"/>
        <w:jc w:val="both"/>
        <w:rPr>
          <w:rFonts w:ascii="Times" w:hAnsi="Times"/>
          <w:sz w:val="20"/>
          <w:szCs w:val="20"/>
        </w:rPr>
      </w:pPr>
      <w:del w:id="283"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And he emphasises that the </w:delText>
        </w:r>
        <w:r w:rsidRPr="006B3BB9">
          <w:rPr>
            <w:rFonts w:ascii="Times" w:hAnsi="Times"/>
            <w:i/>
            <w:sz w:val="20"/>
            <w:szCs w:val="20"/>
          </w:rPr>
          <w:delText>Examen</w:delText>
        </w:r>
        <w:r w:rsidRPr="006B3BB9">
          <w:rPr>
            <w:rFonts w:ascii="Times" w:hAnsi="Times"/>
            <w:sz w:val="20"/>
            <w:szCs w:val="20"/>
          </w:rPr>
          <w:delText xml:space="preserve"> only came out in France after he published the first edition of </w:delText>
        </w:r>
        <w:r w:rsidRPr="006B3BB9">
          <w:rPr>
            <w:rStyle w:val="PageNumber"/>
            <w:rFonts w:ascii="Times" w:hAnsi="Times"/>
            <w:i/>
            <w:sz w:val="20"/>
            <w:szCs w:val="20"/>
            <w:lang w:val="en-GB"/>
          </w:rPr>
          <w:delText>Qu’est-ce que le Tiers Etat</w:delText>
        </w:r>
        <w:r w:rsidR="00CD3BA3" w:rsidRPr="006B3BB9">
          <w:rPr>
            <w:rStyle w:val="PageNumber"/>
            <w:rFonts w:ascii="Times" w:hAnsi="Times"/>
            <w:i/>
            <w:sz w:val="20"/>
            <w:szCs w:val="20"/>
            <w:lang w:val="en-GB"/>
          </w:rPr>
          <w:delText>?</w:delText>
        </w:r>
        <w:r w:rsidRPr="006B3BB9">
          <w:rPr>
            <w:rStyle w:val="PageNumber"/>
            <w:rFonts w:ascii="Times" w:hAnsi="Times"/>
            <w:sz w:val="20"/>
            <w:szCs w:val="20"/>
            <w:lang w:val="en-GB"/>
          </w:rPr>
          <w:delText xml:space="preserve">, thus suggesting that the book’s arguments against England, although correctly reflecting his own thoughts, were not at the origins of his </w:delText>
        </w:r>
        <w:r w:rsidR="00CD3BA3" w:rsidRPr="006B3BB9">
          <w:rPr>
            <w:rStyle w:val="PageNumber"/>
            <w:rFonts w:ascii="Times" w:hAnsi="Times"/>
            <w:sz w:val="20"/>
            <w:szCs w:val="20"/>
            <w:lang w:val="en-GB"/>
          </w:rPr>
          <w:delText>critique of the model of balance of power</w:delText>
        </w:r>
        <w:r w:rsidRPr="006B3BB9">
          <w:rPr>
            <w:rStyle w:val="PageNumber"/>
            <w:rFonts w:ascii="Times" w:hAnsi="Times"/>
            <w:sz w:val="20"/>
            <w:szCs w:val="20"/>
            <w:lang w:val="en-GB"/>
          </w:rPr>
          <w:delText xml:space="preserve">. </w:delText>
        </w:r>
      </w:del>
    </w:p>
  </w:footnote>
  <w:footnote w:id="18">
    <w:p w14:paraId="6BEA4E08" w14:textId="48678484" w:rsidR="00004A91" w:rsidRPr="006B3BB9" w:rsidRDefault="00004A91" w:rsidP="006B3BB9">
      <w:pPr>
        <w:pStyle w:val="Notaapidipagina"/>
        <w:jc w:val="both"/>
        <w:rPr>
          <w:rFonts w:ascii="Times" w:hAnsi="Times"/>
          <w:sz w:val="20"/>
          <w:szCs w:val="20"/>
        </w:rPr>
      </w:pPr>
      <w:del w:id="288"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It is </w:delText>
        </w:r>
        <w:r w:rsidR="00287F4D" w:rsidRPr="006B3BB9">
          <w:rPr>
            <w:rFonts w:ascii="Times" w:hAnsi="Times"/>
            <w:sz w:val="20"/>
            <w:szCs w:val="20"/>
          </w:rPr>
          <w:delText xml:space="preserve">remarkable also because many </w:delText>
        </w:r>
        <w:r w:rsidR="00287F4D" w:rsidRPr="006B3BB9">
          <w:rPr>
            <w:rFonts w:ascii="Times" w:hAnsi="Times"/>
            <w:i/>
            <w:sz w:val="20"/>
            <w:szCs w:val="20"/>
          </w:rPr>
          <w:delText>amé</w:delText>
        </w:r>
        <w:r w:rsidRPr="006B3BB9">
          <w:rPr>
            <w:rFonts w:ascii="Times" w:hAnsi="Times"/>
            <w:i/>
            <w:sz w:val="20"/>
            <w:szCs w:val="20"/>
          </w:rPr>
          <w:delText>ricanistes</w:delText>
        </w:r>
        <w:r w:rsidRPr="006B3BB9">
          <w:rPr>
            <w:rFonts w:ascii="Times" w:hAnsi="Times"/>
            <w:sz w:val="20"/>
            <w:szCs w:val="20"/>
          </w:rPr>
          <w:delText xml:space="preserve"> </w:delText>
        </w:r>
        <w:r w:rsidR="00270D87" w:rsidRPr="006B3BB9">
          <w:rPr>
            <w:rFonts w:ascii="Times" w:hAnsi="Times"/>
            <w:sz w:val="20"/>
            <w:szCs w:val="20"/>
          </w:rPr>
          <w:delText>capitulated</w:delText>
        </w:r>
        <w:r w:rsidRPr="006B3BB9">
          <w:rPr>
            <w:rFonts w:ascii="Times" w:hAnsi="Times"/>
            <w:sz w:val="20"/>
            <w:szCs w:val="20"/>
          </w:rPr>
          <w:delText xml:space="preserve"> on the </w:delText>
        </w:r>
        <w:r w:rsidR="00270D87" w:rsidRPr="006B3BB9">
          <w:rPr>
            <w:rFonts w:ascii="Times" w:hAnsi="Times"/>
            <w:sz w:val="20"/>
            <w:szCs w:val="20"/>
          </w:rPr>
          <w:delText xml:space="preserve">question of the </w:delText>
        </w:r>
        <w:r w:rsidRPr="006B3BB9">
          <w:rPr>
            <w:rFonts w:ascii="Times" w:hAnsi="Times"/>
            <w:sz w:val="20"/>
            <w:szCs w:val="20"/>
          </w:rPr>
          <w:delText xml:space="preserve">two chambers </w:delText>
        </w:r>
        <w:r w:rsidR="00270D87" w:rsidRPr="006B3BB9">
          <w:rPr>
            <w:rFonts w:ascii="Times" w:hAnsi="Times"/>
            <w:sz w:val="20"/>
            <w:szCs w:val="20"/>
          </w:rPr>
          <w:delText>after 1791.</w:delText>
        </w:r>
      </w:del>
    </w:p>
  </w:footnote>
  <w:footnote w:id="19">
    <w:p w14:paraId="4E509ACC" w14:textId="1EED532B" w:rsidR="005F2B54" w:rsidRPr="006B3BB9" w:rsidRDefault="005F2B54" w:rsidP="006B3BB9">
      <w:pPr>
        <w:pStyle w:val="Notaapidipagina"/>
        <w:jc w:val="both"/>
        <w:rPr>
          <w:rFonts w:ascii="Times" w:hAnsi="Times"/>
          <w:color w:val="auto"/>
          <w:sz w:val="20"/>
          <w:szCs w:val="20"/>
        </w:rPr>
      </w:pPr>
      <w:del w:id="291" w:author="Sue Rogers" w:date="2026-09-25T20:00:00Z" w16du:dateUtc="2026-09-26T00:00:00Z">
        <w:r w:rsidRPr="006B3BB9">
          <w:rPr>
            <w:rStyle w:val="PageNumber"/>
            <w:rFonts w:ascii="Times" w:hAnsi="Times"/>
            <w:color w:val="auto"/>
            <w:sz w:val="20"/>
            <w:szCs w:val="20"/>
            <w:vertAlign w:val="superscript"/>
            <w:lang w:val="en-GB"/>
          </w:rPr>
          <w:footnoteRef/>
        </w:r>
        <w:r w:rsidRPr="006B3BB9">
          <w:rPr>
            <w:rStyle w:val="PageNumber"/>
            <w:rFonts w:ascii="Times" w:hAnsi="Times"/>
            <w:color w:val="auto"/>
            <w:sz w:val="20"/>
            <w:szCs w:val="20"/>
            <w:lang w:val="en-GB"/>
          </w:rPr>
          <w:delText xml:space="preserve">As Guennifey explains, not all </w:delText>
        </w:r>
        <w:r w:rsidR="00822796" w:rsidRPr="006B3BB9">
          <w:rPr>
            <w:rStyle w:val="PageNumber"/>
            <w:rFonts w:ascii="Times" w:hAnsi="Times"/>
            <w:i/>
            <w:color w:val="auto"/>
            <w:sz w:val="20"/>
            <w:szCs w:val="20"/>
            <w:lang w:val="en-GB"/>
          </w:rPr>
          <w:delText>anglomane</w:delText>
        </w:r>
        <w:r w:rsidRPr="006B3BB9">
          <w:rPr>
            <w:rStyle w:val="PageNumber"/>
            <w:rFonts w:ascii="Times" w:hAnsi="Times"/>
            <w:color w:val="auto"/>
            <w:sz w:val="20"/>
            <w:szCs w:val="20"/>
            <w:lang w:val="en-GB"/>
          </w:rPr>
          <w:delText xml:space="preserve"> deputies wanted a second chamber representing the clergy and noblemen. Despite Brierre and Malouet’s support for the latter, leaders such as Mounier and Lally-Tollendal seemed to reject the idea. </w:delText>
        </w:r>
        <w:r w:rsidRPr="006B3BB9">
          <w:rPr>
            <w:rFonts w:ascii="Times" w:hAnsi="Times"/>
            <w:color w:val="auto"/>
            <w:sz w:val="20"/>
            <w:szCs w:val="20"/>
          </w:rPr>
          <w:delText xml:space="preserve">They did argue in favour of the second chamber representing separate interests, but these did not have to overlap with those of the aristocracy. </w:delText>
        </w:r>
        <w:r w:rsidRPr="006B3BB9">
          <w:rPr>
            <w:rStyle w:val="PageNumber"/>
            <w:rFonts w:ascii="Times" w:hAnsi="Times"/>
            <w:color w:val="auto"/>
            <w:sz w:val="20"/>
            <w:szCs w:val="20"/>
            <w:lang w:val="en-GB"/>
          </w:rPr>
          <w:delText xml:space="preserve">However, </w:delText>
        </w:r>
        <w:r w:rsidRPr="006B3BB9">
          <w:rPr>
            <w:rFonts w:ascii="Times" w:hAnsi="Times"/>
            <w:color w:val="auto"/>
            <w:sz w:val="20"/>
            <w:szCs w:val="20"/>
          </w:rPr>
          <w:delText xml:space="preserve">the opponents of bicameralism strategically cornered the </w:delText>
        </w:r>
        <w:r w:rsidR="00287F4D" w:rsidRPr="006B3BB9">
          <w:rPr>
            <w:rFonts w:ascii="Times" w:hAnsi="Times"/>
            <w:i/>
            <w:color w:val="auto"/>
            <w:sz w:val="20"/>
            <w:szCs w:val="20"/>
          </w:rPr>
          <w:delText>anglomane</w:delText>
        </w:r>
        <w:r w:rsidRPr="006B3BB9">
          <w:rPr>
            <w:rFonts w:ascii="Times" w:hAnsi="Times"/>
            <w:i/>
            <w:color w:val="auto"/>
            <w:sz w:val="20"/>
            <w:szCs w:val="20"/>
          </w:rPr>
          <w:delText>s</w:delText>
        </w:r>
        <w:r w:rsidRPr="006B3BB9">
          <w:rPr>
            <w:rFonts w:ascii="Times" w:hAnsi="Times"/>
            <w:color w:val="auto"/>
            <w:sz w:val="20"/>
            <w:szCs w:val="20"/>
          </w:rPr>
          <w:delText xml:space="preserve"> by claiming that their only aim was to reintroduce the privileges of the aristocracy. </w:delText>
        </w:r>
        <w:r w:rsidRPr="006B3BB9">
          <w:rPr>
            <w:rStyle w:val="PageNumber"/>
            <w:rFonts w:ascii="Times" w:hAnsi="Times"/>
            <w:color w:val="auto"/>
            <w:sz w:val="20"/>
            <w:szCs w:val="20"/>
            <w:lang w:val="en-GB"/>
          </w:rPr>
          <w:delText>See Guennifey (1994). On the specific opinions of other members of the assembly see Furet; Halevi (1989).</w:delText>
        </w:r>
      </w:del>
    </w:p>
  </w:footnote>
  <w:footnote w:id="20">
    <w:p w14:paraId="4DA2F3F1" w14:textId="31C804B8" w:rsidR="005F2B54" w:rsidRPr="006B3BB9" w:rsidRDefault="005F2B54" w:rsidP="006B3BB9">
      <w:pPr>
        <w:pStyle w:val="Notaapidipagina"/>
        <w:jc w:val="both"/>
        <w:rPr>
          <w:rFonts w:ascii="Times" w:hAnsi="Times"/>
          <w:color w:val="auto"/>
          <w:sz w:val="20"/>
          <w:szCs w:val="20"/>
        </w:rPr>
      </w:pPr>
      <w:del w:id="294"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Interestingly, Barnave</w:delText>
        </w:r>
        <w:r w:rsidR="006F71CD" w:rsidRPr="006B3BB9">
          <w:rPr>
            <w:rFonts w:ascii="Times" w:hAnsi="Times"/>
            <w:color w:val="auto"/>
            <w:sz w:val="20"/>
            <w:szCs w:val="20"/>
          </w:rPr>
          <w:delText xml:space="preserve"> was among those who</w:delText>
        </w:r>
        <w:r w:rsidRPr="006B3BB9">
          <w:rPr>
            <w:rFonts w:ascii="Times" w:hAnsi="Times"/>
            <w:color w:val="auto"/>
            <w:sz w:val="20"/>
            <w:szCs w:val="20"/>
          </w:rPr>
          <w:delText xml:space="preserve"> changed </w:delText>
        </w:r>
        <w:r w:rsidR="006F71CD" w:rsidRPr="006B3BB9">
          <w:rPr>
            <w:rFonts w:ascii="Times" w:hAnsi="Times"/>
            <w:color w:val="auto"/>
            <w:sz w:val="20"/>
            <w:szCs w:val="20"/>
          </w:rPr>
          <w:delText>their</w:delText>
        </w:r>
        <w:r w:rsidRPr="006B3BB9">
          <w:rPr>
            <w:rFonts w:ascii="Times" w:hAnsi="Times"/>
            <w:color w:val="auto"/>
            <w:sz w:val="20"/>
            <w:szCs w:val="20"/>
          </w:rPr>
          <w:delText xml:space="preserve"> mind on bicameralism in 1791. He argued that the times had changed and equality was now unanimously recognized as a foundational principle for France. Hence, the country was ready for the institution of a second chamber. See Gueniffey (1994, 86-7).</w:delText>
        </w:r>
      </w:del>
    </w:p>
  </w:footnote>
  <w:footnote w:id="21">
    <w:p w14:paraId="4EFE4F27" w14:textId="24C99F45" w:rsidR="0051077D" w:rsidRPr="006B3BB9" w:rsidRDefault="0051077D" w:rsidP="006B3BB9">
      <w:pPr>
        <w:pStyle w:val="Notaapidipagina"/>
        <w:jc w:val="both"/>
        <w:rPr>
          <w:rFonts w:ascii="Times" w:hAnsi="Times"/>
          <w:sz w:val="20"/>
          <w:szCs w:val="20"/>
        </w:rPr>
      </w:pPr>
      <w:del w:id="326"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On this see also Goldoni (2012, section 2). </w:delText>
        </w:r>
      </w:del>
    </w:p>
  </w:footnote>
  <w:footnote w:id="22">
    <w:p w14:paraId="736F7DFC" w14:textId="1EA7730A" w:rsidR="005F2B54" w:rsidRPr="006B3BB9" w:rsidRDefault="005F2B54" w:rsidP="006B3BB9">
      <w:pPr>
        <w:pStyle w:val="Notaapidipagina"/>
        <w:jc w:val="both"/>
        <w:rPr>
          <w:rFonts w:ascii="Times" w:hAnsi="Times"/>
          <w:color w:val="auto"/>
          <w:sz w:val="20"/>
          <w:szCs w:val="20"/>
        </w:rPr>
      </w:pPr>
      <w:del w:id="329"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Among the few contemporary scholars to have engaged with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critique of bicameralism is Aroney. However, his engagement is limited to refuting </w:delText>
        </w:r>
        <w:r w:rsidR="004E552B" w:rsidRPr="006B3BB9">
          <w:rPr>
            <w:rFonts w:ascii="Times" w:hAnsi="Times"/>
            <w:color w:val="auto"/>
            <w:sz w:val="20"/>
            <w:szCs w:val="20"/>
          </w:rPr>
          <w:delText>Sieyès</w:delText>
        </w:r>
        <w:r w:rsidRPr="006B3BB9">
          <w:rPr>
            <w:rFonts w:ascii="Times" w:hAnsi="Times"/>
            <w:color w:val="auto"/>
            <w:sz w:val="20"/>
            <w:szCs w:val="20"/>
          </w:rPr>
          <w:delText>’ argument in favo</w:delText>
        </w:r>
        <w:r w:rsidR="00DD649C" w:rsidRPr="006B3BB9">
          <w:rPr>
            <w:rFonts w:ascii="Times" w:hAnsi="Times"/>
            <w:color w:val="auto"/>
            <w:sz w:val="20"/>
            <w:szCs w:val="20"/>
          </w:rPr>
          <w:delText>u</w:delText>
        </w:r>
        <w:r w:rsidRPr="006B3BB9">
          <w:rPr>
            <w:rFonts w:ascii="Times" w:hAnsi="Times"/>
            <w:color w:val="auto"/>
            <w:sz w:val="20"/>
            <w:szCs w:val="20"/>
          </w:rPr>
          <w:delText xml:space="preserve">r of unitary representation of the nation. In doing so, Aroney raises interesting normative questions, but he also problematically collapses </w:delText>
        </w:r>
        <w:r w:rsidR="004E552B" w:rsidRPr="006B3BB9">
          <w:rPr>
            <w:rFonts w:ascii="Times" w:hAnsi="Times"/>
            <w:color w:val="auto"/>
            <w:sz w:val="20"/>
            <w:szCs w:val="20"/>
          </w:rPr>
          <w:delText>Sieyès</w:delText>
        </w:r>
        <w:r w:rsidRPr="006B3BB9">
          <w:rPr>
            <w:rFonts w:ascii="Times" w:hAnsi="Times"/>
            <w:color w:val="auto"/>
            <w:sz w:val="20"/>
            <w:szCs w:val="20"/>
          </w:rPr>
          <w:delText>’ preference for unitary national representation with the Jacobin argument in favor of unitary popular sovereignty. See (Aroney, 2008).</w:delText>
        </w:r>
        <w:r w:rsidR="0042517F" w:rsidRPr="006B3BB9">
          <w:rPr>
            <w:rFonts w:ascii="Times" w:hAnsi="Times"/>
            <w:color w:val="auto"/>
            <w:sz w:val="20"/>
            <w:szCs w:val="20"/>
          </w:rPr>
          <w:delText xml:space="preserve"> Similarly, scholars have read in </w:delText>
        </w:r>
        <w:r w:rsidR="004E552B" w:rsidRPr="006B3BB9">
          <w:rPr>
            <w:rFonts w:ascii="Times" w:hAnsi="Times"/>
            <w:color w:val="auto"/>
            <w:sz w:val="20"/>
            <w:szCs w:val="20"/>
          </w:rPr>
          <w:delText>Sieyès</w:delText>
        </w:r>
        <w:r w:rsidR="0042517F" w:rsidRPr="006B3BB9">
          <w:rPr>
            <w:rFonts w:ascii="Times" w:hAnsi="Times"/>
            <w:color w:val="auto"/>
            <w:sz w:val="20"/>
            <w:szCs w:val="20"/>
          </w:rPr>
          <w:delText xml:space="preserve">’ </w:delText>
        </w:r>
        <w:r w:rsidR="007003AE" w:rsidRPr="006B3BB9">
          <w:rPr>
            <w:rFonts w:ascii="Times" w:hAnsi="Times"/>
            <w:color w:val="auto"/>
            <w:sz w:val="20"/>
            <w:szCs w:val="20"/>
          </w:rPr>
          <w:delText>preference</w:delText>
        </w:r>
        <w:r w:rsidR="0042517F" w:rsidRPr="006B3BB9">
          <w:rPr>
            <w:rFonts w:ascii="Times" w:hAnsi="Times"/>
            <w:color w:val="auto"/>
            <w:sz w:val="20"/>
            <w:szCs w:val="20"/>
          </w:rPr>
          <w:delText xml:space="preserve"> for unity in the legislative body Rousseauvian influences. The historiography about </w:delText>
        </w:r>
        <w:r w:rsidR="004E552B" w:rsidRPr="006B3BB9">
          <w:rPr>
            <w:rFonts w:ascii="Times" w:hAnsi="Times"/>
            <w:color w:val="auto"/>
            <w:sz w:val="20"/>
            <w:szCs w:val="20"/>
          </w:rPr>
          <w:delText>Sieyès</w:delText>
        </w:r>
        <w:r w:rsidR="0042517F" w:rsidRPr="006B3BB9">
          <w:rPr>
            <w:rFonts w:ascii="Times" w:hAnsi="Times"/>
            <w:color w:val="auto"/>
            <w:sz w:val="20"/>
            <w:szCs w:val="20"/>
          </w:rPr>
          <w:delText xml:space="preserve">’ relation to Rousseau is </w:delText>
        </w:r>
        <w:r w:rsidR="00432F2E" w:rsidRPr="006B3BB9">
          <w:rPr>
            <w:rFonts w:ascii="Times" w:hAnsi="Times"/>
            <w:color w:val="auto"/>
            <w:sz w:val="20"/>
            <w:szCs w:val="20"/>
          </w:rPr>
          <w:delText xml:space="preserve">also </w:delText>
        </w:r>
        <w:r w:rsidR="0042517F" w:rsidRPr="006B3BB9">
          <w:rPr>
            <w:rFonts w:ascii="Times" w:hAnsi="Times"/>
            <w:color w:val="auto"/>
            <w:sz w:val="20"/>
            <w:szCs w:val="20"/>
          </w:rPr>
          <w:delText>relevant in this sense (</w:delText>
        </w:r>
        <w:r w:rsidR="00432F2E" w:rsidRPr="006B3BB9">
          <w:rPr>
            <w:rFonts w:ascii="Times" w:hAnsi="Times"/>
            <w:color w:val="auto"/>
            <w:sz w:val="20"/>
            <w:szCs w:val="20"/>
          </w:rPr>
          <w:delText xml:space="preserve">i.e. </w:delText>
        </w:r>
        <w:r w:rsidR="0042517F" w:rsidRPr="006B3BB9">
          <w:rPr>
            <w:rFonts w:ascii="Times" w:hAnsi="Times"/>
            <w:color w:val="auto"/>
            <w:sz w:val="20"/>
            <w:szCs w:val="20"/>
          </w:rPr>
          <w:delText>Backzo</w:delText>
        </w:r>
        <w:r w:rsidR="00432F2E" w:rsidRPr="006B3BB9">
          <w:rPr>
            <w:rFonts w:ascii="Times" w:hAnsi="Times"/>
            <w:color w:val="auto"/>
            <w:sz w:val="20"/>
            <w:szCs w:val="20"/>
          </w:rPr>
          <w:delText xml:space="preserve">, 1989) </w:delText>
        </w:r>
        <w:r w:rsidR="0042517F" w:rsidRPr="006B3BB9">
          <w:rPr>
            <w:rFonts w:ascii="Times" w:hAnsi="Times"/>
            <w:color w:val="auto"/>
            <w:sz w:val="20"/>
            <w:szCs w:val="20"/>
          </w:rPr>
          <w:delText xml:space="preserve">but I side with Pasquino here (1998) in thinking that </w:delText>
        </w:r>
        <w:r w:rsidR="004E552B" w:rsidRPr="006B3BB9">
          <w:rPr>
            <w:rFonts w:ascii="Times" w:hAnsi="Times"/>
            <w:color w:val="auto"/>
            <w:sz w:val="20"/>
            <w:szCs w:val="20"/>
          </w:rPr>
          <w:delText>Sieyès</w:delText>
        </w:r>
        <w:r w:rsidR="0042517F" w:rsidRPr="006B3BB9">
          <w:rPr>
            <w:rFonts w:ascii="Times" w:hAnsi="Times"/>
            <w:color w:val="auto"/>
            <w:sz w:val="20"/>
            <w:szCs w:val="20"/>
          </w:rPr>
          <w:delText xml:space="preserve">’ preference for unity is of Hobbesian, rather than Rousseauvian, origins and kind. </w:delText>
        </w:r>
        <w:r w:rsidR="001F6D2D" w:rsidRPr="006B3BB9">
          <w:rPr>
            <w:rFonts w:ascii="Times" w:hAnsi="Times"/>
            <w:color w:val="auto"/>
            <w:sz w:val="20"/>
            <w:szCs w:val="20"/>
          </w:rPr>
          <w:delText>For an analysis of Sieyes’ rejection of Rousseau see Bastid (1970, 308-9).</w:delText>
        </w:r>
      </w:del>
    </w:p>
  </w:footnote>
  <w:footnote w:id="23">
    <w:p w14:paraId="16003E3C" w14:textId="573E4EBF" w:rsidR="005F2B54" w:rsidRPr="006B3BB9" w:rsidRDefault="005F2B54" w:rsidP="006B3BB9">
      <w:pPr>
        <w:pStyle w:val="Notaapidipagina"/>
        <w:jc w:val="both"/>
        <w:rPr>
          <w:rFonts w:ascii="Times" w:hAnsi="Times"/>
          <w:color w:val="auto"/>
          <w:sz w:val="20"/>
          <w:szCs w:val="20"/>
        </w:rPr>
      </w:pPr>
      <w:del w:id="330"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fear of fragmentation of the national unity is different from the radicals’. Both were against the subdivision of society into orders—as were most deputies at that point—and both feared that a second chamber might have re-introduced it. Yet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saw no problems in accepting that the representatives would re-elaborate the will of the nation. Proof of that are his projects of electoral laws based on the principle of graduated promotion, which were meant to filter the direct expression of people’s will through several rounds of electoral competitions. In fact,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actively sponsored the idea that the representatives, being experts of politics, should create the will of the nation by freely interpreting multiple and complex electoral mandates. He simply did not want part of this process to be organized according to the division into orders, and he feared that that would be inevitable with a second chamber. By contrast, the radicals’ main problem with bicameralism was that it would have asked the representatives to depart from their electoral mandates by forcing them to consider the will of another chamber. Hence, the radical problem was primarily that bicameralism distanced the will of the people from the actual law-making process. The fact that representation in the second chamber could have been aristocratic was certainly an annoying detail, </w:delText>
        </w:r>
        <w:r w:rsidR="00EF1E09" w:rsidRPr="006B3BB9">
          <w:rPr>
            <w:rFonts w:ascii="Times" w:hAnsi="Times"/>
            <w:color w:val="auto"/>
            <w:sz w:val="20"/>
            <w:szCs w:val="20"/>
          </w:rPr>
          <w:delText xml:space="preserve">but not key to their concerns. </w:delText>
        </w:r>
      </w:del>
    </w:p>
  </w:footnote>
  <w:footnote w:id="24">
    <w:p w14:paraId="0D38CFE4" w14:textId="3C4E6C64" w:rsidR="001F6D2D" w:rsidRPr="006B3BB9" w:rsidRDefault="001F6D2D" w:rsidP="006B3BB9">
      <w:pPr>
        <w:pStyle w:val="Notaapidipagina"/>
        <w:jc w:val="both"/>
        <w:rPr>
          <w:rFonts w:ascii="Times" w:hAnsi="Times"/>
          <w:sz w:val="20"/>
          <w:szCs w:val="20"/>
        </w:rPr>
      </w:pPr>
      <w:del w:id="335"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It is interesting to note that </w:delText>
        </w:r>
        <w:r w:rsidR="00726A94" w:rsidRPr="006B3BB9">
          <w:rPr>
            <w:rFonts w:ascii="Times" w:hAnsi="Times"/>
            <w:sz w:val="20"/>
            <w:szCs w:val="20"/>
          </w:rPr>
          <w:delText xml:space="preserve">in his discourse of 2 Thermidor Sieyes introduces a new criterion for the composition of the assembly: its members should come, in equal numbers, from the rural industry, the ‘industrie citadine’ and the liberal professions (see Sieyes 1989g). Many scholars have wondered about the origins of this proposal and Bastid has put forward what I think is a very interesting argument: the composition of the assembly according to professions derives, in his opinion, from Sieyes’ commitment to expertise and the division of labour. </w:delText>
        </w:r>
        <w:r w:rsidR="00E72452" w:rsidRPr="006B3BB9">
          <w:rPr>
            <w:rFonts w:ascii="Times" w:hAnsi="Times"/>
            <w:sz w:val="20"/>
            <w:szCs w:val="20"/>
          </w:rPr>
          <w:delText>It is not meant to bring in the assembly the representation of different interests, but of different types of expertise which, in Sieyes’ mind, substantially contributed to the work of the assembly (see Bastid, 1970, 427).</w:delText>
        </w:r>
      </w:del>
    </w:p>
  </w:footnote>
  <w:footnote w:id="25">
    <w:p w14:paraId="33799DB1" w14:textId="4B009CA3" w:rsidR="00CD694D" w:rsidRPr="006B3BB9" w:rsidRDefault="00CD694D" w:rsidP="006B3BB9">
      <w:pPr>
        <w:pStyle w:val="Notaapidipagina"/>
        <w:jc w:val="both"/>
        <w:rPr>
          <w:rFonts w:ascii="Times" w:hAnsi="Times"/>
          <w:sz w:val="20"/>
          <w:szCs w:val="20"/>
        </w:rPr>
      </w:pPr>
      <w:del w:id="338"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In this quote one can see the influence that Adam Smith and </w:delText>
        </w:r>
        <w:r w:rsidR="00260CE7" w:rsidRPr="006B3BB9">
          <w:rPr>
            <w:rFonts w:ascii="Times" w:hAnsi="Times"/>
            <w:sz w:val="20"/>
            <w:szCs w:val="20"/>
          </w:rPr>
          <w:delText>his</w:delText>
        </w:r>
        <w:r w:rsidRPr="006B3BB9">
          <w:rPr>
            <w:rFonts w:ascii="Times" w:hAnsi="Times"/>
            <w:sz w:val="20"/>
            <w:szCs w:val="20"/>
          </w:rPr>
          <w:delText xml:space="preserve"> theory of the division of labour had on </w:delText>
        </w:r>
        <w:r w:rsidR="004E552B" w:rsidRPr="006B3BB9">
          <w:rPr>
            <w:rFonts w:ascii="Times" w:hAnsi="Times"/>
            <w:sz w:val="20"/>
            <w:szCs w:val="20"/>
          </w:rPr>
          <w:delText>Sieyès</w:delText>
        </w:r>
        <w:r w:rsidRPr="006B3BB9">
          <w:rPr>
            <w:rFonts w:ascii="Times" w:hAnsi="Times"/>
            <w:sz w:val="20"/>
            <w:szCs w:val="20"/>
          </w:rPr>
          <w:delText xml:space="preserve">’ political thought. As much as in the context of representation, also inside the assembly what pays off is the specific expertise that single individuals have in performing the task they have been assigned. From Smith </w:delText>
        </w:r>
        <w:r w:rsidR="004E552B" w:rsidRPr="006B3BB9">
          <w:rPr>
            <w:rFonts w:ascii="Times" w:hAnsi="Times"/>
            <w:sz w:val="20"/>
            <w:szCs w:val="20"/>
          </w:rPr>
          <w:delText>Sieyès</w:delText>
        </w:r>
        <w:r w:rsidRPr="006B3BB9">
          <w:rPr>
            <w:rFonts w:ascii="Times" w:hAnsi="Times"/>
            <w:sz w:val="20"/>
            <w:szCs w:val="20"/>
          </w:rPr>
          <w:delText xml:space="preserve"> takes the idea that, in modern societies, all tasks – including parliamentary activities – have to be subjected to the division of labour.  </w:delText>
        </w:r>
      </w:del>
    </w:p>
  </w:footnote>
  <w:footnote w:id="26">
    <w:p w14:paraId="1FEFFD92" w14:textId="4992951A" w:rsidR="00E36C1B" w:rsidRPr="006B3BB9" w:rsidRDefault="00E36C1B" w:rsidP="006B3BB9">
      <w:pPr>
        <w:pStyle w:val="Notaapidipagina"/>
        <w:jc w:val="both"/>
        <w:rPr>
          <w:rFonts w:ascii="Times" w:hAnsi="Times"/>
          <w:sz w:val="20"/>
          <w:szCs w:val="20"/>
        </w:rPr>
      </w:pPr>
      <w:del w:id="342"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w:delText>
        </w:r>
        <w:r w:rsidR="00432F2E" w:rsidRPr="006B3BB9">
          <w:rPr>
            <w:rFonts w:ascii="Times" w:hAnsi="Times"/>
            <w:sz w:val="20"/>
            <w:szCs w:val="20"/>
          </w:rPr>
          <w:delText>C</w:delText>
        </w:r>
        <w:r w:rsidR="009F1B6F" w:rsidRPr="006B3BB9">
          <w:rPr>
            <w:rFonts w:ascii="Times" w:hAnsi="Times"/>
            <w:sz w:val="20"/>
            <w:szCs w:val="20"/>
          </w:rPr>
          <w:delText>ondorcet (1787) and La Rochefouca</w:delText>
        </w:r>
        <w:r w:rsidRPr="006B3BB9">
          <w:rPr>
            <w:rFonts w:ascii="Times" w:hAnsi="Times"/>
            <w:sz w:val="20"/>
            <w:szCs w:val="20"/>
          </w:rPr>
          <w:delText>uld</w:delText>
        </w:r>
        <w:r w:rsidR="009F1B6F" w:rsidRPr="006B3BB9">
          <w:rPr>
            <w:rFonts w:ascii="Times" w:hAnsi="Times"/>
            <w:sz w:val="20"/>
            <w:szCs w:val="20"/>
          </w:rPr>
          <w:delText xml:space="preserve"> (AP, VIII, 548) also proposed similar measures to separate deliberation within a unitary Assembly.</w:delText>
        </w:r>
      </w:del>
    </w:p>
  </w:footnote>
  <w:footnote w:id="27">
    <w:p w14:paraId="1B2C8448" w14:textId="54610F64" w:rsidR="005F2B54" w:rsidRPr="006B3BB9" w:rsidRDefault="005F2B54" w:rsidP="006B3BB9">
      <w:pPr>
        <w:pStyle w:val="Notaapidipagina"/>
        <w:jc w:val="both"/>
        <w:rPr>
          <w:rFonts w:ascii="Times" w:hAnsi="Times"/>
          <w:b/>
          <w:color w:val="auto"/>
          <w:sz w:val="20"/>
          <w:szCs w:val="20"/>
        </w:rPr>
      </w:pPr>
      <w:del w:id="343" w:author="Sue Rogers" w:date="2026-09-25T20:00:00Z" w16du:dateUtc="2026-09-26T00:00:00Z">
        <w:r w:rsidRPr="006B3BB9">
          <w:rPr>
            <w:rStyle w:val="FootnoteReference"/>
            <w:rFonts w:ascii="Times" w:hAnsi="Times"/>
            <w:color w:val="auto"/>
            <w:sz w:val="20"/>
            <w:szCs w:val="20"/>
            <w:lang w:val="en-GB"/>
          </w:rPr>
          <w:footnoteRef/>
        </w:r>
        <w:r w:rsidRPr="006B3BB9">
          <w:rPr>
            <w:rFonts w:ascii="Times" w:hAnsi="Times"/>
            <w:color w:val="auto"/>
            <w:sz w:val="20"/>
            <w:szCs w:val="20"/>
          </w:rPr>
          <w:delText xml:space="preserve"> It </w:delText>
        </w:r>
        <w:r w:rsidR="00E72452" w:rsidRPr="006B3BB9">
          <w:rPr>
            <w:rFonts w:ascii="Times" w:hAnsi="Times"/>
            <w:color w:val="auto"/>
            <w:sz w:val="20"/>
            <w:szCs w:val="20"/>
          </w:rPr>
          <w:delText>has</w:delText>
        </w:r>
        <w:r w:rsidRPr="006B3BB9">
          <w:rPr>
            <w:rFonts w:ascii="Times" w:hAnsi="Times"/>
            <w:color w:val="auto"/>
            <w:sz w:val="20"/>
            <w:szCs w:val="20"/>
          </w:rPr>
          <w:delText xml:space="preserve"> be</w:delText>
        </w:r>
        <w:r w:rsidR="00425200" w:rsidRPr="006B3BB9">
          <w:rPr>
            <w:rFonts w:ascii="Times" w:hAnsi="Times"/>
            <w:color w:val="auto"/>
            <w:sz w:val="20"/>
            <w:szCs w:val="20"/>
          </w:rPr>
          <w:delText>en</w:delText>
        </w:r>
        <w:r w:rsidRPr="006B3BB9">
          <w:rPr>
            <w:rFonts w:ascii="Times" w:hAnsi="Times"/>
            <w:color w:val="auto"/>
            <w:sz w:val="20"/>
            <w:szCs w:val="20"/>
          </w:rPr>
          <w:delText xml:space="preserve"> argued that a unicameral legislative assembly divided into sub-committees amount</w:delText>
        </w:r>
        <w:r w:rsidR="00EF1E09" w:rsidRPr="006B3BB9">
          <w:rPr>
            <w:rFonts w:ascii="Times" w:hAnsi="Times"/>
            <w:color w:val="auto"/>
            <w:sz w:val="20"/>
            <w:szCs w:val="20"/>
          </w:rPr>
          <w:delText>s</w:delText>
        </w:r>
        <w:r w:rsidRPr="006B3BB9">
          <w:rPr>
            <w:rFonts w:ascii="Times" w:hAnsi="Times"/>
            <w:color w:val="auto"/>
            <w:sz w:val="20"/>
            <w:szCs w:val="20"/>
          </w:rPr>
          <w:delText xml:space="preserve"> to a bicameral legislative system. I would resist this idea, at least in the context of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writings. What mattered for him was that the law had to be submitted to just one voting </w:delText>
        </w:r>
        <w:r w:rsidR="00E72452" w:rsidRPr="006B3BB9">
          <w:rPr>
            <w:rFonts w:ascii="Times" w:hAnsi="Times"/>
            <w:color w:val="auto"/>
            <w:sz w:val="20"/>
            <w:szCs w:val="20"/>
          </w:rPr>
          <w:delText xml:space="preserve">and counting </w:delText>
        </w:r>
        <w:r w:rsidRPr="006B3BB9">
          <w:rPr>
            <w:rFonts w:ascii="Times" w:hAnsi="Times"/>
            <w:color w:val="auto"/>
            <w:sz w:val="20"/>
            <w:szCs w:val="20"/>
          </w:rPr>
          <w:delText xml:space="preserve">procedure. This could be achieved in his system because the various committees would </w:delText>
        </w:r>
        <w:r w:rsidR="00E72452" w:rsidRPr="006B3BB9">
          <w:rPr>
            <w:rFonts w:ascii="Times" w:hAnsi="Times"/>
            <w:color w:val="auto"/>
            <w:sz w:val="20"/>
            <w:szCs w:val="20"/>
          </w:rPr>
          <w:delText>factually</w:delText>
        </w:r>
        <w:r w:rsidRPr="006B3BB9">
          <w:rPr>
            <w:rFonts w:ascii="Times" w:hAnsi="Times"/>
            <w:color w:val="auto"/>
            <w:sz w:val="20"/>
            <w:szCs w:val="20"/>
          </w:rPr>
          <w:delText xml:space="preserve"> vote together as parts of a single chamber</w:delText>
        </w:r>
        <w:r w:rsidR="00E72452" w:rsidRPr="006B3BB9">
          <w:rPr>
            <w:rFonts w:ascii="Times" w:hAnsi="Times"/>
            <w:color w:val="auto"/>
            <w:sz w:val="20"/>
            <w:szCs w:val="20"/>
          </w:rPr>
          <w:delText>, as their votes would all contribute to the same count</w:delText>
        </w:r>
        <w:r w:rsidRPr="006B3BB9">
          <w:rPr>
            <w:rFonts w:ascii="Times" w:hAnsi="Times"/>
            <w:color w:val="auto"/>
            <w:sz w:val="20"/>
            <w:szCs w:val="20"/>
          </w:rPr>
          <w:delText>. By contrast, bicameral systems always hold separate votes</w:delText>
        </w:r>
        <w:r w:rsidR="00E72452" w:rsidRPr="006B3BB9">
          <w:rPr>
            <w:rFonts w:ascii="Times" w:hAnsi="Times"/>
            <w:color w:val="auto"/>
            <w:sz w:val="20"/>
            <w:szCs w:val="20"/>
          </w:rPr>
          <w:delText xml:space="preserve"> as well as separate counts</w:delText>
        </w:r>
        <w:r w:rsidRPr="006B3BB9">
          <w:rPr>
            <w:rFonts w:ascii="Times" w:hAnsi="Times"/>
            <w:color w:val="auto"/>
            <w:sz w:val="20"/>
            <w:szCs w:val="20"/>
          </w:rPr>
          <w:delText xml:space="preserve">. The communal or separate voting procedure is what, for </w:delText>
        </w:r>
        <w:r w:rsidR="004E552B" w:rsidRPr="006B3BB9">
          <w:rPr>
            <w:rFonts w:ascii="Times" w:hAnsi="Times"/>
            <w:color w:val="auto"/>
            <w:sz w:val="20"/>
            <w:szCs w:val="20"/>
          </w:rPr>
          <w:delText>Sieyès</w:delText>
        </w:r>
        <w:r w:rsidRPr="006B3BB9">
          <w:rPr>
            <w:rFonts w:ascii="Times" w:hAnsi="Times"/>
            <w:color w:val="auto"/>
            <w:sz w:val="20"/>
            <w:szCs w:val="20"/>
          </w:rPr>
          <w:delText xml:space="preserve">, distinguished unicameral from bicameral systems. </w:delText>
        </w:r>
        <w:r w:rsidR="00425200" w:rsidRPr="006B3BB9">
          <w:rPr>
            <w:rFonts w:ascii="Times" w:hAnsi="Times"/>
            <w:color w:val="auto"/>
            <w:sz w:val="20"/>
            <w:szCs w:val="20"/>
          </w:rPr>
          <w:delText>Another concurring explanation is offered by</w:delText>
        </w:r>
        <w:r w:rsidR="00E72452" w:rsidRPr="006B3BB9">
          <w:rPr>
            <w:rFonts w:ascii="Times" w:hAnsi="Times"/>
            <w:color w:val="auto"/>
            <w:sz w:val="20"/>
            <w:szCs w:val="20"/>
          </w:rPr>
          <w:delText xml:space="preserve"> Bastid </w:delText>
        </w:r>
        <w:r w:rsidR="00425200" w:rsidRPr="006B3BB9">
          <w:rPr>
            <w:rFonts w:ascii="Times" w:hAnsi="Times"/>
            <w:color w:val="auto"/>
            <w:sz w:val="20"/>
            <w:szCs w:val="20"/>
          </w:rPr>
          <w:delText>who</w:delText>
        </w:r>
        <w:r w:rsidR="00E72452" w:rsidRPr="006B3BB9">
          <w:rPr>
            <w:rFonts w:ascii="Times" w:hAnsi="Times"/>
            <w:color w:val="auto"/>
            <w:sz w:val="20"/>
            <w:szCs w:val="20"/>
          </w:rPr>
          <w:delText xml:space="preserve"> notes that having committees discussing and voting in separate physical spaces was, for Sieyes, a way of limiting power within unicameral assemblies. This separation would have restrained the power of demagogy and would have allowed t</w:delText>
        </w:r>
        <w:r w:rsidR="00425200" w:rsidRPr="006B3BB9">
          <w:rPr>
            <w:rFonts w:ascii="Times" w:hAnsi="Times"/>
            <w:color w:val="auto"/>
            <w:sz w:val="20"/>
            <w:szCs w:val="20"/>
          </w:rPr>
          <w:delText xml:space="preserve">he best of each member to come out in the discussion, as the small size of the committees </w:delText>
        </w:r>
        <w:r w:rsidR="006213E2" w:rsidRPr="006B3BB9">
          <w:rPr>
            <w:rFonts w:ascii="Times" w:hAnsi="Times"/>
            <w:color w:val="auto"/>
            <w:sz w:val="20"/>
            <w:szCs w:val="20"/>
          </w:rPr>
          <w:delText>would have made</w:delText>
        </w:r>
        <w:r w:rsidR="00425200" w:rsidRPr="006B3BB9">
          <w:rPr>
            <w:rFonts w:ascii="Times" w:hAnsi="Times"/>
            <w:color w:val="auto"/>
            <w:sz w:val="20"/>
            <w:szCs w:val="20"/>
          </w:rPr>
          <w:delText xml:space="preserve"> debating easier. This, Bastid argues, is also confirmed by the fact that </w:delText>
        </w:r>
        <w:r w:rsidR="00692F42" w:rsidRPr="006B3BB9">
          <w:rPr>
            <w:rFonts w:ascii="Times" w:hAnsi="Times"/>
            <w:color w:val="auto"/>
            <w:sz w:val="20"/>
            <w:szCs w:val="20"/>
          </w:rPr>
          <w:delText xml:space="preserve">in his </w:delText>
        </w:r>
        <w:r w:rsidR="00692F42" w:rsidRPr="006B3BB9">
          <w:rPr>
            <w:rFonts w:ascii="Times" w:hAnsi="Times"/>
            <w:i/>
            <w:color w:val="auto"/>
            <w:sz w:val="20"/>
            <w:szCs w:val="20"/>
          </w:rPr>
          <w:delText>Projet de declaration volontaire</w:delText>
        </w:r>
        <w:r w:rsidR="00692F42" w:rsidRPr="006B3BB9">
          <w:rPr>
            <w:rFonts w:ascii="Times" w:hAnsi="Times"/>
            <w:color w:val="auto"/>
            <w:sz w:val="20"/>
            <w:szCs w:val="20"/>
          </w:rPr>
          <w:delText xml:space="preserve">, Sieyes discusses </w:delText>
        </w:r>
        <w:r w:rsidR="00425200" w:rsidRPr="006B3BB9">
          <w:rPr>
            <w:rFonts w:ascii="Times" w:hAnsi="Times"/>
            <w:color w:val="auto"/>
            <w:sz w:val="20"/>
            <w:szCs w:val="20"/>
          </w:rPr>
          <w:delText xml:space="preserve">the proviso for separate committees </w:delText>
        </w:r>
        <w:r w:rsidR="00692F42" w:rsidRPr="006B3BB9">
          <w:rPr>
            <w:rFonts w:ascii="Times" w:hAnsi="Times"/>
            <w:color w:val="auto"/>
            <w:sz w:val="20"/>
            <w:szCs w:val="20"/>
          </w:rPr>
          <w:delText xml:space="preserve">in </w:delText>
        </w:r>
        <w:r w:rsidR="00425200" w:rsidRPr="006B3BB9">
          <w:rPr>
            <w:rFonts w:ascii="Times" w:hAnsi="Times"/>
            <w:color w:val="auto"/>
            <w:sz w:val="20"/>
            <w:szCs w:val="20"/>
          </w:rPr>
          <w:delText xml:space="preserve">an article titled ‘Sur l’unité du corps </w:delText>
        </w:r>
        <w:r w:rsidR="00E5057E" w:rsidRPr="006B3BB9">
          <w:rPr>
            <w:rFonts w:ascii="Times" w:hAnsi="Times"/>
            <w:color w:val="auto"/>
            <w:sz w:val="20"/>
            <w:szCs w:val="20"/>
          </w:rPr>
          <w:delText>des représentants’</w:delText>
        </w:r>
        <w:r w:rsidR="00425200" w:rsidRPr="006B3BB9">
          <w:rPr>
            <w:rFonts w:ascii="Times" w:hAnsi="Times"/>
            <w:color w:val="auto"/>
            <w:sz w:val="20"/>
            <w:szCs w:val="20"/>
          </w:rPr>
          <w:delText xml:space="preserve">. See </w:delText>
        </w:r>
        <w:r w:rsidR="00692F42" w:rsidRPr="006B3BB9">
          <w:rPr>
            <w:rFonts w:ascii="Times" w:hAnsi="Times"/>
            <w:color w:val="auto"/>
            <w:sz w:val="20"/>
            <w:szCs w:val="20"/>
          </w:rPr>
          <w:delText xml:space="preserve">Sieyes, 1989c and </w:delText>
        </w:r>
        <w:r w:rsidR="00425200" w:rsidRPr="006B3BB9">
          <w:rPr>
            <w:rFonts w:ascii="Times" w:hAnsi="Times"/>
            <w:color w:val="auto"/>
            <w:sz w:val="20"/>
            <w:szCs w:val="20"/>
          </w:rPr>
          <w:delText xml:space="preserve">Bastid, 1970, </w:delText>
        </w:r>
        <w:r w:rsidR="00692F42" w:rsidRPr="006B3BB9">
          <w:rPr>
            <w:rFonts w:ascii="Times" w:hAnsi="Times"/>
            <w:color w:val="auto"/>
            <w:sz w:val="20"/>
            <w:szCs w:val="20"/>
          </w:rPr>
          <w:delText>423</w:delText>
        </w:r>
        <w:r w:rsidR="00425200" w:rsidRPr="006B3BB9">
          <w:rPr>
            <w:rFonts w:ascii="Times" w:hAnsi="Times"/>
            <w:color w:val="auto"/>
            <w:sz w:val="20"/>
            <w:szCs w:val="20"/>
          </w:rPr>
          <w:delText>.</w:delText>
        </w:r>
        <w:r w:rsidR="00425200" w:rsidRPr="006B3BB9">
          <w:rPr>
            <w:rFonts w:ascii="Times" w:hAnsi="Times"/>
            <w:b/>
            <w:color w:val="auto"/>
            <w:sz w:val="20"/>
            <w:szCs w:val="20"/>
          </w:rPr>
          <w:delText xml:space="preserve"> </w:delText>
        </w:r>
      </w:del>
    </w:p>
  </w:footnote>
  <w:footnote w:id="28">
    <w:p w14:paraId="3B7F5A1C" w14:textId="6B6A0C81" w:rsidR="005F2B54" w:rsidRPr="006B3BB9" w:rsidRDefault="005F2B54" w:rsidP="006B3BB9">
      <w:pPr>
        <w:pStyle w:val="Notaapidipagina"/>
        <w:jc w:val="both"/>
        <w:rPr>
          <w:rFonts w:ascii="Times" w:hAnsi="Times"/>
          <w:color w:val="auto"/>
          <w:sz w:val="20"/>
          <w:szCs w:val="20"/>
        </w:rPr>
      </w:pPr>
      <w:del w:id="346" w:author="Sue Rogers" w:date="2026-09-25T20:00:00Z" w16du:dateUtc="2026-09-26T00:00:00Z">
        <w:r w:rsidRPr="006B3BB9">
          <w:rPr>
            <w:rStyle w:val="FootnoteReference"/>
            <w:rFonts w:ascii="Times" w:hAnsi="Times"/>
            <w:color w:val="auto"/>
            <w:sz w:val="20"/>
            <w:szCs w:val="20"/>
          </w:rPr>
          <w:footnoteRef/>
        </w:r>
        <w:r w:rsidRPr="006B3BB9">
          <w:rPr>
            <w:rFonts w:ascii="Times" w:hAnsi="Times"/>
            <w:color w:val="auto"/>
            <w:sz w:val="20"/>
            <w:szCs w:val="20"/>
          </w:rPr>
          <w:delText xml:space="preserve"> Parts of this paragraph, especially some of the quotes and archival material, appeared in one of my previous articles. Equally, a complete analysis of the implications of </w:delText>
        </w:r>
        <w:r w:rsidR="004E552B" w:rsidRPr="006B3BB9">
          <w:rPr>
            <w:rFonts w:ascii="Times" w:hAnsi="Times"/>
            <w:color w:val="auto"/>
            <w:sz w:val="20"/>
            <w:szCs w:val="20"/>
          </w:rPr>
          <w:delText>Sieyès</w:delText>
        </w:r>
        <w:r w:rsidRPr="006B3BB9">
          <w:rPr>
            <w:rFonts w:ascii="Times" w:hAnsi="Times"/>
            <w:color w:val="auto"/>
            <w:sz w:val="20"/>
            <w:szCs w:val="20"/>
          </w:rPr>
          <w:delText>’ preference for constituent power against sovereignty have made</w:delText>
        </w:r>
        <w:r w:rsidR="00F64DE6" w:rsidRPr="006B3BB9">
          <w:rPr>
            <w:rFonts w:ascii="Times" w:hAnsi="Times"/>
            <w:color w:val="auto"/>
            <w:sz w:val="20"/>
            <w:szCs w:val="20"/>
          </w:rPr>
          <w:delText xml:space="preserve"> the object of a previous paper (Rubinelli, 2016)</w:delText>
        </w:r>
        <w:r w:rsidRPr="006B3BB9">
          <w:rPr>
            <w:rFonts w:ascii="Times" w:hAnsi="Times"/>
            <w:color w:val="auto"/>
            <w:sz w:val="20"/>
            <w:szCs w:val="20"/>
          </w:rPr>
          <w:delText xml:space="preserve">. </w:delText>
        </w:r>
        <w:r w:rsidR="00077C3D" w:rsidRPr="006B3BB9">
          <w:rPr>
            <w:rFonts w:ascii="Times" w:hAnsi="Times"/>
            <w:color w:val="auto"/>
            <w:sz w:val="20"/>
            <w:szCs w:val="20"/>
          </w:rPr>
          <w:delText xml:space="preserve">As I show in this previous article, this criticism also applied to the radicals’ theory of popular sovereignty and is one of the elements of contradiction between </w:delText>
        </w:r>
        <w:r w:rsidR="004E552B" w:rsidRPr="006B3BB9">
          <w:rPr>
            <w:rFonts w:ascii="Times" w:hAnsi="Times"/>
            <w:color w:val="auto"/>
            <w:sz w:val="20"/>
            <w:szCs w:val="20"/>
          </w:rPr>
          <w:delText>Sieyès</w:delText>
        </w:r>
        <w:r w:rsidR="00077C3D" w:rsidRPr="006B3BB9">
          <w:rPr>
            <w:rFonts w:ascii="Times" w:hAnsi="Times"/>
            <w:color w:val="auto"/>
            <w:sz w:val="20"/>
            <w:szCs w:val="20"/>
          </w:rPr>
          <w:delText xml:space="preserve">’ critique of bicameralism and the radicals. </w:delText>
        </w:r>
        <w:r w:rsidR="00AF61B6" w:rsidRPr="006B3BB9">
          <w:rPr>
            <w:rFonts w:ascii="Times" w:hAnsi="Times"/>
            <w:color w:val="auto"/>
            <w:sz w:val="20"/>
            <w:szCs w:val="20"/>
          </w:rPr>
          <w:delText xml:space="preserve">I disagree with Bredin on the relevance of Sieyes’ critique of sovereignty for his rejection of bicameralism. Differently from me, he maintains that bicameralism was rejected by Sieyes because </w:delText>
        </w:r>
        <w:r w:rsidR="006213E2" w:rsidRPr="006B3BB9">
          <w:rPr>
            <w:rFonts w:ascii="Times" w:hAnsi="Times"/>
            <w:color w:val="auto"/>
            <w:sz w:val="20"/>
            <w:szCs w:val="20"/>
          </w:rPr>
          <w:delText xml:space="preserve">it was </w:delText>
        </w:r>
        <w:r w:rsidR="00AF61B6" w:rsidRPr="006B3BB9">
          <w:rPr>
            <w:rFonts w:ascii="Times" w:hAnsi="Times"/>
            <w:color w:val="auto"/>
            <w:sz w:val="20"/>
            <w:szCs w:val="20"/>
          </w:rPr>
          <w:delText>contrary to national sovereignty (see Bredin, 1988, 507).</w:delText>
        </w:r>
      </w:del>
    </w:p>
  </w:footnote>
  <w:footnote w:id="29">
    <w:p w14:paraId="3B8A4EC0" w14:textId="04678180" w:rsidR="00835037" w:rsidRPr="006B3BB9" w:rsidRDefault="00835037" w:rsidP="006B3BB9">
      <w:pPr>
        <w:pStyle w:val="Notaapidipagina"/>
        <w:jc w:val="both"/>
        <w:rPr>
          <w:rFonts w:ascii="Times" w:hAnsi="Times"/>
          <w:sz w:val="20"/>
          <w:szCs w:val="20"/>
        </w:rPr>
      </w:pPr>
      <w:del w:id="358"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w:delText>
        </w:r>
        <w:r w:rsidR="00CC1661" w:rsidRPr="006B3BB9">
          <w:rPr>
            <w:rFonts w:ascii="Times" w:hAnsi="Times"/>
            <w:sz w:val="20"/>
            <w:szCs w:val="20"/>
          </w:rPr>
          <w:delText>Sieyes first introduced the idea of constitutional jury in his speech of 2 Thermidor</w:delText>
        </w:r>
        <w:r w:rsidR="000F0CB8" w:rsidRPr="006B3BB9">
          <w:rPr>
            <w:rFonts w:ascii="Times" w:hAnsi="Times"/>
            <w:sz w:val="20"/>
            <w:szCs w:val="20"/>
          </w:rPr>
          <w:delText>, an III</w:delText>
        </w:r>
        <w:r w:rsidR="006213E2" w:rsidRPr="006B3BB9">
          <w:rPr>
            <w:rFonts w:ascii="Times" w:hAnsi="Times"/>
            <w:sz w:val="20"/>
            <w:szCs w:val="20"/>
          </w:rPr>
          <w:delText xml:space="preserve"> (s</w:delText>
        </w:r>
        <w:r w:rsidR="00CC1661" w:rsidRPr="006B3BB9">
          <w:rPr>
            <w:rFonts w:ascii="Times" w:hAnsi="Times"/>
            <w:sz w:val="20"/>
            <w:szCs w:val="20"/>
          </w:rPr>
          <w:delText>ee Sieyes 1989g</w:delText>
        </w:r>
        <w:r w:rsidR="006213E2" w:rsidRPr="006B3BB9">
          <w:rPr>
            <w:rFonts w:ascii="Times" w:hAnsi="Times"/>
            <w:sz w:val="20"/>
            <w:szCs w:val="20"/>
          </w:rPr>
          <w:delText>)</w:delText>
        </w:r>
        <w:r w:rsidR="00CC1661" w:rsidRPr="006B3BB9">
          <w:rPr>
            <w:rFonts w:ascii="Times" w:hAnsi="Times"/>
            <w:sz w:val="20"/>
            <w:szCs w:val="20"/>
          </w:rPr>
          <w:delText xml:space="preserve">. </w:delText>
        </w:r>
        <w:r w:rsidRPr="006B3BB9">
          <w:rPr>
            <w:rFonts w:ascii="Times" w:hAnsi="Times"/>
            <w:sz w:val="20"/>
            <w:szCs w:val="20"/>
          </w:rPr>
          <w:delText xml:space="preserve">As Goldoni (2012) clearly explains, </w:delText>
        </w:r>
        <w:r w:rsidR="004E552B" w:rsidRPr="006B3BB9">
          <w:rPr>
            <w:rFonts w:ascii="Times" w:hAnsi="Times"/>
            <w:sz w:val="20"/>
            <w:szCs w:val="20"/>
          </w:rPr>
          <w:delText>Sieyès</w:delText>
        </w:r>
        <w:r w:rsidRPr="006B3BB9">
          <w:rPr>
            <w:rFonts w:ascii="Times" w:hAnsi="Times"/>
            <w:sz w:val="20"/>
            <w:szCs w:val="20"/>
          </w:rPr>
          <w:delText xml:space="preserve">’ constitutional jury had the power to exercise a form of </w:delText>
        </w:r>
        <w:r w:rsidRPr="006B3BB9">
          <w:rPr>
            <w:rFonts w:ascii="Times" w:hAnsi="Times"/>
            <w:i/>
            <w:sz w:val="20"/>
            <w:szCs w:val="20"/>
          </w:rPr>
          <w:delText>ex ante</w:delText>
        </w:r>
        <w:r w:rsidRPr="006B3BB9">
          <w:rPr>
            <w:rFonts w:ascii="Times" w:hAnsi="Times"/>
            <w:sz w:val="20"/>
            <w:szCs w:val="20"/>
          </w:rPr>
          <w:delText xml:space="preserve"> control: it could not revoke laws but could check the acts of the </w:delText>
        </w:r>
        <w:r w:rsidR="00E61940" w:rsidRPr="006B3BB9">
          <w:rPr>
            <w:rFonts w:ascii="Times" w:hAnsi="Times"/>
            <w:sz w:val="20"/>
            <w:szCs w:val="20"/>
          </w:rPr>
          <w:delText>law-making</w:delText>
        </w:r>
        <w:r w:rsidRPr="006B3BB9">
          <w:rPr>
            <w:rFonts w:ascii="Times" w:hAnsi="Times"/>
            <w:sz w:val="20"/>
            <w:szCs w:val="20"/>
          </w:rPr>
          <w:delText xml:space="preserve"> bodies. This control would apply to the acts of the electoral assemblies, of primary assemblies and of the </w:delText>
        </w:r>
        <w:r w:rsidR="00E61940" w:rsidRPr="006B3BB9">
          <w:rPr>
            <w:rFonts w:ascii="Times" w:hAnsi="Times"/>
            <w:sz w:val="20"/>
            <w:szCs w:val="20"/>
          </w:rPr>
          <w:delText>Court of Cassation</w:delText>
        </w:r>
        <w:r w:rsidRPr="006B3BB9">
          <w:rPr>
            <w:rFonts w:ascii="Times" w:hAnsi="Times"/>
            <w:sz w:val="20"/>
            <w:szCs w:val="20"/>
          </w:rPr>
          <w:delText xml:space="preserve">. </w:delText>
        </w:r>
        <w:r w:rsidR="00E61940" w:rsidRPr="006B3BB9">
          <w:rPr>
            <w:rFonts w:ascii="Times" w:hAnsi="Times"/>
            <w:sz w:val="20"/>
            <w:szCs w:val="20"/>
          </w:rPr>
          <w:delText xml:space="preserve">However, Goldoni joins Pasquino (1998) and Bastid (1970) in arguing that it is not completely clear what exact control function </w:delText>
        </w:r>
        <w:r w:rsidR="004E552B" w:rsidRPr="006B3BB9">
          <w:rPr>
            <w:rFonts w:ascii="Times" w:hAnsi="Times"/>
            <w:sz w:val="20"/>
            <w:szCs w:val="20"/>
          </w:rPr>
          <w:delText>Sieyès</w:delText>
        </w:r>
        <w:r w:rsidR="00E61940" w:rsidRPr="006B3BB9">
          <w:rPr>
            <w:rFonts w:ascii="Times" w:hAnsi="Times"/>
            <w:sz w:val="20"/>
            <w:szCs w:val="20"/>
          </w:rPr>
          <w:delText xml:space="preserve"> wanted to attribute to the jury, as he seemed to contradict himself in several passages. In addition, the Jury also had two other functions: improving the constitution and working as an institute of equity jurisdiction. For more, </w:delText>
        </w:r>
        <w:r w:rsidR="00E61940" w:rsidRPr="006B3BB9">
          <w:rPr>
            <w:rStyle w:val="PageNumber"/>
            <w:rFonts w:ascii="Times" w:hAnsi="Times"/>
            <w:color w:val="auto"/>
            <w:sz w:val="20"/>
            <w:szCs w:val="20"/>
            <w:lang w:val="en-GB"/>
          </w:rPr>
          <w:delText xml:space="preserve">see </w:delText>
        </w:r>
        <w:r w:rsidR="004E552B" w:rsidRPr="006B3BB9">
          <w:rPr>
            <w:rStyle w:val="PageNumber"/>
            <w:rFonts w:ascii="Times" w:hAnsi="Times"/>
            <w:color w:val="auto"/>
            <w:sz w:val="20"/>
            <w:szCs w:val="20"/>
            <w:lang w:val="en-GB"/>
          </w:rPr>
          <w:delText>Sieyès</w:delText>
        </w:r>
        <w:r w:rsidR="00E61940" w:rsidRPr="006B3BB9">
          <w:rPr>
            <w:rStyle w:val="PageNumber"/>
            <w:rFonts w:ascii="Times" w:hAnsi="Times"/>
            <w:color w:val="auto"/>
            <w:sz w:val="20"/>
            <w:szCs w:val="20"/>
            <w:lang w:val="en-GB"/>
          </w:rPr>
          <w:delText xml:space="preserve"> (1989e).</w:delText>
        </w:r>
        <w:r w:rsidR="00051DEE" w:rsidRPr="006B3BB9">
          <w:rPr>
            <w:rStyle w:val="PageNumber"/>
            <w:rFonts w:ascii="Times" w:hAnsi="Times"/>
            <w:color w:val="auto"/>
            <w:sz w:val="20"/>
            <w:szCs w:val="20"/>
            <w:lang w:val="en-GB"/>
          </w:rPr>
          <w:delText xml:space="preserve"> Against both Goldoni and Pasquino, Troper argues that the functions of the jury cannot be assimilated to those of contemporary constitutional courts (2001).</w:delText>
        </w:r>
        <w:r w:rsidR="00C02DA9" w:rsidRPr="006B3BB9">
          <w:rPr>
            <w:rStyle w:val="PageNumber"/>
            <w:rFonts w:ascii="Times" w:hAnsi="Times"/>
            <w:color w:val="auto"/>
            <w:sz w:val="20"/>
            <w:szCs w:val="20"/>
            <w:lang w:val="en-GB"/>
          </w:rPr>
          <w:delText xml:space="preserve"> </w:delText>
        </w:r>
      </w:del>
    </w:p>
  </w:footnote>
  <w:footnote w:id="30">
    <w:p w14:paraId="7CA399C6" w14:textId="5B9E84ED" w:rsidR="00C02DA9" w:rsidRPr="006B3BB9" w:rsidRDefault="00C02DA9" w:rsidP="006B3BB9">
      <w:pPr>
        <w:pStyle w:val="Notaapidipagina"/>
        <w:jc w:val="both"/>
        <w:rPr>
          <w:rFonts w:ascii="Times" w:hAnsi="Times"/>
          <w:b/>
          <w:sz w:val="20"/>
          <w:szCs w:val="20"/>
        </w:rPr>
      </w:pPr>
      <w:del w:id="359"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w:delText>
        </w:r>
        <w:r w:rsidRPr="006B3BB9">
          <w:rPr>
            <w:rStyle w:val="PageNumber"/>
            <w:rFonts w:ascii="Times" w:hAnsi="Times"/>
            <w:color w:val="auto"/>
            <w:sz w:val="20"/>
            <w:szCs w:val="20"/>
            <w:lang w:val="en-GB"/>
          </w:rPr>
          <w:delText xml:space="preserve">Interestingly, in his Thermidorian speeches Sieyes maintains a single chamber but introduces a </w:delText>
        </w:r>
        <w:r w:rsidRPr="006B3BB9">
          <w:rPr>
            <w:rStyle w:val="PageNumber"/>
            <w:rFonts w:ascii="Times" w:hAnsi="Times"/>
            <w:i/>
            <w:color w:val="auto"/>
            <w:sz w:val="20"/>
            <w:szCs w:val="20"/>
            <w:lang w:val="en-GB"/>
          </w:rPr>
          <w:delText>Tribunat</w:delText>
        </w:r>
        <w:r w:rsidRPr="006B3BB9">
          <w:rPr>
            <w:rStyle w:val="PageNumber"/>
            <w:rFonts w:ascii="Times" w:hAnsi="Times"/>
            <w:color w:val="auto"/>
            <w:sz w:val="20"/>
            <w:szCs w:val="20"/>
            <w:lang w:val="en-GB"/>
          </w:rPr>
          <w:delText xml:space="preserve"> with the sole task of proposing laws</w:delText>
        </w:r>
        <w:r w:rsidR="003054F6" w:rsidRPr="006B3BB9">
          <w:rPr>
            <w:rStyle w:val="PageNumber"/>
            <w:rFonts w:ascii="Times" w:hAnsi="Times"/>
            <w:color w:val="auto"/>
            <w:sz w:val="20"/>
            <w:szCs w:val="20"/>
            <w:lang w:val="en-GB"/>
          </w:rPr>
          <w:delText xml:space="preserve"> (see Sieyes 1989g)</w:delText>
        </w:r>
        <w:r w:rsidRPr="006B3BB9">
          <w:rPr>
            <w:rStyle w:val="PageNumber"/>
            <w:rFonts w:ascii="Times" w:hAnsi="Times"/>
            <w:color w:val="auto"/>
            <w:sz w:val="20"/>
            <w:szCs w:val="20"/>
            <w:lang w:val="en-GB"/>
          </w:rPr>
          <w:delText xml:space="preserve">. This, Sieyes makes clear, </w:delText>
        </w:r>
        <w:r w:rsidR="004F5615" w:rsidRPr="006B3BB9">
          <w:rPr>
            <w:rStyle w:val="PageNumber"/>
            <w:rFonts w:ascii="Times" w:hAnsi="Times"/>
            <w:color w:val="auto"/>
            <w:sz w:val="20"/>
            <w:szCs w:val="20"/>
            <w:lang w:val="en-GB"/>
          </w:rPr>
          <w:delText>does not amount</w:delText>
        </w:r>
        <w:r w:rsidRPr="006B3BB9">
          <w:rPr>
            <w:rStyle w:val="PageNumber"/>
            <w:rFonts w:ascii="Times" w:hAnsi="Times"/>
            <w:color w:val="auto"/>
            <w:sz w:val="20"/>
            <w:szCs w:val="20"/>
            <w:lang w:val="en-GB"/>
          </w:rPr>
          <w:delText xml:space="preserve"> to a legislative body and hence cannot be compared to a second chamber. This is because, as Bastid explains, the creation of a </w:delText>
        </w:r>
        <w:r w:rsidRPr="006B3BB9">
          <w:rPr>
            <w:rStyle w:val="PageNumber"/>
            <w:rFonts w:ascii="Times" w:hAnsi="Times"/>
            <w:i/>
            <w:color w:val="auto"/>
            <w:sz w:val="20"/>
            <w:szCs w:val="20"/>
            <w:lang w:val="en-GB"/>
          </w:rPr>
          <w:delText>Tribunat</w:delText>
        </w:r>
        <w:r w:rsidRPr="006B3BB9">
          <w:rPr>
            <w:rStyle w:val="PageNumber"/>
            <w:rFonts w:ascii="Times" w:hAnsi="Times"/>
            <w:color w:val="auto"/>
            <w:sz w:val="20"/>
            <w:szCs w:val="20"/>
            <w:lang w:val="en-GB"/>
          </w:rPr>
          <w:delText xml:space="preserve"> is simply due to </w:delText>
        </w:r>
        <w:r w:rsidR="00B84F21" w:rsidRPr="006B3BB9">
          <w:rPr>
            <w:rStyle w:val="PageNumber"/>
            <w:rFonts w:ascii="Times" w:hAnsi="Times"/>
            <w:color w:val="auto"/>
            <w:sz w:val="20"/>
            <w:szCs w:val="20"/>
            <w:lang w:val="en-GB"/>
          </w:rPr>
          <w:delText xml:space="preserve">Sieyes’ preference for </w:delText>
        </w:r>
        <w:r w:rsidR="004F5615" w:rsidRPr="006B3BB9">
          <w:rPr>
            <w:rStyle w:val="PageNumber"/>
            <w:rFonts w:ascii="Times" w:hAnsi="Times"/>
            <w:color w:val="auto"/>
            <w:sz w:val="20"/>
            <w:szCs w:val="20"/>
            <w:lang w:val="en-GB"/>
          </w:rPr>
          <w:delText xml:space="preserve">clearly </w:delText>
        </w:r>
        <w:r w:rsidR="00B84F21" w:rsidRPr="006B3BB9">
          <w:rPr>
            <w:rStyle w:val="PageNumber"/>
            <w:rFonts w:ascii="Times" w:hAnsi="Times"/>
            <w:color w:val="auto"/>
            <w:sz w:val="20"/>
            <w:szCs w:val="20"/>
            <w:lang w:val="en-GB"/>
          </w:rPr>
          <w:delText xml:space="preserve">separating tasks. In this way, the </w:delText>
        </w:r>
        <w:r w:rsidR="00B84F21" w:rsidRPr="006B3BB9">
          <w:rPr>
            <w:rStyle w:val="PageNumber"/>
            <w:rFonts w:ascii="Times" w:hAnsi="Times"/>
            <w:i/>
            <w:color w:val="auto"/>
            <w:sz w:val="20"/>
            <w:szCs w:val="20"/>
            <w:lang w:val="en-GB"/>
          </w:rPr>
          <w:delText>Tribunat</w:delText>
        </w:r>
        <w:r w:rsidR="00B84F21" w:rsidRPr="006B3BB9">
          <w:rPr>
            <w:rStyle w:val="PageNumber"/>
            <w:rFonts w:ascii="Times" w:hAnsi="Times"/>
            <w:color w:val="auto"/>
            <w:sz w:val="20"/>
            <w:szCs w:val="20"/>
            <w:lang w:val="en-GB"/>
          </w:rPr>
          <w:delText xml:space="preserve"> would be tasked with proposing laws, the executive with </w:delText>
        </w:r>
        <w:r w:rsidR="004F5615" w:rsidRPr="006B3BB9">
          <w:rPr>
            <w:rStyle w:val="PageNumber"/>
            <w:rFonts w:ascii="Times" w:hAnsi="Times"/>
            <w:color w:val="auto"/>
            <w:sz w:val="20"/>
            <w:szCs w:val="20"/>
            <w:lang w:val="en-GB"/>
          </w:rPr>
          <w:delText xml:space="preserve">executing them and the legislative </w:delText>
        </w:r>
        <w:r w:rsidR="006213E2" w:rsidRPr="006B3BB9">
          <w:rPr>
            <w:rStyle w:val="PageNumber"/>
            <w:rFonts w:ascii="Times" w:hAnsi="Times"/>
            <w:color w:val="auto"/>
            <w:sz w:val="20"/>
            <w:szCs w:val="20"/>
            <w:lang w:val="en-GB"/>
          </w:rPr>
          <w:delText>would retain</w:delText>
        </w:r>
        <w:r w:rsidR="004F5615" w:rsidRPr="006B3BB9">
          <w:rPr>
            <w:rStyle w:val="PageNumber"/>
            <w:rFonts w:ascii="Times" w:hAnsi="Times"/>
            <w:color w:val="auto"/>
            <w:sz w:val="20"/>
            <w:szCs w:val="20"/>
            <w:lang w:val="en-GB"/>
          </w:rPr>
          <w:delText xml:space="preserve"> the most important </w:delText>
        </w:r>
        <w:r w:rsidR="006213E2" w:rsidRPr="006B3BB9">
          <w:rPr>
            <w:rStyle w:val="PageNumber"/>
            <w:rFonts w:ascii="Times" w:hAnsi="Times"/>
            <w:color w:val="auto"/>
            <w:sz w:val="20"/>
            <w:szCs w:val="20"/>
            <w:lang w:val="en-GB"/>
          </w:rPr>
          <w:delText>role</w:delText>
        </w:r>
        <w:r w:rsidR="004F5615" w:rsidRPr="006B3BB9">
          <w:rPr>
            <w:rStyle w:val="PageNumber"/>
            <w:rFonts w:ascii="Times" w:hAnsi="Times"/>
            <w:color w:val="auto"/>
            <w:sz w:val="20"/>
            <w:szCs w:val="20"/>
            <w:lang w:val="en-GB"/>
          </w:rPr>
          <w:delText xml:space="preserve">, which is that of deciding what, among the several proposals, is the will of the nation. This and only this is the legislative task and is </w:delText>
        </w:r>
        <w:r w:rsidR="006213E2" w:rsidRPr="006B3BB9">
          <w:rPr>
            <w:rStyle w:val="PageNumber"/>
            <w:rFonts w:ascii="Times" w:hAnsi="Times"/>
            <w:color w:val="auto"/>
            <w:sz w:val="20"/>
            <w:szCs w:val="20"/>
            <w:lang w:val="en-GB"/>
          </w:rPr>
          <w:delText>has to be performed by a unitary</w:delText>
        </w:r>
        <w:r w:rsidR="004F5615" w:rsidRPr="006B3BB9">
          <w:rPr>
            <w:rStyle w:val="PageNumber"/>
            <w:rFonts w:ascii="Times" w:hAnsi="Times"/>
            <w:color w:val="auto"/>
            <w:sz w:val="20"/>
            <w:szCs w:val="20"/>
            <w:lang w:val="en-GB"/>
          </w:rPr>
          <w:delText xml:space="preserve"> assembly. For a discussion of this point see Bastid (1970, 424).</w:delText>
        </w:r>
      </w:del>
    </w:p>
  </w:footnote>
  <w:footnote w:id="31">
    <w:p w14:paraId="39B525CC" w14:textId="77777777" w:rsidR="002E611A" w:rsidRPr="006B3BB9" w:rsidRDefault="002E611A" w:rsidP="006B3BB9">
      <w:pPr>
        <w:pStyle w:val="Notaapidipagina"/>
        <w:jc w:val="both"/>
        <w:rPr>
          <w:rFonts w:ascii="Times" w:hAnsi="Times"/>
          <w:sz w:val="20"/>
          <w:szCs w:val="20"/>
        </w:rPr>
      </w:pPr>
      <w:del w:id="376" w:author="Sue Rogers" w:date="2026-09-25T20:00:00Z" w16du:dateUtc="2026-09-26T00:00:00Z">
        <w:r w:rsidRPr="006B3BB9">
          <w:rPr>
            <w:rStyle w:val="FootnoteReference"/>
            <w:rFonts w:ascii="Times" w:hAnsi="Times"/>
            <w:sz w:val="20"/>
            <w:szCs w:val="20"/>
          </w:rPr>
          <w:footnoteRef/>
        </w:r>
        <w:r w:rsidRPr="006B3BB9">
          <w:rPr>
            <w:rFonts w:ascii="Times" w:hAnsi="Times"/>
            <w:sz w:val="20"/>
            <w:szCs w:val="20"/>
          </w:rPr>
          <w:delText xml:space="preserve"> Even though it is tempting, today, </w:delText>
        </w:r>
        <w:r w:rsidRPr="006B3BB9">
          <w:rPr>
            <w:rFonts w:ascii="Times" w:hAnsi="Times"/>
            <w:color w:val="auto"/>
            <w:sz w:val="20"/>
            <w:szCs w:val="20"/>
          </w:rPr>
          <w:delText>to see the influence of money in politics as reproducing similar logics. And certainly, the problem of class division and their disproportionate representation in Parliament remained a long debated issue in European countries throughout the nineteenth and the early twentieth century.</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19C62" w14:textId="77777777" w:rsidR="00422121" w:rsidRDefault="00422121">
    <w:pPr>
      <w:pStyle w:val="BalloonText"/>
      <w:pPrChange w:id="484" w:author="Sue Rogers" w:date="2026-09-25T20:00:00Z" w16du:dateUtc="2026-09-26T00:00: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50679"/>
    <w:multiLevelType w:val="multilevel"/>
    <w:tmpl w:val="FAF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E0068"/>
    <w:multiLevelType w:val="multilevel"/>
    <w:tmpl w:val="9FB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931500">
    <w:abstractNumId w:val="0"/>
  </w:num>
  <w:num w:numId="2" w16cid:durableId="6504089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35C5"/>
    <w:rsid w:val="00004A91"/>
    <w:rsid w:val="00005D2D"/>
    <w:rsid w:val="000076D2"/>
    <w:rsid w:val="0001297F"/>
    <w:rsid w:val="00013216"/>
    <w:rsid w:val="00014E5F"/>
    <w:rsid w:val="00021050"/>
    <w:rsid w:val="000251AE"/>
    <w:rsid w:val="000429CF"/>
    <w:rsid w:val="00043AF4"/>
    <w:rsid w:val="00046F8A"/>
    <w:rsid w:val="00051DEE"/>
    <w:rsid w:val="00061752"/>
    <w:rsid w:val="000623FD"/>
    <w:rsid w:val="0007255B"/>
    <w:rsid w:val="00072EBF"/>
    <w:rsid w:val="00074B5A"/>
    <w:rsid w:val="00077C3D"/>
    <w:rsid w:val="00081228"/>
    <w:rsid w:val="00082034"/>
    <w:rsid w:val="000874EA"/>
    <w:rsid w:val="00090F8F"/>
    <w:rsid w:val="00094855"/>
    <w:rsid w:val="00094AD6"/>
    <w:rsid w:val="00094DA5"/>
    <w:rsid w:val="000961DF"/>
    <w:rsid w:val="000A1C91"/>
    <w:rsid w:val="000A348C"/>
    <w:rsid w:val="000B0220"/>
    <w:rsid w:val="000B03E8"/>
    <w:rsid w:val="000B0CF4"/>
    <w:rsid w:val="000B25D8"/>
    <w:rsid w:val="000B301D"/>
    <w:rsid w:val="000C0759"/>
    <w:rsid w:val="000C3F5B"/>
    <w:rsid w:val="000C7C35"/>
    <w:rsid w:val="000D00ED"/>
    <w:rsid w:val="000D6816"/>
    <w:rsid w:val="000D6A1C"/>
    <w:rsid w:val="000E262C"/>
    <w:rsid w:val="000E3B48"/>
    <w:rsid w:val="000E63C2"/>
    <w:rsid w:val="000E6E2B"/>
    <w:rsid w:val="000F0CB8"/>
    <w:rsid w:val="000F0DCF"/>
    <w:rsid w:val="000F27C9"/>
    <w:rsid w:val="000F50DC"/>
    <w:rsid w:val="000F50F8"/>
    <w:rsid w:val="000F61AF"/>
    <w:rsid w:val="000F7214"/>
    <w:rsid w:val="000F79B2"/>
    <w:rsid w:val="00103A5D"/>
    <w:rsid w:val="00106661"/>
    <w:rsid w:val="00110521"/>
    <w:rsid w:val="00117719"/>
    <w:rsid w:val="00117D63"/>
    <w:rsid w:val="001205A6"/>
    <w:rsid w:val="00122F3E"/>
    <w:rsid w:val="00132109"/>
    <w:rsid w:val="001321F4"/>
    <w:rsid w:val="0013292A"/>
    <w:rsid w:val="00136E03"/>
    <w:rsid w:val="001446B9"/>
    <w:rsid w:val="00152337"/>
    <w:rsid w:val="0016067B"/>
    <w:rsid w:val="00161445"/>
    <w:rsid w:val="00165D4F"/>
    <w:rsid w:val="001729C8"/>
    <w:rsid w:val="00172C8F"/>
    <w:rsid w:val="001751E0"/>
    <w:rsid w:val="0017786C"/>
    <w:rsid w:val="001829AC"/>
    <w:rsid w:val="001860D6"/>
    <w:rsid w:val="0019044F"/>
    <w:rsid w:val="00196AFE"/>
    <w:rsid w:val="001A030B"/>
    <w:rsid w:val="001A3C47"/>
    <w:rsid w:val="001A439F"/>
    <w:rsid w:val="001A549D"/>
    <w:rsid w:val="001A57FD"/>
    <w:rsid w:val="001A70BF"/>
    <w:rsid w:val="001A7C09"/>
    <w:rsid w:val="001B1094"/>
    <w:rsid w:val="001B28B3"/>
    <w:rsid w:val="001B30A9"/>
    <w:rsid w:val="001B6E8D"/>
    <w:rsid w:val="001B79B5"/>
    <w:rsid w:val="001C26FA"/>
    <w:rsid w:val="001C4CE4"/>
    <w:rsid w:val="001C7BFE"/>
    <w:rsid w:val="001D0288"/>
    <w:rsid w:val="001D2D35"/>
    <w:rsid w:val="001D6982"/>
    <w:rsid w:val="001E1CF0"/>
    <w:rsid w:val="001E2271"/>
    <w:rsid w:val="001E3410"/>
    <w:rsid w:val="001E5B8C"/>
    <w:rsid w:val="001E5BE9"/>
    <w:rsid w:val="001F0B4A"/>
    <w:rsid w:val="001F4A71"/>
    <w:rsid w:val="001F5A76"/>
    <w:rsid w:val="001F6D2D"/>
    <w:rsid w:val="00202258"/>
    <w:rsid w:val="0020295C"/>
    <w:rsid w:val="0020665D"/>
    <w:rsid w:val="00206E4A"/>
    <w:rsid w:val="002079A2"/>
    <w:rsid w:val="00214713"/>
    <w:rsid w:val="00215912"/>
    <w:rsid w:val="00215B46"/>
    <w:rsid w:val="00217414"/>
    <w:rsid w:val="002208A8"/>
    <w:rsid w:val="0022598B"/>
    <w:rsid w:val="002265CC"/>
    <w:rsid w:val="002412EE"/>
    <w:rsid w:val="0024622F"/>
    <w:rsid w:val="00251F97"/>
    <w:rsid w:val="00252606"/>
    <w:rsid w:val="00252E97"/>
    <w:rsid w:val="00255379"/>
    <w:rsid w:val="002566CD"/>
    <w:rsid w:val="002606E4"/>
    <w:rsid w:val="0026098C"/>
    <w:rsid w:val="00260CE7"/>
    <w:rsid w:val="002610E3"/>
    <w:rsid w:val="002646D8"/>
    <w:rsid w:val="002647D1"/>
    <w:rsid w:val="002654BF"/>
    <w:rsid w:val="002668EE"/>
    <w:rsid w:val="00270D87"/>
    <w:rsid w:val="00272CC6"/>
    <w:rsid w:val="00276315"/>
    <w:rsid w:val="00276A5B"/>
    <w:rsid w:val="00280578"/>
    <w:rsid w:val="002876A2"/>
    <w:rsid w:val="00287F4D"/>
    <w:rsid w:val="00292B1A"/>
    <w:rsid w:val="00296D05"/>
    <w:rsid w:val="002A1E31"/>
    <w:rsid w:val="002A4348"/>
    <w:rsid w:val="002A736A"/>
    <w:rsid w:val="002B1316"/>
    <w:rsid w:val="002B160B"/>
    <w:rsid w:val="002B2024"/>
    <w:rsid w:val="002B3AAC"/>
    <w:rsid w:val="002B56B4"/>
    <w:rsid w:val="002B640B"/>
    <w:rsid w:val="002C0283"/>
    <w:rsid w:val="002C1810"/>
    <w:rsid w:val="002C1B8C"/>
    <w:rsid w:val="002C39E0"/>
    <w:rsid w:val="002C606A"/>
    <w:rsid w:val="002C6B2D"/>
    <w:rsid w:val="002C6ED4"/>
    <w:rsid w:val="002D0156"/>
    <w:rsid w:val="002D4E88"/>
    <w:rsid w:val="002E611A"/>
    <w:rsid w:val="002E616B"/>
    <w:rsid w:val="002E7DAE"/>
    <w:rsid w:val="002F26D3"/>
    <w:rsid w:val="002F3F2F"/>
    <w:rsid w:val="002F6AD6"/>
    <w:rsid w:val="002F777B"/>
    <w:rsid w:val="003017B5"/>
    <w:rsid w:val="00302D7E"/>
    <w:rsid w:val="00304E5D"/>
    <w:rsid w:val="003054F6"/>
    <w:rsid w:val="00306C57"/>
    <w:rsid w:val="00307F53"/>
    <w:rsid w:val="003111F8"/>
    <w:rsid w:val="00316690"/>
    <w:rsid w:val="00320E75"/>
    <w:rsid w:val="003234DF"/>
    <w:rsid w:val="003253B0"/>
    <w:rsid w:val="0033442C"/>
    <w:rsid w:val="00336B2F"/>
    <w:rsid w:val="003400E1"/>
    <w:rsid w:val="003412BF"/>
    <w:rsid w:val="00342212"/>
    <w:rsid w:val="00343EDF"/>
    <w:rsid w:val="003442C9"/>
    <w:rsid w:val="00346D47"/>
    <w:rsid w:val="00350718"/>
    <w:rsid w:val="00353C28"/>
    <w:rsid w:val="00356546"/>
    <w:rsid w:val="00356F5D"/>
    <w:rsid w:val="00365F48"/>
    <w:rsid w:val="0036678A"/>
    <w:rsid w:val="00367E04"/>
    <w:rsid w:val="00373064"/>
    <w:rsid w:val="00377807"/>
    <w:rsid w:val="003878A3"/>
    <w:rsid w:val="00387ADE"/>
    <w:rsid w:val="00397801"/>
    <w:rsid w:val="003A4406"/>
    <w:rsid w:val="003A60A6"/>
    <w:rsid w:val="003A6E43"/>
    <w:rsid w:val="003A71E8"/>
    <w:rsid w:val="003A7CB0"/>
    <w:rsid w:val="003B52E1"/>
    <w:rsid w:val="003B63A6"/>
    <w:rsid w:val="003B6BFD"/>
    <w:rsid w:val="003B7114"/>
    <w:rsid w:val="003C30FF"/>
    <w:rsid w:val="003C7551"/>
    <w:rsid w:val="003D3A46"/>
    <w:rsid w:val="003D3C14"/>
    <w:rsid w:val="003D4777"/>
    <w:rsid w:val="003D47FA"/>
    <w:rsid w:val="003D6D49"/>
    <w:rsid w:val="003E3EBB"/>
    <w:rsid w:val="003E58B0"/>
    <w:rsid w:val="003E5FB8"/>
    <w:rsid w:val="003F4819"/>
    <w:rsid w:val="003F55E2"/>
    <w:rsid w:val="003F6188"/>
    <w:rsid w:val="00407A37"/>
    <w:rsid w:val="00410135"/>
    <w:rsid w:val="00414418"/>
    <w:rsid w:val="004169F3"/>
    <w:rsid w:val="00421A04"/>
    <w:rsid w:val="00422121"/>
    <w:rsid w:val="00424691"/>
    <w:rsid w:val="0042517F"/>
    <w:rsid w:val="00425200"/>
    <w:rsid w:val="004259A5"/>
    <w:rsid w:val="004273ED"/>
    <w:rsid w:val="00427986"/>
    <w:rsid w:val="0043075D"/>
    <w:rsid w:val="00432F2E"/>
    <w:rsid w:val="00433611"/>
    <w:rsid w:val="00434648"/>
    <w:rsid w:val="00441252"/>
    <w:rsid w:val="004428CE"/>
    <w:rsid w:val="00444418"/>
    <w:rsid w:val="00444672"/>
    <w:rsid w:val="00445C01"/>
    <w:rsid w:val="00453633"/>
    <w:rsid w:val="00456153"/>
    <w:rsid w:val="00460516"/>
    <w:rsid w:val="0046087B"/>
    <w:rsid w:val="004618B1"/>
    <w:rsid w:val="00463F1A"/>
    <w:rsid w:val="0046514A"/>
    <w:rsid w:val="00465520"/>
    <w:rsid w:val="004708A6"/>
    <w:rsid w:val="00470F6B"/>
    <w:rsid w:val="0047277F"/>
    <w:rsid w:val="00481336"/>
    <w:rsid w:val="00482A4C"/>
    <w:rsid w:val="00483CA7"/>
    <w:rsid w:val="0048520F"/>
    <w:rsid w:val="00485F3C"/>
    <w:rsid w:val="004860C6"/>
    <w:rsid w:val="00490D27"/>
    <w:rsid w:val="004928F3"/>
    <w:rsid w:val="00494F52"/>
    <w:rsid w:val="004A06D2"/>
    <w:rsid w:val="004B25E1"/>
    <w:rsid w:val="004B27CF"/>
    <w:rsid w:val="004B2CFC"/>
    <w:rsid w:val="004C042D"/>
    <w:rsid w:val="004C1859"/>
    <w:rsid w:val="004D1291"/>
    <w:rsid w:val="004D1DF2"/>
    <w:rsid w:val="004D3317"/>
    <w:rsid w:val="004E533D"/>
    <w:rsid w:val="004E552B"/>
    <w:rsid w:val="004E65B6"/>
    <w:rsid w:val="004F4C6E"/>
    <w:rsid w:val="004F5615"/>
    <w:rsid w:val="004F7D19"/>
    <w:rsid w:val="00501421"/>
    <w:rsid w:val="005016C4"/>
    <w:rsid w:val="00503054"/>
    <w:rsid w:val="00505646"/>
    <w:rsid w:val="0051077D"/>
    <w:rsid w:val="00510D99"/>
    <w:rsid w:val="005119FC"/>
    <w:rsid w:val="00515704"/>
    <w:rsid w:val="005214ED"/>
    <w:rsid w:val="00524539"/>
    <w:rsid w:val="00531581"/>
    <w:rsid w:val="00535D36"/>
    <w:rsid w:val="005373B3"/>
    <w:rsid w:val="0054192D"/>
    <w:rsid w:val="00550EFA"/>
    <w:rsid w:val="00553FB1"/>
    <w:rsid w:val="005543FD"/>
    <w:rsid w:val="00556D7F"/>
    <w:rsid w:val="005571F6"/>
    <w:rsid w:val="005602F5"/>
    <w:rsid w:val="00566918"/>
    <w:rsid w:val="00573BED"/>
    <w:rsid w:val="005760B1"/>
    <w:rsid w:val="00582477"/>
    <w:rsid w:val="0058586C"/>
    <w:rsid w:val="00591412"/>
    <w:rsid w:val="00593868"/>
    <w:rsid w:val="00593C70"/>
    <w:rsid w:val="005976FB"/>
    <w:rsid w:val="005A1E66"/>
    <w:rsid w:val="005A276D"/>
    <w:rsid w:val="005A4F07"/>
    <w:rsid w:val="005A50B9"/>
    <w:rsid w:val="005A7D45"/>
    <w:rsid w:val="005B48F0"/>
    <w:rsid w:val="005B7D3A"/>
    <w:rsid w:val="005C6A0D"/>
    <w:rsid w:val="005C7364"/>
    <w:rsid w:val="005D1035"/>
    <w:rsid w:val="005D17BF"/>
    <w:rsid w:val="005D435B"/>
    <w:rsid w:val="005D7C87"/>
    <w:rsid w:val="005E04E9"/>
    <w:rsid w:val="005E33BB"/>
    <w:rsid w:val="005E3ECA"/>
    <w:rsid w:val="005E4427"/>
    <w:rsid w:val="005E450D"/>
    <w:rsid w:val="005E6BAB"/>
    <w:rsid w:val="005F1E28"/>
    <w:rsid w:val="005F2B54"/>
    <w:rsid w:val="005F5426"/>
    <w:rsid w:val="005F7E04"/>
    <w:rsid w:val="0060164A"/>
    <w:rsid w:val="00601972"/>
    <w:rsid w:val="00611DF9"/>
    <w:rsid w:val="00611E8E"/>
    <w:rsid w:val="006121CA"/>
    <w:rsid w:val="00612E96"/>
    <w:rsid w:val="00613B15"/>
    <w:rsid w:val="006213E2"/>
    <w:rsid w:val="006215C9"/>
    <w:rsid w:val="006230AD"/>
    <w:rsid w:val="0062459A"/>
    <w:rsid w:val="00627DFF"/>
    <w:rsid w:val="006325CA"/>
    <w:rsid w:val="00640A63"/>
    <w:rsid w:val="00640DA9"/>
    <w:rsid w:val="0064494E"/>
    <w:rsid w:val="00645375"/>
    <w:rsid w:val="00646AB4"/>
    <w:rsid w:val="00650E95"/>
    <w:rsid w:val="00653DE6"/>
    <w:rsid w:val="006625D0"/>
    <w:rsid w:val="00663578"/>
    <w:rsid w:val="00667F9F"/>
    <w:rsid w:val="00670CE1"/>
    <w:rsid w:val="00674711"/>
    <w:rsid w:val="00675D7D"/>
    <w:rsid w:val="0068360D"/>
    <w:rsid w:val="00683819"/>
    <w:rsid w:val="006861AA"/>
    <w:rsid w:val="00692F42"/>
    <w:rsid w:val="0069765D"/>
    <w:rsid w:val="00697A5E"/>
    <w:rsid w:val="006A0AC2"/>
    <w:rsid w:val="006A4C6B"/>
    <w:rsid w:val="006B3BB9"/>
    <w:rsid w:val="006B5861"/>
    <w:rsid w:val="006C08D4"/>
    <w:rsid w:val="006C2CEC"/>
    <w:rsid w:val="006C47A9"/>
    <w:rsid w:val="006C4E2B"/>
    <w:rsid w:val="006C6239"/>
    <w:rsid w:val="006D1B86"/>
    <w:rsid w:val="006D3DCA"/>
    <w:rsid w:val="006E02A5"/>
    <w:rsid w:val="006E092A"/>
    <w:rsid w:val="006E3511"/>
    <w:rsid w:val="006F24CE"/>
    <w:rsid w:val="006F2D62"/>
    <w:rsid w:val="006F71CD"/>
    <w:rsid w:val="007003AE"/>
    <w:rsid w:val="007025E4"/>
    <w:rsid w:val="00703120"/>
    <w:rsid w:val="00703D1D"/>
    <w:rsid w:val="007120D0"/>
    <w:rsid w:val="007143E9"/>
    <w:rsid w:val="00720069"/>
    <w:rsid w:val="0072116D"/>
    <w:rsid w:val="007260C6"/>
    <w:rsid w:val="00726A94"/>
    <w:rsid w:val="00726B36"/>
    <w:rsid w:val="00730CF3"/>
    <w:rsid w:val="00731144"/>
    <w:rsid w:val="007320F1"/>
    <w:rsid w:val="00732EF2"/>
    <w:rsid w:val="0073341E"/>
    <w:rsid w:val="00736529"/>
    <w:rsid w:val="007376E3"/>
    <w:rsid w:val="007476BC"/>
    <w:rsid w:val="00751E16"/>
    <w:rsid w:val="00752BC0"/>
    <w:rsid w:val="007562F6"/>
    <w:rsid w:val="00762CDF"/>
    <w:rsid w:val="00763CDF"/>
    <w:rsid w:val="0076631C"/>
    <w:rsid w:val="00773B17"/>
    <w:rsid w:val="007828C8"/>
    <w:rsid w:val="00783742"/>
    <w:rsid w:val="00784956"/>
    <w:rsid w:val="00787E10"/>
    <w:rsid w:val="0079776C"/>
    <w:rsid w:val="007A0B09"/>
    <w:rsid w:val="007A2AC1"/>
    <w:rsid w:val="007A370E"/>
    <w:rsid w:val="007A5B25"/>
    <w:rsid w:val="007A66E5"/>
    <w:rsid w:val="007A6C03"/>
    <w:rsid w:val="007A7C7E"/>
    <w:rsid w:val="007B0408"/>
    <w:rsid w:val="007B1F7D"/>
    <w:rsid w:val="007B2FE7"/>
    <w:rsid w:val="007C06DA"/>
    <w:rsid w:val="007C2736"/>
    <w:rsid w:val="007C3B14"/>
    <w:rsid w:val="007C4A1B"/>
    <w:rsid w:val="007D5538"/>
    <w:rsid w:val="007D5A77"/>
    <w:rsid w:val="007D6C54"/>
    <w:rsid w:val="007D76E1"/>
    <w:rsid w:val="007E1E68"/>
    <w:rsid w:val="007E21A2"/>
    <w:rsid w:val="007E4748"/>
    <w:rsid w:val="007E6F79"/>
    <w:rsid w:val="007F2E01"/>
    <w:rsid w:val="007F30E2"/>
    <w:rsid w:val="007F395D"/>
    <w:rsid w:val="007F4028"/>
    <w:rsid w:val="00805858"/>
    <w:rsid w:val="00805FB6"/>
    <w:rsid w:val="00811201"/>
    <w:rsid w:val="00814523"/>
    <w:rsid w:val="008147F2"/>
    <w:rsid w:val="00822796"/>
    <w:rsid w:val="00822C1D"/>
    <w:rsid w:val="0082492D"/>
    <w:rsid w:val="00825F5C"/>
    <w:rsid w:val="00830706"/>
    <w:rsid w:val="00830ED4"/>
    <w:rsid w:val="00832867"/>
    <w:rsid w:val="008339E2"/>
    <w:rsid w:val="00833C71"/>
    <w:rsid w:val="00835037"/>
    <w:rsid w:val="00835A1A"/>
    <w:rsid w:val="0084495E"/>
    <w:rsid w:val="00844E28"/>
    <w:rsid w:val="008452ED"/>
    <w:rsid w:val="008517E9"/>
    <w:rsid w:val="00852437"/>
    <w:rsid w:val="00852A26"/>
    <w:rsid w:val="00853E82"/>
    <w:rsid w:val="00861B1F"/>
    <w:rsid w:val="00862F32"/>
    <w:rsid w:val="00865C46"/>
    <w:rsid w:val="00865F73"/>
    <w:rsid w:val="00866CDE"/>
    <w:rsid w:val="0087149C"/>
    <w:rsid w:val="00872949"/>
    <w:rsid w:val="00872C5E"/>
    <w:rsid w:val="008733F7"/>
    <w:rsid w:val="00876742"/>
    <w:rsid w:val="00876FB7"/>
    <w:rsid w:val="008806DF"/>
    <w:rsid w:val="008825ED"/>
    <w:rsid w:val="008857FB"/>
    <w:rsid w:val="008860DE"/>
    <w:rsid w:val="0088730D"/>
    <w:rsid w:val="0089023D"/>
    <w:rsid w:val="00890B37"/>
    <w:rsid w:val="00892728"/>
    <w:rsid w:val="00894190"/>
    <w:rsid w:val="00895424"/>
    <w:rsid w:val="00897EE5"/>
    <w:rsid w:val="008A7279"/>
    <w:rsid w:val="008A72FB"/>
    <w:rsid w:val="008B72A0"/>
    <w:rsid w:val="008D2830"/>
    <w:rsid w:val="008D3852"/>
    <w:rsid w:val="008D3CB9"/>
    <w:rsid w:val="008D57A7"/>
    <w:rsid w:val="008D5E54"/>
    <w:rsid w:val="00903BDB"/>
    <w:rsid w:val="00910873"/>
    <w:rsid w:val="00910C52"/>
    <w:rsid w:val="009135BB"/>
    <w:rsid w:val="00914E01"/>
    <w:rsid w:val="00916BB6"/>
    <w:rsid w:val="00924552"/>
    <w:rsid w:val="00924B54"/>
    <w:rsid w:val="00924F80"/>
    <w:rsid w:val="009252E3"/>
    <w:rsid w:val="009278EA"/>
    <w:rsid w:val="00932696"/>
    <w:rsid w:val="00936495"/>
    <w:rsid w:val="00940750"/>
    <w:rsid w:val="00940A89"/>
    <w:rsid w:val="00940DE0"/>
    <w:rsid w:val="00942933"/>
    <w:rsid w:val="00943E05"/>
    <w:rsid w:val="009443E1"/>
    <w:rsid w:val="009457F2"/>
    <w:rsid w:val="00945B16"/>
    <w:rsid w:val="0095000E"/>
    <w:rsid w:val="00952FE4"/>
    <w:rsid w:val="00954B72"/>
    <w:rsid w:val="00954FE8"/>
    <w:rsid w:val="009602FC"/>
    <w:rsid w:val="00962199"/>
    <w:rsid w:val="009672FE"/>
    <w:rsid w:val="00972E99"/>
    <w:rsid w:val="00976E42"/>
    <w:rsid w:val="0097785A"/>
    <w:rsid w:val="009842EE"/>
    <w:rsid w:val="00996AB3"/>
    <w:rsid w:val="009B18E2"/>
    <w:rsid w:val="009B2EB3"/>
    <w:rsid w:val="009B6336"/>
    <w:rsid w:val="009B7733"/>
    <w:rsid w:val="009C58C5"/>
    <w:rsid w:val="009C663E"/>
    <w:rsid w:val="009D2A97"/>
    <w:rsid w:val="009D744D"/>
    <w:rsid w:val="009E3C3F"/>
    <w:rsid w:val="009F1B6F"/>
    <w:rsid w:val="009F7D43"/>
    <w:rsid w:val="00A029D3"/>
    <w:rsid w:val="00A04995"/>
    <w:rsid w:val="00A05DF7"/>
    <w:rsid w:val="00A07172"/>
    <w:rsid w:val="00A102AC"/>
    <w:rsid w:val="00A334DD"/>
    <w:rsid w:val="00A416A8"/>
    <w:rsid w:val="00A41ABC"/>
    <w:rsid w:val="00A42E3F"/>
    <w:rsid w:val="00A44B8B"/>
    <w:rsid w:val="00A46D7E"/>
    <w:rsid w:val="00A50BAC"/>
    <w:rsid w:val="00A569E6"/>
    <w:rsid w:val="00A61920"/>
    <w:rsid w:val="00A62610"/>
    <w:rsid w:val="00A64DF0"/>
    <w:rsid w:val="00A66926"/>
    <w:rsid w:val="00A66BD0"/>
    <w:rsid w:val="00A67C3D"/>
    <w:rsid w:val="00A71AE1"/>
    <w:rsid w:val="00A724E1"/>
    <w:rsid w:val="00A83408"/>
    <w:rsid w:val="00A84DA3"/>
    <w:rsid w:val="00A854B2"/>
    <w:rsid w:val="00A85F04"/>
    <w:rsid w:val="00A902E9"/>
    <w:rsid w:val="00A92235"/>
    <w:rsid w:val="00A9324D"/>
    <w:rsid w:val="00A94AEC"/>
    <w:rsid w:val="00A9741C"/>
    <w:rsid w:val="00AA0B21"/>
    <w:rsid w:val="00AA11AC"/>
    <w:rsid w:val="00AA1851"/>
    <w:rsid w:val="00AA370F"/>
    <w:rsid w:val="00AA702F"/>
    <w:rsid w:val="00AB09B4"/>
    <w:rsid w:val="00AB6E92"/>
    <w:rsid w:val="00AC0454"/>
    <w:rsid w:val="00AC0D30"/>
    <w:rsid w:val="00AC6355"/>
    <w:rsid w:val="00AC702F"/>
    <w:rsid w:val="00AC7CC2"/>
    <w:rsid w:val="00AD0D47"/>
    <w:rsid w:val="00AD1D40"/>
    <w:rsid w:val="00AD33AE"/>
    <w:rsid w:val="00AD3A18"/>
    <w:rsid w:val="00AD4ADE"/>
    <w:rsid w:val="00AD5014"/>
    <w:rsid w:val="00AE24B5"/>
    <w:rsid w:val="00AE2B0E"/>
    <w:rsid w:val="00AF375E"/>
    <w:rsid w:val="00AF61B6"/>
    <w:rsid w:val="00AF6F47"/>
    <w:rsid w:val="00AF7A98"/>
    <w:rsid w:val="00B01AE3"/>
    <w:rsid w:val="00B043CF"/>
    <w:rsid w:val="00B06FD3"/>
    <w:rsid w:val="00B1015A"/>
    <w:rsid w:val="00B16743"/>
    <w:rsid w:val="00B22E85"/>
    <w:rsid w:val="00B25362"/>
    <w:rsid w:val="00B30D70"/>
    <w:rsid w:val="00B32D12"/>
    <w:rsid w:val="00B32E32"/>
    <w:rsid w:val="00B33836"/>
    <w:rsid w:val="00B33900"/>
    <w:rsid w:val="00B34488"/>
    <w:rsid w:val="00B34E05"/>
    <w:rsid w:val="00B35004"/>
    <w:rsid w:val="00B4190E"/>
    <w:rsid w:val="00B42453"/>
    <w:rsid w:val="00B450F7"/>
    <w:rsid w:val="00B460FD"/>
    <w:rsid w:val="00B479D1"/>
    <w:rsid w:val="00B65ED0"/>
    <w:rsid w:val="00B67E80"/>
    <w:rsid w:val="00B74FF9"/>
    <w:rsid w:val="00B75467"/>
    <w:rsid w:val="00B76A63"/>
    <w:rsid w:val="00B811DE"/>
    <w:rsid w:val="00B84F21"/>
    <w:rsid w:val="00B86AA3"/>
    <w:rsid w:val="00B93951"/>
    <w:rsid w:val="00BA0CD7"/>
    <w:rsid w:val="00BB0603"/>
    <w:rsid w:val="00BB114B"/>
    <w:rsid w:val="00BB3FAA"/>
    <w:rsid w:val="00BB731C"/>
    <w:rsid w:val="00BC0E01"/>
    <w:rsid w:val="00BC103A"/>
    <w:rsid w:val="00BC1D49"/>
    <w:rsid w:val="00BC220C"/>
    <w:rsid w:val="00BC567B"/>
    <w:rsid w:val="00BC6444"/>
    <w:rsid w:val="00BC6D9A"/>
    <w:rsid w:val="00BD0E91"/>
    <w:rsid w:val="00BD6594"/>
    <w:rsid w:val="00BE5C8F"/>
    <w:rsid w:val="00BF429F"/>
    <w:rsid w:val="00BF69D7"/>
    <w:rsid w:val="00BF7982"/>
    <w:rsid w:val="00C026B1"/>
    <w:rsid w:val="00C02DA9"/>
    <w:rsid w:val="00C071CF"/>
    <w:rsid w:val="00C07286"/>
    <w:rsid w:val="00C07A6E"/>
    <w:rsid w:val="00C07BEF"/>
    <w:rsid w:val="00C10186"/>
    <w:rsid w:val="00C116A2"/>
    <w:rsid w:val="00C11901"/>
    <w:rsid w:val="00C11E16"/>
    <w:rsid w:val="00C14C75"/>
    <w:rsid w:val="00C155DD"/>
    <w:rsid w:val="00C17BBE"/>
    <w:rsid w:val="00C20AD9"/>
    <w:rsid w:val="00C228C4"/>
    <w:rsid w:val="00C24D64"/>
    <w:rsid w:val="00C25C86"/>
    <w:rsid w:val="00C30D98"/>
    <w:rsid w:val="00C34D11"/>
    <w:rsid w:val="00C3564A"/>
    <w:rsid w:val="00C35AEA"/>
    <w:rsid w:val="00C35DCA"/>
    <w:rsid w:val="00C368C5"/>
    <w:rsid w:val="00C404BC"/>
    <w:rsid w:val="00C40A1A"/>
    <w:rsid w:val="00C41EC8"/>
    <w:rsid w:val="00C47542"/>
    <w:rsid w:val="00C51D8B"/>
    <w:rsid w:val="00C5218C"/>
    <w:rsid w:val="00C53D14"/>
    <w:rsid w:val="00C53DF9"/>
    <w:rsid w:val="00C65C34"/>
    <w:rsid w:val="00C67385"/>
    <w:rsid w:val="00C716E0"/>
    <w:rsid w:val="00C72FF2"/>
    <w:rsid w:val="00C7628A"/>
    <w:rsid w:val="00C86D1B"/>
    <w:rsid w:val="00C87559"/>
    <w:rsid w:val="00C87E51"/>
    <w:rsid w:val="00C90060"/>
    <w:rsid w:val="00C91132"/>
    <w:rsid w:val="00C911C4"/>
    <w:rsid w:val="00C91DFD"/>
    <w:rsid w:val="00C958A0"/>
    <w:rsid w:val="00CA07D7"/>
    <w:rsid w:val="00CA6586"/>
    <w:rsid w:val="00CC0415"/>
    <w:rsid w:val="00CC1661"/>
    <w:rsid w:val="00CC3F12"/>
    <w:rsid w:val="00CC5AD0"/>
    <w:rsid w:val="00CD3BA3"/>
    <w:rsid w:val="00CD59F9"/>
    <w:rsid w:val="00CD638A"/>
    <w:rsid w:val="00CD694D"/>
    <w:rsid w:val="00CD79F0"/>
    <w:rsid w:val="00CE08EB"/>
    <w:rsid w:val="00CE0F10"/>
    <w:rsid w:val="00CE1C69"/>
    <w:rsid w:val="00CE34A7"/>
    <w:rsid w:val="00CE369C"/>
    <w:rsid w:val="00CE6926"/>
    <w:rsid w:val="00CE7DBA"/>
    <w:rsid w:val="00CF0DD9"/>
    <w:rsid w:val="00CF4276"/>
    <w:rsid w:val="00D05FEC"/>
    <w:rsid w:val="00D07600"/>
    <w:rsid w:val="00D07747"/>
    <w:rsid w:val="00D113AB"/>
    <w:rsid w:val="00D11E95"/>
    <w:rsid w:val="00D15C81"/>
    <w:rsid w:val="00D16A99"/>
    <w:rsid w:val="00D20940"/>
    <w:rsid w:val="00D22315"/>
    <w:rsid w:val="00D22578"/>
    <w:rsid w:val="00D228AE"/>
    <w:rsid w:val="00D24BB7"/>
    <w:rsid w:val="00D255AE"/>
    <w:rsid w:val="00D26C1C"/>
    <w:rsid w:val="00D2726F"/>
    <w:rsid w:val="00D279A4"/>
    <w:rsid w:val="00D30ACF"/>
    <w:rsid w:val="00D30B70"/>
    <w:rsid w:val="00D31D33"/>
    <w:rsid w:val="00D32223"/>
    <w:rsid w:val="00D32482"/>
    <w:rsid w:val="00D36EDD"/>
    <w:rsid w:val="00D4034F"/>
    <w:rsid w:val="00D43F73"/>
    <w:rsid w:val="00D4609C"/>
    <w:rsid w:val="00D46EF2"/>
    <w:rsid w:val="00D56B61"/>
    <w:rsid w:val="00D61DD0"/>
    <w:rsid w:val="00D62C16"/>
    <w:rsid w:val="00D63201"/>
    <w:rsid w:val="00D66B4B"/>
    <w:rsid w:val="00D678F0"/>
    <w:rsid w:val="00D7455B"/>
    <w:rsid w:val="00D82D36"/>
    <w:rsid w:val="00D84579"/>
    <w:rsid w:val="00D92B22"/>
    <w:rsid w:val="00D94090"/>
    <w:rsid w:val="00D95570"/>
    <w:rsid w:val="00D96451"/>
    <w:rsid w:val="00D96871"/>
    <w:rsid w:val="00DA0F70"/>
    <w:rsid w:val="00DA17A7"/>
    <w:rsid w:val="00DA558A"/>
    <w:rsid w:val="00DA7B3E"/>
    <w:rsid w:val="00DB1F9F"/>
    <w:rsid w:val="00DB422B"/>
    <w:rsid w:val="00DB48E9"/>
    <w:rsid w:val="00DC01A8"/>
    <w:rsid w:val="00DC3147"/>
    <w:rsid w:val="00DC36F8"/>
    <w:rsid w:val="00DC6C90"/>
    <w:rsid w:val="00DD0BFF"/>
    <w:rsid w:val="00DD35C5"/>
    <w:rsid w:val="00DD3E75"/>
    <w:rsid w:val="00DD649C"/>
    <w:rsid w:val="00DE1BFC"/>
    <w:rsid w:val="00DE6F77"/>
    <w:rsid w:val="00DE7E67"/>
    <w:rsid w:val="00DF1D62"/>
    <w:rsid w:val="00DF2B94"/>
    <w:rsid w:val="00DF503B"/>
    <w:rsid w:val="00E025BC"/>
    <w:rsid w:val="00E0363A"/>
    <w:rsid w:val="00E04FCE"/>
    <w:rsid w:val="00E11035"/>
    <w:rsid w:val="00E114C6"/>
    <w:rsid w:val="00E159CD"/>
    <w:rsid w:val="00E21D9F"/>
    <w:rsid w:val="00E22B15"/>
    <w:rsid w:val="00E242D5"/>
    <w:rsid w:val="00E305FC"/>
    <w:rsid w:val="00E312C1"/>
    <w:rsid w:val="00E3205B"/>
    <w:rsid w:val="00E32104"/>
    <w:rsid w:val="00E321F7"/>
    <w:rsid w:val="00E33117"/>
    <w:rsid w:val="00E36C1B"/>
    <w:rsid w:val="00E40877"/>
    <w:rsid w:val="00E47D87"/>
    <w:rsid w:val="00E5057E"/>
    <w:rsid w:val="00E52ED2"/>
    <w:rsid w:val="00E56035"/>
    <w:rsid w:val="00E61940"/>
    <w:rsid w:val="00E6263F"/>
    <w:rsid w:val="00E6332F"/>
    <w:rsid w:val="00E65018"/>
    <w:rsid w:val="00E65815"/>
    <w:rsid w:val="00E65C56"/>
    <w:rsid w:val="00E65C77"/>
    <w:rsid w:val="00E67039"/>
    <w:rsid w:val="00E72452"/>
    <w:rsid w:val="00E72574"/>
    <w:rsid w:val="00E76569"/>
    <w:rsid w:val="00E772F4"/>
    <w:rsid w:val="00E77AA4"/>
    <w:rsid w:val="00E87657"/>
    <w:rsid w:val="00E913BB"/>
    <w:rsid w:val="00E9371D"/>
    <w:rsid w:val="00E9568C"/>
    <w:rsid w:val="00E95B10"/>
    <w:rsid w:val="00EA17B1"/>
    <w:rsid w:val="00EB1A98"/>
    <w:rsid w:val="00EC15CC"/>
    <w:rsid w:val="00EC42FD"/>
    <w:rsid w:val="00ED3468"/>
    <w:rsid w:val="00ED386E"/>
    <w:rsid w:val="00EF1E09"/>
    <w:rsid w:val="00EF3ED0"/>
    <w:rsid w:val="00F0018E"/>
    <w:rsid w:val="00F001C0"/>
    <w:rsid w:val="00F00B1D"/>
    <w:rsid w:val="00F01B4C"/>
    <w:rsid w:val="00F03622"/>
    <w:rsid w:val="00F03F14"/>
    <w:rsid w:val="00F07847"/>
    <w:rsid w:val="00F1010B"/>
    <w:rsid w:val="00F1418B"/>
    <w:rsid w:val="00F1606F"/>
    <w:rsid w:val="00F22B25"/>
    <w:rsid w:val="00F25149"/>
    <w:rsid w:val="00F27AAA"/>
    <w:rsid w:val="00F31AFE"/>
    <w:rsid w:val="00F330BE"/>
    <w:rsid w:val="00F345B1"/>
    <w:rsid w:val="00F41AFB"/>
    <w:rsid w:val="00F41E98"/>
    <w:rsid w:val="00F44992"/>
    <w:rsid w:val="00F507E3"/>
    <w:rsid w:val="00F5460A"/>
    <w:rsid w:val="00F64B8E"/>
    <w:rsid w:val="00F64DE6"/>
    <w:rsid w:val="00F67E3C"/>
    <w:rsid w:val="00F71091"/>
    <w:rsid w:val="00F729BC"/>
    <w:rsid w:val="00F772F1"/>
    <w:rsid w:val="00F81089"/>
    <w:rsid w:val="00F81E40"/>
    <w:rsid w:val="00F82372"/>
    <w:rsid w:val="00F84008"/>
    <w:rsid w:val="00F85096"/>
    <w:rsid w:val="00F87AEA"/>
    <w:rsid w:val="00F91681"/>
    <w:rsid w:val="00F95E2E"/>
    <w:rsid w:val="00F96D25"/>
    <w:rsid w:val="00FA201D"/>
    <w:rsid w:val="00FA3690"/>
    <w:rsid w:val="00FA68E0"/>
    <w:rsid w:val="00FB061D"/>
    <w:rsid w:val="00FB097D"/>
    <w:rsid w:val="00FB5861"/>
    <w:rsid w:val="00FC320F"/>
    <w:rsid w:val="00FC6CD8"/>
    <w:rsid w:val="00FE04DC"/>
    <w:rsid w:val="00FE4484"/>
    <w:rsid w:val="00FE4986"/>
    <w:rsid w:val="00FE6B44"/>
    <w:rsid w:val="00FE7588"/>
    <w:rsid w:val="00FF175A"/>
    <w:rsid w:val="00FF5A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0547"/>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pPrChange w:id="0" w:author="Sue Rogers" w:date="2026-09-25T20:00:00Z">
        <w:pPr>
          <w:pBdr>
            <w:top w:val="nil"/>
            <w:left w:val="nil"/>
            <w:bottom w:val="nil"/>
            <w:right w:val="nil"/>
            <w:between w:val="nil"/>
            <w:bar w:val="nil"/>
          </w:pBdr>
        </w:pPr>
      </w:pPrChange>
    </w:pPr>
    <w:rPr>
      <w:rFonts w:eastAsiaTheme="minorEastAsia"/>
      <w:lang w:val="en-US"/>
      <w:rPrChange w:id="0" w:author="Sue Rogers" w:date="2026-09-25T20:00:00Z">
        <w:rPr>
          <w:rFonts w:ascii="Calibri" w:eastAsia="Calibri" w:hAnsi="Calibri" w:cs="Calibri"/>
          <w:color w:val="000000"/>
          <w:sz w:val="24"/>
          <w:szCs w:val="24"/>
          <w:u w:color="000000"/>
          <w:bdr w:val="nil"/>
          <w:lang w:val="en-US" w:eastAsia="it-IT" w:bidi="ar-SA"/>
        </w:rPr>
      </w:rPrChange>
    </w:rPr>
  </w:style>
  <w:style w:type="paragraph" w:styleId="Heading1">
    <w:name w:val="heading 1"/>
    <w:basedOn w:val="Normal"/>
    <w:next w:val="Normal"/>
    <w:link w:val="Heading1Char"/>
    <w:autoRedefine/>
    <w:uiPriority w:val="9"/>
    <w:qFormat/>
    <w:rsid w:val="00DB1F9F"/>
    <w:pPr>
      <w:keepNext/>
      <w:keepLines/>
      <w:outlineLvl w:val="0"/>
      <w:pPrChange w:id="1" w:author="Sue Rogers" w:date="2026-09-25T20:00:00Z">
        <w:pPr>
          <w:spacing w:before="100" w:beforeAutospacing="1" w:after="100" w:afterAutospacing="1"/>
          <w:outlineLvl w:val="0"/>
        </w:pPr>
      </w:pPrChange>
    </w:pPr>
    <w:rPr>
      <w:rFonts w:ascii="Verdana" w:eastAsiaTheme="majorEastAsia" w:hAnsi="Verdana" w:cstheme="majorBidi"/>
      <w:b/>
      <w:bCs/>
      <w:sz w:val="32"/>
      <w:szCs w:val="28"/>
      <w:rPrChange w:id="1" w:author="Sue Rogers" w:date="2026-09-25T20:00:00Z">
        <w:rPr>
          <w:rFonts w:eastAsiaTheme="minorHAnsi" w:cstheme="minorBidi"/>
          <w:b/>
          <w:bCs/>
          <w:kern w:val="36"/>
          <w:sz w:val="48"/>
          <w:szCs w:val="48"/>
          <w:lang w:val="en-GB" w:eastAsia="en-GB"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tazionelunga">
    <w:name w:val="citazione lunga"/>
    <w:basedOn w:val="Normal"/>
    <w:autoRedefine/>
    <w:qFormat/>
    <w:rsid w:val="00E72452"/>
    <w:pPr>
      <w:spacing w:line="360" w:lineRule="auto"/>
      <w:ind w:left="851" w:right="851"/>
      <w:jc w:val="both"/>
    </w:pPr>
    <w:rPr>
      <w:rFonts w:ascii="Times" w:eastAsia="Arial Unicode MS" w:hAnsi="Times" w:cs="Times New Roman"/>
      <w:sz w:val="22"/>
      <w:szCs w:val="22"/>
      <w:lang w:val="en-GB"/>
    </w:rPr>
  </w:style>
  <w:style w:type="character" w:styleId="PageNumber">
    <w:name w:val="page number"/>
    <w:rsid w:val="00DD35C5"/>
    <w:rPr>
      <w:lang w:val="en-US"/>
    </w:rPr>
  </w:style>
  <w:style w:type="character" w:styleId="CommentReference">
    <w:name w:val="annotation reference"/>
    <w:basedOn w:val="DefaultParagraphFont"/>
    <w:uiPriority w:val="99"/>
    <w:semiHidden/>
    <w:unhideWhenUsed/>
    <w:rsid w:val="00DD35C5"/>
    <w:rPr>
      <w:sz w:val="18"/>
      <w:szCs w:val="18"/>
    </w:rPr>
  </w:style>
  <w:style w:type="paragraph" w:styleId="CommentText">
    <w:name w:val="annotation text"/>
    <w:basedOn w:val="Normal"/>
    <w:link w:val="CommentTextChar"/>
    <w:uiPriority w:val="99"/>
    <w:semiHidden/>
    <w:unhideWhenUsed/>
    <w:rsid w:val="00DD35C5"/>
  </w:style>
  <w:style w:type="character" w:customStyle="1" w:styleId="CommentTextChar">
    <w:name w:val="Comment Text Char"/>
    <w:basedOn w:val="DefaultParagraphFont"/>
    <w:link w:val="CommentText"/>
    <w:uiPriority w:val="99"/>
    <w:semiHidden/>
    <w:rsid w:val="00DD35C5"/>
    <w:rPr>
      <w:rFonts w:ascii="Calibri" w:eastAsia="Calibri" w:hAnsi="Calibri" w:cs="Calibri"/>
      <w:color w:val="000000"/>
      <w:u w:color="000000"/>
      <w:bdr w:val="nil"/>
      <w:lang w:val="en-US" w:eastAsia="it-IT"/>
    </w:rPr>
  </w:style>
  <w:style w:type="paragraph" w:styleId="BalloonText">
    <w:name w:val="Balloon Text"/>
    <w:basedOn w:val="Normal"/>
    <w:link w:val="BalloonTextChar"/>
    <w:uiPriority w:val="99"/>
    <w:semiHidden/>
    <w:unhideWhenUsed/>
    <w:rsid w:val="007320F1"/>
    <w:pPr>
      <w:pPrChange w:id="2" w:author="Sue Rogers" w:date="2026-09-25T20:00:00Z">
        <w:pPr/>
      </w:pPrChange>
    </w:pPr>
    <w:rPr>
      <w:rFonts w:ascii="Tahoma" w:hAnsi="Tahoma" w:cs="Tahoma"/>
      <w:sz w:val="16"/>
      <w:szCs w:val="16"/>
      <w:rPrChange w:id="2" w:author="Sue Rogers" w:date="2026-09-25T20:00:00Z">
        <w:rPr>
          <w:rFonts w:eastAsiaTheme="minorEastAsia" w:cstheme="minorBid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DD35C5"/>
    <w:rPr>
      <w:rFonts w:ascii="Tahoma" w:eastAsiaTheme="minorEastAsia" w:hAnsi="Tahoma" w:cs="Tahoma"/>
      <w:sz w:val="16"/>
      <w:szCs w:val="16"/>
      <w:lang w:val="en-US"/>
    </w:rPr>
  </w:style>
  <w:style w:type="paragraph" w:styleId="FootnoteText">
    <w:name w:val="footnote text"/>
    <w:link w:val="FootnoteTextChar"/>
    <w:rsid w:val="00DD35C5"/>
    <w:pPr>
      <w:widowControl w:val="0"/>
      <w:pBdr>
        <w:top w:val="nil"/>
        <w:left w:val="nil"/>
        <w:bottom w:val="nil"/>
        <w:right w:val="nil"/>
        <w:between w:val="nil"/>
        <w:bar w:val="nil"/>
      </w:pBdr>
      <w:suppressAutoHyphens/>
      <w:ind w:left="283" w:hanging="283"/>
    </w:pPr>
    <w:rPr>
      <w:rFonts w:ascii="Times New Roman" w:eastAsia="Times New Roman" w:hAnsi="Times New Roman" w:cs="Times New Roman"/>
      <w:color w:val="000000"/>
      <w:kern w:val="1"/>
      <w:sz w:val="20"/>
      <w:szCs w:val="20"/>
      <w:u w:color="000000"/>
      <w:bdr w:val="nil"/>
      <w:lang w:val="it-IT" w:eastAsia="it-IT"/>
    </w:rPr>
  </w:style>
  <w:style w:type="character" w:customStyle="1" w:styleId="FootnoteTextChar">
    <w:name w:val="Footnote Text Char"/>
    <w:basedOn w:val="DefaultParagraphFont"/>
    <w:link w:val="FootnoteText"/>
    <w:rsid w:val="00DD35C5"/>
    <w:rPr>
      <w:rFonts w:ascii="Times New Roman" w:eastAsia="Times New Roman" w:hAnsi="Times New Roman" w:cs="Times New Roman"/>
      <w:color w:val="000000"/>
      <w:kern w:val="1"/>
      <w:sz w:val="20"/>
      <w:szCs w:val="20"/>
      <w:u w:color="000000"/>
      <w:bdr w:val="nil"/>
      <w:lang w:val="it-IT" w:eastAsia="it-IT"/>
    </w:rPr>
  </w:style>
  <w:style w:type="character" w:styleId="FootnoteReference">
    <w:name w:val="footnote reference"/>
    <w:basedOn w:val="PageNumber"/>
    <w:rsid w:val="00DD35C5"/>
    <w:rPr>
      <w:vertAlign w:val="superscript"/>
      <w:lang w:val="en-US"/>
    </w:rPr>
  </w:style>
  <w:style w:type="paragraph" w:customStyle="1" w:styleId="TextBody">
    <w:name w:val="Text Body"/>
    <w:rsid w:val="00FB5861"/>
    <w:pPr>
      <w:widowControl w:val="0"/>
      <w:pBdr>
        <w:top w:val="nil"/>
        <w:left w:val="nil"/>
        <w:bottom w:val="nil"/>
        <w:right w:val="nil"/>
        <w:between w:val="nil"/>
        <w:bar w:val="nil"/>
      </w:pBdr>
      <w:spacing w:after="140" w:line="360" w:lineRule="auto"/>
      <w:jc w:val="both"/>
    </w:pPr>
    <w:rPr>
      <w:rFonts w:ascii="Times" w:eastAsia="Arial Unicode MS" w:hAnsi="Times" w:cs="Arial Unicode MS"/>
      <w:color w:val="000000"/>
      <w:sz w:val="22"/>
      <w:szCs w:val="22"/>
      <w:u w:color="000000"/>
      <w:bdr w:val="nil"/>
      <w:lang w:val="en-US" w:eastAsia="it-IT"/>
    </w:rPr>
  </w:style>
  <w:style w:type="paragraph" w:customStyle="1" w:styleId="Notaapidipagina">
    <w:name w:val="Nota a piè di pagina"/>
    <w:qFormat/>
    <w:rsid w:val="00FB5861"/>
    <w:pPr>
      <w:pBdr>
        <w:top w:val="nil"/>
        <w:left w:val="nil"/>
        <w:bottom w:val="nil"/>
        <w:right w:val="nil"/>
        <w:between w:val="nil"/>
        <w:bar w:val="nil"/>
      </w:pBdr>
    </w:pPr>
    <w:rPr>
      <w:rFonts w:ascii="Helvetica" w:eastAsia="Helvetica" w:hAnsi="Helvetica" w:cs="Helvetica"/>
      <w:color w:val="000000"/>
      <w:sz w:val="22"/>
      <w:szCs w:val="22"/>
      <w:bdr w:val="nil"/>
      <w:lang w:val="it-IT" w:eastAsia="it-IT"/>
    </w:rPr>
  </w:style>
  <w:style w:type="paragraph" w:styleId="CommentSubject">
    <w:name w:val="annotation subject"/>
    <w:basedOn w:val="CommentText"/>
    <w:next w:val="CommentText"/>
    <w:link w:val="CommentSubjectChar"/>
    <w:uiPriority w:val="99"/>
    <w:semiHidden/>
    <w:unhideWhenUsed/>
    <w:rsid w:val="005A4F07"/>
    <w:rPr>
      <w:b/>
      <w:bCs/>
      <w:sz w:val="20"/>
      <w:szCs w:val="20"/>
    </w:rPr>
  </w:style>
  <w:style w:type="character" w:customStyle="1" w:styleId="CommentSubjectChar">
    <w:name w:val="Comment Subject Char"/>
    <w:basedOn w:val="CommentTextChar"/>
    <w:link w:val="CommentSubject"/>
    <w:uiPriority w:val="99"/>
    <w:semiHidden/>
    <w:rsid w:val="005A4F07"/>
    <w:rPr>
      <w:rFonts w:ascii="Calibri" w:eastAsia="Calibri" w:hAnsi="Calibri" w:cs="Calibri"/>
      <w:b/>
      <w:bCs/>
      <w:color w:val="000000"/>
      <w:sz w:val="20"/>
      <w:szCs w:val="20"/>
      <w:u w:color="000000"/>
      <w:bdr w:val="nil"/>
      <w:lang w:val="en-US" w:eastAsia="it-IT"/>
    </w:rPr>
  </w:style>
  <w:style w:type="paragraph" w:styleId="Footer">
    <w:name w:val="footer"/>
    <w:basedOn w:val="Normal"/>
    <w:link w:val="FooterChar"/>
    <w:uiPriority w:val="99"/>
    <w:unhideWhenUsed/>
    <w:rsid w:val="00C07A6E"/>
    <w:pPr>
      <w:tabs>
        <w:tab w:val="center" w:pos="4819"/>
        <w:tab w:val="right" w:pos="9638"/>
      </w:tabs>
    </w:pPr>
  </w:style>
  <w:style w:type="character" w:customStyle="1" w:styleId="FooterChar">
    <w:name w:val="Footer Char"/>
    <w:basedOn w:val="DefaultParagraphFont"/>
    <w:link w:val="Footer"/>
    <w:uiPriority w:val="99"/>
    <w:rsid w:val="00C07A6E"/>
    <w:rPr>
      <w:rFonts w:ascii="Calibri" w:eastAsia="Calibri" w:hAnsi="Calibri" w:cs="Calibri"/>
      <w:color w:val="000000"/>
      <w:u w:color="000000"/>
      <w:bdr w:val="nil"/>
      <w:lang w:val="en-US" w:eastAsia="it-IT"/>
    </w:rPr>
  </w:style>
  <w:style w:type="paragraph" w:styleId="EndnoteText">
    <w:name w:val="endnote text"/>
    <w:basedOn w:val="Normal"/>
    <w:link w:val="EndnoteTextChar"/>
    <w:uiPriority w:val="99"/>
    <w:unhideWhenUsed/>
    <w:rsid w:val="00251F97"/>
  </w:style>
  <w:style w:type="character" w:customStyle="1" w:styleId="EndnoteTextChar">
    <w:name w:val="Endnote Text Char"/>
    <w:basedOn w:val="DefaultParagraphFont"/>
    <w:link w:val="EndnoteText"/>
    <w:uiPriority w:val="99"/>
    <w:rsid w:val="00251F97"/>
    <w:rPr>
      <w:rFonts w:ascii="Calibri" w:eastAsia="Calibri" w:hAnsi="Calibri" w:cs="Calibri"/>
      <w:color w:val="000000"/>
      <w:u w:color="000000"/>
      <w:bdr w:val="nil"/>
      <w:lang w:val="en-US" w:eastAsia="it-IT"/>
    </w:rPr>
  </w:style>
  <w:style w:type="character" w:styleId="EndnoteReference">
    <w:name w:val="endnote reference"/>
    <w:basedOn w:val="DefaultParagraphFont"/>
    <w:uiPriority w:val="99"/>
    <w:unhideWhenUsed/>
    <w:rsid w:val="00251F97"/>
    <w:rPr>
      <w:vertAlign w:val="superscript"/>
    </w:rPr>
  </w:style>
  <w:style w:type="paragraph" w:customStyle="1" w:styleId="p1">
    <w:name w:val="p1"/>
    <w:basedOn w:val="Normal"/>
    <w:rsid w:val="000D6816"/>
    <w:pPr>
      <w:jc w:val="both"/>
    </w:pPr>
    <w:rPr>
      <w:rFonts w:ascii="Helvetica Neue" w:eastAsiaTheme="minorHAnsi" w:hAnsi="Helvetica Neue"/>
      <w:color w:val="454545"/>
      <w:sz w:val="18"/>
      <w:szCs w:val="18"/>
      <w:lang w:val="en-GB" w:eastAsia="en-GB"/>
    </w:rPr>
  </w:style>
  <w:style w:type="character" w:customStyle="1" w:styleId="apple-converted-space">
    <w:name w:val="apple-converted-space"/>
    <w:basedOn w:val="DefaultParagraphFont"/>
    <w:rsid w:val="000D6816"/>
  </w:style>
  <w:style w:type="paragraph" w:styleId="Header">
    <w:name w:val="header"/>
    <w:basedOn w:val="Normal"/>
    <w:link w:val="HeaderChar"/>
    <w:uiPriority w:val="99"/>
    <w:unhideWhenUsed/>
    <w:rsid w:val="00591412"/>
    <w:pPr>
      <w:tabs>
        <w:tab w:val="center" w:pos="4819"/>
        <w:tab w:val="right" w:pos="9638"/>
      </w:tabs>
    </w:pPr>
  </w:style>
  <w:style w:type="character" w:customStyle="1" w:styleId="HeaderChar">
    <w:name w:val="Header Char"/>
    <w:basedOn w:val="DefaultParagraphFont"/>
    <w:link w:val="Header"/>
    <w:uiPriority w:val="99"/>
    <w:rsid w:val="00591412"/>
    <w:rPr>
      <w:rFonts w:ascii="Calibri" w:eastAsia="Calibri" w:hAnsi="Calibri" w:cs="Calibri"/>
      <w:color w:val="000000"/>
      <w:u w:color="000000"/>
      <w:bdr w:val="nil"/>
      <w:lang w:val="en-US" w:eastAsia="it-IT"/>
    </w:rPr>
  </w:style>
  <w:style w:type="character" w:styleId="Hyperlink">
    <w:name w:val="Hyperlink"/>
    <w:basedOn w:val="DefaultParagraphFont"/>
    <w:uiPriority w:val="99"/>
    <w:unhideWhenUsed/>
    <w:rsid w:val="00A029D3"/>
    <w:rPr>
      <w:color w:val="0563C1" w:themeColor="hyperlink"/>
      <w:u w:val="single"/>
      <w:rPrChange w:id="3" w:author="Sue Rogers" w:date="2026-09-25T20:00:00Z">
        <w:rPr>
          <w:color w:val="0000FF"/>
          <w:u w:val="single"/>
        </w:rPr>
      </w:rPrChange>
    </w:rPr>
  </w:style>
  <w:style w:type="character" w:styleId="Emphasis">
    <w:name w:val="Emphasis"/>
    <w:basedOn w:val="DefaultParagraphFont"/>
    <w:uiPriority w:val="20"/>
    <w:qFormat/>
    <w:rsid w:val="006121CA"/>
    <w:rPr>
      <w:i/>
      <w:iCs/>
    </w:rPr>
  </w:style>
  <w:style w:type="character" w:customStyle="1" w:styleId="Heading1Char">
    <w:name w:val="Heading 1 Char"/>
    <w:basedOn w:val="DefaultParagraphFont"/>
    <w:link w:val="Heading1"/>
    <w:uiPriority w:val="9"/>
    <w:rsid w:val="00DC36F8"/>
    <w:rPr>
      <w:rFonts w:ascii="Verdana" w:eastAsiaTheme="majorEastAsia" w:hAnsi="Verdana" w:cstheme="majorBidi"/>
      <w:b/>
      <w:bCs/>
      <w:sz w:val="32"/>
      <w:szCs w:val="28"/>
      <w:lang w:val="en-US"/>
    </w:rPr>
  </w:style>
  <w:style w:type="paragraph" w:customStyle="1" w:styleId="issue-headerdescription">
    <w:name w:val="issue-header__description"/>
    <w:basedOn w:val="Normal"/>
    <w:rsid w:val="00DC36F8"/>
    <w:pPr>
      <w:spacing w:before="100" w:beforeAutospacing="1" w:after="100" w:afterAutospacing="1"/>
    </w:pPr>
    <w:rPr>
      <w:rFonts w:ascii="Times New Roman" w:eastAsiaTheme="minorHAnsi" w:hAnsi="Times New Roman"/>
      <w:lang w:val="en-GB" w:eastAsia="en-GB"/>
    </w:rPr>
  </w:style>
  <w:style w:type="paragraph" w:styleId="NormalWeb">
    <w:name w:val="Normal (Web)"/>
    <w:basedOn w:val="Normal"/>
    <w:uiPriority w:val="99"/>
    <w:unhideWhenUsed/>
    <w:rsid w:val="007C4A1B"/>
    <w:pPr>
      <w:spacing w:before="100" w:beforeAutospacing="1" w:after="100" w:afterAutospacing="1"/>
    </w:pPr>
    <w:rPr>
      <w:rFonts w:ascii="Times New Roman" w:eastAsiaTheme="minorHAnsi" w:hAnsi="Times New Roman" w:cs="Times New Roman"/>
      <w:lang w:val="en-GB" w:eastAsia="en-GB"/>
    </w:rPr>
  </w:style>
  <w:style w:type="paragraph" w:styleId="Revision">
    <w:name w:val="Revision"/>
    <w:hidden/>
    <w:uiPriority w:val="99"/>
    <w:semiHidden/>
    <w:rsid w:val="00A62610"/>
    <w:rPr>
      <w:rFonts w:ascii="Calibri" w:eastAsia="Calibri" w:hAnsi="Calibri" w:cs="Calibri"/>
      <w:color w:val="000000"/>
      <w:u w:color="000000"/>
      <w:bdr w:val="nil"/>
      <w:lang w:val="en-US" w:eastAsia="it-IT"/>
    </w:rPr>
  </w:style>
  <w:style w:type="character" w:styleId="UnresolvedMention">
    <w:name w:val="Unresolved Mention"/>
    <w:basedOn w:val="DefaultParagraphFont"/>
    <w:uiPriority w:val="99"/>
    <w:semiHidden/>
    <w:unhideWhenUsed/>
    <w:rsid w:val="00276A5B"/>
    <w:rPr>
      <w:color w:val="605E5C"/>
      <w:shd w:val="clear" w:color="auto" w:fill="E1DFDD"/>
      <w:rPrChange w:id="4" w:author="Sue Rogers" w:date="2026-09-25T20:00:00Z">
        <w:rPr>
          <w:color w:val="605E5C"/>
          <w:shd w:val="clear" w:color="auto" w:fill="E1DFDD"/>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861694">
      <w:bodyDiv w:val="1"/>
      <w:marLeft w:val="0"/>
      <w:marRight w:val="0"/>
      <w:marTop w:val="0"/>
      <w:marBottom w:val="0"/>
      <w:divBdr>
        <w:top w:val="none" w:sz="0" w:space="0" w:color="auto"/>
        <w:left w:val="none" w:sz="0" w:space="0" w:color="auto"/>
        <w:bottom w:val="none" w:sz="0" w:space="0" w:color="auto"/>
        <w:right w:val="none" w:sz="0" w:space="0" w:color="auto"/>
      </w:divBdr>
    </w:div>
    <w:div w:id="114373672">
      <w:bodyDiv w:val="1"/>
      <w:marLeft w:val="0"/>
      <w:marRight w:val="0"/>
      <w:marTop w:val="0"/>
      <w:marBottom w:val="0"/>
      <w:divBdr>
        <w:top w:val="none" w:sz="0" w:space="0" w:color="auto"/>
        <w:left w:val="none" w:sz="0" w:space="0" w:color="auto"/>
        <w:bottom w:val="none" w:sz="0" w:space="0" w:color="auto"/>
        <w:right w:val="none" w:sz="0" w:space="0" w:color="auto"/>
      </w:divBdr>
    </w:div>
    <w:div w:id="218903905">
      <w:bodyDiv w:val="1"/>
      <w:marLeft w:val="0"/>
      <w:marRight w:val="0"/>
      <w:marTop w:val="0"/>
      <w:marBottom w:val="0"/>
      <w:divBdr>
        <w:top w:val="none" w:sz="0" w:space="0" w:color="auto"/>
        <w:left w:val="none" w:sz="0" w:space="0" w:color="auto"/>
        <w:bottom w:val="none" w:sz="0" w:space="0" w:color="auto"/>
        <w:right w:val="none" w:sz="0" w:space="0" w:color="auto"/>
      </w:divBdr>
    </w:div>
    <w:div w:id="346369424">
      <w:bodyDiv w:val="1"/>
      <w:marLeft w:val="0"/>
      <w:marRight w:val="0"/>
      <w:marTop w:val="0"/>
      <w:marBottom w:val="0"/>
      <w:divBdr>
        <w:top w:val="none" w:sz="0" w:space="0" w:color="auto"/>
        <w:left w:val="none" w:sz="0" w:space="0" w:color="auto"/>
        <w:bottom w:val="none" w:sz="0" w:space="0" w:color="auto"/>
        <w:right w:val="none" w:sz="0" w:space="0" w:color="auto"/>
      </w:divBdr>
      <w:divsChild>
        <w:div w:id="86657640">
          <w:marLeft w:val="0"/>
          <w:marRight w:val="480"/>
          <w:marTop w:val="0"/>
          <w:marBottom w:val="0"/>
          <w:divBdr>
            <w:top w:val="none" w:sz="0" w:space="0" w:color="auto"/>
            <w:left w:val="none" w:sz="0" w:space="0" w:color="auto"/>
            <w:bottom w:val="none" w:sz="0" w:space="0" w:color="auto"/>
            <w:right w:val="none" w:sz="0" w:space="0" w:color="auto"/>
          </w:divBdr>
          <w:divsChild>
            <w:div w:id="568538833">
              <w:marLeft w:val="0"/>
              <w:marRight w:val="0"/>
              <w:marTop w:val="0"/>
              <w:marBottom w:val="0"/>
              <w:divBdr>
                <w:top w:val="none" w:sz="0" w:space="0" w:color="auto"/>
                <w:left w:val="none" w:sz="0" w:space="0" w:color="auto"/>
                <w:bottom w:val="none" w:sz="0" w:space="0" w:color="auto"/>
                <w:right w:val="none" w:sz="0" w:space="0" w:color="auto"/>
              </w:divBdr>
            </w:div>
          </w:divsChild>
        </w:div>
        <w:div w:id="579563642">
          <w:marLeft w:val="0"/>
          <w:marRight w:val="0"/>
          <w:marTop w:val="0"/>
          <w:marBottom w:val="0"/>
          <w:divBdr>
            <w:top w:val="none" w:sz="0" w:space="0" w:color="auto"/>
            <w:left w:val="none" w:sz="0" w:space="0" w:color="auto"/>
            <w:bottom w:val="none" w:sz="0" w:space="0" w:color="auto"/>
            <w:right w:val="none" w:sz="0" w:space="0" w:color="auto"/>
          </w:divBdr>
        </w:div>
      </w:divsChild>
    </w:div>
    <w:div w:id="471138773">
      <w:bodyDiv w:val="1"/>
      <w:marLeft w:val="0"/>
      <w:marRight w:val="0"/>
      <w:marTop w:val="0"/>
      <w:marBottom w:val="0"/>
      <w:divBdr>
        <w:top w:val="none" w:sz="0" w:space="0" w:color="auto"/>
        <w:left w:val="none" w:sz="0" w:space="0" w:color="auto"/>
        <w:bottom w:val="none" w:sz="0" w:space="0" w:color="auto"/>
        <w:right w:val="none" w:sz="0" w:space="0" w:color="auto"/>
      </w:divBdr>
    </w:div>
    <w:div w:id="489061043">
      <w:bodyDiv w:val="1"/>
      <w:marLeft w:val="0"/>
      <w:marRight w:val="0"/>
      <w:marTop w:val="0"/>
      <w:marBottom w:val="0"/>
      <w:divBdr>
        <w:top w:val="none" w:sz="0" w:space="0" w:color="auto"/>
        <w:left w:val="none" w:sz="0" w:space="0" w:color="auto"/>
        <w:bottom w:val="none" w:sz="0" w:space="0" w:color="auto"/>
        <w:right w:val="none" w:sz="0" w:space="0" w:color="auto"/>
      </w:divBdr>
    </w:div>
    <w:div w:id="776173062">
      <w:bodyDiv w:val="1"/>
      <w:marLeft w:val="0"/>
      <w:marRight w:val="0"/>
      <w:marTop w:val="0"/>
      <w:marBottom w:val="0"/>
      <w:divBdr>
        <w:top w:val="none" w:sz="0" w:space="0" w:color="auto"/>
        <w:left w:val="none" w:sz="0" w:space="0" w:color="auto"/>
        <w:bottom w:val="none" w:sz="0" w:space="0" w:color="auto"/>
        <w:right w:val="none" w:sz="0" w:space="0" w:color="auto"/>
      </w:divBdr>
      <w:divsChild>
        <w:div w:id="557664085">
          <w:marLeft w:val="0"/>
          <w:marRight w:val="0"/>
          <w:marTop w:val="0"/>
          <w:marBottom w:val="0"/>
          <w:divBdr>
            <w:top w:val="none" w:sz="0" w:space="0" w:color="auto"/>
            <w:left w:val="none" w:sz="0" w:space="0" w:color="auto"/>
            <w:bottom w:val="none" w:sz="0" w:space="0" w:color="auto"/>
            <w:right w:val="none" w:sz="0" w:space="0" w:color="auto"/>
          </w:divBdr>
          <w:divsChild>
            <w:div w:id="1131247191">
              <w:marLeft w:val="0"/>
              <w:marRight w:val="0"/>
              <w:marTop w:val="0"/>
              <w:marBottom w:val="0"/>
              <w:divBdr>
                <w:top w:val="none" w:sz="0" w:space="0" w:color="auto"/>
                <w:left w:val="none" w:sz="0" w:space="0" w:color="auto"/>
                <w:bottom w:val="none" w:sz="0" w:space="0" w:color="auto"/>
                <w:right w:val="none" w:sz="0" w:space="0" w:color="auto"/>
              </w:divBdr>
              <w:divsChild>
                <w:div w:id="725496223">
                  <w:marLeft w:val="0"/>
                  <w:marRight w:val="0"/>
                  <w:marTop w:val="0"/>
                  <w:marBottom w:val="0"/>
                  <w:divBdr>
                    <w:top w:val="none" w:sz="0" w:space="0" w:color="auto"/>
                    <w:left w:val="none" w:sz="0" w:space="0" w:color="auto"/>
                    <w:bottom w:val="none" w:sz="0" w:space="0" w:color="auto"/>
                    <w:right w:val="none" w:sz="0" w:space="0" w:color="auto"/>
                  </w:divBdr>
                  <w:divsChild>
                    <w:div w:id="21105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199341">
      <w:bodyDiv w:val="1"/>
      <w:marLeft w:val="0"/>
      <w:marRight w:val="0"/>
      <w:marTop w:val="0"/>
      <w:marBottom w:val="0"/>
      <w:divBdr>
        <w:top w:val="none" w:sz="0" w:space="0" w:color="auto"/>
        <w:left w:val="none" w:sz="0" w:space="0" w:color="auto"/>
        <w:bottom w:val="none" w:sz="0" w:space="0" w:color="auto"/>
        <w:right w:val="none" w:sz="0" w:space="0" w:color="auto"/>
      </w:divBdr>
    </w:div>
    <w:div w:id="846674332">
      <w:bodyDiv w:val="1"/>
      <w:marLeft w:val="0"/>
      <w:marRight w:val="0"/>
      <w:marTop w:val="0"/>
      <w:marBottom w:val="0"/>
      <w:divBdr>
        <w:top w:val="none" w:sz="0" w:space="0" w:color="auto"/>
        <w:left w:val="none" w:sz="0" w:space="0" w:color="auto"/>
        <w:bottom w:val="none" w:sz="0" w:space="0" w:color="auto"/>
        <w:right w:val="none" w:sz="0" w:space="0" w:color="auto"/>
      </w:divBdr>
    </w:div>
    <w:div w:id="920479789">
      <w:bodyDiv w:val="1"/>
      <w:marLeft w:val="0"/>
      <w:marRight w:val="0"/>
      <w:marTop w:val="0"/>
      <w:marBottom w:val="0"/>
      <w:divBdr>
        <w:top w:val="none" w:sz="0" w:space="0" w:color="auto"/>
        <w:left w:val="none" w:sz="0" w:space="0" w:color="auto"/>
        <w:bottom w:val="none" w:sz="0" w:space="0" w:color="auto"/>
        <w:right w:val="none" w:sz="0" w:space="0" w:color="auto"/>
      </w:divBdr>
    </w:div>
    <w:div w:id="1321889991">
      <w:bodyDiv w:val="1"/>
      <w:marLeft w:val="0"/>
      <w:marRight w:val="0"/>
      <w:marTop w:val="0"/>
      <w:marBottom w:val="0"/>
      <w:divBdr>
        <w:top w:val="none" w:sz="0" w:space="0" w:color="auto"/>
        <w:left w:val="none" w:sz="0" w:space="0" w:color="auto"/>
        <w:bottom w:val="none" w:sz="0" w:space="0" w:color="auto"/>
        <w:right w:val="none" w:sz="0" w:space="0" w:color="auto"/>
      </w:divBdr>
      <w:divsChild>
        <w:div w:id="582376780">
          <w:marLeft w:val="0"/>
          <w:marRight w:val="0"/>
          <w:marTop w:val="0"/>
          <w:marBottom w:val="0"/>
          <w:divBdr>
            <w:top w:val="none" w:sz="0" w:space="0" w:color="auto"/>
            <w:left w:val="none" w:sz="0" w:space="0" w:color="auto"/>
            <w:bottom w:val="none" w:sz="0" w:space="0" w:color="auto"/>
            <w:right w:val="none" w:sz="0" w:space="0" w:color="auto"/>
          </w:divBdr>
          <w:divsChild>
            <w:div w:id="133839527">
              <w:marLeft w:val="0"/>
              <w:marRight w:val="0"/>
              <w:marTop w:val="0"/>
              <w:marBottom w:val="0"/>
              <w:divBdr>
                <w:top w:val="none" w:sz="0" w:space="0" w:color="auto"/>
                <w:left w:val="none" w:sz="0" w:space="0" w:color="auto"/>
                <w:bottom w:val="none" w:sz="0" w:space="0" w:color="auto"/>
                <w:right w:val="none" w:sz="0" w:space="0" w:color="auto"/>
              </w:divBdr>
              <w:divsChild>
                <w:div w:id="17902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65256">
      <w:bodyDiv w:val="1"/>
      <w:marLeft w:val="0"/>
      <w:marRight w:val="0"/>
      <w:marTop w:val="0"/>
      <w:marBottom w:val="0"/>
      <w:divBdr>
        <w:top w:val="none" w:sz="0" w:space="0" w:color="auto"/>
        <w:left w:val="none" w:sz="0" w:space="0" w:color="auto"/>
        <w:bottom w:val="none" w:sz="0" w:space="0" w:color="auto"/>
        <w:right w:val="none" w:sz="0" w:space="0" w:color="auto"/>
      </w:divBdr>
      <w:divsChild>
        <w:div w:id="2098360904">
          <w:marLeft w:val="0"/>
          <w:marRight w:val="0"/>
          <w:marTop w:val="0"/>
          <w:marBottom w:val="0"/>
          <w:divBdr>
            <w:top w:val="none" w:sz="0" w:space="0" w:color="auto"/>
            <w:left w:val="none" w:sz="0" w:space="0" w:color="auto"/>
            <w:bottom w:val="none" w:sz="0" w:space="0" w:color="auto"/>
            <w:right w:val="none" w:sz="0" w:space="0" w:color="auto"/>
          </w:divBdr>
          <w:divsChild>
            <w:div w:id="1151213874">
              <w:marLeft w:val="0"/>
              <w:marRight w:val="0"/>
              <w:marTop w:val="0"/>
              <w:marBottom w:val="0"/>
              <w:divBdr>
                <w:top w:val="none" w:sz="0" w:space="0" w:color="auto"/>
                <w:left w:val="none" w:sz="0" w:space="0" w:color="auto"/>
                <w:bottom w:val="none" w:sz="0" w:space="0" w:color="auto"/>
                <w:right w:val="none" w:sz="0" w:space="0" w:color="auto"/>
              </w:divBdr>
              <w:divsChild>
                <w:div w:id="4790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70116">
      <w:bodyDiv w:val="1"/>
      <w:marLeft w:val="0"/>
      <w:marRight w:val="0"/>
      <w:marTop w:val="0"/>
      <w:marBottom w:val="0"/>
      <w:divBdr>
        <w:top w:val="none" w:sz="0" w:space="0" w:color="auto"/>
        <w:left w:val="none" w:sz="0" w:space="0" w:color="auto"/>
        <w:bottom w:val="none" w:sz="0" w:space="0" w:color="auto"/>
        <w:right w:val="none" w:sz="0" w:space="0" w:color="auto"/>
      </w:divBdr>
    </w:div>
    <w:div w:id="1521431579">
      <w:bodyDiv w:val="1"/>
      <w:marLeft w:val="0"/>
      <w:marRight w:val="0"/>
      <w:marTop w:val="0"/>
      <w:marBottom w:val="0"/>
      <w:divBdr>
        <w:top w:val="none" w:sz="0" w:space="0" w:color="auto"/>
        <w:left w:val="none" w:sz="0" w:space="0" w:color="auto"/>
        <w:bottom w:val="none" w:sz="0" w:space="0" w:color="auto"/>
        <w:right w:val="none" w:sz="0" w:space="0" w:color="auto"/>
      </w:divBdr>
    </w:div>
    <w:div w:id="1561985369">
      <w:bodyDiv w:val="1"/>
      <w:marLeft w:val="0"/>
      <w:marRight w:val="0"/>
      <w:marTop w:val="0"/>
      <w:marBottom w:val="0"/>
      <w:divBdr>
        <w:top w:val="none" w:sz="0" w:space="0" w:color="auto"/>
        <w:left w:val="none" w:sz="0" w:space="0" w:color="auto"/>
        <w:bottom w:val="none" w:sz="0" w:space="0" w:color="auto"/>
        <w:right w:val="none" w:sz="0" w:space="0" w:color="auto"/>
      </w:divBdr>
    </w:div>
    <w:div w:id="1724596406">
      <w:bodyDiv w:val="1"/>
      <w:marLeft w:val="0"/>
      <w:marRight w:val="0"/>
      <w:marTop w:val="0"/>
      <w:marBottom w:val="0"/>
      <w:divBdr>
        <w:top w:val="none" w:sz="0" w:space="0" w:color="auto"/>
        <w:left w:val="none" w:sz="0" w:space="0" w:color="auto"/>
        <w:bottom w:val="none" w:sz="0" w:space="0" w:color="auto"/>
        <w:right w:val="none" w:sz="0" w:space="0" w:color="auto"/>
      </w:divBdr>
    </w:div>
    <w:div w:id="2027361638">
      <w:bodyDiv w:val="1"/>
      <w:marLeft w:val="0"/>
      <w:marRight w:val="0"/>
      <w:marTop w:val="0"/>
      <w:marBottom w:val="0"/>
      <w:divBdr>
        <w:top w:val="none" w:sz="0" w:space="0" w:color="auto"/>
        <w:left w:val="none" w:sz="0" w:space="0" w:color="auto"/>
        <w:bottom w:val="none" w:sz="0" w:space="0" w:color="auto"/>
        <w:right w:val="none" w:sz="0" w:space="0" w:color="auto"/>
      </w:divBdr>
      <w:divsChild>
        <w:div w:id="1647709088">
          <w:marLeft w:val="0"/>
          <w:marRight w:val="0"/>
          <w:marTop w:val="0"/>
          <w:marBottom w:val="0"/>
          <w:divBdr>
            <w:top w:val="none" w:sz="0" w:space="0" w:color="auto"/>
            <w:left w:val="none" w:sz="0" w:space="0" w:color="auto"/>
            <w:bottom w:val="none" w:sz="0" w:space="0" w:color="auto"/>
            <w:right w:val="none" w:sz="0" w:space="0" w:color="auto"/>
          </w:divBdr>
          <w:divsChild>
            <w:div w:id="2098481964">
              <w:marLeft w:val="0"/>
              <w:marRight w:val="0"/>
              <w:marTop w:val="0"/>
              <w:marBottom w:val="0"/>
              <w:divBdr>
                <w:top w:val="none" w:sz="0" w:space="0" w:color="auto"/>
                <w:left w:val="none" w:sz="0" w:space="0" w:color="auto"/>
                <w:bottom w:val="none" w:sz="0" w:space="0" w:color="auto"/>
                <w:right w:val="none" w:sz="0" w:space="0" w:color="auto"/>
              </w:divBdr>
              <w:divsChild>
                <w:div w:id="8039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F1A5C7B-8D93-EA44-B60B-6713A82B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2</Pages>
  <Words>10329</Words>
  <Characters>58879</Characters>
  <Application>Microsoft Office Word</Application>
  <DocSecurity>0</DocSecurity>
  <Lines>490</Lines>
  <Paragraphs>138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I.</vt:lpstr>
      <vt:lpstr/>
      <vt:lpstr>II.</vt:lpstr>
      <vt:lpstr/>
      <vt:lpstr>III. </vt:lpstr>
      <vt:lpstr/>
      <vt:lpstr>IV.</vt:lpstr>
      <vt:lpstr/>
    </vt:vector>
  </TitlesOfParts>
  <Company/>
  <LinksUpToDate>false</LinksUpToDate>
  <CharactersWithSpaces>69070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Rubinelli,LL</dc:creator>
  <cp:keywords/>
  <dc:description/>
  <cp:lastModifiedBy>Arthur Souza Rodrigues</cp:lastModifiedBy>
  <cp:revision>1</cp:revision>
  <cp:lastPrinted>2017-05-29T15:04:00Z</cp:lastPrinted>
  <dcterms:created xsi:type="dcterms:W3CDTF">2018-01-24T11:11:00Z</dcterms:created>
  <dcterms:modified xsi:type="dcterms:W3CDTF">2026-09-26T00:00:00Z</dcterms:modified>
</cp:coreProperties>
</file>