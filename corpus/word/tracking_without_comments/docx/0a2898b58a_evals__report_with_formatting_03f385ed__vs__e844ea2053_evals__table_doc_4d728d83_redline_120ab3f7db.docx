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39E5" w14:textId="77777777" w:rsidR="0033780E" w:rsidRDefault="00CE2FDC">
      <w:pPr>
        <w:pStyle w:val="Heading1"/>
        <w:rPr>
          <w:del w:id="15" w:author="Caio Pizzol" w:date="2026-08-03T22:17:00Z" w16du:dateUtc="2026-08-04T02:17:00Z"/>
        </w:rPr>
      </w:pPr>
      <w:del w:id="16" w:author="Caio Pizzol" w:date="2026-08-03T22:17:00Z" w16du:dateUtc="2026-08-04T02:17:00Z">
        <w:r>
          <w:delText>Q3 2025 Clinical Trial Progress Report</w:delText>
        </w:r>
      </w:del>
    </w:p>
    <w:p w14:paraId="5E1DD17E" w14:textId="77777777" w:rsidR="0033780E" w:rsidRDefault="00CE2FDC">
      <w:pPr>
        <w:jc w:val="center"/>
        <w:rPr>
          <w:del w:id="17" w:author="Caio Pizzol" w:date="2026-08-03T22:17:00Z" w16du:dateUtc="2026-08-04T02:17:00Z"/>
        </w:rPr>
      </w:pPr>
      <w:del w:id="18" w:author="Caio Pizzol" w:date="2026-08-03T22:17:00Z" w16du:dateUtc="2026-08-04T02:17:00Z">
        <w:r>
          <w:rPr>
            <w:b/>
          </w:rPr>
          <w:delText>Protocol: TRIAL-2025-001</w:delText>
        </w:r>
      </w:del>
    </w:p>
    <w:p w14:paraId="38FABDAB" w14:textId="77777777" w:rsidR="0033780E" w:rsidRDefault="0033780E">
      <w:pPr>
        <w:rPr>
          <w:del w:id="19" w:author="Caio Pizzol" w:date="2026-08-03T22:17:00Z" w16du:dateUtc="2026-08-04T02:17:00Z"/>
        </w:rPr>
      </w:pPr>
    </w:p>
    <w:p w14:paraId="064B1C5F" w14:textId="77777777" w:rsidR="0033780E" w:rsidRDefault="00CE2FDC">
      <w:pPr>
        <w:pStyle w:val="Heading1"/>
        <w:rPr>
          <w:del w:id="20" w:author="Caio Pizzol" w:date="2026-08-03T22:17:00Z" w16du:dateUtc="2026-08-04T02:17:00Z"/>
        </w:rPr>
      </w:pPr>
      <w:del w:id="21" w:author="Caio Pizzol" w:date="2026-08-03T22:17:00Z" w16du:dateUtc="2026-08-04T02:17:00Z">
        <w:r>
          <w:delText>Executive Summary</w:delText>
        </w:r>
      </w:del>
    </w:p>
    <w:p w14:paraId="0A8C146C" w14:textId="77777777" w:rsidR="0033780E" w:rsidRDefault="00CE2FDC">
      <w:pPr>
        <w:rPr>
          <w:del w:id="22" w:author="Caio Pizzol" w:date="2026-08-03T22:17:00Z" w16du:dateUtc="2026-08-04T02:17:00Z"/>
        </w:rPr>
      </w:pPr>
      <w:del w:id="23" w:author="Caio Pizzol" w:date="2026-08-03T22:17:00Z" w16du:dateUtc="2026-08-04T02:17:00Z">
        <w:r>
          <w:delText xml:space="preserve">This report summarizes the progress of the Phase III clinical trial </w:delText>
        </w:r>
        <w:r>
          <w:rPr>
            <w:b/>
          </w:rPr>
          <w:delText>TRIAL-2025-001</w:delText>
        </w:r>
        <w:r>
          <w:delText xml:space="preserve"> evaluating the efficacy and safety of </w:delText>
        </w:r>
        <w:r>
          <w:rPr>
            <w:i/>
          </w:rPr>
          <w:delText>Compound XR-7</w:delText>
        </w:r>
        <w:r>
          <w:delText xml:space="preserve"> in patients with moderate-to-severe rheumatoid arthritis. The trial is sponsored by MedPharm Global Inc. and is being conducted across three sites in the United States. As of the end of Q3 2025, overall enrollment stands at 125 of 150 target patients (83% completion).</w:delText>
        </w:r>
      </w:del>
    </w:p>
    <w:p w14:paraId="3AF837A5" w14:textId="77777777" w:rsidR="0033780E" w:rsidRDefault="00CE2FDC">
      <w:pPr>
        <w:pStyle w:val="Heading1"/>
        <w:rPr>
          <w:del w:id="24" w:author="Caio Pizzol" w:date="2026-08-03T22:17:00Z" w16du:dateUtc="2026-08-04T02:17:00Z"/>
        </w:rPr>
      </w:pPr>
      <w:del w:id="25" w:author="Caio Pizzol" w:date="2026-08-03T22:17:00Z" w16du:dateUtc="2026-08-04T02:17:00Z">
        <w:r>
          <w:delText>Study Overview</w:delText>
        </w:r>
      </w:del>
    </w:p>
    <w:p w14:paraId="5F7B888F" w14:textId="77777777" w:rsidR="0033780E" w:rsidRDefault="00CE2FDC">
      <w:pPr>
        <w:rPr>
          <w:del w:id="26" w:author="Caio Pizzol" w:date="2026-08-03T22:17:00Z" w16du:dateUtc="2026-08-04T02:17:00Z"/>
        </w:rPr>
      </w:pPr>
      <w:del w:id="27" w:author="Caio Pizzol" w:date="2026-08-03T22:17:00Z" w16du:dateUtc="2026-08-04T02:17:00Z">
        <w:r>
          <w:delText>Study Title: A Randomized, Double-Blind, Placebo-Controlled Phase III Trial of Compound XR-7 for the Treatment of Moderate-to-Severe Rheumatoid Arthritis</w:delText>
        </w:r>
      </w:del>
    </w:p>
    <w:p w14:paraId="2132CB10" w14:textId="77777777" w:rsidR="0033780E" w:rsidRDefault="00CE2FDC">
      <w:pPr>
        <w:rPr>
          <w:del w:id="28" w:author="Caio Pizzol" w:date="2026-08-03T22:17:00Z" w16du:dateUtc="2026-08-04T02:17:00Z"/>
        </w:rPr>
      </w:pPr>
      <w:del w:id="29" w:author="Caio Pizzol" w:date="2026-08-03T22:17:00Z" w16du:dateUtc="2026-08-04T02:17:00Z">
        <w:r>
          <w:delText>Sponsor: MedPharm Global Inc.</w:delText>
        </w:r>
      </w:del>
    </w:p>
    <w:p w14:paraId="34A4FAFB" w14:textId="77777777" w:rsidR="0033780E" w:rsidRDefault="00CE2FDC">
      <w:pPr>
        <w:rPr>
          <w:del w:id="30" w:author="Caio Pizzol" w:date="2026-08-03T22:17:00Z" w16du:dateUtc="2026-08-04T02:17:00Z"/>
        </w:rPr>
      </w:pPr>
      <w:del w:id="31" w:author="Caio Pizzol" w:date="2026-08-03T22:17:00Z" w16du:dateUtc="2026-08-04T02:17:00Z">
        <w:r>
          <w:delText>Phase: III</w:delText>
        </w:r>
      </w:del>
    </w:p>
    <w:p w14:paraId="383D44AD" w14:textId="77777777" w:rsidR="0033780E" w:rsidRDefault="00CE2FDC">
      <w:pPr>
        <w:rPr>
          <w:del w:id="32" w:author="Caio Pizzol" w:date="2026-08-03T22:17:00Z" w16du:dateUtc="2026-08-04T02:17:00Z"/>
        </w:rPr>
      </w:pPr>
      <w:del w:id="33" w:author="Caio Pizzol" w:date="2026-08-03T22:17:00Z" w16du:dateUtc="2026-08-04T02:17:00Z">
        <w:r>
          <w:delText>ClinicalTrials.gov Identifier: NCT05001234</w:delText>
        </w:r>
      </w:del>
    </w:p>
    <w:p w14:paraId="2180845B" w14:textId="77777777" w:rsidR="0033780E" w:rsidRDefault="00CE2FDC">
      <w:pPr>
        <w:pStyle w:val="Heading1"/>
        <w:rPr>
          <w:del w:id="34" w:author="Caio Pizzol" w:date="2026-08-03T22:17:00Z" w16du:dateUtc="2026-08-04T02:17:00Z"/>
        </w:rPr>
      </w:pPr>
      <w:del w:id="35" w:author="Caio Pizzol" w:date="2026-08-03T22:17:00Z" w16du:dateUtc="2026-08-04T02:17:00Z">
        <w:r>
          <w:delText>Patient Enrollment</w:delText>
        </w:r>
      </w:del>
    </w:p>
    <w:p w14:paraId="5A6252ED" w14:textId="77777777" w:rsidR="0033780E" w:rsidRDefault="00CE2FDC">
      <w:pPr>
        <w:rPr>
          <w:del w:id="36" w:author="Caio Pizzol" w:date="2026-08-03T22:17:00Z" w16du:dateUtc="2026-08-04T02:17:00Z"/>
        </w:rPr>
      </w:pPr>
      <w:del w:id="37" w:author="Caio Pizzol" w:date="2026-08-03T22:17:00Z" w16du:dateUtc="2026-08-04T02:17:00Z">
        <w:r>
          <w:delText>The following table summarizes enrollment status across all participating sites:</w:delText>
        </w:r>
      </w:del>
    </w:p>
    <w:tbl>
      <w:tblPr>
        <w:tblStyle w:val="GridTable4-Accent1"/>
        <w:tblW w:w="0" w:type="auto"/>
        <w:tblLook w:val="04A0" w:firstRow="1" w:lastRow="0" w:firstColumn="1" w:lastColumn="0" w:noHBand="0" w:noVBand="1"/>
        <w:tblPrChange w:id="38" w:author="Caio Pizzol" w:date="2026-08-03T22:17:00Z" w16du:dateUtc="2026-08-04T02:17:00Z">
          <w:tblPr>
            <w:tblStyle w:val="TableGrid"/>
            <w:tblW w:w="0" w:type="auto"/>
            <w:tblLook w:val="04A0" w:firstRow="1" w:lastRow="0" w:firstColumn="1" w:lastColumn="0" w:noHBand="0" w:noVBand="1"/>
          </w:tblPr>
        </w:tblPrChange>
      </w:tblPr>
      <w:tblGrid>
        <w:gridCol w:w="1898"/>
        <w:gridCol w:w="2836"/>
        <w:gridCol w:w="2338"/>
        <w:gridCol w:w="2338"/>
        <w:tblGridChange w:id="39">
          <w:tblGrid>
            <w:gridCol w:w="1898"/>
            <w:gridCol w:w="262"/>
            <w:gridCol w:w="2160"/>
            <w:gridCol w:w="414"/>
            <w:gridCol w:w="1746"/>
            <w:gridCol w:w="592"/>
            <w:gridCol w:w="1568"/>
            <w:gridCol w:w="770"/>
          </w:tblGrid>
        </w:tblGridChange>
      </w:tblGrid>
      <w:tr w:rsidR="0033780E" w14:paraId="57F2D75B" w14:textId="77777777" w:rsidTr="00532C81">
        <w:trPr>
          <w:cnfStyle w:val="100000000000" w:firstRow="1" w:lastRow="0" w:firstColumn="0" w:lastColumn="0" w:oddVBand="0" w:evenVBand="0" w:oddHBand="0" w:evenHBand="0" w:firstRowFirstColumn="0" w:firstRowLastColumn="0" w:lastRowFirstColumn="0" w:lastRowLastColumn="0"/>
          <w:trPrChange w:id="40" w:author="Caio Pizzol" w:date="2026-08-03T22:17:00Z" w16du:dateUtc="2026-08-04T02:17:00Z">
            <w:trPr>
              <w:gridAfter w:val="0"/>
            </w:trPr>
          </w:trPrChange>
        </w:trPr>
        <w:tc>
          <w:tcPr>
            <w:cnfStyle w:val="001000000000" w:firstRow="0" w:lastRow="0" w:firstColumn="1" w:lastColumn="0" w:oddVBand="0" w:evenVBand="0" w:oddHBand="0" w:evenHBand="0" w:firstRowFirstColumn="0" w:firstRowLastColumn="0" w:lastRowFirstColumn="0" w:lastRowLastColumn="0"/>
            <w:tcW w:w="1838" w:type="dxa"/>
            <w:tcPrChange w:id="41" w:author="Caio Pizzol" w:date="2026-08-03T22:17:00Z" w16du:dateUtc="2026-08-04T02:17:00Z">
              <w:tcPr>
                <w:tcW w:w="2160" w:type="dxa"/>
                <w:gridSpan w:val="2"/>
              </w:tcPr>
            </w:tcPrChange>
          </w:tcPr>
          <w:p w14:paraId="09142CF6" w14:textId="77777777" w:rsidR="0033780E" w:rsidRDefault="00532C81">
            <w:pPr>
              <w:cnfStyle w:val="101000000000" w:firstRow="1" w:lastRow="0" w:firstColumn="1" w:lastColumn="0" w:oddVBand="0" w:evenVBand="0" w:oddHBand="0" w:evenHBand="0" w:firstRowFirstColumn="0" w:firstRowLastColumn="0" w:lastRowFirstColumn="0" w:lastRowLastColumn="0"/>
            </w:pPr>
            <w:ins w:id="42" w:author="Caio Pizzol" w:date="2026-08-03T22:17:00Z" w16du:dateUtc="2026-08-04T02:17:00Z">
              <w:r>
                <w:t>Component</w:t>
              </w:r>
            </w:ins>
            <w:del w:id="43" w:author="Caio Pizzol" w:date="2026-08-03T22:17:00Z" w16du:dateUtc="2026-08-04T02:17:00Z">
              <w:r w:rsidR="00CE2FDC">
                <w:delText>Site</w:delText>
              </w:r>
            </w:del>
          </w:p>
        </w:tc>
        <w:tc>
          <w:tcPr>
            <w:tcW w:w="2836" w:type="dxa"/>
            <w:tcPrChange w:id="44" w:author="Caio Pizzol" w:date="2026-08-03T22:17:00Z" w16du:dateUtc="2026-08-04T02:17:00Z">
              <w:tcPr>
                <w:tcW w:w="2160" w:type="dxa"/>
              </w:tcPr>
            </w:tcPrChange>
          </w:tcPr>
          <w:p w14:paraId="660D8B31" w14:textId="77777777" w:rsidR="0033780E" w:rsidRDefault="00532C81">
            <w:pPr>
              <w:cnfStyle w:val="100000000000" w:firstRow="1" w:lastRow="0" w:firstColumn="0" w:lastColumn="0" w:oddVBand="0" w:evenVBand="0" w:oddHBand="0" w:evenHBand="0" w:firstRowFirstColumn="0" w:firstRowLastColumn="0" w:lastRowFirstColumn="0" w:lastRowLastColumn="0"/>
            </w:pPr>
            <w:ins w:id="45" w:author="Caio Pizzol" w:date="2026-08-03T22:17:00Z" w16du:dateUtc="2026-08-04T02:17:00Z">
              <w:r>
                <w:t>Container Image Tag</w:t>
              </w:r>
            </w:ins>
            <w:del w:id="46" w:author="Caio Pizzol" w:date="2026-08-03T22:17:00Z" w16du:dateUtc="2026-08-04T02:17:00Z">
              <w:r w:rsidR="00CE2FDC">
                <w:delText>Enrolled</w:delText>
              </w:r>
            </w:del>
          </w:p>
        </w:tc>
        <w:tc>
          <w:tcPr>
            <w:tcW w:w="2338" w:type="dxa"/>
            <w:tcPrChange w:id="47" w:author="Caio Pizzol" w:date="2026-08-03T22:17:00Z" w16du:dateUtc="2026-08-04T02:17:00Z">
              <w:tcPr>
                <w:tcW w:w="2160" w:type="dxa"/>
                <w:gridSpan w:val="2"/>
              </w:tcPr>
            </w:tcPrChange>
          </w:tcPr>
          <w:p w14:paraId="30A1CEFD" w14:textId="77777777" w:rsidR="0033780E" w:rsidRDefault="00532C81">
            <w:pPr>
              <w:cnfStyle w:val="100000000000" w:firstRow="1" w:lastRow="0" w:firstColumn="0" w:lastColumn="0" w:oddVBand="0" w:evenVBand="0" w:oddHBand="0" w:evenHBand="0" w:firstRowFirstColumn="0" w:firstRowLastColumn="0" w:lastRowFirstColumn="0" w:lastRowLastColumn="0"/>
            </w:pPr>
            <w:ins w:id="48" w:author="Caio Pizzol" w:date="2026-08-03T22:17:00Z" w16du:dateUtc="2026-08-04T02:17:00Z">
              <w:r>
                <w:t>Version</w:t>
              </w:r>
            </w:ins>
            <w:del w:id="49" w:author="Caio Pizzol" w:date="2026-08-03T22:17:00Z" w16du:dateUtc="2026-08-04T02:17:00Z">
              <w:r w:rsidR="00CE2FDC">
                <w:delText>Target</w:delText>
              </w:r>
            </w:del>
          </w:p>
        </w:tc>
        <w:tc>
          <w:tcPr>
            <w:tcW w:w="2338" w:type="dxa"/>
            <w:tcPrChange w:id="50" w:author="Caio Pizzol" w:date="2026-08-03T22:17:00Z" w16du:dateUtc="2026-08-04T02:17:00Z">
              <w:tcPr>
                <w:tcW w:w="2160" w:type="dxa"/>
                <w:gridSpan w:val="2"/>
              </w:tcPr>
            </w:tcPrChange>
          </w:tcPr>
          <w:p w14:paraId="4A8E80DF" w14:textId="77777777" w:rsidR="0033780E" w:rsidRDefault="00532C81">
            <w:pPr>
              <w:cnfStyle w:val="100000000000" w:firstRow="1" w:lastRow="0" w:firstColumn="0" w:lastColumn="0" w:oddVBand="0" w:evenVBand="0" w:oddHBand="0" w:evenHBand="0" w:firstRowFirstColumn="0" w:firstRowLastColumn="0" w:lastRowFirstColumn="0" w:lastRowLastColumn="0"/>
            </w:pPr>
            <w:ins w:id="51" w:author="Caio Pizzol" w:date="2026-08-03T22:17:00Z" w16du:dateUtc="2026-08-04T02:17:00Z">
              <w:r>
                <w:t>Release Date</w:t>
              </w:r>
            </w:ins>
            <w:del w:id="52" w:author="Caio Pizzol" w:date="2026-08-03T22:17:00Z" w16du:dateUtc="2026-08-04T02:17:00Z">
              <w:r w:rsidR="00CE2FDC">
                <w:delText>Status</w:delText>
              </w:r>
            </w:del>
          </w:p>
        </w:tc>
      </w:tr>
      <w:tr w:rsidR="0033780E" w14:paraId="1282D8B8" w14:textId="77777777" w:rsidTr="00532C81">
        <w:trPr>
          <w:cnfStyle w:val="000000100000" w:firstRow="0" w:lastRow="0" w:firstColumn="0" w:lastColumn="0" w:oddVBand="0" w:evenVBand="0" w:oddHBand="1" w:evenHBand="0" w:firstRowFirstColumn="0" w:firstRowLastColumn="0" w:lastRowFirstColumn="0" w:lastRowLastColumn="0"/>
          <w:trPrChange w:id="53" w:author="Caio Pizzol" w:date="2026-08-03T22:17:00Z" w16du:dateUtc="2026-08-04T02:17:00Z">
            <w:trPr>
              <w:gridAfter w:val="0"/>
            </w:trPr>
          </w:trPrChange>
        </w:trPr>
        <w:tc>
          <w:tcPr>
            <w:cnfStyle w:val="001000000000" w:firstRow="0" w:lastRow="0" w:firstColumn="1" w:lastColumn="0" w:oddVBand="0" w:evenVBand="0" w:oddHBand="0" w:evenHBand="0" w:firstRowFirstColumn="0" w:firstRowLastColumn="0" w:lastRowFirstColumn="0" w:lastRowLastColumn="0"/>
            <w:tcW w:w="1838" w:type="dxa"/>
            <w:tcPrChange w:id="54" w:author="Caio Pizzol" w:date="2026-08-03T22:17:00Z" w16du:dateUtc="2026-08-04T02:17:00Z">
              <w:tcPr>
                <w:tcW w:w="2160" w:type="dxa"/>
                <w:gridSpan w:val="2"/>
              </w:tcPr>
            </w:tcPrChange>
          </w:tcPr>
          <w:p w14:paraId="1A3CB0ED" w14:textId="77777777" w:rsidR="0033780E" w:rsidRDefault="00532C81">
            <w:pPr>
              <w:cnfStyle w:val="001000100000" w:firstRow="0" w:lastRow="0" w:firstColumn="1" w:lastColumn="0" w:oddVBand="0" w:evenVBand="0" w:oddHBand="1" w:evenHBand="0" w:firstRowFirstColumn="0" w:firstRowLastColumn="0" w:lastRowFirstColumn="0" w:lastRowLastColumn="0"/>
            </w:pPr>
            <w:ins w:id="55" w:author="Caio Pizzol" w:date="2026-08-03T22:17:00Z" w16du:dateUtc="2026-08-04T02:17:00Z">
              <w:r>
                <w:t>Test</w:t>
              </w:r>
            </w:ins>
            <w:del w:id="56" w:author="Caio Pizzol" w:date="2026-08-03T22:17:00Z" w16du:dateUtc="2026-08-04T02:17:00Z">
              <w:r w:rsidR="00CE2FDC">
                <w:delText>Memorial Hospital</w:delText>
              </w:r>
            </w:del>
          </w:p>
        </w:tc>
        <w:tc>
          <w:tcPr>
            <w:tcW w:w="2836" w:type="dxa"/>
            <w:tcPrChange w:id="57" w:author="Caio Pizzol" w:date="2026-08-03T22:17:00Z" w16du:dateUtc="2026-08-04T02:17:00Z">
              <w:tcPr>
                <w:tcW w:w="2160" w:type="dxa"/>
              </w:tcPr>
            </w:tcPrChange>
          </w:tcPr>
          <w:p w14:paraId="255C3909" w14:textId="77777777" w:rsidR="0033780E" w:rsidRDefault="00532C81">
            <w:pPr>
              <w:cnfStyle w:val="000000100000" w:firstRow="0" w:lastRow="0" w:firstColumn="0" w:lastColumn="0" w:oddVBand="0" w:evenVBand="0" w:oddHBand="1" w:evenHBand="0" w:firstRowFirstColumn="0" w:firstRowLastColumn="0" w:lastRowFirstColumn="0" w:lastRowLastColumn="0"/>
            </w:pPr>
            <w:ins w:id="58" w:author="Caio Pizzol" w:date="2026-08-03T22:17:00Z" w16du:dateUtc="2026-08-04T02:17:00Z">
              <w:r>
                <w:t>Test</w:t>
              </w:r>
            </w:ins>
            <w:del w:id="59" w:author="Caio Pizzol" w:date="2026-08-03T22:17:00Z" w16du:dateUtc="2026-08-04T02:17:00Z">
              <w:r w:rsidR="00CE2FDC">
                <w:delText>45</w:delText>
              </w:r>
            </w:del>
          </w:p>
        </w:tc>
        <w:tc>
          <w:tcPr>
            <w:tcW w:w="2338" w:type="dxa"/>
            <w:tcPrChange w:id="60" w:author="Caio Pizzol" w:date="2026-08-03T22:17:00Z" w16du:dateUtc="2026-08-04T02:17:00Z">
              <w:tcPr>
                <w:tcW w:w="2160" w:type="dxa"/>
                <w:gridSpan w:val="2"/>
              </w:tcPr>
            </w:tcPrChange>
          </w:tcPr>
          <w:p w14:paraId="5E04C5F1" w14:textId="77777777" w:rsidR="0033780E" w:rsidRDefault="00532C81">
            <w:pPr>
              <w:cnfStyle w:val="000000100000" w:firstRow="0" w:lastRow="0" w:firstColumn="0" w:lastColumn="0" w:oddVBand="0" w:evenVBand="0" w:oddHBand="1" w:evenHBand="0" w:firstRowFirstColumn="0" w:firstRowLastColumn="0" w:lastRowFirstColumn="0" w:lastRowLastColumn="0"/>
            </w:pPr>
            <w:ins w:id="61" w:author="Caio Pizzol" w:date="2026-08-03T22:17:00Z" w16du:dateUtc="2026-08-04T02:17:00Z">
              <w:r>
                <w:t>Test</w:t>
              </w:r>
            </w:ins>
            <w:del w:id="62" w:author="Caio Pizzol" w:date="2026-08-03T22:17:00Z" w16du:dateUtc="2026-08-04T02:17:00Z">
              <w:r w:rsidR="00CE2FDC">
                <w:delText>50</w:delText>
              </w:r>
            </w:del>
          </w:p>
        </w:tc>
        <w:tc>
          <w:tcPr>
            <w:tcW w:w="2338" w:type="dxa"/>
            <w:tcPrChange w:id="63" w:author="Caio Pizzol" w:date="2026-08-03T22:17:00Z" w16du:dateUtc="2026-08-04T02:17:00Z">
              <w:tcPr>
                <w:tcW w:w="2160" w:type="dxa"/>
                <w:gridSpan w:val="2"/>
              </w:tcPr>
            </w:tcPrChange>
          </w:tcPr>
          <w:p w14:paraId="782A86D0" w14:textId="77777777" w:rsidR="0033780E" w:rsidRDefault="00532C81">
            <w:pPr>
              <w:cnfStyle w:val="000000100000" w:firstRow="0" w:lastRow="0" w:firstColumn="0" w:lastColumn="0" w:oddVBand="0" w:evenVBand="0" w:oddHBand="1" w:evenHBand="0" w:firstRowFirstColumn="0" w:firstRowLastColumn="0" w:lastRowFirstColumn="0" w:lastRowLastColumn="0"/>
            </w:pPr>
            <w:ins w:id="64" w:author="Caio Pizzol" w:date="2026-08-03T22:17:00Z" w16du:dateUtc="2026-08-04T02:17:00Z">
              <w:r>
                <w:t>January 22, 2026</w:t>
              </w:r>
            </w:ins>
            <w:del w:id="65" w:author="Caio Pizzol" w:date="2026-08-03T22:17:00Z" w16du:dateUtc="2026-08-04T02:17:00Z">
              <w:r w:rsidR="00CE2FDC">
                <w:delText>On Track</w:delText>
              </w:r>
            </w:del>
          </w:p>
        </w:tc>
      </w:tr>
      <w:tr w:rsidR="0033780E" w14:paraId="70ACAE22" w14:textId="77777777" w:rsidTr="00532C81">
        <w:trPr>
          <w:trPrChange w:id="66" w:author="Caio Pizzol" w:date="2026-08-03T22:17:00Z" w16du:dateUtc="2026-08-04T02:17:00Z">
            <w:trPr>
              <w:gridAfter w:val="0"/>
            </w:trPr>
          </w:trPrChange>
        </w:trPr>
        <w:tc>
          <w:tcPr>
            <w:cnfStyle w:val="001000000000" w:firstRow="0" w:lastRow="0" w:firstColumn="1" w:lastColumn="0" w:oddVBand="0" w:evenVBand="0" w:oddHBand="0" w:evenHBand="0" w:firstRowFirstColumn="0" w:firstRowLastColumn="0" w:lastRowFirstColumn="0" w:lastRowLastColumn="0"/>
            <w:tcW w:w="1838" w:type="dxa"/>
            <w:tcPrChange w:id="67" w:author="Caio Pizzol" w:date="2026-08-03T22:17:00Z" w16du:dateUtc="2026-08-04T02:17:00Z">
              <w:tcPr>
                <w:tcW w:w="2160" w:type="dxa"/>
                <w:gridSpan w:val="2"/>
              </w:tcPr>
            </w:tcPrChange>
          </w:tcPr>
          <w:p w14:paraId="40C0C7C3" w14:textId="77777777" w:rsidR="0033780E" w:rsidRDefault="00532C81">
            <w:ins w:id="68" w:author="Caio Pizzol" w:date="2026-08-03T22:17:00Z" w16du:dateUtc="2026-08-04T02:17:00Z">
              <w:r>
                <w:t>Test</w:t>
              </w:r>
            </w:ins>
            <w:del w:id="69" w:author="Caio Pizzol" w:date="2026-08-03T22:17:00Z" w16du:dateUtc="2026-08-04T02:17:00Z">
              <w:r w:rsidR="00CE2FDC">
                <w:delText>City Medical Center</w:delText>
              </w:r>
            </w:del>
          </w:p>
        </w:tc>
        <w:tc>
          <w:tcPr>
            <w:tcW w:w="2836" w:type="dxa"/>
            <w:tcPrChange w:id="70" w:author="Caio Pizzol" w:date="2026-08-03T22:17:00Z" w16du:dateUtc="2026-08-04T02:17:00Z">
              <w:tcPr>
                <w:tcW w:w="2160" w:type="dxa"/>
              </w:tcPr>
            </w:tcPrChange>
          </w:tcPr>
          <w:p w14:paraId="3EBC512B" w14:textId="77777777" w:rsidR="0033780E" w:rsidRDefault="00532C81">
            <w:pPr>
              <w:cnfStyle w:val="000000000000" w:firstRow="0" w:lastRow="0" w:firstColumn="0" w:lastColumn="0" w:oddVBand="0" w:evenVBand="0" w:oddHBand="0" w:evenHBand="0" w:firstRowFirstColumn="0" w:firstRowLastColumn="0" w:lastRowFirstColumn="0" w:lastRowLastColumn="0"/>
            </w:pPr>
            <w:ins w:id="71" w:author="Caio Pizzol" w:date="2026-08-03T22:17:00Z" w16du:dateUtc="2026-08-04T02:17:00Z">
              <w:r>
                <w:t>Test</w:t>
              </w:r>
            </w:ins>
            <w:del w:id="72" w:author="Caio Pizzol" w:date="2026-08-03T22:17:00Z" w16du:dateUtc="2026-08-04T02:17:00Z">
              <w:r w:rsidR="00CE2FDC">
                <w:delText>28</w:delText>
              </w:r>
            </w:del>
          </w:p>
        </w:tc>
        <w:tc>
          <w:tcPr>
            <w:tcW w:w="2338" w:type="dxa"/>
            <w:tcPrChange w:id="73" w:author="Caio Pizzol" w:date="2026-08-03T22:17:00Z" w16du:dateUtc="2026-08-04T02:17:00Z">
              <w:tcPr>
                <w:tcW w:w="2160" w:type="dxa"/>
                <w:gridSpan w:val="2"/>
              </w:tcPr>
            </w:tcPrChange>
          </w:tcPr>
          <w:p w14:paraId="5982A37B" w14:textId="77777777" w:rsidR="0033780E" w:rsidRDefault="00532C81">
            <w:pPr>
              <w:cnfStyle w:val="000000000000" w:firstRow="0" w:lastRow="0" w:firstColumn="0" w:lastColumn="0" w:oddVBand="0" w:evenVBand="0" w:oddHBand="0" w:evenHBand="0" w:firstRowFirstColumn="0" w:firstRowLastColumn="0" w:lastRowFirstColumn="0" w:lastRowLastColumn="0"/>
            </w:pPr>
            <w:ins w:id="74" w:author="Caio Pizzol" w:date="2026-08-03T22:17:00Z" w16du:dateUtc="2026-08-04T02:17:00Z">
              <w:r>
                <w:t>Test</w:t>
              </w:r>
            </w:ins>
            <w:del w:id="75" w:author="Caio Pizzol" w:date="2026-08-03T22:17:00Z" w16du:dateUtc="2026-08-04T02:17:00Z">
              <w:r w:rsidR="00CE2FDC">
                <w:delText>50</w:delText>
              </w:r>
            </w:del>
          </w:p>
        </w:tc>
        <w:tc>
          <w:tcPr>
            <w:tcW w:w="2338" w:type="dxa"/>
            <w:tcPrChange w:id="76" w:author="Caio Pizzol" w:date="2026-08-03T22:17:00Z" w16du:dateUtc="2026-08-04T02:17:00Z">
              <w:tcPr>
                <w:tcW w:w="2160" w:type="dxa"/>
                <w:gridSpan w:val="2"/>
              </w:tcPr>
            </w:tcPrChange>
          </w:tcPr>
          <w:p w14:paraId="03C67CC1" w14:textId="77777777" w:rsidR="0033780E" w:rsidRDefault="00532C81">
            <w:pPr>
              <w:cnfStyle w:val="000000000000" w:firstRow="0" w:lastRow="0" w:firstColumn="0" w:lastColumn="0" w:oddVBand="0" w:evenVBand="0" w:oddHBand="0" w:evenHBand="0" w:firstRowFirstColumn="0" w:firstRowLastColumn="0" w:lastRowFirstColumn="0" w:lastRowLastColumn="0"/>
            </w:pPr>
            <w:ins w:id="77" w:author="Caio Pizzol" w:date="2026-08-03T22:17:00Z" w16du:dateUtc="2026-08-04T02:17:00Z">
              <w:r>
                <w:t>January 22, 2026</w:t>
              </w:r>
            </w:ins>
            <w:del w:id="78" w:author="Caio Pizzol" w:date="2026-08-03T22:17:00Z" w16du:dateUtc="2026-08-04T02:17:00Z">
              <w:r w:rsidR="00CE2FDC">
                <w:delText>Behind Schedule</w:delText>
              </w:r>
            </w:del>
          </w:p>
        </w:tc>
      </w:tr>
    </w:tbl>
    <w:tbl>
      <w:tblPr>
        <w:tblStyle w:val="TableGrid"/>
        <w:tblW w:w="0" w:type="auto"/>
        <w:tblLook w:val="04A0" w:firstRow="1" w:lastRow="0" w:firstColumn="1" w:lastColumn="0" w:noHBand="0" w:noVBand="1"/>
      </w:tblPr>
      <w:tblGrid>
        <w:gridCol w:w="2160"/>
        <w:gridCol w:w="2160"/>
        <w:gridCol w:w="2160"/>
        <w:gridCol w:w="2160"/>
      </w:tblGrid>
      <w:tr w:rsidR="0033780E" w14:paraId="1070969F" w14:textId="77777777">
        <w:trPr>
          <w:del w:id="79" w:author="Caio Pizzol" w:date="2026-08-03T22:17:00Z" w16du:dateUtc="2026-08-04T02:17:00Z"/>
        </w:trPr>
        <w:tc>
          <w:tcPr>
            <w:tcW w:w="2160" w:type="dxa"/>
          </w:tcPr>
          <w:p w14:paraId="2BA14D22" w14:textId="77777777" w:rsidR="0033780E" w:rsidRDefault="00CE2FDC">
            <w:pPr>
              <w:rPr>
                <w:del w:id="80" w:author="Caio Pizzol" w:date="2026-08-03T22:17:00Z" w16du:dateUtc="2026-08-04T02:17:00Z"/>
              </w:rPr>
            </w:pPr>
            <w:del w:id="81" w:author="Caio Pizzol" w:date="2026-08-03T22:17:00Z" w16du:dateUtc="2026-08-04T02:17:00Z">
              <w:r>
                <w:delText>University Research</w:delText>
              </w:r>
            </w:del>
          </w:p>
        </w:tc>
        <w:tc>
          <w:tcPr>
            <w:tcW w:w="2160" w:type="dxa"/>
          </w:tcPr>
          <w:p w14:paraId="6618D1B7" w14:textId="77777777" w:rsidR="0033780E" w:rsidRDefault="00CE2FDC">
            <w:pPr>
              <w:rPr>
                <w:del w:id="82" w:author="Caio Pizzol" w:date="2026-08-03T22:17:00Z" w16du:dateUtc="2026-08-04T02:17:00Z"/>
              </w:rPr>
            </w:pPr>
            <w:del w:id="83" w:author="Caio Pizzol" w:date="2026-08-03T22:17:00Z" w16du:dateUtc="2026-08-04T02:17:00Z">
              <w:r>
                <w:delText>52</w:delText>
              </w:r>
            </w:del>
          </w:p>
        </w:tc>
        <w:tc>
          <w:tcPr>
            <w:tcW w:w="2160" w:type="dxa"/>
          </w:tcPr>
          <w:p w14:paraId="61323471" w14:textId="77777777" w:rsidR="0033780E" w:rsidRDefault="00CE2FDC">
            <w:pPr>
              <w:rPr>
                <w:del w:id="84" w:author="Caio Pizzol" w:date="2026-08-03T22:17:00Z" w16du:dateUtc="2026-08-04T02:17:00Z"/>
              </w:rPr>
            </w:pPr>
            <w:del w:id="85" w:author="Caio Pizzol" w:date="2026-08-03T22:17:00Z" w16du:dateUtc="2026-08-04T02:17:00Z">
              <w:r>
                <w:delText>50</w:delText>
              </w:r>
            </w:del>
          </w:p>
        </w:tc>
        <w:tc>
          <w:tcPr>
            <w:tcW w:w="2160" w:type="dxa"/>
          </w:tcPr>
          <w:p w14:paraId="5E12C085" w14:textId="77777777" w:rsidR="0033780E" w:rsidRDefault="00CE2FDC">
            <w:pPr>
              <w:rPr>
                <w:del w:id="86" w:author="Caio Pizzol" w:date="2026-08-03T22:17:00Z" w16du:dateUtc="2026-08-04T02:17:00Z"/>
              </w:rPr>
            </w:pPr>
            <w:del w:id="87" w:author="Caio Pizzol" w:date="2026-08-03T22:17:00Z" w16du:dateUtc="2026-08-04T02:17:00Z">
              <w:r>
                <w:delText>Complete</w:delText>
              </w:r>
            </w:del>
          </w:p>
        </w:tc>
      </w:tr>
    </w:tbl>
    <w:p w14:paraId="4A4EFF3E" w14:textId="77777777" w:rsidR="0033780E" w:rsidRDefault="00CE2FDC">
      <w:pPr>
        <w:pStyle w:val="Heading1"/>
        <w:rPr>
          <w:del w:id="88" w:author="Caio Pizzol" w:date="2026-08-03T22:17:00Z" w16du:dateUtc="2026-08-04T02:17:00Z"/>
        </w:rPr>
      </w:pPr>
      <w:del w:id="89" w:author="Caio Pizzol" w:date="2026-08-03T22:17:00Z" w16du:dateUtc="2026-08-04T02:17:00Z">
        <w:r>
          <w:delText>Safety Data</w:delText>
        </w:r>
      </w:del>
    </w:p>
    <w:p w14:paraId="53A2D12D" w14:textId="77777777" w:rsidR="0033780E" w:rsidRDefault="00CE2FDC">
      <w:pPr>
        <w:rPr>
          <w:del w:id="90" w:author="Caio Pizzol" w:date="2026-08-03T22:17:00Z" w16du:dateUtc="2026-08-04T02:17:00Z"/>
        </w:rPr>
      </w:pPr>
      <w:del w:id="91" w:author="Caio Pizzol" w:date="2026-08-03T22:17:00Z" w16du:dateUtc="2026-08-04T02:17:00Z">
        <w:r>
          <w:delText>The Data Safety Monitoring Board (DSMB) reviewed all adverse events reported during Q3 2025. The following adverse events were noted:</w:delText>
        </w:r>
      </w:del>
    </w:p>
    <w:p w14:paraId="283F9B84" w14:textId="77777777" w:rsidR="0033780E" w:rsidRDefault="00CE2FDC">
      <w:pPr>
        <w:pStyle w:val="ListBullet"/>
        <w:rPr>
          <w:del w:id="92" w:author="Caio Pizzol" w:date="2026-08-03T22:17:00Z" w16du:dateUtc="2026-08-04T02:17:00Z"/>
        </w:rPr>
      </w:pPr>
      <w:del w:id="93" w:author="Caio Pizzol" w:date="2026-08-03T22:17:00Z" w16du:dateUtc="2026-08-04T02:17:00Z">
        <w:r>
          <w:delText>Mild headache reported in 12% of treatment group vs. 8% in placebo group (Smith et al., 2024 [1])</w:delText>
        </w:r>
      </w:del>
    </w:p>
    <w:p w14:paraId="2B3DED92" w14:textId="77777777" w:rsidR="0033780E" w:rsidRDefault="00CE2FDC">
      <w:pPr>
        <w:pStyle w:val="ListBullet"/>
        <w:rPr>
          <w:del w:id="94" w:author="Caio Pizzol" w:date="2026-08-03T22:17:00Z" w16du:dateUtc="2026-08-04T02:17:00Z"/>
        </w:rPr>
      </w:pPr>
      <w:del w:id="95" w:author="Caio Pizzol" w:date="2026-08-03T22:17:00Z" w16du:dateUtc="2026-08-04T02:17:00Z">
        <w:r>
          <w:delText>Gastrointestinal discomfort in 7% of treatment group vs. 5% in placebo group (Johnson &amp; Lee, 2023 [2])</w:delText>
        </w:r>
      </w:del>
    </w:p>
    <w:p w14:paraId="01CFD2FC" w14:textId="77777777" w:rsidR="0033780E" w:rsidRDefault="00CE2FDC">
      <w:pPr>
        <w:pStyle w:val="ListBullet"/>
        <w:rPr>
          <w:del w:id="96" w:author="Caio Pizzol" w:date="2026-08-03T22:17:00Z" w16du:dateUtc="2026-08-04T02:17:00Z"/>
        </w:rPr>
      </w:pPr>
      <w:del w:id="97" w:author="Caio Pizzol" w:date="2026-08-03T22:17:00Z" w16du:dateUtc="2026-08-04T02:17:00Z">
        <w:r>
          <w:delText>No serious adverse events (SAEs) were reported during this period (DSMB Report, August 2025 [3])</w:delText>
        </w:r>
      </w:del>
    </w:p>
    <w:p w14:paraId="1CDDB1F7" w14:textId="77777777" w:rsidR="0033780E" w:rsidRDefault="00CE2FDC">
      <w:pPr>
        <w:rPr>
          <w:del w:id="98" w:author="Caio Pizzol" w:date="2026-08-03T22:17:00Z" w16du:dateUtc="2026-08-04T02:17:00Z"/>
        </w:rPr>
      </w:pPr>
      <w:del w:id="99" w:author="Caio Pizzol" w:date="2026-08-03T22:17:00Z" w16du:dateUtc="2026-08-04T02:17:00Z">
        <w:r>
          <w:delText>The overall safety profile of Compound XR-7 remains consistent with previous trial phases. No dose modifications or study protocol amendments were required.</w:delText>
        </w:r>
      </w:del>
    </w:p>
    <w:p w14:paraId="00010EDA" w14:textId="77777777" w:rsidR="0033780E" w:rsidRDefault="00CE2FDC">
      <w:pPr>
        <w:pStyle w:val="Heading1"/>
        <w:rPr>
          <w:del w:id="100" w:author="Caio Pizzol" w:date="2026-08-03T22:17:00Z" w16du:dateUtc="2026-08-04T02:17:00Z"/>
        </w:rPr>
      </w:pPr>
      <w:del w:id="101" w:author="Caio Pizzol" w:date="2026-08-03T22:17:00Z" w16du:dateUtc="2026-08-04T02:17:00Z">
        <w:r>
          <w:delText>Conclusions</w:delText>
        </w:r>
      </w:del>
    </w:p>
    <w:p w14:paraId="43A37B91" w14:textId="77777777" w:rsidR="0033780E" w:rsidRDefault="00CE2FDC">
      <w:pPr>
        <w:rPr>
          <w:del w:id="102" w:author="Caio Pizzol" w:date="2026-08-03T22:17:00Z" w16du:dateUtc="2026-08-04T02:17:00Z"/>
        </w:rPr>
      </w:pPr>
      <w:del w:id="103" w:author="Caio Pizzol" w:date="2026-08-03T22:17:00Z" w16du:dateUtc="2026-08-04T02:17:00Z">
        <w:r>
          <w:delText>The trial continues to progress satisfactorily. Enrollment at Memorial Hospital and University Research is on or ahead of schedule. City Medical Center requires additional recruitment efforts to meet the target enrollment by the end of Q4 2025. The DSMB has recommended continuation of the trial without modifications.</w:delText>
        </w:r>
      </w:del>
    </w:p>
    <w:p w14:paraId="71C83042" w14:textId="77777777" w:rsidR="0033780E" w:rsidRDefault="00CE2FDC">
      <w:pPr>
        <w:pStyle w:val="Heading1"/>
        <w:rPr>
          <w:del w:id="104" w:author="Caio Pizzol" w:date="2026-08-03T22:17:00Z" w16du:dateUtc="2026-08-04T02:17:00Z"/>
        </w:rPr>
      </w:pPr>
      <w:del w:id="105" w:author="Caio Pizzol" w:date="2026-08-03T22:17:00Z" w16du:dateUtc="2026-08-04T02:17:00Z">
        <w:r>
          <w:delText>References</w:delText>
        </w:r>
      </w:del>
    </w:p>
    <w:p w14:paraId="27F03FBA" w14:textId="77777777" w:rsidR="0033780E" w:rsidRDefault="00CE2FDC">
      <w:pPr>
        <w:pStyle w:val="ListNumber"/>
        <w:rPr>
          <w:del w:id="106" w:author="Caio Pizzol" w:date="2026-08-03T22:17:00Z" w16du:dateUtc="2026-08-04T02:17:00Z"/>
        </w:rPr>
      </w:pPr>
      <w:del w:id="107" w:author="Caio Pizzol" w:date="2026-08-03T22:17:00Z" w16du:dateUtc="2026-08-04T02:17:00Z">
        <w:r>
          <w:delText>[1] Smith, A.B., et al. (2024). "Headache incidence in XR-7 Phase II trials." Journal of Clinical Pharmacology, 64(3), 221-230.</w:delText>
        </w:r>
      </w:del>
    </w:p>
    <w:p w14:paraId="46C97DB0" w14:textId="77777777" w:rsidR="0033780E" w:rsidRDefault="00CE2FDC">
      <w:pPr>
        <w:pStyle w:val="ListNumber"/>
        <w:rPr>
          <w:del w:id="108" w:author="Caio Pizzol" w:date="2026-08-03T22:17:00Z" w16du:dateUtc="2026-08-04T02:17:00Z"/>
        </w:rPr>
      </w:pPr>
      <w:del w:id="109" w:author="Caio Pizzol" w:date="2026-08-03T22:17:00Z" w16du:dateUtc="2026-08-04T02:17:00Z">
        <w:r>
          <w:delText>[2] Johnson, C.D., &amp; Lee, M.K. (2023). "Gastrointestinal tolerability of novel anti-inflammatory compounds." Pharmacology Reviews, 18(2), 145-158.</w:delText>
        </w:r>
      </w:del>
    </w:p>
    <w:p w14:paraId="3AE7AED7" w14:textId="77777777" w:rsidR="0033780E" w:rsidRDefault="00CE2FDC">
      <w:pPr>
        <w:pPrChange w:id="110" w:author="Caio Pizzol" w:date="2026-08-03T22:17:00Z" w16du:dateUtc="2026-08-04T02:17:00Z">
          <w:pPr>
            <w:pStyle w:val="ListNumber"/>
          </w:pPr>
        </w:pPrChange>
      </w:pPr>
      <w:del w:id="111" w:author="Caio Pizzol" w:date="2026-08-03T22:17:00Z" w16du:dateUtc="2026-08-04T02:17:00Z">
        <w:r>
          <w:delText>[3] Data Safety Monitoring Board. (2025). "TRIAL-2025-001 Interim Safety Report, August 2025." Internal Report, MedPharm Global Inc.</w:delText>
        </w:r>
      </w:del>
    </w:p>
    <w:sectPr w:rsidR="0033780E">
      <w:pgSz w:w="12240" w:h="15840"/>
      <w:pgMar w:top="1440" w:right="1440" w:bottom="1440" w:left="1440" w:header="708" w:footer="708" w:gutter="0"/>
      <w:cols w:space="708"/>
      <w:docGrid w:linePitch="360"/>
      <w:sectPrChange w:id="112" w:author="Caio Pizzol" w:date="2026-08-03T22:17:00Z" w16du:dateUtc="2026-08-04T02:17:00Z">
        <w:sectPr w:rsidR="0033780E">
          <w:pgMar w:top="1440" w:right="1800" w:bottom="1440" w:left="180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585966">
    <w:abstractNumId w:val="8"/>
  </w:num>
  <w:num w:numId="2" w16cid:durableId="505049572">
    <w:abstractNumId w:val="6"/>
  </w:num>
  <w:num w:numId="3" w16cid:durableId="114832012">
    <w:abstractNumId w:val="5"/>
  </w:num>
  <w:num w:numId="4" w16cid:durableId="895556488">
    <w:abstractNumId w:val="4"/>
  </w:num>
  <w:num w:numId="5" w16cid:durableId="2038040146">
    <w:abstractNumId w:val="7"/>
  </w:num>
  <w:num w:numId="6" w16cid:durableId="1738243745">
    <w:abstractNumId w:val="3"/>
  </w:num>
  <w:num w:numId="7" w16cid:durableId="56127965">
    <w:abstractNumId w:val="2"/>
  </w:num>
  <w:num w:numId="8" w16cid:durableId="1473867129">
    <w:abstractNumId w:val="1"/>
  </w:num>
  <w:num w:numId="9" w16cid:durableId="64555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C2A"/>
    <w:rsid w:val="002E1754"/>
    <w:rsid w:val="00326F90"/>
    <w:rsid w:val="0033780E"/>
    <w:rsid w:val="0052040E"/>
    <w:rsid w:val="00532C81"/>
    <w:rsid w:val="00AA1D8D"/>
    <w:rsid w:val="00B47730"/>
    <w:rsid w:val="00CB0664"/>
    <w:rsid w:val="00CE2FDC"/>
    <w:rsid w:val="00FC5E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5033F22-D354-1B4F-81AE-AA0F114F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532C81"/>
    <w:pPr>
      <w:keepNext/>
      <w:keepLines/>
      <w:spacing w:before="360" w:after="80" w:line="278" w:lineRule="auto"/>
      <w:outlineLvl w:val="0"/>
      <w:pPrChange w:id="0" w:author="Caio Pizzol" w:date="2026-08-03T22:17: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lang w:eastAsia="zh-TW"/>
      <w14:ligatures w14:val="standardContextual"/>
      <w:rPrChange w:id="0" w:author="Caio Pizzol" w:date="2026-08-03T22:17: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532C81"/>
    <w:pPr>
      <w:keepNext/>
      <w:keepLines/>
      <w:spacing w:before="160" w:after="80" w:line="278" w:lineRule="auto"/>
      <w:outlineLvl w:val="1"/>
      <w:pPrChange w:id="1" w:author="Caio Pizzol" w:date="2026-08-03T22:17: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lang w:eastAsia="zh-TW"/>
      <w14:ligatures w14:val="standardContextual"/>
      <w:rPrChange w:id="1" w:author="Caio Pizzol" w:date="2026-08-03T22:17: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532C81"/>
    <w:pPr>
      <w:keepNext/>
      <w:keepLines/>
      <w:spacing w:before="160" w:after="80" w:line="278" w:lineRule="auto"/>
      <w:outlineLvl w:val="2"/>
      <w:pPrChange w:id="2" w:author="Caio Pizzol" w:date="2026-08-03T22:17:00Z">
        <w:pPr>
          <w:keepNext/>
          <w:keepLines/>
          <w:spacing w:before="200" w:line="276" w:lineRule="auto"/>
          <w:outlineLvl w:val="2"/>
        </w:pPr>
      </w:pPrChange>
    </w:pPr>
    <w:rPr>
      <w:rFonts w:eastAsiaTheme="majorEastAsia" w:cstheme="majorBidi"/>
      <w:color w:val="365F91" w:themeColor="accent1" w:themeShade="BF"/>
      <w:kern w:val="2"/>
      <w:sz w:val="28"/>
      <w:szCs w:val="28"/>
      <w:lang w:eastAsia="zh-TW"/>
      <w14:ligatures w14:val="standardContextual"/>
      <w:rPrChange w:id="2" w:author="Caio Pizzol" w:date="2026-08-03T22:17: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532C81"/>
    <w:pPr>
      <w:keepNext/>
      <w:keepLines/>
      <w:spacing w:before="80" w:after="40" w:line="278" w:lineRule="auto"/>
      <w:outlineLvl w:val="3"/>
      <w:pPrChange w:id="3" w:author="Caio Pizzol" w:date="2026-08-03T22:17:00Z">
        <w:pPr>
          <w:keepNext/>
          <w:keepLines/>
          <w:spacing w:before="200" w:line="276" w:lineRule="auto"/>
          <w:outlineLvl w:val="3"/>
        </w:pPr>
      </w:pPrChange>
    </w:pPr>
    <w:rPr>
      <w:rFonts w:eastAsiaTheme="majorEastAsia" w:cstheme="majorBidi"/>
      <w:i/>
      <w:iCs/>
      <w:color w:val="365F91" w:themeColor="accent1" w:themeShade="BF"/>
      <w:kern w:val="2"/>
      <w:sz w:val="24"/>
      <w:szCs w:val="24"/>
      <w:lang w:eastAsia="zh-TW"/>
      <w14:ligatures w14:val="standardContextual"/>
      <w:rPrChange w:id="3" w:author="Caio Pizzol" w:date="2026-08-03T22:17: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532C81"/>
    <w:pPr>
      <w:keepNext/>
      <w:keepLines/>
      <w:spacing w:before="80" w:after="40" w:line="278" w:lineRule="auto"/>
      <w:outlineLvl w:val="4"/>
      <w:pPrChange w:id="4" w:author="Caio Pizzol" w:date="2026-08-03T22:17:00Z">
        <w:pPr>
          <w:keepNext/>
          <w:keepLines/>
          <w:spacing w:before="200" w:line="276" w:lineRule="auto"/>
          <w:outlineLvl w:val="4"/>
        </w:pPr>
      </w:pPrChange>
    </w:pPr>
    <w:rPr>
      <w:rFonts w:eastAsiaTheme="majorEastAsia" w:cstheme="majorBidi"/>
      <w:color w:val="365F91" w:themeColor="accent1" w:themeShade="BF"/>
      <w:kern w:val="2"/>
      <w:sz w:val="24"/>
      <w:szCs w:val="24"/>
      <w:lang w:eastAsia="zh-TW"/>
      <w14:ligatures w14:val="standardContextual"/>
      <w:rPrChange w:id="4" w:author="Caio Pizzol" w:date="2026-08-03T22:17: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532C81"/>
    <w:pPr>
      <w:keepNext/>
      <w:keepLines/>
      <w:spacing w:before="40" w:after="0" w:line="278" w:lineRule="auto"/>
      <w:outlineLvl w:val="5"/>
      <w:pPrChange w:id="5" w:author="Caio Pizzol" w:date="2026-08-03T22:17:00Z">
        <w:pPr>
          <w:keepNext/>
          <w:keepLines/>
          <w:spacing w:before="200" w:line="276" w:lineRule="auto"/>
          <w:outlineLvl w:val="5"/>
        </w:pPr>
      </w:pPrChange>
    </w:pPr>
    <w:rPr>
      <w:rFonts w:eastAsiaTheme="majorEastAsia" w:cstheme="majorBidi"/>
      <w:i/>
      <w:iCs/>
      <w:color w:val="595959" w:themeColor="text1" w:themeTint="A6"/>
      <w:kern w:val="2"/>
      <w:sz w:val="24"/>
      <w:szCs w:val="24"/>
      <w:lang w:eastAsia="zh-TW"/>
      <w14:ligatures w14:val="standardContextual"/>
      <w:rPrChange w:id="5" w:author="Caio Pizzol" w:date="2026-08-03T22:17: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532C81"/>
    <w:pPr>
      <w:keepNext/>
      <w:keepLines/>
      <w:spacing w:before="40" w:after="0" w:line="278" w:lineRule="auto"/>
      <w:outlineLvl w:val="6"/>
      <w:pPrChange w:id="6" w:author="Caio Pizzol" w:date="2026-08-03T22:17:00Z">
        <w:pPr>
          <w:keepNext/>
          <w:keepLines/>
          <w:spacing w:before="200" w:line="276" w:lineRule="auto"/>
          <w:outlineLvl w:val="6"/>
        </w:pPr>
      </w:pPrChange>
    </w:pPr>
    <w:rPr>
      <w:rFonts w:eastAsiaTheme="majorEastAsia" w:cstheme="majorBidi"/>
      <w:color w:val="595959" w:themeColor="text1" w:themeTint="A6"/>
      <w:kern w:val="2"/>
      <w:sz w:val="24"/>
      <w:szCs w:val="24"/>
      <w:lang w:eastAsia="zh-TW"/>
      <w14:ligatures w14:val="standardContextual"/>
      <w:rPrChange w:id="6" w:author="Caio Pizzol" w:date="2026-08-03T22:17: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532C81"/>
    <w:pPr>
      <w:keepNext/>
      <w:keepLines/>
      <w:spacing w:after="0" w:line="278" w:lineRule="auto"/>
      <w:outlineLvl w:val="7"/>
      <w:pPrChange w:id="7" w:author="Caio Pizzol" w:date="2026-08-03T22:17:00Z">
        <w:pPr>
          <w:keepNext/>
          <w:keepLines/>
          <w:spacing w:before="200" w:line="276" w:lineRule="auto"/>
          <w:outlineLvl w:val="7"/>
        </w:pPr>
      </w:pPrChange>
    </w:pPr>
    <w:rPr>
      <w:rFonts w:eastAsiaTheme="majorEastAsia" w:cstheme="majorBidi"/>
      <w:i/>
      <w:iCs/>
      <w:color w:val="272727" w:themeColor="text1" w:themeTint="D8"/>
      <w:kern w:val="2"/>
      <w:sz w:val="24"/>
      <w:szCs w:val="24"/>
      <w:lang w:eastAsia="zh-TW"/>
      <w14:ligatures w14:val="standardContextual"/>
      <w:rPrChange w:id="7" w:author="Caio Pizzol" w:date="2026-08-03T22:17: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532C81"/>
    <w:pPr>
      <w:keepNext/>
      <w:keepLines/>
      <w:spacing w:after="0" w:line="278" w:lineRule="auto"/>
      <w:outlineLvl w:val="8"/>
      <w:pPrChange w:id="8" w:author="Caio Pizzol" w:date="2026-08-03T22:17:00Z">
        <w:pPr>
          <w:keepNext/>
          <w:keepLines/>
          <w:spacing w:before="200" w:line="276" w:lineRule="auto"/>
          <w:outlineLvl w:val="8"/>
        </w:pPr>
      </w:pPrChange>
    </w:pPr>
    <w:rPr>
      <w:rFonts w:eastAsiaTheme="majorEastAsia" w:cstheme="majorBidi"/>
      <w:color w:val="272727" w:themeColor="text1" w:themeTint="D8"/>
      <w:kern w:val="2"/>
      <w:sz w:val="24"/>
      <w:szCs w:val="24"/>
      <w:lang w:eastAsia="zh-TW"/>
      <w14:ligatures w14:val="standardContextual"/>
      <w:rPrChange w:id="8" w:author="Caio Pizzol" w:date="2026-08-03T22:17: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eastAsia="zh-TW"/>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eastAsia="zh-TW"/>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eastAsia="zh-TW"/>
      <w14:ligatures w14:val="standardContextual"/>
    </w:rPr>
  </w:style>
  <w:style w:type="paragraph" w:styleId="Title">
    <w:name w:val="Title"/>
    <w:basedOn w:val="Normal"/>
    <w:next w:val="Normal"/>
    <w:link w:val="TitleChar"/>
    <w:uiPriority w:val="10"/>
    <w:qFormat/>
    <w:rsid w:val="00532C81"/>
    <w:pPr>
      <w:spacing w:after="80" w:line="240" w:lineRule="auto"/>
      <w:contextualSpacing/>
      <w:pPrChange w:id="9" w:author="Caio Pizzol" w:date="2026-08-03T22:17: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lang w:eastAsia="zh-TW"/>
      <w14:ligatures w14:val="standardContextual"/>
      <w:rPrChange w:id="9" w:author="Caio Pizzol" w:date="2026-08-03T22:17: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eastAsia="zh-TW"/>
      <w14:ligatures w14:val="standardContextual"/>
    </w:rPr>
  </w:style>
  <w:style w:type="paragraph" w:styleId="Subtitle">
    <w:name w:val="Subtitle"/>
    <w:basedOn w:val="Normal"/>
    <w:next w:val="Normal"/>
    <w:link w:val="SubtitleChar"/>
    <w:uiPriority w:val="11"/>
    <w:qFormat/>
    <w:rsid w:val="00532C81"/>
    <w:pPr>
      <w:numPr>
        <w:ilvl w:val="1"/>
      </w:numPr>
      <w:spacing w:after="160" w:line="278" w:lineRule="auto"/>
      <w:pPrChange w:id="10" w:author="Caio Pizzol" w:date="2026-08-03T22:17:00Z">
        <w:pPr>
          <w:numPr>
            <w:ilvl w:val="1"/>
          </w:numPr>
          <w:spacing w:after="200" w:line="276" w:lineRule="auto"/>
        </w:pPr>
      </w:pPrChange>
    </w:pPr>
    <w:rPr>
      <w:rFonts w:eastAsiaTheme="majorEastAsia" w:cstheme="majorBidi"/>
      <w:color w:val="595959" w:themeColor="text1" w:themeTint="A6"/>
      <w:spacing w:val="15"/>
      <w:kern w:val="2"/>
      <w:sz w:val="28"/>
      <w:szCs w:val="28"/>
      <w:lang w:eastAsia="zh-TW"/>
      <w14:ligatures w14:val="standardContextual"/>
      <w:rPrChange w:id="10" w:author="Caio Pizzol" w:date="2026-08-03T22:17: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eastAsia="zh-TW"/>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32C81"/>
    <w:pPr>
      <w:spacing w:before="160" w:after="160" w:line="278" w:lineRule="auto"/>
      <w:jc w:val="center"/>
      <w:pPrChange w:id="11" w:author="Caio Pizzol" w:date="2026-08-03T22:17:00Z">
        <w:pPr>
          <w:spacing w:after="200" w:line="276" w:lineRule="auto"/>
        </w:pPr>
      </w:pPrChange>
    </w:pPr>
    <w:rPr>
      <w:i/>
      <w:iCs/>
      <w:color w:val="404040" w:themeColor="text1" w:themeTint="BF"/>
      <w:kern w:val="2"/>
      <w:sz w:val="24"/>
      <w:szCs w:val="24"/>
      <w:lang w:eastAsia="zh-TW"/>
      <w14:ligatures w14:val="standardContextual"/>
      <w:rPrChange w:id="11" w:author="Caio Pizzol" w:date="2026-08-03T22:17: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i/>
      <w:iCs/>
      <w:color w:val="404040" w:themeColor="text1" w:themeTint="BF"/>
      <w:kern w:val="2"/>
      <w:sz w:val="24"/>
      <w:szCs w:val="24"/>
      <w:lang w:eastAsia="zh-TW"/>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eastAsia="zh-TW"/>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eastAsia="zh-TW"/>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eastAsia="zh-TW"/>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eastAsia="zh-TW"/>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eastAsia="zh-TW"/>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eastAsia="zh-TW"/>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532C81"/>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2" w:author="Caio Pizzol" w:date="2026-08-03T22:17:00Z">
        <w:pPr>
          <w:pBdr>
            <w:bottom w:val="single" w:sz="4" w:space="4" w:color="4F81BD" w:themeColor="accent1"/>
          </w:pBdr>
          <w:spacing w:before="200" w:after="280" w:line="276" w:lineRule="auto"/>
          <w:ind w:left="936" w:right="936"/>
        </w:pPr>
      </w:pPrChange>
    </w:pPr>
    <w:rPr>
      <w:i/>
      <w:iCs/>
      <w:color w:val="365F91" w:themeColor="accent1" w:themeShade="BF"/>
      <w:kern w:val="2"/>
      <w:sz w:val="24"/>
      <w:szCs w:val="24"/>
      <w:lang w:eastAsia="zh-TW"/>
      <w14:ligatures w14:val="standardContextual"/>
      <w:rPrChange w:id="12" w:author="Caio Pizzol" w:date="2026-08-03T22:17: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i/>
      <w:iCs/>
      <w:color w:val="365F91" w:themeColor="accent1" w:themeShade="BF"/>
      <w:kern w:val="2"/>
      <w:sz w:val="24"/>
      <w:szCs w:val="24"/>
      <w:lang w:eastAsia="zh-TW"/>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532C81"/>
    <w:rPr>
      <w:i/>
      <w:iCs/>
      <w:color w:val="365F91" w:themeColor="accent1" w:themeShade="BF"/>
      <w:rPrChange w:id="13" w:author="Caio Pizzol" w:date="2026-08-03T22:17: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532C81"/>
    <w:rPr>
      <w:b/>
      <w:bCs/>
      <w:smallCaps/>
      <w:color w:val="365F91" w:themeColor="accent1" w:themeShade="BF"/>
      <w:spacing w:val="5"/>
      <w:rPrChange w:id="14" w:author="Caio Pizzol" w:date="2026-08-03T22:17: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2E1754"/>
    <w:pPr>
      <w:spacing w:after="0" w:line="240" w:lineRule="auto"/>
    </w:pPr>
    <w:rPr>
      <w:kern w:val="2"/>
      <w:sz w:val="24"/>
      <w:szCs w:val="24"/>
      <w:lang w:eastAsia="zh-TW"/>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2E1754"/>
    <w:pPr>
      <w:spacing w:after="0" w:line="240" w:lineRule="auto"/>
    </w:pPr>
    <w:rPr>
      <w:kern w:val="2"/>
      <w:sz w:val="24"/>
      <w:szCs w:val="24"/>
      <w:lang w:eastAsia="zh-TW"/>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2026-08-04T02:17:00Z</dcterms:modified>
  <cp:category/>
</cp:coreProperties>
</file>