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80E48C" w14:textId="77777777" w:rsidR="00D46904" w:rsidRDefault="00A5391B" w:rsidP="00A5391B">
      <w:pPr>
        <w:jc w:val="center"/>
        <w:rPr>
          <w:ins w:id="0" w:author="mary.inoue@fap.local" w:date="2026-09-22T12:17:00Z" w16du:dateUtc="2026-09-22T16:17:00Z"/>
          <w:rFonts w:ascii="Arial" w:hAnsi="Arial" w:cs="Arial"/>
          <w:b/>
          <w:sz w:val="28"/>
          <w:szCs w:val="28"/>
        </w:rPr>
      </w:pPr>
      <w:ins w:id="1" w:author="mary.inoue@fap.local" w:date="2026-09-22T12:17:00Z" w16du:dateUtc="2026-09-22T16:17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1BCCCF5D" w14:textId="77777777" w:rsidR="00EB0E11" w:rsidRDefault="00EB0E11" w:rsidP="00A5391B">
      <w:pPr>
        <w:jc w:val="center"/>
        <w:rPr>
          <w:ins w:id="2" w:author="mary.inoue@fap.local" w:date="2026-09-22T12:17:00Z" w16du:dateUtc="2026-09-22T16:17:00Z"/>
          <w:rFonts w:ascii="Arial" w:hAnsi="Arial" w:cs="Arial"/>
          <w:b/>
          <w:sz w:val="28"/>
          <w:szCs w:val="28"/>
        </w:rPr>
      </w:pPr>
    </w:p>
    <w:p w14:paraId="1B3BEA0B" w14:textId="77777777" w:rsidR="00EB0E11" w:rsidRPr="00AC2557" w:rsidRDefault="00EB0E11" w:rsidP="00EB0E11">
      <w:pPr>
        <w:rPr>
          <w:ins w:id="3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4" w:author="mary.inoue@fap.local" w:date="2026-09-22T12:17:00Z" w16du:dateUtc="2026-09-22T16:17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648E77DE" w14:textId="77777777" w:rsidR="00A5391B" w:rsidRDefault="00A5391B" w:rsidP="00A5391B">
      <w:pPr>
        <w:jc w:val="center"/>
        <w:rPr>
          <w:ins w:id="5" w:author="mary.inoue@fap.local" w:date="2026-09-22T12:17:00Z" w16du:dateUtc="2026-09-22T16:17:00Z"/>
          <w:rFonts w:ascii="Arial" w:hAnsi="Arial" w:cs="Arial"/>
          <w:b/>
          <w:sz w:val="28"/>
          <w:szCs w:val="28"/>
        </w:rPr>
      </w:pPr>
    </w:p>
    <w:p w14:paraId="4899719D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6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7" w:author="mary.inoue@fap.local" w:date="2026-09-22T12:17:00Z" w16du:dateUtc="2026-09-22T16:17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41A87870" w14:textId="77777777" w:rsidR="00132F7D" w:rsidRDefault="00132F7D" w:rsidP="00A5391B">
      <w:pPr>
        <w:jc w:val="center"/>
        <w:rPr>
          <w:ins w:id="8" w:author="mary.inoue@fap.local" w:date="2026-09-22T12:17:00Z" w16du:dateUtc="2026-09-22T16:17:00Z"/>
          <w:rFonts w:ascii="Arial" w:hAnsi="Arial" w:cs="Arial"/>
          <w:b/>
          <w:sz w:val="28"/>
          <w:szCs w:val="28"/>
        </w:rPr>
      </w:pPr>
    </w:p>
    <w:p w14:paraId="772149CF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9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10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53198455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</w:p>
    <w:p w14:paraId="14F68D91" w14:textId="77777777" w:rsidR="00A5391B" w:rsidRDefault="00A5391B" w:rsidP="00A5391B">
      <w:pPr>
        <w:rPr>
          <w:ins w:id="12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3" w:author="mary.inoue@fap.local" w:date="2026-09-22T12:17:00Z" w16du:dateUtc="2026-09-22T16:17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51A1C19A" w14:textId="77777777" w:rsidR="00EB0E11" w:rsidRDefault="00EB0E11" w:rsidP="00A5391B">
      <w:pPr>
        <w:rPr>
          <w:ins w:id="14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5" w:author="mary.inoue@fap.local" w:date="2026-09-22T12:17:00Z" w16du:dateUtc="2026-09-22T16:17:00Z">
        <w:r>
          <w:rPr>
            <w:rFonts w:ascii="Arial" w:hAnsi="Arial" w:cs="Arial"/>
            <w:sz w:val="24"/>
            <w:szCs w:val="24"/>
          </w:rPr>
          <w:tab/>
        </w:r>
      </w:ins>
    </w:p>
    <w:p w14:paraId="458D0730" w14:textId="77777777" w:rsidR="0065070B" w:rsidRPr="00345AD1" w:rsidRDefault="0065070B" w:rsidP="0065070B">
      <w:pPr>
        <w:pStyle w:val="Default"/>
        <w:rPr>
          <w:ins w:id="16" w:author="mary.inoue@fap.local" w:date="2026-09-22T12:17:00Z" w16du:dateUtc="2026-09-22T16:17:00Z"/>
        </w:rPr>
      </w:pPr>
      <w:ins w:id="17" w:author="mary.inoue@fap.local" w:date="2026-09-22T12:17:00Z" w16du:dateUtc="2026-09-22T16:17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4E5998E6" w14:textId="77777777" w:rsidR="0065070B" w:rsidRDefault="0065070B" w:rsidP="00A5391B">
      <w:pPr>
        <w:rPr>
          <w:ins w:id="18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5E4B8EF0" w14:textId="77777777" w:rsidR="00640AED" w:rsidRPr="00345AD1" w:rsidRDefault="00640AED" w:rsidP="00640AED">
      <w:pPr>
        <w:pStyle w:val="Default"/>
        <w:rPr>
          <w:ins w:id="19" w:author="mary.inoue@fap.local" w:date="2026-09-22T12:17:00Z" w16du:dateUtc="2026-09-22T16:17:00Z"/>
        </w:rPr>
      </w:pPr>
      <w:ins w:id="20" w:author="mary.inoue@fap.local" w:date="2026-09-22T12:17:00Z" w16du:dateUtc="2026-09-22T16:17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3B76FCC" w14:textId="77777777" w:rsidR="00640AED" w:rsidRPr="00345AD1" w:rsidRDefault="00640AED" w:rsidP="00640AED">
      <w:pPr>
        <w:rPr>
          <w:ins w:id="21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7F489A15" w14:textId="77777777" w:rsidR="00C9492A" w:rsidRDefault="00C9492A" w:rsidP="00C9492A">
      <w:pPr>
        <w:rPr>
          <w:ins w:id="22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3" w:author="mary.inoue@fap.local" w:date="2026-09-22T12:17:00Z" w16du:dateUtc="2026-09-22T16:17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1F4C0194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4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25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41E55E76" w14:textId="77777777" w:rsidR="00C9492A" w:rsidRDefault="00C9492A" w:rsidP="00C9492A">
      <w:pPr>
        <w:rPr>
          <w:ins w:id="2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1765AA97" w14:textId="77777777" w:rsidR="00A5391B" w:rsidRDefault="00A5391B" w:rsidP="00A5391B">
      <w:pPr>
        <w:rPr>
          <w:ins w:id="27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8" w:author="mary.inoue@fap.local" w:date="2026-09-22T12:17:00Z" w16du:dateUtc="2026-09-22T16:17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324E0E8A" w14:textId="77777777" w:rsidR="00EB0E11" w:rsidRPr="002D0CC2" w:rsidRDefault="00EB0E11" w:rsidP="00EB0E11">
      <w:pPr>
        <w:rPr>
          <w:ins w:id="2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30" w:author="mary.inoue@fap.local" w:date="2026-09-22T12:17:00Z" w16du:dateUtc="2026-09-22T16:17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779099FF" w14:textId="77777777" w:rsidR="00EB0E11" w:rsidRDefault="00EB0E11" w:rsidP="00A5391B">
      <w:pPr>
        <w:rPr>
          <w:ins w:id="31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170D1FD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2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33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60347E3F" w14:textId="77777777" w:rsidR="00C9492A" w:rsidRDefault="00C9492A" w:rsidP="00C9492A">
      <w:pPr>
        <w:rPr>
          <w:ins w:id="34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58DC1E96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5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36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lastRenderedPageBreak/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0F8E54C9" w14:textId="77777777" w:rsidR="00C9492A" w:rsidRDefault="00C9492A" w:rsidP="00C9492A">
      <w:pPr>
        <w:rPr>
          <w:ins w:id="37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25752E6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39" w:author="mary.inoue@fap.local" w:date="2026-09-22T12:17:00Z" w16du:dateUtc="2026-09-22T16:17:00Z">
        <w:r w:rsidRPr="00345AD1">
          <w:rPr>
            <w:rFonts w:ascii="Arial" w:hAnsi="Arial" w:cs="Arial"/>
            <w:sz w:val="24"/>
            <w:szCs w:val="24"/>
          </w:rPr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4B141E04" w14:textId="77777777" w:rsidR="002D511D" w:rsidRDefault="002D511D" w:rsidP="002D511D">
      <w:pPr>
        <w:rPr>
          <w:ins w:id="40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5DD05ED6" w14:textId="77777777" w:rsidR="00F11D9F" w:rsidRDefault="00F11D9F" w:rsidP="00F11D9F">
      <w:pPr>
        <w:rPr>
          <w:ins w:id="41" w:author="mary.inoue@fap.local" w:date="2026-09-22T12:17:00Z" w16du:dateUtc="2026-09-22T16:17:00Z"/>
          <w:rFonts w:ascii="Arial" w:hAnsi="Arial" w:cs="Arial"/>
          <w:b/>
        </w:rPr>
      </w:pPr>
      <w:ins w:id="42" w:author="mary.inoue@fap.local" w:date="2026-09-22T12:17:00Z" w16du:dateUtc="2026-09-22T16:17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1DD31A5A" w14:textId="77777777" w:rsidR="00F11D9F" w:rsidRPr="00F11D9F" w:rsidRDefault="00F11D9F" w:rsidP="00F11D9F">
      <w:pPr>
        <w:rPr>
          <w:ins w:id="43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44" w:author="mary.inoue@fap.local" w:date="2026-09-22T12:17:00Z" w16du:dateUtc="2026-09-22T16:17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46A6A3AB" w14:textId="77777777" w:rsidR="00F11D9F" w:rsidRDefault="00F11D9F" w:rsidP="00F11D9F">
      <w:pPr>
        <w:rPr>
          <w:ins w:id="45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1E1C113" w14:textId="77777777" w:rsidR="00F11D9F" w:rsidRDefault="00F11D9F" w:rsidP="002D511D">
      <w:pPr>
        <w:rPr>
          <w:ins w:id="4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4CB8A33C" w14:textId="77777777" w:rsidR="00A5391B" w:rsidRDefault="002D22E0" w:rsidP="00A5391B">
      <w:pPr>
        <w:rPr>
          <w:ins w:id="47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48" w:author="mary.inoue@fap.local" w:date="2026-09-22T12:17:00Z" w16du:dateUtc="2026-09-22T16:17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625B0A84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49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50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9AF5300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</w:p>
    <w:p w14:paraId="36101A2A" w14:textId="77777777" w:rsidR="008C61C6" w:rsidRPr="00791921" w:rsidRDefault="008C61C6" w:rsidP="008C61C6">
      <w:pPr>
        <w:rPr>
          <w:ins w:id="52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53" w:author="mary.inoue@fap.local" w:date="2026-09-22T12:17:00Z" w16du:dateUtc="2026-09-22T16:17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22C89E11" w14:textId="77777777" w:rsidR="001F3B9E" w:rsidRDefault="001F3B9E" w:rsidP="00A5391B">
      <w:pPr>
        <w:rPr>
          <w:ins w:id="54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564BFBB" w14:textId="77777777" w:rsidR="001F3B9E" w:rsidRDefault="001F3B9E" w:rsidP="00A5391B">
      <w:pPr>
        <w:rPr>
          <w:ins w:id="55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51C1C57" w14:textId="77777777" w:rsidR="00DC250C" w:rsidRDefault="00DC250C" w:rsidP="00A5391B">
      <w:pPr>
        <w:rPr>
          <w:ins w:id="56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57" w:author="mary.inoue@fap.local" w:date="2026-09-22T12:17:00Z" w16du:dateUtc="2026-09-22T16:17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2277D9F3" w14:textId="77777777" w:rsidR="008C61C6" w:rsidRPr="002D0CC2" w:rsidRDefault="008C61C6" w:rsidP="008C61C6">
      <w:pPr>
        <w:rPr>
          <w:ins w:id="58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59" w:author="mary.inoue@fap.local" w:date="2026-09-22T12:17:00Z" w16du:dateUtc="2026-09-22T16:17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6AF0F66C" w14:textId="77777777" w:rsidR="003E02AD" w:rsidRDefault="003E02AD" w:rsidP="003E02AD">
      <w:pPr>
        <w:rPr>
          <w:ins w:id="60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392A8173" w14:textId="77777777" w:rsidR="003E02AD" w:rsidRDefault="003E02AD" w:rsidP="003E02AD">
      <w:pPr>
        <w:rPr>
          <w:ins w:id="61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62" w:author="mary.inoue@fap.local" w:date="2026-09-22T12:17:00Z" w16du:dateUtc="2026-09-22T16:17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2EB4E821" w14:textId="77777777" w:rsidR="008C61C6" w:rsidRDefault="008C61C6" w:rsidP="00A5391B">
      <w:pPr>
        <w:rPr>
          <w:ins w:id="63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D39FB2C" w14:textId="77777777" w:rsidR="00AF3743" w:rsidRDefault="00AF3743" w:rsidP="00AF3743">
      <w:pPr>
        <w:pStyle w:val="Default"/>
        <w:rPr>
          <w:ins w:id="64" w:author="mary.inoue@fap.local" w:date="2026-09-22T12:17:00Z" w16du:dateUtc="2026-09-22T16:17:00Z"/>
          <w:rFonts w:ascii="ArialMT" w:hAnsi="ArialMT" w:cs="ArialMT"/>
        </w:rPr>
      </w:pPr>
      <w:ins w:id="65" w:author="mary.inoue@fap.local" w:date="2026-09-22T12:17:00Z" w16du:dateUtc="2026-09-22T16:17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6465C83C" w14:textId="77777777" w:rsidR="00AF3743" w:rsidRDefault="00AF3743" w:rsidP="00A5391B">
      <w:pPr>
        <w:rPr>
          <w:ins w:id="6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2FBF8C60" w14:textId="77777777" w:rsidR="00500EF8" w:rsidRPr="00500EF8" w:rsidRDefault="00500EF8" w:rsidP="00A5391B">
      <w:pPr>
        <w:rPr>
          <w:ins w:id="67" w:author="mary.inoue@fap.local" w:date="2026-09-22T12:17:00Z" w16du:dateUtc="2026-09-22T16:17:00Z"/>
          <w:rFonts w:ascii="Arial" w:hAnsi="Arial" w:cs="Arial"/>
          <w:sz w:val="24"/>
          <w:szCs w:val="24"/>
          <w:lang w:val="en-US"/>
        </w:rPr>
      </w:pPr>
      <w:ins w:id="68" w:author="mary.inoue@fap.local" w:date="2026-09-22T12:17:00Z" w16du:dateUtc="2026-09-22T16:17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62790BE6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69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70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58CA6C44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</w:p>
    <w:p w14:paraId="68A85440" w14:textId="77777777" w:rsidR="005120F2" w:rsidRPr="000759E6" w:rsidRDefault="005120F2" w:rsidP="005120F2">
      <w:pPr>
        <w:rPr>
          <w:ins w:id="72" w:author="mary.inoue@fap.local" w:date="2026-09-22T12:17:00Z" w16du:dateUtc="2026-09-22T16:17:00Z"/>
          <w:rFonts w:ascii="Arial" w:hAnsi="Arial" w:cs="Arial"/>
          <w:sz w:val="24"/>
          <w:szCs w:val="24"/>
          <w:lang w:val="en-US"/>
        </w:rPr>
      </w:pPr>
      <w:ins w:id="73" w:author="mary.inoue@fap.local" w:date="2026-09-22T12:17:00Z" w16du:dateUtc="2026-09-22T16:17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1CB51C81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4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</w:p>
    <w:p w14:paraId="6B134100" w14:textId="77777777" w:rsidR="009C4CE8" w:rsidRPr="00345AD1" w:rsidRDefault="009C4CE8" w:rsidP="009C4CE8">
      <w:pPr>
        <w:pStyle w:val="Default"/>
        <w:rPr>
          <w:ins w:id="75" w:author="mary.inoue@fap.local" w:date="2026-09-22T12:17:00Z" w16du:dateUtc="2026-09-22T16:17:00Z"/>
          <w:rFonts w:ascii="ArialMT" w:hAnsi="ArialMT" w:cs="ArialMT"/>
        </w:rPr>
      </w:pPr>
    </w:p>
    <w:p w14:paraId="5CB1896B" w14:textId="77777777" w:rsidR="009C4CE8" w:rsidRDefault="009C4CE8" w:rsidP="009C4CE8">
      <w:pPr>
        <w:pStyle w:val="Default"/>
        <w:rPr>
          <w:ins w:id="76" w:author="mary.inoue@fap.local" w:date="2026-09-22T12:17:00Z" w16du:dateUtc="2026-09-22T16:17:00Z"/>
          <w:rFonts w:ascii="ArialMT" w:hAnsi="ArialMT" w:cs="ArialMT"/>
        </w:rPr>
      </w:pPr>
    </w:p>
    <w:p w14:paraId="21F1C7C8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78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538A0B70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71E5A1F9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81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1183C8F1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07C08638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84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7FE9BC73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44EF8B20" w14:textId="77777777" w:rsidR="004B4464" w:rsidRPr="000759E6" w:rsidRDefault="004B4464" w:rsidP="004B4464">
      <w:pPr>
        <w:rPr>
          <w:ins w:id="86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87" w:author="mary.inoue@fap.local" w:date="2026-09-22T12:17:00Z" w16du:dateUtc="2026-09-22T16:17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34B93480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401FDF3A" w14:textId="77777777" w:rsidR="009C4CE8" w:rsidRDefault="009C4CE8" w:rsidP="00A5391B">
      <w:pPr>
        <w:rPr>
          <w:ins w:id="89" w:author="mary.inoue@fap.local" w:date="2026-09-22T12:17:00Z" w16du:dateUtc="2026-09-22T16:17:00Z"/>
          <w:rFonts w:ascii="Arial" w:hAnsi="Arial" w:cs="Arial"/>
          <w:sz w:val="24"/>
          <w:szCs w:val="24"/>
          <w:lang w:val="en-US"/>
        </w:rPr>
      </w:pPr>
    </w:p>
    <w:p w14:paraId="21C38DE9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91" w:author="mary.inoue@fap.local" w:date="2026-09-22T12:17:00Z" w16du:dateUtc="2026-09-22T16:17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6627F550" w14:textId="77777777" w:rsidR="00AA2126" w:rsidRDefault="00AA2126" w:rsidP="00A5391B">
      <w:pPr>
        <w:rPr>
          <w:ins w:id="92" w:author="mary.inoue@fap.local" w:date="2026-09-22T12:17:00Z" w16du:dateUtc="2026-09-22T16:17:00Z"/>
          <w:rFonts w:ascii="Arial" w:hAnsi="Arial" w:cs="Arial"/>
          <w:sz w:val="24"/>
          <w:szCs w:val="24"/>
          <w:lang w:val="en-US"/>
        </w:rPr>
      </w:pPr>
    </w:p>
    <w:p w14:paraId="25FAFDD1" w14:textId="77777777" w:rsidR="00DC250C" w:rsidRDefault="00500EF8" w:rsidP="00A5391B">
      <w:pPr>
        <w:rPr>
          <w:ins w:id="93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94" w:author="mary.inoue@fap.local" w:date="2026-09-22T12:17:00Z" w16du:dateUtc="2026-09-22T16:17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28E80927" w14:textId="77777777" w:rsidR="00ED46E8" w:rsidRPr="002D0762" w:rsidRDefault="00ED46E8" w:rsidP="00ED46E8">
      <w:pPr>
        <w:rPr>
          <w:ins w:id="95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96" w:author="mary.inoue@fap.local" w:date="2026-09-22T12:17:00Z" w16du:dateUtc="2026-09-22T16:17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68B3E8EB" w14:textId="77777777" w:rsidR="00ED46E8" w:rsidRPr="00500EF8" w:rsidRDefault="00ED46E8" w:rsidP="00A5391B">
      <w:pPr>
        <w:rPr>
          <w:ins w:id="97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58FB71B6" w14:textId="77777777" w:rsidR="00DC250C" w:rsidRDefault="005B3636" w:rsidP="00A5391B">
      <w:pPr>
        <w:rPr>
          <w:ins w:id="98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99" w:author="mary.inoue@fap.local" w:date="2026-09-22T12:17:00Z" w16du:dateUtc="2026-09-22T16:17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41463400" w14:textId="77777777" w:rsidR="00E0284E" w:rsidRPr="00674D51" w:rsidRDefault="00E0284E" w:rsidP="00A5391B">
      <w:pPr>
        <w:rPr>
          <w:ins w:id="100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01" w:author="mary.inoue@fap.local" w:date="2026-09-22T12:17:00Z" w16du:dateUtc="2026-09-22T16:17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3D45B885" w14:textId="77777777" w:rsidR="00AA2126" w:rsidRDefault="00AA2126" w:rsidP="00AA2126">
      <w:pPr>
        <w:pStyle w:val="Default"/>
        <w:rPr>
          <w:ins w:id="102" w:author="mary.inoue@fap.local" w:date="2026-09-22T12:17:00Z" w16du:dateUtc="2026-09-22T16:17:00Z"/>
        </w:rPr>
      </w:pPr>
      <w:ins w:id="103" w:author="mary.inoue@fap.local" w:date="2026-09-22T12:17:00Z" w16du:dateUtc="2026-09-22T16:17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36C49BF6" w14:textId="77777777" w:rsidR="000172AA" w:rsidRDefault="000172AA" w:rsidP="00AA2126">
      <w:pPr>
        <w:pStyle w:val="Default"/>
        <w:rPr>
          <w:ins w:id="104" w:author="mary.inoue@fap.local" w:date="2026-09-22T12:17:00Z" w16du:dateUtc="2026-09-22T16:17:00Z"/>
        </w:rPr>
      </w:pPr>
    </w:p>
    <w:p w14:paraId="2F9FF772" w14:textId="77777777" w:rsidR="000172AA" w:rsidRDefault="000172AA" w:rsidP="000172AA">
      <w:pPr>
        <w:rPr>
          <w:ins w:id="105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06" w:author="mary.inoue@fap.local" w:date="2026-09-22T12:17:00Z" w16du:dateUtc="2026-09-22T16:17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26E4AA68" w14:textId="77777777" w:rsidR="000172AA" w:rsidRDefault="000172AA" w:rsidP="00AA2126">
      <w:pPr>
        <w:pStyle w:val="Default"/>
        <w:rPr>
          <w:ins w:id="107" w:author="mary.inoue@fap.local" w:date="2026-09-22T12:17:00Z" w16du:dateUtc="2026-09-22T16:17:00Z"/>
        </w:rPr>
      </w:pPr>
    </w:p>
    <w:p w14:paraId="2D6A1107" w14:textId="77777777" w:rsidR="00AA2126" w:rsidRPr="00345AD1" w:rsidRDefault="00AA2126" w:rsidP="00AA2126">
      <w:pPr>
        <w:pStyle w:val="Default"/>
        <w:rPr>
          <w:ins w:id="108" w:author="mary.inoue@fap.local" w:date="2026-09-22T12:17:00Z" w16du:dateUtc="2026-09-22T16:17:00Z"/>
        </w:rPr>
      </w:pPr>
    </w:p>
    <w:p w14:paraId="591C0AB0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09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110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3D2F747" w14:textId="77777777" w:rsidR="00AA2126" w:rsidRDefault="00AA2126" w:rsidP="00A5391B">
      <w:pPr>
        <w:rPr>
          <w:ins w:id="111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F652380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2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113" w:author="mary.inoue@fap.local" w:date="2026-09-22T12:17:00Z" w16du:dateUtc="2026-09-22T16:17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160FD4FF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786AF8E6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17:00Z" w16du:dateUtc="2026-09-22T16:17:00Z"/>
          <w:rFonts w:ascii="Arial" w:hAnsi="Arial" w:cs="Arial"/>
          <w:b/>
          <w:sz w:val="24"/>
          <w:szCs w:val="24"/>
        </w:rPr>
      </w:pPr>
      <w:ins w:id="116" w:author="mary.inoue@fap.local" w:date="2026-09-22T12:17:00Z" w16du:dateUtc="2026-09-22T16:17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3ADB8D96" w14:textId="77777777" w:rsidR="00C01CF0" w:rsidRDefault="00C01CF0" w:rsidP="00A5391B">
      <w:pPr>
        <w:rPr>
          <w:ins w:id="117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13D37AE7" w14:textId="77777777" w:rsidR="00E0284E" w:rsidRPr="006A49C0" w:rsidRDefault="006A49C0" w:rsidP="00A5391B">
      <w:pPr>
        <w:rPr>
          <w:ins w:id="118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19" w:author="mary.inoue@fap.local" w:date="2026-09-22T12:17:00Z" w16du:dateUtc="2026-09-22T16:17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331EA75E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3A078482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122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4D735461" w14:textId="77777777" w:rsidR="006575DD" w:rsidRDefault="006575DD" w:rsidP="006575DD">
      <w:pPr>
        <w:rPr>
          <w:ins w:id="123" w:author="mary.inoue@fap.local" w:date="2026-09-22T12:17:00Z" w16du:dateUtc="2026-09-22T16:17:00Z"/>
          <w:rFonts w:ascii="Arial" w:hAnsi="Arial" w:cs="Arial"/>
          <w:b/>
          <w:sz w:val="24"/>
          <w:szCs w:val="24"/>
        </w:rPr>
      </w:pPr>
    </w:p>
    <w:p w14:paraId="5C78EF51" w14:textId="77777777" w:rsidR="006A49C0" w:rsidRDefault="006575DD" w:rsidP="00A5391B">
      <w:pPr>
        <w:rPr>
          <w:ins w:id="124" w:author="mary.inoue@fap.local" w:date="2026-09-22T12:17:00Z" w16du:dateUtc="2026-09-22T16:17:00Z"/>
          <w:rFonts w:ascii="Arial" w:hAnsi="Arial" w:cs="Arial"/>
          <w:b/>
          <w:sz w:val="24"/>
          <w:szCs w:val="24"/>
        </w:rPr>
      </w:pPr>
      <w:ins w:id="125" w:author="mary.inoue@fap.local" w:date="2026-09-22T12:17:00Z" w16du:dateUtc="2026-09-22T16:17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2681EDB7" w14:textId="77777777" w:rsidR="004D03FD" w:rsidRDefault="004D03FD" w:rsidP="00A5391B">
      <w:pPr>
        <w:rPr>
          <w:ins w:id="126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27" w:author="mary.inoue@fap.local" w:date="2026-09-22T12:17:00Z" w16du:dateUtc="2026-09-22T16:17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61893F8C" w14:textId="77777777" w:rsidR="005B2275" w:rsidRDefault="005B2275" w:rsidP="00A5391B">
      <w:pPr>
        <w:rPr>
          <w:ins w:id="128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957D54B" w14:textId="77777777" w:rsidR="005B2275" w:rsidRPr="00FD6C0D" w:rsidRDefault="005B2275" w:rsidP="005B2275">
      <w:pPr>
        <w:rPr>
          <w:ins w:id="12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30" w:author="mary.inoue@fap.local" w:date="2026-09-22T12:17:00Z" w16du:dateUtc="2026-09-22T16:17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699E8C9D" w14:textId="77777777" w:rsidR="005B2275" w:rsidRPr="004D03FD" w:rsidRDefault="005B2275" w:rsidP="00A5391B">
      <w:pPr>
        <w:rPr>
          <w:ins w:id="131" w:author="mary.inoue@fap.local" w:date="2026-09-22T12:17:00Z" w16du:dateUtc="2026-09-22T16:17:00Z"/>
          <w:rFonts w:ascii="Arial" w:hAnsi="Arial" w:cs="Arial"/>
          <w:b/>
          <w:sz w:val="24"/>
          <w:szCs w:val="24"/>
        </w:rPr>
      </w:pPr>
    </w:p>
    <w:p w14:paraId="0285523C" w14:textId="77777777" w:rsidR="00C43956" w:rsidRDefault="00C43956" w:rsidP="00C43956">
      <w:pPr>
        <w:rPr>
          <w:ins w:id="132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33" w:author="mary.inoue@fap.local" w:date="2026-09-22T12:17:00Z" w16du:dateUtc="2026-09-22T16:17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4FB06A30" w14:textId="77777777" w:rsidR="00A54CA6" w:rsidRPr="00C6444F" w:rsidRDefault="00A54CA6" w:rsidP="00A54CA6">
      <w:pPr>
        <w:rPr>
          <w:ins w:id="134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35" w:author="mary.inoue@fap.local" w:date="2026-09-22T12:17:00Z" w16du:dateUtc="2026-09-22T16:17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3DE69B97" w14:textId="77777777" w:rsidR="00A54CA6" w:rsidRDefault="00A54CA6" w:rsidP="00A54CA6">
      <w:pPr>
        <w:rPr>
          <w:ins w:id="13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52EBCCC4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7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138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3B1B5E09" w14:textId="77777777" w:rsidR="00C43956" w:rsidRDefault="00C43956" w:rsidP="00A5391B">
      <w:pPr>
        <w:rPr>
          <w:ins w:id="139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23F34927" w14:textId="77777777" w:rsidR="00ED407E" w:rsidRPr="00345AD1" w:rsidRDefault="00ED407E" w:rsidP="00ED407E">
      <w:pPr>
        <w:pStyle w:val="Default"/>
        <w:rPr>
          <w:ins w:id="140" w:author="mary.inoue@fap.local" w:date="2026-09-22T12:17:00Z" w16du:dateUtc="2026-09-22T16:17:00Z"/>
        </w:rPr>
      </w:pPr>
      <w:ins w:id="141" w:author="mary.inoue@fap.local" w:date="2026-09-22T12:17:00Z" w16du:dateUtc="2026-09-22T16:17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474A1464" w14:textId="77777777" w:rsidR="00ED407E" w:rsidRDefault="00ED407E" w:rsidP="00A5391B">
      <w:pPr>
        <w:rPr>
          <w:ins w:id="142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7FFD1525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144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2B211DF6" w14:textId="77777777" w:rsidR="00AE71D2" w:rsidRDefault="00AE71D2" w:rsidP="00A5391B">
      <w:pPr>
        <w:rPr>
          <w:ins w:id="145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</w:p>
    <w:p w14:paraId="3087210A" w14:textId="77777777" w:rsidR="00901CD7" w:rsidRDefault="00AE71D2" w:rsidP="00A5391B">
      <w:pPr>
        <w:rPr>
          <w:ins w:id="146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147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4B0B38BA" w14:textId="77777777" w:rsidR="00D64C4F" w:rsidRPr="00345AD1" w:rsidRDefault="00D64C4F" w:rsidP="00D64C4F">
      <w:pPr>
        <w:pStyle w:val="Default"/>
        <w:rPr>
          <w:ins w:id="148" w:author="mary.inoue@fap.local" w:date="2026-09-22T12:17:00Z" w16du:dateUtc="2026-09-22T16:17:00Z"/>
        </w:rPr>
      </w:pPr>
      <w:ins w:id="149" w:author="mary.inoue@fap.local" w:date="2026-09-22T12:17:00Z" w16du:dateUtc="2026-09-22T16:17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088C04FA" w14:textId="77777777" w:rsidR="00D64C4F" w:rsidRDefault="00D64C4F" w:rsidP="00A5391B">
      <w:pPr>
        <w:rPr>
          <w:ins w:id="150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7EA79048" w14:textId="77777777" w:rsidR="00D1508E" w:rsidRDefault="00D1508E" w:rsidP="00D1508E">
      <w:pPr>
        <w:pStyle w:val="Default"/>
        <w:rPr>
          <w:ins w:id="151" w:author="mary.inoue@fap.local" w:date="2026-09-22T12:17:00Z" w16du:dateUtc="2026-09-22T16:17:00Z"/>
        </w:rPr>
      </w:pPr>
      <w:ins w:id="152" w:author="mary.inoue@fap.local" w:date="2026-09-22T12:17:00Z" w16du:dateUtc="2026-09-22T16:17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7D571376" w14:textId="77777777" w:rsidR="00D1508E" w:rsidRDefault="00D1508E" w:rsidP="00A5391B">
      <w:pPr>
        <w:rPr>
          <w:ins w:id="153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10929912" w14:textId="77777777" w:rsidR="00C43956" w:rsidRDefault="00C43956" w:rsidP="00A5391B">
      <w:pPr>
        <w:rPr>
          <w:ins w:id="154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306FD1C" w14:textId="77777777" w:rsidR="00425F7C" w:rsidRPr="009B31F7" w:rsidRDefault="009B31F7" w:rsidP="00A5391B">
      <w:pPr>
        <w:rPr>
          <w:ins w:id="155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56" w:author="mary.inoue@fap.local" w:date="2026-09-22T12:17:00Z" w16du:dateUtc="2026-09-22T16:17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1E291682" w14:textId="77777777" w:rsidR="00425F7C" w:rsidRDefault="00C549DE" w:rsidP="00A5391B">
      <w:pPr>
        <w:rPr>
          <w:ins w:id="157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58" w:author="mary.inoue@fap.local" w:date="2026-09-22T12:17:00Z" w16du:dateUtc="2026-09-22T16:17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29512BF4" w14:textId="77777777" w:rsidR="0040121F" w:rsidRDefault="0040121F" w:rsidP="0040121F">
      <w:pPr>
        <w:rPr>
          <w:ins w:id="15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60" w:author="mary.inoue@fap.local" w:date="2026-09-22T12:17:00Z" w16du:dateUtc="2026-09-22T16:17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2A10085B" w14:textId="77777777" w:rsidR="00A2270B" w:rsidRPr="00AF56D5" w:rsidRDefault="00A2270B" w:rsidP="00A2270B">
      <w:pPr>
        <w:rPr>
          <w:ins w:id="161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62" w:author="mary.inoue@fap.local" w:date="2026-09-22T12:17:00Z" w16du:dateUtc="2026-09-22T16:17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441D674C" w14:textId="77777777" w:rsidR="00E45383" w:rsidRDefault="00E45383" w:rsidP="00E45383">
      <w:pPr>
        <w:rPr>
          <w:ins w:id="163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37109917" w14:textId="77777777" w:rsidR="00395556" w:rsidRPr="000642ED" w:rsidRDefault="00395556" w:rsidP="00395556">
      <w:pPr>
        <w:rPr>
          <w:ins w:id="164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65" w:author="mary.inoue@fap.local" w:date="2026-09-22T12:17:00Z" w16du:dateUtc="2026-09-22T16:17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12CDCFF7" w14:textId="77777777" w:rsidR="0040121F" w:rsidRDefault="0040121F" w:rsidP="0040121F">
      <w:pPr>
        <w:rPr>
          <w:ins w:id="16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7CAFEA94" w14:textId="77777777" w:rsidR="00395556" w:rsidRDefault="00395556" w:rsidP="00E45383">
      <w:pPr>
        <w:rPr>
          <w:ins w:id="167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3C72448" w14:textId="77777777" w:rsidR="00E45383" w:rsidRPr="0050434A" w:rsidRDefault="00E45383" w:rsidP="00E45383">
      <w:pPr>
        <w:rPr>
          <w:ins w:id="168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69" w:author="mary.inoue@fap.local" w:date="2026-09-22T12:17:00Z" w16du:dateUtc="2026-09-22T16:17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09C7A305" w14:textId="77777777" w:rsidR="00723985" w:rsidRDefault="00723985" w:rsidP="00723985">
      <w:pPr>
        <w:pStyle w:val="Default"/>
        <w:rPr>
          <w:ins w:id="170" w:author="mary.inoue@fap.local" w:date="2026-09-22T12:17:00Z" w16du:dateUtc="2026-09-22T16:17:00Z"/>
        </w:rPr>
      </w:pPr>
    </w:p>
    <w:p w14:paraId="4AC5A785" w14:textId="77777777" w:rsidR="00EB44BF" w:rsidRPr="008D7954" w:rsidRDefault="00EB44BF" w:rsidP="00EB44BF">
      <w:pPr>
        <w:rPr>
          <w:ins w:id="171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72" w:author="mary.inoue@fap.local" w:date="2026-09-22T12:17:00Z" w16du:dateUtc="2026-09-22T16:17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1BB875B5" w14:textId="77777777" w:rsidR="00E45383" w:rsidRDefault="00E45383" w:rsidP="00723985">
      <w:pPr>
        <w:pStyle w:val="Default"/>
        <w:rPr>
          <w:ins w:id="173" w:author="mary.inoue@fap.local" w:date="2026-09-22T12:17:00Z" w16du:dateUtc="2026-09-22T16:17:00Z"/>
        </w:rPr>
      </w:pPr>
    </w:p>
    <w:p w14:paraId="0E8852CF" w14:textId="77777777" w:rsidR="00723985" w:rsidRPr="00345AD1" w:rsidRDefault="00723985" w:rsidP="00723985">
      <w:pPr>
        <w:pStyle w:val="Default"/>
        <w:rPr>
          <w:ins w:id="174" w:author="mary.inoue@fap.local" w:date="2026-09-22T12:17:00Z" w16du:dateUtc="2026-09-22T16:17:00Z"/>
        </w:rPr>
      </w:pPr>
      <w:ins w:id="175" w:author="mary.inoue@fap.local" w:date="2026-09-22T12:17:00Z" w16du:dateUtc="2026-09-22T16:17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1EDD8F91" w14:textId="77777777" w:rsidR="00723985" w:rsidRDefault="00723985" w:rsidP="00A5391B">
      <w:pPr>
        <w:rPr>
          <w:ins w:id="17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34D96247" w14:textId="77777777" w:rsidR="00B30730" w:rsidRPr="00345AD1" w:rsidRDefault="00B30730" w:rsidP="00B30730">
      <w:pPr>
        <w:pStyle w:val="Default"/>
        <w:rPr>
          <w:ins w:id="177" w:author="mary.inoue@fap.local" w:date="2026-09-22T12:17:00Z" w16du:dateUtc="2026-09-22T16:17:00Z"/>
        </w:rPr>
      </w:pPr>
      <w:ins w:id="178" w:author="mary.inoue@fap.local" w:date="2026-09-22T12:17:00Z" w16du:dateUtc="2026-09-22T16:17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129C04E7" w14:textId="77777777" w:rsidR="00B30730" w:rsidRDefault="00B30730" w:rsidP="00A5391B">
      <w:pPr>
        <w:rPr>
          <w:ins w:id="179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674D3DC" w14:textId="77777777" w:rsidR="00723985" w:rsidRDefault="00723985" w:rsidP="00A5391B">
      <w:pPr>
        <w:rPr>
          <w:ins w:id="180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4AF04C67" w14:textId="77777777" w:rsidR="00723985" w:rsidRDefault="00723985" w:rsidP="00A5391B">
      <w:pPr>
        <w:rPr>
          <w:ins w:id="181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7FAFEF12" w14:textId="77777777" w:rsidR="00BC4C01" w:rsidRPr="00BC4C01" w:rsidRDefault="00BC4C01" w:rsidP="00A5391B">
      <w:pPr>
        <w:rPr>
          <w:ins w:id="182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83" w:author="mary.inoue@fap.local" w:date="2026-09-22T12:17:00Z" w16du:dateUtc="2026-09-22T16:17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1B7375B6" w14:textId="77777777" w:rsidR="00B23618" w:rsidRDefault="00B23618" w:rsidP="00B23618">
      <w:pPr>
        <w:rPr>
          <w:ins w:id="184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85" w:author="mary.inoue@fap.local" w:date="2026-09-22T12:17:00Z" w16du:dateUtc="2026-09-22T16:17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37777772" w14:textId="77777777" w:rsidR="00B23618" w:rsidRDefault="00B23618" w:rsidP="00A5391B">
      <w:pPr>
        <w:rPr>
          <w:ins w:id="18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7D2E3052" w14:textId="77777777" w:rsidR="00B23618" w:rsidRDefault="00B23618" w:rsidP="00A5391B">
      <w:pPr>
        <w:rPr>
          <w:ins w:id="187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7000A6CF" w14:textId="77777777" w:rsidR="006D73AD" w:rsidRDefault="006F5CEB" w:rsidP="00A5391B">
      <w:pPr>
        <w:rPr>
          <w:ins w:id="188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89" w:author="mary.inoue@fap.local" w:date="2026-09-22T12:17:00Z" w16du:dateUtc="2026-09-22T16:17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640C3820" w14:textId="77777777" w:rsidR="00B23618" w:rsidRPr="003A0E43" w:rsidRDefault="00B23618" w:rsidP="00B23618">
      <w:pPr>
        <w:rPr>
          <w:ins w:id="190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91" w:author="mary.inoue@fap.local" w:date="2026-09-22T12:17:00Z" w16du:dateUtc="2026-09-22T16:17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43D2173D" w14:textId="77777777" w:rsidR="00B30730" w:rsidRDefault="00B30730" w:rsidP="00A5391B">
      <w:pPr>
        <w:rPr>
          <w:ins w:id="192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DD26369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3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194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3B3CB4B2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22ECECC1" w14:textId="77777777" w:rsidR="00B23618" w:rsidRDefault="00B23618" w:rsidP="00B23618">
      <w:pPr>
        <w:rPr>
          <w:ins w:id="196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197" w:author="mary.inoue@fap.local" w:date="2026-09-22T12:17:00Z" w16du:dateUtc="2026-09-22T16:17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764364A7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8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199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127951E2" w14:textId="77777777" w:rsidR="00B23618" w:rsidRPr="00345AD1" w:rsidRDefault="00B23618" w:rsidP="00B23618">
      <w:pPr>
        <w:pStyle w:val="Default"/>
        <w:rPr>
          <w:ins w:id="200" w:author="mary.inoue@fap.local" w:date="2026-09-22T12:17:00Z" w16du:dateUtc="2026-09-22T16:17:00Z"/>
        </w:rPr>
      </w:pPr>
      <w:ins w:id="201" w:author="mary.inoue@fap.local" w:date="2026-09-22T12:17:00Z" w16du:dateUtc="2026-09-22T16:17:00Z">
        <w:r w:rsidRPr="00345AD1">
          <w:t xml:space="preserve"> </w:t>
        </w:r>
      </w:ins>
    </w:p>
    <w:p w14:paraId="5346FE47" w14:textId="77777777" w:rsidR="00B23618" w:rsidRDefault="00B23618" w:rsidP="00B23618">
      <w:pPr>
        <w:rPr>
          <w:ins w:id="202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595C5F4" w14:textId="77777777" w:rsidR="00B23618" w:rsidRDefault="00B23618" w:rsidP="00B23618">
      <w:pPr>
        <w:rPr>
          <w:ins w:id="203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3DD80B84" w14:textId="77777777" w:rsidR="00B23618" w:rsidRDefault="00B23618" w:rsidP="00B23618">
      <w:pPr>
        <w:rPr>
          <w:ins w:id="204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05" w:author="mary.inoue@fap.local" w:date="2026-09-22T12:17:00Z" w16du:dateUtc="2026-09-22T16:17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243E93AF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6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0FB4540E" w14:textId="77777777" w:rsidR="00B30730" w:rsidRDefault="00B30730" w:rsidP="00A5391B">
      <w:pPr>
        <w:rPr>
          <w:ins w:id="207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14094866" w14:textId="77777777" w:rsidR="00D1600A" w:rsidRPr="00345AD1" w:rsidRDefault="00D1600A" w:rsidP="00D1600A">
      <w:pPr>
        <w:pStyle w:val="Default"/>
        <w:rPr>
          <w:ins w:id="208" w:author="mary.inoue@fap.local" w:date="2026-09-22T12:17:00Z" w16du:dateUtc="2026-09-22T16:17:00Z"/>
        </w:rPr>
      </w:pPr>
      <w:ins w:id="209" w:author="mary.inoue@fap.local" w:date="2026-09-22T12:17:00Z" w16du:dateUtc="2026-09-22T16:17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432B2415" w14:textId="77777777" w:rsidR="004175E5" w:rsidRDefault="004175E5" w:rsidP="00A5391B">
      <w:pPr>
        <w:rPr>
          <w:ins w:id="210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91407DA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1" w:author="mary.inoue@fap.local" w:date="2026-09-22T12:17:00Z" w16du:dateUtc="2026-09-22T16:17:00Z"/>
          <w:rFonts w:ascii="Arial" w:hAnsi="Arial" w:cs="Arial"/>
          <w:b/>
          <w:sz w:val="24"/>
          <w:szCs w:val="24"/>
        </w:rPr>
      </w:pPr>
      <w:ins w:id="212" w:author="mary.inoue@fap.local" w:date="2026-09-22T12:17:00Z" w16du:dateUtc="2026-09-22T16:17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407E2850" w14:textId="77777777" w:rsidR="00F33C0F" w:rsidRDefault="00F33C0F" w:rsidP="00A5391B">
      <w:pPr>
        <w:rPr>
          <w:ins w:id="213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42DD510A" w14:textId="77777777" w:rsidR="00D60738" w:rsidRDefault="00D60738" w:rsidP="00A5391B">
      <w:pPr>
        <w:rPr>
          <w:ins w:id="214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15" w:author="mary.inoue@fap.local" w:date="2026-09-22T12:17:00Z" w16du:dateUtc="2026-09-22T16:17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3F7ACD84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6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17" w:author="mary.inoue@fap.local" w:date="2026-09-22T12:17:00Z" w16du:dateUtc="2026-09-22T16:17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652B1578" w14:textId="77777777" w:rsidR="00A24980" w:rsidRPr="00D60738" w:rsidRDefault="00A24980" w:rsidP="00A5391B">
      <w:pPr>
        <w:rPr>
          <w:ins w:id="218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40E3989A" w14:textId="77777777" w:rsidR="00163BDD" w:rsidRDefault="00163BDD" w:rsidP="00A5391B">
      <w:pPr>
        <w:rPr>
          <w:ins w:id="21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20" w:author="mary.inoue@fap.local" w:date="2026-09-22T12:17:00Z" w16du:dateUtc="2026-09-22T16:17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76621705" w14:textId="77777777" w:rsidR="00B23618" w:rsidRDefault="00B23618" w:rsidP="00A5391B">
      <w:pPr>
        <w:rPr>
          <w:ins w:id="221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2C1A1B2C" w14:textId="77777777" w:rsidR="00B23618" w:rsidRDefault="00B23618" w:rsidP="00B23618">
      <w:pPr>
        <w:rPr>
          <w:ins w:id="222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091204F" w14:textId="77777777" w:rsidR="00B23618" w:rsidRDefault="00B23618" w:rsidP="00A5391B">
      <w:pPr>
        <w:rPr>
          <w:ins w:id="223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5A912873" w14:textId="77777777" w:rsidR="00094AC5" w:rsidRDefault="00094AC5" w:rsidP="00094AC5">
      <w:pPr>
        <w:pStyle w:val="Default"/>
        <w:rPr>
          <w:ins w:id="224" w:author="mary.inoue@fap.local" w:date="2026-09-22T12:17:00Z" w16du:dateUtc="2026-09-22T16:17:00Z"/>
        </w:rPr>
      </w:pPr>
      <w:ins w:id="225" w:author="mary.inoue@fap.local" w:date="2026-09-22T12:17:00Z" w16du:dateUtc="2026-09-22T16:17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0DC9B500" w14:textId="77777777" w:rsidR="00B23618" w:rsidRDefault="00B23618" w:rsidP="00B23618">
      <w:pPr>
        <w:rPr>
          <w:ins w:id="22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E316B30" w14:textId="77777777" w:rsidR="00B23618" w:rsidRPr="003268AD" w:rsidRDefault="00B23618" w:rsidP="00B23618">
      <w:pPr>
        <w:rPr>
          <w:ins w:id="227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28" w:author="mary.inoue@fap.local" w:date="2026-09-22T12:17:00Z" w16du:dateUtc="2026-09-22T16:17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18E9CE08" w14:textId="77777777" w:rsidR="00B23618" w:rsidRPr="005B78AA" w:rsidRDefault="00B23618" w:rsidP="00B23618">
      <w:pPr>
        <w:rPr>
          <w:ins w:id="22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30" w:author="mary.inoue@fap.local" w:date="2026-09-22T12:17:00Z" w16du:dateUtc="2026-09-22T16:17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5C91C838" w14:textId="77777777" w:rsidR="00B23618" w:rsidRPr="00345AD1" w:rsidRDefault="00B23618" w:rsidP="00094AC5">
      <w:pPr>
        <w:pStyle w:val="Default"/>
        <w:rPr>
          <w:ins w:id="231" w:author="mary.inoue@fap.local" w:date="2026-09-22T12:17:00Z" w16du:dateUtc="2026-09-22T16:17:00Z"/>
        </w:rPr>
      </w:pPr>
    </w:p>
    <w:p w14:paraId="5FBAF8D7" w14:textId="77777777" w:rsidR="00094AC5" w:rsidRDefault="00094AC5" w:rsidP="00094AC5">
      <w:pPr>
        <w:pStyle w:val="Default"/>
        <w:rPr>
          <w:ins w:id="232" w:author="mary.inoue@fap.local" w:date="2026-09-22T12:17:00Z" w16du:dateUtc="2026-09-22T16:17:00Z"/>
        </w:rPr>
      </w:pPr>
    </w:p>
    <w:p w14:paraId="22E92A8C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3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234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6611F98D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</w:p>
    <w:p w14:paraId="5A9F7501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237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32589EF3" w14:textId="77777777" w:rsidR="00094AC5" w:rsidRPr="00163BDD" w:rsidRDefault="00094AC5" w:rsidP="00A5391B">
      <w:pPr>
        <w:rPr>
          <w:ins w:id="238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CD6A639" w14:textId="77777777" w:rsidR="00A5391B" w:rsidRPr="00A5391B" w:rsidRDefault="00A5391B" w:rsidP="00A5391B">
      <w:pPr>
        <w:rPr>
          <w:ins w:id="23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40" w:author="mary.inoue@fap.local" w:date="2026-09-22T12:17:00Z" w16du:dateUtc="2026-09-22T16:17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21B3994C" w14:textId="77777777" w:rsidR="002C247D" w:rsidRDefault="002C247D" w:rsidP="002C247D">
      <w:pPr>
        <w:rPr>
          <w:ins w:id="241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42" w:author="mary.inoue@fap.local" w:date="2026-09-22T12:17:00Z" w16du:dateUtc="2026-09-22T16:17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020CC21E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3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244" w:author="mary.inoue@fap.local" w:date="2026-09-22T12:17:00Z" w16du:dateUtc="2026-09-22T16:17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3E7FB3A5" w14:textId="77777777" w:rsidR="00BB7F95" w:rsidRDefault="00BB7F95" w:rsidP="002C247D">
      <w:pPr>
        <w:rPr>
          <w:ins w:id="245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441B8401" w14:textId="77777777" w:rsidR="00BB7F95" w:rsidRDefault="00BB7F95" w:rsidP="002C247D">
      <w:pPr>
        <w:rPr>
          <w:ins w:id="24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6EA3FAA5" w14:textId="77777777" w:rsidR="00BB7F95" w:rsidRDefault="00BB7F95" w:rsidP="002C247D">
      <w:pPr>
        <w:rPr>
          <w:ins w:id="247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23D37571" w14:textId="77777777" w:rsidR="00140891" w:rsidRDefault="00140891" w:rsidP="002C247D">
      <w:pPr>
        <w:rPr>
          <w:ins w:id="248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49" w:author="mary.inoue@fap.local" w:date="2026-09-22T12:17:00Z" w16du:dateUtc="2026-09-22T16:17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024D404E" w14:textId="77777777" w:rsidR="00B23618" w:rsidRPr="005B78AA" w:rsidRDefault="00B23618" w:rsidP="00B23618">
      <w:pPr>
        <w:rPr>
          <w:ins w:id="250" w:author="mary.inoue@fap.local" w:date="2026-09-22T12:17:00Z" w16du:dateUtc="2026-09-22T16:17:00Z"/>
          <w:rFonts w:ascii="Arial" w:hAnsi="Arial" w:cs="Arial"/>
          <w:sz w:val="24"/>
          <w:szCs w:val="24"/>
        </w:rPr>
      </w:pPr>
      <w:bookmarkStart w:id="251" w:name="_Hlk10102745"/>
      <w:ins w:id="252" w:author="mary.inoue@fap.local" w:date="2026-09-22T12:17:00Z" w16du:dateUtc="2026-09-22T16:17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1"/>
    <w:p w14:paraId="68A8920D" w14:textId="77777777" w:rsidR="00B23618" w:rsidRPr="00140891" w:rsidRDefault="00B23618" w:rsidP="002C247D">
      <w:pPr>
        <w:rPr>
          <w:ins w:id="253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25F7F2E4" w14:textId="77777777" w:rsidR="00140891" w:rsidRDefault="00140891" w:rsidP="002C247D">
      <w:pPr>
        <w:rPr>
          <w:ins w:id="254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55" w:author="mary.inoue@fap.local" w:date="2026-09-22T12:17:00Z" w16du:dateUtc="2026-09-22T16:17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342DCA1A" w14:textId="77777777" w:rsidR="00064320" w:rsidRDefault="00064320" w:rsidP="00064320">
      <w:pPr>
        <w:pStyle w:val="Default"/>
        <w:rPr>
          <w:ins w:id="256" w:author="mary.inoue@fap.local" w:date="2026-09-22T12:17:00Z" w16du:dateUtc="2026-09-22T16:17:00Z"/>
        </w:rPr>
      </w:pPr>
    </w:p>
    <w:p w14:paraId="5BAF26E7" w14:textId="77777777" w:rsidR="00064320" w:rsidRPr="00345AD1" w:rsidRDefault="00064320" w:rsidP="00064320">
      <w:pPr>
        <w:pStyle w:val="Default"/>
        <w:rPr>
          <w:ins w:id="257" w:author="mary.inoue@fap.local" w:date="2026-09-22T12:17:00Z" w16du:dateUtc="2026-09-22T16:17:00Z"/>
        </w:rPr>
      </w:pPr>
      <w:ins w:id="258" w:author="mary.inoue@fap.local" w:date="2026-09-22T12:17:00Z" w16du:dateUtc="2026-09-22T16:17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6974557D" w14:textId="77777777" w:rsidR="00064320" w:rsidRDefault="00064320" w:rsidP="00064320">
      <w:pPr>
        <w:pStyle w:val="Default"/>
        <w:rPr>
          <w:ins w:id="259" w:author="mary.inoue@fap.local" w:date="2026-09-22T12:17:00Z" w16du:dateUtc="2026-09-22T16:17:00Z"/>
        </w:rPr>
      </w:pPr>
    </w:p>
    <w:p w14:paraId="2F0099FE" w14:textId="77777777" w:rsidR="00064320" w:rsidRPr="008A41B7" w:rsidRDefault="008A41B7" w:rsidP="002C247D">
      <w:pPr>
        <w:rPr>
          <w:ins w:id="260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61" w:author="mary.inoue@fap.local" w:date="2026-09-22T12:17:00Z" w16du:dateUtc="2026-09-22T16:17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4520693C" w14:textId="77777777" w:rsidR="00064320" w:rsidRDefault="00064320" w:rsidP="002C247D">
      <w:pPr>
        <w:rPr>
          <w:ins w:id="262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0771F2F9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3" w:author="mary.inoue@fap.local" w:date="2026-09-22T12:17:00Z" w16du:dateUtc="2026-09-22T16:17:00Z"/>
          <w:rFonts w:ascii="Arial" w:hAnsi="Arial" w:cs="Arial"/>
          <w:color w:val="000000"/>
          <w:sz w:val="24"/>
          <w:szCs w:val="24"/>
        </w:rPr>
      </w:pPr>
      <w:ins w:id="264" w:author="mary.inoue@fap.local" w:date="2026-09-22T12:17:00Z" w16du:dateUtc="2026-09-22T16:17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3982FB92" w14:textId="77777777" w:rsidR="00706622" w:rsidRPr="00345AD1" w:rsidRDefault="00706622" w:rsidP="00706622">
      <w:pPr>
        <w:pStyle w:val="Default"/>
        <w:rPr>
          <w:ins w:id="265" w:author="mary.inoue@fap.local" w:date="2026-09-22T12:17:00Z" w16du:dateUtc="2026-09-22T16:17:00Z"/>
        </w:rPr>
      </w:pPr>
    </w:p>
    <w:p w14:paraId="70F9E3F5" w14:textId="77777777" w:rsidR="00494500" w:rsidRDefault="00494500" w:rsidP="00494500">
      <w:pPr>
        <w:pStyle w:val="Default"/>
        <w:rPr>
          <w:ins w:id="266" w:author="mary.inoue@fap.local" w:date="2026-09-22T12:17:00Z" w16du:dateUtc="2026-09-22T16:17:00Z"/>
        </w:rPr>
      </w:pPr>
      <w:ins w:id="267" w:author="mary.inoue@fap.local" w:date="2026-09-22T12:17:00Z" w16du:dateUtc="2026-09-22T16:17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3DAB18A1" w14:textId="77777777" w:rsidR="005201FD" w:rsidRDefault="005201FD" w:rsidP="00494500">
      <w:pPr>
        <w:pStyle w:val="Default"/>
        <w:rPr>
          <w:ins w:id="268" w:author="mary.inoue@fap.local" w:date="2026-09-22T12:17:00Z" w16du:dateUtc="2026-09-22T16:17:00Z"/>
        </w:rPr>
      </w:pPr>
    </w:p>
    <w:p w14:paraId="67DC9E3F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70" w:author="mary.inoue@fap.local" w:date="2026-09-22T12:17:00Z" w16du:dateUtc="2026-09-22T16:17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15AFB4DA" w14:textId="77777777" w:rsidR="005201FD" w:rsidRPr="00345AD1" w:rsidRDefault="005201FD" w:rsidP="00494500">
      <w:pPr>
        <w:pStyle w:val="Default"/>
        <w:rPr>
          <w:ins w:id="271" w:author="mary.inoue@fap.local" w:date="2026-09-22T12:17:00Z" w16du:dateUtc="2026-09-22T16:17:00Z"/>
        </w:rPr>
      </w:pPr>
    </w:p>
    <w:p w14:paraId="10B9BA22" w14:textId="77777777" w:rsidR="00BD6490" w:rsidRPr="00345AD1" w:rsidRDefault="00BD6490" w:rsidP="00BD6490">
      <w:pPr>
        <w:pStyle w:val="Default"/>
        <w:rPr>
          <w:ins w:id="272" w:author="mary.inoue@fap.local" w:date="2026-09-22T12:17:00Z" w16du:dateUtc="2026-09-22T16:17:00Z"/>
        </w:rPr>
      </w:pPr>
      <w:ins w:id="273" w:author="mary.inoue@fap.local" w:date="2026-09-22T12:17:00Z" w16du:dateUtc="2026-09-22T16:17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402660E6" w14:textId="77777777" w:rsidR="00064320" w:rsidRDefault="00064320" w:rsidP="002C247D">
      <w:pPr>
        <w:rPr>
          <w:ins w:id="274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p w14:paraId="1B603A63" w14:textId="77777777" w:rsidR="00B9482B" w:rsidRDefault="00B9482B" w:rsidP="002C247D">
      <w:pPr>
        <w:rPr>
          <w:ins w:id="275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76" w:author="mary.inoue@fap.local" w:date="2026-09-22T12:17:00Z" w16du:dateUtc="2026-09-22T16:17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55ACB1D8" w14:textId="77777777" w:rsidR="00B9482B" w:rsidRDefault="00B9482B" w:rsidP="002C247D">
      <w:pPr>
        <w:rPr>
          <w:ins w:id="277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78" w:author="mary.inoue@fap.local" w:date="2026-09-22T12:17:00Z" w16du:dateUtc="2026-09-22T16:17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5D2F890D" w14:textId="77777777" w:rsidR="009801CD" w:rsidRDefault="009801CD" w:rsidP="002C247D">
      <w:pPr>
        <w:rPr>
          <w:ins w:id="279" w:author="mary.inoue@fap.local" w:date="2026-09-22T12:17:00Z" w16du:dateUtc="2026-09-22T16:17:00Z"/>
          <w:rFonts w:ascii="Arial" w:hAnsi="Arial" w:cs="Arial"/>
          <w:sz w:val="24"/>
          <w:szCs w:val="24"/>
        </w:rPr>
      </w:pPr>
      <w:ins w:id="280" w:author="mary.inoue@fap.local" w:date="2026-09-22T12:17:00Z" w16du:dateUtc="2026-09-22T16:17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03A9B2E9" w14:textId="77777777" w:rsidR="00C10C2A" w:rsidRPr="00345AD1" w:rsidRDefault="00C10C2A" w:rsidP="00C10C2A">
      <w:pPr>
        <w:pStyle w:val="Default"/>
        <w:rPr>
          <w:ins w:id="281" w:author="mary.inoue@fap.local" w:date="2026-09-22T12:17:00Z" w16du:dateUtc="2026-09-22T16:17:00Z"/>
        </w:rPr>
      </w:pPr>
      <w:ins w:id="282" w:author="mary.inoue@fap.local" w:date="2026-09-22T12:17:00Z" w16du:dateUtc="2026-09-22T16:17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20413970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3" w:author="mary.inoue@fap.local" w:date="2026-09-22T12:17:00Z" w16du:dateUtc="2026-09-22T16:17:00Z"/>
          <w:rFonts w:ascii="ArialMT" w:hAnsi="ArialMT" w:cs="ArialMT"/>
          <w:sz w:val="24"/>
          <w:szCs w:val="24"/>
        </w:rPr>
      </w:pPr>
    </w:p>
    <w:p w14:paraId="01453849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17:00Z" w16du:dateUtc="2026-09-22T16:17:00Z"/>
          <w:rFonts w:ascii="ArialMT" w:hAnsi="ArialMT" w:cs="ArialMT"/>
          <w:sz w:val="24"/>
          <w:szCs w:val="24"/>
        </w:rPr>
      </w:pPr>
      <w:ins w:id="285" w:author="mary.inoue@fap.local" w:date="2026-09-22T12:17:00Z" w16du:dateUtc="2026-09-22T16:17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578CFDA5" w14:textId="77777777" w:rsidR="00C10C2A" w:rsidRPr="009801CD" w:rsidRDefault="00C10C2A" w:rsidP="002C247D">
      <w:pPr>
        <w:rPr>
          <w:ins w:id="286" w:author="mary.inoue@fap.local" w:date="2026-09-22T12:17:00Z" w16du:dateUtc="2026-09-22T16:17:00Z"/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62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7"/>
        <w:gridCol w:w="2847"/>
        <w:gridCol w:w="2395"/>
        <w:gridCol w:w="2194"/>
        <w:gridCol w:w="917"/>
      </w:tblGrid>
      <w:tr w:rsidR="00624A22" w:rsidRPr="00FD3C31" w14:paraId="104DED76" w14:textId="77777777" w:rsidTr="00715085">
        <w:trPr>
          <w:trHeight w:val="517"/>
          <w:del w:id="287" w:author="mary.inoue@fap.local" w:date="2026-09-22T12:17:00Z" w16du:dateUtc="2026-09-22T16:17:00Z"/>
        </w:trPr>
        <w:tc>
          <w:tcPr>
            <w:tcW w:w="9286" w:type="dxa"/>
            <w:gridSpan w:val="5"/>
            <w:tcBorders>
              <w:bottom w:val="dotted" w:sz="4" w:space="0" w:color="auto"/>
            </w:tcBorders>
            <w:vAlign w:val="center"/>
          </w:tcPr>
          <w:p w14:paraId="5C0917C5" w14:textId="77777777" w:rsidR="00624A22" w:rsidRPr="00384DF9" w:rsidRDefault="00624A22" w:rsidP="00715085">
            <w:pPr>
              <w:rPr>
                <w:del w:id="288" w:author="mary.inoue@fap.local" w:date="2026-09-22T12:17:00Z" w16du:dateUtc="2026-09-22T16:17:00Z"/>
                <w:rFonts w:ascii="Arial" w:hAnsi="Arial" w:cs="Arial"/>
                <w:b/>
                <w:sz w:val="24"/>
                <w:szCs w:val="24"/>
              </w:rPr>
            </w:pPr>
          </w:p>
          <w:p w14:paraId="392EBE71" w14:textId="42236540" w:rsidR="00615674" w:rsidRDefault="007D5DC8" w:rsidP="00715085">
            <w:pPr>
              <w:jc w:val="center"/>
              <w:rPr>
                <w:del w:id="289" w:author="mary.inoue@fap.local" w:date="2026-09-22T12:17:00Z" w16du:dateUtc="2026-09-22T16:17:00Z"/>
                <w:rFonts w:ascii="Arial" w:hAnsi="Arial" w:cs="Arial"/>
                <w:b/>
                <w:sz w:val="26"/>
                <w:szCs w:val="26"/>
              </w:rPr>
            </w:pPr>
            <w:del w:id="290" w:author="mary.inoue@fap.local" w:date="2026-09-22T12:17:00Z" w16du:dateUtc="2026-09-22T16:17:00Z">
              <w:r>
                <w:rPr>
                  <w:rFonts w:ascii="Arial" w:hAnsi="Arial" w:cs="Arial"/>
                  <w:b/>
                  <w:sz w:val="26"/>
                  <w:szCs w:val="26"/>
                </w:rPr>
                <w:delText xml:space="preserve">Příloha ZD č. </w:delText>
              </w:r>
              <w:r w:rsidR="00E4376D">
                <w:rPr>
                  <w:rFonts w:ascii="Arial" w:hAnsi="Arial" w:cs="Arial"/>
                  <w:b/>
                  <w:sz w:val="26"/>
                  <w:szCs w:val="26"/>
                </w:rPr>
                <w:delText>7</w:delText>
              </w:r>
              <w:r w:rsidR="00624A22" w:rsidRPr="0019410C">
                <w:rPr>
                  <w:rFonts w:ascii="Arial" w:hAnsi="Arial" w:cs="Arial"/>
                  <w:b/>
                  <w:sz w:val="26"/>
                  <w:szCs w:val="26"/>
                </w:rPr>
                <w:delText xml:space="preserve"> – Seznam poddodavatelů </w:delText>
              </w:r>
              <w:r w:rsidR="00615674">
                <w:rPr>
                  <w:rFonts w:ascii="Arial" w:hAnsi="Arial" w:cs="Arial"/>
                  <w:b/>
                  <w:sz w:val="26"/>
                  <w:szCs w:val="26"/>
                </w:rPr>
                <w:delText xml:space="preserve">na plnění </w:delText>
              </w:r>
            </w:del>
          </w:p>
          <w:p w14:paraId="63E1CB56" w14:textId="01C68D7E" w:rsidR="00624A22" w:rsidRPr="0019410C" w:rsidRDefault="00615674" w:rsidP="00715085">
            <w:pPr>
              <w:jc w:val="center"/>
              <w:rPr>
                <w:del w:id="291" w:author="mary.inoue@fap.local" w:date="2026-09-22T12:17:00Z" w16du:dateUtc="2026-09-22T16:17:00Z"/>
                <w:rFonts w:ascii="Arial" w:hAnsi="Arial" w:cs="Arial"/>
                <w:b/>
                <w:sz w:val="26"/>
                <w:szCs w:val="26"/>
              </w:rPr>
            </w:pPr>
            <w:del w:id="292" w:author="mary.inoue@fap.local" w:date="2026-09-22T12:17:00Z" w16du:dateUtc="2026-09-22T16:17:00Z">
              <w:r>
                <w:rPr>
                  <w:rFonts w:ascii="Arial" w:hAnsi="Arial" w:cs="Arial"/>
                  <w:b/>
                  <w:sz w:val="26"/>
                  <w:szCs w:val="26"/>
                </w:rPr>
                <w:delText>předmětu veřejné zakázky</w:delText>
              </w:r>
            </w:del>
          </w:p>
          <w:p w14:paraId="68429C39" w14:textId="535C71E2" w:rsidR="00624A22" w:rsidRPr="00E4376D" w:rsidRDefault="00624A22" w:rsidP="00715085">
            <w:pPr>
              <w:jc w:val="center"/>
              <w:rPr>
                <w:del w:id="293" w:author="mary.inoue@fap.local" w:date="2026-09-22T12:17:00Z" w16du:dateUtc="2026-09-22T16:17:00Z"/>
                <w:rFonts w:ascii="Arial" w:hAnsi="Arial" w:cs="Arial"/>
                <w:b/>
                <w:sz w:val="24"/>
                <w:szCs w:val="24"/>
              </w:rPr>
            </w:pPr>
            <w:del w:id="294" w:author="mary.inoue@fap.local" w:date="2026-09-22T12:17:00Z" w16du:dateUtc="2026-09-22T16:17:00Z">
              <w:r w:rsidRPr="00E4376D">
                <w:rPr>
                  <w:rFonts w:ascii="Arial" w:hAnsi="Arial" w:cs="Arial"/>
                  <w:b/>
                  <w:sz w:val="24"/>
                  <w:szCs w:val="24"/>
                </w:rPr>
                <w:delText xml:space="preserve">(vzorový </w:delText>
              </w:r>
              <w:r w:rsidR="00E4376D" w:rsidRPr="00E4376D">
                <w:rPr>
                  <w:rFonts w:ascii="Arial" w:hAnsi="Arial" w:cs="Arial"/>
                  <w:b/>
                  <w:sz w:val="24"/>
                  <w:szCs w:val="24"/>
                </w:rPr>
                <w:delText>dokument</w:delText>
              </w:r>
              <w:r w:rsidRPr="00E4376D">
                <w:rPr>
                  <w:rFonts w:ascii="Arial" w:hAnsi="Arial" w:cs="Arial"/>
                  <w:b/>
                  <w:sz w:val="24"/>
                  <w:szCs w:val="24"/>
                </w:rPr>
                <w:delText>)</w:delText>
              </w:r>
            </w:del>
          </w:p>
          <w:p w14:paraId="5E702BD2" w14:textId="77777777" w:rsidR="00624A22" w:rsidRPr="00384DF9" w:rsidRDefault="00624A22" w:rsidP="00715085">
            <w:pPr>
              <w:jc w:val="center"/>
              <w:rPr>
                <w:del w:id="295" w:author="mary.inoue@fap.local" w:date="2026-09-22T12:17:00Z" w16du:dateUtc="2026-09-22T16:17:00Z"/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3386F" w:rsidRPr="00346492" w14:paraId="174D3961" w14:textId="77777777" w:rsidTr="00715085">
        <w:trPr>
          <w:trHeight w:val="63"/>
          <w:del w:id="296" w:author="mary.inoue@fap.local" w:date="2026-09-22T12:17:00Z" w16du:dateUtc="2026-09-22T16:17:00Z"/>
        </w:trPr>
        <w:tc>
          <w:tcPr>
            <w:tcW w:w="928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pct20" w:color="auto" w:fill="auto"/>
            <w:vAlign w:val="center"/>
          </w:tcPr>
          <w:p w14:paraId="7D0A82EA" w14:textId="3DD1504B" w:rsidR="0063386F" w:rsidRPr="00346492" w:rsidRDefault="0063386F" w:rsidP="00715085">
            <w:pPr>
              <w:spacing w:before="120" w:after="120"/>
              <w:rPr>
                <w:del w:id="297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298" w:author="mary.inoue@fap.loca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Identifikační údaje zadavatele a název veřejné zakázky:</w:delText>
              </w:r>
            </w:del>
          </w:p>
        </w:tc>
      </w:tr>
      <w:tr w:rsidR="0063386F" w:rsidRPr="00346492" w14:paraId="397F7B3E" w14:textId="77777777" w:rsidTr="00715085">
        <w:trPr>
          <w:trHeight w:val="641"/>
          <w:del w:id="299" w:author="mary.inoue@fap.local" w:date="2026-09-22T12:17:00Z" w16du:dateUtc="2026-09-22T16:17:00Z"/>
        </w:trPr>
        <w:tc>
          <w:tcPr>
            <w:tcW w:w="6067" w:type="dxa"/>
            <w:gridSpan w:val="3"/>
            <w:tcBorders>
              <w:top w:val="dotted" w:sz="4" w:space="0" w:color="auto"/>
            </w:tcBorders>
            <w:vAlign w:val="center"/>
          </w:tcPr>
          <w:p w14:paraId="0AC15104" w14:textId="17E03AFE" w:rsidR="0063386F" w:rsidRPr="00346492" w:rsidRDefault="0063386F" w:rsidP="00715085">
            <w:pPr>
              <w:rPr>
                <w:del w:id="300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01" w:author="mary.inoue@fap.loca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Zadavatel veřejné zakázky:</w:delText>
              </w:r>
            </w:del>
          </w:p>
        </w:tc>
        <w:tc>
          <w:tcPr>
            <w:tcW w:w="3219" w:type="dxa"/>
            <w:gridSpan w:val="2"/>
            <w:tcBorders>
              <w:top w:val="dotted" w:sz="4" w:space="0" w:color="auto"/>
            </w:tcBorders>
          </w:tcPr>
          <w:p w14:paraId="33270B50" w14:textId="3BA3010B" w:rsidR="0063386F" w:rsidRPr="00346492" w:rsidRDefault="0063386F" w:rsidP="00715085">
            <w:pPr>
              <w:pStyle w:val="Default"/>
              <w:rPr>
                <w:del w:id="302" w:author="mary.inoue@fap.local" w:date="2026-09-22T12:17:00Z" w16du:dateUtc="2026-09-22T16:17:00Z"/>
                <w:b/>
                <w:sz w:val="18"/>
                <w:szCs w:val="18"/>
              </w:rPr>
            </w:pPr>
            <w:del w:id="303" w:author="mary.inoue@fap.local" w:date="2026-09-22T12:17:00Z" w16du:dateUtc="2026-09-22T16:17:00Z">
              <w:r w:rsidRPr="00346492">
                <w:rPr>
                  <w:b/>
                  <w:sz w:val="18"/>
                  <w:szCs w:val="18"/>
                </w:rPr>
                <w:delText>Název: Město</w:delText>
              </w:r>
              <w:r w:rsidR="00E4376D">
                <w:rPr>
                  <w:b/>
                  <w:sz w:val="18"/>
                  <w:szCs w:val="18"/>
                </w:rPr>
                <w:delText xml:space="preserve"> Bruntál</w:delText>
              </w:r>
            </w:del>
          </w:p>
          <w:p w14:paraId="7BE9C5CA" w14:textId="2E268367" w:rsidR="0063386F" w:rsidRPr="00346492" w:rsidRDefault="0063386F" w:rsidP="00715085">
            <w:pPr>
              <w:pStyle w:val="Default"/>
              <w:rPr>
                <w:del w:id="304" w:author="mary.inoue@fap.local" w:date="2026-09-22T12:17:00Z" w16du:dateUtc="2026-09-22T16:17:00Z"/>
                <w:b/>
                <w:sz w:val="18"/>
                <w:szCs w:val="18"/>
              </w:rPr>
            </w:pPr>
            <w:del w:id="305" w:author="mary.inoue@fap.local" w:date="2026-09-22T12:17:00Z" w16du:dateUtc="2026-09-22T16:17:00Z">
              <w:r w:rsidRPr="00346492">
                <w:rPr>
                  <w:b/>
                  <w:sz w:val="18"/>
                  <w:szCs w:val="18"/>
                </w:rPr>
                <w:delText xml:space="preserve">Adresa: </w:delText>
              </w:r>
              <w:r w:rsidR="00E4376D">
                <w:rPr>
                  <w:b/>
                  <w:sz w:val="18"/>
                  <w:szCs w:val="18"/>
                </w:rPr>
                <w:delText>Nádražní 994/20, 792 01 Bruntál 1</w:delText>
              </w:r>
            </w:del>
          </w:p>
          <w:p w14:paraId="023EAD00" w14:textId="79974CE6" w:rsidR="0063386F" w:rsidRPr="00346492" w:rsidRDefault="0063386F" w:rsidP="00715085">
            <w:pPr>
              <w:rPr>
                <w:del w:id="306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07" w:author="mary.inoue@fap.loca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 xml:space="preserve">IČ/DIČ: </w:delText>
              </w:r>
              <w:r w:rsidR="00E4376D">
                <w:rPr>
                  <w:rFonts w:ascii="Arial" w:hAnsi="Arial" w:cs="Arial"/>
                  <w:b/>
                  <w:sz w:val="18"/>
                  <w:szCs w:val="18"/>
                </w:rPr>
                <w:delText>00295892</w:delText>
              </w:r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 xml:space="preserve"> / CZ</w:delText>
              </w:r>
              <w:r w:rsidR="00E4376D">
                <w:rPr>
                  <w:rFonts w:ascii="Arial" w:hAnsi="Arial" w:cs="Arial"/>
                  <w:b/>
                  <w:sz w:val="18"/>
                  <w:szCs w:val="18"/>
                </w:rPr>
                <w:delText>00295892</w:delText>
              </w:r>
            </w:del>
          </w:p>
        </w:tc>
      </w:tr>
      <w:tr w:rsidR="0063386F" w:rsidRPr="00346492" w14:paraId="10FEFF4B" w14:textId="77777777" w:rsidTr="00715085">
        <w:trPr>
          <w:trHeight w:val="63"/>
          <w:del w:id="308" w:author="mary.inoue@fap.local" w:date="2026-09-22T12:17:00Z" w16du:dateUtc="2026-09-22T16:17:00Z"/>
        </w:trPr>
        <w:tc>
          <w:tcPr>
            <w:tcW w:w="6067" w:type="dxa"/>
            <w:gridSpan w:val="3"/>
            <w:tcBorders>
              <w:bottom w:val="dotted" w:sz="4" w:space="0" w:color="auto"/>
            </w:tcBorders>
            <w:vAlign w:val="center"/>
          </w:tcPr>
          <w:p w14:paraId="2B35862B" w14:textId="423A869C" w:rsidR="0063386F" w:rsidRPr="00346492" w:rsidRDefault="0063386F" w:rsidP="00715085">
            <w:pPr>
              <w:rPr>
                <w:del w:id="309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10" w:author="mary.inoue@fap.loca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Název veřejné zakázky:</w:delText>
              </w:r>
            </w:del>
          </w:p>
        </w:tc>
        <w:tc>
          <w:tcPr>
            <w:tcW w:w="3219" w:type="dxa"/>
            <w:gridSpan w:val="2"/>
            <w:tcBorders>
              <w:bottom w:val="dotted" w:sz="4" w:space="0" w:color="auto"/>
            </w:tcBorders>
          </w:tcPr>
          <w:p w14:paraId="35A4DEAA" w14:textId="0724AACE" w:rsidR="0063386F" w:rsidRPr="00346492" w:rsidRDefault="00E4376D" w:rsidP="00715085">
            <w:pPr>
              <w:rPr>
                <w:del w:id="311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12" w:author="mary.inoue@fap.local" w:date="2026-09-22T12:17:00Z" w16du:dateUtc="2026-09-22T16:17:00Z">
              <w:r>
                <w:rPr>
                  <w:rFonts w:ascii="Arial" w:hAnsi="Arial" w:cs="Arial"/>
                  <w:b/>
                  <w:sz w:val="18"/>
                  <w:szCs w:val="18"/>
                </w:rPr>
                <w:delText xml:space="preserve">Modernizace veřejného osvětlení </w:delText>
              </w:r>
              <w:r w:rsidR="00361A26">
                <w:rPr>
                  <w:rFonts w:ascii="Arial" w:hAnsi="Arial" w:cs="Arial"/>
                  <w:b/>
                  <w:sz w:val="18"/>
                  <w:szCs w:val="18"/>
                </w:rPr>
                <w:delText>M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ěsto Bruntál</w:delText>
              </w:r>
            </w:del>
          </w:p>
        </w:tc>
      </w:tr>
      <w:tr w:rsidR="0063386F" w:rsidRPr="00346492" w14:paraId="29B4ACFE" w14:textId="77777777" w:rsidTr="00715085">
        <w:trPr>
          <w:trHeight w:val="86"/>
          <w:del w:id="313" w:author="mary.inoue@fap.local" w:date="2026-09-22T12:17:00Z" w16du:dateUtc="2026-09-22T16:17:00Z"/>
        </w:trPr>
        <w:tc>
          <w:tcPr>
            <w:tcW w:w="928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pct20" w:color="auto" w:fill="auto"/>
            <w:vAlign w:val="center"/>
          </w:tcPr>
          <w:p w14:paraId="49DC7656" w14:textId="685AA54D" w:rsidR="0063386F" w:rsidRPr="00346492" w:rsidRDefault="0063386F" w:rsidP="00715085">
            <w:pPr>
              <w:spacing w:before="120" w:after="120"/>
              <w:rPr>
                <w:del w:id="314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15" w:author="mary.inoue@fap.loca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Identifikační údaje účastníka zadávacího řízení:</w:delText>
              </w:r>
            </w:del>
          </w:p>
        </w:tc>
      </w:tr>
      <w:tr w:rsidR="0063386F" w:rsidRPr="00346492" w14:paraId="6C756F1B" w14:textId="77777777" w:rsidTr="00715085">
        <w:trPr>
          <w:trHeight w:val="192"/>
          <w:del w:id="316" w:author="mary.inoue@fap.local" w:date="2026-09-22T12:17:00Z" w16du:dateUtc="2026-09-22T16:17:00Z"/>
        </w:trPr>
        <w:tc>
          <w:tcPr>
            <w:tcW w:w="6067" w:type="dxa"/>
            <w:gridSpan w:val="3"/>
            <w:tcBorders>
              <w:top w:val="dotted" w:sz="4" w:space="0" w:color="auto"/>
            </w:tcBorders>
          </w:tcPr>
          <w:p w14:paraId="3A1B7956" w14:textId="77777777" w:rsidR="0063386F" w:rsidRPr="00346492" w:rsidRDefault="0063386F" w:rsidP="00715085">
            <w:pPr>
              <w:rPr>
                <w:del w:id="317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18" w:author="mary.inoue@fap.loca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Účastník zadávacího řízení:</w:delText>
              </w:r>
            </w:del>
          </w:p>
          <w:p w14:paraId="135D4765" w14:textId="4B0A9A54" w:rsidR="0063386F" w:rsidRPr="00346492" w:rsidRDefault="0063386F" w:rsidP="00715085">
            <w:pPr>
              <w:rPr>
                <w:del w:id="319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20" w:author="mary.inoue@fap.loca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(obchodní firma nebo název organizace)</w:delText>
              </w:r>
            </w:del>
          </w:p>
        </w:tc>
        <w:tc>
          <w:tcPr>
            <w:tcW w:w="3219" w:type="dxa"/>
            <w:gridSpan w:val="2"/>
            <w:tcBorders>
              <w:top w:val="dotted" w:sz="4" w:space="0" w:color="auto"/>
            </w:tcBorders>
            <w:vAlign w:val="center"/>
          </w:tcPr>
          <w:p w14:paraId="226A8B79" w14:textId="77777777" w:rsidR="0063386F" w:rsidRPr="00346492" w:rsidRDefault="0063386F" w:rsidP="00715085">
            <w:pPr>
              <w:jc w:val="center"/>
              <w:rPr>
                <w:del w:id="321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216AEC0C" w14:textId="77777777" w:rsidTr="00715085">
        <w:trPr>
          <w:trHeight w:val="198"/>
          <w:del w:id="322" w:author="mary.inoue@fap.local" w:date="2026-09-22T12:17:00Z" w16du:dateUtc="2026-09-22T16:17:00Z"/>
        </w:trPr>
        <w:tc>
          <w:tcPr>
            <w:tcW w:w="6067" w:type="dxa"/>
            <w:gridSpan w:val="3"/>
          </w:tcPr>
          <w:p w14:paraId="41AB74DF" w14:textId="77777777" w:rsidR="0063386F" w:rsidRPr="00346492" w:rsidRDefault="0063386F" w:rsidP="00715085">
            <w:pPr>
              <w:rPr>
                <w:del w:id="323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24" w:author="mary.inoue@fap.loca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Sídlo:</w:delText>
              </w:r>
            </w:del>
          </w:p>
          <w:p w14:paraId="3130BF0A" w14:textId="69AF651A" w:rsidR="0063386F" w:rsidRPr="00346492" w:rsidRDefault="0063386F" w:rsidP="00715085">
            <w:pPr>
              <w:rPr>
                <w:del w:id="325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26" w:author="mary.inoue@fap.loca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(celá adresa včetně PSČ)</w:delText>
              </w:r>
            </w:del>
          </w:p>
        </w:tc>
        <w:tc>
          <w:tcPr>
            <w:tcW w:w="3219" w:type="dxa"/>
            <w:gridSpan w:val="2"/>
            <w:vAlign w:val="center"/>
          </w:tcPr>
          <w:p w14:paraId="2C10F3EF" w14:textId="77777777" w:rsidR="0063386F" w:rsidRPr="00346492" w:rsidRDefault="0063386F" w:rsidP="00715085">
            <w:pPr>
              <w:jc w:val="center"/>
              <w:rPr>
                <w:del w:id="327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2BBFAEAC" w14:textId="77777777" w:rsidTr="00715085">
        <w:trPr>
          <w:trHeight w:val="76"/>
          <w:del w:id="328" w:author="mary.inoue@fap.local" w:date="2026-09-22T12:17:00Z" w16du:dateUtc="2026-09-22T16:17:00Z"/>
        </w:trPr>
        <w:tc>
          <w:tcPr>
            <w:tcW w:w="6067" w:type="dxa"/>
            <w:gridSpan w:val="3"/>
            <w:vAlign w:val="center"/>
          </w:tcPr>
          <w:p w14:paraId="7F03528E" w14:textId="08C68B56" w:rsidR="0063386F" w:rsidRPr="00346492" w:rsidRDefault="0063386F" w:rsidP="00715085">
            <w:pPr>
              <w:rPr>
                <w:del w:id="329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30" w:author="mary.inoue@fap.loca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IČ:</w:delText>
              </w:r>
            </w:del>
          </w:p>
        </w:tc>
        <w:tc>
          <w:tcPr>
            <w:tcW w:w="3219" w:type="dxa"/>
            <w:gridSpan w:val="2"/>
            <w:vAlign w:val="center"/>
          </w:tcPr>
          <w:p w14:paraId="6606BE4E" w14:textId="77777777" w:rsidR="0063386F" w:rsidRPr="00346492" w:rsidRDefault="0063386F" w:rsidP="00715085">
            <w:pPr>
              <w:jc w:val="center"/>
              <w:rPr>
                <w:del w:id="331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664A93A6" w14:textId="77777777" w:rsidTr="00715085">
        <w:trPr>
          <w:trHeight w:val="136"/>
          <w:del w:id="332" w:author="mary.inoue@fap.local" w:date="2026-09-22T12:17:00Z" w16du:dateUtc="2026-09-22T16:17:00Z"/>
        </w:trPr>
        <w:tc>
          <w:tcPr>
            <w:tcW w:w="6067" w:type="dxa"/>
            <w:gridSpan w:val="3"/>
            <w:tcBorders>
              <w:bottom w:val="dotted" w:sz="4" w:space="0" w:color="auto"/>
            </w:tcBorders>
            <w:vAlign w:val="center"/>
          </w:tcPr>
          <w:p w14:paraId="2194AA6D" w14:textId="43DC2381" w:rsidR="0063386F" w:rsidRPr="00346492" w:rsidRDefault="0063386F" w:rsidP="00715085">
            <w:pPr>
              <w:rPr>
                <w:del w:id="333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34" w:author="mary.inoue@fap.loca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DIČ:</w:delText>
              </w:r>
            </w:del>
          </w:p>
        </w:tc>
        <w:tc>
          <w:tcPr>
            <w:tcW w:w="3219" w:type="dxa"/>
            <w:gridSpan w:val="2"/>
            <w:tcBorders>
              <w:bottom w:val="dotted" w:sz="4" w:space="0" w:color="auto"/>
            </w:tcBorders>
            <w:vAlign w:val="center"/>
          </w:tcPr>
          <w:p w14:paraId="3DEA7300" w14:textId="77777777" w:rsidR="0063386F" w:rsidRPr="00346492" w:rsidRDefault="0063386F" w:rsidP="00715085">
            <w:pPr>
              <w:jc w:val="center"/>
              <w:rPr>
                <w:del w:id="335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386F" w:rsidRPr="00346492" w14:paraId="3D4B45A9" w14:textId="77777777" w:rsidTr="00715085">
        <w:trPr>
          <w:trHeight w:val="63"/>
          <w:del w:id="336" w:author="mary.inoue@fap.local" w:date="2026-09-22T12:17:00Z" w16du:dateUtc="2026-09-22T16:17:00Z"/>
        </w:trPr>
        <w:tc>
          <w:tcPr>
            <w:tcW w:w="9286" w:type="dxa"/>
            <w:gridSpan w:val="5"/>
            <w:tcBorders>
              <w:top w:val="dotted" w:sz="4" w:space="0" w:color="auto"/>
              <w:bottom w:val="dotted" w:sz="4" w:space="0" w:color="auto"/>
            </w:tcBorders>
            <w:shd w:val="pct20" w:color="auto" w:fill="auto"/>
            <w:vAlign w:val="center"/>
          </w:tcPr>
          <w:p w14:paraId="1379A8BE" w14:textId="64195D61" w:rsidR="0063386F" w:rsidRPr="00346492" w:rsidRDefault="0063386F" w:rsidP="00715085">
            <w:pPr>
              <w:spacing w:before="120" w:after="120"/>
              <w:rPr>
                <w:del w:id="337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38" w:author="mary.inoue@fap.loca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Seznam poddodavatelů:</w:delText>
              </w:r>
            </w:del>
          </w:p>
        </w:tc>
      </w:tr>
      <w:tr w:rsidR="0063386F" w:rsidRPr="00346492" w14:paraId="53D1388F" w14:textId="77777777" w:rsidTr="00715085">
        <w:trPr>
          <w:trHeight w:val="641"/>
          <w:del w:id="339" w:author="mary.inoue@fap.local" w:date="2026-09-22T12:17:00Z" w16du:dateUtc="2026-09-22T16:17:00Z"/>
        </w:trPr>
        <w:tc>
          <w:tcPr>
            <w:tcW w:w="6067" w:type="dxa"/>
            <w:gridSpan w:val="3"/>
            <w:tcBorders>
              <w:top w:val="dotted" w:sz="4" w:space="0" w:color="auto"/>
            </w:tcBorders>
            <w:vAlign w:val="center"/>
          </w:tcPr>
          <w:p w14:paraId="189B7700" w14:textId="77777777" w:rsidR="0063386F" w:rsidRPr="00346492" w:rsidRDefault="0063386F" w:rsidP="00715085">
            <w:pPr>
              <w:jc w:val="center"/>
              <w:rPr>
                <w:del w:id="34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41" w:author="mary.inoue@fap.loca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Identifikační údaje</w:delText>
              </w:r>
            </w:del>
          </w:p>
        </w:tc>
        <w:tc>
          <w:tcPr>
            <w:tcW w:w="2299" w:type="dxa"/>
            <w:tcBorders>
              <w:top w:val="dotted" w:sz="4" w:space="0" w:color="auto"/>
            </w:tcBorders>
            <w:vAlign w:val="center"/>
          </w:tcPr>
          <w:p w14:paraId="1F30F825" w14:textId="77777777" w:rsidR="0063386F" w:rsidRPr="00346492" w:rsidRDefault="0063386F" w:rsidP="00715085">
            <w:pPr>
              <w:jc w:val="center"/>
              <w:rPr>
                <w:del w:id="342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43" w:author="mary.inoue@fap.loca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 xml:space="preserve">Specifikace části plnění zakázky, kterou má </w:delText>
              </w:r>
              <w:r w:rsidRPr="00346492">
                <w:rPr>
                  <w:rFonts w:ascii="Arial" w:hAnsi="Arial" w:cs="Arial"/>
                  <w:b/>
                  <w:color w:val="000000"/>
                  <w:sz w:val="18"/>
                  <w:szCs w:val="18"/>
                </w:rPr>
                <w:delText>účastník zadávacího řízení</w:delText>
              </w:r>
              <w:r w:rsidRPr="00346492">
                <w:rPr>
                  <w:rFonts w:ascii="Arial" w:hAnsi="Arial" w:cs="Arial"/>
                  <w:color w:val="000000"/>
                  <w:sz w:val="18"/>
                  <w:szCs w:val="18"/>
                </w:rPr>
                <w:delText xml:space="preserve"> </w:delText>
              </w:r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v úmyslu zadat poddodavateli</w:delText>
              </w:r>
            </w:del>
          </w:p>
        </w:tc>
        <w:tc>
          <w:tcPr>
            <w:tcW w:w="920" w:type="dxa"/>
            <w:tcBorders>
              <w:top w:val="dotted" w:sz="4" w:space="0" w:color="auto"/>
            </w:tcBorders>
            <w:vAlign w:val="center"/>
          </w:tcPr>
          <w:p w14:paraId="34AC5F4F" w14:textId="77777777" w:rsidR="0063386F" w:rsidRPr="00346492" w:rsidRDefault="0063386F" w:rsidP="00715085">
            <w:pPr>
              <w:jc w:val="center"/>
              <w:rPr>
                <w:del w:id="344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345" w:author="mary.inoue@fap.local" w:date="2026-09-22T12:17:00Z" w16du:dateUtc="2026-09-22T16:17:00Z">
              <w:r w:rsidRPr="00346492">
                <w:rPr>
                  <w:rFonts w:ascii="Arial" w:hAnsi="Arial" w:cs="Arial"/>
                  <w:b/>
                  <w:sz w:val="18"/>
                  <w:szCs w:val="18"/>
                </w:rPr>
                <w:delText>% podíl na plnění zakázky</w:delText>
              </w:r>
            </w:del>
          </w:p>
        </w:tc>
      </w:tr>
      <w:tr w:rsidR="00346492" w:rsidRPr="00346492" w14:paraId="4A417B12" w14:textId="77777777" w:rsidTr="00715085">
        <w:trPr>
          <w:trHeight w:val="269"/>
          <w:del w:id="346" w:author="mary.inoue@fap.local" w:date="2026-09-22T12:17:00Z" w16du:dateUtc="2026-09-22T16:17:00Z"/>
        </w:trPr>
        <w:tc>
          <w:tcPr>
            <w:tcW w:w="367" w:type="dxa"/>
            <w:vMerge w:val="restart"/>
          </w:tcPr>
          <w:p w14:paraId="1C739E24" w14:textId="77777777" w:rsidR="0063386F" w:rsidRPr="00346492" w:rsidRDefault="0063386F" w:rsidP="00715085">
            <w:pPr>
              <w:rPr>
                <w:del w:id="34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48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1.</w:delText>
              </w:r>
            </w:del>
          </w:p>
        </w:tc>
        <w:tc>
          <w:tcPr>
            <w:tcW w:w="3002" w:type="dxa"/>
            <w:vAlign w:val="center"/>
          </w:tcPr>
          <w:p w14:paraId="1A869CE7" w14:textId="499A57C6" w:rsidR="0063386F" w:rsidRPr="00346492" w:rsidRDefault="0063386F" w:rsidP="00715085">
            <w:pPr>
              <w:rPr>
                <w:del w:id="34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50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393E0AE2" w14:textId="77777777" w:rsidR="0063386F" w:rsidRPr="00346492" w:rsidRDefault="0063386F" w:rsidP="00715085">
            <w:pPr>
              <w:rPr>
                <w:del w:id="35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1C344616" w14:textId="77777777" w:rsidR="0063386F" w:rsidRPr="00346492" w:rsidRDefault="0063386F" w:rsidP="00715085">
            <w:pPr>
              <w:rPr>
                <w:del w:id="35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1C71867F" w14:textId="77777777" w:rsidR="0063386F" w:rsidRPr="00346492" w:rsidRDefault="0063386F" w:rsidP="00715085">
            <w:pPr>
              <w:rPr>
                <w:del w:id="35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279CC92" w14:textId="77777777" w:rsidTr="00715085">
        <w:trPr>
          <w:trHeight w:val="409"/>
          <w:del w:id="354" w:author="mary.inoue@fap.local" w:date="2026-09-22T12:17:00Z" w16du:dateUtc="2026-09-22T16:17:00Z"/>
        </w:trPr>
        <w:tc>
          <w:tcPr>
            <w:tcW w:w="367" w:type="dxa"/>
            <w:vMerge/>
          </w:tcPr>
          <w:p w14:paraId="4D1B3F93" w14:textId="77777777" w:rsidR="0063386F" w:rsidRPr="00346492" w:rsidRDefault="0063386F" w:rsidP="00715085">
            <w:pPr>
              <w:rPr>
                <w:del w:id="35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962C2AB" w14:textId="59BF01EB" w:rsidR="0063386F" w:rsidRPr="00346492" w:rsidRDefault="0063386F" w:rsidP="00715085">
            <w:pPr>
              <w:rPr>
                <w:del w:id="35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57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4CD2F2E9" w14:textId="77777777" w:rsidR="0063386F" w:rsidRPr="00346492" w:rsidRDefault="0063386F" w:rsidP="00715085">
            <w:pPr>
              <w:rPr>
                <w:del w:id="35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3BDB7D9" w14:textId="77777777" w:rsidR="0063386F" w:rsidRPr="00346492" w:rsidRDefault="0063386F" w:rsidP="00715085">
            <w:pPr>
              <w:rPr>
                <w:del w:id="35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042EC8E" w14:textId="77777777" w:rsidR="0063386F" w:rsidRPr="00346492" w:rsidRDefault="0063386F" w:rsidP="00715085">
            <w:pPr>
              <w:rPr>
                <w:del w:id="36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6065523" w14:textId="77777777" w:rsidTr="00715085">
        <w:trPr>
          <w:trHeight w:val="124"/>
          <w:del w:id="361" w:author="mary.inoue@fap.local" w:date="2026-09-22T12:17:00Z" w16du:dateUtc="2026-09-22T16:17:00Z"/>
        </w:trPr>
        <w:tc>
          <w:tcPr>
            <w:tcW w:w="367" w:type="dxa"/>
            <w:vMerge/>
          </w:tcPr>
          <w:p w14:paraId="65A9AD5E" w14:textId="77777777" w:rsidR="0063386F" w:rsidRPr="00346492" w:rsidRDefault="0063386F" w:rsidP="00715085">
            <w:pPr>
              <w:rPr>
                <w:del w:id="36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96CCF0F" w14:textId="77777777" w:rsidR="0063386F" w:rsidRPr="00346492" w:rsidRDefault="0063386F" w:rsidP="00715085">
            <w:pPr>
              <w:rPr>
                <w:del w:id="36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64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1E50391C" w14:textId="77777777" w:rsidR="0063386F" w:rsidRPr="00346492" w:rsidRDefault="0063386F" w:rsidP="00715085">
            <w:pPr>
              <w:rPr>
                <w:del w:id="36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6ABA5AA" w14:textId="77777777" w:rsidR="0063386F" w:rsidRPr="00346492" w:rsidRDefault="0063386F" w:rsidP="00715085">
            <w:pPr>
              <w:rPr>
                <w:del w:id="36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1FF30F8" w14:textId="77777777" w:rsidR="0063386F" w:rsidRPr="00346492" w:rsidRDefault="0063386F" w:rsidP="00715085">
            <w:pPr>
              <w:rPr>
                <w:del w:id="36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635163" w14:textId="77777777" w:rsidTr="00715085">
        <w:trPr>
          <w:trHeight w:val="184"/>
          <w:del w:id="368" w:author="mary.inoue@fap.local" w:date="2026-09-22T12:17:00Z" w16du:dateUtc="2026-09-22T16:17:00Z"/>
        </w:trPr>
        <w:tc>
          <w:tcPr>
            <w:tcW w:w="367" w:type="dxa"/>
            <w:vMerge/>
          </w:tcPr>
          <w:p w14:paraId="2BFCFEA7" w14:textId="77777777" w:rsidR="0063386F" w:rsidRPr="00346492" w:rsidRDefault="0063386F" w:rsidP="00715085">
            <w:pPr>
              <w:rPr>
                <w:del w:id="36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3C21C78" w14:textId="36EF5025" w:rsidR="0063386F" w:rsidRPr="00346492" w:rsidRDefault="0063386F" w:rsidP="00715085">
            <w:pPr>
              <w:rPr>
                <w:del w:id="37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71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</w:delText>
              </w:r>
              <w:r w:rsidR="003112D2" w:rsidRPr="00346492">
                <w:rPr>
                  <w:rFonts w:ascii="Arial" w:hAnsi="Arial" w:cs="Arial"/>
                  <w:sz w:val="18"/>
                  <w:szCs w:val="18"/>
                </w:rPr>
                <w:delText>/DIČ</w:delText>
              </w:r>
              <w:r w:rsidRPr="00346492">
                <w:rPr>
                  <w:rFonts w:ascii="Arial" w:hAnsi="Arial" w:cs="Arial"/>
                  <w:sz w:val="18"/>
                  <w:szCs w:val="18"/>
                </w:rPr>
                <w:delText>:</w:delText>
              </w:r>
            </w:del>
          </w:p>
        </w:tc>
        <w:tc>
          <w:tcPr>
            <w:tcW w:w="2698" w:type="dxa"/>
            <w:vAlign w:val="center"/>
          </w:tcPr>
          <w:p w14:paraId="68CAEC3A" w14:textId="77777777" w:rsidR="0063386F" w:rsidRPr="00346492" w:rsidRDefault="0063386F" w:rsidP="00715085">
            <w:pPr>
              <w:rPr>
                <w:del w:id="37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BD55598" w14:textId="77777777" w:rsidR="0063386F" w:rsidRPr="00346492" w:rsidRDefault="0063386F" w:rsidP="00715085">
            <w:pPr>
              <w:rPr>
                <w:del w:id="37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24190F8" w14:textId="77777777" w:rsidR="0063386F" w:rsidRPr="00346492" w:rsidRDefault="0063386F" w:rsidP="00715085">
            <w:pPr>
              <w:rPr>
                <w:del w:id="37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871B47D" w14:textId="77777777" w:rsidTr="00715085">
        <w:trPr>
          <w:trHeight w:val="130"/>
          <w:del w:id="375" w:author="mary.inoue@fap.local" w:date="2026-09-22T12:17:00Z" w16du:dateUtc="2026-09-22T16:17:00Z"/>
        </w:trPr>
        <w:tc>
          <w:tcPr>
            <w:tcW w:w="367" w:type="dxa"/>
            <w:vMerge/>
          </w:tcPr>
          <w:p w14:paraId="152F1897" w14:textId="77777777" w:rsidR="003112D2" w:rsidRPr="00346492" w:rsidRDefault="003112D2" w:rsidP="00715085">
            <w:pPr>
              <w:rPr>
                <w:del w:id="37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ACF1D44" w14:textId="5C0709D5" w:rsidR="003112D2" w:rsidRPr="00346492" w:rsidRDefault="003112D2" w:rsidP="00715085">
            <w:pPr>
              <w:rPr>
                <w:del w:id="37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78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06A28D54" w14:textId="77777777" w:rsidR="003112D2" w:rsidRPr="00346492" w:rsidRDefault="003112D2" w:rsidP="00715085">
            <w:pPr>
              <w:rPr>
                <w:del w:id="37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51477E7" w14:textId="77777777" w:rsidR="003112D2" w:rsidRPr="00346492" w:rsidRDefault="003112D2" w:rsidP="00715085">
            <w:pPr>
              <w:rPr>
                <w:del w:id="38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D48AF17" w14:textId="77777777" w:rsidR="003112D2" w:rsidRPr="00346492" w:rsidRDefault="003112D2" w:rsidP="00715085">
            <w:pPr>
              <w:rPr>
                <w:del w:id="38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ED8D81E" w14:textId="77777777" w:rsidTr="00715085">
        <w:trPr>
          <w:trHeight w:val="130"/>
          <w:del w:id="382" w:author="mary.inoue@fap.local" w:date="2026-09-22T12:17:00Z" w16du:dateUtc="2026-09-22T16:17:00Z"/>
        </w:trPr>
        <w:tc>
          <w:tcPr>
            <w:tcW w:w="367" w:type="dxa"/>
            <w:vMerge/>
          </w:tcPr>
          <w:p w14:paraId="74463FEC" w14:textId="77777777" w:rsidR="003112D2" w:rsidRPr="00346492" w:rsidRDefault="003112D2" w:rsidP="00715085">
            <w:pPr>
              <w:rPr>
                <w:del w:id="38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60F279C" w14:textId="27F8159D" w:rsidR="003112D2" w:rsidRPr="00346492" w:rsidRDefault="003112D2" w:rsidP="00715085">
            <w:pPr>
              <w:rPr>
                <w:del w:id="38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85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4E6F74A5" w14:textId="77777777" w:rsidR="003112D2" w:rsidRPr="00346492" w:rsidRDefault="003112D2" w:rsidP="00715085">
            <w:pPr>
              <w:rPr>
                <w:del w:id="38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4DACA24" w14:textId="77777777" w:rsidR="003112D2" w:rsidRPr="00346492" w:rsidRDefault="003112D2" w:rsidP="00715085">
            <w:pPr>
              <w:rPr>
                <w:del w:id="38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88985A4" w14:textId="77777777" w:rsidR="003112D2" w:rsidRPr="00346492" w:rsidRDefault="003112D2" w:rsidP="00715085">
            <w:pPr>
              <w:rPr>
                <w:del w:id="38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824C535" w14:textId="77777777" w:rsidTr="00715085">
        <w:trPr>
          <w:trHeight w:val="130"/>
          <w:del w:id="389" w:author="mary.inoue@fap.local" w:date="2026-09-22T12:17:00Z" w16du:dateUtc="2026-09-22T16:17:00Z"/>
        </w:trPr>
        <w:tc>
          <w:tcPr>
            <w:tcW w:w="367" w:type="dxa"/>
            <w:vMerge/>
          </w:tcPr>
          <w:p w14:paraId="55360DE4" w14:textId="77777777" w:rsidR="0063386F" w:rsidRPr="00346492" w:rsidRDefault="0063386F" w:rsidP="00715085">
            <w:pPr>
              <w:rPr>
                <w:del w:id="39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5BFD63F" w14:textId="77777777" w:rsidR="0063386F" w:rsidRPr="00346492" w:rsidRDefault="0063386F" w:rsidP="00715085">
            <w:pPr>
              <w:rPr>
                <w:del w:id="39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92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7B8AF05F" w14:textId="77777777" w:rsidR="0063386F" w:rsidRPr="00346492" w:rsidRDefault="0063386F" w:rsidP="00715085">
            <w:pPr>
              <w:rPr>
                <w:del w:id="39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1C346347" w14:textId="77777777" w:rsidR="0063386F" w:rsidRPr="00346492" w:rsidRDefault="0063386F" w:rsidP="00715085">
            <w:pPr>
              <w:rPr>
                <w:del w:id="39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0D14A86" w14:textId="77777777" w:rsidR="0063386F" w:rsidRPr="00346492" w:rsidRDefault="0063386F" w:rsidP="00715085">
            <w:pPr>
              <w:rPr>
                <w:del w:id="39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8B31DEA" w14:textId="77777777" w:rsidTr="00715085">
        <w:trPr>
          <w:trHeight w:val="74"/>
          <w:del w:id="396" w:author="mary.inoue@fap.local" w:date="2026-09-22T12:17:00Z" w16du:dateUtc="2026-09-22T16:17:00Z"/>
        </w:trPr>
        <w:tc>
          <w:tcPr>
            <w:tcW w:w="367" w:type="dxa"/>
            <w:vMerge/>
          </w:tcPr>
          <w:p w14:paraId="55AE4384" w14:textId="77777777" w:rsidR="0063386F" w:rsidRPr="00346492" w:rsidRDefault="0063386F" w:rsidP="00715085">
            <w:pPr>
              <w:rPr>
                <w:del w:id="39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96100D0" w14:textId="77777777" w:rsidR="0063386F" w:rsidRPr="00346492" w:rsidRDefault="0063386F" w:rsidP="00715085">
            <w:pPr>
              <w:rPr>
                <w:del w:id="39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399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3968E795" w14:textId="77777777" w:rsidR="0063386F" w:rsidRPr="00346492" w:rsidRDefault="0063386F" w:rsidP="00715085">
            <w:pPr>
              <w:rPr>
                <w:del w:id="40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8890591" w14:textId="77777777" w:rsidR="0063386F" w:rsidRPr="00346492" w:rsidRDefault="0063386F" w:rsidP="00715085">
            <w:pPr>
              <w:rPr>
                <w:del w:id="40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A73544" w14:textId="77777777" w:rsidR="0063386F" w:rsidRPr="00346492" w:rsidRDefault="0063386F" w:rsidP="00715085">
            <w:pPr>
              <w:rPr>
                <w:del w:id="40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1228A24E" w14:textId="77777777" w:rsidTr="00715085">
        <w:trPr>
          <w:trHeight w:val="116"/>
          <w:del w:id="403" w:author="mary.inoue@fap.local" w:date="2026-09-22T12:17:00Z" w16du:dateUtc="2026-09-22T16:17:00Z"/>
        </w:trPr>
        <w:tc>
          <w:tcPr>
            <w:tcW w:w="367" w:type="dxa"/>
          </w:tcPr>
          <w:p w14:paraId="7D2DC681" w14:textId="77777777" w:rsidR="0063386F" w:rsidRPr="00346492" w:rsidRDefault="0063386F" w:rsidP="00715085">
            <w:pPr>
              <w:rPr>
                <w:del w:id="40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60254DDB" w14:textId="77777777" w:rsidR="0063386F" w:rsidRPr="00346492" w:rsidRDefault="0063386F" w:rsidP="00715085">
            <w:pPr>
              <w:rPr>
                <w:del w:id="40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216F1E2" w14:textId="77777777" w:rsidTr="00715085">
        <w:trPr>
          <w:del w:id="406" w:author="mary.inoue@fap.local" w:date="2026-09-22T12:17:00Z" w16du:dateUtc="2026-09-22T16:17:00Z"/>
        </w:trPr>
        <w:tc>
          <w:tcPr>
            <w:tcW w:w="367" w:type="dxa"/>
            <w:vMerge w:val="restart"/>
          </w:tcPr>
          <w:p w14:paraId="3BE73259" w14:textId="77777777" w:rsidR="003112D2" w:rsidRPr="00346492" w:rsidRDefault="003112D2" w:rsidP="00715085">
            <w:pPr>
              <w:rPr>
                <w:del w:id="40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08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2.</w:delText>
              </w:r>
            </w:del>
          </w:p>
        </w:tc>
        <w:tc>
          <w:tcPr>
            <w:tcW w:w="3002" w:type="dxa"/>
            <w:vAlign w:val="center"/>
          </w:tcPr>
          <w:p w14:paraId="2F835A06" w14:textId="6D9A6440" w:rsidR="003112D2" w:rsidRPr="00346492" w:rsidRDefault="003112D2" w:rsidP="00715085">
            <w:pPr>
              <w:rPr>
                <w:del w:id="40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10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5D215BEA" w14:textId="77777777" w:rsidR="003112D2" w:rsidRPr="00346492" w:rsidRDefault="003112D2" w:rsidP="00715085">
            <w:pPr>
              <w:rPr>
                <w:del w:id="41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63D001A3" w14:textId="77777777" w:rsidR="003112D2" w:rsidRPr="00346492" w:rsidRDefault="003112D2" w:rsidP="00715085">
            <w:pPr>
              <w:rPr>
                <w:del w:id="41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3DDBBE0E" w14:textId="77777777" w:rsidR="003112D2" w:rsidRPr="00346492" w:rsidRDefault="003112D2" w:rsidP="00715085">
            <w:pPr>
              <w:rPr>
                <w:del w:id="41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4612CA8" w14:textId="77777777" w:rsidTr="00715085">
        <w:trPr>
          <w:del w:id="414" w:author="mary.inoue@fap.local" w:date="2026-09-22T12:17:00Z" w16du:dateUtc="2026-09-22T16:17:00Z"/>
        </w:trPr>
        <w:tc>
          <w:tcPr>
            <w:tcW w:w="367" w:type="dxa"/>
            <w:vMerge/>
          </w:tcPr>
          <w:p w14:paraId="354A39ED" w14:textId="77777777" w:rsidR="003112D2" w:rsidRPr="00346492" w:rsidRDefault="003112D2" w:rsidP="00715085">
            <w:pPr>
              <w:rPr>
                <w:del w:id="41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B9D163B" w14:textId="19BA0180" w:rsidR="003112D2" w:rsidRPr="00346492" w:rsidRDefault="003112D2" w:rsidP="00715085">
            <w:pPr>
              <w:rPr>
                <w:del w:id="41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17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546ACD2B" w14:textId="77777777" w:rsidR="003112D2" w:rsidRPr="00346492" w:rsidRDefault="003112D2" w:rsidP="00715085">
            <w:pPr>
              <w:rPr>
                <w:del w:id="41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04DCEA7" w14:textId="77777777" w:rsidR="003112D2" w:rsidRPr="00346492" w:rsidRDefault="003112D2" w:rsidP="00715085">
            <w:pPr>
              <w:rPr>
                <w:del w:id="41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3FDA2F3" w14:textId="77777777" w:rsidR="003112D2" w:rsidRPr="00346492" w:rsidRDefault="003112D2" w:rsidP="00715085">
            <w:pPr>
              <w:rPr>
                <w:del w:id="42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6863476A" w14:textId="77777777" w:rsidTr="00715085">
        <w:trPr>
          <w:del w:id="421" w:author="mary.inoue@fap.local" w:date="2026-09-22T12:17:00Z" w16du:dateUtc="2026-09-22T16:17:00Z"/>
        </w:trPr>
        <w:tc>
          <w:tcPr>
            <w:tcW w:w="367" w:type="dxa"/>
            <w:vMerge/>
          </w:tcPr>
          <w:p w14:paraId="6EFADD7B" w14:textId="77777777" w:rsidR="003112D2" w:rsidRPr="00346492" w:rsidRDefault="003112D2" w:rsidP="00715085">
            <w:pPr>
              <w:rPr>
                <w:del w:id="42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90F9738" w14:textId="7A10DF28" w:rsidR="003112D2" w:rsidRPr="00346492" w:rsidRDefault="003112D2" w:rsidP="00715085">
            <w:pPr>
              <w:rPr>
                <w:del w:id="42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24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56290999" w14:textId="77777777" w:rsidR="003112D2" w:rsidRPr="00346492" w:rsidRDefault="003112D2" w:rsidP="00715085">
            <w:pPr>
              <w:rPr>
                <w:del w:id="42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F620CA4" w14:textId="77777777" w:rsidR="003112D2" w:rsidRPr="00346492" w:rsidRDefault="003112D2" w:rsidP="00715085">
            <w:pPr>
              <w:rPr>
                <w:del w:id="42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F8BFC84" w14:textId="77777777" w:rsidR="003112D2" w:rsidRPr="00346492" w:rsidRDefault="003112D2" w:rsidP="00715085">
            <w:pPr>
              <w:rPr>
                <w:del w:id="42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2D80CE0" w14:textId="77777777" w:rsidTr="00715085">
        <w:trPr>
          <w:del w:id="428" w:author="mary.inoue@fap.local" w:date="2026-09-22T12:17:00Z" w16du:dateUtc="2026-09-22T16:17:00Z"/>
        </w:trPr>
        <w:tc>
          <w:tcPr>
            <w:tcW w:w="367" w:type="dxa"/>
            <w:vMerge/>
          </w:tcPr>
          <w:p w14:paraId="607613EC" w14:textId="77777777" w:rsidR="003112D2" w:rsidRPr="00346492" w:rsidRDefault="003112D2" w:rsidP="00715085">
            <w:pPr>
              <w:rPr>
                <w:del w:id="42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CE727B7" w14:textId="744DF525" w:rsidR="003112D2" w:rsidRPr="00346492" w:rsidRDefault="003112D2" w:rsidP="00715085">
            <w:pPr>
              <w:rPr>
                <w:del w:id="43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31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3AEB6F4C" w14:textId="77777777" w:rsidR="003112D2" w:rsidRPr="00346492" w:rsidRDefault="003112D2" w:rsidP="00715085">
            <w:pPr>
              <w:rPr>
                <w:del w:id="43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5198BF3" w14:textId="77777777" w:rsidR="003112D2" w:rsidRPr="00346492" w:rsidRDefault="003112D2" w:rsidP="00715085">
            <w:pPr>
              <w:rPr>
                <w:del w:id="43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01AE535" w14:textId="77777777" w:rsidR="003112D2" w:rsidRPr="00346492" w:rsidRDefault="003112D2" w:rsidP="00715085">
            <w:pPr>
              <w:rPr>
                <w:del w:id="43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596B290" w14:textId="77777777" w:rsidTr="00715085">
        <w:trPr>
          <w:del w:id="435" w:author="mary.inoue@fap.local" w:date="2026-09-22T12:17:00Z" w16du:dateUtc="2026-09-22T16:17:00Z"/>
        </w:trPr>
        <w:tc>
          <w:tcPr>
            <w:tcW w:w="367" w:type="dxa"/>
            <w:vMerge/>
          </w:tcPr>
          <w:p w14:paraId="43B7AA43" w14:textId="77777777" w:rsidR="003112D2" w:rsidRPr="00346492" w:rsidRDefault="003112D2" w:rsidP="00715085">
            <w:pPr>
              <w:rPr>
                <w:del w:id="43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80BB6BC" w14:textId="576D17CC" w:rsidR="003112D2" w:rsidRPr="00346492" w:rsidRDefault="003112D2" w:rsidP="00715085">
            <w:pPr>
              <w:rPr>
                <w:del w:id="43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38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746E47CD" w14:textId="77777777" w:rsidR="003112D2" w:rsidRPr="00346492" w:rsidRDefault="003112D2" w:rsidP="00715085">
            <w:pPr>
              <w:rPr>
                <w:del w:id="43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5C566E7" w14:textId="77777777" w:rsidR="003112D2" w:rsidRPr="00346492" w:rsidRDefault="003112D2" w:rsidP="00715085">
            <w:pPr>
              <w:rPr>
                <w:del w:id="44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1098741" w14:textId="77777777" w:rsidR="003112D2" w:rsidRPr="00346492" w:rsidRDefault="003112D2" w:rsidP="00715085">
            <w:pPr>
              <w:rPr>
                <w:del w:id="44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03886C8" w14:textId="77777777" w:rsidTr="00715085">
        <w:trPr>
          <w:del w:id="442" w:author="mary.inoue@fap.local" w:date="2026-09-22T12:17:00Z" w16du:dateUtc="2026-09-22T16:17:00Z"/>
        </w:trPr>
        <w:tc>
          <w:tcPr>
            <w:tcW w:w="367" w:type="dxa"/>
            <w:vMerge/>
          </w:tcPr>
          <w:p w14:paraId="214D1202" w14:textId="77777777" w:rsidR="003112D2" w:rsidRPr="00346492" w:rsidRDefault="003112D2" w:rsidP="00715085">
            <w:pPr>
              <w:rPr>
                <w:del w:id="44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4B8AC72" w14:textId="443EA128" w:rsidR="003112D2" w:rsidRPr="00346492" w:rsidRDefault="003112D2" w:rsidP="00715085">
            <w:pPr>
              <w:rPr>
                <w:del w:id="44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45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5BBC6376" w14:textId="77777777" w:rsidR="003112D2" w:rsidRPr="00346492" w:rsidRDefault="003112D2" w:rsidP="00715085">
            <w:pPr>
              <w:rPr>
                <w:del w:id="44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65407BBC" w14:textId="77777777" w:rsidR="003112D2" w:rsidRPr="00346492" w:rsidRDefault="003112D2" w:rsidP="00715085">
            <w:pPr>
              <w:rPr>
                <w:del w:id="44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5D7BB47" w14:textId="77777777" w:rsidR="003112D2" w:rsidRPr="00346492" w:rsidRDefault="003112D2" w:rsidP="00715085">
            <w:pPr>
              <w:rPr>
                <w:del w:id="44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3AE1157" w14:textId="77777777" w:rsidTr="00715085">
        <w:trPr>
          <w:del w:id="449" w:author="mary.inoue@fap.local" w:date="2026-09-22T12:17:00Z" w16du:dateUtc="2026-09-22T16:17:00Z"/>
        </w:trPr>
        <w:tc>
          <w:tcPr>
            <w:tcW w:w="367" w:type="dxa"/>
            <w:vMerge/>
          </w:tcPr>
          <w:p w14:paraId="43978764" w14:textId="77777777" w:rsidR="003112D2" w:rsidRPr="00346492" w:rsidRDefault="003112D2" w:rsidP="00715085">
            <w:pPr>
              <w:rPr>
                <w:del w:id="45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731CDFD" w14:textId="2C3B4423" w:rsidR="003112D2" w:rsidRPr="00346492" w:rsidRDefault="003112D2" w:rsidP="00715085">
            <w:pPr>
              <w:rPr>
                <w:del w:id="45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52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3CB82167" w14:textId="77777777" w:rsidR="003112D2" w:rsidRPr="00346492" w:rsidRDefault="003112D2" w:rsidP="00715085">
            <w:pPr>
              <w:rPr>
                <w:del w:id="45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EE6329F" w14:textId="77777777" w:rsidR="003112D2" w:rsidRPr="00346492" w:rsidRDefault="003112D2" w:rsidP="00715085">
            <w:pPr>
              <w:rPr>
                <w:del w:id="45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0310588" w14:textId="77777777" w:rsidR="003112D2" w:rsidRPr="00346492" w:rsidRDefault="003112D2" w:rsidP="00715085">
            <w:pPr>
              <w:rPr>
                <w:del w:id="45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40374E8" w14:textId="77777777" w:rsidTr="00715085">
        <w:trPr>
          <w:trHeight w:val="74"/>
          <w:del w:id="456" w:author="mary.inoue@fap.local" w:date="2026-09-22T12:17:00Z" w16du:dateUtc="2026-09-22T16:17:00Z"/>
        </w:trPr>
        <w:tc>
          <w:tcPr>
            <w:tcW w:w="367" w:type="dxa"/>
            <w:vMerge/>
          </w:tcPr>
          <w:p w14:paraId="57DC15C3" w14:textId="77777777" w:rsidR="003112D2" w:rsidRPr="00346492" w:rsidRDefault="003112D2" w:rsidP="00715085">
            <w:pPr>
              <w:rPr>
                <w:del w:id="45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13BCDE8" w14:textId="54805D9B" w:rsidR="003112D2" w:rsidRPr="00346492" w:rsidRDefault="003112D2" w:rsidP="00715085">
            <w:pPr>
              <w:rPr>
                <w:del w:id="45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59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5E56FE9E" w14:textId="77777777" w:rsidR="003112D2" w:rsidRPr="00346492" w:rsidRDefault="003112D2" w:rsidP="00715085">
            <w:pPr>
              <w:rPr>
                <w:del w:id="46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A72DC39" w14:textId="77777777" w:rsidR="003112D2" w:rsidRPr="00346492" w:rsidRDefault="003112D2" w:rsidP="00715085">
            <w:pPr>
              <w:rPr>
                <w:del w:id="46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37754F8" w14:textId="77777777" w:rsidR="003112D2" w:rsidRPr="00346492" w:rsidRDefault="003112D2" w:rsidP="00715085">
            <w:pPr>
              <w:rPr>
                <w:del w:id="46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24B707C4" w14:textId="77777777" w:rsidTr="00715085">
        <w:trPr>
          <w:trHeight w:val="116"/>
          <w:del w:id="463" w:author="mary.inoue@fap.local" w:date="2026-09-22T12:17:00Z" w16du:dateUtc="2026-09-22T16:17:00Z"/>
        </w:trPr>
        <w:tc>
          <w:tcPr>
            <w:tcW w:w="367" w:type="dxa"/>
          </w:tcPr>
          <w:p w14:paraId="13A88E59" w14:textId="77777777" w:rsidR="0063386F" w:rsidRPr="00346492" w:rsidRDefault="0063386F" w:rsidP="00715085">
            <w:pPr>
              <w:rPr>
                <w:del w:id="46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4469AA4C" w14:textId="77777777" w:rsidR="0063386F" w:rsidRPr="00346492" w:rsidRDefault="0063386F" w:rsidP="00715085">
            <w:pPr>
              <w:rPr>
                <w:del w:id="46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9FDBB9F" w14:textId="77777777" w:rsidTr="00715085">
        <w:trPr>
          <w:del w:id="466" w:author="mary.inoue@fap.local" w:date="2026-09-22T12:17:00Z" w16du:dateUtc="2026-09-22T16:17:00Z"/>
        </w:trPr>
        <w:tc>
          <w:tcPr>
            <w:tcW w:w="367" w:type="dxa"/>
            <w:vMerge w:val="restart"/>
          </w:tcPr>
          <w:p w14:paraId="1CB1C219" w14:textId="77777777" w:rsidR="003112D2" w:rsidRPr="00346492" w:rsidRDefault="003112D2" w:rsidP="00715085">
            <w:pPr>
              <w:rPr>
                <w:del w:id="46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68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3.</w:delText>
              </w:r>
            </w:del>
          </w:p>
        </w:tc>
        <w:tc>
          <w:tcPr>
            <w:tcW w:w="3002" w:type="dxa"/>
            <w:vAlign w:val="center"/>
          </w:tcPr>
          <w:p w14:paraId="6A6FEF07" w14:textId="2341A5C8" w:rsidR="003112D2" w:rsidRPr="00346492" w:rsidRDefault="003112D2" w:rsidP="00715085">
            <w:pPr>
              <w:rPr>
                <w:del w:id="46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70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6331D75A" w14:textId="77777777" w:rsidR="003112D2" w:rsidRPr="00346492" w:rsidRDefault="003112D2" w:rsidP="00715085">
            <w:pPr>
              <w:rPr>
                <w:del w:id="47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A1F828C" w14:textId="77777777" w:rsidR="003112D2" w:rsidRPr="00346492" w:rsidRDefault="003112D2" w:rsidP="00715085">
            <w:pPr>
              <w:rPr>
                <w:del w:id="47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75DFE915" w14:textId="77777777" w:rsidR="003112D2" w:rsidRPr="00346492" w:rsidRDefault="003112D2" w:rsidP="00715085">
            <w:pPr>
              <w:rPr>
                <w:del w:id="47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D9D87B0" w14:textId="77777777" w:rsidTr="00715085">
        <w:trPr>
          <w:del w:id="474" w:author="mary.inoue@fap.local" w:date="2026-09-22T12:17:00Z" w16du:dateUtc="2026-09-22T16:17:00Z"/>
        </w:trPr>
        <w:tc>
          <w:tcPr>
            <w:tcW w:w="367" w:type="dxa"/>
            <w:vMerge/>
          </w:tcPr>
          <w:p w14:paraId="0613994F" w14:textId="77777777" w:rsidR="003112D2" w:rsidRPr="00346492" w:rsidRDefault="003112D2" w:rsidP="00715085">
            <w:pPr>
              <w:rPr>
                <w:del w:id="47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8ED174F" w14:textId="563593F6" w:rsidR="003112D2" w:rsidRPr="00346492" w:rsidRDefault="003112D2" w:rsidP="00715085">
            <w:pPr>
              <w:rPr>
                <w:del w:id="47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77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7AA40098" w14:textId="77777777" w:rsidR="003112D2" w:rsidRPr="00346492" w:rsidRDefault="003112D2" w:rsidP="00715085">
            <w:pPr>
              <w:rPr>
                <w:del w:id="47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0B7D1B1" w14:textId="77777777" w:rsidR="003112D2" w:rsidRPr="00346492" w:rsidRDefault="003112D2" w:rsidP="00715085">
            <w:pPr>
              <w:rPr>
                <w:del w:id="47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6F41A31" w14:textId="77777777" w:rsidR="003112D2" w:rsidRPr="00346492" w:rsidRDefault="003112D2" w:rsidP="00715085">
            <w:pPr>
              <w:rPr>
                <w:del w:id="48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767AAFD" w14:textId="77777777" w:rsidTr="00715085">
        <w:trPr>
          <w:del w:id="481" w:author="mary.inoue@fap.local" w:date="2026-09-22T12:17:00Z" w16du:dateUtc="2026-09-22T16:17:00Z"/>
        </w:trPr>
        <w:tc>
          <w:tcPr>
            <w:tcW w:w="367" w:type="dxa"/>
            <w:vMerge/>
          </w:tcPr>
          <w:p w14:paraId="1F6B77FE" w14:textId="77777777" w:rsidR="003112D2" w:rsidRPr="00346492" w:rsidRDefault="003112D2" w:rsidP="00715085">
            <w:pPr>
              <w:rPr>
                <w:del w:id="48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8E70FAE" w14:textId="49BA33D8" w:rsidR="003112D2" w:rsidRPr="00346492" w:rsidRDefault="003112D2" w:rsidP="00715085">
            <w:pPr>
              <w:rPr>
                <w:del w:id="48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84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53518031" w14:textId="77777777" w:rsidR="003112D2" w:rsidRPr="00346492" w:rsidRDefault="003112D2" w:rsidP="00715085">
            <w:pPr>
              <w:rPr>
                <w:del w:id="48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78AFCCE9" w14:textId="77777777" w:rsidR="003112D2" w:rsidRPr="00346492" w:rsidRDefault="003112D2" w:rsidP="00715085">
            <w:pPr>
              <w:rPr>
                <w:del w:id="48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55032E" w14:textId="77777777" w:rsidR="003112D2" w:rsidRPr="00346492" w:rsidRDefault="003112D2" w:rsidP="00715085">
            <w:pPr>
              <w:rPr>
                <w:del w:id="48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FEA7706" w14:textId="77777777" w:rsidTr="00715085">
        <w:trPr>
          <w:del w:id="488" w:author="mary.inoue@fap.local" w:date="2026-09-22T12:17:00Z" w16du:dateUtc="2026-09-22T16:17:00Z"/>
        </w:trPr>
        <w:tc>
          <w:tcPr>
            <w:tcW w:w="367" w:type="dxa"/>
            <w:vMerge/>
          </w:tcPr>
          <w:p w14:paraId="39578CDC" w14:textId="77777777" w:rsidR="003112D2" w:rsidRPr="00346492" w:rsidRDefault="003112D2" w:rsidP="00715085">
            <w:pPr>
              <w:rPr>
                <w:del w:id="48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EC3A91D" w14:textId="0763D1AB" w:rsidR="003112D2" w:rsidRPr="00346492" w:rsidRDefault="003112D2" w:rsidP="00715085">
            <w:pPr>
              <w:rPr>
                <w:del w:id="49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91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633BAB87" w14:textId="77777777" w:rsidR="003112D2" w:rsidRPr="00346492" w:rsidRDefault="003112D2" w:rsidP="00715085">
            <w:pPr>
              <w:rPr>
                <w:del w:id="49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3304CC3" w14:textId="77777777" w:rsidR="003112D2" w:rsidRPr="00346492" w:rsidRDefault="003112D2" w:rsidP="00715085">
            <w:pPr>
              <w:rPr>
                <w:del w:id="49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EFD8BD6" w14:textId="77777777" w:rsidR="003112D2" w:rsidRPr="00346492" w:rsidRDefault="003112D2" w:rsidP="00715085">
            <w:pPr>
              <w:rPr>
                <w:del w:id="49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AB2FB27" w14:textId="77777777" w:rsidTr="00715085">
        <w:trPr>
          <w:del w:id="495" w:author="mary.inoue@fap.local" w:date="2026-09-22T12:17:00Z" w16du:dateUtc="2026-09-22T16:17:00Z"/>
        </w:trPr>
        <w:tc>
          <w:tcPr>
            <w:tcW w:w="367" w:type="dxa"/>
            <w:vMerge/>
          </w:tcPr>
          <w:p w14:paraId="3F179D5A" w14:textId="77777777" w:rsidR="003112D2" w:rsidRPr="00346492" w:rsidRDefault="003112D2" w:rsidP="00715085">
            <w:pPr>
              <w:rPr>
                <w:del w:id="49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7FC5FB0" w14:textId="17B76C1E" w:rsidR="003112D2" w:rsidRPr="00346492" w:rsidRDefault="003112D2" w:rsidP="00715085">
            <w:pPr>
              <w:rPr>
                <w:del w:id="49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498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77EF9C2E" w14:textId="77777777" w:rsidR="003112D2" w:rsidRPr="00346492" w:rsidRDefault="003112D2" w:rsidP="00715085">
            <w:pPr>
              <w:rPr>
                <w:del w:id="49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E478839" w14:textId="77777777" w:rsidR="003112D2" w:rsidRPr="00346492" w:rsidRDefault="003112D2" w:rsidP="00715085">
            <w:pPr>
              <w:rPr>
                <w:del w:id="50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941C1C1" w14:textId="77777777" w:rsidR="003112D2" w:rsidRPr="00346492" w:rsidRDefault="003112D2" w:rsidP="00715085">
            <w:pPr>
              <w:rPr>
                <w:del w:id="50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3A3E3F6" w14:textId="77777777" w:rsidTr="00715085">
        <w:trPr>
          <w:del w:id="502" w:author="mary.inoue@fap.local" w:date="2026-09-22T12:17:00Z" w16du:dateUtc="2026-09-22T16:17:00Z"/>
        </w:trPr>
        <w:tc>
          <w:tcPr>
            <w:tcW w:w="367" w:type="dxa"/>
            <w:vMerge/>
          </w:tcPr>
          <w:p w14:paraId="4F59F28A" w14:textId="77777777" w:rsidR="003112D2" w:rsidRPr="00346492" w:rsidRDefault="003112D2" w:rsidP="00715085">
            <w:pPr>
              <w:rPr>
                <w:del w:id="50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48BA7D23" w14:textId="1C0A649A" w:rsidR="003112D2" w:rsidRPr="00346492" w:rsidRDefault="003112D2" w:rsidP="00715085">
            <w:pPr>
              <w:rPr>
                <w:del w:id="50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05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355F7BDC" w14:textId="77777777" w:rsidR="003112D2" w:rsidRPr="00346492" w:rsidRDefault="003112D2" w:rsidP="00715085">
            <w:pPr>
              <w:rPr>
                <w:del w:id="50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2B1F8017" w14:textId="77777777" w:rsidR="003112D2" w:rsidRPr="00346492" w:rsidRDefault="003112D2" w:rsidP="00715085">
            <w:pPr>
              <w:rPr>
                <w:del w:id="50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7281ABAC" w14:textId="77777777" w:rsidR="003112D2" w:rsidRPr="00346492" w:rsidRDefault="003112D2" w:rsidP="00715085">
            <w:pPr>
              <w:rPr>
                <w:del w:id="50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0F35A74" w14:textId="77777777" w:rsidTr="00715085">
        <w:trPr>
          <w:del w:id="509" w:author="mary.inoue@fap.local" w:date="2026-09-22T12:17:00Z" w16du:dateUtc="2026-09-22T16:17:00Z"/>
        </w:trPr>
        <w:tc>
          <w:tcPr>
            <w:tcW w:w="367" w:type="dxa"/>
            <w:vMerge/>
          </w:tcPr>
          <w:p w14:paraId="716D4595" w14:textId="77777777" w:rsidR="003112D2" w:rsidRPr="00346492" w:rsidRDefault="003112D2" w:rsidP="00715085">
            <w:pPr>
              <w:rPr>
                <w:del w:id="51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81350A8" w14:textId="12E7CCCE" w:rsidR="003112D2" w:rsidRPr="00346492" w:rsidRDefault="003112D2" w:rsidP="00715085">
            <w:pPr>
              <w:rPr>
                <w:del w:id="51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12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6809E351" w14:textId="77777777" w:rsidR="003112D2" w:rsidRPr="00346492" w:rsidRDefault="003112D2" w:rsidP="00715085">
            <w:pPr>
              <w:rPr>
                <w:del w:id="51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E6293A9" w14:textId="77777777" w:rsidR="003112D2" w:rsidRPr="00346492" w:rsidRDefault="003112D2" w:rsidP="00715085">
            <w:pPr>
              <w:rPr>
                <w:del w:id="51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6C79031" w14:textId="77777777" w:rsidR="003112D2" w:rsidRPr="00346492" w:rsidRDefault="003112D2" w:rsidP="00715085">
            <w:pPr>
              <w:rPr>
                <w:del w:id="51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22305D11" w14:textId="77777777" w:rsidTr="00715085">
        <w:trPr>
          <w:trHeight w:val="74"/>
          <w:del w:id="516" w:author="mary.inoue@fap.local" w:date="2026-09-22T12:17:00Z" w16du:dateUtc="2026-09-22T16:17:00Z"/>
        </w:trPr>
        <w:tc>
          <w:tcPr>
            <w:tcW w:w="367" w:type="dxa"/>
            <w:vMerge/>
          </w:tcPr>
          <w:p w14:paraId="02E1E5E4" w14:textId="77777777" w:rsidR="003112D2" w:rsidRPr="00346492" w:rsidRDefault="003112D2" w:rsidP="00715085">
            <w:pPr>
              <w:rPr>
                <w:del w:id="51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F3D15D3" w14:textId="218FA994" w:rsidR="003112D2" w:rsidRPr="00346492" w:rsidRDefault="003112D2" w:rsidP="00715085">
            <w:pPr>
              <w:rPr>
                <w:del w:id="51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19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557B09C2" w14:textId="77777777" w:rsidR="003112D2" w:rsidRPr="00346492" w:rsidRDefault="003112D2" w:rsidP="00715085">
            <w:pPr>
              <w:rPr>
                <w:del w:id="52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6C323A9B" w14:textId="77777777" w:rsidR="003112D2" w:rsidRPr="00346492" w:rsidRDefault="003112D2" w:rsidP="00715085">
            <w:pPr>
              <w:rPr>
                <w:del w:id="52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5DFF320F" w14:textId="77777777" w:rsidR="003112D2" w:rsidRPr="00346492" w:rsidRDefault="003112D2" w:rsidP="00715085">
            <w:pPr>
              <w:rPr>
                <w:del w:id="52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243B4E5E" w14:textId="77777777" w:rsidTr="00715085">
        <w:trPr>
          <w:trHeight w:val="74"/>
          <w:del w:id="523" w:author="mary.inoue@fap.local" w:date="2026-09-22T12:17:00Z" w16du:dateUtc="2026-09-22T16:17:00Z"/>
        </w:trPr>
        <w:tc>
          <w:tcPr>
            <w:tcW w:w="9286" w:type="dxa"/>
            <w:gridSpan w:val="5"/>
            <w:vAlign w:val="center"/>
          </w:tcPr>
          <w:p w14:paraId="346F1311" w14:textId="77777777" w:rsidR="0063386F" w:rsidRPr="00346492" w:rsidRDefault="0063386F" w:rsidP="00715085">
            <w:pPr>
              <w:rPr>
                <w:del w:id="524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46492" w:rsidRPr="00346492" w14:paraId="3EBA506B" w14:textId="77777777" w:rsidTr="00715085">
        <w:trPr>
          <w:trHeight w:val="269"/>
          <w:del w:id="525" w:author="mary.inoue@fap.local" w:date="2026-09-22T12:17:00Z" w16du:dateUtc="2026-09-22T16:17:00Z"/>
        </w:trPr>
        <w:tc>
          <w:tcPr>
            <w:tcW w:w="367" w:type="dxa"/>
            <w:vMerge w:val="restart"/>
          </w:tcPr>
          <w:p w14:paraId="123A21CD" w14:textId="77777777" w:rsidR="003112D2" w:rsidRPr="00346492" w:rsidRDefault="003112D2" w:rsidP="00715085">
            <w:pPr>
              <w:rPr>
                <w:del w:id="52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27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4.</w:delText>
              </w:r>
            </w:del>
          </w:p>
        </w:tc>
        <w:tc>
          <w:tcPr>
            <w:tcW w:w="3002" w:type="dxa"/>
            <w:vAlign w:val="center"/>
          </w:tcPr>
          <w:p w14:paraId="5B2F6B0C" w14:textId="3A6CC35D" w:rsidR="003112D2" w:rsidRPr="00346492" w:rsidRDefault="003112D2" w:rsidP="00715085">
            <w:pPr>
              <w:rPr>
                <w:del w:id="52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29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452A8054" w14:textId="77777777" w:rsidR="003112D2" w:rsidRPr="00346492" w:rsidRDefault="003112D2" w:rsidP="00715085">
            <w:pPr>
              <w:rPr>
                <w:del w:id="53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A89EF9C" w14:textId="77777777" w:rsidR="003112D2" w:rsidRPr="00346492" w:rsidRDefault="003112D2" w:rsidP="00715085">
            <w:pPr>
              <w:rPr>
                <w:del w:id="53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68B9E606" w14:textId="77777777" w:rsidR="003112D2" w:rsidRPr="00346492" w:rsidRDefault="003112D2" w:rsidP="00715085">
            <w:pPr>
              <w:rPr>
                <w:del w:id="53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299BBAE" w14:textId="77777777" w:rsidTr="00715085">
        <w:trPr>
          <w:trHeight w:val="409"/>
          <w:del w:id="533" w:author="mary.inoue@fap.local" w:date="2026-09-22T12:17:00Z" w16du:dateUtc="2026-09-22T16:17:00Z"/>
        </w:trPr>
        <w:tc>
          <w:tcPr>
            <w:tcW w:w="367" w:type="dxa"/>
            <w:vMerge/>
          </w:tcPr>
          <w:p w14:paraId="0CABE35A" w14:textId="77777777" w:rsidR="003112D2" w:rsidRPr="00346492" w:rsidRDefault="003112D2" w:rsidP="00715085">
            <w:pPr>
              <w:rPr>
                <w:del w:id="53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393DBC4D" w14:textId="71A86AFC" w:rsidR="003112D2" w:rsidRPr="00346492" w:rsidRDefault="003112D2" w:rsidP="00715085">
            <w:pPr>
              <w:rPr>
                <w:del w:id="53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36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106DB031" w14:textId="77777777" w:rsidR="003112D2" w:rsidRPr="00346492" w:rsidRDefault="003112D2" w:rsidP="00715085">
            <w:pPr>
              <w:rPr>
                <w:del w:id="53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B0CEF96" w14:textId="77777777" w:rsidR="003112D2" w:rsidRPr="00346492" w:rsidRDefault="003112D2" w:rsidP="00715085">
            <w:pPr>
              <w:rPr>
                <w:del w:id="53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A5038A4" w14:textId="77777777" w:rsidR="003112D2" w:rsidRPr="00346492" w:rsidRDefault="003112D2" w:rsidP="00715085">
            <w:pPr>
              <w:rPr>
                <w:del w:id="53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14BAB9E" w14:textId="77777777" w:rsidTr="00715085">
        <w:trPr>
          <w:trHeight w:val="124"/>
          <w:del w:id="540" w:author="mary.inoue@fap.local" w:date="2026-09-22T12:17:00Z" w16du:dateUtc="2026-09-22T16:17:00Z"/>
        </w:trPr>
        <w:tc>
          <w:tcPr>
            <w:tcW w:w="367" w:type="dxa"/>
            <w:vMerge/>
          </w:tcPr>
          <w:p w14:paraId="2EC1BC5B" w14:textId="77777777" w:rsidR="003112D2" w:rsidRPr="00346492" w:rsidRDefault="003112D2" w:rsidP="00715085">
            <w:pPr>
              <w:rPr>
                <w:del w:id="54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5963C719" w14:textId="2B12F63A" w:rsidR="003112D2" w:rsidRPr="00346492" w:rsidRDefault="003112D2" w:rsidP="00715085">
            <w:pPr>
              <w:rPr>
                <w:del w:id="54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43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63D9F454" w14:textId="77777777" w:rsidR="003112D2" w:rsidRPr="00346492" w:rsidRDefault="003112D2" w:rsidP="00715085">
            <w:pPr>
              <w:rPr>
                <w:del w:id="54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B7F2A16" w14:textId="77777777" w:rsidR="003112D2" w:rsidRPr="00346492" w:rsidRDefault="003112D2" w:rsidP="00715085">
            <w:pPr>
              <w:rPr>
                <w:del w:id="54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87E533B" w14:textId="77777777" w:rsidR="003112D2" w:rsidRPr="00346492" w:rsidRDefault="003112D2" w:rsidP="00715085">
            <w:pPr>
              <w:rPr>
                <w:del w:id="54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5040B95" w14:textId="77777777" w:rsidTr="00715085">
        <w:trPr>
          <w:trHeight w:val="184"/>
          <w:del w:id="547" w:author="mary.inoue@fap.local" w:date="2026-09-22T12:17:00Z" w16du:dateUtc="2026-09-22T16:17:00Z"/>
        </w:trPr>
        <w:tc>
          <w:tcPr>
            <w:tcW w:w="367" w:type="dxa"/>
            <w:vMerge/>
          </w:tcPr>
          <w:p w14:paraId="756D03D1" w14:textId="77777777" w:rsidR="003112D2" w:rsidRPr="00346492" w:rsidRDefault="003112D2" w:rsidP="00715085">
            <w:pPr>
              <w:rPr>
                <w:del w:id="54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2386647" w14:textId="117CCCF7" w:rsidR="003112D2" w:rsidRPr="00346492" w:rsidRDefault="003112D2" w:rsidP="00715085">
            <w:pPr>
              <w:rPr>
                <w:del w:id="54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50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78B8ADA5" w14:textId="77777777" w:rsidR="003112D2" w:rsidRPr="00346492" w:rsidRDefault="003112D2" w:rsidP="00715085">
            <w:pPr>
              <w:rPr>
                <w:del w:id="55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FEA9CE2" w14:textId="77777777" w:rsidR="003112D2" w:rsidRPr="00346492" w:rsidRDefault="003112D2" w:rsidP="00715085">
            <w:pPr>
              <w:rPr>
                <w:del w:id="55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6917360" w14:textId="77777777" w:rsidR="003112D2" w:rsidRPr="00346492" w:rsidRDefault="003112D2" w:rsidP="00715085">
            <w:pPr>
              <w:rPr>
                <w:del w:id="55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402AB06" w14:textId="77777777" w:rsidTr="00715085">
        <w:trPr>
          <w:trHeight w:val="184"/>
          <w:del w:id="554" w:author="mary.inoue@fap.local" w:date="2026-09-22T12:17:00Z" w16du:dateUtc="2026-09-22T16:17:00Z"/>
        </w:trPr>
        <w:tc>
          <w:tcPr>
            <w:tcW w:w="367" w:type="dxa"/>
            <w:vMerge/>
          </w:tcPr>
          <w:p w14:paraId="0F03942F" w14:textId="77777777" w:rsidR="003112D2" w:rsidRPr="00346492" w:rsidRDefault="003112D2" w:rsidP="00715085">
            <w:pPr>
              <w:rPr>
                <w:del w:id="55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7588301" w14:textId="6F1A2798" w:rsidR="003112D2" w:rsidRPr="00346492" w:rsidRDefault="003112D2" w:rsidP="00715085">
            <w:pPr>
              <w:rPr>
                <w:del w:id="55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57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39A66C1F" w14:textId="77777777" w:rsidR="003112D2" w:rsidRPr="00346492" w:rsidRDefault="003112D2" w:rsidP="00715085">
            <w:pPr>
              <w:rPr>
                <w:del w:id="55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08EA1ED" w14:textId="77777777" w:rsidR="003112D2" w:rsidRPr="00346492" w:rsidRDefault="003112D2" w:rsidP="00715085">
            <w:pPr>
              <w:rPr>
                <w:del w:id="55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AE6D192" w14:textId="77777777" w:rsidR="003112D2" w:rsidRPr="00346492" w:rsidRDefault="003112D2" w:rsidP="00715085">
            <w:pPr>
              <w:rPr>
                <w:del w:id="56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0A55977E" w14:textId="77777777" w:rsidTr="00715085">
        <w:trPr>
          <w:trHeight w:val="130"/>
          <w:del w:id="561" w:author="mary.inoue@fap.local" w:date="2026-09-22T12:17:00Z" w16du:dateUtc="2026-09-22T16:17:00Z"/>
        </w:trPr>
        <w:tc>
          <w:tcPr>
            <w:tcW w:w="367" w:type="dxa"/>
            <w:vMerge/>
          </w:tcPr>
          <w:p w14:paraId="3567EEFB" w14:textId="77777777" w:rsidR="003112D2" w:rsidRPr="00346492" w:rsidRDefault="003112D2" w:rsidP="00715085">
            <w:pPr>
              <w:rPr>
                <w:del w:id="56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F47D8F0" w14:textId="6A4A675C" w:rsidR="003112D2" w:rsidRPr="00346492" w:rsidRDefault="003112D2" w:rsidP="00715085">
            <w:pPr>
              <w:rPr>
                <w:del w:id="56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64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325A7383" w14:textId="77777777" w:rsidR="003112D2" w:rsidRPr="00346492" w:rsidRDefault="003112D2" w:rsidP="00715085">
            <w:pPr>
              <w:rPr>
                <w:del w:id="56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30E3A09" w14:textId="77777777" w:rsidR="003112D2" w:rsidRPr="00346492" w:rsidRDefault="003112D2" w:rsidP="00715085">
            <w:pPr>
              <w:rPr>
                <w:del w:id="56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3D5561E" w14:textId="77777777" w:rsidR="003112D2" w:rsidRPr="00346492" w:rsidRDefault="003112D2" w:rsidP="00715085">
            <w:pPr>
              <w:rPr>
                <w:del w:id="56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73A8D23F" w14:textId="77777777" w:rsidTr="00715085">
        <w:trPr>
          <w:trHeight w:val="74"/>
          <w:del w:id="568" w:author="mary.inoue@fap.local" w:date="2026-09-22T12:17:00Z" w16du:dateUtc="2026-09-22T16:17:00Z"/>
        </w:trPr>
        <w:tc>
          <w:tcPr>
            <w:tcW w:w="367" w:type="dxa"/>
            <w:vMerge/>
          </w:tcPr>
          <w:p w14:paraId="10A1610B" w14:textId="77777777" w:rsidR="003112D2" w:rsidRPr="00346492" w:rsidRDefault="003112D2" w:rsidP="00715085">
            <w:pPr>
              <w:rPr>
                <w:del w:id="56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1A14932D" w14:textId="245A8748" w:rsidR="003112D2" w:rsidRPr="00346492" w:rsidRDefault="003112D2" w:rsidP="00715085">
            <w:pPr>
              <w:rPr>
                <w:del w:id="57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71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225EF752" w14:textId="77777777" w:rsidR="003112D2" w:rsidRPr="00346492" w:rsidRDefault="003112D2" w:rsidP="00715085">
            <w:pPr>
              <w:rPr>
                <w:del w:id="57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042D3B1" w14:textId="77777777" w:rsidR="003112D2" w:rsidRPr="00346492" w:rsidRDefault="003112D2" w:rsidP="00715085">
            <w:pPr>
              <w:rPr>
                <w:del w:id="57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EBFEB0C" w14:textId="77777777" w:rsidR="003112D2" w:rsidRPr="00346492" w:rsidRDefault="003112D2" w:rsidP="00715085">
            <w:pPr>
              <w:rPr>
                <w:del w:id="57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1303FEF" w14:textId="77777777" w:rsidTr="00715085">
        <w:trPr>
          <w:trHeight w:val="74"/>
          <w:del w:id="575" w:author="mary.inoue@fap.local" w:date="2026-09-22T12:17:00Z" w16du:dateUtc="2026-09-22T16:17:00Z"/>
        </w:trPr>
        <w:tc>
          <w:tcPr>
            <w:tcW w:w="367" w:type="dxa"/>
            <w:vMerge/>
          </w:tcPr>
          <w:p w14:paraId="2E969F24" w14:textId="77777777" w:rsidR="003112D2" w:rsidRPr="00346492" w:rsidRDefault="003112D2" w:rsidP="00715085">
            <w:pPr>
              <w:rPr>
                <w:del w:id="57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364036A" w14:textId="0964DBBE" w:rsidR="003112D2" w:rsidRPr="00346492" w:rsidRDefault="003112D2" w:rsidP="00715085">
            <w:pPr>
              <w:rPr>
                <w:del w:id="57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78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Telefon:</w:delText>
              </w:r>
            </w:del>
          </w:p>
        </w:tc>
        <w:tc>
          <w:tcPr>
            <w:tcW w:w="2698" w:type="dxa"/>
            <w:vAlign w:val="center"/>
          </w:tcPr>
          <w:p w14:paraId="0EE3E376" w14:textId="77777777" w:rsidR="003112D2" w:rsidRPr="00346492" w:rsidRDefault="003112D2" w:rsidP="00715085">
            <w:pPr>
              <w:rPr>
                <w:del w:id="57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799D333" w14:textId="77777777" w:rsidR="003112D2" w:rsidRPr="00346492" w:rsidRDefault="003112D2" w:rsidP="00715085">
            <w:pPr>
              <w:rPr>
                <w:del w:id="58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4348213F" w14:textId="77777777" w:rsidR="003112D2" w:rsidRPr="00346492" w:rsidRDefault="003112D2" w:rsidP="00715085">
            <w:pPr>
              <w:rPr>
                <w:del w:id="58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63386F" w:rsidRPr="00346492" w14:paraId="53755D38" w14:textId="77777777" w:rsidTr="00715085">
        <w:trPr>
          <w:trHeight w:val="116"/>
          <w:del w:id="582" w:author="mary.inoue@fap.local" w:date="2026-09-22T12:17:00Z" w16du:dateUtc="2026-09-22T16:17:00Z"/>
        </w:trPr>
        <w:tc>
          <w:tcPr>
            <w:tcW w:w="367" w:type="dxa"/>
          </w:tcPr>
          <w:p w14:paraId="731189B0" w14:textId="77777777" w:rsidR="0063386F" w:rsidRPr="00346492" w:rsidRDefault="0063386F" w:rsidP="00715085">
            <w:pPr>
              <w:rPr>
                <w:del w:id="58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19" w:type="dxa"/>
            <w:gridSpan w:val="4"/>
            <w:vAlign w:val="center"/>
          </w:tcPr>
          <w:p w14:paraId="02DC2B4A" w14:textId="77777777" w:rsidR="0063386F" w:rsidRPr="00346492" w:rsidRDefault="0063386F" w:rsidP="00715085">
            <w:pPr>
              <w:rPr>
                <w:del w:id="58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471BF7D" w14:textId="77777777" w:rsidTr="00715085">
        <w:trPr>
          <w:del w:id="585" w:author="mary.inoue@fap.local" w:date="2026-09-22T12:17:00Z" w16du:dateUtc="2026-09-22T16:17:00Z"/>
        </w:trPr>
        <w:tc>
          <w:tcPr>
            <w:tcW w:w="367" w:type="dxa"/>
            <w:vMerge w:val="restart"/>
          </w:tcPr>
          <w:p w14:paraId="5886150C" w14:textId="77777777" w:rsidR="003112D2" w:rsidRPr="00346492" w:rsidRDefault="003112D2" w:rsidP="00715085">
            <w:pPr>
              <w:rPr>
                <w:del w:id="58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87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5.</w:delText>
              </w:r>
            </w:del>
          </w:p>
        </w:tc>
        <w:tc>
          <w:tcPr>
            <w:tcW w:w="3002" w:type="dxa"/>
            <w:vAlign w:val="center"/>
          </w:tcPr>
          <w:p w14:paraId="2AE246D3" w14:textId="5B896FF5" w:rsidR="003112D2" w:rsidRPr="00346492" w:rsidRDefault="003112D2" w:rsidP="00715085">
            <w:pPr>
              <w:rPr>
                <w:del w:id="58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89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Obchodní firma/název/jméno, příjmení:</w:delText>
              </w:r>
            </w:del>
          </w:p>
        </w:tc>
        <w:tc>
          <w:tcPr>
            <w:tcW w:w="2698" w:type="dxa"/>
            <w:vAlign w:val="center"/>
          </w:tcPr>
          <w:p w14:paraId="45C3E1D9" w14:textId="77777777" w:rsidR="003112D2" w:rsidRPr="00346492" w:rsidRDefault="003112D2" w:rsidP="00715085">
            <w:pPr>
              <w:rPr>
                <w:del w:id="59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 w:val="restart"/>
          </w:tcPr>
          <w:p w14:paraId="06BC0978" w14:textId="77777777" w:rsidR="003112D2" w:rsidRPr="00346492" w:rsidRDefault="003112D2" w:rsidP="00715085">
            <w:pPr>
              <w:rPr>
                <w:del w:id="59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 w:val="restart"/>
          </w:tcPr>
          <w:p w14:paraId="76C3E694" w14:textId="77777777" w:rsidR="003112D2" w:rsidRPr="00346492" w:rsidRDefault="003112D2" w:rsidP="00715085">
            <w:pPr>
              <w:rPr>
                <w:del w:id="59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3621A6E" w14:textId="77777777" w:rsidTr="00715085">
        <w:trPr>
          <w:del w:id="593" w:author="mary.inoue@fap.local" w:date="2026-09-22T12:17:00Z" w16du:dateUtc="2026-09-22T16:17:00Z"/>
        </w:trPr>
        <w:tc>
          <w:tcPr>
            <w:tcW w:w="367" w:type="dxa"/>
            <w:vMerge/>
          </w:tcPr>
          <w:p w14:paraId="2ACC04D7" w14:textId="77777777" w:rsidR="003112D2" w:rsidRPr="00346492" w:rsidRDefault="003112D2" w:rsidP="00715085">
            <w:pPr>
              <w:rPr>
                <w:del w:id="59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FE26B31" w14:textId="52E9B3ED" w:rsidR="003112D2" w:rsidRPr="00346492" w:rsidRDefault="003112D2" w:rsidP="00715085">
            <w:pPr>
              <w:rPr>
                <w:del w:id="59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596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Sídlo/místo podnikání/místo trvalého pobytu:</w:delText>
              </w:r>
            </w:del>
          </w:p>
        </w:tc>
        <w:tc>
          <w:tcPr>
            <w:tcW w:w="2698" w:type="dxa"/>
            <w:vAlign w:val="center"/>
          </w:tcPr>
          <w:p w14:paraId="5C3734C1" w14:textId="77777777" w:rsidR="003112D2" w:rsidRPr="00346492" w:rsidRDefault="003112D2" w:rsidP="00715085">
            <w:pPr>
              <w:rPr>
                <w:del w:id="59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CEFB6FD" w14:textId="77777777" w:rsidR="003112D2" w:rsidRPr="00346492" w:rsidRDefault="003112D2" w:rsidP="00715085">
            <w:pPr>
              <w:rPr>
                <w:del w:id="59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34BF0D0" w14:textId="77777777" w:rsidR="003112D2" w:rsidRPr="00346492" w:rsidRDefault="003112D2" w:rsidP="00715085">
            <w:pPr>
              <w:rPr>
                <w:del w:id="59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45134A16" w14:textId="77777777" w:rsidTr="00715085">
        <w:trPr>
          <w:del w:id="600" w:author="mary.inoue@fap.local" w:date="2026-09-22T12:17:00Z" w16du:dateUtc="2026-09-22T16:17:00Z"/>
        </w:trPr>
        <w:tc>
          <w:tcPr>
            <w:tcW w:w="367" w:type="dxa"/>
            <w:vMerge/>
          </w:tcPr>
          <w:p w14:paraId="2009AF21" w14:textId="77777777" w:rsidR="003112D2" w:rsidRPr="00346492" w:rsidRDefault="003112D2" w:rsidP="00715085">
            <w:pPr>
              <w:rPr>
                <w:del w:id="60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2E905011" w14:textId="6AA85B58" w:rsidR="003112D2" w:rsidRPr="00346492" w:rsidRDefault="003112D2" w:rsidP="00715085">
            <w:pPr>
              <w:rPr>
                <w:del w:id="60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603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Právní forma:</w:delText>
              </w:r>
            </w:del>
          </w:p>
        </w:tc>
        <w:tc>
          <w:tcPr>
            <w:tcW w:w="2698" w:type="dxa"/>
            <w:vAlign w:val="center"/>
          </w:tcPr>
          <w:p w14:paraId="715C7629" w14:textId="77777777" w:rsidR="003112D2" w:rsidRPr="00346492" w:rsidRDefault="003112D2" w:rsidP="00715085">
            <w:pPr>
              <w:rPr>
                <w:del w:id="60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032E08DF" w14:textId="77777777" w:rsidR="003112D2" w:rsidRPr="00346492" w:rsidRDefault="003112D2" w:rsidP="00715085">
            <w:pPr>
              <w:rPr>
                <w:del w:id="60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1816FDCC" w14:textId="77777777" w:rsidR="003112D2" w:rsidRPr="00346492" w:rsidRDefault="003112D2" w:rsidP="00715085">
            <w:pPr>
              <w:rPr>
                <w:del w:id="60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922B7B3" w14:textId="77777777" w:rsidTr="00715085">
        <w:trPr>
          <w:del w:id="607" w:author="mary.inoue@fap.local" w:date="2026-09-22T12:17:00Z" w16du:dateUtc="2026-09-22T16:17:00Z"/>
        </w:trPr>
        <w:tc>
          <w:tcPr>
            <w:tcW w:w="367" w:type="dxa"/>
            <w:vMerge/>
          </w:tcPr>
          <w:p w14:paraId="559CB0A5" w14:textId="77777777" w:rsidR="003112D2" w:rsidRPr="00346492" w:rsidRDefault="003112D2" w:rsidP="00715085">
            <w:pPr>
              <w:rPr>
                <w:del w:id="60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77319D1A" w14:textId="426C0B4E" w:rsidR="003112D2" w:rsidRPr="00346492" w:rsidRDefault="003112D2" w:rsidP="00715085">
            <w:pPr>
              <w:rPr>
                <w:del w:id="60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610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IČ/DIČ:</w:delText>
              </w:r>
            </w:del>
          </w:p>
        </w:tc>
        <w:tc>
          <w:tcPr>
            <w:tcW w:w="2698" w:type="dxa"/>
            <w:vAlign w:val="center"/>
          </w:tcPr>
          <w:p w14:paraId="4564F59E" w14:textId="77777777" w:rsidR="003112D2" w:rsidRPr="00346492" w:rsidRDefault="003112D2" w:rsidP="00715085">
            <w:pPr>
              <w:rPr>
                <w:del w:id="61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D2F7BF3" w14:textId="77777777" w:rsidR="003112D2" w:rsidRPr="00346492" w:rsidRDefault="003112D2" w:rsidP="00715085">
            <w:pPr>
              <w:rPr>
                <w:del w:id="61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31B2F30B" w14:textId="77777777" w:rsidR="003112D2" w:rsidRPr="00346492" w:rsidRDefault="003112D2" w:rsidP="00715085">
            <w:pPr>
              <w:rPr>
                <w:del w:id="61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9793D1" w14:textId="77777777" w:rsidTr="00715085">
        <w:trPr>
          <w:del w:id="614" w:author="mary.inoue@fap.local" w:date="2026-09-22T12:17:00Z" w16du:dateUtc="2026-09-22T16:17:00Z"/>
        </w:trPr>
        <w:tc>
          <w:tcPr>
            <w:tcW w:w="367" w:type="dxa"/>
            <w:vMerge/>
          </w:tcPr>
          <w:p w14:paraId="03EE2B8B" w14:textId="77777777" w:rsidR="003112D2" w:rsidRPr="00346492" w:rsidRDefault="003112D2" w:rsidP="00715085">
            <w:pPr>
              <w:rPr>
                <w:del w:id="61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63091AFB" w14:textId="39FF9768" w:rsidR="003112D2" w:rsidRPr="00346492" w:rsidRDefault="003112D2" w:rsidP="00715085">
            <w:pPr>
              <w:rPr>
                <w:del w:id="61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617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Osoba oprávněná jednat za poddodavatele:</w:delText>
              </w:r>
            </w:del>
          </w:p>
        </w:tc>
        <w:tc>
          <w:tcPr>
            <w:tcW w:w="2698" w:type="dxa"/>
            <w:vAlign w:val="center"/>
          </w:tcPr>
          <w:p w14:paraId="6F5D04D2" w14:textId="77777777" w:rsidR="003112D2" w:rsidRPr="00346492" w:rsidRDefault="003112D2" w:rsidP="00715085">
            <w:pPr>
              <w:rPr>
                <w:del w:id="61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5E8ECCDF" w14:textId="77777777" w:rsidR="003112D2" w:rsidRPr="00346492" w:rsidRDefault="003112D2" w:rsidP="00715085">
            <w:pPr>
              <w:rPr>
                <w:del w:id="61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27566619" w14:textId="77777777" w:rsidR="003112D2" w:rsidRPr="00346492" w:rsidRDefault="003112D2" w:rsidP="00715085">
            <w:pPr>
              <w:rPr>
                <w:del w:id="62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932ADE9" w14:textId="77777777" w:rsidTr="00715085">
        <w:trPr>
          <w:del w:id="621" w:author="mary.inoue@fap.local" w:date="2026-09-22T12:17:00Z" w16du:dateUtc="2026-09-22T16:17:00Z"/>
        </w:trPr>
        <w:tc>
          <w:tcPr>
            <w:tcW w:w="367" w:type="dxa"/>
            <w:vMerge/>
          </w:tcPr>
          <w:p w14:paraId="2A0E7E63" w14:textId="77777777" w:rsidR="003112D2" w:rsidRPr="00346492" w:rsidRDefault="003112D2" w:rsidP="00715085">
            <w:pPr>
              <w:rPr>
                <w:del w:id="62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09135E0E" w14:textId="0E97CFEA" w:rsidR="003112D2" w:rsidRPr="00346492" w:rsidRDefault="003112D2" w:rsidP="00715085">
            <w:pPr>
              <w:rPr>
                <w:del w:id="62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624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Kontaktní osoba:</w:delText>
              </w:r>
            </w:del>
          </w:p>
        </w:tc>
        <w:tc>
          <w:tcPr>
            <w:tcW w:w="2698" w:type="dxa"/>
            <w:vAlign w:val="center"/>
          </w:tcPr>
          <w:p w14:paraId="470BFA81" w14:textId="77777777" w:rsidR="003112D2" w:rsidRPr="00346492" w:rsidRDefault="003112D2" w:rsidP="00715085">
            <w:pPr>
              <w:rPr>
                <w:del w:id="62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31960247" w14:textId="77777777" w:rsidR="003112D2" w:rsidRPr="00346492" w:rsidRDefault="003112D2" w:rsidP="00715085">
            <w:pPr>
              <w:rPr>
                <w:del w:id="62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62E22858" w14:textId="77777777" w:rsidR="003112D2" w:rsidRPr="00346492" w:rsidRDefault="003112D2" w:rsidP="00715085">
            <w:pPr>
              <w:rPr>
                <w:del w:id="62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382BEF62" w14:textId="77777777" w:rsidTr="00715085">
        <w:trPr>
          <w:del w:id="628" w:author="mary.inoue@fap.local" w:date="2026-09-22T12:17:00Z" w16du:dateUtc="2026-09-22T16:17:00Z"/>
        </w:trPr>
        <w:tc>
          <w:tcPr>
            <w:tcW w:w="367" w:type="dxa"/>
            <w:vMerge/>
          </w:tcPr>
          <w:p w14:paraId="48467360" w14:textId="77777777" w:rsidR="003112D2" w:rsidRPr="00346492" w:rsidRDefault="003112D2" w:rsidP="00715085">
            <w:pPr>
              <w:rPr>
                <w:del w:id="62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02" w:type="dxa"/>
            <w:vAlign w:val="center"/>
          </w:tcPr>
          <w:p w14:paraId="51C4F866" w14:textId="1019D93E" w:rsidR="003112D2" w:rsidRPr="00346492" w:rsidRDefault="003112D2" w:rsidP="00715085">
            <w:pPr>
              <w:rPr>
                <w:del w:id="63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631" w:author="mary.inoue@fap.local" w:date="2026-09-22T12:17:00Z" w16du:dateUtc="2026-09-22T16:17:00Z">
              <w:r w:rsidRPr="00346492">
                <w:rPr>
                  <w:rFonts w:ascii="Arial" w:hAnsi="Arial" w:cs="Arial"/>
                  <w:sz w:val="18"/>
                  <w:szCs w:val="18"/>
                </w:rPr>
                <w:delText>E-mail:</w:delText>
              </w:r>
            </w:del>
          </w:p>
        </w:tc>
        <w:tc>
          <w:tcPr>
            <w:tcW w:w="2698" w:type="dxa"/>
            <w:vAlign w:val="center"/>
          </w:tcPr>
          <w:p w14:paraId="0C7A48AF" w14:textId="77777777" w:rsidR="003112D2" w:rsidRPr="00346492" w:rsidRDefault="003112D2" w:rsidP="00715085">
            <w:pPr>
              <w:rPr>
                <w:del w:id="632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99" w:type="dxa"/>
            <w:vMerge/>
          </w:tcPr>
          <w:p w14:paraId="4A431D11" w14:textId="77777777" w:rsidR="003112D2" w:rsidRPr="00346492" w:rsidRDefault="003112D2" w:rsidP="00715085">
            <w:pPr>
              <w:rPr>
                <w:del w:id="63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20" w:type="dxa"/>
            <w:vMerge/>
          </w:tcPr>
          <w:p w14:paraId="0BBEF78F" w14:textId="77777777" w:rsidR="003112D2" w:rsidRPr="00346492" w:rsidRDefault="003112D2" w:rsidP="00715085">
            <w:pPr>
              <w:rPr>
                <w:del w:id="63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5A962B17" w14:textId="77777777" w:rsidTr="00715085">
        <w:trPr>
          <w:del w:id="635" w:author="mary.inoue@fap.local" w:date="2026-09-22T12:17:00Z" w16du:dateUtc="2026-09-22T16:17:00Z"/>
        </w:trPr>
        <w:tc>
          <w:tcPr>
            <w:tcW w:w="9286" w:type="dxa"/>
            <w:gridSpan w:val="5"/>
          </w:tcPr>
          <w:p w14:paraId="7FEA4CED" w14:textId="77777777" w:rsidR="00346492" w:rsidRPr="00346492" w:rsidRDefault="00346492" w:rsidP="00715085">
            <w:pPr>
              <w:rPr>
                <w:del w:id="63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8157A0F" w14:textId="77777777" w:rsidTr="00715085">
        <w:trPr>
          <w:del w:id="637" w:author="mary.inoue@fap.local" w:date="2026-09-22T12:17:00Z" w16du:dateUtc="2026-09-22T16:17:00Z"/>
        </w:trPr>
        <w:tc>
          <w:tcPr>
            <w:tcW w:w="3369" w:type="dxa"/>
            <w:gridSpan w:val="2"/>
            <w:vAlign w:val="center"/>
          </w:tcPr>
          <w:p w14:paraId="3EBACE78" w14:textId="77777777" w:rsidR="00346492" w:rsidRPr="00346492" w:rsidRDefault="00346492" w:rsidP="00715085">
            <w:pPr>
              <w:rPr>
                <w:del w:id="63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639" w:author="mary.inoue@fap.local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>Datum a místo zpracování nabídky:</w:delText>
              </w:r>
            </w:del>
          </w:p>
        </w:tc>
        <w:tc>
          <w:tcPr>
            <w:tcW w:w="5917" w:type="dxa"/>
            <w:gridSpan w:val="3"/>
          </w:tcPr>
          <w:p w14:paraId="1ED2CD2A" w14:textId="77777777" w:rsidR="00346492" w:rsidRPr="00346492" w:rsidRDefault="00346492" w:rsidP="00715085">
            <w:pPr>
              <w:rPr>
                <w:del w:id="640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149DDEEA" w14:textId="77777777" w:rsidTr="00715085">
        <w:trPr>
          <w:del w:id="641" w:author="mary.inoue@fap.local" w:date="2026-09-22T12:17:00Z" w16du:dateUtc="2026-09-22T16:17:00Z"/>
        </w:trPr>
        <w:tc>
          <w:tcPr>
            <w:tcW w:w="3369" w:type="dxa"/>
            <w:gridSpan w:val="2"/>
            <w:vAlign w:val="center"/>
          </w:tcPr>
          <w:p w14:paraId="49141802" w14:textId="77777777" w:rsidR="00346492" w:rsidRDefault="00346492" w:rsidP="00715085">
            <w:pPr>
              <w:rPr>
                <w:del w:id="642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643" w:author="mary.inoue@fap.local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Jméno a příjmení osoby podepisující 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seznam poddodavatelů</w:delText>
              </w:r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, tzn. osoby oprávněné jednat jménem či za účastníka 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zadávacího</w:delText>
              </w:r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 řízení:</w:delText>
              </w:r>
            </w:del>
          </w:p>
          <w:p w14:paraId="53403D49" w14:textId="344CF934" w:rsidR="00346492" w:rsidRPr="002F2F12" w:rsidRDefault="00346492" w:rsidP="00715085">
            <w:pPr>
              <w:rPr>
                <w:del w:id="644" w:author="mary.inoue@fap.local" w:date="2026-09-22T12:17:00Z" w16du:dateUtc="2026-09-22T16:17:00Z"/>
                <w:rFonts w:ascii="Arial" w:hAnsi="Arial" w:cs="Arial"/>
                <w:b/>
                <w:sz w:val="18"/>
                <w:szCs w:val="18"/>
              </w:rPr>
            </w:pPr>
            <w:del w:id="645" w:author="mary.inoue@fap.local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>(tiskacím)</w:delText>
              </w:r>
            </w:del>
          </w:p>
        </w:tc>
        <w:tc>
          <w:tcPr>
            <w:tcW w:w="5917" w:type="dxa"/>
            <w:gridSpan w:val="3"/>
          </w:tcPr>
          <w:p w14:paraId="02020327" w14:textId="77777777" w:rsidR="00346492" w:rsidRDefault="00346492" w:rsidP="00715085">
            <w:pPr>
              <w:rPr>
                <w:del w:id="64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00660D91" w14:textId="77777777" w:rsidR="00346492" w:rsidRDefault="00346492" w:rsidP="00715085">
            <w:pPr>
              <w:rPr>
                <w:del w:id="64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6B600ED5" w14:textId="77777777" w:rsidR="00346492" w:rsidRDefault="00346492" w:rsidP="00715085">
            <w:pPr>
              <w:rPr>
                <w:del w:id="648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063E06F7" w14:textId="66231817" w:rsidR="00346492" w:rsidRPr="00346492" w:rsidRDefault="00346492" w:rsidP="00715085">
            <w:pPr>
              <w:rPr>
                <w:del w:id="649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  <w:tr w:rsidR="00346492" w:rsidRPr="00346492" w14:paraId="68AD5B6F" w14:textId="77777777" w:rsidTr="00715085">
        <w:trPr>
          <w:del w:id="650" w:author="mary.inoue@fap.local" w:date="2026-09-22T12:17:00Z" w16du:dateUtc="2026-09-22T16:17:00Z"/>
        </w:trPr>
        <w:tc>
          <w:tcPr>
            <w:tcW w:w="3369" w:type="dxa"/>
            <w:gridSpan w:val="2"/>
            <w:vAlign w:val="center"/>
          </w:tcPr>
          <w:p w14:paraId="4E866DE4" w14:textId="77777777" w:rsidR="00346492" w:rsidRPr="00346492" w:rsidRDefault="00346492" w:rsidP="00715085">
            <w:pPr>
              <w:rPr>
                <w:del w:id="651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  <w:del w:id="652" w:author="mary.inoue@fap.local" w:date="2026-09-22T12:17:00Z" w16du:dateUtc="2026-09-22T16:17:00Z"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Podpis osoby oprávněné jednat jménem nebo za účastníka </w:delText>
              </w:r>
              <w:r>
                <w:rPr>
                  <w:rFonts w:ascii="Arial" w:hAnsi="Arial" w:cs="Arial"/>
                  <w:b/>
                  <w:sz w:val="18"/>
                  <w:szCs w:val="18"/>
                </w:rPr>
                <w:delText>zadávacího</w:delText>
              </w:r>
              <w:r w:rsidRPr="002F2F12">
                <w:rPr>
                  <w:rFonts w:ascii="Arial" w:hAnsi="Arial" w:cs="Arial"/>
                  <w:b/>
                  <w:sz w:val="18"/>
                  <w:szCs w:val="18"/>
                </w:rPr>
                <w:delText xml:space="preserve"> řízení / razítko:</w:delText>
              </w:r>
            </w:del>
          </w:p>
        </w:tc>
        <w:tc>
          <w:tcPr>
            <w:tcW w:w="5917" w:type="dxa"/>
            <w:gridSpan w:val="3"/>
          </w:tcPr>
          <w:p w14:paraId="4FD565C6" w14:textId="77777777" w:rsidR="00346492" w:rsidRDefault="00346492" w:rsidP="00715085">
            <w:pPr>
              <w:rPr>
                <w:del w:id="653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611B76D8" w14:textId="77777777" w:rsidR="00346492" w:rsidRDefault="00346492" w:rsidP="00715085">
            <w:pPr>
              <w:rPr>
                <w:del w:id="654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43CAD519" w14:textId="77777777" w:rsidR="00346492" w:rsidRDefault="00346492" w:rsidP="00715085">
            <w:pPr>
              <w:rPr>
                <w:del w:id="655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19503F4A" w14:textId="77777777" w:rsidR="00346492" w:rsidRDefault="00346492" w:rsidP="00715085">
            <w:pPr>
              <w:rPr>
                <w:del w:id="656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  <w:p w14:paraId="1C6BA533" w14:textId="103340F9" w:rsidR="00346492" w:rsidRPr="00346492" w:rsidRDefault="00346492" w:rsidP="00715085">
            <w:pPr>
              <w:rPr>
                <w:del w:id="657" w:author="mary.inoue@fap.local" w:date="2026-09-22T12:17:00Z" w16du:dateUtc="2026-09-22T16:17:00Z"/>
                <w:rFonts w:ascii="Arial" w:hAnsi="Arial" w:cs="Arial"/>
                <w:sz w:val="18"/>
                <w:szCs w:val="18"/>
              </w:rPr>
            </w:pPr>
          </w:p>
        </w:tc>
      </w:tr>
    </w:tbl>
    <w:p w14:paraId="0DE1E210" w14:textId="2BD3255C" w:rsidR="003E7363" w:rsidRDefault="003E7363" w:rsidP="00A5391B">
      <w:pPr>
        <w:jc w:val="center"/>
        <w:rPr>
          <w:rPrChange w:id="658" w:author="mary.inoue@fap.local" w:date="2026-09-22T12:17:00Z" w16du:dateUtc="2026-09-22T16:17:00Z">
            <w:rPr>
              <w:rFonts w:ascii="Arial" w:hAnsi="Arial" w:cs="Arial"/>
              <w:sz w:val="18"/>
              <w:szCs w:val="18"/>
            </w:rPr>
          </w:rPrChange>
        </w:rPr>
        <w:pPrChange w:id="659" w:author="mary.inoue@fap.local" w:date="2026-09-22T12:17:00Z" w16du:dateUtc="2026-09-22T16:17:00Z">
          <w:pPr>
            <w:tabs>
              <w:tab w:val="left" w:pos="1280"/>
            </w:tabs>
          </w:pPr>
        </w:pPrChange>
      </w:pPr>
    </w:p>
    <w:sectPr w:rsidR="003E7363">
      <w:headerReference w:type="default" r:id="rId7"/>
      <w:foot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titlePg w:val="0"/>
      <w:docGrid w:linePitch="360"/>
      <w:sectPrChange w:id="665" w:author="mary.inoue@fap.local" w:date="2026-09-22T12:17:00Z" w16du:dateUtc="2026-09-22T16:17:00Z">
        <w:sectPr w:rsidR="003E7363">
          <w:pgMar w:top="1418" w:right="1418" w:bottom="851" w:left="1418" w:header="567" w:footer="567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626868" w14:textId="77777777" w:rsidR="00224E7C" w:rsidRDefault="00224E7C" w:rsidP="008B7B1D">
      <w:pPr>
        <w:spacing w:after="0" w:line="240" w:lineRule="auto"/>
      </w:pPr>
      <w:r>
        <w:separator/>
      </w:r>
    </w:p>
  </w:endnote>
  <w:endnote w:type="continuationSeparator" w:id="0">
    <w:p w14:paraId="0B34BB73" w14:textId="77777777" w:rsidR="00224E7C" w:rsidRDefault="00224E7C" w:rsidP="008B7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AA61F1" w14:textId="77777777" w:rsidR="00147730" w:rsidRDefault="00147730">
    <w:pPr>
      <w:pStyle w:val="Header"/>
      <w:pPrChange w:id="662" w:author="mary.inoue@fap.local" w:date="2026-09-22T12:17:00Z" w16du:dateUtc="2026-09-22T16:1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D14E55" w14:textId="77777777" w:rsidR="00224E7C" w:rsidRDefault="00224E7C" w:rsidP="008B7B1D">
      <w:pPr>
        <w:spacing w:after="0" w:line="240" w:lineRule="auto"/>
      </w:pPr>
      <w:r>
        <w:separator/>
      </w:r>
    </w:p>
  </w:footnote>
  <w:footnote w:type="continuationSeparator" w:id="0">
    <w:p w14:paraId="5E70E55F" w14:textId="77777777" w:rsidR="00224E7C" w:rsidRDefault="00224E7C" w:rsidP="008B7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0618C3" w14:textId="061A6324" w:rsidR="00310B73" w:rsidRDefault="00310B73" w:rsidP="005A3345">
    <w:pPr>
      <w:pStyle w:val="Header"/>
      <w:jc w:val="center"/>
      <w:rPr>
        <w:del w:id="660" w:author="mary.inoue@fap.local" w:date="2026-09-22T12:17:00Z" w16du:dateUtc="2026-09-22T16:17:00Z"/>
      </w:rPr>
    </w:pPr>
  </w:p>
  <w:p w14:paraId="349ABF3E" w14:textId="6B3EC856" w:rsidR="008B7B1D" w:rsidRDefault="008B7B1D">
    <w:pPr>
      <w:pStyle w:val="BalloonText"/>
      <w:pPrChange w:id="661" w:author="mary.inoue@fap.local" w:date="2026-09-22T12:17:00Z" w16du:dateUtc="2026-09-22T16:17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7EC90E" w14:textId="2D0667ED" w:rsidR="00715085" w:rsidRDefault="00715085">
    <w:pPr>
      <w:pStyle w:val="BalloonText"/>
      <w:pPrChange w:id="663" w:author="mary.inoue@fap.local" w:date="2026-09-22T12:17:00Z" w16du:dateUtc="2026-09-22T16:17:00Z">
        <w:pPr>
          <w:pStyle w:val="Header"/>
          <w:jc w:val="center"/>
        </w:pPr>
      </w:pPrChange>
    </w:pPr>
    <w:del w:id="664" w:author="mary.inoue@fap.local" w:date="2026-09-22T12:17:00Z" w16du:dateUtc="2026-09-22T16:17:00Z">
      <w:r>
        <w:rPr>
          <w:rFonts w:ascii="Arial" w:hAnsi="Arial" w:cs="Arial"/>
          <w:noProof/>
          <w:sz w:val="15"/>
          <w:szCs w:val="15"/>
        </w:rPr>
        <w:drawing>
          <wp:inline distT="0" distB="0" distL="0" distR="0" wp14:anchorId="69CDB933" wp14:editId="1446CC05">
            <wp:extent cx="2233636" cy="1027473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fekt-logo_s800px.gif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261158" cy="104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2A17"/>
    <w:rsid w:val="000172AA"/>
    <w:rsid w:val="00022C34"/>
    <w:rsid w:val="000244C9"/>
    <w:rsid w:val="000446C4"/>
    <w:rsid w:val="00064320"/>
    <w:rsid w:val="00070D3E"/>
    <w:rsid w:val="00094AC5"/>
    <w:rsid w:val="000B4DF2"/>
    <w:rsid w:val="00122E4B"/>
    <w:rsid w:val="00125026"/>
    <w:rsid w:val="00132F7D"/>
    <w:rsid w:val="00140891"/>
    <w:rsid w:val="00147730"/>
    <w:rsid w:val="00150DDB"/>
    <w:rsid w:val="001511EB"/>
    <w:rsid w:val="00155120"/>
    <w:rsid w:val="00163BDD"/>
    <w:rsid w:val="0019410C"/>
    <w:rsid w:val="001A68B0"/>
    <w:rsid w:val="001F3B9E"/>
    <w:rsid w:val="00205895"/>
    <w:rsid w:val="00224E7C"/>
    <w:rsid w:val="0029602C"/>
    <w:rsid w:val="002C247D"/>
    <w:rsid w:val="002D22E0"/>
    <w:rsid w:val="002D511D"/>
    <w:rsid w:val="00310B73"/>
    <w:rsid w:val="003112D2"/>
    <w:rsid w:val="00320296"/>
    <w:rsid w:val="00333640"/>
    <w:rsid w:val="00342938"/>
    <w:rsid w:val="00346492"/>
    <w:rsid w:val="00361A26"/>
    <w:rsid w:val="00384DF9"/>
    <w:rsid w:val="00395556"/>
    <w:rsid w:val="003E02AD"/>
    <w:rsid w:val="003E7363"/>
    <w:rsid w:val="0040121F"/>
    <w:rsid w:val="00403519"/>
    <w:rsid w:val="00415A78"/>
    <w:rsid w:val="004175E5"/>
    <w:rsid w:val="00425F7C"/>
    <w:rsid w:val="00442E1A"/>
    <w:rsid w:val="00450B9C"/>
    <w:rsid w:val="00494500"/>
    <w:rsid w:val="004A3A9B"/>
    <w:rsid w:val="004B4464"/>
    <w:rsid w:val="004D03FD"/>
    <w:rsid w:val="004E4C86"/>
    <w:rsid w:val="004E4E79"/>
    <w:rsid w:val="004E7063"/>
    <w:rsid w:val="004F6581"/>
    <w:rsid w:val="004F79EA"/>
    <w:rsid w:val="00500EF8"/>
    <w:rsid w:val="005120F2"/>
    <w:rsid w:val="005201FD"/>
    <w:rsid w:val="0053616F"/>
    <w:rsid w:val="00551FE3"/>
    <w:rsid w:val="00552928"/>
    <w:rsid w:val="00553168"/>
    <w:rsid w:val="0059253A"/>
    <w:rsid w:val="00597E52"/>
    <w:rsid w:val="005A3345"/>
    <w:rsid w:val="005B2275"/>
    <w:rsid w:val="005B3636"/>
    <w:rsid w:val="005C3975"/>
    <w:rsid w:val="005F1FE8"/>
    <w:rsid w:val="00615674"/>
    <w:rsid w:val="00615EF2"/>
    <w:rsid w:val="00624A22"/>
    <w:rsid w:val="0063386F"/>
    <w:rsid w:val="00640AED"/>
    <w:rsid w:val="006453DC"/>
    <w:rsid w:val="0065070B"/>
    <w:rsid w:val="006575DD"/>
    <w:rsid w:val="00674D51"/>
    <w:rsid w:val="006764B7"/>
    <w:rsid w:val="006A49C0"/>
    <w:rsid w:val="006B432A"/>
    <w:rsid w:val="006D73AD"/>
    <w:rsid w:val="006F5CEB"/>
    <w:rsid w:val="00703C98"/>
    <w:rsid w:val="00706622"/>
    <w:rsid w:val="0071140B"/>
    <w:rsid w:val="00711810"/>
    <w:rsid w:val="00715085"/>
    <w:rsid w:val="00723985"/>
    <w:rsid w:val="007241D7"/>
    <w:rsid w:val="0073548F"/>
    <w:rsid w:val="007D5DC8"/>
    <w:rsid w:val="00804E3D"/>
    <w:rsid w:val="00822FF0"/>
    <w:rsid w:val="008750C4"/>
    <w:rsid w:val="00875E83"/>
    <w:rsid w:val="00890013"/>
    <w:rsid w:val="008A41B7"/>
    <w:rsid w:val="008B7B1D"/>
    <w:rsid w:val="008C61C6"/>
    <w:rsid w:val="008D0EF2"/>
    <w:rsid w:val="008E4C2D"/>
    <w:rsid w:val="008E7887"/>
    <w:rsid w:val="008F196A"/>
    <w:rsid w:val="008F3695"/>
    <w:rsid w:val="00900FD5"/>
    <w:rsid w:val="00901CD7"/>
    <w:rsid w:val="00963049"/>
    <w:rsid w:val="009801CD"/>
    <w:rsid w:val="00986749"/>
    <w:rsid w:val="009A4CAD"/>
    <w:rsid w:val="009B31F7"/>
    <w:rsid w:val="009C4CE8"/>
    <w:rsid w:val="009E79E2"/>
    <w:rsid w:val="009F3F29"/>
    <w:rsid w:val="00A2270B"/>
    <w:rsid w:val="00A24980"/>
    <w:rsid w:val="00A5391B"/>
    <w:rsid w:val="00A54CA6"/>
    <w:rsid w:val="00A7525F"/>
    <w:rsid w:val="00AA2126"/>
    <w:rsid w:val="00AC6170"/>
    <w:rsid w:val="00AE61A4"/>
    <w:rsid w:val="00AE71D2"/>
    <w:rsid w:val="00AF3743"/>
    <w:rsid w:val="00AF6982"/>
    <w:rsid w:val="00B04CF1"/>
    <w:rsid w:val="00B23618"/>
    <w:rsid w:val="00B267D6"/>
    <w:rsid w:val="00B30730"/>
    <w:rsid w:val="00B93400"/>
    <w:rsid w:val="00B9482B"/>
    <w:rsid w:val="00BB7F95"/>
    <w:rsid w:val="00BC4C01"/>
    <w:rsid w:val="00BD6490"/>
    <w:rsid w:val="00BE5B6E"/>
    <w:rsid w:val="00C01CF0"/>
    <w:rsid w:val="00C10C2A"/>
    <w:rsid w:val="00C43956"/>
    <w:rsid w:val="00C44A78"/>
    <w:rsid w:val="00C549DE"/>
    <w:rsid w:val="00C67E9F"/>
    <w:rsid w:val="00C9492A"/>
    <w:rsid w:val="00CA245E"/>
    <w:rsid w:val="00CB363A"/>
    <w:rsid w:val="00D04F2E"/>
    <w:rsid w:val="00D1508E"/>
    <w:rsid w:val="00D1600A"/>
    <w:rsid w:val="00D2776E"/>
    <w:rsid w:val="00D32A17"/>
    <w:rsid w:val="00D46904"/>
    <w:rsid w:val="00D60738"/>
    <w:rsid w:val="00D63120"/>
    <w:rsid w:val="00D64C4F"/>
    <w:rsid w:val="00D658B2"/>
    <w:rsid w:val="00D93637"/>
    <w:rsid w:val="00DC250C"/>
    <w:rsid w:val="00E0284E"/>
    <w:rsid w:val="00E2037B"/>
    <w:rsid w:val="00E4376D"/>
    <w:rsid w:val="00E45383"/>
    <w:rsid w:val="00EA1103"/>
    <w:rsid w:val="00EA78FA"/>
    <w:rsid w:val="00EB0E11"/>
    <w:rsid w:val="00EB44BF"/>
    <w:rsid w:val="00ED407E"/>
    <w:rsid w:val="00ED46E8"/>
    <w:rsid w:val="00EE3D5D"/>
    <w:rsid w:val="00F00738"/>
    <w:rsid w:val="00F11D9F"/>
    <w:rsid w:val="00F33C0F"/>
    <w:rsid w:val="00F8157F"/>
    <w:rsid w:val="00FA692E"/>
    <w:rsid w:val="00FD3C31"/>
    <w:rsid w:val="00FE3AB9"/>
    <w:rsid w:val="00FF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6329F0"/>
  <w15:docId w15:val="{64358F32-C5B9-5F4C-BD7F-C397F321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7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4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C8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7B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B1D"/>
  </w:style>
  <w:style w:type="paragraph" w:styleId="Footer">
    <w:name w:val="footer"/>
    <w:basedOn w:val="Normal"/>
    <w:link w:val="FooterChar"/>
    <w:uiPriority w:val="99"/>
    <w:unhideWhenUsed/>
    <w:rsid w:val="008B7B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B1D"/>
  </w:style>
  <w:style w:type="character" w:styleId="CommentReference">
    <w:name w:val="annotation reference"/>
    <w:basedOn w:val="DefaultParagraphFont"/>
    <w:uiPriority w:val="99"/>
    <w:semiHidden/>
    <w:unhideWhenUsed/>
    <w:rsid w:val="00D658B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8B2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8B2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8B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8B2"/>
    <w:rPr>
      <w:b/>
      <w:bCs/>
      <w:sz w:val="20"/>
      <w:szCs w:val="20"/>
    </w:rPr>
  </w:style>
  <w:style w:type="character" w:styleId="Hyperlink">
    <w:name w:val="Hyperlink"/>
    <w:uiPriority w:val="99"/>
    <w:rsid w:val="007D5DC8"/>
    <w:rPr>
      <w:color w:val="0000FF"/>
      <w:u w:val="single"/>
    </w:rPr>
  </w:style>
  <w:style w:type="paragraph" w:customStyle="1" w:styleId="Default">
    <w:name w:val="Default"/>
    <w:rsid w:val="0063386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86E888-BB6D-FD4A-BE96-0E5669B73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1729</Words>
  <Characters>9860</Characters>
  <Application>Microsoft Office Word</Application>
  <DocSecurity>0</DocSecurity>
  <Lines>82</Lines>
  <Paragraphs>23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NTB2</dc:creator>
  <cp:lastModifiedBy>Arthur Souza Rodrigues</cp:lastModifiedBy>
  <cp:revision>1</cp:revision>
  <cp:lastPrinted>2019-03-11T12:55:00Z</cp:lastPrinted>
  <dcterms:created xsi:type="dcterms:W3CDTF">2017-03-13T13:08:00Z</dcterms:created>
  <dcterms:modified xsi:type="dcterms:W3CDTF">2026-09-22T16:17:00Z</dcterms:modified>
</cp:coreProperties>
</file>