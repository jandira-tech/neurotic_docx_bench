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F0F92F" w14:textId="77777777" w:rsidR="004B6301" w:rsidRDefault="004B6301" w:rsidP="004B6301">
      <w:pPr>
        <w:spacing w:after="0"/>
        <w:jc w:val="center"/>
        <w:rPr>
          <w:ins w:id="1" w:author="Kathryn Allen" w:date="2026-09-25T20:07:00Z" w16du:dateUtc="2026-09-26T00:07:00Z"/>
          <w:rFonts w:ascii="Times New Roman" w:hAnsi="Times New Roman" w:cs="Times New Roman"/>
          <w:b/>
          <w:sz w:val="24"/>
          <w:szCs w:val="24"/>
        </w:rPr>
      </w:pPr>
      <w:ins w:id="2" w:author="Kathryn Allen" w:date="2026-09-25T20:07:00Z" w16du:dateUtc="2026-09-26T00:07:00Z">
        <w:r>
          <w:rPr>
            <w:rFonts w:ascii="Times New Roman" w:hAnsi="Times New Roman" w:cs="Times New Roman"/>
            <w:b/>
            <w:sz w:val="24"/>
            <w:szCs w:val="24"/>
          </w:rPr>
          <w:t>DINNINGTON GROUP PRACTICE</w:t>
        </w:r>
      </w:ins>
    </w:p>
    <w:p w14:paraId="47945D0F" w14:textId="77777777" w:rsidR="004B6301" w:rsidRDefault="004B6301" w:rsidP="004B6301">
      <w:pPr>
        <w:spacing w:after="0"/>
        <w:jc w:val="center"/>
        <w:rPr>
          <w:ins w:id="3" w:author="Kathryn Allen" w:date="2026-09-25T20:07:00Z" w16du:dateUtc="2026-09-26T00:07:00Z"/>
          <w:rFonts w:ascii="Times New Roman" w:hAnsi="Times New Roman" w:cs="Times New Roman"/>
          <w:b/>
          <w:sz w:val="24"/>
          <w:szCs w:val="24"/>
        </w:rPr>
      </w:pPr>
      <w:ins w:id="4" w:author="Kathryn Allen" w:date="2026-09-25T20:07:00Z" w16du:dateUtc="2026-09-26T00:07:00Z">
        <w:r>
          <w:rPr>
            <w:rFonts w:ascii="Times New Roman" w:hAnsi="Times New Roman" w:cs="Times New Roman"/>
            <w:b/>
            <w:sz w:val="24"/>
            <w:szCs w:val="24"/>
          </w:rPr>
          <w:t>PATIENT PARTICIPATION GROUP MEETING</w:t>
        </w:r>
      </w:ins>
    </w:p>
    <w:p w14:paraId="21C2F240" w14:textId="32F4825E" w:rsidR="004B6301" w:rsidRDefault="004B6301" w:rsidP="004B6301">
      <w:pPr>
        <w:spacing w:after="0"/>
        <w:jc w:val="center"/>
        <w:rPr>
          <w:ins w:id="5" w:author="Kathryn Allen" w:date="2026-09-25T20:07:00Z" w16du:dateUtc="2026-09-26T00:07:00Z"/>
          <w:rFonts w:ascii="Times New Roman" w:hAnsi="Times New Roman" w:cs="Times New Roman"/>
          <w:b/>
          <w:sz w:val="24"/>
          <w:szCs w:val="24"/>
        </w:rPr>
      </w:pPr>
      <w:ins w:id="6" w:author="Kathryn Allen" w:date="2026-09-25T20:07:00Z" w16du:dateUtc="2026-09-26T00:07:00Z">
        <w:r>
          <w:rPr>
            <w:rFonts w:ascii="Times New Roman" w:hAnsi="Times New Roman" w:cs="Times New Roman"/>
            <w:b/>
            <w:sz w:val="24"/>
            <w:szCs w:val="24"/>
          </w:rPr>
          <w:t>Held at Anston Surgery Monday</w:t>
        </w:r>
        <w:r w:rsidR="00257CE1">
          <w:rPr>
            <w:rFonts w:ascii="Times New Roman" w:hAnsi="Times New Roman" w:cs="Times New Roman"/>
            <w:b/>
            <w:sz w:val="24"/>
            <w:szCs w:val="24"/>
          </w:rPr>
          <w:t xml:space="preserve"> 25</w:t>
        </w:r>
        <w:r w:rsidR="00257CE1" w:rsidRPr="00257CE1">
          <w:rPr>
            <w:rFonts w:ascii="Times New Roman" w:hAnsi="Times New Roman" w:cs="Times New Roman"/>
            <w:b/>
            <w:sz w:val="24"/>
            <w:szCs w:val="24"/>
            <w:vertAlign w:val="superscript"/>
          </w:rPr>
          <w:t>th</w:t>
        </w:r>
        <w:r w:rsidR="00257CE1">
          <w:rPr>
            <w:rFonts w:ascii="Times New Roman" w:hAnsi="Times New Roman" w:cs="Times New Roman"/>
            <w:b/>
            <w:sz w:val="24"/>
            <w:szCs w:val="24"/>
          </w:rPr>
          <w:t xml:space="preserve"> </w:t>
        </w:r>
        <w:r>
          <w:rPr>
            <w:rFonts w:ascii="Times New Roman" w:hAnsi="Times New Roman" w:cs="Times New Roman"/>
            <w:b/>
            <w:sz w:val="24"/>
            <w:szCs w:val="24"/>
          </w:rPr>
          <w:t>September 2023</w:t>
        </w:r>
      </w:ins>
    </w:p>
    <w:p w14:paraId="4ED44702" w14:textId="77777777" w:rsidR="004B6301" w:rsidRDefault="004B6301" w:rsidP="004B6301">
      <w:pPr>
        <w:spacing w:after="0" w:line="240" w:lineRule="auto"/>
        <w:rPr>
          <w:ins w:id="7" w:author="Kathryn Allen" w:date="2026-09-25T20:07:00Z" w16du:dateUtc="2026-09-26T00:07:00Z"/>
          <w:rFonts w:ascii="Times New Roman" w:hAnsi="Times New Roman" w:cs="Times New Roman"/>
          <w:b/>
        </w:rPr>
      </w:pPr>
    </w:p>
    <w:p w14:paraId="7942323B" w14:textId="66FD5E00" w:rsidR="004B6301" w:rsidRPr="00EC43EA" w:rsidRDefault="004B6301" w:rsidP="00EC43EA">
      <w:pPr>
        <w:spacing w:after="0" w:line="240" w:lineRule="auto"/>
        <w:ind w:left="1440" w:hanging="1440"/>
        <w:rPr>
          <w:ins w:id="8" w:author="Kathryn Allen" w:date="2026-09-25T20:07:00Z" w16du:dateUtc="2026-09-26T00:07:00Z"/>
          <w:rFonts w:ascii="Times New Roman" w:hAnsi="Times New Roman" w:cs="Times New Roman"/>
        </w:rPr>
      </w:pPr>
      <w:ins w:id="9" w:author="Kathryn Allen" w:date="2026-09-25T20:07:00Z" w16du:dateUtc="2026-09-26T00:07:00Z">
        <w:r>
          <w:rPr>
            <w:rFonts w:ascii="Times New Roman" w:hAnsi="Times New Roman" w:cs="Times New Roman"/>
            <w:b/>
          </w:rPr>
          <w:t xml:space="preserve">In attendance: </w:t>
        </w:r>
        <w:r>
          <w:rPr>
            <w:rFonts w:ascii="Times New Roman" w:hAnsi="Times New Roman" w:cs="Times New Roman"/>
            <w:b/>
          </w:rPr>
          <w:tab/>
        </w:r>
        <w:r w:rsidRPr="00EC43EA">
          <w:rPr>
            <w:rFonts w:ascii="Times New Roman" w:hAnsi="Times New Roman" w:cs="Times New Roman"/>
          </w:rPr>
          <w:t xml:space="preserve">Jacqueline Huggins, </w:t>
        </w:r>
        <w:r w:rsidR="00300BC2">
          <w:rPr>
            <w:rFonts w:ascii="Times New Roman" w:hAnsi="Times New Roman" w:cs="Times New Roman"/>
          </w:rPr>
          <w:t>Eddie Parry</w:t>
        </w:r>
        <w:r w:rsidRPr="00EC43EA">
          <w:rPr>
            <w:rFonts w:ascii="Times New Roman" w:hAnsi="Times New Roman" w:cs="Times New Roman"/>
          </w:rPr>
          <w:t>, Pat Naylor, Joyce Cox, Valerie Morley, Amanda Samhan</w:t>
        </w:r>
        <w:r w:rsidR="00300BC2">
          <w:rPr>
            <w:rFonts w:ascii="Times New Roman" w:hAnsi="Times New Roman" w:cs="Times New Roman"/>
          </w:rPr>
          <w:t>, Maureen Rogers</w:t>
        </w:r>
        <w:r w:rsidR="007516E8">
          <w:rPr>
            <w:rFonts w:ascii="Times New Roman" w:hAnsi="Times New Roman" w:cs="Times New Roman"/>
          </w:rPr>
          <w:t xml:space="preserve">, Kevin Boot </w:t>
        </w:r>
      </w:ins>
    </w:p>
    <w:p w14:paraId="633C7405" w14:textId="77777777" w:rsidR="00A12784" w:rsidRDefault="00A12784" w:rsidP="004B6301">
      <w:pPr>
        <w:spacing w:after="0" w:line="240" w:lineRule="auto"/>
        <w:ind w:left="1440"/>
        <w:rPr>
          <w:ins w:id="10" w:author="Kathryn Allen" w:date="2026-09-25T20:07:00Z" w16du:dateUtc="2026-09-26T00:07:00Z"/>
          <w:rFonts w:ascii="Times New Roman" w:hAnsi="Times New Roman" w:cs="Times New Roman"/>
        </w:rPr>
      </w:pPr>
    </w:p>
    <w:p w14:paraId="3530B9C5" w14:textId="136BE133" w:rsidR="00575551" w:rsidRDefault="004B6301" w:rsidP="00303D4B">
      <w:pPr>
        <w:pStyle w:val="NoSpacing"/>
        <w:jc w:val="center"/>
        <w:rPr>
          <w:del w:id="11" w:author="Kathryn Allen" w:date="2026-09-25T20:07:00Z" w16du:dateUtc="2026-09-26T00:07:00Z"/>
          <w:sz w:val="18"/>
          <w:szCs w:val="18"/>
        </w:rPr>
      </w:pPr>
      <w:ins w:id="12" w:author="Kathryn Allen" w:date="2026-09-25T20:07:00Z" w16du:dateUtc="2026-09-26T00:07:00Z">
        <w:r>
          <w:rPr>
            <w:rFonts w:ascii="Times New Roman" w:hAnsi="Times New Roman" w:cs="Times New Roman"/>
          </w:rPr>
          <w:t>Kathryn Allen,</w:t>
        </w:r>
      </w:ins>
      <w:del w:id="13" w:author="Kathryn Allen" w:date="2026-09-25T20:07:00Z" w16du:dateUtc="2026-09-26T00:07:00Z">
        <w:r w:rsidR="00A43067" w:rsidRPr="00A36EFF">
          <w:rPr>
            <w:sz w:val="18"/>
            <w:szCs w:val="18"/>
          </w:rPr>
          <w:delText>Walkerton Elementary PTA</w:delText>
        </w:r>
        <w:r w:rsidR="00303D4B" w:rsidRPr="00A36EFF">
          <w:rPr>
            <w:sz w:val="18"/>
            <w:szCs w:val="18"/>
          </w:rPr>
          <w:delText xml:space="preserve"> </w:delText>
        </w:r>
        <w:r w:rsidR="00A43067" w:rsidRPr="00A36EFF">
          <w:rPr>
            <w:sz w:val="18"/>
            <w:szCs w:val="18"/>
          </w:rPr>
          <w:delText>Meeting Minutes</w:delText>
        </w:r>
        <w:r w:rsidR="00303D4B" w:rsidRPr="00A36EFF">
          <w:rPr>
            <w:sz w:val="18"/>
            <w:szCs w:val="18"/>
          </w:rPr>
          <w:delText xml:space="preserve"> </w:delText>
        </w:r>
        <w:r w:rsidR="005E0FDA">
          <w:rPr>
            <w:sz w:val="18"/>
            <w:szCs w:val="18"/>
          </w:rPr>
          <w:delText>1.9.2023</w:delText>
        </w:r>
      </w:del>
    </w:p>
    <w:p w14:paraId="74A5B4C9" w14:textId="78A38BA2" w:rsidR="00A43067" w:rsidRPr="00A36EFF" w:rsidRDefault="00575551" w:rsidP="00303D4B">
      <w:pPr>
        <w:pStyle w:val="NoSpacing"/>
        <w:jc w:val="center"/>
        <w:rPr>
          <w:del w:id="14" w:author="Kathryn Allen" w:date="2026-09-25T20:07:00Z" w16du:dateUtc="2026-09-26T00:07:00Z"/>
          <w:sz w:val="18"/>
          <w:szCs w:val="18"/>
        </w:rPr>
      </w:pPr>
      <w:del w:id="15" w:author="Kathryn Allen" w:date="2026-09-25T20:07:00Z" w16du:dateUtc="2026-09-26T00:07:00Z">
        <w:r>
          <w:rPr>
            <w:noProof/>
          </w:rPr>
          <w:drawing>
            <wp:inline distT="0" distB="0" distL="0" distR="0" wp14:anchorId="60003502" wp14:editId="753C8CAF">
              <wp:extent cx="1438275" cy="1081583"/>
              <wp:effectExtent l="0" t="0" r="0" b="4445"/>
              <wp:docPr id="1" name="Picture 1"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8418" cy="1104251"/>
                      </a:xfrm>
                      <a:prstGeom prst="rect">
                        <a:avLst/>
                      </a:prstGeom>
                      <a:noFill/>
                      <a:ln>
                        <a:noFill/>
                      </a:ln>
                    </pic:spPr>
                  </pic:pic>
                </a:graphicData>
              </a:graphic>
            </wp:inline>
          </w:drawing>
        </w:r>
      </w:del>
    </w:p>
    <w:p w14:paraId="14158B8B" w14:textId="77777777" w:rsidR="00A43067" w:rsidRPr="00A36EFF" w:rsidRDefault="00A43067" w:rsidP="00A43067">
      <w:pPr>
        <w:pStyle w:val="NoSpacing"/>
        <w:jc w:val="center"/>
        <w:rPr>
          <w:del w:id="16" w:author="Kathryn Allen" w:date="2026-09-25T20:07:00Z" w16du:dateUtc="2026-09-26T00:07:00Z"/>
          <w:sz w:val="18"/>
          <w:szCs w:val="18"/>
        </w:rPr>
      </w:pPr>
    </w:p>
    <w:p w14:paraId="1997052D" w14:textId="77777777" w:rsidR="00A43067" w:rsidRPr="0012530E" w:rsidRDefault="00A43067" w:rsidP="005939C8">
      <w:pPr>
        <w:pStyle w:val="NoSpacing"/>
        <w:ind w:left="360"/>
        <w:rPr>
          <w:del w:id="17" w:author="Kathryn Allen" w:date="2026-09-25T20:07:00Z" w16du:dateUtc="2026-09-26T00:07:00Z"/>
          <w:sz w:val="20"/>
          <w:szCs w:val="20"/>
        </w:rPr>
      </w:pPr>
      <w:del w:id="18" w:author="Kathryn Allen" w:date="2026-09-25T20:07:00Z" w16du:dateUtc="2026-09-26T00:07:00Z">
        <w:r w:rsidRPr="0012530E">
          <w:rPr>
            <w:sz w:val="20"/>
            <w:szCs w:val="20"/>
          </w:rPr>
          <w:delText xml:space="preserve">Called </w:delText>
        </w:r>
        <w:r w:rsidR="006C7541" w:rsidRPr="0012530E">
          <w:rPr>
            <w:sz w:val="20"/>
            <w:szCs w:val="20"/>
          </w:rPr>
          <w:delText>t</w:delText>
        </w:r>
        <w:r w:rsidRPr="0012530E">
          <w:rPr>
            <w:sz w:val="20"/>
            <w:szCs w:val="20"/>
          </w:rPr>
          <w:delText xml:space="preserve">o Order: </w:delText>
        </w:r>
      </w:del>
    </w:p>
    <w:p w14:paraId="60111EB3" w14:textId="3C6E00B9" w:rsidR="006106AC" w:rsidRPr="0012530E" w:rsidRDefault="00847E43" w:rsidP="00A24BBA">
      <w:pPr>
        <w:pStyle w:val="NoSpacing"/>
        <w:numPr>
          <w:ilvl w:val="0"/>
          <w:numId w:val="6"/>
        </w:numPr>
        <w:rPr>
          <w:del w:id="19" w:author="Kathryn Allen" w:date="2026-09-25T20:07:00Z" w16du:dateUtc="2026-09-26T00:07:00Z"/>
          <w:sz w:val="20"/>
          <w:szCs w:val="20"/>
        </w:rPr>
        <w:sectPr w:rsidR="006106AC" w:rsidRPr="0012530E" w:rsidSect="00A43067">
          <w:pgSz w:w="12240" w:h="15840"/>
          <w:pgMar w:top="720" w:right="720" w:bottom="720" w:left="720" w:header="720" w:footer="720" w:gutter="0"/>
          <w:cols w:space="720"/>
          <w:docGrid w:linePitch="360"/>
        </w:sectPr>
      </w:pPr>
      <w:del w:id="20" w:author="Kathryn Allen" w:date="2026-09-25T20:07:00Z" w16du:dateUtc="2026-09-26T00:07:00Z">
        <w:r>
          <w:rPr>
            <w:sz w:val="20"/>
            <w:szCs w:val="20"/>
          </w:rPr>
          <w:delText>6:3</w:delText>
        </w:r>
        <w:r w:rsidR="005E0FDA">
          <w:rPr>
            <w:sz w:val="20"/>
            <w:szCs w:val="20"/>
          </w:rPr>
          <w:delText>1</w:delText>
        </w:r>
        <w:r>
          <w:rPr>
            <w:sz w:val="20"/>
            <w:szCs w:val="20"/>
          </w:rPr>
          <w:delText>pm</w:delText>
        </w:r>
        <w:r w:rsidR="00A24BBA" w:rsidRPr="0012530E">
          <w:rPr>
            <w:sz w:val="20"/>
            <w:szCs w:val="20"/>
          </w:rPr>
          <w:delText xml:space="preserve"> in the Walkerton Elementary</w:delText>
        </w:r>
        <w:r w:rsidR="00B32DBD" w:rsidRPr="0012530E">
          <w:rPr>
            <w:sz w:val="20"/>
            <w:szCs w:val="20"/>
          </w:rPr>
          <w:delText xml:space="preserve"> cafeteria </w:delText>
        </w:r>
        <w:r w:rsidR="000A00DB" w:rsidRPr="0012530E">
          <w:rPr>
            <w:sz w:val="20"/>
            <w:szCs w:val="20"/>
          </w:rPr>
          <w:delText xml:space="preserve"> </w:delText>
        </w:r>
      </w:del>
    </w:p>
    <w:p w14:paraId="5CFAFE20" w14:textId="54CD3904" w:rsidR="00A43067" w:rsidRPr="0012530E" w:rsidRDefault="00A43067" w:rsidP="005939C8">
      <w:pPr>
        <w:pStyle w:val="NoSpacing"/>
        <w:ind w:left="360"/>
        <w:rPr>
          <w:del w:id="21" w:author="Kathryn Allen" w:date="2026-09-25T20:07:00Z" w16du:dateUtc="2026-09-26T00:07:00Z"/>
          <w:sz w:val="20"/>
          <w:szCs w:val="20"/>
        </w:rPr>
      </w:pPr>
      <w:del w:id="22" w:author="Kathryn Allen" w:date="2026-09-25T20:07:00Z" w16du:dateUtc="2026-09-26T00:07:00Z">
        <w:r w:rsidRPr="0012530E">
          <w:rPr>
            <w:sz w:val="20"/>
            <w:szCs w:val="20"/>
          </w:rPr>
          <w:delText xml:space="preserve">Attendees: </w:delText>
        </w:r>
      </w:del>
    </w:p>
    <w:p w14:paraId="0083CF35" w14:textId="27517523" w:rsidR="00D36D15" w:rsidRDefault="00D36D15" w:rsidP="004B6301">
      <w:pPr>
        <w:spacing w:after="0" w:line="240" w:lineRule="auto"/>
        <w:ind w:left="1440"/>
        <w:rPr>
          <w:rFonts w:ascii="Times New Roman" w:hAnsi="Times New Roman"/>
          <w:rPrChange w:id="23" w:author="Kathryn Allen" w:date="2026-09-25T20:07:00Z" w16du:dateUtc="2026-09-26T00:07:00Z">
            <w:rPr>
              <w:sz w:val="20"/>
              <w:szCs w:val="20"/>
            </w:rPr>
          </w:rPrChange>
        </w:rPr>
        <w:pPrChange w:id="24" w:author="Kathryn Allen" w:date="2026-09-25T20:07:00Z" w16du:dateUtc="2026-09-26T00:07:00Z">
          <w:pPr>
            <w:pStyle w:val="NoSpacing"/>
            <w:numPr>
              <w:numId w:val="5"/>
            </w:numPr>
            <w:ind w:left="1800" w:hanging="360"/>
          </w:pPr>
        </w:pPrChange>
      </w:pPr>
      <w:del w:id="25" w:author="Kathryn Allen" w:date="2026-09-25T20:07:00Z" w16du:dateUtc="2026-09-26T00:07:00Z">
        <w:r>
          <w:rPr>
            <w:sz w:val="20"/>
            <w:szCs w:val="20"/>
          </w:rPr>
          <w:delText>President:</w:delText>
        </w:r>
      </w:del>
      <w:r>
        <w:rPr>
          <w:rFonts w:ascii="Times New Roman" w:hAnsi="Times New Roman"/>
          <w:rPrChange w:id="26" w:author="Kathryn Allen" w:date="2026-09-25T20:07:00Z" w16du:dateUtc="2026-09-26T00:07:00Z">
            <w:rPr>
              <w:sz w:val="20"/>
              <w:szCs w:val="20"/>
            </w:rPr>
          </w:rPrChange>
        </w:rPr>
        <w:t xml:space="preserve"> Claire </w:t>
      </w:r>
      <w:ins w:id="27" w:author="Kathryn Allen" w:date="2026-09-25T20:07:00Z" w16du:dateUtc="2026-09-26T00:07:00Z">
        <w:r w:rsidR="004B6301">
          <w:rPr>
            <w:rFonts w:ascii="Times New Roman" w:hAnsi="Times New Roman" w:cs="Times New Roman"/>
          </w:rPr>
          <w:t>Keightley, Lauryn Elliott</w:t>
        </w:r>
      </w:ins>
      <w:del w:id="28" w:author="Kathryn Allen" w:date="2026-09-25T20:07:00Z" w16du:dateUtc="2026-09-26T00:07:00Z">
        <w:r>
          <w:rPr>
            <w:sz w:val="20"/>
            <w:szCs w:val="20"/>
          </w:rPr>
          <w:delText>Kellems</w:delText>
        </w:r>
      </w:del>
      <w:r>
        <w:rPr>
          <w:rFonts w:ascii="Times New Roman" w:hAnsi="Times New Roman"/>
          <w:rPrChange w:id="29" w:author="Kathryn Allen" w:date="2026-09-25T20:07:00Z" w16du:dateUtc="2026-09-26T00:07:00Z">
            <w:rPr>
              <w:sz w:val="20"/>
              <w:szCs w:val="20"/>
            </w:rPr>
          </w:rPrChange>
        </w:rPr>
        <w:t xml:space="preserve"> </w:t>
      </w:r>
    </w:p>
    <w:p w14:paraId="12577696" w14:textId="77777777" w:rsidR="004B6301" w:rsidRDefault="004B6301" w:rsidP="004B6301">
      <w:pPr>
        <w:spacing w:after="0" w:line="240" w:lineRule="auto"/>
        <w:rPr>
          <w:ins w:id="30" w:author="Kathryn Allen" w:date="2026-09-25T20:07:00Z" w16du:dateUtc="2026-09-26T00:07:00Z"/>
          <w:rFonts w:ascii="Times New Roman" w:hAnsi="Times New Roman" w:cs="Times New Roman"/>
          <w:b/>
        </w:rPr>
      </w:pPr>
    </w:p>
    <w:p w14:paraId="406D2272" w14:textId="2EAB9871" w:rsidR="004B6301" w:rsidRDefault="004B6301" w:rsidP="004B6301">
      <w:pPr>
        <w:spacing w:after="0" w:line="240" w:lineRule="auto"/>
        <w:rPr>
          <w:ins w:id="31" w:author="Kathryn Allen" w:date="2026-09-25T20:07:00Z" w16du:dateUtc="2026-09-26T00:07:00Z"/>
          <w:rFonts w:ascii="Times New Roman" w:hAnsi="Times New Roman" w:cs="Times New Roman"/>
        </w:rPr>
      </w:pPr>
      <w:ins w:id="32" w:author="Kathryn Allen" w:date="2026-09-25T20:07:00Z" w16du:dateUtc="2026-09-26T00:07:00Z">
        <w:r>
          <w:rPr>
            <w:rFonts w:ascii="Times New Roman" w:hAnsi="Times New Roman" w:cs="Times New Roman"/>
            <w:b/>
          </w:rPr>
          <w:t>Apologies</w:t>
        </w:r>
        <w:r>
          <w:rPr>
            <w:rFonts w:ascii="Times New Roman" w:hAnsi="Times New Roman" w:cs="Times New Roman"/>
          </w:rPr>
          <w:t xml:space="preserve">:         </w:t>
        </w:r>
        <w:r w:rsidR="00300BC2">
          <w:rPr>
            <w:rFonts w:ascii="Times New Roman" w:hAnsi="Times New Roman" w:cs="Times New Roman"/>
          </w:rPr>
          <w:t xml:space="preserve">Andrew </w:t>
        </w:r>
        <w:r w:rsidR="00257CE1">
          <w:rPr>
            <w:rFonts w:ascii="Times New Roman" w:hAnsi="Times New Roman" w:cs="Times New Roman"/>
          </w:rPr>
          <w:t>Watson</w:t>
        </w:r>
      </w:ins>
    </w:p>
    <w:p w14:paraId="35CF53F8" w14:textId="77777777" w:rsidR="004B6301" w:rsidRDefault="004B6301" w:rsidP="004B6301">
      <w:pPr>
        <w:spacing w:after="0" w:line="240" w:lineRule="auto"/>
        <w:ind w:left="720"/>
        <w:rPr>
          <w:ins w:id="33" w:author="Kathryn Allen" w:date="2026-09-25T20:07:00Z" w16du:dateUtc="2026-09-26T00:07:00Z"/>
          <w:rFonts w:ascii="Times New Roman" w:hAnsi="Times New Roman" w:cs="Times New Roman"/>
          <w:color w:val="FF0000"/>
        </w:rPr>
      </w:pPr>
    </w:p>
    <w:p w14:paraId="6DD521CA" w14:textId="77777777" w:rsidR="004B6301" w:rsidRDefault="004B6301" w:rsidP="004B6301">
      <w:pPr>
        <w:spacing w:after="0" w:line="240" w:lineRule="auto"/>
        <w:rPr>
          <w:ins w:id="34" w:author="Kathryn Allen" w:date="2026-09-25T20:07:00Z" w16du:dateUtc="2026-09-26T00:07:00Z"/>
          <w:rFonts w:ascii="Times New Roman" w:hAnsi="Times New Roman" w:cs="Times New Roman"/>
          <w:b/>
        </w:rPr>
      </w:pPr>
    </w:p>
    <w:p w14:paraId="6D6CB053" w14:textId="1A6CE55C" w:rsidR="00D36D15" w:rsidRDefault="00D36D15" w:rsidP="00572F9A">
      <w:pPr>
        <w:pStyle w:val="NoSpacing"/>
        <w:numPr>
          <w:ilvl w:val="0"/>
          <w:numId w:val="5"/>
        </w:numPr>
        <w:rPr>
          <w:del w:id="35" w:author="Kathryn Allen" w:date="2026-09-25T20:07:00Z" w16du:dateUtc="2026-09-26T00:07:00Z"/>
          <w:sz w:val="20"/>
          <w:szCs w:val="20"/>
        </w:rPr>
      </w:pPr>
      <w:del w:id="36" w:author="Kathryn Allen" w:date="2026-09-25T20:07:00Z" w16du:dateUtc="2026-09-26T00:07:00Z">
        <w:r>
          <w:rPr>
            <w:sz w:val="20"/>
            <w:szCs w:val="20"/>
          </w:rPr>
          <w:delText>Secretary; Emily Winchell</w:delText>
        </w:r>
      </w:del>
    </w:p>
    <w:p w14:paraId="3C40AA39" w14:textId="09FA1514" w:rsidR="00C74913" w:rsidRDefault="00187219" w:rsidP="00C74913">
      <w:pPr>
        <w:pStyle w:val="NoSpacing"/>
        <w:numPr>
          <w:ilvl w:val="0"/>
          <w:numId w:val="5"/>
        </w:numPr>
        <w:rPr>
          <w:del w:id="37" w:author="Kathryn Allen" w:date="2026-09-25T20:07:00Z" w16du:dateUtc="2026-09-26T00:07:00Z"/>
          <w:sz w:val="20"/>
          <w:szCs w:val="20"/>
        </w:rPr>
      </w:pPr>
      <w:del w:id="38" w:author="Kathryn Allen" w:date="2026-09-25T20:07:00Z" w16du:dateUtc="2026-09-26T00:07:00Z">
        <w:r>
          <w:rPr>
            <w:sz w:val="20"/>
            <w:szCs w:val="20"/>
          </w:rPr>
          <w:delText>Principal</w:delText>
        </w:r>
        <w:r w:rsidR="00C74913">
          <w:rPr>
            <w:sz w:val="20"/>
            <w:szCs w:val="20"/>
          </w:rPr>
          <w:delText xml:space="preserve">: </w:delText>
        </w:r>
        <w:r>
          <w:rPr>
            <w:sz w:val="20"/>
            <w:szCs w:val="20"/>
          </w:rPr>
          <w:delText>Dr. Fuller</w:delText>
        </w:r>
      </w:del>
    </w:p>
    <w:p w14:paraId="6FE39D7A" w14:textId="133BFAAB" w:rsidR="008D2830" w:rsidRPr="00816621" w:rsidRDefault="008D2830" w:rsidP="00BB2BF4">
      <w:pPr>
        <w:pStyle w:val="NoSpacing"/>
        <w:numPr>
          <w:ilvl w:val="0"/>
          <w:numId w:val="5"/>
        </w:numPr>
        <w:rPr>
          <w:del w:id="39" w:author="Kathryn Allen" w:date="2026-09-25T20:07:00Z" w16du:dateUtc="2026-09-26T00:07:00Z"/>
          <w:sz w:val="20"/>
          <w:szCs w:val="20"/>
        </w:rPr>
        <w:sectPr w:rsidR="008D2830" w:rsidRPr="00816621" w:rsidSect="001A6FB3">
          <w:type w:val="continuous"/>
          <w:pgSz w:w="12240" w:h="15840"/>
          <w:pgMar w:top="720" w:right="720" w:bottom="720" w:left="720" w:header="720" w:footer="720" w:gutter="0"/>
          <w:cols w:num="2" w:space="720"/>
          <w:docGrid w:linePitch="360"/>
        </w:sectPr>
      </w:pPr>
    </w:p>
    <w:p w14:paraId="1DC9B212" w14:textId="1A02938F" w:rsidR="00A43067" w:rsidRPr="0012530E" w:rsidRDefault="00A43067" w:rsidP="005939C8">
      <w:pPr>
        <w:pStyle w:val="NoSpacing"/>
        <w:ind w:left="360"/>
        <w:rPr>
          <w:del w:id="40" w:author="Kathryn Allen" w:date="2026-09-25T20:07:00Z" w16du:dateUtc="2026-09-26T00:07:00Z"/>
          <w:sz w:val="20"/>
          <w:szCs w:val="20"/>
        </w:rPr>
      </w:pPr>
      <w:del w:id="41" w:author="Kathryn Allen" w:date="2026-09-25T20:07:00Z" w16du:dateUtc="2026-09-26T00:07:00Z">
        <w:r w:rsidRPr="0012530E">
          <w:rPr>
            <w:sz w:val="20"/>
            <w:szCs w:val="20"/>
          </w:rPr>
          <w:delText xml:space="preserve">Past </w:delText>
        </w:r>
      </w:del>
      <w:r>
        <w:rPr>
          <w:rFonts w:ascii="Times New Roman" w:hAnsi="Times New Roman"/>
          <w:b/>
          <w:rPrChange w:id="42" w:author="Kathryn Allen" w:date="2026-09-25T20:07:00Z" w16du:dateUtc="2026-09-26T00:07:00Z">
            <w:rPr>
              <w:sz w:val="20"/>
              <w:szCs w:val="20"/>
            </w:rPr>
          </w:rPrChange>
        </w:rPr>
        <w:t>Minutes</w:t>
      </w:r>
      <w:ins w:id="43" w:author="Kathryn Allen" w:date="2026-09-25T20:07:00Z" w16du:dateUtc="2026-09-26T00:07:00Z">
        <w:r w:rsidR="004B6301">
          <w:rPr>
            <w:rFonts w:ascii="Times New Roman" w:hAnsi="Times New Roman" w:cs="Times New Roman"/>
            <w:b/>
          </w:rPr>
          <w:t xml:space="preserve"> of </w:t>
        </w:r>
      </w:ins>
      <w:del w:id="44" w:author="Kathryn Allen" w:date="2026-09-25T20:07:00Z" w16du:dateUtc="2026-09-26T00:07:00Z">
        <w:r w:rsidRPr="0012530E">
          <w:rPr>
            <w:sz w:val="20"/>
            <w:szCs w:val="20"/>
          </w:rPr>
          <w:delText>:</w:delText>
        </w:r>
      </w:del>
    </w:p>
    <w:p w14:paraId="410EB32C" w14:textId="3D94ECD3" w:rsidR="00F24576" w:rsidRDefault="004636F4" w:rsidP="004B6301">
      <w:pPr>
        <w:spacing w:after="0" w:line="240" w:lineRule="auto"/>
        <w:rPr>
          <w:rFonts w:ascii="Times New Roman" w:hAnsi="Times New Roman"/>
          <w:b/>
          <w:rPrChange w:id="45" w:author="Kathryn Allen" w:date="2026-09-25T20:07:00Z" w16du:dateUtc="2026-09-26T00:07:00Z">
            <w:rPr>
              <w:sz w:val="20"/>
              <w:szCs w:val="20"/>
            </w:rPr>
          </w:rPrChange>
        </w:rPr>
        <w:pPrChange w:id="46" w:author="Kathryn Allen" w:date="2026-09-25T20:07:00Z" w16du:dateUtc="2026-09-26T00:07:00Z">
          <w:pPr>
            <w:pStyle w:val="NoSpacing"/>
            <w:numPr>
              <w:numId w:val="4"/>
            </w:numPr>
            <w:ind w:left="1800" w:hanging="360"/>
          </w:pPr>
        </w:pPrChange>
      </w:pPr>
      <w:del w:id="47" w:author="Kathryn Allen" w:date="2026-09-25T20:07:00Z" w16du:dateUtc="2026-09-26T00:07:00Z">
        <w:r>
          <w:rPr>
            <w:sz w:val="20"/>
            <w:szCs w:val="20"/>
          </w:rPr>
          <w:delText xml:space="preserve">Minutes from </w:delText>
        </w:r>
        <w:r w:rsidR="005E0FDA">
          <w:rPr>
            <w:sz w:val="20"/>
            <w:szCs w:val="20"/>
          </w:rPr>
          <w:delText>December</w:delText>
        </w:r>
        <w:r>
          <w:rPr>
            <w:sz w:val="20"/>
            <w:szCs w:val="20"/>
          </w:rPr>
          <w:delText xml:space="preserve"> </w:delText>
        </w:r>
        <w:r w:rsidR="00D66727">
          <w:rPr>
            <w:sz w:val="20"/>
            <w:szCs w:val="20"/>
          </w:rPr>
          <w:delText>were</w:delText>
        </w:r>
        <w:r w:rsidR="00C04356">
          <w:rPr>
            <w:sz w:val="20"/>
            <w:szCs w:val="20"/>
          </w:rPr>
          <w:delText xml:space="preserve"> sent</w:delText>
        </w:r>
        <w:r>
          <w:rPr>
            <w:sz w:val="20"/>
            <w:szCs w:val="20"/>
          </w:rPr>
          <w:delText xml:space="preserve"> via email to boar</w:delText>
        </w:r>
        <w:r w:rsidR="006F59F0">
          <w:rPr>
            <w:sz w:val="20"/>
            <w:szCs w:val="20"/>
          </w:rPr>
          <w:delText>d</w:delText>
        </w:r>
        <w:r>
          <w:rPr>
            <w:sz w:val="20"/>
            <w:szCs w:val="20"/>
          </w:rPr>
          <w:delText xml:space="preserve"> </w:delText>
        </w:r>
        <w:r w:rsidR="009542D7">
          <w:rPr>
            <w:sz w:val="20"/>
            <w:szCs w:val="20"/>
          </w:rPr>
          <w:delText xml:space="preserve">members and were accepted as submitted. </w:delText>
        </w:r>
        <w:r w:rsidR="00562709">
          <w:rPr>
            <w:sz w:val="20"/>
            <w:szCs w:val="20"/>
          </w:rPr>
          <w:delText xml:space="preserve"> </w:delText>
        </w:r>
        <w:r w:rsidR="009542D7">
          <w:rPr>
            <w:sz w:val="20"/>
            <w:szCs w:val="20"/>
          </w:rPr>
          <w:delText>Minutes are</w:delText>
        </w:r>
        <w:r w:rsidR="006F59F0">
          <w:rPr>
            <w:sz w:val="20"/>
            <w:szCs w:val="20"/>
          </w:rPr>
          <w:delText xml:space="preserve"> uploaded to </w:delText>
        </w:r>
      </w:del>
      <w:r w:rsidR="006F59F0">
        <w:rPr>
          <w:rFonts w:ascii="Times New Roman" w:hAnsi="Times New Roman"/>
          <w:b/>
          <w:rPrChange w:id="48" w:author="Kathryn Allen" w:date="2026-09-25T20:07:00Z" w16du:dateUtc="2026-09-26T00:07:00Z">
            <w:rPr>
              <w:sz w:val="20"/>
              <w:szCs w:val="20"/>
            </w:rPr>
          </w:rPrChange>
        </w:rPr>
        <w:t xml:space="preserve">the </w:t>
      </w:r>
      <w:ins w:id="49" w:author="Kathryn Allen" w:date="2026-09-25T20:07:00Z" w16du:dateUtc="2026-09-26T00:07:00Z">
        <w:r w:rsidR="004B6301">
          <w:rPr>
            <w:rFonts w:ascii="Times New Roman" w:hAnsi="Times New Roman" w:cs="Times New Roman"/>
            <w:b/>
          </w:rPr>
          <w:t>last meeting</w:t>
        </w:r>
      </w:ins>
      <w:del w:id="50" w:author="Kathryn Allen" w:date="2026-09-25T20:07:00Z" w16du:dateUtc="2026-09-26T00:07:00Z">
        <w:r w:rsidR="006F59F0">
          <w:rPr>
            <w:sz w:val="20"/>
            <w:szCs w:val="20"/>
          </w:rPr>
          <w:delText>website</w:delText>
        </w:r>
        <w:r>
          <w:rPr>
            <w:sz w:val="20"/>
            <w:szCs w:val="20"/>
          </w:rPr>
          <w:delText xml:space="preserve">. </w:delText>
        </w:r>
      </w:del>
    </w:p>
    <w:p w14:paraId="18A83EDE" w14:textId="77777777" w:rsidR="004B6301" w:rsidRDefault="004B6301" w:rsidP="004B6301">
      <w:pPr>
        <w:spacing w:after="0" w:line="240" w:lineRule="auto"/>
        <w:rPr>
          <w:ins w:id="51" w:author="Kathryn Allen" w:date="2026-09-25T20:07:00Z" w16du:dateUtc="2026-09-26T00:07:00Z"/>
          <w:rFonts w:ascii="Times New Roman" w:hAnsi="Times New Roman" w:cs="Times New Roman"/>
          <w:bCs/>
        </w:rPr>
      </w:pPr>
      <w:ins w:id="52" w:author="Kathryn Allen" w:date="2026-09-25T20:07:00Z" w16du:dateUtc="2026-09-26T00:07:00Z">
        <w:r>
          <w:rPr>
            <w:rFonts w:ascii="Times New Roman" w:hAnsi="Times New Roman" w:cs="Times New Roman"/>
            <w:bCs/>
          </w:rPr>
          <w:t>Agreed</w:t>
        </w:r>
      </w:ins>
    </w:p>
    <w:p w14:paraId="09809189" w14:textId="77777777" w:rsidR="004B6301" w:rsidRDefault="004B6301" w:rsidP="004B6301">
      <w:pPr>
        <w:spacing w:after="0" w:line="240" w:lineRule="auto"/>
        <w:rPr>
          <w:ins w:id="53" w:author="Kathryn Allen" w:date="2026-09-25T20:07:00Z" w16du:dateUtc="2026-09-26T00:07:00Z"/>
          <w:rFonts w:ascii="Times New Roman" w:hAnsi="Times New Roman" w:cs="Times New Roman"/>
          <w:b/>
        </w:rPr>
      </w:pPr>
    </w:p>
    <w:p w14:paraId="245BE1CE" w14:textId="77777777" w:rsidR="004B6301" w:rsidRDefault="004B6301" w:rsidP="004B6301">
      <w:pPr>
        <w:spacing w:after="0" w:line="240" w:lineRule="auto"/>
        <w:rPr>
          <w:ins w:id="54" w:author="Kathryn Allen" w:date="2026-09-25T20:07:00Z" w16du:dateUtc="2026-09-26T00:07:00Z"/>
          <w:rFonts w:ascii="Times New Roman" w:hAnsi="Times New Roman" w:cs="Times New Roman"/>
          <w:b/>
        </w:rPr>
      </w:pPr>
      <w:ins w:id="55" w:author="Kathryn Allen" w:date="2026-09-25T20:07:00Z" w16du:dateUtc="2026-09-26T00:07:00Z">
        <w:r>
          <w:rPr>
            <w:rFonts w:ascii="Times New Roman" w:hAnsi="Times New Roman" w:cs="Times New Roman"/>
            <w:b/>
          </w:rPr>
          <w:t>Matters arising</w:t>
        </w:r>
      </w:ins>
    </w:p>
    <w:p w14:paraId="2A952B8D" w14:textId="1815FFC0" w:rsidR="004B6301" w:rsidRDefault="004B6301" w:rsidP="00257CE1">
      <w:pPr>
        <w:pStyle w:val="ListParagraph"/>
        <w:spacing w:after="0" w:line="240" w:lineRule="auto"/>
        <w:rPr>
          <w:ins w:id="56" w:author="Kathryn Allen" w:date="2026-09-25T20:07:00Z" w16du:dateUtc="2026-09-26T00:07:00Z"/>
          <w:rFonts w:ascii="Times New Roman" w:hAnsi="Times New Roman" w:cs="Times New Roman"/>
          <w:bCs/>
        </w:rPr>
      </w:pPr>
    </w:p>
    <w:p w14:paraId="3AF56442" w14:textId="77777777" w:rsidR="005939C8" w:rsidRPr="0012530E" w:rsidRDefault="00257CE1" w:rsidP="005939C8">
      <w:pPr>
        <w:pStyle w:val="NoSpacing"/>
        <w:ind w:left="360"/>
        <w:rPr>
          <w:del w:id="57" w:author="Kathryn Allen" w:date="2026-09-25T20:07:00Z" w16du:dateUtc="2026-09-26T00:07:00Z"/>
          <w:sz w:val="20"/>
          <w:szCs w:val="20"/>
        </w:rPr>
      </w:pPr>
      <w:ins w:id="58" w:author="Kathryn Allen" w:date="2026-09-25T20:07:00Z" w16du:dateUtc="2026-09-26T00:07:00Z">
        <w:r w:rsidRPr="00257CE1">
          <w:rPr>
            <w:rFonts w:ascii="Times New Roman" w:hAnsi="Times New Roman" w:cs="Times New Roman"/>
            <w:bCs/>
          </w:rPr>
          <w:t>Maureen</w:t>
        </w:r>
      </w:ins>
      <w:bookmarkStart w:id="59" w:name="_Hlk113958291"/>
      <w:del w:id="60" w:author="Kathryn Allen" w:date="2026-09-25T20:07:00Z" w16du:dateUtc="2026-09-26T00:07:00Z">
        <w:r w:rsidR="005939C8" w:rsidRPr="0012530E">
          <w:rPr>
            <w:sz w:val="20"/>
            <w:szCs w:val="20"/>
          </w:rPr>
          <w:delText xml:space="preserve">Treasurers Report: </w:delText>
        </w:r>
      </w:del>
    </w:p>
    <w:bookmarkEnd w:id="59"/>
    <w:p w14:paraId="73140407" w14:textId="6B344DF5" w:rsidR="005939C8" w:rsidRDefault="007005F0" w:rsidP="005939C8">
      <w:pPr>
        <w:pStyle w:val="NoSpacing"/>
        <w:numPr>
          <w:ilvl w:val="0"/>
          <w:numId w:val="3"/>
        </w:numPr>
        <w:rPr>
          <w:del w:id="61" w:author="Kathryn Allen" w:date="2026-09-25T20:07:00Z" w16du:dateUtc="2026-09-26T00:07:00Z"/>
          <w:sz w:val="20"/>
          <w:szCs w:val="20"/>
        </w:rPr>
      </w:pPr>
      <w:del w:id="62" w:author="Kathryn Allen" w:date="2026-09-25T20:07:00Z" w16du:dateUtc="2026-09-26T00:07:00Z">
        <w:r>
          <w:rPr>
            <w:sz w:val="20"/>
            <w:szCs w:val="20"/>
          </w:rPr>
          <w:delText>Report</w:delText>
        </w:r>
      </w:del>
      <w:r w:rsidRPr="00257CE1">
        <w:rPr>
          <w:rFonts w:ascii="Times New Roman" w:hAnsi="Times New Roman"/>
          <w:rPrChange w:id="63" w:author="Kathryn Allen" w:date="2026-09-25T20:07:00Z" w16du:dateUtc="2026-09-26T00:07:00Z">
            <w:rPr>
              <w:sz w:val="20"/>
              <w:szCs w:val="20"/>
            </w:rPr>
          </w:rPrChange>
        </w:rPr>
        <w:t xml:space="preserve"> was </w:t>
      </w:r>
      <w:ins w:id="64" w:author="Kathryn Allen" w:date="2026-09-25T20:07:00Z" w16du:dateUtc="2026-09-26T00:07:00Z">
        <w:r w:rsidR="00257CE1" w:rsidRPr="00257CE1">
          <w:rPr>
            <w:rFonts w:ascii="Times New Roman" w:hAnsi="Times New Roman" w:cs="Times New Roman"/>
            <w:bCs/>
          </w:rPr>
          <w:t xml:space="preserve">welcomed back </w:t>
        </w:r>
        <w:r w:rsidR="00257CE1">
          <w:rPr>
            <w:rFonts w:ascii="Times New Roman" w:hAnsi="Times New Roman" w:cs="Times New Roman"/>
            <w:bCs/>
          </w:rPr>
          <w:t xml:space="preserve">to </w:t>
        </w:r>
      </w:ins>
      <w:del w:id="65" w:author="Kathryn Allen" w:date="2026-09-25T20:07:00Z" w16du:dateUtc="2026-09-26T00:07:00Z">
        <w:r w:rsidR="005E0FDA">
          <w:rPr>
            <w:sz w:val="20"/>
            <w:szCs w:val="20"/>
          </w:rPr>
          <w:delText>submitted</w:delText>
        </w:r>
        <w:r w:rsidR="003F1CB2">
          <w:rPr>
            <w:sz w:val="20"/>
            <w:szCs w:val="20"/>
          </w:rPr>
          <w:delText xml:space="preserve"> by Jamie Alexander </w:delText>
        </w:r>
      </w:del>
    </w:p>
    <w:p w14:paraId="2FFF1E5B" w14:textId="27A14E5F" w:rsidR="003F1CB2" w:rsidRPr="003F617B" w:rsidRDefault="003F1CB2" w:rsidP="003F617B">
      <w:pPr>
        <w:pStyle w:val="NoSpacing"/>
        <w:numPr>
          <w:ilvl w:val="0"/>
          <w:numId w:val="3"/>
        </w:numPr>
        <w:rPr>
          <w:del w:id="66" w:author="Kathryn Allen" w:date="2026-09-25T20:07:00Z" w16du:dateUtc="2026-09-26T00:07:00Z"/>
          <w:sz w:val="18"/>
          <w:szCs w:val="18"/>
        </w:rPr>
      </w:pPr>
      <w:del w:id="67" w:author="Kathryn Allen" w:date="2026-09-25T20:07:00Z" w16du:dateUtc="2026-09-26T00:07:00Z">
        <w:r w:rsidRPr="006C22DA">
          <w:rPr>
            <w:sz w:val="18"/>
            <w:szCs w:val="18"/>
          </w:rPr>
          <w:delText>General Fund $</w:delText>
        </w:r>
        <w:r w:rsidR="00E07DA4">
          <w:rPr>
            <w:sz w:val="18"/>
            <w:szCs w:val="18"/>
          </w:rPr>
          <w:delText>15,</w:delText>
        </w:r>
        <w:r w:rsidR="00C47EF4">
          <w:rPr>
            <w:sz w:val="18"/>
            <w:szCs w:val="18"/>
          </w:rPr>
          <w:delText>971.12</w:delText>
        </w:r>
      </w:del>
    </w:p>
    <w:p w14:paraId="5AC75F65" w14:textId="635CE758" w:rsidR="005E22C4" w:rsidRDefault="005E22C4" w:rsidP="001E7FC6">
      <w:pPr>
        <w:pStyle w:val="NoSpacing"/>
        <w:numPr>
          <w:ilvl w:val="0"/>
          <w:numId w:val="3"/>
        </w:numPr>
        <w:rPr>
          <w:del w:id="68" w:author="Kathryn Allen" w:date="2026-09-25T20:07:00Z" w16du:dateUtc="2026-09-26T00:07:00Z"/>
          <w:sz w:val="18"/>
          <w:szCs w:val="18"/>
        </w:rPr>
      </w:pPr>
      <w:del w:id="69" w:author="Kathryn Allen" w:date="2026-09-25T20:07:00Z" w16du:dateUtc="2026-09-26T00:07:00Z">
        <w:r>
          <w:rPr>
            <w:sz w:val="18"/>
            <w:szCs w:val="18"/>
          </w:rPr>
          <w:delText xml:space="preserve">Book Vending Machine: </w:delText>
        </w:r>
        <w:r w:rsidR="00C16688">
          <w:rPr>
            <w:sz w:val="18"/>
            <w:szCs w:val="18"/>
          </w:rPr>
          <w:delText>$</w:delText>
        </w:r>
        <w:r w:rsidR="00C47EF4">
          <w:rPr>
            <w:sz w:val="18"/>
            <w:szCs w:val="18"/>
          </w:rPr>
          <w:delText>2,261.90</w:delText>
        </w:r>
      </w:del>
    </w:p>
    <w:p w14:paraId="7E23FC4C" w14:textId="7B6BE6BD" w:rsidR="006B708F" w:rsidRDefault="006B708F" w:rsidP="00257CE1">
      <w:pPr>
        <w:pStyle w:val="ListParagraph"/>
        <w:numPr>
          <w:ilvl w:val="0"/>
          <w:numId w:val="27"/>
        </w:numPr>
        <w:spacing w:after="0" w:line="240" w:lineRule="auto"/>
        <w:rPr>
          <w:rFonts w:ascii="Times New Roman" w:hAnsi="Times New Roman"/>
          <w:rPrChange w:id="70" w:author="Kathryn Allen" w:date="2026-09-25T20:07:00Z" w16du:dateUtc="2026-09-26T00:07:00Z">
            <w:rPr>
              <w:sz w:val="18"/>
              <w:szCs w:val="18"/>
            </w:rPr>
          </w:rPrChange>
        </w:rPr>
        <w:pPrChange w:id="71" w:author="Kathryn Allen" w:date="2026-09-25T20:07:00Z" w16du:dateUtc="2026-09-26T00:07:00Z">
          <w:pPr>
            <w:pStyle w:val="NoSpacing"/>
            <w:numPr>
              <w:numId w:val="3"/>
            </w:numPr>
            <w:ind w:left="1800" w:hanging="360"/>
          </w:pPr>
        </w:pPrChange>
      </w:pPr>
      <w:del w:id="72" w:author="Kathryn Allen" w:date="2026-09-25T20:07:00Z" w16du:dateUtc="2026-09-26T00:07:00Z">
        <w:r>
          <w:rPr>
            <w:sz w:val="18"/>
            <w:szCs w:val="18"/>
          </w:rPr>
          <w:delText xml:space="preserve">Jamie made a motion to move $1,000.00 from </w:delText>
        </w:r>
      </w:del>
      <w:r>
        <w:rPr>
          <w:rFonts w:ascii="Times New Roman" w:hAnsi="Times New Roman"/>
          <w:rPrChange w:id="73" w:author="Kathryn Allen" w:date="2026-09-25T20:07:00Z" w16du:dateUtc="2026-09-26T00:07:00Z">
            <w:rPr>
              <w:sz w:val="18"/>
              <w:szCs w:val="18"/>
            </w:rPr>
          </w:rPrChange>
        </w:rPr>
        <w:t xml:space="preserve">the </w:t>
      </w:r>
      <w:ins w:id="74" w:author="Kathryn Allen" w:date="2026-09-25T20:07:00Z" w16du:dateUtc="2026-09-26T00:07:00Z">
        <w:r w:rsidR="00257CE1">
          <w:rPr>
            <w:rFonts w:ascii="Times New Roman" w:hAnsi="Times New Roman" w:cs="Times New Roman"/>
            <w:bCs/>
          </w:rPr>
          <w:t>PPG.</w:t>
        </w:r>
      </w:ins>
      <w:del w:id="75" w:author="Kathryn Allen" w:date="2026-09-25T20:07:00Z" w16du:dateUtc="2026-09-26T00:07:00Z">
        <w:r>
          <w:rPr>
            <w:sz w:val="18"/>
            <w:szCs w:val="18"/>
          </w:rPr>
          <w:delText xml:space="preserve">school improvement fund into student programs. </w:delText>
        </w:r>
      </w:del>
    </w:p>
    <w:p w14:paraId="757FD373" w14:textId="5F8C08EE" w:rsidR="009867A9" w:rsidRDefault="001321EF" w:rsidP="001E7FC6">
      <w:pPr>
        <w:pStyle w:val="NoSpacing"/>
        <w:numPr>
          <w:ilvl w:val="0"/>
          <w:numId w:val="3"/>
        </w:numPr>
        <w:rPr>
          <w:del w:id="76" w:author="Kathryn Allen" w:date="2026-09-25T20:07:00Z" w16du:dateUtc="2026-09-26T00:07:00Z"/>
          <w:sz w:val="18"/>
          <w:szCs w:val="18"/>
        </w:rPr>
      </w:pPr>
      <w:ins w:id="77" w:author="Kathryn Allen" w:date="2026-09-25T20:07:00Z" w16du:dateUtc="2026-09-26T00:07:00Z">
        <w:r>
          <w:rPr>
            <w:rFonts w:ascii="Times New Roman" w:hAnsi="Times New Roman" w:cs="Times New Roman"/>
            <w:bCs/>
          </w:rPr>
          <w:t>It</w:t>
        </w:r>
      </w:ins>
      <w:del w:id="78" w:author="Kathryn Allen" w:date="2026-09-25T20:07:00Z" w16du:dateUtc="2026-09-26T00:07:00Z">
        <w:r w:rsidR="009867A9">
          <w:rPr>
            <w:sz w:val="18"/>
            <w:szCs w:val="18"/>
          </w:rPr>
          <w:delText xml:space="preserve">Also, to move $1,000.00 from PTA programs to fundraising prep.  </w:delText>
        </w:r>
      </w:del>
    </w:p>
    <w:p w14:paraId="730A5BE2" w14:textId="7EB9D48F" w:rsidR="00FD4470" w:rsidRDefault="004709F6" w:rsidP="00CD42C7">
      <w:pPr>
        <w:pStyle w:val="NoSpacing"/>
        <w:rPr>
          <w:del w:id="79" w:author="Kathryn Allen" w:date="2026-09-25T20:07:00Z" w16du:dateUtc="2026-09-26T00:07:00Z"/>
          <w:b/>
          <w:bCs/>
          <w:sz w:val="20"/>
          <w:szCs w:val="20"/>
        </w:rPr>
      </w:pPr>
      <w:del w:id="80" w:author="Kathryn Allen" w:date="2026-09-25T20:07:00Z" w16du:dateUtc="2026-09-26T00:07:00Z">
        <w:r>
          <w:rPr>
            <w:b/>
            <w:bCs/>
            <w:sz w:val="20"/>
            <w:szCs w:val="20"/>
          </w:rPr>
          <w:delText xml:space="preserve">Principals Report: </w:delText>
        </w:r>
        <w:r w:rsidR="00C47EF4">
          <w:rPr>
            <w:sz w:val="20"/>
            <w:szCs w:val="20"/>
          </w:rPr>
          <w:delText>NA</w:delText>
        </w:r>
      </w:del>
    </w:p>
    <w:p w14:paraId="4C2668DA" w14:textId="77777777" w:rsidR="00EA00FC" w:rsidRDefault="00EA00FC" w:rsidP="00CD42C7">
      <w:pPr>
        <w:pStyle w:val="NoSpacing"/>
        <w:rPr>
          <w:del w:id="81" w:author="Kathryn Allen" w:date="2026-09-25T20:07:00Z" w16du:dateUtc="2026-09-26T00:07:00Z"/>
          <w:b/>
          <w:bCs/>
          <w:sz w:val="20"/>
          <w:szCs w:val="20"/>
        </w:rPr>
      </w:pPr>
    </w:p>
    <w:p w14:paraId="391BCFC5" w14:textId="44FF4853" w:rsidR="000B61FD" w:rsidRPr="003B46E1" w:rsidRDefault="009153DE" w:rsidP="00CD42C7">
      <w:pPr>
        <w:pStyle w:val="NoSpacing"/>
        <w:rPr>
          <w:del w:id="82" w:author="Kathryn Allen" w:date="2026-09-25T20:07:00Z" w16du:dateUtc="2026-09-26T00:07:00Z"/>
          <w:b/>
          <w:bCs/>
          <w:sz w:val="20"/>
          <w:szCs w:val="20"/>
        </w:rPr>
      </w:pPr>
      <w:del w:id="83" w:author="Kathryn Allen" w:date="2026-09-25T20:07:00Z" w16du:dateUtc="2026-09-26T00:07:00Z">
        <w:r w:rsidRPr="003B46E1">
          <w:rPr>
            <w:b/>
            <w:bCs/>
            <w:sz w:val="20"/>
            <w:szCs w:val="20"/>
          </w:rPr>
          <w:delText xml:space="preserve">Old Business: </w:delText>
        </w:r>
      </w:del>
    </w:p>
    <w:p w14:paraId="1931CC66" w14:textId="3CC15221" w:rsidR="007939A1" w:rsidRPr="00A02589" w:rsidRDefault="00415F81" w:rsidP="00A02589">
      <w:pPr>
        <w:pStyle w:val="NoSpacing"/>
        <w:numPr>
          <w:ilvl w:val="0"/>
          <w:numId w:val="20"/>
        </w:numPr>
        <w:rPr>
          <w:del w:id="84" w:author="Kathryn Allen" w:date="2026-09-25T20:07:00Z" w16du:dateUtc="2026-09-26T00:07:00Z"/>
          <w:sz w:val="20"/>
          <w:szCs w:val="20"/>
        </w:rPr>
      </w:pPr>
      <w:del w:id="85" w:author="Kathryn Allen" w:date="2026-09-25T20:07:00Z" w16du:dateUtc="2026-09-26T00:07:00Z">
        <w:r>
          <w:rPr>
            <w:b/>
            <w:bCs/>
            <w:sz w:val="20"/>
            <w:szCs w:val="20"/>
          </w:rPr>
          <w:delText>Hacienda Night</w:delText>
        </w:r>
        <w:r w:rsidR="00F7733A" w:rsidRPr="00E24AC0">
          <w:rPr>
            <w:b/>
            <w:bCs/>
            <w:sz w:val="20"/>
            <w:szCs w:val="20"/>
          </w:rPr>
          <w:delText>:</w:delText>
        </w:r>
        <w:r w:rsidR="00F7733A">
          <w:rPr>
            <w:sz w:val="20"/>
            <w:szCs w:val="20"/>
          </w:rPr>
          <w:delText xml:space="preserve"> </w:delText>
        </w:r>
        <w:r>
          <w:rPr>
            <w:sz w:val="20"/>
            <w:szCs w:val="20"/>
          </w:rPr>
          <w:delText xml:space="preserve">We </w:delText>
        </w:r>
        <w:r w:rsidR="00C47EF4">
          <w:rPr>
            <w:sz w:val="20"/>
            <w:szCs w:val="20"/>
          </w:rPr>
          <w:delText xml:space="preserve">had an amazing turn out! Total amount </w:delText>
        </w:r>
        <w:r w:rsidR="000E2B57">
          <w:rPr>
            <w:sz w:val="20"/>
            <w:szCs w:val="20"/>
          </w:rPr>
          <w:delText>earned from this fundraising event</w:delText>
        </w:r>
      </w:del>
      <w:r w:rsidR="000E2B57">
        <w:rPr>
          <w:rFonts w:ascii="Times New Roman" w:hAnsi="Times New Roman"/>
          <w:rPrChange w:id="86" w:author="Kathryn Allen" w:date="2026-09-25T20:07:00Z" w16du:dateUtc="2026-09-26T00:07:00Z">
            <w:rPr>
              <w:sz w:val="20"/>
              <w:szCs w:val="20"/>
            </w:rPr>
          </w:rPrChange>
        </w:rPr>
        <w:t xml:space="preserve"> was </w:t>
      </w:r>
      <w:ins w:id="87" w:author="Kathryn Allen" w:date="2026-09-25T20:07:00Z" w16du:dateUtc="2026-09-26T00:07:00Z">
        <w:r w:rsidR="001321EF">
          <w:rPr>
            <w:rFonts w:ascii="Times New Roman" w:hAnsi="Times New Roman" w:cs="Times New Roman"/>
            <w:bCs/>
          </w:rPr>
          <w:t>confirmed that Eddie Parry</w:t>
        </w:r>
      </w:ins>
      <w:del w:id="88" w:author="Kathryn Allen" w:date="2026-09-25T20:07:00Z" w16du:dateUtc="2026-09-26T00:07:00Z">
        <w:r w:rsidR="000E2B57">
          <w:rPr>
            <w:sz w:val="20"/>
            <w:szCs w:val="20"/>
          </w:rPr>
          <w:delText xml:space="preserve">$2,655.34. </w:delText>
        </w:r>
        <w:r w:rsidR="001963AE">
          <w:rPr>
            <w:sz w:val="20"/>
            <w:szCs w:val="20"/>
          </w:rPr>
          <w:delText xml:space="preserve"> </w:delText>
        </w:r>
      </w:del>
    </w:p>
    <w:p w14:paraId="3E499D8B" w14:textId="4A641DB5" w:rsidR="00E27C90" w:rsidRDefault="001F2C74" w:rsidP="000B61FD">
      <w:pPr>
        <w:pStyle w:val="NoSpacing"/>
        <w:numPr>
          <w:ilvl w:val="0"/>
          <w:numId w:val="20"/>
        </w:numPr>
        <w:rPr>
          <w:del w:id="89" w:author="Kathryn Allen" w:date="2026-09-25T20:07:00Z" w16du:dateUtc="2026-09-26T00:07:00Z"/>
          <w:sz w:val="20"/>
          <w:szCs w:val="20"/>
        </w:rPr>
      </w:pPr>
      <w:bookmarkStart w:id="90" w:name="_Hlk100048399"/>
      <w:del w:id="91" w:author="Kathryn Allen" w:date="2026-09-25T20:07:00Z" w16du:dateUtc="2026-09-26T00:07:00Z">
        <w:r>
          <w:rPr>
            <w:b/>
            <w:bCs/>
            <w:sz w:val="20"/>
            <w:szCs w:val="20"/>
          </w:rPr>
          <w:delText>Science Fair</w:delText>
        </w:r>
        <w:r w:rsidR="00031132">
          <w:rPr>
            <w:b/>
            <w:bCs/>
            <w:sz w:val="20"/>
            <w:szCs w:val="20"/>
          </w:rPr>
          <w:delText>:</w:delText>
        </w:r>
        <w:r w:rsidR="00031132">
          <w:rPr>
            <w:sz w:val="20"/>
            <w:szCs w:val="20"/>
          </w:rPr>
          <w:delText xml:space="preserve"> </w:delText>
        </w:r>
        <w:r>
          <w:rPr>
            <w:sz w:val="20"/>
            <w:szCs w:val="20"/>
          </w:rPr>
          <w:delText>Science Fair</w:delText>
        </w:r>
      </w:del>
      <w:r>
        <w:rPr>
          <w:rFonts w:ascii="Times New Roman" w:hAnsi="Times New Roman"/>
          <w:rPrChange w:id="92" w:author="Kathryn Allen" w:date="2026-09-25T20:07:00Z" w16du:dateUtc="2026-09-26T00:07:00Z">
            <w:rPr>
              <w:sz w:val="20"/>
              <w:szCs w:val="20"/>
            </w:rPr>
          </w:rPrChange>
        </w:rPr>
        <w:t xml:space="preserve"> is </w:t>
      </w:r>
      <w:ins w:id="93" w:author="Kathryn Allen" w:date="2026-09-25T20:07:00Z" w16du:dateUtc="2026-09-26T00:07:00Z">
        <w:r w:rsidR="001321EF">
          <w:rPr>
            <w:rFonts w:ascii="Times New Roman" w:hAnsi="Times New Roman" w:cs="Times New Roman"/>
            <w:bCs/>
          </w:rPr>
          <w:t>going to be</w:t>
        </w:r>
      </w:ins>
      <w:del w:id="94" w:author="Kathryn Allen" w:date="2026-09-25T20:07:00Z" w16du:dateUtc="2026-09-26T00:07:00Z">
        <w:r>
          <w:rPr>
            <w:sz w:val="20"/>
            <w:szCs w:val="20"/>
          </w:rPr>
          <w:delText>coming up on January 22</w:delText>
        </w:r>
        <w:r w:rsidRPr="001F2C74">
          <w:rPr>
            <w:sz w:val="20"/>
            <w:szCs w:val="20"/>
            <w:vertAlign w:val="superscript"/>
          </w:rPr>
          <w:delText>nd</w:delText>
        </w:r>
        <w:r>
          <w:rPr>
            <w:sz w:val="20"/>
            <w:szCs w:val="20"/>
          </w:rPr>
          <w:delText xml:space="preserve">!  </w:delText>
        </w:r>
        <w:r w:rsidR="000E2B57">
          <w:rPr>
            <w:sz w:val="20"/>
            <w:szCs w:val="20"/>
          </w:rPr>
          <w:delText>The PTA will reach out to Mrs. Maria Knowlton to see if she needs anything from</w:delText>
        </w:r>
      </w:del>
      <w:r w:rsidR="000E2B57">
        <w:rPr>
          <w:rFonts w:ascii="Times New Roman" w:hAnsi="Times New Roman"/>
          <w:rPrChange w:id="95" w:author="Kathryn Allen" w:date="2026-09-25T20:07:00Z" w16du:dateUtc="2026-09-26T00:07:00Z">
            <w:rPr>
              <w:sz w:val="20"/>
              <w:szCs w:val="20"/>
            </w:rPr>
          </w:rPrChange>
        </w:rPr>
        <w:t xml:space="preserve"> the </w:t>
      </w:r>
      <w:ins w:id="96" w:author="Kathryn Allen" w:date="2026-09-25T20:07:00Z" w16du:dateUtc="2026-09-26T00:07:00Z">
        <w:r w:rsidR="001321EF">
          <w:rPr>
            <w:rFonts w:ascii="Times New Roman" w:hAnsi="Times New Roman" w:cs="Times New Roman"/>
            <w:bCs/>
          </w:rPr>
          <w:t>PPG Chairperson</w:t>
        </w:r>
      </w:ins>
      <w:del w:id="97" w:author="Kathryn Allen" w:date="2026-09-25T20:07:00Z" w16du:dateUtc="2026-09-26T00:07:00Z">
        <w:r w:rsidR="00805B71">
          <w:rPr>
            <w:sz w:val="20"/>
            <w:szCs w:val="20"/>
          </w:rPr>
          <w:delText>P</w:delText>
        </w:r>
        <w:r w:rsidR="000E2B57">
          <w:rPr>
            <w:sz w:val="20"/>
            <w:szCs w:val="20"/>
          </w:rPr>
          <w:delText xml:space="preserve">TA. </w:delText>
        </w:r>
        <w:r>
          <w:rPr>
            <w:sz w:val="20"/>
            <w:szCs w:val="20"/>
          </w:rPr>
          <w:delText xml:space="preserve">More details will sent home soon. </w:delText>
        </w:r>
      </w:del>
    </w:p>
    <w:bookmarkEnd w:id="90"/>
    <w:p w14:paraId="518C95F8" w14:textId="77777777" w:rsidR="00B16C66" w:rsidRDefault="00B16C66" w:rsidP="007933A2">
      <w:pPr>
        <w:pStyle w:val="NoSpacing"/>
        <w:rPr>
          <w:del w:id="98" w:author="Kathryn Allen" w:date="2026-09-25T20:07:00Z" w16du:dateUtc="2026-09-26T00:07:00Z"/>
          <w:b/>
          <w:bCs/>
          <w:sz w:val="20"/>
          <w:szCs w:val="20"/>
        </w:rPr>
      </w:pPr>
      <w:del w:id="99" w:author="Kathryn Allen" w:date="2026-09-25T20:07:00Z" w16du:dateUtc="2026-09-26T00:07:00Z">
        <w:r>
          <w:rPr>
            <w:b/>
            <w:bCs/>
            <w:sz w:val="20"/>
            <w:szCs w:val="20"/>
          </w:rPr>
          <w:delText xml:space="preserve">New Business: </w:delText>
        </w:r>
      </w:del>
    </w:p>
    <w:p w14:paraId="6BF5E76F" w14:textId="5A81F61B" w:rsidR="005D2957" w:rsidRDefault="00F06DF7" w:rsidP="00257CE1">
      <w:pPr>
        <w:pStyle w:val="ListParagraph"/>
        <w:numPr>
          <w:ilvl w:val="0"/>
          <w:numId w:val="27"/>
        </w:numPr>
        <w:spacing w:after="0" w:line="240" w:lineRule="auto"/>
        <w:rPr>
          <w:rFonts w:ascii="Times New Roman" w:hAnsi="Times New Roman"/>
          <w:rPrChange w:id="100" w:author="Kathryn Allen" w:date="2026-09-25T20:07:00Z" w16du:dateUtc="2026-09-26T00:07:00Z">
            <w:rPr>
              <w:sz w:val="20"/>
              <w:szCs w:val="20"/>
            </w:rPr>
          </w:rPrChange>
        </w:rPr>
        <w:pPrChange w:id="101" w:author="Kathryn Allen" w:date="2026-09-25T20:07:00Z" w16du:dateUtc="2026-09-26T00:07:00Z">
          <w:pPr>
            <w:pStyle w:val="NoSpacing"/>
            <w:numPr>
              <w:numId w:val="24"/>
            </w:numPr>
            <w:ind w:left="720" w:hanging="360"/>
          </w:pPr>
        </w:pPrChange>
      </w:pPr>
      <w:del w:id="102" w:author="Kathryn Allen" w:date="2026-09-25T20:07:00Z" w16du:dateUtc="2026-09-26T00:07:00Z">
        <w:r>
          <w:rPr>
            <w:b/>
            <w:bCs/>
            <w:sz w:val="20"/>
            <w:szCs w:val="20"/>
          </w:rPr>
          <w:delText>STEAM Museum</w:delText>
        </w:r>
        <w:r w:rsidR="00D430D4">
          <w:rPr>
            <w:sz w:val="20"/>
            <w:szCs w:val="20"/>
          </w:rPr>
          <w:delText xml:space="preserve">: </w:delText>
        </w:r>
        <w:r w:rsidR="009935DE">
          <w:rPr>
            <w:sz w:val="20"/>
            <w:szCs w:val="20"/>
          </w:rPr>
          <w:delText xml:space="preserve">Jamie </w:delText>
        </w:r>
        <w:r>
          <w:rPr>
            <w:sz w:val="20"/>
            <w:szCs w:val="20"/>
          </w:rPr>
          <w:delText>helped spearhead this event</w:delText>
        </w:r>
      </w:del>
      <w:r>
        <w:rPr>
          <w:rFonts w:ascii="Times New Roman" w:hAnsi="Times New Roman"/>
          <w:rPrChange w:id="103" w:author="Kathryn Allen" w:date="2026-09-25T20:07:00Z" w16du:dateUtc="2026-09-26T00:07:00Z">
            <w:rPr>
              <w:sz w:val="20"/>
              <w:szCs w:val="20"/>
            </w:rPr>
          </w:rPrChange>
        </w:rPr>
        <w:t xml:space="preserve"> for </w:t>
      </w:r>
      <w:del w:id="104" w:author="Kathryn Allen" w:date="2026-09-25T20:07:00Z" w16du:dateUtc="2026-09-26T00:07:00Z">
        <w:r>
          <w:rPr>
            <w:sz w:val="20"/>
            <w:szCs w:val="20"/>
          </w:rPr>
          <w:delText xml:space="preserve">WES.  We will have a museum come to </w:delText>
        </w:r>
      </w:del>
      <w:r>
        <w:rPr>
          <w:rFonts w:ascii="Times New Roman" w:hAnsi="Times New Roman"/>
          <w:rPrChange w:id="105" w:author="Kathryn Allen" w:date="2026-09-25T20:07:00Z" w16du:dateUtc="2026-09-26T00:07:00Z">
            <w:rPr>
              <w:sz w:val="20"/>
              <w:szCs w:val="20"/>
            </w:rPr>
          </w:rPrChange>
        </w:rPr>
        <w:t xml:space="preserve">the </w:t>
      </w:r>
      <w:ins w:id="106" w:author="Kathryn Allen" w:date="2026-09-25T20:07:00Z" w16du:dateUtc="2026-09-26T00:07:00Z">
        <w:r w:rsidR="001321EF">
          <w:rPr>
            <w:rFonts w:ascii="Times New Roman" w:hAnsi="Times New Roman" w:cs="Times New Roman"/>
            <w:bCs/>
          </w:rPr>
          <w:t>next 6 months.</w:t>
        </w:r>
      </w:ins>
      <w:del w:id="107" w:author="Kathryn Allen" w:date="2026-09-25T20:07:00Z" w16du:dateUtc="2026-09-26T00:07:00Z">
        <w:r>
          <w:rPr>
            <w:sz w:val="20"/>
            <w:szCs w:val="20"/>
          </w:rPr>
          <w:delText xml:space="preserve">school for all classes to come enjoy in April! </w:delText>
        </w:r>
        <w:r w:rsidR="007A58BE">
          <w:rPr>
            <w:sz w:val="20"/>
            <w:szCs w:val="20"/>
          </w:rPr>
          <w:delText xml:space="preserve">We currently have an outstanding check </w:delText>
        </w:r>
        <w:r w:rsidR="00DC79B6">
          <w:rPr>
            <w:sz w:val="20"/>
            <w:szCs w:val="20"/>
          </w:rPr>
          <w:delText xml:space="preserve">in the amount of $2,9990.00 to Mobile Ed Productions for this event. </w:delText>
        </w:r>
        <w:r w:rsidR="009F1B5D">
          <w:rPr>
            <w:sz w:val="20"/>
            <w:szCs w:val="20"/>
          </w:rPr>
          <w:delText xml:space="preserve"> </w:delText>
        </w:r>
        <w:r w:rsidR="00851503">
          <w:rPr>
            <w:sz w:val="20"/>
            <w:szCs w:val="20"/>
          </w:rPr>
          <w:delText xml:space="preserve"> </w:delText>
        </w:r>
      </w:del>
    </w:p>
    <w:p w14:paraId="46CB51A9" w14:textId="4E20EDB1" w:rsidR="00A160BC" w:rsidRDefault="00A160BC" w:rsidP="00B16C66">
      <w:pPr>
        <w:pStyle w:val="NoSpacing"/>
        <w:numPr>
          <w:ilvl w:val="0"/>
          <w:numId w:val="24"/>
        </w:numPr>
        <w:rPr>
          <w:del w:id="108" w:author="Kathryn Allen" w:date="2026-09-25T20:07:00Z" w16du:dateUtc="2026-09-26T00:07:00Z"/>
          <w:sz w:val="20"/>
          <w:szCs w:val="20"/>
        </w:rPr>
      </w:pPr>
      <w:del w:id="109" w:author="Kathryn Allen" w:date="2026-09-25T20:07:00Z" w16du:dateUtc="2026-09-26T00:07:00Z">
        <w:r>
          <w:rPr>
            <w:b/>
            <w:bCs/>
            <w:sz w:val="20"/>
            <w:szCs w:val="20"/>
          </w:rPr>
          <w:delText>Bingo Night</w:delText>
        </w:r>
        <w:r w:rsidR="00722B9C">
          <w:rPr>
            <w:b/>
            <w:bCs/>
            <w:sz w:val="20"/>
            <w:szCs w:val="20"/>
          </w:rPr>
          <w:delText>:</w:delText>
        </w:r>
        <w:r>
          <w:rPr>
            <w:b/>
            <w:bCs/>
            <w:sz w:val="20"/>
            <w:szCs w:val="20"/>
          </w:rPr>
          <w:delText xml:space="preserve"> </w:delText>
        </w:r>
        <w:r w:rsidR="00722B9C" w:rsidRPr="00722B9C">
          <w:rPr>
            <w:sz w:val="20"/>
            <w:szCs w:val="20"/>
          </w:rPr>
          <w:delText>March 10, more</w:delText>
        </w:r>
        <w:r w:rsidR="00722B9C">
          <w:rPr>
            <w:sz w:val="20"/>
            <w:szCs w:val="20"/>
          </w:rPr>
          <w:delText xml:space="preserve"> </w:delText>
        </w:r>
        <w:r w:rsidR="00722B9C" w:rsidRPr="00722B9C">
          <w:rPr>
            <w:sz w:val="20"/>
            <w:szCs w:val="20"/>
          </w:rPr>
          <w:delText>details to come!</w:delText>
        </w:r>
      </w:del>
    </w:p>
    <w:p w14:paraId="37FD3D5F" w14:textId="117C47A6" w:rsidR="00EB66CE" w:rsidRDefault="00DC79B6" w:rsidP="00B16C66">
      <w:pPr>
        <w:pStyle w:val="NoSpacing"/>
        <w:numPr>
          <w:ilvl w:val="0"/>
          <w:numId w:val="24"/>
        </w:numPr>
        <w:rPr>
          <w:del w:id="110" w:author="Kathryn Allen" w:date="2026-09-25T20:07:00Z" w16du:dateUtc="2026-09-26T00:07:00Z"/>
          <w:sz w:val="20"/>
          <w:szCs w:val="20"/>
        </w:rPr>
      </w:pPr>
      <w:del w:id="111" w:author="Kathryn Allen" w:date="2026-09-25T20:07:00Z" w16du:dateUtc="2026-09-26T00:07:00Z">
        <w:r>
          <w:rPr>
            <w:b/>
            <w:bCs/>
            <w:sz w:val="20"/>
            <w:szCs w:val="20"/>
          </w:rPr>
          <w:delText>Penny Wars and Field Trip</w:delText>
        </w:r>
        <w:r w:rsidR="007D6BA1">
          <w:rPr>
            <w:sz w:val="20"/>
            <w:szCs w:val="20"/>
          </w:rPr>
          <w:delText>: We are hosting a</w:delText>
        </w:r>
        <w:r w:rsidR="000C3CFB">
          <w:rPr>
            <w:sz w:val="20"/>
            <w:szCs w:val="20"/>
          </w:rPr>
          <w:delText xml:space="preserve"> </w:delText>
        </w:r>
        <w:r w:rsidR="005F78E1">
          <w:rPr>
            <w:sz w:val="20"/>
            <w:szCs w:val="20"/>
          </w:rPr>
          <w:delText xml:space="preserve">Penny </w:delText>
        </w:r>
        <w:r w:rsidR="000C3CFB">
          <w:rPr>
            <w:sz w:val="20"/>
            <w:szCs w:val="20"/>
          </w:rPr>
          <w:delText>W</w:delText>
        </w:r>
        <w:r w:rsidR="005F78E1">
          <w:rPr>
            <w:sz w:val="20"/>
            <w:szCs w:val="20"/>
          </w:rPr>
          <w:delText xml:space="preserve">ar between </w:delText>
        </w:r>
        <w:r w:rsidR="000C3CFB">
          <w:rPr>
            <w:sz w:val="20"/>
            <w:szCs w:val="20"/>
          </w:rPr>
          <w:delText>grade levels; the winning grade will win a field trip to the Plymouth movie theatre on March 16</w:delText>
        </w:r>
        <w:r w:rsidR="000C3CFB" w:rsidRPr="000C3CFB">
          <w:rPr>
            <w:sz w:val="20"/>
            <w:szCs w:val="20"/>
            <w:vertAlign w:val="superscript"/>
          </w:rPr>
          <w:delText>th</w:delText>
        </w:r>
        <w:r w:rsidR="000C3CFB">
          <w:rPr>
            <w:sz w:val="20"/>
            <w:szCs w:val="20"/>
          </w:rPr>
          <w:delText xml:space="preserve">!  Start saving all of your coins! </w:delText>
        </w:r>
      </w:del>
    </w:p>
    <w:p w14:paraId="67D5655F" w14:textId="73208875" w:rsidR="00F665C2" w:rsidRDefault="00F665C2" w:rsidP="00B16C66">
      <w:pPr>
        <w:pStyle w:val="NoSpacing"/>
        <w:numPr>
          <w:ilvl w:val="0"/>
          <w:numId w:val="24"/>
        </w:numPr>
        <w:rPr>
          <w:del w:id="112" w:author="Kathryn Allen" w:date="2026-09-25T20:07:00Z" w16du:dateUtc="2026-09-26T00:07:00Z"/>
          <w:sz w:val="20"/>
          <w:szCs w:val="20"/>
        </w:rPr>
      </w:pPr>
      <w:del w:id="113" w:author="Kathryn Allen" w:date="2026-09-25T20:07:00Z" w16du:dateUtc="2026-09-26T00:07:00Z">
        <w:r>
          <w:rPr>
            <w:b/>
            <w:bCs/>
            <w:sz w:val="20"/>
            <w:szCs w:val="20"/>
          </w:rPr>
          <w:delText>Fun Fair</w:delText>
        </w:r>
        <w:r w:rsidRPr="00F665C2">
          <w:rPr>
            <w:sz w:val="20"/>
            <w:szCs w:val="20"/>
          </w:rPr>
          <w:delText>:</w:delText>
        </w:r>
        <w:r>
          <w:rPr>
            <w:sz w:val="20"/>
            <w:szCs w:val="20"/>
          </w:rPr>
          <w:delText xml:space="preserve"> </w:delText>
        </w:r>
        <w:r w:rsidR="00B551F0">
          <w:rPr>
            <w:sz w:val="20"/>
            <w:szCs w:val="20"/>
          </w:rPr>
          <w:delText xml:space="preserve">mark your calendars </w:delText>
        </w:r>
        <w:r>
          <w:rPr>
            <w:sz w:val="20"/>
            <w:szCs w:val="20"/>
          </w:rPr>
          <w:delText>April 28</w:delText>
        </w:r>
        <w:r w:rsidRPr="00B551F0">
          <w:rPr>
            <w:sz w:val="20"/>
            <w:szCs w:val="20"/>
            <w:vertAlign w:val="superscript"/>
          </w:rPr>
          <w:delText>th</w:delText>
        </w:r>
        <w:r w:rsidR="00B551F0">
          <w:rPr>
            <w:sz w:val="20"/>
            <w:szCs w:val="20"/>
          </w:rPr>
          <w:delText xml:space="preserve"> for a great night of fun! </w:delText>
        </w:r>
      </w:del>
    </w:p>
    <w:p w14:paraId="665D3469" w14:textId="61FA3032" w:rsidR="007F010F" w:rsidRPr="00E21EA8" w:rsidRDefault="00D55397" w:rsidP="00801689">
      <w:pPr>
        <w:pStyle w:val="NoSpacing"/>
        <w:rPr>
          <w:del w:id="114" w:author="Kathryn Allen" w:date="2026-09-25T20:07:00Z" w16du:dateUtc="2026-09-26T00:07:00Z"/>
          <w:b/>
          <w:bCs/>
          <w:sz w:val="20"/>
          <w:szCs w:val="20"/>
        </w:rPr>
      </w:pPr>
      <w:del w:id="115" w:author="Kathryn Allen" w:date="2026-09-25T20:07:00Z" w16du:dateUtc="2026-09-26T00:07:00Z">
        <w:r w:rsidRPr="00E21EA8">
          <w:rPr>
            <w:b/>
            <w:bCs/>
            <w:sz w:val="20"/>
            <w:szCs w:val="20"/>
          </w:rPr>
          <w:delText xml:space="preserve">Open Floor: </w:delText>
        </w:r>
      </w:del>
    </w:p>
    <w:p w14:paraId="28306B3B" w14:textId="212FACC3" w:rsidR="00E46DEB" w:rsidRPr="0012530E" w:rsidRDefault="00E46DEB" w:rsidP="00C35339">
      <w:pPr>
        <w:pStyle w:val="NoSpacing"/>
        <w:rPr>
          <w:del w:id="116" w:author="Kathryn Allen" w:date="2026-09-25T20:07:00Z" w16du:dateUtc="2026-09-26T00:07:00Z"/>
          <w:sz w:val="20"/>
          <w:szCs w:val="20"/>
        </w:rPr>
        <w:sectPr w:rsidR="00E46DEB" w:rsidRPr="0012530E" w:rsidSect="003E3619">
          <w:type w:val="continuous"/>
          <w:pgSz w:w="12240" w:h="15840"/>
          <w:pgMar w:top="720" w:right="720" w:bottom="720" w:left="720" w:header="720" w:footer="720" w:gutter="0"/>
          <w:cols w:space="720"/>
          <w:docGrid w:linePitch="360"/>
        </w:sectPr>
      </w:pPr>
    </w:p>
    <w:p w14:paraId="7EAAA146" w14:textId="1E266E50" w:rsidR="001321EF" w:rsidRPr="001321EF" w:rsidRDefault="006C7541" w:rsidP="001321EF">
      <w:pPr>
        <w:pStyle w:val="ListParagraph"/>
        <w:numPr>
          <w:ilvl w:val="0"/>
          <w:numId w:val="27"/>
        </w:numPr>
        <w:spacing w:after="0" w:line="240" w:lineRule="auto"/>
        <w:rPr>
          <w:ins w:id="117" w:author="Kathryn Allen" w:date="2026-09-25T20:07:00Z" w16du:dateUtc="2026-09-26T00:07:00Z"/>
          <w:rFonts w:ascii="Times New Roman" w:hAnsi="Times New Roman" w:cs="Times New Roman"/>
          <w:bCs/>
        </w:rPr>
      </w:pPr>
      <w:moveFromRangeStart w:id="118" w:author="Kathryn Allen" w:date="2026-09-25T20:07:00Z" w:name="move241259243"/>
      <w:moveFrom w:id="119" w:author="Kathryn Allen" w:date="2026-09-25T20:07:00Z" w16du:dateUtc="2026-09-26T00:07:00Z">
        <w:r>
          <w:rPr>
            <w:rFonts w:ascii="Times New Roman" w:hAnsi="Times New Roman"/>
            <w:b/>
            <w:rPrChange w:id="120" w:author="Kathryn Allen" w:date="2026-09-25T20:07:00Z" w16du:dateUtc="2026-09-26T00:07:00Z">
              <w:rPr>
                <w:sz w:val="20"/>
                <w:szCs w:val="20"/>
              </w:rPr>
            </w:rPrChange>
          </w:rPr>
          <w:lastRenderedPageBreak/>
          <w:t>Next Meeting:</w:t>
        </w:r>
      </w:moveFrom>
      <w:moveFromRangeEnd w:id="118"/>
      <w:ins w:id="121" w:author="Kathryn Allen" w:date="2026-09-25T20:07:00Z" w16du:dateUtc="2026-09-26T00:07:00Z">
        <w:r w:rsidR="001321EF">
          <w:rPr>
            <w:rFonts w:ascii="Times New Roman" w:hAnsi="Times New Roman" w:cs="Times New Roman"/>
            <w:bCs/>
          </w:rPr>
          <w:t xml:space="preserve">The terms of reference were agreed. </w:t>
        </w:r>
      </w:ins>
    </w:p>
    <w:p w14:paraId="717C1CC6" w14:textId="77777777" w:rsidR="001321EF" w:rsidRPr="001321EF" w:rsidRDefault="001321EF" w:rsidP="001321EF">
      <w:pPr>
        <w:spacing w:after="0" w:line="240" w:lineRule="auto"/>
        <w:ind w:left="360"/>
        <w:rPr>
          <w:ins w:id="122" w:author="Kathryn Allen" w:date="2026-09-25T20:07:00Z" w16du:dateUtc="2026-09-26T00:07:00Z"/>
          <w:rFonts w:ascii="Times New Roman" w:hAnsi="Times New Roman" w:cs="Times New Roman"/>
          <w:b/>
        </w:rPr>
      </w:pPr>
    </w:p>
    <w:p w14:paraId="083FE1E4" w14:textId="19B5F324" w:rsidR="001321EF" w:rsidRPr="001321EF" w:rsidRDefault="001321EF" w:rsidP="001321EF">
      <w:pPr>
        <w:spacing w:after="0" w:line="240" w:lineRule="auto"/>
        <w:rPr>
          <w:ins w:id="123" w:author="Kathryn Allen" w:date="2026-09-25T20:07:00Z" w16du:dateUtc="2026-09-26T00:07:00Z"/>
          <w:rFonts w:ascii="Times New Roman" w:hAnsi="Times New Roman" w:cs="Times New Roman"/>
          <w:b/>
        </w:rPr>
      </w:pPr>
      <w:ins w:id="124" w:author="Kathryn Allen" w:date="2026-09-25T20:07:00Z" w16du:dateUtc="2026-09-26T00:07:00Z">
        <w:r w:rsidRPr="001321EF">
          <w:rPr>
            <w:rFonts w:ascii="Times New Roman" w:hAnsi="Times New Roman" w:cs="Times New Roman"/>
            <w:b/>
          </w:rPr>
          <w:t>Group Discussion on Communication Strategy of the PPG</w:t>
        </w:r>
      </w:ins>
    </w:p>
    <w:p w14:paraId="150EF07B" w14:textId="183519ED" w:rsidR="00EE3C53" w:rsidRDefault="00EE3C53" w:rsidP="00EE3C53">
      <w:pPr>
        <w:pStyle w:val="ListParagraph"/>
        <w:numPr>
          <w:ilvl w:val="0"/>
          <w:numId w:val="27"/>
        </w:numPr>
        <w:spacing w:after="0" w:line="240" w:lineRule="auto"/>
        <w:rPr>
          <w:ins w:id="125" w:author="Kathryn Allen" w:date="2026-09-25T20:07:00Z" w16du:dateUtc="2026-09-26T00:07:00Z"/>
          <w:rFonts w:ascii="Times New Roman" w:hAnsi="Times New Roman" w:cs="Times New Roman"/>
          <w:bCs/>
        </w:rPr>
      </w:pPr>
      <w:ins w:id="126" w:author="Kathryn Allen" w:date="2026-09-25T20:07:00Z" w16du:dateUtc="2026-09-26T00:07:00Z">
        <w:r>
          <w:rPr>
            <w:rFonts w:ascii="Times New Roman" w:hAnsi="Times New Roman" w:cs="Times New Roman"/>
            <w:bCs/>
          </w:rPr>
          <w:t xml:space="preserve">It was agreed a WhatsApp group is going to be </w:t>
        </w:r>
        <w:r w:rsidR="00257CE1">
          <w:rPr>
            <w:rFonts w:ascii="Times New Roman" w:hAnsi="Times New Roman" w:cs="Times New Roman"/>
            <w:bCs/>
          </w:rPr>
          <w:t xml:space="preserve">created </w:t>
        </w:r>
        <w:r w:rsidR="00A2709C">
          <w:rPr>
            <w:rFonts w:ascii="Times New Roman" w:hAnsi="Times New Roman" w:cs="Times New Roman"/>
            <w:bCs/>
          </w:rPr>
          <w:t>s</w:t>
        </w:r>
        <w:r>
          <w:rPr>
            <w:rFonts w:ascii="Times New Roman" w:hAnsi="Times New Roman" w:cs="Times New Roman"/>
            <w:bCs/>
          </w:rPr>
          <w:t xml:space="preserve">o </w:t>
        </w:r>
        <w:r w:rsidR="00A2709C">
          <w:rPr>
            <w:rFonts w:ascii="Times New Roman" w:hAnsi="Times New Roman" w:cs="Times New Roman"/>
            <w:bCs/>
          </w:rPr>
          <w:t xml:space="preserve">that </w:t>
        </w:r>
        <w:r>
          <w:rPr>
            <w:rFonts w:ascii="Times New Roman" w:hAnsi="Times New Roman" w:cs="Times New Roman"/>
            <w:bCs/>
          </w:rPr>
          <w:t xml:space="preserve">discussions can be made in between meetings. The mobile phone numbers of those </w:t>
        </w:r>
        <w:r w:rsidR="00AB245C">
          <w:rPr>
            <w:rFonts w:ascii="Times New Roman" w:hAnsi="Times New Roman" w:cs="Times New Roman"/>
            <w:bCs/>
          </w:rPr>
          <w:t>interested</w:t>
        </w:r>
        <w:r>
          <w:rPr>
            <w:rFonts w:ascii="Times New Roman" w:hAnsi="Times New Roman" w:cs="Times New Roman"/>
            <w:bCs/>
          </w:rPr>
          <w:t xml:space="preserve"> in this have been taken. </w:t>
        </w:r>
        <w:r w:rsidR="00AB245C">
          <w:rPr>
            <w:rFonts w:ascii="Times New Roman" w:hAnsi="Times New Roman" w:cs="Times New Roman"/>
            <w:bCs/>
          </w:rPr>
          <w:t>Lauryn is going to set this up.</w:t>
        </w:r>
      </w:ins>
    </w:p>
    <w:p w14:paraId="5E823BF5" w14:textId="2C4588F5" w:rsidR="00AB245C" w:rsidRDefault="000D2484" w:rsidP="00EE3C53">
      <w:pPr>
        <w:pStyle w:val="ListParagraph"/>
        <w:numPr>
          <w:ilvl w:val="0"/>
          <w:numId w:val="27"/>
        </w:numPr>
        <w:spacing w:after="0" w:line="240" w:lineRule="auto"/>
        <w:rPr>
          <w:ins w:id="127" w:author="Kathryn Allen" w:date="2026-09-25T20:07:00Z" w16du:dateUtc="2026-09-26T00:07:00Z"/>
          <w:rFonts w:ascii="Times New Roman" w:hAnsi="Times New Roman" w:cs="Times New Roman"/>
          <w:bCs/>
        </w:rPr>
      </w:pPr>
      <w:ins w:id="128" w:author="Kathryn Allen" w:date="2026-09-25T20:07:00Z" w16du:dateUtc="2026-09-26T00:07:00Z">
        <w:r>
          <w:rPr>
            <w:rFonts w:ascii="Times New Roman" w:hAnsi="Times New Roman" w:cs="Times New Roman"/>
            <w:bCs/>
          </w:rPr>
          <w:t>It was agreed that a regular blog is going to be put in Yourmag</w:t>
        </w:r>
        <w:r w:rsidR="007A7263">
          <w:rPr>
            <w:rFonts w:ascii="Times New Roman" w:hAnsi="Times New Roman" w:cs="Times New Roman"/>
            <w:bCs/>
          </w:rPr>
          <w:t xml:space="preserve"> and on practice noticeboards</w:t>
        </w:r>
        <w:r w:rsidR="00075D03">
          <w:rPr>
            <w:rFonts w:ascii="Times New Roman" w:hAnsi="Times New Roman" w:cs="Times New Roman"/>
            <w:bCs/>
          </w:rPr>
          <w:t xml:space="preserve">. This </w:t>
        </w:r>
        <w:r w:rsidR="007A7263">
          <w:rPr>
            <w:rFonts w:ascii="Times New Roman" w:hAnsi="Times New Roman" w:cs="Times New Roman"/>
            <w:bCs/>
          </w:rPr>
          <w:t>wi</w:t>
        </w:r>
        <w:r w:rsidR="00075D03">
          <w:rPr>
            <w:rFonts w:ascii="Times New Roman" w:hAnsi="Times New Roman" w:cs="Times New Roman"/>
            <w:bCs/>
          </w:rPr>
          <w:t>ll include</w:t>
        </w:r>
        <w:r w:rsidR="007A7263">
          <w:rPr>
            <w:rFonts w:ascii="Times New Roman" w:hAnsi="Times New Roman" w:cs="Times New Roman"/>
            <w:bCs/>
          </w:rPr>
          <w:t xml:space="preserve"> all sorts of information such as how to get an appointment, the importance </w:t>
        </w:r>
        <w:r w:rsidR="00075D03">
          <w:rPr>
            <w:rFonts w:ascii="Times New Roman" w:hAnsi="Times New Roman" w:cs="Times New Roman"/>
            <w:bCs/>
          </w:rPr>
          <w:t xml:space="preserve">of cancelling appointments to help reduce the number of DNA’s </w:t>
        </w:r>
        <w:r w:rsidR="007A7263">
          <w:rPr>
            <w:rFonts w:ascii="Times New Roman" w:hAnsi="Times New Roman" w:cs="Times New Roman"/>
            <w:bCs/>
          </w:rPr>
          <w:t xml:space="preserve">and any </w:t>
        </w:r>
        <w:r w:rsidR="00075D03">
          <w:rPr>
            <w:rFonts w:ascii="Times New Roman" w:hAnsi="Times New Roman" w:cs="Times New Roman"/>
            <w:bCs/>
          </w:rPr>
          <w:t xml:space="preserve">other </w:t>
        </w:r>
        <w:r w:rsidR="007A7263">
          <w:rPr>
            <w:rFonts w:ascii="Times New Roman" w:hAnsi="Times New Roman" w:cs="Times New Roman"/>
            <w:bCs/>
          </w:rPr>
          <w:t>information</w:t>
        </w:r>
        <w:r w:rsidR="00075D03">
          <w:rPr>
            <w:rFonts w:ascii="Times New Roman" w:hAnsi="Times New Roman" w:cs="Times New Roman"/>
            <w:bCs/>
          </w:rPr>
          <w:t xml:space="preserve"> or </w:t>
        </w:r>
        <w:r w:rsidR="005D1B01">
          <w:rPr>
            <w:rFonts w:ascii="Times New Roman" w:hAnsi="Times New Roman" w:cs="Times New Roman"/>
            <w:bCs/>
          </w:rPr>
          <w:t>facts</w:t>
        </w:r>
        <w:r w:rsidR="007A7263">
          <w:rPr>
            <w:rFonts w:ascii="Times New Roman" w:hAnsi="Times New Roman" w:cs="Times New Roman"/>
            <w:bCs/>
          </w:rPr>
          <w:t xml:space="preserve"> which may be use</w:t>
        </w:r>
        <w:r w:rsidR="005D1B01">
          <w:rPr>
            <w:rFonts w:ascii="Times New Roman" w:hAnsi="Times New Roman" w:cs="Times New Roman"/>
            <w:bCs/>
          </w:rPr>
          <w:t>ful</w:t>
        </w:r>
        <w:r w:rsidR="007A7263">
          <w:rPr>
            <w:rFonts w:ascii="Times New Roman" w:hAnsi="Times New Roman" w:cs="Times New Roman"/>
            <w:bCs/>
          </w:rPr>
          <w:t xml:space="preserve"> to</w:t>
        </w:r>
        <w:r w:rsidR="00075D03">
          <w:rPr>
            <w:rFonts w:ascii="Times New Roman" w:hAnsi="Times New Roman" w:cs="Times New Roman"/>
            <w:bCs/>
          </w:rPr>
          <w:t xml:space="preserve"> our</w:t>
        </w:r>
        <w:r w:rsidR="007A7263">
          <w:rPr>
            <w:rFonts w:ascii="Times New Roman" w:hAnsi="Times New Roman" w:cs="Times New Roman"/>
            <w:bCs/>
          </w:rPr>
          <w:t xml:space="preserve"> patients.</w:t>
        </w:r>
        <w:r w:rsidR="009E0FCB">
          <w:rPr>
            <w:rFonts w:ascii="Times New Roman" w:hAnsi="Times New Roman" w:cs="Times New Roman"/>
            <w:bCs/>
          </w:rPr>
          <w:t xml:space="preserve"> EP </w:t>
        </w:r>
        <w:r w:rsidR="00075D03">
          <w:rPr>
            <w:rFonts w:ascii="Times New Roman" w:hAnsi="Times New Roman" w:cs="Times New Roman"/>
            <w:bCs/>
          </w:rPr>
          <w:t>has done</w:t>
        </w:r>
        <w:r w:rsidR="009E0FCB">
          <w:rPr>
            <w:rFonts w:ascii="Times New Roman" w:hAnsi="Times New Roman" w:cs="Times New Roman"/>
            <w:bCs/>
          </w:rPr>
          <w:t xml:space="preserve"> a draft blo</w:t>
        </w:r>
        <w:r w:rsidR="00F920ED">
          <w:rPr>
            <w:rFonts w:ascii="Times New Roman" w:hAnsi="Times New Roman" w:cs="Times New Roman"/>
            <w:bCs/>
          </w:rPr>
          <w:t>g</w:t>
        </w:r>
        <w:r w:rsidR="00075D03">
          <w:rPr>
            <w:rFonts w:ascii="Times New Roman" w:hAnsi="Times New Roman" w:cs="Times New Roman"/>
            <w:bCs/>
          </w:rPr>
          <w:t xml:space="preserve"> and emailed this out</w:t>
        </w:r>
        <w:r w:rsidR="009E0FCB">
          <w:rPr>
            <w:rFonts w:ascii="Times New Roman" w:hAnsi="Times New Roman" w:cs="Times New Roman"/>
            <w:bCs/>
          </w:rPr>
          <w:t xml:space="preserve"> but </w:t>
        </w:r>
        <w:r w:rsidR="00075D03">
          <w:rPr>
            <w:rFonts w:ascii="Times New Roman" w:hAnsi="Times New Roman" w:cs="Times New Roman"/>
            <w:bCs/>
          </w:rPr>
          <w:t xml:space="preserve">unfortunately </w:t>
        </w:r>
        <w:r w:rsidR="009E0FCB">
          <w:rPr>
            <w:rFonts w:ascii="Times New Roman" w:hAnsi="Times New Roman" w:cs="Times New Roman"/>
            <w:bCs/>
          </w:rPr>
          <w:t xml:space="preserve">members were unable to open this document, he will </w:t>
        </w:r>
        <w:r w:rsidR="001C0307">
          <w:rPr>
            <w:rFonts w:ascii="Times New Roman" w:hAnsi="Times New Roman" w:cs="Times New Roman"/>
            <w:bCs/>
          </w:rPr>
          <w:t>circulate</w:t>
        </w:r>
        <w:r w:rsidR="009E0FCB">
          <w:rPr>
            <w:rFonts w:ascii="Times New Roman" w:hAnsi="Times New Roman" w:cs="Times New Roman"/>
            <w:bCs/>
          </w:rPr>
          <w:t xml:space="preserve"> this back round in the body of an email</w:t>
        </w:r>
        <w:r w:rsidR="00075D03">
          <w:rPr>
            <w:rFonts w:ascii="Times New Roman" w:hAnsi="Times New Roman" w:cs="Times New Roman"/>
            <w:bCs/>
          </w:rPr>
          <w:t xml:space="preserve"> so it can be read by everyone</w:t>
        </w:r>
        <w:r w:rsidR="009E0FCB">
          <w:rPr>
            <w:rFonts w:ascii="Times New Roman" w:hAnsi="Times New Roman" w:cs="Times New Roman"/>
            <w:bCs/>
          </w:rPr>
          <w:t>.</w:t>
        </w:r>
      </w:ins>
    </w:p>
    <w:p w14:paraId="6FDDF1A9" w14:textId="3E772A58" w:rsidR="007A7263" w:rsidRDefault="007A7263" w:rsidP="007A7263">
      <w:pPr>
        <w:pStyle w:val="ListParagraph"/>
        <w:numPr>
          <w:ilvl w:val="0"/>
          <w:numId w:val="27"/>
        </w:numPr>
        <w:spacing w:after="0" w:line="240" w:lineRule="auto"/>
        <w:rPr>
          <w:ins w:id="129" w:author="Kathryn Allen" w:date="2026-09-25T20:07:00Z" w16du:dateUtc="2026-09-26T00:07:00Z"/>
          <w:rFonts w:ascii="Times New Roman" w:hAnsi="Times New Roman" w:cs="Times New Roman"/>
          <w:bCs/>
        </w:rPr>
      </w:pPr>
      <w:ins w:id="130" w:author="Kathryn Allen" w:date="2026-09-25T20:07:00Z" w16du:dateUtc="2026-09-26T00:07:00Z">
        <w:r w:rsidRPr="007A7263">
          <w:rPr>
            <w:rFonts w:ascii="Times New Roman" w:hAnsi="Times New Roman" w:cs="Times New Roman"/>
            <w:bCs/>
          </w:rPr>
          <w:t>It was discussed that</w:t>
        </w:r>
        <w:r>
          <w:rPr>
            <w:rFonts w:ascii="Times New Roman" w:hAnsi="Times New Roman" w:cs="Times New Roman"/>
            <w:bCs/>
          </w:rPr>
          <w:t xml:space="preserve"> work needs to be done by all members</w:t>
        </w:r>
        <w:r w:rsidR="00702DF8">
          <w:rPr>
            <w:rFonts w:ascii="Times New Roman" w:hAnsi="Times New Roman" w:cs="Times New Roman"/>
            <w:bCs/>
          </w:rPr>
          <w:t xml:space="preserve"> and work as a team, </w:t>
        </w:r>
        <w:r>
          <w:rPr>
            <w:rFonts w:ascii="Times New Roman" w:hAnsi="Times New Roman" w:cs="Times New Roman"/>
            <w:bCs/>
          </w:rPr>
          <w:t>support</w:t>
        </w:r>
        <w:r w:rsidR="00702DF8">
          <w:rPr>
            <w:rFonts w:ascii="Times New Roman" w:hAnsi="Times New Roman" w:cs="Times New Roman"/>
            <w:bCs/>
          </w:rPr>
          <w:t>ing</w:t>
        </w:r>
        <w:r>
          <w:rPr>
            <w:rFonts w:ascii="Times New Roman" w:hAnsi="Times New Roman" w:cs="Times New Roman"/>
            <w:bCs/>
          </w:rPr>
          <w:t xml:space="preserve"> each</w:t>
        </w:r>
        <w:r w:rsidR="00702DF8">
          <w:rPr>
            <w:rFonts w:ascii="Times New Roman" w:hAnsi="Times New Roman" w:cs="Times New Roman"/>
            <w:bCs/>
          </w:rPr>
          <w:t xml:space="preserve"> </w:t>
        </w:r>
        <w:r>
          <w:rPr>
            <w:rFonts w:ascii="Times New Roman" w:hAnsi="Times New Roman" w:cs="Times New Roman"/>
            <w:bCs/>
          </w:rPr>
          <w:t xml:space="preserve">other and become </w:t>
        </w:r>
        <w:r w:rsidR="00702DF8">
          <w:rPr>
            <w:rFonts w:ascii="Times New Roman" w:hAnsi="Times New Roman" w:cs="Times New Roman"/>
            <w:bCs/>
          </w:rPr>
          <w:t xml:space="preserve">more </w:t>
        </w:r>
        <w:r>
          <w:rPr>
            <w:rFonts w:ascii="Times New Roman" w:hAnsi="Times New Roman" w:cs="Times New Roman"/>
            <w:bCs/>
          </w:rPr>
          <w:t>organised. Members agreed that the Whatsapp group will help with communication, and it would be a lot easier for things to get sorted</w:t>
        </w:r>
        <w:r w:rsidR="00702DF8">
          <w:rPr>
            <w:rFonts w:ascii="Times New Roman" w:hAnsi="Times New Roman" w:cs="Times New Roman"/>
            <w:bCs/>
          </w:rPr>
          <w:t xml:space="preserve"> and will be a lot easier to talk with each other</w:t>
        </w:r>
        <w:r>
          <w:rPr>
            <w:rFonts w:ascii="Times New Roman" w:hAnsi="Times New Roman" w:cs="Times New Roman"/>
            <w:bCs/>
          </w:rPr>
          <w:t>.</w:t>
        </w:r>
      </w:ins>
    </w:p>
    <w:p w14:paraId="1AD8CE72" w14:textId="77777777" w:rsidR="001321EF" w:rsidRDefault="001321EF" w:rsidP="001321EF">
      <w:pPr>
        <w:pStyle w:val="ListParagraph"/>
        <w:spacing w:after="0" w:line="240" w:lineRule="auto"/>
        <w:rPr>
          <w:ins w:id="131" w:author="Kathryn Allen" w:date="2026-09-25T20:07:00Z" w16du:dateUtc="2026-09-26T00:07:00Z"/>
          <w:rFonts w:ascii="Times New Roman" w:hAnsi="Times New Roman" w:cs="Times New Roman"/>
          <w:bCs/>
        </w:rPr>
      </w:pPr>
    </w:p>
    <w:p w14:paraId="20D43F13" w14:textId="4E11B4F9" w:rsidR="001321EF" w:rsidRPr="001321EF" w:rsidRDefault="001321EF" w:rsidP="001321EF">
      <w:pPr>
        <w:spacing w:after="0" w:line="240" w:lineRule="auto"/>
        <w:rPr>
          <w:ins w:id="132" w:author="Kathryn Allen" w:date="2026-09-25T20:07:00Z" w16du:dateUtc="2026-09-26T00:07:00Z"/>
          <w:rFonts w:ascii="Times New Roman" w:hAnsi="Times New Roman" w:cs="Times New Roman"/>
          <w:b/>
        </w:rPr>
      </w:pPr>
      <w:ins w:id="133" w:author="Kathryn Allen" w:date="2026-09-25T20:07:00Z" w16du:dateUtc="2026-09-26T00:07:00Z">
        <w:r w:rsidRPr="001321EF">
          <w:rPr>
            <w:rFonts w:ascii="Times New Roman" w:hAnsi="Times New Roman" w:cs="Times New Roman"/>
            <w:b/>
          </w:rPr>
          <w:t>Meeting frequency</w:t>
        </w:r>
      </w:ins>
    </w:p>
    <w:p w14:paraId="1806F538" w14:textId="401A390A" w:rsidR="007A7263" w:rsidRDefault="007A7263" w:rsidP="007A7263">
      <w:pPr>
        <w:pStyle w:val="ListParagraph"/>
        <w:numPr>
          <w:ilvl w:val="0"/>
          <w:numId w:val="27"/>
        </w:numPr>
        <w:spacing w:after="0" w:line="240" w:lineRule="auto"/>
        <w:rPr>
          <w:ins w:id="134" w:author="Kathryn Allen" w:date="2026-09-25T20:07:00Z" w16du:dateUtc="2026-09-26T00:07:00Z"/>
          <w:rFonts w:ascii="Times New Roman" w:hAnsi="Times New Roman" w:cs="Times New Roman"/>
          <w:bCs/>
        </w:rPr>
      </w:pPr>
      <w:ins w:id="135" w:author="Kathryn Allen" w:date="2026-09-25T20:07:00Z" w16du:dateUtc="2026-09-26T00:07:00Z">
        <w:r>
          <w:rPr>
            <w:rFonts w:ascii="Times New Roman" w:hAnsi="Times New Roman" w:cs="Times New Roman"/>
            <w:bCs/>
          </w:rPr>
          <w:t xml:space="preserve">Members are unsure if the meeting should be held every month or every 2 months as there </w:t>
        </w:r>
        <w:r w:rsidR="00702DF8">
          <w:rPr>
            <w:rFonts w:ascii="Times New Roman" w:hAnsi="Times New Roman" w:cs="Times New Roman"/>
            <w:bCs/>
          </w:rPr>
          <w:t>is spilt opinion</w:t>
        </w:r>
        <w:r w:rsidR="00A2709C">
          <w:rPr>
            <w:rFonts w:ascii="Times New Roman" w:hAnsi="Times New Roman" w:cs="Times New Roman"/>
            <w:bCs/>
          </w:rPr>
          <w:t>.</w:t>
        </w:r>
        <w:r>
          <w:rPr>
            <w:rFonts w:ascii="Times New Roman" w:hAnsi="Times New Roman" w:cs="Times New Roman"/>
            <w:bCs/>
          </w:rPr>
          <w:t xml:space="preserve"> It was agreed to review this once the Whatsapp group is up and running</w:t>
        </w:r>
        <w:r w:rsidR="00702DF8">
          <w:rPr>
            <w:rFonts w:ascii="Times New Roman" w:hAnsi="Times New Roman" w:cs="Times New Roman"/>
            <w:bCs/>
          </w:rPr>
          <w:t xml:space="preserve"> to see how it is going</w:t>
        </w:r>
        <w:r>
          <w:rPr>
            <w:rFonts w:ascii="Times New Roman" w:hAnsi="Times New Roman" w:cs="Times New Roman"/>
            <w:bCs/>
          </w:rPr>
          <w:t>.</w:t>
        </w:r>
      </w:ins>
    </w:p>
    <w:p w14:paraId="7CC5FBAB" w14:textId="490AFE4A" w:rsidR="007A7263" w:rsidRDefault="009E0FCB" w:rsidP="007A7263">
      <w:pPr>
        <w:pStyle w:val="ListParagraph"/>
        <w:numPr>
          <w:ilvl w:val="0"/>
          <w:numId w:val="27"/>
        </w:numPr>
        <w:spacing w:after="0" w:line="240" w:lineRule="auto"/>
        <w:rPr>
          <w:ins w:id="136" w:author="Kathryn Allen" w:date="2026-09-25T20:07:00Z" w16du:dateUtc="2026-09-26T00:07:00Z"/>
          <w:rFonts w:ascii="Times New Roman" w:hAnsi="Times New Roman" w:cs="Times New Roman"/>
          <w:bCs/>
        </w:rPr>
      </w:pPr>
      <w:ins w:id="137" w:author="Kathryn Allen" w:date="2026-09-25T20:07:00Z" w16du:dateUtc="2026-09-26T00:07:00Z">
        <w:r>
          <w:rPr>
            <w:rFonts w:ascii="Times New Roman" w:hAnsi="Times New Roman" w:cs="Times New Roman"/>
            <w:bCs/>
          </w:rPr>
          <w:t>MR mentioned it could be a good idea to update the protocol for taking bloods, for those who are difficult to get blood from or those who don’t like having them taken. MR did a draft protocol a while ago and is going to try and find this</w:t>
        </w:r>
        <w:r w:rsidR="00702DF8">
          <w:rPr>
            <w:rFonts w:ascii="Times New Roman" w:hAnsi="Times New Roman" w:cs="Times New Roman"/>
            <w:bCs/>
          </w:rPr>
          <w:t xml:space="preserve"> </w:t>
        </w:r>
        <w:r w:rsidR="00A2709C">
          <w:rPr>
            <w:rFonts w:ascii="Times New Roman" w:hAnsi="Times New Roman" w:cs="Times New Roman"/>
            <w:bCs/>
          </w:rPr>
          <w:t>t</w:t>
        </w:r>
        <w:r w:rsidR="00702DF8">
          <w:rPr>
            <w:rFonts w:ascii="Times New Roman" w:hAnsi="Times New Roman" w:cs="Times New Roman"/>
            <w:bCs/>
          </w:rPr>
          <w:t>hen we can talk about updating this</w:t>
        </w:r>
        <w:r>
          <w:rPr>
            <w:rFonts w:ascii="Times New Roman" w:hAnsi="Times New Roman" w:cs="Times New Roman"/>
            <w:bCs/>
          </w:rPr>
          <w:t>.</w:t>
        </w:r>
      </w:ins>
    </w:p>
    <w:p w14:paraId="06953013" w14:textId="77777777" w:rsidR="001321EF" w:rsidRDefault="001321EF" w:rsidP="001321EF">
      <w:pPr>
        <w:pStyle w:val="ListParagraph"/>
        <w:spacing w:after="0" w:line="240" w:lineRule="auto"/>
        <w:rPr>
          <w:ins w:id="138" w:author="Kathryn Allen" w:date="2026-09-25T20:07:00Z" w16du:dateUtc="2026-09-26T00:07:00Z"/>
          <w:rFonts w:ascii="Times New Roman" w:hAnsi="Times New Roman" w:cs="Times New Roman"/>
          <w:bCs/>
        </w:rPr>
      </w:pPr>
    </w:p>
    <w:p w14:paraId="3731404D" w14:textId="0D849E24" w:rsidR="001321EF" w:rsidRPr="001321EF" w:rsidRDefault="001321EF" w:rsidP="001321EF">
      <w:pPr>
        <w:spacing w:after="0" w:line="240" w:lineRule="auto"/>
        <w:rPr>
          <w:ins w:id="139" w:author="Kathryn Allen" w:date="2026-09-25T20:07:00Z" w16du:dateUtc="2026-09-26T00:07:00Z"/>
          <w:rFonts w:ascii="Times New Roman" w:hAnsi="Times New Roman" w:cs="Times New Roman"/>
          <w:b/>
        </w:rPr>
      </w:pPr>
      <w:ins w:id="140" w:author="Kathryn Allen" w:date="2026-09-25T20:07:00Z" w16du:dateUtc="2026-09-26T00:07:00Z">
        <w:r w:rsidRPr="001321EF">
          <w:rPr>
            <w:rFonts w:ascii="Times New Roman" w:hAnsi="Times New Roman" w:cs="Times New Roman"/>
            <w:b/>
          </w:rPr>
          <w:t>Patient surveys</w:t>
        </w:r>
      </w:ins>
    </w:p>
    <w:p w14:paraId="2C5082B9" w14:textId="7A825ECA" w:rsidR="004B6301" w:rsidRDefault="009E0FCB" w:rsidP="004B6301">
      <w:pPr>
        <w:pStyle w:val="ListParagraph"/>
        <w:numPr>
          <w:ilvl w:val="0"/>
          <w:numId w:val="27"/>
        </w:numPr>
        <w:spacing w:after="0" w:line="240" w:lineRule="auto"/>
        <w:rPr>
          <w:ins w:id="141" w:author="Kathryn Allen" w:date="2026-09-25T20:07:00Z" w16du:dateUtc="2026-09-26T00:07:00Z"/>
          <w:rFonts w:ascii="Times New Roman" w:hAnsi="Times New Roman" w:cs="Times New Roman"/>
          <w:bCs/>
        </w:rPr>
      </w:pPr>
      <w:ins w:id="142" w:author="Kathryn Allen" w:date="2026-09-25T20:07:00Z" w16du:dateUtc="2026-09-26T00:07:00Z">
        <w:r>
          <w:rPr>
            <w:rFonts w:ascii="Times New Roman" w:hAnsi="Times New Roman" w:cs="Times New Roman"/>
            <w:bCs/>
          </w:rPr>
          <w:t xml:space="preserve">The patient survey was </w:t>
        </w:r>
        <w:r w:rsidR="00702DF8">
          <w:rPr>
            <w:rFonts w:ascii="Times New Roman" w:hAnsi="Times New Roman" w:cs="Times New Roman"/>
            <w:bCs/>
          </w:rPr>
          <w:t>spoke</w:t>
        </w:r>
        <w:r w:rsidR="00A2709C">
          <w:rPr>
            <w:rFonts w:ascii="Times New Roman" w:hAnsi="Times New Roman" w:cs="Times New Roman"/>
            <w:bCs/>
          </w:rPr>
          <w:t>n</w:t>
        </w:r>
        <w:r w:rsidR="00702DF8">
          <w:rPr>
            <w:rFonts w:ascii="Times New Roman" w:hAnsi="Times New Roman" w:cs="Times New Roman"/>
            <w:bCs/>
          </w:rPr>
          <w:t xml:space="preserve"> about</w:t>
        </w:r>
        <w:r>
          <w:rPr>
            <w:rFonts w:ascii="Times New Roman" w:hAnsi="Times New Roman" w:cs="Times New Roman"/>
            <w:bCs/>
          </w:rPr>
          <w:t xml:space="preserve"> and </w:t>
        </w:r>
        <w:r w:rsidR="00702DF8">
          <w:rPr>
            <w:rFonts w:ascii="Times New Roman" w:hAnsi="Times New Roman" w:cs="Times New Roman"/>
            <w:bCs/>
          </w:rPr>
          <w:t xml:space="preserve">it was </w:t>
        </w:r>
        <w:r>
          <w:rPr>
            <w:rFonts w:ascii="Times New Roman" w:hAnsi="Times New Roman" w:cs="Times New Roman"/>
            <w:bCs/>
          </w:rPr>
          <w:t>agreed that the members are going to discuss what type of questions they would like on there and KJA is going to send out a copy of the old survey so they can compare</w:t>
        </w:r>
        <w:r w:rsidR="00702DF8">
          <w:rPr>
            <w:rFonts w:ascii="Times New Roman" w:hAnsi="Times New Roman" w:cs="Times New Roman"/>
            <w:bCs/>
          </w:rPr>
          <w:t xml:space="preserve"> and change the questions from last time</w:t>
        </w:r>
        <w:r>
          <w:rPr>
            <w:rFonts w:ascii="Times New Roman" w:hAnsi="Times New Roman" w:cs="Times New Roman"/>
            <w:bCs/>
          </w:rPr>
          <w:t xml:space="preserve">. Everyone agreed that quick and easy questions would be most beneficial to help more patients engage with the survey and to keep it fairly </w:t>
        </w:r>
        <w:r w:rsidR="00702DF8">
          <w:rPr>
            <w:rFonts w:ascii="Times New Roman" w:hAnsi="Times New Roman" w:cs="Times New Roman"/>
            <w:bCs/>
          </w:rPr>
          <w:t>short,</w:t>
        </w:r>
        <w:r>
          <w:rPr>
            <w:rFonts w:ascii="Times New Roman" w:hAnsi="Times New Roman" w:cs="Times New Roman"/>
            <w:bCs/>
          </w:rPr>
          <w:t xml:space="preserve"> so they are more likely to fill it in. One of the questions will be their age </w:t>
        </w:r>
        <w:r w:rsidR="00702DF8">
          <w:rPr>
            <w:rFonts w:ascii="Times New Roman" w:hAnsi="Times New Roman" w:cs="Times New Roman"/>
            <w:bCs/>
          </w:rPr>
          <w:t xml:space="preserve">range </w:t>
        </w:r>
        <w:r>
          <w:rPr>
            <w:rFonts w:ascii="Times New Roman" w:hAnsi="Times New Roman" w:cs="Times New Roman"/>
            <w:bCs/>
          </w:rPr>
          <w:t>to help filter the results</w:t>
        </w:r>
        <w:r w:rsidR="00702DF8">
          <w:rPr>
            <w:rFonts w:ascii="Times New Roman" w:hAnsi="Times New Roman" w:cs="Times New Roman"/>
            <w:bCs/>
          </w:rPr>
          <w:t xml:space="preserve"> to help see if any certain age groups have the same feedback.</w:t>
        </w:r>
      </w:ins>
    </w:p>
    <w:p w14:paraId="5DD6EA03" w14:textId="77777777" w:rsidR="001321EF" w:rsidRDefault="001321EF" w:rsidP="001321EF">
      <w:pPr>
        <w:spacing w:after="0" w:line="240" w:lineRule="auto"/>
        <w:rPr>
          <w:ins w:id="143" w:author="Kathryn Allen" w:date="2026-09-25T20:07:00Z" w16du:dateUtc="2026-09-26T00:07:00Z"/>
          <w:rFonts w:ascii="Times New Roman" w:hAnsi="Times New Roman" w:cs="Times New Roman"/>
          <w:bCs/>
        </w:rPr>
      </w:pPr>
    </w:p>
    <w:p w14:paraId="0D2C9E11" w14:textId="77777777" w:rsidR="001321EF" w:rsidRDefault="001321EF" w:rsidP="001321EF">
      <w:pPr>
        <w:spacing w:after="0" w:line="240" w:lineRule="auto"/>
        <w:rPr>
          <w:ins w:id="144" w:author="Kathryn Allen" w:date="2026-09-25T20:07:00Z" w16du:dateUtc="2026-09-26T00:07:00Z"/>
          <w:rFonts w:ascii="Times New Roman" w:hAnsi="Times New Roman" w:cs="Times New Roman"/>
          <w:bCs/>
        </w:rPr>
      </w:pPr>
    </w:p>
    <w:p w14:paraId="5C6D3836" w14:textId="29E18369" w:rsidR="001321EF" w:rsidRPr="001321EF" w:rsidRDefault="001321EF" w:rsidP="001321EF">
      <w:pPr>
        <w:spacing w:after="0" w:line="240" w:lineRule="auto"/>
        <w:rPr>
          <w:ins w:id="145" w:author="Kathryn Allen" w:date="2026-09-25T20:07:00Z" w16du:dateUtc="2026-09-26T00:07:00Z"/>
          <w:rFonts w:ascii="Times New Roman" w:hAnsi="Times New Roman" w:cs="Times New Roman"/>
          <w:b/>
        </w:rPr>
      </w:pPr>
      <w:ins w:id="146" w:author="Kathryn Allen" w:date="2026-09-25T20:07:00Z" w16du:dateUtc="2026-09-26T00:07:00Z">
        <w:r w:rsidRPr="001321EF">
          <w:rPr>
            <w:rFonts w:ascii="Times New Roman" w:hAnsi="Times New Roman" w:cs="Times New Roman"/>
            <w:b/>
          </w:rPr>
          <w:t>Flu Clinics</w:t>
        </w:r>
      </w:ins>
    </w:p>
    <w:p w14:paraId="0FC2C155" w14:textId="65A29EA0" w:rsidR="009E0FCB" w:rsidRDefault="009E0FCB" w:rsidP="004B6301">
      <w:pPr>
        <w:pStyle w:val="ListParagraph"/>
        <w:numPr>
          <w:ilvl w:val="0"/>
          <w:numId w:val="27"/>
        </w:numPr>
        <w:spacing w:after="0" w:line="240" w:lineRule="auto"/>
        <w:rPr>
          <w:ins w:id="147" w:author="Kathryn Allen" w:date="2026-09-25T20:07:00Z" w16du:dateUtc="2026-09-26T00:07:00Z"/>
          <w:rFonts w:ascii="Times New Roman" w:hAnsi="Times New Roman" w:cs="Times New Roman"/>
          <w:bCs/>
        </w:rPr>
      </w:pPr>
      <w:ins w:id="148" w:author="Kathryn Allen" w:date="2026-09-25T20:07:00Z" w16du:dateUtc="2026-09-26T00:07:00Z">
        <w:r>
          <w:rPr>
            <w:rFonts w:ascii="Times New Roman" w:hAnsi="Times New Roman" w:cs="Times New Roman"/>
            <w:bCs/>
          </w:rPr>
          <w:t xml:space="preserve">Flu </w:t>
        </w:r>
        <w:r w:rsidR="007B3EA6">
          <w:rPr>
            <w:rFonts w:ascii="Times New Roman" w:hAnsi="Times New Roman" w:cs="Times New Roman"/>
            <w:bCs/>
          </w:rPr>
          <w:t>clinics</w:t>
        </w:r>
        <w:r>
          <w:rPr>
            <w:rFonts w:ascii="Times New Roman" w:hAnsi="Times New Roman" w:cs="Times New Roman"/>
            <w:bCs/>
          </w:rPr>
          <w:t xml:space="preserve"> are round the corner and KJA asked if anyone else would like to volunteer for these and took the names of those who would like to. Members to confirm back to KJA on which dates they are down for. </w:t>
        </w:r>
        <w:r w:rsidR="00B75D9A">
          <w:rPr>
            <w:rFonts w:ascii="Times New Roman" w:hAnsi="Times New Roman" w:cs="Times New Roman"/>
            <w:bCs/>
          </w:rPr>
          <w:t>This will involve directing patients to clinic rooms, help to control queues, help them take off their coats and helping with any other queries.</w:t>
        </w:r>
      </w:ins>
    </w:p>
    <w:p w14:paraId="4EA7BAA9" w14:textId="77777777" w:rsidR="001321EF" w:rsidRDefault="001321EF" w:rsidP="001321EF">
      <w:pPr>
        <w:pStyle w:val="ListParagraph"/>
        <w:spacing w:after="0" w:line="240" w:lineRule="auto"/>
        <w:rPr>
          <w:ins w:id="149" w:author="Kathryn Allen" w:date="2026-09-25T20:07:00Z" w16du:dateUtc="2026-09-26T00:07:00Z"/>
          <w:rFonts w:ascii="Times New Roman" w:hAnsi="Times New Roman" w:cs="Times New Roman"/>
          <w:bCs/>
        </w:rPr>
      </w:pPr>
    </w:p>
    <w:p w14:paraId="2D76B08E" w14:textId="77777777" w:rsidR="004B6301" w:rsidRDefault="004B6301" w:rsidP="004B6301">
      <w:pPr>
        <w:spacing w:after="0" w:line="240" w:lineRule="auto"/>
        <w:rPr>
          <w:ins w:id="150" w:author="Kathryn Allen" w:date="2026-09-25T20:07:00Z" w16du:dateUtc="2026-09-26T00:07:00Z"/>
          <w:rFonts w:ascii="Times New Roman" w:hAnsi="Times New Roman" w:cs="Times New Roman"/>
          <w:b/>
        </w:rPr>
      </w:pPr>
      <w:ins w:id="151" w:author="Kathryn Allen" w:date="2026-09-25T20:07:00Z" w16du:dateUtc="2026-09-26T00:07:00Z">
        <w:r>
          <w:rPr>
            <w:rFonts w:ascii="Times New Roman" w:hAnsi="Times New Roman" w:cs="Times New Roman"/>
            <w:b/>
          </w:rPr>
          <w:t>AOB</w:t>
        </w:r>
      </w:ins>
    </w:p>
    <w:p w14:paraId="5D012679" w14:textId="77777777" w:rsidR="001321EF" w:rsidRPr="00B75D9A" w:rsidRDefault="001321EF" w:rsidP="001321EF">
      <w:pPr>
        <w:pStyle w:val="ListParagraph"/>
        <w:numPr>
          <w:ilvl w:val="0"/>
          <w:numId w:val="27"/>
        </w:numPr>
        <w:spacing w:after="0" w:line="240" w:lineRule="auto"/>
        <w:rPr>
          <w:ins w:id="152" w:author="Kathryn Allen" w:date="2026-09-25T20:07:00Z" w16du:dateUtc="2026-09-26T00:07:00Z"/>
          <w:rFonts w:ascii="Times New Roman" w:hAnsi="Times New Roman" w:cs="Times New Roman"/>
          <w:bCs/>
        </w:rPr>
      </w:pPr>
      <w:ins w:id="153" w:author="Kathryn Allen" w:date="2026-09-25T20:07:00Z" w16du:dateUtc="2026-09-26T00:07:00Z">
        <w:r>
          <w:rPr>
            <w:rFonts w:ascii="Times New Roman" w:hAnsi="Times New Roman" w:cs="Times New Roman"/>
            <w:bCs/>
          </w:rPr>
          <w:t>The Woodsetts Thursday club that takes place in the village hall was reminded to the members that they are welcome to attend, the next one is 5</w:t>
        </w:r>
        <w:r w:rsidRPr="00B75D9A">
          <w:rPr>
            <w:rFonts w:ascii="Times New Roman" w:hAnsi="Times New Roman" w:cs="Times New Roman"/>
            <w:bCs/>
            <w:vertAlign w:val="superscript"/>
          </w:rPr>
          <w:t>th</w:t>
        </w:r>
        <w:r>
          <w:rPr>
            <w:rFonts w:ascii="Times New Roman" w:hAnsi="Times New Roman" w:cs="Times New Roman"/>
            <w:bCs/>
          </w:rPr>
          <w:t xml:space="preserve"> October at 1:30pm.</w:t>
        </w:r>
      </w:ins>
    </w:p>
    <w:p w14:paraId="100F8D65" w14:textId="3A916AF4" w:rsidR="00A12784" w:rsidRDefault="007516E8" w:rsidP="00EE3B3E">
      <w:pPr>
        <w:pStyle w:val="ListParagraph"/>
        <w:numPr>
          <w:ilvl w:val="0"/>
          <w:numId w:val="27"/>
        </w:numPr>
        <w:spacing w:after="0" w:line="240" w:lineRule="auto"/>
        <w:rPr>
          <w:ins w:id="154" w:author="Kathryn Allen" w:date="2026-09-25T20:07:00Z" w16du:dateUtc="2026-09-26T00:07:00Z"/>
          <w:rFonts w:ascii="Times New Roman" w:hAnsi="Times New Roman" w:cs="Times New Roman"/>
          <w:bCs/>
        </w:rPr>
      </w:pPr>
      <w:ins w:id="155" w:author="Kathryn Allen" w:date="2026-09-25T20:07:00Z" w16du:dateUtc="2026-09-26T00:07:00Z">
        <w:r>
          <w:rPr>
            <w:rFonts w:ascii="Times New Roman" w:hAnsi="Times New Roman" w:cs="Times New Roman"/>
            <w:bCs/>
          </w:rPr>
          <w:t>KB m</w:t>
        </w:r>
        <w:r w:rsidR="001C0307">
          <w:rPr>
            <w:rFonts w:ascii="Times New Roman" w:hAnsi="Times New Roman" w:cs="Times New Roman"/>
            <w:bCs/>
          </w:rPr>
          <w:t>entioned</w:t>
        </w:r>
        <w:r w:rsidR="00EE3B3E">
          <w:rPr>
            <w:rFonts w:ascii="Times New Roman" w:hAnsi="Times New Roman" w:cs="Times New Roman"/>
            <w:bCs/>
          </w:rPr>
          <w:t xml:space="preserve"> that he tried to arrange to go on the cancer awareness course but</w:t>
        </w:r>
        <w:r w:rsidR="00B75D9A">
          <w:rPr>
            <w:rFonts w:ascii="Times New Roman" w:hAnsi="Times New Roman" w:cs="Times New Roman"/>
            <w:bCs/>
          </w:rPr>
          <w:t xml:space="preserve"> unfortunately, he</w:t>
        </w:r>
        <w:r w:rsidR="00EE3B3E">
          <w:rPr>
            <w:rFonts w:ascii="Times New Roman" w:hAnsi="Times New Roman" w:cs="Times New Roman"/>
            <w:bCs/>
          </w:rPr>
          <w:t xml:space="preserve"> had no response from the email address on the form. LE to </w:t>
        </w:r>
        <w:r w:rsidR="00B75D9A">
          <w:rPr>
            <w:rFonts w:ascii="Times New Roman" w:hAnsi="Times New Roman" w:cs="Times New Roman"/>
            <w:bCs/>
          </w:rPr>
          <w:t>investigate</w:t>
        </w:r>
        <w:r w:rsidR="00EE3B3E">
          <w:rPr>
            <w:rFonts w:ascii="Times New Roman" w:hAnsi="Times New Roman" w:cs="Times New Roman"/>
            <w:bCs/>
          </w:rPr>
          <w:t xml:space="preserve"> this and follow up.</w:t>
        </w:r>
      </w:ins>
    </w:p>
    <w:p w14:paraId="014DA8AE" w14:textId="322EA344" w:rsidR="00EE3B3E" w:rsidRDefault="00EE3B3E" w:rsidP="00EE3B3E">
      <w:pPr>
        <w:pStyle w:val="ListParagraph"/>
        <w:numPr>
          <w:ilvl w:val="0"/>
          <w:numId w:val="27"/>
        </w:numPr>
        <w:spacing w:after="0" w:line="240" w:lineRule="auto"/>
        <w:rPr>
          <w:ins w:id="156" w:author="Kathryn Allen" w:date="2026-09-25T20:07:00Z" w16du:dateUtc="2026-09-26T00:07:00Z"/>
          <w:rFonts w:ascii="Times New Roman" w:hAnsi="Times New Roman" w:cs="Times New Roman"/>
          <w:bCs/>
        </w:rPr>
      </w:pPr>
      <w:ins w:id="157" w:author="Kathryn Allen" w:date="2026-09-25T20:07:00Z" w16du:dateUtc="2026-09-26T00:07:00Z">
        <w:r>
          <w:rPr>
            <w:rFonts w:ascii="Times New Roman" w:hAnsi="Times New Roman" w:cs="Times New Roman"/>
            <w:bCs/>
          </w:rPr>
          <w:t>An upcoming hospital inspection has been ci</w:t>
        </w:r>
        <w:r w:rsidR="00F920ED">
          <w:rPr>
            <w:rFonts w:ascii="Times New Roman" w:hAnsi="Times New Roman" w:cs="Times New Roman"/>
            <w:bCs/>
          </w:rPr>
          <w:t xml:space="preserve">rculated to members of the group </w:t>
        </w:r>
        <w:r w:rsidR="00B75D9A">
          <w:rPr>
            <w:rFonts w:ascii="Times New Roman" w:hAnsi="Times New Roman" w:cs="Times New Roman"/>
            <w:bCs/>
          </w:rPr>
          <w:t xml:space="preserve">to see if they are interested </w:t>
        </w:r>
        <w:r w:rsidR="00F920ED">
          <w:rPr>
            <w:rFonts w:ascii="Times New Roman" w:hAnsi="Times New Roman" w:cs="Times New Roman"/>
            <w:bCs/>
          </w:rPr>
          <w:t xml:space="preserve">and </w:t>
        </w:r>
        <w:r w:rsidR="00B75D9A">
          <w:rPr>
            <w:rFonts w:ascii="Times New Roman" w:hAnsi="Times New Roman" w:cs="Times New Roman"/>
            <w:bCs/>
          </w:rPr>
          <w:t>is</w:t>
        </w:r>
        <w:r w:rsidR="00F920ED">
          <w:rPr>
            <w:rFonts w:ascii="Times New Roman" w:hAnsi="Times New Roman" w:cs="Times New Roman"/>
            <w:bCs/>
          </w:rPr>
          <w:t xml:space="preserve"> going t</w:t>
        </w:r>
        <w:r w:rsidR="006C27CF">
          <w:rPr>
            <w:rFonts w:ascii="Times New Roman" w:hAnsi="Times New Roman" w:cs="Times New Roman"/>
            <w:bCs/>
          </w:rPr>
          <w:t>o</w:t>
        </w:r>
        <w:r w:rsidR="00B75D9A">
          <w:rPr>
            <w:rFonts w:ascii="Times New Roman" w:hAnsi="Times New Roman" w:cs="Times New Roman"/>
            <w:bCs/>
          </w:rPr>
          <w:t xml:space="preserve"> be</w:t>
        </w:r>
        <w:r w:rsidR="006C27CF">
          <w:rPr>
            <w:rFonts w:ascii="Times New Roman" w:hAnsi="Times New Roman" w:cs="Times New Roman"/>
            <w:bCs/>
          </w:rPr>
          <w:t xml:space="preserve"> </w:t>
        </w:r>
        <w:r w:rsidR="00F920ED">
          <w:rPr>
            <w:rFonts w:ascii="Times New Roman" w:hAnsi="Times New Roman" w:cs="Times New Roman"/>
            <w:bCs/>
          </w:rPr>
          <w:t>forward</w:t>
        </w:r>
        <w:r w:rsidR="00B75D9A">
          <w:rPr>
            <w:rFonts w:ascii="Times New Roman" w:hAnsi="Times New Roman" w:cs="Times New Roman"/>
            <w:bCs/>
          </w:rPr>
          <w:t>ed</w:t>
        </w:r>
        <w:r w:rsidR="00F920ED">
          <w:rPr>
            <w:rFonts w:ascii="Times New Roman" w:hAnsi="Times New Roman" w:cs="Times New Roman"/>
            <w:bCs/>
          </w:rPr>
          <w:t xml:space="preserve"> to KJA.</w:t>
        </w:r>
      </w:ins>
    </w:p>
    <w:p w14:paraId="456A391D" w14:textId="43B28FAE" w:rsidR="00F920ED" w:rsidRPr="002A2C2F" w:rsidRDefault="00F920ED" w:rsidP="00EE3B3E">
      <w:pPr>
        <w:pStyle w:val="ListParagraph"/>
        <w:numPr>
          <w:ilvl w:val="0"/>
          <w:numId w:val="27"/>
        </w:numPr>
        <w:spacing w:after="0" w:line="240" w:lineRule="auto"/>
        <w:rPr>
          <w:ins w:id="158" w:author="Kathryn Allen" w:date="2026-09-25T20:07:00Z" w16du:dateUtc="2026-09-26T00:07:00Z"/>
          <w:rFonts w:ascii="Times New Roman" w:hAnsi="Times New Roman" w:cs="Times New Roman"/>
          <w:bCs/>
        </w:rPr>
      </w:pPr>
      <w:ins w:id="159" w:author="Kathryn Allen" w:date="2026-09-25T20:07:00Z" w16du:dateUtc="2026-09-26T00:07:00Z">
        <w:r>
          <w:rPr>
            <w:rFonts w:ascii="Times New Roman" w:hAnsi="Times New Roman" w:cs="Times New Roman"/>
            <w:bCs/>
          </w:rPr>
          <w:t xml:space="preserve">Members of the group would like to look into getting identity </w:t>
        </w:r>
        <w:r w:rsidR="00B75D9A">
          <w:rPr>
            <w:rFonts w:ascii="Times New Roman" w:hAnsi="Times New Roman" w:cs="Times New Roman"/>
            <w:bCs/>
          </w:rPr>
          <w:t xml:space="preserve">name </w:t>
        </w:r>
        <w:r>
          <w:rPr>
            <w:rFonts w:ascii="Times New Roman" w:hAnsi="Times New Roman" w:cs="Times New Roman"/>
            <w:bCs/>
          </w:rPr>
          <w:t>badges</w:t>
        </w:r>
        <w:r w:rsidR="00B75D9A">
          <w:rPr>
            <w:rFonts w:ascii="Times New Roman" w:hAnsi="Times New Roman" w:cs="Times New Roman"/>
            <w:bCs/>
          </w:rPr>
          <w:t xml:space="preserve">. </w:t>
        </w:r>
        <w:r w:rsidR="004D4A42">
          <w:rPr>
            <w:rFonts w:ascii="Times New Roman" w:hAnsi="Times New Roman" w:cs="Times New Roman"/>
            <w:bCs/>
          </w:rPr>
          <w:t>LE to look into.</w:t>
        </w:r>
      </w:ins>
    </w:p>
    <w:p w14:paraId="7F0A7352" w14:textId="77777777" w:rsidR="004B6301" w:rsidRDefault="004B6301" w:rsidP="004B6301">
      <w:pPr>
        <w:pStyle w:val="ListParagraph"/>
        <w:spacing w:after="0" w:line="240" w:lineRule="auto"/>
        <w:ind w:left="420"/>
        <w:rPr>
          <w:ins w:id="160" w:author="Kathryn Allen" w:date="2026-09-25T20:07:00Z" w16du:dateUtc="2026-09-26T00:07:00Z"/>
          <w:rFonts w:ascii="Times New Roman" w:hAnsi="Times New Roman" w:cs="Times New Roman"/>
          <w:bCs/>
        </w:rPr>
      </w:pPr>
    </w:p>
    <w:p w14:paraId="6D453F68" w14:textId="144EA584" w:rsidR="006C7541" w:rsidRPr="0012530E" w:rsidRDefault="006C7541" w:rsidP="00E6088B">
      <w:pPr>
        <w:pStyle w:val="NoSpacing"/>
        <w:ind w:left="360"/>
        <w:rPr>
          <w:del w:id="161" w:author="Kathryn Allen" w:date="2026-09-25T20:07:00Z" w16du:dateUtc="2026-09-26T00:07:00Z"/>
          <w:sz w:val="20"/>
          <w:szCs w:val="20"/>
        </w:rPr>
      </w:pPr>
      <w:moveToRangeStart w:id="162" w:author="Kathryn Allen" w:date="2026-09-25T20:07:00Z" w:name="move241259243"/>
      <w:moveTo w:id="163" w:author="Kathryn Allen" w:date="2026-09-25T20:07:00Z" w16du:dateUtc="2026-09-26T00:07:00Z">
        <w:r>
          <w:rPr>
            <w:rFonts w:ascii="Times New Roman" w:hAnsi="Times New Roman"/>
            <w:b/>
            <w:rPrChange w:id="164" w:author="Kathryn Allen" w:date="2026-09-25T20:07:00Z" w16du:dateUtc="2026-09-26T00:07:00Z">
              <w:rPr>
                <w:sz w:val="20"/>
                <w:szCs w:val="20"/>
              </w:rPr>
            </w:rPrChange>
          </w:rPr>
          <w:t>Next Meeting:</w:t>
        </w:r>
      </w:moveTo>
      <w:moveToRangeEnd w:id="162"/>
    </w:p>
    <w:p w14:paraId="62F04E55" w14:textId="05DA39DE" w:rsidR="006C7541" w:rsidRPr="0012530E" w:rsidRDefault="008E0FDC" w:rsidP="006C7541">
      <w:pPr>
        <w:pStyle w:val="NoSpacing"/>
        <w:numPr>
          <w:ilvl w:val="0"/>
          <w:numId w:val="8"/>
        </w:numPr>
        <w:rPr>
          <w:del w:id="165" w:author="Kathryn Allen" w:date="2026-09-25T20:07:00Z" w16du:dateUtc="2026-09-26T00:07:00Z"/>
          <w:b/>
          <w:bCs/>
          <w:sz w:val="20"/>
          <w:szCs w:val="20"/>
        </w:rPr>
      </w:pPr>
      <w:del w:id="166" w:author="Kathryn Allen" w:date="2026-09-25T20:07:00Z" w16du:dateUtc="2026-09-26T00:07:00Z">
        <w:r w:rsidRPr="0012530E">
          <w:rPr>
            <w:b/>
            <w:bCs/>
            <w:sz w:val="20"/>
            <w:szCs w:val="20"/>
          </w:rPr>
          <w:delText xml:space="preserve">Monday, </w:delText>
        </w:r>
        <w:r w:rsidR="00816621">
          <w:rPr>
            <w:b/>
            <w:bCs/>
            <w:sz w:val="20"/>
            <w:szCs w:val="20"/>
          </w:rPr>
          <w:delText>February</w:delText>
        </w:r>
        <w:r w:rsidR="00DD4A42">
          <w:rPr>
            <w:b/>
            <w:bCs/>
            <w:sz w:val="20"/>
            <w:szCs w:val="20"/>
          </w:rPr>
          <w:delText xml:space="preserve"> </w:delText>
        </w:r>
        <w:r w:rsidR="00816621">
          <w:rPr>
            <w:b/>
            <w:bCs/>
            <w:sz w:val="20"/>
            <w:szCs w:val="20"/>
          </w:rPr>
          <w:delText>13</w:delText>
        </w:r>
        <w:r w:rsidR="00BF5CDE" w:rsidRPr="0012530E">
          <w:rPr>
            <w:b/>
            <w:bCs/>
            <w:sz w:val="20"/>
            <w:szCs w:val="20"/>
          </w:rPr>
          <w:delText>,</w:delText>
        </w:r>
        <w:r w:rsidR="00E23102" w:rsidRPr="0012530E">
          <w:rPr>
            <w:b/>
            <w:bCs/>
            <w:sz w:val="20"/>
            <w:szCs w:val="20"/>
          </w:rPr>
          <w:delText xml:space="preserve"> </w:delText>
        </w:r>
        <w:r w:rsidR="00543747" w:rsidRPr="0012530E">
          <w:rPr>
            <w:b/>
            <w:bCs/>
            <w:sz w:val="20"/>
            <w:szCs w:val="20"/>
          </w:rPr>
          <w:delText>202</w:delText>
        </w:r>
        <w:r w:rsidR="00543747">
          <w:rPr>
            <w:b/>
            <w:bCs/>
            <w:sz w:val="20"/>
            <w:szCs w:val="20"/>
          </w:rPr>
          <w:delText>2,</w:delText>
        </w:r>
        <w:r w:rsidR="00917170" w:rsidRPr="0012530E">
          <w:rPr>
            <w:b/>
            <w:bCs/>
            <w:sz w:val="20"/>
            <w:szCs w:val="20"/>
          </w:rPr>
          <w:delText xml:space="preserve"> at </w:delText>
        </w:r>
        <w:r w:rsidR="00551011" w:rsidRPr="0012530E">
          <w:rPr>
            <w:b/>
            <w:bCs/>
            <w:sz w:val="20"/>
            <w:szCs w:val="20"/>
          </w:rPr>
          <w:delText>6</w:delText>
        </w:r>
        <w:r w:rsidR="00E23102" w:rsidRPr="0012530E">
          <w:rPr>
            <w:b/>
            <w:bCs/>
            <w:sz w:val="20"/>
            <w:szCs w:val="20"/>
          </w:rPr>
          <w:delText>:30</w:delText>
        </w:r>
        <w:r w:rsidR="00917170" w:rsidRPr="0012530E">
          <w:rPr>
            <w:b/>
            <w:bCs/>
            <w:sz w:val="20"/>
            <w:szCs w:val="20"/>
          </w:rPr>
          <w:delText xml:space="preserve"> pm</w:delText>
        </w:r>
      </w:del>
    </w:p>
    <w:p w14:paraId="02208F80" w14:textId="362DD8B9" w:rsidR="00224339" w:rsidRPr="0012530E" w:rsidRDefault="006C7541" w:rsidP="00224339">
      <w:pPr>
        <w:pStyle w:val="NoSpacing"/>
        <w:ind w:left="360"/>
        <w:rPr>
          <w:del w:id="167" w:author="Kathryn Allen" w:date="2026-09-25T20:07:00Z" w16du:dateUtc="2026-09-26T00:07:00Z"/>
          <w:sz w:val="20"/>
          <w:szCs w:val="20"/>
        </w:rPr>
      </w:pPr>
      <w:del w:id="168" w:author="Kathryn Allen" w:date="2026-09-25T20:07:00Z" w16du:dateUtc="2026-09-26T00:07:00Z">
        <w:r w:rsidRPr="0012530E">
          <w:rPr>
            <w:sz w:val="20"/>
            <w:szCs w:val="20"/>
          </w:rPr>
          <w:delText>Adjournment:</w:delText>
        </w:r>
      </w:del>
    </w:p>
    <w:p w14:paraId="78B40BE4" w14:textId="28CFA3EF" w:rsidR="005B1E16" w:rsidRPr="00A6448A" w:rsidRDefault="006E0552" w:rsidP="005B1E16">
      <w:pPr>
        <w:pStyle w:val="NoSpacing"/>
        <w:numPr>
          <w:ilvl w:val="0"/>
          <w:numId w:val="7"/>
        </w:numPr>
        <w:rPr>
          <w:del w:id="169" w:author="Kathryn Allen" w:date="2026-09-25T20:07:00Z" w16du:dateUtc="2026-09-26T00:07:00Z"/>
          <w:sz w:val="20"/>
          <w:szCs w:val="20"/>
        </w:rPr>
      </w:pPr>
      <w:del w:id="170" w:author="Kathryn Allen" w:date="2026-09-25T20:07:00Z" w16du:dateUtc="2026-09-26T00:07:00Z">
        <w:r>
          <w:rPr>
            <w:sz w:val="20"/>
            <w:szCs w:val="20"/>
          </w:rPr>
          <w:delText>6:</w:delText>
        </w:r>
        <w:r w:rsidR="00816621">
          <w:rPr>
            <w:sz w:val="20"/>
            <w:szCs w:val="20"/>
          </w:rPr>
          <w:delText>35</w:delText>
        </w:r>
        <w:r w:rsidR="00BF5CDE" w:rsidRPr="0012530E">
          <w:rPr>
            <w:sz w:val="20"/>
            <w:szCs w:val="20"/>
          </w:rPr>
          <w:delText xml:space="preserve"> </w:delText>
        </w:r>
        <w:r w:rsidR="005017CC" w:rsidRPr="0012530E">
          <w:rPr>
            <w:sz w:val="20"/>
            <w:szCs w:val="20"/>
          </w:rPr>
          <w:delText xml:space="preserve">pm, </w:delText>
        </w:r>
        <w:r w:rsidR="00020126" w:rsidRPr="0012530E">
          <w:rPr>
            <w:sz w:val="20"/>
            <w:szCs w:val="20"/>
          </w:rPr>
          <w:delText xml:space="preserve">Motion to adjourn by </w:delText>
        </w:r>
        <w:r w:rsidR="00816621">
          <w:rPr>
            <w:sz w:val="20"/>
            <w:szCs w:val="20"/>
          </w:rPr>
          <w:delText>Dr. Fuller</w:delText>
        </w:r>
        <w:r w:rsidR="00BE2344" w:rsidRPr="0012530E">
          <w:rPr>
            <w:sz w:val="20"/>
            <w:szCs w:val="20"/>
          </w:rPr>
          <w:delText xml:space="preserve"> </w:delText>
        </w:r>
        <w:r w:rsidR="00020126" w:rsidRPr="0012530E">
          <w:rPr>
            <w:sz w:val="20"/>
            <w:szCs w:val="20"/>
          </w:rPr>
          <w:delText xml:space="preserve">and </w:delText>
        </w:r>
        <w:r w:rsidR="00DD4A42">
          <w:rPr>
            <w:sz w:val="20"/>
            <w:szCs w:val="20"/>
          </w:rPr>
          <w:delText>Emily Winchell</w:delText>
        </w:r>
        <w:r w:rsidR="00303D4B" w:rsidRPr="0012530E">
          <w:rPr>
            <w:sz w:val="20"/>
            <w:szCs w:val="20"/>
          </w:rPr>
          <w:delText xml:space="preserve"> </w:delText>
        </w:r>
        <w:r w:rsidR="00020126" w:rsidRPr="0012530E">
          <w:rPr>
            <w:sz w:val="20"/>
            <w:szCs w:val="20"/>
          </w:rPr>
          <w:delText>2</w:delText>
        </w:r>
        <w:r w:rsidR="00020126" w:rsidRPr="0012530E">
          <w:rPr>
            <w:sz w:val="20"/>
            <w:szCs w:val="20"/>
            <w:vertAlign w:val="superscript"/>
          </w:rPr>
          <w:delText>nd</w:delText>
        </w:r>
      </w:del>
    </w:p>
    <w:p w14:paraId="1DF43434" w14:textId="3C83606B" w:rsidR="00A6448A" w:rsidRDefault="00A6448A" w:rsidP="00A6448A">
      <w:pPr>
        <w:pStyle w:val="NoSpacing"/>
        <w:rPr>
          <w:del w:id="171" w:author="Kathryn Allen" w:date="2026-09-25T20:07:00Z" w16du:dateUtc="2026-09-26T00:07:00Z"/>
          <w:sz w:val="20"/>
          <w:szCs w:val="20"/>
          <w:vertAlign w:val="superscript"/>
        </w:rPr>
      </w:pPr>
    </w:p>
    <w:p w14:paraId="1716C530" w14:textId="5F976D85" w:rsidR="00A6448A" w:rsidRDefault="00A6448A" w:rsidP="00A6448A">
      <w:pPr>
        <w:pStyle w:val="NoSpacing"/>
        <w:rPr>
          <w:del w:id="172" w:author="Kathryn Allen" w:date="2026-09-25T20:07:00Z" w16du:dateUtc="2026-09-26T00:07:00Z"/>
          <w:sz w:val="20"/>
          <w:szCs w:val="20"/>
          <w:vertAlign w:val="superscript"/>
        </w:rPr>
      </w:pPr>
    </w:p>
    <w:p w14:paraId="14969E32" w14:textId="713F947D" w:rsidR="00A6448A" w:rsidRDefault="00A6448A" w:rsidP="00A6448A">
      <w:pPr>
        <w:pStyle w:val="NoSpacing"/>
        <w:rPr>
          <w:del w:id="173" w:author="Kathryn Allen" w:date="2026-09-25T20:07:00Z" w16du:dateUtc="2026-09-26T00:07:00Z"/>
          <w:sz w:val="20"/>
          <w:szCs w:val="20"/>
          <w:vertAlign w:val="superscript"/>
        </w:rPr>
      </w:pPr>
    </w:p>
    <w:p w14:paraId="01AE21DF" w14:textId="40D0CD6F" w:rsidR="00423D90" w:rsidRDefault="00423D90" w:rsidP="005B1E16">
      <w:pPr>
        <w:pStyle w:val="NoSpacing"/>
        <w:rPr>
          <w:del w:id="174" w:author="Kathryn Allen" w:date="2026-09-25T20:07:00Z" w16du:dateUtc="2026-09-26T00:07:00Z"/>
          <w:sz w:val="18"/>
          <w:szCs w:val="18"/>
        </w:rPr>
      </w:pPr>
    </w:p>
    <w:p w14:paraId="2565EB59" w14:textId="52028EDF" w:rsidR="00816621" w:rsidRDefault="00816621" w:rsidP="005B1E16">
      <w:pPr>
        <w:pStyle w:val="NoSpacing"/>
        <w:rPr>
          <w:del w:id="175" w:author="Kathryn Allen" w:date="2026-09-25T20:07:00Z" w16du:dateUtc="2026-09-26T00:07:00Z"/>
          <w:sz w:val="18"/>
          <w:szCs w:val="18"/>
        </w:rPr>
      </w:pPr>
    </w:p>
    <w:p w14:paraId="472FDD2C" w14:textId="1244CADC" w:rsidR="00816621" w:rsidRDefault="00816621" w:rsidP="005B1E16">
      <w:pPr>
        <w:pStyle w:val="NoSpacing"/>
        <w:rPr>
          <w:del w:id="176" w:author="Kathryn Allen" w:date="2026-09-25T20:07:00Z" w16du:dateUtc="2026-09-26T00:07:00Z"/>
          <w:sz w:val="18"/>
          <w:szCs w:val="18"/>
        </w:rPr>
      </w:pPr>
    </w:p>
    <w:p w14:paraId="742726A5" w14:textId="1D028825" w:rsidR="00816621" w:rsidRDefault="00816621" w:rsidP="005B1E16">
      <w:pPr>
        <w:pStyle w:val="NoSpacing"/>
        <w:rPr>
          <w:del w:id="177" w:author="Kathryn Allen" w:date="2026-09-25T20:07:00Z" w16du:dateUtc="2026-09-26T00:07:00Z"/>
          <w:sz w:val="18"/>
          <w:szCs w:val="18"/>
        </w:rPr>
      </w:pPr>
    </w:p>
    <w:p w14:paraId="052DC531" w14:textId="47F2A2CC" w:rsidR="00816621" w:rsidRDefault="00816621" w:rsidP="005B1E16">
      <w:pPr>
        <w:pStyle w:val="NoSpacing"/>
        <w:rPr>
          <w:del w:id="178" w:author="Kathryn Allen" w:date="2026-09-25T20:07:00Z" w16du:dateUtc="2026-09-26T00:07:00Z"/>
          <w:sz w:val="18"/>
          <w:szCs w:val="18"/>
        </w:rPr>
      </w:pPr>
    </w:p>
    <w:p w14:paraId="425C3637" w14:textId="6698A81B" w:rsidR="00816621" w:rsidRDefault="00816621" w:rsidP="005B1E16">
      <w:pPr>
        <w:pStyle w:val="NoSpacing"/>
        <w:rPr>
          <w:del w:id="179" w:author="Kathryn Allen" w:date="2026-09-25T20:07:00Z" w16du:dateUtc="2026-09-26T00:07:00Z"/>
          <w:sz w:val="18"/>
          <w:szCs w:val="18"/>
        </w:rPr>
      </w:pPr>
    </w:p>
    <w:p w14:paraId="097602A2" w14:textId="0F4FA6C5" w:rsidR="00816621" w:rsidRDefault="00816621" w:rsidP="005B1E16">
      <w:pPr>
        <w:pStyle w:val="NoSpacing"/>
        <w:rPr>
          <w:del w:id="180" w:author="Kathryn Allen" w:date="2026-09-25T20:07:00Z" w16du:dateUtc="2026-09-26T00:07:00Z"/>
          <w:sz w:val="18"/>
          <w:szCs w:val="18"/>
        </w:rPr>
      </w:pPr>
    </w:p>
    <w:p w14:paraId="7DBD8398" w14:textId="6A6E489D" w:rsidR="00816621" w:rsidRDefault="00816621" w:rsidP="005B1E16">
      <w:pPr>
        <w:pStyle w:val="NoSpacing"/>
        <w:rPr>
          <w:del w:id="181" w:author="Kathryn Allen" w:date="2026-09-25T20:07:00Z" w16du:dateUtc="2026-09-26T00:07:00Z"/>
          <w:sz w:val="18"/>
          <w:szCs w:val="18"/>
        </w:rPr>
      </w:pPr>
    </w:p>
    <w:p w14:paraId="23E4AC8B" w14:textId="16BC0D7E" w:rsidR="00816621" w:rsidRDefault="00816621" w:rsidP="005B1E16">
      <w:pPr>
        <w:pStyle w:val="NoSpacing"/>
        <w:rPr>
          <w:del w:id="182" w:author="Kathryn Allen" w:date="2026-09-25T20:07:00Z" w16du:dateUtc="2026-09-26T00:07:00Z"/>
          <w:sz w:val="18"/>
          <w:szCs w:val="18"/>
        </w:rPr>
      </w:pPr>
    </w:p>
    <w:p w14:paraId="475E48B4" w14:textId="0718087F" w:rsidR="00816621" w:rsidRDefault="00816621" w:rsidP="005B1E16">
      <w:pPr>
        <w:pStyle w:val="NoSpacing"/>
        <w:rPr>
          <w:del w:id="183" w:author="Kathryn Allen" w:date="2026-09-25T20:07:00Z" w16du:dateUtc="2026-09-26T00:07:00Z"/>
          <w:sz w:val="18"/>
          <w:szCs w:val="18"/>
        </w:rPr>
      </w:pPr>
    </w:p>
    <w:p w14:paraId="400AA137" w14:textId="72D793D8" w:rsidR="00816621" w:rsidRDefault="00816621" w:rsidP="005B1E16">
      <w:pPr>
        <w:pStyle w:val="NoSpacing"/>
        <w:rPr>
          <w:del w:id="184" w:author="Kathryn Allen" w:date="2026-09-25T20:07:00Z" w16du:dateUtc="2026-09-26T00:07:00Z"/>
          <w:sz w:val="18"/>
          <w:szCs w:val="18"/>
        </w:rPr>
      </w:pPr>
    </w:p>
    <w:p w14:paraId="534FAFA4" w14:textId="33120F41" w:rsidR="00816621" w:rsidRDefault="00816621" w:rsidP="005B1E16">
      <w:pPr>
        <w:pStyle w:val="NoSpacing"/>
        <w:rPr>
          <w:del w:id="185" w:author="Kathryn Allen" w:date="2026-09-25T20:07:00Z" w16du:dateUtc="2026-09-26T00:07:00Z"/>
          <w:sz w:val="18"/>
          <w:szCs w:val="18"/>
        </w:rPr>
      </w:pPr>
    </w:p>
    <w:p w14:paraId="56E000EF" w14:textId="6A90C63C" w:rsidR="00816621" w:rsidRDefault="00816621" w:rsidP="005B1E16">
      <w:pPr>
        <w:pStyle w:val="NoSpacing"/>
        <w:rPr>
          <w:del w:id="186" w:author="Kathryn Allen" w:date="2026-09-25T20:07:00Z" w16du:dateUtc="2026-09-26T00:07:00Z"/>
          <w:sz w:val="18"/>
          <w:szCs w:val="18"/>
        </w:rPr>
      </w:pPr>
    </w:p>
    <w:p w14:paraId="4F11DDD6" w14:textId="7B78461C" w:rsidR="00816621" w:rsidRDefault="00816621" w:rsidP="005B1E16">
      <w:pPr>
        <w:pStyle w:val="NoSpacing"/>
        <w:rPr>
          <w:del w:id="187" w:author="Kathryn Allen" w:date="2026-09-25T20:07:00Z" w16du:dateUtc="2026-09-26T00:07:00Z"/>
          <w:sz w:val="18"/>
          <w:szCs w:val="18"/>
        </w:rPr>
      </w:pPr>
    </w:p>
    <w:p w14:paraId="5026AB8A" w14:textId="768FA146" w:rsidR="00816621" w:rsidRDefault="00816621" w:rsidP="005B1E16">
      <w:pPr>
        <w:pStyle w:val="NoSpacing"/>
        <w:rPr>
          <w:del w:id="188" w:author="Kathryn Allen" w:date="2026-09-25T20:07:00Z" w16du:dateUtc="2026-09-26T00:07:00Z"/>
          <w:sz w:val="18"/>
          <w:szCs w:val="18"/>
        </w:rPr>
      </w:pPr>
    </w:p>
    <w:p w14:paraId="7F2AF9F4" w14:textId="77777777" w:rsidR="00816621" w:rsidRDefault="00816621" w:rsidP="005B1E16">
      <w:pPr>
        <w:pStyle w:val="NoSpacing"/>
        <w:rPr>
          <w:del w:id="189" w:author="Kathryn Allen" w:date="2026-09-25T20:07:00Z" w16du:dateUtc="2026-09-26T00:07:00Z"/>
          <w:sz w:val="18"/>
          <w:szCs w:val="18"/>
        </w:rPr>
      </w:pPr>
    </w:p>
    <w:p w14:paraId="50A8F042" w14:textId="405F85A7" w:rsidR="00423D90" w:rsidRDefault="00423D90" w:rsidP="005B1E16">
      <w:pPr>
        <w:pStyle w:val="NoSpacing"/>
        <w:rPr>
          <w:del w:id="190" w:author="Kathryn Allen" w:date="2026-09-25T20:07:00Z" w16du:dateUtc="2026-09-26T00:07:00Z"/>
          <w:sz w:val="18"/>
          <w:szCs w:val="18"/>
        </w:rPr>
      </w:pPr>
    </w:p>
    <w:p w14:paraId="779A644D" w14:textId="77777777" w:rsidR="0008334D" w:rsidRPr="00C5691F" w:rsidRDefault="0008334D" w:rsidP="0008334D">
      <w:pPr>
        <w:jc w:val="center"/>
        <w:rPr>
          <w:del w:id="191" w:author="Kathryn Allen" w:date="2026-09-25T20:07:00Z" w16du:dateUtc="2026-09-26T00:07:00Z"/>
        </w:rPr>
      </w:pPr>
      <w:del w:id="192" w:author="Kathryn Allen" w:date="2026-09-25T20:07:00Z" w16du:dateUtc="2026-09-26T00:07:00Z">
        <w:r w:rsidRPr="00C5691F">
          <w:delText>Treasurer’s Report</w:delText>
        </w:r>
      </w:del>
    </w:p>
    <w:p w14:paraId="7906DE19" w14:textId="77777777" w:rsidR="0008334D" w:rsidRPr="00C5691F" w:rsidRDefault="0008334D" w:rsidP="0008334D">
      <w:pPr>
        <w:jc w:val="center"/>
        <w:rPr>
          <w:del w:id="193" w:author="Kathryn Allen" w:date="2026-09-25T20:07:00Z" w16du:dateUtc="2026-09-26T00:07:00Z"/>
        </w:rPr>
      </w:pPr>
      <w:del w:id="194" w:author="Kathryn Allen" w:date="2026-09-25T20:07:00Z" w16du:dateUtc="2026-09-26T00:07:00Z">
        <w:r>
          <w:delText>12</w:delText>
        </w:r>
        <w:r w:rsidRPr="00C5691F">
          <w:delText>/</w:delText>
        </w:r>
        <w:r>
          <w:delText>1</w:delText>
        </w:r>
        <w:r w:rsidRPr="00C5691F">
          <w:delText xml:space="preserve">/2022 – </w:delText>
        </w:r>
        <w:r>
          <w:delText>12</w:delText>
        </w:r>
        <w:r w:rsidRPr="00C5691F">
          <w:delText>/</w:delText>
        </w:r>
        <w:r>
          <w:delText>31</w:delText>
        </w:r>
        <w:r w:rsidRPr="00C5691F">
          <w:delText>/2022</w:delText>
        </w:r>
      </w:del>
    </w:p>
    <w:p w14:paraId="1783564D" w14:textId="77777777" w:rsidR="0008334D" w:rsidRPr="00C5691F" w:rsidRDefault="0008334D" w:rsidP="0008334D">
      <w:pPr>
        <w:pStyle w:val="NoSpacing"/>
        <w:rPr>
          <w:del w:id="195" w:author="Kathryn Allen" w:date="2026-09-25T20:07:00Z" w16du:dateUtc="2026-09-26T00:07:00Z"/>
          <w:b/>
          <w:bCs/>
          <w:i/>
          <w:iCs/>
          <w:sz w:val="28"/>
          <w:szCs w:val="28"/>
          <w:u w:val="single"/>
        </w:rPr>
      </w:pPr>
      <w:del w:id="196" w:author="Kathryn Allen" w:date="2026-09-25T20:07:00Z" w16du:dateUtc="2026-09-26T00:07:00Z">
        <w:r w:rsidRPr="00C5691F">
          <w:rPr>
            <w:b/>
            <w:bCs/>
            <w:i/>
            <w:iCs/>
            <w:sz w:val="28"/>
            <w:szCs w:val="28"/>
            <w:u w:val="single"/>
          </w:rPr>
          <w:delText>General Account</w:delText>
        </w:r>
      </w:del>
    </w:p>
    <w:p w14:paraId="24928D22" w14:textId="77777777" w:rsidR="0008334D" w:rsidRPr="00C5691F" w:rsidRDefault="0008334D" w:rsidP="0008334D">
      <w:pPr>
        <w:pStyle w:val="NoSpacing"/>
        <w:rPr>
          <w:del w:id="197" w:author="Kathryn Allen" w:date="2026-09-25T20:07:00Z" w16du:dateUtc="2026-09-26T00:07:00Z"/>
          <w:sz w:val="20"/>
          <w:szCs w:val="20"/>
        </w:rPr>
      </w:pPr>
    </w:p>
    <w:p w14:paraId="253D1DEE" w14:textId="77777777" w:rsidR="0008334D" w:rsidRPr="00C5691F" w:rsidRDefault="0008334D" w:rsidP="0008334D">
      <w:pPr>
        <w:pStyle w:val="NoSpacing"/>
        <w:rPr>
          <w:del w:id="198" w:author="Kathryn Allen" w:date="2026-09-25T20:07:00Z" w16du:dateUtc="2026-09-26T00:07:00Z"/>
          <w:sz w:val="24"/>
          <w:szCs w:val="24"/>
        </w:rPr>
      </w:pPr>
      <w:del w:id="199" w:author="Kathryn Allen" w:date="2026-09-25T20:07:00Z" w16du:dateUtc="2026-09-26T00:07:00Z">
        <w:r w:rsidRPr="00C5691F">
          <w:rPr>
            <w:sz w:val="24"/>
            <w:szCs w:val="24"/>
          </w:rPr>
          <w:delText xml:space="preserve">Opening Balance </w:delText>
        </w:r>
        <w:r>
          <w:rPr>
            <w:sz w:val="24"/>
            <w:szCs w:val="24"/>
          </w:rPr>
          <w:delText>12</w:delText>
        </w:r>
        <w:r w:rsidRPr="00C5691F">
          <w:rPr>
            <w:sz w:val="24"/>
            <w:szCs w:val="24"/>
          </w:rPr>
          <w:delText>/</w:delText>
        </w:r>
        <w:r>
          <w:rPr>
            <w:sz w:val="24"/>
            <w:szCs w:val="24"/>
          </w:rPr>
          <w:delText>1</w:delText>
        </w:r>
        <w:r w:rsidRPr="00C5691F">
          <w:rPr>
            <w:sz w:val="24"/>
            <w:szCs w:val="24"/>
          </w:rPr>
          <w:delText xml:space="preserve">/22: </w:delText>
        </w:r>
        <w:r>
          <w:rPr>
            <w:sz w:val="24"/>
            <w:szCs w:val="24"/>
          </w:rPr>
          <w:delText>$21756.40</w:delText>
        </w:r>
      </w:del>
    </w:p>
    <w:p w14:paraId="34B1FF5D" w14:textId="77777777" w:rsidR="0008334D" w:rsidRDefault="0008334D" w:rsidP="0008334D">
      <w:pPr>
        <w:pStyle w:val="NoSpacing"/>
        <w:numPr>
          <w:ilvl w:val="0"/>
          <w:numId w:val="21"/>
        </w:numPr>
        <w:rPr>
          <w:del w:id="200" w:author="Kathryn Allen" w:date="2026-09-25T20:07:00Z" w16du:dateUtc="2026-09-26T00:07:00Z"/>
          <w:sz w:val="20"/>
          <w:szCs w:val="20"/>
        </w:rPr>
      </w:pPr>
      <w:del w:id="201" w:author="Kathryn Allen" w:date="2026-09-25T20:07:00Z" w16du:dateUtc="2026-09-26T00:07:00Z">
        <w:r w:rsidRPr="00AD7799">
          <w:rPr>
            <w:sz w:val="20"/>
            <w:szCs w:val="20"/>
          </w:rPr>
          <w:delText xml:space="preserve">Expenses </w:delText>
        </w:r>
        <w:r>
          <w:rPr>
            <w:sz w:val="20"/>
            <w:szCs w:val="20"/>
          </w:rPr>
          <w:delText>22888.07</w:delText>
        </w:r>
      </w:del>
    </w:p>
    <w:p w14:paraId="2B9E6CB3" w14:textId="77777777" w:rsidR="0008334D" w:rsidRDefault="0008334D" w:rsidP="0008334D">
      <w:pPr>
        <w:pStyle w:val="NoSpacing"/>
        <w:numPr>
          <w:ilvl w:val="1"/>
          <w:numId w:val="21"/>
        </w:numPr>
        <w:rPr>
          <w:del w:id="202" w:author="Kathryn Allen" w:date="2026-09-25T20:07:00Z" w16du:dateUtc="2026-09-26T00:07:00Z"/>
          <w:sz w:val="20"/>
          <w:szCs w:val="20"/>
        </w:rPr>
      </w:pPr>
      <w:del w:id="203" w:author="Kathryn Allen" w:date="2026-09-25T20:07:00Z" w16du:dateUtc="2026-09-26T00:07:00Z">
        <w:r>
          <w:rPr>
            <w:sz w:val="20"/>
            <w:szCs w:val="20"/>
          </w:rPr>
          <w:delText>Mobile Ed Productions $2990.00</w:delText>
        </w:r>
      </w:del>
    </w:p>
    <w:p w14:paraId="77BCE7AA" w14:textId="77777777" w:rsidR="0008334D" w:rsidRDefault="0008334D" w:rsidP="0008334D">
      <w:pPr>
        <w:pStyle w:val="NoSpacing"/>
        <w:numPr>
          <w:ilvl w:val="1"/>
          <w:numId w:val="21"/>
        </w:numPr>
        <w:rPr>
          <w:del w:id="204" w:author="Kathryn Allen" w:date="2026-09-25T20:07:00Z" w16du:dateUtc="2026-09-26T00:07:00Z"/>
          <w:sz w:val="20"/>
          <w:szCs w:val="20"/>
        </w:rPr>
      </w:pPr>
      <w:del w:id="205" w:author="Kathryn Allen" w:date="2026-09-25T20:07:00Z" w16du:dateUtc="2026-09-26T00:07:00Z">
        <w:r>
          <w:rPr>
            <w:sz w:val="20"/>
            <w:szCs w:val="20"/>
          </w:rPr>
          <w:delText>Penguin Patch $7655.03</w:delText>
        </w:r>
      </w:del>
    </w:p>
    <w:p w14:paraId="25106064" w14:textId="77777777" w:rsidR="0008334D" w:rsidRDefault="0008334D" w:rsidP="0008334D">
      <w:pPr>
        <w:pStyle w:val="NoSpacing"/>
        <w:numPr>
          <w:ilvl w:val="1"/>
          <w:numId w:val="21"/>
        </w:numPr>
        <w:rPr>
          <w:del w:id="206" w:author="Kathryn Allen" w:date="2026-09-25T20:07:00Z" w16du:dateUtc="2026-09-26T00:07:00Z"/>
          <w:sz w:val="20"/>
          <w:szCs w:val="20"/>
        </w:rPr>
      </w:pPr>
      <w:del w:id="207" w:author="Kathryn Allen" w:date="2026-09-25T20:07:00Z" w16du:dateUtc="2026-09-26T00:07:00Z">
        <w:r>
          <w:rPr>
            <w:sz w:val="20"/>
            <w:szCs w:val="20"/>
          </w:rPr>
          <w:delText>Penguin Patch Volunteer meal $6</w:delText>
        </w:r>
      </w:del>
    </w:p>
    <w:p w14:paraId="004EAB15" w14:textId="77777777" w:rsidR="0008334D" w:rsidRDefault="0008334D" w:rsidP="0008334D">
      <w:pPr>
        <w:pStyle w:val="NoSpacing"/>
        <w:numPr>
          <w:ilvl w:val="1"/>
          <w:numId w:val="21"/>
        </w:numPr>
        <w:rPr>
          <w:del w:id="208" w:author="Kathryn Allen" w:date="2026-09-25T20:07:00Z" w16du:dateUtc="2026-09-26T00:07:00Z"/>
          <w:sz w:val="20"/>
          <w:szCs w:val="20"/>
        </w:rPr>
      </w:pPr>
      <w:del w:id="209" w:author="Kathryn Allen" w:date="2026-09-25T20:07:00Z" w16du:dateUtc="2026-09-26T00:07:00Z">
        <w:r>
          <w:rPr>
            <w:sz w:val="20"/>
            <w:szCs w:val="20"/>
          </w:rPr>
          <w:delText>Hacienda Gift Card 575.</w:delText>
        </w:r>
      </w:del>
    </w:p>
    <w:p w14:paraId="6505F46E" w14:textId="77777777" w:rsidR="0008334D" w:rsidRDefault="0008334D" w:rsidP="0008334D">
      <w:pPr>
        <w:pStyle w:val="NoSpacing"/>
        <w:numPr>
          <w:ilvl w:val="1"/>
          <w:numId w:val="21"/>
        </w:numPr>
        <w:rPr>
          <w:del w:id="210" w:author="Kathryn Allen" w:date="2026-09-25T20:07:00Z" w16du:dateUtc="2026-09-26T00:07:00Z"/>
          <w:sz w:val="20"/>
          <w:szCs w:val="20"/>
        </w:rPr>
      </w:pPr>
      <w:del w:id="211" w:author="Kathryn Allen" w:date="2026-09-25T20:07:00Z" w16du:dateUtc="2026-09-26T00:07:00Z">
        <w:r>
          <w:rPr>
            <w:sz w:val="20"/>
            <w:szCs w:val="20"/>
          </w:rPr>
          <w:delText>Hacienda Gift Card 11600.00</w:delText>
        </w:r>
      </w:del>
    </w:p>
    <w:p w14:paraId="307F1BD2" w14:textId="77777777" w:rsidR="0008334D" w:rsidRDefault="0008334D" w:rsidP="0008334D">
      <w:pPr>
        <w:pStyle w:val="NoSpacing"/>
        <w:numPr>
          <w:ilvl w:val="1"/>
          <w:numId w:val="21"/>
        </w:numPr>
        <w:rPr>
          <w:del w:id="212" w:author="Kathryn Allen" w:date="2026-09-25T20:07:00Z" w16du:dateUtc="2026-09-26T00:07:00Z"/>
          <w:sz w:val="20"/>
          <w:szCs w:val="20"/>
        </w:rPr>
      </w:pPr>
      <w:del w:id="213" w:author="Kathryn Allen" w:date="2026-09-25T20:07:00Z" w16du:dateUtc="2026-09-26T00:07:00Z">
        <w:r>
          <w:rPr>
            <w:sz w:val="20"/>
            <w:szCs w:val="20"/>
          </w:rPr>
          <w:delText>SOTM Drinks 7.38</w:delText>
        </w:r>
      </w:del>
    </w:p>
    <w:p w14:paraId="175B12D2" w14:textId="77777777" w:rsidR="0008334D" w:rsidRDefault="0008334D" w:rsidP="0008334D">
      <w:pPr>
        <w:pStyle w:val="NoSpacing"/>
        <w:numPr>
          <w:ilvl w:val="1"/>
          <w:numId w:val="21"/>
        </w:numPr>
        <w:rPr>
          <w:del w:id="214" w:author="Kathryn Allen" w:date="2026-09-25T20:07:00Z" w16du:dateUtc="2026-09-26T00:07:00Z"/>
          <w:sz w:val="20"/>
          <w:szCs w:val="20"/>
        </w:rPr>
      </w:pPr>
      <w:del w:id="215" w:author="Kathryn Allen" w:date="2026-09-25T20:07:00Z" w16du:dateUtc="2026-09-26T00:07:00Z">
        <w:r>
          <w:rPr>
            <w:sz w:val="20"/>
            <w:szCs w:val="20"/>
          </w:rPr>
          <w:delText>Hacienda Incentive 30 Bogard Pizza Party</w:delText>
        </w:r>
      </w:del>
    </w:p>
    <w:p w14:paraId="1BEDB95D" w14:textId="77777777" w:rsidR="0008334D" w:rsidRPr="005A5A5D" w:rsidRDefault="0008334D" w:rsidP="0008334D">
      <w:pPr>
        <w:pStyle w:val="NoSpacing"/>
        <w:numPr>
          <w:ilvl w:val="1"/>
          <w:numId w:val="21"/>
        </w:numPr>
        <w:rPr>
          <w:del w:id="216" w:author="Kathryn Allen" w:date="2026-09-25T20:07:00Z" w16du:dateUtc="2026-09-26T00:07:00Z"/>
          <w:sz w:val="20"/>
          <w:szCs w:val="20"/>
        </w:rPr>
      </w:pPr>
      <w:del w:id="217" w:author="Kathryn Allen" w:date="2026-09-25T20:07:00Z" w16du:dateUtc="2026-09-26T00:07:00Z">
        <w:r>
          <w:rPr>
            <w:sz w:val="20"/>
            <w:szCs w:val="20"/>
          </w:rPr>
          <w:delText>Hacienda Incentive 24.66 Bogard and Hinton</w:delText>
        </w:r>
      </w:del>
    </w:p>
    <w:p w14:paraId="09ECEBAC" w14:textId="77777777" w:rsidR="0008334D" w:rsidRDefault="0008334D" w:rsidP="0008334D">
      <w:pPr>
        <w:pStyle w:val="NoSpacing"/>
        <w:numPr>
          <w:ilvl w:val="0"/>
          <w:numId w:val="21"/>
        </w:numPr>
        <w:rPr>
          <w:del w:id="218" w:author="Kathryn Allen" w:date="2026-09-25T20:07:00Z" w16du:dateUtc="2026-09-26T00:07:00Z"/>
          <w:sz w:val="20"/>
          <w:szCs w:val="20"/>
        </w:rPr>
      </w:pPr>
      <w:del w:id="219" w:author="Kathryn Allen" w:date="2026-09-25T20:07:00Z" w16du:dateUtc="2026-09-26T00:07:00Z">
        <w:r w:rsidRPr="0064710C">
          <w:rPr>
            <w:sz w:val="20"/>
            <w:szCs w:val="20"/>
          </w:rPr>
          <w:delText xml:space="preserve">Receipts </w:delText>
        </w:r>
        <w:r>
          <w:rPr>
            <w:sz w:val="20"/>
            <w:szCs w:val="20"/>
          </w:rPr>
          <w:delText>17102.79</w:delText>
        </w:r>
      </w:del>
    </w:p>
    <w:p w14:paraId="6119D284" w14:textId="77777777" w:rsidR="0008334D" w:rsidRDefault="0008334D" w:rsidP="0008334D">
      <w:pPr>
        <w:pStyle w:val="NoSpacing"/>
        <w:numPr>
          <w:ilvl w:val="1"/>
          <w:numId w:val="21"/>
        </w:numPr>
        <w:rPr>
          <w:del w:id="220" w:author="Kathryn Allen" w:date="2026-09-25T20:07:00Z" w16du:dateUtc="2026-09-26T00:07:00Z"/>
          <w:sz w:val="20"/>
          <w:szCs w:val="20"/>
        </w:rPr>
      </w:pPr>
      <w:del w:id="221" w:author="Kathryn Allen" w:date="2026-09-25T20:07:00Z" w16du:dateUtc="2026-09-26T00:07:00Z">
        <w:r>
          <w:rPr>
            <w:sz w:val="20"/>
            <w:szCs w:val="20"/>
          </w:rPr>
          <w:delText>Penguin Patch Thursday $2421.00</w:delText>
        </w:r>
      </w:del>
    </w:p>
    <w:p w14:paraId="36ADF229" w14:textId="77777777" w:rsidR="0008334D" w:rsidRDefault="0008334D" w:rsidP="0008334D">
      <w:pPr>
        <w:pStyle w:val="NoSpacing"/>
        <w:numPr>
          <w:ilvl w:val="1"/>
          <w:numId w:val="21"/>
        </w:numPr>
        <w:rPr>
          <w:del w:id="222" w:author="Kathryn Allen" w:date="2026-09-25T20:07:00Z" w16du:dateUtc="2026-09-26T00:07:00Z"/>
          <w:sz w:val="20"/>
          <w:szCs w:val="20"/>
        </w:rPr>
      </w:pPr>
      <w:del w:id="223" w:author="Kathryn Allen" w:date="2026-09-25T20:07:00Z" w16du:dateUtc="2026-09-26T00:07:00Z">
        <w:r>
          <w:rPr>
            <w:sz w:val="20"/>
            <w:szCs w:val="20"/>
          </w:rPr>
          <w:delText>Penguin Patch Friday $2310.04</w:delText>
        </w:r>
      </w:del>
    </w:p>
    <w:p w14:paraId="4A2FF16D" w14:textId="77777777" w:rsidR="0008334D" w:rsidRDefault="0008334D" w:rsidP="0008334D">
      <w:pPr>
        <w:pStyle w:val="NoSpacing"/>
        <w:numPr>
          <w:ilvl w:val="1"/>
          <w:numId w:val="21"/>
        </w:numPr>
        <w:rPr>
          <w:del w:id="224" w:author="Kathryn Allen" w:date="2026-09-25T20:07:00Z" w16du:dateUtc="2026-09-26T00:07:00Z"/>
          <w:sz w:val="20"/>
          <w:szCs w:val="20"/>
        </w:rPr>
      </w:pPr>
      <w:del w:id="225" w:author="Kathryn Allen" w:date="2026-09-25T20:07:00Z" w16du:dateUtc="2026-09-26T00:07:00Z">
        <w:r>
          <w:rPr>
            <w:sz w:val="20"/>
            <w:szCs w:val="20"/>
          </w:rPr>
          <w:delText>Penguin Patch</w:delText>
        </w:r>
      </w:del>
      <w:r>
        <w:rPr>
          <w:rFonts w:ascii="Times New Roman" w:hAnsi="Times New Roman"/>
          <w:b/>
          <w:rPrChange w:id="226" w:author="Kathryn Allen" w:date="2026-09-25T20:07:00Z" w16du:dateUtc="2026-09-26T00:07:00Z">
            <w:rPr>
              <w:sz w:val="20"/>
              <w:szCs w:val="20"/>
            </w:rPr>
          </w:rPrChange>
        </w:rPr>
        <w:t xml:space="preserve"> </w:t>
      </w:r>
      <w:r>
        <w:rPr>
          <w:rFonts w:ascii="Times New Roman" w:hAnsi="Times New Roman"/>
          <w:rPrChange w:id="227" w:author="Kathryn Allen" w:date="2026-09-25T20:07:00Z" w16du:dateUtc="2026-09-26T00:07:00Z">
            <w:rPr>
              <w:sz w:val="20"/>
              <w:szCs w:val="20"/>
            </w:rPr>
          </w:rPrChange>
        </w:rPr>
        <w:t xml:space="preserve">Monday </w:t>
      </w:r>
      <w:ins w:id="228" w:author="Kathryn Allen" w:date="2026-09-25T20:07:00Z" w16du:dateUtc="2026-09-26T00:07:00Z">
        <w:r w:rsidR="00EE3B3E">
          <w:rPr>
            <w:rFonts w:ascii="Times New Roman" w:hAnsi="Times New Roman" w:cs="Times New Roman"/>
            <w:bCs/>
          </w:rPr>
          <w:t>30</w:t>
        </w:r>
        <w:r w:rsidR="004B6301">
          <w:rPr>
            <w:rFonts w:ascii="Times New Roman" w:hAnsi="Times New Roman" w:cs="Times New Roman"/>
            <w:bCs/>
            <w:vertAlign w:val="superscript"/>
          </w:rPr>
          <w:t>th</w:t>
        </w:r>
        <w:r w:rsidR="00EE3B3E">
          <w:rPr>
            <w:rFonts w:ascii="Times New Roman" w:hAnsi="Times New Roman" w:cs="Times New Roman"/>
            <w:bCs/>
          </w:rPr>
          <w:t xml:space="preserve"> October</w:t>
        </w:r>
        <w:r w:rsidR="004B6301">
          <w:rPr>
            <w:rFonts w:ascii="Times New Roman" w:hAnsi="Times New Roman" w:cs="Times New Roman"/>
            <w:bCs/>
          </w:rPr>
          <w:t xml:space="preserve"> 3:30pm</w:t>
        </w:r>
        <w:r w:rsidR="004B6301">
          <w:rPr>
            <w:rFonts w:ascii="Times New Roman" w:hAnsi="Times New Roman" w:cs="Times New Roman"/>
            <w:b/>
          </w:rPr>
          <w:t xml:space="preserve">  </w:t>
        </w:r>
      </w:ins>
      <w:del w:id="229" w:author="Kathryn Allen" w:date="2026-09-25T20:07:00Z" w16du:dateUtc="2026-09-26T00:07:00Z">
        <w:r>
          <w:rPr>
            <w:sz w:val="20"/>
            <w:szCs w:val="20"/>
          </w:rPr>
          <w:delText>$106.75</w:delText>
        </w:r>
      </w:del>
    </w:p>
    <w:p w14:paraId="2C4DB6F8" w14:textId="77777777" w:rsidR="0008334D" w:rsidRDefault="0008334D" w:rsidP="0008334D">
      <w:pPr>
        <w:pStyle w:val="NoSpacing"/>
        <w:numPr>
          <w:ilvl w:val="1"/>
          <w:numId w:val="21"/>
        </w:numPr>
        <w:rPr>
          <w:del w:id="230" w:author="Kathryn Allen" w:date="2026-09-25T20:07:00Z" w16du:dateUtc="2026-09-26T00:07:00Z"/>
          <w:sz w:val="20"/>
          <w:szCs w:val="20"/>
        </w:rPr>
      </w:pPr>
      <w:del w:id="231" w:author="Kathryn Allen" w:date="2026-09-25T20:07:00Z" w16du:dateUtc="2026-09-26T00:07:00Z">
        <w:r>
          <w:rPr>
            <w:sz w:val="20"/>
            <w:szCs w:val="20"/>
          </w:rPr>
          <w:delText>90 (penguin change bag redeposited)</w:delText>
        </w:r>
      </w:del>
    </w:p>
    <w:p w14:paraId="3C710FCD" w14:textId="77777777" w:rsidR="0008334D" w:rsidRDefault="0008334D" w:rsidP="0008334D">
      <w:pPr>
        <w:pStyle w:val="NoSpacing"/>
        <w:numPr>
          <w:ilvl w:val="1"/>
          <w:numId w:val="21"/>
        </w:numPr>
        <w:rPr>
          <w:del w:id="232" w:author="Kathryn Allen" w:date="2026-09-25T20:07:00Z" w16du:dateUtc="2026-09-26T00:07:00Z"/>
          <w:sz w:val="20"/>
          <w:szCs w:val="20"/>
        </w:rPr>
      </w:pPr>
      <w:del w:id="233" w:author="Kathryn Allen" w:date="2026-09-25T20:07:00Z" w16du:dateUtc="2026-09-26T00:07:00Z">
        <w:r>
          <w:rPr>
            <w:sz w:val="20"/>
            <w:szCs w:val="20"/>
          </w:rPr>
          <w:delText>9600 Hacienda Gift Card</w:delText>
        </w:r>
      </w:del>
    </w:p>
    <w:p w14:paraId="5877FECB" w14:textId="77777777" w:rsidR="0008334D" w:rsidRDefault="0008334D" w:rsidP="0008334D">
      <w:pPr>
        <w:pStyle w:val="NoSpacing"/>
        <w:numPr>
          <w:ilvl w:val="1"/>
          <w:numId w:val="21"/>
        </w:numPr>
        <w:rPr>
          <w:del w:id="234" w:author="Kathryn Allen" w:date="2026-09-25T20:07:00Z" w16du:dateUtc="2026-09-26T00:07:00Z"/>
          <w:sz w:val="20"/>
          <w:szCs w:val="20"/>
        </w:rPr>
      </w:pPr>
      <w:del w:id="235" w:author="Kathryn Allen" w:date="2026-09-25T20:07:00Z" w16du:dateUtc="2026-09-26T00:07:00Z">
        <w:r>
          <w:rPr>
            <w:sz w:val="20"/>
            <w:szCs w:val="20"/>
          </w:rPr>
          <w:delText>1650 Hacienda Gift Card</w:delText>
        </w:r>
      </w:del>
    </w:p>
    <w:p w14:paraId="0E768AFD" w14:textId="77777777" w:rsidR="0008334D" w:rsidRDefault="0008334D" w:rsidP="0008334D">
      <w:pPr>
        <w:pStyle w:val="NoSpacing"/>
        <w:numPr>
          <w:ilvl w:val="1"/>
          <w:numId w:val="21"/>
        </w:numPr>
        <w:rPr>
          <w:del w:id="236" w:author="Kathryn Allen" w:date="2026-09-25T20:07:00Z" w16du:dateUtc="2026-09-26T00:07:00Z"/>
          <w:sz w:val="20"/>
          <w:szCs w:val="20"/>
        </w:rPr>
      </w:pPr>
      <w:del w:id="237" w:author="Kathryn Allen" w:date="2026-09-25T20:07:00Z" w16du:dateUtc="2026-09-26T00:07:00Z">
        <w:r>
          <w:rPr>
            <w:sz w:val="20"/>
            <w:szCs w:val="20"/>
          </w:rPr>
          <w:delText>350. Hacienda Gift Card</w:delText>
        </w:r>
      </w:del>
    </w:p>
    <w:p w14:paraId="74BECC32" w14:textId="77777777" w:rsidR="0008334D" w:rsidRDefault="0008334D" w:rsidP="0008334D">
      <w:pPr>
        <w:pStyle w:val="NoSpacing"/>
        <w:numPr>
          <w:ilvl w:val="1"/>
          <w:numId w:val="21"/>
        </w:numPr>
        <w:rPr>
          <w:del w:id="238" w:author="Kathryn Allen" w:date="2026-09-25T20:07:00Z" w16du:dateUtc="2026-09-26T00:07:00Z"/>
          <w:sz w:val="20"/>
          <w:szCs w:val="20"/>
        </w:rPr>
      </w:pPr>
      <w:del w:id="239" w:author="Kathryn Allen" w:date="2026-09-25T20:07:00Z" w16du:dateUtc="2026-09-26T00:07:00Z">
        <w:r>
          <w:rPr>
            <w:sz w:val="20"/>
            <w:szCs w:val="20"/>
          </w:rPr>
          <w:delText>450. Hacienda Gift Card</w:delText>
        </w:r>
      </w:del>
    </w:p>
    <w:p w14:paraId="56AC9485" w14:textId="77777777" w:rsidR="0008334D" w:rsidRDefault="0008334D" w:rsidP="0008334D">
      <w:pPr>
        <w:pStyle w:val="NoSpacing"/>
        <w:numPr>
          <w:ilvl w:val="1"/>
          <w:numId w:val="21"/>
        </w:numPr>
        <w:rPr>
          <w:del w:id="240" w:author="Kathryn Allen" w:date="2026-09-25T20:07:00Z" w16du:dateUtc="2026-09-26T00:07:00Z"/>
          <w:sz w:val="20"/>
          <w:szCs w:val="20"/>
        </w:rPr>
      </w:pPr>
      <w:del w:id="241" w:author="Kathryn Allen" w:date="2026-09-25T20:07:00Z" w16du:dateUtc="2026-09-26T00:07:00Z">
        <w:r>
          <w:rPr>
            <w:sz w:val="20"/>
            <w:szCs w:val="20"/>
          </w:rPr>
          <w:delText>125. Hacienda Gift Card</w:delText>
        </w:r>
      </w:del>
    </w:p>
    <w:p w14:paraId="35CAA3FC" w14:textId="77777777" w:rsidR="0008334D" w:rsidRPr="00AD7799" w:rsidRDefault="0008334D" w:rsidP="0008334D">
      <w:pPr>
        <w:pStyle w:val="NoSpacing"/>
        <w:ind w:left="1440"/>
        <w:rPr>
          <w:del w:id="242" w:author="Kathryn Allen" w:date="2026-09-25T20:07:00Z" w16du:dateUtc="2026-09-26T00:07:00Z"/>
          <w:sz w:val="20"/>
          <w:szCs w:val="20"/>
        </w:rPr>
      </w:pPr>
    </w:p>
    <w:p w14:paraId="3A01C314" w14:textId="77777777" w:rsidR="0008334D" w:rsidRPr="00C5691F" w:rsidRDefault="0008334D" w:rsidP="0008334D">
      <w:pPr>
        <w:pStyle w:val="NoSpacing"/>
        <w:rPr>
          <w:del w:id="243" w:author="Kathryn Allen" w:date="2026-09-25T20:07:00Z" w16du:dateUtc="2026-09-26T00:07:00Z"/>
          <w:sz w:val="20"/>
          <w:szCs w:val="20"/>
        </w:rPr>
      </w:pPr>
    </w:p>
    <w:p w14:paraId="70A5A982" w14:textId="77777777" w:rsidR="0008334D" w:rsidRPr="00C5691F" w:rsidRDefault="0008334D" w:rsidP="0008334D">
      <w:pPr>
        <w:pStyle w:val="NoSpacing"/>
        <w:rPr>
          <w:del w:id="244" w:author="Kathryn Allen" w:date="2026-09-25T20:07:00Z" w16du:dateUtc="2026-09-26T00:07:00Z"/>
          <w:sz w:val="20"/>
          <w:szCs w:val="20"/>
        </w:rPr>
      </w:pPr>
    </w:p>
    <w:p w14:paraId="1E64D8DD" w14:textId="77777777" w:rsidR="0008334D" w:rsidRDefault="0008334D" w:rsidP="0008334D">
      <w:pPr>
        <w:pStyle w:val="NoSpacing"/>
        <w:rPr>
          <w:del w:id="245" w:author="Kathryn Allen" w:date="2026-09-25T20:07:00Z" w16du:dateUtc="2026-09-26T00:07:00Z"/>
          <w:b/>
          <w:bCs/>
          <w:sz w:val="24"/>
          <w:szCs w:val="24"/>
        </w:rPr>
      </w:pPr>
      <w:del w:id="246" w:author="Kathryn Allen" w:date="2026-09-25T20:07:00Z" w16du:dateUtc="2026-09-26T00:07:00Z">
        <w:r w:rsidRPr="00C5691F">
          <w:rPr>
            <w:b/>
            <w:bCs/>
            <w:sz w:val="24"/>
            <w:szCs w:val="24"/>
          </w:rPr>
          <w:delText>Ending Balance: $</w:delText>
        </w:r>
        <w:r>
          <w:rPr>
            <w:b/>
            <w:bCs/>
            <w:sz w:val="24"/>
            <w:szCs w:val="24"/>
          </w:rPr>
          <w:delText xml:space="preserve"> 15971.12</w:delText>
        </w:r>
      </w:del>
    </w:p>
    <w:p w14:paraId="1DE05AD9" w14:textId="77777777" w:rsidR="0008334D" w:rsidRDefault="0008334D" w:rsidP="0008334D">
      <w:pPr>
        <w:pStyle w:val="NoSpacing"/>
        <w:rPr>
          <w:del w:id="247" w:author="Kathryn Allen" w:date="2026-09-25T20:07:00Z" w16du:dateUtc="2026-09-26T00:07:00Z"/>
          <w:b/>
          <w:bCs/>
          <w:color w:val="A6A6A6" w:themeColor="background1" w:themeShade="A6"/>
          <w:sz w:val="24"/>
          <w:szCs w:val="24"/>
        </w:rPr>
      </w:pPr>
      <w:del w:id="248" w:author="Kathryn Allen" w:date="2026-09-25T20:07:00Z" w16du:dateUtc="2026-09-26T00:07:00Z">
        <w:r>
          <w:rPr>
            <w:b/>
            <w:bCs/>
            <w:color w:val="A6A6A6" w:themeColor="background1" w:themeShade="A6"/>
            <w:sz w:val="24"/>
            <w:szCs w:val="24"/>
          </w:rPr>
          <w:tab/>
          <w:delText>-$130 KNO refunds (stale dated-not reflected in balance)</w:delText>
        </w:r>
      </w:del>
    </w:p>
    <w:p w14:paraId="4309F207" w14:textId="77777777" w:rsidR="0008334D" w:rsidRPr="00E40179" w:rsidRDefault="0008334D" w:rsidP="0008334D">
      <w:pPr>
        <w:pStyle w:val="NoSpacing"/>
        <w:rPr>
          <w:del w:id="249" w:author="Kathryn Allen" w:date="2026-09-25T20:07:00Z" w16du:dateUtc="2026-09-26T00:07:00Z"/>
          <w:b/>
          <w:bCs/>
          <w:color w:val="A6A6A6" w:themeColor="background1" w:themeShade="A6"/>
          <w:sz w:val="24"/>
          <w:szCs w:val="24"/>
        </w:rPr>
      </w:pPr>
      <w:del w:id="250" w:author="Kathryn Allen" w:date="2026-09-25T20:07:00Z" w16du:dateUtc="2026-09-26T00:07:00Z">
        <w:r>
          <w:rPr>
            <w:b/>
            <w:bCs/>
            <w:color w:val="A6A6A6" w:themeColor="background1" w:themeShade="A6"/>
            <w:sz w:val="24"/>
            <w:szCs w:val="24"/>
          </w:rPr>
          <w:tab/>
        </w:r>
      </w:del>
    </w:p>
    <w:p w14:paraId="6F96BD0C" w14:textId="77777777" w:rsidR="0008334D" w:rsidRDefault="0008334D" w:rsidP="0008334D">
      <w:pPr>
        <w:pStyle w:val="NoSpacing"/>
        <w:rPr>
          <w:del w:id="251" w:author="Kathryn Allen" w:date="2026-09-25T20:07:00Z" w16du:dateUtc="2026-09-26T00:07:00Z"/>
          <w:b/>
          <w:bCs/>
          <w:sz w:val="24"/>
          <w:szCs w:val="24"/>
        </w:rPr>
      </w:pPr>
    </w:p>
    <w:p w14:paraId="04DF72A5" w14:textId="77777777" w:rsidR="0008334D" w:rsidRPr="00C5691F" w:rsidRDefault="0008334D" w:rsidP="0008334D">
      <w:pPr>
        <w:pStyle w:val="NoSpacing"/>
        <w:rPr>
          <w:del w:id="252" w:author="Kathryn Allen" w:date="2026-09-25T20:07:00Z" w16du:dateUtc="2026-09-26T00:07:00Z"/>
          <w:b/>
          <w:bCs/>
          <w:sz w:val="24"/>
          <w:szCs w:val="24"/>
        </w:rPr>
      </w:pPr>
    </w:p>
    <w:p w14:paraId="0B3DCC08" w14:textId="77777777" w:rsidR="0008334D" w:rsidRPr="00C5691F" w:rsidRDefault="0008334D" w:rsidP="0008334D">
      <w:pPr>
        <w:pStyle w:val="NoSpacing"/>
        <w:rPr>
          <w:del w:id="253" w:author="Kathryn Allen" w:date="2026-09-25T20:07:00Z" w16du:dateUtc="2026-09-26T00:07:00Z"/>
          <w:b/>
          <w:bCs/>
          <w:i/>
          <w:iCs/>
          <w:sz w:val="28"/>
          <w:szCs w:val="28"/>
          <w:u w:val="single"/>
        </w:rPr>
      </w:pPr>
      <w:del w:id="254" w:author="Kathryn Allen" w:date="2026-09-25T20:07:00Z" w16du:dateUtc="2026-09-26T00:07:00Z">
        <w:r w:rsidRPr="00C5691F">
          <w:rPr>
            <w:b/>
            <w:bCs/>
            <w:i/>
            <w:iCs/>
            <w:sz w:val="28"/>
            <w:szCs w:val="28"/>
            <w:u w:val="single"/>
          </w:rPr>
          <w:delText>Secondary Account</w:delText>
        </w:r>
        <w:r>
          <w:rPr>
            <w:b/>
            <w:bCs/>
            <w:i/>
            <w:iCs/>
            <w:sz w:val="28"/>
            <w:szCs w:val="28"/>
            <w:u w:val="single"/>
          </w:rPr>
          <w:delText xml:space="preserve"> (Book Vending Machine Budget)</w:delText>
        </w:r>
      </w:del>
    </w:p>
    <w:p w14:paraId="5CC90933" w14:textId="77777777" w:rsidR="0008334D" w:rsidRPr="00C5691F" w:rsidRDefault="0008334D" w:rsidP="0008334D">
      <w:pPr>
        <w:pStyle w:val="NoSpacing"/>
        <w:rPr>
          <w:del w:id="255" w:author="Kathryn Allen" w:date="2026-09-25T20:07:00Z" w16du:dateUtc="2026-09-26T00:07:00Z"/>
          <w:sz w:val="20"/>
          <w:szCs w:val="20"/>
        </w:rPr>
      </w:pPr>
    </w:p>
    <w:p w14:paraId="2772CF82" w14:textId="77777777" w:rsidR="0008334D" w:rsidRPr="00C5691F" w:rsidRDefault="0008334D" w:rsidP="0008334D">
      <w:pPr>
        <w:pStyle w:val="NoSpacing"/>
        <w:rPr>
          <w:del w:id="256" w:author="Kathryn Allen" w:date="2026-09-25T20:07:00Z" w16du:dateUtc="2026-09-26T00:07:00Z"/>
          <w:sz w:val="24"/>
          <w:szCs w:val="24"/>
        </w:rPr>
      </w:pPr>
      <w:del w:id="257" w:author="Kathryn Allen" w:date="2026-09-25T20:07:00Z" w16du:dateUtc="2026-09-26T00:07:00Z">
        <w:r w:rsidRPr="00C5691F">
          <w:rPr>
            <w:sz w:val="24"/>
            <w:szCs w:val="24"/>
          </w:rPr>
          <w:delText xml:space="preserve">Opening Balance </w:delText>
        </w:r>
        <w:r>
          <w:rPr>
            <w:sz w:val="24"/>
            <w:szCs w:val="24"/>
          </w:rPr>
          <w:delText>12</w:delText>
        </w:r>
        <w:r w:rsidRPr="00C5691F">
          <w:rPr>
            <w:sz w:val="24"/>
            <w:szCs w:val="24"/>
          </w:rPr>
          <w:delText>/1/2</w:delText>
        </w:r>
        <w:r>
          <w:rPr>
            <w:sz w:val="24"/>
            <w:szCs w:val="24"/>
          </w:rPr>
          <w:delText>2</w:delText>
        </w:r>
        <w:r w:rsidRPr="00C5691F">
          <w:rPr>
            <w:sz w:val="24"/>
            <w:szCs w:val="24"/>
          </w:rPr>
          <w:delText xml:space="preserve">: </w:delText>
        </w:r>
        <w:r>
          <w:rPr>
            <w:sz w:val="24"/>
            <w:szCs w:val="24"/>
          </w:rPr>
          <w:delText>2984.90</w:delText>
        </w:r>
      </w:del>
    </w:p>
    <w:p w14:paraId="7A8F69DE" w14:textId="77777777" w:rsidR="0008334D" w:rsidRDefault="0008334D" w:rsidP="0008334D">
      <w:pPr>
        <w:pStyle w:val="NoSpacing"/>
        <w:numPr>
          <w:ilvl w:val="0"/>
          <w:numId w:val="22"/>
        </w:numPr>
        <w:rPr>
          <w:del w:id="258" w:author="Kathryn Allen" w:date="2026-09-25T20:07:00Z" w16du:dateUtc="2026-09-26T00:07:00Z"/>
          <w:sz w:val="20"/>
          <w:szCs w:val="20"/>
        </w:rPr>
      </w:pPr>
      <w:del w:id="259" w:author="Kathryn Allen" w:date="2026-09-25T20:07:00Z" w16du:dateUtc="2026-09-26T00:07:00Z">
        <w:r w:rsidRPr="00C5691F">
          <w:rPr>
            <w:sz w:val="20"/>
            <w:szCs w:val="20"/>
          </w:rPr>
          <w:delText>Expenses</w:delText>
        </w:r>
      </w:del>
    </w:p>
    <w:p w14:paraId="6ADD59F7" w14:textId="77777777" w:rsidR="0008334D" w:rsidRDefault="0008334D" w:rsidP="0008334D">
      <w:pPr>
        <w:pStyle w:val="NoSpacing"/>
        <w:numPr>
          <w:ilvl w:val="1"/>
          <w:numId w:val="22"/>
        </w:numPr>
        <w:rPr>
          <w:del w:id="260" w:author="Kathryn Allen" w:date="2026-09-25T20:07:00Z" w16du:dateUtc="2026-09-26T00:07:00Z"/>
          <w:sz w:val="20"/>
          <w:szCs w:val="20"/>
        </w:rPr>
      </w:pPr>
      <w:del w:id="261" w:author="Kathryn Allen" w:date="2026-09-25T20:07:00Z" w16du:dateUtc="2026-09-26T00:07:00Z">
        <w:r>
          <w:rPr>
            <w:sz w:val="20"/>
            <w:szCs w:val="20"/>
          </w:rPr>
          <w:delText>Scholastic $723.00</w:delText>
        </w:r>
      </w:del>
    </w:p>
    <w:p w14:paraId="48D13D5C" w14:textId="77777777" w:rsidR="0008334D" w:rsidRDefault="0008334D" w:rsidP="0008334D">
      <w:pPr>
        <w:pStyle w:val="NoSpacing"/>
        <w:numPr>
          <w:ilvl w:val="0"/>
          <w:numId w:val="22"/>
        </w:numPr>
        <w:rPr>
          <w:del w:id="262" w:author="Kathryn Allen" w:date="2026-09-25T20:07:00Z" w16du:dateUtc="2026-09-26T00:07:00Z"/>
          <w:sz w:val="20"/>
          <w:szCs w:val="20"/>
        </w:rPr>
      </w:pPr>
      <w:del w:id="263" w:author="Kathryn Allen" w:date="2026-09-25T20:07:00Z" w16du:dateUtc="2026-09-26T00:07:00Z">
        <w:r w:rsidRPr="00C5691F">
          <w:rPr>
            <w:sz w:val="20"/>
            <w:szCs w:val="20"/>
          </w:rPr>
          <w:delText>Income  NONE</w:delText>
        </w:r>
      </w:del>
    </w:p>
    <w:p w14:paraId="1E2BCA2A" w14:textId="77777777" w:rsidR="0008334D" w:rsidRPr="00C5691F" w:rsidRDefault="0008334D" w:rsidP="0008334D">
      <w:pPr>
        <w:pStyle w:val="NoSpacing"/>
        <w:rPr>
          <w:del w:id="264" w:author="Kathryn Allen" w:date="2026-09-25T20:07:00Z" w16du:dateUtc="2026-09-26T00:07:00Z"/>
          <w:sz w:val="20"/>
          <w:szCs w:val="20"/>
        </w:rPr>
      </w:pPr>
    </w:p>
    <w:p w14:paraId="10F77BA3" w14:textId="77777777" w:rsidR="0008334D" w:rsidRPr="002621B5" w:rsidRDefault="0008334D" w:rsidP="0008334D">
      <w:pPr>
        <w:pStyle w:val="NoSpacing"/>
        <w:rPr>
          <w:del w:id="265" w:author="Kathryn Allen" w:date="2026-09-25T20:07:00Z" w16du:dateUtc="2026-09-26T00:07:00Z"/>
          <w:b/>
          <w:bCs/>
          <w:sz w:val="24"/>
          <w:szCs w:val="24"/>
        </w:rPr>
      </w:pPr>
      <w:del w:id="266" w:author="Kathryn Allen" w:date="2026-09-25T20:07:00Z" w16du:dateUtc="2026-09-26T00:07:00Z">
        <w:r w:rsidRPr="00C5691F">
          <w:rPr>
            <w:b/>
            <w:bCs/>
            <w:sz w:val="24"/>
            <w:szCs w:val="24"/>
          </w:rPr>
          <w:delText>Ending Balance: $</w:delText>
        </w:r>
        <w:r>
          <w:rPr>
            <w:b/>
            <w:bCs/>
            <w:sz w:val="24"/>
            <w:szCs w:val="24"/>
          </w:rPr>
          <w:delText>2261.90</w:delText>
        </w:r>
      </w:del>
    </w:p>
    <w:p w14:paraId="774F264A" w14:textId="327CD547" w:rsidR="00FB4583" w:rsidRDefault="00FB4583" w:rsidP="005B1E16">
      <w:pPr>
        <w:pStyle w:val="NoSpacing"/>
        <w:rPr>
          <w:del w:id="267" w:author="Kathryn Allen" w:date="2026-09-25T20:07:00Z" w16du:dateUtc="2026-09-26T00:07:00Z"/>
          <w:sz w:val="18"/>
          <w:szCs w:val="18"/>
        </w:rPr>
      </w:pPr>
    </w:p>
    <w:p w14:paraId="7A0EC9F3" w14:textId="24666238" w:rsidR="00FB4583" w:rsidRDefault="00FB4583" w:rsidP="005B1E16">
      <w:pPr>
        <w:pStyle w:val="NoSpacing"/>
        <w:rPr>
          <w:del w:id="268" w:author="Kathryn Allen" w:date="2026-09-25T20:07:00Z" w16du:dateUtc="2026-09-26T00:07:00Z"/>
          <w:sz w:val="18"/>
          <w:szCs w:val="18"/>
        </w:rPr>
      </w:pPr>
    </w:p>
    <w:p w14:paraId="06D2CA66" w14:textId="5FAB6C8A" w:rsidR="00FB4583" w:rsidRDefault="00FB4583" w:rsidP="005B1E16">
      <w:pPr>
        <w:pStyle w:val="NoSpacing"/>
        <w:rPr>
          <w:del w:id="269" w:author="Kathryn Allen" w:date="2026-09-25T20:07:00Z" w16du:dateUtc="2026-09-26T00:07:00Z"/>
          <w:sz w:val="18"/>
          <w:szCs w:val="18"/>
        </w:rPr>
      </w:pPr>
    </w:p>
    <w:p w14:paraId="4E6FE0E5" w14:textId="35138736" w:rsidR="00FB4583" w:rsidRDefault="00FB4583" w:rsidP="004B6301">
      <w:pPr>
        <w:spacing w:after="0" w:line="240" w:lineRule="auto"/>
        <w:rPr>
          <w:rFonts w:ascii="Times New Roman" w:hAnsi="Times New Roman"/>
          <w:rPrChange w:id="270" w:author="Kathryn Allen" w:date="2026-09-25T20:07:00Z" w16du:dateUtc="2026-09-26T00:07:00Z">
            <w:rPr>
              <w:sz w:val="18"/>
              <w:szCs w:val="18"/>
            </w:rPr>
          </w:rPrChange>
        </w:rPr>
        <w:pPrChange w:id="271" w:author="Kathryn Allen" w:date="2026-09-25T20:07:00Z" w16du:dateUtc="2026-09-26T00:07:00Z">
          <w:pPr>
            <w:pStyle w:val="NoSpacing"/>
          </w:pPr>
        </w:pPrChange>
      </w:pPr>
    </w:p>
    <w:p w14:paraId="4936EA2C" w14:textId="77777777" w:rsidR="00FB4583" w:rsidRDefault="00FB4583">
      <w:pPr>
        <w:rPr>
          <w:rPrChange w:id="272" w:author="Kathryn Allen" w:date="2026-09-25T20:07:00Z" w16du:dateUtc="2026-09-26T00:07:00Z">
            <w:rPr>
              <w:sz w:val="18"/>
              <w:szCs w:val="18"/>
            </w:rPr>
          </w:rPrChange>
        </w:rPr>
        <w:pPrChange w:id="273" w:author="Kathryn Allen" w:date="2026-09-25T20:07:00Z" w16du:dateUtc="2026-09-26T00:07:00Z">
          <w:pPr>
            <w:pStyle w:val="NoSpacing"/>
          </w:pPr>
        </w:pPrChange>
      </w:pPr>
    </w:p>
    <w:p w14:paraId="0CDAB305" w14:textId="77777777" w:rsidR="008B5D99" w:rsidRDefault="008B5D99">
      <w:pPr>
        <w:rPr>
          <w:rPrChange w:id="274" w:author="Kathryn Allen" w:date="2026-09-25T20:07:00Z" w16du:dateUtc="2026-09-26T00:07:00Z">
            <w:rPr>
              <w:i/>
              <w:iCs/>
              <w:color w:val="FF0000"/>
            </w:rPr>
          </w:rPrChange>
        </w:rPr>
        <w:pPrChange w:id="275" w:author="Kathryn Allen" w:date="2026-09-25T20:07:00Z" w16du:dateUtc="2026-09-26T00:07:00Z">
          <w:pPr>
            <w:pStyle w:val="NoSpacing"/>
          </w:pPr>
        </w:pPrChange>
      </w:pPr>
    </w:p>
    <w:sectPr w:rsidR="008B5D99">
      <w:type w:val="nextPage"/>
      <w:pgSz w:w="11906" w:h="16838"/>
      <w:pgMar w:top="1440" w:right="1440" w:bottom="1440" w:left="1440" w:header="708" w:footer="708" w:gutter="0"/>
      <w:cols w:space="708"/>
      <w:docGrid w:linePitch="360"/>
      <w:sectPrChange w:id="276" w:author="Kathryn Allen" w:date="2026-09-25T20:07:00Z" w16du:dateUtc="2026-09-26T00:07:00Z">
        <w:sectPr w:rsidR="008B5D99">
          <w:type w:val="continuous"/>
          <w:pgSz w:w="12240" w:h="15840"/>
          <w:pgMar w:top="720" w:right="720" w:bottom="720" w:left="720" w:header="720" w:footer="720" w:gutter="0"/>
          <w:cols w:space="72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5002EFF" w:usb1="C000E47F" w:usb2="0000002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14057B"/>
    <w:multiLevelType w:val="hybridMultilevel"/>
    <w:tmpl w:val="F6D4AA5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9AF1F03"/>
    <w:multiLevelType w:val="hybridMultilevel"/>
    <w:tmpl w:val="F6D6275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EF91388"/>
    <w:multiLevelType w:val="hybridMultilevel"/>
    <w:tmpl w:val="DEDC2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38250F"/>
    <w:multiLevelType w:val="hybridMultilevel"/>
    <w:tmpl w:val="F20E8A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EE55C93"/>
    <w:multiLevelType w:val="hybridMultilevel"/>
    <w:tmpl w:val="9B767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E8288B"/>
    <w:multiLevelType w:val="hybridMultilevel"/>
    <w:tmpl w:val="3300E0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C3C3F1A"/>
    <w:multiLevelType w:val="hybridMultilevel"/>
    <w:tmpl w:val="FD461D0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2116447"/>
    <w:multiLevelType w:val="hybridMultilevel"/>
    <w:tmpl w:val="8A60E4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3F1552A"/>
    <w:multiLevelType w:val="hybridMultilevel"/>
    <w:tmpl w:val="5B6A6E2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6A228D3"/>
    <w:multiLevelType w:val="hybridMultilevel"/>
    <w:tmpl w:val="9858F8B2"/>
    <w:lvl w:ilvl="0" w:tplc="FC7E16A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A0A4950"/>
    <w:multiLevelType w:val="hybridMultilevel"/>
    <w:tmpl w:val="1E666F9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45AC2CED"/>
    <w:multiLevelType w:val="hybridMultilevel"/>
    <w:tmpl w:val="926CC4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7E02B9"/>
    <w:multiLevelType w:val="hybridMultilevel"/>
    <w:tmpl w:val="477CE3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5B1713"/>
    <w:multiLevelType w:val="hybridMultilevel"/>
    <w:tmpl w:val="AC6AD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88040B"/>
    <w:multiLevelType w:val="hybridMultilevel"/>
    <w:tmpl w:val="82E408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4B18C3"/>
    <w:multiLevelType w:val="hybridMultilevel"/>
    <w:tmpl w:val="452AAB8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5CD22888"/>
    <w:multiLevelType w:val="hybridMultilevel"/>
    <w:tmpl w:val="AE70B4C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60445D1C"/>
    <w:multiLevelType w:val="hybridMultilevel"/>
    <w:tmpl w:val="A7E44FD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61A11863"/>
    <w:multiLevelType w:val="hybridMultilevel"/>
    <w:tmpl w:val="A1F26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6F2C86"/>
    <w:multiLevelType w:val="hybridMultilevel"/>
    <w:tmpl w:val="ABCC3D4E"/>
    <w:lvl w:ilvl="0" w:tplc="1D188FA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A4A605F"/>
    <w:multiLevelType w:val="hybridMultilevel"/>
    <w:tmpl w:val="4EE076E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6F7E7794"/>
    <w:multiLevelType w:val="hybridMultilevel"/>
    <w:tmpl w:val="999EBB9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76811340"/>
    <w:multiLevelType w:val="hybridMultilevel"/>
    <w:tmpl w:val="87F2B0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DD7F12"/>
    <w:multiLevelType w:val="hybridMultilevel"/>
    <w:tmpl w:val="5E7887AA"/>
    <w:lvl w:ilvl="0" w:tplc="111E2D12">
      <w:numFmt w:val="bullet"/>
      <w:lvlText w:val="-"/>
      <w:lvlJc w:val="left"/>
      <w:pPr>
        <w:ind w:left="420" w:hanging="360"/>
      </w:pPr>
      <w:rPr>
        <w:rFonts w:ascii="Times New Roman" w:eastAsiaTheme="minorHAnsi" w:hAnsi="Times New Roman" w:cs="Times New Roman" w:hint="default"/>
      </w:rPr>
    </w:lvl>
    <w:lvl w:ilvl="1" w:tplc="08090003">
      <w:start w:val="1"/>
      <w:numFmt w:val="bullet"/>
      <w:lvlText w:val="o"/>
      <w:lvlJc w:val="left"/>
      <w:pPr>
        <w:ind w:left="1140" w:hanging="360"/>
      </w:pPr>
      <w:rPr>
        <w:rFonts w:ascii="Courier New" w:hAnsi="Courier New" w:cs="Courier New" w:hint="default"/>
      </w:rPr>
    </w:lvl>
    <w:lvl w:ilvl="2" w:tplc="08090005">
      <w:start w:val="1"/>
      <w:numFmt w:val="bullet"/>
      <w:lvlText w:val=""/>
      <w:lvlJc w:val="left"/>
      <w:pPr>
        <w:ind w:left="1860" w:hanging="360"/>
      </w:pPr>
      <w:rPr>
        <w:rFonts w:ascii="Wingdings" w:hAnsi="Wingdings" w:hint="default"/>
      </w:rPr>
    </w:lvl>
    <w:lvl w:ilvl="3" w:tplc="08090001">
      <w:start w:val="1"/>
      <w:numFmt w:val="bullet"/>
      <w:lvlText w:val=""/>
      <w:lvlJc w:val="left"/>
      <w:pPr>
        <w:ind w:left="2580" w:hanging="360"/>
      </w:pPr>
      <w:rPr>
        <w:rFonts w:ascii="Symbol" w:hAnsi="Symbol" w:hint="default"/>
      </w:rPr>
    </w:lvl>
    <w:lvl w:ilvl="4" w:tplc="08090003">
      <w:start w:val="1"/>
      <w:numFmt w:val="bullet"/>
      <w:lvlText w:val="o"/>
      <w:lvlJc w:val="left"/>
      <w:pPr>
        <w:ind w:left="3300" w:hanging="360"/>
      </w:pPr>
      <w:rPr>
        <w:rFonts w:ascii="Courier New" w:hAnsi="Courier New" w:cs="Courier New" w:hint="default"/>
      </w:rPr>
    </w:lvl>
    <w:lvl w:ilvl="5" w:tplc="08090005">
      <w:start w:val="1"/>
      <w:numFmt w:val="bullet"/>
      <w:lvlText w:val=""/>
      <w:lvlJc w:val="left"/>
      <w:pPr>
        <w:ind w:left="4020" w:hanging="360"/>
      </w:pPr>
      <w:rPr>
        <w:rFonts w:ascii="Wingdings" w:hAnsi="Wingdings" w:hint="default"/>
      </w:rPr>
    </w:lvl>
    <w:lvl w:ilvl="6" w:tplc="08090001">
      <w:start w:val="1"/>
      <w:numFmt w:val="bullet"/>
      <w:lvlText w:val=""/>
      <w:lvlJc w:val="left"/>
      <w:pPr>
        <w:ind w:left="4740" w:hanging="360"/>
      </w:pPr>
      <w:rPr>
        <w:rFonts w:ascii="Symbol" w:hAnsi="Symbol" w:hint="default"/>
      </w:rPr>
    </w:lvl>
    <w:lvl w:ilvl="7" w:tplc="08090003">
      <w:start w:val="1"/>
      <w:numFmt w:val="bullet"/>
      <w:lvlText w:val="o"/>
      <w:lvlJc w:val="left"/>
      <w:pPr>
        <w:ind w:left="5460" w:hanging="360"/>
      </w:pPr>
      <w:rPr>
        <w:rFonts w:ascii="Courier New" w:hAnsi="Courier New" w:cs="Courier New" w:hint="default"/>
      </w:rPr>
    </w:lvl>
    <w:lvl w:ilvl="8" w:tplc="08090005">
      <w:start w:val="1"/>
      <w:numFmt w:val="bullet"/>
      <w:lvlText w:val=""/>
      <w:lvlJc w:val="left"/>
      <w:pPr>
        <w:ind w:left="6180" w:hanging="360"/>
      </w:pPr>
      <w:rPr>
        <w:rFonts w:ascii="Wingdings" w:hAnsi="Wingdings" w:hint="default"/>
      </w:rPr>
    </w:lvl>
  </w:abstractNum>
  <w:abstractNum w:abstractNumId="24" w15:restartNumberingAfterBreak="0">
    <w:nsid w:val="7A736611"/>
    <w:multiLevelType w:val="hybridMultilevel"/>
    <w:tmpl w:val="F3B4C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A179D7"/>
    <w:multiLevelType w:val="hybridMultilevel"/>
    <w:tmpl w:val="F916504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7F221B40"/>
    <w:multiLevelType w:val="hybridMultilevel"/>
    <w:tmpl w:val="55D64B3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95967359">
    <w:abstractNumId w:val="12"/>
  </w:num>
  <w:num w:numId="2" w16cid:durableId="1577471498">
    <w:abstractNumId w:val="26"/>
  </w:num>
  <w:num w:numId="3" w16cid:durableId="68119427">
    <w:abstractNumId w:val="16"/>
  </w:num>
  <w:num w:numId="4" w16cid:durableId="2111312581">
    <w:abstractNumId w:val="0"/>
  </w:num>
  <w:num w:numId="5" w16cid:durableId="1921866797">
    <w:abstractNumId w:val="10"/>
  </w:num>
  <w:num w:numId="6" w16cid:durableId="216400558">
    <w:abstractNumId w:val="25"/>
  </w:num>
  <w:num w:numId="7" w16cid:durableId="1017780355">
    <w:abstractNumId w:val="15"/>
  </w:num>
  <w:num w:numId="8" w16cid:durableId="1404184888">
    <w:abstractNumId w:val="21"/>
  </w:num>
  <w:num w:numId="9" w16cid:durableId="1332412597">
    <w:abstractNumId w:val="20"/>
  </w:num>
  <w:num w:numId="10" w16cid:durableId="1454712954">
    <w:abstractNumId w:val="5"/>
  </w:num>
  <w:num w:numId="11" w16cid:durableId="1651904921">
    <w:abstractNumId w:val="17"/>
  </w:num>
  <w:num w:numId="12" w16cid:durableId="435759750">
    <w:abstractNumId w:val="1"/>
  </w:num>
  <w:num w:numId="13" w16cid:durableId="504519719">
    <w:abstractNumId w:val="7"/>
  </w:num>
  <w:num w:numId="14" w16cid:durableId="2146241574">
    <w:abstractNumId w:val="8"/>
  </w:num>
  <w:num w:numId="15" w16cid:durableId="288123103">
    <w:abstractNumId w:val="6"/>
  </w:num>
  <w:num w:numId="16" w16cid:durableId="1880044377">
    <w:abstractNumId w:val="3"/>
  </w:num>
  <w:num w:numId="17" w16cid:durableId="148861967">
    <w:abstractNumId w:val="4"/>
  </w:num>
  <w:num w:numId="18" w16cid:durableId="1117214733">
    <w:abstractNumId w:val="24"/>
  </w:num>
  <w:num w:numId="19" w16cid:durableId="985233663">
    <w:abstractNumId w:val="18"/>
  </w:num>
  <w:num w:numId="20" w16cid:durableId="1138642983">
    <w:abstractNumId w:val="22"/>
  </w:num>
  <w:num w:numId="21" w16cid:durableId="1068841568">
    <w:abstractNumId w:val="11"/>
  </w:num>
  <w:num w:numId="22" w16cid:durableId="2126801056">
    <w:abstractNumId w:val="14"/>
  </w:num>
  <w:num w:numId="23" w16cid:durableId="691686949">
    <w:abstractNumId w:val="2"/>
  </w:num>
  <w:num w:numId="24" w16cid:durableId="699742198">
    <w:abstractNumId w:val="13"/>
  </w:num>
  <w:num w:numId="25" w16cid:durableId="519317971">
    <w:abstractNumId w:val="23"/>
  </w:num>
  <w:num w:numId="26" w16cid:durableId="482041932">
    <w:abstractNumId w:val="9"/>
  </w:num>
  <w:num w:numId="27" w16cid:durableId="498738438">
    <w:abstractNumId w:val="1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067"/>
    <w:rsid w:val="00006369"/>
    <w:rsid w:val="00007A67"/>
    <w:rsid w:val="00011A63"/>
    <w:rsid w:val="00012479"/>
    <w:rsid w:val="00017880"/>
    <w:rsid w:val="00020126"/>
    <w:rsid w:val="00021BA1"/>
    <w:rsid w:val="00022C5C"/>
    <w:rsid w:val="00023817"/>
    <w:rsid w:val="00031132"/>
    <w:rsid w:val="000340B0"/>
    <w:rsid w:val="00040334"/>
    <w:rsid w:val="0004114E"/>
    <w:rsid w:val="00042AC0"/>
    <w:rsid w:val="00045468"/>
    <w:rsid w:val="00045503"/>
    <w:rsid w:val="000473E9"/>
    <w:rsid w:val="000518FA"/>
    <w:rsid w:val="00052B7D"/>
    <w:rsid w:val="0005338C"/>
    <w:rsid w:val="0005529C"/>
    <w:rsid w:val="00057AB0"/>
    <w:rsid w:val="00062226"/>
    <w:rsid w:val="00064AED"/>
    <w:rsid w:val="00065857"/>
    <w:rsid w:val="000672EE"/>
    <w:rsid w:val="0007062B"/>
    <w:rsid w:val="0007573A"/>
    <w:rsid w:val="000757FC"/>
    <w:rsid w:val="00075D03"/>
    <w:rsid w:val="0008010E"/>
    <w:rsid w:val="00081531"/>
    <w:rsid w:val="00083339"/>
    <w:rsid w:val="0008334D"/>
    <w:rsid w:val="000921F4"/>
    <w:rsid w:val="0009312D"/>
    <w:rsid w:val="00093CAC"/>
    <w:rsid w:val="000941E4"/>
    <w:rsid w:val="0009491A"/>
    <w:rsid w:val="000A00DB"/>
    <w:rsid w:val="000A2A02"/>
    <w:rsid w:val="000A64FC"/>
    <w:rsid w:val="000A6F3D"/>
    <w:rsid w:val="000A7D91"/>
    <w:rsid w:val="000B08CD"/>
    <w:rsid w:val="000B4318"/>
    <w:rsid w:val="000B61FD"/>
    <w:rsid w:val="000C3CFB"/>
    <w:rsid w:val="000C4CBA"/>
    <w:rsid w:val="000C6541"/>
    <w:rsid w:val="000C783D"/>
    <w:rsid w:val="000D07C8"/>
    <w:rsid w:val="000D2484"/>
    <w:rsid w:val="000D25E5"/>
    <w:rsid w:val="000E29D8"/>
    <w:rsid w:val="000E2B57"/>
    <w:rsid w:val="000F4C56"/>
    <w:rsid w:val="000F6219"/>
    <w:rsid w:val="000F6761"/>
    <w:rsid w:val="0010064A"/>
    <w:rsid w:val="00103FED"/>
    <w:rsid w:val="00104859"/>
    <w:rsid w:val="00111067"/>
    <w:rsid w:val="00113FD4"/>
    <w:rsid w:val="00117B3C"/>
    <w:rsid w:val="00117D2D"/>
    <w:rsid w:val="0012022B"/>
    <w:rsid w:val="0012530E"/>
    <w:rsid w:val="00130216"/>
    <w:rsid w:val="001321EF"/>
    <w:rsid w:val="00135F3A"/>
    <w:rsid w:val="001362E2"/>
    <w:rsid w:val="00136B36"/>
    <w:rsid w:val="001444A9"/>
    <w:rsid w:val="00150305"/>
    <w:rsid w:val="00153AFD"/>
    <w:rsid w:val="00155AB8"/>
    <w:rsid w:val="00156154"/>
    <w:rsid w:val="00160577"/>
    <w:rsid w:val="001611D0"/>
    <w:rsid w:val="00163F7B"/>
    <w:rsid w:val="00165041"/>
    <w:rsid w:val="00166F45"/>
    <w:rsid w:val="00167ABA"/>
    <w:rsid w:val="00172B5D"/>
    <w:rsid w:val="001730E8"/>
    <w:rsid w:val="00182B29"/>
    <w:rsid w:val="0018369A"/>
    <w:rsid w:val="00184480"/>
    <w:rsid w:val="00187219"/>
    <w:rsid w:val="00195CB6"/>
    <w:rsid w:val="001963AE"/>
    <w:rsid w:val="001A09A6"/>
    <w:rsid w:val="001A6FB3"/>
    <w:rsid w:val="001A7B85"/>
    <w:rsid w:val="001A7E84"/>
    <w:rsid w:val="001B05B8"/>
    <w:rsid w:val="001B0CF7"/>
    <w:rsid w:val="001B3D02"/>
    <w:rsid w:val="001C0307"/>
    <w:rsid w:val="001C1D79"/>
    <w:rsid w:val="001C2818"/>
    <w:rsid w:val="001C6D85"/>
    <w:rsid w:val="001D087A"/>
    <w:rsid w:val="001D111B"/>
    <w:rsid w:val="001E47A1"/>
    <w:rsid w:val="001E7301"/>
    <w:rsid w:val="001E7FC6"/>
    <w:rsid w:val="001F2C74"/>
    <w:rsid w:val="001F47A2"/>
    <w:rsid w:val="001F5F58"/>
    <w:rsid w:val="0020157A"/>
    <w:rsid w:val="00204EFE"/>
    <w:rsid w:val="0020753B"/>
    <w:rsid w:val="0021393D"/>
    <w:rsid w:val="00213CA3"/>
    <w:rsid w:val="00216BD6"/>
    <w:rsid w:val="00217827"/>
    <w:rsid w:val="00221844"/>
    <w:rsid w:val="00221C44"/>
    <w:rsid w:val="00222650"/>
    <w:rsid w:val="00224339"/>
    <w:rsid w:val="00225E0B"/>
    <w:rsid w:val="0023163B"/>
    <w:rsid w:val="00236E7E"/>
    <w:rsid w:val="0024328A"/>
    <w:rsid w:val="002453D9"/>
    <w:rsid w:val="002454DF"/>
    <w:rsid w:val="002467D1"/>
    <w:rsid w:val="0025690F"/>
    <w:rsid w:val="00256BCE"/>
    <w:rsid w:val="0025790C"/>
    <w:rsid w:val="00257B07"/>
    <w:rsid w:val="00257CE1"/>
    <w:rsid w:val="002601E4"/>
    <w:rsid w:val="00272B67"/>
    <w:rsid w:val="00273854"/>
    <w:rsid w:val="0028121B"/>
    <w:rsid w:val="002904B9"/>
    <w:rsid w:val="00293621"/>
    <w:rsid w:val="002950B7"/>
    <w:rsid w:val="002A26DA"/>
    <w:rsid w:val="002A2C2F"/>
    <w:rsid w:val="002A43E6"/>
    <w:rsid w:val="002A4602"/>
    <w:rsid w:val="002A4B6D"/>
    <w:rsid w:val="002B406B"/>
    <w:rsid w:val="002C131D"/>
    <w:rsid w:val="002D2A30"/>
    <w:rsid w:val="002D3A84"/>
    <w:rsid w:val="002D5AF6"/>
    <w:rsid w:val="002D6F60"/>
    <w:rsid w:val="002D759D"/>
    <w:rsid w:val="002E2842"/>
    <w:rsid w:val="002E40BD"/>
    <w:rsid w:val="002E6C19"/>
    <w:rsid w:val="002E74DA"/>
    <w:rsid w:val="002F751A"/>
    <w:rsid w:val="00300BC2"/>
    <w:rsid w:val="00301F4E"/>
    <w:rsid w:val="00303D4B"/>
    <w:rsid w:val="00304DA4"/>
    <w:rsid w:val="003066C2"/>
    <w:rsid w:val="00312D3A"/>
    <w:rsid w:val="00316CBD"/>
    <w:rsid w:val="00317277"/>
    <w:rsid w:val="00323D3B"/>
    <w:rsid w:val="00324659"/>
    <w:rsid w:val="003279EC"/>
    <w:rsid w:val="0033242B"/>
    <w:rsid w:val="00333A54"/>
    <w:rsid w:val="00334795"/>
    <w:rsid w:val="00342E6B"/>
    <w:rsid w:val="00365071"/>
    <w:rsid w:val="00366479"/>
    <w:rsid w:val="003722F7"/>
    <w:rsid w:val="00372453"/>
    <w:rsid w:val="00372FD0"/>
    <w:rsid w:val="003749AC"/>
    <w:rsid w:val="00374BED"/>
    <w:rsid w:val="0037520D"/>
    <w:rsid w:val="00383F5D"/>
    <w:rsid w:val="00386962"/>
    <w:rsid w:val="00390E9A"/>
    <w:rsid w:val="003942B1"/>
    <w:rsid w:val="00396DFF"/>
    <w:rsid w:val="003978AF"/>
    <w:rsid w:val="003A090F"/>
    <w:rsid w:val="003A4BEB"/>
    <w:rsid w:val="003B1CC4"/>
    <w:rsid w:val="003B2CE7"/>
    <w:rsid w:val="003B46E1"/>
    <w:rsid w:val="003C1390"/>
    <w:rsid w:val="003C5E28"/>
    <w:rsid w:val="003C671E"/>
    <w:rsid w:val="003D100D"/>
    <w:rsid w:val="003D1B2A"/>
    <w:rsid w:val="003D27C0"/>
    <w:rsid w:val="003D5189"/>
    <w:rsid w:val="003E082E"/>
    <w:rsid w:val="003E326B"/>
    <w:rsid w:val="003E3619"/>
    <w:rsid w:val="003E6028"/>
    <w:rsid w:val="003F1CB2"/>
    <w:rsid w:val="003F617B"/>
    <w:rsid w:val="0040432D"/>
    <w:rsid w:val="00405CC5"/>
    <w:rsid w:val="00406735"/>
    <w:rsid w:val="0040799B"/>
    <w:rsid w:val="00412562"/>
    <w:rsid w:val="00413089"/>
    <w:rsid w:val="004150BB"/>
    <w:rsid w:val="00415F81"/>
    <w:rsid w:val="0042003A"/>
    <w:rsid w:val="0042055D"/>
    <w:rsid w:val="00423D90"/>
    <w:rsid w:val="0042717B"/>
    <w:rsid w:val="0043049A"/>
    <w:rsid w:val="00432C17"/>
    <w:rsid w:val="00433BFA"/>
    <w:rsid w:val="0043425E"/>
    <w:rsid w:val="00462B04"/>
    <w:rsid w:val="004636F4"/>
    <w:rsid w:val="004660D8"/>
    <w:rsid w:val="004672A6"/>
    <w:rsid w:val="004709F6"/>
    <w:rsid w:val="004742B5"/>
    <w:rsid w:val="00474861"/>
    <w:rsid w:val="00476B17"/>
    <w:rsid w:val="00477D10"/>
    <w:rsid w:val="00481465"/>
    <w:rsid w:val="004814C4"/>
    <w:rsid w:val="004830D0"/>
    <w:rsid w:val="00483E65"/>
    <w:rsid w:val="004874F5"/>
    <w:rsid w:val="00491ECF"/>
    <w:rsid w:val="00493C4D"/>
    <w:rsid w:val="004953D2"/>
    <w:rsid w:val="00496595"/>
    <w:rsid w:val="0049686B"/>
    <w:rsid w:val="004A3E57"/>
    <w:rsid w:val="004A4986"/>
    <w:rsid w:val="004A51BD"/>
    <w:rsid w:val="004A5E72"/>
    <w:rsid w:val="004B247C"/>
    <w:rsid w:val="004B5597"/>
    <w:rsid w:val="004B6301"/>
    <w:rsid w:val="004C0C9D"/>
    <w:rsid w:val="004C1653"/>
    <w:rsid w:val="004D4A42"/>
    <w:rsid w:val="004D79B2"/>
    <w:rsid w:val="004E0ECE"/>
    <w:rsid w:val="004E1507"/>
    <w:rsid w:val="004E282E"/>
    <w:rsid w:val="004E2D0B"/>
    <w:rsid w:val="004E4EE2"/>
    <w:rsid w:val="004E7DAB"/>
    <w:rsid w:val="004F1FB4"/>
    <w:rsid w:val="004F2F43"/>
    <w:rsid w:val="004F3BC3"/>
    <w:rsid w:val="004F606A"/>
    <w:rsid w:val="004F65AE"/>
    <w:rsid w:val="004F687B"/>
    <w:rsid w:val="005017CC"/>
    <w:rsid w:val="00502763"/>
    <w:rsid w:val="00502BBC"/>
    <w:rsid w:val="0050760A"/>
    <w:rsid w:val="00513776"/>
    <w:rsid w:val="00516AB9"/>
    <w:rsid w:val="00516B55"/>
    <w:rsid w:val="00520C23"/>
    <w:rsid w:val="0052515B"/>
    <w:rsid w:val="00533599"/>
    <w:rsid w:val="00535ABC"/>
    <w:rsid w:val="00536210"/>
    <w:rsid w:val="00543747"/>
    <w:rsid w:val="00544F01"/>
    <w:rsid w:val="00551011"/>
    <w:rsid w:val="00551B27"/>
    <w:rsid w:val="0055561C"/>
    <w:rsid w:val="00557740"/>
    <w:rsid w:val="00562709"/>
    <w:rsid w:val="00566069"/>
    <w:rsid w:val="00566EA9"/>
    <w:rsid w:val="0057174C"/>
    <w:rsid w:val="00571BE5"/>
    <w:rsid w:val="00572F9A"/>
    <w:rsid w:val="0057387D"/>
    <w:rsid w:val="00575551"/>
    <w:rsid w:val="005845E7"/>
    <w:rsid w:val="00585209"/>
    <w:rsid w:val="005939C8"/>
    <w:rsid w:val="00594A6C"/>
    <w:rsid w:val="00597494"/>
    <w:rsid w:val="005A1B07"/>
    <w:rsid w:val="005A68F9"/>
    <w:rsid w:val="005B1E16"/>
    <w:rsid w:val="005B4252"/>
    <w:rsid w:val="005B5CFD"/>
    <w:rsid w:val="005C4554"/>
    <w:rsid w:val="005C6EAC"/>
    <w:rsid w:val="005C7191"/>
    <w:rsid w:val="005D1B01"/>
    <w:rsid w:val="005D25F9"/>
    <w:rsid w:val="005D2957"/>
    <w:rsid w:val="005D48FD"/>
    <w:rsid w:val="005D7ED3"/>
    <w:rsid w:val="005E0FDA"/>
    <w:rsid w:val="005E22C4"/>
    <w:rsid w:val="005E33BB"/>
    <w:rsid w:val="005E41B5"/>
    <w:rsid w:val="005E4A3E"/>
    <w:rsid w:val="005E4D52"/>
    <w:rsid w:val="005E5E17"/>
    <w:rsid w:val="005E6004"/>
    <w:rsid w:val="005F06FF"/>
    <w:rsid w:val="005F78E1"/>
    <w:rsid w:val="00603ED6"/>
    <w:rsid w:val="00605883"/>
    <w:rsid w:val="00605BFE"/>
    <w:rsid w:val="006071AE"/>
    <w:rsid w:val="006106AC"/>
    <w:rsid w:val="00611896"/>
    <w:rsid w:val="00612939"/>
    <w:rsid w:val="006247FF"/>
    <w:rsid w:val="006270F8"/>
    <w:rsid w:val="00634482"/>
    <w:rsid w:val="00634797"/>
    <w:rsid w:val="0063487C"/>
    <w:rsid w:val="00634FBB"/>
    <w:rsid w:val="00642AE4"/>
    <w:rsid w:val="00642B20"/>
    <w:rsid w:val="006433D9"/>
    <w:rsid w:val="00645995"/>
    <w:rsid w:val="006534AB"/>
    <w:rsid w:val="006543B9"/>
    <w:rsid w:val="00660F55"/>
    <w:rsid w:val="00674117"/>
    <w:rsid w:val="00674C29"/>
    <w:rsid w:val="00675F58"/>
    <w:rsid w:val="00676ECF"/>
    <w:rsid w:val="00677AC5"/>
    <w:rsid w:val="00680D90"/>
    <w:rsid w:val="00681E31"/>
    <w:rsid w:val="006828F8"/>
    <w:rsid w:val="006977B0"/>
    <w:rsid w:val="006A25B4"/>
    <w:rsid w:val="006A2CB6"/>
    <w:rsid w:val="006B1615"/>
    <w:rsid w:val="006B708F"/>
    <w:rsid w:val="006B7FFB"/>
    <w:rsid w:val="006C0E72"/>
    <w:rsid w:val="006C22DA"/>
    <w:rsid w:val="006C27CF"/>
    <w:rsid w:val="006C29FD"/>
    <w:rsid w:val="006C7541"/>
    <w:rsid w:val="006E0552"/>
    <w:rsid w:val="006E304F"/>
    <w:rsid w:val="006F3DC4"/>
    <w:rsid w:val="006F4E3B"/>
    <w:rsid w:val="006F59F0"/>
    <w:rsid w:val="007005F0"/>
    <w:rsid w:val="00702DF8"/>
    <w:rsid w:val="00702E6F"/>
    <w:rsid w:val="007124A3"/>
    <w:rsid w:val="00714DC5"/>
    <w:rsid w:val="007153C7"/>
    <w:rsid w:val="00721638"/>
    <w:rsid w:val="00722B9C"/>
    <w:rsid w:val="007236D1"/>
    <w:rsid w:val="00723E0B"/>
    <w:rsid w:val="00730542"/>
    <w:rsid w:val="00734A63"/>
    <w:rsid w:val="00737CCB"/>
    <w:rsid w:val="0074007E"/>
    <w:rsid w:val="0074369E"/>
    <w:rsid w:val="00743D6C"/>
    <w:rsid w:val="00744A59"/>
    <w:rsid w:val="00747D24"/>
    <w:rsid w:val="007516E8"/>
    <w:rsid w:val="00752578"/>
    <w:rsid w:val="00752FC6"/>
    <w:rsid w:val="0075310F"/>
    <w:rsid w:val="0075344C"/>
    <w:rsid w:val="00754C99"/>
    <w:rsid w:val="00754E24"/>
    <w:rsid w:val="007576E3"/>
    <w:rsid w:val="007611DA"/>
    <w:rsid w:val="00763837"/>
    <w:rsid w:val="00764BFC"/>
    <w:rsid w:val="00766855"/>
    <w:rsid w:val="0076691D"/>
    <w:rsid w:val="0077023A"/>
    <w:rsid w:val="00770996"/>
    <w:rsid w:val="0077587C"/>
    <w:rsid w:val="00775DCB"/>
    <w:rsid w:val="00775E59"/>
    <w:rsid w:val="00776C5D"/>
    <w:rsid w:val="00782B23"/>
    <w:rsid w:val="00782B74"/>
    <w:rsid w:val="00790EC8"/>
    <w:rsid w:val="007910ED"/>
    <w:rsid w:val="00792B56"/>
    <w:rsid w:val="007933A2"/>
    <w:rsid w:val="007939A1"/>
    <w:rsid w:val="007A2575"/>
    <w:rsid w:val="007A294F"/>
    <w:rsid w:val="007A352D"/>
    <w:rsid w:val="007A440E"/>
    <w:rsid w:val="007A4422"/>
    <w:rsid w:val="007A58BE"/>
    <w:rsid w:val="007A6287"/>
    <w:rsid w:val="007A7263"/>
    <w:rsid w:val="007A7AF1"/>
    <w:rsid w:val="007B1D15"/>
    <w:rsid w:val="007B1F48"/>
    <w:rsid w:val="007B379C"/>
    <w:rsid w:val="007B3EA6"/>
    <w:rsid w:val="007B5735"/>
    <w:rsid w:val="007C2665"/>
    <w:rsid w:val="007C36E2"/>
    <w:rsid w:val="007D0C07"/>
    <w:rsid w:val="007D22EB"/>
    <w:rsid w:val="007D52E4"/>
    <w:rsid w:val="007D6461"/>
    <w:rsid w:val="007D6BA1"/>
    <w:rsid w:val="007D77E9"/>
    <w:rsid w:val="007D7AA6"/>
    <w:rsid w:val="007E4429"/>
    <w:rsid w:val="007E63E1"/>
    <w:rsid w:val="007F010F"/>
    <w:rsid w:val="007F2BC9"/>
    <w:rsid w:val="00801689"/>
    <w:rsid w:val="0080290B"/>
    <w:rsid w:val="00803D58"/>
    <w:rsid w:val="00805B71"/>
    <w:rsid w:val="00811BE6"/>
    <w:rsid w:val="00816621"/>
    <w:rsid w:val="00817DE6"/>
    <w:rsid w:val="0083123C"/>
    <w:rsid w:val="0083331A"/>
    <w:rsid w:val="00833B45"/>
    <w:rsid w:val="00841311"/>
    <w:rsid w:val="008417BD"/>
    <w:rsid w:val="00842956"/>
    <w:rsid w:val="00844A2F"/>
    <w:rsid w:val="008452C5"/>
    <w:rsid w:val="008462C4"/>
    <w:rsid w:val="00847E43"/>
    <w:rsid w:val="00851503"/>
    <w:rsid w:val="00851B9C"/>
    <w:rsid w:val="00857C25"/>
    <w:rsid w:val="00865A21"/>
    <w:rsid w:val="00873DF8"/>
    <w:rsid w:val="00874BBF"/>
    <w:rsid w:val="008766EB"/>
    <w:rsid w:val="00876B56"/>
    <w:rsid w:val="0089005C"/>
    <w:rsid w:val="00897EE3"/>
    <w:rsid w:val="008A2224"/>
    <w:rsid w:val="008A329A"/>
    <w:rsid w:val="008A4132"/>
    <w:rsid w:val="008B03D7"/>
    <w:rsid w:val="008B31D6"/>
    <w:rsid w:val="008B3C08"/>
    <w:rsid w:val="008B3D97"/>
    <w:rsid w:val="008B5D99"/>
    <w:rsid w:val="008B675D"/>
    <w:rsid w:val="008B6813"/>
    <w:rsid w:val="008C1DDB"/>
    <w:rsid w:val="008C203A"/>
    <w:rsid w:val="008C346C"/>
    <w:rsid w:val="008C64E7"/>
    <w:rsid w:val="008C7873"/>
    <w:rsid w:val="008D2830"/>
    <w:rsid w:val="008D4827"/>
    <w:rsid w:val="008D6D02"/>
    <w:rsid w:val="008E0FDC"/>
    <w:rsid w:val="008E1015"/>
    <w:rsid w:val="008E11F8"/>
    <w:rsid w:val="008E1C94"/>
    <w:rsid w:val="008F0A94"/>
    <w:rsid w:val="008F3D30"/>
    <w:rsid w:val="008F6F92"/>
    <w:rsid w:val="008F79A5"/>
    <w:rsid w:val="009002D1"/>
    <w:rsid w:val="009023EA"/>
    <w:rsid w:val="00902B76"/>
    <w:rsid w:val="009038EB"/>
    <w:rsid w:val="00903EFC"/>
    <w:rsid w:val="00911719"/>
    <w:rsid w:val="009153DE"/>
    <w:rsid w:val="00917170"/>
    <w:rsid w:val="00921B41"/>
    <w:rsid w:val="00930646"/>
    <w:rsid w:val="00935B75"/>
    <w:rsid w:val="00937E43"/>
    <w:rsid w:val="009415F9"/>
    <w:rsid w:val="00941942"/>
    <w:rsid w:val="00941DB3"/>
    <w:rsid w:val="00943ADA"/>
    <w:rsid w:val="009443AE"/>
    <w:rsid w:val="009542D7"/>
    <w:rsid w:val="00956E1C"/>
    <w:rsid w:val="009618D4"/>
    <w:rsid w:val="00961AD8"/>
    <w:rsid w:val="009760E0"/>
    <w:rsid w:val="00977115"/>
    <w:rsid w:val="00977A09"/>
    <w:rsid w:val="009808E5"/>
    <w:rsid w:val="009827D3"/>
    <w:rsid w:val="009867A9"/>
    <w:rsid w:val="0099118D"/>
    <w:rsid w:val="00991E70"/>
    <w:rsid w:val="00992F78"/>
    <w:rsid w:val="009935DE"/>
    <w:rsid w:val="00993AF6"/>
    <w:rsid w:val="009A7A43"/>
    <w:rsid w:val="009B0164"/>
    <w:rsid w:val="009C4A3C"/>
    <w:rsid w:val="009C751D"/>
    <w:rsid w:val="009D14DC"/>
    <w:rsid w:val="009D1BBB"/>
    <w:rsid w:val="009D236A"/>
    <w:rsid w:val="009E0FCB"/>
    <w:rsid w:val="009E1E3B"/>
    <w:rsid w:val="009E4D00"/>
    <w:rsid w:val="009F09BA"/>
    <w:rsid w:val="009F16C4"/>
    <w:rsid w:val="009F1B5D"/>
    <w:rsid w:val="009F7D29"/>
    <w:rsid w:val="009F7F38"/>
    <w:rsid w:val="00A02589"/>
    <w:rsid w:val="00A047F5"/>
    <w:rsid w:val="00A05636"/>
    <w:rsid w:val="00A12784"/>
    <w:rsid w:val="00A1298F"/>
    <w:rsid w:val="00A149D5"/>
    <w:rsid w:val="00A160BC"/>
    <w:rsid w:val="00A21CCE"/>
    <w:rsid w:val="00A21DB7"/>
    <w:rsid w:val="00A23928"/>
    <w:rsid w:val="00A24477"/>
    <w:rsid w:val="00A24BBA"/>
    <w:rsid w:val="00A2709C"/>
    <w:rsid w:val="00A30DF7"/>
    <w:rsid w:val="00A31263"/>
    <w:rsid w:val="00A357E1"/>
    <w:rsid w:val="00A36EFF"/>
    <w:rsid w:val="00A41426"/>
    <w:rsid w:val="00A43067"/>
    <w:rsid w:val="00A45E4D"/>
    <w:rsid w:val="00A45F60"/>
    <w:rsid w:val="00A544C7"/>
    <w:rsid w:val="00A60091"/>
    <w:rsid w:val="00A60F72"/>
    <w:rsid w:val="00A6211F"/>
    <w:rsid w:val="00A6448A"/>
    <w:rsid w:val="00A67F2A"/>
    <w:rsid w:val="00A76E65"/>
    <w:rsid w:val="00A77052"/>
    <w:rsid w:val="00A83281"/>
    <w:rsid w:val="00A91D6A"/>
    <w:rsid w:val="00A95B93"/>
    <w:rsid w:val="00A95EB0"/>
    <w:rsid w:val="00A96670"/>
    <w:rsid w:val="00AA1867"/>
    <w:rsid w:val="00AA1A47"/>
    <w:rsid w:val="00AA31D9"/>
    <w:rsid w:val="00AA651C"/>
    <w:rsid w:val="00AA68E3"/>
    <w:rsid w:val="00AB09FA"/>
    <w:rsid w:val="00AB0B6E"/>
    <w:rsid w:val="00AB1C6A"/>
    <w:rsid w:val="00AB1D59"/>
    <w:rsid w:val="00AB245C"/>
    <w:rsid w:val="00AB4253"/>
    <w:rsid w:val="00AC1B28"/>
    <w:rsid w:val="00AC20F2"/>
    <w:rsid w:val="00AC3913"/>
    <w:rsid w:val="00AD619E"/>
    <w:rsid w:val="00AE05EF"/>
    <w:rsid w:val="00AE5C83"/>
    <w:rsid w:val="00AE7D50"/>
    <w:rsid w:val="00AF0CC7"/>
    <w:rsid w:val="00AF64BB"/>
    <w:rsid w:val="00B0441F"/>
    <w:rsid w:val="00B050E5"/>
    <w:rsid w:val="00B056A8"/>
    <w:rsid w:val="00B06CF9"/>
    <w:rsid w:val="00B07FE0"/>
    <w:rsid w:val="00B13B23"/>
    <w:rsid w:val="00B16C66"/>
    <w:rsid w:val="00B20808"/>
    <w:rsid w:val="00B264F7"/>
    <w:rsid w:val="00B270C3"/>
    <w:rsid w:val="00B32DBD"/>
    <w:rsid w:val="00B33C04"/>
    <w:rsid w:val="00B33C7E"/>
    <w:rsid w:val="00B3592C"/>
    <w:rsid w:val="00B3685F"/>
    <w:rsid w:val="00B37914"/>
    <w:rsid w:val="00B44110"/>
    <w:rsid w:val="00B44256"/>
    <w:rsid w:val="00B46411"/>
    <w:rsid w:val="00B5095E"/>
    <w:rsid w:val="00B5207D"/>
    <w:rsid w:val="00B54317"/>
    <w:rsid w:val="00B551F0"/>
    <w:rsid w:val="00B5535F"/>
    <w:rsid w:val="00B56369"/>
    <w:rsid w:val="00B5639D"/>
    <w:rsid w:val="00B578EC"/>
    <w:rsid w:val="00B65504"/>
    <w:rsid w:val="00B71EA0"/>
    <w:rsid w:val="00B73E55"/>
    <w:rsid w:val="00B75D9A"/>
    <w:rsid w:val="00B77DC6"/>
    <w:rsid w:val="00B85255"/>
    <w:rsid w:val="00B97A17"/>
    <w:rsid w:val="00BB2BF4"/>
    <w:rsid w:val="00BB6CB8"/>
    <w:rsid w:val="00BC5125"/>
    <w:rsid w:val="00BC57BB"/>
    <w:rsid w:val="00BC6CC3"/>
    <w:rsid w:val="00BD013F"/>
    <w:rsid w:val="00BD1106"/>
    <w:rsid w:val="00BD3BB8"/>
    <w:rsid w:val="00BD65EA"/>
    <w:rsid w:val="00BE0FC4"/>
    <w:rsid w:val="00BE2344"/>
    <w:rsid w:val="00BE23CB"/>
    <w:rsid w:val="00BE57B7"/>
    <w:rsid w:val="00BE69AC"/>
    <w:rsid w:val="00BF026A"/>
    <w:rsid w:val="00BF240B"/>
    <w:rsid w:val="00BF4668"/>
    <w:rsid w:val="00BF5CDE"/>
    <w:rsid w:val="00BF6397"/>
    <w:rsid w:val="00C02658"/>
    <w:rsid w:val="00C04356"/>
    <w:rsid w:val="00C044F9"/>
    <w:rsid w:val="00C1145D"/>
    <w:rsid w:val="00C11EB1"/>
    <w:rsid w:val="00C13537"/>
    <w:rsid w:val="00C14EB2"/>
    <w:rsid w:val="00C155EE"/>
    <w:rsid w:val="00C16296"/>
    <w:rsid w:val="00C16688"/>
    <w:rsid w:val="00C21098"/>
    <w:rsid w:val="00C235DF"/>
    <w:rsid w:val="00C26FA8"/>
    <w:rsid w:val="00C27C4A"/>
    <w:rsid w:val="00C33467"/>
    <w:rsid w:val="00C34C8B"/>
    <w:rsid w:val="00C35339"/>
    <w:rsid w:val="00C37B54"/>
    <w:rsid w:val="00C47999"/>
    <w:rsid w:val="00C47EF4"/>
    <w:rsid w:val="00C57B4D"/>
    <w:rsid w:val="00C6254B"/>
    <w:rsid w:val="00C647A0"/>
    <w:rsid w:val="00C64A3A"/>
    <w:rsid w:val="00C65D9C"/>
    <w:rsid w:val="00C66F3F"/>
    <w:rsid w:val="00C675C1"/>
    <w:rsid w:val="00C7115E"/>
    <w:rsid w:val="00C73B20"/>
    <w:rsid w:val="00C74913"/>
    <w:rsid w:val="00C816D8"/>
    <w:rsid w:val="00C86305"/>
    <w:rsid w:val="00C87E7A"/>
    <w:rsid w:val="00C904F1"/>
    <w:rsid w:val="00C90E14"/>
    <w:rsid w:val="00C94BEF"/>
    <w:rsid w:val="00C94E08"/>
    <w:rsid w:val="00CA65CF"/>
    <w:rsid w:val="00CA7117"/>
    <w:rsid w:val="00CA7E89"/>
    <w:rsid w:val="00CB60A3"/>
    <w:rsid w:val="00CC081D"/>
    <w:rsid w:val="00CC1877"/>
    <w:rsid w:val="00CC2E51"/>
    <w:rsid w:val="00CC3CED"/>
    <w:rsid w:val="00CC6F22"/>
    <w:rsid w:val="00CD2224"/>
    <w:rsid w:val="00CD42C7"/>
    <w:rsid w:val="00CE2C03"/>
    <w:rsid w:val="00CF4532"/>
    <w:rsid w:val="00D05D46"/>
    <w:rsid w:val="00D16ACC"/>
    <w:rsid w:val="00D22DF3"/>
    <w:rsid w:val="00D25DC2"/>
    <w:rsid w:val="00D26200"/>
    <w:rsid w:val="00D3487B"/>
    <w:rsid w:val="00D36C88"/>
    <w:rsid w:val="00D36D15"/>
    <w:rsid w:val="00D36ED8"/>
    <w:rsid w:val="00D374EC"/>
    <w:rsid w:val="00D410FE"/>
    <w:rsid w:val="00D4205E"/>
    <w:rsid w:val="00D430D4"/>
    <w:rsid w:val="00D521C8"/>
    <w:rsid w:val="00D55397"/>
    <w:rsid w:val="00D5773B"/>
    <w:rsid w:val="00D61346"/>
    <w:rsid w:val="00D639AD"/>
    <w:rsid w:val="00D6621A"/>
    <w:rsid w:val="00D66727"/>
    <w:rsid w:val="00D66E6C"/>
    <w:rsid w:val="00D7490A"/>
    <w:rsid w:val="00D7757B"/>
    <w:rsid w:val="00D83E46"/>
    <w:rsid w:val="00D90B6D"/>
    <w:rsid w:val="00D9242F"/>
    <w:rsid w:val="00D93BB0"/>
    <w:rsid w:val="00D94663"/>
    <w:rsid w:val="00DB2141"/>
    <w:rsid w:val="00DB46F2"/>
    <w:rsid w:val="00DB5383"/>
    <w:rsid w:val="00DC17AB"/>
    <w:rsid w:val="00DC20E1"/>
    <w:rsid w:val="00DC2A1A"/>
    <w:rsid w:val="00DC51EE"/>
    <w:rsid w:val="00DC52B9"/>
    <w:rsid w:val="00DC5BD5"/>
    <w:rsid w:val="00DC79B6"/>
    <w:rsid w:val="00DD1165"/>
    <w:rsid w:val="00DD4A42"/>
    <w:rsid w:val="00DD58DA"/>
    <w:rsid w:val="00DE0D79"/>
    <w:rsid w:val="00DE6519"/>
    <w:rsid w:val="00DE6E7E"/>
    <w:rsid w:val="00DE78A6"/>
    <w:rsid w:val="00DF1840"/>
    <w:rsid w:val="00DF1EA9"/>
    <w:rsid w:val="00DF648E"/>
    <w:rsid w:val="00E00A05"/>
    <w:rsid w:val="00E01B3E"/>
    <w:rsid w:val="00E07DA4"/>
    <w:rsid w:val="00E1266F"/>
    <w:rsid w:val="00E15025"/>
    <w:rsid w:val="00E15D9A"/>
    <w:rsid w:val="00E17B23"/>
    <w:rsid w:val="00E17B54"/>
    <w:rsid w:val="00E21EA8"/>
    <w:rsid w:val="00E23102"/>
    <w:rsid w:val="00E2344F"/>
    <w:rsid w:val="00E24282"/>
    <w:rsid w:val="00E246A0"/>
    <w:rsid w:val="00E24AC0"/>
    <w:rsid w:val="00E25134"/>
    <w:rsid w:val="00E2641A"/>
    <w:rsid w:val="00E27C90"/>
    <w:rsid w:val="00E30555"/>
    <w:rsid w:val="00E350AB"/>
    <w:rsid w:val="00E35BE2"/>
    <w:rsid w:val="00E46186"/>
    <w:rsid w:val="00E463AA"/>
    <w:rsid w:val="00E46DEB"/>
    <w:rsid w:val="00E470EC"/>
    <w:rsid w:val="00E510F2"/>
    <w:rsid w:val="00E513F3"/>
    <w:rsid w:val="00E532D9"/>
    <w:rsid w:val="00E55EC7"/>
    <w:rsid w:val="00E56541"/>
    <w:rsid w:val="00E6088B"/>
    <w:rsid w:val="00E63EE1"/>
    <w:rsid w:val="00E71D01"/>
    <w:rsid w:val="00E7785C"/>
    <w:rsid w:val="00E77972"/>
    <w:rsid w:val="00E8260A"/>
    <w:rsid w:val="00E83F62"/>
    <w:rsid w:val="00E904FA"/>
    <w:rsid w:val="00E953AD"/>
    <w:rsid w:val="00E97BF0"/>
    <w:rsid w:val="00E97CC5"/>
    <w:rsid w:val="00EA00FC"/>
    <w:rsid w:val="00EA71C8"/>
    <w:rsid w:val="00EB0264"/>
    <w:rsid w:val="00EB44A0"/>
    <w:rsid w:val="00EB66CE"/>
    <w:rsid w:val="00EC246B"/>
    <w:rsid w:val="00EC43EA"/>
    <w:rsid w:val="00EC6E83"/>
    <w:rsid w:val="00ED7204"/>
    <w:rsid w:val="00EE0538"/>
    <w:rsid w:val="00EE1A43"/>
    <w:rsid w:val="00EE3B3E"/>
    <w:rsid w:val="00EE3C53"/>
    <w:rsid w:val="00EE4494"/>
    <w:rsid w:val="00EF2F22"/>
    <w:rsid w:val="00EF40BD"/>
    <w:rsid w:val="00EF5B54"/>
    <w:rsid w:val="00F003B1"/>
    <w:rsid w:val="00F05678"/>
    <w:rsid w:val="00F06DF7"/>
    <w:rsid w:val="00F1532A"/>
    <w:rsid w:val="00F179D0"/>
    <w:rsid w:val="00F179F2"/>
    <w:rsid w:val="00F17DC2"/>
    <w:rsid w:val="00F2148F"/>
    <w:rsid w:val="00F23581"/>
    <w:rsid w:val="00F240DC"/>
    <w:rsid w:val="00F24576"/>
    <w:rsid w:val="00F255D3"/>
    <w:rsid w:val="00F25B0C"/>
    <w:rsid w:val="00F2617C"/>
    <w:rsid w:val="00F27C87"/>
    <w:rsid w:val="00F33F42"/>
    <w:rsid w:val="00F41655"/>
    <w:rsid w:val="00F43974"/>
    <w:rsid w:val="00F54648"/>
    <w:rsid w:val="00F55019"/>
    <w:rsid w:val="00F61136"/>
    <w:rsid w:val="00F665C2"/>
    <w:rsid w:val="00F66EDD"/>
    <w:rsid w:val="00F70BB8"/>
    <w:rsid w:val="00F72FA7"/>
    <w:rsid w:val="00F7591F"/>
    <w:rsid w:val="00F7733A"/>
    <w:rsid w:val="00F77357"/>
    <w:rsid w:val="00F80F28"/>
    <w:rsid w:val="00F8308E"/>
    <w:rsid w:val="00F900E8"/>
    <w:rsid w:val="00F907F2"/>
    <w:rsid w:val="00F920ED"/>
    <w:rsid w:val="00FA1410"/>
    <w:rsid w:val="00FA2599"/>
    <w:rsid w:val="00FA33F2"/>
    <w:rsid w:val="00FA5F90"/>
    <w:rsid w:val="00FA7E6A"/>
    <w:rsid w:val="00FB079C"/>
    <w:rsid w:val="00FB0E92"/>
    <w:rsid w:val="00FB4583"/>
    <w:rsid w:val="00FB7AB9"/>
    <w:rsid w:val="00FC2FC4"/>
    <w:rsid w:val="00FD4470"/>
    <w:rsid w:val="00FD46FD"/>
    <w:rsid w:val="00FD6321"/>
    <w:rsid w:val="00FD7899"/>
    <w:rsid w:val="00FE1C54"/>
    <w:rsid w:val="00FE6313"/>
    <w:rsid w:val="00FF3B88"/>
    <w:rsid w:val="00FF5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A4AB4"/>
  <w15:chartTrackingRefBased/>
  <w15:docId w15:val="{7DEA72CB-B748-4B3E-AB7A-4BA425DAA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301"/>
    <w:pPr>
      <w:spacing w:after="200" w:line="276" w:lineRule="auto"/>
      <w:pPrChange w:id="0" w:author="Kathryn Allen" w:date="2026-09-25T20:07:00Z">
        <w:pPr>
          <w:spacing w:after="160" w:line="259" w:lineRule="auto"/>
        </w:pPr>
      </w:pPrChange>
    </w:pPr>
    <w:rPr>
      <w:lang w:val="en-GB"/>
      <w:rPrChange w:id="0" w:author="Kathryn Allen" w:date="2026-09-25T20:07:00Z">
        <w:rPr>
          <w:rFonts w:asciiTheme="minorHAnsi" w:eastAsiaTheme="minorHAnsi" w:hAnsiTheme="minorHAnsi" w:cstheme="minorBidi"/>
          <w:sz w:val="22"/>
          <w:szCs w:val="22"/>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43067"/>
    <w:pPr>
      <w:spacing w:after="0" w:line="240" w:lineRule="auto"/>
    </w:pPr>
  </w:style>
  <w:style w:type="character" w:customStyle="1" w:styleId="st1">
    <w:name w:val="st1"/>
    <w:basedOn w:val="DefaultParagraphFont"/>
    <w:rsid w:val="00681E31"/>
  </w:style>
  <w:style w:type="character" w:styleId="Hyperlink">
    <w:name w:val="Hyperlink"/>
    <w:basedOn w:val="DefaultParagraphFont"/>
    <w:uiPriority w:val="99"/>
    <w:unhideWhenUsed/>
    <w:rsid w:val="00A95EB0"/>
    <w:rPr>
      <w:color w:val="0563C1" w:themeColor="hyperlink"/>
      <w:u w:val="single"/>
    </w:rPr>
  </w:style>
  <w:style w:type="character" w:styleId="UnresolvedMention">
    <w:name w:val="Unresolved Mention"/>
    <w:basedOn w:val="DefaultParagraphFont"/>
    <w:uiPriority w:val="99"/>
    <w:semiHidden/>
    <w:unhideWhenUsed/>
    <w:rsid w:val="00A95EB0"/>
    <w:rPr>
      <w:color w:val="605E5C"/>
      <w:shd w:val="clear" w:color="auto" w:fill="E1DFDD"/>
    </w:rPr>
  </w:style>
  <w:style w:type="paragraph" w:styleId="BalloonText">
    <w:name w:val="Balloon Text"/>
    <w:basedOn w:val="Normal"/>
    <w:link w:val="BalloonTextChar"/>
    <w:uiPriority w:val="99"/>
    <w:semiHidden/>
    <w:unhideWhenUsed/>
    <w:rsid w:val="00DE78A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78A6"/>
    <w:rPr>
      <w:rFonts w:ascii="Segoe UI" w:hAnsi="Segoe UI" w:cs="Segoe UI"/>
      <w:sz w:val="18"/>
      <w:szCs w:val="18"/>
    </w:rPr>
  </w:style>
  <w:style w:type="paragraph" w:styleId="ListParagraph">
    <w:name w:val="List Paragraph"/>
    <w:basedOn w:val="Normal"/>
    <w:uiPriority w:val="34"/>
    <w:qFormat/>
    <w:rsid w:val="000672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19281584">
      <w:bodyDiv w:val="1"/>
      <w:marLeft w:val="0"/>
      <w:marRight w:val="0"/>
      <w:marTop w:val="0"/>
      <w:marBottom w:val="0"/>
      <w:divBdr>
        <w:top w:val="none" w:sz="0" w:space="0" w:color="auto"/>
        <w:left w:val="none" w:sz="0" w:space="0" w:color="auto"/>
        <w:bottom w:val="none" w:sz="0" w:space="0" w:color="auto"/>
        <w:right w:val="none" w:sz="0" w:space="0" w:color="auto"/>
      </w:divBdr>
    </w:div>
    <w:div w:id="143648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E3F7A1DB8A05346B291D9AC418DDE76" ma:contentTypeVersion="14" ma:contentTypeDescription="Create a new document." ma:contentTypeScope="" ma:versionID="0c28b679c2e6222efa2672effe7f4044">
  <xsd:schema xmlns:xsd="http://www.w3.org/2001/XMLSchema" xmlns:xs="http://www.w3.org/2001/XMLSchema" xmlns:p="http://schemas.microsoft.com/office/2006/metadata/properties" xmlns:ns1="http://schemas.microsoft.com/sharepoint/v3" xmlns:ns3="0bb43803-899f-4584-b949-15d9a011046a" xmlns:ns4="b43469e6-5ed6-491f-8217-900405c65af2" targetNamespace="http://schemas.microsoft.com/office/2006/metadata/properties" ma:root="true" ma:fieldsID="5dd28ff9d71f491553962e7118a20bea" ns1:_="" ns3:_="" ns4:_="">
    <xsd:import namespace="http://schemas.microsoft.com/sharepoint/v3"/>
    <xsd:import namespace="0bb43803-899f-4584-b949-15d9a011046a"/>
    <xsd:import namespace="b43469e6-5ed6-491f-8217-900405c65af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bb43803-899f-4584-b949-15d9a01104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3469e6-5ed6-491f-8217-900405c65af2"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DEEE4B-5296-4BA0-BE79-A54A49EABF96}">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31C3A294-590C-42A3-95DA-47A897F0B196}">
  <ds:schemaRefs>
    <ds:schemaRef ds:uri="http://schemas.microsoft.com/sharepoint/v3/contenttype/forms"/>
  </ds:schemaRefs>
</ds:datastoreItem>
</file>

<file path=customXml/itemProps3.xml><?xml version="1.0" encoding="utf-8"?>
<ds:datastoreItem xmlns:ds="http://schemas.openxmlformats.org/officeDocument/2006/customXml" ds:itemID="{289D98A8-79BD-46A3-81C4-10F555D098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bb43803-899f-4584-b949-15d9a011046a"/>
    <ds:schemaRef ds:uri="b43469e6-5ed6-491f-8217-900405c65a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Pages>
  <Words>927</Words>
  <Characters>5284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Winchell</dc:creator>
  <cp:keywords/>
  <dc:description/>
  <cp:lastModifiedBy>Arthur Souza Rodrigues</cp:lastModifiedBy>
  <cp:revision>1</cp:revision>
  <cp:lastPrinted>2021-09-14T17:50:00Z</cp:lastPrinted>
  <dcterms:created xsi:type="dcterms:W3CDTF">2023-01-10T13:17:00Z</dcterms:created>
  <dcterms:modified xsi:type="dcterms:W3CDTF">2026-09-26T00:07:00Z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0x010100DE3F7A1DB8A05346B291D9AC418DDE76</vt:lpwstr>
  </property>
</Properties>
</file>