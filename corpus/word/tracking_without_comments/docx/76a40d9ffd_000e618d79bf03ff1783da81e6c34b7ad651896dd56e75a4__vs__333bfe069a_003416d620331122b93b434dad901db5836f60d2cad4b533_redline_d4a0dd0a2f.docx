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19504B" w14:textId="77777777" w:rsidR="00BC32DD" w:rsidRPr="001A2552" w:rsidRDefault="00BC32DD" w:rsidP="00BC32DD">
      <w:pPr>
        <w:jc w:val="center"/>
        <w:rPr>
          <w:ins w:id="8" w:author="msi" w:date="2026-09-22T12:16:00Z" w16du:dateUtc="2026-09-22T16:16:00Z"/>
          <w:sz w:val="16"/>
          <w:szCs w:val="16"/>
        </w:rPr>
      </w:pPr>
      <w:ins w:id="9" w:author="msi" w:date="2026-09-22T12:16:00Z" w16du:dateUtc="2026-09-22T16:16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522A291B" w14:textId="77777777" w:rsidR="00BC32DD" w:rsidRPr="001A2552" w:rsidRDefault="00BC32DD" w:rsidP="00BC32DD">
      <w:pPr>
        <w:jc w:val="center"/>
        <w:rPr>
          <w:ins w:id="10" w:author="msi" w:date="2026-09-22T12:16:00Z" w16du:dateUtc="2026-09-22T16:16:00Z"/>
          <w:b/>
          <w:sz w:val="16"/>
          <w:szCs w:val="16"/>
        </w:rPr>
      </w:pPr>
      <w:ins w:id="11" w:author="msi" w:date="2026-09-22T12:16:00Z" w16du:dateUtc="2026-09-22T16:16:00Z">
        <w:r w:rsidRPr="001A2552">
          <w:rPr>
            <w:b/>
            <w:sz w:val="16"/>
            <w:szCs w:val="16"/>
          </w:rPr>
          <w:t>Açık Ders Malzemeleri</w:t>
        </w:r>
      </w:ins>
    </w:p>
    <w:p w14:paraId="3677E52C" w14:textId="77777777" w:rsidR="00BC32DD" w:rsidRDefault="00BC32DD" w:rsidP="00BC32DD">
      <w:pPr>
        <w:pStyle w:val="Basliklar"/>
        <w:jc w:val="center"/>
        <w:rPr>
          <w:ins w:id="12" w:author="msi" w:date="2026-09-22T12:16:00Z" w16du:dateUtc="2026-09-22T16:16:00Z"/>
          <w:sz w:val="16"/>
          <w:szCs w:val="16"/>
        </w:rPr>
      </w:pPr>
    </w:p>
    <w:p w14:paraId="309FA632" w14:textId="77777777" w:rsidR="00BC32DD" w:rsidRPr="001A2552" w:rsidRDefault="00BC32DD" w:rsidP="00BC32DD">
      <w:pPr>
        <w:pStyle w:val="Basliklar"/>
        <w:jc w:val="center"/>
        <w:rPr>
          <w:ins w:id="13" w:author="msi" w:date="2026-09-22T12:16:00Z" w16du:dateUtc="2026-09-22T16:16:00Z"/>
          <w:sz w:val="16"/>
          <w:szCs w:val="16"/>
        </w:rPr>
      </w:pPr>
      <w:ins w:id="14" w:author="msi" w:date="2026-09-22T12:16:00Z" w16du:dateUtc="2026-09-22T16:16:00Z">
        <w:r>
          <w:rPr>
            <w:sz w:val="16"/>
            <w:szCs w:val="16"/>
          </w:rPr>
          <w:t>Ders izlence Formu</w:t>
        </w:r>
      </w:ins>
    </w:p>
    <w:p w14:paraId="77B7A480" w14:textId="77777777" w:rsidR="00BC32DD" w:rsidRPr="001A2552" w:rsidRDefault="00BC32DD" w:rsidP="00BC32DD">
      <w:pPr>
        <w:rPr>
          <w:ins w:id="15" w:author="msi" w:date="2026-09-22T12:16:00Z" w16du:dateUtc="2026-09-22T16:16:00Z"/>
          <w:sz w:val="16"/>
          <w:szCs w:val="16"/>
        </w:rPr>
      </w:pPr>
    </w:p>
    <w:p w14:paraId="15D90B84" w14:textId="77777777" w:rsidR="005B75C9" w:rsidRDefault="005B75C9" w:rsidP="005B75C9">
      <w:pPr>
        <w:spacing w:line="280" w:lineRule="exact"/>
        <w:jc w:val="center"/>
        <w:rPr>
          <w:del w:id="16" w:author="msi" w:date="2026-09-22T12:16:00Z" w16du:dateUtc="2026-09-22T16:16:00Z"/>
          <w:rFonts w:ascii="Tahoma" w:hAnsi="Tahoma" w:cs="Tahoma"/>
          <w:b/>
          <w:sz w:val="22"/>
          <w:szCs w:val="22"/>
        </w:rPr>
      </w:pPr>
      <w:del w:id="17" w:author="msi" w:date="2026-09-22T12:16:00Z" w16du:dateUtc="2026-09-22T16:16:00Z">
        <w:r>
          <w:rPr>
            <w:rFonts w:ascii="Tahoma" w:hAnsi="Tahoma" w:cs="Tahoma"/>
            <w:b/>
            <w:sz w:val="22"/>
            <w:szCs w:val="22"/>
          </w:rPr>
          <w:delText>VÝPIS</w:delText>
        </w:r>
      </w:del>
    </w:p>
    <w:p w14:paraId="429B7D0E" w14:textId="77777777" w:rsidR="005B75C9" w:rsidRDefault="005B75C9" w:rsidP="005B75C9">
      <w:pPr>
        <w:spacing w:line="280" w:lineRule="exact"/>
        <w:jc w:val="center"/>
        <w:rPr>
          <w:del w:id="18" w:author="msi" w:date="2026-09-22T12:16:00Z" w16du:dateUtc="2026-09-22T16:16:00Z"/>
          <w:rFonts w:ascii="Tahoma" w:hAnsi="Tahoma" w:cs="Tahoma"/>
          <w:b/>
          <w:sz w:val="22"/>
          <w:szCs w:val="22"/>
        </w:rPr>
      </w:pPr>
    </w:p>
    <w:p w14:paraId="621948C3" w14:textId="77777777" w:rsidR="005B75C9" w:rsidRDefault="005B75C9" w:rsidP="005B75C9">
      <w:pPr>
        <w:spacing w:line="280" w:lineRule="exact"/>
        <w:jc w:val="center"/>
        <w:rPr>
          <w:del w:id="19" w:author="msi" w:date="2026-09-22T12:16:00Z" w16du:dateUtc="2026-09-22T16:16:00Z"/>
          <w:rFonts w:ascii="Tahoma" w:hAnsi="Tahoma" w:cs="Tahoma"/>
          <w:b/>
          <w:sz w:val="22"/>
          <w:szCs w:val="22"/>
        </w:rPr>
      </w:pPr>
      <w:del w:id="20" w:author="msi" w:date="2026-09-22T12:16:00Z" w16du:dateUtc="2026-09-22T16:16:00Z">
        <w:r w:rsidRPr="004C42BC">
          <w:rPr>
            <w:rFonts w:ascii="Tahoma" w:hAnsi="Tahoma" w:cs="Tahoma"/>
            <w:b/>
            <w:sz w:val="22"/>
            <w:szCs w:val="22"/>
          </w:rPr>
          <w:delText xml:space="preserve">z usnesení </w:delText>
        </w:r>
        <w:r>
          <w:rPr>
            <w:rFonts w:ascii="Tahoma" w:hAnsi="Tahoma" w:cs="Tahoma"/>
            <w:b/>
            <w:sz w:val="22"/>
            <w:szCs w:val="22"/>
          </w:rPr>
          <w:delText>29</w:delText>
        </w:r>
        <w:r w:rsidRPr="005A1CAF">
          <w:rPr>
            <w:rFonts w:ascii="Tahoma" w:hAnsi="Tahoma" w:cs="Tahoma"/>
            <w:b/>
            <w:sz w:val="22"/>
            <w:szCs w:val="22"/>
          </w:rPr>
          <w:delText>.</w:delText>
        </w:r>
        <w:r w:rsidRPr="004C42BC">
          <w:rPr>
            <w:rFonts w:ascii="Tahoma" w:hAnsi="Tahoma" w:cs="Tahoma"/>
            <w:b/>
            <w:sz w:val="22"/>
            <w:szCs w:val="22"/>
          </w:rPr>
          <w:delText xml:space="preserve"> jednání výboru pro výchovu, vzdělávání a zaměstnano</w:delText>
        </w:r>
        <w:r w:rsidR="00632E08">
          <w:rPr>
            <w:rFonts w:ascii="Tahoma" w:hAnsi="Tahoma" w:cs="Tahoma"/>
            <w:b/>
            <w:sz w:val="22"/>
            <w:szCs w:val="22"/>
          </w:rPr>
          <w:delText xml:space="preserve">st </w:delText>
        </w:r>
        <w:r>
          <w:rPr>
            <w:rFonts w:ascii="Tahoma" w:hAnsi="Tahoma" w:cs="Tahoma"/>
            <w:b/>
            <w:sz w:val="22"/>
            <w:szCs w:val="22"/>
          </w:rPr>
          <w:delText>zastupitelstva kraje konaného</w:delText>
        </w:r>
        <w:r w:rsidRPr="004C42BC">
          <w:rPr>
            <w:rFonts w:ascii="Tahoma" w:hAnsi="Tahoma" w:cs="Tahoma"/>
            <w:b/>
            <w:sz w:val="22"/>
            <w:szCs w:val="22"/>
          </w:rPr>
          <w:delText xml:space="preserve"> dne </w:delText>
        </w:r>
        <w:r>
          <w:rPr>
            <w:rFonts w:ascii="Tahoma" w:hAnsi="Tahoma" w:cs="Tahoma"/>
            <w:b/>
            <w:sz w:val="22"/>
            <w:szCs w:val="22"/>
          </w:rPr>
          <w:delText>26. května</w:delText>
        </w:r>
        <w:r w:rsidRPr="005A1CAF">
          <w:rPr>
            <w:rFonts w:ascii="Tahoma" w:hAnsi="Tahoma" w:cs="Tahoma"/>
            <w:b/>
            <w:sz w:val="22"/>
            <w:szCs w:val="22"/>
          </w:rPr>
          <w:delText xml:space="preserve"> 2016</w:delText>
        </w:r>
      </w:del>
    </w:p>
    <w:p w14:paraId="7F093DD3" w14:textId="77777777" w:rsidR="005B75C9" w:rsidRDefault="005B75C9" w:rsidP="005B75C9">
      <w:pPr>
        <w:spacing w:line="280" w:lineRule="exact"/>
        <w:jc w:val="center"/>
        <w:rPr>
          <w:del w:id="21" w:author="msi" w:date="2026-09-22T12:16:00Z" w16du:dateUtc="2026-09-22T16:16:00Z"/>
          <w:rFonts w:ascii="Tahoma" w:hAnsi="Tahoma" w:cs="Tahoma"/>
          <w:b/>
          <w:sz w:val="22"/>
          <w:szCs w:val="22"/>
        </w:rPr>
      </w:pPr>
    </w:p>
    <w:p w14:paraId="2095B174" w14:textId="77777777" w:rsidR="005B75C9" w:rsidRDefault="005B75C9" w:rsidP="005B75C9">
      <w:pPr>
        <w:spacing w:line="280" w:lineRule="exact"/>
        <w:jc w:val="center"/>
        <w:rPr>
          <w:del w:id="22" w:author="msi" w:date="2026-09-22T12:16:00Z" w16du:dateUtc="2026-09-22T16:16:00Z"/>
          <w:rFonts w:ascii="Tahoma" w:hAnsi="Tahoma" w:cs="Tahoma"/>
          <w:b/>
          <w:sz w:val="22"/>
          <w:szCs w:val="22"/>
        </w:rPr>
      </w:pPr>
    </w:p>
    <w:p w14:paraId="29C574E7" w14:textId="77777777" w:rsidR="005B75C9" w:rsidRDefault="005B75C9" w:rsidP="005B75C9">
      <w:pPr>
        <w:spacing w:line="280" w:lineRule="exact"/>
        <w:rPr>
          <w:del w:id="23" w:author="msi" w:date="2026-09-22T12:16:00Z" w16du:dateUtc="2026-09-22T16:16:00Z"/>
          <w:rFonts w:ascii="Tahoma" w:hAnsi="Tahoma" w:cs="Tahoma"/>
          <w:b/>
          <w:color w:val="000000" w:themeColor="text1"/>
          <w:sz w:val="22"/>
          <w:szCs w:val="22"/>
          <w:u w:val="single"/>
        </w:rPr>
      </w:pPr>
    </w:p>
    <w:p w14:paraId="17227985" w14:textId="77777777" w:rsidR="005B75C9" w:rsidRDefault="005B75C9" w:rsidP="005B75C9">
      <w:pPr>
        <w:spacing w:line="280" w:lineRule="exact"/>
        <w:rPr>
          <w:del w:id="24" w:author="msi" w:date="2026-09-22T12:16:00Z" w16du:dateUtc="2026-09-22T16:16:00Z"/>
          <w:rFonts w:ascii="Tahoma" w:hAnsi="Tahoma" w:cs="Tahoma"/>
          <w:b/>
          <w:sz w:val="22"/>
          <w:szCs w:val="22"/>
        </w:rPr>
      </w:pPr>
      <w:del w:id="25" w:author="msi" w:date="2026-09-22T12:16:00Z" w16du:dateUtc="2026-09-22T16:16:00Z">
        <w:r w:rsidRPr="00667B51">
          <w:rPr>
            <w:rFonts w:ascii="Tahoma" w:hAnsi="Tahoma" w:cs="Tahoma"/>
            <w:b/>
            <w:sz w:val="22"/>
            <w:szCs w:val="22"/>
          </w:rPr>
          <w:delText>Výbor</w:delText>
        </w:r>
        <w:r>
          <w:rPr>
            <w:rFonts w:ascii="Tahoma" w:hAnsi="Tahoma" w:cs="Tahoma"/>
            <w:b/>
            <w:sz w:val="22"/>
            <w:szCs w:val="22"/>
          </w:rPr>
          <w:delText xml:space="preserve"> </w:delText>
        </w:r>
        <w:r w:rsidRPr="004C42BC">
          <w:rPr>
            <w:rFonts w:ascii="Tahoma" w:hAnsi="Tahoma" w:cs="Tahoma"/>
            <w:b/>
            <w:sz w:val="22"/>
            <w:szCs w:val="22"/>
          </w:rPr>
          <w:delText>pro výchovu, vzdělávání a zaměstnano</w:delText>
        </w:r>
        <w:r>
          <w:rPr>
            <w:rFonts w:ascii="Tahoma" w:hAnsi="Tahoma" w:cs="Tahoma"/>
            <w:b/>
            <w:sz w:val="22"/>
            <w:szCs w:val="22"/>
          </w:rPr>
          <w:delText>st zastupitelstva kraje</w:delText>
        </w:r>
      </w:del>
    </w:p>
    <w:p w14:paraId="209C8E41" w14:textId="77777777" w:rsidR="005B75C9" w:rsidRDefault="005B75C9" w:rsidP="005B75C9">
      <w:pPr>
        <w:spacing w:line="280" w:lineRule="exact"/>
        <w:rPr>
          <w:del w:id="26" w:author="msi" w:date="2026-09-22T12:16:00Z" w16du:dateUtc="2026-09-22T16:16:00Z"/>
          <w:rFonts w:ascii="Tahoma" w:hAnsi="Tahoma" w:cs="Tahoma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  <w:tblGridChange w:id="27">
          <w:tblGrid>
            <w:gridCol w:w="5"/>
            <w:gridCol w:w="491"/>
            <w:gridCol w:w="2254"/>
            <w:gridCol w:w="6068"/>
            <w:gridCol w:w="394"/>
          </w:tblGrid>
        </w:tblGridChange>
      </w:tblGrid>
      <w:tr w:rsidR="00BC32DD" w:rsidRPr="001A2552" w14:paraId="54DA982E" w14:textId="77777777" w:rsidTr="00832AEF">
        <w:trPr>
          <w:jc w:val="center"/>
          <w:ins w:id="28" w:author="msi" w:date="2026-09-22T12:16:00Z" w16du:dateUtc="2026-09-22T16:16:00Z"/>
        </w:trPr>
        <w:tc>
          <w:tcPr>
            <w:tcW w:w="2745" w:type="dxa"/>
            <w:vAlign w:val="center"/>
          </w:tcPr>
          <w:p w14:paraId="75CEEAA2" w14:textId="77777777" w:rsidR="00BC32DD" w:rsidRPr="001A2552" w:rsidRDefault="00BC32DD" w:rsidP="00832AEF">
            <w:pPr>
              <w:pStyle w:val="DersBasliklar"/>
              <w:rPr>
                <w:ins w:id="29" w:author="msi" w:date="2026-09-22T12:16:00Z" w16du:dateUtc="2026-09-22T16:16:00Z"/>
                <w:szCs w:val="16"/>
              </w:rPr>
            </w:pPr>
            <w:ins w:id="30" w:author="msi" w:date="2026-09-22T12:16:00Z" w16du:dateUtc="2026-09-22T16:16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1E0C31AE" w14:textId="77777777" w:rsidR="00BC32DD" w:rsidRPr="00B00DF3" w:rsidRDefault="00CC0B85" w:rsidP="00F95BE5">
            <w:pPr>
              <w:pStyle w:val="DersBilgileri"/>
              <w:rPr>
                <w:ins w:id="31" w:author="msi" w:date="2026-09-22T12:16:00Z" w16du:dateUtc="2026-09-22T16:16:00Z"/>
                <w:bCs/>
                <w:szCs w:val="16"/>
              </w:rPr>
            </w:pPr>
            <w:ins w:id="32" w:author="msi" w:date="2026-09-22T12:16:00Z" w16du:dateUtc="2026-09-22T16:16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62599F4E" w14:textId="77777777" w:rsidTr="00832AEF">
        <w:trPr>
          <w:jc w:val="center"/>
          <w:ins w:id="33" w:author="msi" w:date="2026-09-22T12:16:00Z" w16du:dateUtc="2026-09-22T16:16:00Z"/>
        </w:trPr>
        <w:tc>
          <w:tcPr>
            <w:tcW w:w="2745" w:type="dxa"/>
            <w:vAlign w:val="center"/>
          </w:tcPr>
          <w:p w14:paraId="570E27A2" w14:textId="77777777" w:rsidR="00BC32DD" w:rsidRPr="001A2552" w:rsidRDefault="00BC32DD" w:rsidP="00832AEF">
            <w:pPr>
              <w:pStyle w:val="DersBasliklar"/>
              <w:rPr>
                <w:ins w:id="34" w:author="msi" w:date="2026-09-22T12:16:00Z" w16du:dateUtc="2026-09-22T16:16:00Z"/>
                <w:szCs w:val="16"/>
              </w:rPr>
            </w:pPr>
            <w:ins w:id="35" w:author="msi" w:date="2026-09-22T12:16:00Z" w16du:dateUtc="2026-09-22T16:16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55135967" w14:textId="77777777" w:rsidR="00BC32DD" w:rsidRPr="00B00DF3" w:rsidRDefault="00F911A6" w:rsidP="00832AEF">
            <w:pPr>
              <w:pStyle w:val="DersBilgileri"/>
              <w:rPr>
                <w:ins w:id="36" w:author="msi" w:date="2026-09-22T12:16:00Z" w16du:dateUtc="2026-09-22T16:16:00Z"/>
                <w:szCs w:val="16"/>
              </w:rPr>
            </w:pPr>
            <w:ins w:id="37" w:author="msi" w:date="2026-09-22T12:16:00Z" w16du:dateUtc="2026-09-22T16:16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66F2B542" w14:textId="77777777" w:rsidTr="00832AEF">
        <w:trPr>
          <w:jc w:val="center"/>
          <w:ins w:id="38" w:author="msi" w:date="2026-09-22T12:16:00Z" w16du:dateUtc="2026-09-22T16:16:00Z"/>
        </w:trPr>
        <w:tc>
          <w:tcPr>
            <w:tcW w:w="2745" w:type="dxa"/>
            <w:vAlign w:val="center"/>
          </w:tcPr>
          <w:p w14:paraId="4FB4BEBF" w14:textId="77777777" w:rsidR="00BC32DD" w:rsidRPr="001A2552" w:rsidRDefault="00BC32DD" w:rsidP="00832AEF">
            <w:pPr>
              <w:pStyle w:val="DersBasliklar"/>
              <w:rPr>
                <w:ins w:id="39" w:author="msi" w:date="2026-09-22T12:16:00Z" w16du:dateUtc="2026-09-22T16:16:00Z"/>
                <w:szCs w:val="16"/>
              </w:rPr>
            </w:pPr>
            <w:ins w:id="40" w:author="msi" w:date="2026-09-22T12:16:00Z" w16du:dateUtc="2026-09-22T16:16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6406763C" w14:textId="77777777" w:rsidR="00BC32DD" w:rsidRPr="00B00DF3" w:rsidRDefault="00F911A6" w:rsidP="00832AEF">
            <w:pPr>
              <w:pStyle w:val="DersBilgileri"/>
              <w:rPr>
                <w:ins w:id="41" w:author="msi" w:date="2026-09-22T12:16:00Z" w16du:dateUtc="2026-09-22T16:16:00Z"/>
                <w:szCs w:val="16"/>
              </w:rPr>
            </w:pPr>
            <w:ins w:id="42" w:author="msi" w:date="2026-09-22T12:16:00Z" w16du:dateUtc="2026-09-22T16:16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15064926" w14:textId="77777777" w:rsidTr="00832AEF">
        <w:trPr>
          <w:jc w:val="center"/>
          <w:ins w:id="43" w:author="msi" w:date="2026-09-22T12:16:00Z" w16du:dateUtc="2026-09-22T16:16:00Z"/>
        </w:trPr>
        <w:tc>
          <w:tcPr>
            <w:tcW w:w="2745" w:type="dxa"/>
            <w:vAlign w:val="center"/>
          </w:tcPr>
          <w:p w14:paraId="4FDA8A7A" w14:textId="77777777" w:rsidR="00BC32DD" w:rsidRPr="001A2552" w:rsidRDefault="00BC32DD" w:rsidP="00832AEF">
            <w:pPr>
              <w:pStyle w:val="DersBasliklar"/>
              <w:rPr>
                <w:ins w:id="44" w:author="msi" w:date="2026-09-22T12:16:00Z" w16du:dateUtc="2026-09-22T16:16:00Z"/>
                <w:szCs w:val="16"/>
              </w:rPr>
            </w:pPr>
            <w:ins w:id="45" w:author="msi" w:date="2026-09-22T12:16:00Z" w16du:dateUtc="2026-09-22T16:16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0DFF44FD" w14:textId="77777777" w:rsidR="00BC32DD" w:rsidRPr="00B00DF3" w:rsidRDefault="00F911A6" w:rsidP="00832AEF">
            <w:pPr>
              <w:pStyle w:val="DersBilgileri"/>
              <w:rPr>
                <w:ins w:id="46" w:author="msi" w:date="2026-09-22T12:16:00Z" w16du:dateUtc="2026-09-22T16:16:00Z"/>
                <w:szCs w:val="16"/>
              </w:rPr>
            </w:pPr>
            <w:ins w:id="47" w:author="msi" w:date="2026-09-22T12:16:00Z" w16du:dateUtc="2026-09-22T16:16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651D111F" w14:textId="77777777" w:rsidTr="00832AEF">
        <w:trPr>
          <w:jc w:val="center"/>
          <w:ins w:id="48" w:author="msi" w:date="2026-09-22T12:16:00Z" w16du:dateUtc="2026-09-22T16:16:00Z"/>
        </w:trPr>
        <w:tc>
          <w:tcPr>
            <w:tcW w:w="2745" w:type="dxa"/>
            <w:vAlign w:val="center"/>
          </w:tcPr>
          <w:p w14:paraId="2D07BBB1" w14:textId="77777777" w:rsidR="00BC32DD" w:rsidRPr="001A2552" w:rsidRDefault="00BC32DD" w:rsidP="00832AEF">
            <w:pPr>
              <w:pStyle w:val="DersBasliklar"/>
              <w:rPr>
                <w:ins w:id="49" w:author="msi" w:date="2026-09-22T12:16:00Z" w16du:dateUtc="2026-09-22T16:16:00Z"/>
                <w:szCs w:val="16"/>
              </w:rPr>
            </w:pPr>
            <w:ins w:id="50" w:author="msi" w:date="2026-09-22T12:16:00Z" w16du:dateUtc="2026-09-22T16:16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1CB84ADF" w14:textId="77777777" w:rsidR="00BC32DD" w:rsidRPr="00B00DF3" w:rsidRDefault="00F8234C" w:rsidP="00832AEF">
            <w:pPr>
              <w:pStyle w:val="DersBilgileri"/>
              <w:rPr>
                <w:ins w:id="51" w:author="msi" w:date="2026-09-22T12:16:00Z" w16du:dateUtc="2026-09-22T16:16:00Z"/>
                <w:szCs w:val="16"/>
              </w:rPr>
            </w:pPr>
            <w:ins w:id="52" w:author="msi" w:date="2026-09-22T12:16:00Z" w16du:dateUtc="2026-09-22T16:16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77CFBD25" w14:textId="77777777" w:rsidTr="00832AEF">
        <w:trPr>
          <w:jc w:val="center"/>
          <w:ins w:id="53" w:author="msi" w:date="2026-09-22T12:16:00Z" w16du:dateUtc="2026-09-22T16:16:00Z"/>
        </w:trPr>
        <w:tc>
          <w:tcPr>
            <w:tcW w:w="2745" w:type="dxa"/>
            <w:vAlign w:val="center"/>
          </w:tcPr>
          <w:p w14:paraId="7A8C3622" w14:textId="77777777" w:rsidR="00BC32DD" w:rsidRPr="001A2552" w:rsidRDefault="00BC32DD" w:rsidP="00832AEF">
            <w:pPr>
              <w:pStyle w:val="DersBasliklar"/>
              <w:rPr>
                <w:ins w:id="54" w:author="msi" w:date="2026-09-22T12:16:00Z" w16du:dateUtc="2026-09-22T16:16:00Z"/>
                <w:szCs w:val="16"/>
              </w:rPr>
            </w:pPr>
            <w:ins w:id="55" w:author="msi" w:date="2026-09-22T12:16:00Z" w16du:dateUtc="2026-09-22T16:16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7005BD85" w14:textId="77777777" w:rsidR="00F911A6" w:rsidRPr="00B00DF3" w:rsidRDefault="00F911A6" w:rsidP="00F911A6">
            <w:pPr>
              <w:rPr>
                <w:ins w:id="56" w:author="msi" w:date="2026-09-22T12:16:00Z" w16du:dateUtc="2026-09-22T16:16:00Z"/>
                <w:sz w:val="16"/>
                <w:szCs w:val="16"/>
              </w:rPr>
            </w:pPr>
          </w:p>
          <w:p w14:paraId="27448B3B" w14:textId="77777777" w:rsidR="00F95BE5" w:rsidRPr="00F8234C" w:rsidRDefault="00F95BE5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57" w:author="msi" w:date="2026-09-22T12:16:00Z" w16du:dateUtc="2026-09-22T16:16:00Z"/>
                <w:sz w:val="16"/>
                <w:szCs w:val="16"/>
              </w:rPr>
            </w:pPr>
            <w:ins w:id="58" w:author="msi" w:date="2026-09-22T12:16:00Z" w16du:dateUtc="2026-09-22T16:16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0B9E3047" w14:textId="77777777" w:rsidR="00F95BE5" w:rsidRPr="00F8234C" w:rsidRDefault="00F95BE5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59" w:author="msi" w:date="2026-09-22T12:16:00Z" w16du:dateUtc="2026-09-22T16:16:00Z"/>
                <w:sz w:val="16"/>
                <w:szCs w:val="16"/>
              </w:rPr>
            </w:pPr>
            <w:ins w:id="60" w:author="msi" w:date="2026-09-22T12:16:00Z" w16du:dateUtc="2026-09-22T16:16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4EAEBF1A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61" w:author="msi" w:date="2026-09-22T12:16:00Z" w16du:dateUtc="2026-09-22T16:16:00Z"/>
                <w:sz w:val="16"/>
                <w:szCs w:val="16"/>
              </w:rPr>
            </w:pPr>
            <w:ins w:id="62" w:author="msi" w:date="2026-09-22T12:16:00Z" w16du:dateUtc="2026-09-22T16:1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20E621D6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63" w:author="msi" w:date="2026-09-22T12:16:00Z" w16du:dateUtc="2026-09-22T16:16:00Z"/>
                <w:sz w:val="16"/>
                <w:szCs w:val="16"/>
              </w:rPr>
            </w:pPr>
            <w:ins w:id="64" w:author="msi" w:date="2026-09-22T12:16:00Z" w16du:dateUtc="2026-09-22T16:1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37ACDCF8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65" w:author="msi" w:date="2026-09-22T12:16:00Z" w16du:dateUtc="2026-09-22T16:16:00Z"/>
                <w:sz w:val="16"/>
                <w:szCs w:val="16"/>
              </w:rPr>
            </w:pPr>
            <w:ins w:id="66" w:author="msi" w:date="2026-09-22T12:16:00Z" w16du:dateUtc="2026-09-22T16:1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7DA5E1D8" w14:textId="77777777" w:rsidR="00F911A6" w:rsidRPr="00F8234C" w:rsidRDefault="00F911A6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ins w:id="67" w:author="msi" w:date="2026-09-22T12:16:00Z" w16du:dateUtc="2026-09-22T16:16:00Z"/>
                <w:sz w:val="16"/>
                <w:szCs w:val="16"/>
              </w:rPr>
            </w:pPr>
            <w:ins w:id="68" w:author="msi" w:date="2026-09-22T12:16:00Z" w16du:dateUtc="2026-09-22T16:16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5FD60DCF" w14:textId="77777777" w:rsidR="00B00DF3" w:rsidRPr="00F8234C" w:rsidRDefault="00B90493" w:rsidP="00F95BE5">
            <w:pPr>
              <w:numPr>
                <w:ilvl w:val="0"/>
                <w:numId w:val="2"/>
              </w:numPr>
              <w:tabs>
                <w:tab w:val="left" w:pos="9640"/>
              </w:tabs>
              <w:jc w:val="left"/>
              <w:rPr>
                <w:ins w:id="69" w:author="msi" w:date="2026-09-22T12:16:00Z" w16du:dateUtc="2026-09-22T16:16:00Z"/>
                <w:sz w:val="16"/>
                <w:szCs w:val="16"/>
              </w:rPr>
            </w:pPr>
            <w:ins w:id="70" w:author="msi" w:date="2026-09-22T12:16:00Z" w16du:dateUtc="2026-09-22T16:16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31DC9F15" w14:textId="77777777" w:rsidR="00BC32DD" w:rsidRPr="00B00DF3" w:rsidRDefault="00F911A6" w:rsidP="009D5F97">
            <w:pPr>
              <w:numPr>
                <w:ilvl w:val="0"/>
                <w:numId w:val="2"/>
              </w:numPr>
              <w:tabs>
                <w:tab w:val="left" w:pos="9640"/>
              </w:tabs>
              <w:jc w:val="left"/>
              <w:rPr>
                <w:ins w:id="71" w:author="msi" w:date="2026-09-22T12:16:00Z" w16du:dateUtc="2026-09-22T16:16:00Z"/>
                <w:szCs w:val="16"/>
              </w:rPr>
            </w:pPr>
            <w:ins w:id="72" w:author="msi" w:date="2026-09-22T12:16:00Z" w16du:dateUtc="2026-09-22T16:16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5B75C9" w:rsidRPr="00AC5A6A" w14:paraId="5880D79A" w14:textId="77777777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73" w:author="msi" w:date="2026-09-22T12:16:00Z" w16du:dateUtc="2026-09-22T16:16:00Z">
            <w:tblPrEx>
              <w:tblW w:w="9212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jc w:val="center"/>
        </w:trPr>
        <w:tc>
          <w:tcPr>
            <w:tcW w:w="2745" w:type="dxa"/>
            <w:vAlign w:val="center"/>
            <w:tcPrChange w:id="74" w:author="msi" w:date="2026-09-22T12:16:00Z" w16du:dateUtc="2026-09-22T16:16:00Z">
              <w:tcPr>
                <w:tcW w:w="496" w:type="dxa"/>
                <w:gridSpan w:val="2"/>
              </w:tcPr>
            </w:tcPrChange>
          </w:tcPr>
          <w:p w14:paraId="310A0A2A" w14:textId="77777777" w:rsidR="005B75C9" w:rsidRPr="001A2552" w:rsidRDefault="00BC32DD" w:rsidP="00832AEF">
            <w:pPr>
              <w:pStyle w:val="DersBasliklar"/>
              <w:rPr>
                <w:rPrChange w:id="75" w:author="msi" w:date="2026-09-22T12:16:00Z" w16du:dateUtc="2026-09-22T16:16:00Z">
                  <w:rPr>
                    <w:rFonts w:ascii="Tahoma" w:hAnsi="Tahoma" w:cs="Tahoma"/>
                    <w:b/>
                    <w:sz w:val="22"/>
                    <w:szCs w:val="22"/>
                  </w:rPr>
                </w:rPrChange>
              </w:rPr>
              <w:pPrChange w:id="76" w:author="msi" w:date="2026-09-22T12:16:00Z" w16du:dateUtc="2026-09-22T16:16:00Z">
                <w:pPr>
                  <w:jc w:val="both"/>
                </w:pPr>
              </w:pPrChange>
            </w:pPr>
            <w:ins w:id="77" w:author="msi" w:date="2026-09-22T12:16:00Z" w16du:dateUtc="2026-09-22T16:16:00Z">
              <w:r w:rsidRPr="001A2552">
                <w:rPr>
                  <w:szCs w:val="16"/>
                </w:rPr>
                <w:t>Dersin Amacı</w:t>
              </w:r>
            </w:ins>
            <w:del w:id="78" w:author="msi" w:date="2026-09-22T12:16:00Z" w16du:dateUtc="2026-09-22T16:16:00Z">
              <w:r w:rsidR="005B75C9" w:rsidRPr="00AC5A6A">
                <w:rPr>
                  <w:rFonts w:ascii="Tahoma" w:hAnsi="Tahoma" w:cs="Tahoma"/>
                  <w:sz w:val="22"/>
                  <w:szCs w:val="22"/>
                </w:rPr>
                <w:delText>1)</w:delText>
              </w:r>
            </w:del>
          </w:p>
        </w:tc>
        <w:tc>
          <w:tcPr>
            <w:tcW w:w="6068" w:type="dxa"/>
            <w:tcPrChange w:id="79" w:author="msi" w:date="2026-09-22T12:16:00Z" w16du:dateUtc="2026-09-22T16:16:00Z">
              <w:tcPr>
                <w:tcW w:w="8716" w:type="dxa"/>
                <w:gridSpan w:val="3"/>
              </w:tcPr>
            </w:tcPrChange>
          </w:tcPr>
          <w:p w14:paraId="644B5A1F" w14:textId="77777777" w:rsidR="009D5F97" w:rsidRPr="009D5F97" w:rsidRDefault="009D5F97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80" w:author="msi" w:date="2026-09-22T12:16:00Z" w16du:dateUtc="2026-09-22T16:16:00Z"/>
                <w:sz w:val="16"/>
                <w:szCs w:val="16"/>
              </w:rPr>
            </w:pPr>
            <w:ins w:id="81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39CD4BB3" w14:textId="77777777" w:rsidR="00CC0B85" w:rsidRDefault="00CC0B85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82" w:author="msi" w:date="2026-09-22T12:16:00Z" w16du:dateUtc="2026-09-22T16:16:00Z"/>
                <w:sz w:val="16"/>
                <w:szCs w:val="16"/>
              </w:rPr>
            </w:pPr>
            <w:ins w:id="83" w:author="msi" w:date="2026-09-22T12:16:00Z" w16du:dateUtc="2026-09-22T16:16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13DDF636" w14:textId="77777777" w:rsidR="00CC0B85" w:rsidRDefault="00B90493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84" w:author="msi" w:date="2026-09-22T12:16:00Z" w16du:dateUtc="2026-09-22T16:16:00Z"/>
                <w:sz w:val="16"/>
                <w:szCs w:val="16"/>
              </w:rPr>
            </w:pPr>
            <w:ins w:id="85" w:author="msi" w:date="2026-09-22T12:16:00Z" w16du:dateUtc="2026-09-22T16:16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453B2379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86" w:author="msi" w:date="2026-09-22T12:16:00Z" w16du:dateUtc="2026-09-22T16:16:00Z"/>
                <w:sz w:val="16"/>
                <w:szCs w:val="16"/>
              </w:rPr>
            </w:pPr>
            <w:ins w:id="87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08CCB918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88" w:author="msi" w:date="2026-09-22T12:16:00Z" w16du:dateUtc="2026-09-22T16:16:00Z"/>
                <w:sz w:val="16"/>
                <w:szCs w:val="16"/>
              </w:rPr>
            </w:pPr>
            <w:ins w:id="89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30E582EB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90" w:author="msi" w:date="2026-09-22T12:16:00Z" w16du:dateUtc="2026-09-22T16:16:00Z"/>
                <w:sz w:val="16"/>
                <w:szCs w:val="16"/>
              </w:rPr>
            </w:pPr>
            <w:ins w:id="91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6FDC49DC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92" w:author="msi" w:date="2026-09-22T12:16:00Z" w16du:dateUtc="2026-09-22T16:16:00Z"/>
                <w:sz w:val="16"/>
                <w:szCs w:val="16"/>
              </w:rPr>
            </w:pPr>
            <w:ins w:id="93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710A6A9D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94" w:author="msi" w:date="2026-09-22T12:16:00Z" w16du:dateUtc="2026-09-22T16:16:00Z"/>
                <w:sz w:val="16"/>
                <w:szCs w:val="16"/>
              </w:rPr>
            </w:pPr>
            <w:ins w:id="95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6934A9B9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rPr>
                <w:del w:id="96" w:author="msi" w:date="2026-09-22T12:16:00Z" w16du:dateUtc="2026-09-22T16:16:00Z"/>
                <w:rFonts w:ascii="Tahoma" w:hAnsi="Tahoma" w:cs="Tahoma"/>
                <w:b/>
                <w:spacing w:val="60"/>
                <w:sz w:val="22"/>
                <w:szCs w:val="22"/>
              </w:rPr>
            </w:pPr>
            <w:del w:id="97" w:author="msi" w:date="2026-09-22T12:16:00Z" w16du:dateUtc="2026-09-22T16:16:00Z">
              <w:r w:rsidRPr="00AC5A6A">
                <w:rPr>
                  <w:rFonts w:ascii="Tahoma" w:hAnsi="Tahoma" w:cs="Tahoma"/>
                  <w:b/>
                  <w:spacing w:val="60"/>
                  <w:sz w:val="22"/>
                  <w:szCs w:val="22"/>
                </w:rPr>
                <w:delText>bere na vědomí</w:delText>
              </w:r>
            </w:del>
          </w:p>
          <w:p w14:paraId="24600E74" w14:textId="77777777" w:rsidR="005B75C9" w:rsidRPr="00AC5A6A" w:rsidRDefault="005B75C9" w:rsidP="00FF4A29">
            <w:pPr>
              <w:spacing w:line="280" w:lineRule="exact"/>
              <w:rPr>
                <w:del w:id="98" w:author="msi" w:date="2026-09-22T12:16:00Z" w16du:dateUtc="2026-09-22T16:16:00Z"/>
                <w:rFonts w:ascii="Tahoma" w:hAnsi="Tahoma" w:cs="Tahoma"/>
                <w:sz w:val="22"/>
                <w:szCs w:val="22"/>
              </w:rPr>
            </w:pPr>
            <w:del w:id="99" w:author="msi" w:date="2026-09-22T12:16:00Z" w16du:dateUtc="2026-09-22T16:16:00Z">
              <w:r w:rsidRPr="00AC5A6A">
                <w:rPr>
                  <w:rFonts w:ascii="Tahoma" w:hAnsi="Tahoma" w:cs="Tahoma"/>
                  <w:sz w:val="22"/>
                  <w:szCs w:val="22"/>
                </w:rPr>
                <w:delText xml:space="preserve">ústní informaci náměstkyně hejtmana kraje k záměru </w:delText>
              </w:r>
              <w:r w:rsidR="00632E08">
                <w:rPr>
                  <w:rFonts w:ascii="Tahoma" w:hAnsi="Tahoma" w:cs="Tahoma"/>
                  <w:sz w:val="22"/>
                  <w:szCs w:val="22"/>
                </w:rPr>
                <w:delText>v</w:delText>
              </w:r>
              <w:r w:rsidRPr="00AC5A6A">
                <w:rPr>
                  <w:rFonts w:ascii="Tahoma" w:hAnsi="Tahoma" w:cs="Tahoma"/>
                  <w:sz w:val="22"/>
                  <w:szCs w:val="22"/>
                </w:rPr>
                <w:delText xml:space="preserve">yužití kapacit budov škol </w:delText>
              </w:r>
              <w:r w:rsidRPr="00AC5A6A">
                <w:rPr>
                  <w:rFonts w:ascii="Tahoma" w:hAnsi="Tahoma" w:cs="Tahoma"/>
                  <w:sz w:val="22"/>
                  <w:szCs w:val="22"/>
                </w:rPr>
                <w:br/>
                <w:delText>a školských zařízení zřizovaných Moravskoslezským krajem ve městě Orlová</w:delText>
              </w:r>
            </w:del>
          </w:p>
          <w:p w14:paraId="14172F5E" w14:textId="77777777" w:rsidR="005B75C9" w:rsidRPr="00B00DF3" w:rsidRDefault="005B75C9" w:rsidP="00832AEF">
            <w:pPr>
              <w:pStyle w:val="DersBilgileri"/>
              <w:rPr>
                <w:rPrChange w:id="100" w:author="msi" w:date="2026-09-22T12:16:00Z" w16du:dateUtc="2026-09-22T16:16:00Z">
                  <w:rPr>
                    <w:rFonts w:ascii="Tahoma" w:hAnsi="Tahoma" w:cs="Tahoma"/>
                    <w:noProof/>
                    <w:sz w:val="22"/>
                    <w:szCs w:val="22"/>
                  </w:rPr>
                </w:rPrChange>
              </w:rPr>
              <w:pPrChange w:id="101" w:author="msi" w:date="2026-09-22T12:16:00Z" w16du:dateUtc="2026-09-22T16:16:00Z">
                <w:pPr>
                  <w:tabs>
                    <w:tab w:val="left" w:pos="708"/>
                  </w:tabs>
                  <w:jc w:val="both"/>
                </w:pPr>
              </w:pPrChange>
            </w:pPr>
          </w:p>
        </w:tc>
      </w:tr>
      <w:tr w:rsidR="005B75C9" w:rsidRPr="00AC5A6A" w14:paraId="37F58D24" w14:textId="77777777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102" w:author="msi" w:date="2026-09-22T12:16:00Z" w16du:dateUtc="2026-09-22T16:16:00Z">
            <w:tblPrEx>
              <w:tblW w:w="9212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jc w:val="center"/>
        </w:trPr>
        <w:tc>
          <w:tcPr>
            <w:tcW w:w="2745" w:type="dxa"/>
            <w:vAlign w:val="center"/>
            <w:tcPrChange w:id="103" w:author="msi" w:date="2026-09-22T12:16:00Z" w16du:dateUtc="2026-09-22T16:16:00Z">
              <w:tcPr>
                <w:tcW w:w="496" w:type="dxa"/>
                <w:gridSpan w:val="2"/>
              </w:tcPr>
            </w:tcPrChange>
          </w:tcPr>
          <w:p w14:paraId="61DC2076" w14:textId="77777777" w:rsidR="005B75C9" w:rsidRPr="001A2552" w:rsidRDefault="00BC32DD" w:rsidP="00832AEF">
            <w:pPr>
              <w:pStyle w:val="DersBasliklar"/>
              <w:rPr>
                <w:rPrChange w:id="104" w:author="msi" w:date="2026-09-22T12:16:00Z" w16du:dateUtc="2026-09-22T16:16:00Z">
                  <w:rPr>
                    <w:rFonts w:ascii="Tahoma" w:hAnsi="Tahoma" w:cs="Tahoma"/>
                    <w:b/>
                    <w:sz w:val="22"/>
                    <w:szCs w:val="22"/>
                  </w:rPr>
                </w:rPrChange>
              </w:rPr>
              <w:pPrChange w:id="105" w:author="msi" w:date="2026-09-22T12:16:00Z" w16du:dateUtc="2026-09-22T16:16:00Z">
                <w:pPr>
                  <w:jc w:val="both"/>
                </w:pPr>
              </w:pPrChange>
            </w:pPr>
            <w:ins w:id="106" w:author="msi" w:date="2026-09-22T12:16:00Z" w16du:dateUtc="2026-09-22T16:16:00Z">
              <w:r w:rsidRPr="001A2552">
                <w:rPr>
                  <w:szCs w:val="16"/>
                </w:rPr>
                <w:t>Dersin Süresi</w:t>
              </w:r>
            </w:ins>
            <w:del w:id="107" w:author="msi" w:date="2026-09-22T12:16:00Z" w16du:dateUtc="2026-09-22T16:16:00Z">
              <w:r w:rsidR="005B75C9" w:rsidRPr="00AC5A6A">
                <w:rPr>
                  <w:rFonts w:ascii="Tahoma" w:hAnsi="Tahoma" w:cs="Tahoma"/>
                  <w:sz w:val="22"/>
                  <w:szCs w:val="22"/>
                </w:rPr>
                <w:br w:type="page"/>
              </w:r>
            </w:del>
          </w:p>
        </w:tc>
        <w:tc>
          <w:tcPr>
            <w:tcW w:w="6068" w:type="dxa"/>
            <w:tcPrChange w:id="108" w:author="msi" w:date="2026-09-22T12:16:00Z" w16du:dateUtc="2026-09-22T16:16:00Z">
              <w:tcPr>
                <w:tcW w:w="8716" w:type="dxa"/>
                <w:gridSpan w:val="3"/>
              </w:tcPr>
            </w:tcPrChange>
          </w:tcPr>
          <w:p w14:paraId="54D62FD3" w14:textId="77777777" w:rsidR="005B75C9" w:rsidRPr="00B00DF3" w:rsidRDefault="00F8234C" w:rsidP="00832AEF">
            <w:pPr>
              <w:pStyle w:val="DersBilgileri"/>
              <w:rPr>
                <w:rPrChange w:id="109" w:author="msi" w:date="2026-09-22T12:16:00Z" w16du:dateUtc="2026-09-22T16:16:00Z">
                  <w:rPr>
                    <w:rFonts w:ascii="Tahoma" w:hAnsi="Tahoma" w:cs="Tahoma"/>
                    <w:b/>
                    <w:spacing w:val="60"/>
                    <w:sz w:val="22"/>
                    <w:szCs w:val="22"/>
                  </w:rPr>
                </w:rPrChange>
              </w:rPr>
              <w:pPrChange w:id="110" w:author="msi" w:date="2026-09-22T12:16:00Z" w16du:dateUtc="2026-09-22T16:16:00Z">
                <w:pPr>
                  <w:tabs>
                    <w:tab w:val="left" w:pos="234"/>
                  </w:tabs>
                  <w:spacing w:after="120"/>
                  <w:jc w:val="both"/>
                </w:pPr>
              </w:pPrChange>
            </w:pPr>
            <w:ins w:id="111" w:author="msi" w:date="2026-09-22T12:16:00Z" w16du:dateUtc="2026-09-22T16:16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6198068B" w14:textId="77777777" w:rsidTr="00832AEF">
        <w:trPr>
          <w:jc w:val="center"/>
          <w:ins w:id="112" w:author="msi" w:date="2026-09-22T12:16:00Z" w16du:dateUtc="2026-09-22T16:16:00Z"/>
        </w:trPr>
        <w:tc>
          <w:tcPr>
            <w:tcW w:w="2745" w:type="dxa"/>
            <w:vAlign w:val="center"/>
          </w:tcPr>
          <w:p w14:paraId="14A40DB4" w14:textId="77777777" w:rsidR="00BC32DD" w:rsidRPr="001A2552" w:rsidRDefault="00BC32DD" w:rsidP="00832AEF">
            <w:pPr>
              <w:pStyle w:val="DersBasliklar"/>
              <w:rPr>
                <w:ins w:id="113" w:author="msi" w:date="2026-09-22T12:16:00Z" w16du:dateUtc="2026-09-22T16:16:00Z"/>
                <w:szCs w:val="16"/>
              </w:rPr>
            </w:pPr>
            <w:ins w:id="114" w:author="msi" w:date="2026-09-22T12:16:00Z" w16du:dateUtc="2026-09-22T16:16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74AE6650" w14:textId="77777777" w:rsidR="00BC32DD" w:rsidRPr="00B00DF3" w:rsidRDefault="00B00DF3" w:rsidP="00832AEF">
            <w:pPr>
              <w:pStyle w:val="DersBilgileri"/>
              <w:rPr>
                <w:ins w:id="115" w:author="msi" w:date="2026-09-22T12:16:00Z" w16du:dateUtc="2026-09-22T16:16:00Z"/>
                <w:szCs w:val="16"/>
              </w:rPr>
            </w:pPr>
            <w:ins w:id="116" w:author="msi" w:date="2026-09-22T12:16:00Z" w16du:dateUtc="2026-09-22T16:16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58CEAFF2" w14:textId="77777777" w:rsidTr="00832AEF">
        <w:trPr>
          <w:jc w:val="center"/>
          <w:ins w:id="117" w:author="msi" w:date="2026-09-22T12:16:00Z" w16du:dateUtc="2026-09-22T16:16:00Z"/>
        </w:trPr>
        <w:tc>
          <w:tcPr>
            <w:tcW w:w="2745" w:type="dxa"/>
            <w:vAlign w:val="center"/>
          </w:tcPr>
          <w:p w14:paraId="3A9B7A08" w14:textId="77777777" w:rsidR="00BC32DD" w:rsidRPr="001A2552" w:rsidRDefault="00BC32DD" w:rsidP="00832AEF">
            <w:pPr>
              <w:pStyle w:val="DersBasliklar"/>
              <w:rPr>
                <w:ins w:id="118" w:author="msi" w:date="2026-09-22T12:16:00Z" w16du:dateUtc="2026-09-22T16:16:00Z"/>
                <w:szCs w:val="16"/>
              </w:rPr>
            </w:pPr>
            <w:ins w:id="119" w:author="msi" w:date="2026-09-22T12:16:00Z" w16du:dateUtc="2026-09-22T16:16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79A562DD" w14:textId="77777777" w:rsidR="00BC32DD" w:rsidRPr="00B00DF3" w:rsidRDefault="00BC32DD" w:rsidP="00832AEF">
            <w:pPr>
              <w:pStyle w:val="DersBilgileri"/>
              <w:rPr>
                <w:ins w:id="120" w:author="msi" w:date="2026-09-22T12:16:00Z" w16du:dateUtc="2026-09-22T16:16:00Z"/>
                <w:szCs w:val="16"/>
              </w:rPr>
            </w:pPr>
          </w:p>
        </w:tc>
      </w:tr>
      <w:tr w:rsidR="005B75C9" w:rsidRPr="00AC5A6A" w14:paraId="2B7D64AF" w14:textId="77777777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121" w:author="msi" w:date="2026-09-22T12:16:00Z" w16du:dateUtc="2026-09-22T16:16:00Z">
            <w:tblPrEx>
              <w:tblW w:w="9212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jc w:val="center"/>
        </w:trPr>
        <w:tc>
          <w:tcPr>
            <w:tcW w:w="2745" w:type="dxa"/>
            <w:vAlign w:val="center"/>
            <w:tcPrChange w:id="122" w:author="msi" w:date="2026-09-22T12:16:00Z" w16du:dateUtc="2026-09-22T16:16:00Z">
              <w:tcPr>
                <w:tcW w:w="496" w:type="dxa"/>
                <w:gridSpan w:val="2"/>
              </w:tcPr>
            </w:tcPrChange>
          </w:tcPr>
          <w:p w14:paraId="62346F99" w14:textId="77777777" w:rsidR="005B75C9" w:rsidRPr="001A2552" w:rsidRDefault="00BC32DD" w:rsidP="00832AEF">
            <w:pPr>
              <w:pStyle w:val="DersBasliklar"/>
              <w:rPr>
                <w:rPrChange w:id="123" w:author="msi" w:date="2026-09-22T12:16:00Z" w16du:dateUtc="2026-09-22T16:16:00Z">
                  <w:rPr>
                    <w:rFonts w:ascii="Tahoma" w:hAnsi="Tahoma" w:cs="Tahoma"/>
                    <w:b/>
                    <w:sz w:val="22"/>
                    <w:szCs w:val="22"/>
                  </w:rPr>
                </w:rPrChange>
              </w:rPr>
              <w:pPrChange w:id="124" w:author="msi" w:date="2026-09-22T12:16:00Z" w16du:dateUtc="2026-09-22T16:16:00Z">
                <w:pPr>
                  <w:jc w:val="both"/>
                </w:pPr>
              </w:pPrChange>
            </w:pPr>
            <w:ins w:id="125" w:author="msi" w:date="2026-09-22T12:16:00Z" w16du:dateUtc="2026-09-22T16:16:00Z">
              <w:r w:rsidRPr="001A2552">
                <w:rPr>
                  <w:szCs w:val="16"/>
                </w:rPr>
                <w:t>Önerilen Kaynaklar</w:t>
              </w:r>
            </w:ins>
            <w:del w:id="126" w:author="msi" w:date="2026-09-22T12:16:00Z" w16du:dateUtc="2026-09-22T16:16:00Z">
              <w:r w:rsidR="005B75C9" w:rsidRPr="00AC5A6A">
                <w:rPr>
                  <w:rFonts w:ascii="Tahoma" w:hAnsi="Tahoma" w:cs="Tahoma"/>
                  <w:sz w:val="22"/>
                  <w:szCs w:val="22"/>
                </w:rPr>
                <w:delText>2)</w:delText>
              </w:r>
            </w:del>
          </w:p>
        </w:tc>
        <w:tc>
          <w:tcPr>
            <w:tcW w:w="6068" w:type="dxa"/>
            <w:tcPrChange w:id="127" w:author="msi" w:date="2026-09-22T12:16:00Z" w16du:dateUtc="2026-09-22T16:16:00Z">
              <w:tcPr>
                <w:tcW w:w="8716" w:type="dxa"/>
                <w:gridSpan w:val="3"/>
              </w:tcPr>
            </w:tcPrChange>
          </w:tcPr>
          <w:p w14:paraId="45E096A9" w14:textId="77777777" w:rsidR="00B00DF3" w:rsidRPr="00B00DF3" w:rsidRDefault="00B00DF3" w:rsidP="00B00DF3">
            <w:pPr>
              <w:rPr>
                <w:ins w:id="128" w:author="msi" w:date="2026-09-22T12:16:00Z" w16du:dateUtc="2026-09-22T16:16:00Z"/>
                <w:sz w:val="16"/>
                <w:szCs w:val="16"/>
              </w:rPr>
            </w:pPr>
            <w:ins w:id="129" w:author="msi" w:date="2026-09-22T12:16:00Z" w16du:dateUtc="2026-09-22T16:16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5400AC5B" w14:textId="77777777" w:rsidR="00B00DF3" w:rsidRPr="00B00DF3" w:rsidRDefault="00B00DF3" w:rsidP="00B00DF3">
            <w:pPr>
              <w:rPr>
                <w:ins w:id="130" w:author="msi" w:date="2026-09-22T12:16:00Z" w16du:dateUtc="2026-09-22T16:16:00Z"/>
                <w:sz w:val="16"/>
                <w:szCs w:val="16"/>
              </w:rPr>
            </w:pPr>
            <w:ins w:id="131" w:author="msi" w:date="2026-09-22T12:16:00Z" w16du:dateUtc="2026-09-22T16:16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38E10C88" w14:textId="77777777" w:rsidR="00B00DF3" w:rsidRPr="00B00DF3" w:rsidRDefault="00B00DF3" w:rsidP="00B00DF3">
            <w:pPr>
              <w:rPr>
                <w:ins w:id="132" w:author="msi" w:date="2026-09-22T12:16:00Z" w16du:dateUtc="2026-09-22T16:16:00Z"/>
                <w:sz w:val="16"/>
                <w:szCs w:val="16"/>
              </w:rPr>
            </w:pPr>
            <w:ins w:id="133" w:author="msi" w:date="2026-09-22T12:16:00Z" w16du:dateUtc="2026-09-22T16:16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2CAA7F58" w14:textId="77777777" w:rsidR="00B00DF3" w:rsidRPr="00B00DF3" w:rsidRDefault="00B00DF3" w:rsidP="00B00DF3">
            <w:pPr>
              <w:pStyle w:val="BodyText2"/>
              <w:jc w:val="both"/>
              <w:rPr>
                <w:ins w:id="134" w:author="msi" w:date="2026-09-22T12:16:00Z" w16du:dateUtc="2026-09-22T16:16:00Z"/>
                <w:rFonts w:ascii="Verdana" w:hAnsi="Verdana"/>
                <w:sz w:val="16"/>
                <w:szCs w:val="16"/>
              </w:rPr>
            </w:pPr>
            <w:ins w:id="135" w:author="msi" w:date="2026-09-22T12:16:00Z" w16du:dateUtc="2026-09-22T16:16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23E426D1" w14:textId="77777777" w:rsidR="00B00DF3" w:rsidRPr="00B00DF3" w:rsidRDefault="00B00DF3" w:rsidP="00B00DF3">
            <w:pPr>
              <w:rPr>
                <w:ins w:id="136" w:author="msi" w:date="2026-09-22T12:16:00Z" w16du:dateUtc="2026-09-22T16:16:00Z"/>
                <w:sz w:val="16"/>
                <w:szCs w:val="16"/>
              </w:rPr>
            </w:pPr>
            <w:ins w:id="137" w:author="msi" w:date="2026-09-22T12:16:00Z" w16du:dateUtc="2026-09-22T16:16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02B1DD39" w14:textId="77777777" w:rsidR="00B00DF3" w:rsidRPr="00B00DF3" w:rsidRDefault="00B00DF3" w:rsidP="00B00DF3">
            <w:pPr>
              <w:rPr>
                <w:ins w:id="138" w:author="msi" w:date="2026-09-22T12:16:00Z" w16du:dateUtc="2026-09-22T16:16:00Z"/>
                <w:sz w:val="16"/>
                <w:szCs w:val="16"/>
              </w:rPr>
            </w:pPr>
            <w:ins w:id="139" w:author="msi" w:date="2026-09-22T12:16:00Z" w16du:dateUtc="2026-09-22T16:16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7C807725" w14:textId="77777777" w:rsidR="00B00DF3" w:rsidRPr="00B00DF3" w:rsidRDefault="00B00DF3" w:rsidP="00B00DF3">
            <w:pPr>
              <w:rPr>
                <w:ins w:id="140" w:author="msi" w:date="2026-09-22T12:16:00Z" w16du:dateUtc="2026-09-22T16:16:00Z"/>
                <w:sz w:val="16"/>
                <w:szCs w:val="16"/>
              </w:rPr>
            </w:pPr>
            <w:ins w:id="141" w:author="msi" w:date="2026-09-22T12:16:00Z" w16du:dateUtc="2026-09-22T16:16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6767C36C" w14:textId="77777777" w:rsidR="00B00DF3" w:rsidRPr="00B00DF3" w:rsidRDefault="00B00DF3" w:rsidP="00B00DF3">
            <w:pPr>
              <w:rPr>
                <w:ins w:id="142" w:author="msi" w:date="2026-09-22T12:16:00Z" w16du:dateUtc="2026-09-22T16:16:00Z"/>
                <w:sz w:val="16"/>
                <w:szCs w:val="16"/>
              </w:rPr>
            </w:pPr>
            <w:ins w:id="143" w:author="msi" w:date="2026-09-22T12:16:00Z" w16du:dateUtc="2026-09-22T16:16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12C0F61B" w14:textId="77777777" w:rsidR="00B00DF3" w:rsidRPr="00B00DF3" w:rsidRDefault="00B00DF3" w:rsidP="00B00DF3">
            <w:pPr>
              <w:rPr>
                <w:ins w:id="144" w:author="msi" w:date="2026-09-22T12:16:00Z" w16du:dateUtc="2026-09-22T16:16:00Z"/>
                <w:sz w:val="16"/>
                <w:szCs w:val="16"/>
              </w:rPr>
            </w:pPr>
            <w:ins w:id="145" w:author="msi" w:date="2026-09-22T12:16:00Z" w16du:dateUtc="2026-09-22T16:16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10AA3267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rPr>
                <w:del w:id="146" w:author="msi" w:date="2026-09-22T12:16:00Z" w16du:dateUtc="2026-09-22T16:16:00Z"/>
                <w:rFonts w:ascii="Tahoma" w:hAnsi="Tahoma" w:cs="Tahoma"/>
                <w:b/>
                <w:spacing w:val="60"/>
                <w:sz w:val="22"/>
                <w:szCs w:val="22"/>
              </w:rPr>
            </w:pPr>
            <w:del w:id="147" w:author="msi" w:date="2026-09-22T12:16:00Z" w16du:dateUtc="2026-09-22T16:16:00Z">
              <w:r w:rsidRPr="00AC5A6A">
                <w:rPr>
                  <w:rFonts w:ascii="Tahoma" w:hAnsi="Tahoma" w:cs="Tahoma"/>
                  <w:b/>
                  <w:spacing w:val="60"/>
                  <w:sz w:val="22"/>
                  <w:szCs w:val="22"/>
                </w:rPr>
                <w:delText xml:space="preserve">doporučuje   </w:delText>
              </w:r>
            </w:del>
          </w:p>
          <w:p w14:paraId="6C5C4985" w14:textId="77777777" w:rsidR="005B75C9" w:rsidRPr="00B00DF3" w:rsidRDefault="005B75C9" w:rsidP="00832AEF">
            <w:pPr>
              <w:pStyle w:val="Kaynakca"/>
              <w:rPr>
                <w:lang w:val="tr-TR"/>
                <w:rPrChange w:id="148" w:author="msi" w:date="2026-09-22T12:16:00Z" w16du:dateUtc="2026-09-22T16:16:00Z">
                  <w:rPr>
                    <w:rFonts w:ascii="Tahoma" w:hAnsi="Tahoma" w:cs="Tahoma"/>
                    <w:sz w:val="22"/>
                    <w:szCs w:val="22"/>
                  </w:rPr>
                </w:rPrChange>
              </w:rPr>
              <w:pPrChange w:id="149" w:author="msi" w:date="2026-09-22T12:16:00Z" w16du:dateUtc="2026-09-22T16:16:00Z">
                <w:pPr>
                  <w:tabs>
                    <w:tab w:val="left" w:pos="234"/>
                  </w:tabs>
                  <w:spacing w:after="120"/>
                  <w:jc w:val="both"/>
                </w:pPr>
              </w:pPrChange>
            </w:pPr>
            <w:del w:id="150" w:author="msi" w:date="2026-09-22T12:16:00Z" w16du:dateUtc="2026-09-22T16:16:00Z">
              <w:r w:rsidRPr="00AC5A6A">
                <w:rPr>
                  <w:rFonts w:ascii="Tahoma" w:hAnsi="Tahoma" w:cs="Tahoma"/>
                  <w:sz w:val="22"/>
                  <w:szCs w:val="22"/>
                </w:rPr>
                <w:delText xml:space="preserve">náměstkyni hejtmana kraje informovat zastupitelstvo kraje o konečném stanovisku k připomínce občanů kraje dle usnesení </w:delText>
              </w:r>
              <w:r w:rsidRPr="00AC5A6A">
                <w:rPr>
                  <w:rFonts w:ascii="Tahoma" w:hAnsi="Tahoma" w:cs="Tahoma"/>
                  <w:b/>
                  <w:sz w:val="22"/>
                  <w:szCs w:val="22"/>
                </w:rPr>
                <w:delText>ZK 17/1686</w:delText>
              </w:r>
              <w:r w:rsidRPr="00AC5A6A">
                <w:rPr>
                  <w:rFonts w:ascii="Tahoma" w:hAnsi="Tahoma" w:cs="Tahoma"/>
                  <w:sz w:val="22"/>
                  <w:szCs w:val="22"/>
                </w:rPr>
                <w:delText xml:space="preserve"> ze dne 17. 12. 2015 týkající se záměru dle bodu 1)</w:delText>
              </w:r>
            </w:del>
          </w:p>
        </w:tc>
      </w:tr>
      <w:tr w:rsidR="00BC32DD" w:rsidRPr="001A2552" w14:paraId="2CB51385" w14:textId="77777777" w:rsidTr="00832AEF">
        <w:trPr>
          <w:jc w:val="center"/>
          <w:ins w:id="151" w:author="msi" w:date="2026-09-22T12:16:00Z" w16du:dateUtc="2026-09-22T16:16:00Z"/>
        </w:trPr>
        <w:tc>
          <w:tcPr>
            <w:tcW w:w="2745" w:type="dxa"/>
            <w:vAlign w:val="center"/>
          </w:tcPr>
          <w:p w14:paraId="158F8859" w14:textId="77777777" w:rsidR="00BC32DD" w:rsidRPr="001A2552" w:rsidRDefault="00BC32DD" w:rsidP="00832AEF">
            <w:pPr>
              <w:pStyle w:val="DersBasliklar"/>
              <w:rPr>
                <w:ins w:id="152" w:author="msi" w:date="2026-09-22T12:16:00Z" w16du:dateUtc="2026-09-22T16:16:00Z"/>
                <w:szCs w:val="16"/>
              </w:rPr>
            </w:pPr>
            <w:ins w:id="153" w:author="msi" w:date="2026-09-22T12:16:00Z" w16du:dateUtc="2026-09-22T16:16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3E6E68BE" w14:textId="77777777" w:rsidR="00BC32DD" w:rsidRPr="001A2552" w:rsidRDefault="00B00DF3" w:rsidP="00832AEF">
            <w:pPr>
              <w:pStyle w:val="DersBilgileri"/>
              <w:rPr>
                <w:ins w:id="154" w:author="msi" w:date="2026-09-22T12:16:00Z" w16du:dateUtc="2026-09-22T16:16:00Z"/>
                <w:szCs w:val="16"/>
              </w:rPr>
            </w:pPr>
            <w:ins w:id="155" w:author="msi" w:date="2026-09-22T12:16:00Z" w16du:dateUtc="2026-09-22T16:16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2A459D63" w14:textId="77777777" w:rsidTr="00832AEF">
        <w:trPr>
          <w:jc w:val="center"/>
          <w:ins w:id="156" w:author="msi" w:date="2026-09-22T12:16:00Z" w16du:dateUtc="2026-09-22T16:16:00Z"/>
        </w:trPr>
        <w:tc>
          <w:tcPr>
            <w:tcW w:w="2745" w:type="dxa"/>
            <w:vAlign w:val="center"/>
          </w:tcPr>
          <w:p w14:paraId="5C22DE8A" w14:textId="77777777" w:rsidR="00BC32DD" w:rsidRPr="001A2552" w:rsidRDefault="00BC32DD" w:rsidP="00832AEF">
            <w:pPr>
              <w:pStyle w:val="DersBasliklar"/>
              <w:rPr>
                <w:ins w:id="157" w:author="msi" w:date="2026-09-22T12:16:00Z" w16du:dateUtc="2026-09-22T16:16:00Z"/>
                <w:szCs w:val="16"/>
              </w:rPr>
            </w:pPr>
            <w:ins w:id="158" w:author="msi" w:date="2026-09-22T12:16:00Z" w16du:dateUtc="2026-09-22T16:16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40C03F35" w14:textId="77777777" w:rsidR="00BC32DD" w:rsidRPr="001A2552" w:rsidRDefault="00BC32DD" w:rsidP="00832AEF">
            <w:pPr>
              <w:pStyle w:val="DersBilgileri"/>
              <w:rPr>
                <w:ins w:id="159" w:author="msi" w:date="2026-09-22T12:16:00Z" w16du:dateUtc="2026-09-22T16:16:00Z"/>
                <w:szCs w:val="16"/>
              </w:rPr>
            </w:pPr>
          </w:p>
        </w:tc>
      </w:tr>
      <w:tr w:rsidR="00BC32DD" w:rsidRPr="001A2552" w14:paraId="259552BB" w14:textId="77777777" w:rsidTr="00832AEF">
        <w:trPr>
          <w:jc w:val="center"/>
          <w:ins w:id="160" w:author="msi" w:date="2026-09-22T12:16:00Z" w16du:dateUtc="2026-09-22T16:16:00Z"/>
        </w:trPr>
        <w:tc>
          <w:tcPr>
            <w:tcW w:w="2745" w:type="dxa"/>
            <w:vAlign w:val="center"/>
          </w:tcPr>
          <w:p w14:paraId="6EDDB8D5" w14:textId="77777777" w:rsidR="00BC32DD" w:rsidRPr="001A2552" w:rsidRDefault="00BC32DD" w:rsidP="00832AEF">
            <w:pPr>
              <w:pStyle w:val="DersBasliklar"/>
              <w:rPr>
                <w:ins w:id="161" w:author="msi" w:date="2026-09-22T12:16:00Z" w16du:dateUtc="2026-09-22T16:16:00Z"/>
                <w:szCs w:val="16"/>
              </w:rPr>
            </w:pPr>
            <w:ins w:id="162" w:author="msi" w:date="2026-09-22T12:16:00Z" w16du:dateUtc="2026-09-22T16:16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4B08A456" w14:textId="77777777" w:rsidR="00BC32DD" w:rsidRPr="001A2552" w:rsidRDefault="00BC32DD" w:rsidP="00832AEF">
            <w:pPr>
              <w:pStyle w:val="DersBilgileri"/>
              <w:rPr>
                <w:ins w:id="163" w:author="msi" w:date="2026-09-22T12:16:00Z" w16du:dateUtc="2026-09-22T16:16:00Z"/>
                <w:szCs w:val="16"/>
              </w:rPr>
            </w:pPr>
          </w:p>
        </w:tc>
      </w:tr>
    </w:tbl>
    <w:p w14:paraId="048C60AC" w14:textId="77777777" w:rsidR="005B75C9" w:rsidRPr="001A2552" w:rsidRDefault="005B75C9" w:rsidP="00BC32DD">
      <w:pPr>
        <w:rPr>
          <w:sz w:val="16"/>
          <w:rPrChange w:id="164" w:author="msi" w:date="2026-09-22T12:16:00Z" w16du:dateUtc="2026-09-22T16:16:00Z">
            <w:rPr>
              <w:rFonts w:ascii="Tahoma" w:hAnsi="Tahoma" w:cs="Tahoma"/>
              <w:b/>
              <w:spacing w:val="60"/>
              <w:sz w:val="22"/>
              <w:szCs w:val="22"/>
            </w:rPr>
          </w:rPrChange>
        </w:rPr>
        <w:pPrChange w:id="165" w:author="msi" w:date="2026-09-22T12:16:00Z" w16du:dateUtc="2026-09-22T16:16:00Z">
          <w:pPr>
            <w:spacing w:line="280" w:lineRule="exact"/>
            <w:jc w:val="both"/>
          </w:pPr>
        </w:pPrChange>
      </w:pPr>
    </w:p>
    <w:p w14:paraId="0B67AC8D" w14:textId="77777777" w:rsidR="00BC32DD" w:rsidRPr="001A2552" w:rsidRDefault="00BC32DD" w:rsidP="00BC32DD">
      <w:pPr>
        <w:rPr>
          <w:ins w:id="166" w:author="msi" w:date="2026-09-22T12:16:00Z" w16du:dateUtc="2026-09-22T16:16:00Z"/>
          <w:sz w:val="16"/>
          <w:szCs w:val="16"/>
        </w:rPr>
      </w:pPr>
    </w:p>
    <w:p w14:paraId="235344DD" w14:textId="77777777" w:rsidR="00BC32DD" w:rsidRPr="001A2552" w:rsidRDefault="00BC32DD" w:rsidP="00BC32DD">
      <w:pPr>
        <w:rPr>
          <w:ins w:id="167" w:author="msi" w:date="2026-09-22T12:16:00Z" w16du:dateUtc="2026-09-22T16:16:00Z"/>
          <w:sz w:val="16"/>
          <w:szCs w:val="16"/>
        </w:rPr>
      </w:pPr>
    </w:p>
    <w:p w14:paraId="4C858922" w14:textId="77777777" w:rsidR="00BC32DD" w:rsidRDefault="00BC32DD" w:rsidP="00BC32DD">
      <w:pPr>
        <w:rPr>
          <w:ins w:id="168" w:author="msi" w:date="2026-09-22T12:16:00Z" w16du:dateUtc="2026-09-22T16:16:00Z"/>
        </w:rPr>
      </w:pPr>
    </w:p>
    <w:p w14:paraId="18656AD2" w14:textId="77777777" w:rsidR="00632E08" w:rsidRPr="00AC5A6A" w:rsidRDefault="00632E08" w:rsidP="00632E08">
      <w:pPr>
        <w:pStyle w:val="vyhlseznsodrkama"/>
        <w:numPr>
          <w:ilvl w:val="0"/>
          <w:numId w:val="0"/>
        </w:numPr>
        <w:rPr>
          <w:del w:id="169" w:author="msi" w:date="2026-09-22T12:16:00Z" w16du:dateUtc="2026-09-22T16:16:00Z"/>
          <w:rFonts w:ascii="Tahoma" w:hAnsi="Tahoma" w:cs="Tahoma"/>
          <w:sz w:val="22"/>
          <w:szCs w:val="22"/>
        </w:rPr>
      </w:pPr>
      <w:del w:id="170" w:author="msi" w:date="2026-09-22T12:16:00Z" w16du:dateUtc="2026-09-22T16:16:00Z">
        <w:r w:rsidRPr="00AC5A6A">
          <w:rPr>
            <w:rFonts w:ascii="Tahoma" w:hAnsi="Tahoma" w:cs="Tahoma"/>
            <w:sz w:val="22"/>
            <w:szCs w:val="22"/>
          </w:rPr>
          <w:delText>Hlasovalo pro 9, proti 0, zdržel se 0.</w:delText>
        </w:r>
      </w:del>
    </w:p>
    <w:p w14:paraId="05BFC6F2" w14:textId="77777777" w:rsidR="005B75C9" w:rsidRDefault="00632E08">
      <w:pPr>
        <w:rPr>
          <w:rPrChange w:id="171" w:author="msi" w:date="2026-09-22T12:16:00Z" w16du:dateUtc="2026-09-22T16:16:00Z">
            <w:rPr>
              <w:rFonts w:ascii="Tahoma" w:hAnsi="Tahoma" w:cs="Tahoma"/>
              <w:b/>
              <w:sz w:val="22"/>
              <w:szCs w:val="22"/>
            </w:rPr>
          </w:rPrChange>
        </w:rPr>
        <w:pPrChange w:id="172" w:author="msi" w:date="2026-09-22T12:16:00Z" w16du:dateUtc="2026-09-22T16:16:00Z">
          <w:pPr>
            <w:spacing w:line="280" w:lineRule="exact"/>
          </w:pPr>
        </w:pPrChange>
      </w:pPr>
      <w:del w:id="173" w:author="msi" w:date="2026-09-22T12:16:00Z" w16du:dateUtc="2026-09-22T16:16:00Z">
        <w:r w:rsidRPr="00AC5A6A">
          <w:rPr>
            <w:rFonts w:ascii="Tahoma" w:hAnsi="Tahoma" w:cs="Tahoma"/>
            <w:b/>
            <w:sz w:val="22"/>
            <w:szCs w:val="22"/>
          </w:rPr>
          <w:delText>Bylo přijato usnesení č. 29/191.</w:delText>
        </w:r>
      </w:del>
    </w:p>
    <w:sectPr w:rsidR="005B75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E3DCC"/>
    <w:multiLevelType w:val="hybridMultilevel"/>
    <w:tmpl w:val="DA54833A"/>
    <w:lvl w:ilvl="0" w:tplc="2FE6E618">
      <w:start w:val="1"/>
      <w:numFmt w:val="bullet"/>
      <w:pStyle w:val="vyhlseznsodrkam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4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69280156">
    <w:abstractNumId w:val="0"/>
  </w:num>
  <w:num w:numId="2" w16cid:durableId="1128547155">
    <w:abstractNumId w:val="1"/>
  </w:num>
  <w:num w:numId="3" w16cid:durableId="1847863657">
    <w:abstractNumId w:val="2"/>
  </w:num>
  <w:num w:numId="4" w16cid:durableId="1442408255">
    <w:abstractNumId w:val="6"/>
  </w:num>
  <w:num w:numId="5" w16cid:durableId="167595717">
    <w:abstractNumId w:val="4"/>
  </w:num>
  <w:num w:numId="6" w16cid:durableId="15040339">
    <w:abstractNumId w:val="5"/>
  </w:num>
  <w:num w:numId="7" w16cid:durableId="158271860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472"/>
    <w:rsid w:val="000A48ED"/>
    <w:rsid w:val="00303472"/>
    <w:rsid w:val="00334276"/>
    <w:rsid w:val="004932CB"/>
    <w:rsid w:val="004D6AB9"/>
    <w:rsid w:val="005B75C9"/>
    <w:rsid w:val="005E6702"/>
    <w:rsid w:val="00632E08"/>
    <w:rsid w:val="0069464C"/>
    <w:rsid w:val="00832BE3"/>
    <w:rsid w:val="00875E83"/>
    <w:rsid w:val="008A67D9"/>
    <w:rsid w:val="008F11DB"/>
    <w:rsid w:val="009D5F97"/>
    <w:rsid w:val="00B00DF3"/>
    <w:rsid w:val="00B90493"/>
    <w:rsid w:val="00BC32DD"/>
    <w:rsid w:val="00C3568E"/>
    <w:rsid w:val="00CC0B85"/>
    <w:rsid w:val="00E32457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3D793D-15D8-4594-8740-C7B5FE3B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16:00Z">
        <w:pPr/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16:00Z">
        <w:rPr>
          <w:sz w:val="24"/>
          <w:szCs w:val="24"/>
          <w:lang w:val="cs-CZ" w:eastAsia="cs-CZ" w:bidi="ar-SA"/>
        </w:rPr>
      </w:rPrChange>
    </w:rPr>
  </w:style>
  <w:style w:type="paragraph" w:styleId="Heading1">
    <w:name w:val="heading 1"/>
    <w:basedOn w:val="Normal"/>
    <w:link w:val="Heading1Char"/>
    <w:uiPriority w:val="9"/>
    <w:qFormat/>
    <w:rsid w:val="0030347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6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6:00Z">
        <w:rPr>
          <w:rFonts w:ascii="Verdana" w:hAnsi="Verdana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72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styleId="Hyperlink">
    <w:name w:val="Hyperlink"/>
    <w:basedOn w:val="DefaultParagraphFont"/>
    <w:uiPriority w:val="99"/>
    <w:semiHidden/>
    <w:unhideWhenUsed/>
    <w:rsid w:val="00303472"/>
    <w:rPr>
      <w:strike w:val="0"/>
      <w:dstrike w:val="0"/>
      <w:color w:val="1982D1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3034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3472"/>
    <w:pPr>
      <w:spacing w:before="100" w:beforeAutospacing="1" w:after="100" w:afterAutospacing="1"/>
    </w:pPr>
  </w:style>
  <w:style w:type="paragraph" w:styleId="Title">
    <w:name w:val="Title"/>
    <w:aliases w:val=" Char"/>
    <w:basedOn w:val="Normal"/>
    <w:next w:val="Normal"/>
    <w:link w:val="TitleChar"/>
    <w:qFormat/>
    <w:rsid w:val="00C3568E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aliases w:val=" Char Char"/>
    <w:basedOn w:val="DefaultParagraphFont"/>
    <w:link w:val="Title"/>
    <w:rsid w:val="00C3568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cs-CZ"/>
    </w:rPr>
  </w:style>
  <w:style w:type="paragraph" w:styleId="BodyText">
    <w:name w:val="Body Text"/>
    <w:basedOn w:val="Normal"/>
    <w:link w:val="BodyTextChar"/>
    <w:uiPriority w:val="99"/>
    <w:unhideWhenUsed/>
    <w:rsid w:val="00C3568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3568E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odyTextIndent">
    <w:name w:val="Body Text Indent"/>
    <w:basedOn w:val="Normal"/>
    <w:link w:val="BodyTextIndentChar"/>
    <w:uiPriority w:val="99"/>
    <w:unhideWhenUsed/>
    <w:rsid w:val="00C3568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C3568E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vyhlseznsodrkama">
    <w:name w:val="vyhl.sezn.sodrážkama"/>
    <w:basedOn w:val="Normal"/>
    <w:rsid w:val="00C3568E"/>
    <w:pPr>
      <w:numPr>
        <w:numId w:val="1"/>
      </w:numPr>
    </w:pPr>
  </w:style>
  <w:style w:type="paragraph" w:styleId="Header">
    <w:name w:val="header"/>
    <w:basedOn w:val="Normal"/>
    <w:link w:val="HeaderChar"/>
    <w:unhideWhenUsed/>
    <w:rsid w:val="005B75C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5B75C9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Heading7Char">
    <w:name w:val="Heading 7 Char"/>
    <w:basedOn w:val="DefaultParagraphFont"/>
    <w:link w:val="Heading7"/>
    <w:rsid w:val="004D6AB9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6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6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6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6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6:00Z">
        <w:pPr>
          <w:keepNext/>
          <w:spacing w:before="240" w:after="120"/>
          <w:jc w:val="both"/>
        </w:pPr>
      </w:pPrChange>
    </w:pPr>
    <w:rPr>
      <w:b/>
      <w:rPrChange w:id="4" w:author="msi" w:date="2026-09-22T12:16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6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6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6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6:00Z">
        <w:rPr>
          <w:rFonts w:ascii="Verdana" w:hAnsi="Verdana"/>
          <w:sz w:val="22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4D6AB9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16:00Z">
        <w:pPr>
          <w:ind w:left="720"/>
          <w:contextualSpacing/>
          <w:jc w:val="both"/>
        </w:pPr>
      </w:pPrChange>
    </w:pPr>
    <w:rPr>
      <w:rPrChange w:id="7" w:author="msi" w:date="2026-09-22T12:16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84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auto"/>
                                <w:right w:val="none" w:sz="0" w:space="0" w:color="auto"/>
                              </w:divBdr>
                            </w:div>
                            <w:div w:id="40280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05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48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48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6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0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38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4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28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69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59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Kanurkova Petra</dc:creator>
  <cp:keywords/>
  <dc:description/>
  <cp:lastModifiedBy>Arthur Souza Rodrigues</cp:lastModifiedBy>
  <cp:revision>1</cp:revision>
  <dcterms:created xsi:type="dcterms:W3CDTF">2016-05-27T11:29:00Z</dcterms:created>
  <dcterms:modified xsi:type="dcterms:W3CDTF">2026-09-22T16:16:00Z</dcterms:modified>
</cp:coreProperties>
</file>