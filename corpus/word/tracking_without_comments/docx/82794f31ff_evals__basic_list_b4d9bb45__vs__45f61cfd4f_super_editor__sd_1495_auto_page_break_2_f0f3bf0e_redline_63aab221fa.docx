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4D539" w14:textId="3ED3C43C" w:rsidR="003341AB" w:rsidRDefault="000463EB" w:rsidP="003341AB">
      <w:pPr>
        <w:spacing w:line="360" w:lineRule="auto"/>
        <w:rPr>
          <w:ins w:id="11" w:author="Priya Seethapathy" w:date="2026-09-26T15:25:00Z" w16du:dateUtc="2026-09-26T19:25:00Z"/>
        </w:rPr>
      </w:pPr>
      <w:ins w:id="12" w:author="Priya Seethapathy" w:date="2026-09-26T15:25:00Z" w16du:dateUtc="2026-09-26T19:25: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3" w:author="Priya Seethapathy" w:date="2026-09-26T15:25:00Z" w16du:dateUtc="2026-09-26T19:25:00Z"/>
        </w:rPr>
      </w:pPr>
      <w:ins w:id="14" w:author="Priya Seethapathy" w:date="2026-09-26T15:25:00Z" w16du:dateUtc="2026-09-26T19:25:00Z">
        <w:r>
          <w:lastRenderedPageBreak/>
          <w:br/>
        </w:r>
        <w:r>
          <w:br/>
        </w:r>
        <w:r w:rsidRPr="003341AB">
          <w:t>TITLE IN HERE</w:t>
        </w:r>
      </w:ins>
    </w:p>
    <w:p w14:paraId="1029A836" w14:textId="77777777" w:rsidR="003341AB" w:rsidRDefault="003341AB" w:rsidP="003341AB">
      <w:pPr>
        <w:rPr>
          <w:ins w:id="15" w:author="Priya Seethapathy" w:date="2026-09-26T15:25:00Z" w16du:dateUtc="2026-09-26T19:25:00Z"/>
        </w:rPr>
      </w:pPr>
      <w:ins w:id="16" w:author="Priya Seethapathy" w:date="2026-09-26T15:25:00Z" w16du:dateUtc="2026-09-26T19:25:00Z">
        <w:r>
          <w:t>How about now , lets change the Title to HEADING 1</w:t>
        </w:r>
      </w:ins>
    </w:p>
    <w:p w14:paraId="7E283497" w14:textId="77777777" w:rsidR="003341AB" w:rsidRDefault="003341AB" w:rsidP="003341AB">
      <w:pPr>
        <w:spacing w:line="360" w:lineRule="auto"/>
        <w:rPr>
          <w:ins w:id="17" w:author="Priya Seethapathy" w:date="2026-09-26T15:25:00Z" w16du:dateUtc="2026-09-26T19:25:00Z"/>
        </w:rPr>
      </w:pPr>
    </w:p>
    <w:p w14:paraId="68CF8728" w14:textId="77777777" w:rsidR="003341AB" w:rsidRDefault="003341AB" w:rsidP="003341AB">
      <w:pPr>
        <w:spacing w:line="360" w:lineRule="auto"/>
        <w:rPr>
          <w:ins w:id="18" w:author="Priya Seethapathy" w:date="2026-09-26T15:25:00Z" w16du:dateUtc="2026-09-26T19:25:00Z"/>
        </w:rPr>
      </w:pPr>
    </w:p>
    <w:p w14:paraId="7D25C58D" w14:textId="77777777" w:rsidR="003341AB" w:rsidRDefault="003341AB" w:rsidP="003341AB">
      <w:pPr>
        <w:spacing w:line="360" w:lineRule="auto"/>
        <w:rPr>
          <w:ins w:id="19" w:author="Priya Seethapathy" w:date="2026-09-26T15:25:00Z" w16du:dateUtc="2026-09-26T19:25:00Z"/>
        </w:rPr>
      </w:pPr>
    </w:p>
    <w:p w14:paraId="6228B2C7" w14:textId="7F8A73A3" w:rsidR="003C58BC" w:rsidRDefault="008B74BE" w:rsidP="008B74BE">
      <w:pPr>
        <w:pStyle w:val="ListParagraph"/>
        <w:numPr>
          <w:ilvl w:val="0"/>
          <w:numId w:val="2"/>
        </w:numPr>
        <w:rPr>
          <w:del w:id="20" w:author="Priya Seethapathy" w:date="2026-09-26T15:25:00Z" w16du:dateUtc="2026-09-26T19:25:00Z"/>
        </w:rPr>
      </w:pPr>
      <w:del w:id="21" w:author="Priya Seethapathy" w:date="2026-09-26T15:25:00Z" w16du:dateUtc="2026-09-26T19:25:00Z">
        <w:r>
          <w:delText>List item 1</w:delText>
        </w:r>
      </w:del>
    </w:p>
    <w:p w14:paraId="2BAA33A0" w14:textId="73BF5DC6" w:rsidR="008B74BE" w:rsidRDefault="008B74BE" w:rsidP="008B74BE">
      <w:pPr>
        <w:pStyle w:val="ListParagraph"/>
        <w:numPr>
          <w:ilvl w:val="0"/>
          <w:numId w:val="2"/>
        </w:numPr>
        <w:rPr>
          <w:del w:id="22" w:author="Priya Seethapathy" w:date="2026-09-26T15:25:00Z" w16du:dateUtc="2026-09-26T19:25:00Z"/>
        </w:rPr>
      </w:pPr>
      <w:del w:id="23" w:author="Priya Seethapathy" w:date="2026-09-26T15:25:00Z" w16du:dateUtc="2026-09-26T19:25:00Z">
        <w:r>
          <w:delText>List item 2</w:delText>
        </w:r>
      </w:del>
    </w:p>
    <w:p w14:paraId="5879C853" w14:textId="4A026772" w:rsidR="008B74BE" w:rsidRDefault="008B74BE" w:rsidP="008B74BE">
      <w:pPr>
        <w:pStyle w:val="ListParagraph"/>
        <w:numPr>
          <w:ilvl w:val="1"/>
          <w:numId w:val="2"/>
        </w:numPr>
        <w:rPr>
          <w:del w:id="24" w:author="Priya Seethapathy" w:date="2026-09-26T15:25:00Z" w16du:dateUtc="2026-09-26T19:25:00Z"/>
        </w:rPr>
      </w:pPr>
      <w:del w:id="25" w:author="Priya Seethapathy" w:date="2026-09-26T15:25:00Z" w16du:dateUtc="2026-09-26T19:25:00Z">
        <w:r>
          <w:delText>Indentation 1</w:delText>
        </w:r>
      </w:del>
    </w:p>
    <w:p w14:paraId="20EB4676" w14:textId="00B19EE5" w:rsidR="008B74BE" w:rsidRDefault="008B74BE" w:rsidP="008B74BE">
      <w:pPr>
        <w:pStyle w:val="ListParagraph"/>
        <w:numPr>
          <w:ilvl w:val="0"/>
          <w:numId w:val="2"/>
        </w:numPr>
        <w:rPr>
          <w:del w:id="26" w:author="Priya Seethapathy" w:date="2026-09-26T15:25:00Z" w16du:dateUtc="2026-09-26T19:25:00Z"/>
        </w:rPr>
      </w:pPr>
      <w:del w:id="27" w:author="Priya Seethapathy" w:date="2026-09-26T15:25:00Z" w16du:dateUtc="2026-09-26T19:25:00Z">
        <w:r>
          <w:delText>Back</w:delText>
        </w:r>
      </w:del>
    </w:p>
    <w:p w14:paraId="17C8BA61" w14:textId="77777777" w:rsidR="003140C5" w:rsidRDefault="003140C5" w:rsidP="003140C5">
      <w:pPr>
        <w:rPr>
          <w:del w:id="28" w:author="Priya Seethapathy" w:date="2026-09-26T15:25:00Z" w16du:dateUtc="2026-09-26T19:25:00Z"/>
        </w:rPr>
      </w:pPr>
    </w:p>
    <w:p w14:paraId="565CC994" w14:textId="217988BF" w:rsidR="003140C5" w:rsidRDefault="003140C5" w:rsidP="003140C5">
      <w:pPr>
        <w:pStyle w:val="ListParagraph"/>
        <w:numPr>
          <w:ilvl w:val="0"/>
          <w:numId w:val="3"/>
        </w:numPr>
        <w:rPr>
          <w:del w:id="29" w:author="Priya Seethapathy" w:date="2026-09-26T15:25:00Z" w16du:dateUtc="2026-09-26T19:25:00Z"/>
        </w:rPr>
      </w:pPr>
      <w:del w:id="30" w:author="Priya Seethapathy" w:date="2026-09-26T15:25:00Z" w16du:dateUtc="2026-09-26T19:25:00Z">
        <w:r>
          <w:delText>Numbered 1</w:delText>
        </w:r>
      </w:del>
    </w:p>
    <w:p w14:paraId="14E00595" w14:textId="21B59F13" w:rsidR="003140C5" w:rsidRDefault="003140C5" w:rsidP="003140C5">
      <w:pPr>
        <w:pStyle w:val="ListParagraph"/>
        <w:numPr>
          <w:ilvl w:val="0"/>
          <w:numId w:val="3"/>
        </w:numPr>
        <w:rPr>
          <w:del w:id="31" w:author="Priya Seethapathy" w:date="2026-09-26T15:25:00Z" w16du:dateUtc="2026-09-26T19:25:00Z"/>
        </w:rPr>
      </w:pPr>
      <w:del w:id="32" w:author="Priya Seethapathy" w:date="2026-09-26T15:25:00Z" w16du:dateUtc="2026-09-26T19:25:00Z">
        <w:r>
          <w:delText>Num 2</w:delText>
        </w:r>
      </w:del>
    </w:p>
    <w:p w14:paraId="7200FA4E" w14:textId="0FC6E886" w:rsidR="003140C5" w:rsidRDefault="003140C5" w:rsidP="003140C5">
      <w:pPr>
        <w:pStyle w:val="ListParagraph"/>
        <w:numPr>
          <w:ilvl w:val="1"/>
          <w:numId w:val="3"/>
        </w:numPr>
        <w:rPr>
          <w:del w:id="33" w:author="Priya Seethapathy" w:date="2026-09-26T15:25:00Z" w16du:dateUtc="2026-09-26T19:25:00Z"/>
        </w:rPr>
      </w:pPr>
      <w:del w:id="34" w:author="Priya Seethapathy" w:date="2026-09-26T15:25:00Z" w16du:dateUtc="2026-09-26T19:25:00Z">
        <w:r>
          <w:delText xml:space="preserve">With </w:delText>
        </w:r>
        <w:r w:rsidR="00470750">
          <w:delText>indent</w:delText>
        </w:r>
        <w:r>
          <w:delText xml:space="preserve"> 1</w:delText>
        </w:r>
      </w:del>
    </w:p>
    <w:p w14:paraId="2BE4DAE9" w14:textId="0ADF5B03" w:rsidR="003140C5" w:rsidRDefault="003140C5" w:rsidP="003341AB">
      <w:pPr>
        <w:spacing w:line="360" w:lineRule="auto"/>
        <w:pPrChange w:id="35" w:author="Priya Seethapathy" w:date="2026-09-26T15:25:00Z" w16du:dateUtc="2026-09-26T19:25:00Z">
          <w:pPr>
            <w:pStyle w:val="ListParagraph"/>
            <w:numPr>
              <w:numId w:val="3"/>
            </w:numPr>
            <w:ind w:hanging="360"/>
          </w:pPr>
        </w:pPrChange>
      </w:pPr>
      <w:del w:id="36" w:author="Priya Seethapathy" w:date="2026-09-26T15:25:00Z" w16du:dateUtc="2026-09-26T19:25:00Z">
        <w:r>
          <w:delText>last</w:delText>
        </w:r>
      </w:del>
    </w:p>
    <w:sectPr w:rsidR="00314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6953F0"/>
    <w:multiLevelType w:val="hybridMultilevel"/>
    <w:tmpl w:val="08448BC4"/>
    <w:lvl w:ilvl="0" w:tplc="1D0EE7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C87CAD"/>
    <w:multiLevelType w:val="hybridMultilevel"/>
    <w:tmpl w:val="7BE22D78"/>
    <w:lvl w:ilvl="0" w:tplc="1D0EE7C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910839"/>
    <w:multiLevelType w:val="hybridMultilevel"/>
    <w:tmpl w:val="5D286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644652">
    <w:abstractNumId w:val="0"/>
  </w:num>
  <w:num w:numId="2" w16cid:durableId="1457750009">
    <w:abstractNumId w:val="1"/>
  </w:num>
  <w:num w:numId="3" w16cid:durableId="175389571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BE"/>
    <w:rsid w:val="000463EB"/>
    <w:rsid w:val="00124CEA"/>
    <w:rsid w:val="001B0BB6"/>
    <w:rsid w:val="00291E61"/>
    <w:rsid w:val="002E1CBC"/>
    <w:rsid w:val="003140C5"/>
    <w:rsid w:val="003341AB"/>
    <w:rsid w:val="003361CB"/>
    <w:rsid w:val="00360F1B"/>
    <w:rsid w:val="00394854"/>
    <w:rsid w:val="003C1D14"/>
    <w:rsid w:val="003C58BC"/>
    <w:rsid w:val="00470750"/>
    <w:rsid w:val="00470754"/>
    <w:rsid w:val="006B56F3"/>
    <w:rsid w:val="00744FED"/>
    <w:rsid w:val="007F0A0A"/>
    <w:rsid w:val="008B74BE"/>
    <w:rsid w:val="008D2900"/>
    <w:rsid w:val="00AF4127"/>
    <w:rsid w:val="00B33473"/>
    <w:rsid w:val="00C61D86"/>
    <w:rsid w:val="00DD3505"/>
    <w:rsid w:val="00FD6E12"/>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11A13"/>
  <w15:chartTrackingRefBased/>
  <w15:docId w15:val="{AA582020-09BB-794D-A68D-1B292577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spacing w:after="160" w:line="278" w:lineRule="auto"/>
      <w:pPrChange w:id="0" w:author="Priya Seethapathy" w:date="2026-09-26T15:25:00Z">
        <w:pPr/>
      </w:pPrChange>
    </w:pPr>
    <w:rPr>
      <w:rFonts w:ascii="Times New Roman" w:hAnsi="Times New Roman" w:cs="Times New Roman (Body CS)"/>
      <w:rPrChange w:id="0" w:author="Priya Seethapathy" w:date="2026-09-26T15:25: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8B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Change w:id="1" w:author="Priya Seethapathy" w:date="2026-09-26T15:25: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9-26T15:25: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Change w:id="2" w:author="Priya Seethapathy" w:date="2026-09-26T15:25: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9-26T15:25: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Change w:id="3" w:author="Priya Seethapathy" w:date="2026-09-26T15:25: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9-26T15:25: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4" w:author="Priya Seethapathy" w:date="2026-09-26T15:25: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9-26T15:25: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5" w:author="Priya Seethapathy" w:date="2026-09-26T15:25: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9-26T15:25: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6" w:author="Priya Seethapathy" w:date="2026-09-26T15:25: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9-26T15:25: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7" w:author="Priya Seethapathy" w:date="2026-09-26T15:25: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9-26T15:25: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BE"/>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Change w:id="8" w:author="Priya Seethapathy" w:date="2026-09-26T15:25:00Z">
        <w:pPr>
          <w:spacing w:after="80" w:line="278" w:lineRule="auto"/>
          <w:contextualSpacing/>
        </w:pPr>
      </w:pPrChange>
    </w:pPr>
    <w:rPr>
      <w:rFonts w:asciiTheme="majorHAnsi" w:eastAsiaTheme="majorEastAsia" w:hAnsiTheme="majorHAnsi" w:cstheme="majorBidi"/>
      <w:spacing w:val="-10"/>
      <w:kern w:val="28"/>
      <w:sz w:val="56"/>
      <w:szCs w:val="56"/>
      <w:rPrChange w:id="8" w:author="Priya Seethapathy" w:date="2026-09-26T15:2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B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9" w:author="Priya Seethapathy" w:date="2026-09-26T15:25: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9" w:author="Priya Seethapathy" w:date="2026-09-26T15:25: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8B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Change w:id="10" w:author="Priya Seethapathy" w:date="2026-09-26T15:25:00Z">
        <w:pPr>
          <w:spacing w:before="160" w:after="160" w:line="278" w:lineRule="auto"/>
          <w:jc w:val="center"/>
        </w:pPr>
      </w:pPrChange>
    </w:pPr>
    <w:rPr>
      <w:i/>
      <w:iCs/>
      <w:color w:val="404040" w:themeColor="text1" w:themeTint="BF"/>
      <w:rPrChange w:id="10" w:author="Priya Seethapathy" w:date="2026-09-26T15:25: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8B74BE"/>
    <w:rPr>
      <w:rFonts w:ascii="Times New Roman" w:hAnsi="Times New Roman" w:cs="Times New Roman (Body CS)"/>
      <w:i/>
      <w:iCs/>
      <w:color w:val="404040" w:themeColor="text1" w:themeTint="BF"/>
    </w:rPr>
  </w:style>
  <w:style w:type="paragraph" w:styleId="ListParagraph">
    <w:name w:val="List Paragraph"/>
    <w:basedOn w:val="Normal"/>
    <w:uiPriority w:val="34"/>
    <w:qFormat/>
    <w:rsid w:val="008B74BE"/>
    <w:pPr>
      <w:ind w:left="720"/>
      <w:contextualSpacing/>
    </w:pPr>
  </w:style>
  <w:style w:type="character" w:styleId="IntenseEmphasis">
    <w:name w:val="Intense Emphasis"/>
    <w:basedOn w:val="DefaultParagraphFont"/>
    <w:uiPriority w:val="21"/>
    <w:qFormat/>
    <w:rsid w:val="008B74BE"/>
    <w:rPr>
      <w:i/>
      <w:iCs/>
      <w:color w:val="0F4761" w:themeColor="accent1" w:themeShade="BF"/>
    </w:rPr>
  </w:style>
  <w:style w:type="paragraph" w:styleId="IntenseQuote">
    <w:name w:val="Intense Quote"/>
    <w:basedOn w:val="Normal"/>
    <w:next w:val="Normal"/>
    <w:link w:val="IntenseQuoteChar"/>
    <w:uiPriority w:val="30"/>
    <w:qFormat/>
    <w:rsid w:val="008B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BE"/>
    <w:rPr>
      <w:i/>
      <w:iCs/>
      <w:color w:val="0F4761" w:themeColor="accent1" w:themeShade="BF"/>
    </w:rPr>
  </w:style>
  <w:style w:type="character" w:styleId="IntenseReference">
    <w:name w:val="Intense Reference"/>
    <w:basedOn w:val="DefaultParagraphFont"/>
    <w:uiPriority w:val="32"/>
    <w:qFormat/>
    <w:rsid w:val="008B7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2025-11-13T01:39:00Z</dcterms:created>
  <dcterms:modified xsi:type="dcterms:W3CDTF">2026-09-26T19:25:00Z</dcterms:modified>
</cp:coreProperties>
</file>