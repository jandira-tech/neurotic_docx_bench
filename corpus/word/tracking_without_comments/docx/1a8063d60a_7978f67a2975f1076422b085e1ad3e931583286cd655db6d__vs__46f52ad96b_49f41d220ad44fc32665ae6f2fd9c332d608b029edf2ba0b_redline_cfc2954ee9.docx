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DD4FE" w14:textId="77777777" w:rsidR="00562842" w:rsidRPr="000A7CE1" w:rsidRDefault="00D94696" w:rsidP="00D94696">
      <w:pPr>
        <w:pStyle w:val="Default"/>
        <w:rPr>
          <w:ins w:id="12" w:author="Ariel White" w:date="2026-09-25T19:59:00Z" w16du:dateUtc="2026-09-25T23:59:00Z"/>
          <w:rFonts w:ascii="Century Gothic" w:hAnsi="Century Gothic"/>
          <w:b/>
          <w:color w:val="auto"/>
          <w:sz w:val="20"/>
          <w:szCs w:val="20"/>
        </w:rPr>
      </w:pPr>
      <w:ins w:id="13" w:author="Ariel White" w:date="2026-09-25T19:59:00Z" w16du:dateUtc="2026-09-25T23:59:00Z">
        <w:r w:rsidRPr="000A7CE1">
          <w:rPr>
            <w:rFonts w:ascii="Century Gothic" w:hAnsi="Century Gothic"/>
            <w:b/>
            <w:color w:val="auto"/>
            <w:sz w:val="20"/>
            <w:szCs w:val="20"/>
          </w:rPr>
          <w:t xml:space="preserve"> </w:t>
        </w:r>
      </w:ins>
    </w:p>
    <w:p w14:paraId="615B5A59" w14:textId="69C6F0E3" w:rsidR="00F41C5B" w:rsidRPr="000A7CE1" w:rsidRDefault="00382B7D" w:rsidP="001E34F8">
      <w:pPr>
        <w:pStyle w:val="Heading1"/>
        <w:shd w:val="clear" w:color="auto" w:fill="5B9BD5" w:themeFill="accent1"/>
        <w:jc w:val="center"/>
        <w:rPr>
          <w:ins w:id="14" w:author="Ariel White" w:date="2026-09-25T19:59:00Z" w16du:dateUtc="2026-09-25T23:59:00Z"/>
          <w:rFonts w:ascii="Century Gothic" w:hAnsi="Century Gothic"/>
          <w:color w:val="FFFFFF" w:themeColor="background1"/>
          <w:sz w:val="48"/>
          <w:szCs w:val="48"/>
        </w:rPr>
      </w:pPr>
      <w:ins w:id="15" w:author="Ariel White" w:date="2026-09-25T19:59:00Z" w16du:dateUtc="2026-09-25T23:59:00Z">
        <w:r>
          <w:rPr>
            <w:rFonts w:ascii="Century Gothic" w:hAnsi="Century Gothic"/>
            <w:color w:val="FFFFFF" w:themeColor="background1"/>
            <w:sz w:val="48"/>
            <w:szCs w:val="48"/>
          </w:rPr>
          <w:t xml:space="preserve">Supplemental Screening </w:t>
        </w:r>
        <w:r w:rsidR="00F41C5B" w:rsidRPr="000A7CE1">
          <w:rPr>
            <w:rFonts w:ascii="Century Gothic" w:hAnsi="Century Gothic"/>
            <w:color w:val="FFFFFF" w:themeColor="background1"/>
            <w:sz w:val="48"/>
            <w:szCs w:val="48"/>
          </w:rPr>
          <w:t>Scoring</w:t>
        </w:r>
      </w:ins>
    </w:p>
    <w:p w14:paraId="49CA5576" w14:textId="7F879313" w:rsidR="002B28D5" w:rsidRPr="00B86C18" w:rsidRDefault="002B28D5" w:rsidP="00B86C18">
      <w:pPr>
        <w:pStyle w:val="Heading1"/>
        <w:shd w:val="clear" w:color="auto" w:fill="BDD6EE" w:themeFill="accent1" w:themeFillTint="66"/>
        <w:rPr>
          <w:ins w:id="16" w:author="Ariel White" w:date="2026-09-25T19:59:00Z" w16du:dateUtc="2026-09-25T23:59:00Z"/>
          <w:rFonts w:ascii="Century Gothic" w:hAnsi="Century Gothic"/>
          <w:b w:val="0"/>
          <w:iCs/>
          <w:sz w:val="32"/>
          <w:szCs w:val="32"/>
        </w:rPr>
      </w:pPr>
      <w:ins w:id="17" w:author="Ariel White" w:date="2026-09-25T19:59:00Z" w16du:dateUtc="2026-09-25T23:59:00Z">
        <w:r w:rsidRPr="00B86C18">
          <w:rPr>
            <w:rFonts w:ascii="Century Gothic" w:hAnsi="Century Gothic"/>
            <w:b w:val="0"/>
            <w:iCs/>
            <w:sz w:val="32"/>
            <w:szCs w:val="32"/>
          </w:rPr>
          <w:t>PHQ9</w:t>
        </w:r>
        <w:r w:rsidR="00987494" w:rsidRPr="00B86C18">
          <w:rPr>
            <w:rFonts w:ascii="Century Gothic" w:hAnsi="Century Gothic"/>
            <w:b w:val="0"/>
            <w:iCs/>
            <w:sz w:val="32"/>
            <w:szCs w:val="32"/>
          </w:rPr>
          <w:t xml:space="preserve"> </w:t>
        </w:r>
      </w:ins>
    </w:p>
    <w:p w14:paraId="39EEAB97" w14:textId="7F4C08F4" w:rsidR="00A5093E" w:rsidRPr="000A7CE1" w:rsidRDefault="00697FFB" w:rsidP="002B28D5">
      <w:pPr>
        <w:rPr>
          <w:ins w:id="18" w:author="Ariel White" w:date="2026-09-25T19:59:00Z" w16du:dateUtc="2026-09-25T23:59:00Z"/>
          <w:rStyle w:val="Hyperlink"/>
          <w:rFonts w:ascii="Century Gothic" w:hAnsi="Century Gothic"/>
          <w:sz w:val="20"/>
          <w:szCs w:val="20"/>
        </w:rPr>
      </w:pPr>
      <w:ins w:id="19" w:author="Ariel White" w:date="2026-09-25T19:59:00Z" w16du:dateUtc="2026-09-25T23:59:00Z">
        <w:r w:rsidRPr="000A7CE1">
          <w:rPr>
            <w:rFonts w:ascii="Century Gothic" w:hAnsi="Century Gothic"/>
            <w:sz w:val="20"/>
            <w:szCs w:val="20"/>
          </w:rPr>
          <w:fldChar w:fldCharType="begin"/>
        </w:r>
        <w:r w:rsidRPr="000A7CE1">
          <w:rPr>
            <w:rFonts w:ascii="Century Gothic" w:hAnsi="Century Gothic"/>
            <w:sz w:val="20"/>
            <w:szCs w:val="20"/>
          </w:rPr>
          <w:instrText xml:space="preserve"> HYPERLINK "http://www.cqaimh.org/pdf/tool_phq9.pdf" </w:instrText>
        </w:r>
        <w:r w:rsidRPr="000A7CE1">
          <w:rPr>
            <w:rFonts w:ascii="Century Gothic" w:hAnsi="Century Gothic"/>
            <w:sz w:val="20"/>
            <w:szCs w:val="20"/>
          </w:rPr>
        </w:r>
        <w:r w:rsidRPr="000A7CE1">
          <w:rPr>
            <w:rFonts w:ascii="Century Gothic" w:hAnsi="Century Gothic"/>
            <w:sz w:val="20"/>
            <w:szCs w:val="20"/>
          </w:rPr>
          <w:fldChar w:fldCharType="separate"/>
        </w:r>
        <w:r w:rsidR="00987494" w:rsidRPr="000A7CE1">
          <w:rPr>
            <w:rStyle w:val="Hyperlink"/>
            <w:rFonts w:ascii="Century Gothic" w:hAnsi="Century Gothic"/>
            <w:sz w:val="20"/>
            <w:szCs w:val="20"/>
          </w:rPr>
          <w:t>cqaimh.org/pdf/tool_phq9.pdf</w:t>
        </w:r>
        <w:r w:rsidR="002B28D5" w:rsidRPr="000A7CE1">
          <w:rPr>
            <w:rStyle w:val="Hyperlink"/>
            <w:rFonts w:ascii="Century Gothic" w:hAnsi="Century Gothic"/>
            <w:sz w:val="20"/>
            <w:szCs w:val="20"/>
          </w:rPr>
          <w:t xml:space="preserve"> </w:t>
        </w:r>
      </w:ins>
    </w:p>
    <w:p w14:paraId="07EB8D62" w14:textId="5A1270A4" w:rsidR="002A736B" w:rsidRPr="000A7CE1" w:rsidRDefault="00697FFB" w:rsidP="002B28D5">
      <w:pPr>
        <w:rPr>
          <w:ins w:id="20" w:author="Ariel White" w:date="2026-09-25T19:59:00Z" w16du:dateUtc="2026-09-25T23:59:00Z"/>
          <w:rFonts w:ascii="Century Gothic" w:hAnsi="Century Gothic"/>
          <w:sz w:val="22"/>
          <w:szCs w:val="22"/>
        </w:rPr>
      </w:pPr>
      <w:ins w:id="21" w:author="Ariel White" w:date="2026-09-25T19:59:00Z" w16du:dateUtc="2026-09-25T23:59:00Z">
        <w:r w:rsidRPr="000A7CE1">
          <w:rPr>
            <w:rFonts w:ascii="Century Gothic" w:hAnsi="Century Gothic"/>
            <w:sz w:val="20"/>
            <w:szCs w:val="20"/>
          </w:rPr>
          <w:fldChar w:fldCharType="end"/>
        </w:r>
      </w:ins>
    </w:p>
    <w:tbl>
      <w:tblPr>
        <w:tblStyle w:val="GridTable2-Accent1"/>
        <w:tblW w:w="0" w:type="auto"/>
        <w:tblLook w:val="04A0" w:firstRow="1" w:lastRow="0" w:firstColumn="1" w:lastColumn="0" w:noHBand="0" w:noVBand="1"/>
      </w:tblPr>
      <w:tblGrid>
        <w:gridCol w:w="1080"/>
        <w:gridCol w:w="3870"/>
        <w:gridCol w:w="5840"/>
      </w:tblGrid>
      <w:tr w:rsidR="002A736B" w:rsidRPr="000A7CE1" w14:paraId="34FD6420" w14:textId="77777777" w:rsidTr="00697FFB">
        <w:trPr>
          <w:cnfStyle w:val="100000000000" w:firstRow="1" w:lastRow="0" w:firstColumn="0" w:lastColumn="0" w:oddVBand="0" w:evenVBand="0" w:oddHBand="0" w:evenHBand="0" w:firstRowFirstColumn="0" w:firstRowLastColumn="0" w:lastRowFirstColumn="0" w:lastRowLastColumn="0"/>
          <w:ins w:id="22"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09AA3840" w14:textId="252B74CE" w:rsidR="002A736B" w:rsidRPr="000A7CE1" w:rsidRDefault="002A736B" w:rsidP="002B28D5">
            <w:pPr>
              <w:rPr>
                <w:ins w:id="23" w:author="Ariel White" w:date="2026-09-25T19:59:00Z" w16du:dateUtc="2026-09-25T23:59:00Z"/>
                <w:rFonts w:ascii="Century Gothic" w:hAnsi="Century Gothic"/>
                <w:sz w:val="22"/>
                <w:szCs w:val="22"/>
              </w:rPr>
            </w:pPr>
            <w:ins w:id="24" w:author="Ariel White" w:date="2026-09-25T19:59:00Z" w16du:dateUtc="2026-09-25T23:59:00Z">
              <w:r w:rsidRPr="000A7CE1">
                <w:rPr>
                  <w:rFonts w:ascii="Century Gothic" w:hAnsi="Century Gothic"/>
                  <w:sz w:val="22"/>
                  <w:szCs w:val="22"/>
                </w:rPr>
                <w:t>PHQ-9 Score</w:t>
              </w:r>
            </w:ins>
          </w:p>
        </w:tc>
        <w:tc>
          <w:tcPr>
            <w:tcW w:w="3870" w:type="dxa"/>
            <w:vAlign w:val="center"/>
          </w:tcPr>
          <w:p w14:paraId="623C9430" w14:textId="3E2A3B67" w:rsidR="002A736B" w:rsidRPr="000A7CE1" w:rsidRDefault="002A736B" w:rsidP="002B28D5">
            <w:pPr>
              <w:cnfStyle w:val="100000000000" w:firstRow="1" w:lastRow="0" w:firstColumn="0" w:lastColumn="0" w:oddVBand="0" w:evenVBand="0" w:oddHBand="0" w:evenHBand="0" w:firstRowFirstColumn="0" w:firstRowLastColumn="0" w:lastRowFirstColumn="0" w:lastRowLastColumn="0"/>
              <w:rPr>
                <w:ins w:id="25" w:author="Ariel White" w:date="2026-09-25T19:59:00Z" w16du:dateUtc="2026-09-25T23:59:00Z"/>
                <w:rFonts w:ascii="Century Gothic" w:hAnsi="Century Gothic"/>
                <w:sz w:val="22"/>
                <w:szCs w:val="22"/>
              </w:rPr>
            </w:pPr>
            <w:ins w:id="26" w:author="Ariel White" w:date="2026-09-25T19:59:00Z" w16du:dateUtc="2026-09-25T23:59:00Z">
              <w:r w:rsidRPr="000A7CE1">
                <w:rPr>
                  <w:rFonts w:ascii="Century Gothic" w:hAnsi="Century Gothic"/>
                  <w:sz w:val="22"/>
                  <w:szCs w:val="22"/>
                </w:rPr>
                <w:t>Provisional Diagnosis</w:t>
              </w:r>
            </w:ins>
          </w:p>
        </w:tc>
        <w:tc>
          <w:tcPr>
            <w:tcW w:w="5840" w:type="dxa"/>
            <w:vAlign w:val="center"/>
          </w:tcPr>
          <w:p w14:paraId="490DE455" w14:textId="2671F0F1" w:rsidR="002A736B" w:rsidRPr="000A7CE1" w:rsidRDefault="002A736B" w:rsidP="002A736B">
            <w:pPr>
              <w:cnfStyle w:val="100000000000" w:firstRow="1" w:lastRow="0" w:firstColumn="0" w:lastColumn="0" w:oddVBand="0" w:evenVBand="0" w:oddHBand="0" w:evenHBand="0" w:firstRowFirstColumn="0" w:firstRowLastColumn="0" w:lastRowFirstColumn="0" w:lastRowLastColumn="0"/>
              <w:rPr>
                <w:ins w:id="27" w:author="Ariel White" w:date="2026-09-25T19:59:00Z" w16du:dateUtc="2026-09-25T23:59:00Z"/>
                <w:rFonts w:ascii="Century Gothic" w:hAnsi="Century Gothic"/>
                <w:sz w:val="22"/>
                <w:szCs w:val="22"/>
              </w:rPr>
            </w:pPr>
            <w:ins w:id="28" w:author="Ariel White" w:date="2026-09-25T19:59:00Z" w16du:dateUtc="2026-09-25T23:59:00Z">
              <w:r w:rsidRPr="000A7CE1">
                <w:rPr>
                  <w:rFonts w:ascii="Century Gothic" w:hAnsi="Century Gothic"/>
                  <w:sz w:val="22"/>
                  <w:szCs w:val="22"/>
                </w:rPr>
                <w:t>Treatment Recommendation (Patient preferences should be considered)</w:t>
              </w:r>
            </w:ins>
          </w:p>
        </w:tc>
      </w:tr>
      <w:tr w:rsidR="002A736B" w:rsidRPr="000A7CE1" w14:paraId="04E14E52" w14:textId="77777777" w:rsidTr="00697FFB">
        <w:trPr>
          <w:cnfStyle w:val="000000100000" w:firstRow="0" w:lastRow="0" w:firstColumn="0" w:lastColumn="0" w:oddVBand="0" w:evenVBand="0" w:oddHBand="1" w:evenHBand="0" w:firstRowFirstColumn="0" w:firstRowLastColumn="0" w:lastRowFirstColumn="0" w:lastRowLastColumn="0"/>
          <w:ins w:id="29"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77F6F1E5" w14:textId="7535C059" w:rsidR="002A736B" w:rsidRPr="000A7CE1" w:rsidRDefault="002A736B" w:rsidP="002B28D5">
            <w:pPr>
              <w:rPr>
                <w:ins w:id="30" w:author="Ariel White" w:date="2026-09-25T19:59:00Z" w16du:dateUtc="2026-09-25T23:59:00Z"/>
                <w:rFonts w:ascii="Century Gothic" w:hAnsi="Century Gothic"/>
                <w:sz w:val="22"/>
                <w:szCs w:val="22"/>
              </w:rPr>
            </w:pPr>
            <w:ins w:id="31" w:author="Ariel White" w:date="2026-09-25T19:59:00Z" w16du:dateUtc="2026-09-25T23:59:00Z">
              <w:r w:rsidRPr="000A7CE1">
                <w:rPr>
                  <w:rFonts w:ascii="Century Gothic" w:hAnsi="Century Gothic"/>
                  <w:sz w:val="22"/>
                  <w:szCs w:val="22"/>
                </w:rPr>
                <w:t>5-9</w:t>
              </w:r>
            </w:ins>
          </w:p>
        </w:tc>
        <w:tc>
          <w:tcPr>
            <w:tcW w:w="3870" w:type="dxa"/>
            <w:vAlign w:val="center"/>
          </w:tcPr>
          <w:p w14:paraId="57AAC8F7" w14:textId="32FF245E" w:rsidR="002A736B" w:rsidRPr="000A7CE1" w:rsidRDefault="002A736B" w:rsidP="002B28D5">
            <w:pPr>
              <w:cnfStyle w:val="000000100000" w:firstRow="0" w:lastRow="0" w:firstColumn="0" w:lastColumn="0" w:oddVBand="0" w:evenVBand="0" w:oddHBand="1" w:evenHBand="0" w:firstRowFirstColumn="0" w:firstRowLastColumn="0" w:lastRowFirstColumn="0" w:lastRowLastColumn="0"/>
              <w:rPr>
                <w:ins w:id="32" w:author="Ariel White" w:date="2026-09-25T19:59:00Z" w16du:dateUtc="2026-09-25T23:59:00Z"/>
                <w:rFonts w:ascii="Century Gothic" w:hAnsi="Century Gothic"/>
                <w:sz w:val="22"/>
                <w:szCs w:val="22"/>
              </w:rPr>
            </w:pPr>
            <w:ins w:id="33" w:author="Ariel White" w:date="2026-09-25T19:59:00Z" w16du:dateUtc="2026-09-25T23:59:00Z">
              <w:r w:rsidRPr="000A7CE1">
                <w:rPr>
                  <w:rFonts w:ascii="Century Gothic" w:hAnsi="Century Gothic"/>
                  <w:sz w:val="22"/>
                  <w:szCs w:val="22"/>
                </w:rPr>
                <w:t>Minimal Symptoms*</w:t>
              </w:r>
            </w:ins>
          </w:p>
        </w:tc>
        <w:tc>
          <w:tcPr>
            <w:tcW w:w="5840" w:type="dxa"/>
            <w:vAlign w:val="center"/>
          </w:tcPr>
          <w:p w14:paraId="4DEC7F6D" w14:textId="7BCA4B7B" w:rsidR="002A736B" w:rsidRPr="000A7CE1" w:rsidRDefault="002A736B" w:rsidP="002B28D5">
            <w:pPr>
              <w:cnfStyle w:val="000000100000" w:firstRow="0" w:lastRow="0" w:firstColumn="0" w:lastColumn="0" w:oddVBand="0" w:evenVBand="0" w:oddHBand="1" w:evenHBand="0" w:firstRowFirstColumn="0" w:firstRowLastColumn="0" w:lastRowFirstColumn="0" w:lastRowLastColumn="0"/>
              <w:rPr>
                <w:ins w:id="34" w:author="Ariel White" w:date="2026-09-25T19:59:00Z" w16du:dateUtc="2026-09-25T23:59:00Z"/>
                <w:rFonts w:ascii="Century Gothic" w:hAnsi="Century Gothic"/>
                <w:sz w:val="22"/>
                <w:szCs w:val="22"/>
              </w:rPr>
            </w:pPr>
            <w:ins w:id="35" w:author="Ariel White" w:date="2026-09-25T19:59:00Z" w16du:dateUtc="2026-09-25T23:59:00Z">
              <w:r w:rsidRPr="000A7CE1">
                <w:rPr>
                  <w:rFonts w:ascii="Century Gothic" w:hAnsi="Century Gothic"/>
                  <w:sz w:val="22"/>
                  <w:szCs w:val="22"/>
                </w:rPr>
                <w:t>Support, educate to call if worse, return in one month</w:t>
              </w:r>
              <w:r w:rsidR="00CF5E70" w:rsidRPr="000A7CE1">
                <w:rPr>
                  <w:rFonts w:ascii="Century Gothic" w:hAnsi="Century Gothic"/>
                  <w:sz w:val="22"/>
                  <w:szCs w:val="22"/>
                </w:rPr>
                <w:t>/monitor</w:t>
              </w:r>
              <w:r w:rsidRPr="000A7CE1">
                <w:rPr>
                  <w:rFonts w:ascii="Century Gothic" w:hAnsi="Century Gothic"/>
                  <w:sz w:val="22"/>
                  <w:szCs w:val="22"/>
                </w:rPr>
                <w:t xml:space="preserve">. </w:t>
              </w:r>
            </w:ins>
          </w:p>
        </w:tc>
      </w:tr>
      <w:tr w:rsidR="002A736B" w:rsidRPr="000A7CE1" w14:paraId="5DE566D7" w14:textId="77777777" w:rsidTr="00697FFB">
        <w:trPr>
          <w:ins w:id="36"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52864B79" w14:textId="5C82F5FF" w:rsidR="002A736B" w:rsidRPr="000A7CE1" w:rsidRDefault="002A736B" w:rsidP="002B28D5">
            <w:pPr>
              <w:rPr>
                <w:ins w:id="37" w:author="Ariel White" w:date="2026-09-25T19:59:00Z" w16du:dateUtc="2026-09-25T23:59:00Z"/>
                <w:rFonts w:ascii="Century Gothic" w:hAnsi="Century Gothic"/>
                <w:sz w:val="22"/>
                <w:szCs w:val="22"/>
              </w:rPr>
            </w:pPr>
            <w:ins w:id="38" w:author="Ariel White" w:date="2026-09-25T19:59:00Z" w16du:dateUtc="2026-09-25T23:59:00Z">
              <w:r w:rsidRPr="000A7CE1">
                <w:rPr>
                  <w:rFonts w:ascii="Century Gothic" w:hAnsi="Century Gothic"/>
                  <w:sz w:val="22"/>
                  <w:szCs w:val="22"/>
                </w:rPr>
                <w:t>10-14</w:t>
              </w:r>
            </w:ins>
          </w:p>
        </w:tc>
        <w:tc>
          <w:tcPr>
            <w:tcW w:w="3870" w:type="dxa"/>
            <w:vAlign w:val="center"/>
          </w:tcPr>
          <w:p w14:paraId="050A36D4" w14:textId="0122F348" w:rsidR="002A736B" w:rsidRPr="000A7CE1" w:rsidRDefault="002A736B" w:rsidP="002B28D5">
            <w:pPr>
              <w:cnfStyle w:val="000000000000" w:firstRow="0" w:lastRow="0" w:firstColumn="0" w:lastColumn="0" w:oddVBand="0" w:evenVBand="0" w:oddHBand="0" w:evenHBand="0" w:firstRowFirstColumn="0" w:firstRowLastColumn="0" w:lastRowFirstColumn="0" w:lastRowLastColumn="0"/>
              <w:rPr>
                <w:ins w:id="39" w:author="Ariel White" w:date="2026-09-25T19:59:00Z" w16du:dateUtc="2026-09-25T23:59:00Z"/>
                <w:rFonts w:ascii="Century Gothic" w:hAnsi="Century Gothic"/>
                <w:sz w:val="22"/>
                <w:szCs w:val="22"/>
              </w:rPr>
            </w:pPr>
            <w:ins w:id="40" w:author="Ariel White" w:date="2026-09-25T19:59:00Z" w16du:dateUtc="2026-09-25T23:59:00Z">
              <w:r w:rsidRPr="000A7CE1">
                <w:rPr>
                  <w:rFonts w:ascii="Century Gothic" w:hAnsi="Century Gothic"/>
                  <w:sz w:val="22"/>
                  <w:szCs w:val="22"/>
                </w:rPr>
                <w:t>Minor depression ++ Dysthymia*, Major Depression, mild</w:t>
              </w:r>
            </w:ins>
          </w:p>
        </w:tc>
        <w:tc>
          <w:tcPr>
            <w:tcW w:w="5840" w:type="dxa"/>
            <w:vAlign w:val="center"/>
          </w:tcPr>
          <w:p w14:paraId="73E61CA2" w14:textId="7B353BEB" w:rsidR="002A736B" w:rsidRPr="000A7CE1" w:rsidRDefault="002A736B" w:rsidP="002B28D5">
            <w:pPr>
              <w:cnfStyle w:val="000000000000" w:firstRow="0" w:lastRow="0" w:firstColumn="0" w:lastColumn="0" w:oddVBand="0" w:evenVBand="0" w:oddHBand="0" w:evenHBand="0" w:firstRowFirstColumn="0" w:firstRowLastColumn="0" w:lastRowFirstColumn="0" w:lastRowLastColumn="0"/>
              <w:rPr>
                <w:ins w:id="41" w:author="Ariel White" w:date="2026-09-25T19:59:00Z" w16du:dateUtc="2026-09-25T23:59:00Z"/>
                <w:rFonts w:ascii="Century Gothic" w:hAnsi="Century Gothic"/>
                <w:sz w:val="22"/>
                <w:szCs w:val="22"/>
              </w:rPr>
            </w:pPr>
            <w:ins w:id="42" w:author="Ariel White" w:date="2026-09-25T19:59:00Z" w16du:dateUtc="2026-09-25T23:59:00Z">
              <w:r w:rsidRPr="000A7CE1">
                <w:rPr>
                  <w:rFonts w:ascii="Century Gothic" w:hAnsi="Century Gothic"/>
                  <w:sz w:val="22"/>
                  <w:szCs w:val="22"/>
                </w:rPr>
                <w:t>Support, watchful waiting, antidepressant or psychotherapy.</w:t>
              </w:r>
            </w:ins>
          </w:p>
        </w:tc>
      </w:tr>
      <w:tr w:rsidR="002A736B" w:rsidRPr="000A7CE1" w14:paraId="1A48BDFC" w14:textId="77777777" w:rsidTr="00697FFB">
        <w:trPr>
          <w:cnfStyle w:val="000000100000" w:firstRow="0" w:lastRow="0" w:firstColumn="0" w:lastColumn="0" w:oddVBand="0" w:evenVBand="0" w:oddHBand="1" w:evenHBand="0" w:firstRowFirstColumn="0" w:firstRowLastColumn="0" w:lastRowFirstColumn="0" w:lastRowLastColumn="0"/>
          <w:ins w:id="43"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44A726D7" w14:textId="27242F26" w:rsidR="002A736B" w:rsidRPr="000A7CE1" w:rsidRDefault="002A736B" w:rsidP="002B28D5">
            <w:pPr>
              <w:rPr>
                <w:ins w:id="44" w:author="Ariel White" w:date="2026-09-25T19:59:00Z" w16du:dateUtc="2026-09-25T23:59:00Z"/>
                <w:rFonts w:ascii="Century Gothic" w:hAnsi="Century Gothic"/>
                <w:sz w:val="22"/>
                <w:szCs w:val="22"/>
              </w:rPr>
            </w:pPr>
            <w:ins w:id="45" w:author="Ariel White" w:date="2026-09-25T19:59:00Z" w16du:dateUtc="2026-09-25T23:59:00Z">
              <w:r w:rsidRPr="000A7CE1">
                <w:rPr>
                  <w:rFonts w:ascii="Century Gothic" w:hAnsi="Century Gothic"/>
                  <w:sz w:val="22"/>
                  <w:szCs w:val="22"/>
                </w:rPr>
                <w:t>15-19</w:t>
              </w:r>
            </w:ins>
          </w:p>
        </w:tc>
        <w:tc>
          <w:tcPr>
            <w:tcW w:w="3870" w:type="dxa"/>
            <w:vAlign w:val="center"/>
          </w:tcPr>
          <w:p w14:paraId="5B89CCB0" w14:textId="313BC1B4" w:rsidR="002A736B" w:rsidRPr="000A7CE1" w:rsidRDefault="002A736B" w:rsidP="002A736B">
            <w:pPr>
              <w:cnfStyle w:val="000000100000" w:firstRow="0" w:lastRow="0" w:firstColumn="0" w:lastColumn="0" w:oddVBand="0" w:evenVBand="0" w:oddHBand="1" w:evenHBand="0" w:firstRowFirstColumn="0" w:firstRowLastColumn="0" w:lastRowFirstColumn="0" w:lastRowLastColumn="0"/>
              <w:rPr>
                <w:ins w:id="46" w:author="Ariel White" w:date="2026-09-25T19:59:00Z" w16du:dateUtc="2026-09-25T23:59:00Z"/>
                <w:rFonts w:ascii="Century Gothic" w:hAnsi="Century Gothic"/>
                <w:sz w:val="22"/>
                <w:szCs w:val="22"/>
              </w:rPr>
            </w:pPr>
            <w:ins w:id="47" w:author="Ariel White" w:date="2026-09-25T19:59:00Z" w16du:dateUtc="2026-09-25T23:59:00Z">
              <w:r w:rsidRPr="000A7CE1">
                <w:rPr>
                  <w:rFonts w:ascii="Century Gothic" w:hAnsi="Century Gothic"/>
                  <w:sz w:val="22"/>
                  <w:szCs w:val="22"/>
                </w:rPr>
                <w:t>Major Depression, moderately severe</w:t>
              </w:r>
            </w:ins>
          </w:p>
        </w:tc>
        <w:tc>
          <w:tcPr>
            <w:tcW w:w="5840" w:type="dxa"/>
            <w:vAlign w:val="center"/>
          </w:tcPr>
          <w:p w14:paraId="507E59D2" w14:textId="68EF2C84" w:rsidR="002A736B" w:rsidRPr="000A7CE1" w:rsidRDefault="002A736B" w:rsidP="002B28D5">
            <w:pPr>
              <w:cnfStyle w:val="000000100000" w:firstRow="0" w:lastRow="0" w:firstColumn="0" w:lastColumn="0" w:oddVBand="0" w:evenVBand="0" w:oddHBand="1" w:evenHBand="0" w:firstRowFirstColumn="0" w:firstRowLastColumn="0" w:lastRowFirstColumn="0" w:lastRowLastColumn="0"/>
              <w:rPr>
                <w:ins w:id="48" w:author="Ariel White" w:date="2026-09-25T19:59:00Z" w16du:dateUtc="2026-09-25T23:59:00Z"/>
                <w:rFonts w:ascii="Century Gothic" w:hAnsi="Century Gothic"/>
                <w:sz w:val="22"/>
                <w:szCs w:val="22"/>
              </w:rPr>
            </w:pPr>
            <w:ins w:id="49" w:author="Ariel White" w:date="2026-09-25T19:59:00Z" w16du:dateUtc="2026-09-25T23:59:00Z">
              <w:r w:rsidRPr="000A7CE1">
                <w:rPr>
                  <w:rFonts w:ascii="Century Gothic" w:hAnsi="Century Gothic"/>
                  <w:sz w:val="22"/>
                  <w:szCs w:val="22"/>
                </w:rPr>
                <w:t xml:space="preserve">Antidepressant </w:t>
              </w:r>
              <w:r w:rsidRPr="000A7CE1">
                <w:rPr>
                  <w:rFonts w:ascii="Century Gothic" w:hAnsi="Century Gothic"/>
                  <w:b/>
                  <w:sz w:val="22"/>
                  <w:szCs w:val="22"/>
                </w:rPr>
                <w:t>or</w:t>
              </w:r>
              <w:r w:rsidRPr="000A7CE1">
                <w:rPr>
                  <w:rFonts w:ascii="Century Gothic" w:hAnsi="Century Gothic"/>
                  <w:sz w:val="22"/>
                  <w:szCs w:val="22"/>
                </w:rPr>
                <w:t xml:space="preserve"> psychotherapy.</w:t>
              </w:r>
            </w:ins>
          </w:p>
        </w:tc>
      </w:tr>
      <w:tr w:rsidR="002A736B" w:rsidRPr="000A7CE1" w14:paraId="43295EED" w14:textId="77777777" w:rsidTr="00697FFB">
        <w:trPr>
          <w:ins w:id="50"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73AD2737" w14:textId="323193C8" w:rsidR="002A736B" w:rsidRPr="000A7CE1" w:rsidRDefault="002A736B" w:rsidP="002B28D5">
            <w:pPr>
              <w:rPr>
                <w:ins w:id="51" w:author="Ariel White" w:date="2026-09-25T19:59:00Z" w16du:dateUtc="2026-09-25T23:59:00Z"/>
                <w:rFonts w:ascii="Century Gothic" w:hAnsi="Century Gothic"/>
                <w:sz w:val="22"/>
                <w:szCs w:val="22"/>
              </w:rPr>
            </w:pPr>
            <w:ins w:id="52" w:author="Ariel White" w:date="2026-09-25T19:59:00Z" w16du:dateUtc="2026-09-25T23:59:00Z">
              <w:r w:rsidRPr="000A7CE1">
                <w:rPr>
                  <w:rFonts w:ascii="Century Gothic" w:hAnsi="Century Gothic"/>
                  <w:sz w:val="22"/>
                  <w:szCs w:val="22"/>
                </w:rPr>
                <w:t>&gt;20</w:t>
              </w:r>
            </w:ins>
          </w:p>
        </w:tc>
        <w:tc>
          <w:tcPr>
            <w:tcW w:w="3870" w:type="dxa"/>
            <w:vAlign w:val="center"/>
          </w:tcPr>
          <w:p w14:paraId="54C64B6F" w14:textId="7911AA6B" w:rsidR="002A736B" w:rsidRPr="000A7CE1" w:rsidRDefault="002A736B" w:rsidP="002B28D5">
            <w:pPr>
              <w:cnfStyle w:val="000000000000" w:firstRow="0" w:lastRow="0" w:firstColumn="0" w:lastColumn="0" w:oddVBand="0" w:evenVBand="0" w:oddHBand="0" w:evenHBand="0" w:firstRowFirstColumn="0" w:firstRowLastColumn="0" w:lastRowFirstColumn="0" w:lastRowLastColumn="0"/>
              <w:rPr>
                <w:ins w:id="53" w:author="Ariel White" w:date="2026-09-25T19:59:00Z" w16du:dateUtc="2026-09-25T23:59:00Z"/>
                <w:rFonts w:ascii="Century Gothic" w:hAnsi="Century Gothic"/>
                <w:sz w:val="22"/>
                <w:szCs w:val="22"/>
              </w:rPr>
            </w:pPr>
            <w:ins w:id="54" w:author="Ariel White" w:date="2026-09-25T19:59:00Z" w16du:dateUtc="2026-09-25T23:59:00Z">
              <w:r w:rsidRPr="000A7CE1">
                <w:rPr>
                  <w:rFonts w:ascii="Century Gothic" w:hAnsi="Century Gothic"/>
                  <w:sz w:val="22"/>
                  <w:szCs w:val="22"/>
                </w:rPr>
                <w:t>Major Depression, severe</w:t>
              </w:r>
            </w:ins>
          </w:p>
        </w:tc>
        <w:tc>
          <w:tcPr>
            <w:tcW w:w="5840" w:type="dxa"/>
            <w:vAlign w:val="center"/>
          </w:tcPr>
          <w:p w14:paraId="5648D53D" w14:textId="1D55F6B3" w:rsidR="002A736B" w:rsidRPr="000A7CE1" w:rsidRDefault="002A736B" w:rsidP="002B28D5">
            <w:pPr>
              <w:cnfStyle w:val="000000000000" w:firstRow="0" w:lastRow="0" w:firstColumn="0" w:lastColumn="0" w:oddVBand="0" w:evenVBand="0" w:oddHBand="0" w:evenHBand="0" w:firstRowFirstColumn="0" w:firstRowLastColumn="0" w:lastRowFirstColumn="0" w:lastRowLastColumn="0"/>
              <w:rPr>
                <w:ins w:id="55" w:author="Ariel White" w:date="2026-09-25T19:59:00Z" w16du:dateUtc="2026-09-25T23:59:00Z"/>
                <w:rFonts w:ascii="Century Gothic" w:hAnsi="Century Gothic"/>
                <w:sz w:val="22"/>
                <w:szCs w:val="22"/>
              </w:rPr>
            </w:pPr>
            <w:ins w:id="56" w:author="Ariel White" w:date="2026-09-25T19:59:00Z" w16du:dateUtc="2026-09-25T23:59:00Z">
              <w:r w:rsidRPr="000A7CE1">
                <w:rPr>
                  <w:rFonts w:ascii="Century Gothic" w:hAnsi="Century Gothic"/>
                  <w:sz w:val="22"/>
                  <w:szCs w:val="22"/>
                </w:rPr>
                <w:t xml:space="preserve">Antidepressant </w:t>
              </w:r>
              <w:r w:rsidRPr="000A7CE1">
                <w:rPr>
                  <w:rFonts w:ascii="Century Gothic" w:hAnsi="Century Gothic"/>
                  <w:b/>
                  <w:sz w:val="22"/>
                  <w:szCs w:val="22"/>
                </w:rPr>
                <w:t>and</w:t>
              </w:r>
              <w:r w:rsidRPr="000A7CE1">
                <w:rPr>
                  <w:rFonts w:ascii="Century Gothic" w:hAnsi="Century Gothic"/>
                  <w:sz w:val="22"/>
                  <w:szCs w:val="22"/>
                </w:rPr>
                <w:t xml:space="preserve"> psychotherapy.</w:t>
              </w:r>
            </w:ins>
          </w:p>
        </w:tc>
      </w:tr>
    </w:tbl>
    <w:p w14:paraId="3FA93D39" w14:textId="77777777" w:rsidR="002A736B" w:rsidRPr="000A7CE1" w:rsidRDefault="002A736B" w:rsidP="002B28D5">
      <w:pPr>
        <w:rPr>
          <w:ins w:id="57" w:author="Ariel White" w:date="2026-09-25T19:59:00Z" w16du:dateUtc="2026-09-25T23:59:00Z"/>
          <w:rFonts w:ascii="Century Gothic" w:hAnsi="Century Gothic"/>
          <w:sz w:val="22"/>
          <w:szCs w:val="22"/>
        </w:rPr>
      </w:pPr>
    </w:p>
    <w:p w14:paraId="34DBCF6C" w14:textId="74054304" w:rsidR="002A736B" w:rsidRPr="000A7CE1" w:rsidRDefault="002A736B" w:rsidP="002B28D5">
      <w:pPr>
        <w:rPr>
          <w:ins w:id="58" w:author="Ariel White" w:date="2026-09-25T19:59:00Z" w16du:dateUtc="2026-09-25T23:59:00Z"/>
          <w:rFonts w:ascii="Century Gothic" w:hAnsi="Century Gothic"/>
          <w:sz w:val="20"/>
          <w:szCs w:val="20"/>
        </w:rPr>
      </w:pPr>
      <w:ins w:id="59" w:author="Ariel White" w:date="2026-09-25T19:59:00Z" w16du:dateUtc="2026-09-25T23:59:00Z">
        <w:r w:rsidRPr="000A7CE1">
          <w:rPr>
            <w:rFonts w:ascii="Century Gothic" w:hAnsi="Century Gothic"/>
            <w:sz w:val="20"/>
            <w:szCs w:val="20"/>
          </w:rPr>
          <w:t>*If symptoms are present for &gt; two years, then probably chronic depression which warrants antidepressants or psychotherapy. (Ask, “In the past 2 years have you felt depressed or sad most days, even if you felt okay sometimes).</w:t>
        </w:r>
      </w:ins>
    </w:p>
    <w:p w14:paraId="2A139BCB" w14:textId="77777777" w:rsidR="003A4266" w:rsidRPr="003A4266" w:rsidRDefault="002A736B" w:rsidP="003A4266">
      <w:pPr>
        <w:jc w:val="center"/>
        <w:rPr>
          <w:del w:id="60" w:author="Ariel White" w:date="2026-09-25T19:59:00Z" w16du:dateUtc="2026-09-25T23:59:00Z"/>
          <w:rFonts w:ascii="Corbel" w:hAnsi="Corbel"/>
          <w:b/>
          <w:sz w:val="40"/>
        </w:rPr>
      </w:pPr>
      <w:ins w:id="61" w:author="Ariel White" w:date="2026-09-25T19:59:00Z" w16du:dateUtc="2026-09-25T23:59:00Z">
        <w:r w:rsidRPr="000A7CE1">
          <w:rPr>
            <w:rFonts w:ascii="Century Gothic" w:hAnsi="Century Gothic"/>
            <w:sz w:val="20"/>
            <w:szCs w:val="20"/>
          </w:rPr>
          <w:t>++ If symptoms</w:t>
        </w:r>
      </w:ins>
      <w:del w:id="62" w:author="Ariel White" w:date="2026-09-25T19:59:00Z" w16du:dateUtc="2026-09-25T23:59:00Z">
        <w:r w:rsidR="003A4266" w:rsidRPr="00E428E8">
          <w:rPr>
            <w:rFonts w:ascii="Corbel" w:hAnsi="Corbel"/>
            <w:b/>
            <w:color w:val="0070C0"/>
            <w:sz w:val="40"/>
          </w:rPr>
          <w:delText>MU SART:</w:delText>
        </w:r>
        <w:r w:rsidR="003A4266" w:rsidRPr="003A4266">
          <w:rPr>
            <w:rFonts w:ascii="Corbel" w:hAnsi="Corbel"/>
            <w:b/>
            <w:sz w:val="40"/>
          </w:rPr>
          <w:delText xml:space="preserve"> </w:delText>
        </w:r>
        <w:r w:rsidR="003A4266" w:rsidRPr="00E428E8">
          <w:rPr>
            <w:rFonts w:ascii="Corbel" w:hAnsi="Corbel"/>
            <w:b/>
            <w:color w:val="0070C0"/>
            <w:sz w:val="40"/>
          </w:rPr>
          <w:delText>S</w:delText>
        </w:r>
        <w:r w:rsidR="003A4266" w:rsidRPr="003A4266">
          <w:rPr>
            <w:rFonts w:ascii="Corbel" w:hAnsi="Corbel"/>
            <w:b/>
            <w:sz w:val="40"/>
          </w:rPr>
          <w:delText xml:space="preserve">EXUAL </w:delText>
        </w:r>
        <w:r w:rsidR="003A4266" w:rsidRPr="00E428E8">
          <w:rPr>
            <w:rFonts w:ascii="Corbel" w:hAnsi="Corbel"/>
            <w:b/>
            <w:color w:val="0070C0"/>
            <w:sz w:val="40"/>
          </w:rPr>
          <w:delText>A</w:delText>
        </w:r>
        <w:r w:rsidR="003A4266" w:rsidRPr="003A4266">
          <w:rPr>
            <w:rFonts w:ascii="Corbel" w:hAnsi="Corbel"/>
            <w:b/>
            <w:sz w:val="40"/>
          </w:rPr>
          <w:delText xml:space="preserve">SSAULT </w:delText>
        </w:r>
        <w:r w:rsidR="003A4266" w:rsidRPr="00E428E8">
          <w:rPr>
            <w:rFonts w:ascii="Corbel" w:hAnsi="Corbel"/>
            <w:b/>
            <w:color w:val="0070C0"/>
            <w:sz w:val="40"/>
          </w:rPr>
          <w:delText>R</w:delText>
        </w:r>
        <w:r w:rsidR="003A4266" w:rsidRPr="003A4266">
          <w:rPr>
            <w:rFonts w:ascii="Corbel" w:hAnsi="Corbel"/>
            <w:b/>
            <w:sz w:val="40"/>
          </w:rPr>
          <w:delText xml:space="preserve">ESPONSE </w:delText>
        </w:r>
        <w:r w:rsidR="003A4266" w:rsidRPr="00E428E8">
          <w:rPr>
            <w:rFonts w:ascii="Corbel" w:hAnsi="Corbel"/>
            <w:b/>
            <w:color w:val="0070C0"/>
            <w:sz w:val="40"/>
          </w:rPr>
          <w:delText>T</w:delText>
        </w:r>
        <w:r w:rsidR="003A4266" w:rsidRPr="003A4266">
          <w:rPr>
            <w:rFonts w:ascii="Corbel" w:hAnsi="Corbel"/>
            <w:b/>
            <w:sz w:val="40"/>
          </w:rPr>
          <w:delText>EAM</w:delText>
        </w:r>
      </w:del>
    </w:p>
    <w:p w14:paraId="4D4C727E" w14:textId="77777777" w:rsidR="003A4266" w:rsidRPr="00E428E8" w:rsidRDefault="003A4266" w:rsidP="003A4266">
      <w:pPr>
        <w:jc w:val="center"/>
        <w:rPr>
          <w:del w:id="63" w:author="Ariel White" w:date="2026-09-25T19:59:00Z" w16du:dateUtc="2026-09-25T23:59:00Z"/>
          <w:rFonts w:ascii="Corbel" w:hAnsi="Corbel"/>
          <w:b/>
          <w:color w:val="0070C0"/>
          <w:sz w:val="72"/>
        </w:rPr>
      </w:pPr>
      <w:del w:id="64" w:author="Ariel White" w:date="2026-09-25T19:59:00Z" w16du:dateUtc="2026-09-25T23:59:00Z">
        <w:r w:rsidRPr="00E428E8">
          <w:rPr>
            <w:rFonts w:ascii="Corbel" w:hAnsi="Corbel"/>
            <w:b/>
            <w:color w:val="0070C0"/>
            <w:sz w:val="72"/>
          </w:rPr>
          <w:delText>FAQs</w:delText>
        </w:r>
      </w:del>
    </w:p>
    <w:p w14:paraId="08D12B03" w14:textId="77777777" w:rsidR="00787B25" w:rsidRDefault="00787B25">
      <w:pPr>
        <w:rPr>
          <w:del w:id="65" w:author="Ariel White" w:date="2026-09-25T19:59:00Z" w16du:dateUtc="2026-09-25T23:59:00Z"/>
          <w:b/>
          <w:i/>
          <w:color w:val="0070C0"/>
        </w:rPr>
      </w:pPr>
    </w:p>
    <w:p w14:paraId="5B6BC065" w14:textId="77777777" w:rsidR="00F95109" w:rsidRPr="00787B25" w:rsidRDefault="008B1F54">
      <w:pPr>
        <w:rPr>
          <w:del w:id="66" w:author="Ariel White" w:date="2026-09-25T19:59:00Z" w16du:dateUtc="2026-09-25T23:59:00Z"/>
          <w:b/>
          <w:i/>
          <w:color w:val="0070C0"/>
        </w:rPr>
      </w:pPr>
      <w:del w:id="67" w:author="Ariel White" w:date="2026-09-25T19:59:00Z" w16du:dateUtc="2026-09-25T23:59:00Z">
        <w:r w:rsidRPr="00787B25">
          <w:rPr>
            <w:b/>
            <w:i/>
            <w:color w:val="0070C0"/>
          </w:rPr>
          <w:delText>What is SART?</w:delText>
        </w:r>
      </w:del>
    </w:p>
    <w:p w14:paraId="4FC0C645" w14:textId="77777777" w:rsidR="008B1F54" w:rsidRPr="00787B25" w:rsidRDefault="008B1F54">
      <w:pPr>
        <w:rPr>
          <w:del w:id="68" w:author="Ariel White" w:date="2026-09-25T19:59:00Z" w16du:dateUtc="2026-09-25T23:59:00Z"/>
        </w:rPr>
      </w:pPr>
      <w:del w:id="69" w:author="Ariel White" w:date="2026-09-25T19:59:00Z" w16du:dateUtc="2026-09-25T23:59:00Z">
        <w:r w:rsidRPr="00787B25">
          <w:delText>SART is the Misericordia Sexual Assault Response Team. SART exists to provide help to MU students that have been victims of any kind of sexual assault or relationship violence. The SART team operates a 24 hour hotline and are prepared to respond immediately to a student victim in need.</w:delText>
        </w:r>
      </w:del>
    </w:p>
    <w:p w14:paraId="31832E44" w14:textId="77777777" w:rsidR="008B1F54" w:rsidRPr="00787B25" w:rsidRDefault="008B1F54">
      <w:pPr>
        <w:rPr>
          <w:del w:id="70" w:author="Ariel White" w:date="2026-09-25T19:59:00Z" w16du:dateUtc="2026-09-25T23:59:00Z"/>
          <w:b/>
          <w:i/>
          <w:color w:val="0070C0"/>
        </w:rPr>
      </w:pPr>
      <w:del w:id="71" w:author="Ariel White" w:date="2026-09-25T19:59:00Z" w16du:dateUtc="2026-09-25T23:59:00Z">
        <w:r w:rsidRPr="00787B25">
          <w:rPr>
            <w:b/>
            <w:i/>
            <w:color w:val="0070C0"/>
          </w:rPr>
          <w:delText>Who</w:delText>
        </w:r>
      </w:del>
      <w:r w:rsidRPr="000A7CE1">
        <w:rPr>
          <w:rFonts w:ascii="Century Gothic" w:hAnsi="Century Gothic"/>
          <w:sz w:val="20"/>
          <w:rPrChange w:id="72" w:author="Ariel White" w:date="2026-09-25T19:59:00Z" w16du:dateUtc="2026-09-25T23:59:00Z">
            <w:rPr>
              <w:b/>
              <w:i/>
              <w:color w:val="0070C0"/>
              <w:sz w:val="24"/>
            </w:rPr>
          </w:rPrChange>
        </w:rPr>
        <w:t xml:space="preserve"> are </w:t>
      </w:r>
      <w:ins w:id="73" w:author="Ariel White" w:date="2026-09-25T19:59:00Z" w16du:dateUtc="2026-09-25T23:59:00Z">
        <w:r w:rsidR="002A736B" w:rsidRPr="000A7CE1">
          <w:rPr>
            <w:rFonts w:ascii="Century Gothic" w:hAnsi="Century Gothic"/>
            <w:sz w:val="20"/>
            <w:szCs w:val="20"/>
          </w:rPr>
          <w:t>present &gt; one month or severe functional impairment, consider active</w:t>
        </w:r>
      </w:ins>
      <w:del w:id="74" w:author="Ariel White" w:date="2026-09-25T19:59:00Z" w16du:dateUtc="2026-09-25T23:59:00Z">
        <w:r w:rsidRPr="00787B25">
          <w:rPr>
            <w:b/>
            <w:i/>
            <w:color w:val="0070C0"/>
            <w:sz w:val="24"/>
          </w:rPr>
          <w:delText>SART members?</w:delText>
        </w:r>
      </w:del>
    </w:p>
    <w:p w14:paraId="1092C172" w14:textId="77777777" w:rsidR="008B1F54" w:rsidRPr="00787B25" w:rsidRDefault="008B1F54">
      <w:pPr>
        <w:rPr>
          <w:del w:id="75" w:author="Ariel White" w:date="2026-09-25T19:59:00Z" w16du:dateUtc="2026-09-25T23:59:00Z"/>
        </w:rPr>
      </w:pPr>
      <w:del w:id="76" w:author="Ariel White" w:date="2026-09-25T19:59:00Z" w16du:dateUtc="2026-09-25T23:59:00Z">
        <w:r w:rsidRPr="00787B25">
          <w:delText>SART members are volunteer staff and faculty that believe in supporting students that have been the victim of sexual assault</w:delText>
        </w:r>
        <w:r w:rsidR="003A4266" w:rsidRPr="00787B25">
          <w:delText>. SART members are not trained counselors, but</w:delText>
        </w:r>
        <w:r w:rsidRPr="00787B25">
          <w:delText xml:space="preserve"> have undergone</w:delText>
        </w:r>
        <w:r w:rsidR="00B92257" w:rsidRPr="00787B25">
          <w:delText xml:space="preserve"> SART</w:delText>
        </w:r>
        <w:r w:rsidRPr="00787B25">
          <w:delText xml:space="preserve"> </w:delText>
        </w:r>
        <w:r w:rsidR="003A4266" w:rsidRPr="00787B25">
          <w:delText xml:space="preserve">and Safe Space </w:delText>
        </w:r>
        <w:r w:rsidRPr="00787B25">
          <w:delText>training.</w:delText>
        </w:r>
      </w:del>
    </w:p>
    <w:p w14:paraId="6913E49D" w14:textId="77777777" w:rsidR="008B1F54" w:rsidRPr="00787B25" w:rsidRDefault="008B1F54">
      <w:pPr>
        <w:rPr>
          <w:del w:id="77" w:author="Ariel White" w:date="2026-09-25T19:59:00Z" w16du:dateUtc="2026-09-25T23:59:00Z"/>
          <w:b/>
          <w:i/>
          <w:color w:val="0070C0"/>
        </w:rPr>
      </w:pPr>
      <w:del w:id="78" w:author="Ariel White" w:date="2026-09-25T19:59:00Z" w16du:dateUtc="2026-09-25T23:59:00Z">
        <w:r w:rsidRPr="00787B25">
          <w:rPr>
            <w:b/>
            <w:i/>
            <w:color w:val="0070C0"/>
          </w:rPr>
          <w:delText>Who can call SART for help?</w:delText>
        </w:r>
      </w:del>
    </w:p>
    <w:p w14:paraId="3B364FB3" w14:textId="77777777" w:rsidR="008B1F54" w:rsidRPr="00787B25" w:rsidRDefault="008B1F54">
      <w:pPr>
        <w:rPr>
          <w:del w:id="79" w:author="Ariel White" w:date="2026-09-25T19:59:00Z" w16du:dateUtc="2026-09-25T23:59:00Z"/>
        </w:rPr>
      </w:pPr>
      <w:del w:id="80" w:author="Ariel White" w:date="2026-09-25T19:59:00Z" w16du:dateUtc="2026-09-25T23:59:00Z">
        <w:r w:rsidRPr="00787B25">
          <w:delText xml:space="preserve">Any student that has been, or is concerned they may become the victim of sexual assault can reach out to SART. </w:delText>
        </w:r>
        <w:r w:rsidR="0008080F">
          <w:delText>CAs</w:delText>
        </w:r>
        <w:r w:rsidRPr="00787B25">
          <w:delText xml:space="preserve"> and other students can also contact SART on behalf of a student victim. Faculty and staff can also contact SART </w:delText>
        </w:r>
        <w:r w:rsidR="008C0A59" w:rsidRPr="00787B25">
          <w:delText>for advice concerning a student.</w:delText>
        </w:r>
      </w:del>
    </w:p>
    <w:p w14:paraId="2D9C58C0" w14:textId="77777777" w:rsidR="003A4266" w:rsidRPr="00787B25" w:rsidRDefault="003A4266">
      <w:pPr>
        <w:rPr>
          <w:del w:id="81" w:author="Ariel White" w:date="2026-09-25T19:59:00Z" w16du:dateUtc="2026-09-25T23:59:00Z"/>
          <w:b/>
          <w:i/>
          <w:color w:val="0070C0"/>
        </w:rPr>
      </w:pPr>
      <w:del w:id="82" w:author="Ariel White" w:date="2026-09-25T19:59:00Z" w16du:dateUtc="2026-09-25T23:59:00Z">
        <w:r w:rsidRPr="00787B25">
          <w:rPr>
            <w:b/>
            <w:i/>
            <w:color w:val="0070C0"/>
          </w:rPr>
          <w:delText>When can I call SART?</w:delText>
        </w:r>
      </w:del>
    </w:p>
    <w:p w14:paraId="6205859B" w14:textId="77777777" w:rsidR="003A4266" w:rsidRPr="000A7CE1" w:rsidRDefault="000C27DA">
      <w:pPr>
        <w:rPr>
          <w:rFonts w:ascii="Century Gothic" w:hAnsi="Century Gothic"/>
          <w:sz w:val="20"/>
          <w:rPrChange w:id="83" w:author="Ariel White" w:date="2026-09-25T19:59:00Z" w16du:dateUtc="2026-09-25T23:59:00Z">
            <w:rPr>
              <w:sz w:val="24"/>
            </w:rPr>
          </w:rPrChange>
        </w:rPr>
      </w:pPr>
      <w:del w:id="84" w:author="Ariel White" w:date="2026-09-25T19:59:00Z" w16du:dateUtc="2026-09-25T23:59:00Z">
        <w:r w:rsidRPr="00787B25">
          <w:delText>The SART hotline is available 24 hours a day while classes are in session. It does not matter how long ago the assault occurred - student</w:delText>
        </w:r>
        <w:r w:rsidR="00F64668" w:rsidRPr="00787B25">
          <w:delText>s can call for help whenever they are ready. While rape kits and hospital</w:delText>
        </w:r>
      </w:del>
      <w:r w:rsidR="00F64668" w:rsidRPr="000A7CE1">
        <w:rPr>
          <w:rFonts w:ascii="Century Gothic" w:hAnsi="Century Gothic"/>
          <w:sz w:val="20"/>
          <w:rPrChange w:id="85" w:author="Ariel White" w:date="2026-09-25T19:59:00Z" w16du:dateUtc="2026-09-25T23:59:00Z">
            <w:rPr>
              <w:sz w:val="24"/>
            </w:rPr>
          </w:rPrChange>
        </w:rPr>
        <w:t xml:space="preserve"> treatment</w:t>
      </w:r>
      <w:del w:id="86" w:author="Ariel White" w:date="2026-09-25T19:59:00Z" w16du:dateUtc="2026-09-25T23:59:00Z">
        <w:r w:rsidR="00F64668" w:rsidRPr="00787B25">
          <w:rPr>
            <w:sz w:val="24"/>
          </w:rPr>
          <w:delText xml:space="preserve"> may only be an option in the first 72 hours following an assault, SART is always able to provide information and referral to other support services in the weeks and months after an assault has occurred</w:delText>
        </w:r>
      </w:del>
      <w:r w:rsidR="00F64668" w:rsidRPr="000A7CE1">
        <w:rPr>
          <w:rFonts w:ascii="Century Gothic" w:hAnsi="Century Gothic"/>
          <w:sz w:val="20"/>
          <w:rPrChange w:id="87" w:author="Ariel White" w:date="2026-09-25T19:59:00Z" w16du:dateUtc="2026-09-25T23:59:00Z">
            <w:rPr>
              <w:sz w:val="24"/>
            </w:rPr>
          </w:rPrChange>
        </w:rPr>
        <w:t>.</w:t>
      </w:r>
    </w:p>
    <w:p w14:paraId="03C17C3D" w14:textId="0258EC1B" w:rsidR="005D75C5" w:rsidRPr="000A7CE1" w:rsidRDefault="005D75C5" w:rsidP="001843D6">
      <w:pPr>
        <w:autoSpaceDE w:val="0"/>
        <w:autoSpaceDN w:val="0"/>
        <w:adjustRightInd w:val="0"/>
        <w:ind w:right="-20"/>
        <w:rPr>
          <w:ins w:id="88" w:author="Ariel White" w:date="2026-09-25T19:59:00Z" w16du:dateUtc="2026-09-25T23:59:00Z"/>
          <w:rFonts w:ascii="Century Gothic" w:hAnsi="Century Gothic"/>
          <w:sz w:val="20"/>
          <w:szCs w:val="20"/>
        </w:rPr>
      </w:pPr>
    </w:p>
    <w:p w14:paraId="62D9E033" w14:textId="77777777" w:rsidR="002B28D5" w:rsidRPr="000A7CE1" w:rsidRDefault="002C6590" w:rsidP="002B28D5">
      <w:pPr>
        <w:pStyle w:val="Heading1"/>
        <w:shd w:val="clear" w:color="auto" w:fill="BDD6EE" w:themeFill="accent1" w:themeFillTint="66"/>
        <w:rPr>
          <w:ins w:id="89" w:author="Ariel White" w:date="2026-09-25T19:59:00Z" w16du:dateUtc="2026-09-25T23:59:00Z"/>
          <w:rFonts w:ascii="Century Gothic" w:hAnsi="Century Gothic"/>
          <w:b w:val="0"/>
          <w:iCs/>
          <w:sz w:val="32"/>
          <w:szCs w:val="32"/>
        </w:rPr>
      </w:pPr>
      <w:ins w:id="90" w:author="Ariel White" w:date="2026-09-25T19:59:00Z" w16du:dateUtc="2026-09-25T23:59:00Z">
        <w:r w:rsidRPr="000A7CE1">
          <w:rPr>
            <w:rFonts w:ascii="Century Gothic" w:hAnsi="Century Gothic"/>
            <w:b w:val="0"/>
            <w:iCs/>
            <w:sz w:val="32"/>
            <w:szCs w:val="32"/>
          </w:rPr>
          <w:t>GAD-7</w:t>
        </w:r>
        <w:r w:rsidR="00987494" w:rsidRPr="000A7CE1">
          <w:rPr>
            <w:rFonts w:ascii="Century Gothic" w:hAnsi="Century Gothic"/>
            <w:b w:val="0"/>
            <w:iCs/>
            <w:sz w:val="32"/>
            <w:szCs w:val="32"/>
          </w:rPr>
          <w:t xml:space="preserve"> </w:t>
        </w:r>
      </w:ins>
    </w:p>
    <w:p w14:paraId="30C7DE04" w14:textId="23007DB7" w:rsidR="005D75C5" w:rsidRPr="000A7CE1" w:rsidRDefault="001E01E7" w:rsidP="004E1AF1">
      <w:pPr>
        <w:rPr>
          <w:ins w:id="91" w:author="Ariel White" w:date="2026-09-25T19:59:00Z" w16du:dateUtc="2026-09-25T23:59:00Z"/>
          <w:rFonts w:ascii="Century Gothic" w:hAnsi="Century Gothic"/>
          <w:spacing w:val="1"/>
          <w:sz w:val="20"/>
          <w:szCs w:val="20"/>
        </w:rPr>
      </w:pPr>
      <w:ins w:id="92" w:author="Ariel White" w:date="2026-09-25T19:59:00Z" w16du:dateUtc="2026-09-25T23:59:00Z">
        <w:r>
          <w:fldChar w:fldCharType="begin"/>
        </w:r>
        <w:r>
          <w:instrText>HYPERLINK "http://www.medi-mouse.com/graphics/GAD7.pdf"</w:instrText>
        </w:r>
        <w:r>
          <w:fldChar w:fldCharType="separate"/>
        </w:r>
        <w:r w:rsidRPr="000A7CE1">
          <w:rPr>
            <w:rStyle w:val="Hyperlink"/>
            <w:rFonts w:ascii="Century Gothic" w:hAnsi="Century Gothic"/>
            <w:spacing w:val="1"/>
            <w:sz w:val="20"/>
            <w:szCs w:val="20"/>
          </w:rPr>
          <w:t>medi-mouse.com/graphics/GAD7.pdf</w:t>
        </w:r>
        <w:r>
          <w:fldChar w:fldCharType="end"/>
        </w:r>
      </w:ins>
    </w:p>
    <w:p w14:paraId="7603289D" w14:textId="77777777" w:rsidR="001E01E7" w:rsidRPr="000A7CE1" w:rsidRDefault="001E01E7" w:rsidP="004E1AF1">
      <w:pPr>
        <w:rPr>
          <w:ins w:id="93" w:author="Ariel White" w:date="2026-09-25T19:59:00Z" w16du:dateUtc="2026-09-25T23:59:00Z"/>
          <w:rFonts w:ascii="Century Gothic" w:hAnsi="Century Gothic"/>
          <w:spacing w:val="1"/>
          <w:sz w:val="20"/>
          <w:szCs w:val="20"/>
        </w:rPr>
      </w:pPr>
    </w:p>
    <w:tbl>
      <w:tblPr>
        <w:tblStyle w:val="GridTable2-Accent1"/>
        <w:tblW w:w="0" w:type="auto"/>
        <w:tblLook w:val="04A0" w:firstRow="1" w:lastRow="0" w:firstColumn="1" w:lastColumn="0" w:noHBand="0" w:noVBand="1"/>
      </w:tblPr>
      <w:tblGrid>
        <w:gridCol w:w="1080"/>
        <w:gridCol w:w="3870"/>
        <w:gridCol w:w="5850"/>
      </w:tblGrid>
      <w:tr w:rsidR="00CF5E70" w:rsidRPr="000A7CE1" w14:paraId="1D3B2D88" w14:textId="37CB3EE3" w:rsidTr="00697FFB">
        <w:trPr>
          <w:cnfStyle w:val="100000000000" w:firstRow="1" w:lastRow="0" w:firstColumn="0" w:lastColumn="0" w:oddVBand="0" w:evenVBand="0" w:oddHBand="0" w:evenHBand="0" w:firstRowFirstColumn="0" w:firstRowLastColumn="0" w:lastRowFirstColumn="0" w:lastRowLastColumn="0"/>
          <w:ins w:id="94"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3EF3C81D" w14:textId="3088C728" w:rsidR="00CF5E70" w:rsidRPr="000A7CE1" w:rsidRDefault="00CF5E70" w:rsidP="00CF5E70">
            <w:pPr>
              <w:rPr>
                <w:ins w:id="95" w:author="Ariel White" w:date="2026-09-25T19:59:00Z" w16du:dateUtc="2026-09-25T23:59:00Z"/>
                <w:rFonts w:ascii="Century Gothic" w:hAnsi="Century Gothic"/>
                <w:spacing w:val="1"/>
                <w:sz w:val="20"/>
                <w:szCs w:val="20"/>
              </w:rPr>
            </w:pPr>
            <w:ins w:id="96" w:author="Ariel White" w:date="2026-09-25T19:59:00Z" w16du:dateUtc="2026-09-25T23:59:00Z">
              <w:r w:rsidRPr="000A7CE1">
                <w:rPr>
                  <w:rFonts w:ascii="Century Gothic" w:hAnsi="Century Gothic"/>
                  <w:sz w:val="22"/>
                  <w:szCs w:val="22"/>
                </w:rPr>
                <w:t>GAD-7 Score</w:t>
              </w:r>
            </w:ins>
          </w:p>
        </w:tc>
        <w:tc>
          <w:tcPr>
            <w:tcW w:w="3870" w:type="dxa"/>
            <w:vAlign w:val="center"/>
          </w:tcPr>
          <w:p w14:paraId="2950D654" w14:textId="598414E0" w:rsidR="00CF5E70" w:rsidRPr="000A7CE1" w:rsidRDefault="00CF5E70" w:rsidP="001E01E7">
            <w:pPr>
              <w:cnfStyle w:val="100000000000" w:firstRow="1" w:lastRow="0" w:firstColumn="0" w:lastColumn="0" w:oddVBand="0" w:evenVBand="0" w:oddHBand="0" w:evenHBand="0" w:firstRowFirstColumn="0" w:firstRowLastColumn="0" w:lastRowFirstColumn="0" w:lastRowLastColumn="0"/>
              <w:rPr>
                <w:ins w:id="97" w:author="Ariel White" w:date="2026-09-25T19:59:00Z" w16du:dateUtc="2026-09-25T23:59:00Z"/>
                <w:rFonts w:ascii="Century Gothic" w:hAnsi="Century Gothic"/>
                <w:sz w:val="22"/>
                <w:szCs w:val="22"/>
              </w:rPr>
            </w:pPr>
            <w:ins w:id="98" w:author="Ariel White" w:date="2026-09-25T19:59:00Z" w16du:dateUtc="2026-09-25T23:59:00Z">
              <w:r w:rsidRPr="000A7CE1">
                <w:rPr>
                  <w:rFonts w:ascii="Century Gothic" w:hAnsi="Century Gothic"/>
                  <w:sz w:val="22"/>
                  <w:szCs w:val="22"/>
                </w:rPr>
                <w:t>Provisional Diagnosis</w:t>
              </w:r>
            </w:ins>
          </w:p>
        </w:tc>
        <w:tc>
          <w:tcPr>
            <w:tcW w:w="5850" w:type="dxa"/>
            <w:vAlign w:val="center"/>
          </w:tcPr>
          <w:p w14:paraId="0B38559F" w14:textId="09A28850" w:rsidR="00CF5E70" w:rsidRPr="000A7CE1" w:rsidRDefault="00CF5E70" w:rsidP="001E01E7">
            <w:pPr>
              <w:cnfStyle w:val="100000000000" w:firstRow="1" w:lastRow="0" w:firstColumn="0" w:lastColumn="0" w:oddVBand="0" w:evenVBand="0" w:oddHBand="0" w:evenHBand="0" w:firstRowFirstColumn="0" w:firstRowLastColumn="0" w:lastRowFirstColumn="0" w:lastRowLastColumn="0"/>
              <w:rPr>
                <w:ins w:id="99" w:author="Ariel White" w:date="2026-09-25T19:59:00Z" w16du:dateUtc="2026-09-25T23:59:00Z"/>
                <w:rFonts w:ascii="Century Gothic" w:hAnsi="Century Gothic"/>
                <w:spacing w:val="1"/>
                <w:sz w:val="20"/>
                <w:szCs w:val="20"/>
              </w:rPr>
            </w:pPr>
            <w:ins w:id="100" w:author="Ariel White" w:date="2026-09-25T19:59:00Z" w16du:dateUtc="2026-09-25T23:59:00Z">
              <w:r w:rsidRPr="000A7CE1">
                <w:rPr>
                  <w:rFonts w:ascii="Century Gothic" w:hAnsi="Century Gothic"/>
                  <w:sz w:val="22"/>
                  <w:szCs w:val="22"/>
                </w:rPr>
                <w:t>Treatment Recommendation (Patient preferences should be considered)</w:t>
              </w:r>
            </w:ins>
          </w:p>
        </w:tc>
      </w:tr>
      <w:tr w:rsidR="00CF5E70" w:rsidRPr="000A7CE1" w14:paraId="7945C925" w14:textId="0B396F5C" w:rsidTr="00CF5E70">
        <w:trPr>
          <w:cnfStyle w:val="000000100000" w:firstRow="0" w:lastRow="0" w:firstColumn="0" w:lastColumn="0" w:oddVBand="0" w:evenVBand="0" w:oddHBand="1" w:evenHBand="0" w:firstRowFirstColumn="0" w:firstRowLastColumn="0" w:lastRowFirstColumn="0" w:lastRowLastColumn="0"/>
          <w:ins w:id="101"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024E8C28" w14:textId="523EA7E8" w:rsidR="00CF5E70" w:rsidRPr="000A7CE1" w:rsidRDefault="00CF5E70" w:rsidP="001E01E7">
            <w:pPr>
              <w:rPr>
                <w:ins w:id="102" w:author="Ariel White" w:date="2026-09-25T19:59:00Z" w16du:dateUtc="2026-09-25T23:59:00Z"/>
                <w:rFonts w:ascii="Century Gothic" w:hAnsi="Century Gothic"/>
                <w:sz w:val="22"/>
                <w:szCs w:val="22"/>
              </w:rPr>
            </w:pPr>
            <w:ins w:id="103" w:author="Ariel White" w:date="2026-09-25T19:59:00Z" w16du:dateUtc="2026-09-25T23:59:00Z">
              <w:r w:rsidRPr="000A7CE1">
                <w:rPr>
                  <w:rFonts w:ascii="Century Gothic" w:hAnsi="Century Gothic"/>
                  <w:sz w:val="22"/>
                  <w:szCs w:val="22"/>
                </w:rPr>
                <w:t>5-9</w:t>
              </w:r>
            </w:ins>
          </w:p>
        </w:tc>
        <w:tc>
          <w:tcPr>
            <w:tcW w:w="3870" w:type="dxa"/>
            <w:vAlign w:val="center"/>
          </w:tcPr>
          <w:p w14:paraId="1A639487" w14:textId="59183971" w:rsidR="00CF5E70" w:rsidRPr="000A7CE1" w:rsidRDefault="00CF5E70" w:rsidP="001E01E7">
            <w:pPr>
              <w:cnfStyle w:val="000000100000" w:firstRow="0" w:lastRow="0" w:firstColumn="0" w:lastColumn="0" w:oddVBand="0" w:evenVBand="0" w:oddHBand="1" w:evenHBand="0" w:firstRowFirstColumn="0" w:firstRowLastColumn="0" w:lastRowFirstColumn="0" w:lastRowLastColumn="0"/>
              <w:rPr>
                <w:ins w:id="104" w:author="Ariel White" w:date="2026-09-25T19:59:00Z" w16du:dateUtc="2026-09-25T23:59:00Z"/>
                <w:rFonts w:ascii="Century Gothic" w:hAnsi="Century Gothic"/>
                <w:sz w:val="22"/>
                <w:szCs w:val="22"/>
              </w:rPr>
            </w:pPr>
            <w:ins w:id="105" w:author="Ariel White" w:date="2026-09-25T19:59:00Z" w16du:dateUtc="2026-09-25T23:59:00Z">
              <w:r w:rsidRPr="000A7CE1">
                <w:rPr>
                  <w:rFonts w:ascii="Century Gothic" w:hAnsi="Century Gothic"/>
                  <w:sz w:val="22"/>
                  <w:szCs w:val="22"/>
                </w:rPr>
                <w:t>Mild Anxiety</w:t>
              </w:r>
            </w:ins>
          </w:p>
        </w:tc>
        <w:tc>
          <w:tcPr>
            <w:tcW w:w="5850" w:type="dxa"/>
            <w:vAlign w:val="center"/>
          </w:tcPr>
          <w:p w14:paraId="3571D18C" w14:textId="29A94830" w:rsidR="00CF5E70" w:rsidRPr="000A7CE1" w:rsidRDefault="00CF5E70" w:rsidP="001E01E7">
            <w:pPr>
              <w:cnfStyle w:val="000000100000" w:firstRow="0" w:lastRow="0" w:firstColumn="0" w:lastColumn="0" w:oddVBand="0" w:evenVBand="0" w:oddHBand="1" w:evenHBand="0" w:firstRowFirstColumn="0" w:firstRowLastColumn="0" w:lastRowFirstColumn="0" w:lastRowLastColumn="0"/>
              <w:rPr>
                <w:ins w:id="106" w:author="Ariel White" w:date="2026-09-25T19:59:00Z" w16du:dateUtc="2026-09-25T23:59:00Z"/>
                <w:rFonts w:ascii="Century Gothic" w:hAnsi="Century Gothic"/>
                <w:spacing w:val="1"/>
                <w:sz w:val="20"/>
                <w:szCs w:val="20"/>
              </w:rPr>
            </w:pPr>
            <w:ins w:id="107" w:author="Ariel White" w:date="2026-09-25T19:59:00Z" w16du:dateUtc="2026-09-25T23:59:00Z">
              <w:r w:rsidRPr="000A7CE1">
                <w:rPr>
                  <w:rFonts w:ascii="Century Gothic" w:hAnsi="Century Gothic"/>
                  <w:sz w:val="22"/>
                  <w:szCs w:val="22"/>
                </w:rPr>
                <w:t>Support, educate to call if worse, return in one month/monitor.</w:t>
              </w:r>
            </w:ins>
          </w:p>
        </w:tc>
      </w:tr>
      <w:tr w:rsidR="00CF5E70" w:rsidRPr="000A7CE1" w14:paraId="2A1B19BD" w14:textId="6A80B961" w:rsidTr="00CF5E70">
        <w:trPr>
          <w:ins w:id="108"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054299F0" w14:textId="48BC51BD" w:rsidR="00CF5E70" w:rsidRPr="000A7CE1" w:rsidRDefault="00CF5E70" w:rsidP="001E01E7">
            <w:pPr>
              <w:rPr>
                <w:ins w:id="109" w:author="Ariel White" w:date="2026-09-25T19:59:00Z" w16du:dateUtc="2026-09-25T23:59:00Z"/>
                <w:rFonts w:ascii="Century Gothic" w:hAnsi="Century Gothic"/>
                <w:sz w:val="22"/>
                <w:szCs w:val="22"/>
              </w:rPr>
            </w:pPr>
            <w:ins w:id="110" w:author="Ariel White" w:date="2026-09-25T19:59:00Z" w16du:dateUtc="2026-09-25T23:59:00Z">
              <w:r w:rsidRPr="000A7CE1">
                <w:rPr>
                  <w:rFonts w:ascii="Century Gothic" w:hAnsi="Century Gothic"/>
                  <w:sz w:val="22"/>
                  <w:szCs w:val="22"/>
                </w:rPr>
                <w:t>10-14</w:t>
              </w:r>
            </w:ins>
          </w:p>
        </w:tc>
        <w:tc>
          <w:tcPr>
            <w:tcW w:w="3870" w:type="dxa"/>
            <w:vAlign w:val="center"/>
          </w:tcPr>
          <w:p w14:paraId="67184BA6" w14:textId="116078F3" w:rsidR="00CF5E70" w:rsidRPr="000A7CE1" w:rsidRDefault="00CF5E70" w:rsidP="001E01E7">
            <w:pPr>
              <w:cnfStyle w:val="000000000000" w:firstRow="0" w:lastRow="0" w:firstColumn="0" w:lastColumn="0" w:oddVBand="0" w:evenVBand="0" w:oddHBand="0" w:evenHBand="0" w:firstRowFirstColumn="0" w:firstRowLastColumn="0" w:lastRowFirstColumn="0" w:lastRowLastColumn="0"/>
              <w:rPr>
                <w:ins w:id="111" w:author="Ariel White" w:date="2026-09-25T19:59:00Z" w16du:dateUtc="2026-09-25T23:59:00Z"/>
                <w:rFonts w:ascii="Century Gothic" w:hAnsi="Century Gothic"/>
                <w:sz w:val="22"/>
                <w:szCs w:val="22"/>
              </w:rPr>
            </w:pPr>
            <w:ins w:id="112" w:author="Ariel White" w:date="2026-09-25T19:59:00Z" w16du:dateUtc="2026-09-25T23:59:00Z">
              <w:r w:rsidRPr="000A7CE1">
                <w:rPr>
                  <w:rFonts w:ascii="Century Gothic" w:hAnsi="Century Gothic"/>
                  <w:sz w:val="22"/>
                  <w:szCs w:val="22"/>
                </w:rPr>
                <w:t>Moderate Anxiety</w:t>
              </w:r>
            </w:ins>
          </w:p>
        </w:tc>
        <w:tc>
          <w:tcPr>
            <w:tcW w:w="5850" w:type="dxa"/>
            <w:vAlign w:val="center"/>
          </w:tcPr>
          <w:p w14:paraId="6754B00D" w14:textId="6F05A54C" w:rsidR="00CF5E70" w:rsidRPr="000A7CE1" w:rsidRDefault="00CF5E70" w:rsidP="00CF5E70">
            <w:pPr>
              <w:cnfStyle w:val="000000000000" w:firstRow="0" w:lastRow="0" w:firstColumn="0" w:lastColumn="0" w:oddVBand="0" w:evenVBand="0" w:oddHBand="0" w:evenHBand="0" w:firstRowFirstColumn="0" w:firstRowLastColumn="0" w:lastRowFirstColumn="0" w:lastRowLastColumn="0"/>
              <w:rPr>
                <w:ins w:id="113" w:author="Ariel White" w:date="2026-09-25T19:59:00Z" w16du:dateUtc="2026-09-25T23:59:00Z"/>
                <w:rFonts w:ascii="Century Gothic" w:hAnsi="Century Gothic"/>
                <w:sz w:val="22"/>
                <w:szCs w:val="22"/>
              </w:rPr>
            </w:pPr>
            <w:ins w:id="114" w:author="Ariel White" w:date="2026-09-25T19:59:00Z" w16du:dateUtc="2026-09-25T23:59:00Z">
              <w:r w:rsidRPr="000A7CE1">
                <w:rPr>
                  <w:rFonts w:ascii="Century Gothic" w:hAnsi="Century Gothic"/>
                  <w:sz w:val="22"/>
                  <w:szCs w:val="22"/>
                </w:rPr>
                <w:t xml:space="preserve">Continue to monitor, refer to mental health treatment. An appointment should occur within five </w:t>
              </w:r>
              <w:r w:rsidRPr="000A7CE1">
                <w:rPr>
                  <w:rFonts w:ascii="Century Gothic" w:hAnsi="Century Gothic"/>
                  <w:sz w:val="22"/>
                  <w:szCs w:val="22"/>
                </w:rPr>
                <w:lastRenderedPageBreak/>
                <w:t>(5) working days of a client’s request for mental health services.</w:t>
              </w:r>
            </w:ins>
          </w:p>
        </w:tc>
      </w:tr>
      <w:tr w:rsidR="00CF5E70" w:rsidRPr="000A7CE1" w14:paraId="6B844986" w14:textId="36F2DF8E" w:rsidTr="00CF5E70">
        <w:trPr>
          <w:cnfStyle w:val="000000100000" w:firstRow="0" w:lastRow="0" w:firstColumn="0" w:lastColumn="0" w:oddVBand="0" w:evenVBand="0" w:oddHBand="1" w:evenHBand="0" w:firstRowFirstColumn="0" w:firstRowLastColumn="0" w:lastRowFirstColumn="0" w:lastRowLastColumn="0"/>
          <w:ins w:id="115"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6CB739DB" w14:textId="7B988D0F" w:rsidR="00CF5E70" w:rsidRPr="000A7CE1" w:rsidRDefault="00CF5E70" w:rsidP="00CF5E70">
            <w:pPr>
              <w:rPr>
                <w:ins w:id="116" w:author="Ariel White" w:date="2026-09-25T19:59:00Z" w16du:dateUtc="2026-09-25T23:59:00Z"/>
                <w:rFonts w:ascii="Century Gothic" w:hAnsi="Century Gothic"/>
                <w:sz w:val="22"/>
                <w:szCs w:val="22"/>
              </w:rPr>
            </w:pPr>
            <w:ins w:id="117" w:author="Ariel White" w:date="2026-09-25T19:59:00Z" w16du:dateUtc="2026-09-25T23:59:00Z">
              <w:r w:rsidRPr="000A7CE1">
                <w:rPr>
                  <w:rFonts w:ascii="Century Gothic" w:hAnsi="Century Gothic"/>
                  <w:sz w:val="22"/>
                  <w:szCs w:val="22"/>
                </w:rPr>
                <w:lastRenderedPageBreak/>
                <w:t>15-21</w:t>
              </w:r>
            </w:ins>
          </w:p>
        </w:tc>
        <w:tc>
          <w:tcPr>
            <w:tcW w:w="3870" w:type="dxa"/>
            <w:vAlign w:val="center"/>
          </w:tcPr>
          <w:p w14:paraId="4C336A5D" w14:textId="28A923AC" w:rsidR="00CF5E70" w:rsidRPr="000A7CE1" w:rsidRDefault="00CF5E70" w:rsidP="00CF5E70">
            <w:pPr>
              <w:cnfStyle w:val="000000100000" w:firstRow="0" w:lastRow="0" w:firstColumn="0" w:lastColumn="0" w:oddVBand="0" w:evenVBand="0" w:oddHBand="1" w:evenHBand="0" w:firstRowFirstColumn="0" w:firstRowLastColumn="0" w:lastRowFirstColumn="0" w:lastRowLastColumn="0"/>
              <w:rPr>
                <w:ins w:id="118" w:author="Ariel White" w:date="2026-09-25T19:59:00Z" w16du:dateUtc="2026-09-25T23:59:00Z"/>
                <w:rFonts w:ascii="Century Gothic" w:hAnsi="Century Gothic"/>
                <w:sz w:val="22"/>
                <w:szCs w:val="22"/>
              </w:rPr>
            </w:pPr>
            <w:ins w:id="119" w:author="Ariel White" w:date="2026-09-25T19:59:00Z" w16du:dateUtc="2026-09-25T23:59:00Z">
              <w:r w:rsidRPr="000A7CE1">
                <w:rPr>
                  <w:rFonts w:ascii="Century Gothic" w:hAnsi="Century Gothic"/>
                  <w:sz w:val="22"/>
                  <w:szCs w:val="22"/>
                </w:rPr>
                <w:t xml:space="preserve">Severe Anxiety </w:t>
              </w:r>
            </w:ins>
          </w:p>
        </w:tc>
        <w:tc>
          <w:tcPr>
            <w:tcW w:w="5850" w:type="dxa"/>
            <w:vAlign w:val="center"/>
          </w:tcPr>
          <w:p w14:paraId="1E771597" w14:textId="47D4F517" w:rsidR="00CF5E70" w:rsidRPr="000A7CE1" w:rsidRDefault="00CF5E70" w:rsidP="00CF5E70">
            <w:pPr>
              <w:cnfStyle w:val="000000100000" w:firstRow="0" w:lastRow="0" w:firstColumn="0" w:lastColumn="0" w:oddVBand="0" w:evenVBand="0" w:oddHBand="1" w:evenHBand="0" w:firstRowFirstColumn="0" w:firstRowLastColumn="0" w:lastRowFirstColumn="0" w:lastRowLastColumn="0"/>
              <w:rPr>
                <w:ins w:id="120" w:author="Ariel White" w:date="2026-09-25T19:59:00Z" w16du:dateUtc="2026-09-25T23:59:00Z"/>
                <w:rFonts w:ascii="Century Gothic" w:hAnsi="Century Gothic"/>
                <w:sz w:val="22"/>
                <w:szCs w:val="22"/>
              </w:rPr>
            </w:pPr>
            <w:ins w:id="121" w:author="Ariel White" w:date="2026-09-25T19:59:00Z" w16du:dateUtc="2026-09-25T23:59:00Z">
              <w:r w:rsidRPr="000A7CE1">
                <w:rPr>
                  <w:rFonts w:ascii="Century Gothic" w:hAnsi="Century Gothic"/>
                  <w:sz w:val="22"/>
                  <w:szCs w:val="22"/>
                </w:rPr>
                <w:t xml:space="preserve">Refer to mental health treatment for intake within 72 hours. Create safety plan and monitor.  </w:t>
              </w:r>
            </w:ins>
          </w:p>
        </w:tc>
      </w:tr>
    </w:tbl>
    <w:p w14:paraId="54413F7F" w14:textId="77777777" w:rsidR="00CF5E70" w:rsidRPr="000A7CE1" w:rsidRDefault="00CF5E70" w:rsidP="001E01E7">
      <w:pPr>
        <w:rPr>
          <w:ins w:id="122" w:author="Ariel White" w:date="2026-09-25T19:59:00Z" w16du:dateUtc="2026-09-25T23:59:00Z"/>
          <w:rFonts w:ascii="Century Gothic" w:hAnsi="Century Gothic"/>
          <w:spacing w:val="1"/>
          <w:sz w:val="20"/>
          <w:szCs w:val="20"/>
        </w:rPr>
      </w:pPr>
    </w:p>
    <w:p w14:paraId="3473EA57" w14:textId="77777777" w:rsidR="001E01E7" w:rsidRPr="000A7CE1" w:rsidRDefault="001E01E7" w:rsidP="00697FFB">
      <w:pPr>
        <w:pStyle w:val="Default"/>
        <w:rPr>
          <w:ins w:id="123" w:author="Ariel White" w:date="2026-09-25T19:59:00Z" w16du:dateUtc="2026-09-25T23:59:00Z"/>
          <w:rFonts w:ascii="Century Gothic" w:hAnsi="Century Gothic"/>
          <w:color w:val="auto"/>
        </w:rPr>
      </w:pPr>
      <w:ins w:id="124" w:author="Ariel White" w:date="2026-09-25T19:59:00Z" w16du:dateUtc="2026-09-25T23:59:00Z">
        <w:r w:rsidRPr="000A7CE1">
          <w:rPr>
            <w:rFonts w:ascii="Century Gothic" w:hAnsi="Century Gothic"/>
            <w:color w:val="auto"/>
          </w:rPr>
          <w:t xml:space="preserve">GAD-7 Anxiety Severity: This is calculated by assigning scores of 0, 1, 2, and 3, to the response categories of “not at all,” “several days,” “more than half the days,” and “nearly every day,” respectively. GAD-7 total score for the seven items ranges from 0 to 21. </w:t>
        </w:r>
      </w:ins>
    </w:p>
    <w:p w14:paraId="207E204F" w14:textId="77777777" w:rsidR="001E01E7" w:rsidRPr="000A7CE1" w:rsidRDefault="001E01E7" w:rsidP="00697FFB">
      <w:pPr>
        <w:pStyle w:val="Default"/>
        <w:rPr>
          <w:ins w:id="125" w:author="Ariel White" w:date="2026-09-25T19:59:00Z" w16du:dateUtc="2026-09-25T23:59:00Z"/>
          <w:rFonts w:ascii="Century Gothic" w:hAnsi="Century Gothic"/>
          <w:color w:val="auto"/>
        </w:rPr>
      </w:pPr>
    </w:p>
    <w:p w14:paraId="6D6AD310" w14:textId="230D0019" w:rsidR="001E01E7" w:rsidRPr="000A7CE1" w:rsidRDefault="001E01E7" w:rsidP="00697FFB">
      <w:pPr>
        <w:pStyle w:val="Default"/>
        <w:rPr>
          <w:ins w:id="126" w:author="Ariel White" w:date="2026-09-25T19:59:00Z" w16du:dateUtc="2026-09-25T23:59:00Z"/>
          <w:rFonts w:ascii="Century Gothic" w:hAnsi="Century Gothic"/>
          <w:color w:val="auto"/>
        </w:rPr>
      </w:pPr>
      <w:ins w:id="127" w:author="Ariel White" w:date="2026-09-25T19:59:00Z" w16du:dateUtc="2026-09-25T23:59:00Z">
        <w:r w:rsidRPr="000A7CE1">
          <w:rPr>
            <w:rFonts w:ascii="Century Gothic" w:hAnsi="Century Gothic"/>
            <w:color w:val="auto"/>
          </w:rPr>
          <w:t xml:space="preserve">Scores of 5, 10, and 15 represent cut points for mild, moderate, and severe anxiety, </w:t>
        </w:r>
        <w:r w:rsidR="00CF5E70" w:rsidRPr="000A7CE1">
          <w:rPr>
            <w:rFonts w:ascii="Century Gothic" w:hAnsi="Century Gothic"/>
            <w:color w:val="auto"/>
          </w:rPr>
          <w:t>respectively</w:t>
        </w:r>
        <w:r w:rsidRPr="000A7CE1">
          <w:rPr>
            <w:rFonts w:ascii="Century Gothic" w:hAnsi="Century Gothic"/>
            <w:color w:val="auto"/>
          </w:rPr>
          <w:t>. When screening for individual or any anxiety disorder, a recommended cut point for further evaluation is a score of 10 or greater.</w:t>
        </w:r>
      </w:ins>
    </w:p>
    <w:p w14:paraId="2BB87B49" w14:textId="77777777" w:rsidR="00C67803" w:rsidRPr="000A7CE1" w:rsidRDefault="00C67803" w:rsidP="00754430">
      <w:pPr>
        <w:pStyle w:val="Default"/>
        <w:rPr>
          <w:ins w:id="128" w:author="Ariel White" w:date="2026-09-25T19:59:00Z" w16du:dateUtc="2026-09-25T23:59:00Z"/>
          <w:rFonts w:ascii="Century Gothic" w:hAnsi="Century Gothic"/>
          <w:b/>
          <w:color w:val="auto"/>
          <w:sz w:val="20"/>
          <w:szCs w:val="20"/>
        </w:rPr>
      </w:pPr>
    </w:p>
    <w:p w14:paraId="3783ED3D" w14:textId="1992B3CD" w:rsidR="002B28D5" w:rsidRPr="000A7CE1" w:rsidRDefault="00694396" w:rsidP="002B28D5">
      <w:pPr>
        <w:pStyle w:val="Heading1"/>
        <w:shd w:val="clear" w:color="auto" w:fill="BDD6EE" w:themeFill="accent1" w:themeFillTint="66"/>
        <w:rPr>
          <w:ins w:id="129" w:author="Ariel White" w:date="2026-09-25T19:59:00Z" w16du:dateUtc="2026-09-25T23:59:00Z"/>
          <w:rFonts w:ascii="Century Gothic" w:hAnsi="Century Gothic"/>
          <w:b w:val="0"/>
          <w:iCs/>
          <w:sz w:val="32"/>
          <w:szCs w:val="32"/>
        </w:rPr>
      </w:pPr>
      <w:ins w:id="130" w:author="Ariel White" w:date="2026-09-25T19:59:00Z" w16du:dateUtc="2026-09-25T23:59:00Z">
        <w:r w:rsidRPr="000A7CE1">
          <w:rPr>
            <w:rFonts w:ascii="Century Gothic" w:hAnsi="Century Gothic"/>
            <w:b w:val="0"/>
            <w:iCs/>
            <w:sz w:val="32"/>
            <w:szCs w:val="32"/>
          </w:rPr>
          <w:t>PC-</w:t>
        </w:r>
        <w:r w:rsidR="0017372E" w:rsidRPr="000A7CE1">
          <w:rPr>
            <w:rFonts w:ascii="Century Gothic" w:hAnsi="Century Gothic"/>
            <w:b w:val="0"/>
            <w:iCs/>
            <w:sz w:val="32"/>
            <w:szCs w:val="32"/>
          </w:rPr>
          <w:t>PTSD* Optional</w:t>
        </w:r>
      </w:ins>
    </w:p>
    <w:p w14:paraId="51A8C24D" w14:textId="7BFB0F10" w:rsidR="00754430" w:rsidRPr="000A7CE1" w:rsidRDefault="002B28D5" w:rsidP="00754430">
      <w:pPr>
        <w:pStyle w:val="Default"/>
        <w:rPr>
          <w:ins w:id="131" w:author="Ariel White" w:date="2026-09-25T19:59:00Z" w16du:dateUtc="2026-09-25T23:59:00Z"/>
          <w:rFonts w:ascii="Century Gothic" w:hAnsi="Century Gothic"/>
          <w:color w:val="auto"/>
        </w:rPr>
      </w:pPr>
      <w:ins w:id="132" w:author="Ariel White" w:date="2026-09-25T19:59:00Z" w16du:dateUtc="2026-09-25T23:59:00Z">
        <w:r w:rsidRPr="000A7CE1">
          <w:rPr>
            <w:rFonts w:ascii="Century Gothic" w:hAnsi="Century Gothic"/>
            <w:color w:val="auto"/>
          </w:rPr>
          <w:t>S</w:t>
        </w:r>
        <w:r w:rsidR="00987494" w:rsidRPr="000A7CE1">
          <w:rPr>
            <w:rFonts w:ascii="Century Gothic" w:hAnsi="Century Gothic"/>
            <w:color w:val="auto"/>
          </w:rPr>
          <w:t>coring: any affirmative answer is “significant”</w:t>
        </w:r>
        <w:r w:rsidR="00DA05AD" w:rsidRPr="000A7CE1">
          <w:rPr>
            <w:rFonts w:ascii="Century Gothic" w:hAnsi="Century Gothic"/>
            <w:color w:val="auto"/>
          </w:rPr>
          <w:t xml:space="preserve"> and should indicate referral to mental health treatment. </w:t>
        </w:r>
      </w:ins>
    </w:p>
    <w:p w14:paraId="710A45EB" w14:textId="77777777" w:rsidR="00D94696" w:rsidRPr="000A7CE1" w:rsidRDefault="00D94696" w:rsidP="006F4136">
      <w:pPr>
        <w:rPr>
          <w:ins w:id="133" w:author="Ariel White" w:date="2026-09-25T19:59:00Z" w16du:dateUtc="2026-09-25T23:59:00Z"/>
          <w:rFonts w:ascii="Century Gothic" w:hAnsi="Century Gothic"/>
          <w:b/>
          <w:sz w:val="20"/>
          <w:szCs w:val="20"/>
        </w:rPr>
      </w:pPr>
    </w:p>
    <w:p w14:paraId="5D09429E" w14:textId="77777777" w:rsidR="002B28D5" w:rsidRPr="000A7CE1" w:rsidRDefault="00A5093E" w:rsidP="002B28D5">
      <w:pPr>
        <w:pStyle w:val="Heading1"/>
        <w:shd w:val="clear" w:color="auto" w:fill="BDD6EE" w:themeFill="accent1" w:themeFillTint="66"/>
        <w:rPr>
          <w:ins w:id="134" w:author="Ariel White" w:date="2026-09-25T19:59:00Z" w16du:dateUtc="2026-09-25T23:59:00Z"/>
          <w:rFonts w:ascii="Century Gothic" w:hAnsi="Century Gothic"/>
          <w:b w:val="0"/>
          <w:iCs/>
          <w:sz w:val="32"/>
          <w:szCs w:val="32"/>
        </w:rPr>
      </w:pPr>
      <w:ins w:id="135" w:author="Ariel White" w:date="2026-09-25T19:59:00Z" w16du:dateUtc="2026-09-25T23:59:00Z">
        <w:r w:rsidRPr="000A7CE1">
          <w:rPr>
            <w:rFonts w:ascii="Century Gothic" w:hAnsi="Century Gothic"/>
            <w:b w:val="0"/>
            <w:iCs/>
            <w:sz w:val="32"/>
            <w:szCs w:val="32"/>
          </w:rPr>
          <w:t>CAGE</w:t>
        </w:r>
        <w:r w:rsidR="00987494" w:rsidRPr="000A7CE1">
          <w:rPr>
            <w:rFonts w:ascii="Century Gothic" w:hAnsi="Century Gothic"/>
            <w:b w:val="0"/>
            <w:iCs/>
            <w:sz w:val="32"/>
            <w:szCs w:val="32"/>
          </w:rPr>
          <w:t xml:space="preserve"> </w:t>
        </w:r>
      </w:ins>
    </w:p>
    <w:p w14:paraId="15AA488F" w14:textId="64E39FBC" w:rsidR="000A7CE1" w:rsidRPr="000A7CE1" w:rsidRDefault="000A7CE1" w:rsidP="00697FFB">
      <w:pPr>
        <w:pStyle w:val="Default"/>
        <w:rPr>
          <w:ins w:id="136" w:author="Ariel White" w:date="2026-09-25T19:59:00Z" w16du:dateUtc="2026-09-25T23:59:00Z"/>
          <w:rFonts w:ascii="Century Gothic" w:hAnsi="Century Gothic"/>
          <w:color w:val="auto"/>
          <w:sz w:val="20"/>
          <w:szCs w:val="20"/>
        </w:rPr>
      </w:pPr>
      <w:ins w:id="137" w:author="Ariel White" w:date="2026-09-25T19:59:00Z" w16du:dateUtc="2026-09-25T23:59:00Z">
        <w:r>
          <w:fldChar w:fldCharType="begin"/>
        </w:r>
        <w:r>
          <w:instrText>HYPERLINK "https://www.mdcalc.com/cage-questions-alcohol-use"</w:instrText>
        </w:r>
        <w:r>
          <w:fldChar w:fldCharType="separate"/>
        </w:r>
        <w:r w:rsidRPr="000A7CE1">
          <w:rPr>
            <w:rStyle w:val="Hyperlink"/>
            <w:rFonts w:ascii="Century Gothic" w:hAnsi="Century Gothic"/>
            <w:sz w:val="20"/>
            <w:szCs w:val="20"/>
          </w:rPr>
          <w:t>mdcalc.com/cage-questions-alcohol-use</w:t>
        </w:r>
        <w:r>
          <w:fldChar w:fldCharType="end"/>
        </w:r>
      </w:ins>
    </w:p>
    <w:p w14:paraId="51EF55A0" w14:textId="40AE6047" w:rsidR="00697FFB" w:rsidRPr="000A7CE1" w:rsidRDefault="00697FFB" w:rsidP="00697FFB">
      <w:pPr>
        <w:pStyle w:val="Default"/>
        <w:rPr>
          <w:ins w:id="138" w:author="Ariel White" w:date="2026-09-25T19:59:00Z" w16du:dateUtc="2026-09-25T23:59:00Z"/>
          <w:rFonts w:ascii="Century Gothic" w:hAnsi="Century Gothic"/>
          <w:color w:val="auto"/>
        </w:rPr>
      </w:pPr>
      <w:ins w:id="139" w:author="Ariel White" w:date="2026-09-25T19:59:00Z" w16du:dateUtc="2026-09-25T23:59:00Z">
        <w:r w:rsidRPr="000A7CE1">
          <w:rPr>
            <w:rFonts w:ascii="Century Gothic" w:hAnsi="Century Gothic"/>
            <w:color w:val="auto"/>
          </w:rPr>
          <w:t xml:space="preserve">Item responses on the CAGE are scored 0 or 1, with a higher score </w:t>
        </w:r>
        <w:r w:rsidR="00566A78" w:rsidRPr="000A7CE1">
          <w:rPr>
            <w:rFonts w:ascii="Century Gothic" w:hAnsi="Century Gothic"/>
            <w:color w:val="auto"/>
          </w:rPr>
          <w:t xml:space="preserve">as </w:t>
        </w:r>
        <w:r w:rsidRPr="000A7CE1">
          <w:rPr>
            <w:rFonts w:ascii="Century Gothic" w:hAnsi="Century Gothic"/>
            <w:color w:val="auto"/>
          </w:rPr>
          <w:t>an indication of alcohol problems. A total score of 2 or greater is considered clinically significant and should indicate referral to substance use treatment.</w:t>
        </w:r>
      </w:ins>
    </w:p>
    <w:p w14:paraId="0681878A" w14:textId="694E4421" w:rsidR="00D94696" w:rsidRPr="000A7CE1" w:rsidRDefault="00D94696" w:rsidP="006F4136">
      <w:pPr>
        <w:rPr>
          <w:ins w:id="140" w:author="Ariel White" w:date="2026-09-25T19:59:00Z" w16du:dateUtc="2026-09-25T23:59:00Z"/>
          <w:rFonts w:ascii="Century Gothic" w:hAnsi="Century Gothic"/>
          <w:b/>
          <w:sz w:val="20"/>
          <w:szCs w:val="20"/>
        </w:rPr>
      </w:pPr>
    </w:p>
    <w:p w14:paraId="1B9953A7" w14:textId="77777777" w:rsidR="002B28D5" w:rsidRPr="000A7CE1" w:rsidRDefault="002B28D5" w:rsidP="002B28D5">
      <w:pPr>
        <w:pStyle w:val="Heading1"/>
        <w:shd w:val="clear" w:color="auto" w:fill="BDD6EE" w:themeFill="accent1" w:themeFillTint="66"/>
        <w:rPr>
          <w:ins w:id="141" w:author="Ariel White" w:date="2026-09-25T19:59:00Z" w16du:dateUtc="2026-09-25T23:59:00Z"/>
          <w:rFonts w:ascii="Century Gothic" w:hAnsi="Century Gothic"/>
          <w:b w:val="0"/>
          <w:iCs/>
          <w:sz w:val="32"/>
          <w:szCs w:val="32"/>
        </w:rPr>
      </w:pPr>
      <w:ins w:id="142" w:author="Ariel White" w:date="2026-09-25T19:59:00Z" w16du:dateUtc="2026-09-25T23:59:00Z">
        <w:r w:rsidRPr="000A7CE1">
          <w:rPr>
            <w:rFonts w:ascii="Century Gothic" w:hAnsi="Century Gothic"/>
            <w:b w:val="0"/>
            <w:iCs/>
            <w:sz w:val="32"/>
            <w:szCs w:val="32"/>
          </w:rPr>
          <w:t xml:space="preserve">DAST-10 </w:t>
        </w:r>
      </w:ins>
    </w:p>
    <w:p w14:paraId="2E87857D" w14:textId="0B73C95D" w:rsidR="00D94696" w:rsidRPr="000A7CE1" w:rsidRDefault="00566A78">
      <w:pPr>
        <w:rPr>
          <w:ins w:id="143" w:author="Ariel White" w:date="2026-09-25T19:59:00Z" w16du:dateUtc="2026-09-25T23:59:00Z"/>
          <w:rStyle w:val="Hyperlink"/>
          <w:rFonts w:ascii="Century Gothic" w:hAnsi="Century Gothic"/>
          <w:sz w:val="20"/>
          <w:szCs w:val="20"/>
        </w:rPr>
      </w:pPr>
      <w:ins w:id="144" w:author="Ariel White" w:date="2026-09-25T19:59:00Z" w16du:dateUtc="2026-09-25T23:59:00Z">
        <w:r>
          <w:fldChar w:fldCharType="begin"/>
        </w:r>
        <w:r>
          <w:instrText>HYPERLINK "http://www.emcdda.europa.eu/html.cfm/index3618EN.html"</w:instrText>
        </w:r>
        <w:r>
          <w:fldChar w:fldCharType="separate"/>
        </w:r>
        <w:r w:rsidRPr="000A7CE1">
          <w:rPr>
            <w:rStyle w:val="Hyperlink"/>
            <w:rFonts w:ascii="Century Gothic" w:hAnsi="Century Gothic"/>
            <w:sz w:val="20"/>
            <w:szCs w:val="20"/>
          </w:rPr>
          <w:t>emcdda.europa.eu/html.cfm/index3618EN.html</w:t>
        </w:r>
        <w:r>
          <w:fldChar w:fldCharType="end"/>
        </w:r>
      </w:ins>
    </w:p>
    <w:p w14:paraId="10DC1B82" w14:textId="77777777" w:rsidR="00566A78" w:rsidRPr="000A7CE1" w:rsidRDefault="00566A78">
      <w:pPr>
        <w:rPr>
          <w:ins w:id="145" w:author="Ariel White" w:date="2026-09-25T19:59:00Z" w16du:dateUtc="2026-09-25T23:59:00Z"/>
          <w:rStyle w:val="Hyperlink"/>
          <w:rFonts w:ascii="Century Gothic" w:hAnsi="Century Gothic"/>
        </w:rPr>
      </w:pPr>
    </w:p>
    <w:tbl>
      <w:tblPr>
        <w:tblStyle w:val="GridTable2-Accent1"/>
        <w:tblW w:w="0" w:type="auto"/>
        <w:tblLook w:val="04A0" w:firstRow="1" w:lastRow="0" w:firstColumn="1" w:lastColumn="0" w:noHBand="0" w:noVBand="1"/>
      </w:tblPr>
      <w:tblGrid>
        <w:gridCol w:w="1086"/>
        <w:gridCol w:w="3982"/>
        <w:gridCol w:w="5617"/>
      </w:tblGrid>
      <w:tr w:rsidR="00DA05AD" w:rsidRPr="000A7CE1" w14:paraId="1B4F3850" w14:textId="77777777" w:rsidTr="00566A78">
        <w:trPr>
          <w:cnfStyle w:val="100000000000" w:firstRow="1" w:lastRow="0" w:firstColumn="0" w:lastColumn="0" w:oddVBand="0" w:evenVBand="0" w:oddHBand="0" w:evenHBand="0" w:firstRowFirstColumn="0" w:firstRowLastColumn="0" w:lastRowFirstColumn="0" w:lastRowLastColumn="0"/>
          <w:trHeight w:val="543"/>
          <w:ins w:id="146"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6" w:type="dxa"/>
            <w:vAlign w:val="center"/>
          </w:tcPr>
          <w:p w14:paraId="5A5085E9" w14:textId="5764C9C2" w:rsidR="00DA05AD" w:rsidRPr="000A7CE1" w:rsidRDefault="00DA05AD" w:rsidP="00566A78">
            <w:pPr>
              <w:jc w:val="both"/>
              <w:rPr>
                <w:ins w:id="147" w:author="Ariel White" w:date="2026-09-25T19:59:00Z" w16du:dateUtc="2026-09-25T23:59:00Z"/>
                <w:rFonts w:ascii="Century Gothic" w:hAnsi="Century Gothic"/>
                <w:sz w:val="22"/>
                <w:szCs w:val="22"/>
              </w:rPr>
            </w:pPr>
            <w:ins w:id="148" w:author="Ariel White" w:date="2026-09-25T19:59:00Z" w16du:dateUtc="2026-09-25T23:59:00Z">
              <w:r w:rsidRPr="000A7CE1">
                <w:rPr>
                  <w:rFonts w:ascii="Century Gothic" w:hAnsi="Century Gothic"/>
                  <w:sz w:val="22"/>
                  <w:szCs w:val="22"/>
                </w:rPr>
                <w:t>DAST-10 Score</w:t>
              </w:r>
            </w:ins>
          </w:p>
        </w:tc>
        <w:tc>
          <w:tcPr>
            <w:tcW w:w="3982" w:type="dxa"/>
            <w:vAlign w:val="center"/>
          </w:tcPr>
          <w:p w14:paraId="5E2E3028" w14:textId="0307A580" w:rsidR="00DA05AD" w:rsidRPr="000A7CE1" w:rsidRDefault="00DA05AD" w:rsidP="00DA05AD">
            <w:pPr>
              <w:cnfStyle w:val="100000000000" w:firstRow="1" w:lastRow="0" w:firstColumn="0" w:lastColumn="0" w:oddVBand="0" w:evenVBand="0" w:oddHBand="0" w:evenHBand="0" w:firstRowFirstColumn="0" w:firstRowLastColumn="0" w:lastRowFirstColumn="0" w:lastRowLastColumn="0"/>
              <w:rPr>
                <w:ins w:id="149" w:author="Ariel White" w:date="2026-09-25T19:59:00Z" w16du:dateUtc="2026-09-25T23:59:00Z"/>
                <w:rFonts w:ascii="Century Gothic" w:hAnsi="Century Gothic"/>
                <w:sz w:val="22"/>
                <w:szCs w:val="22"/>
              </w:rPr>
            </w:pPr>
            <w:ins w:id="150" w:author="Ariel White" w:date="2026-09-25T19:59:00Z" w16du:dateUtc="2026-09-25T23:59:00Z">
              <w:r w:rsidRPr="000A7CE1">
                <w:rPr>
                  <w:rFonts w:ascii="Century Gothic" w:hAnsi="Century Gothic"/>
                  <w:sz w:val="22"/>
                  <w:szCs w:val="22"/>
                </w:rPr>
                <w:t>Provisional Diagnosis</w:t>
              </w:r>
            </w:ins>
          </w:p>
        </w:tc>
        <w:tc>
          <w:tcPr>
            <w:tcW w:w="5617" w:type="dxa"/>
            <w:vAlign w:val="center"/>
          </w:tcPr>
          <w:p w14:paraId="2CFA59AE" w14:textId="770CE9BC" w:rsidR="00DA05AD" w:rsidRPr="000A7CE1" w:rsidRDefault="00DA05AD" w:rsidP="00DA05AD">
            <w:pPr>
              <w:cnfStyle w:val="100000000000" w:firstRow="1" w:lastRow="0" w:firstColumn="0" w:lastColumn="0" w:oddVBand="0" w:evenVBand="0" w:oddHBand="0" w:evenHBand="0" w:firstRowFirstColumn="0" w:firstRowLastColumn="0" w:lastRowFirstColumn="0" w:lastRowLastColumn="0"/>
              <w:rPr>
                <w:ins w:id="151" w:author="Ariel White" w:date="2026-09-25T19:59:00Z" w16du:dateUtc="2026-09-25T23:59:00Z"/>
                <w:rFonts w:ascii="Century Gothic" w:hAnsi="Century Gothic"/>
                <w:sz w:val="22"/>
                <w:szCs w:val="22"/>
              </w:rPr>
            </w:pPr>
            <w:ins w:id="152" w:author="Ariel White" w:date="2026-09-25T19:59:00Z" w16du:dateUtc="2026-09-25T23:59:00Z">
              <w:r w:rsidRPr="000A7CE1">
                <w:rPr>
                  <w:rFonts w:ascii="Century Gothic" w:hAnsi="Century Gothic"/>
                  <w:sz w:val="22"/>
                  <w:szCs w:val="22"/>
                </w:rPr>
                <w:t>Treatment Recommendation (Patient preferences should be considered)</w:t>
              </w:r>
            </w:ins>
          </w:p>
        </w:tc>
      </w:tr>
      <w:tr w:rsidR="00DA05AD" w:rsidRPr="000A7CE1" w14:paraId="720F1857" w14:textId="77777777" w:rsidTr="00566A78">
        <w:trPr>
          <w:cnfStyle w:val="000000100000" w:firstRow="0" w:lastRow="0" w:firstColumn="0" w:lastColumn="0" w:oddVBand="0" w:evenVBand="0" w:oddHBand="1" w:evenHBand="0" w:firstRowFirstColumn="0" w:firstRowLastColumn="0" w:lastRowFirstColumn="0" w:lastRowLastColumn="0"/>
          <w:trHeight w:val="235"/>
          <w:ins w:id="153"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6" w:type="dxa"/>
            <w:vAlign w:val="center"/>
          </w:tcPr>
          <w:p w14:paraId="49300F35" w14:textId="77777777" w:rsidR="00DA05AD" w:rsidRPr="000A7CE1" w:rsidRDefault="00DA05AD" w:rsidP="00566A78">
            <w:pPr>
              <w:jc w:val="both"/>
              <w:rPr>
                <w:ins w:id="154" w:author="Ariel White" w:date="2026-09-25T19:59:00Z" w16du:dateUtc="2026-09-25T23:59:00Z"/>
                <w:rFonts w:ascii="Century Gothic" w:hAnsi="Century Gothic"/>
                <w:sz w:val="22"/>
                <w:szCs w:val="22"/>
              </w:rPr>
            </w:pPr>
            <w:ins w:id="155" w:author="Ariel White" w:date="2026-09-25T19:59:00Z" w16du:dateUtc="2026-09-25T23:59:00Z">
              <w:r w:rsidRPr="000A7CE1">
                <w:rPr>
                  <w:rFonts w:ascii="Century Gothic" w:hAnsi="Century Gothic"/>
                  <w:sz w:val="22"/>
                  <w:szCs w:val="22"/>
                </w:rPr>
                <w:t>0</w:t>
              </w:r>
            </w:ins>
          </w:p>
        </w:tc>
        <w:tc>
          <w:tcPr>
            <w:tcW w:w="3982" w:type="dxa"/>
            <w:vAlign w:val="center"/>
          </w:tcPr>
          <w:p w14:paraId="53C43C4B"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56" w:author="Ariel White" w:date="2026-09-25T19:59:00Z" w16du:dateUtc="2026-09-25T23:59:00Z"/>
                <w:rFonts w:ascii="Century Gothic" w:hAnsi="Century Gothic"/>
                <w:sz w:val="22"/>
                <w:szCs w:val="22"/>
              </w:rPr>
            </w:pPr>
            <w:ins w:id="157" w:author="Ariel White" w:date="2026-09-25T19:59:00Z" w16du:dateUtc="2026-09-25T23:59:00Z">
              <w:r w:rsidRPr="000A7CE1">
                <w:rPr>
                  <w:rFonts w:ascii="Century Gothic" w:hAnsi="Century Gothic"/>
                  <w:sz w:val="22"/>
                  <w:szCs w:val="22"/>
                </w:rPr>
                <w:t xml:space="preserve">n/a </w:t>
              </w:r>
            </w:ins>
          </w:p>
        </w:tc>
        <w:tc>
          <w:tcPr>
            <w:tcW w:w="5617" w:type="dxa"/>
            <w:vAlign w:val="center"/>
          </w:tcPr>
          <w:p w14:paraId="2A49F37F"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58" w:author="Ariel White" w:date="2026-09-25T19:59:00Z" w16du:dateUtc="2026-09-25T23:59:00Z"/>
                <w:rFonts w:ascii="Century Gothic" w:hAnsi="Century Gothic"/>
                <w:sz w:val="22"/>
                <w:szCs w:val="22"/>
              </w:rPr>
            </w:pPr>
            <w:ins w:id="159" w:author="Ariel White" w:date="2026-09-25T19:59:00Z" w16du:dateUtc="2026-09-25T23:59:00Z">
              <w:r w:rsidRPr="000A7CE1">
                <w:rPr>
                  <w:rFonts w:ascii="Century Gothic" w:hAnsi="Century Gothic"/>
                  <w:sz w:val="22"/>
                  <w:szCs w:val="22"/>
                </w:rPr>
                <w:t>n/a</w:t>
              </w:r>
            </w:ins>
          </w:p>
        </w:tc>
      </w:tr>
      <w:tr w:rsidR="00DA05AD" w:rsidRPr="000A7CE1" w14:paraId="24F694E2" w14:textId="77777777" w:rsidTr="00566A78">
        <w:trPr>
          <w:trHeight w:val="222"/>
          <w:ins w:id="160"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6" w:type="dxa"/>
            <w:vAlign w:val="center"/>
          </w:tcPr>
          <w:p w14:paraId="4825AD34" w14:textId="7D4E04E9" w:rsidR="00DA05AD" w:rsidRPr="000A7CE1" w:rsidRDefault="00DA05AD" w:rsidP="00566A78">
            <w:pPr>
              <w:jc w:val="both"/>
              <w:rPr>
                <w:ins w:id="161" w:author="Ariel White" w:date="2026-09-25T19:59:00Z" w16du:dateUtc="2026-09-25T23:59:00Z"/>
                <w:rFonts w:ascii="Century Gothic" w:hAnsi="Century Gothic"/>
                <w:sz w:val="22"/>
                <w:szCs w:val="22"/>
              </w:rPr>
            </w:pPr>
            <w:ins w:id="162" w:author="Ariel White" w:date="2026-09-25T19:59:00Z" w16du:dateUtc="2026-09-25T23:59:00Z">
              <w:r w:rsidRPr="000A7CE1">
                <w:rPr>
                  <w:rFonts w:ascii="Century Gothic" w:hAnsi="Century Gothic"/>
                  <w:sz w:val="22"/>
                  <w:szCs w:val="22"/>
                </w:rPr>
                <w:t>1-2</w:t>
              </w:r>
            </w:ins>
          </w:p>
        </w:tc>
        <w:tc>
          <w:tcPr>
            <w:tcW w:w="3982" w:type="dxa"/>
            <w:vAlign w:val="center"/>
          </w:tcPr>
          <w:p w14:paraId="6872776F" w14:textId="77777777" w:rsidR="00DA05AD" w:rsidRPr="000A7CE1" w:rsidRDefault="00DA05AD" w:rsidP="00DA05AD">
            <w:pPr>
              <w:cnfStyle w:val="000000000000" w:firstRow="0" w:lastRow="0" w:firstColumn="0" w:lastColumn="0" w:oddVBand="0" w:evenVBand="0" w:oddHBand="0" w:evenHBand="0" w:firstRowFirstColumn="0" w:firstRowLastColumn="0" w:lastRowFirstColumn="0" w:lastRowLastColumn="0"/>
              <w:rPr>
                <w:ins w:id="163" w:author="Ariel White" w:date="2026-09-25T19:59:00Z" w16du:dateUtc="2026-09-25T23:59:00Z"/>
                <w:rFonts w:ascii="Century Gothic" w:hAnsi="Century Gothic"/>
                <w:sz w:val="22"/>
                <w:szCs w:val="22"/>
              </w:rPr>
            </w:pPr>
            <w:ins w:id="164" w:author="Ariel White" w:date="2026-09-25T19:59:00Z" w16du:dateUtc="2026-09-25T23:59:00Z">
              <w:r w:rsidRPr="000A7CE1">
                <w:rPr>
                  <w:rFonts w:ascii="Century Gothic" w:hAnsi="Century Gothic"/>
                  <w:sz w:val="22"/>
                  <w:szCs w:val="22"/>
                </w:rPr>
                <w:t xml:space="preserve">Low </w:t>
              </w:r>
            </w:ins>
          </w:p>
        </w:tc>
        <w:tc>
          <w:tcPr>
            <w:tcW w:w="5617" w:type="dxa"/>
            <w:vAlign w:val="center"/>
          </w:tcPr>
          <w:p w14:paraId="0A5CCB79" w14:textId="77777777" w:rsidR="00DA05AD" w:rsidRPr="000A7CE1" w:rsidRDefault="00DA05AD" w:rsidP="00DA05AD">
            <w:pPr>
              <w:cnfStyle w:val="000000000000" w:firstRow="0" w:lastRow="0" w:firstColumn="0" w:lastColumn="0" w:oddVBand="0" w:evenVBand="0" w:oddHBand="0" w:evenHBand="0" w:firstRowFirstColumn="0" w:firstRowLastColumn="0" w:lastRowFirstColumn="0" w:lastRowLastColumn="0"/>
              <w:rPr>
                <w:ins w:id="165" w:author="Ariel White" w:date="2026-09-25T19:59:00Z" w16du:dateUtc="2026-09-25T23:59:00Z"/>
                <w:rFonts w:ascii="Century Gothic" w:hAnsi="Century Gothic"/>
                <w:sz w:val="22"/>
                <w:szCs w:val="22"/>
              </w:rPr>
            </w:pPr>
            <w:ins w:id="166" w:author="Ariel White" w:date="2026-09-25T19:59:00Z" w16du:dateUtc="2026-09-25T23:59:00Z">
              <w:r w:rsidRPr="000A7CE1">
                <w:rPr>
                  <w:rFonts w:ascii="Century Gothic" w:hAnsi="Century Gothic"/>
                  <w:sz w:val="22"/>
                  <w:szCs w:val="22"/>
                </w:rPr>
                <w:t>Brief intervention</w:t>
              </w:r>
            </w:ins>
          </w:p>
        </w:tc>
      </w:tr>
      <w:tr w:rsidR="00DA05AD" w:rsidRPr="000A7CE1" w14:paraId="14A93804" w14:textId="77777777" w:rsidTr="00566A78">
        <w:trPr>
          <w:cnfStyle w:val="000000100000" w:firstRow="0" w:lastRow="0" w:firstColumn="0" w:lastColumn="0" w:oddVBand="0" w:evenVBand="0" w:oddHBand="1" w:evenHBand="0" w:firstRowFirstColumn="0" w:firstRowLastColumn="0" w:lastRowFirstColumn="0" w:lastRowLastColumn="0"/>
          <w:trHeight w:val="647"/>
          <w:ins w:id="167"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6" w:type="dxa"/>
            <w:vAlign w:val="center"/>
          </w:tcPr>
          <w:p w14:paraId="22BA7739" w14:textId="4EF69AD5" w:rsidR="00DA05AD" w:rsidRPr="000A7CE1" w:rsidRDefault="00DA05AD" w:rsidP="00566A78">
            <w:pPr>
              <w:jc w:val="both"/>
              <w:rPr>
                <w:ins w:id="168" w:author="Ariel White" w:date="2026-09-25T19:59:00Z" w16du:dateUtc="2026-09-25T23:59:00Z"/>
                <w:rFonts w:ascii="Century Gothic" w:hAnsi="Century Gothic"/>
                <w:sz w:val="22"/>
                <w:szCs w:val="22"/>
              </w:rPr>
            </w:pPr>
            <w:ins w:id="169" w:author="Ariel White" w:date="2026-09-25T19:59:00Z" w16du:dateUtc="2026-09-25T23:59:00Z">
              <w:r w:rsidRPr="000A7CE1">
                <w:rPr>
                  <w:rFonts w:ascii="Century Gothic" w:hAnsi="Century Gothic"/>
                  <w:sz w:val="22"/>
                  <w:szCs w:val="22"/>
                </w:rPr>
                <w:t>3-5</w:t>
              </w:r>
            </w:ins>
          </w:p>
        </w:tc>
        <w:tc>
          <w:tcPr>
            <w:tcW w:w="3982" w:type="dxa"/>
            <w:vAlign w:val="center"/>
          </w:tcPr>
          <w:p w14:paraId="667C865E"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70" w:author="Ariel White" w:date="2026-09-25T19:59:00Z" w16du:dateUtc="2026-09-25T23:59:00Z"/>
                <w:rFonts w:ascii="Century Gothic" w:hAnsi="Century Gothic"/>
                <w:sz w:val="22"/>
                <w:szCs w:val="22"/>
              </w:rPr>
            </w:pPr>
            <w:ins w:id="171" w:author="Ariel White" w:date="2026-09-25T19:59:00Z" w16du:dateUtc="2026-09-25T23:59:00Z">
              <w:r w:rsidRPr="000A7CE1">
                <w:rPr>
                  <w:rFonts w:ascii="Century Gothic" w:hAnsi="Century Gothic"/>
                  <w:sz w:val="22"/>
                  <w:szCs w:val="22"/>
                </w:rPr>
                <w:t xml:space="preserve">Intermediate  </w:t>
              </w:r>
            </w:ins>
          </w:p>
          <w:p w14:paraId="523BBAFC"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72" w:author="Ariel White" w:date="2026-09-25T19:59:00Z" w16du:dateUtc="2026-09-25T23:59:00Z"/>
                <w:rFonts w:ascii="Century Gothic" w:hAnsi="Century Gothic"/>
                <w:sz w:val="22"/>
                <w:szCs w:val="22"/>
              </w:rPr>
            </w:pPr>
            <w:ins w:id="173" w:author="Ariel White" w:date="2026-09-25T19:59:00Z" w16du:dateUtc="2026-09-25T23:59:00Z">
              <w:r w:rsidRPr="000A7CE1">
                <w:rPr>
                  <w:rFonts w:ascii="Century Gothic" w:hAnsi="Century Gothic"/>
                  <w:sz w:val="22"/>
                  <w:szCs w:val="22"/>
                </w:rPr>
                <w:t>(likely meets DSM criteria)</w:t>
              </w:r>
            </w:ins>
          </w:p>
        </w:tc>
        <w:tc>
          <w:tcPr>
            <w:tcW w:w="5617" w:type="dxa"/>
            <w:vAlign w:val="center"/>
          </w:tcPr>
          <w:p w14:paraId="58813288"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74" w:author="Ariel White" w:date="2026-09-25T19:59:00Z" w16du:dateUtc="2026-09-25T23:59:00Z"/>
                <w:rFonts w:ascii="Century Gothic" w:hAnsi="Century Gothic"/>
                <w:sz w:val="22"/>
                <w:szCs w:val="22"/>
              </w:rPr>
            </w:pPr>
            <w:ins w:id="175" w:author="Ariel White" w:date="2026-09-25T19:59:00Z" w16du:dateUtc="2026-09-25T23:59:00Z">
              <w:r w:rsidRPr="000A7CE1">
                <w:rPr>
                  <w:rFonts w:ascii="Century Gothic" w:hAnsi="Century Gothic"/>
                  <w:sz w:val="22"/>
                  <w:szCs w:val="22"/>
                </w:rPr>
                <w:t xml:space="preserve">Outpatient </w:t>
              </w:r>
            </w:ins>
          </w:p>
          <w:p w14:paraId="6F7C7534"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76" w:author="Ariel White" w:date="2026-09-25T19:59:00Z" w16du:dateUtc="2026-09-25T23:59:00Z"/>
                <w:rFonts w:ascii="Century Gothic" w:hAnsi="Century Gothic"/>
                <w:sz w:val="22"/>
                <w:szCs w:val="22"/>
              </w:rPr>
            </w:pPr>
            <w:ins w:id="177" w:author="Ariel White" w:date="2026-09-25T19:59:00Z" w16du:dateUtc="2026-09-25T23:59:00Z">
              <w:r w:rsidRPr="000A7CE1">
                <w:rPr>
                  <w:rFonts w:ascii="Century Gothic" w:hAnsi="Century Gothic"/>
                  <w:sz w:val="22"/>
                  <w:szCs w:val="22"/>
                </w:rPr>
                <w:t>(Intensive)</w:t>
              </w:r>
            </w:ins>
          </w:p>
        </w:tc>
      </w:tr>
      <w:tr w:rsidR="00DA05AD" w:rsidRPr="000A7CE1" w14:paraId="7E13EF9A" w14:textId="77777777" w:rsidTr="00566A78">
        <w:trPr>
          <w:trHeight w:val="222"/>
          <w:ins w:id="178"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6" w:type="dxa"/>
            <w:vAlign w:val="center"/>
          </w:tcPr>
          <w:p w14:paraId="3AD6A920" w14:textId="52BD85AF" w:rsidR="00DA05AD" w:rsidRPr="000A7CE1" w:rsidRDefault="00DA05AD" w:rsidP="00566A78">
            <w:pPr>
              <w:jc w:val="both"/>
              <w:rPr>
                <w:ins w:id="179" w:author="Ariel White" w:date="2026-09-25T19:59:00Z" w16du:dateUtc="2026-09-25T23:59:00Z"/>
                <w:rFonts w:ascii="Century Gothic" w:hAnsi="Century Gothic"/>
                <w:sz w:val="22"/>
                <w:szCs w:val="22"/>
              </w:rPr>
            </w:pPr>
            <w:ins w:id="180" w:author="Ariel White" w:date="2026-09-25T19:59:00Z" w16du:dateUtc="2026-09-25T23:59:00Z">
              <w:r w:rsidRPr="000A7CE1">
                <w:rPr>
                  <w:rFonts w:ascii="Century Gothic" w:hAnsi="Century Gothic"/>
                  <w:sz w:val="22"/>
                  <w:szCs w:val="22"/>
                </w:rPr>
                <w:t>6-8</w:t>
              </w:r>
            </w:ins>
          </w:p>
        </w:tc>
        <w:tc>
          <w:tcPr>
            <w:tcW w:w="3982" w:type="dxa"/>
            <w:vAlign w:val="center"/>
          </w:tcPr>
          <w:p w14:paraId="582308E4" w14:textId="77777777" w:rsidR="00DA05AD" w:rsidRPr="000A7CE1" w:rsidRDefault="00DA05AD" w:rsidP="00DA05AD">
            <w:pPr>
              <w:cnfStyle w:val="000000000000" w:firstRow="0" w:lastRow="0" w:firstColumn="0" w:lastColumn="0" w:oddVBand="0" w:evenVBand="0" w:oddHBand="0" w:evenHBand="0" w:firstRowFirstColumn="0" w:firstRowLastColumn="0" w:lastRowFirstColumn="0" w:lastRowLastColumn="0"/>
              <w:rPr>
                <w:ins w:id="181" w:author="Ariel White" w:date="2026-09-25T19:59:00Z" w16du:dateUtc="2026-09-25T23:59:00Z"/>
                <w:rFonts w:ascii="Century Gothic" w:hAnsi="Century Gothic"/>
                <w:sz w:val="22"/>
                <w:szCs w:val="22"/>
              </w:rPr>
            </w:pPr>
            <w:ins w:id="182" w:author="Ariel White" w:date="2026-09-25T19:59:00Z" w16du:dateUtc="2026-09-25T23:59:00Z">
              <w:r w:rsidRPr="000A7CE1">
                <w:rPr>
                  <w:rFonts w:ascii="Century Gothic" w:hAnsi="Century Gothic"/>
                  <w:sz w:val="22"/>
                  <w:szCs w:val="22"/>
                </w:rPr>
                <w:t xml:space="preserve">Substantial </w:t>
              </w:r>
            </w:ins>
          </w:p>
        </w:tc>
        <w:tc>
          <w:tcPr>
            <w:tcW w:w="5617" w:type="dxa"/>
            <w:vAlign w:val="center"/>
          </w:tcPr>
          <w:p w14:paraId="5318EB9E" w14:textId="77777777" w:rsidR="00DA05AD" w:rsidRPr="000A7CE1" w:rsidRDefault="00DA05AD" w:rsidP="00DA05AD">
            <w:pPr>
              <w:cnfStyle w:val="000000000000" w:firstRow="0" w:lastRow="0" w:firstColumn="0" w:lastColumn="0" w:oddVBand="0" w:evenVBand="0" w:oddHBand="0" w:evenHBand="0" w:firstRowFirstColumn="0" w:firstRowLastColumn="0" w:lastRowFirstColumn="0" w:lastRowLastColumn="0"/>
              <w:rPr>
                <w:ins w:id="183" w:author="Ariel White" w:date="2026-09-25T19:59:00Z" w16du:dateUtc="2026-09-25T23:59:00Z"/>
                <w:rFonts w:ascii="Century Gothic" w:hAnsi="Century Gothic"/>
                <w:sz w:val="22"/>
                <w:szCs w:val="22"/>
              </w:rPr>
            </w:pPr>
            <w:ins w:id="184" w:author="Ariel White" w:date="2026-09-25T19:59:00Z" w16du:dateUtc="2026-09-25T23:59:00Z">
              <w:r w:rsidRPr="000A7CE1">
                <w:rPr>
                  <w:rFonts w:ascii="Century Gothic" w:hAnsi="Century Gothic"/>
                  <w:sz w:val="22"/>
                  <w:szCs w:val="22"/>
                </w:rPr>
                <w:t xml:space="preserve">Intensive </w:t>
              </w:r>
            </w:ins>
          </w:p>
        </w:tc>
      </w:tr>
      <w:tr w:rsidR="00DA05AD" w:rsidRPr="000A7CE1" w14:paraId="59256483" w14:textId="77777777" w:rsidTr="00566A78">
        <w:trPr>
          <w:cnfStyle w:val="000000100000" w:firstRow="0" w:lastRow="0" w:firstColumn="0" w:lastColumn="0" w:oddVBand="0" w:evenVBand="0" w:oddHBand="1" w:evenHBand="0" w:firstRowFirstColumn="0" w:firstRowLastColumn="0" w:lastRowFirstColumn="0" w:lastRowLastColumn="0"/>
          <w:trHeight w:val="209"/>
          <w:ins w:id="185" w:author="Ariel White" w:date="2026-09-25T19:59:00Z" w16du:dateUtc="2026-09-25T23:59:00Z"/>
        </w:trPr>
        <w:tc>
          <w:tcPr>
            <w:cnfStyle w:val="001000000000" w:firstRow="0" w:lastRow="0" w:firstColumn="1" w:lastColumn="0" w:oddVBand="0" w:evenVBand="0" w:oddHBand="0" w:evenHBand="0" w:firstRowFirstColumn="0" w:firstRowLastColumn="0" w:lastRowFirstColumn="0" w:lastRowLastColumn="0"/>
            <w:tcW w:w="1086" w:type="dxa"/>
            <w:vAlign w:val="center"/>
          </w:tcPr>
          <w:p w14:paraId="5DDBD3AA" w14:textId="4BF52E45" w:rsidR="00DA05AD" w:rsidRPr="000A7CE1" w:rsidRDefault="00DA05AD" w:rsidP="00566A78">
            <w:pPr>
              <w:jc w:val="both"/>
              <w:rPr>
                <w:ins w:id="186" w:author="Ariel White" w:date="2026-09-25T19:59:00Z" w16du:dateUtc="2026-09-25T23:59:00Z"/>
                <w:rFonts w:ascii="Century Gothic" w:hAnsi="Century Gothic"/>
                <w:sz w:val="22"/>
                <w:szCs w:val="22"/>
              </w:rPr>
            </w:pPr>
            <w:ins w:id="187" w:author="Ariel White" w:date="2026-09-25T19:59:00Z" w16du:dateUtc="2026-09-25T23:59:00Z">
              <w:r w:rsidRPr="000A7CE1">
                <w:rPr>
                  <w:rFonts w:ascii="Century Gothic" w:hAnsi="Century Gothic"/>
                  <w:sz w:val="22"/>
                  <w:szCs w:val="22"/>
                </w:rPr>
                <w:t>9-10</w:t>
              </w:r>
            </w:ins>
          </w:p>
        </w:tc>
        <w:tc>
          <w:tcPr>
            <w:tcW w:w="3982" w:type="dxa"/>
            <w:vAlign w:val="center"/>
          </w:tcPr>
          <w:p w14:paraId="5554102D"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88" w:author="Ariel White" w:date="2026-09-25T19:59:00Z" w16du:dateUtc="2026-09-25T23:59:00Z"/>
                <w:rFonts w:ascii="Century Gothic" w:hAnsi="Century Gothic"/>
                <w:sz w:val="22"/>
                <w:szCs w:val="22"/>
              </w:rPr>
            </w:pPr>
            <w:ins w:id="189" w:author="Ariel White" w:date="2026-09-25T19:59:00Z" w16du:dateUtc="2026-09-25T23:59:00Z">
              <w:r w:rsidRPr="000A7CE1">
                <w:rPr>
                  <w:rFonts w:ascii="Century Gothic" w:hAnsi="Century Gothic"/>
                  <w:sz w:val="22"/>
                  <w:szCs w:val="22"/>
                </w:rPr>
                <w:t xml:space="preserve">Severe </w:t>
              </w:r>
            </w:ins>
          </w:p>
        </w:tc>
        <w:tc>
          <w:tcPr>
            <w:tcW w:w="5617" w:type="dxa"/>
            <w:vAlign w:val="center"/>
          </w:tcPr>
          <w:p w14:paraId="14FD6C03" w14:textId="77777777" w:rsidR="00DA05AD" w:rsidRPr="000A7CE1" w:rsidRDefault="00DA05AD" w:rsidP="00DA05AD">
            <w:pPr>
              <w:cnfStyle w:val="000000100000" w:firstRow="0" w:lastRow="0" w:firstColumn="0" w:lastColumn="0" w:oddVBand="0" w:evenVBand="0" w:oddHBand="1" w:evenHBand="0" w:firstRowFirstColumn="0" w:firstRowLastColumn="0" w:lastRowFirstColumn="0" w:lastRowLastColumn="0"/>
              <w:rPr>
                <w:ins w:id="190" w:author="Ariel White" w:date="2026-09-25T19:59:00Z" w16du:dateUtc="2026-09-25T23:59:00Z"/>
                <w:rFonts w:ascii="Century Gothic" w:hAnsi="Century Gothic"/>
                <w:sz w:val="22"/>
                <w:szCs w:val="22"/>
              </w:rPr>
            </w:pPr>
            <w:ins w:id="191" w:author="Ariel White" w:date="2026-09-25T19:59:00Z" w16du:dateUtc="2026-09-25T23:59:00Z">
              <w:r w:rsidRPr="000A7CE1">
                <w:rPr>
                  <w:rFonts w:ascii="Century Gothic" w:hAnsi="Century Gothic"/>
                  <w:sz w:val="22"/>
                  <w:szCs w:val="22"/>
                </w:rPr>
                <w:t xml:space="preserve">Intensive </w:t>
              </w:r>
            </w:ins>
          </w:p>
        </w:tc>
      </w:tr>
    </w:tbl>
    <w:p w14:paraId="5EEFF57A" w14:textId="77777777" w:rsidR="00DA05AD" w:rsidRPr="000A7CE1" w:rsidRDefault="00DA05AD">
      <w:pPr>
        <w:rPr>
          <w:ins w:id="192" w:author="Ariel White" w:date="2026-09-25T19:59:00Z" w16du:dateUtc="2026-09-25T23:59:00Z"/>
          <w:rFonts w:ascii="Century Gothic" w:hAnsi="Century Gothic"/>
          <w:b/>
          <w:sz w:val="20"/>
          <w:szCs w:val="20"/>
        </w:rPr>
      </w:pPr>
    </w:p>
    <w:p w14:paraId="08E36C92" w14:textId="77777777" w:rsidR="008B1F54" w:rsidRPr="00787B25" w:rsidRDefault="0094734C">
      <w:pPr>
        <w:rPr>
          <w:del w:id="193" w:author="Ariel White" w:date="2026-09-25T19:59:00Z" w16du:dateUtc="2026-09-25T23:59:00Z"/>
          <w:b/>
          <w:i/>
          <w:color w:val="0070C0"/>
        </w:rPr>
      </w:pPr>
      <w:ins w:id="194" w:author="Ariel White" w:date="2026-09-25T19:59:00Z" w16du:dateUtc="2026-09-25T23:59:00Z">
        <w:r w:rsidRPr="000A7CE1">
          <w:rPr>
            <w:rFonts w:ascii="Century Gothic" w:hAnsi="Century Gothic"/>
          </w:rPr>
          <w:t xml:space="preserve">A 1 should be scored for each item answered “yes” </w:t>
        </w:r>
        <w:r w:rsidR="00697FFB" w:rsidRPr="000A7CE1">
          <w:rPr>
            <w:rFonts w:ascii="Century Gothic" w:hAnsi="Century Gothic"/>
          </w:rPr>
          <w:t xml:space="preserve">with the exception of </w:t>
        </w:r>
        <w:r w:rsidR="00B86C18">
          <w:rPr>
            <w:rFonts w:ascii="Century Gothic" w:hAnsi="Century Gothic"/>
          </w:rPr>
          <w:t xml:space="preserve">question </w:t>
        </w:r>
        <w:r w:rsidR="00697FFB" w:rsidRPr="000A7CE1">
          <w:rPr>
            <w:rFonts w:ascii="Century Gothic" w:hAnsi="Century Gothic"/>
          </w:rPr>
          <w:t>#</w:t>
        </w:r>
        <w:r w:rsidR="00612170">
          <w:rPr>
            <w:rFonts w:ascii="Century Gothic" w:hAnsi="Century Gothic"/>
          </w:rPr>
          <w:t>3</w:t>
        </w:r>
        <w:r w:rsidR="00697FFB" w:rsidRPr="000A7CE1">
          <w:rPr>
            <w:rFonts w:ascii="Century Gothic" w:hAnsi="Century Gothic"/>
          </w:rPr>
          <w:t xml:space="preserve"> which should be given a score of 1 for a “no” and a zero for “yes”.</w:t>
        </w:r>
      </w:ins>
      <w:del w:id="195" w:author="Ariel White" w:date="2026-09-25T19:59:00Z" w16du:dateUtc="2026-09-25T23:59:00Z">
        <w:r w:rsidR="008B1F54" w:rsidRPr="00787B25">
          <w:rPr>
            <w:b/>
            <w:i/>
            <w:color w:val="0070C0"/>
          </w:rPr>
          <w:delText>How can SART help?</w:delText>
        </w:r>
      </w:del>
    </w:p>
    <w:p w14:paraId="17C8C7AD" w14:textId="77777777" w:rsidR="008C0A59" w:rsidRPr="00787B25" w:rsidRDefault="00180FDF">
      <w:pPr>
        <w:rPr>
          <w:del w:id="196" w:author="Ariel White" w:date="2026-09-25T19:59:00Z" w16du:dateUtc="2026-09-25T23:59:00Z"/>
        </w:rPr>
      </w:pPr>
      <w:del w:id="197" w:author="Ariel White" w:date="2026-09-25T19:59:00Z" w16du:dateUtc="2026-09-25T23:59:00Z">
        <w:r w:rsidRPr="00787B25">
          <w:delText xml:space="preserve">SART’s primary concern is the </w:delText>
        </w:r>
        <w:r w:rsidRPr="00787B25">
          <w:rPr>
            <w:b/>
          </w:rPr>
          <w:delText>safety</w:delText>
        </w:r>
        <w:r w:rsidRPr="00787B25">
          <w:delText xml:space="preserve"> of the student and getting them to the right support services both on and off campus. </w:delText>
        </w:r>
      </w:del>
    </w:p>
    <w:p w14:paraId="0CA0F8E4" w14:textId="77777777" w:rsidR="00180FDF" w:rsidRPr="00787B25" w:rsidRDefault="00180FDF" w:rsidP="00180FDF">
      <w:pPr>
        <w:pStyle w:val="ListParagraph"/>
        <w:numPr>
          <w:ilvl w:val="0"/>
          <w:numId w:val="1"/>
        </w:numPr>
        <w:rPr>
          <w:del w:id="198" w:author="Ariel White" w:date="2026-09-25T19:59:00Z" w16du:dateUtc="2026-09-25T23:59:00Z"/>
        </w:rPr>
      </w:pPr>
      <w:del w:id="199" w:author="Ariel White" w:date="2026-09-25T19:59:00Z" w16du:dateUtc="2026-09-25T23:59:00Z">
        <w:r w:rsidRPr="00787B25">
          <w:delText>Transport and accompaniment to hospital for medical treatment and/or a rape kit</w:delText>
        </w:r>
      </w:del>
    </w:p>
    <w:p w14:paraId="1678E96B" w14:textId="77777777" w:rsidR="00180FDF" w:rsidRPr="00787B25" w:rsidRDefault="00180FDF" w:rsidP="00180FDF">
      <w:pPr>
        <w:pStyle w:val="ListParagraph"/>
        <w:numPr>
          <w:ilvl w:val="0"/>
          <w:numId w:val="1"/>
        </w:numPr>
        <w:rPr>
          <w:del w:id="200" w:author="Ariel White" w:date="2026-09-25T19:59:00Z" w16du:dateUtc="2026-09-25T23:59:00Z"/>
        </w:rPr>
      </w:pPr>
      <w:del w:id="201" w:author="Ariel White" w:date="2026-09-25T19:59:00Z" w16du:dateUtc="2026-09-25T23:59:00Z">
        <w:r w:rsidRPr="00787B25">
          <w:delText>Information and referral to confidential support services on campus</w:delText>
        </w:r>
      </w:del>
    </w:p>
    <w:p w14:paraId="379F7641" w14:textId="77777777" w:rsidR="00180FDF" w:rsidRPr="00787B25" w:rsidRDefault="00180FDF" w:rsidP="00180FDF">
      <w:pPr>
        <w:pStyle w:val="ListParagraph"/>
        <w:numPr>
          <w:ilvl w:val="0"/>
          <w:numId w:val="1"/>
        </w:numPr>
        <w:rPr>
          <w:del w:id="202" w:author="Ariel White" w:date="2026-09-25T19:59:00Z" w16du:dateUtc="2026-09-25T23:59:00Z"/>
        </w:rPr>
      </w:pPr>
      <w:del w:id="203" w:author="Ariel White" w:date="2026-09-25T19:59:00Z" w16du:dateUtc="2026-09-25T23:59:00Z">
        <w:r w:rsidRPr="00787B25">
          <w:delText>Information and referral of off-campus victims services, such as the Victims Resource Center</w:delText>
        </w:r>
      </w:del>
    </w:p>
    <w:p w14:paraId="7B8860EB" w14:textId="77777777" w:rsidR="00180FDF" w:rsidRPr="00787B25" w:rsidRDefault="00180FDF" w:rsidP="00180FDF">
      <w:pPr>
        <w:pStyle w:val="ListParagraph"/>
        <w:numPr>
          <w:ilvl w:val="0"/>
          <w:numId w:val="1"/>
        </w:numPr>
        <w:rPr>
          <w:del w:id="204" w:author="Ariel White" w:date="2026-09-25T19:59:00Z" w16du:dateUtc="2026-09-25T23:59:00Z"/>
        </w:rPr>
      </w:pPr>
      <w:del w:id="205" w:author="Ariel White" w:date="2026-09-25T19:59:00Z" w16du:dateUtc="2026-09-25T23:59:00Z">
        <w:r w:rsidRPr="00787B25">
          <w:delText xml:space="preserve">A listening and supportive ear </w:delText>
        </w:r>
      </w:del>
    </w:p>
    <w:p w14:paraId="39FB1840" w14:textId="77777777" w:rsidR="003207B3" w:rsidRDefault="003207B3">
      <w:pPr>
        <w:rPr>
          <w:del w:id="206" w:author="Ariel White" w:date="2026-09-25T19:59:00Z" w16du:dateUtc="2026-09-25T23:59:00Z"/>
          <w:b/>
          <w:i/>
          <w:color w:val="0070C0"/>
        </w:rPr>
      </w:pPr>
    </w:p>
    <w:p w14:paraId="70DE12E8" w14:textId="77777777" w:rsidR="008B1F54" w:rsidRPr="00787B25" w:rsidRDefault="008B1F54">
      <w:pPr>
        <w:rPr>
          <w:del w:id="207" w:author="Ariel White" w:date="2026-09-25T19:59:00Z" w16du:dateUtc="2026-09-25T23:59:00Z"/>
          <w:b/>
          <w:i/>
          <w:color w:val="0070C0"/>
        </w:rPr>
      </w:pPr>
      <w:del w:id="208" w:author="Ariel White" w:date="2026-09-25T19:59:00Z" w16du:dateUtc="2026-09-25T23:59:00Z">
        <w:r w:rsidRPr="00787B25">
          <w:rPr>
            <w:b/>
            <w:i/>
            <w:color w:val="0070C0"/>
          </w:rPr>
          <w:delText>Is the SART hotline confidential?</w:delText>
        </w:r>
      </w:del>
    </w:p>
    <w:p w14:paraId="12884F50" w14:textId="77777777" w:rsidR="00180FDF" w:rsidRPr="00787B25" w:rsidRDefault="00180FDF">
      <w:pPr>
        <w:rPr>
          <w:del w:id="209" w:author="Ariel White" w:date="2026-09-25T19:59:00Z" w16du:dateUtc="2026-09-25T23:59:00Z"/>
        </w:rPr>
      </w:pPr>
      <w:del w:id="210" w:author="Ariel White" w:date="2026-09-25T19:59:00Z" w16du:dateUtc="2026-09-25T23:59:00Z">
        <w:r w:rsidRPr="00787B25">
          <w:delText xml:space="preserve">No, the SART hotline is not confidential. SART members are mandated by law to report instances of abuse to the Dean of Students. However, SART members can make referrals and arrangements for students to speak with one of the confidential support services on campus. </w:delText>
        </w:r>
      </w:del>
    </w:p>
    <w:p w14:paraId="12575B4D" w14:textId="77777777" w:rsidR="008B1F54" w:rsidRPr="00787B25" w:rsidRDefault="008B1F54">
      <w:pPr>
        <w:rPr>
          <w:del w:id="211" w:author="Ariel White" w:date="2026-09-25T19:59:00Z" w16du:dateUtc="2026-09-25T23:59:00Z"/>
          <w:b/>
          <w:i/>
          <w:color w:val="0070C0"/>
        </w:rPr>
      </w:pPr>
      <w:del w:id="212" w:author="Ariel White" w:date="2026-09-25T19:59:00Z" w16du:dateUtc="2026-09-25T23:59:00Z">
        <w:r w:rsidRPr="00787B25">
          <w:rPr>
            <w:b/>
            <w:i/>
            <w:color w:val="0070C0"/>
          </w:rPr>
          <w:delText>How do I contact SART?</w:delText>
        </w:r>
      </w:del>
    </w:p>
    <w:p w14:paraId="3C564508" w14:textId="77777777" w:rsidR="008B1F54" w:rsidRPr="00787B25" w:rsidRDefault="00180FDF">
      <w:pPr>
        <w:rPr>
          <w:del w:id="213" w:author="Ariel White" w:date="2026-09-25T19:59:00Z" w16du:dateUtc="2026-09-25T23:59:00Z"/>
        </w:rPr>
      </w:pPr>
      <w:del w:id="214" w:author="Ariel White" w:date="2026-09-25T19:59:00Z" w16du:dateUtc="2026-09-25T23:59:00Z">
        <w:r w:rsidRPr="00787B25">
          <w:delText xml:space="preserve">You can contact SART by calling or texting </w:delText>
        </w:r>
        <w:r w:rsidRPr="00787B25">
          <w:rPr>
            <w:b/>
            <w:color w:val="FF0000"/>
          </w:rPr>
          <w:delText xml:space="preserve">570 417 8888. </w:delText>
        </w:r>
        <w:r w:rsidRPr="00787B25">
          <w:delText>The SART hotline number is available 24 hours a day while classes are in session.</w:delText>
        </w:r>
      </w:del>
    </w:p>
    <w:p w14:paraId="54A31640" w14:textId="77777777" w:rsidR="003A4266" w:rsidRPr="00787B25" w:rsidRDefault="003A4266">
      <w:pPr>
        <w:rPr>
          <w:del w:id="215" w:author="Ariel White" w:date="2026-09-25T19:59:00Z" w16du:dateUtc="2026-09-25T23:59:00Z"/>
        </w:rPr>
      </w:pPr>
    </w:p>
    <w:p w14:paraId="0F9986FF" w14:textId="77777777" w:rsidR="003A4266" w:rsidRPr="00787B25" w:rsidRDefault="00F955F9">
      <w:pPr>
        <w:rPr>
          <w:del w:id="216" w:author="Ariel White" w:date="2026-09-25T19:59:00Z" w16du:dateUtc="2026-09-25T23:59:00Z"/>
          <w:b/>
          <w:color w:val="0070C0"/>
        </w:rPr>
      </w:pPr>
      <w:del w:id="217" w:author="Ariel White" w:date="2026-09-25T19:59:00Z" w16du:dateUtc="2026-09-25T23:59:00Z">
        <w:r>
          <w:rPr>
            <w:b/>
            <w:color w:val="0070C0"/>
          </w:rPr>
          <w:delText xml:space="preserve">SART </w:delText>
        </w:r>
        <w:r w:rsidR="00647716">
          <w:rPr>
            <w:b/>
            <w:color w:val="0070C0"/>
          </w:rPr>
          <w:delText>Leadership Team</w:delText>
        </w:r>
      </w:del>
    </w:p>
    <w:p w14:paraId="0FDC8DC7" w14:textId="77777777" w:rsidR="00647716" w:rsidRDefault="00647716">
      <w:pPr>
        <w:rPr>
          <w:del w:id="218" w:author="Ariel White" w:date="2026-09-25T19:59:00Z" w16du:dateUtc="2026-09-25T23:59:00Z"/>
        </w:rPr>
      </w:pPr>
      <w:del w:id="219" w:author="Ariel White" w:date="2026-09-25T19:59:00Z" w16du:dateUtc="2026-09-25T23:59:00Z">
        <w:r>
          <w:delText xml:space="preserve">Laura Angeline, </w:delText>
        </w:r>
        <w:r>
          <w:fldChar w:fldCharType="begin"/>
        </w:r>
        <w:r>
          <w:delInstrText>HYPERLINK "mailto:langeline@misericordia.edu"</w:delInstrText>
        </w:r>
        <w:r>
          <w:fldChar w:fldCharType="separate"/>
        </w:r>
        <w:r w:rsidRPr="00123A71">
          <w:rPr>
            <w:rStyle w:val="Hyperlink"/>
          </w:rPr>
          <w:delText>langeline@misericordia.edu</w:delText>
        </w:r>
        <w:r>
          <w:fldChar w:fldCharType="end"/>
        </w:r>
        <w:r>
          <w:delText>, ext. 6178</w:delText>
        </w:r>
      </w:del>
    </w:p>
    <w:p w14:paraId="1B37B40E" w14:textId="77777777" w:rsidR="00647716" w:rsidRDefault="00647716">
      <w:pPr>
        <w:rPr>
          <w:del w:id="220" w:author="Ariel White" w:date="2026-09-25T19:59:00Z" w16du:dateUtc="2026-09-25T23:59:00Z"/>
        </w:rPr>
      </w:pPr>
      <w:del w:id="221" w:author="Ariel White" w:date="2026-09-25T19:59:00Z" w16du:dateUtc="2026-09-25T23:59:00Z">
        <w:r>
          <w:delText xml:space="preserve">Jennifer Martin, </w:delText>
        </w:r>
        <w:r>
          <w:fldChar w:fldCharType="begin"/>
        </w:r>
        <w:r>
          <w:delInstrText>HYPERLINK "mailto:jmartin@misericordia.edu"</w:delInstrText>
        </w:r>
        <w:r>
          <w:fldChar w:fldCharType="separate"/>
        </w:r>
        <w:r w:rsidRPr="00123A71">
          <w:rPr>
            <w:rStyle w:val="Hyperlink"/>
          </w:rPr>
          <w:delText>jmartin@misericordia.edu</w:delText>
        </w:r>
        <w:r>
          <w:fldChar w:fldCharType="end"/>
        </w:r>
        <w:r>
          <w:delText>, ext. 6235</w:delText>
        </w:r>
      </w:del>
    </w:p>
    <w:p w14:paraId="43034FBB" w14:textId="77777777" w:rsidR="00647716" w:rsidRDefault="00647716">
      <w:pPr>
        <w:rPr>
          <w:del w:id="222" w:author="Ariel White" w:date="2026-09-25T19:59:00Z" w16du:dateUtc="2026-09-25T23:59:00Z"/>
        </w:rPr>
      </w:pPr>
      <w:del w:id="223" w:author="Ariel White" w:date="2026-09-25T19:59:00Z" w16du:dateUtc="2026-09-25T23:59:00Z">
        <w:r>
          <w:delText xml:space="preserve">Elizabeth Pedro, </w:delText>
        </w:r>
        <w:r>
          <w:fldChar w:fldCharType="begin"/>
        </w:r>
        <w:r>
          <w:delInstrText>HYPERLINK "mailto:epedro@misericordia.edu"</w:delInstrText>
        </w:r>
        <w:r>
          <w:fldChar w:fldCharType="separate"/>
        </w:r>
        <w:r w:rsidRPr="00123A71">
          <w:rPr>
            <w:rStyle w:val="Hyperlink"/>
          </w:rPr>
          <w:delText>epedro@misericordia.edu</w:delText>
        </w:r>
        <w:r>
          <w:fldChar w:fldCharType="end"/>
        </w:r>
        <w:r>
          <w:delText>, ext. 8055</w:delText>
        </w:r>
      </w:del>
    </w:p>
    <w:p w14:paraId="7116A02F" w14:textId="77777777" w:rsidR="00907354" w:rsidRDefault="00907354" w:rsidP="00907354">
      <w:pPr>
        <w:jc w:val="center"/>
        <w:rPr>
          <w:del w:id="224" w:author="Ariel White" w:date="2026-09-25T19:59:00Z" w16du:dateUtc="2026-09-25T23:59:00Z"/>
          <w:b/>
          <w:color w:val="FF0000"/>
          <w:sz w:val="56"/>
        </w:rPr>
      </w:pPr>
    </w:p>
    <w:p w14:paraId="0C0C1075" w14:textId="77777777" w:rsidR="00907354" w:rsidRDefault="00907354" w:rsidP="00907354">
      <w:pPr>
        <w:jc w:val="center"/>
        <w:rPr>
          <w:del w:id="225" w:author="Ariel White" w:date="2026-09-25T19:59:00Z" w16du:dateUtc="2026-09-25T23:59:00Z"/>
          <w:b/>
          <w:color w:val="FF0000"/>
          <w:sz w:val="56"/>
        </w:rPr>
      </w:pPr>
      <w:del w:id="226" w:author="Ariel White" w:date="2026-09-25T19:59:00Z" w16du:dateUtc="2026-09-25T23:59:00Z">
        <w:r w:rsidRPr="00907354">
          <w:rPr>
            <w:b/>
            <w:color w:val="FF0000"/>
            <w:sz w:val="56"/>
          </w:rPr>
          <w:delText>SART HOTLINE: 570 417 8888</w:delText>
        </w:r>
      </w:del>
    </w:p>
    <w:p w14:paraId="45E002D7" w14:textId="77777777" w:rsidR="00907354" w:rsidRDefault="00907354" w:rsidP="00907354">
      <w:pPr>
        <w:jc w:val="center"/>
        <w:rPr>
          <w:del w:id="227" w:author="Ariel White" w:date="2026-09-25T19:59:00Z" w16du:dateUtc="2026-09-25T23:59:00Z"/>
          <w:b/>
          <w:color w:val="FF0000"/>
          <w:sz w:val="48"/>
        </w:rPr>
      </w:pPr>
      <w:del w:id="228" w:author="Ariel White" w:date="2026-09-25T19:59:00Z" w16du:dateUtc="2026-09-25T23:59:00Z">
        <w:r w:rsidRPr="00907354">
          <w:rPr>
            <w:b/>
            <w:color w:val="FF0000"/>
            <w:sz w:val="48"/>
          </w:rPr>
          <w:delText>24 HRS A DAY WHILE CLASSES ARE IN SESSION</w:delText>
        </w:r>
      </w:del>
    </w:p>
    <w:p w14:paraId="3DD9BDA2" w14:textId="77777777" w:rsidR="00BA749E" w:rsidRDefault="00BA749E" w:rsidP="00907354">
      <w:pPr>
        <w:jc w:val="center"/>
        <w:rPr>
          <w:del w:id="229" w:author="Ariel White" w:date="2026-09-25T19:59:00Z" w16du:dateUtc="2026-09-25T23:59:00Z"/>
          <w:b/>
          <w:color w:val="FF0000"/>
          <w:sz w:val="48"/>
        </w:rPr>
      </w:pPr>
    </w:p>
    <w:p w14:paraId="654CCD49" w14:textId="77777777" w:rsidR="00BA749E" w:rsidRDefault="00BA749E" w:rsidP="00907354">
      <w:pPr>
        <w:jc w:val="center"/>
        <w:rPr>
          <w:del w:id="230" w:author="Ariel White" w:date="2026-09-25T19:59:00Z" w16du:dateUtc="2026-09-25T23:59:00Z"/>
          <w:b/>
          <w:color w:val="FF0000"/>
          <w:sz w:val="48"/>
        </w:rPr>
      </w:pPr>
    </w:p>
    <w:p w14:paraId="4E6C56C4" w14:textId="77777777" w:rsidR="00BA749E" w:rsidRDefault="00BA749E" w:rsidP="00907354">
      <w:pPr>
        <w:jc w:val="center"/>
        <w:rPr>
          <w:del w:id="231" w:author="Ariel White" w:date="2026-09-25T19:59:00Z" w16du:dateUtc="2026-09-25T23:59:00Z"/>
          <w:b/>
          <w:color w:val="FF0000"/>
          <w:sz w:val="48"/>
        </w:rPr>
      </w:pPr>
    </w:p>
    <w:p w14:paraId="2D49709A" w14:textId="77777777" w:rsidR="00BA749E" w:rsidRDefault="00BA749E" w:rsidP="00907354">
      <w:pPr>
        <w:jc w:val="center"/>
        <w:rPr>
          <w:del w:id="232" w:author="Ariel White" w:date="2026-09-25T19:59:00Z" w16du:dateUtc="2026-09-25T23:59:00Z"/>
          <w:b/>
          <w:color w:val="FF0000"/>
          <w:sz w:val="48"/>
        </w:rPr>
      </w:pPr>
    </w:p>
    <w:p w14:paraId="75717DC9" w14:textId="77777777" w:rsidR="00BA749E" w:rsidRDefault="00BA749E" w:rsidP="00907354">
      <w:pPr>
        <w:jc w:val="center"/>
        <w:rPr>
          <w:del w:id="233" w:author="Ariel White" w:date="2026-09-25T19:59:00Z" w16du:dateUtc="2026-09-25T23:59:00Z"/>
          <w:b/>
          <w:color w:val="FF0000"/>
          <w:sz w:val="48"/>
        </w:rPr>
      </w:pPr>
    </w:p>
    <w:p w14:paraId="1DF390EA" w14:textId="77777777" w:rsidR="00BA749E" w:rsidRDefault="00BA749E" w:rsidP="00907354">
      <w:pPr>
        <w:jc w:val="center"/>
        <w:rPr>
          <w:del w:id="234" w:author="Ariel White" w:date="2026-09-25T19:59:00Z" w16du:dateUtc="2026-09-25T23:59:00Z"/>
          <w:b/>
          <w:color w:val="FF0000"/>
          <w:sz w:val="48"/>
        </w:rPr>
      </w:pPr>
    </w:p>
    <w:p w14:paraId="240B3574" w14:textId="77777777" w:rsidR="00BA749E" w:rsidRDefault="00BA749E" w:rsidP="00BA749E">
      <w:pPr>
        <w:jc w:val="right"/>
        <w:rPr>
          <w:del w:id="235" w:author="Ariel White" w:date="2026-09-25T19:59:00Z" w16du:dateUtc="2026-09-25T23:59:00Z"/>
          <w:b/>
        </w:rPr>
      </w:pPr>
    </w:p>
    <w:p w14:paraId="5D0E71D0" w14:textId="77777777" w:rsidR="00BA749E" w:rsidRPr="000A7CE1" w:rsidRDefault="00BA749E" w:rsidP="00566A78">
      <w:pPr>
        <w:pStyle w:val="Default"/>
        <w:rPr>
          <w:rFonts w:ascii="Century Gothic" w:hAnsi="Century Gothic"/>
          <w:color w:val="auto"/>
          <w:rPrChange w:id="236" w:author="Ariel White" w:date="2026-09-25T19:59:00Z" w16du:dateUtc="2026-09-25T23:59:00Z">
            <w:rPr>
              <w:sz w:val="20"/>
            </w:rPr>
          </w:rPrChange>
        </w:rPr>
        <w:pPrChange w:id="237" w:author="Ariel White" w:date="2026-09-25T19:59:00Z" w16du:dateUtc="2026-09-25T23:59:00Z">
          <w:pPr>
            <w:jc w:val="right"/>
          </w:pPr>
        </w:pPrChange>
      </w:pPr>
      <w:del w:id="238" w:author="Ariel White" w:date="2026-09-25T19:59:00Z" w16du:dateUtc="2026-09-25T23:59:00Z">
        <w:r w:rsidRPr="00BA749E">
          <w:rPr>
            <w:sz w:val="20"/>
          </w:rPr>
          <w:delText>Version 1: Aug 31</w:delText>
        </w:r>
        <w:r w:rsidRPr="00BA749E">
          <w:rPr>
            <w:sz w:val="20"/>
            <w:vertAlign w:val="superscript"/>
          </w:rPr>
          <w:delText>st</w:delText>
        </w:r>
        <w:r w:rsidRPr="00BA749E">
          <w:rPr>
            <w:sz w:val="20"/>
          </w:rPr>
          <w:delText>, 2017</w:delText>
        </w:r>
      </w:del>
    </w:p>
    <w:sectPr w:rsidR="00BA749E" w:rsidRPr="000A7CE1" w:rsidSect="002F0811">
      <w:headerReference w:type="default" r:id="rId7"/>
      <w:footerReference w:type="default" r:id="rId8"/>
      <w:pgSz w:w="12240" w:h="15840"/>
      <w:pgMar w:top="720" w:right="720" w:bottom="720" w:left="720" w:header="720" w:footer="0" w:gutter="0"/>
      <w:cols w:space="720"/>
      <w:docGrid w:linePitch="360"/>
      <w:sectPrChange w:id="240" w:author="Ariel White" w:date="2026-09-25T19:59:00Z" w16du:dateUtc="2026-09-25T23:59:00Z">
        <w:sectPr w:rsidR="00BA749E" w:rsidRPr="000A7CE1" w:rsidSect="002F0811">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8351E7" w14:textId="77777777" w:rsidR="00F95109" w:rsidRDefault="00F95109" w:rsidP="00D94696">
      <w:pPr>
        <w:pPrChange w:id="10" w:author="Ariel White" w:date="2026-09-25T19:59:00Z" w16du:dateUtc="2026-09-25T23:59:00Z">
          <w:pPr>
            <w:spacing w:after="0" w:line="240" w:lineRule="auto"/>
          </w:pPr>
        </w:pPrChange>
      </w:pPr>
      <w:r>
        <w:separator/>
      </w:r>
    </w:p>
  </w:endnote>
  <w:endnote w:type="continuationSeparator" w:id="0">
    <w:p w14:paraId="34CC93C5" w14:textId="77777777" w:rsidR="00F95109" w:rsidRDefault="00F95109" w:rsidP="00D94696">
      <w:pPr>
        <w:pPrChange w:id="11" w:author="Ariel White" w:date="2026-09-25T19:59:00Z" w16du:dateUtc="2026-09-25T23:59: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A92FA2" w14:textId="20711907" w:rsidR="002F0811" w:rsidRPr="002F0811" w:rsidRDefault="002F0811">
    <w:pPr>
      <w:pStyle w:val="Footer"/>
      <w:jc w:val="center"/>
      <w:rPr>
        <w:rFonts w:ascii="Century Gothic" w:hAnsi="Century Gothic"/>
      </w:rPr>
    </w:pPr>
    <w:ins w:id="239" w:author="Ariel White" w:date="2026-09-25T19:59:00Z" w16du:dateUtc="2026-09-25T23:59:00Z">
      <w:r w:rsidRPr="002F0811">
        <w:rPr>
          <w:rFonts w:ascii="Century Gothic" w:hAnsi="Century Gothic"/>
        </w:rPr>
        <w:fldChar w:fldCharType="begin"/>
      </w:r>
      <w:r w:rsidRPr="002F0811">
        <w:rPr>
          <w:rFonts w:ascii="Century Gothic" w:hAnsi="Century Gothic"/>
        </w:rPr>
        <w:instrText xml:space="preserve"> PAGE   \* MERGEFORMAT </w:instrText>
      </w:r>
      <w:r w:rsidRPr="002F0811">
        <w:rPr>
          <w:rFonts w:ascii="Century Gothic" w:hAnsi="Century Gothic"/>
        </w:rPr>
        <w:fldChar w:fldCharType="separate"/>
      </w:r>
      <w:r w:rsidR="00612170">
        <w:rPr>
          <w:rFonts w:ascii="Century Gothic" w:hAnsi="Century Gothic"/>
          <w:noProof/>
        </w:rPr>
        <w:t>2</w:t>
      </w:r>
      <w:r w:rsidRPr="002F0811">
        <w:rPr>
          <w:rFonts w:ascii="Century Gothic" w:hAnsi="Century Gothic"/>
          <w:noProof/>
        </w:rPr>
        <w:fldChar w:fldCharType="end"/>
      </w:r>
    </w:ins>
  </w:p>
  <w:p w14:paraId="4B50A1B0" w14:textId="77777777" w:rsidR="00E43922" w:rsidRDefault="00E43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134730" w14:textId="77777777" w:rsidR="00F95109" w:rsidRDefault="00F95109" w:rsidP="00D94696">
      <w:pPr>
        <w:pPrChange w:id="8" w:author="Ariel White" w:date="2026-09-25T19:59:00Z" w16du:dateUtc="2026-09-25T23:59:00Z">
          <w:pPr>
            <w:spacing w:after="0" w:line="240" w:lineRule="auto"/>
          </w:pPr>
        </w:pPrChange>
      </w:pPr>
      <w:r>
        <w:separator/>
      </w:r>
    </w:p>
  </w:footnote>
  <w:footnote w:type="continuationSeparator" w:id="0">
    <w:p w14:paraId="60F47CFA" w14:textId="77777777" w:rsidR="00F95109" w:rsidRDefault="00F95109" w:rsidP="00D94696">
      <w:pPr>
        <w:pPrChange w:id="9" w:author="Ariel White" w:date="2026-09-25T19:59:00Z" w16du:dateUtc="2026-09-25T23:59: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D998F" w14:textId="77777777" w:rsidR="00E43922" w:rsidRDefault="00E43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C5CBD"/>
    <w:multiLevelType w:val="hybridMultilevel"/>
    <w:tmpl w:val="E982B520"/>
    <w:lvl w:ilvl="0" w:tplc="638EB2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F095A4A"/>
    <w:multiLevelType w:val="hybridMultilevel"/>
    <w:tmpl w:val="2892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693933">
    <w:abstractNumId w:val="1"/>
  </w:num>
  <w:num w:numId="2" w16cid:durableId="7453726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F54"/>
    <w:rsid w:val="00066843"/>
    <w:rsid w:val="00066EE0"/>
    <w:rsid w:val="0008080F"/>
    <w:rsid w:val="000A7CE1"/>
    <w:rsid w:val="000C27DA"/>
    <w:rsid w:val="000E2DD2"/>
    <w:rsid w:val="00141AD2"/>
    <w:rsid w:val="0017372E"/>
    <w:rsid w:val="00180FDF"/>
    <w:rsid w:val="001843D6"/>
    <w:rsid w:val="001E01E7"/>
    <w:rsid w:val="001E34F8"/>
    <w:rsid w:val="001E6140"/>
    <w:rsid w:val="002A736B"/>
    <w:rsid w:val="002B28D5"/>
    <w:rsid w:val="002C6590"/>
    <w:rsid w:val="002E3981"/>
    <w:rsid w:val="002F0811"/>
    <w:rsid w:val="003207B3"/>
    <w:rsid w:val="00326D2A"/>
    <w:rsid w:val="00357070"/>
    <w:rsid w:val="00382B7D"/>
    <w:rsid w:val="003A4266"/>
    <w:rsid w:val="003D6543"/>
    <w:rsid w:val="004E1AF1"/>
    <w:rsid w:val="00556670"/>
    <w:rsid w:val="00562842"/>
    <w:rsid w:val="00566A78"/>
    <w:rsid w:val="005D75C5"/>
    <w:rsid w:val="005E33BB"/>
    <w:rsid w:val="00612170"/>
    <w:rsid w:val="00647716"/>
    <w:rsid w:val="00694396"/>
    <w:rsid w:val="00697FFB"/>
    <w:rsid w:val="006B1627"/>
    <w:rsid w:val="006F4136"/>
    <w:rsid w:val="007424BB"/>
    <w:rsid w:val="00754430"/>
    <w:rsid w:val="00787B25"/>
    <w:rsid w:val="007919CE"/>
    <w:rsid w:val="00796A30"/>
    <w:rsid w:val="007E2F93"/>
    <w:rsid w:val="008B1F54"/>
    <w:rsid w:val="008C0A59"/>
    <w:rsid w:val="00907354"/>
    <w:rsid w:val="0094734C"/>
    <w:rsid w:val="00987494"/>
    <w:rsid w:val="00992DA3"/>
    <w:rsid w:val="00A25FD0"/>
    <w:rsid w:val="00A5093E"/>
    <w:rsid w:val="00B6323C"/>
    <w:rsid w:val="00B81B0F"/>
    <w:rsid w:val="00B86C18"/>
    <w:rsid w:val="00B92257"/>
    <w:rsid w:val="00BA749E"/>
    <w:rsid w:val="00C17109"/>
    <w:rsid w:val="00C67803"/>
    <w:rsid w:val="00CF5E70"/>
    <w:rsid w:val="00CF72A1"/>
    <w:rsid w:val="00CF72F2"/>
    <w:rsid w:val="00D132F9"/>
    <w:rsid w:val="00D94696"/>
    <w:rsid w:val="00DA05AD"/>
    <w:rsid w:val="00E422B0"/>
    <w:rsid w:val="00E428E8"/>
    <w:rsid w:val="00E43922"/>
    <w:rsid w:val="00E76B97"/>
    <w:rsid w:val="00EA6030"/>
    <w:rsid w:val="00ED3D92"/>
    <w:rsid w:val="00F41C5B"/>
    <w:rsid w:val="00F64668"/>
    <w:rsid w:val="00F95109"/>
    <w:rsid w:val="00F95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0B831B-B517-48DE-94B2-F186551F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136"/>
    <w:pPr>
      <w:spacing w:after="0" w:line="240" w:lineRule="auto"/>
      <w:pPrChange w:id="0" w:author="Ariel White" w:date="2026-09-25T19:59:00Z">
        <w:pPr>
          <w:spacing w:after="160" w:line="259" w:lineRule="auto"/>
        </w:pPr>
      </w:pPrChange>
    </w:pPr>
    <w:rPr>
      <w:rFonts w:ascii="Times New Roman" w:eastAsia="Times New Roman" w:hAnsi="Times New Roman" w:cs="Times New Roman"/>
      <w:sz w:val="24"/>
      <w:szCs w:val="24"/>
      <w:rPrChange w:id="0" w:author="Ariel White" w:date="2026-09-25T19:59:00Z">
        <w:rPr>
          <w:rFonts w:asciiTheme="minorHAnsi" w:eastAsiaTheme="minorHAnsi" w:hAnsiTheme="minorHAnsi" w:cstheme="minorBidi"/>
          <w:sz w:val="22"/>
          <w:szCs w:val="22"/>
          <w:lang w:val="en-US" w:eastAsia="en-US" w:bidi="ar-SA"/>
        </w:rPr>
      </w:rPrChange>
    </w:rPr>
  </w:style>
  <w:style w:type="paragraph" w:styleId="Heading1">
    <w:name w:val="heading 1"/>
    <w:aliases w:val="Services Heading 1"/>
    <w:basedOn w:val="Normal"/>
    <w:next w:val="Normal"/>
    <w:link w:val="Heading1Char"/>
    <w:qFormat/>
    <w:rsid w:val="002B28D5"/>
    <w:pPr>
      <w:keepNext/>
      <w:outlineLvl w:val="0"/>
      <w:pPrChange w:id="1" w:author="Ariel White" w:date="2026-09-25T19:59:00Z">
        <w:pPr>
          <w:keepNext/>
          <w:outlineLvl w:val="0"/>
        </w:pPr>
      </w:pPrChange>
    </w:pPr>
    <w:rPr>
      <w:b/>
      <w:rPrChange w:id="1" w:author="Ariel White" w:date="2026-09-25T19:59:00Z">
        <w:rPr>
          <w:b/>
          <w:sz w:val="24"/>
          <w:szCs w:val="24"/>
          <w:lang w:val="en-US" w:eastAsia="en-US" w:bidi="ar-SA"/>
        </w:rPr>
      </w:rPrChange>
    </w:rPr>
  </w:style>
  <w:style w:type="paragraph" w:styleId="Heading2">
    <w:name w:val="heading 2"/>
    <w:aliases w:val="Services Heading 2"/>
    <w:basedOn w:val="Normal"/>
    <w:next w:val="Normal"/>
    <w:link w:val="Heading2Char"/>
    <w:qFormat/>
    <w:rsid w:val="00F41C5B"/>
    <w:pPr>
      <w:keepNext/>
      <w:framePr w:w="9360" w:wrap="around" w:vAnchor="text" w:hAnchor="text" w:y="1"/>
      <w:shd w:val="clear" w:color="auto" w:fill="BDD6EE"/>
      <w:outlineLvl w:val="1"/>
      <w:pPrChange w:id="2" w:author="Ariel White" w:date="2026-09-25T19:59:00Z">
        <w:pPr>
          <w:keepNext/>
          <w:framePr w:w="9360" w:wrap="around" w:vAnchor="text" w:hAnchor="text" w:y="1"/>
          <w:shd w:val="clear" w:color="auto" w:fill="BDD6EE"/>
          <w:outlineLvl w:val="1"/>
        </w:pPr>
      </w:pPrChange>
    </w:pPr>
    <w:rPr>
      <w:rFonts w:cs="Arial"/>
      <w:bCs/>
      <w:i/>
      <w:sz w:val="28"/>
      <w:szCs w:val="28"/>
      <w:rPrChange w:id="2" w:author="Ariel White" w:date="2026-09-25T19:59:00Z">
        <w:rPr>
          <w:rFonts w:cs="Arial"/>
          <w:bCs/>
          <w:i/>
          <w:sz w:val="28"/>
          <w:szCs w:val="2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0FDF"/>
    <w:pPr>
      <w:ind w:left="720"/>
      <w:contextualSpacing/>
    </w:pPr>
  </w:style>
  <w:style w:type="paragraph" w:styleId="BalloonText">
    <w:name w:val="Balloon Text"/>
    <w:basedOn w:val="Normal"/>
    <w:link w:val="BalloonTextChar"/>
    <w:uiPriority w:val="99"/>
    <w:semiHidden/>
    <w:unhideWhenUsed/>
    <w:rsid w:val="00066EE0"/>
    <w:pPr>
      <w:pPrChange w:id="3" w:author="Ariel White" w:date="2026-09-25T19:59:00Z">
        <w:pPr/>
      </w:pPrChange>
    </w:pPr>
    <w:rPr>
      <w:rFonts w:ascii="Segoe UI" w:hAnsi="Segoe UI" w:cs="Segoe UI"/>
      <w:sz w:val="18"/>
      <w:szCs w:val="18"/>
      <w:rPrChange w:id="3" w:author="Ariel White" w:date="2026-09-25T19:59:00Z">
        <w:rPr>
          <w:rFonts w:ascii="Segoe U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3A4266"/>
    <w:rPr>
      <w:rFonts w:ascii="Segoe UI" w:eastAsia="Times New Roman" w:hAnsi="Segoe UI" w:cs="Segoe UI"/>
      <w:sz w:val="18"/>
      <w:szCs w:val="18"/>
    </w:rPr>
  </w:style>
  <w:style w:type="character" w:styleId="Hyperlink">
    <w:name w:val="Hyperlink"/>
    <w:basedOn w:val="DefaultParagraphFont"/>
    <w:uiPriority w:val="99"/>
    <w:unhideWhenUsed/>
    <w:rsid w:val="00987494"/>
    <w:rPr>
      <w:color w:val="0000FF"/>
      <w:u w:val="single"/>
      <w:rPrChange w:id="4" w:author="Ariel White" w:date="2026-09-25T19:59:00Z">
        <w:rPr>
          <w:color w:val="0563C1" w:themeColor="hyperlink"/>
          <w:u w:val="single"/>
        </w:rPr>
      </w:rPrChange>
    </w:rPr>
  </w:style>
  <w:style w:type="character" w:customStyle="1" w:styleId="Heading1Char">
    <w:name w:val="Heading 1 Char"/>
    <w:aliases w:val="Services Heading 1 Char"/>
    <w:basedOn w:val="DefaultParagraphFont"/>
    <w:link w:val="Heading1"/>
    <w:rsid w:val="00E43922"/>
    <w:rPr>
      <w:rFonts w:ascii="Times New Roman" w:eastAsia="Times New Roman" w:hAnsi="Times New Roman" w:cs="Times New Roman"/>
      <w:b/>
      <w:sz w:val="24"/>
      <w:szCs w:val="24"/>
    </w:rPr>
  </w:style>
  <w:style w:type="character" w:customStyle="1" w:styleId="Heading2Char">
    <w:name w:val="Heading 2 Char"/>
    <w:aliases w:val="Services Heading 2 Char"/>
    <w:basedOn w:val="DefaultParagraphFont"/>
    <w:link w:val="Heading2"/>
    <w:rsid w:val="00E43922"/>
    <w:rPr>
      <w:rFonts w:ascii="Times New Roman" w:eastAsia="Times New Roman" w:hAnsi="Times New Roman" w:cs="Arial"/>
      <w:bCs/>
      <w:i/>
      <w:sz w:val="28"/>
      <w:szCs w:val="28"/>
      <w:shd w:val="clear" w:color="auto" w:fill="BDD6EE"/>
    </w:rPr>
  </w:style>
  <w:style w:type="paragraph" w:customStyle="1" w:styleId="Default">
    <w:name w:val="Default"/>
    <w:rsid w:val="00E4392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D94696"/>
    <w:pPr>
      <w:tabs>
        <w:tab w:val="center" w:pos="4680"/>
        <w:tab w:val="right" w:pos="9360"/>
      </w:tabs>
      <w:pPrChange w:id="5" w:author="Ariel White" w:date="2026-09-25T19:59:00Z">
        <w:pPr>
          <w:tabs>
            <w:tab w:val="center" w:pos="4680"/>
            <w:tab w:val="right" w:pos="9360"/>
          </w:tabs>
        </w:pPr>
      </w:pPrChange>
    </w:pPr>
    <w:rPr>
      <w:rPrChange w:id="5" w:author="Ariel White" w:date="2026-09-25T19:59:00Z">
        <w:rPr>
          <w:sz w:val="24"/>
          <w:szCs w:val="24"/>
          <w:lang w:val="en-US" w:eastAsia="en-US" w:bidi="ar-SA"/>
        </w:rPr>
      </w:rPrChange>
    </w:rPr>
  </w:style>
  <w:style w:type="character" w:customStyle="1" w:styleId="HeaderChar">
    <w:name w:val="Header Char"/>
    <w:basedOn w:val="DefaultParagraphFont"/>
    <w:link w:val="Header"/>
    <w:uiPriority w:val="99"/>
    <w:rsid w:val="00E4392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94696"/>
    <w:pPr>
      <w:tabs>
        <w:tab w:val="center" w:pos="4680"/>
        <w:tab w:val="right" w:pos="9360"/>
      </w:tabs>
      <w:pPrChange w:id="6" w:author="Ariel White" w:date="2026-09-25T19:59:00Z">
        <w:pPr>
          <w:tabs>
            <w:tab w:val="center" w:pos="4680"/>
            <w:tab w:val="right" w:pos="9360"/>
          </w:tabs>
        </w:pPr>
      </w:pPrChange>
    </w:pPr>
    <w:rPr>
      <w:rPrChange w:id="6" w:author="Ariel White" w:date="2026-09-25T19:59:00Z">
        <w:rPr>
          <w:sz w:val="24"/>
          <w:szCs w:val="24"/>
          <w:lang w:val="en-US" w:eastAsia="en-US" w:bidi="ar-SA"/>
        </w:rPr>
      </w:rPrChange>
    </w:rPr>
  </w:style>
  <w:style w:type="character" w:customStyle="1" w:styleId="FooterChar">
    <w:name w:val="Footer Char"/>
    <w:basedOn w:val="DefaultParagraphFont"/>
    <w:link w:val="Footer"/>
    <w:uiPriority w:val="99"/>
    <w:rsid w:val="00E43922"/>
    <w:rPr>
      <w:rFonts w:ascii="Times New Roman" w:eastAsia="Times New Roman" w:hAnsi="Times New Roman" w:cs="Times New Roman"/>
      <w:sz w:val="24"/>
      <w:szCs w:val="24"/>
    </w:rPr>
  </w:style>
  <w:style w:type="paragraph" w:styleId="NormalWeb">
    <w:name w:val="Normal (Web)"/>
    <w:basedOn w:val="Normal"/>
    <w:uiPriority w:val="99"/>
    <w:unhideWhenUsed/>
    <w:rsid w:val="00987494"/>
    <w:pPr>
      <w:pPrChange w:id="7" w:author="Ariel White" w:date="2026-09-25T19:59:00Z">
        <w:pPr/>
      </w:pPrChange>
    </w:pPr>
    <w:rPr>
      <w:rFonts w:ascii="Calibri" w:eastAsiaTheme="minorHAnsi" w:hAnsi="Calibri" w:cs="Calibri"/>
      <w:sz w:val="22"/>
      <w:szCs w:val="22"/>
      <w:rPrChange w:id="7" w:author="Ariel White" w:date="2026-09-25T19:59:00Z">
        <w:rPr>
          <w:rFonts w:ascii="Calibri" w:hAnsi="Calibri" w:cs="Calibri"/>
          <w:sz w:val="24"/>
          <w:szCs w:val="24"/>
          <w:lang w:val="en-US" w:eastAsia="en-US" w:bidi="ar-SA"/>
        </w:rPr>
      </w:rPrChange>
    </w:rPr>
  </w:style>
  <w:style w:type="character" w:customStyle="1" w:styleId="UnresolvedMention1">
    <w:name w:val="Unresolved Mention1"/>
    <w:basedOn w:val="DefaultParagraphFont"/>
    <w:uiPriority w:val="99"/>
    <w:semiHidden/>
    <w:unhideWhenUsed/>
    <w:rsid w:val="00E43922"/>
    <w:rPr>
      <w:color w:val="808080"/>
      <w:shd w:val="clear" w:color="auto" w:fill="E6E6E6"/>
    </w:rPr>
  </w:style>
  <w:style w:type="table" w:styleId="TableGrid">
    <w:name w:val="Table Grid"/>
    <w:basedOn w:val="TableNormal"/>
    <w:uiPriority w:val="59"/>
    <w:rsid w:val="00E43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43922"/>
    <w:rPr>
      <w:color w:val="954F72" w:themeColor="followedHyperlink"/>
      <w:u w:val="single"/>
    </w:rPr>
  </w:style>
  <w:style w:type="paragraph" w:styleId="NoSpacing">
    <w:name w:val="No Spacing"/>
    <w:uiPriority w:val="1"/>
    <w:qFormat/>
    <w:rsid w:val="00E43922"/>
    <w:pPr>
      <w:spacing w:after="0" w:line="240" w:lineRule="auto"/>
    </w:pPr>
    <w:rPr>
      <w:rFonts w:ascii="Times New Roman" w:eastAsia="Times New Roman" w:hAnsi="Times New Roman" w:cs="Times New Roman"/>
      <w:sz w:val="24"/>
      <w:szCs w:val="24"/>
    </w:rPr>
  </w:style>
  <w:style w:type="table" w:styleId="GridTable2-Accent1">
    <w:name w:val="Grid Table 2 Accent 1"/>
    <w:basedOn w:val="TableNormal"/>
    <w:uiPriority w:val="47"/>
    <w:rsid w:val="00E43922"/>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3517380">
      <w:bodyDiv w:val="1"/>
      <w:marLeft w:val="0"/>
      <w:marRight w:val="0"/>
      <w:marTop w:val="0"/>
      <w:marBottom w:val="0"/>
      <w:divBdr>
        <w:top w:val="none" w:sz="0" w:space="0" w:color="auto"/>
        <w:left w:val="none" w:sz="0" w:space="0" w:color="auto"/>
        <w:bottom w:val="none" w:sz="0" w:space="0" w:color="auto"/>
        <w:right w:val="none" w:sz="0" w:space="0" w:color="auto"/>
      </w:divBdr>
    </w:div>
    <w:div w:id="1991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Keller</dc:creator>
  <cp:keywords/>
  <dc:description/>
  <cp:lastModifiedBy>Arthur Souza Rodrigues</cp:lastModifiedBy>
  <cp:revision>1</cp:revision>
  <cp:lastPrinted>2017-08-31T13:55:00Z</cp:lastPrinted>
  <dcterms:created xsi:type="dcterms:W3CDTF">2017-08-31T12:50:00Z</dcterms:created>
  <dcterms:modified xsi:type="dcterms:W3CDTF">2026-09-25T23:59:00Z</dcterms:modified>
</cp:coreProperties>
</file>