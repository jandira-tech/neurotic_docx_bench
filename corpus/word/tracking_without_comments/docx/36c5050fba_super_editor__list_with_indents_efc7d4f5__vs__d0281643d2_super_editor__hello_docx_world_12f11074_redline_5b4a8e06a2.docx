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1254" w14:textId="5E0ACA26" w:rsidR="008F2440" w:rsidRPr="008F2440" w:rsidRDefault="002F4614" w:rsidP="008F2440">
      <w:pPr>
        <w:rPr>
          <w:del w:id="9" w:author="Nick Bernal" w:date="2026-08-04T06:07:00Z" w16du:dateUtc="2026-08-04T10:07:00Z"/>
          <w:rFonts w:cs="Arial"/>
        </w:rPr>
      </w:pPr>
      <w:ins w:id="10" w:author="Nick Bernal" w:date="2026-08-04T06:07:00Z" w16du:dateUtc="2026-08-04T10:07:00Z">
        <w:r>
          <w:t>Hello docx world</w:t>
        </w:r>
      </w:ins>
      <w:del w:id="11" w:author="Nick Bernal" w:date="2026-08-04T06:07:00Z" w16du:dateUtc="2026-08-04T10:07:00Z">
        <w:r w:rsidR="008F2440"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="008F2440" w:rsidRPr="008F2440">
          <w:rPr>
            <w:rFonts w:eastAsia="Arial" w:cs="Arial"/>
          </w:rPr>
          <w:delText>, except as follows:</w:delText>
        </w:r>
      </w:del>
    </w:p>
    <w:p w14:paraId="1E07DA70" w14:textId="77777777" w:rsidR="008F2440" w:rsidRPr="008F2440" w:rsidRDefault="008F2440" w:rsidP="008F2440">
      <w:pPr>
        <w:rPr>
          <w:del w:id="12" w:author="Nick Bernal" w:date="2026-08-04T06:07:00Z" w16du:dateUtc="2026-08-04T10:07:00Z"/>
          <w:rFonts w:eastAsia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13" w:author="Nick Bernal" w:date="2026-08-04T06:07:00Z" w16du:dateUtc="2026-08-04T10:07:00Z"/>
          <w:rFonts w:cs="Arial"/>
        </w:rPr>
      </w:pPr>
      <w:del w:id="14" w:author="Nick Bernal" w:date="2026-08-04T06:07:00Z" w16du:dateUtc="2026-08-04T10:07:00Z">
        <w:r w:rsidRPr="008F2440">
          <w:rPr>
            <w:rFonts w:eastAsia="Arial" w:cs="Arial"/>
            <w:color w:val="000000"/>
          </w:rPr>
          <w:delText xml:space="preserve">The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>.</w:delText>
        </w:r>
      </w:del>
    </w:p>
    <w:p w14:paraId="5DA617E6" w14:textId="58B44C14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15" w:author="Nick Bernal" w:date="2026-08-04T06:07:00Z" w16du:dateUtc="2026-08-04T10:07:00Z"/>
          <w:rFonts w:cs="Arial"/>
        </w:rPr>
      </w:pPr>
      <w:del w:id="16" w:author="Nick Bernal" w:date="2026-08-04T06:07:00Z" w16du:dateUtc="2026-08-04T10:07:00Z">
        <w:r w:rsidRPr="008F2440">
          <w:rPr>
            <w:rFonts w:eastAsia="Arial" w:cs="Arial"/>
            <w:color w:val="000000"/>
          </w:rPr>
          <w:delText xml:space="preserve">If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 xml:space="preserve">.  </w:delText>
        </w:r>
      </w:del>
    </w:p>
    <w:p w14:paraId="5C0FD7C7" w14:textId="395EEE6D" w:rsidR="00D24516" w:rsidRPr="00884DB5" w:rsidRDefault="008F2440">
      <w:pPr>
        <w:pPrChange w:id="17" w:author="Nick Bernal" w:date="2026-08-04T06:07:00Z" w16du:dateUtc="2026-08-04T10:07:00Z">
          <w:pPr>
            <w:numPr>
              <w:numId w:val="1"/>
            </w:numPr>
            <w:spacing w:after="240"/>
            <w:ind w:left="540" w:hanging="270"/>
            <w:jc w:val="both"/>
          </w:pPr>
        </w:pPrChange>
      </w:pPr>
      <w:del w:id="18" w:author="Nick Bernal" w:date="2026-08-04T06:07:00Z" w16du:dateUtc="2026-08-04T10:07:00Z">
        <w:r w:rsidRPr="008F2440">
          <w:rPr>
            <w:rFonts w:eastAsia="Arial" w:cs="Arial"/>
            <w:color w:val="000000"/>
          </w:rPr>
          <w:delText xml:space="preserve">Unless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 xml:space="preserve">. </w:delText>
        </w:r>
      </w:del>
    </w:p>
    <w:sectPr w:rsidR="00D24516" w:rsidRPr="00884DB5">
      <w:pgSz w:w="12240" w:h="15840"/>
      <w:pgMar w:top="1440" w:right="1440" w:bottom="1440" w:left="1440" w:header="720" w:footer="720" w:gutter="0"/>
      <w:cols w:space="720"/>
      <w:docGrid w:linePitch="360"/>
      <w:sectPrChange w:id="19" w:author="Nick Bernal" w:date="2026-08-04T06:07:00Z" w16du:dateUtc="2026-08-04T10:07:00Z">
        <w:sectPr w:rsidR="00D24516" w:rsidRPr="00884DB5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840032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0"/>
    <w:rsid w:val="00217B8C"/>
    <w:rsid w:val="002F4614"/>
    <w:rsid w:val="00360F1B"/>
    <w:rsid w:val="003A1882"/>
    <w:rsid w:val="003C1D14"/>
    <w:rsid w:val="003C58BC"/>
    <w:rsid w:val="00635D55"/>
    <w:rsid w:val="00701A51"/>
    <w:rsid w:val="0086697F"/>
    <w:rsid w:val="00884DB5"/>
    <w:rsid w:val="008F2440"/>
    <w:rsid w:val="00931F1A"/>
    <w:rsid w:val="009F58C9"/>
    <w:rsid w:val="00A16521"/>
    <w:rsid w:val="00B41974"/>
    <w:rsid w:val="00D2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531A"/>
  <w15:chartTrackingRefBased/>
  <w15:docId w15:val="{A400A132-6132-CF43-9F99-4B5EBEEE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8-04T06:07:00Z">
        <w:pPr/>
      </w:pPrChange>
    </w:pPr>
    <w:rPr>
      <w:rFonts w:ascii="Arial" w:hAnsi="Arial" w:cs="Times New Roman (Body CS)"/>
      <w:lang w:val="en-US"/>
      <w:rPrChange w:id="0" w:author="Nick Bernal" w:date="2026-08-04T06:07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F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14"/>
    <w:pPr>
      <w:keepNext/>
      <w:keepLines/>
      <w:spacing w:before="160" w:after="80"/>
      <w:outlineLvl w:val="2"/>
      <w:pPrChange w:id="1" w:author="Nick Bernal" w:date="2026-08-04T06:07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1" w:author="Nick Bernal" w:date="2026-08-04T06:07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14"/>
    <w:pPr>
      <w:keepNext/>
      <w:keepLines/>
      <w:spacing w:before="80" w:after="40"/>
      <w:outlineLvl w:val="3"/>
      <w:pPrChange w:id="2" w:author="Nick Bernal" w:date="2026-08-04T06:07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2" w:author="Nick Bernal" w:date="2026-08-04T06:07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14"/>
    <w:pPr>
      <w:keepNext/>
      <w:keepLines/>
      <w:spacing w:before="80" w:after="40"/>
      <w:outlineLvl w:val="4"/>
      <w:pPrChange w:id="3" w:author="Nick Bernal" w:date="2026-08-04T06:07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3" w:author="Nick Bernal" w:date="2026-08-04T06:07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14"/>
    <w:pPr>
      <w:keepNext/>
      <w:keepLines/>
      <w:spacing w:before="40"/>
      <w:outlineLvl w:val="5"/>
      <w:pPrChange w:id="4" w:author="Nick Bernal" w:date="2026-08-04T06:07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4" w:author="Nick Bernal" w:date="2026-08-04T06:07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14"/>
    <w:pPr>
      <w:keepNext/>
      <w:keepLines/>
      <w:spacing w:before="40"/>
      <w:outlineLvl w:val="6"/>
      <w:pPrChange w:id="5" w:author="Nick Bernal" w:date="2026-08-04T06:07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5" w:author="Nick Bernal" w:date="2026-08-04T06:07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14"/>
    <w:pPr>
      <w:keepNext/>
      <w:keepLines/>
      <w:outlineLvl w:val="7"/>
      <w:pPrChange w:id="6" w:author="Nick Bernal" w:date="2026-08-04T06:07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6" w:author="Nick Bernal" w:date="2026-08-04T06:07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14"/>
    <w:pPr>
      <w:keepNext/>
      <w:keepLines/>
      <w:outlineLvl w:val="8"/>
      <w:pPrChange w:id="7" w:author="Nick Bernal" w:date="2026-08-04T06:07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7" w:author="Nick Bernal" w:date="2026-08-04T06:07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F2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14"/>
    <w:pPr>
      <w:numPr>
        <w:ilvl w:val="1"/>
      </w:numPr>
      <w:spacing w:after="160"/>
      <w:pPrChange w:id="8" w:author="Nick Bernal" w:date="2026-08-04T06:0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Nick Bernal" w:date="2026-08-04T06:07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F24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2025-04-10T17:55:00Z</dcterms:created>
  <dcterms:modified xsi:type="dcterms:W3CDTF">2026-08-04T10:07:00Z</dcterms:modified>
</cp:coreProperties>
</file>