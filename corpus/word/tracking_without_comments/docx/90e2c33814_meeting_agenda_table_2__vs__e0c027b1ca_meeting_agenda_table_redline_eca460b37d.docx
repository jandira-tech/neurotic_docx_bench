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87D33B" w14:textId="77777777" w:rsidR="00366E3B" w:rsidRDefault="00E0611E">
      <w:r>
        <w:t>Meeting Agenda</w:t>
      </w:r>
    </w:p>
    <w:p w14:paraId="70BF5918" w14:textId="77777777" w:rsidR="00366E3B" w:rsidRDefault="00366E3B"/>
    <w:p w14:paraId="77C9E5AD" w14:textId="77777777" w:rsidR="00366E3B" w:rsidRDefault="00366E3B">
      <w:pPr>
        <w:rPr>
          <w:del w:id="0" w:author="Author" w:date="2026-06-29T11:12:00Z" w16du:dateUtc="2026-06-29T15:12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66E3B" w14:paraId="16DFAFE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D16B6" w14:textId="77777777" w:rsidR="00366E3B" w:rsidRDefault="00E0611E">
            <w:r>
              <w:t>Time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CF725" w14:textId="77777777" w:rsidR="00366E3B" w:rsidRDefault="00E0611E">
            <w:r>
              <w:t>Topic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214AB" w14:textId="77777777" w:rsidR="00366E3B" w:rsidRDefault="00E0611E">
            <w:r>
              <w:t>Presenter</w:t>
            </w:r>
          </w:p>
        </w:tc>
      </w:tr>
      <w:tr w:rsidR="00366E3B" w14:paraId="3E0E352A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AF05B" w14:textId="77777777" w:rsidR="00366E3B" w:rsidRDefault="00E0611E">
            <w:r>
              <w:t>9:00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38D95" w14:textId="77777777" w:rsidR="00366E3B" w:rsidRDefault="00E0611E">
            <w:r>
              <w:t>Q1 Review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B3B49" w14:textId="77777777" w:rsidR="00366E3B" w:rsidRDefault="00E0611E">
            <w:r>
              <w:t>CEO</w:t>
            </w:r>
          </w:p>
        </w:tc>
      </w:tr>
      <w:tr w:rsidR="00366E3B" w14:paraId="09560A2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A5756" w14:textId="77777777" w:rsidR="00366E3B" w:rsidRDefault="00E0611E">
            <w:r>
              <w:t>10:</w:t>
            </w:r>
            <w:ins w:id="1" w:author="Author" w:date="2026-06-29T11:12:00Z" w16du:dateUtc="2026-06-29T15:12:00Z">
              <w:r>
                <w:t>00</w:t>
              </w:r>
            </w:ins>
            <w:del w:id="2" w:author="Author" w:date="2026-06-29T11:12:00Z" w16du:dateUtc="2026-06-29T15:12:00Z">
              <w:r>
                <w:delText>30</w:delText>
              </w:r>
            </w:del>
            <w:r>
              <w:t xml:space="preserve">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5583C" w14:textId="77777777" w:rsidR="00366E3B" w:rsidRDefault="00E0611E">
            <w:r>
              <w:t>Product Roadmap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6AF0C" w14:textId="77777777" w:rsidR="00366E3B" w:rsidRDefault="00E0611E">
            <w:r>
              <w:t>CTO</w:t>
            </w:r>
          </w:p>
        </w:tc>
      </w:tr>
      <w:tr w:rsidR="001C4365" w14:paraId="6093F820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3" w:author="Author" w:date="2026-06-29T11:12:00Z" w16du:dateUtc="2026-06-29T15:1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CC2D1" w14:textId="77777777" w:rsidR="001C4365" w:rsidRDefault="00E0611E">
            <w:pPr>
              <w:rPr>
                <w:ins w:id="4" w:author="Author" w:date="2026-06-29T11:12:00Z" w16du:dateUtc="2026-06-29T15:12:00Z"/>
              </w:rPr>
            </w:pPr>
            <w:ins w:id="5" w:author="Author" w:date="2026-06-29T11:12:00Z" w16du:dateUtc="2026-06-29T15:12:00Z">
              <w:r>
                <w:t>11:00 AM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A8F96" w14:textId="77777777" w:rsidR="001C4365" w:rsidRDefault="00E0611E">
            <w:pPr>
              <w:rPr>
                <w:ins w:id="6" w:author="Author" w:date="2026-06-29T11:12:00Z" w16du:dateUtc="2026-06-29T15:12:00Z"/>
              </w:rPr>
            </w:pPr>
            <w:ins w:id="7" w:author="Author" w:date="2026-06-29T11:12:00Z" w16du:dateUtc="2026-06-29T15:12:00Z">
              <w:r>
                <w:t>Budget Plan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34828" w14:textId="77777777" w:rsidR="001C4365" w:rsidRDefault="00E0611E">
            <w:pPr>
              <w:rPr>
                <w:ins w:id="8" w:author="Author" w:date="2026-06-29T11:12:00Z" w16du:dateUtc="2026-06-29T15:12:00Z"/>
              </w:rPr>
            </w:pPr>
            <w:ins w:id="9" w:author="Author" w:date="2026-06-29T11:12:00Z" w16du:dateUtc="2026-06-29T15:12:00Z">
              <w:r>
                <w:t>CFO</w:t>
              </w:r>
            </w:ins>
          </w:p>
        </w:tc>
      </w:tr>
    </w:tbl>
    <w:p w14:paraId="44CFFC6A" w14:textId="77777777" w:rsidR="00366E3B" w:rsidRDefault="00366E3B"/>
    <w:sectPr w:rsidR="00366E3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6E3B"/>
    <w:rsid w:val="00045FD0"/>
    <w:rsid w:val="001C4365"/>
    <w:rsid w:val="00325BC5"/>
    <w:rsid w:val="00366E3B"/>
    <w:rsid w:val="00E0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1FAD35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2026-06-29T15:12:00Z</dcterms:modified>
</cp:coreProperties>
</file>