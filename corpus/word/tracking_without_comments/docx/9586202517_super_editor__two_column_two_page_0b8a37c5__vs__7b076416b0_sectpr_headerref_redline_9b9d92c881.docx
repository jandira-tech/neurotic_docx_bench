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69F14E" w14:textId="77777777" w:rsidR="0044205F" w:rsidRDefault="00634084">
      <w:pPr>
        <w:pStyle w:val="Title"/>
        <w:spacing w:after="90"/>
        <w:jc w:val="center"/>
        <w:rPr>
          <w:ins w:id="18" w:author="Moti Sorkin" w:date="2026-09-26T15:14:00Z" w16du:dateUtc="2026-09-26T19:14:00Z"/>
        </w:rPr>
      </w:pPr>
      <w:ins w:id="19" w:author="Moti Sorkin" w:date="2026-09-26T15:14:00Z" w16du:dateUtc="2026-09-26T19:14:00Z">
        <w:r>
          <w:t>CONTRACT FOR CONTRACTS</w:t>
        </w:r>
      </w:ins>
    </w:p>
    <w:p w14:paraId="325AF79F" w14:textId="77777777" w:rsidR="0044205F" w:rsidRDefault="00322D35">
      <w:pPr>
        <w:pStyle w:val="Title"/>
        <w:spacing w:after="90"/>
        <w:jc w:val="center"/>
        <w:rPr>
          <w:ins w:id="20" w:author="Moti Sorkin" w:date="2026-09-26T15:14:00Z" w16du:dateUtc="2026-09-26T19:14:00Z"/>
        </w:rPr>
      </w:pPr>
      <w:ins w:id="21" w:author="Moti Sorkin" w:date="2026-09-26T15:14:00Z" w16du:dateUtc="2026-09-26T19:14:00Z">
        <w:r>
          <w:rPr>
            <w:i/>
          </w:rPr>
          <w:t>aka the most kickass contract system EVER</w:t>
        </w:r>
      </w:ins>
    </w:p>
    <w:p w14:paraId="66DA657D" w14:textId="77777777" w:rsidR="0044205F" w:rsidRDefault="0044205F">
      <w:pPr>
        <w:spacing w:after="0" w:line="240" w:lineRule="auto"/>
        <w:rPr>
          <w:ins w:id="22" w:author="Moti Sorkin" w:date="2026-09-26T15:14:00Z" w16du:dateUtc="2026-09-26T19:14:00Z"/>
        </w:rPr>
      </w:pPr>
    </w:p>
    <w:p w14:paraId="637462FB" w14:textId="77777777" w:rsidR="0044205F" w:rsidRDefault="00E04A2D">
      <w:pPr>
        <w:spacing w:after="0"/>
        <w:rPr>
          <w:ins w:id="23" w:author="Moti Sorkin" w:date="2026-09-26T15:14:00Z" w16du:dateUtc="2026-09-26T19:14:00Z"/>
        </w:rPr>
      </w:pPr>
      <w:ins w:id="24" w:author="Moti Sorkin" w:date="2026-09-26T15:14:00Z" w16du:dateUtc="2026-09-26T19:14:00Z">
        <w:r>
          <w:rPr>
            <w:noProof/>
          </w:rPr>
        </w:r>
      </w:ins>
      <w:r>
        <w:pict w14:anchorId="53ACF4F4">
          <v:rect id="Horizontal Line 1"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306355E" w14:textId="77777777" w:rsidR="0044205F" w:rsidRDefault="00634084">
      <w:pPr>
        <w:spacing w:after="0" w:line="240" w:lineRule="auto"/>
        <w:rPr>
          <w:ins w:id="25" w:author="Moti Sorkin" w:date="2026-09-26T15:14:00Z" w16du:dateUtc="2026-09-26T19:14:00Z"/>
        </w:rPr>
      </w:pPr>
      <w:ins w:id="26" w:author="Moti Sorkin" w:date="2026-09-26T15:14:00Z" w16du:dateUtc="2026-09-26T19:14:00Z">
        <w:r>
          <w:rPr>
            <w:b/>
          </w:rPr>
          <w:t>PARTIES</w:t>
        </w:r>
      </w:ins>
    </w:p>
    <w:p w14:paraId="203A0621" w14:textId="77777777" w:rsidR="0044205F" w:rsidRDefault="00634084">
      <w:pPr>
        <w:spacing w:after="0" w:line="240" w:lineRule="auto"/>
        <w:rPr>
          <w:ins w:id="27" w:author="Moti Sorkin" w:date="2026-09-26T15:14:00Z" w16du:dateUtc="2026-09-26T19:14:00Z"/>
        </w:rPr>
      </w:pPr>
      <w:ins w:id="28" w:author="Moti Sorkin" w:date="2026-09-26T15:14:00Z" w16du:dateUtc="2026-09-26T19:14:00Z">
        <w:r>
          <w:t xml:space="preserve">This Contract (“Contract”) is made between </w:t>
        </w:r>
        <w:r>
          <w:rPr>
            <w:b/>
          </w:rPr>
          <w:t>OpenGov, Inc.</w:t>
        </w:r>
        <w:r>
          <w:t xml:space="preserve"> (“OG”) and “</w:t>
        </w:r>
        <w:r>
          <w:rPr>
            <w:b/>
          </w:rPr>
          <w:t xml:space="preserve">The Outstanding Procurement Professionals </w:t>
        </w:r>
        <w:r>
          <w:t>(“OPP”).</w:t>
        </w:r>
      </w:ins>
    </w:p>
    <w:p w14:paraId="6D09F58E" w14:textId="77777777" w:rsidR="0044205F" w:rsidRDefault="00E04A2D">
      <w:pPr>
        <w:spacing w:after="0"/>
        <w:rPr>
          <w:ins w:id="29" w:author="Moti Sorkin" w:date="2026-09-26T15:14:00Z" w16du:dateUtc="2026-09-26T19:14:00Z"/>
        </w:rPr>
      </w:pPr>
      <w:ins w:id="30" w:author="Moti Sorkin" w:date="2026-09-26T15:14:00Z" w16du:dateUtc="2026-09-26T19:14:00Z">
        <w:r>
          <w:rPr>
            <w:noProof/>
          </w:rPr>
        </w:r>
      </w:ins>
      <w:r>
        <w:pict w14:anchorId="58F039AD">
          <v:rect id="Horizontal Line 2"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21E4A10" w14:textId="77777777" w:rsidR="0044205F" w:rsidRDefault="0044205F">
      <w:pPr>
        <w:spacing w:after="0" w:line="240" w:lineRule="auto"/>
        <w:rPr>
          <w:ins w:id="31" w:author="Moti Sorkin" w:date="2026-09-26T15:14:00Z" w16du:dateUtc="2026-09-26T19:14:00Z"/>
          <w:b/>
        </w:rPr>
      </w:pPr>
    </w:p>
    <w:p w14:paraId="4F0C1CDB" w14:textId="77777777" w:rsidR="0044205F" w:rsidRDefault="00634084">
      <w:pPr>
        <w:spacing w:after="0" w:line="240" w:lineRule="auto"/>
        <w:rPr>
          <w:ins w:id="32" w:author="Moti Sorkin" w:date="2026-09-26T15:14:00Z" w16du:dateUtc="2026-09-26T19:14:00Z"/>
        </w:rPr>
      </w:pPr>
      <w:ins w:id="33" w:author="Moti Sorkin" w:date="2026-09-26T15:14:00Z" w16du:dateUtc="2026-09-26T19:14:00Z">
        <w:r>
          <w:rPr>
            <w:b/>
          </w:rPr>
          <w:t>WHEREAS</w:t>
        </w:r>
      </w:ins>
    </w:p>
    <w:p w14:paraId="1EBBDD9E" w14:textId="77777777" w:rsidR="0044205F" w:rsidRDefault="00634084">
      <w:pPr>
        <w:numPr>
          <w:ilvl w:val="0"/>
          <w:numId w:val="10"/>
        </w:numPr>
        <w:spacing w:after="0" w:line="240" w:lineRule="auto"/>
        <w:rPr>
          <w:ins w:id="34" w:author="Moti Sorkin" w:date="2026-09-26T15:14:00Z" w16du:dateUtc="2026-09-26T19:14:00Z"/>
        </w:rPr>
      </w:pPr>
      <w:ins w:id="35" w:author="Moti Sorkin" w:date="2026-09-26T15:14:00Z" w16du:dateUtc="2026-09-26T19:14:00Z">
        <w:r>
          <w:t>OG is down with OPP;</w:t>
        </w:r>
      </w:ins>
    </w:p>
    <w:p w14:paraId="2831CAFF" w14:textId="77777777" w:rsidR="0044205F" w:rsidRDefault="00634084">
      <w:pPr>
        <w:numPr>
          <w:ilvl w:val="0"/>
          <w:numId w:val="10"/>
        </w:numPr>
        <w:spacing w:after="0" w:line="240" w:lineRule="auto"/>
        <w:rPr>
          <w:ins w:id="36" w:author="Moti Sorkin" w:date="2026-09-26T15:14:00Z" w16du:dateUtc="2026-09-26T19:14:00Z"/>
        </w:rPr>
      </w:pPr>
      <w:ins w:id="37" w:author="Moti Sorkin" w:date="2026-09-26T15:14:00Z" w16du:dateUtc="2026-09-26T19:14:00Z">
        <w:r>
          <w:t>OG believes it’s time for public servants to have tools they love;</w:t>
        </w:r>
      </w:ins>
    </w:p>
    <w:p w14:paraId="19454EE3" w14:textId="77777777" w:rsidR="0044205F" w:rsidRDefault="00634084">
      <w:pPr>
        <w:numPr>
          <w:ilvl w:val="0"/>
          <w:numId w:val="10"/>
        </w:numPr>
        <w:spacing w:after="0" w:line="240" w:lineRule="auto"/>
        <w:rPr>
          <w:ins w:id="38" w:author="Moti Sorkin" w:date="2026-09-26T15:14:00Z" w16du:dateUtc="2026-09-26T19:14:00Z"/>
        </w:rPr>
      </w:pPr>
      <w:ins w:id="39" w:author="Moti Sorkin" w:date="2026-09-26T15:14:00Z" w16du:dateUtc="2026-09-26T19:14:00Z">
        <w:r>
          <w:t>OG has a roadmap it wants to share</w:t>
        </w:r>
      </w:ins>
    </w:p>
    <w:p w14:paraId="12F0216D" w14:textId="77777777" w:rsidR="0044205F" w:rsidRDefault="00634084">
      <w:pPr>
        <w:numPr>
          <w:ilvl w:val="0"/>
          <w:numId w:val="10"/>
        </w:numPr>
        <w:spacing w:after="0" w:line="240" w:lineRule="auto"/>
        <w:rPr>
          <w:ins w:id="40" w:author="Moti Sorkin" w:date="2026-09-26T15:14:00Z" w16du:dateUtc="2026-09-26T19:14:00Z"/>
        </w:rPr>
      </w:pPr>
      <w:ins w:id="41" w:author="Moti Sorkin" w:date="2026-09-26T15:14:00Z" w16du:dateUtc="2026-09-26T19:14:00Z">
        <w:r>
          <w:t>OPP are willing to get down with OG;</w:t>
        </w:r>
      </w:ins>
    </w:p>
    <w:p w14:paraId="213F069A" w14:textId="77777777" w:rsidR="0044205F" w:rsidRDefault="0044205F">
      <w:pPr>
        <w:spacing w:after="0" w:line="240" w:lineRule="auto"/>
        <w:rPr>
          <w:ins w:id="42" w:author="Moti Sorkin" w:date="2026-09-26T15:14:00Z" w16du:dateUtc="2026-09-26T19:14:00Z"/>
        </w:rPr>
      </w:pPr>
    </w:p>
    <w:p w14:paraId="28C16E9E" w14:textId="77777777" w:rsidR="00AA2F5F" w:rsidRDefault="00E04A2D">
      <w:pPr>
        <w:rPr>
          <w:del w:id="43" w:author="Moti Sorkin" w:date="2026-09-26T15:14:00Z" w16du:dateUtc="2026-09-26T19:14:00Z"/>
        </w:rPr>
      </w:pPr>
      <w:del w:id="44"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FBD7226" w14:textId="77777777" w:rsidR="00AA2F5F" w:rsidRDefault="00E04A2D">
      <w:pPr>
        <w:rPr>
          <w:del w:id="45" w:author="Moti Sorkin" w:date="2026-09-26T15:14:00Z" w16du:dateUtc="2026-09-26T19:14:00Z"/>
        </w:rPr>
      </w:pPr>
      <w:del w:id="46"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1D0F1F9" w14:textId="77777777" w:rsidR="00AA2F5F" w:rsidRDefault="00E04A2D">
      <w:pPr>
        <w:rPr>
          <w:del w:id="47" w:author="Moti Sorkin" w:date="2026-09-26T15:14:00Z" w16du:dateUtc="2026-09-26T19:14:00Z"/>
        </w:rPr>
      </w:pPr>
      <w:del w:id="48"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7DFB2F4" w14:textId="77777777" w:rsidR="00AA2F5F" w:rsidRDefault="00E04A2D">
      <w:pPr>
        <w:rPr>
          <w:del w:id="49" w:author="Moti Sorkin" w:date="2026-09-26T15:14:00Z" w16du:dateUtc="2026-09-26T19:14:00Z"/>
        </w:rPr>
      </w:pPr>
      <w:del w:id="50"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BE0F7C9" w14:textId="33A8C047" w:rsidR="00AA2F5F" w:rsidRDefault="00E04A2D">
      <w:pPr>
        <w:rPr>
          <w:del w:id="51" w:author="Moti Sorkin" w:date="2026-09-26T15:14:00Z" w16du:dateUtc="2026-09-26T19:14:00Z"/>
        </w:rPr>
      </w:pPr>
      <w:del w:id="52" w:author="Moti Sorkin" w:date="2026-09-26T15:14:00Z" w16du:dateUtc="2026-09-26T19:14:00Z">
        <w:r>
          <w:delText xml:space="preserve">This is sample text to demonstrate a two-column DOCX layout. The text is repeated many times so that it spans multiple pages. Column formatting should make the text flow from the bottom of the left column to the top </w:delText>
        </w:r>
        <w:r>
          <w:delText>of the right column before continuing to the next page.</w:delText>
        </w:r>
        <w:r>
          <w:br/>
        </w:r>
        <w:r>
          <w:lastRenderedPageBreak/>
          <w:br/>
        </w:r>
      </w:del>
    </w:p>
    <w:p w14:paraId="708E95E2" w14:textId="77777777" w:rsidR="00AA2F5F" w:rsidRDefault="00E04A2D">
      <w:pPr>
        <w:rPr>
          <w:del w:id="53" w:author="Moti Sorkin" w:date="2026-09-26T15:14:00Z" w16du:dateUtc="2026-09-26T19:14:00Z"/>
        </w:rPr>
      </w:pPr>
      <w:del w:id="54"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9190453" w14:textId="77777777" w:rsidR="00AA2F5F" w:rsidRDefault="00E04A2D">
      <w:pPr>
        <w:rPr>
          <w:del w:id="55" w:author="Moti Sorkin" w:date="2026-09-26T15:14:00Z" w16du:dateUtc="2026-09-26T19:14:00Z"/>
        </w:rPr>
      </w:pPr>
      <w:del w:id="56"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FC7BC58" w14:textId="77777777" w:rsidR="00AA2F5F" w:rsidRDefault="00E04A2D">
      <w:pPr>
        <w:rPr>
          <w:del w:id="57" w:author="Moti Sorkin" w:date="2026-09-26T15:14:00Z" w16du:dateUtc="2026-09-26T19:14:00Z"/>
        </w:rPr>
      </w:pPr>
      <w:del w:id="58"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C914DCA" w14:textId="77777777" w:rsidR="00AA2F5F" w:rsidRDefault="00E04A2D">
      <w:pPr>
        <w:rPr>
          <w:del w:id="59" w:author="Moti Sorkin" w:date="2026-09-26T15:14:00Z" w16du:dateUtc="2026-09-26T19:14:00Z"/>
        </w:rPr>
      </w:pPr>
      <w:del w:id="60"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D6225B6" w14:textId="77777777" w:rsidR="00AA2F5F" w:rsidRDefault="00E04A2D">
      <w:pPr>
        <w:rPr>
          <w:del w:id="61" w:author="Moti Sorkin" w:date="2026-09-26T15:14:00Z" w16du:dateUtc="2026-09-26T19:14:00Z"/>
        </w:rPr>
      </w:pPr>
      <w:del w:id="62"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94D7D2D" w14:textId="77777777" w:rsidR="00AA2F5F" w:rsidRDefault="00E04A2D">
      <w:pPr>
        <w:rPr>
          <w:del w:id="63" w:author="Moti Sorkin" w:date="2026-09-26T15:14:00Z" w16du:dateUtc="2026-09-26T19:14:00Z"/>
        </w:rPr>
      </w:pPr>
      <w:del w:id="64"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CC7FAD2" w14:textId="77777777" w:rsidR="00AA2F5F" w:rsidRDefault="00E04A2D">
      <w:pPr>
        <w:rPr>
          <w:del w:id="65" w:author="Moti Sorkin" w:date="2026-09-26T15:14:00Z" w16du:dateUtc="2026-09-26T19:14:00Z"/>
        </w:rPr>
      </w:pPr>
      <w:del w:id="66"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EEE0B19" w14:textId="77777777" w:rsidR="00AA2F5F" w:rsidRDefault="00E04A2D">
      <w:pPr>
        <w:rPr>
          <w:del w:id="67" w:author="Moti Sorkin" w:date="2026-09-26T15:14:00Z" w16du:dateUtc="2026-09-26T19:14:00Z"/>
        </w:rPr>
      </w:pPr>
      <w:del w:id="68"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D2CC2DB" w14:textId="77777777" w:rsidR="00AA2F5F" w:rsidRDefault="00E04A2D">
      <w:pPr>
        <w:rPr>
          <w:del w:id="69" w:author="Moti Sorkin" w:date="2026-09-26T15:14:00Z" w16du:dateUtc="2026-09-26T19:14:00Z"/>
        </w:rPr>
      </w:pPr>
      <w:del w:id="70" w:author="Moti Sorkin" w:date="2026-09-26T15:14:00Z" w16du:dateUtc="2026-09-26T19:14:00Z">
        <w:r>
          <w:delText xml:space="preserve">This is sample text to demonstrate a two-column DOCX layout. The text is repeated many times so that it spans multiple pages. Column formatting should make the text flow from the bottom of the left column to the top </w:delText>
        </w:r>
        <w:r>
          <w:delText>of the right column before continuing to the next page.</w:delText>
        </w:r>
        <w:r>
          <w:br/>
        </w:r>
        <w:r>
          <w:br/>
        </w:r>
      </w:del>
    </w:p>
    <w:p w14:paraId="793C204D" w14:textId="77777777" w:rsidR="00AA2F5F" w:rsidRDefault="00E04A2D">
      <w:pPr>
        <w:rPr>
          <w:del w:id="71" w:author="Moti Sorkin" w:date="2026-09-26T15:14:00Z" w16du:dateUtc="2026-09-26T19:14:00Z"/>
        </w:rPr>
      </w:pPr>
      <w:del w:id="72"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2B01486" w14:textId="77777777" w:rsidR="00AA2F5F" w:rsidRDefault="00E04A2D">
      <w:pPr>
        <w:rPr>
          <w:del w:id="73" w:author="Moti Sorkin" w:date="2026-09-26T15:14:00Z" w16du:dateUtc="2026-09-26T19:14:00Z"/>
        </w:rPr>
      </w:pPr>
      <w:del w:id="74"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8101766" w14:textId="77777777" w:rsidR="00AA2F5F" w:rsidRDefault="00E04A2D">
      <w:pPr>
        <w:rPr>
          <w:del w:id="75" w:author="Moti Sorkin" w:date="2026-09-26T15:14:00Z" w16du:dateUtc="2026-09-26T19:14:00Z"/>
        </w:rPr>
      </w:pPr>
      <w:del w:id="76"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C5E58CD" w14:textId="77777777" w:rsidR="00AA2F5F" w:rsidRDefault="00E04A2D">
      <w:pPr>
        <w:rPr>
          <w:del w:id="77" w:author="Moti Sorkin" w:date="2026-09-26T15:14:00Z" w16du:dateUtc="2026-09-26T19:14:00Z"/>
        </w:rPr>
      </w:pPr>
      <w:del w:id="78"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A81ABE0" w14:textId="77777777" w:rsidR="00AA2F5F" w:rsidRDefault="00E04A2D">
      <w:pPr>
        <w:rPr>
          <w:del w:id="79" w:author="Moti Sorkin" w:date="2026-09-26T15:14:00Z" w16du:dateUtc="2026-09-26T19:14:00Z"/>
        </w:rPr>
      </w:pPr>
      <w:del w:id="80"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BABB6DF" w14:textId="77777777" w:rsidR="00AA2F5F" w:rsidRDefault="00E04A2D">
      <w:pPr>
        <w:rPr>
          <w:del w:id="81" w:author="Moti Sorkin" w:date="2026-09-26T15:14:00Z" w16du:dateUtc="2026-09-26T19:14:00Z"/>
        </w:rPr>
      </w:pPr>
      <w:del w:id="82"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59364A6" w14:textId="77777777" w:rsidR="00AA2F5F" w:rsidRDefault="00E04A2D">
      <w:pPr>
        <w:rPr>
          <w:del w:id="83" w:author="Moti Sorkin" w:date="2026-09-26T15:14:00Z" w16du:dateUtc="2026-09-26T19:14:00Z"/>
        </w:rPr>
      </w:pPr>
      <w:del w:id="84"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28913C3" w14:textId="77777777" w:rsidR="00AA2F5F" w:rsidRDefault="00E04A2D">
      <w:pPr>
        <w:rPr>
          <w:del w:id="85" w:author="Moti Sorkin" w:date="2026-09-26T15:14:00Z" w16du:dateUtc="2026-09-26T19:14:00Z"/>
        </w:rPr>
      </w:pPr>
      <w:del w:id="86"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FC8096A" w14:textId="77777777" w:rsidR="00AA2F5F" w:rsidRDefault="00E04A2D">
      <w:pPr>
        <w:rPr>
          <w:del w:id="87" w:author="Moti Sorkin" w:date="2026-09-26T15:14:00Z" w16du:dateUtc="2026-09-26T19:14:00Z"/>
        </w:rPr>
      </w:pPr>
      <w:del w:id="88" w:author="Moti Sorkin" w:date="2026-09-26T15:14:00Z" w16du:dateUtc="2026-09-26T19:14:00Z">
        <w:r>
          <w:delText xml:space="preserve">This is sample text to demonstrate a two-column DOCX layout. The text is repeated many times so that it spans multiple pages. Column formatting should make the text flow from the bottom of the left column to the top </w:delText>
        </w:r>
        <w:r>
          <w:delText>of the right column before continuing to the next page.</w:delText>
        </w:r>
        <w:r>
          <w:br/>
        </w:r>
        <w:r>
          <w:br/>
        </w:r>
      </w:del>
    </w:p>
    <w:p w14:paraId="781DFEB9" w14:textId="77777777" w:rsidR="00AA2F5F" w:rsidRDefault="00E04A2D">
      <w:pPr>
        <w:rPr>
          <w:del w:id="89" w:author="Moti Sorkin" w:date="2026-09-26T15:14:00Z" w16du:dateUtc="2026-09-26T19:14:00Z"/>
        </w:rPr>
      </w:pPr>
      <w:del w:id="90"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1C1E988" w14:textId="77777777" w:rsidR="00AA2F5F" w:rsidRDefault="00E04A2D">
      <w:pPr>
        <w:rPr>
          <w:del w:id="91" w:author="Moti Sorkin" w:date="2026-09-26T15:14:00Z" w16du:dateUtc="2026-09-26T19:14:00Z"/>
        </w:rPr>
      </w:pPr>
      <w:del w:id="92"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728D6A7" w14:textId="77777777" w:rsidR="00AA2F5F" w:rsidRDefault="00E04A2D">
      <w:pPr>
        <w:rPr>
          <w:del w:id="93" w:author="Moti Sorkin" w:date="2026-09-26T15:14:00Z" w16du:dateUtc="2026-09-26T19:14:00Z"/>
        </w:rPr>
      </w:pPr>
      <w:del w:id="94"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4BFB31C" w14:textId="77777777" w:rsidR="00AA2F5F" w:rsidRDefault="00E04A2D">
      <w:pPr>
        <w:rPr>
          <w:del w:id="95" w:author="Moti Sorkin" w:date="2026-09-26T15:14:00Z" w16du:dateUtc="2026-09-26T19:14:00Z"/>
        </w:rPr>
      </w:pPr>
      <w:del w:id="96"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9472F55" w14:textId="77777777" w:rsidR="00AA2F5F" w:rsidRDefault="00E04A2D">
      <w:pPr>
        <w:rPr>
          <w:del w:id="97" w:author="Moti Sorkin" w:date="2026-09-26T15:14:00Z" w16du:dateUtc="2026-09-26T19:14:00Z"/>
        </w:rPr>
      </w:pPr>
      <w:del w:id="98"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AEFBAF4" w14:textId="77777777" w:rsidR="00AA2F5F" w:rsidRDefault="00E04A2D">
      <w:pPr>
        <w:rPr>
          <w:del w:id="99" w:author="Moti Sorkin" w:date="2026-09-26T15:14:00Z" w16du:dateUtc="2026-09-26T19:14:00Z"/>
        </w:rPr>
      </w:pPr>
      <w:del w:id="100"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9E3EBD9" w14:textId="77777777" w:rsidR="00AA2F5F" w:rsidRDefault="00E04A2D">
      <w:pPr>
        <w:rPr>
          <w:del w:id="101" w:author="Moti Sorkin" w:date="2026-09-26T15:14:00Z" w16du:dateUtc="2026-09-26T19:14:00Z"/>
        </w:rPr>
      </w:pPr>
      <w:del w:id="102"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7DBA911" w14:textId="77777777" w:rsidR="00AA2F5F" w:rsidRDefault="00E04A2D">
      <w:pPr>
        <w:rPr>
          <w:del w:id="103" w:author="Moti Sorkin" w:date="2026-09-26T15:14:00Z" w16du:dateUtc="2026-09-26T19:14:00Z"/>
        </w:rPr>
      </w:pPr>
      <w:del w:id="104"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0F1C4B9" w14:textId="77777777" w:rsidR="00AA2F5F" w:rsidRDefault="00E04A2D">
      <w:pPr>
        <w:rPr>
          <w:del w:id="105" w:author="Moti Sorkin" w:date="2026-09-26T15:14:00Z" w16du:dateUtc="2026-09-26T19:14:00Z"/>
        </w:rPr>
      </w:pPr>
      <w:del w:id="106" w:author="Moti Sorkin" w:date="2026-09-26T15:14:00Z" w16du:dateUtc="2026-09-26T19:14:00Z">
        <w:r>
          <w:delText xml:space="preserve">This is sample text to demonstrate a two-column DOCX layout. The text is repeated many times so that it spans multiple pages. Column formatting should make the text flow from the bottom of the left column to the top </w:delText>
        </w:r>
        <w:r>
          <w:delText>of the right column before continuing to the next page.</w:delText>
        </w:r>
        <w:r>
          <w:br/>
        </w:r>
        <w:r>
          <w:br/>
        </w:r>
      </w:del>
    </w:p>
    <w:p w14:paraId="7614B4FC" w14:textId="77777777" w:rsidR="00AA2F5F" w:rsidRDefault="00E04A2D">
      <w:pPr>
        <w:rPr>
          <w:del w:id="107" w:author="Moti Sorkin" w:date="2026-09-26T15:14:00Z" w16du:dateUtc="2026-09-26T19:14:00Z"/>
        </w:rPr>
      </w:pPr>
      <w:del w:id="108"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3702834" w14:textId="77777777" w:rsidR="00AA2F5F" w:rsidRDefault="00E04A2D">
      <w:pPr>
        <w:rPr>
          <w:del w:id="109" w:author="Moti Sorkin" w:date="2026-09-26T15:14:00Z" w16du:dateUtc="2026-09-26T19:14:00Z"/>
        </w:rPr>
      </w:pPr>
      <w:del w:id="110"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0C301B8" w14:textId="77777777" w:rsidR="00AA2F5F" w:rsidRDefault="00E04A2D">
      <w:pPr>
        <w:rPr>
          <w:del w:id="111" w:author="Moti Sorkin" w:date="2026-09-26T15:14:00Z" w16du:dateUtc="2026-09-26T19:14:00Z"/>
        </w:rPr>
      </w:pPr>
      <w:del w:id="112"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425DDD6" w14:textId="77777777" w:rsidR="00AA2F5F" w:rsidRDefault="00E04A2D">
      <w:pPr>
        <w:rPr>
          <w:del w:id="113" w:author="Moti Sorkin" w:date="2026-09-26T15:14:00Z" w16du:dateUtc="2026-09-26T19:14:00Z"/>
        </w:rPr>
      </w:pPr>
      <w:del w:id="114"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BBC4D76" w14:textId="77777777" w:rsidR="00AA2F5F" w:rsidRDefault="00E04A2D">
      <w:pPr>
        <w:rPr>
          <w:del w:id="115" w:author="Moti Sorkin" w:date="2026-09-26T15:14:00Z" w16du:dateUtc="2026-09-26T19:14:00Z"/>
        </w:rPr>
      </w:pPr>
      <w:del w:id="116"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1F45EDE" w14:textId="77777777" w:rsidR="00AA2F5F" w:rsidRDefault="00E04A2D">
      <w:pPr>
        <w:rPr>
          <w:del w:id="117" w:author="Moti Sorkin" w:date="2026-09-26T15:14:00Z" w16du:dateUtc="2026-09-26T19:14:00Z"/>
        </w:rPr>
      </w:pPr>
      <w:del w:id="118"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6E82A90" w14:textId="77777777" w:rsidR="00AA2F5F" w:rsidRDefault="00E04A2D">
      <w:pPr>
        <w:rPr>
          <w:del w:id="119" w:author="Moti Sorkin" w:date="2026-09-26T15:14:00Z" w16du:dateUtc="2026-09-26T19:14:00Z"/>
        </w:rPr>
      </w:pPr>
      <w:del w:id="120"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3B5ADD5" w14:textId="77777777" w:rsidR="00AA2F5F" w:rsidRDefault="00E04A2D">
      <w:pPr>
        <w:rPr>
          <w:del w:id="121" w:author="Moti Sorkin" w:date="2026-09-26T15:14:00Z" w16du:dateUtc="2026-09-26T19:14:00Z"/>
        </w:rPr>
      </w:pPr>
      <w:del w:id="122"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BDA7DD9" w14:textId="77777777" w:rsidR="00AA2F5F" w:rsidRDefault="00E04A2D">
      <w:pPr>
        <w:rPr>
          <w:del w:id="123" w:author="Moti Sorkin" w:date="2026-09-26T15:14:00Z" w16du:dateUtc="2026-09-26T19:14:00Z"/>
        </w:rPr>
      </w:pPr>
      <w:del w:id="124" w:author="Moti Sorkin" w:date="2026-09-26T15:14:00Z" w16du:dateUtc="2026-09-26T19:14:00Z">
        <w:r>
          <w:delText xml:space="preserve">This is sample text to demonstrate a two-column DOCX layout. The text is repeated many times so that it spans multiple pages. Column formatting should make the text flow from the bottom of the left column to the top </w:delText>
        </w:r>
        <w:r>
          <w:delText>of the right column before continuing to the next page.</w:delText>
        </w:r>
        <w:r>
          <w:br/>
        </w:r>
        <w:r>
          <w:br/>
        </w:r>
      </w:del>
    </w:p>
    <w:p w14:paraId="381AD3E3" w14:textId="77777777" w:rsidR="00AA2F5F" w:rsidRDefault="00E04A2D">
      <w:pPr>
        <w:rPr>
          <w:del w:id="125" w:author="Moti Sorkin" w:date="2026-09-26T15:14:00Z" w16du:dateUtc="2026-09-26T19:14:00Z"/>
        </w:rPr>
      </w:pPr>
      <w:del w:id="126"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83F6E13" w14:textId="77777777" w:rsidR="00AA2F5F" w:rsidRDefault="00E04A2D">
      <w:pPr>
        <w:rPr>
          <w:del w:id="127" w:author="Moti Sorkin" w:date="2026-09-26T15:14:00Z" w16du:dateUtc="2026-09-26T19:14:00Z"/>
        </w:rPr>
      </w:pPr>
      <w:del w:id="128"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46EBB1A" w14:textId="77777777" w:rsidR="00AA2F5F" w:rsidRDefault="00E04A2D">
      <w:pPr>
        <w:rPr>
          <w:del w:id="129" w:author="Moti Sorkin" w:date="2026-09-26T15:14:00Z" w16du:dateUtc="2026-09-26T19:14:00Z"/>
        </w:rPr>
      </w:pPr>
      <w:del w:id="130"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70C9303" w14:textId="77777777" w:rsidR="00AA2F5F" w:rsidRDefault="00E04A2D">
      <w:pPr>
        <w:rPr>
          <w:del w:id="131" w:author="Moti Sorkin" w:date="2026-09-26T15:14:00Z" w16du:dateUtc="2026-09-26T19:14:00Z"/>
        </w:rPr>
      </w:pPr>
      <w:del w:id="132"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870A744" w14:textId="77777777" w:rsidR="00AA2F5F" w:rsidRDefault="00E04A2D">
      <w:pPr>
        <w:rPr>
          <w:del w:id="133" w:author="Moti Sorkin" w:date="2026-09-26T15:14:00Z" w16du:dateUtc="2026-09-26T19:14:00Z"/>
        </w:rPr>
      </w:pPr>
      <w:del w:id="134"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4CDB8FC" w14:textId="77777777" w:rsidR="00AA2F5F" w:rsidRDefault="00E04A2D">
      <w:pPr>
        <w:rPr>
          <w:del w:id="135" w:author="Moti Sorkin" w:date="2026-09-26T15:14:00Z" w16du:dateUtc="2026-09-26T19:14:00Z"/>
        </w:rPr>
      </w:pPr>
      <w:del w:id="136"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33EA139" w14:textId="77777777" w:rsidR="00AA2F5F" w:rsidRDefault="00E04A2D">
      <w:pPr>
        <w:rPr>
          <w:del w:id="137" w:author="Moti Sorkin" w:date="2026-09-26T15:14:00Z" w16du:dateUtc="2026-09-26T19:14:00Z"/>
        </w:rPr>
      </w:pPr>
      <w:del w:id="138"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4BBBCFB" w14:textId="77777777" w:rsidR="00AA2F5F" w:rsidRDefault="00E04A2D">
      <w:pPr>
        <w:rPr>
          <w:del w:id="139" w:author="Moti Sorkin" w:date="2026-09-26T15:14:00Z" w16du:dateUtc="2026-09-26T19:14:00Z"/>
        </w:rPr>
      </w:pPr>
      <w:del w:id="140"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14DC8A5" w14:textId="77777777" w:rsidR="00AA2F5F" w:rsidRDefault="00E04A2D">
      <w:pPr>
        <w:rPr>
          <w:del w:id="141" w:author="Moti Sorkin" w:date="2026-09-26T15:14:00Z" w16du:dateUtc="2026-09-26T19:14:00Z"/>
        </w:rPr>
      </w:pPr>
      <w:del w:id="142" w:author="Moti Sorkin" w:date="2026-09-26T15:14:00Z" w16du:dateUtc="2026-09-26T19:14:00Z">
        <w:r>
          <w:delText xml:space="preserve">This is sample text to demonstrate a two-column DOCX layout. The text is repeated many times so that it spans multiple pages. Column formatting should make the text flow from the bottom of the left column to the top </w:delText>
        </w:r>
        <w:r>
          <w:delText>of the right column before continuing to the next page.</w:delText>
        </w:r>
        <w:r>
          <w:br/>
        </w:r>
        <w:r>
          <w:br/>
        </w:r>
      </w:del>
    </w:p>
    <w:p w14:paraId="70172526" w14:textId="77777777" w:rsidR="00AA2F5F" w:rsidRDefault="00E04A2D">
      <w:pPr>
        <w:rPr>
          <w:del w:id="143" w:author="Moti Sorkin" w:date="2026-09-26T15:14:00Z" w16du:dateUtc="2026-09-26T19:14:00Z"/>
        </w:rPr>
      </w:pPr>
      <w:del w:id="144"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2F92062" w14:textId="77777777" w:rsidR="00AA2F5F" w:rsidRDefault="00E04A2D">
      <w:pPr>
        <w:rPr>
          <w:del w:id="145" w:author="Moti Sorkin" w:date="2026-09-26T15:14:00Z" w16du:dateUtc="2026-09-26T19:14:00Z"/>
        </w:rPr>
      </w:pPr>
      <w:del w:id="146"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A5C39EC" w14:textId="77777777" w:rsidR="00AA2F5F" w:rsidRDefault="00E04A2D">
      <w:pPr>
        <w:rPr>
          <w:del w:id="147" w:author="Moti Sorkin" w:date="2026-09-26T15:14:00Z" w16du:dateUtc="2026-09-26T19:14:00Z"/>
        </w:rPr>
      </w:pPr>
      <w:del w:id="148"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F270945" w14:textId="77777777" w:rsidR="00AA2F5F" w:rsidRDefault="00E04A2D">
      <w:pPr>
        <w:rPr>
          <w:del w:id="149" w:author="Moti Sorkin" w:date="2026-09-26T15:14:00Z" w16du:dateUtc="2026-09-26T19:14:00Z"/>
        </w:rPr>
      </w:pPr>
      <w:del w:id="150"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79B838B" w14:textId="77777777" w:rsidR="00AA2F5F" w:rsidRDefault="00E04A2D">
      <w:pPr>
        <w:rPr>
          <w:del w:id="151" w:author="Moti Sorkin" w:date="2026-09-26T15:14:00Z" w16du:dateUtc="2026-09-26T19:14:00Z"/>
        </w:rPr>
      </w:pPr>
      <w:del w:id="152"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4123F7E" w14:textId="77777777" w:rsidR="00AA2F5F" w:rsidRDefault="00E04A2D">
      <w:pPr>
        <w:rPr>
          <w:del w:id="153" w:author="Moti Sorkin" w:date="2026-09-26T15:14:00Z" w16du:dateUtc="2026-09-26T19:14:00Z"/>
        </w:rPr>
      </w:pPr>
      <w:del w:id="154"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B1A9001" w14:textId="77777777" w:rsidR="00AA2F5F" w:rsidRDefault="00E04A2D">
      <w:pPr>
        <w:rPr>
          <w:del w:id="155" w:author="Moti Sorkin" w:date="2026-09-26T15:14:00Z" w16du:dateUtc="2026-09-26T19:14:00Z"/>
        </w:rPr>
      </w:pPr>
      <w:del w:id="156"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51337EE" w14:textId="77777777" w:rsidR="00AA2F5F" w:rsidRDefault="00E04A2D">
      <w:pPr>
        <w:rPr>
          <w:del w:id="157" w:author="Moti Sorkin" w:date="2026-09-26T15:14:00Z" w16du:dateUtc="2026-09-26T19:14:00Z"/>
        </w:rPr>
      </w:pPr>
      <w:del w:id="158"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D555677" w14:textId="77777777" w:rsidR="00AA2F5F" w:rsidRDefault="00E04A2D">
      <w:pPr>
        <w:rPr>
          <w:del w:id="159" w:author="Moti Sorkin" w:date="2026-09-26T15:14:00Z" w16du:dateUtc="2026-09-26T19:14:00Z"/>
        </w:rPr>
      </w:pPr>
      <w:del w:id="160" w:author="Moti Sorkin" w:date="2026-09-26T15:14:00Z" w16du:dateUtc="2026-09-26T19:14:00Z">
        <w:r>
          <w:delText xml:space="preserve">This is sample text to demonstrate a two-column DOCX layout. The text is repeated many times so that it spans multiple pages. Column formatting should make the text flow from the bottom of the left column to the top </w:delText>
        </w:r>
        <w:r>
          <w:delText>of the right column before continuing to the next page.</w:delText>
        </w:r>
        <w:r>
          <w:br/>
        </w:r>
        <w:r>
          <w:br/>
        </w:r>
      </w:del>
    </w:p>
    <w:p w14:paraId="5DE2E520" w14:textId="77777777" w:rsidR="00AA2F5F" w:rsidRDefault="00E04A2D">
      <w:pPr>
        <w:rPr>
          <w:del w:id="161" w:author="Moti Sorkin" w:date="2026-09-26T15:14:00Z" w16du:dateUtc="2026-09-26T19:14:00Z"/>
        </w:rPr>
      </w:pPr>
      <w:del w:id="162"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47CEAEB" w14:textId="77777777" w:rsidR="00AA2F5F" w:rsidRDefault="00E04A2D">
      <w:pPr>
        <w:rPr>
          <w:del w:id="163" w:author="Moti Sorkin" w:date="2026-09-26T15:14:00Z" w16du:dateUtc="2026-09-26T19:14:00Z"/>
        </w:rPr>
      </w:pPr>
      <w:del w:id="164"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74D2199" w14:textId="77777777" w:rsidR="00AA2F5F" w:rsidRDefault="00E04A2D">
      <w:pPr>
        <w:rPr>
          <w:del w:id="165" w:author="Moti Sorkin" w:date="2026-09-26T15:14:00Z" w16du:dateUtc="2026-09-26T19:14:00Z"/>
        </w:rPr>
      </w:pPr>
      <w:del w:id="166"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50EB775" w14:textId="77777777" w:rsidR="00AA2F5F" w:rsidRDefault="00E04A2D">
      <w:pPr>
        <w:rPr>
          <w:del w:id="167" w:author="Moti Sorkin" w:date="2026-09-26T15:14:00Z" w16du:dateUtc="2026-09-26T19:14:00Z"/>
        </w:rPr>
      </w:pPr>
      <w:del w:id="168"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0A0EB48" w14:textId="77777777" w:rsidR="00AA2F5F" w:rsidRDefault="00E04A2D">
      <w:pPr>
        <w:rPr>
          <w:del w:id="169" w:author="Moti Sorkin" w:date="2026-09-26T15:14:00Z" w16du:dateUtc="2026-09-26T19:14:00Z"/>
        </w:rPr>
      </w:pPr>
      <w:del w:id="170"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86EF296" w14:textId="77777777" w:rsidR="00AA2F5F" w:rsidRDefault="00E04A2D">
      <w:pPr>
        <w:rPr>
          <w:del w:id="171" w:author="Moti Sorkin" w:date="2026-09-26T15:14:00Z" w16du:dateUtc="2026-09-26T19:14:00Z"/>
        </w:rPr>
      </w:pPr>
      <w:del w:id="172"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35D3EA2" w14:textId="77777777" w:rsidR="00AA2F5F" w:rsidRDefault="00E04A2D">
      <w:pPr>
        <w:rPr>
          <w:del w:id="173" w:author="Moti Sorkin" w:date="2026-09-26T15:14:00Z" w16du:dateUtc="2026-09-26T19:14:00Z"/>
        </w:rPr>
      </w:pPr>
      <w:del w:id="174"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B389408" w14:textId="77777777" w:rsidR="00AA2F5F" w:rsidRDefault="00E04A2D">
      <w:pPr>
        <w:rPr>
          <w:del w:id="175" w:author="Moti Sorkin" w:date="2026-09-26T15:14:00Z" w16du:dateUtc="2026-09-26T19:14:00Z"/>
        </w:rPr>
      </w:pPr>
      <w:del w:id="176"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493E62C" w14:textId="77777777" w:rsidR="00AA2F5F" w:rsidRDefault="00E04A2D">
      <w:pPr>
        <w:rPr>
          <w:del w:id="177" w:author="Moti Sorkin" w:date="2026-09-26T15:14:00Z" w16du:dateUtc="2026-09-26T19:14:00Z"/>
        </w:rPr>
      </w:pPr>
      <w:del w:id="178" w:author="Moti Sorkin" w:date="2026-09-26T15:14:00Z" w16du:dateUtc="2026-09-26T19:14:00Z">
        <w:r>
          <w:delText xml:space="preserve">This is sample text to demonstrate a two-column DOCX layout. The text is repeated many times so that it spans multiple pages. Column formatting should make the text flow from the bottom of the left column to the top </w:delText>
        </w:r>
        <w:r>
          <w:delText>of the right column before continuing to the next page.</w:delText>
        </w:r>
        <w:r>
          <w:br/>
        </w:r>
        <w:r>
          <w:br/>
        </w:r>
      </w:del>
    </w:p>
    <w:p w14:paraId="68F21C25" w14:textId="77777777" w:rsidR="00AA2F5F" w:rsidRDefault="00E04A2D">
      <w:pPr>
        <w:rPr>
          <w:del w:id="179" w:author="Moti Sorkin" w:date="2026-09-26T15:14:00Z" w16du:dateUtc="2026-09-26T19:14:00Z"/>
        </w:rPr>
      </w:pPr>
      <w:del w:id="180"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B2EA284" w14:textId="77777777" w:rsidR="00AA2F5F" w:rsidRDefault="00E04A2D">
      <w:pPr>
        <w:rPr>
          <w:del w:id="181" w:author="Moti Sorkin" w:date="2026-09-26T15:14:00Z" w16du:dateUtc="2026-09-26T19:14:00Z"/>
        </w:rPr>
      </w:pPr>
      <w:del w:id="182"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71D6B16" w14:textId="77777777" w:rsidR="00AA2F5F" w:rsidRDefault="00E04A2D">
      <w:pPr>
        <w:rPr>
          <w:del w:id="183" w:author="Moti Sorkin" w:date="2026-09-26T15:14:00Z" w16du:dateUtc="2026-09-26T19:14:00Z"/>
        </w:rPr>
      </w:pPr>
      <w:del w:id="184"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EA1E941" w14:textId="77777777" w:rsidR="00AA2F5F" w:rsidRDefault="00E04A2D">
      <w:pPr>
        <w:rPr>
          <w:del w:id="185" w:author="Moti Sorkin" w:date="2026-09-26T15:14:00Z" w16du:dateUtc="2026-09-26T19:14:00Z"/>
        </w:rPr>
      </w:pPr>
      <w:del w:id="186"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47E60A5" w14:textId="77777777" w:rsidR="00AA2F5F" w:rsidRDefault="00E04A2D">
      <w:pPr>
        <w:rPr>
          <w:del w:id="187" w:author="Moti Sorkin" w:date="2026-09-26T15:14:00Z" w16du:dateUtc="2026-09-26T19:14:00Z"/>
        </w:rPr>
      </w:pPr>
      <w:del w:id="188"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F4E615A" w14:textId="77777777" w:rsidR="00AA2F5F" w:rsidRDefault="00E04A2D">
      <w:pPr>
        <w:rPr>
          <w:del w:id="189" w:author="Moti Sorkin" w:date="2026-09-26T15:14:00Z" w16du:dateUtc="2026-09-26T19:14:00Z"/>
        </w:rPr>
      </w:pPr>
      <w:del w:id="190"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CF97125" w14:textId="77777777" w:rsidR="00AA2F5F" w:rsidRDefault="00E04A2D">
      <w:pPr>
        <w:rPr>
          <w:del w:id="191" w:author="Moti Sorkin" w:date="2026-09-26T15:14:00Z" w16du:dateUtc="2026-09-26T19:14:00Z"/>
        </w:rPr>
      </w:pPr>
      <w:del w:id="192"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8765BCE" w14:textId="77777777" w:rsidR="00AA2F5F" w:rsidRDefault="00E04A2D">
      <w:pPr>
        <w:rPr>
          <w:del w:id="193" w:author="Moti Sorkin" w:date="2026-09-26T15:14:00Z" w16du:dateUtc="2026-09-26T19:14:00Z"/>
        </w:rPr>
      </w:pPr>
      <w:del w:id="194"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FACACA0" w14:textId="77777777" w:rsidR="00AA2F5F" w:rsidRDefault="00E04A2D">
      <w:pPr>
        <w:rPr>
          <w:del w:id="195" w:author="Moti Sorkin" w:date="2026-09-26T15:14:00Z" w16du:dateUtc="2026-09-26T19:14:00Z"/>
        </w:rPr>
      </w:pPr>
      <w:del w:id="196" w:author="Moti Sorkin" w:date="2026-09-26T15:14:00Z" w16du:dateUtc="2026-09-26T19:14:00Z">
        <w:r>
          <w:delText xml:space="preserve">This is sample text to demonstrate a two-column DOCX layout. The text is repeated many times so that it spans multiple pages. Column formatting should make the text flow from the bottom of the left column to the top </w:delText>
        </w:r>
        <w:r>
          <w:delText>of the right column before continuing to the next page.</w:delText>
        </w:r>
        <w:r>
          <w:br/>
        </w:r>
        <w:r>
          <w:br/>
        </w:r>
      </w:del>
    </w:p>
    <w:p w14:paraId="7E675834" w14:textId="77777777" w:rsidR="00AA2F5F" w:rsidRDefault="00E04A2D">
      <w:pPr>
        <w:rPr>
          <w:del w:id="197" w:author="Moti Sorkin" w:date="2026-09-26T15:14:00Z" w16du:dateUtc="2026-09-26T19:14:00Z"/>
        </w:rPr>
      </w:pPr>
      <w:del w:id="198"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DAFBA2D" w14:textId="77777777" w:rsidR="00AA2F5F" w:rsidRDefault="00E04A2D">
      <w:pPr>
        <w:rPr>
          <w:del w:id="199" w:author="Moti Sorkin" w:date="2026-09-26T15:14:00Z" w16du:dateUtc="2026-09-26T19:14:00Z"/>
        </w:rPr>
      </w:pPr>
      <w:del w:id="200"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98630C8" w14:textId="77777777" w:rsidR="00AA2F5F" w:rsidRDefault="00E04A2D">
      <w:pPr>
        <w:rPr>
          <w:del w:id="201" w:author="Moti Sorkin" w:date="2026-09-26T15:14:00Z" w16du:dateUtc="2026-09-26T19:14:00Z"/>
        </w:rPr>
      </w:pPr>
      <w:del w:id="202"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C0A39BA" w14:textId="77777777" w:rsidR="00AA2F5F" w:rsidRDefault="00E04A2D">
      <w:pPr>
        <w:rPr>
          <w:del w:id="203" w:author="Moti Sorkin" w:date="2026-09-26T15:14:00Z" w16du:dateUtc="2026-09-26T19:14:00Z"/>
        </w:rPr>
      </w:pPr>
      <w:del w:id="204"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F5582F0" w14:textId="77777777" w:rsidR="00AA2F5F" w:rsidRDefault="00E04A2D">
      <w:pPr>
        <w:rPr>
          <w:del w:id="205" w:author="Moti Sorkin" w:date="2026-09-26T15:14:00Z" w16du:dateUtc="2026-09-26T19:14:00Z"/>
        </w:rPr>
      </w:pPr>
      <w:del w:id="206"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E8D2074" w14:textId="77777777" w:rsidR="00AA2F5F" w:rsidRDefault="00E04A2D">
      <w:pPr>
        <w:rPr>
          <w:del w:id="207" w:author="Moti Sorkin" w:date="2026-09-26T15:14:00Z" w16du:dateUtc="2026-09-26T19:14:00Z"/>
        </w:rPr>
      </w:pPr>
      <w:del w:id="208"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722F83A" w14:textId="77777777" w:rsidR="00AA2F5F" w:rsidRDefault="00E04A2D">
      <w:pPr>
        <w:rPr>
          <w:del w:id="209" w:author="Moti Sorkin" w:date="2026-09-26T15:14:00Z" w16du:dateUtc="2026-09-26T19:14:00Z"/>
        </w:rPr>
      </w:pPr>
      <w:del w:id="210"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399AD19" w14:textId="77777777" w:rsidR="00AA2F5F" w:rsidRDefault="00E04A2D">
      <w:pPr>
        <w:rPr>
          <w:del w:id="211" w:author="Moti Sorkin" w:date="2026-09-26T15:14:00Z" w16du:dateUtc="2026-09-26T19:14:00Z"/>
        </w:rPr>
      </w:pPr>
      <w:del w:id="212"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99284BA" w14:textId="77777777" w:rsidR="00AA2F5F" w:rsidRDefault="00E04A2D">
      <w:pPr>
        <w:rPr>
          <w:del w:id="213" w:author="Moti Sorkin" w:date="2026-09-26T15:14:00Z" w16du:dateUtc="2026-09-26T19:14:00Z"/>
        </w:rPr>
      </w:pPr>
      <w:del w:id="214" w:author="Moti Sorkin" w:date="2026-09-26T15:14:00Z" w16du:dateUtc="2026-09-26T19:14:00Z">
        <w:r>
          <w:delText xml:space="preserve">This is sample text to demonstrate a two-column DOCX layout. The text is repeated many times so that it spans multiple pages. Column formatting should make the text flow from the bottom of the left column to the top </w:delText>
        </w:r>
        <w:r>
          <w:delText>of the right column before continuing to the next page.</w:delText>
        </w:r>
        <w:r>
          <w:br/>
        </w:r>
        <w:r>
          <w:br/>
        </w:r>
      </w:del>
    </w:p>
    <w:p w14:paraId="14FABBF3" w14:textId="77777777" w:rsidR="00AA2F5F" w:rsidRDefault="00E04A2D">
      <w:pPr>
        <w:rPr>
          <w:del w:id="215" w:author="Moti Sorkin" w:date="2026-09-26T15:14:00Z" w16du:dateUtc="2026-09-26T19:14:00Z"/>
        </w:rPr>
      </w:pPr>
      <w:del w:id="216"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2090DB9" w14:textId="77777777" w:rsidR="00AA2F5F" w:rsidRDefault="00E04A2D">
      <w:pPr>
        <w:rPr>
          <w:del w:id="217" w:author="Moti Sorkin" w:date="2026-09-26T15:14:00Z" w16du:dateUtc="2026-09-26T19:14:00Z"/>
        </w:rPr>
      </w:pPr>
      <w:del w:id="218"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060781A" w14:textId="77777777" w:rsidR="00AA2F5F" w:rsidRDefault="00E04A2D">
      <w:pPr>
        <w:rPr>
          <w:del w:id="219" w:author="Moti Sorkin" w:date="2026-09-26T15:14:00Z" w16du:dateUtc="2026-09-26T19:14:00Z"/>
        </w:rPr>
      </w:pPr>
      <w:del w:id="220"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FEC6E0F" w14:textId="77777777" w:rsidR="00AA2F5F" w:rsidRDefault="00E04A2D">
      <w:pPr>
        <w:rPr>
          <w:del w:id="221" w:author="Moti Sorkin" w:date="2026-09-26T15:14:00Z" w16du:dateUtc="2026-09-26T19:14:00Z"/>
        </w:rPr>
      </w:pPr>
      <w:del w:id="222"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C4735E0" w14:textId="77777777" w:rsidR="00AA2F5F" w:rsidRDefault="00E04A2D">
      <w:pPr>
        <w:rPr>
          <w:del w:id="223" w:author="Moti Sorkin" w:date="2026-09-26T15:14:00Z" w16du:dateUtc="2026-09-26T19:14:00Z"/>
        </w:rPr>
      </w:pPr>
      <w:del w:id="224"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2EAB8F4" w14:textId="77777777" w:rsidR="00AA2F5F" w:rsidRDefault="00E04A2D">
      <w:pPr>
        <w:rPr>
          <w:del w:id="225" w:author="Moti Sorkin" w:date="2026-09-26T15:14:00Z" w16du:dateUtc="2026-09-26T19:14:00Z"/>
        </w:rPr>
      </w:pPr>
      <w:del w:id="226"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1C635AA" w14:textId="77777777" w:rsidR="00AA2F5F" w:rsidRDefault="00E04A2D">
      <w:pPr>
        <w:rPr>
          <w:del w:id="227" w:author="Moti Sorkin" w:date="2026-09-26T15:14:00Z" w16du:dateUtc="2026-09-26T19:14:00Z"/>
        </w:rPr>
      </w:pPr>
      <w:del w:id="228"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C05B078" w14:textId="77777777" w:rsidR="00AA2F5F" w:rsidRDefault="00E04A2D">
      <w:pPr>
        <w:rPr>
          <w:del w:id="229" w:author="Moti Sorkin" w:date="2026-09-26T15:14:00Z" w16du:dateUtc="2026-09-26T19:14:00Z"/>
        </w:rPr>
      </w:pPr>
      <w:del w:id="230"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14FD338" w14:textId="77777777" w:rsidR="00AA2F5F" w:rsidRDefault="00E04A2D">
      <w:pPr>
        <w:rPr>
          <w:del w:id="231" w:author="Moti Sorkin" w:date="2026-09-26T15:14:00Z" w16du:dateUtc="2026-09-26T19:14:00Z"/>
        </w:rPr>
      </w:pPr>
      <w:del w:id="232" w:author="Moti Sorkin" w:date="2026-09-26T15:14:00Z" w16du:dateUtc="2026-09-26T19:14:00Z">
        <w:r>
          <w:delText xml:space="preserve">This is sample text to demonstrate a two-column DOCX layout. The text is repeated many times so that it spans multiple pages. Column formatting should make the text flow from the bottom of the left column to the top </w:delText>
        </w:r>
        <w:r>
          <w:delText>of the right column before continuing to the next page.</w:delText>
        </w:r>
        <w:r>
          <w:br/>
        </w:r>
        <w:r>
          <w:br/>
        </w:r>
      </w:del>
    </w:p>
    <w:p w14:paraId="4E66ED33" w14:textId="77777777" w:rsidR="00AA2F5F" w:rsidRDefault="00E04A2D">
      <w:pPr>
        <w:rPr>
          <w:del w:id="233" w:author="Moti Sorkin" w:date="2026-09-26T15:14:00Z" w16du:dateUtc="2026-09-26T19:14:00Z"/>
        </w:rPr>
      </w:pPr>
      <w:del w:id="234"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DA69FE8" w14:textId="77777777" w:rsidR="00AA2F5F" w:rsidRDefault="00E04A2D">
      <w:pPr>
        <w:rPr>
          <w:del w:id="235" w:author="Moti Sorkin" w:date="2026-09-26T15:14:00Z" w16du:dateUtc="2026-09-26T19:14:00Z"/>
        </w:rPr>
      </w:pPr>
      <w:del w:id="236"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C517413" w14:textId="77777777" w:rsidR="00AA2F5F" w:rsidRDefault="00E04A2D">
      <w:pPr>
        <w:rPr>
          <w:del w:id="237" w:author="Moti Sorkin" w:date="2026-09-26T15:14:00Z" w16du:dateUtc="2026-09-26T19:14:00Z"/>
        </w:rPr>
      </w:pPr>
      <w:del w:id="238"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BDEF337" w14:textId="77777777" w:rsidR="00AA2F5F" w:rsidRDefault="00E04A2D">
      <w:pPr>
        <w:rPr>
          <w:del w:id="239" w:author="Moti Sorkin" w:date="2026-09-26T15:14:00Z" w16du:dateUtc="2026-09-26T19:14:00Z"/>
        </w:rPr>
      </w:pPr>
      <w:del w:id="240"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325578C" w14:textId="77777777" w:rsidR="00AA2F5F" w:rsidRDefault="00E04A2D">
      <w:pPr>
        <w:rPr>
          <w:del w:id="241" w:author="Moti Sorkin" w:date="2026-09-26T15:14:00Z" w16du:dateUtc="2026-09-26T19:14:00Z"/>
        </w:rPr>
      </w:pPr>
      <w:del w:id="242"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A9C9C81" w14:textId="77777777" w:rsidR="00AA2F5F" w:rsidRDefault="00E04A2D">
      <w:pPr>
        <w:rPr>
          <w:del w:id="243" w:author="Moti Sorkin" w:date="2026-09-26T15:14:00Z" w16du:dateUtc="2026-09-26T19:14:00Z"/>
        </w:rPr>
      </w:pPr>
      <w:del w:id="244"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52CEA6F" w14:textId="77777777" w:rsidR="00AA2F5F" w:rsidRDefault="00E04A2D">
      <w:pPr>
        <w:rPr>
          <w:del w:id="245" w:author="Moti Sorkin" w:date="2026-09-26T15:14:00Z" w16du:dateUtc="2026-09-26T19:14:00Z"/>
        </w:rPr>
      </w:pPr>
      <w:del w:id="246"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72AA1FC" w14:textId="77777777" w:rsidR="00AA2F5F" w:rsidRDefault="00E04A2D">
      <w:pPr>
        <w:rPr>
          <w:del w:id="247" w:author="Moti Sorkin" w:date="2026-09-26T15:14:00Z" w16du:dateUtc="2026-09-26T19:14:00Z"/>
        </w:rPr>
      </w:pPr>
      <w:del w:id="248"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994E51E" w14:textId="77777777" w:rsidR="00AA2F5F" w:rsidRDefault="00E04A2D">
      <w:pPr>
        <w:rPr>
          <w:del w:id="249" w:author="Moti Sorkin" w:date="2026-09-26T15:14:00Z" w16du:dateUtc="2026-09-26T19:14:00Z"/>
        </w:rPr>
      </w:pPr>
      <w:del w:id="250" w:author="Moti Sorkin" w:date="2026-09-26T15:14:00Z" w16du:dateUtc="2026-09-26T19:14:00Z">
        <w:r>
          <w:delText xml:space="preserve">This is sample text to demonstrate a two-column DOCX layout. The text is repeated many times so that it spans multiple pages. Column formatting should make the text flow from the bottom of the left column to the top </w:delText>
        </w:r>
        <w:r>
          <w:delText>of the right column before continuing to the next page.</w:delText>
        </w:r>
        <w:r>
          <w:br/>
        </w:r>
        <w:r>
          <w:br/>
        </w:r>
      </w:del>
    </w:p>
    <w:p w14:paraId="30265597" w14:textId="77777777" w:rsidR="00AA2F5F" w:rsidRDefault="00E04A2D">
      <w:pPr>
        <w:rPr>
          <w:del w:id="251" w:author="Moti Sorkin" w:date="2026-09-26T15:14:00Z" w16du:dateUtc="2026-09-26T19:14:00Z"/>
        </w:rPr>
      </w:pPr>
      <w:del w:id="252"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9AE4358" w14:textId="77777777" w:rsidR="00AA2F5F" w:rsidRDefault="00E04A2D">
      <w:pPr>
        <w:rPr>
          <w:del w:id="253" w:author="Moti Sorkin" w:date="2026-09-26T15:14:00Z" w16du:dateUtc="2026-09-26T19:14:00Z"/>
        </w:rPr>
      </w:pPr>
      <w:del w:id="254"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D5A575E" w14:textId="77777777" w:rsidR="00AA2F5F" w:rsidRDefault="00E04A2D">
      <w:pPr>
        <w:rPr>
          <w:del w:id="255" w:author="Moti Sorkin" w:date="2026-09-26T15:14:00Z" w16du:dateUtc="2026-09-26T19:14:00Z"/>
        </w:rPr>
      </w:pPr>
      <w:del w:id="256"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DD6872A" w14:textId="77777777" w:rsidR="00AA2F5F" w:rsidRDefault="00E04A2D">
      <w:pPr>
        <w:rPr>
          <w:del w:id="257" w:author="Moti Sorkin" w:date="2026-09-26T15:14:00Z" w16du:dateUtc="2026-09-26T19:14:00Z"/>
        </w:rPr>
      </w:pPr>
      <w:del w:id="258"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A0C442E" w14:textId="77777777" w:rsidR="00AA2F5F" w:rsidRDefault="00E04A2D">
      <w:pPr>
        <w:rPr>
          <w:del w:id="259" w:author="Moti Sorkin" w:date="2026-09-26T15:14:00Z" w16du:dateUtc="2026-09-26T19:14:00Z"/>
        </w:rPr>
      </w:pPr>
      <w:del w:id="260"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3A05E19" w14:textId="77777777" w:rsidR="00AA2F5F" w:rsidRDefault="00E04A2D">
      <w:pPr>
        <w:rPr>
          <w:del w:id="261" w:author="Moti Sorkin" w:date="2026-09-26T15:14:00Z" w16du:dateUtc="2026-09-26T19:14:00Z"/>
        </w:rPr>
      </w:pPr>
      <w:del w:id="262"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A46A033" w14:textId="77777777" w:rsidR="00AA2F5F" w:rsidRDefault="00E04A2D">
      <w:pPr>
        <w:rPr>
          <w:del w:id="263" w:author="Moti Sorkin" w:date="2026-09-26T15:14:00Z" w16du:dateUtc="2026-09-26T19:14:00Z"/>
        </w:rPr>
      </w:pPr>
      <w:del w:id="264"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27CAA6E" w14:textId="77777777" w:rsidR="00AA2F5F" w:rsidRDefault="00E04A2D">
      <w:pPr>
        <w:rPr>
          <w:del w:id="265" w:author="Moti Sorkin" w:date="2026-09-26T15:14:00Z" w16du:dateUtc="2026-09-26T19:14:00Z"/>
        </w:rPr>
      </w:pPr>
      <w:del w:id="266"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3A31900" w14:textId="77777777" w:rsidR="00AA2F5F" w:rsidRDefault="00E04A2D">
      <w:pPr>
        <w:rPr>
          <w:del w:id="267" w:author="Moti Sorkin" w:date="2026-09-26T15:14:00Z" w16du:dateUtc="2026-09-26T19:14:00Z"/>
        </w:rPr>
      </w:pPr>
      <w:del w:id="268" w:author="Moti Sorkin" w:date="2026-09-26T15:14:00Z" w16du:dateUtc="2026-09-26T19:14:00Z">
        <w:r>
          <w:delText xml:space="preserve">This is sample text to demonstrate a two-column DOCX layout. The text is repeated many times so that it spans multiple pages. Column formatting should make the text flow from the bottom of the left column to the top </w:delText>
        </w:r>
        <w:r>
          <w:delText>of the right column before continuing to the next page.</w:delText>
        </w:r>
        <w:r>
          <w:br/>
        </w:r>
        <w:r>
          <w:br/>
        </w:r>
      </w:del>
    </w:p>
    <w:p w14:paraId="6302E313" w14:textId="77777777" w:rsidR="00AA2F5F" w:rsidRDefault="00E04A2D">
      <w:pPr>
        <w:rPr>
          <w:del w:id="269" w:author="Moti Sorkin" w:date="2026-09-26T15:14:00Z" w16du:dateUtc="2026-09-26T19:14:00Z"/>
        </w:rPr>
      </w:pPr>
      <w:del w:id="270"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0CE3416" w14:textId="77777777" w:rsidR="00AA2F5F" w:rsidRDefault="00E04A2D">
      <w:pPr>
        <w:rPr>
          <w:del w:id="271" w:author="Moti Sorkin" w:date="2026-09-26T15:14:00Z" w16du:dateUtc="2026-09-26T19:14:00Z"/>
        </w:rPr>
      </w:pPr>
      <w:del w:id="272"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1B0DDDA" w14:textId="77777777" w:rsidR="00AA2F5F" w:rsidRDefault="00E04A2D">
      <w:pPr>
        <w:rPr>
          <w:del w:id="273" w:author="Moti Sorkin" w:date="2026-09-26T15:14:00Z" w16du:dateUtc="2026-09-26T19:14:00Z"/>
        </w:rPr>
      </w:pPr>
      <w:del w:id="274"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93BADF7" w14:textId="77777777" w:rsidR="00AA2F5F" w:rsidRDefault="00E04A2D">
      <w:pPr>
        <w:rPr>
          <w:del w:id="275" w:author="Moti Sorkin" w:date="2026-09-26T15:14:00Z" w16du:dateUtc="2026-09-26T19:14:00Z"/>
        </w:rPr>
      </w:pPr>
      <w:del w:id="276"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18DC3CC" w14:textId="77777777" w:rsidR="00AA2F5F" w:rsidRDefault="00E04A2D">
      <w:pPr>
        <w:rPr>
          <w:del w:id="277" w:author="Moti Sorkin" w:date="2026-09-26T15:14:00Z" w16du:dateUtc="2026-09-26T19:14:00Z"/>
        </w:rPr>
      </w:pPr>
      <w:del w:id="278"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69D12D8" w14:textId="77777777" w:rsidR="00AA2F5F" w:rsidRDefault="00E04A2D">
      <w:pPr>
        <w:rPr>
          <w:del w:id="279" w:author="Moti Sorkin" w:date="2026-09-26T15:14:00Z" w16du:dateUtc="2026-09-26T19:14:00Z"/>
        </w:rPr>
      </w:pPr>
      <w:del w:id="280"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2E8C8FA" w14:textId="77777777" w:rsidR="00AA2F5F" w:rsidRDefault="00E04A2D">
      <w:pPr>
        <w:rPr>
          <w:del w:id="281" w:author="Moti Sorkin" w:date="2026-09-26T15:14:00Z" w16du:dateUtc="2026-09-26T19:14:00Z"/>
        </w:rPr>
      </w:pPr>
      <w:del w:id="282"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7730252" w14:textId="77777777" w:rsidR="00AA2F5F" w:rsidRDefault="00E04A2D">
      <w:pPr>
        <w:rPr>
          <w:del w:id="283" w:author="Moti Sorkin" w:date="2026-09-26T15:14:00Z" w16du:dateUtc="2026-09-26T19:14:00Z"/>
        </w:rPr>
      </w:pPr>
      <w:del w:id="284"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22D0C63" w14:textId="77777777" w:rsidR="00AA2F5F" w:rsidRDefault="00E04A2D">
      <w:pPr>
        <w:rPr>
          <w:del w:id="285" w:author="Moti Sorkin" w:date="2026-09-26T15:14:00Z" w16du:dateUtc="2026-09-26T19:14:00Z"/>
        </w:rPr>
      </w:pPr>
      <w:del w:id="286" w:author="Moti Sorkin" w:date="2026-09-26T15:14:00Z" w16du:dateUtc="2026-09-26T19:14:00Z">
        <w:r>
          <w:delText xml:space="preserve">This is sample text to demonstrate a two-column DOCX layout. The text is repeated many times so that it spans multiple pages. Column formatting should make the text flow from the bottom of the left column to the top </w:delText>
        </w:r>
        <w:r>
          <w:delText>of the right column before continuing to the next page.</w:delText>
        </w:r>
        <w:r>
          <w:br/>
        </w:r>
        <w:r>
          <w:br/>
        </w:r>
      </w:del>
    </w:p>
    <w:p w14:paraId="6540EA89" w14:textId="77777777" w:rsidR="00AA2F5F" w:rsidRDefault="00E04A2D">
      <w:pPr>
        <w:rPr>
          <w:del w:id="287" w:author="Moti Sorkin" w:date="2026-09-26T15:14:00Z" w16du:dateUtc="2026-09-26T19:14:00Z"/>
        </w:rPr>
      </w:pPr>
      <w:del w:id="288"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67268EF" w14:textId="77777777" w:rsidR="00AA2F5F" w:rsidRDefault="00E04A2D">
      <w:pPr>
        <w:rPr>
          <w:del w:id="289" w:author="Moti Sorkin" w:date="2026-09-26T15:14:00Z" w16du:dateUtc="2026-09-26T19:14:00Z"/>
        </w:rPr>
      </w:pPr>
      <w:del w:id="290"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E304029" w14:textId="77777777" w:rsidR="00AA2F5F" w:rsidRDefault="00E04A2D">
      <w:pPr>
        <w:rPr>
          <w:del w:id="291" w:author="Moti Sorkin" w:date="2026-09-26T15:14:00Z" w16du:dateUtc="2026-09-26T19:14:00Z"/>
        </w:rPr>
      </w:pPr>
      <w:del w:id="292"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C1A4C98" w14:textId="77777777" w:rsidR="00AA2F5F" w:rsidRDefault="00E04A2D">
      <w:pPr>
        <w:rPr>
          <w:del w:id="293" w:author="Moti Sorkin" w:date="2026-09-26T15:14:00Z" w16du:dateUtc="2026-09-26T19:14:00Z"/>
        </w:rPr>
      </w:pPr>
      <w:del w:id="294"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7F94C0C" w14:textId="77777777" w:rsidR="00AA2F5F" w:rsidRDefault="00E04A2D">
      <w:pPr>
        <w:rPr>
          <w:del w:id="295" w:author="Moti Sorkin" w:date="2026-09-26T15:14:00Z" w16du:dateUtc="2026-09-26T19:14:00Z"/>
        </w:rPr>
      </w:pPr>
      <w:del w:id="296"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1E72042" w14:textId="77777777" w:rsidR="00AA2F5F" w:rsidRDefault="00E04A2D">
      <w:pPr>
        <w:rPr>
          <w:del w:id="297" w:author="Moti Sorkin" w:date="2026-09-26T15:14:00Z" w16du:dateUtc="2026-09-26T19:14:00Z"/>
        </w:rPr>
      </w:pPr>
      <w:del w:id="298"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ACD4AC9" w14:textId="77777777" w:rsidR="00AA2F5F" w:rsidRDefault="00E04A2D">
      <w:pPr>
        <w:rPr>
          <w:del w:id="299" w:author="Moti Sorkin" w:date="2026-09-26T15:14:00Z" w16du:dateUtc="2026-09-26T19:14:00Z"/>
        </w:rPr>
      </w:pPr>
      <w:del w:id="300"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0BACD72" w14:textId="77777777" w:rsidR="00AA2F5F" w:rsidRDefault="00E04A2D">
      <w:pPr>
        <w:rPr>
          <w:del w:id="301" w:author="Moti Sorkin" w:date="2026-09-26T15:14:00Z" w16du:dateUtc="2026-09-26T19:14:00Z"/>
        </w:rPr>
      </w:pPr>
      <w:del w:id="302"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96872BE" w14:textId="77777777" w:rsidR="00AA2F5F" w:rsidRDefault="00E04A2D">
      <w:pPr>
        <w:rPr>
          <w:del w:id="303" w:author="Moti Sorkin" w:date="2026-09-26T15:14:00Z" w16du:dateUtc="2026-09-26T19:14:00Z"/>
        </w:rPr>
      </w:pPr>
      <w:del w:id="304" w:author="Moti Sorkin" w:date="2026-09-26T15:14:00Z" w16du:dateUtc="2026-09-26T19:14:00Z">
        <w:r>
          <w:delText xml:space="preserve">This is sample text to demonstrate a two-column DOCX layout. The text is repeated many times so that it spans multiple pages. Column formatting should make the text flow from the bottom of the left column to the top </w:delText>
        </w:r>
        <w:r>
          <w:delText>of the right column before continuing to the next page.</w:delText>
        </w:r>
        <w:r>
          <w:br/>
        </w:r>
        <w:r>
          <w:br/>
        </w:r>
      </w:del>
    </w:p>
    <w:p w14:paraId="4706C541" w14:textId="77777777" w:rsidR="00AA2F5F" w:rsidRDefault="00E04A2D">
      <w:pPr>
        <w:rPr>
          <w:del w:id="305" w:author="Moti Sorkin" w:date="2026-09-26T15:14:00Z" w16du:dateUtc="2026-09-26T19:14:00Z"/>
        </w:rPr>
      </w:pPr>
      <w:del w:id="306"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9CA2D78" w14:textId="77777777" w:rsidR="00AA2F5F" w:rsidRDefault="00E04A2D">
      <w:pPr>
        <w:rPr>
          <w:del w:id="307" w:author="Moti Sorkin" w:date="2026-09-26T15:14:00Z" w16du:dateUtc="2026-09-26T19:14:00Z"/>
        </w:rPr>
      </w:pPr>
      <w:del w:id="308"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C3F5327" w14:textId="77777777" w:rsidR="00AA2F5F" w:rsidRDefault="00E04A2D">
      <w:pPr>
        <w:rPr>
          <w:del w:id="309" w:author="Moti Sorkin" w:date="2026-09-26T15:14:00Z" w16du:dateUtc="2026-09-26T19:14:00Z"/>
        </w:rPr>
      </w:pPr>
      <w:del w:id="310"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465AAA0" w14:textId="77777777" w:rsidR="00AA2F5F" w:rsidRDefault="00E04A2D">
      <w:pPr>
        <w:rPr>
          <w:del w:id="311" w:author="Moti Sorkin" w:date="2026-09-26T15:14:00Z" w16du:dateUtc="2026-09-26T19:14:00Z"/>
        </w:rPr>
      </w:pPr>
      <w:del w:id="312"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B4FA373" w14:textId="77777777" w:rsidR="00AA2F5F" w:rsidRDefault="00E04A2D">
      <w:pPr>
        <w:rPr>
          <w:del w:id="313" w:author="Moti Sorkin" w:date="2026-09-26T15:14:00Z" w16du:dateUtc="2026-09-26T19:14:00Z"/>
        </w:rPr>
      </w:pPr>
      <w:del w:id="314"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393E5F33" w14:textId="77777777" w:rsidR="00AA2F5F" w:rsidRDefault="00E04A2D">
      <w:pPr>
        <w:rPr>
          <w:del w:id="315" w:author="Moti Sorkin" w:date="2026-09-26T15:14:00Z" w16du:dateUtc="2026-09-26T19:14:00Z"/>
        </w:rPr>
      </w:pPr>
      <w:del w:id="316"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8D6FB13" w14:textId="77777777" w:rsidR="00AA2F5F" w:rsidRDefault="00E04A2D">
      <w:pPr>
        <w:rPr>
          <w:del w:id="317" w:author="Moti Sorkin" w:date="2026-09-26T15:14:00Z" w16du:dateUtc="2026-09-26T19:14:00Z"/>
        </w:rPr>
      </w:pPr>
      <w:del w:id="318"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A6ACFAF" w14:textId="77777777" w:rsidR="00AA2F5F" w:rsidRDefault="00E04A2D">
      <w:pPr>
        <w:rPr>
          <w:del w:id="319" w:author="Moti Sorkin" w:date="2026-09-26T15:14:00Z" w16du:dateUtc="2026-09-26T19:14:00Z"/>
        </w:rPr>
      </w:pPr>
      <w:del w:id="320"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4EAE46DD" w14:textId="77777777" w:rsidR="00AA2F5F" w:rsidRDefault="00E04A2D">
      <w:pPr>
        <w:rPr>
          <w:del w:id="321" w:author="Moti Sorkin" w:date="2026-09-26T15:14:00Z" w16du:dateUtc="2026-09-26T19:14:00Z"/>
        </w:rPr>
      </w:pPr>
      <w:del w:id="322" w:author="Moti Sorkin" w:date="2026-09-26T15:14:00Z" w16du:dateUtc="2026-09-26T19:14:00Z">
        <w:r>
          <w:delText xml:space="preserve">This is sample text to demonstrate a two-column DOCX layout. The text is repeated many times so that it spans multiple pages. Column formatting should make the text flow from the bottom of the left column to the top </w:delText>
        </w:r>
        <w:r>
          <w:delText>of the right column before continuing to the next page.</w:delText>
        </w:r>
        <w:r>
          <w:br/>
        </w:r>
        <w:r>
          <w:br/>
        </w:r>
      </w:del>
    </w:p>
    <w:p w14:paraId="0EE16168" w14:textId="77777777" w:rsidR="00AA2F5F" w:rsidRDefault="00E04A2D">
      <w:pPr>
        <w:rPr>
          <w:del w:id="323" w:author="Moti Sorkin" w:date="2026-09-26T15:14:00Z" w16du:dateUtc="2026-09-26T19:14:00Z"/>
        </w:rPr>
      </w:pPr>
      <w:del w:id="324"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77629371" w14:textId="77777777" w:rsidR="00AA2F5F" w:rsidRDefault="00E04A2D">
      <w:pPr>
        <w:rPr>
          <w:del w:id="325" w:author="Moti Sorkin" w:date="2026-09-26T15:14:00Z" w16du:dateUtc="2026-09-26T19:14:00Z"/>
        </w:rPr>
      </w:pPr>
      <w:del w:id="326"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BBF4CE4" w14:textId="77777777" w:rsidR="00AA2F5F" w:rsidRDefault="00E04A2D">
      <w:pPr>
        <w:rPr>
          <w:del w:id="327" w:author="Moti Sorkin" w:date="2026-09-26T15:14:00Z" w16du:dateUtc="2026-09-26T19:14:00Z"/>
        </w:rPr>
      </w:pPr>
      <w:del w:id="328"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14F57D74" w14:textId="77777777" w:rsidR="00AA2F5F" w:rsidRDefault="00E04A2D">
      <w:pPr>
        <w:rPr>
          <w:del w:id="329" w:author="Moti Sorkin" w:date="2026-09-26T15:14:00Z" w16du:dateUtc="2026-09-26T19:14:00Z"/>
        </w:rPr>
      </w:pPr>
      <w:del w:id="330"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28DA8E94" w14:textId="77777777" w:rsidR="00AA2F5F" w:rsidRDefault="00E04A2D">
      <w:pPr>
        <w:rPr>
          <w:del w:id="331" w:author="Moti Sorkin" w:date="2026-09-26T15:14:00Z" w16du:dateUtc="2026-09-26T19:14:00Z"/>
        </w:rPr>
      </w:pPr>
      <w:del w:id="332"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639C8986" w14:textId="77777777" w:rsidR="00AA2F5F" w:rsidRDefault="00E04A2D">
      <w:pPr>
        <w:rPr>
          <w:del w:id="333" w:author="Moti Sorkin" w:date="2026-09-26T15:14:00Z" w16du:dateUtc="2026-09-26T19:14:00Z"/>
        </w:rPr>
      </w:pPr>
      <w:del w:id="334"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0754B7A5" w14:textId="77777777" w:rsidR="00AA2F5F" w:rsidRDefault="00E04A2D">
      <w:pPr>
        <w:rPr>
          <w:del w:id="335" w:author="Moti Sorkin" w:date="2026-09-26T15:14:00Z" w16du:dateUtc="2026-09-26T19:14:00Z"/>
        </w:rPr>
      </w:pPr>
      <w:del w:id="336"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815DFE0" w14:textId="77777777" w:rsidR="00AA2F5F" w:rsidRDefault="00E04A2D">
      <w:pPr>
        <w:rPr>
          <w:del w:id="337" w:author="Moti Sorkin" w:date="2026-09-26T15:14:00Z" w16du:dateUtc="2026-09-26T19:14:00Z"/>
        </w:rPr>
      </w:pPr>
      <w:del w:id="338"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p w14:paraId="5A3A7149" w14:textId="77777777" w:rsidR="00AA2F5F" w:rsidRDefault="00E04A2D">
      <w:pPr>
        <w:rPr>
          <w:del w:id="339" w:author="Moti Sorkin" w:date="2026-09-26T15:14:00Z" w16du:dateUtc="2026-09-26T19:14:00Z"/>
        </w:rPr>
      </w:pPr>
      <w:del w:id="340" w:author="Moti Sorkin" w:date="2026-09-26T15:14:00Z" w16du:dateUtc="2026-09-26T19:14:00Z">
        <w:r>
          <w:delText xml:space="preserve">This is sample text to demonstrate a two-column DOCX layout. The text is repeated many times so that it spans multiple pages. Column formatting should make the text flow from the bottom of the left column to the top </w:delText>
        </w:r>
        <w:r>
          <w:delText>of the right column before continuing to the next page.</w:delText>
        </w:r>
        <w:r>
          <w:br/>
        </w:r>
        <w:r>
          <w:br/>
        </w:r>
      </w:del>
    </w:p>
    <w:p w14:paraId="0F18E05A" w14:textId="77777777" w:rsidR="00AA2F5F" w:rsidRDefault="00E04A2D">
      <w:pPr>
        <w:spacing w:after="0" w:line="240" w:lineRule="auto"/>
        <w:pPrChange w:id="341" w:author="Moti Sorkin" w:date="2026-09-26T15:14:00Z" w16du:dateUtc="2026-09-26T19:14:00Z">
          <w:pPr/>
        </w:pPrChange>
      </w:pPr>
      <w:del w:id="342" w:author="Moti Sorkin" w:date="2026-09-26T15:14:00Z" w16du:dateUtc="2026-09-26T19:14:00Z">
        <w: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br/>
        </w:r>
        <w:r>
          <w:br/>
        </w:r>
      </w:del>
    </w:p>
    <w:sectPr w:rsidR="00AA2F5F">
      <w:headerReference w:type="default" r:id="rId8"/>
      <w:footerReference w:type="default" r:id="rId9"/>
      <w:pgSz w:w="12240" w:h="15840"/>
      <w:pgMar w:top="1440" w:right="1440" w:bottom="1440" w:left="1440" w:header="720" w:footer="720" w:gutter="0"/>
      <w:cols w:num="1" w:space="720"/>
      <w:docGrid w:linePitch="360"/>
      <w:sectPrChange w:id="345" w:author="Moti Sorkin" w:date="2026-09-26T15:14:00Z" w16du:dateUtc="2026-09-26T19:14:00Z">
        <w:sectPr w:rsidR="00AA2F5F">
          <w:pgMar w:top="1440" w:right="1440" w:bottom="1440" w:left="1440" w:header="720" w:footer="720" w:gutter="0"/>
          <w:cols w:num="2"/>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93567C" w14:textId="77777777" w:rsidR="00E04A2D" w:rsidRDefault="00E04A2D" w:rsidP="00352E07">
      <w:pPr>
        <w:spacing w:after="0" w:line="240" w:lineRule="auto"/>
      </w:pPr>
      <w:r>
        <w:separator/>
      </w:r>
    </w:p>
  </w:endnote>
  <w:endnote w:type="continuationSeparator" w:id="0">
    <w:p w14:paraId="0B48D29A" w14:textId="77777777" w:rsidR="00E04A2D" w:rsidRDefault="00E04A2D" w:rsidP="00352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69DD4D" w14:textId="77777777" w:rsidR="00352E07" w:rsidRDefault="00352E07">
    <w:pPr>
      <w:spacing w:after="165"/>
      <w:pPrChange w:id="344" w:author="Moti Sorkin" w:date="2026-09-26T15:14:00Z" w16du:dateUtc="2026-09-26T19:14: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C0A901" w14:textId="77777777" w:rsidR="00E04A2D" w:rsidRDefault="00E04A2D" w:rsidP="00352E07">
      <w:pPr>
        <w:spacing w:after="0" w:line="240" w:lineRule="auto"/>
      </w:pPr>
      <w:r>
        <w:separator/>
      </w:r>
    </w:p>
  </w:footnote>
  <w:footnote w:type="continuationSeparator" w:id="0">
    <w:p w14:paraId="188C0E66" w14:textId="77777777" w:rsidR="00E04A2D" w:rsidRDefault="00E04A2D" w:rsidP="00352E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D800A5" w14:textId="77777777" w:rsidR="00352E07" w:rsidRDefault="00352E07">
    <w:pPr>
      <w:spacing w:after="165"/>
      <w:pPrChange w:id="343" w:author="Moti Sorkin" w:date="2026-09-26T15:14:00Z" w16du:dateUtc="2026-09-26T19:14: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937E85"/>
    <w:multiLevelType w:val="multilevel"/>
    <w:tmpl w:val="F33C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484389"/>
    <w:multiLevelType w:val="hybridMultilevel"/>
    <w:tmpl w:val="8098AAD6"/>
    <w:lvl w:ilvl="0" w:tplc="800A6182">
      <w:start w:val="1"/>
      <w:numFmt w:val="decimal"/>
      <w:pStyle w:val="Motistyle"/>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F3763C"/>
    <w:multiLevelType w:val="multilevel"/>
    <w:tmpl w:val="3D64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241643"/>
    <w:multiLevelType w:val="hybridMultilevel"/>
    <w:tmpl w:val="DCAE8092"/>
    <w:lvl w:ilvl="0" w:tplc="17768B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92700"/>
    <w:multiLevelType w:val="hybridMultilevel"/>
    <w:tmpl w:val="E5768FBE"/>
    <w:lvl w:ilvl="0" w:tplc="0700DE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0A5AF0"/>
    <w:multiLevelType w:val="multilevel"/>
    <w:tmpl w:val="E862B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6601E7"/>
    <w:multiLevelType w:val="multilevel"/>
    <w:tmpl w:val="325A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5372EB"/>
    <w:multiLevelType w:val="hybridMultilevel"/>
    <w:tmpl w:val="E892C826"/>
    <w:lvl w:ilvl="0" w:tplc="12189A8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E76717"/>
    <w:multiLevelType w:val="hybridMultilevel"/>
    <w:tmpl w:val="DCAE8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9D65644"/>
    <w:multiLevelType w:val="hybridMultilevel"/>
    <w:tmpl w:val="DCAE8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50561898">
    <w:abstractNumId w:val="8"/>
  </w:num>
  <w:num w:numId="2" w16cid:durableId="358511495">
    <w:abstractNumId w:val="6"/>
  </w:num>
  <w:num w:numId="3" w16cid:durableId="555550494">
    <w:abstractNumId w:val="5"/>
  </w:num>
  <w:num w:numId="4" w16cid:durableId="270361073">
    <w:abstractNumId w:val="4"/>
  </w:num>
  <w:num w:numId="5" w16cid:durableId="1289164732">
    <w:abstractNumId w:val="7"/>
  </w:num>
  <w:num w:numId="6" w16cid:durableId="1388870499">
    <w:abstractNumId w:val="3"/>
  </w:num>
  <w:num w:numId="7" w16cid:durableId="597637880">
    <w:abstractNumId w:val="2"/>
  </w:num>
  <w:num w:numId="8" w16cid:durableId="1896622858">
    <w:abstractNumId w:val="1"/>
  </w:num>
  <w:num w:numId="9" w16cid:durableId="1652516493">
    <w:abstractNumId w:val="0"/>
  </w:num>
  <w:num w:numId="10" w16cid:durableId="1978947974">
    <w:abstractNumId w:val="9"/>
  </w:num>
  <w:num w:numId="11" w16cid:durableId="2026401631">
    <w:abstractNumId w:val="14"/>
  </w:num>
  <w:num w:numId="12" w16cid:durableId="1974096054">
    <w:abstractNumId w:val="15"/>
  </w:num>
  <w:num w:numId="13" w16cid:durableId="2031177229">
    <w:abstractNumId w:val="11"/>
  </w:num>
  <w:num w:numId="14" w16cid:durableId="706176372">
    <w:abstractNumId w:val="10"/>
  </w:num>
  <w:num w:numId="15" w16cid:durableId="101413648">
    <w:abstractNumId w:val="16"/>
  </w:num>
  <w:num w:numId="16" w16cid:durableId="733428086">
    <w:abstractNumId w:val="13"/>
  </w:num>
  <w:num w:numId="17" w16cid:durableId="1210806196">
    <w:abstractNumId w:val="12"/>
  </w:num>
  <w:num w:numId="18" w16cid:durableId="857738865">
    <w:abstractNumId w:val="17"/>
  </w:num>
  <w:num w:numId="19" w16cid:durableId="806556344">
    <w:abstractNumId w:val="1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2D35"/>
    <w:rsid w:val="00326F90"/>
    <w:rsid w:val="00352E07"/>
    <w:rsid w:val="004368DF"/>
    <w:rsid w:val="0044205F"/>
    <w:rsid w:val="00563DB5"/>
    <w:rsid w:val="00634084"/>
    <w:rsid w:val="0072044E"/>
    <w:rsid w:val="008B44CC"/>
    <w:rsid w:val="008C7AEF"/>
    <w:rsid w:val="009C7AE6"/>
    <w:rsid w:val="00A70FFC"/>
    <w:rsid w:val="00AA1D8D"/>
    <w:rsid w:val="00AA2F5F"/>
    <w:rsid w:val="00AF4127"/>
    <w:rsid w:val="00B47730"/>
    <w:rsid w:val="00CB0664"/>
    <w:rsid w:val="00CF6E4E"/>
    <w:rsid w:val="00D833B8"/>
    <w:rsid w:val="00E04A2D"/>
    <w:rsid w:val="00FC693F"/>
    <w:rsid w:val="00FC7F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47271916"/>
  <w14:defaultImageDpi w14:val="300"/>
  <w15:docId w15:val="{D75DF981-0934-1347-9576-68FD68AE2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634084"/>
    <w:pPr>
      <w:keepNext/>
      <w:keepLines/>
      <w:spacing w:before="360" w:after="80" w:line="278" w:lineRule="auto"/>
      <w:outlineLvl w:val="0"/>
      <w:pPrChange w:id="0" w:author="Moti Sorkin" w:date="2026-09-26T15:14:00Z">
        <w:pPr>
          <w:keepNext/>
          <w:keepLines/>
          <w:spacing w:before="480" w:line="276" w:lineRule="auto"/>
          <w:outlineLvl w:val="0"/>
        </w:pPr>
      </w:pPrChange>
    </w:pPr>
    <w:rPr>
      <w:rFonts w:asciiTheme="majorHAnsi" w:eastAsiaTheme="majorEastAsia" w:hAnsiTheme="majorHAnsi" w:cstheme="majorBidi"/>
      <w:color w:val="365F91" w:themeColor="accent1" w:themeShade="BF"/>
      <w:kern w:val="2"/>
      <w:sz w:val="40"/>
      <w:szCs w:val="40"/>
      <w14:ligatures w14:val="standardContextual"/>
      <w:rPrChange w:id="0" w:author="Moti Sorkin" w:date="2026-09-26T15:14:00Z">
        <w:rPr>
          <w:rFonts w:asciiTheme="majorHAnsi" w:eastAsiaTheme="majorEastAsia" w:hAnsiTheme="majorHAnsi" w:cstheme="majorBidi"/>
          <w:b/>
          <w:bCs/>
          <w:color w:val="365F91" w:themeColor="accent1" w:themeShade="BF"/>
          <w:sz w:val="28"/>
          <w:szCs w:val="28"/>
          <w:lang w:val="en-US" w:eastAsia="en-US" w:bidi="ar-SA"/>
        </w:rPr>
      </w:rPrChange>
    </w:rPr>
  </w:style>
  <w:style w:type="paragraph" w:styleId="Heading2">
    <w:name w:val="heading 2"/>
    <w:basedOn w:val="Normal"/>
    <w:next w:val="Normal"/>
    <w:link w:val="Heading2Char"/>
    <w:uiPriority w:val="9"/>
    <w:unhideWhenUsed/>
    <w:qFormat/>
    <w:rsid w:val="00634084"/>
    <w:pPr>
      <w:keepNext/>
      <w:keepLines/>
      <w:spacing w:before="160" w:after="80" w:line="278" w:lineRule="auto"/>
      <w:outlineLvl w:val="1"/>
      <w:pPrChange w:id="1" w:author="Moti Sorkin" w:date="2026-09-26T15:14:00Z">
        <w:pPr>
          <w:keepNext/>
          <w:keepLines/>
          <w:spacing w:before="200" w:line="276" w:lineRule="auto"/>
          <w:outlineLvl w:val="1"/>
        </w:pPr>
      </w:pPrChange>
    </w:pPr>
    <w:rPr>
      <w:rFonts w:asciiTheme="majorHAnsi" w:eastAsiaTheme="majorEastAsia" w:hAnsiTheme="majorHAnsi" w:cstheme="majorBidi"/>
      <w:color w:val="365F91" w:themeColor="accent1" w:themeShade="BF"/>
      <w:kern w:val="2"/>
      <w:sz w:val="32"/>
      <w:szCs w:val="32"/>
      <w14:ligatures w14:val="standardContextual"/>
      <w:rPrChange w:id="1" w:author="Moti Sorkin" w:date="2026-09-26T15:14:00Z">
        <w:rPr>
          <w:rFonts w:asciiTheme="majorHAnsi" w:eastAsiaTheme="majorEastAsia" w:hAnsiTheme="majorHAnsi" w:cstheme="majorBidi"/>
          <w:b/>
          <w:bCs/>
          <w:color w:val="4F81BD" w:themeColor="accent1"/>
          <w:sz w:val="26"/>
          <w:szCs w:val="26"/>
          <w:lang w:val="en-US" w:eastAsia="en-US" w:bidi="ar-SA"/>
        </w:rPr>
      </w:rPrChange>
    </w:rPr>
  </w:style>
  <w:style w:type="paragraph" w:styleId="Heading3">
    <w:name w:val="heading 3"/>
    <w:basedOn w:val="Normal"/>
    <w:next w:val="Normal"/>
    <w:link w:val="Heading3Char"/>
    <w:uiPriority w:val="9"/>
    <w:unhideWhenUsed/>
    <w:qFormat/>
    <w:rsid w:val="00634084"/>
    <w:pPr>
      <w:keepNext/>
      <w:keepLines/>
      <w:spacing w:before="160" w:after="80" w:line="278" w:lineRule="auto"/>
      <w:outlineLvl w:val="2"/>
      <w:pPrChange w:id="2" w:author="Moti Sorkin" w:date="2026-09-26T15:14:00Z">
        <w:pPr>
          <w:keepNext/>
          <w:keepLines/>
          <w:spacing w:before="200" w:line="276" w:lineRule="auto"/>
          <w:outlineLvl w:val="2"/>
        </w:pPr>
      </w:pPrChange>
    </w:pPr>
    <w:rPr>
      <w:rFonts w:eastAsiaTheme="majorEastAsia" w:cstheme="majorBidi"/>
      <w:color w:val="365F91" w:themeColor="accent1" w:themeShade="BF"/>
      <w:kern w:val="2"/>
      <w:sz w:val="28"/>
      <w:szCs w:val="28"/>
      <w14:ligatures w14:val="standardContextual"/>
      <w:rPrChange w:id="2" w:author="Moti Sorkin" w:date="2026-09-26T15:14:00Z">
        <w:rPr>
          <w:rFonts w:asciiTheme="majorHAnsi" w:eastAsiaTheme="majorEastAsia" w:hAnsiTheme="majorHAnsi" w:cstheme="majorBidi"/>
          <w:b/>
          <w:bCs/>
          <w:color w:val="4F81BD" w:themeColor="accent1"/>
          <w:sz w:val="22"/>
          <w:szCs w:val="22"/>
          <w:lang w:val="en-US" w:eastAsia="en-US" w:bidi="ar-SA"/>
        </w:rPr>
      </w:rPrChange>
    </w:rPr>
  </w:style>
  <w:style w:type="paragraph" w:styleId="Heading4">
    <w:name w:val="heading 4"/>
    <w:basedOn w:val="Normal"/>
    <w:next w:val="Normal"/>
    <w:link w:val="Heading4Char"/>
    <w:uiPriority w:val="9"/>
    <w:semiHidden/>
    <w:unhideWhenUsed/>
    <w:qFormat/>
    <w:rsid w:val="00634084"/>
    <w:pPr>
      <w:keepNext/>
      <w:keepLines/>
      <w:spacing w:before="80" w:after="40" w:line="278" w:lineRule="auto"/>
      <w:outlineLvl w:val="3"/>
      <w:pPrChange w:id="3" w:author="Moti Sorkin" w:date="2026-09-26T15:14:00Z">
        <w:pPr>
          <w:keepNext/>
          <w:keepLines/>
          <w:spacing w:before="200" w:line="276" w:lineRule="auto"/>
          <w:outlineLvl w:val="3"/>
        </w:pPr>
      </w:pPrChange>
    </w:pPr>
    <w:rPr>
      <w:rFonts w:eastAsiaTheme="majorEastAsia" w:cstheme="majorBidi"/>
      <w:i/>
      <w:iCs/>
      <w:color w:val="365F91" w:themeColor="accent1" w:themeShade="BF"/>
      <w:kern w:val="2"/>
      <w:sz w:val="24"/>
      <w:szCs w:val="24"/>
      <w14:ligatures w14:val="standardContextual"/>
      <w:rPrChange w:id="3" w:author="Moti Sorkin" w:date="2026-09-26T15:14:00Z">
        <w:rPr>
          <w:rFonts w:asciiTheme="majorHAnsi" w:eastAsiaTheme="majorEastAsia" w:hAnsiTheme="majorHAnsi" w:cstheme="majorBidi"/>
          <w:b/>
          <w:bCs/>
          <w:i/>
          <w:iCs/>
          <w:color w:val="4F81BD" w:themeColor="accent1"/>
          <w:sz w:val="22"/>
          <w:szCs w:val="22"/>
          <w:lang w:val="en-US" w:eastAsia="en-US" w:bidi="ar-SA"/>
        </w:rPr>
      </w:rPrChange>
    </w:rPr>
  </w:style>
  <w:style w:type="paragraph" w:styleId="Heading5">
    <w:name w:val="heading 5"/>
    <w:basedOn w:val="Normal"/>
    <w:next w:val="Normal"/>
    <w:link w:val="Heading5Char"/>
    <w:uiPriority w:val="9"/>
    <w:semiHidden/>
    <w:unhideWhenUsed/>
    <w:qFormat/>
    <w:rsid w:val="00634084"/>
    <w:pPr>
      <w:keepNext/>
      <w:keepLines/>
      <w:spacing w:before="80" w:after="40" w:line="278" w:lineRule="auto"/>
      <w:outlineLvl w:val="4"/>
      <w:pPrChange w:id="4" w:author="Moti Sorkin" w:date="2026-09-26T15:14:00Z">
        <w:pPr>
          <w:keepNext/>
          <w:keepLines/>
          <w:spacing w:before="200" w:line="276" w:lineRule="auto"/>
          <w:outlineLvl w:val="4"/>
        </w:pPr>
      </w:pPrChange>
    </w:pPr>
    <w:rPr>
      <w:rFonts w:eastAsiaTheme="majorEastAsia" w:cstheme="majorBidi"/>
      <w:color w:val="365F91" w:themeColor="accent1" w:themeShade="BF"/>
      <w:kern w:val="2"/>
      <w:sz w:val="24"/>
      <w:szCs w:val="24"/>
      <w14:ligatures w14:val="standardContextual"/>
      <w:rPrChange w:id="4" w:author="Moti Sorkin" w:date="2026-09-26T15:14:00Z">
        <w:rPr>
          <w:rFonts w:asciiTheme="majorHAnsi" w:eastAsiaTheme="majorEastAsia" w:hAnsiTheme="majorHAnsi" w:cstheme="majorBidi"/>
          <w:color w:val="243F60" w:themeColor="accent1" w:themeShade="7F"/>
          <w:sz w:val="22"/>
          <w:szCs w:val="22"/>
          <w:lang w:val="en-US" w:eastAsia="en-US" w:bidi="ar-SA"/>
        </w:rPr>
      </w:rPrChange>
    </w:rPr>
  </w:style>
  <w:style w:type="paragraph" w:styleId="Heading6">
    <w:name w:val="heading 6"/>
    <w:basedOn w:val="Normal"/>
    <w:next w:val="Normal"/>
    <w:link w:val="Heading6Char"/>
    <w:uiPriority w:val="9"/>
    <w:semiHidden/>
    <w:unhideWhenUsed/>
    <w:qFormat/>
    <w:rsid w:val="00634084"/>
    <w:pPr>
      <w:keepNext/>
      <w:keepLines/>
      <w:spacing w:before="40" w:after="0" w:line="278" w:lineRule="auto"/>
      <w:outlineLvl w:val="5"/>
      <w:pPrChange w:id="5" w:author="Moti Sorkin" w:date="2026-09-26T15:14:00Z">
        <w:pPr>
          <w:keepNext/>
          <w:keepLines/>
          <w:spacing w:before="200" w:line="276" w:lineRule="auto"/>
          <w:outlineLvl w:val="5"/>
        </w:pPr>
      </w:pPrChange>
    </w:pPr>
    <w:rPr>
      <w:rFonts w:eastAsiaTheme="majorEastAsia" w:cstheme="majorBidi"/>
      <w:i/>
      <w:iCs/>
      <w:color w:val="595959" w:themeColor="text1" w:themeTint="A6"/>
      <w:kern w:val="2"/>
      <w:sz w:val="24"/>
      <w:szCs w:val="24"/>
      <w14:ligatures w14:val="standardContextual"/>
      <w:rPrChange w:id="5" w:author="Moti Sorkin" w:date="2026-09-26T15:14:00Z">
        <w:rPr>
          <w:rFonts w:asciiTheme="majorHAnsi" w:eastAsiaTheme="majorEastAsia" w:hAnsiTheme="majorHAnsi" w:cstheme="majorBidi"/>
          <w:i/>
          <w:iCs/>
          <w:color w:val="243F60" w:themeColor="accent1" w:themeShade="7F"/>
          <w:sz w:val="22"/>
          <w:szCs w:val="22"/>
          <w:lang w:val="en-US" w:eastAsia="en-US" w:bidi="ar-SA"/>
        </w:rPr>
      </w:rPrChange>
    </w:rPr>
  </w:style>
  <w:style w:type="paragraph" w:styleId="Heading7">
    <w:name w:val="heading 7"/>
    <w:basedOn w:val="Normal"/>
    <w:next w:val="Normal"/>
    <w:link w:val="Heading7Char"/>
    <w:uiPriority w:val="9"/>
    <w:semiHidden/>
    <w:unhideWhenUsed/>
    <w:qFormat/>
    <w:rsid w:val="00634084"/>
    <w:pPr>
      <w:keepNext/>
      <w:keepLines/>
      <w:spacing w:before="40" w:after="0" w:line="278" w:lineRule="auto"/>
      <w:outlineLvl w:val="6"/>
      <w:pPrChange w:id="6" w:author="Moti Sorkin" w:date="2026-09-26T15:14:00Z">
        <w:pPr>
          <w:keepNext/>
          <w:keepLines/>
          <w:spacing w:before="200" w:line="276" w:lineRule="auto"/>
          <w:outlineLvl w:val="6"/>
        </w:pPr>
      </w:pPrChange>
    </w:pPr>
    <w:rPr>
      <w:rFonts w:eastAsiaTheme="majorEastAsia" w:cstheme="majorBidi"/>
      <w:color w:val="595959" w:themeColor="text1" w:themeTint="A6"/>
      <w:kern w:val="2"/>
      <w:sz w:val="24"/>
      <w:szCs w:val="24"/>
      <w14:ligatures w14:val="standardContextual"/>
      <w:rPrChange w:id="6" w:author="Moti Sorkin" w:date="2026-09-26T15:14:00Z">
        <w:rPr>
          <w:rFonts w:asciiTheme="majorHAnsi" w:eastAsiaTheme="majorEastAsia" w:hAnsiTheme="majorHAnsi" w:cstheme="majorBidi"/>
          <w:i/>
          <w:iCs/>
          <w:color w:val="404040" w:themeColor="text1" w:themeTint="BF"/>
          <w:sz w:val="22"/>
          <w:szCs w:val="22"/>
          <w:lang w:val="en-US" w:eastAsia="en-US" w:bidi="ar-SA"/>
        </w:rPr>
      </w:rPrChange>
    </w:rPr>
  </w:style>
  <w:style w:type="paragraph" w:styleId="Heading8">
    <w:name w:val="heading 8"/>
    <w:basedOn w:val="Normal"/>
    <w:next w:val="Normal"/>
    <w:link w:val="Heading8Char"/>
    <w:uiPriority w:val="9"/>
    <w:semiHidden/>
    <w:unhideWhenUsed/>
    <w:qFormat/>
    <w:rsid w:val="00634084"/>
    <w:pPr>
      <w:keepNext/>
      <w:keepLines/>
      <w:spacing w:after="0" w:line="278" w:lineRule="auto"/>
      <w:outlineLvl w:val="7"/>
      <w:pPrChange w:id="7" w:author="Moti Sorkin" w:date="2026-09-26T15:14:00Z">
        <w:pPr>
          <w:keepNext/>
          <w:keepLines/>
          <w:spacing w:before="200" w:line="276" w:lineRule="auto"/>
          <w:outlineLvl w:val="7"/>
        </w:pPr>
      </w:pPrChange>
    </w:pPr>
    <w:rPr>
      <w:rFonts w:eastAsiaTheme="majorEastAsia" w:cstheme="majorBidi"/>
      <w:i/>
      <w:iCs/>
      <w:color w:val="272727" w:themeColor="text1" w:themeTint="D8"/>
      <w:kern w:val="2"/>
      <w:sz w:val="24"/>
      <w:szCs w:val="24"/>
      <w14:ligatures w14:val="standardContextual"/>
      <w:rPrChange w:id="7" w:author="Moti Sorkin" w:date="2026-09-26T15:14:00Z">
        <w:rPr>
          <w:rFonts w:asciiTheme="majorHAnsi" w:eastAsiaTheme="majorEastAsia" w:hAnsiTheme="majorHAnsi" w:cstheme="majorBidi"/>
          <w:color w:val="4F81BD" w:themeColor="accent1"/>
          <w:lang w:val="en-US" w:eastAsia="en-US" w:bidi="ar-SA"/>
        </w:rPr>
      </w:rPrChange>
    </w:rPr>
  </w:style>
  <w:style w:type="paragraph" w:styleId="Heading9">
    <w:name w:val="heading 9"/>
    <w:basedOn w:val="Normal"/>
    <w:next w:val="Normal"/>
    <w:link w:val="Heading9Char"/>
    <w:uiPriority w:val="9"/>
    <w:semiHidden/>
    <w:unhideWhenUsed/>
    <w:qFormat/>
    <w:rsid w:val="00634084"/>
    <w:pPr>
      <w:keepNext/>
      <w:keepLines/>
      <w:spacing w:after="0" w:line="278" w:lineRule="auto"/>
      <w:outlineLvl w:val="8"/>
      <w:pPrChange w:id="8" w:author="Moti Sorkin" w:date="2026-09-26T15:14:00Z">
        <w:pPr>
          <w:keepNext/>
          <w:keepLines/>
          <w:spacing w:before="200" w:line="276" w:lineRule="auto"/>
          <w:outlineLvl w:val="8"/>
        </w:pPr>
      </w:pPrChange>
    </w:pPr>
    <w:rPr>
      <w:rFonts w:eastAsiaTheme="majorEastAsia" w:cstheme="majorBidi"/>
      <w:color w:val="272727" w:themeColor="text1" w:themeTint="D8"/>
      <w:kern w:val="2"/>
      <w:sz w:val="24"/>
      <w:szCs w:val="24"/>
      <w14:ligatures w14:val="standardContextual"/>
      <w:rPrChange w:id="8" w:author="Moti Sorkin" w:date="2026-09-26T15:14:00Z">
        <w:rPr>
          <w:rFonts w:asciiTheme="majorHAnsi" w:eastAsiaTheme="majorEastAsia" w:hAnsiTheme="majorHAnsi" w:cstheme="majorBidi"/>
          <w:i/>
          <w:iCs/>
          <w:color w:val="404040" w:themeColor="text1" w:themeTint="BF"/>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color w:val="365F91"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color w:val="365F91" w:themeColor="accent1" w:themeShade="BF"/>
      <w:kern w:val="2"/>
      <w:sz w:val="32"/>
      <w:szCs w:val="32"/>
      <w14:ligatures w14:val="standardContextual"/>
    </w:rPr>
  </w:style>
  <w:style w:type="character" w:customStyle="1" w:styleId="Heading3Char">
    <w:name w:val="Heading 3 Char"/>
    <w:basedOn w:val="DefaultParagraphFont"/>
    <w:link w:val="Heading3"/>
    <w:uiPriority w:val="9"/>
    <w:rsid w:val="00FC693F"/>
    <w:rPr>
      <w:rFonts w:eastAsiaTheme="majorEastAsia" w:cstheme="majorBidi"/>
      <w:color w:val="365F91" w:themeColor="accent1" w:themeShade="BF"/>
      <w:kern w:val="2"/>
      <w:sz w:val="28"/>
      <w:szCs w:val="28"/>
      <w14:ligatures w14:val="standardContextual"/>
    </w:rPr>
  </w:style>
  <w:style w:type="paragraph" w:styleId="Title">
    <w:name w:val="Title"/>
    <w:basedOn w:val="Normal"/>
    <w:next w:val="Normal"/>
    <w:link w:val="TitleChar"/>
    <w:uiPriority w:val="10"/>
    <w:qFormat/>
    <w:rsid w:val="00634084"/>
    <w:pPr>
      <w:spacing w:after="80" w:line="240" w:lineRule="auto"/>
      <w:contextualSpacing/>
      <w:pPrChange w:id="9" w:author="Moti Sorkin" w:date="2026-09-26T15:14:00Z">
        <w:pPr>
          <w:pBdr>
            <w:bottom w:val="single" w:sz="8" w:space="4" w:color="4F81BD" w:themeColor="accent1"/>
          </w:pBdr>
          <w:spacing w:after="300"/>
          <w:contextualSpacing/>
        </w:pPr>
      </w:pPrChange>
    </w:pPr>
    <w:rPr>
      <w:rFonts w:asciiTheme="majorHAnsi" w:eastAsiaTheme="majorEastAsia" w:hAnsiTheme="majorHAnsi" w:cstheme="majorBidi"/>
      <w:spacing w:val="-10"/>
      <w:kern w:val="28"/>
      <w:sz w:val="56"/>
      <w:szCs w:val="56"/>
      <w14:ligatures w14:val="standardContextual"/>
      <w:rPrChange w:id="9" w:author="Moti Sorkin" w:date="2026-09-26T15:14:00Z">
        <w:rPr>
          <w:rFonts w:asciiTheme="majorHAnsi" w:eastAsiaTheme="majorEastAsia" w:hAnsiTheme="majorHAnsi" w:cstheme="majorBidi"/>
          <w:color w:val="17365D" w:themeColor="text2" w:themeShade="BF"/>
          <w:spacing w:val="5"/>
          <w:kern w:val="28"/>
          <w:sz w:val="52"/>
          <w:szCs w:val="52"/>
          <w:lang w:val="en-US" w:eastAsia="en-US" w:bidi="ar-SA"/>
        </w:rPr>
      </w:rPrChang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634084"/>
    <w:pPr>
      <w:numPr>
        <w:ilvl w:val="1"/>
      </w:numPr>
      <w:spacing w:after="160" w:line="278" w:lineRule="auto"/>
      <w:pPrChange w:id="10" w:author="Moti Sorkin" w:date="2026-09-26T15:14:00Z">
        <w:pPr>
          <w:numPr>
            <w:ilvl w:val="1"/>
          </w:numPr>
          <w:spacing w:after="200" w:line="276" w:lineRule="auto"/>
        </w:pPr>
      </w:pPrChange>
    </w:pPr>
    <w:rPr>
      <w:rFonts w:eastAsiaTheme="majorEastAsia" w:cstheme="majorBidi"/>
      <w:color w:val="595959" w:themeColor="text1" w:themeTint="A6"/>
      <w:spacing w:val="15"/>
      <w:kern w:val="2"/>
      <w:sz w:val="28"/>
      <w:szCs w:val="28"/>
      <w14:ligatures w14:val="standardContextual"/>
      <w:rPrChange w:id="10" w:author="Moti Sorkin" w:date="2026-09-26T15:14:00Z">
        <w:rPr>
          <w:rFonts w:asciiTheme="majorHAnsi" w:eastAsiaTheme="majorEastAsia" w:hAnsiTheme="majorHAnsi" w:cstheme="majorBidi"/>
          <w:i/>
          <w:iCs/>
          <w:color w:val="4F81BD" w:themeColor="accent1"/>
          <w:spacing w:val="15"/>
          <w:sz w:val="24"/>
          <w:szCs w:val="24"/>
          <w:lang w:val="en-US" w:eastAsia="en-US" w:bidi="ar-SA"/>
        </w:rPr>
      </w:rPrChange>
    </w:rPr>
  </w:style>
  <w:style w:type="character" w:customStyle="1" w:styleId="SubtitleChar">
    <w:name w:val="Subtitle Char"/>
    <w:basedOn w:val="DefaultParagraphFont"/>
    <w:link w:val="Subtitle"/>
    <w:uiPriority w:val="11"/>
    <w:rsid w:val="00FC693F"/>
    <w:rPr>
      <w:rFonts w:eastAsiaTheme="majorEastAsia" w:cstheme="majorBidi"/>
      <w:color w:val="595959" w:themeColor="text1" w:themeTint="A6"/>
      <w:spacing w:val="15"/>
      <w:kern w:val="2"/>
      <w:sz w:val="28"/>
      <w:szCs w:val="28"/>
      <w14:ligatures w14:val="standardContextual"/>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semiHidden/>
    <w:unhideWhenUsed/>
    <w:rsid w:val="00D833B8"/>
    <w:pPr>
      <w:spacing w:after="120" w:line="278" w:lineRule="auto"/>
      <w:pPrChange w:id="11" w:author="Moti Sorkin" w:date="2026-09-26T15:14:00Z">
        <w:pPr>
          <w:spacing w:after="120" w:line="276" w:lineRule="auto"/>
        </w:pPr>
      </w:pPrChange>
    </w:pPr>
    <w:rPr>
      <w:rFonts w:eastAsiaTheme="minorHAnsi"/>
      <w:kern w:val="2"/>
      <w:sz w:val="24"/>
      <w:szCs w:val="24"/>
      <w14:ligatures w14:val="standardContextual"/>
      <w:rPrChange w:id="11" w:author="Moti Sorkin" w:date="2026-09-26T15:14:00Z">
        <w:rPr>
          <w:rFonts w:asciiTheme="minorHAnsi" w:eastAsiaTheme="minorEastAsia" w:hAnsiTheme="minorHAnsi" w:cstheme="minorBidi"/>
          <w:sz w:val="22"/>
          <w:szCs w:val="22"/>
          <w:lang w:val="en-US" w:eastAsia="en-US" w:bidi="ar-SA"/>
        </w:rPr>
      </w:rPrChange>
    </w:rPr>
  </w:style>
  <w:style w:type="character" w:customStyle="1" w:styleId="BodyTextChar">
    <w:name w:val="Body Text Char"/>
    <w:basedOn w:val="DefaultParagraphFont"/>
    <w:link w:val="BodyText"/>
    <w:uiPriority w:val="99"/>
    <w:rsid w:val="00AA1D8D"/>
    <w:rPr>
      <w:rFonts w:eastAsiaTheme="minorHAnsi"/>
      <w:kern w:val="2"/>
      <w:sz w:val="24"/>
      <w:szCs w:val="24"/>
      <w14:ligatures w14:val="standardContextual"/>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634084"/>
    <w:pPr>
      <w:spacing w:before="160" w:after="160" w:line="278" w:lineRule="auto"/>
      <w:jc w:val="center"/>
      <w:pPrChange w:id="12" w:author="Moti Sorkin" w:date="2026-09-26T15:14:00Z">
        <w:pPr>
          <w:spacing w:after="200" w:line="276" w:lineRule="auto"/>
        </w:pPr>
      </w:pPrChange>
    </w:pPr>
    <w:rPr>
      <w:rFonts w:eastAsiaTheme="minorHAnsi"/>
      <w:i/>
      <w:iCs/>
      <w:color w:val="404040" w:themeColor="text1" w:themeTint="BF"/>
      <w:kern w:val="2"/>
      <w:sz w:val="24"/>
      <w:szCs w:val="24"/>
      <w14:ligatures w14:val="standardContextual"/>
      <w:rPrChange w:id="12" w:author="Moti Sorkin" w:date="2026-09-26T15:14:00Z">
        <w:rPr>
          <w:rFonts w:asciiTheme="minorHAnsi" w:eastAsiaTheme="minorEastAsia" w:hAnsiTheme="minorHAnsi" w:cstheme="minorBidi"/>
          <w:i/>
          <w:iCs/>
          <w:color w:val="000000" w:themeColor="text1"/>
          <w:sz w:val="22"/>
          <w:szCs w:val="22"/>
          <w:lang w:val="en-US" w:eastAsia="en-US" w:bidi="ar-SA"/>
        </w:rPr>
      </w:rPrChange>
    </w:rPr>
  </w:style>
  <w:style w:type="character" w:customStyle="1" w:styleId="QuoteChar">
    <w:name w:val="Quote Char"/>
    <w:basedOn w:val="DefaultParagraphFont"/>
    <w:link w:val="Quote"/>
    <w:uiPriority w:val="29"/>
    <w:rsid w:val="00FC693F"/>
    <w:rPr>
      <w:rFonts w:eastAsiaTheme="minorHAnsi"/>
      <w:i/>
      <w:iCs/>
      <w:color w:val="404040" w:themeColor="text1" w:themeTint="BF"/>
      <w:kern w:val="2"/>
      <w:sz w:val="24"/>
      <w:szCs w:val="24"/>
      <w14:ligatures w14:val="standardContextual"/>
    </w:rPr>
  </w:style>
  <w:style w:type="character" w:customStyle="1" w:styleId="Heading4Char">
    <w:name w:val="Heading 4 Char"/>
    <w:basedOn w:val="DefaultParagraphFont"/>
    <w:link w:val="Heading4"/>
    <w:uiPriority w:val="9"/>
    <w:semiHidden/>
    <w:rsid w:val="00FC693F"/>
    <w:rPr>
      <w:rFonts w:eastAsiaTheme="majorEastAsia" w:cstheme="majorBidi"/>
      <w:i/>
      <w:iCs/>
      <w:color w:val="365F91"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FC693F"/>
    <w:rPr>
      <w:rFonts w:eastAsiaTheme="majorEastAsia" w:cstheme="majorBidi"/>
      <w:color w:val="365F91"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FC693F"/>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FC693F"/>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FC693F"/>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FC693F"/>
    <w:rPr>
      <w:rFonts w:eastAsiaTheme="majorEastAsia" w:cstheme="majorBidi"/>
      <w:color w:val="272727" w:themeColor="text1" w:themeTint="D8"/>
      <w:kern w:val="2"/>
      <w:sz w:val="24"/>
      <w:szCs w:val="24"/>
      <w14:ligatures w14:val="standardContextual"/>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634084"/>
    <w:pPr>
      <w:pBdr>
        <w:top w:val="single" w:sz="4" w:space="10" w:color="365F91" w:themeColor="accent1" w:themeShade="BF"/>
        <w:bottom w:val="single" w:sz="4" w:space="10" w:color="365F91" w:themeColor="accent1" w:themeShade="BF"/>
      </w:pBdr>
      <w:spacing w:before="360" w:after="360" w:line="278" w:lineRule="auto"/>
      <w:ind w:left="864" w:right="864"/>
      <w:jc w:val="center"/>
      <w:pPrChange w:id="13" w:author="Moti Sorkin" w:date="2026-09-26T15:14:00Z">
        <w:pPr>
          <w:pBdr>
            <w:bottom w:val="single" w:sz="4" w:space="4" w:color="4F81BD" w:themeColor="accent1"/>
          </w:pBdr>
          <w:spacing w:before="200" w:after="280" w:line="276" w:lineRule="auto"/>
          <w:ind w:left="936" w:right="936"/>
        </w:pPr>
      </w:pPrChange>
    </w:pPr>
    <w:rPr>
      <w:rFonts w:eastAsiaTheme="minorHAnsi"/>
      <w:i/>
      <w:iCs/>
      <w:color w:val="365F91" w:themeColor="accent1" w:themeShade="BF"/>
      <w:kern w:val="2"/>
      <w:sz w:val="24"/>
      <w:szCs w:val="24"/>
      <w14:ligatures w14:val="standardContextual"/>
      <w:rPrChange w:id="13" w:author="Moti Sorkin" w:date="2026-09-26T15:14:00Z">
        <w:rPr>
          <w:rFonts w:asciiTheme="minorHAnsi" w:eastAsiaTheme="minorEastAsia" w:hAnsiTheme="minorHAnsi" w:cstheme="minorBidi"/>
          <w:b/>
          <w:bCs/>
          <w:i/>
          <w:iCs/>
          <w:color w:val="4F81BD" w:themeColor="accent1"/>
          <w:sz w:val="22"/>
          <w:szCs w:val="22"/>
          <w:lang w:val="en-US" w:eastAsia="en-US" w:bidi="ar-SA"/>
        </w:rPr>
      </w:rPrChange>
    </w:rPr>
  </w:style>
  <w:style w:type="character" w:customStyle="1" w:styleId="IntenseQuoteChar">
    <w:name w:val="Intense Quote Char"/>
    <w:basedOn w:val="DefaultParagraphFont"/>
    <w:link w:val="IntenseQuote"/>
    <w:uiPriority w:val="30"/>
    <w:rsid w:val="00FC693F"/>
    <w:rPr>
      <w:rFonts w:eastAsiaTheme="minorHAnsi"/>
      <w:i/>
      <w:iCs/>
      <w:color w:val="365F91" w:themeColor="accent1" w:themeShade="BF"/>
      <w:kern w:val="2"/>
      <w:sz w:val="24"/>
      <w:szCs w:val="24"/>
      <w14:ligatures w14:val="standardContextual"/>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634084"/>
    <w:rPr>
      <w:i/>
      <w:iCs/>
      <w:color w:val="365F91" w:themeColor="accent1" w:themeShade="BF"/>
      <w:rPrChange w:id="14" w:author="Moti Sorkin" w:date="2026-09-26T15:14:00Z">
        <w:rPr>
          <w:b/>
          <w:bCs/>
          <w:i/>
          <w:iCs/>
          <w:color w:val="4F81BD" w:themeColor="accent1"/>
        </w:rPr>
      </w:rPrChange>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634084"/>
    <w:rPr>
      <w:b/>
      <w:bCs/>
      <w:smallCaps/>
      <w:color w:val="365F91" w:themeColor="accent1" w:themeShade="BF"/>
      <w:spacing w:val="5"/>
      <w:rPrChange w:id="15" w:author="Moti Sorkin" w:date="2026-09-26T15:14:00Z">
        <w:rPr>
          <w:b/>
          <w:bCs/>
          <w:smallCaps/>
          <w:color w:val="C0504D" w:themeColor="accent2"/>
          <w:spacing w:val="5"/>
          <w:u w:val="single"/>
        </w:rPr>
      </w:rPrChang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ariableStyle">
    <w:name w:val="variableStyle"/>
    <w:basedOn w:val="BodyText"/>
    <w:autoRedefine/>
    <w:qFormat/>
    <w:rsid w:val="00D833B8"/>
    <w:pPr>
      <w:widowControl w:val="0"/>
      <w:spacing w:line="240" w:lineRule="auto"/>
      <w:jc w:val="both"/>
      <w:pPrChange w:id="16" w:author="Moti Sorkin" w:date="2026-09-26T15:14:00Z">
        <w:pPr>
          <w:widowControl w:val="0"/>
          <w:spacing w:after="120"/>
          <w:jc w:val="both"/>
        </w:pPr>
      </w:pPrChange>
    </w:pPr>
    <w:rPr>
      <w:rFonts w:asciiTheme="majorHAnsi" w:eastAsia="Times New Roman" w:hAnsiTheme="majorHAnsi" w:cstheme="majorHAnsi"/>
      <w:color w:val="00B050"/>
      <w:szCs w:val="20"/>
      <w:rPrChange w:id="16" w:author="Moti Sorkin" w:date="2026-09-26T15:14:00Z">
        <w:rPr>
          <w:rFonts w:asciiTheme="majorHAnsi" w:hAnsiTheme="majorHAnsi" w:cstheme="majorHAnsi"/>
          <w:color w:val="00B050"/>
          <w:sz w:val="24"/>
          <w:lang w:val="en-US" w:eastAsia="en-US" w:bidi="ar-SA"/>
        </w:rPr>
      </w:rPrChange>
    </w:rPr>
  </w:style>
  <w:style w:type="paragraph" w:customStyle="1" w:styleId="Motistyle">
    <w:name w:val="Moti style"/>
    <w:basedOn w:val="Heading2"/>
    <w:next w:val="Heading3"/>
    <w:link w:val="MotistyleChar"/>
    <w:qFormat/>
    <w:rsid w:val="004368DF"/>
    <w:pPr>
      <w:numPr>
        <w:numId w:val="14"/>
      </w:numPr>
      <w:spacing w:after="0" w:line="240" w:lineRule="auto"/>
      <w:pPrChange w:id="17" w:author="Moti Sorkin" w:date="2026-09-26T15:14:00Z">
        <w:pPr>
          <w:keepNext/>
          <w:keepLines/>
          <w:numPr>
            <w:numId w:val="14"/>
          </w:numPr>
          <w:spacing w:before="160" w:after="80"/>
          <w:ind w:left="720" w:hanging="360"/>
          <w:outlineLvl w:val="1"/>
        </w:pPr>
      </w:pPrChange>
    </w:pPr>
    <w:rPr>
      <w:rPrChange w:id="17" w:author="Moti Sorkin" w:date="2026-09-26T15:14:00Z">
        <w:rPr>
          <w:rFonts w:asciiTheme="majorHAnsi" w:eastAsiaTheme="majorEastAsia" w:hAnsiTheme="majorHAnsi" w:cstheme="majorBidi"/>
          <w:b/>
          <w:bCs/>
          <w:color w:val="365F91" w:themeColor="accent1" w:themeShade="BF"/>
          <w:kern w:val="2"/>
          <w:sz w:val="32"/>
          <w:szCs w:val="32"/>
          <w:lang w:val="en-US" w:eastAsia="en-US" w:bidi="ar-SA"/>
          <w14:ligatures w14:val="standardContextual"/>
        </w:rPr>
      </w:rPrChange>
    </w:rPr>
  </w:style>
  <w:style w:type="character" w:customStyle="1" w:styleId="MotistyleChar">
    <w:name w:val="Moti style Char"/>
    <w:basedOn w:val="Heading2Char"/>
    <w:link w:val="Motistyle"/>
    <w:rsid w:val="00352E07"/>
    <w:rPr>
      <w:rFonts w:asciiTheme="majorHAnsi" w:eastAsiaTheme="majorEastAsia" w:hAnsiTheme="majorHAnsi" w:cstheme="majorBidi"/>
      <w:color w:val="365F91" w:themeColor="accent1" w:themeShade="BF"/>
      <w:kern w:val="2"/>
      <w:sz w:val="32"/>
      <w:szCs w:val="32"/>
      <w14:ligatures w14:val="standardContextual"/>
    </w:rPr>
  </w:style>
  <w:style w:type="character" w:styleId="Hyperlink">
    <w:name w:val="Hyperlink"/>
    <w:basedOn w:val="DefaultParagraphFont"/>
    <w:uiPriority w:val="99"/>
    <w:unhideWhenUsed/>
    <w:rsid w:val="00352E07"/>
    <w:rPr>
      <w:color w:val="0000FF" w:themeColor="hyperlink"/>
      <w:u w:val="single"/>
    </w:rPr>
  </w:style>
  <w:style w:type="character" w:styleId="UnresolvedMention">
    <w:name w:val="Unresolved Mention"/>
    <w:basedOn w:val="DefaultParagraphFont"/>
    <w:uiPriority w:val="99"/>
    <w:semiHidden/>
    <w:unhideWhenUsed/>
    <w:rsid w:val="00352E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6197</Words>
  <Characters>35325</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1</cp:revision>
  <dcterms:created xsi:type="dcterms:W3CDTF">2025-09-15T19:48:00Z</dcterms:created>
  <dcterms:modified xsi:type="dcterms:W3CDTF">2026-09-26T19:14:00Z</dcterms:modified>
  <cp:category/>
</cp:coreProperties>
</file>