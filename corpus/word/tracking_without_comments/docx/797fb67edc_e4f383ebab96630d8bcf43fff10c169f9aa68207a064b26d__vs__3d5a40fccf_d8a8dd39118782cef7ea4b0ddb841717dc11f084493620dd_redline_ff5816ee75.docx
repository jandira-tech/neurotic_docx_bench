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6FECB3" w14:textId="77777777" w:rsidR="008E66D0" w:rsidRDefault="00CC5399">
      <w:pPr>
        <w:pStyle w:val="CSILevel0"/>
        <w:numPr>
          <w:ilvl w:val="0"/>
          <w:numId w:val="4"/>
        </w:numPr>
        <w:jc w:val="center"/>
        <w:rPr>
          <w:ins w:id="13" w:author="Comparison" w:date="2026-09-25T20:08:00Z" w16du:dateUtc="2026-09-26T00:08:00Z"/>
        </w:rPr>
      </w:pPr>
      <w:bookmarkStart w:id="14" w:name="18516133"/>
      <w:bookmarkEnd w:id="14"/>
      <w:ins w:id="15" w:author="Comparison" w:date="2026-09-25T20:08:00Z" w16du:dateUtc="2026-09-26T00:08:00Z">
        <w:r>
          <w:t xml:space="preserve">Section 102800 </w:t>
        </w:r>
        <w:r>
          <w:br/>
        </w:r>
        <w:r>
          <w:t>Toilet, Bath, and Laundry Accessories - ASI</w:t>
        </w:r>
      </w:ins>
    </w:p>
    <w:p w14:paraId="4BD88231" w14:textId="77777777" w:rsidR="008E66D0" w:rsidRDefault="00CC5399">
      <w:pPr>
        <w:pStyle w:val="CSILevel1"/>
        <w:rPr>
          <w:ins w:id="16" w:author="Comparison" w:date="2026-09-25T20:08:00Z" w16du:dateUtc="2026-09-26T00:08:00Z"/>
        </w:rPr>
      </w:pPr>
      <w:ins w:id="17" w:author="Comparison" w:date="2026-09-25T20:08:00Z" w16du:dateUtc="2026-09-26T00:08:00Z">
        <w:r>
          <w:t>PART 1  GENERAL</w:t>
        </w:r>
      </w:ins>
    </w:p>
    <w:p w14:paraId="4C07729C" w14:textId="77777777" w:rsidR="008E66D0" w:rsidRDefault="00CC5399">
      <w:pPr>
        <w:pStyle w:val="CSILevel2"/>
        <w:rPr>
          <w:ins w:id="18" w:author="Comparison" w:date="2026-09-25T20:08:00Z" w16du:dateUtc="2026-09-26T00:08:00Z"/>
        </w:rPr>
      </w:pPr>
      <w:ins w:id="19" w:author="Comparison" w:date="2026-09-25T20:08:00Z" w16du:dateUtc="2026-09-26T00:08:00Z">
        <w:r>
          <w:t>SECTION INCLUDES</w:t>
        </w:r>
      </w:ins>
    </w:p>
    <w:p w14:paraId="54C49839" w14:textId="77777777" w:rsidR="008E66D0" w:rsidRDefault="00CC5399">
      <w:pPr>
        <w:pStyle w:val="CSILevel3"/>
        <w:rPr>
          <w:ins w:id="20" w:author="Comparison" w:date="2026-09-25T20:08:00Z" w16du:dateUtc="2026-09-26T00:08:00Z"/>
        </w:rPr>
      </w:pPr>
      <w:ins w:id="21" w:author="Comparison" w:date="2026-09-25T20:08:00Z" w16du:dateUtc="2026-09-26T00:08:00Z">
        <w:r>
          <w:t>Baby changing stations.</w:t>
        </w:r>
      </w:ins>
    </w:p>
    <w:p w14:paraId="15109C79" w14:textId="77777777" w:rsidR="008E66D0" w:rsidRDefault="00CC5399">
      <w:pPr>
        <w:pStyle w:val="CSILevel2"/>
        <w:rPr>
          <w:ins w:id="22" w:author="Comparison" w:date="2026-09-25T20:08:00Z" w16du:dateUtc="2026-09-26T00:08:00Z"/>
        </w:rPr>
      </w:pPr>
      <w:ins w:id="23" w:author="Comparison" w:date="2026-09-25T20:08:00Z" w16du:dateUtc="2026-09-26T00:08:00Z">
        <w:r>
          <w:t>RELATED REQUIREMENTS</w:t>
        </w:r>
      </w:ins>
    </w:p>
    <w:p w14:paraId="394F98A9" w14:textId="77777777" w:rsidR="008E66D0" w:rsidRDefault="00CC5399">
      <w:pPr>
        <w:pStyle w:val="CSILevel2"/>
        <w:rPr>
          <w:ins w:id="24" w:author="Comparison" w:date="2026-09-25T20:08:00Z" w16du:dateUtc="2026-09-26T00:08:00Z"/>
        </w:rPr>
      </w:pPr>
      <w:ins w:id="25" w:author="Comparison" w:date="2026-09-25T20:08:00Z" w16du:dateUtc="2026-09-26T00:08:00Z">
        <w:r>
          <w:t>REFERENCE STANDARDS</w:t>
        </w:r>
      </w:ins>
    </w:p>
    <w:p w14:paraId="3DA068E8" w14:textId="77777777" w:rsidR="008E66D0" w:rsidRDefault="00CC5399">
      <w:pPr>
        <w:pStyle w:val="CSILevel3"/>
        <w:rPr>
          <w:ins w:id="26" w:author="Comparison" w:date="2026-09-25T20:08:00Z" w16du:dateUtc="2026-09-26T00:08:00Z"/>
        </w:rPr>
      </w:pPr>
      <w:ins w:id="27" w:author="Comparison" w:date="2026-09-25T20:08:00Z" w16du:dateUtc="2026-09-26T00:08:00Z">
        <w:r>
          <w:t>ADA Standards - 2010 ADA Standards for Accessible Design; 2010.</w:t>
        </w:r>
      </w:ins>
    </w:p>
    <w:p w14:paraId="4DE55A22" w14:textId="77777777" w:rsidR="008E66D0" w:rsidRDefault="00CC5399">
      <w:pPr>
        <w:pStyle w:val="CSILevel3"/>
        <w:rPr>
          <w:ins w:id="28" w:author="Comparison" w:date="2026-09-25T20:08:00Z" w16du:dateUtc="2026-09-26T00:08:00Z"/>
        </w:rPr>
      </w:pPr>
      <w:ins w:id="29" w:author="Comparison" w:date="2026-09-25T20:08:00Z" w16du:dateUtc="2026-09-26T00:08:00Z">
        <w:r>
          <w:t>ASTM F2285 - Standard Consumer Safety Performance Specification for Diaper Changing Tables for Commercial Use; 2022.</w:t>
        </w:r>
      </w:ins>
    </w:p>
    <w:p w14:paraId="00000001" w14:textId="1CC5219F" w:rsidR="007B1739" w:rsidRPr="00C14128" w:rsidRDefault="00CC5399">
      <w:pPr>
        <w:jc w:val="center"/>
        <w:rPr>
          <w:del w:id="30" w:author="Comparison" w:date="2026-09-25T20:08:00Z" w16du:dateUtc="2026-09-26T00:08:00Z"/>
          <w:b/>
          <w:sz w:val="48"/>
          <w:szCs w:val="48"/>
        </w:rPr>
      </w:pPr>
      <w:ins w:id="31" w:author="Comparison" w:date="2026-09-25T20:08:00Z" w16du:dateUtc="2026-09-26T00:08:00Z">
        <w:r>
          <w:rPr>
            <w:rFonts w:eastAsia="Arial"/>
            <w:sz w:val="20"/>
            <w:szCs w:val="20"/>
          </w:rPr>
          <w:t>ICC A117.</w:t>
        </w:r>
      </w:ins>
      <w:del w:id="32" w:author="Comparison" w:date="2026-09-25T20:08:00Z" w16du:dateUtc="2026-09-26T00:08:00Z">
        <w:r w:rsidR="003F2E06" w:rsidRPr="00C14128">
          <w:rPr>
            <w:rFonts w:eastAsia="Arial Unicode MS"/>
            <w:b/>
            <w:sz w:val="48"/>
            <w:szCs w:val="48"/>
          </w:rPr>
          <w:delText>App Invoke</w:delText>
        </w:r>
        <w:r w:rsidR="0022671A" w:rsidRPr="00C14128">
          <w:rPr>
            <w:rFonts w:eastAsia="Arial Unicode MS"/>
            <w:b/>
            <w:sz w:val="48"/>
            <w:szCs w:val="48"/>
          </w:rPr>
          <w:delText xml:space="preserve"> Handling in Webview</w:delText>
        </w:r>
      </w:del>
    </w:p>
    <w:p w14:paraId="00000002" w14:textId="77777777" w:rsidR="007B1739" w:rsidRPr="00C14128" w:rsidRDefault="007B1739">
      <w:pPr>
        <w:rPr>
          <w:del w:id="33" w:author="Comparison" w:date="2026-09-25T20:08:00Z" w16du:dateUtc="2026-09-26T00:08:00Z"/>
          <w:sz w:val="36"/>
          <w:szCs w:val="36"/>
        </w:rPr>
      </w:pPr>
    </w:p>
    <w:p w14:paraId="00000003" w14:textId="03008734" w:rsidR="007B1739" w:rsidRPr="00C14128" w:rsidRDefault="009A700D">
      <w:pPr>
        <w:pStyle w:val="Heading1"/>
        <w:rPr>
          <w:del w:id="34" w:author="Comparison" w:date="2026-09-25T20:08:00Z" w16du:dateUtc="2026-09-26T00:08:00Z"/>
        </w:rPr>
      </w:pPr>
      <w:bookmarkStart w:id="35" w:name="_41t743mnno8o" w:colFirst="0" w:colLast="0"/>
      <w:bookmarkEnd w:id="35"/>
      <w:del w:id="36" w:author="Comparison" w:date="2026-09-25T20:08:00Z" w16du:dateUtc="2026-09-26T00:08:00Z">
        <w:r>
          <w:rPr>
            <w:rFonts w:eastAsia="MS Mincho" w:hint="eastAsia"/>
          </w:rPr>
          <w:delText>O</w:delText>
        </w:r>
        <w:r>
          <w:rPr>
            <w:rFonts w:eastAsia="MS Mincho"/>
          </w:rPr>
          <w:delText xml:space="preserve">bjective: </w:delText>
        </w:r>
      </w:del>
    </w:p>
    <w:p w14:paraId="00000005" w14:textId="21F5FCE5" w:rsidR="007B1739" w:rsidRPr="00C14128" w:rsidRDefault="00DA5FDE" w:rsidP="00AF3174">
      <w:pPr>
        <w:rPr>
          <w:del w:id="37" w:author="Comparison" w:date="2026-09-25T20:08:00Z" w16du:dateUtc="2026-09-26T00:08:00Z"/>
          <w:sz w:val="28"/>
          <w:szCs w:val="28"/>
        </w:rPr>
      </w:pPr>
      <w:del w:id="38" w:author="Comparison" w:date="2026-09-25T20:08:00Z" w16du:dateUtc="2026-09-26T00:08:00Z">
        <w:r>
          <w:rPr>
            <w:rFonts w:eastAsia="MS Mincho"/>
            <w:sz w:val="28"/>
            <w:szCs w:val="28"/>
          </w:rPr>
          <w:delText xml:space="preserve">This document describes a setting method to properly handle </w:delText>
        </w:r>
        <w:r w:rsidRPr="00C14128">
          <w:rPr>
            <w:rFonts w:eastAsia="Arial Unicode MS"/>
            <w:sz w:val="28"/>
            <w:szCs w:val="28"/>
          </w:rPr>
          <w:delText>PayPay</w:delText>
        </w:r>
        <w:r>
          <w:rPr>
            <w:rFonts w:eastAsia="Arial Unicode MS"/>
            <w:sz w:val="28"/>
            <w:szCs w:val="28"/>
          </w:rPr>
          <w:delText xml:space="preserve">’s </w:delText>
        </w:r>
        <w:r w:rsidRPr="00C14128">
          <w:rPr>
            <w:rFonts w:eastAsia="Arial Unicode MS"/>
            <w:sz w:val="28"/>
            <w:szCs w:val="28"/>
          </w:rPr>
          <w:delText>Web Cashier</w:delText>
        </w:r>
        <w:r>
          <w:rPr>
            <w:rFonts w:eastAsia="Arial Unicode MS"/>
            <w:sz w:val="28"/>
            <w:szCs w:val="28"/>
          </w:rPr>
          <w:delText xml:space="preserve"> page </w:delText>
        </w:r>
        <w:r w:rsidRPr="00C14128">
          <w:rPr>
            <w:rFonts w:eastAsia="Arial Unicode MS"/>
            <w:sz w:val="28"/>
            <w:szCs w:val="28"/>
          </w:rPr>
          <w:delText>(App Invoke)</w:delText>
        </w:r>
        <w:r>
          <w:rPr>
            <w:rFonts w:eastAsia="Arial Unicode MS"/>
            <w:sz w:val="28"/>
            <w:szCs w:val="28"/>
          </w:rPr>
          <w:delText xml:space="preserve"> on </w:delText>
        </w:r>
        <w:r w:rsidR="00C14128" w:rsidRPr="00C14128">
          <w:rPr>
            <w:rFonts w:eastAsia="MS Mincho"/>
            <w:sz w:val="28"/>
            <w:szCs w:val="28"/>
          </w:rPr>
          <w:delText xml:space="preserve">merchant’s </w:delText>
        </w:r>
        <w:r w:rsidR="003F2E06" w:rsidRPr="00C14128">
          <w:rPr>
            <w:rFonts w:eastAsia="Arial Unicode MS"/>
            <w:sz w:val="28"/>
            <w:szCs w:val="28"/>
          </w:rPr>
          <w:delText>Native Webview</w:delText>
        </w:r>
        <w:r w:rsidR="00C14128">
          <w:rPr>
            <w:rFonts w:eastAsia="Arial Unicode MS"/>
            <w:sz w:val="28"/>
            <w:szCs w:val="28"/>
          </w:rPr>
          <w:delText xml:space="preserve"> application</w:delText>
        </w:r>
        <w:r w:rsidR="00C41E6C">
          <w:rPr>
            <w:rFonts w:eastAsia="MS Mincho" w:hint="eastAsia"/>
            <w:sz w:val="28"/>
            <w:szCs w:val="28"/>
          </w:rPr>
          <w:delText>.</w:delText>
        </w:r>
        <w:r w:rsidR="00C41E6C">
          <w:rPr>
            <w:rFonts w:eastAsia="MS Mincho"/>
            <w:sz w:val="28"/>
            <w:szCs w:val="28"/>
          </w:rPr>
          <w:delText xml:space="preserve">  * </w:delText>
        </w:r>
        <w:r w:rsidR="00AF3174">
          <w:rPr>
            <w:rFonts w:eastAsia="MS Mincho"/>
            <w:sz w:val="28"/>
            <w:szCs w:val="28"/>
          </w:rPr>
          <w:delText xml:space="preserve">Assuming an implementation where </w:delText>
        </w:r>
        <w:r w:rsidR="00272FC8">
          <w:rPr>
            <w:rFonts w:eastAsia="MS Mincho"/>
            <w:sz w:val="28"/>
            <w:szCs w:val="28"/>
          </w:rPr>
          <w:delText xml:space="preserve">the payment selection screen is not </w:delText>
        </w:r>
        <w:r w:rsidR="00691333">
          <w:rPr>
            <w:rFonts w:eastAsia="MS Mincho"/>
            <w:sz w:val="28"/>
            <w:szCs w:val="28"/>
          </w:rPr>
          <w:delText>a collection agency’s screen</w:delText>
        </w:r>
        <w:r w:rsidR="00AF3174">
          <w:rPr>
            <w:rFonts w:ascii="MS Mincho" w:eastAsia="MS Mincho" w:hAnsi="MS Mincho" w:cs="MS Mincho" w:hint="eastAsia"/>
            <w:sz w:val="28"/>
            <w:szCs w:val="28"/>
          </w:rPr>
          <w:delText>.</w:delText>
        </w:r>
        <w:r w:rsidR="00AF3174">
          <w:rPr>
            <w:rFonts w:ascii="MS Mincho" w:eastAsia="MS Mincho" w:hAnsi="MS Mincho" w:cs="MS Mincho"/>
            <w:sz w:val="28"/>
            <w:szCs w:val="28"/>
          </w:rPr>
          <w:delText xml:space="preserve"> </w:delText>
        </w:r>
      </w:del>
    </w:p>
    <w:p w14:paraId="00000006" w14:textId="4CC724A8" w:rsidR="007B1739" w:rsidRPr="00C14128" w:rsidRDefault="009A700D">
      <w:pPr>
        <w:pStyle w:val="Heading1"/>
        <w:rPr>
          <w:del w:id="39" w:author="Comparison" w:date="2026-09-25T20:08:00Z" w16du:dateUtc="2026-09-26T00:08:00Z"/>
        </w:rPr>
      </w:pPr>
      <w:bookmarkStart w:id="40" w:name="_qvni304lr86n" w:colFirst="0" w:colLast="0"/>
      <w:bookmarkEnd w:id="40"/>
      <w:del w:id="41" w:author="Comparison" w:date="2026-09-25T20:08:00Z" w16du:dateUtc="2026-09-26T00:08:00Z">
        <w:r>
          <w:rPr>
            <w:rFonts w:eastAsia="MS Mincho" w:hint="eastAsia"/>
          </w:rPr>
          <w:delText>C</w:delText>
        </w:r>
        <w:r>
          <w:rPr>
            <w:rFonts w:eastAsia="MS Mincho"/>
          </w:rPr>
          <w:delText xml:space="preserve">urrent Issue: </w:delText>
        </w:r>
      </w:del>
    </w:p>
    <w:p w14:paraId="00000007" w14:textId="4A6FC9C1" w:rsidR="007B1739" w:rsidRPr="00C14128" w:rsidRDefault="00D30412">
      <w:pPr>
        <w:rPr>
          <w:del w:id="42" w:author="Comparison" w:date="2026-09-25T20:08:00Z" w16du:dateUtc="2026-09-26T00:08:00Z"/>
          <w:sz w:val="28"/>
          <w:szCs w:val="28"/>
        </w:rPr>
      </w:pPr>
      <w:del w:id="43" w:author="Comparison" w:date="2026-09-25T20:08:00Z" w16du:dateUtc="2026-09-26T00:08:00Z">
        <w:r>
          <w:rPr>
            <w:rFonts w:eastAsia="MS Mincho"/>
            <w:sz w:val="28"/>
            <w:szCs w:val="28"/>
          </w:rPr>
          <w:delText xml:space="preserve">When a </w:delText>
        </w:r>
        <w:r w:rsidR="00C14128" w:rsidRPr="00C14128">
          <w:rPr>
            <w:rFonts w:eastAsia="MS Mincho"/>
            <w:sz w:val="28"/>
            <w:szCs w:val="28"/>
          </w:rPr>
          <w:delText xml:space="preserve">merchant’s </w:delText>
        </w:r>
        <w:r w:rsidR="003F2E06" w:rsidRPr="00C14128">
          <w:rPr>
            <w:rFonts w:eastAsia="Arial Unicode MS"/>
            <w:sz w:val="28"/>
            <w:szCs w:val="28"/>
          </w:rPr>
          <w:delText>Native Webview</w:delText>
        </w:r>
        <w:r w:rsidR="00C14128">
          <w:rPr>
            <w:rFonts w:eastAsia="Arial Unicode MS"/>
            <w:sz w:val="28"/>
            <w:szCs w:val="28"/>
          </w:rPr>
          <w:delText xml:space="preserve"> application</w:delText>
        </w:r>
        <w:r>
          <w:rPr>
            <w:rFonts w:eastAsia="Arial Unicode MS"/>
            <w:sz w:val="28"/>
            <w:szCs w:val="28"/>
          </w:rPr>
          <w:delText xml:space="preserve"> loads </w:delText>
        </w:r>
        <w:r w:rsidR="003F2E06" w:rsidRPr="00C14128">
          <w:rPr>
            <w:rFonts w:eastAsia="Arial Unicode MS"/>
            <w:sz w:val="28"/>
            <w:szCs w:val="28"/>
          </w:rPr>
          <w:delText>PayPay</w:delText>
        </w:r>
        <w:r>
          <w:rPr>
            <w:rFonts w:eastAsia="Arial Unicode MS"/>
            <w:sz w:val="28"/>
            <w:szCs w:val="28"/>
          </w:rPr>
          <w:delText xml:space="preserve">’s </w:delText>
        </w:r>
        <w:r w:rsidR="003F2E06" w:rsidRPr="00C14128">
          <w:rPr>
            <w:rFonts w:eastAsia="Arial Unicode MS"/>
            <w:sz w:val="28"/>
            <w:szCs w:val="28"/>
          </w:rPr>
          <w:delText>Web Cashier URL</w:delText>
        </w:r>
        <w:r>
          <w:rPr>
            <w:rFonts w:eastAsia="Arial Unicode MS"/>
            <w:sz w:val="28"/>
            <w:szCs w:val="28"/>
          </w:rPr>
          <w:delText xml:space="preserve"> in the same window, </w:delText>
        </w:r>
        <w:r w:rsidR="00B53FA5">
          <w:rPr>
            <w:rFonts w:eastAsia="Arial Unicode MS"/>
            <w:sz w:val="28"/>
            <w:szCs w:val="28"/>
          </w:rPr>
          <w:delText xml:space="preserve">redirect processing cannot be </w:delText>
        </w:r>
        <w:r w:rsidR="00235DDF">
          <w:rPr>
            <w:rFonts w:eastAsia="Arial Unicode MS"/>
            <w:sz w:val="28"/>
            <w:szCs w:val="28"/>
          </w:rPr>
          <w:delText xml:space="preserve">appropriately </w:delText>
        </w:r>
        <w:r w:rsidR="00B53FA5">
          <w:rPr>
            <w:rFonts w:eastAsia="Arial Unicode MS"/>
            <w:sz w:val="28"/>
            <w:szCs w:val="28"/>
          </w:rPr>
          <w:delText xml:space="preserve">requested </w:delText>
        </w:r>
        <w:r w:rsidR="00235DDF">
          <w:rPr>
            <w:rFonts w:eastAsia="MS Mincho" w:hint="eastAsia"/>
            <w:sz w:val="28"/>
            <w:szCs w:val="28"/>
          </w:rPr>
          <w:delText>t</w:delText>
        </w:r>
        <w:r w:rsidR="00235DDF">
          <w:rPr>
            <w:rFonts w:eastAsia="MS Mincho"/>
            <w:sz w:val="28"/>
            <w:szCs w:val="28"/>
          </w:rPr>
          <w:delText xml:space="preserve">o user. </w:delText>
        </w:r>
      </w:del>
    </w:p>
    <w:p w14:paraId="00000008" w14:textId="77777777" w:rsidR="007B1739" w:rsidRPr="00C14128" w:rsidRDefault="007B1739">
      <w:pPr>
        <w:rPr>
          <w:del w:id="44" w:author="Comparison" w:date="2026-09-25T20:08:00Z" w16du:dateUtc="2026-09-26T00:08:00Z"/>
          <w:sz w:val="28"/>
          <w:szCs w:val="28"/>
        </w:rPr>
      </w:pPr>
    </w:p>
    <w:p w14:paraId="00000009" w14:textId="155D7C4E" w:rsidR="007B1739" w:rsidRPr="00C14128" w:rsidRDefault="009A700D">
      <w:pPr>
        <w:pStyle w:val="Heading1"/>
        <w:rPr>
          <w:del w:id="45" w:author="Comparison" w:date="2026-09-25T20:08:00Z" w16du:dateUtc="2026-09-26T00:08:00Z"/>
        </w:rPr>
      </w:pPr>
      <w:bookmarkStart w:id="46" w:name="_ahtqgn9c2avs" w:colFirst="0" w:colLast="0"/>
      <w:bookmarkEnd w:id="46"/>
      <w:del w:id="47" w:author="Comparison" w:date="2026-09-25T20:08:00Z" w16du:dateUtc="2026-09-26T00:08:00Z">
        <w:r>
          <w:rPr>
            <w:rFonts w:eastAsia="MS Mincho" w:hint="eastAsia"/>
          </w:rPr>
          <w:delText>S</w:delText>
        </w:r>
        <w:r>
          <w:rPr>
            <w:rFonts w:eastAsia="MS Mincho"/>
          </w:rPr>
          <w:delText xml:space="preserve">olution: </w:delText>
        </w:r>
      </w:del>
    </w:p>
    <w:p w14:paraId="0000000A" w14:textId="02D42DB5" w:rsidR="007B1739" w:rsidRPr="00C14128" w:rsidRDefault="0057274F">
      <w:pPr>
        <w:rPr>
          <w:del w:id="48" w:author="Comparison" w:date="2026-09-25T20:08:00Z" w16du:dateUtc="2026-09-26T00:08:00Z"/>
          <w:sz w:val="28"/>
          <w:szCs w:val="28"/>
        </w:rPr>
      </w:pPr>
      <w:del w:id="49" w:author="Comparison" w:date="2026-09-25T20:08:00Z" w16du:dateUtc="2026-09-26T00:08:00Z">
        <w:r>
          <w:rPr>
            <w:rFonts w:eastAsia="MS Mincho"/>
            <w:sz w:val="28"/>
            <w:szCs w:val="28"/>
          </w:rPr>
          <w:delText xml:space="preserve">For </w:delText>
        </w:r>
        <w:r w:rsidR="00C14128" w:rsidRPr="00C14128">
          <w:rPr>
            <w:rFonts w:eastAsia="MS Mincho"/>
            <w:sz w:val="28"/>
            <w:szCs w:val="28"/>
          </w:rPr>
          <w:delText xml:space="preserve">merchant’s </w:delText>
        </w:r>
        <w:r w:rsidR="003F2E06" w:rsidRPr="00C14128">
          <w:rPr>
            <w:rFonts w:eastAsia="Arial Unicode MS"/>
            <w:sz w:val="28"/>
            <w:szCs w:val="28"/>
          </w:rPr>
          <w:delText>Native Webview</w:delText>
        </w:r>
        <w:r w:rsidR="00C14128">
          <w:rPr>
            <w:rFonts w:eastAsia="Arial Unicode MS"/>
            <w:sz w:val="28"/>
            <w:szCs w:val="28"/>
          </w:rPr>
          <w:delText xml:space="preserve"> application</w:delText>
        </w:r>
        <w:r>
          <w:rPr>
            <w:rFonts w:eastAsia="Arial Unicode MS"/>
            <w:sz w:val="28"/>
            <w:szCs w:val="28"/>
          </w:rPr>
          <w:delText xml:space="preserve">, implement </w:delText>
        </w:r>
        <w:r w:rsidR="00705A79">
          <w:rPr>
            <w:rFonts w:eastAsia="Arial Unicode MS"/>
            <w:sz w:val="28"/>
            <w:szCs w:val="28"/>
          </w:rPr>
          <w:delText xml:space="preserve">a </w:delText>
        </w:r>
        <w:r w:rsidR="00EC03EF" w:rsidRPr="00EC03EF">
          <w:rPr>
            <w:rFonts w:eastAsia="MS Mincho"/>
            <w:sz w:val="28"/>
            <w:szCs w:val="28"/>
          </w:rPr>
          <w:delText>snippet</w:delText>
        </w:r>
        <w:r w:rsidR="00B62BDE">
          <w:rPr>
            <w:rFonts w:eastAsia="MS Mincho"/>
            <w:sz w:val="28"/>
            <w:szCs w:val="28"/>
          </w:rPr>
          <w:delText xml:space="preserve"> </w:delText>
        </w:r>
        <w:r w:rsidR="00705A79">
          <w:rPr>
            <w:rFonts w:eastAsia="MS Mincho"/>
            <w:sz w:val="28"/>
            <w:szCs w:val="28"/>
          </w:rPr>
          <w:delText xml:space="preserve">as follows </w:delText>
        </w:r>
        <w:r w:rsidR="00B62BDE">
          <w:rPr>
            <w:rFonts w:eastAsia="MS Mincho"/>
            <w:sz w:val="28"/>
            <w:szCs w:val="28"/>
          </w:rPr>
          <w:delText xml:space="preserve">on </w:delText>
        </w:r>
        <w:r w:rsidR="003F2E06" w:rsidRPr="00C14128">
          <w:rPr>
            <w:rFonts w:eastAsia="Arial Unicode MS"/>
            <w:sz w:val="28"/>
            <w:szCs w:val="28"/>
          </w:rPr>
          <w:delText>iOS</w:delText>
        </w:r>
        <w:r w:rsidR="00B62BDE">
          <w:rPr>
            <w:rFonts w:eastAsia="Arial Unicode MS"/>
            <w:sz w:val="28"/>
            <w:szCs w:val="28"/>
          </w:rPr>
          <w:delText xml:space="preserve"> and </w:delText>
        </w:r>
        <w:r w:rsidR="003F2E06" w:rsidRPr="00C14128">
          <w:rPr>
            <w:rFonts w:eastAsia="Arial Unicode MS"/>
            <w:sz w:val="28"/>
            <w:szCs w:val="28"/>
          </w:rPr>
          <w:delText>Android</w:delText>
        </w:r>
        <w:r w:rsidR="00705A79">
          <w:rPr>
            <w:rFonts w:eastAsia="Arial Unicode MS"/>
            <w:sz w:val="28"/>
            <w:szCs w:val="28"/>
          </w:rPr>
          <w:delText xml:space="preserve"> </w:delText>
        </w:r>
        <w:r w:rsidR="00A31D27">
          <w:rPr>
            <w:rFonts w:eastAsia="Arial Unicode MS"/>
            <w:sz w:val="28"/>
            <w:szCs w:val="28"/>
          </w:rPr>
          <w:delText xml:space="preserve">respectively. </w:delText>
        </w:r>
      </w:del>
    </w:p>
    <w:p w14:paraId="0000000B" w14:textId="77777777" w:rsidR="007B1739" w:rsidRPr="00C14128" w:rsidRDefault="007B1739">
      <w:pPr>
        <w:rPr>
          <w:del w:id="50" w:author="Comparison" w:date="2026-09-25T20:08:00Z" w16du:dateUtc="2026-09-26T00:08:00Z"/>
          <w:sz w:val="28"/>
          <w:szCs w:val="28"/>
        </w:rPr>
      </w:pPr>
    </w:p>
    <w:p w14:paraId="0000000C" w14:textId="39493FCF" w:rsidR="007B1739" w:rsidRPr="00C14128" w:rsidRDefault="003F2E06">
      <w:pPr>
        <w:rPr>
          <w:del w:id="51" w:author="Comparison" w:date="2026-09-25T20:08:00Z" w16du:dateUtc="2026-09-26T00:08:00Z"/>
          <w:sz w:val="28"/>
          <w:szCs w:val="28"/>
        </w:rPr>
      </w:pPr>
      <w:del w:id="52" w:author="Comparison" w:date="2026-09-25T20:08:00Z" w16du:dateUtc="2026-09-26T00:08:00Z">
        <w:r w:rsidRPr="00C14128">
          <w:rPr>
            <w:rFonts w:eastAsia="Arial Unicode MS"/>
            <w:sz w:val="28"/>
            <w:szCs w:val="28"/>
          </w:rPr>
          <w:delText>iOS:</w:delText>
        </w:r>
        <w:r w:rsidR="00A31D27">
          <w:rPr>
            <w:rFonts w:eastAsia="Arial Unicode MS"/>
            <w:sz w:val="28"/>
            <w:szCs w:val="28"/>
          </w:rPr>
          <w:delText xml:space="preserve"> Implement #1. </w:delText>
        </w:r>
      </w:del>
    </w:p>
    <w:p w14:paraId="0000000E" w14:textId="03AFE0B3" w:rsidR="007B1739" w:rsidRPr="00C14128" w:rsidRDefault="003F2E06">
      <w:pPr>
        <w:rPr>
          <w:del w:id="53" w:author="Comparison" w:date="2026-09-25T20:08:00Z" w16du:dateUtc="2026-09-26T00:08:00Z"/>
          <w:sz w:val="28"/>
          <w:szCs w:val="28"/>
        </w:rPr>
      </w:pPr>
      <w:del w:id="54" w:author="Comparison" w:date="2026-09-25T20:08:00Z" w16du:dateUtc="2026-09-26T00:08:00Z">
        <w:r w:rsidRPr="00C14128">
          <w:rPr>
            <w:rFonts w:eastAsia="Arial Unicode MS"/>
            <w:sz w:val="28"/>
            <w:szCs w:val="28"/>
          </w:rPr>
          <w:delText>Android</w:delText>
        </w:r>
        <w:r w:rsidR="00A31D27">
          <w:rPr>
            <w:rFonts w:eastAsia="Arial Unicode MS"/>
            <w:sz w:val="28"/>
            <w:szCs w:val="28"/>
          </w:rPr>
          <w:delText xml:space="preserve">: Implement #2. If </w:delText>
        </w:r>
        <w:r w:rsidR="00165775">
          <w:rPr>
            <w:rFonts w:eastAsia="Arial Unicode MS"/>
            <w:sz w:val="28"/>
            <w:szCs w:val="28"/>
          </w:rPr>
          <w:delText>it is difficult, implement #</w:delText>
        </w:r>
      </w:del>
      <w:r w:rsidR="00165775">
        <w:rPr>
          <w:rPrChange w:id="55" w:author="Comparison" w:date="2026-09-25T20:08:00Z" w16du:dateUtc="2026-09-26T00:08:00Z">
            <w:rPr>
              <w:rFonts w:eastAsia="Arial Unicode MS"/>
              <w:sz w:val="28"/>
              <w:szCs w:val="28"/>
            </w:rPr>
          </w:rPrChange>
        </w:rPr>
        <w:t>1</w:t>
      </w:r>
      <w:ins w:id="56" w:author="Comparison" w:date="2026-09-25T20:08:00Z" w16du:dateUtc="2026-09-26T00:08:00Z">
        <w:r w:rsidR="00CC5399">
          <w:rPr>
            <w:rFonts w:eastAsia="Arial"/>
            <w:sz w:val="20"/>
            <w:szCs w:val="20"/>
          </w:rPr>
          <w:t xml:space="preserve"> - Accessible</w:t>
        </w:r>
      </w:ins>
      <w:del w:id="57" w:author="Comparison" w:date="2026-09-25T20:08:00Z" w16du:dateUtc="2026-09-26T00:08:00Z">
        <w:r w:rsidR="00165775">
          <w:rPr>
            <w:rFonts w:eastAsia="Arial Unicode MS"/>
            <w:sz w:val="28"/>
            <w:szCs w:val="28"/>
          </w:rPr>
          <w:delText xml:space="preserve">. </w:delText>
        </w:r>
      </w:del>
    </w:p>
    <w:p w14:paraId="0000000F" w14:textId="42BA584F" w:rsidR="007B1739" w:rsidRPr="00975DCA" w:rsidRDefault="007B1739">
      <w:pPr>
        <w:rPr>
          <w:del w:id="58" w:author="Comparison" w:date="2026-09-25T20:08:00Z" w16du:dateUtc="2026-09-26T00:08:00Z"/>
          <w:sz w:val="28"/>
          <w:szCs w:val="28"/>
        </w:rPr>
      </w:pPr>
    </w:p>
    <w:p w14:paraId="00000010" w14:textId="49CD78B5" w:rsidR="007B1739" w:rsidRPr="00975DCA" w:rsidRDefault="008939B6" w:rsidP="008939B6">
      <w:pPr>
        <w:pStyle w:val="ListParagraph"/>
        <w:numPr>
          <w:ilvl w:val="0"/>
          <w:numId w:val="3"/>
        </w:numPr>
        <w:ind w:leftChars="0"/>
        <w:rPr>
          <w:del w:id="59" w:author="Comparison" w:date="2026-09-25T20:08:00Z" w16du:dateUtc="2026-09-26T00:08:00Z"/>
          <w:sz w:val="28"/>
          <w:szCs w:val="28"/>
        </w:rPr>
      </w:pPr>
      <w:del w:id="60" w:author="Comparison" w:date="2026-09-25T20:08:00Z" w16du:dateUtc="2026-09-26T00:08:00Z">
        <w:r w:rsidRPr="00975DCA">
          <w:rPr>
            <w:sz w:val="28"/>
            <w:szCs w:val="28"/>
          </w:rPr>
          <w:delText>Common to iOS</w:delText>
        </w:r>
      </w:del>
      <w:r>
        <w:rPr>
          <w:rPrChange w:id="61" w:author="Comparison" w:date="2026-09-25T20:08:00Z" w16du:dateUtc="2026-09-26T00:08:00Z">
            <w:rPr>
              <w:sz w:val="28"/>
              <w:szCs w:val="28"/>
            </w:rPr>
          </w:rPrChange>
        </w:rPr>
        <w:t xml:space="preserve"> and </w:t>
      </w:r>
      <w:ins w:id="62" w:author="Comparison" w:date="2026-09-25T20:08:00Z" w16du:dateUtc="2026-09-26T00:08:00Z">
        <w:r w:rsidR="00CC5399">
          <w:rPr>
            <w:rFonts w:eastAsia="Arial"/>
            <w:sz w:val="20"/>
            <w:szCs w:val="20"/>
          </w:rPr>
          <w:t>Usable Buildings</w:t>
        </w:r>
      </w:ins>
      <w:del w:id="63" w:author="Comparison" w:date="2026-09-25T20:08:00Z" w16du:dateUtc="2026-09-26T00:08:00Z">
        <w:r w:rsidRPr="00975DCA">
          <w:rPr>
            <w:sz w:val="28"/>
            <w:szCs w:val="28"/>
          </w:rPr>
          <w:delText>Android</w:delText>
        </w:r>
      </w:del>
    </w:p>
    <w:p w14:paraId="6CB1133F" w14:textId="1DC22C29" w:rsidR="00F2338E" w:rsidRDefault="00A80B79">
      <w:pPr>
        <w:pStyle w:val="CSILevel3"/>
        <w:rPr>
          <w:rPrChange w:id="64" w:author="Comparison" w:date="2026-09-25T20:08:00Z" w16du:dateUtc="2026-09-26T00:08:00Z">
            <w:rPr>
              <w:sz w:val="28"/>
              <w:szCs w:val="28"/>
            </w:rPr>
          </w:rPrChange>
        </w:rPr>
        <w:pPrChange w:id="65" w:author="Comparison" w:date="2026-09-25T20:08:00Z" w16du:dateUtc="2026-09-26T00:08:00Z">
          <w:pPr>
            <w:pStyle w:val="ListParagraph"/>
            <w:ind w:leftChars="0" w:left="644"/>
          </w:pPr>
        </w:pPrChange>
      </w:pPr>
      <w:del w:id="66" w:author="Comparison" w:date="2026-09-25T20:08:00Z" w16du:dateUtc="2026-09-26T00:08:00Z">
        <w:r w:rsidRPr="00975DCA">
          <w:rPr>
            <w:rFonts w:eastAsia="Arial Unicode MS"/>
            <w:sz w:val="28"/>
            <w:szCs w:val="28"/>
          </w:rPr>
          <w:lastRenderedPageBreak/>
          <w:delText xml:space="preserve">Use </w:delText>
        </w:r>
        <w:r w:rsidR="004D5CC9" w:rsidRPr="00975DCA">
          <w:rPr>
            <w:rFonts w:eastAsia="Arial Unicode MS"/>
            <w:sz w:val="28"/>
            <w:szCs w:val="28"/>
          </w:rPr>
          <w:delText>JavaScript</w:delText>
        </w:r>
        <w:r w:rsidRPr="00975DCA">
          <w:rPr>
            <w:rFonts w:eastAsia="Arial Unicode MS"/>
            <w:sz w:val="28"/>
            <w:szCs w:val="28"/>
          </w:rPr>
          <w:delText xml:space="preserve"> to open an </w:delText>
        </w:r>
        <w:r w:rsidR="009A700D" w:rsidRPr="00975DCA">
          <w:rPr>
            <w:rFonts w:eastAsia="MS Mincho"/>
            <w:sz w:val="28"/>
            <w:szCs w:val="28"/>
          </w:rPr>
          <w:delText>external browser</w:delText>
        </w:r>
      </w:del>
      <w:r>
        <w:rPr>
          <w:rPrChange w:id="67" w:author="Comparison" w:date="2026-09-25T20:08:00Z" w16du:dateUtc="2026-09-26T00:08:00Z">
            <w:rPr>
              <w:rFonts w:eastAsia="MS Mincho"/>
              <w:sz w:val="28"/>
              <w:szCs w:val="28"/>
            </w:rPr>
          </w:rPrChange>
        </w:rPr>
        <w:t xml:space="preserve"> and </w:t>
      </w:r>
      <w:ins w:id="68" w:author="Comparison" w:date="2026-09-25T20:08:00Z" w16du:dateUtc="2026-09-26T00:08:00Z">
        <w:r w:rsidR="00CC5399">
          <w:t>Facilities; 2017.</w:t>
        </w:r>
      </w:ins>
      <w:del w:id="69" w:author="Comparison" w:date="2026-09-25T20:08:00Z" w16du:dateUtc="2026-09-26T00:08:00Z">
        <w:r w:rsidRPr="00975DCA">
          <w:rPr>
            <w:rFonts w:eastAsia="MS Mincho"/>
            <w:sz w:val="28"/>
            <w:szCs w:val="28"/>
          </w:rPr>
          <w:delText xml:space="preserve">start up </w:delText>
        </w:r>
        <w:r w:rsidR="003F2E06" w:rsidRPr="00975DCA">
          <w:rPr>
            <w:rFonts w:eastAsia="Arial Unicode MS"/>
            <w:sz w:val="28"/>
            <w:szCs w:val="28"/>
          </w:rPr>
          <w:delText>PayPay</w:delText>
        </w:r>
        <w:r w:rsidRPr="00975DCA">
          <w:rPr>
            <w:rFonts w:eastAsia="Arial Unicode MS"/>
            <w:sz w:val="28"/>
            <w:szCs w:val="28"/>
          </w:rPr>
          <w:delText xml:space="preserve"> App. </w:delText>
        </w:r>
      </w:del>
    </w:p>
    <w:p w14:paraId="3B756FB5" w14:textId="77777777" w:rsidR="008E66D0" w:rsidRDefault="00CC5399">
      <w:pPr>
        <w:pStyle w:val="CSILevel2"/>
        <w:rPr>
          <w:ins w:id="70" w:author="Comparison" w:date="2026-09-25T20:08:00Z" w16du:dateUtc="2026-09-26T00:08:00Z"/>
        </w:rPr>
      </w:pPr>
      <w:ins w:id="71" w:author="Comparison" w:date="2026-09-25T20:08:00Z" w16du:dateUtc="2026-09-26T00:08:00Z">
        <w:r>
          <w:t>SUBMITTALS</w:t>
        </w:r>
      </w:ins>
    </w:p>
    <w:p w14:paraId="00000012" w14:textId="77777777" w:rsidR="007B1739" w:rsidRPr="00975DCA" w:rsidRDefault="003F2E06">
      <w:pPr>
        <w:shd w:val="clear" w:color="auto" w:fill="1E1E1E"/>
        <w:spacing w:line="360" w:lineRule="auto"/>
        <w:rPr>
          <w:del w:id="72" w:author="Comparison" w:date="2026-09-25T20:08:00Z" w16du:dateUtc="2026-09-26T00:08:00Z"/>
          <w:rFonts w:eastAsia="Courier New"/>
          <w:color w:val="9CDCFE"/>
          <w:sz w:val="18"/>
          <w:szCs w:val="18"/>
        </w:rPr>
      </w:pPr>
      <w:del w:id="73" w:author="Comparison" w:date="2026-09-25T20:08:00Z" w16du:dateUtc="2026-09-26T00:08:00Z">
        <w:r w:rsidRPr="00975DCA">
          <w:rPr>
            <w:rFonts w:eastAsia="Courier New"/>
            <w:color w:val="9CDCFE"/>
            <w:sz w:val="18"/>
            <w:szCs w:val="18"/>
          </w:rPr>
          <w:delText xml:space="preserve">   </w:delText>
        </w:r>
      </w:del>
    </w:p>
    <w:p w14:paraId="00000013" w14:textId="77777777" w:rsidR="007B1739" w:rsidRPr="00975DCA" w:rsidRDefault="003F2E06">
      <w:pPr>
        <w:shd w:val="clear" w:color="auto" w:fill="1E1E1E"/>
        <w:spacing w:line="360" w:lineRule="auto"/>
        <w:rPr>
          <w:del w:id="74" w:author="Comparison" w:date="2026-09-25T20:08:00Z" w16du:dateUtc="2026-09-26T00:08:00Z"/>
          <w:rFonts w:eastAsia="Courier New"/>
          <w:color w:val="D4D4D4"/>
          <w:sz w:val="18"/>
          <w:szCs w:val="18"/>
        </w:rPr>
      </w:pPr>
      <w:del w:id="75" w:author="Comparison" w:date="2026-09-25T20:08:00Z" w16du:dateUtc="2026-09-26T00:08:00Z">
        <w:r w:rsidRPr="00975DCA">
          <w:rPr>
            <w:rFonts w:eastAsia="Courier New"/>
            <w:color w:val="9CDCFE"/>
            <w:sz w:val="18"/>
            <w:szCs w:val="18"/>
          </w:rPr>
          <w:delText xml:space="preserve">       window</w:delText>
        </w:r>
        <w:r w:rsidRPr="00975DCA">
          <w:rPr>
            <w:rFonts w:eastAsia="Courier New"/>
            <w:color w:val="D4D4D4"/>
            <w:sz w:val="18"/>
            <w:szCs w:val="18"/>
          </w:rPr>
          <w:delText>.</w:delText>
        </w:r>
        <w:r w:rsidRPr="00975DCA">
          <w:rPr>
            <w:rFonts w:eastAsia="Courier New"/>
            <w:color w:val="DCDCAA"/>
            <w:sz w:val="18"/>
            <w:szCs w:val="18"/>
          </w:rPr>
          <w:delText>open</w:delText>
        </w:r>
        <w:r w:rsidRPr="00975DCA">
          <w:rPr>
            <w:rFonts w:eastAsia="Courier New"/>
            <w:color w:val="D4D4D4"/>
            <w:sz w:val="18"/>
            <w:szCs w:val="18"/>
          </w:rPr>
          <w:delText>(</w:delText>
        </w:r>
        <w:r w:rsidRPr="00975DCA">
          <w:rPr>
            <w:rFonts w:eastAsia="Courier New"/>
            <w:color w:val="CE9178"/>
            <w:sz w:val="18"/>
            <w:szCs w:val="18"/>
          </w:rPr>
          <w:delText>"&lt;web_cashier URL&gt;"</w:delText>
        </w:r>
        <w:r w:rsidRPr="00975DCA">
          <w:rPr>
            <w:rFonts w:eastAsia="Courier New"/>
            <w:color w:val="D4D4D4"/>
            <w:sz w:val="18"/>
            <w:szCs w:val="18"/>
          </w:rPr>
          <w:delText xml:space="preserve">, </w:delText>
        </w:r>
        <w:r w:rsidRPr="00975DCA">
          <w:rPr>
            <w:rFonts w:eastAsia="Courier New"/>
            <w:color w:val="CE9178"/>
            <w:sz w:val="18"/>
            <w:szCs w:val="18"/>
          </w:rPr>
          <w:delText>"_blank"</w:delText>
        </w:r>
        <w:r w:rsidRPr="00975DCA">
          <w:rPr>
            <w:rFonts w:eastAsia="Courier New"/>
            <w:color w:val="D4D4D4"/>
            <w:sz w:val="18"/>
            <w:szCs w:val="18"/>
          </w:rPr>
          <w:delText>);</w:delText>
        </w:r>
      </w:del>
    </w:p>
    <w:p w14:paraId="00000014" w14:textId="77777777" w:rsidR="007B1739" w:rsidRPr="00975DCA" w:rsidRDefault="007B1739">
      <w:pPr>
        <w:shd w:val="clear" w:color="auto" w:fill="1E1E1E"/>
        <w:spacing w:line="360" w:lineRule="auto"/>
        <w:rPr>
          <w:del w:id="76" w:author="Comparison" w:date="2026-09-25T20:08:00Z" w16du:dateUtc="2026-09-26T00:08:00Z"/>
          <w:rFonts w:eastAsia="Courier New"/>
          <w:color w:val="D4D4D4"/>
          <w:sz w:val="18"/>
          <w:szCs w:val="18"/>
        </w:rPr>
      </w:pPr>
    </w:p>
    <w:p w14:paraId="234B51D7" w14:textId="77777777" w:rsidR="008E66D0" w:rsidRDefault="00975DCA">
      <w:pPr>
        <w:pStyle w:val="CSILevel3"/>
        <w:rPr>
          <w:ins w:id="77" w:author="Comparison" w:date="2026-09-25T20:08:00Z" w16du:dateUtc="2026-09-26T00:08:00Z"/>
        </w:rPr>
      </w:pPr>
      <w:r>
        <w:rPr>
          <w:rPrChange w:id="78" w:author="Comparison" w:date="2026-09-25T20:08:00Z" w16du:dateUtc="2026-09-26T00:08:00Z">
            <w:rPr>
              <w:rFonts w:eastAsia="MS Mincho"/>
              <w:sz w:val="28"/>
              <w:szCs w:val="28"/>
            </w:rPr>
          </w:rPrChange>
        </w:rPr>
        <w:t xml:space="preserve">See </w:t>
      </w:r>
      <w:ins w:id="79" w:author="Comparison" w:date="2026-09-25T20:08:00Z" w16du:dateUtc="2026-09-26T00:08:00Z">
        <w:r w:rsidR="00CC5399">
          <w:t>Section 013000 - Administrative Requirements</w:t>
        </w:r>
      </w:ins>
      <w:del w:id="80" w:author="Comparison" w:date="2026-09-25T20:08:00Z" w16du:dateUtc="2026-09-26T00:08:00Z">
        <w:r>
          <w:rPr>
            <w:rFonts w:eastAsia="MS Mincho" w:hint="eastAsia"/>
            <w:sz w:val="28"/>
            <w:szCs w:val="28"/>
          </w:rPr>
          <w:delText>c</w:delText>
        </w:r>
        <w:r w:rsidR="009A700D" w:rsidRPr="00975DCA">
          <w:rPr>
            <w:rFonts w:eastAsia="MS Mincho"/>
            <w:sz w:val="28"/>
            <w:szCs w:val="28"/>
          </w:rPr>
          <w:delText>ollection agency</w:delText>
        </w:r>
        <w:r>
          <w:rPr>
            <w:rFonts w:eastAsia="MS Mincho"/>
            <w:sz w:val="28"/>
            <w:szCs w:val="28"/>
          </w:rPr>
          <w:delText>’s specifications</w:delText>
        </w:r>
      </w:del>
      <w:r>
        <w:rPr>
          <w:rPrChange w:id="81" w:author="Comparison" w:date="2026-09-25T20:08:00Z" w16du:dateUtc="2026-09-26T00:08:00Z">
            <w:rPr>
              <w:rFonts w:eastAsia="MS Mincho"/>
              <w:sz w:val="28"/>
              <w:szCs w:val="28"/>
            </w:rPr>
          </w:rPrChange>
        </w:rPr>
        <w:t xml:space="preserve"> for </w:t>
      </w:r>
      <w:ins w:id="82" w:author="Comparison" w:date="2026-09-25T20:08:00Z" w16du:dateUtc="2026-09-26T00:08:00Z">
        <w:r w:rsidR="00CC5399">
          <w:t>submittal procedures.</w:t>
        </w:r>
      </w:ins>
    </w:p>
    <w:p w14:paraId="1B8F6BD7" w14:textId="77777777" w:rsidR="008E66D0" w:rsidRDefault="00CC5399">
      <w:pPr>
        <w:pStyle w:val="CSILevel3"/>
        <w:rPr>
          <w:ins w:id="83" w:author="Comparison" w:date="2026-09-25T20:08:00Z" w16du:dateUtc="2026-09-26T00:08:00Z"/>
        </w:rPr>
      </w:pPr>
      <w:ins w:id="84" w:author="Comparison" w:date="2026-09-25T20:08:00Z" w16du:dateUtc="2026-09-26T00:08:00Z">
        <w:r>
          <w:t>Manufacturer's Installation Instructions:  Indicate special procedures and conditions requiring special attention.</w:t>
        </w:r>
      </w:ins>
    </w:p>
    <w:p w14:paraId="6828DC90" w14:textId="77777777" w:rsidR="008E66D0" w:rsidRDefault="00CC5399">
      <w:pPr>
        <w:pStyle w:val="CSILevel1"/>
        <w:rPr>
          <w:ins w:id="85" w:author="Comparison" w:date="2026-09-25T20:08:00Z" w16du:dateUtc="2026-09-26T00:08:00Z"/>
        </w:rPr>
      </w:pPr>
      <w:ins w:id="86" w:author="Comparison" w:date="2026-09-25T20:08:00Z" w16du:dateUtc="2026-09-26T00:08:00Z">
        <w:r>
          <w:t>PART 2  PRODUCTS</w:t>
        </w:r>
      </w:ins>
    </w:p>
    <w:p w14:paraId="02A268C4" w14:textId="77777777" w:rsidR="008E66D0" w:rsidRDefault="00CC5399">
      <w:pPr>
        <w:pStyle w:val="CSILevel2"/>
        <w:rPr>
          <w:ins w:id="87" w:author="Comparison" w:date="2026-09-25T20:08:00Z" w16du:dateUtc="2026-09-26T00:08:00Z"/>
        </w:rPr>
      </w:pPr>
      <w:ins w:id="88" w:author="Comparison" w:date="2026-09-25T20:08:00Z" w16du:dateUtc="2026-09-26T00:08:00Z">
        <w:r>
          <w:t>MANUFACTURERs</w:t>
        </w:r>
      </w:ins>
    </w:p>
    <w:p w14:paraId="2B99E29F" w14:textId="77777777" w:rsidR="008E66D0" w:rsidRDefault="00CC5399">
      <w:pPr>
        <w:pStyle w:val="CSILevel3"/>
        <w:rPr>
          <w:ins w:id="89" w:author="Comparison" w:date="2026-09-25T20:08:00Z" w16du:dateUtc="2026-09-26T00:08:00Z"/>
        </w:rPr>
      </w:pPr>
      <w:ins w:id="90" w:author="Comparison" w:date="2026-09-25T20:08:00Z" w16du:dateUtc="2026-09-26T00:08:00Z">
        <w:r>
          <w:t>Basis of Design Manufacturer:  American Specialties, Inc:  www.americanspecialties.com/#sle.</w:t>
        </w:r>
      </w:ins>
    </w:p>
    <w:p w14:paraId="4997C92D" w14:textId="77777777" w:rsidR="008E66D0" w:rsidRDefault="00CC5399">
      <w:pPr>
        <w:pStyle w:val="CSILevel3"/>
        <w:rPr>
          <w:ins w:id="91" w:author="Comparison" w:date="2026-09-25T20:08:00Z" w16du:dateUtc="2026-09-26T00:08:00Z"/>
        </w:rPr>
      </w:pPr>
      <w:ins w:id="92" w:author="Comparison" w:date="2026-09-25T20:08:00Z" w16du:dateUtc="2026-09-26T00:08:00Z">
        <w:r>
          <w:t>Other Acceptable Manufacturers:</w:t>
        </w:r>
      </w:ins>
    </w:p>
    <w:p w14:paraId="00000015" w14:textId="3F78FE41" w:rsidR="007B1739" w:rsidRDefault="00CC5399">
      <w:pPr>
        <w:pStyle w:val="CSILevel4"/>
        <w:rPr>
          <w:rPrChange w:id="93" w:author="Comparison" w:date="2026-09-25T20:08:00Z" w16du:dateUtc="2026-09-26T00:08:00Z">
            <w:rPr>
              <w:rFonts w:eastAsia="MS Mincho"/>
              <w:sz w:val="28"/>
              <w:szCs w:val="28"/>
            </w:rPr>
          </w:rPrChange>
        </w:rPr>
        <w:pPrChange w:id="94" w:author="Comparison" w:date="2026-09-25T20:08:00Z" w16du:dateUtc="2026-09-26T00:08:00Z">
          <w:pPr>
            <w:pStyle w:val="ListParagraph"/>
            <w:ind w:leftChars="0" w:left="644"/>
          </w:pPr>
        </w:pPrChange>
      </w:pPr>
      <w:ins w:id="95" w:author="Comparison" w:date="2026-09-25T20:08:00Z" w16du:dateUtc="2026-09-26T00:08:00Z">
        <w:r>
          <w:t>Products by listed manufacturers are subject</w:t>
        </w:r>
      </w:ins>
      <w:del w:id="96" w:author="Comparison" w:date="2026-09-25T20:08:00Z" w16du:dateUtc="2026-09-26T00:08:00Z">
        <w:r w:rsidR="00975DCA">
          <w:rPr>
            <w:rFonts w:eastAsia="MS Mincho"/>
            <w:sz w:val="28"/>
            <w:szCs w:val="28"/>
          </w:rPr>
          <w:delText>the process</w:delText>
        </w:r>
      </w:del>
      <w:r w:rsidR="00975DCA">
        <w:rPr>
          <w:rPrChange w:id="97" w:author="Comparison" w:date="2026-09-25T20:08:00Z" w16du:dateUtc="2026-09-26T00:08:00Z">
            <w:rPr>
              <w:rFonts w:eastAsia="MS Mincho"/>
              <w:sz w:val="28"/>
              <w:szCs w:val="28"/>
            </w:rPr>
          </w:rPrChange>
        </w:rPr>
        <w:t xml:space="preserve"> to </w:t>
      </w:r>
      <w:ins w:id="98" w:author="Comparison" w:date="2026-09-25T20:08:00Z" w16du:dateUtc="2026-09-26T00:08:00Z">
        <w:r>
          <w:t>compliance with specified requirements found in specification and in Technical Data Sheet of selected ASI model and prior approval of Architect.</w:t>
        </w:r>
      </w:ins>
      <w:del w:id="99" w:author="Comparison" w:date="2026-09-25T20:08:00Z" w16du:dateUtc="2026-09-26T00:08:00Z">
        <w:r w:rsidR="00975DCA">
          <w:rPr>
            <w:rFonts w:eastAsia="MS Mincho"/>
            <w:sz w:val="28"/>
            <w:szCs w:val="28"/>
          </w:rPr>
          <w:delText xml:space="preserve">conduct a request. </w:delText>
        </w:r>
      </w:del>
    </w:p>
    <w:p w14:paraId="297C1ECA" w14:textId="77777777" w:rsidR="008E66D0" w:rsidRDefault="00CC5399">
      <w:pPr>
        <w:pStyle w:val="CSILevel3"/>
        <w:rPr>
          <w:ins w:id="100" w:author="Comparison" w:date="2026-09-25T20:08:00Z" w16du:dateUtc="2026-09-26T00:08:00Z"/>
        </w:rPr>
      </w:pPr>
      <w:ins w:id="101" w:author="Comparison" w:date="2026-09-25T20:08:00Z" w16du:dateUtc="2026-09-26T00:08:00Z">
        <w:r>
          <w:t>Substitutions:  See Section 016000 - Product Requirements.</w:t>
        </w:r>
      </w:ins>
    </w:p>
    <w:p w14:paraId="19B6024D" w14:textId="77777777" w:rsidR="008E66D0" w:rsidRDefault="00CC5399">
      <w:pPr>
        <w:pStyle w:val="CSILevel4"/>
        <w:rPr>
          <w:ins w:id="102" w:author="Comparison" w:date="2026-09-25T20:08:00Z" w16du:dateUtc="2026-09-26T00:08:00Z"/>
        </w:rPr>
      </w:pPr>
      <w:ins w:id="103" w:author="Comparison" w:date="2026-09-25T20:08:00Z" w16du:dateUtc="2026-09-26T00:08:00Z">
        <w:r>
          <w:t>All proposed substitutions (clearly delineated as such) must be submitted in writing for approval by Architect minimum of 10 working days prior to bid date and must be made available to all bidders. Proposed substitutes must be accompanied by review of  specification and ASI Technical Data Sheets noting compliance on line-by-line basis.</w:t>
        </w:r>
      </w:ins>
    </w:p>
    <w:p w14:paraId="7683126B" w14:textId="77777777" w:rsidR="008E66D0" w:rsidRDefault="00CC5399">
      <w:pPr>
        <w:pStyle w:val="CSILevel2"/>
        <w:rPr>
          <w:ins w:id="104" w:author="Comparison" w:date="2026-09-25T20:08:00Z" w16du:dateUtc="2026-09-26T00:08:00Z"/>
        </w:rPr>
      </w:pPr>
      <w:ins w:id="105" w:author="Comparison" w:date="2026-09-25T20:08:00Z" w16du:dateUtc="2026-09-26T00:08:00Z">
        <w:r>
          <w:t>Baby Changing Stations</w:t>
        </w:r>
      </w:ins>
    </w:p>
    <w:p w14:paraId="1D6699E5" w14:textId="77777777" w:rsidR="008E66D0" w:rsidRDefault="00CC5399">
      <w:pPr>
        <w:pStyle w:val="CSILevel3"/>
        <w:rPr>
          <w:ins w:id="106" w:author="Comparison" w:date="2026-09-25T20:08:00Z" w16du:dateUtc="2026-09-26T00:08:00Z"/>
        </w:rPr>
      </w:pPr>
      <w:ins w:id="107" w:author="Comparison" w:date="2026-09-25T20:08:00Z" w16du:dateUtc="2026-09-26T00:08:00Z">
        <w:r>
          <w:t>Baby Changing Station:  Wall-mounted folding baby changing station for use in commercial toilet facilities, meeting or exceeding ASTM F2285.</w:t>
        </w:r>
      </w:ins>
    </w:p>
    <w:p w14:paraId="1FBEDA4F" w14:textId="2CC0AB28" w:rsidR="00975DCA" w:rsidRDefault="00000860" w:rsidP="008939B6">
      <w:pPr>
        <w:pStyle w:val="ListParagraph"/>
        <w:ind w:leftChars="0" w:left="644"/>
        <w:rPr>
          <w:del w:id="108" w:author="Comparison" w:date="2026-09-25T20:08:00Z" w16du:dateUtc="2026-09-26T00:08:00Z"/>
          <w:rFonts w:eastAsia="MS Mincho"/>
          <w:sz w:val="28"/>
          <w:szCs w:val="28"/>
        </w:rPr>
      </w:pPr>
      <w:del w:id="109" w:author="Comparison" w:date="2026-09-25T20:08:00Z" w16du:dateUtc="2026-09-26T00:08:00Z">
        <w:r>
          <w:rPr>
            <w:rFonts w:eastAsia="MS Mincho" w:hint="eastAsia"/>
            <w:sz w:val="28"/>
            <w:szCs w:val="28"/>
          </w:rPr>
          <w:delText>C</w:delText>
        </w:r>
        <w:r>
          <w:rPr>
            <w:rFonts w:eastAsia="MS Mincho"/>
            <w:sz w:val="28"/>
            <w:szCs w:val="28"/>
          </w:rPr>
          <w:delText>onduct setting to open from an external browser at the time of transi</w:delText>
        </w:r>
        <w:r w:rsidR="00626151">
          <w:rPr>
            <w:rFonts w:eastAsia="MS Mincho"/>
            <w:sz w:val="28"/>
            <w:szCs w:val="28"/>
          </w:rPr>
          <w:delText xml:space="preserve">tion from merchant to collection agency. </w:delText>
        </w:r>
      </w:del>
    </w:p>
    <w:p w14:paraId="042AA5CF" w14:textId="77777777" w:rsidR="008E66D0" w:rsidRDefault="00452740">
      <w:pPr>
        <w:numPr>
          <w:ilvl w:val="0"/>
          <w:numId w:val="6"/>
        </w:numPr>
        <w:spacing w:after="200"/>
        <w:jc w:val="both"/>
        <w:rPr>
          <w:ins w:id="110" w:author="Comparison" w:date="2026-09-25T20:08:00Z" w16du:dateUtc="2026-09-26T00:08:00Z"/>
        </w:rPr>
      </w:pPr>
      <w:del w:id="111" w:author="Comparison" w:date="2026-09-25T20:08:00Z" w16du:dateUtc="2026-09-26T00:08:00Z">
        <w:r>
          <w:rPr>
            <w:rFonts w:ascii="MS Mincho" w:eastAsia="MS Mincho" w:hAnsi="MS Mincho" w:cs="MS Mincho" w:hint="eastAsia"/>
            <w:sz w:val="28"/>
            <w:szCs w:val="28"/>
          </w:rPr>
          <w:delText>*</w:delText>
        </w:r>
        <w:r>
          <w:rPr>
            <w:rFonts w:eastAsia="MS Mincho" w:hint="eastAsia"/>
            <w:sz w:val="28"/>
            <w:szCs w:val="28"/>
          </w:rPr>
          <w:delText xml:space="preserve"> </w:delText>
        </w:r>
      </w:del>
      <w:r>
        <w:rPr>
          <w:rFonts w:hint="eastAsia"/>
          <w:i/>
          <w:color w:val="0000FF"/>
          <w:sz w:val="20"/>
          <w:rPrChange w:id="112" w:author="Comparison" w:date="2026-09-25T20:08:00Z" w16du:dateUtc="2026-09-26T00:08:00Z">
            <w:rPr>
              <w:rFonts w:eastAsia="MS Mincho" w:hint="eastAsia"/>
              <w:sz w:val="28"/>
              <w:szCs w:val="28"/>
            </w:rPr>
          </w:rPrChange>
        </w:rPr>
        <w:t>T</w:t>
      </w:r>
      <w:r>
        <w:rPr>
          <w:i/>
          <w:color w:val="0000FF"/>
          <w:sz w:val="20"/>
          <w:rPrChange w:id="113" w:author="Comparison" w:date="2026-09-25T20:08:00Z" w16du:dateUtc="2026-09-26T00:08:00Z">
            <w:rPr>
              <w:rFonts w:eastAsia="MS Mincho"/>
              <w:sz w:val="28"/>
              <w:szCs w:val="28"/>
            </w:rPr>
          </w:rPrChange>
        </w:rPr>
        <w:t xml:space="preserve">he </w:t>
      </w:r>
      <w:ins w:id="114" w:author="Comparison" w:date="2026-09-25T20:08:00Z" w16du:dateUtc="2026-09-26T00:08:00Z">
        <w:r w:rsidR="00CC5399">
          <w:rPr>
            <w:rFonts w:eastAsia="Arial"/>
            <w:i/>
            <w:color w:val="0000FF"/>
            <w:sz w:val="20"/>
            <w:szCs w:val="20"/>
          </w:rPr>
          <w:t>paragraph below is optional text</w:t>
        </w:r>
      </w:ins>
    </w:p>
    <w:p w14:paraId="7327B1D7" w14:textId="77777777" w:rsidR="008E66D0" w:rsidRDefault="00CC5399">
      <w:pPr>
        <w:pStyle w:val="CSILevel4"/>
        <w:rPr>
          <w:ins w:id="115" w:author="Comparison" w:date="2026-09-25T20:08:00Z" w16du:dateUtc="2026-09-26T00:08:00Z"/>
        </w:rPr>
      </w:pPr>
      <w:ins w:id="116" w:author="Comparison" w:date="2026-09-25T20:08:00Z" w16du:dateUtc="2026-09-26T00:08:00Z">
        <w:r>
          <w:t>Material:  As indicated in product listing.</w:t>
        </w:r>
      </w:ins>
    </w:p>
    <w:p w14:paraId="54DE756C" w14:textId="77777777" w:rsidR="008E66D0" w:rsidRDefault="00CC5399">
      <w:pPr>
        <w:numPr>
          <w:ilvl w:val="0"/>
          <w:numId w:val="7"/>
        </w:numPr>
        <w:spacing w:after="200"/>
        <w:jc w:val="both"/>
        <w:rPr>
          <w:ins w:id="117" w:author="Comparison" w:date="2026-09-25T20:08:00Z" w16du:dateUtc="2026-09-26T00:08:00Z"/>
        </w:rPr>
      </w:pPr>
      <w:ins w:id="118" w:author="Comparison" w:date="2026-09-25T20:08:00Z" w16du:dateUtc="2026-09-26T00:08:00Z">
        <w:r>
          <w:rPr>
            <w:rFonts w:eastAsia="Arial"/>
            <w:i/>
            <w:color w:val="0000FF"/>
            <w:sz w:val="20"/>
            <w:szCs w:val="20"/>
          </w:rPr>
          <w:t>The paragraph below is optional text</w:t>
        </w:r>
      </w:ins>
    </w:p>
    <w:p w14:paraId="754B94DC" w14:textId="77777777" w:rsidR="008E66D0" w:rsidRDefault="00CC5399">
      <w:pPr>
        <w:pStyle w:val="CSILevel4"/>
        <w:rPr>
          <w:ins w:id="119" w:author="Comparison" w:date="2026-09-25T20:08:00Z" w16du:dateUtc="2026-09-26T00:08:00Z"/>
        </w:rPr>
      </w:pPr>
      <w:ins w:id="120" w:author="Comparison" w:date="2026-09-25T20:08:00Z" w16du:dateUtc="2026-09-26T00:08:00Z">
        <w:r>
          <w:t>Mounting:  As indicated in product listing.</w:t>
        </w:r>
      </w:ins>
    </w:p>
    <w:p w14:paraId="6F9AB9F3" w14:textId="77777777" w:rsidR="008E66D0" w:rsidRDefault="00CC5399">
      <w:pPr>
        <w:pStyle w:val="CSILevel4"/>
        <w:rPr>
          <w:ins w:id="121" w:author="Comparison" w:date="2026-09-25T20:08:00Z" w16du:dateUtc="2026-09-26T00:08:00Z"/>
        </w:rPr>
      </w:pPr>
      <w:ins w:id="122" w:author="Comparison" w:date="2026-09-25T20:08:00Z" w16du:dateUtc="2026-09-26T00:08:00Z">
        <w:r>
          <w:t>Products:</w:t>
        </w:r>
      </w:ins>
    </w:p>
    <w:p w14:paraId="1DDC8D0D" w14:textId="77777777" w:rsidR="008E66D0" w:rsidRDefault="00CC5399">
      <w:pPr>
        <w:pStyle w:val="CSILevel5"/>
        <w:rPr>
          <w:ins w:id="123" w:author="Comparison" w:date="2026-09-25T20:08:00Z" w16du:dateUtc="2026-09-26T00:08:00Z"/>
        </w:rPr>
      </w:pPr>
      <w:ins w:id="124" w:author="Comparison" w:date="2026-09-25T20:08:00Z" w16du:dateUtc="2026-09-26T00:08:00Z">
        <w:r>
          <w:t>Model 9014 - Baby Changing Station - Horizontal - Plastic - Surface-mounted.</w:t>
        </w:r>
      </w:ins>
    </w:p>
    <w:p w14:paraId="311BE33F" w14:textId="77777777" w:rsidR="008E66D0" w:rsidRDefault="00CC5399">
      <w:pPr>
        <w:pStyle w:val="CSILevel5"/>
        <w:rPr>
          <w:ins w:id="125" w:author="Comparison" w:date="2026-09-25T20:08:00Z" w16du:dateUtc="2026-09-26T00:08:00Z"/>
        </w:rPr>
      </w:pPr>
      <w:ins w:id="126" w:author="Comparison" w:date="2026-09-25T20:08:00Z" w16du:dateUtc="2026-09-26T00:08:00Z">
        <w:r>
          <w:t>Substitutions:  016000 - Product Requirements.</w:t>
        </w:r>
      </w:ins>
    </w:p>
    <w:p w14:paraId="15E9B238" w14:textId="77777777" w:rsidR="008E66D0" w:rsidRDefault="00CC5399">
      <w:pPr>
        <w:pStyle w:val="CSILevel2"/>
        <w:rPr>
          <w:ins w:id="127" w:author="Comparison" w:date="2026-09-25T20:08:00Z" w16du:dateUtc="2026-09-26T00:08:00Z"/>
        </w:rPr>
      </w:pPr>
      <w:ins w:id="128" w:author="Comparison" w:date="2026-09-25T20:08:00Z" w16du:dateUtc="2026-09-26T00:08:00Z">
        <w:r>
          <w:t>Materials</w:t>
        </w:r>
      </w:ins>
    </w:p>
    <w:p w14:paraId="00000018" w14:textId="14123884" w:rsidR="007B1739" w:rsidRDefault="00CC5399">
      <w:pPr>
        <w:pStyle w:val="CSILevel3"/>
        <w:rPr>
          <w:rPrChange w:id="129" w:author="Comparison" w:date="2026-09-25T20:08:00Z" w16du:dateUtc="2026-09-26T00:08:00Z">
            <w:rPr>
              <w:sz w:val="28"/>
              <w:szCs w:val="28"/>
            </w:rPr>
          </w:rPrChange>
        </w:rPr>
        <w:pPrChange w:id="130" w:author="Comparison" w:date="2026-09-25T20:08:00Z" w16du:dateUtc="2026-09-26T00:08:00Z">
          <w:pPr>
            <w:pStyle w:val="ListParagraph"/>
            <w:ind w:leftChars="0" w:left="644"/>
          </w:pPr>
        </w:pPrChange>
      </w:pPr>
      <w:ins w:id="131" w:author="Comparison" w:date="2026-09-25T20:08:00Z" w16du:dateUtc="2026-09-26T00:08:00Z">
        <w:r>
          <w:t>Accessories - General:  Shop assembled, free of dents and scratches and packaged complete</w:t>
        </w:r>
      </w:ins>
      <w:del w:id="132" w:author="Comparison" w:date="2026-09-25T20:08:00Z" w16du:dateUtc="2026-09-26T00:08:00Z">
        <w:r w:rsidR="00452740">
          <w:rPr>
            <w:rFonts w:eastAsia="MS Mincho"/>
            <w:sz w:val="28"/>
            <w:szCs w:val="28"/>
          </w:rPr>
          <w:delText>browser to be opened</w:delText>
        </w:r>
      </w:del>
      <w:r w:rsidR="00452740">
        <w:rPr>
          <w:rPrChange w:id="133" w:author="Comparison" w:date="2026-09-25T20:08:00Z" w16du:dateUtc="2026-09-26T00:08:00Z">
            <w:rPr>
              <w:rFonts w:eastAsia="MS Mincho"/>
              <w:sz w:val="28"/>
              <w:szCs w:val="28"/>
            </w:rPr>
          </w:rPrChange>
        </w:rPr>
        <w:t xml:space="preserve"> with </w:t>
      </w:r>
      <w:ins w:id="134" w:author="Comparison" w:date="2026-09-25T20:08:00Z" w16du:dateUtc="2026-09-26T00:08:00Z">
        <w:r>
          <w:t>anchors and fittings, steel anchor plates, adapters, and anchor components for installation.</w:t>
        </w:r>
      </w:ins>
      <w:del w:id="135" w:author="Comparison" w:date="2026-09-25T20:08:00Z" w16du:dateUtc="2026-09-26T00:08:00Z">
        <w:r w:rsidR="00452740">
          <w:rPr>
            <w:rFonts w:eastAsia="MS Mincho"/>
            <w:sz w:val="28"/>
            <w:szCs w:val="28"/>
          </w:rPr>
          <w:delText xml:space="preserve">this </w:delText>
        </w:r>
        <w:r w:rsidR="00EC03EF" w:rsidRPr="00EC03EF">
          <w:rPr>
            <w:rFonts w:eastAsia="MS Mincho"/>
            <w:sz w:val="28"/>
            <w:szCs w:val="28"/>
          </w:rPr>
          <w:delText>snippet</w:delText>
        </w:r>
        <w:r w:rsidR="00452740">
          <w:rPr>
            <w:rFonts w:eastAsia="MS Mincho"/>
            <w:sz w:val="28"/>
            <w:szCs w:val="28"/>
          </w:rPr>
          <w:delText xml:space="preserve"> is user’s default browser. </w:delText>
        </w:r>
      </w:del>
    </w:p>
    <w:p w14:paraId="1F3A5A8C" w14:textId="77777777" w:rsidR="008E66D0" w:rsidRDefault="00CC5399">
      <w:pPr>
        <w:numPr>
          <w:ilvl w:val="0"/>
          <w:numId w:val="8"/>
        </w:numPr>
        <w:spacing w:after="200"/>
        <w:jc w:val="both"/>
        <w:rPr>
          <w:ins w:id="136" w:author="Comparison" w:date="2026-09-25T20:08:00Z" w16du:dateUtc="2026-09-26T00:08:00Z"/>
        </w:rPr>
      </w:pPr>
      <w:ins w:id="137" w:author="Comparison" w:date="2026-09-25T20:08:00Z" w16du:dateUtc="2026-09-26T00:08:00Z">
        <w:r>
          <w:rPr>
            <w:rFonts w:eastAsia="Arial"/>
            <w:i/>
            <w:color w:val="0000FF"/>
            <w:sz w:val="20"/>
            <w:szCs w:val="20"/>
          </w:rPr>
          <w:t>The paragraph below is optional text</w:t>
        </w:r>
      </w:ins>
    </w:p>
    <w:p w14:paraId="1CB07A43" w14:textId="77777777" w:rsidR="008E66D0" w:rsidRDefault="00CC5399">
      <w:pPr>
        <w:pStyle w:val="CSILevel2"/>
        <w:rPr>
          <w:ins w:id="138" w:author="Comparison" w:date="2026-09-25T20:08:00Z" w16du:dateUtc="2026-09-26T00:08:00Z"/>
        </w:rPr>
      </w:pPr>
      <w:ins w:id="139" w:author="Comparison" w:date="2026-09-25T20:08:00Z" w16du:dateUtc="2026-09-26T00:08:00Z">
        <w:r>
          <w:t>Fabrication</w:t>
        </w:r>
      </w:ins>
    </w:p>
    <w:p w14:paraId="394F282B" w14:textId="77777777" w:rsidR="008E66D0" w:rsidRDefault="00CC5399">
      <w:pPr>
        <w:pStyle w:val="CSILevel2"/>
        <w:rPr>
          <w:ins w:id="140" w:author="Comparison" w:date="2026-09-25T20:08:00Z" w16du:dateUtc="2026-09-26T00:08:00Z"/>
        </w:rPr>
      </w:pPr>
      <w:ins w:id="141" w:author="Comparison" w:date="2026-09-25T20:08:00Z" w16du:dateUtc="2026-09-26T00:08:00Z">
        <w:r>
          <w:t>Finishes</w:t>
        </w:r>
      </w:ins>
    </w:p>
    <w:p w14:paraId="2CC4CC91" w14:textId="77777777" w:rsidR="008E66D0" w:rsidRDefault="00CC5399">
      <w:pPr>
        <w:numPr>
          <w:ilvl w:val="0"/>
          <w:numId w:val="9"/>
        </w:numPr>
        <w:spacing w:after="200"/>
        <w:jc w:val="both"/>
        <w:rPr>
          <w:ins w:id="142" w:author="Comparison" w:date="2026-09-25T20:08:00Z" w16du:dateUtc="2026-09-26T00:08:00Z"/>
        </w:rPr>
      </w:pPr>
      <w:ins w:id="143" w:author="Comparison" w:date="2026-09-25T20:08:00Z" w16du:dateUtc="2026-09-26T00:08:00Z">
        <w:r>
          <w:rPr>
            <w:rFonts w:eastAsia="Arial"/>
            <w:i/>
            <w:color w:val="0000FF"/>
            <w:sz w:val="20"/>
            <w:szCs w:val="20"/>
          </w:rPr>
          <w:t>The paragraph below is optional text</w:t>
        </w:r>
      </w:ins>
    </w:p>
    <w:p w14:paraId="14E8B371" w14:textId="77777777" w:rsidR="008E66D0" w:rsidRDefault="00CC5399">
      <w:pPr>
        <w:pStyle w:val="CSILevel3"/>
        <w:rPr>
          <w:ins w:id="144" w:author="Comparison" w:date="2026-09-25T20:08:00Z" w16du:dateUtc="2026-09-26T00:08:00Z"/>
        </w:rPr>
      </w:pPr>
      <w:ins w:id="145" w:author="Comparison" w:date="2026-09-25T20:08:00Z" w16du:dateUtc="2026-09-26T00:08:00Z">
        <w:r>
          <w:t>Shop Primed Ferrous Metals:  Pretreat and clean, spray apply one coat primer and bake.</w:t>
        </w:r>
      </w:ins>
    </w:p>
    <w:p w14:paraId="3E38A495" w14:textId="77777777" w:rsidR="008E66D0" w:rsidRDefault="00CC5399">
      <w:pPr>
        <w:numPr>
          <w:ilvl w:val="0"/>
          <w:numId w:val="10"/>
        </w:numPr>
        <w:spacing w:after="200"/>
        <w:jc w:val="both"/>
        <w:rPr>
          <w:ins w:id="146" w:author="Comparison" w:date="2026-09-25T20:08:00Z" w16du:dateUtc="2026-09-26T00:08:00Z"/>
        </w:rPr>
      </w:pPr>
      <w:ins w:id="147" w:author="Comparison" w:date="2026-09-25T20:08:00Z" w16du:dateUtc="2026-09-26T00:08:00Z">
        <w:r>
          <w:rPr>
            <w:rFonts w:eastAsia="Arial"/>
            <w:i/>
            <w:color w:val="0000FF"/>
            <w:sz w:val="20"/>
            <w:szCs w:val="20"/>
          </w:rPr>
          <w:t>The paragraph below is optional text</w:t>
        </w:r>
      </w:ins>
    </w:p>
    <w:p w14:paraId="1E0EBA41" w14:textId="77777777" w:rsidR="008E66D0" w:rsidRDefault="00CC5399">
      <w:pPr>
        <w:pStyle w:val="CSILevel3"/>
        <w:rPr>
          <w:ins w:id="148" w:author="Comparison" w:date="2026-09-25T20:08:00Z" w16du:dateUtc="2026-09-26T00:08:00Z"/>
        </w:rPr>
      </w:pPr>
      <w:ins w:id="149" w:author="Comparison" w:date="2026-09-25T20:08:00Z" w16du:dateUtc="2026-09-26T00:08:00Z">
        <w:r>
          <w:t>Back paint components where contact is made with building finishes to prevent electrolysis.</w:t>
        </w:r>
      </w:ins>
    </w:p>
    <w:p w14:paraId="360C0616" w14:textId="77777777" w:rsidR="008E66D0" w:rsidRDefault="00CC5399">
      <w:pPr>
        <w:pStyle w:val="CSILevel1"/>
        <w:rPr>
          <w:ins w:id="150" w:author="Comparison" w:date="2026-09-25T20:08:00Z" w16du:dateUtc="2026-09-26T00:08:00Z"/>
        </w:rPr>
      </w:pPr>
      <w:ins w:id="151" w:author="Comparison" w:date="2026-09-25T20:08:00Z" w16du:dateUtc="2026-09-26T00:08:00Z">
        <w:r>
          <w:t>PART 3  EXECUTION</w:t>
        </w:r>
      </w:ins>
    </w:p>
    <w:p w14:paraId="065255DC" w14:textId="77777777" w:rsidR="008E66D0" w:rsidRDefault="00CC5399">
      <w:pPr>
        <w:pStyle w:val="CSILevel2"/>
        <w:rPr>
          <w:ins w:id="152" w:author="Comparison" w:date="2026-09-25T20:08:00Z" w16du:dateUtc="2026-09-26T00:08:00Z"/>
        </w:rPr>
      </w:pPr>
      <w:ins w:id="153" w:author="Comparison" w:date="2026-09-25T20:08:00Z" w16du:dateUtc="2026-09-26T00:08:00Z">
        <w:r>
          <w:t>EXAMINATION</w:t>
        </w:r>
      </w:ins>
    </w:p>
    <w:p w14:paraId="1FB48090" w14:textId="77777777" w:rsidR="008E66D0" w:rsidRDefault="00CC5399">
      <w:pPr>
        <w:pStyle w:val="CSILevel3"/>
        <w:rPr>
          <w:ins w:id="154" w:author="Comparison" w:date="2026-09-25T20:08:00Z" w16du:dateUtc="2026-09-26T00:08:00Z"/>
        </w:rPr>
      </w:pPr>
      <w:ins w:id="155" w:author="Comparison" w:date="2026-09-25T20:08:00Z" w16du:dateUtc="2026-09-26T00:08:00Z">
        <w:r>
          <w:t>Verify existing conditions before starting work.</w:t>
        </w:r>
      </w:ins>
    </w:p>
    <w:p w14:paraId="6AB4CB28" w14:textId="77777777" w:rsidR="008E66D0" w:rsidRDefault="00CC5399">
      <w:pPr>
        <w:pStyle w:val="CSILevel3"/>
        <w:rPr>
          <w:ins w:id="156" w:author="Comparison" w:date="2026-09-25T20:08:00Z" w16du:dateUtc="2026-09-26T00:08:00Z"/>
        </w:rPr>
      </w:pPr>
      <w:ins w:id="157" w:author="Comparison" w:date="2026-09-25T20:08:00Z" w16du:dateUtc="2026-09-26T00:08:00Z">
        <w:r>
          <w:t>Verify exact location of accessories for installation.</w:t>
        </w:r>
      </w:ins>
    </w:p>
    <w:p w14:paraId="34E2BC3C" w14:textId="77777777" w:rsidR="008E66D0" w:rsidRDefault="00CC5399">
      <w:pPr>
        <w:pStyle w:val="CSILevel2"/>
        <w:rPr>
          <w:ins w:id="158" w:author="Comparison" w:date="2026-09-25T20:08:00Z" w16du:dateUtc="2026-09-26T00:08:00Z"/>
        </w:rPr>
      </w:pPr>
      <w:ins w:id="159" w:author="Comparison" w:date="2026-09-25T20:08:00Z" w16du:dateUtc="2026-09-26T00:08:00Z">
        <w:r>
          <w:t>PREPARATION</w:t>
        </w:r>
      </w:ins>
    </w:p>
    <w:p w14:paraId="795C298D" w14:textId="77777777" w:rsidR="008E66D0" w:rsidRDefault="00CC5399">
      <w:pPr>
        <w:pStyle w:val="CSILevel3"/>
        <w:rPr>
          <w:ins w:id="160" w:author="Comparison" w:date="2026-09-25T20:08:00Z" w16du:dateUtc="2026-09-26T00:08:00Z"/>
        </w:rPr>
      </w:pPr>
      <w:ins w:id="161" w:author="Comparison" w:date="2026-09-25T20:08:00Z" w16du:dateUtc="2026-09-26T00:08:00Z">
        <w:r>
          <w:t>Deliver inserts and rough-in frames to site for timely installation.</w:t>
        </w:r>
      </w:ins>
    </w:p>
    <w:p w14:paraId="5FB30BAB" w14:textId="77777777" w:rsidR="008E66D0" w:rsidRDefault="00CC5399">
      <w:pPr>
        <w:pStyle w:val="CSILevel3"/>
        <w:rPr>
          <w:ins w:id="162" w:author="Comparison" w:date="2026-09-25T20:08:00Z" w16du:dateUtc="2026-09-26T00:08:00Z"/>
        </w:rPr>
      </w:pPr>
      <w:ins w:id="163" w:author="Comparison" w:date="2026-09-25T20:08:00Z" w16du:dateUtc="2026-09-26T00:08:00Z">
        <w:r>
          <w:t>Provide templates and rough-in measurements as required.</w:t>
        </w:r>
      </w:ins>
    </w:p>
    <w:p w14:paraId="72D38C4A" w14:textId="77777777" w:rsidR="008E66D0" w:rsidRDefault="00CC5399">
      <w:pPr>
        <w:pStyle w:val="CSILevel2"/>
        <w:rPr>
          <w:ins w:id="164" w:author="Comparison" w:date="2026-09-25T20:08:00Z" w16du:dateUtc="2026-09-26T00:08:00Z"/>
        </w:rPr>
      </w:pPr>
      <w:ins w:id="165" w:author="Comparison" w:date="2026-09-25T20:08:00Z" w16du:dateUtc="2026-09-26T00:08:00Z">
        <w:r>
          <w:t>INSTALLATION</w:t>
        </w:r>
      </w:ins>
    </w:p>
    <w:p w14:paraId="38B9E5AC" w14:textId="77777777" w:rsidR="008E66D0" w:rsidRDefault="00CC5399">
      <w:pPr>
        <w:pStyle w:val="CSILevel3"/>
        <w:rPr>
          <w:ins w:id="166" w:author="Comparison" w:date="2026-09-25T20:08:00Z" w16du:dateUtc="2026-09-26T00:08:00Z"/>
        </w:rPr>
      </w:pPr>
      <w:ins w:id="167" w:author="Comparison" w:date="2026-09-25T20:08:00Z" w16du:dateUtc="2026-09-26T00:08:00Z">
        <w:r>
          <w:t>Install accessories in accordance with manufacturers' instructions in locations indicated on drawings.</w:t>
        </w:r>
      </w:ins>
    </w:p>
    <w:p w14:paraId="4EACDBD0" w14:textId="77777777" w:rsidR="008E66D0" w:rsidRDefault="00CC5399">
      <w:pPr>
        <w:numPr>
          <w:ilvl w:val="0"/>
          <w:numId w:val="11"/>
        </w:numPr>
        <w:spacing w:after="200"/>
        <w:jc w:val="both"/>
        <w:rPr>
          <w:ins w:id="168" w:author="Comparison" w:date="2026-09-25T20:08:00Z" w16du:dateUtc="2026-09-26T00:08:00Z"/>
        </w:rPr>
      </w:pPr>
      <w:ins w:id="169" w:author="Comparison" w:date="2026-09-25T20:08:00Z" w16du:dateUtc="2026-09-26T00:08:00Z">
        <w:r>
          <w:rPr>
            <w:rFonts w:eastAsia="Arial"/>
            <w:i/>
            <w:color w:val="0000FF"/>
            <w:sz w:val="20"/>
            <w:szCs w:val="20"/>
          </w:rPr>
          <w:t>The paragraph below is optional text</w:t>
        </w:r>
      </w:ins>
    </w:p>
    <w:p w14:paraId="58799CB8" w14:textId="77777777" w:rsidR="008E66D0" w:rsidRDefault="00CC5399">
      <w:pPr>
        <w:pStyle w:val="CSILevel3"/>
        <w:rPr>
          <w:ins w:id="170" w:author="Comparison" w:date="2026-09-25T20:08:00Z" w16du:dateUtc="2026-09-26T00:08:00Z"/>
        </w:rPr>
      </w:pPr>
      <w:ins w:id="171" w:author="Comparison" w:date="2026-09-25T20:08:00Z" w16du:dateUtc="2026-09-26T00:08:00Z">
        <w:r>
          <w:t>Mounting Heights:  As required by accessibility regulations, unless otherwise indicated.</w:t>
        </w:r>
      </w:ins>
    </w:p>
    <w:p w14:paraId="4C7E16BC" w14:textId="77777777" w:rsidR="008E66D0" w:rsidRDefault="00CC5399">
      <w:pPr>
        <w:pStyle w:val="CSILevel4"/>
        <w:rPr>
          <w:ins w:id="172" w:author="Comparison" w:date="2026-09-25T20:08:00Z" w16du:dateUtc="2026-09-26T00:08:00Z"/>
        </w:rPr>
      </w:pPr>
      <w:ins w:id="173" w:author="Comparison" w:date="2026-09-25T20:08:00Z" w16du:dateUtc="2026-09-26T00:08:00Z">
        <w:r>
          <w:t>Other Accessories:  As indicated on drawings.</w:t>
        </w:r>
      </w:ins>
    </w:p>
    <w:p w14:paraId="1C3B069C" w14:textId="77777777" w:rsidR="008E66D0" w:rsidRDefault="00CC5399">
      <w:pPr>
        <w:pStyle w:val="CSILevel2"/>
        <w:rPr>
          <w:ins w:id="174" w:author="Comparison" w:date="2026-09-25T20:08:00Z" w16du:dateUtc="2026-09-26T00:08:00Z"/>
        </w:rPr>
      </w:pPr>
      <w:ins w:id="175" w:author="Comparison" w:date="2026-09-25T20:08:00Z" w16du:dateUtc="2026-09-26T00:08:00Z">
        <w:r>
          <w:t>PROTECTION</w:t>
        </w:r>
      </w:ins>
    </w:p>
    <w:p w14:paraId="1F79601F" w14:textId="77777777" w:rsidR="008E66D0" w:rsidRDefault="00CC5399">
      <w:pPr>
        <w:pStyle w:val="CSILevel3"/>
        <w:rPr>
          <w:ins w:id="176" w:author="Comparison" w:date="2026-09-25T20:08:00Z" w16du:dateUtc="2026-09-26T00:08:00Z"/>
        </w:rPr>
      </w:pPr>
      <w:ins w:id="177" w:author="Comparison" w:date="2026-09-25T20:08:00Z" w16du:dateUtc="2026-09-26T00:08:00Z">
        <w:r>
          <w:t>Protect installed accessories from damage due to subsequent construction operations.</w:t>
        </w:r>
      </w:ins>
    </w:p>
    <w:p w14:paraId="00000019" w14:textId="77777777" w:rsidR="007B1739" w:rsidRPr="00C14128" w:rsidRDefault="00CC5399">
      <w:pPr>
        <w:rPr>
          <w:del w:id="178" w:author="Comparison" w:date="2026-09-25T20:08:00Z" w16du:dateUtc="2026-09-26T00:08:00Z"/>
          <w:sz w:val="28"/>
          <w:szCs w:val="28"/>
        </w:rPr>
      </w:pPr>
      <w:ins w:id="179" w:author="Comparison" w:date="2026-09-25T20:08:00Z" w16du:dateUtc="2026-09-26T00:08:00Z">
        <w:r>
          <w:rPr>
            <w:rFonts w:eastAsia="Arial"/>
            <w:sz w:val="20"/>
            <w:szCs w:val="20"/>
          </w:rPr>
          <w:t>END OF SECTION</w:t>
        </w:r>
      </w:ins>
    </w:p>
    <w:p w14:paraId="0000001A" w14:textId="77777777" w:rsidR="007B1739" w:rsidRPr="00C14128" w:rsidRDefault="003F2E06" w:rsidP="008939B6">
      <w:pPr>
        <w:pStyle w:val="ListParagraph"/>
        <w:numPr>
          <w:ilvl w:val="0"/>
          <w:numId w:val="3"/>
        </w:numPr>
        <w:ind w:leftChars="0"/>
        <w:rPr>
          <w:del w:id="180" w:author="Comparison" w:date="2026-09-25T20:08:00Z" w16du:dateUtc="2026-09-26T00:08:00Z"/>
          <w:sz w:val="28"/>
          <w:szCs w:val="28"/>
        </w:rPr>
      </w:pPr>
      <w:del w:id="181" w:author="Comparison" w:date="2026-09-25T20:08:00Z" w16du:dateUtc="2026-09-26T00:08:00Z">
        <w:r w:rsidRPr="00C14128">
          <w:rPr>
            <w:sz w:val="28"/>
            <w:szCs w:val="28"/>
          </w:rPr>
          <w:delText>Android:</w:delText>
        </w:r>
      </w:del>
    </w:p>
    <w:p w14:paraId="0000001B" w14:textId="26B6E5FF" w:rsidR="007B1739" w:rsidRPr="00C14128" w:rsidRDefault="00626151" w:rsidP="00626151">
      <w:pPr>
        <w:pStyle w:val="ListParagraph"/>
        <w:ind w:leftChars="0" w:left="644"/>
        <w:rPr>
          <w:del w:id="182" w:author="Comparison" w:date="2026-09-25T20:08:00Z" w16du:dateUtc="2026-09-26T00:08:00Z"/>
          <w:sz w:val="28"/>
          <w:szCs w:val="28"/>
        </w:rPr>
      </w:pPr>
      <w:del w:id="183" w:author="Comparison" w:date="2026-09-25T20:08:00Z" w16du:dateUtc="2026-09-26T00:08:00Z">
        <w:r>
          <w:rPr>
            <w:rFonts w:eastAsia="MS Mincho" w:hint="eastAsia"/>
            <w:sz w:val="28"/>
            <w:szCs w:val="28"/>
          </w:rPr>
          <w:delText>U</w:delText>
        </w:r>
        <w:r>
          <w:rPr>
            <w:rFonts w:eastAsia="MS Mincho"/>
            <w:sz w:val="28"/>
            <w:szCs w:val="28"/>
          </w:rPr>
          <w:delText>se “</w:delText>
        </w:r>
        <w:r w:rsidR="003F2E06" w:rsidRPr="00C14128">
          <w:rPr>
            <w:rFonts w:eastAsia="Arial Unicode MS"/>
            <w:sz w:val="28"/>
            <w:szCs w:val="28"/>
          </w:rPr>
          <w:delText>Intent</w:delText>
        </w:r>
        <w:r>
          <w:rPr>
            <w:rFonts w:eastAsia="Arial Unicode MS"/>
            <w:sz w:val="28"/>
            <w:szCs w:val="28"/>
          </w:rPr>
          <w:delText xml:space="preserve">” to realize a redirect to </w:delText>
        </w:r>
        <w:r w:rsidR="003F2E06" w:rsidRPr="00C14128">
          <w:rPr>
            <w:rFonts w:eastAsia="Arial Unicode MS"/>
            <w:sz w:val="28"/>
            <w:szCs w:val="28"/>
          </w:rPr>
          <w:delText>PayPay</w:delText>
        </w:r>
        <w:r>
          <w:rPr>
            <w:rFonts w:eastAsia="MS Mincho" w:hint="eastAsia"/>
            <w:sz w:val="28"/>
            <w:szCs w:val="28"/>
          </w:rPr>
          <w:delText>.</w:delText>
        </w:r>
        <w:r>
          <w:rPr>
            <w:rFonts w:eastAsia="MS Mincho"/>
            <w:sz w:val="28"/>
            <w:szCs w:val="28"/>
          </w:rPr>
          <w:delText xml:space="preserve"> </w:delText>
        </w:r>
      </w:del>
    </w:p>
    <w:p w14:paraId="0000001C" w14:textId="77777777" w:rsidR="007B1739" w:rsidRPr="00C14128" w:rsidRDefault="007B1739">
      <w:pPr>
        <w:rPr>
          <w:del w:id="184" w:author="Comparison" w:date="2026-09-25T20:08:00Z" w16du:dateUtc="2026-09-26T00:08:00Z"/>
          <w:sz w:val="28"/>
          <w:szCs w:val="28"/>
        </w:rPr>
      </w:pPr>
    </w:p>
    <w:p w14:paraId="0000001D" w14:textId="77777777" w:rsidR="007B1739" w:rsidRPr="00C14128" w:rsidRDefault="007B1739">
      <w:pPr>
        <w:shd w:val="clear" w:color="auto" w:fill="1E1E1E"/>
        <w:spacing w:line="360" w:lineRule="auto"/>
        <w:rPr>
          <w:del w:id="185" w:author="Comparison" w:date="2026-09-25T20:08:00Z" w16du:dateUtc="2026-09-26T00:08:00Z"/>
          <w:rFonts w:eastAsia="Courier New"/>
          <w:color w:val="9CDCFE"/>
          <w:sz w:val="18"/>
          <w:szCs w:val="18"/>
        </w:rPr>
      </w:pPr>
    </w:p>
    <w:p w14:paraId="0000001E" w14:textId="77777777" w:rsidR="007B1739" w:rsidRPr="00C14128" w:rsidRDefault="003F2E06">
      <w:pPr>
        <w:shd w:val="clear" w:color="auto" w:fill="1E1E1E"/>
        <w:spacing w:line="360" w:lineRule="auto"/>
        <w:ind w:firstLine="720"/>
        <w:rPr>
          <w:del w:id="186" w:author="Comparison" w:date="2026-09-25T20:08:00Z" w16du:dateUtc="2026-09-26T00:08:00Z"/>
          <w:rFonts w:eastAsia="Courier New"/>
          <w:color w:val="D4D4D4"/>
          <w:sz w:val="18"/>
          <w:szCs w:val="18"/>
        </w:rPr>
      </w:pPr>
      <w:del w:id="187" w:author="Comparison" w:date="2026-09-25T20:08:00Z" w16du:dateUtc="2026-09-26T00:08:00Z">
        <w:r w:rsidRPr="00C14128">
          <w:rPr>
            <w:rFonts w:eastAsia="Courier New"/>
            <w:color w:val="9CDCFE"/>
            <w:sz w:val="18"/>
            <w:szCs w:val="18"/>
          </w:rPr>
          <w:delText>val</w:delText>
        </w:r>
        <w:r w:rsidRPr="00C14128">
          <w:rPr>
            <w:rFonts w:eastAsia="Courier New"/>
            <w:color w:val="D4D4D4"/>
            <w:sz w:val="18"/>
            <w:szCs w:val="18"/>
          </w:rPr>
          <w:delText xml:space="preserve"> </w:delText>
        </w:r>
        <w:r w:rsidRPr="00C14128">
          <w:rPr>
            <w:rFonts w:eastAsia="Courier New"/>
            <w:color w:val="C8C8C8"/>
            <w:sz w:val="18"/>
            <w:szCs w:val="18"/>
          </w:rPr>
          <w:delText>codeWeb</w:delText>
        </w:r>
        <w:r w:rsidRPr="00C14128">
          <w:rPr>
            <w:rFonts w:eastAsia="Courier New"/>
            <w:color w:val="D4D4D4"/>
            <w:sz w:val="18"/>
            <w:szCs w:val="18"/>
          </w:rPr>
          <w:delText xml:space="preserve">: </w:delText>
        </w:r>
        <w:r w:rsidRPr="00C14128">
          <w:rPr>
            <w:rFonts w:eastAsia="Courier New"/>
            <w:color w:val="9CDCFE"/>
            <w:sz w:val="18"/>
            <w:szCs w:val="18"/>
          </w:rPr>
          <w:delText>WebView</w:delText>
        </w:r>
        <w:r w:rsidRPr="00C14128">
          <w:rPr>
            <w:rFonts w:eastAsia="Courier New"/>
            <w:color w:val="D4D4D4"/>
            <w:sz w:val="18"/>
            <w:szCs w:val="18"/>
          </w:rPr>
          <w:delText xml:space="preserve"> = </w:delText>
        </w:r>
        <w:r w:rsidRPr="00C14128">
          <w:rPr>
            <w:rFonts w:eastAsia="Courier New"/>
            <w:color w:val="DCDCAA"/>
            <w:sz w:val="18"/>
            <w:szCs w:val="18"/>
          </w:rPr>
          <w:delText>WebView</w:delText>
        </w:r>
        <w:r w:rsidRPr="00C14128">
          <w:rPr>
            <w:rFonts w:eastAsia="Courier New"/>
            <w:color w:val="D4D4D4"/>
            <w:sz w:val="18"/>
            <w:szCs w:val="18"/>
          </w:rPr>
          <w:delText>(</w:delText>
        </w:r>
        <w:r w:rsidRPr="00C14128">
          <w:rPr>
            <w:rFonts w:eastAsia="Courier New"/>
            <w:color w:val="569CD6"/>
            <w:sz w:val="18"/>
            <w:szCs w:val="18"/>
          </w:rPr>
          <w:delText>this</w:delText>
        </w:r>
        <w:r w:rsidRPr="00C14128">
          <w:rPr>
            <w:rFonts w:eastAsia="Courier New"/>
            <w:color w:val="D4D4D4"/>
            <w:sz w:val="18"/>
            <w:szCs w:val="18"/>
          </w:rPr>
          <w:delText>)</w:delText>
        </w:r>
      </w:del>
    </w:p>
    <w:p w14:paraId="0000001F" w14:textId="77777777" w:rsidR="007B1739" w:rsidRPr="00C14128" w:rsidRDefault="003F2E06">
      <w:pPr>
        <w:shd w:val="clear" w:color="auto" w:fill="1E1E1E"/>
        <w:spacing w:line="360" w:lineRule="auto"/>
        <w:rPr>
          <w:del w:id="188" w:author="Comparison" w:date="2026-09-25T20:08:00Z" w16du:dateUtc="2026-09-26T00:08:00Z"/>
          <w:rFonts w:eastAsia="Courier New"/>
          <w:color w:val="9CDCFE"/>
          <w:sz w:val="18"/>
          <w:szCs w:val="18"/>
        </w:rPr>
      </w:pPr>
      <w:del w:id="189"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val</w:delText>
        </w:r>
        <w:r w:rsidRPr="00C14128">
          <w:rPr>
            <w:rFonts w:eastAsia="Courier New"/>
            <w:color w:val="D4D4D4"/>
            <w:sz w:val="18"/>
            <w:szCs w:val="18"/>
          </w:rPr>
          <w:delText xml:space="preserve"> </w:delText>
        </w:r>
        <w:r w:rsidRPr="00C14128">
          <w:rPr>
            <w:rFonts w:eastAsia="Courier New"/>
            <w:color w:val="9CDCFE"/>
            <w:sz w:val="18"/>
            <w:szCs w:val="18"/>
          </w:rPr>
          <w:delText>settings</w:delText>
        </w:r>
        <w:r w:rsidRPr="00C14128">
          <w:rPr>
            <w:rFonts w:eastAsia="Courier New"/>
            <w:color w:val="D4D4D4"/>
            <w:sz w:val="18"/>
            <w:szCs w:val="18"/>
          </w:rPr>
          <w:delText xml:space="preserve"> = </w:delText>
        </w:r>
        <w:r w:rsidRPr="00C14128">
          <w:rPr>
            <w:rFonts w:eastAsia="Courier New"/>
            <w:color w:val="9CDCFE"/>
            <w:sz w:val="18"/>
            <w:szCs w:val="18"/>
          </w:rPr>
          <w:delText>codeWeb</w:delText>
        </w:r>
        <w:r w:rsidRPr="00C14128">
          <w:rPr>
            <w:rFonts w:eastAsia="Courier New"/>
            <w:color w:val="D4D4D4"/>
            <w:sz w:val="18"/>
            <w:szCs w:val="18"/>
          </w:rPr>
          <w:delText>.</w:delText>
        </w:r>
        <w:r w:rsidRPr="00C14128">
          <w:rPr>
            <w:rFonts w:eastAsia="Courier New"/>
            <w:color w:val="9CDCFE"/>
            <w:sz w:val="18"/>
            <w:szCs w:val="18"/>
          </w:rPr>
          <w:delText>settings</w:delText>
        </w:r>
      </w:del>
    </w:p>
    <w:p w14:paraId="00000020" w14:textId="77777777" w:rsidR="007B1739" w:rsidRPr="00C14128" w:rsidRDefault="003F2E06">
      <w:pPr>
        <w:shd w:val="clear" w:color="auto" w:fill="1E1E1E"/>
        <w:spacing w:line="360" w:lineRule="auto"/>
        <w:rPr>
          <w:del w:id="190" w:author="Comparison" w:date="2026-09-25T20:08:00Z" w16du:dateUtc="2026-09-26T00:08:00Z"/>
          <w:rFonts w:eastAsia="Courier New"/>
          <w:color w:val="569CD6"/>
          <w:sz w:val="18"/>
          <w:szCs w:val="18"/>
        </w:rPr>
      </w:pPr>
      <w:del w:id="191"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settings</w:delText>
        </w:r>
        <w:r w:rsidRPr="00C14128">
          <w:rPr>
            <w:rFonts w:eastAsia="Courier New"/>
            <w:color w:val="D4D4D4"/>
            <w:sz w:val="18"/>
            <w:szCs w:val="18"/>
          </w:rPr>
          <w:delText>.</w:delText>
        </w:r>
        <w:r w:rsidRPr="00C14128">
          <w:rPr>
            <w:rFonts w:eastAsia="Courier New"/>
            <w:color w:val="9CDCFE"/>
            <w:sz w:val="18"/>
            <w:szCs w:val="18"/>
          </w:rPr>
          <w:delText>domStorageEnabled</w:delText>
        </w:r>
        <w:r w:rsidRPr="00C14128">
          <w:rPr>
            <w:rFonts w:eastAsia="Courier New"/>
            <w:color w:val="D4D4D4"/>
            <w:sz w:val="18"/>
            <w:szCs w:val="18"/>
          </w:rPr>
          <w:delText xml:space="preserve"> = </w:delText>
        </w:r>
        <w:r w:rsidRPr="00C14128">
          <w:rPr>
            <w:rFonts w:eastAsia="Courier New"/>
            <w:color w:val="569CD6"/>
            <w:sz w:val="18"/>
            <w:szCs w:val="18"/>
          </w:rPr>
          <w:delText>true</w:delText>
        </w:r>
      </w:del>
    </w:p>
    <w:p w14:paraId="00000021" w14:textId="77777777" w:rsidR="007B1739" w:rsidRPr="00C14128" w:rsidRDefault="003F2E06">
      <w:pPr>
        <w:shd w:val="clear" w:color="auto" w:fill="1E1E1E"/>
        <w:spacing w:line="360" w:lineRule="auto"/>
        <w:rPr>
          <w:del w:id="192" w:author="Comparison" w:date="2026-09-25T20:08:00Z" w16du:dateUtc="2026-09-26T00:08:00Z"/>
          <w:rFonts w:eastAsia="Courier New"/>
          <w:color w:val="569CD6"/>
          <w:sz w:val="18"/>
          <w:szCs w:val="18"/>
        </w:rPr>
      </w:pPr>
      <w:del w:id="193"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settings</w:delText>
        </w:r>
        <w:r w:rsidRPr="00C14128">
          <w:rPr>
            <w:rFonts w:eastAsia="Courier New"/>
            <w:color w:val="D4D4D4"/>
            <w:sz w:val="18"/>
            <w:szCs w:val="18"/>
          </w:rPr>
          <w:delText>.</w:delText>
        </w:r>
        <w:r w:rsidRPr="00C14128">
          <w:rPr>
            <w:rFonts w:eastAsia="Courier New"/>
            <w:color w:val="9CDCFE"/>
            <w:sz w:val="18"/>
            <w:szCs w:val="18"/>
          </w:rPr>
          <w:delText>javaScriptEnabled</w:delText>
        </w:r>
        <w:r w:rsidRPr="00C14128">
          <w:rPr>
            <w:rFonts w:eastAsia="Courier New"/>
            <w:color w:val="D4D4D4"/>
            <w:sz w:val="18"/>
            <w:szCs w:val="18"/>
          </w:rPr>
          <w:delText xml:space="preserve"> = </w:delText>
        </w:r>
        <w:r w:rsidRPr="00C14128">
          <w:rPr>
            <w:rFonts w:eastAsia="Courier New"/>
            <w:color w:val="569CD6"/>
            <w:sz w:val="18"/>
            <w:szCs w:val="18"/>
          </w:rPr>
          <w:delText>true</w:delText>
        </w:r>
      </w:del>
    </w:p>
    <w:p w14:paraId="00000022" w14:textId="77777777" w:rsidR="007B1739" w:rsidRPr="00C14128" w:rsidRDefault="003F2E06">
      <w:pPr>
        <w:shd w:val="clear" w:color="auto" w:fill="1E1E1E"/>
        <w:spacing w:line="360" w:lineRule="auto"/>
        <w:rPr>
          <w:del w:id="194" w:author="Comparison" w:date="2026-09-25T20:08:00Z" w16du:dateUtc="2026-09-26T00:08:00Z"/>
          <w:rFonts w:eastAsia="Courier New"/>
          <w:color w:val="D4D4D4"/>
          <w:sz w:val="18"/>
          <w:szCs w:val="18"/>
        </w:rPr>
      </w:pPr>
      <w:del w:id="195"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codeWeb</w:delText>
        </w:r>
        <w:r w:rsidRPr="00C14128">
          <w:rPr>
            <w:rFonts w:eastAsia="Courier New"/>
            <w:color w:val="D4D4D4"/>
            <w:sz w:val="18"/>
            <w:szCs w:val="18"/>
          </w:rPr>
          <w:delText>.</w:delText>
        </w:r>
        <w:r w:rsidRPr="00C14128">
          <w:rPr>
            <w:rFonts w:eastAsia="Courier New"/>
            <w:color w:val="DCDCAA"/>
            <w:sz w:val="18"/>
            <w:szCs w:val="18"/>
          </w:rPr>
          <w:delText>loadUrl</w:delText>
        </w:r>
        <w:r w:rsidRPr="00C14128">
          <w:rPr>
            <w:rFonts w:eastAsia="Courier New"/>
            <w:color w:val="D4D4D4"/>
            <w:sz w:val="18"/>
            <w:szCs w:val="18"/>
          </w:rPr>
          <w:delText>(</w:delText>
        </w:r>
        <w:r w:rsidRPr="00C14128">
          <w:rPr>
            <w:rFonts w:eastAsia="Courier New"/>
            <w:color w:val="CE9178"/>
            <w:sz w:val="18"/>
            <w:szCs w:val="18"/>
          </w:rPr>
          <w:delText>"&lt;merchant web URL&gt;"</w:delText>
        </w:r>
        <w:r w:rsidRPr="00C14128">
          <w:rPr>
            <w:rFonts w:eastAsia="Courier New"/>
            <w:color w:val="D4D4D4"/>
            <w:sz w:val="18"/>
            <w:szCs w:val="18"/>
          </w:rPr>
          <w:delText>)</w:delText>
        </w:r>
      </w:del>
    </w:p>
    <w:p w14:paraId="00000023" w14:textId="77777777" w:rsidR="007B1739" w:rsidRPr="00C14128" w:rsidRDefault="003F2E06">
      <w:pPr>
        <w:shd w:val="clear" w:color="auto" w:fill="1E1E1E"/>
        <w:spacing w:line="360" w:lineRule="auto"/>
        <w:rPr>
          <w:del w:id="196" w:author="Comparison" w:date="2026-09-25T20:08:00Z" w16du:dateUtc="2026-09-26T00:08:00Z"/>
          <w:rFonts w:eastAsia="Courier New"/>
          <w:color w:val="D4D4D4"/>
          <w:sz w:val="18"/>
          <w:szCs w:val="18"/>
        </w:rPr>
      </w:pPr>
      <w:del w:id="197"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codeWeb</w:delText>
        </w:r>
        <w:r w:rsidRPr="00C14128">
          <w:rPr>
            <w:rFonts w:eastAsia="Courier New"/>
            <w:color w:val="D4D4D4"/>
            <w:sz w:val="18"/>
            <w:szCs w:val="18"/>
          </w:rPr>
          <w:delText>.</w:delText>
        </w:r>
        <w:r w:rsidRPr="00C14128">
          <w:rPr>
            <w:rFonts w:eastAsia="Courier New"/>
            <w:color w:val="9CDCFE"/>
            <w:sz w:val="18"/>
            <w:szCs w:val="18"/>
          </w:rPr>
          <w:delText>webViewClient</w:delText>
        </w:r>
        <w:r w:rsidRPr="00C14128">
          <w:rPr>
            <w:rFonts w:eastAsia="Courier New"/>
            <w:color w:val="D4D4D4"/>
            <w:sz w:val="18"/>
            <w:szCs w:val="18"/>
          </w:rPr>
          <w:delText xml:space="preserve"> = </w:delText>
        </w:r>
        <w:r w:rsidRPr="00C14128">
          <w:rPr>
            <w:rFonts w:eastAsia="Courier New"/>
            <w:color w:val="C8C8C8"/>
            <w:sz w:val="18"/>
            <w:szCs w:val="18"/>
          </w:rPr>
          <w:delText>object</w:delText>
        </w:r>
        <w:r w:rsidRPr="00C14128">
          <w:rPr>
            <w:rFonts w:eastAsia="Courier New"/>
            <w:color w:val="D4D4D4"/>
            <w:sz w:val="18"/>
            <w:szCs w:val="18"/>
          </w:rPr>
          <w:delText xml:space="preserve"> : </w:delText>
        </w:r>
        <w:r w:rsidRPr="00C14128">
          <w:rPr>
            <w:rFonts w:eastAsia="Courier New"/>
            <w:color w:val="DCDCAA"/>
            <w:sz w:val="18"/>
            <w:szCs w:val="18"/>
          </w:rPr>
          <w:delText>WebViewClient</w:delText>
        </w:r>
        <w:r w:rsidRPr="00C14128">
          <w:rPr>
            <w:rFonts w:eastAsia="Courier New"/>
            <w:color w:val="D4D4D4"/>
            <w:sz w:val="18"/>
            <w:szCs w:val="18"/>
          </w:rPr>
          <w:delText>() {</w:delText>
        </w:r>
      </w:del>
    </w:p>
    <w:p w14:paraId="00000024" w14:textId="77777777" w:rsidR="007B1739" w:rsidRPr="00C14128" w:rsidRDefault="003F2E06">
      <w:pPr>
        <w:shd w:val="clear" w:color="auto" w:fill="1E1E1E"/>
        <w:spacing w:line="360" w:lineRule="auto"/>
        <w:rPr>
          <w:del w:id="198" w:author="Comparison" w:date="2026-09-25T20:08:00Z" w16du:dateUtc="2026-09-26T00:08:00Z"/>
          <w:rFonts w:eastAsia="Courier New"/>
          <w:color w:val="D4D4D4"/>
          <w:sz w:val="18"/>
          <w:szCs w:val="18"/>
        </w:rPr>
      </w:pPr>
      <w:del w:id="199"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override</w:delText>
        </w:r>
        <w:r w:rsidRPr="00C14128">
          <w:rPr>
            <w:rFonts w:eastAsia="Courier New"/>
            <w:color w:val="D4D4D4"/>
            <w:sz w:val="18"/>
            <w:szCs w:val="18"/>
          </w:rPr>
          <w:delText xml:space="preserve"> </w:delText>
        </w:r>
        <w:r w:rsidRPr="00C14128">
          <w:rPr>
            <w:rFonts w:eastAsia="Courier New"/>
            <w:color w:val="9CDCFE"/>
            <w:sz w:val="18"/>
            <w:szCs w:val="18"/>
          </w:rPr>
          <w:delText>fun</w:delText>
        </w:r>
        <w:r w:rsidRPr="00C14128">
          <w:rPr>
            <w:rFonts w:eastAsia="Courier New"/>
            <w:color w:val="D4D4D4"/>
            <w:sz w:val="18"/>
            <w:szCs w:val="18"/>
          </w:rPr>
          <w:delText xml:space="preserve"> </w:delText>
        </w:r>
        <w:r w:rsidRPr="00C14128">
          <w:rPr>
            <w:rFonts w:eastAsia="Courier New"/>
            <w:color w:val="DCDCAA"/>
            <w:sz w:val="18"/>
            <w:szCs w:val="18"/>
          </w:rPr>
          <w:delText>shouldOverrideUrlLoading</w:delText>
        </w:r>
        <w:r w:rsidRPr="00C14128">
          <w:rPr>
            <w:rFonts w:eastAsia="Courier New"/>
            <w:color w:val="D4D4D4"/>
            <w:sz w:val="18"/>
            <w:szCs w:val="18"/>
          </w:rPr>
          <w:delText>(</w:delText>
        </w:r>
      </w:del>
    </w:p>
    <w:p w14:paraId="00000025" w14:textId="77777777" w:rsidR="007B1739" w:rsidRPr="00C14128" w:rsidRDefault="003F2E06">
      <w:pPr>
        <w:shd w:val="clear" w:color="auto" w:fill="1E1E1E"/>
        <w:spacing w:line="360" w:lineRule="auto"/>
        <w:rPr>
          <w:del w:id="200" w:author="Comparison" w:date="2026-09-25T20:08:00Z" w16du:dateUtc="2026-09-26T00:08:00Z"/>
          <w:rFonts w:eastAsia="Courier New"/>
          <w:color w:val="D4D4D4"/>
          <w:sz w:val="18"/>
          <w:szCs w:val="18"/>
        </w:rPr>
      </w:pPr>
      <w:del w:id="201"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view</w:delText>
        </w:r>
        <w:r w:rsidRPr="00C14128">
          <w:rPr>
            <w:rFonts w:eastAsia="Courier New"/>
            <w:color w:val="D4D4D4"/>
            <w:sz w:val="18"/>
            <w:szCs w:val="18"/>
          </w:rPr>
          <w:delText xml:space="preserve">: </w:delText>
        </w:r>
        <w:r w:rsidRPr="00C14128">
          <w:rPr>
            <w:rFonts w:eastAsia="Courier New"/>
            <w:color w:val="9CDCFE"/>
            <w:sz w:val="18"/>
            <w:szCs w:val="18"/>
          </w:rPr>
          <w:delText>WebView</w:delText>
        </w:r>
        <w:r w:rsidRPr="00C14128">
          <w:rPr>
            <w:rFonts w:eastAsia="Courier New"/>
            <w:color w:val="D4D4D4"/>
            <w:sz w:val="18"/>
            <w:szCs w:val="18"/>
          </w:rPr>
          <w:delText>?,</w:delText>
        </w:r>
      </w:del>
    </w:p>
    <w:p w14:paraId="00000026" w14:textId="77777777" w:rsidR="007B1739" w:rsidRPr="00C14128" w:rsidRDefault="003F2E06">
      <w:pPr>
        <w:shd w:val="clear" w:color="auto" w:fill="1E1E1E"/>
        <w:spacing w:line="360" w:lineRule="auto"/>
        <w:rPr>
          <w:del w:id="202" w:author="Comparison" w:date="2026-09-25T20:08:00Z" w16du:dateUtc="2026-09-26T00:08:00Z"/>
          <w:rFonts w:eastAsia="Courier New"/>
          <w:color w:val="D4D4D4"/>
          <w:sz w:val="18"/>
          <w:szCs w:val="18"/>
        </w:rPr>
      </w:pPr>
      <w:del w:id="203"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url</w:delText>
        </w:r>
        <w:r w:rsidRPr="00C14128">
          <w:rPr>
            <w:rFonts w:eastAsia="Courier New"/>
            <w:color w:val="D4D4D4"/>
            <w:sz w:val="18"/>
            <w:szCs w:val="18"/>
          </w:rPr>
          <w:delText xml:space="preserve">: </w:delText>
        </w:r>
        <w:r w:rsidRPr="00C14128">
          <w:rPr>
            <w:rFonts w:eastAsia="Courier New"/>
            <w:color w:val="4EC9B0"/>
            <w:sz w:val="18"/>
            <w:szCs w:val="18"/>
          </w:rPr>
          <w:delText>String</w:delText>
        </w:r>
        <w:r w:rsidRPr="00C14128">
          <w:rPr>
            <w:rFonts w:eastAsia="Courier New"/>
            <w:color w:val="D4D4D4"/>
            <w:sz w:val="18"/>
            <w:szCs w:val="18"/>
          </w:rPr>
          <w:delText>?</w:delText>
        </w:r>
      </w:del>
    </w:p>
    <w:p w14:paraId="00000027" w14:textId="77777777" w:rsidR="007B1739" w:rsidRPr="00C14128" w:rsidRDefault="003F2E06">
      <w:pPr>
        <w:shd w:val="clear" w:color="auto" w:fill="1E1E1E"/>
        <w:spacing w:line="360" w:lineRule="auto"/>
        <w:rPr>
          <w:del w:id="204" w:author="Comparison" w:date="2026-09-25T20:08:00Z" w16du:dateUtc="2026-09-26T00:08:00Z"/>
          <w:rFonts w:eastAsia="Courier New"/>
          <w:color w:val="D4D4D4"/>
          <w:sz w:val="18"/>
          <w:szCs w:val="18"/>
        </w:rPr>
      </w:pPr>
      <w:del w:id="205" w:author="Comparison" w:date="2026-09-25T20:08:00Z" w16du:dateUtc="2026-09-26T00:08:00Z">
        <w:r w:rsidRPr="00C14128">
          <w:rPr>
            <w:rFonts w:eastAsia="Courier New"/>
            <w:color w:val="D4D4D4"/>
            <w:sz w:val="18"/>
            <w:szCs w:val="18"/>
          </w:rPr>
          <w:delText xml:space="preserve">           ): </w:delText>
        </w:r>
        <w:r w:rsidRPr="00C14128">
          <w:rPr>
            <w:rFonts w:eastAsia="Courier New"/>
            <w:color w:val="4EC9B0"/>
            <w:sz w:val="18"/>
            <w:szCs w:val="18"/>
          </w:rPr>
          <w:delText>Boolean</w:delText>
        </w:r>
        <w:r w:rsidRPr="00C14128">
          <w:rPr>
            <w:rFonts w:eastAsia="Courier New"/>
            <w:color w:val="D4D4D4"/>
            <w:sz w:val="18"/>
            <w:szCs w:val="18"/>
          </w:rPr>
          <w:delText xml:space="preserve"> {</w:delText>
        </w:r>
      </w:del>
    </w:p>
    <w:p w14:paraId="00000028" w14:textId="77777777" w:rsidR="007B1739" w:rsidRPr="00C14128" w:rsidRDefault="003F2E06">
      <w:pPr>
        <w:shd w:val="clear" w:color="auto" w:fill="1E1E1E"/>
        <w:spacing w:line="360" w:lineRule="auto"/>
        <w:rPr>
          <w:del w:id="206" w:author="Comparison" w:date="2026-09-25T20:08:00Z" w16du:dateUtc="2026-09-26T00:08:00Z"/>
          <w:rFonts w:eastAsia="Courier New"/>
          <w:color w:val="9CDCFE"/>
          <w:sz w:val="18"/>
          <w:szCs w:val="18"/>
        </w:rPr>
      </w:pPr>
      <w:del w:id="207" w:author="Comparison" w:date="2026-09-25T20:08:00Z" w16du:dateUtc="2026-09-26T00:08:00Z">
        <w:r w:rsidRPr="00C14128">
          <w:rPr>
            <w:rFonts w:eastAsia="Courier New"/>
            <w:color w:val="D4D4D4"/>
            <w:sz w:val="18"/>
            <w:szCs w:val="18"/>
          </w:rPr>
          <w:delText xml:space="preserve">               Log.i(</w:delText>
        </w:r>
        <w:r w:rsidRPr="00C14128">
          <w:rPr>
            <w:rFonts w:eastAsia="Courier New"/>
            <w:color w:val="CE9178"/>
            <w:sz w:val="18"/>
            <w:szCs w:val="18"/>
          </w:rPr>
          <w:delText>"shouldOverrideUrlLoading"</w:delText>
        </w:r>
        <w:r w:rsidRPr="00C14128">
          <w:rPr>
            <w:rFonts w:eastAsia="Courier New"/>
            <w:color w:val="D4D4D4"/>
            <w:sz w:val="18"/>
            <w:szCs w:val="18"/>
          </w:rPr>
          <w:delText xml:space="preserve">, </w:delText>
        </w:r>
        <w:r w:rsidRPr="00C14128">
          <w:rPr>
            <w:rFonts w:eastAsia="Courier New"/>
            <w:color w:val="CE9178"/>
            <w:sz w:val="18"/>
            <w:szCs w:val="18"/>
          </w:rPr>
          <w:delText>"shouldOverrideUrlLoading: $url"</w:delText>
        </w:r>
        <w:r w:rsidRPr="00C14128">
          <w:rPr>
            <w:rFonts w:eastAsia="Courier New"/>
            <w:color w:val="9CDCFE"/>
            <w:sz w:val="18"/>
            <w:szCs w:val="18"/>
          </w:rPr>
          <w:delText>)</w:delText>
        </w:r>
      </w:del>
    </w:p>
    <w:p w14:paraId="00000029" w14:textId="77777777" w:rsidR="007B1739" w:rsidRPr="00C14128" w:rsidRDefault="003F2E06">
      <w:pPr>
        <w:shd w:val="clear" w:color="auto" w:fill="1E1E1E"/>
        <w:spacing w:line="360" w:lineRule="auto"/>
        <w:rPr>
          <w:del w:id="208" w:author="Comparison" w:date="2026-09-25T20:08:00Z" w16du:dateUtc="2026-09-26T00:08:00Z"/>
          <w:rFonts w:eastAsia="Courier New"/>
          <w:color w:val="9CDCFE"/>
          <w:sz w:val="18"/>
          <w:szCs w:val="18"/>
        </w:rPr>
      </w:pPr>
      <w:del w:id="209" w:author="Comparison" w:date="2026-09-25T20:08:00Z" w16du:dateUtc="2026-09-26T00:08:00Z">
        <w:r w:rsidRPr="00C14128">
          <w:rPr>
            <w:rFonts w:eastAsia="Courier New"/>
            <w:color w:val="9CDCFE"/>
            <w:sz w:val="18"/>
            <w:szCs w:val="18"/>
          </w:rPr>
          <w:delText xml:space="preserve">               val intent:</w:delText>
        </w:r>
        <w:r w:rsidRPr="00C14128">
          <w:rPr>
            <w:rFonts w:eastAsia="Courier New"/>
            <w:color w:val="D4D4D4"/>
            <w:sz w:val="18"/>
            <w:szCs w:val="18"/>
          </w:rPr>
          <w:delText xml:space="preserve"> </w:delText>
        </w:r>
        <w:r w:rsidRPr="00C14128">
          <w:rPr>
            <w:rFonts w:eastAsia="Courier New"/>
            <w:color w:val="9CDCFE"/>
            <w:sz w:val="18"/>
            <w:szCs w:val="18"/>
          </w:rPr>
          <w:delText>Intent</w:delText>
        </w:r>
      </w:del>
    </w:p>
    <w:p w14:paraId="0000002A" w14:textId="77777777" w:rsidR="007B1739" w:rsidRPr="00C14128" w:rsidRDefault="003F2E06">
      <w:pPr>
        <w:shd w:val="clear" w:color="auto" w:fill="1E1E1E"/>
        <w:spacing w:line="360" w:lineRule="auto"/>
        <w:rPr>
          <w:del w:id="210" w:author="Comparison" w:date="2026-09-25T20:08:00Z" w16du:dateUtc="2026-09-26T00:08:00Z"/>
          <w:rFonts w:eastAsia="Courier New"/>
          <w:color w:val="D4D4D4"/>
          <w:sz w:val="18"/>
          <w:szCs w:val="18"/>
        </w:rPr>
      </w:pPr>
      <w:del w:id="211" w:author="Comparison" w:date="2026-09-25T20:08:00Z" w16du:dateUtc="2026-09-26T00:08:00Z">
        <w:r w:rsidRPr="00C14128">
          <w:rPr>
            <w:rFonts w:eastAsia="Courier New"/>
            <w:color w:val="D4D4D4"/>
            <w:sz w:val="18"/>
            <w:szCs w:val="18"/>
          </w:rPr>
          <w:delText xml:space="preserve">               </w:delText>
        </w:r>
        <w:r w:rsidRPr="00C14128">
          <w:rPr>
            <w:rFonts w:eastAsia="Courier New"/>
            <w:color w:val="DCDCAA"/>
            <w:sz w:val="18"/>
            <w:szCs w:val="18"/>
          </w:rPr>
          <w:delText>if</w:delText>
        </w:r>
        <w:r w:rsidRPr="00C14128">
          <w:rPr>
            <w:rFonts w:eastAsia="Courier New"/>
            <w:color w:val="D4D4D4"/>
            <w:sz w:val="18"/>
            <w:szCs w:val="18"/>
          </w:rPr>
          <w:delText xml:space="preserve"> (</w:delText>
        </w:r>
        <w:r w:rsidRPr="00C14128">
          <w:rPr>
            <w:rFonts w:eastAsia="Courier New"/>
            <w:color w:val="9CDCFE"/>
            <w:sz w:val="18"/>
            <w:szCs w:val="18"/>
          </w:rPr>
          <w:delText>url</w:delText>
        </w:r>
        <w:r w:rsidRPr="00C14128">
          <w:rPr>
            <w:rFonts w:eastAsia="Courier New"/>
            <w:color w:val="D4D4D4"/>
            <w:sz w:val="18"/>
            <w:szCs w:val="18"/>
          </w:rPr>
          <w:delText xml:space="preserve"> != </w:delText>
        </w:r>
        <w:r w:rsidRPr="00C14128">
          <w:rPr>
            <w:rFonts w:eastAsia="Courier New"/>
            <w:color w:val="569CD6"/>
            <w:sz w:val="18"/>
            <w:szCs w:val="18"/>
          </w:rPr>
          <w:delText>null</w:delText>
        </w:r>
        <w:r w:rsidRPr="00C14128">
          <w:rPr>
            <w:rFonts w:eastAsia="Courier New"/>
            <w:color w:val="D4D4D4"/>
            <w:sz w:val="18"/>
            <w:szCs w:val="18"/>
          </w:rPr>
          <w:delText>) {</w:delText>
        </w:r>
      </w:del>
    </w:p>
    <w:p w14:paraId="0000002B" w14:textId="77777777" w:rsidR="007B1739" w:rsidRPr="00C14128" w:rsidRDefault="003F2E06">
      <w:pPr>
        <w:shd w:val="clear" w:color="auto" w:fill="1E1E1E"/>
        <w:spacing w:line="360" w:lineRule="auto"/>
        <w:rPr>
          <w:del w:id="212" w:author="Comparison" w:date="2026-09-25T20:08:00Z" w16du:dateUtc="2026-09-26T00:08:00Z"/>
          <w:rFonts w:eastAsia="Courier New"/>
          <w:color w:val="D4D4D4"/>
          <w:sz w:val="18"/>
          <w:szCs w:val="18"/>
        </w:rPr>
      </w:pPr>
      <w:del w:id="213" w:author="Comparison" w:date="2026-09-25T20:08:00Z" w16du:dateUtc="2026-09-26T00:08:00Z">
        <w:r w:rsidRPr="00C14128">
          <w:rPr>
            <w:rFonts w:eastAsia="Courier New"/>
            <w:color w:val="D4D4D4"/>
            <w:sz w:val="18"/>
            <w:szCs w:val="18"/>
          </w:rPr>
          <w:delText xml:space="preserve">                   </w:delText>
        </w:r>
        <w:r w:rsidRPr="00C14128">
          <w:rPr>
            <w:rFonts w:eastAsia="Courier New"/>
            <w:color w:val="DCDCAA"/>
            <w:sz w:val="18"/>
            <w:szCs w:val="18"/>
          </w:rPr>
          <w:delText>if</w:delText>
        </w:r>
        <w:r w:rsidRPr="00C14128">
          <w:rPr>
            <w:rFonts w:eastAsia="Courier New"/>
            <w:color w:val="D4D4D4"/>
            <w:sz w:val="18"/>
            <w:szCs w:val="18"/>
          </w:rPr>
          <w:delText xml:space="preserve"> (url.contains(</w:delText>
        </w:r>
        <w:r w:rsidRPr="00C14128">
          <w:rPr>
            <w:rFonts w:eastAsia="Courier New"/>
            <w:color w:val="CE9178"/>
            <w:sz w:val="18"/>
            <w:szCs w:val="18"/>
          </w:rPr>
          <w:delText>"&lt;web-cashier host&gt;"</w:delText>
        </w:r>
        <w:r w:rsidRPr="00C14128">
          <w:rPr>
            <w:rFonts w:eastAsia="Courier New"/>
            <w:color w:val="D4D4D4"/>
            <w:sz w:val="18"/>
            <w:szCs w:val="18"/>
          </w:rPr>
          <w:delText xml:space="preserve">)) { </w:delText>
        </w:r>
      </w:del>
    </w:p>
    <w:p w14:paraId="0000002C" w14:textId="77777777" w:rsidR="007B1739" w:rsidRPr="00C14128" w:rsidRDefault="003F2E06">
      <w:pPr>
        <w:shd w:val="clear" w:color="auto" w:fill="1E1E1E"/>
        <w:spacing w:line="360" w:lineRule="auto"/>
        <w:ind w:firstLine="720"/>
        <w:rPr>
          <w:del w:id="214" w:author="Comparison" w:date="2026-09-25T20:08:00Z" w16du:dateUtc="2026-09-26T00:08:00Z"/>
          <w:rFonts w:eastAsia="Courier New"/>
          <w:color w:val="D4D4D4"/>
          <w:sz w:val="18"/>
          <w:szCs w:val="18"/>
        </w:rPr>
      </w:pPr>
      <w:del w:id="215" w:author="Comparison" w:date="2026-09-25T20:08:00Z" w16du:dateUtc="2026-09-26T00:08:00Z">
        <w:r w:rsidRPr="00C14128">
          <w:rPr>
            <w:rFonts w:eastAsia="Courier New"/>
            <w:color w:val="D4D4D4"/>
            <w:sz w:val="18"/>
            <w:szCs w:val="18"/>
          </w:rPr>
          <w:delText xml:space="preserve">             // Current value of web cashier host:   </w:delText>
        </w:r>
      </w:del>
    </w:p>
    <w:p w14:paraId="0000002D" w14:textId="77777777" w:rsidR="007B1739" w:rsidRPr="00C14128" w:rsidRDefault="003F2E06">
      <w:pPr>
        <w:shd w:val="clear" w:color="auto" w:fill="1E1E1E"/>
        <w:spacing w:line="360" w:lineRule="auto"/>
        <w:ind w:firstLine="720"/>
        <w:rPr>
          <w:del w:id="216" w:author="Comparison" w:date="2026-09-25T20:08:00Z" w16du:dateUtc="2026-09-26T00:08:00Z"/>
          <w:rFonts w:eastAsia="Courier New"/>
          <w:color w:val="D4D4D4"/>
          <w:sz w:val="18"/>
          <w:szCs w:val="18"/>
        </w:rPr>
      </w:pPr>
      <w:del w:id="217" w:author="Comparison" w:date="2026-09-25T20:08:00Z" w16du:dateUtc="2026-09-26T00:08:00Z">
        <w:r w:rsidRPr="00C14128">
          <w:rPr>
            <w:rFonts w:eastAsia="Courier New"/>
            <w:color w:val="D4D4D4"/>
            <w:sz w:val="18"/>
            <w:szCs w:val="18"/>
          </w:rPr>
          <w:delText xml:space="preserve">             // </w:delText>
        </w:r>
        <w:r>
          <w:fldChar w:fldCharType="begin"/>
        </w:r>
        <w:r>
          <w:delInstrText>HYPERLINK "https://www.paypay.ne.jp/app/cashier" \h</w:delInstrText>
        </w:r>
        <w:r>
          <w:fldChar w:fldCharType="separate"/>
        </w:r>
        <w:r w:rsidRPr="00C14128">
          <w:rPr>
            <w:rFonts w:eastAsia="Courier New"/>
            <w:color w:val="1155CC"/>
            <w:sz w:val="18"/>
            <w:szCs w:val="18"/>
            <w:u w:val="single"/>
          </w:rPr>
          <w:delText>https://www.paypay.ne.jp/app/cashier</w:delText>
        </w:r>
        <w:r>
          <w:fldChar w:fldCharType="end"/>
        </w:r>
      </w:del>
    </w:p>
    <w:p w14:paraId="0000002E" w14:textId="77777777" w:rsidR="007B1739" w:rsidRPr="00C14128" w:rsidRDefault="003F2E06">
      <w:pPr>
        <w:shd w:val="clear" w:color="auto" w:fill="1E1E1E"/>
        <w:spacing w:line="360" w:lineRule="auto"/>
        <w:rPr>
          <w:del w:id="218" w:author="Comparison" w:date="2026-09-25T20:08:00Z" w16du:dateUtc="2026-09-26T00:08:00Z"/>
          <w:rFonts w:eastAsia="Courier New"/>
          <w:color w:val="D4D4D4"/>
          <w:sz w:val="18"/>
          <w:szCs w:val="18"/>
        </w:rPr>
      </w:pPr>
      <w:del w:id="219"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intent</w:delText>
        </w:r>
        <w:r w:rsidRPr="00C14128">
          <w:rPr>
            <w:rFonts w:eastAsia="Courier New"/>
            <w:color w:val="D4D4D4"/>
            <w:sz w:val="18"/>
            <w:szCs w:val="18"/>
          </w:rPr>
          <w:delText xml:space="preserve"> = </w:delText>
        </w:r>
        <w:r w:rsidRPr="00C14128">
          <w:rPr>
            <w:rFonts w:eastAsia="Courier New"/>
            <w:color w:val="DCDCAA"/>
            <w:sz w:val="18"/>
            <w:szCs w:val="18"/>
          </w:rPr>
          <w:delText>Intent</w:delText>
        </w:r>
        <w:r w:rsidRPr="00C14128">
          <w:rPr>
            <w:rFonts w:eastAsia="Courier New"/>
            <w:color w:val="D4D4D4"/>
            <w:sz w:val="18"/>
            <w:szCs w:val="18"/>
          </w:rPr>
          <w:delText>(</w:delText>
        </w:r>
        <w:r w:rsidRPr="00C14128">
          <w:rPr>
            <w:rFonts w:eastAsia="Courier New"/>
            <w:color w:val="9CDCFE"/>
            <w:sz w:val="18"/>
            <w:szCs w:val="18"/>
          </w:rPr>
          <w:delText>Intent</w:delText>
        </w:r>
        <w:r w:rsidRPr="00C14128">
          <w:rPr>
            <w:rFonts w:eastAsia="Courier New"/>
            <w:color w:val="D4D4D4"/>
            <w:sz w:val="18"/>
            <w:szCs w:val="18"/>
          </w:rPr>
          <w:delText>.</w:delText>
        </w:r>
        <w:r w:rsidRPr="00C14128">
          <w:rPr>
            <w:rFonts w:eastAsia="Courier New"/>
            <w:color w:val="4FC1FF"/>
            <w:sz w:val="18"/>
            <w:szCs w:val="18"/>
          </w:rPr>
          <w:delText>ACTION_VIEW</w:delText>
        </w:r>
        <w:r w:rsidRPr="00C14128">
          <w:rPr>
            <w:rFonts w:eastAsia="Courier New"/>
            <w:color w:val="D4D4D4"/>
            <w:sz w:val="18"/>
            <w:szCs w:val="18"/>
          </w:rPr>
          <w:delText>)</w:delText>
        </w:r>
      </w:del>
    </w:p>
    <w:p w14:paraId="0000002F" w14:textId="77777777" w:rsidR="007B1739" w:rsidRPr="00C14128" w:rsidRDefault="003F2E06">
      <w:pPr>
        <w:shd w:val="clear" w:color="auto" w:fill="1E1E1E"/>
        <w:spacing w:line="360" w:lineRule="auto"/>
        <w:rPr>
          <w:del w:id="220" w:author="Comparison" w:date="2026-09-25T20:08:00Z" w16du:dateUtc="2026-09-26T00:08:00Z"/>
          <w:rFonts w:eastAsia="Courier New"/>
          <w:color w:val="D4D4D4"/>
          <w:sz w:val="18"/>
          <w:szCs w:val="18"/>
        </w:rPr>
      </w:pPr>
      <w:del w:id="221"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intent</w:delText>
        </w:r>
        <w:r w:rsidRPr="00C14128">
          <w:rPr>
            <w:rFonts w:eastAsia="Courier New"/>
            <w:color w:val="D4D4D4"/>
            <w:sz w:val="18"/>
            <w:szCs w:val="18"/>
          </w:rPr>
          <w:delText>.</w:delText>
        </w:r>
        <w:r w:rsidRPr="00C14128">
          <w:rPr>
            <w:rFonts w:eastAsia="Courier New"/>
            <w:color w:val="9CDCFE"/>
            <w:sz w:val="18"/>
            <w:szCs w:val="18"/>
          </w:rPr>
          <w:delText>data</w:delText>
        </w:r>
        <w:r w:rsidRPr="00C14128">
          <w:rPr>
            <w:rFonts w:eastAsia="Courier New"/>
            <w:color w:val="D4D4D4"/>
            <w:sz w:val="18"/>
            <w:szCs w:val="18"/>
          </w:rPr>
          <w:delText xml:space="preserve"> = </w:delText>
        </w:r>
        <w:r w:rsidRPr="00C14128">
          <w:rPr>
            <w:rFonts w:eastAsia="Courier New"/>
            <w:color w:val="9CDCFE"/>
            <w:sz w:val="18"/>
            <w:szCs w:val="18"/>
          </w:rPr>
          <w:delText>Uri</w:delText>
        </w:r>
        <w:r w:rsidRPr="00C14128">
          <w:rPr>
            <w:rFonts w:eastAsia="Courier New"/>
            <w:color w:val="D4D4D4"/>
            <w:sz w:val="18"/>
            <w:szCs w:val="18"/>
          </w:rPr>
          <w:delText>.</w:delText>
        </w:r>
        <w:r w:rsidRPr="00C14128">
          <w:rPr>
            <w:rFonts w:eastAsia="Courier New"/>
            <w:color w:val="DCDCAA"/>
            <w:sz w:val="18"/>
            <w:szCs w:val="18"/>
          </w:rPr>
          <w:delText>parse</w:delText>
        </w:r>
        <w:r w:rsidRPr="00C14128">
          <w:rPr>
            <w:rFonts w:eastAsia="Courier New"/>
            <w:color w:val="D4D4D4"/>
            <w:sz w:val="18"/>
            <w:szCs w:val="18"/>
          </w:rPr>
          <w:delText>(</w:delText>
        </w:r>
        <w:r w:rsidRPr="00C14128">
          <w:rPr>
            <w:rFonts w:eastAsia="Courier New"/>
            <w:color w:val="9CDCFE"/>
            <w:sz w:val="18"/>
            <w:szCs w:val="18"/>
          </w:rPr>
          <w:delText>url</w:delText>
        </w:r>
        <w:r w:rsidRPr="00C14128">
          <w:rPr>
            <w:rFonts w:eastAsia="Courier New"/>
            <w:color w:val="D4D4D4"/>
            <w:sz w:val="18"/>
            <w:szCs w:val="18"/>
          </w:rPr>
          <w:delText>)</w:delText>
        </w:r>
      </w:del>
    </w:p>
    <w:p w14:paraId="00000030" w14:textId="77777777" w:rsidR="007B1739" w:rsidRPr="00C14128" w:rsidRDefault="003F2E06">
      <w:pPr>
        <w:shd w:val="clear" w:color="auto" w:fill="1E1E1E"/>
        <w:spacing w:line="360" w:lineRule="auto"/>
        <w:rPr>
          <w:del w:id="222" w:author="Comparison" w:date="2026-09-25T20:08:00Z" w16du:dateUtc="2026-09-26T00:08:00Z"/>
          <w:rFonts w:eastAsia="Courier New"/>
          <w:color w:val="D4D4D4"/>
          <w:sz w:val="18"/>
          <w:szCs w:val="18"/>
        </w:rPr>
      </w:pPr>
      <w:del w:id="223" w:author="Comparison" w:date="2026-09-25T20:08:00Z" w16du:dateUtc="2026-09-26T00:08:00Z">
        <w:r w:rsidRPr="00C14128">
          <w:rPr>
            <w:rFonts w:eastAsia="Courier New"/>
            <w:color w:val="D4D4D4"/>
            <w:sz w:val="18"/>
            <w:szCs w:val="18"/>
          </w:rPr>
          <w:delText xml:space="preserve">                       </w:delText>
        </w:r>
        <w:r w:rsidRPr="00C14128">
          <w:rPr>
            <w:rFonts w:eastAsia="Courier New"/>
            <w:color w:val="DCDCAA"/>
            <w:sz w:val="18"/>
            <w:szCs w:val="18"/>
          </w:rPr>
          <w:delText>startActivity</w:delText>
        </w:r>
        <w:r w:rsidRPr="00C14128">
          <w:rPr>
            <w:rFonts w:eastAsia="Courier New"/>
            <w:color w:val="D4D4D4"/>
            <w:sz w:val="18"/>
            <w:szCs w:val="18"/>
          </w:rPr>
          <w:delText>(</w:delText>
        </w:r>
        <w:r w:rsidRPr="00C14128">
          <w:rPr>
            <w:rFonts w:eastAsia="Courier New"/>
            <w:color w:val="9CDCFE"/>
            <w:sz w:val="18"/>
            <w:szCs w:val="18"/>
          </w:rPr>
          <w:delText>intent</w:delText>
        </w:r>
        <w:r w:rsidRPr="00C14128">
          <w:rPr>
            <w:rFonts w:eastAsia="Courier New"/>
            <w:color w:val="D4D4D4"/>
            <w:sz w:val="18"/>
            <w:szCs w:val="18"/>
          </w:rPr>
          <w:delText>)</w:delText>
        </w:r>
      </w:del>
    </w:p>
    <w:p w14:paraId="00000031" w14:textId="77777777" w:rsidR="007B1739" w:rsidRPr="00C14128" w:rsidRDefault="003F2E06">
      <w:pPr>
        <w:shd w:val="clear" w:color="auto" w:fill="1E1E1E"/>
        <w:spacing w:line="360" w:lineRule="auto"/>
        <w:rPr>
          <w:del w:id="224" w:author="Comparison" w:date="2026-09-25T20:08:00Z" w16du:dateUtc="2026-09-26T00:08:00Z"/>
          <w:rFonts w:eastAsia="Courier New"/>
          <w:color w:val="569CD6"/>
          <w:sz w:val="18"/>
          <w:szCs w:val="18"/>
        </w:rPr>
      </w:pPr>
      <w:del w:id="225" w:author="Comparison" w:date="2026-09-25T20:08:00Z" w16du:dateUtc="2026-09-26T00:08:00Z">
        <w:r w:rsidRPr="00C14128">
          <w:rPr>
            <w:rFonts w:eastAsia="Courier New"/>
            <w:color w:val="D4D4D4"/>
            <w:sz w:val="18"/>
            <w:szCs w:val="18"/>
          </w:rPr>
          <w:delText xml:space="preserve">                       </w:delText>
        </w:r>
        <w:r w:rsidRPr="00C14128">
          <w:rPr>
            <w:rFonts w:eastAsia="Courier New"/>
            <w:color w:val="C586C0"/>
            <w:sz w:val="18"/>
            <w:szCs w:val="18"/>
          </w:rPr>
          <w:delText>return</w:delText>
        </w:r>
        <w:r w:rsidRPr="00C14128">
          <w:rPr>
            <w:rFonts w:eastAsia="Courier New"/>
            <w:color w:val="D4D4D4"/>
            <w:sz w:val="18"/>
            <w:szCs w:val="18"/>
          </w:rPr>
          <w:delText xml:space="preserve"> </w:delText>
        </w:r>
        <w:r w:rsidRPr="00C14128">
          <w:rPr>
            <w:rFonts w:eastAsia="Courier New"/>
            <w:color w:val="569CD6"/>
            <w:sz w:val="18"/>
            <w:szCs w:val="18"/>
          </w:rPr>
          <w:delText>true</w:delText>
        </w:r>
      </w:del>
    </w:p>
    <w:p w14:paraId="00000032" w14:textId="77777777" w:rsidR="007B1739" w:rsidRPr="00C14128" w:rsidRDefault="003F2E06">
      <w:pPr>
        <w:shd w:val="clear" w:color="auto" w:fill="1E1E1E"/>
        <w:spacing w:line="360" w:lineRule="auto"/>
        <w:rPr>
          <w:del w:id="226" w:author="Comparison" w:date="2026-09-25T20:08:00Z" w16du:dateUtc="2026-09-26T00:08:00Z"/>
          <w:rFonts w:eastAsia="Courier New"/>
          <w:color w:val="D4D4D4"/>
          <w:sz w:val="18"/>
          <w:szCs w:val="18"/>
        </w:rPr>
      </w:pPr>
      <w:del w:id="227" w:author="Comparison" w:date="2026-09-25T20:08:00Z" w16du:dateUtc="2026-09-26T00:08:00Z">
        <w:r w:rsidRPr="00C14128">
          <w:rPr>
            <w:rFonts w:eastAsia="Courier New"/>
            <w:color w:val="D4D4D4"/>
            <w:sz w:val="18"/>
            <w:szCs w:val="18"/>
          </w:rPr>
          <w:delText xml:space="preserve">                   }</w:delText>
        </w:r>
      </w:del>
    </w:p>
    <w:p w14:paraId="00000033" w14:textId="77777777" w:rsidR="007B1739" w:rsidRPr="00C14128" w:rsidRDefault="003F2E06">
      <w:pPr>
        <w:shd w:val="clear" w:color="auto" w:fill="1E1E1E"/>
        <w:spacing w:line="360" w:lineRule="auto"/>
        <w:rPr>
          <w:del w:id="228" w:author="Comparison" w:date="2026-09-25T20:08:00Z" w16du:dateUtc="2026-09-26T00:08:00Z"/>
          <w:rFonts w:eastAsia="Courier New"/>
          <w:color w:val="D4D4D4"/>
          <w:sz w:val="18"/>
          <w:szCs w:val="18"/>
        </w:rPr>
      </w:pPr>
      <w:del w:id="229" w:author="Comparison" w:date="2026-09-25T20:08:00Z" w16du:dateUtc="2026-09-26T00:08:00Z">
        <w:r w:rsidRPr="00C14128">
          <w:rPr>
            <w:rFonts w:eastAsia="Courier New"/>
            <w:color w:val="D4D4D4"/>
            <w:sz w:val="18"/>
            <w:szCs w:val="18"/>
          </w:rPr>
          <w:delText xml:space="preserve">               }</w:delText>
        </w:r>
      </w:del>
    </w:p>
    <w:p w14:paraId="00000034" w14:textId="77777777" w:rsidR="007B1739" w:rsidRPr="00C14128" w:rsidRDefault="003F2E06">
      <w:pPr>
        <w:shd w:val="clear" w:color="auto" w:fill="1E1E1E"/>
        <w:spacing w:line="360" w:lineRule="auto"/>
        <w:rPr>
          <w:del w:id="230" w:author="Comparison" w:date="2026-09-25T20:08:00Z" w16du:dateUtc="2026-09-26T00:08:00Z"/>
          <w:rFonts w:eastAsia="Courier New"/>
          <w:color w:val="569CD6"/>
          <w:sz w:val="18"/>
          <w:szCs w:val="18"/>
        </w:rPr>
      </w:pPr>
      <w:del w:id="231" w:author="Comparison" w:date="2026-09-25T20:08:00Z" w16du:dateUtc="2026-09-26T00:08:00Z">
        <w:r w:rsidRPr="00C14128">
          <w:rPr>
            <w:rFonts w:eastAsia="Courier New"/>
            <w:color w:val="D4D4D4"/>
            <w:sz w:val="18"/>
            <w:szCs w:val="18"/>
          </w:rPr>
          <w:delText xml:space="preserve">               </w:delText>
        </w:r>
        <w:r w:rsidRPr="00C14128">
          <w:rPr>
            <w:rFonts w:eastAsia="Courier New"/>
            <w:color w:val="9CDCFE"/>
            <w:sz w:val="18"/>
            <w:szCs w:val="18"/>
          </w:rPr>
          <w:delText>return</w:delText>
        </w:r>
        <w:r w:rsidRPr="00C14128">
          <w:rPr>
            <w:rFonts w:eastAsia="Courier New"/>
            <w:color w:val="D4D4D4"/>
            <w:sz w:val="18"/>
            <w:szCs w:val="18"/>
          </w:rPr>
          <w:delText xml:space="preserve"> </w:delText>
        </w:r>
        <w:r w:rsidRPr="00C14128">
          <w:rPr>
            <w:rFonts w:eastAsia="Courier New"/>
            <w:color w:val="569CD6"/>
            <w:sz w:val="18"/>
            <w:szCs w:val="18"/>
          </w:rPr>
          <w:delText>false</w:delText>
        </w:r>
      </w:del>
    </w:p>
    <w:p w14:paraId="00000035" w14:textId="77777777" w:rsidR="007B1739" w:rsidRPr="00C14128" w:rsidRDefault="003F2E06">
      <w:pPr>
        <w:shd w:val="clear" w:color="auto" w:fill="1E1E1E"/>
        <w:spacing w:line="360" w:lineRule="auto"/>
        <w:rPr>
          <w:del w:id="232" w:author="Comparison" w:date="2026-09-25T20:08:00Z" w16du:dateUtc="2026-09-26T00:08:00Z"/>
          <w:rFonts w:eastAsia="Courier New"/>
          <w:color w:val="D4D4D4"/>
          <w:sz w:val="18"/>
          <w:szCs w:val="18"/>
        </w:rPr>
      </w:pPr>
      <w:del w:id="233" w:author="Comparison" w:date="2026-09-25T20:08:00Z" w16du:dateUtc="2026-09-26T00:08:00Z">
        <w:r w:rsidRPr="00C14128">
          <w:rPr>
            <w:rFonts w:eastAsia="Courier New"/>
            <w:color w:val="D4D4D4"/>
            <w:sz w:val="18"/>
            <w:szCs w:val="18"/>
          </w:rPr>
          <w:delText xml:space="preserve">           }</w:delText>
        </w:r>
      </w:del>
    </w:p>
    <w:p w14:paraId="00000036" w14:textId="77777777" w:rsidR="007B1739" w:rsidRPr="00C14128" w:rsidRDefault="003F2E06">
      <w:pPr>
        <w:shd w:val="clear" w:color="auto" w:fill="1E1E1E"/>
        <w:spacing w:line="360" w:lineRule="auto"/>
        <w:rPr>
          <w:del w:id="234" w:author="Comparison" w:date="2026-09-25T20:08:00Z" w16du:dateUtc="2026-09-26T00:08:00Z"/>
          <w:sz w:val="28"/>
          <w:szCs w:val="28"/>
        </w:rPr>
      </w:pPr>
      <w:del w:id="235" w:author="Comparison" w:date="2026-09-25T20:08:00Z" w16du:dateUtc="2026-09-26T00:08:00Z">
        <w:r w:rsidRPr="00C14128">
          <w:rPr>
            <w:rFonts w:eastAsia="Courier New"/>
            <w:color w:val="D4D4D4"/>
            <w:sz w:val="18"/>
            <w:szCs w:val="18"/>
          </w:rPr>
          <w:delText xml:space="preserve">       }</w:delText>
        </w:r>
      </w:del>
    </w:p>
    <w:p w14:paraId="00000037" w14:textId="77777777" w:rsidR="007B1739" w:rsidRPr="00C14128" w:rsidRDefault="007B1739">
      <w:pPr>
        <w:pStyle w:val="Heading1"/>
        <w:rPr>
          <w:del w:id="236" w:author="Comparison" w:date="2026-09-25T20:08:00Z" w16du:dateUtc="2026-09-26T00:08:00Z"/>
        </w:rPr>
      </w:pPr>
      <w:bookmarkStart w:id="237" w:name="_yvj7dj5p9a4r" w:colFirst="0" w:colLast="0"/>
      <w:bookmarkEnd w:id="237"/>
    </w:p>
    <w:p w14:paraId="00000038" w14:textId="481E9349" w:rsidR="007B1739" w:rsidRPr="00C14128" w:rsidRDefault="009A700D">
      <w:pPr>
        <w:pStyle w:val="Heading1"/>
        <w:rPr>
          <w:del w:id="238" w:author="Comparison" w:date="2026-09-25T20:08:00Z" w16du:dateUtc="2026-09-26T00:08:00Z"/>
        </w:rPr>
      </w:pPr>
      <w:bookmarkStart w:id="239" w:name="_v5qgekmpythk" w:colFirst="0" w:colLast="0"/>
      <w:bookmarkEnd w:id="239"/>
      <w:del w:id="240" w:author="Comparison" w:date="2026-09-25T20:08:00Z" w16du:dateUtc="2026-09-26T00:08:00Z">
        <w:r>
          <w:rPr>
            <w:rFonts w:eastAsia="MS Mincho" w:hint="eastAsia"/>
          </w:rPr>
          <w:delText>C</w:delText>
        </w:r>
        <w:r>
          <w:rPr>
            <w:rFonts w:eastAsia="MS Mincho"/>
          </w:rPr>
          <w:delText xml:space="preserve">ontact: </w:delText>
        </w:r>
      </w:del>
    </w:p>
    <w:p w14:paraId="0000003A" w14:textId="2C178193" w:rsidR="007B1739" w:rsidRPr="00C14128" w:rsidRDefault="003F2E06">
      <w:pPr>
        <w:rPr>
          <w:del w:id="241" w:author="Comparison" w:date="2026-09-25T20:08:00Z" w16du:dateUtc="2026-09-26T00:08:00Z"/>
          <w:sz w:val="28"/>
          <w:szCs w:val="28"/>
        </w:rPr>
      </w:pPr>
      <w:del w:id="242" w:author="Comparison" w:date="2026-09-25T20:08:00Z" w16du:dateUtc="2026-09-26T00:08:00Z">
        <w:r w:rsidRPr="00C14128">
          <w:rPr>
            <w:sz w:val="28"/>
            <w:szCs w:val="28"/>
          </w:rPr>
          <w:tab/>
          <w:delText xml:space="preserve">opa-salesengineer@paypay-corp.co.jp </w:delText>
        </w:r>
      </w:del>
    </w:p>
    <w:p w14:paraId="0000003B" w14:textId="77777777" w:rsidR="007B1739" w:rsidRDefault="007B1739">
      <w:pPr>
        <w:pStyle w:val="CSILevel0"/>
        <w:numPr>
          <w:ilvl w:val="0"/>
          <w:numId w:val="12"/>
        </w:numPr>
        <w:jc w:val="center"/>
        <w:rPr>
          <w:rPrChange w:id="243" w:author="Comparison" w:date="2026-09-25T20:08:00Z" w16du:dateUtc="2026-09-26T00:08:00Z">
            <w:rPr>
              <w:rFonts w:eastAsia="Courier New"/>
              <w:color w:val="D4D4D4"/>
              <w:sz w:val="18"/>
              <w:szCs w:val="18"/>
            </w:rPr>
          </w:rPrChange>
        </w:rPr>
        <w:pPrChange w:id="244" w:author="Comparison" w:date="2026-09-25T20:08:00Z" w16du:dateUtc="2026-09-26T00:08:00Z">
          <w:pPr/>
        </w:pPrChange>
      </w:pPr>
    </w:p>
    <w:sectPr w:rsidR="007B1739">
      <w:headerReference w:type="default" r:id="rId10"/>
      <w:footerReference w:type="default" r:id="rId11"/>
      <w:pgSz w:w="12240" w:h="15840" w:code="1"/>
      <w:pgMar w:top="1440" w:right="1440" w:bottom="1440" w:left="1440" w:header="720" w:footer="720" w:gutter="0"/>
      <w:pgNumType w:start="1"/>
      <w:cols w:space="708"/>
      <w:docGrid w:linePitch="360"/>
      <w:sectPrChange w:id="259" w:author="Comparison" w:date="2026-09-25T20:08:00Z" w16du:dateUtc="2026-09-26T00:08:00Z">
        <w:sectPr w:rsidR="007B1739">
          <w:pgSz w:code="0"/>
          <w:pgMar w:top="1440" w:right="1440" w:bottom="1440" w:left="144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91F1A9" w14:textId="77777777" w:rsidR="00CC5399" w:rsidRDefault="00CC5399">
      <w:pPr>
        <w:spacing w:line="240" w:lineRule="auto"/>
        <w:pPrChange w:id="11" w:author="Comparison" w:date="2026-09-25T20:08:00Z" w16du:dateUtc="2026-09-26T00:08:00Z">
          <w:pPr>
            <w:spacing w:line="240" w:lineRule="auto"/>
          </w:pPr>
        </w:pPrChange>
      </w:pPr>
      <w:r>
        <w:separator/>
      </w:r>
    </w:p>
  </w:endnote>
  <w:endnote w:type="continuationSeparator" w:id="0">
    <w:p w14:paraId="67624148" w14:textId="77777777" w:rsidR="00CC5399" w:rsidRDefault="00CC5399">
      <w:pPr>
        <w:spacing w:line="240" w:lineRule="auto"/>
        <w:pPrChange w:id="12" w:author="Comparison" w:date="2026-09-25T20:08:00Z" w16du:dateUtc="2026-09-26T00:08: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8E66D0" w14:paraId="0FF490E2" w14:textId="77777777">
      <w:tblPrEx>
        <w:tblCellMar>
          <w:top w:w="0" w:type="dxa"/>
          <w:bottom w:w="0" w:type="dxa"/>
        </w:tblCellMar>
      </w:tblPrEx>
      <w:trPr>
        <w:ins w:id="250" w:author="Comparison" w:date="2026-09-25T20:08:00Z" w16du:dateUtc="2026-09-26T00:08:00Z"/>
      </w:trPr>
      <w:tc>
        <w:tcPr>
          <w:tcW w:w="1650" w:type="pct"/>
          <w:vAlign w:val="center"/>
        </w:tcPr>
        <w:p w14:paraId="4BCA85C4" w14:textId="77777777" w:rsidR="008E66D0" w:rsidRDefault="00CC5399">
          <w:pPr>
            <w:rPr>
              <w:ins w:id="251" w:author="Comparison" w:date="2026-09-25T20:08:00Z" w16du:dateUtc="2026-09-26T00:08:00Z"/>
              <w:rFonts w:ascii="Times New Roman" w:eastAsia="Times New Roman" w:hAnsi="Times New Roman" w:cs="Times New Roman"/>
              <w:sz w:val="24"/>
              <w:szCs w:val="24"/>
            </w:rPr>
          </w:pPr>
          <w:ins w:id="252" w:author="Comparison" w:date="2026-09-25T20:08:00Z" w16du:dateUtc="2026-09-26T00:08:00Z">
            <w:r>
              <w:rPr>
                <w:rFonts w:eastAsia="Arial"/>
                <w:sz w:val="20"/>
                <w:szCs w:val="20"/>
              </w:rPr>
              <w:t>Powered by SpecLink 10/25/2023</w:t>
            </w:r>
          </w:ins>
        </w:p>
      </w:tc>
      <w:tc>
        <w:tcPr>
          <w:tcW w:w="1650" w:type="pct"/>
          <w:vAlign w:val="center"/>
        </w:tcPr>
        <w:p w14:paraId="337A7D75" w14:textId="426FF890" w:rsidR="008E66D0" w:rsidRDefault="00CC5399">
          <w:pPr>
            <w:jc w:val="center"/>
            <w:rPr>
              <w:ins w:id="253" w:author="Comparison" w:date="2026-09-25T20:08:00Z" w16du:dateUtc="2026-09-26T00:08:00Z"/>
              <w:rFonts w:ascii="Times New Roman" w:eastAsia="Times New Roman" w:hAnsi="Times New Roman" w:cs="Times New Roman"/>
              <w:sz w:val="24"/>
              <w:szCs w:val="24"/>
            </w:rPr>
          </w:pPr>
          <w:ins w:id="254" w:author="Comparison" w:date="2026-09-25T20:08:00Z" w16du:dateUtc="2026-09-26T00:08:00Z">
            <w:r>
              <w:rPr>
                <w:rFonts w:eastAsia="Arial"/>
                <w:sz w:val="20"/>
                <w:szCs w:val="20"/>
              </w:rPr>
              <w:t xml:space="preserve">102800 - </w:t>
            </w:r>
            <w:r>
              <w:rPr>
                <w:rFonts w:eastAsia="Arial"/>
                <w:sz w:val="20"/>
                <w:szCs w:val="20"/>
              </w:rPr>
              <w:fldChar w:fldCharType="begin"/>
            </w:r>
            <w:r>
              <w:rPr>
                <w:rFonts w:eastAsia="Arial"/>
                <w:sz w:val="20"/>
                <w:szCs w:val="20"/>
              </w:rPr>
              <w:instrText xml:space="preserve">PAGE </w:instrText>
            </w:r>
          </w:ins>
          <w:r w:rsidR="001C55FC">
            <w:rPr>
              <w:rFonts w:eastAsia="Arial"/>
              <w:sz w:val="20"/>
              <w:szCs w:val="20"/>
            </w:rPr>
            <w:fldChar w:fldCharType="separate"/>
          </w:r>
          <w:r w:rsidR="001C55FC">
            <w:rPr>
              <w:rFonts w:eastAsia="Arial"/>
              <w:noProof/>
              <w:sz w:val="20"/>
              <w:szCs w:val="20"/>
            </w:rPr>
            <w:t>1</w:t>
          </w:r>
          <w:ins w:id="255" w:author="Comparison" w:date="2026-09-25T20:08:00Z" w16du:dateUtc="2026-09-26T00:08:00Z">
            <w:r>
              <w:rPr>
                <w:rFonts w:eastAsia="Arial"/>
                <w:sz w:val="20"/>
                <w:szCs w:val="20"/>
              </w:rPr>
              <w:fldChar w:fldCharType="end"/>
            </w:r>
            <w:r>
              <w:rPr>
                <w:rFonts w:eastAsia="Arial"/>
                <w:sz w:val="20"/>
                <w:szCs w:val="20"/>
              </w:rPr>
              <w:t> </w:t>
            </w:r>
          </w:ins>
        </w:p>
      </w:tc>
      <w:tc>
        <w:tcPr>
          <w:tcW w:w="1650" w:type="pct"/>
          <w:vAlign w:val="center"/>
        </w:tcPr>
        <w:p w14:paraId="7D2BAF64" w14:textId="77777777" w:rsidR="008E66D0" w:rsidRDefault="00CC5399">
          <w:pPr>
            <w:jc w:val="right"/>
            <w:rPr>
              <w:ins w:id="256" w:author="Comparison" w:date="2026-09-25T20:08:00Z" w16du:dateUtc="2026-09-26T00:08:00Z"/>
              <w:rFonts w:ascii="Times New Roman" w:eastAsia="Times New Roman" w:hAnsi="Times New Roman" w:cs="Times New Roman"/>
              <w:sz w:val="24"/>
              <w:szCs w:val="24"/>
            </w:rPr>
          </w:pPr>
          <w:ins w:id="257" w:author="Comparison" w:date="2026-09-25T20:08:00Z" w16du:dateUtc="2026-09-26T00:08:00Z">
            <w:r>
              <w:rPr>
                <w:rFonts w:eastAsia="Arial"/>
                <w:sz w:val="20"/>
                <w:szCs w:val="20"/>
              </w:rPr>
              <w:t>Toilet, Bath, and Laundry Accessories - ASI </w:t>
            </w:r>
          </w:ins>
        </w:p>
      </w:tc>
    </w:tr>
  </w:tbl>
  <w:p w14:paraId="68F46079" w14:textId="77777777" w:rsidR="001C55FC" w:rsidRDefault="001C55FC">
    <w:pPr>
      <w:pStyle w:val="Footer"/>
      <w:rPr>
        <w:del w:id="258" w:author="Comparison" w:date="2026-09-25T20:08:00Z" w16du:dateUtc="2026-09-26T00:08:00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CCF1E8" w14:textId="77777777" w:rsidR="00CC5399" w:rsidRDefault="00CC5399">
      <w:pPr>
        <w:spacing w:line="240" w:lineRule="auto"/>
        <w:pPrChange w:id="9" w:author="Comparison" w:date="2026-09-25T20:08:00Z" w16du:dateUtc="2026-09-26T00:08:00Z">
          <w:pPr>
            <w:spacing w:line="240" w:lineRule="auto"/>
          </w:pPr>
        </w:pPrChange>
      </w:pPr>
      <w:r>
        <w:separator/>
      </w:r>
    </w:p>
  </w:footnote>
  <w:footnote w:type="continuationSeparator" w:id="0">
    <w:p w14:paraId="77E72793" w14:textId="77777777" w:rsidR="00CC5399" w:rsidRDefault="00CC5399">
      <w:pPr>
        <w:spacing w:line="240" w:lineRule="auto"/>
        <w:pPrChange w:id="10" w:author="Comparison" w:date="2026-09-25T20:08:00Z" w16du:dateUtc="2026-09-26T00:08: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14"/>
      <w:gridCol w:w="3115"/>
      <w:gridCol w:w="3115"/>
    </w:tblGrid>
    <w:tr w:rsidR="008E66D0" w14:paraId="48CEA4C3" w14:textId="77777777">
      <w:tblPrEx>
        <w:tblCellMar>
          <w:top w:w="0" w:type="dxa"/>
          <w:bottom w:w="0" w:type="dxa"/>
        </w:tblCellMar>
      </w:tblPrEx>
      <w:trPr>
        <w:ins w:id="245" w:author="Comparison" w:date="2026-09-25T20:08:00Z" w16du:dateUtc="2026-09-26T00:08:00Z"/>
      </w:trPr>
      <w:tc>
        <w:tcPr>
          <w:tcW w:w="1650" w:type="pct"/>
          <w:tcBorders>
            <w:top w:val="single" w:sz="6" w:space="0" w:color="DDDDDD"/>
            <w:left w:val="single" w:sz="6" w:space="0" w:color="DDDDDD"/>
            <w:bottom w:val="single" w:sz="6" w:space="0" w:color="DDDDDD"/>
            <w:right w:val="single" w:sz="6" w:space="0" w:color="DDDDDD"/>
          </w:tcBorders>
          <w:vAlign w:val="center"/>
        </w:tcPr>
        <w:p w14:paraId="783EFEF9" w14:textId="77777777" w:rsidR="008E66D0" w:rsidRDefault="008E66D0">
          <w:pPr>
            <w:rPr>
              <w:ins w:id="246" w:author="Comparison" w:date="2026-09-25T20:08:00Z" w16du:dateUtc="2026-09-26T00:08:00Z"/>
              <w:rFonts w:ascii="Times New Roman" w:eastAsia="Times New Roman" w:hAnsi="Times New Roman" w:cs="Times New Roman"/>
              <w:sz w:val="24"/>
              <w:szCs w:val="24"/>
            </w:rPr>
          </w:pPr>
        </w:p>
      </w:tc>
      <w:tc>
        <w:tcPr>
          <w:tcW w:w="1650" w:type="pct"/>
          <w:tcBorders>
            <w:top w:val="single" w:sz="6" w:space="0" w:color="DDDDDD"/>
            <w:left w:val="single" w:sz="6" w:space="0" w:color="DDDDDD"/>
            <w:bottom w:val="single" w:sz="6" w:space="0" w:color="DDDDDD"/>
            <w:right w:val="single" w:sz="6" w:space="0" w:color="DDDDDD"/>
          </w:tcBorders>
          <w:vAlign w:val="center"/>
        </w:tcPr>
        <w:p w14:paraId="23C88773" w14:textId="77777777" w:rsidR="008E66D0" w:rsidRDefault="008E66D0">
          <w:pPr>
            <w:jc w:val="center"/>
            <w:rPr>
              <w:ins w:id="247" w:author="Comparison" w:date="2026-09-25T20:08:00Z" w16du:dateUtc="2026-09-26T00:08:00Z"/>
              <w:rFonts w:ascii="Times New Roman" w:eastAsia="Times New Roman" w:hAnsi="Times New Roman" w:cs="Times New Roman"/>
              <w:sz w:val="24"/>
              <w:szCs w:val="24"/>
            </w:rPr>
          </w:pPr>
        </w:p>
      </w:tc>
      <w:tc>
        <w:tcPr>
          <w:tcW w:w="1650" w:type="pct"/>
          <w:tcBorders>
            <w:top w:val="single" w:sz="6" w:space="0" w:color="DDDDDD"/>
            <w:left w:val="single" w:sz="6" w:space="0" w:color="DDDDDD"/>
            <w:bottom w:val="single" w:sz="6" w:space="0" w:color="DDDDDD"/>
            <w:right w:val="single" w:sz="6" w:space="0" w:color="DDDDDD"/>
          </w:tcBorders>
          <w:vAlign w:val="center"/>
        </w:tcPr>
        <w:p w14:paraId="5F011D51" w14:textId="77777777" w:rsidR="008E66D0" w:rsidRDefault="008E66D0">
          <w:pPr>
            <w:jc w:val="right"/>
            <w:rPr>
              <w:ins w:id="248" w:author="Comparison" w:date="2026-09-25T20:08:00Z" w16du:dateUtc="2026-09-26T00:08:00Z"/>
              <w:rFonts w:ascii="Times New Roman" w:eastAsia="Times New Roman" w:hAnsi="Times New Roman" w:cs="Times New Roman"/>
              <w:sz w:val="24"/>
              <w:szCs w:val="24"/>
            </w:rPr>
          </w:pPr>
        </w:p>
      </w:tc>
    </w:tr>
  </w:tbl>
  <w:p w14:paraId="00970555" w14:textId="77777777" w:rsidR="001C55FC" w:rsidRDefault="001C55FC">
    <w:pPr>
      <w:pStyle w:val="Header"/>
      <w:rPr>
        <w:del w:id="249" w:author="Comparison" w:date="2026-09-25T20:08:00Z" w16du:dateUtc="2026-09-26T00:08: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05D70"/>
    <w:multiLevelType w:val="hybridMultilevel"/>
    <w:tmpl w:val="A78ACB62"/>
    <w:lvl w:ilvl="0" w:tplc="0409000F">
      <w:start w:val="1"/>
      <w:numFmt w:val="decimal"/>
      <w:lvlText w:val="%1."/>
      <w:lvlJc w:val="left"/>
      <w:pPr>
        <w:ind w:left="704" w:hanging="420"/>
      </w:p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104C7417"/>
    <w:multiLevelType w:val="multilevel"/>
    <w:tmpl w:val="BDF02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DD5562"/>
    <w:multiLevelType w:val="hybridMultilevel"/>
    <w:tmpl w:val="A43635B8"/>
    <w:lvl w:ilvl="0" w:tplc="589A6D86">
      <w:start w:val="1"/>
      <w:numFmt w:val="decimal"/>
      <w:pStyle w:val="CSILevel0"/>
      <w:lvlText w:val="%1."/>
      <w:lvlJc w:val="left"/>
      <w:pPr>
        <w:ind w:left="720" w:hanging="360"/>
      </w:pPr>
    </w:lvl>
    <w:lvl w:ilvl="1" w:tplc="35660BF0">
      <w:start w:val="1"/>
      <w:numFmt w:val="lowerLetter"/>
      <w:pStyle w:val="CSILevel1"/>
      <w:lvlText w:val="%2."/>
      <w:lvlJc w:val="left"/>
      <w:pPr>
        <w:ind w:left="1440" w:hanging="360"/>
      </w:pPr>
    </w:lvl>
    <w:lvl w:ilvl="2" w:tplc="74043DF2">
      <w:start w:val="1"/>
      <w:numFmt w:val="lowerRoman"/>
      <w:pStyle w:val="CSILevel2"/>
      <w:lvlText w:val="%3."/>
      <w:lvlJc w:val="right"/>
      <w:pPr>
        <w:ind w:left="2160" w:hanging="180"/>
      </w:pPr>
    </w:lvl>
    <w:lvl w:ilvl="3" w:tplc="E2683CE8">
      <w:start w:val="1"/>
      <w:numFmt w:val="decimal"/>
      <w:pStyle w:val="CSILevel3"/>
      <w:lvlText w:val="%4."/>
      <w:lvlJc w:val="left"/>
      <w:pPr>
        <w:ind w:left="2880" w:hanging="360"/>
      </w:pPr>
    </w:lvl>
    <w:lvl w:ilvl="4" w:tplc="0DAAA41E">
      <w:start w:val="1"/>
      <w:numFmt w:val="lowerLetter"/>
      <w:pStyle w:val="CSILevel4"/>
      <w:lvlText w:val="%5."/>
      <w:lvlJc w:val="left"/>
      <w:pPr>
        <w:ind w:left="3600" w:hanging="360"/>
      </w:pPr>
    </w:lvl>
    <w:lvl w:ilvl="5" w:tplc="996EBA70">
      <w:start w:val="1"/>
      <w:numFmt w:val="lowerRoman"/>
      <w:pStyle w:val="CSILevel5"/>
      <w:lvlText w:val="%6."/>
      <w:lvlJc w:val="right"/>
      <w:pPr>
        <w:ind w:left="4320" w:hanging="180"/>
      </w:pPr>
    </w:lvl>
    <w:lvl w:ilvl="6" w:tplc="FBD85004">
      <w:start w:val="1"/>
      <w:numFmt w:val="decimal"/>
      <w:pStyle w:val="CSILevel6"/>
      <w:lvlText w:val="%7."/>
      <w:lvlJc w:val="left"/>
      <w:pPr>
        <w:ind w:left="5040" w:hanging="360"/>
      </w:pPr>
    </w:lvl>
    <w:lvl w:ilvl="7" w:tplc="FD70625C">
      <w:start w:val="1"/>
      <w:numFmt w:val="lowerLetter"/>
      <w:pStyle w:val="CSILevel7"/>
      <w:lvlText w:val="%8."/>
      <w:lvlJc w:val="left"/>
      <w:pPr>
        <w:ind w:left="5760" w:hanging="360"/>
      </w:pPr>
    </w:lvl>
    <w:lvl w:ilvl="8" w:tplc="E05CD2E2">
      <w:start w:val="1"/>
      <w:numFmt w:val="lowerRoman"/>
      <w:pStyle w:val="CSILevel8"/>
      <w:lvlText w:val="%9."/>
      <w:lvlJc w:val="right"/>
      <w:pPr>
        <w:ind w:left="6480" w:hanging="180"/>
      </w:pPr>
    </w:lvl>
  </w:abstractNum>
  <w:abstractNum w:abstractNumId="3" w15:restartNumberingAfterBreak="0">
    <w:nsid w:val="35AE1E14"/>
    <w:multiLevelType w:val="hybridMultilevel"/>
    <w:tmpl w:val="4F700148"/>
    <w:lvl w:ilvl="0" w:tplc="8A2051D8">
      <w:start w:val="1"/>
      <w:numFmt w:val="decimal"/>
      <w:lvlText w:val="%1."/>
      <w:lvlJc w:val="left"/>
      <w:pPr>
        <w:ind w:left="720" w:hanging="360"/>
      </w:pPr>
    </w:lvl>
    <w:lvl w:ilvl="1" w:tplc="3FA86978">
      <w:start w:val="1"/>
      <w:numFmt w:val="lowerLetter"/>
      <w:lvlText w:val="%2."/>
      <w:lvlJc w:val="left"/>
      <w:pPr>
        <w:ind w:left="1440" w:hanging="360"/>
      </w:pPr>
    </w:lvl>
    <w:lvl w:ilvl="2" w:tplc="836E86CA">
      <w:start w:val="1"/>
      <w:numFmt w:val="lowerRoman"/>
      <w:lvlText w:val="%3."/>
      <w:lvlJc w:val="right"/>
      <w:pPr>
        <w:ind w:left="2160" w:hanging="180"/>
      </w:pPr>
    </w:lvl>
    <w:lvl w:ilvl="3" w:tplc="83A01D3A">
      <w:start w:val="1"/>
      <w:numFmt w:val="decimal"/>
      <w:lvlText w:val="%4."/>
      <w:lvlJc w:val="left"/>
      <w:pPr>
        <w:ind w:left="2880" w:hanging="360"/>
      </w:pPr>
    </w:lvl>
    <w:lvl w:ilvl="4" w:tplc="B4C47AD2">
      <w:start w:val="1"/>
      <w:numFmt w:val="lowerLetter"/>
      <w:lvlText w:val="%5."/>
      <w:lvlJc w:val="left"/>
      <w:pPr>
        <w:ind w:left="3600" w:hanging="360"/>
      </w:pPr>
    </w:lvl>
    <w:lvl w:ilvl="5" w:tplc="4A12F34C">
      <w:start w:val="1"/>
      <w:numFmt w:val="lowerRoman"/>
      <w:lvlText w:val="%6."/>
      <w:lvlJc w:val="right"/>
      <w:pPr>
        <w:ind w:left="4320" w:hanging="180"/>
      </w:pPr>
    </w:lvl>
    <w:lvl w:ilvl="6" w:tplc="340E5C1A">
      <w:start w:val="1"/>
      <w:numFmt w:val="decimal"/>
      <w:lvlText w:val="%7."/>
      <w:lvlJc w:val="left"/>
      <w:pPr>
        <w:ind w:left="5040" w:hanging="360"/>
      </w:pPr>
    </w:lvl>
    <w:lvl w:ilvl="7" w:tplc="C2F85F92">
      <w:start w:val="1"/>
      <w:numFmt w:val="lowerLetter"/>
      <w:lvlText w:val="%8."/>
      <w:lvlJc w:val="left"/>
      <w:pPr>
        <w:ind w:left="5760" w:hanging="360"/>
      </w:pPr>
    </w:lvl>
    <w:lvl w:ilvl="8" w:tplc="D8D2871C">
      <w:start w:val="1"/>
      <w:numFmt w:val="lowerRoman"/>
      <w:lvlText w:val="%9."/>
      <w:lvlJc w:val="right"/>
      <w:pPr>
        <w:ind w:left="6480" w:hanging="180"/>
      </w:pPr>
    </w:lvl>
  </w:abstractNum>
  <w:abstractNum w:abstractNumId="4" w15:restartNumberingAfterBreak="0">
    <w:nsid w:val="36E126F3"/>
    <w:multiLevelType w:val="hybridMultilevel"/>
    <w:tmpl w:val="C164A2C4"/>
    <w:lvl w:ilvl="0" w:tplc="BC908454">
      <w:start w:val="1"/>
      <w:numFmt w:val="decimal"/>
      <w:lvlText w:val="%1."/>
      <w:lvlJc w:val="left"/>
      <w:pPr>
        <w:ind w:left="720" w:hanging="360"/>
      </w:pPr>
    </w:lvl>
    <w:lvl w:ilvl="1" w:tplc="18A82322">
      <w:start w:val="1"/>
      <w:numFmt w:val="lowerLetter"/>
      <w:lvlText w:val="%2."/>
      <w:lvlJc w:val="left"/>
      <w:pPr>
        <w:ind w:left="1440" w:hanging="360"/>
      </w:pPr>
    </w:lvl>
    <w:lvl w:ilvl="2" w:tplc="1DBE7CF4">
      <w:start w:val="1"/>
      <w:numFmt w:val="lowerRoman"/>
      <w:lvlText w:val="%3."/>
      <w:lvlJc w:val="right"/>
      <w:pPr>
        <w:ind w:left="2160" w:hanging="180"/>
      </w:pPr>
    </w:lvl>
    <w:lvl w:ilvl="3" w:tplc="11A89DD8">
      <w:start w:val="1"/>
      <w:numFmt w:val="decimal"/>
      <w:lvlText w:val="%4."/>
      <w:lvlJc w:val="left"/>
      <w:pPr>
        <w:ind w:left="2880" w:hanging="360"/>
      </w:pPr>
    </w:lvl>
    <w:lvl w:ilvl="4" w:tplc="0FCEBB6E">
      <w:start w:val="1"/>
      <w:numFmt w:val="lowerLetter"/>
      <w:lvlText w:val="%5."/>
      <w:lvlJc w:val="left"/>
      <w:pPr>
        <w:ind w:left="3600" w:hanging="360"/>
      </w:pPr>
    </w:lvl>
    <w:lvl w:ilvl="5" w:tplc="06C89952">
      <w:start w:val="1"/>
      <w:numFmt w:val="lowerRoman"/>
      <w:lvlText w:val="%6."/>
      <w:lvlJc w:val="right"/>
      <w:pPr>
        <w:ind w:left="4320" w:hanging="180"/>
      </w:pPr>
    </w:lvl>
    <w:lvl w:ilvl="6" w:tplc="5B32DF4E">
      <w:start w:val="1"/>
      <w:numFmt w:val="decimal"/>
      <w:lvlText w:val="%7."/>
      <w:lvlJc w:val="left"/>
      <w:pPr>
        <w:ind w:left="5040" w:hanging="360"/>
      </w:pPr>
    </w:lvl>
    <w:lvl w:ilvl="7" w:tplc="661CD32C">
      <w:start w:val="1"/>
      <w:numFmt w:val="lowerLetter"/>
      <w:lvlText w:val="%8."/>
      <w:lvlJc w:val="left"/>
      <w:pPr>
        <w:ind w:left="5760" w:hanging="360"/>
      </w:pPr>
    </w:lvl>
    <w:lvl w:ilvl="8" w:tplc="F8A0C276">
      <w:start w:val="1"/>
      <w:numFmt w:val="lowerRoman"/>
      <w:lvlText w:val="%9."/>
      <w:lvlJc w:val="right"/>
      <w:pPr>
        <w:ind w:left="6480" w:hanging="180"/>
      </w:pPr>
    </w:lvl>
  </w:abstractNum>
  <w:abstractNum w:abstractNumId="5" w15:restartNumberingAfterBreak="0">
    <w:nsid w:val="385B2FC5"/>
    <w:multiLevelType w:val="hybridMultilevel"/>
    <w:tmpl w:val="4D9E33E4"/>
    <w:lvl w:ilvl="0" w:tplc="84A07866">
      <w:start w:val="1"/>
      <w:numFmt w:val="decimal"/>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6" w15:restartNumberingAfterBreak="0">
    <w:nsid w:val="49576116"/>
    <w:multiLevelType w:val="hybridMultilevel"/>
    <w:tmpl w:val="CDD888B8"/>
    <w:lvl w:ilvl="0" w:tplc="838CEF80">
      <w:start w:val="1"/>
      <w:numFmt w:val="decimal"/>
      <w:lvlText w:val="%1."/>
      <w:lvlJc w:val="left"/>
      <w:pPr>
        <w:ind w:left="720" w:hanging="360"/>
      </w:pPr>
    </w:lvl>
    <w:lvl w:ilvl="1" w:tplc="AC9433CC">
      <w:start w:val="1"/>
      <w:numFmt w:val="lowerLetter"/>
      <w:lvlText w:val="%2."/>
      <w:lvlJc w:val="left"/>
      <w:pPr>
        <w:ind w:left="1440" w:hanging="360"/>
      </w:pPr>
    </w:lvl>
    <w:lvl w:ilvl="2" w:tplc="940AAF30">
      <w:start w:val="1"/>
      <w:numFmt w:val="lowerRoman"/>
      <w:lvlText w:val="%3."/>
      <w:lvlJc w:val="right"/>
      <w:pPr>
        <w:ind w:left="2160" w:hanging="180"/>
      </w:pPr>
    </w:lvl>
    <w:lvl w:ilvl="3" w:tplc="4888DA3A">
      <w:start w:val="1"/>
      <w:numFmt w:val="decimal"/>
      <w:lvlText w:val="%4."/>
      <w:lvlJc w:val="left"/>
      <w:pPr>
        <w:ind w:left="2880" w:hanging="360"/>
      </w:pPr>
    </w:lvl>
    <w:lvl w:ilvl="4" w:tplc="A1606DCE">
      <w:start w:val="1"/>
      <w:numFmt w:val="lowerLetter"/>
      <w:lvlText w:val="%5."/>
      <w:lvlJc w:val="left"/>
      <w:pPr>
        <w:ind w:left="3600" w:hanging="360"/>
      </w:pPr>
    </w:lvl>
    <w:lvl w:ilvl="5" w:tplc="E8382870">
      <w:start w:val="1"/>
      <w:numFmt w:val="lowerRoman"/>
      <w:lvlText w:val="%6."/>
      <w:lvlJc w:val="right"/>
      <w:pPr>
        <w:ind w:left="4320" w:hanging="180"/>
      </w:pPr>
    </w:lvl>
    <w:lvl w:ilvl="6" w:tplc="D298CAF2">
      <w:start w:val="1"/>
      <w:numFmt w:val="decimal"/>
      <w:lvlText w:val="%7."/>
      <w:lvlJc w:val="left"/>
      <w:pPr>
        <w:ind w:left="5040" w:hanging="360"/>
      </w:pPr>
    </w:lvl>
    <w:lvl w:ilvl="7" w:tplc="1ADE26A8">
      <w:start w:val="1"/>
      <w:numFmt w:val="lowerLetter"/>
      <w:lvlText w:val="%8."/>
      <w:lvlJc w:val="left"/>
      <w:pPr>
        <w:ind w:left="5760" w:hanging="360"/>
      </w:pPr>
    </w:lvl>
    <w:lvl w:ilvl="8" w:tplc="78500940">
      <w:start w:val="1"/>
      <w:numFmt w:val="lowerRoman"/>
      <w:lvlText w:val="%9."/>
      <w:lvlJc w:val="right"/>
      <w:pPr>
        <w:ind w:left="6480" w:hanging="180"/>
      </w:pPr>
    </w:lvl>
  </w:abstractNum>
  <w:abstractNum w:abstractNumId="7" w15:restartNumberingAfterBreak="0">
    <w:nsid w:val="5D683B4E"/>
    <w:multiLevelType w:val="hybridMultilevel"/>
    <w:tmpl w:val="CCB6F65A"/>
    <w:lvl w:ilvl="0" w:tplc="75D4A808">
      <w:start w:val="1"/>
      <w:numFmt w:val="decimal"/>
      <w:lvlText w:val="%1."/>
      <w:lvlJc w:val="left"/>
      <w:pPr>
        <w:ind w:left="720" w:hanging="360"/>
      </w:pPr>
    </w:lvl>
    <w:lvl w:ilvl="1" w:tplc="DE96E2D4">
      <w:start w:val="1"/>
      <w:numFmt w:val="lowerLetter"/>
      <w:lvlText w:val="%2."/>
      <w:lvlJc w:val="left"/>
      <w:pPr>
        <w:ind w:left="1440" w:hanging="360"/>
      </w:pPr>
    </w:lvl>
    <w:lvl w:ilvl="2" w:tplc="9D1E1920">
      <w:start w:val="1"/>
      <w:numFmt w:val="lowerRoman"/>
      <w:lvlText w:val="%3."/>
      <w:lvlJc w:val="right"/>
      <w:pPr>
        <w:ind w:left="2160" w:hanging="180"/>
      </w:pPr>
    </w:lvl>
    <w:lvl w:ilvl="3" w:tplc="250EE8EE">
      <w:start w:val="1"/>
      <w:numFmt w:val="decimal"/>
      <w:lvlText w:val="%4."/>
      <w:lvlJc w:val="left"/>
      <w:pPr>
        <w:ind w:left="2880" w:hanging="360"/>
      </w:pPr>
    </w:lvl>
    <w:lvl w:ilvl="4" w:tplc="7CA2BB46">
      <w:start w:val="1"/>
      <w:numFmt w:val="lowerLetter"/>
      <w:lvlText w:val="%5."/>
      <w:lvlJc w:val="left"/>
      <w:pPr>
        <w:ind w:left="3600" w:hanging="360"/>
      </w:pPr>
    </w:lvl>
    <w:lvl w:ilvl="5" w:tplc="22AA244C">
      <w:start w:val="1"/>
      <w:numFmt w:val="lowerRoman"/>
      <w:lvlText w:val="%6."/>
      <w:lvlJc w:val="right"/>
      <w:pPr>
        <w:ind w:left="4320" w:hanging="180"/>
      </w:pPr>
    </w:lvl>
    <w:lvl w:ilvl="6" w:tplc="C816B072">
      <w:start w:val="1"/>
      <w:numFmt w:val="decimal"/>
      <w:lvlText w:val="%7."/>
      <w:lvlJc w:val="left"/>
      <w:pPr>
        <w:ind w:left="5040" w:hanging="360"/>
      </w:pPr>
    </w:lvl>
    <w:lvl w:ilvl="7" w:tplc="7576955E">
      <w:start w:val="1"/>
      <w:numFmt w:val="lowerLetter"/>
      <w:lvlText w:val="%8."/>
      <w:lvlJc w:val="left"/>
      <w:pPr>
        <w:ind w:left="5760" w:hanging="360"/>
      </w:pPr>
    </w:lvl>
    <w:lvl w:ilvl="8" w:tplc="A40CD142">
      <w:start w:val="1"/>
      <w:numFmt w:val="lowerRoman"/>
      <w:lvlText w:val="%9."/>
      <w:lvlJc w:val="right"/>
      <w:pPr>
        <w:ind w:left="6480" w:hanging="180"/>
      </w:pPr>
    </w:lvl>
  </w:abstractNum>
  <w:abstractNum w:abstractNumId="8" w15:restartNumberingAfterBreak="0">
    <w:nsid w:val="6DAE0536"/>
    <w:multiLevelType w:val="hybridMultilevel"/>
    <w:tmpl w:val="1908BEA6"/>
    <w:lvl w:ilvl="0" w:tplc="7E8C286E">
      <w:start w:val="1"/>
      <w:numFmt w:val="decimal"/>
      <w:lvlText w:val="%1."/>
      <w:lvlJc w:val="left"/>
      <w:pPr>
        <w:ind w:left="720" w:hanging="360"/>
      </w:pPr>
    </w:lvl>
    <w:lvl w:ilvl="1" w:tplc="7730F7B8">
      <w:start w:val="1"/>
      <w:numFmt w:val="lowerLetter"/>
      <w:lvlText w:val="%2."/>
      <w:lvlJc w:val="left"/>
      <w:pPr>
        <w:ind w:left="1440" w:hanging="360"/>
      </w:pPr>
    </w:lvl>
    <w:lvl w:ilvl="2" w:tplc="F7BA258C">
      <w:start w:val="1"/>
      <w:numFmt w:val="lowerRoman"/>
      <w:lvlText w:val="%3."/>
      <w:lvlJc w:val="right"/>
      <w:pPr>
        <w:ind w:left="2160" w:hanging="180"/>
      </w:pPr>
    </w:lvl>
    <w:lvl w:ilvl="3" w:tplc="B18CE1A2">
      <w:start w:val="1"/>
      <w:numFmt w:val="decimal"/>
      <w:lvlText w:val="%4."/>
      <w:lvlJc w:val="left"/>
      <w:pPr>
        <w:ind w:left="2880" w:hanging="360"/>
      </w:pPr>
    </w:lvl>
    <w:lvl w:ilvl="4" w:tplc="C0F65612">
      <w:start w:val="1"/>
      <w:numFmt w:val="lowerLetter"/>
      <w:lvlText w:val="%5."/>
      <w:lvlJc w:val="left"/>
      <w:pPr>
        <w:ind w:left="3600" w:hanging="360"/>
      </w:pPr>
    </w:lvl>
    <w:lvl w:ilvl="5" w:tplc="868ADE52">
      <w:start w:val="1"/>
      <w:numFmt w:val="lowerRoman"/>
      <w:lvlText w:val="%6."/>
      <w:lvlJc w:val="right"/>
      <w:pPr>
        <w:ind w:left="4320" w:hanging="180"/>
      </w:pPr>
    </w:lvl>
    <w:lvl w:ilvl="6" w:tplc="6D84F97C">
      <w:start w:val="1"/>
      <w:numFmt w:val="decimal"/>
      <w:lvlText w:val="%7."/>
      <w:lvlJc w:val="left"/>
      <w:pPr>
        <w:ind w:left="5040" w:hanging="360"/>
      </w:pPr>
    </w:lvl>
    <w:lvl w:ilvl="7" w:tplc="CDF494BA">
      <w:start w:val="1"/>
      <w:numFmt w:val="lowerLetter"/>
      <w:lvlText w:val="%8."/>
      <w:lvlJc w:val="left"/>
      <w:pPr>
        <w:ind w:left="5760" w:hanging="360"/>
      </w:pPr>
    </w:lvl>
    <w:lvl w:ilvl="8" w:tplc="3C42FAA2">
      <w:start w:val="1"/>
      <w:numFmt w:val="lowerRoman"/>
      <w:lvlText w:val="%9."/>
      <w:lvlJc w:val="right"/>
      <w:pPr>
        <w:ind w:left="6480" w:hanging="180"/>
      </w:pPr>
    </w:lvl>
  </w:abstractNum>
  <w:abstractNum w:abstractNumId="9" w15:restartNumberingAfterBreak="0">
    <w:nsid w:val="728065DE"/>
    <w:multiLevelType w:val="hybridMultilevel"/>
    <w:tmpl w:val="72280826"/>
    <w:lvl w:ilvl="0" w:tplc="131450D8">
      <w:start w:val="1"/>
      <w:numFmt w:val="decimal"/>
      <w:lvlText w:val="%1."/>
      <w:lvlJc w:val="left"/>
      <w:pPr>
        <w:ind w:left="720" w:hanging="360"/>
      </w:pPr>
    </w:lvl>
    <w:lvl w:ilvl="1" w:tplc="BD78343C">
      <w:start w:val="1"/>
      <w:numFmt w:val="lowerLetter"/>
      <w:lvlText w:val="%2."/>
      <w:lvlJc w:val="left"/>
      <w:pPr>
        <w:ind w:left="1440" w:hanging="360"/>
      </w:pPr>
    </w:lvl>
    <w:lvl w:ilvl="2" w:tplc="460C88CE">
      <w:start w:val="1"/>
      <w:numFmt w:val="lowerRoman"/>
      <w:lvlText w:val="%3."/>
      <w:lvlJc w:val="right"/>
      <w:pPr>
        <w:ind w:left="2160" w:hanging="180"/>
      </w:pPr>
    </w:lvl>
    <w:lvl w:ilvl="3" w:tplc="D226AE24">
      <w:start w:val="1"/>
      <w:numFmt w:val="decimal"/>
      <w:lvlText w:val="%4."/>
      <w:lvlJc w:val="left"/>
      <w:pPr>
        <w:ind w:left="2880" w:hanging="360"/>
      </w:pPr>
    </w:lvl>
    <w:lvl w:ilvl="4" w:tplc="4EC67BEC">
      <w:start w:val="1"/>
      <w:numFmt w:val="lowerLetter"/>
      <w:lvlText w:val="%5."/>
      <w:lvlJc w:val="left"/>
      <w:pPr>
        <w:ind w:left="3600" w:hanging="360"/>
      </w:pPr>
    </w:lvl>
    <w:lvl w:ilvl="5" w:tplc="8E64F970">
      <w:start w:val="1"/>
      <w:numFmt w:val="lowerRoman"/>
      <w:lvlText w:val="%6."/>
      <w:lvlJc w:val="right"/>
      <w:pPr>
        <w:ind w:left="4320" w:hanging="180"/>
      </w:pPr>
    </w:lvl>
    <w:lvl w:ilvl="6" w:tplc="CCC0569A">
      <w:start w:val="1"/>
      <w:numFmt w:val="decimal"/>
      <w:lvlText w:val="%7."/>
      <w:lvlJc w:val="left"/>
      <w:pPr>
        <w:ind w:left="5040" w:hanging="360"/>
      </w:pPr>
    </w:lvl>
    <w:lvl w:ilvl="7" w:tplc="C4DEFF50">
      <w:start w:val="1"/>
      <w:numFmt w:val="lowerLetter"/>
      <w:lvlText w:val="%8."/>
      <w:lvlJc w:val="left"/>
      <w:pPr>
        <w:ind w:left="5760" w:hanging="360"/>
      </w:pPr>
    </w:lvl>
    <w:lvl w:ilvl="8" w:tplc="4D38F11A">
      <w:start w:val="1"/>
      <w:numFmt w:val="lowerRoman"/>
      <w:lvlText w:val="%9."/>
      <w:lvlJc w:val="right"/>
      <w:pPr>
        <w:ind w:left="6480" w:hanging="180"/>
      </w:pPr>
    </w:lvl>
  </w:abstractNum>
  <w:abstractNum w:abstractNumId="10" w15:restartNumberingAfterBreak="0">
    <w:nsid w:val="7457793A"/>
    <w:multiLevelType w:val="hybridMultilevel"/>
    <w:tmpl w:val="080E8036"/>
    <w:lvl w:ilvl="0" w:tplc="FD7AE6C8">
      <w:start w:val="1"/>
      <w:numFmt w:val="decimal"/>
      <w:lvlText w:val="%1."/>
      <w:lvlJc w:val="left"/>
      <w:pPr>
        <w:ind w:left="720" w:hanging="360"/>
      </w:pPr>
    </w:lvl>
    <w:lvl w:ilvl="1" w:tplc="255A63D2">
      <w:start w:val="1"/>
      <w:numFmt w:val="lowerLetter"/>
      <w:lvlText w:val="%2."/>
      <w:lvlJc w:val="left"/>
      <w:pPr>
        <w:ind w:left="1440" w:hanging="360"/>
      </w:pPr>
    </w:lvl>
    <w:lvl w:ilvl="2" w:tplc="E292A0C0">
      <w:start w:val="1"/>
      <w:numFmt w:val="lowerRoman"/>
      <w:lvlText w:val="%3."/>
      <w:lvlJc w:val="right"/>
      <w:pPr>
        <w:ind w:left="2160" w:hanging="180"/>
      </w:pPr>
    </w:lvl>
    <w:lvl w:ilvl="3" w:tplc="78806C98">
      <w:start w:val="1"/>
      <w:numFmt w:val="decimal"/>
      <w:lvlText w:val="%4."/>
      <w:lvlJc w:val="left"/>
      <w:pPr>
        <w:ind w:left="2880" w:hanging="360"/>
      </w:pPr>
    </w:lvl>
    <w:lvl w:ilvl="4" w:tplc="60D437A6">
      <w:start w:val="1"/>
      <w:numFmt w:val="lowerLetter"/>
      <w:lvlText w:val="%5."/>
      <w:lvlJc w:val="left"/>
      <w:pPr>
        <w:ind w:left="3600" w:hanging="360"/>
      </w:pPr>
    </w:lvl>
    <w:lvl w:ilvl="5" w:tplc="58367BEA">
      <w:start w:val="1"/>
      <w:numFmt w:val="lowerRoman"/>
      <w:lvlText w:val="%6."/>
      <w:lvlJc w:val="right"/>
      <w:pPr>
        <w:ind w:left="4320" w:hanging="180"/>
      </w:pPr>
    </w:lvl>
    <w:lvl w:ilvl="6" w:tplc="52060816">
      <w:start w:val="1"/>
      <w:numFmt w:val="decimal"/>
      <w:lvlText w:val="%7."/>
      <w:lvlJc w:val="left"/>
      <w:pPr>
        <w:ind w:left="5040" w:hanging="360"/>
      </w:pPr>
    </w:lvl>
    <w:lvl w:ilvl="7" w:tplc="A4F83028">
      <w:start w:val="1"/>
      <w:numFmt w:val="lowerLetter"/>
      <w:lvlText w:val="%8."/>
      <w:lvlJc w:val="left"/>
      <w:pPr>
        <w:ind w:left="5760" w:hanging="360"/>
      </w:pPr>
    </w:lvl>
    <w:lvl w:ilvl="8" w:tplc="FDDEC110">
      <w:start w:val="1"/>
      <w:numFmt w:val="lowerRoman"/>
      <w:lvlText w:val="%9."/>
      <w:lvlJc w:val="right"/>
      <w:pPr>
        <w:ind w:left="6480" w:hanging="180"/>
      </w:pPr>
    </w:lvl>
  </w:abstractNum>
  <w:abstractNum w:abstractNumId="11" w15:restartNumberingAfterBreak="0">
    <w:nsid w:val="794B0F4F"/>
    <w:multiLevelType w:val="hybridMultilevel"/>
    <w:tmpl w:val="DF08F4DA"/>
    <w:lvl w:ilvl="0" w:tplc="F3DE0BE6">
      <w:start w:val="1"/>
      <w:numFmt w:val="decimal"/>
      <w:lvlText w:val="%1."/>
      <w:lvlJc w:val="left"/>
      <w:pPr>
        <w:ind w:left="720" w:hanging="360"/>
      </w:pPr>
    </w:lvl>
    <w:lvl w:ilvl="1" w:tplc="CDE69568">
      <w:start w:val="1"/>
      <w:numFmt w:val="lowerLetter"/>
      <w:lvlText w:val="%2."/>
      <w:lvlJc w:val="left"/>
      <w:pPr>
        <w:ind w:left="1440" w:hanging="360"/>
      </w:pPr>
    </w:lvl>
    <w:lvl w:ilvl="2" w:tplc="60D4FB54">
      <w:start w:val="1"/>
      <w:numFmt w:val="lowerRoman"/>
      <w:lvlText w:val="%3."/>
      <w:lvlJc w:val="right"/>
      <w:pPr>
        <w:ind w:left="2160" w:hanging="180"/>
      </w:pPr>
    </w:lvl>
    <w:lvl w:ilvl="3" w:tplc="798EDC40">
      <w:start w:val="1"/>
      <w:numFmt w:val="decimal"/>
      <w:lvlText w:val="%4."/>
      <w:lvlJc w:val="left"/>
      <w:pPr>
        <w:ind w:left="2880" w:hanging="360"/>
      </w:pPr>
    </w:lvl>
    <w:lvl w:ilvl="4" w:tplc="14F2DCFA">
      <w:start w:val="1"/>
      <w:numFmt w:val="lowerLetter"/>
      <w:lvlText w:val="%5."/>
      <w:lvlJc w:val="left"/>
      <w:pPr>
        <w:ind w:left="3600" w:hanging="360"/>
      </w:pPr>
    </w:lvl>
    <w:lvl w:ilvl="5" w:tplc="09DECF4A">
      <w:start w:val="1"/>
      <w:numFmt w:val="lowerRoman"/>
      <w:lvlText w:val="%6."/>
      <w:lvlJc w:val="right"/>
      <w:pPr>
        <w:ind w:left="4320" w:hanging="180"/>
      </w:pPr>
    </w:lvl>
    <w:lvl w:ilvl="6" w:tplc="ED380BBC">
      <w:start w:val="1"/>
      <w:numFmt w:val="decimal"/>
      <w:lvlText w:val="%7."/>
      <w:lvlJc w:val="left"/>
      <w:pPr>
        <w:ind w:left="5040" w:hanging="360"/>
      </w:pPr>
    </w:lvl>
    <w:lvl w:ilvl="7" w:tplc="7EF29E04">
      <w:start w:val="1"/>
      <w:numFmt w:val="lowerLetter"/>
      <w:lvlText w:val="%8."/>
      <w:lvlJc w:val="left"/>
      <w:pPr>
        <w:ind w:left="5760" w:hanging="360"/>
      </w:pPr>
    </w:lvl>
    <w:lvl w:ilvl="8" w:tplc="84E0E3F6">
      <w:start w:val="1"/>
      <w:numFmt w:val="lowerRoman"/>
      <w:lvlText w:val="%9."/>
      <w:lvlJc w:val="right"/>
      <w:pPr>
        <w:ind w:left="6480" w:hanging="180"/>
      </w:pPr>
    </w:lvl>
  </w:abstractNum>
  <w:num w:numId="1" w16cid:durableId="1295670384">
    <w:abstractNumId w:val="1"/>
  </w:num>
  <w:num w:numId="2" w16cid:durableId="1283800553">
    <w:abstractNumId w:val="0"/>
  </w:num>
  <w:num w:numId="3" w16cid:durableId="471604682">
    <w:abstractNumId w:val="5"/>
  </w:num>
  <w:num w:numId="4" w16cid:durableId="1774280082">
    <w:abstractNumId w:val="3"/>
    <w:lvlOverride w:ilvl="0">
      <w:lvl w:ilvl="0" w:tplc="8A2051D8">
        <w:start w:val="1"/>
        <w:numFmt w:val="none"/>
        <w:suff w:val="nothing"/>
        <w:lvlText w:val=""/>
        <w:lvlJc w:val="center"/>
        <w:pPr>
          <w:ind w:left="0" w:firstLine="0"/>
        </w:pPr>
        <w:rPr>
          <w:b/>
          <w:bCs/>
          <w:i w:val="0"/>
          <w:strike w:val="0"/>
        </w:rPr>
      </w:lvl>
    </w:lvlOverride>
  </w:num>
  <w:num w:numId="5" w16cid:durableId="628708596">
    <w:abstractNumId w:val="2"/>
    <w:lvlOverride w:ilvl="0">
      <w:lvl w:ilvl="0" w:tplc="589A6D86">
        <w:start w:val="1"/>
        <w:numFmt w:val="none"/>
        <w:pStyle w:val="CSILevel0"/>
        <w:suff w:val="nothing"/>
        <w:lvlText w:val="%1"/>
        <w:lvlJc w:val="center"/>
        <w:pPr>
          <w:ind w:left="720" w:firstLine="0"/>
        </w:pPr>
        <w:rPr>
          <w:b w:val="0"/>
          <w:bCs w:val="0"/>
          <w:i w:val="0"/>
          <w:caps w:val="0"/>
          <w:strike w:val="0"/>
          <w:u w:val="none"/>
        </w:rPr>
      </w:lvl>
    </w:lvlOverride>
    <w:lvlOverride w:ilvl="1">
      <w:lvl w:ilvl="1" w:tplc="35660BF0">
        <w:start w:val="1"/>
        <w:numFmt w:val="decimal"/>
        <w:pStyle w:val="CSILevel1"/>
        <w:suff w:val="nothing"/>
        <w:lvlText w:val=""/>
        <w:lvlJc w:val="left"/>
        <w:pPr>
          <w:ind w:left="0" w:firstLine="0"/>
        </w:pPr>
        <w:rPr>
          <w:b/>
          <w:bCs/>
          <w:i w:val="0"/>
          <w:caps w:val="0"/>
          <w:strike w:val="0"/>
          <w:u w:val="none"/>
        </w:rPr>
      </w:lvl>
    </w:lvlOverride>
    <w:lvlOverride w:ilvl="2">
      <w:lvl w:ilvl="2" w:tplc="74043DF2">
        <w:start w:val="1"/>
        <w:numFmt w:val="decimalZero"/>
        <w:pStyle w:val="CSILevel2"/>
        <w:lvlText w:val="%2.%3"/>
        <w:lvlJc w:val="left"/>
        <w:pPr>
          <w:ind w:left="530" w:hanging="530"/>
        </w:pPr>
        <w:rPr>
          <w:b/>
          <w:bCs/>
          <w:i w:val="0"/>
          <w:caps w:val="0"/>
          <w:strike w:val="0"/>
          <w:u w:val="none"/>
        </w:rPr>
      </w:lvl>
    </w:lvlOverride>
    <w:lvlOverride w:ilvl="3">
      <w:lvl w:ilvl="3" w:tplc="E2683CE8">
        <w:start w:val="1"/>
        <w:numFmt w:val="upperLetter"/>
        <w:pStyle w:val="CSILevel3"/>
        <w:lvlText w:val="%4."/>
        <w:lvlJc w:val="left"/>
        <w:pPr>
          <w:ind w:left="900" w:hanging="420"/>
        </w:pPr>
        <w:rPr>
          <w:b w:val="0"/>
          <w:bCs w:val="0"/>
          <w:i w:val="0"/>
          <w:caps w:val="0"/>
          <w:strike w:val="0"/>
          <w:u w:val="none"/>
        </w:rPr>
      </w:lvl>
    </w:lvlOverride>
    <w:lvlOverride w:ilvl="4">
      <w:lvl w:ilvl="4" w:tplc="0DAAA41E">
        <w:start w:val="1"/>
        <w:numFmt w:val="decimal"/>
        <w:pStyle w:val="CSILevel4"/>
        <w:lvlText w:val="%5."/>
        <w:lvlJc w:val="left"/>
        <w:pPr>
          <w:ind w:left="1360" w:hanging="460"/>
        </w:pPr>
        <w:rPr>
          <w:b w:val="0"/>
          <w:bCs w:val="0"/>
          <w:i w:val="0"/>
          <w:caps w:val="0"/>
          <w:strike w:val="0"/>
          <w:u w:val="none"/>
        </w:rPr>
      </w:lvl>
    </w:lvlOverride>
    <w:lvlOverride w:ilvl="5">
      <w:lvl w:ilvl="5" w:tplc="996EBA70">
        <w:start w:val="1"/>
        <w:numFmt w:val="lowerLetter"/>
        <w:pStyle w:val="CSILevel5"/>
        <w:lvlText w:val="%6."/>
        <w:lvlJc w:val="left"/>
        <w:pPr>
          <w:ind w:left="1780" w:hanging="420"/>
        </w:pPr>
        <w:rPr>
          <w:b w:val="0"/>
          <w:bCs w:val="0"/>
          <w:i w:val="0"/>
          <w:caps w:val="0"/>
          <w:strike w:val="0"/>
          <w:u w:val="none"/>
        </w:rPr>
      </w:lvl>
    </w:lvlOverride>
    <w:lvlOverride w:ilvl="6">
      <w:lvl w:ilvl="6" w:tplc="FBD85004">
        <w:start w:val="1"/>
        <w:numFmt w:val="decimal"/>
        <w:pStyle w:val="CSILevel6"/>
        <w:lvlText w:val="%7)"/>
        <w:lvlJc w:val="left"/>
        <w:pPr>
          <w:ind w:left="2230" w:hanging="450"/>
        </w:pPr>
        <w:rPr>
          <w:b w:val="0"/>
          <w:bCs w:val="0"/>
          <w:i w:val="0"/>
          <w:caps w:val="0"/>
          <w:strike w:val="0"/>
          <w:u w:val="none"/>
        </w:rPr>
      </w:lvl>
    </w:lvlOverride>
    <w:lvlOverride w:ilvl="7">
      <w:lvl w:ilvl="7" w:tplc="FD70625C">
        <w:start w:val="1"/>
        <w:numFmt w:val="lowerLetter"/>
        <w:pStyle w:val="CSILevel7"/>
        <w:lvlText w:val="(%8)"/>
        <w:lvlJc w:val="left"/>
        <w:pPr>
          <w:ind w:left="2650" w:hanging="420"/>
        </w:pPr>
        <w:rPr>
          <w:b w:val="0"/>
          <w:bCs w:val="0"/>
          <w:i w:val="0"/>
          <w:caps w:val="0"/>
          <w:strike w:val="0"/>
          <w:u w:val="none"/>
        </w:rPr>
      </w:lvl>
    </w:lvlOverride>
    <w:lvlOverride w:ilvl="8">
      <w:lvl w:ilvl="8" w:tplc="E05CD2E2">
        <w:start w:val="1"/>
        <w:numFmt w:val="decimal"/>
        <w:pStyle w:val="CSILevel8"/>
        <w:lvlText w:val="(%9)"/>
        <w:lvlJc w:val="left"/>
        <w:pPr>
          <w:ind w:left="3100" w:hanging="450"/>
        </w:pPr>
        <w:rPr>
          <w:b w:val="0"/>
          <w:bCs w:val="0"/>
          <w:i w:val="0"/>
          <w:caps w:val="0"/>
          <w:strike w:val="0"/>
          <w:u w:val="none"/>
        </w:rPr>
      </w:lvl>
    </w:lvlOverride>
  </w:num>
  <w:num w:numId="6" w16cid:durableId="1753161221">
    <w:abstractNumId w:val="6"/>
    <w:lvlOverride w:ilvl="0">
      <w:lvl w:ilvl="0" w:tplc="838CEF80">
        <w:start w:val="1"/>
        <w:numFmt w:val="none"/>
        <w:suff w:val="nothing"/>
        <w:lvlText w:val=""/>
        <w:lvlJc w:val="center"/>
        <w:pPr>
          <w:ind w:left="0" w:firstLine="0"/>
        </w:pPr>
      </w:lvl>
    </w:lvlOverride>
  </w:num>
  <w:num w:numId="7" w16cid:durableId="34238651">
    <w:abstractNumId w:val="9"/>
    <w:lvlOverride w:ilvl="0">
      <w:lvl w:ilvl="0" w:tplc="131450D8">
        <w:start w:val="1"/>
        <w:numFmt w:val="none"/>
        <w:suff w:val="nothing"/>
        <w:lvlText w:val=""/>
        <w:lvlJc w:val="center"/>
        <w:pPr>
          <w:ind w:left="0" w:firstLine="0"/>
        </w:pPr>
      </w:lvl>
    </w:lvlOverride>
  </w:num>
  <w:num w:numId="8" w16cid:durableId="296642555">
    <w:abstractNumId w:val="7"/>
    <w:lvlOverride w:ilvl="0">
      <w:lvl w:ilvl="0" w:tplc="75D4A808">
        <w:start w:val="1"/>
        <w:numFmt w:val="none"/>
        <w:suff w:val="nothing"/>
        <w:lvlText w:val=""/>
        <w:lvlJc w:val="center"/>
        <w:pPr>
          <w:ind w:left="0" w:firstLine="0"/>
        </w:pPr>
      </w:lvl>
    </w:lvlOverride>
  </w:num>
  <w:num w:numId="9" w16cid:durableId="915624318">
    <w:abstractNumId w:val="11"/>
    <w:lvlOverride w:ilvl="0">
      <w:lvl w:ilvl="0" w:tplc="F3DE0BE6">
        <w:start w:val="1"/>
        <w:numFmt w:val="none"/>
        <w:suff w:val="nothing"/>
        <w:lvlText w:val=""/>
        <w:lvlJc w:val="center"/>
        <w:pPr>
          <w:ind w:left="0" w:firstLine="0"/>
        </w:pPr>
      </w:lvl>
    </w:lvlOverride>
  </w:num>
  <w:num w:numId="10" w16cid:durableId="1510563587">
    <w:abstractNumId w:val="4"/>
    <w:lvlOverride w:ilvl="0">
      <w:lvl w:ilvl="0" w:tplc="BC908454">
        <w:start w:val="1"/>
        <w:numFmt w:val="none"/>
        <w:suff w:val="nothing"/>
        <w:lvlText w:val=""/>
        <w:lvlJc w:val="center"/>
        <w:pPr>
          <w:ind w:left="0" w:firstLine="0"/>
        </w:pPr>
      </w:lvl>
    </w:lvlOverride>
  </w:num>
  <w:num w:numId="11" w16cid:durableId="1528134567">
    <w:abstractNumId w:val="10"/>
    <w:lvlOverride w:ilvl="0">
      <w:lvl w:ilvl="0" w:tplc="FD7AE6C8">
        <w:start w:val="1"/>
        <w:numFmt w:val="none"/>
        <w:suff w:val="nothing"/>
        <w:lvlText w:val=""/>
        <w:lvlJc w:val="center"/>
        <w:pPr>
          <w:ind w:left="0" w:firstLine="0"/>
        </w:pPr>
      </w:lvl>
    </w:lvlOverride>
  </w:num>
  <w:num w:numId="12" w16cid:durableId="112555473">
    <w:abstractNumId w:val="8"/>
    <w:lvlOverride w:ilvl="0">
      <w:lvl w:ilvl="0" w:tplc="7E8C286E">
        <w:start w:val="1"/>
        <w:numFmt w:val="none"/>
        <w:suff w:val="nothing"/>
        <w:lvlText w:val=""/>
        <w:lvlJc w:val="center"/>
        <w:pPr>
          <w:ind w:left="0" w:firstLine="0"/>
        </w:pPr>
        <w:rPr>
          <w:b/>
          <w:bCs/>
          <w:i w:val="0"/>
          <w:strike w:val="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739"/>
    <w:rsid w:val="00000860"/>
    <w:rsid w:val="00065AA7"/>
    <w:rsid w:val="000C341C"/>
    <w:rsid w:val="00165775"/>
    <w:rsid w:val="001C55FC"/>
    <w:rsid w:val="0022671A"/>
    <w:rsid w:val="00235DDF"/>
    <w:rsid w:val="00272FC8"/>
    <w:rsid w:val="003A373C"/>
    <w:rsid w:val="003F2E06"/>
    <w:rsid w:val="0041301E"/>
    <w:rsid w:val="00452740"/>
    <w:rsid w:val="004D5CC9"/>
    <w:rsid w:val="0057274F"/>
    <w:rsid w:val="005E33BB"/>
    <w:rsid w:val="00626151"/>
    <w:rsid w:val="00651C3E"/>
    <w:rsid w:val="00691333"/>
    <w:rsid w:val="00705A79"/>
    <w:rsid w:val="007B1739"/>
    <w:rsid w:val="00806F8D"/>
    <w:rsid w:val="008939B6"/>
    <w:rsid w:val="008B0CC2"/>
    <w:rsid w:val="008E66D0"/>
    <w:rsid w:val="00975DCA"/>
    <w:rsid w:val="009A700D"/>
    <w:rsid w:val="00A14427"/>
    <w:rsid w:val="00A31D27"/>
    <w:rsid w:val="00A37FD5"/>
    <w:rsid w:val="00A80B79"/>
    <w:rsid w:val="00AF3174"/>
    <w:rsid w:val="00AF6665"/>
    <w:rsid w:val="00B53FA5"/>
    <w:rsid w:val="00B62BDE"/>
    <w:rsid w:val="00C14128"/>
    <w:rsid w:val="00C41E6C"/>
    <w:rsid w:val="00CC5399"/>
    <w:rsid w:val="00D007C3"/>
    <w:rsid w:val="00D30412"/>
    <w:rsid w:val="00DA5FDE"/>
    <w:rsid w:val="00E04510"/>
    <w:rsid w:val="00EC03EF"/>
    <w:rsid w:val="00F2338E"/>
    <w:rsid w:val="00F5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4672F3"/>
  <w15:docId w15:val="{83958F6F-667D-42BD-8351-50C1ED11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ListParagraph">
    <w:name w:val="List Paragraph"/>
    <w:basedOn w:val="Normal"/>
    <w:uiPriority w:val="34"/>
    <w:qFormat/>
    <w:rsid w:val="008939B6"/>
    <w:pPr>
      <w:ind w:leftChars="400" w:left="840"/>
    </w:pPr>
  </w:style>
  <w:style w:type="paragraph" w:customStyle="1" w:styleId="CSILevel0">
    <w:name w:val="CSILevel0"/>
    <w:qFormat/>
    <w:pPr>
      <w:numPr>
        <w:numId w:val="5"/>
      </w:numPr>
      <w:spacing w:before="86" w:line="240" w:lineRule="auto"/>
      <w:pPrChange w:id="0" w:author="Comparison" w:date="2026-09-25T20:08:00Z">
        <w:pPr>
          <w:numPr>
            <w:numId w:val="5"/>
          </w:numPr>
          <w:spacing w:before="86"/>
        </w:pPr>
      </w:pPrChange>
    </w:pPr>
    <w:rPr>
      <w:rFonts w:eastAsia="Arial"/>
      <w:b/>
      <w:bCs/>
      <w:caps/>
      <w:sz w:val="20"/>
      <w:szCs w:val="20"/>
      <w:lang w:val="en-US" w:eastAsia="en-US"/>
      <w:rPrChange w:id="0" w:author="Comparison" w:date="2026-09-25T20:08:00Z">
        <w:rPr>
          <w:rFonts w:ascii="Arial" w:eastAsia="Arial" w:hAnsi="Arial" w:cs="Arial"/>
          <w:b/>
          <w:bCs/>
          <w:caps/>
          <w:lang w:val="en-US" w:eastAsia="en-US" w:bidi="ar-SA"/>
        </w:rPr>
      </w:rPrChange>
    </w:rPr>
  </w:style>
  <w:style w:type="table" w:customStyle="1" w:styleId="Table-CSILevel0">
    <w:name w:val="Table-CSILevel0"/>
    <w:qFormat/>
    <w:rsid w:val="001C55FC"/>
    <w:pPr>
      <w:spacing w:before="86"/>
    </w:pPr>
    <w:rPr>
      <w:rFonts w:eastAsia="Arial"/>
      <w:b/>
      <w:bCs/>
      <w:caps/>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0-AddParaTC">
    <w:name w:val="Table-CSILevel0-AddParaTC"/>
    <w:qFormat/>
    <w:rsid w:val="001C55FC"/>
    <w:pPr>
      <w:spacing w:before="86"/>
    </w:pPr>
    <w:rPr>
      <w:rFonts w:eastAsia="Arial"/>
      <w:b/>
      <w:bCs/>
      <w:caps/>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0-RemoveParaTC">
    <w:name w:val="Table-CSILevel0-RemoveParaTC"/>
    <w:qFormat/>
    <w:rsid w:val="001C55FC"/>
    <w:pPr>
      <w:spacing w:before="86"/>
    </w:pPr>
    <w:rPr>
      <w:rFonts w:eastAsia="Arial"/>
      <w:b/>
      <w:bCs/>
      <w:caps/>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1">
    <w:name w:val="CSILevel1"/>
    <w:qFormat/>
    <w:pPr>
      <w:numPr>
        <w:ilvl w:val="1"/>
        <w:numId w:val="5"/>
      </w:numPr>
      <w:spacing w:before="86" w:line="240" w:lineRule="auto"/>
      <w:outlineLvl w:val="0"/>
      <w:pPrChange w:id="1" w:author="Comparison" w:date="2026-09-25T20:08:00Z">
        <w:pPr>
          <w:numPr>
            <w:ilvl w:val="1"/>
            <w:numId w:val="5"/>
          </w:numPr>
          <w:spacing w:before="86"/>
          <w:ind w:left="1440" w:hanging="360"/>
          <w:outlineLvl w:val="0"/>
        </w:pPr>
      </w:pPrChange>
    </w:pPr>
    <w:rPr>
      <w:rFonts w:eastAsia="Arial"/>
      <w:b/>
      <w:bCs/>
      <w:caps/>
      <w:sz w:val="20"/>
      <w:szCs w:val="20"/>
      <w:lang w:val="en-US" w:eastAsia="en-US"/>
      <w:rPrChange w:id="1" w:author="Comparison" w:date="2026-09-25T20:08:00Z">
        <w:rPr>
          <w:rFonts w:ascii="Arial" w:eastAsia="Arial" w:hAnsi="Arial" w:cs="Arial"/>
          <w:b/>
          <w:bCs/>
          <w:caps/>
          <w:lang w:val="en-US" w:eastAsia="en-US" w:bidi="ar-SA"/>
        </w:rPr>
      </w:rPrChange>
    </w:rPr>
  </w:style>
  <w:style w:type="table" w:customStyle="1" w:styleId="Table-CSILevel1">
    <w:name w:val="Table-CSILevel1"/>
    <w:qFormat/>
    <w:rsid w:val="001C55FC"/>
    <w:pPr>
      <w:spacing w:before="86"/>
      <w:outlineLvl w:val="0"/>
    </w:pPr>
    <w:rPr>
      <w:rFonts w:eastAsia="Arial"/>
      <w:b/>
      <w:bCs/>
      <w:caps/>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1-AddParaTC">
    <w:name w:val="Table-CSILevel1-AddParaTC"/>
    <w:qFormat/>
    <w:rsid w:val="001C55FC"/>
    <w:pPr>
      <w:spacing w:before="86"/>
      <w:outlineLvl w:val="0"/>
    </w:pPr>
    <w:rPr>
      <w:rFonts w:eastAsia="Arial"/>
      <w:b/>
      <w:bCs/>
      <w:caps/>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1-RemoveParaTC">
    <w:name w:val="Table-CSILevel1-RemoveParaTC"/>
    <w:qFormat/>
    <w:rsid w:val="001C55FC"/>
    <w:pPr>
      <w:spacing w:before="86"/>
      <w:outlineLvl w:val="0"/>
    </w:pPr>
    <w:rPr>
      <w:rFonts w:eastAsia="Arial"/>
      <w:b/>
      <w:bCs/>
      <w:caps/>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2">
    <w:name w:val="CSILevel2"/>
    <w:qFormat/>
    <w:pPr>
      <w:numPr>
        <w:ilvl w:val="2"/>
        <w:numId w:val="5"/>
      </w:numPr>
      <w:spacing w:before="86" w:line="240" w:lineRule="auto"/>
      <w:outlineLvl w:val="1"/>
      <w:pPrChange w:id="2" w:author="Comparison" w:date="2026-09-25T20:08:00Z">
        <w:pPr>
          <w:numPr>
            <w:ilvl w:val="2"/>
            <w:numId w:val="5"/>
          </w:numPr>
          <w:spacing w:before="86"/>
          <w:ind w:left="2160" w:hanging="180"/>
          <w:outlineLvl w:val="1"/>
        </w:pPr>
      </w:pPrChange>
    </w:pPr>
    <w:rPr>
      <w:rFonts w:eastAsia="Arial"/>
      <w:b/>
      <w:bCs/>
      <w:caps/>
      <w:sz w:val="20"/>
      <w:szCs w:val="20"/>
      <w:lang w:val="en-US" w:eastAsia="en-US"/>
      <w:rPrChange w:id="2" w:author="Comparison" w:date="2026-09-25T20:08:00Z">
        <w:rPr>
          <w:rFonts w:ascii="Arial" w:eastAsia="Arial" w:hAnsi="Arial" w:cs="Arial"/>
          <w:b/>
          <w:bCs/>
          <w:caps/>
          <w:lang w:val="en-US" w:eastAsia="en-US" w:bidi="ar-SA"/>
        </w:rPr>
      </w:rPrChange>
    </w:rPr>
  </w:style>
  <w:style w:type="table" w:customStyle="1" w:styleId="Table-CSILevel2">
    <w:name w:val="Table-CSILevel2"/>
    <w:qFormat/>
    <w:rsid w:val="001C55FC"/>
    <w:pPr>
      <w:spacing w:before="86"/>
      <w:outlineLvl w:val="1"/>
    </w:pPr>
    <w:rPr>
      <w:rFonts w:eastAsia="Arial"/>
      <w:b/>
      <w:bCs/>
      <w:caps/>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2-AddParaTC">
    <w:name w:val="Table-CSILevel2-AddParaTC"/>
    <w:qFormat/>
    <w:rsid w:val="001C55FC"/>
    <w:pPr>
      <w:spacing w:before="86"/>
      <w:outlineLvl w:val="1"/>
    </w:pPr>
    <w:rPr>
      <w:rFonts w:eastAsia="Arial"/>
      <w:b/>
      <w:bCs/>
      <w:caps/>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2-RemoveParaTC">
    <w:name w:val="Table-CSILevel2-RemoveParaTC"/>
    <w:qFormat/>
    <w:rsid w:val="001C55FC"/>
    <w:pPr>
      <w:spacing w:before="86"/>
      <w:outlineLvl w:val="1"/>
    </w:pPr>
    <w:rPr>
      <w:rFonts w:eastAsia="Arial"/>
      <w:b/>
      <w:bCs/>
      <w:caps/>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3">
    <w:name w:val="CSILevel3"/>
    <w:qFormat/>
    <w:pPr>
      <w:numPr>
        <w:ilvl w:val="3"/>
        <w:numId w:val="5"/>
      </w:numPr>
      <w:spacing w:before="86" w:line="240" w:lineRule="auto"/>
      <w:outlineLvl w:val="2"/>
      <w:pPrChange w:id="3" w:author="Comparison" w:date="2026-09-25T20:08:00Z">
        <w:pPr>
          <w:numPr>
            <w:ilvl w:val="3"/>
            <w:numId w:val="5"/>
          </w:numPr>
          <w:spacing w:before="86"/>
          <w:ind w:left="2880" w:hanging="360"/>
          <w:outlineLvl w:val="2"/>
        </w:pPr>
      </w:pPrChange>
    </w:pPr>
    <w:rPr>
      <w:rFonts w:eastAsia="Arial"/>
      <w:sz w:val="20"/>
      <w:szCs w:val="20"/>
      <w:lang w:val="en-US" w:eastAsia="en-US"/>
      <w:rPrChange w:id="3" w:author="Comparison" w:date="2026-09-25T20:08:00Z">
        <w:rPr>
          <w:rFonts w:ascii="Arial" w:eastAsia="Arial" w:hAnsi="Arial" w:cs="Arial"/>
          <w:lang w:val="en-US" w:eastAsia="en-US" w:bidi="ar-SA"/>
        </w:rPr>
      </w:rPrChange>
    </w:rPr>
  </w:style>
  <w:style w:type="table" w:customStyle="1" w:styleId="Table-CSILevel3">
    <w:name w:val="Table-CSILevel3"/>
    <w:qFormat/>
    <w:rsid w:val="001C55FC"/>
    <w:pPr>
      <w:spacing w:before="86"/>
      <w:outlineLvl w:val="2"/>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3-AddParaTC">
    <w:name w:val="Table-CSILevel3-AddParaTC"/>
    <w:qFormat/>
    <w:rsid w:val="001C55FC"/>
    <w:pPr>
      <w:spacing w:before="86"/>
      <w:outlineLvl w:val="2"/>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3-RemoveParaTC">
    <w:name w:val="Table-CSILevel3-RemoveParaTC"/>
    <w:qFormat/>
    <w:rsid w:val="001C55FC"/>
    <w:pPr>
      <w:spacing w:before="86"/>
      <w:outlineLvl w:val="2"/>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4">
    <w:name w:val="CSILevel4"/>
    <w:qFormat/>
    <w:pPr>
      <w:numPr>
        <w:ilvl w:val="4"/>
        <w:numId w:val="5"/>
      </w:numPr>
      <w:spacing w:before="14" w:line="240" w:lineRule="auto"/>
      <w:outlineLvl w:val="3"/>
      <w:pPrChange w:id="4" w:author="Comparison" w:date="2026-09-25T20:08:00Z">
        <w:pPr>
          <w:numPr>
            <w:ilvl w:val="4"/>
            <w:numId w:val="5"/>
          </w:numPr>
          <w:spacing w:before="14"/>
          <w:ind w:left="3600" w:hanging="360"/>
          <w:outlineLvl w:val="3"/>
        </w:pPr>
      </w:pPrChange>
    </w:pPr>
    <w:rPr>
      <w:rFonts w:eastAsia="Arial"/>
      <w:sz w:val="20"/>
      <w:szCs w:val="20"/>
      <w:lang w:val="en-US" w:eastAsia="en-US"/>
      <w:rPrChange w:id="4" w:author="Comparison" w:date="2026-09-25T20:08:00Z">
        <w:rPr>
          <w:rFonts w:ascii="Arial" w:eastAsia="Arial" w:hAnsi="Arial" w:cs="Arial"/>
          <w:lang w:val="en-US" w:eastAsia="en-US" w:bidi="ar-SA"/>
        </w:rPr>
      </w:rPrChange>
    </w:rPr>
  </w:style>
  <w:style w:type="table" w:customStyle="1" w:styleId="Table-CSILevel4">
    <w:name w:val="Table-CSILevel4"/>
    <w:qFormat/>
    <w:rsid w:val="001C55FC"/>
    <w:pPr>
      <w:spacing w:before="14"/>
      <w:outlineLvl w:val="3"/>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4-AddParaTC">
    <w:name w:val="Table-CSILevel4-AddParaTC"/>
    <w:qFormat/>
    <w:rsid w:val="001C55FC"/>
    <w:pPr>
      <w:spacing w:before="14"/>
      <w:outlineLvl w:val="3"/>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4-RemoveParaTC">
    <w:name w:val="Table-CSILevel4-RemoveParaTC"/>
    <w:qFormat/>
    <w:rsid w:val="001C55FC"/>
    <w:pPr>
      <w:spacing w:before="14"/>
      <w:outlineLvl w:val="3"/>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5">
    <w:name w:val="CSILevel5"/>
    <w:qFormat/>
    <w:pPr>
      <w:numPr>
        <w:ilvl w:val="5"/>
        <w:numId w:val="5"/>
      </w:numPr>
      <w:spacing w:before="14" w:line="240" w:lineRule="auto"/>
      <w:outlineLvl w:val="4"/>
      <w:pPrChange w:id="5" w:author="Comparison" w:date="2026-09-25T20:08:00Z">
        <w:pPr>
          <w:numPr>
            <w:ilvl w:val="5"/>
            <w:numId w:val="5"/>
          </w:numPr>
          <w:spacing w:before="14"/>
          <w:ind w:left="4320" w:hanging="180"/>
          <w:outlineLvl w:val="4"/>
        </w:pPr>
      </w:pPrChange>
    </w:pPr>
    <w:rPr>
      <w:rFonts w:eastAsia="Arial"/>
      <w:sz w:val="20"/>
      <w:szCs w:val="20"/>
      <w:lang w:val="en-US" w:eastAsia="en-US"/>
      <w:rPrChange w:id="5" w:author="Comparison" w:date="2026-09-25T20:08:00Z">
        <w:rPr>
          <w:rFonts w:ascii="Arial" w:eastAsia="Arial" w:hAnsi="Arial" w:cs="Arial"/>
          <w:lang w:val="en-US" w:eastAsia="en-US" w:bidi="ar-SA"/>
        </w:rPr>
      </w:rPrChange>
    </w:rPr>
  </w:style>
  <w:style w:type="table" w:customStyle="1" w:styleId="Table-CSILevel5">
    <w:name w:val="Table-CSILevel5"/>
    <w:qFormat/>
    <w:rsid w:val="001C55FC"/>
    <w:pPr>
      <w:spacing w:before="14"/>
      <w:outlineLvl w:val="4"/>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5-AddParaTC">
    <w:name w:val="Table-CSILevel5-AddParaTC"/>
    <w:qFormat/>
    <w:rsid w:val="001C55FC"/>
    <w:pPr>
      <w:spacing w:before="14"/>
      <w:outlineLvl w:val="4"/>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5-RemoveParaTC">
    <w:name w:val="Table-CSILevel5-RemoveParaTC"/>
    <w:qFormat/>
    <w:rsid w:val="001C55FC"/>
    <w:pPr>
      <w:spacing w:before="14"/>
      <w:outlineLvl w:val="4"/>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6">
    <w:name w:val="CSILevel6"/>
    <w:qFormat/>
    <w:pPr>
      <w:numPr>
        <w:ilvl w:val="6"/>
        <w:numId w:val="5"/>
      </w:numPr>
      <w:spacing w:before="14" w:line="240" w:lineRule="auto"/>
      <w:outlineLvl w:val="5"/>
      <w:pPrChange w:id="6" w:author="Comparison" w:date="2026-09-25T20:08:00Z">
        <w:pPr>
          <w:numPr>
            <w:ilvl w:val="6"/>
            <w:numId w:val="5"/>
          </w:numPr>
          <w:spacing w:before="14"/>
          <w:ind w:left="5040" w:hanging="360"/>
          <w:outlineLvl w:val="5"/>
        </w:pPr>
      </w:pPrChange>
    </w:pPr>
    <w:rPr>
      <w:rFonts w:eastAsia="Arial"/>
      <w:sz w:val="20"/>
      <w:szCs w:val="20"/>
      <w:lang w:val="en-US" w:eastAsia="en-US"/>
      <w:rPrChange w:id="6" w:author="Comparison" w:date="2026-09-25T20:08:00Z">
        <w:rPr>
          <w:rFonts w:ascii="Arial" w:eastAsia="Arial" w:hAnsi="Arial" w:cs="Arial"/>
          <w:lang w:val="en-US" w:eastAsia="en-US" w:bidi="ar-SA"/>
        </w:rPr>
      </w:rPrChange>
    </w:rPr>
  </w:style>
  <w:style w:type="table" w:customStyle="1" w:styleId="Table-CSILevel6">
    <w:name w:val="Table-CSILevel6"/>
    <w:qFormat/>
    <w:rsid w:val="001C55FC"/>
    <w:pPr>
      <w:spacing w:before="14"/>
      <w:outlineLvl w:val="5"/>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6-AddParaTC">
    <w:name w:val="Table-CSILevel6-AddParaTC"/>
    <w:qFormat/>
    <w:rsid w:val="001C55FC"/>
    <w:pPr>
      <w:spacing w:before="14"/>
      <w:outlineLvl w:val="5"/>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6-RemoveParaTC">
    <w:name w:val="Table-CSILevel6-RemoveParaTC"/>
    <w:qFormat/>
    <w:rsid w:val="001C55FC"/>
    <w:pPr>
      <w:spacing w:before="14"/>
      <w:outlineLvl w:val="5"/>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7">
    <w:name w:val="CSILevel7"/>
    <w:qFormat/>
    <w:pPr>
      <w:numPr>
        <w:ilvl w:val="7"/>
        <w:numId w:val="5"/>
      </w:numPr>
      <w:spacing w:before="14" w:line="240" w:lineRule="auto"/>
      <w:outlineLvl w:val="6"/>
      <w:pPrChange w:id="7" w:author="Comparison" w:date="2026-09-25T20:08:00Z">
        <w:pPr>
          <w:numPr>
            <w:ilvl w:val="7"/>
            <w:numId w:val="5"/>
          </w:numPr>
          <w:spacing w:before="14"/>
          <w:ind w:left="5760" w:hanging="360"/>
          <w:outlineLvl w:val="6"/>
        </w:pPr>
      </w:pPrChange>
    </w:pPr>
    <w:rPr>
      <w:rFonts w:eastAsia="Arial"/>
      <w:sz w:val="20"/>
      <w:szCs w:val="20"/>
      <w:lang w:val="en-US" w:eastAsia="en-US"/>
      <w:rPrChange w:id="7" w:author="Comparison" w:date="2026-09-25T20:08:00Z">
        <w:rPr>
          <w:rFonts w:ascii="Arial" w:eastAsia="Arial" w:hAnsi="Arial" w:cs="Arial"/>
          <w:lang w:val="en-US" w:eastAsia="en-US" w:bidi="ar-SA"/>
        </w:rPr>
      </w:rPrChange>
    </w:rPr>
  </w:style>
  <w:style w:type="table" w:customStyle="1" w:styleId="Table-CSILevel7">
    <w:name w:val="Table-CSILevel7"/>
    <w:qFormat/>
    <w:rsid w:val="001C55FC"/>
    <w:pPr>
      <w:spacing w:before="14"/>
      <w:outlineLvl w:val="6"/>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7-AddParaTC">
    <w:name w:val="Table-CSILevel7-AddParaTC"/>
    <w:qFormat/>
    <w:rsid w:val="001C55FC"/>
    <w:pPr>
      <w:spacing w:before="14"/>
      <w:outlineLvl w:val="6"/>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7-RemoveParaTC">
    <w:name w:val="Table-CSILevel7-RemoveParaTC"/>
    <w:qFormat/>
    <w:rsid w:val="001C55FC"/>
    <w:pPr>
      <w:spacing w:before="14"/>
      <w:outlineLvl w:val="6"/>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CSILevel8">
    <w:name w:val="CSILevel8"/>
    <w:qFormat/>
    <w:pPr>
      <w:numPr>
        <w:ilvl w:val="8"/>
        <w:numId w:val="5"/>
      </w:numPr>
      <w:spacing w:before="14" w:line="240" w:lineRule="auto"/>
      <w:outlineLvl w:val="7"/>
      <w:pPrChange w:id="8" w:author="Comparison" w:date="2026-09-25T20:08:00Z">
        <w:pPr>
          <w:numPr>
            <w:ilvl w:val="8"/>
            <w:numId w:val="5"/>
          </w:numPr>
          <w:spacing w:before="14"/>
          <w:ind w:left="6480" w:hanging="180"/>
          <w:outlineLvl w:val="7"/>
        </w:pPr>
      </w:pPrChange>
    </w:pPr>
    <w:rPr>
      <w:rFonts w:eastAsia="Arial"/>
      <w:sz w:val="20"/>
      <w:szCs w:val="20"/>
      <w:lang w:val="en-US" w:eastAsia="en-US"/>
      <w:rPrChange w:id="8" w:author="Comparison" w:date="2026-09-25T20:08:00Z">
        <w:rPr>
          <w:rFonts w:ascii="Arial" w:eastAsia="Arial" w:hAnsi="Arial" w:cs="Arial"/>
          <w:lang w:val="en-US" w:eastAsia="en-US" w:bidi="ar-SA"/>
        </w:rPr>
      </w:rPrChange>
    </w:rPr>
  </w:style>
  <w:style w:type="table" w:customStyle="1" w:styleId="Table-CSILevel8">
    <w:name w:val="Table-CSILevel8"/>
    <w:qFormat/>
    <w:rsid w:val="001C55FC"/>
    <w:pPr>
      <w:spacing w:before="14"/>
      <w:outlineLvl w:val="7"/>
    </w:pPr>
    <w:rPr>
      <w:rFonts w:eastAsia="Arial"/>
      <w:sz w:val="20"/>
      <w:szCs w:val="20"/>
      <w:lang w:val="en-US" w:eastAsia="en-US"/>
    </w:rPr>
    <w:tblPr>
      <w:tblStyleRowBandSize w:val="1"/>
      <w:tblStyleColBandSize w:val="1"/>
      <w:tblCellMar>
        <w:top w:w="0" w:type="dxa"/>
        <w:left w:w="0" w:type="dxa"/>
        <w:bottom w:w="0" w:type="dxa"/>
        <w:right w:w="0" w:type="dxa"/>
      </w:tblCellMar>
    </w:tblPr>
  </w:style>
  <w:style w:type="table" w:customStyle="1" w:styleId="Table-CSILevel8-AddParaTC">
    <w:name w:val="Table-CSILevel8-AddParaTC"/>
    <w:qFormat/>
    <w:rsid w:val="001C55FC"/>
    <w:pPr>
      <w:spacing w:before="14"/>
      <w:outlineLvl w:val="7"/>
    </w:pPr>
    <w:rPr>
      <w:rFonts w:eastAsia="Arial"/>
      <w:color w:val="FF0000"/>
      <w:sz w:val="20"/>
      <w:szCs w:val="20"/>
      <w:u w:val="single"/>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CSILevel8-RemoveParaTC">
    <w:name w:val="Table-CSILevel8-RemoveParaTC"/>
    <w:qFormat/>
    <w:rsid w:val="001C55FC"/>
    <w:pPr>
      <w:spacing w:before="14"/>
      <w:outlineLvl w:val="7"/>
    </w:pPr>
    <w:rPr>
      <w:rFonts w:eastAsia="Arial"/>
      <w:strike/>
      <w:color w:val="FF0000"/>
      <w:sz w:val="20"/>
      <w:szCs w:val="20"/>
      <w:lang w:val="en-US" w:eastAsia="en-US"/>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styleId="Header">
    <w:name w:val="header"/>
    <w:basedOn w:val="Normal"/>
    <w:link w:val="HeaderChar"/>
    <w:uiPriority w:val="99"/>
    <w:unhideWhenUsed/>
    <w:rsid w:val="001C55FC"/>
    <w:pPr>
      <w:tabs>
        <w:tab w:val="center" w:pos="4680"/>
        <w:tab w:val="right" w:pos="9360"/>
      </w:tabs>
      <w:spacing w:line="240" w:lineRule="auto"/>
    </w:pPr>
  </w:style>
  <w:style w:type="character" w:customStyle="1" w:styleId="HeaderChar">
    <w:name w:val="Header Char"/>
    <w:basedOn w:val="DefaultParagraphFont"/>
    <w:link w:val="Header"/>
    <w:uiPriority w:val="99"/>
    <w:rsid w:val="001C55FC"/>
  </w:style>
  <w:style w:type="paragraph" w:styleId="Footer">
    <w:name w:val="footer"/>
    <w:basedOn w:val="Normal"/>
    <w:link w:val="FooterChar"/>
    <w:uiPriority w:val="99"/>
    <w:unhideWhenUsed/>
    <w:rsid w:val="001C55FC"/>
    <w:pPr>
      <w:tabs>
        <w:tab w:val="center" w:pos="4680"/>
        <w:tab w:val="right" w:pos="9360"/>
      </w:tabs>
      <w:spacing w:line="240" w:lineRule="auto"/>
    </w:pPr>
  </w:style>
  <w:style w:type="character" w:customStyle="1" w:styleId="FooterChar">
    <w:name w:val="Footer Char"/>
    <w:basedOn w:val="DefaultParagraphFont"/>
    <w:link w:val="Footer"/>
    <w:uiPriority w:val="99"/>
    <w:rsid w:val="001C5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12315F16DCF4146BE4D7A91291B40A5" ma:contentTypeVersion="7" ma:contentTypeDescription="新しいドキュメントを作成します。" ma:contentTypeScope="" ma:versionID="6a4c56e2ff685f20996e3519ac3dc3f1">
  <xsd:schema xmlns:xsd="http://www.w3.org/2001/XMLSchema" xmlns:xs="http://www.w3.org/2001/XMLSchema" xmlns:p="http://schemas.microsoft.com/office/2006/metadata/properties" xmlns:ns3="5c852522-4513-4d3e-a120-26ada77839c0" targetNamespace="http://schemas.microsoft.com/office/2006/metadata/properties" ma:root="true" ma:fieldsID="2aebd8bd99a2d850fd89aee8bf0eb9a5" ns3:_="">
    <xsd:import namespace="5c852522-4513-4d3e-a120-26ada77839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52522-4513-4d3e-a120-26ada7783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6808D-736B-46FA-AD23-04B0AD34A0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662781-6107-4C28-82B8-AF8A8CAC97E6}">
  <ds:schemaRefs>
    <ds:schemaRef ds:uri="http://schemas.microsoft.com/sharepoint/v3/contenttype/forms"/>
  </ds:schemaRefs>
</ds:datastoreItem>
</file>

<file path=customXml/itemProps3.xml><?xml version="1.0" encoding="utf-8"?>
<ds:datastoreItem xmlns:ds="http://schemas.openxmlformats.org/officeDocument/2006/customXml" ds:itemID="{CD2034DB-E319-4DE6-8675-D056C33AA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52522-4513-4d3e-a120-26ada7783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Kazuyasu Kubota</dc:creator>
  <cp:lastModifiedBy>Arthur Souza Rodrigues</cp:lastModifiedBy>
  <cp:revision>1</cp:revision>
  <dcterms:created xsi:type="dcterms:W3CDTF">2021-07-30T05:29:00Z</dcterms:created>
  <dcterms:modified xsi:type="dcterms:W3CDTF">2026-09-26T00:08:00Z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0x010100912315F16DCF4146BE4D7A91291B40A5</vt:lpwstr>
  </property>
</Properties>
</file>