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F957" w14:textId="77777777" w:rsidR="00F34876" w:rsidRDefault="00D30A8D">
      <w:pPr>
        <w:pStyle w:val="Title"/>
        <w:rPr>
          <w:del w:id="0" w:author="Caio Pizzol" w:date="2026-08-03T22:17:00Z" w16du:dateUtc="2026-08-04T02:17:00Z"/>
        </w:rPr>
      </w:pPr>
      <w:ins w:id="1" w:author="Caio Pizzol" w:date="2026-08-03T22:17:00Z" w16du:dateUtc="2026-08-04T02:17:00Z">
        <w:r>
          <w:t xml:space="preserve">Hyperlink test: </w:t>
        </w:r>
        <w:r>
          <w:fldChar w:fldCharType="begin"/>
        </w:r>
        <w:r>
          <w:instrText>HYPERLINK "https://example.com/page?foo=1&amp;bar=2&amp;q=test"</w:instrText>
        </w:r>
        <w:r>
          <w:fldChar w:fldCharType="separate"/>
        </w:r>
        <w:r>
          <w:rPr>
            <w:rStyle w:val="Hyperlink"/>
          </w:rPr>
          <w:t>click here</w:t>
        </w:r>
        <w:r>
          <w:fldChar w:fldCharType="end"/>
        </w:r>
      </w:ins>
      <w:del w:id="2" w:author="Caio Pizzol" w:date="2026-08-03T22:17:00Z" w16du:dateUtc="2026-08-04T02:17:00Z">
        <w:r w:rsidR="00BD309C">
          <w:delText>SuperDoc math: m:box / m:borderBox spec coverage test</w:delText>
        </w:r>
      </w:del>
    </w:p>
    <w:p w14:paraId="69023527" w14:textId="77777777" w:rsidR="00F34876" w:rsidRDefault="00BD309C">
      <w:pPr>
        <w:rPr>
          <w:del w:id="3" w:author="Caio Pizzol" w:date="2026-08-03T22:17:00Z" w16du:dateUtc="2026-08-04T02:17:00Z"/>
        </w:rPr>
      </w:pPr>
      <w:del w:id="4" w:author="Caio Pizzol" w:date="2026-08-03T22:17:00Z" w16du:dateUtc="2026-08-04T02:17:00Z">
        <w:r>
          <w:delText>Each scenario below tests a specific branch of ECMA-376 §22.1.2.11-14 and §22.9.2.7. Labels describe the expected MathML.</w:delText>
        </w:r>
      </w:del>
    </w:p>
    <w:p w14:paraId="14BDFC00" w14:textId="77777777" w:rsidR="00F34876" w:rsidRDefault="00BD309C">
      <w:pPr>
        <w:pStyle w:val="Heading1"/>
        <w:rPr>
          <w:del w:id="5" w:author="Caio Pizzol" w:date="2026-08-03T22:17:00Z" w16du:dateUtc="2026-08-04T02:17:00Z"/>
        </w:rPr>
      </w:pPr>
      <w:del w:id="6" w:author="Caio Pizzol" w:date="2026-08-03T22:17:00Z" w16du:dateUtc="2026-08-04T02:17:00Z">
        <w:r>
          <w:delText>A. m:borderBox defaults</w:delText>
        </w:r>
      </w:del>
    </w:p>
    <w:p w14:paraId="577955E1" w14:textId="77777777" w:rsidR="00F34876" w:rsidRDefault="00BD309C">
      <w:pPr>
        <w:rPr>
          <w:del w:id="7" w:author="Caio Pizzol" w:date="2026-08-03T22:17:00Z" w16du:dateUtc="2026-08-04T02:17:00Z"/>
        </w:rPr>
      </w:pPr>
      <w:del w:id="8" w:author="Caio Pizzol" w:date="2026-08-03T22:17:00Z" w16du:dateUtc="2026-08-04T02:17:00Z">
        <w:r>
          <w:delText>1. No borderBoxPr (expect notation=box)</w:delText>
        </w:r>
      </w:del>
    </w:p>
    <w:p w14:paraId="64E07652" w14:textId="77777777" w:rsidR="00F34876" w:rsidRDefault="00BD309C">
      <w:pPr>
        <w:rPr>
          <w:del w:id="9" w:author="Caio Pizzol" w:date="2026-08-03T22:17:00Z" w16du:dateUtc="2026-08-04T02:17:00Z"/>
        </w:rPr>
      </w:pPr>
      <m:oMathPara>
        <m:oMath>
          <m:borderBox>
            <m:borderBoxPr>
              <m:ctrlPr>
                <w:del w:id="10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1" w:author="Caio Pizzol" w:date="2026-08-03T22:17:00Z" w16du:dateUtc="2026-08-04T02:17:00Z">
                  <w:rPr>
                    <w:rFonts w:ascii="Cambria Math" w:hAnsi="Cambria Math"/>
                  </w:rPr>
                  <m:t>abc</m:t>
                </w:del>
              </m:r>
            </m:e>
          </m:borderBox>
        </m:oMath>
      </m:oMathPara>
    </w:p>
    <w:p w14:paraId="122822F9" w14:textId="77777777" w:rsidR="00F34876" w:rsidRDefault="00BD309C">
      <w:pPr>
        <w:rPr>
          <w:del w:id="12" w:author="Caio Pizzol" w:date="2026-08-03T22:17:00Z" w16du:dateUtc="2026-08-04T02:17:00Z"/>
        </w:rPr>
      </w:pPr>
      <w:del w:id="13" w:author="Caio Pizzol" w:date="2026-08-03T22:17:00Z" w16du:dateUtc="2026-08-04T02:17:00Z">
        <w:r>
          <w:delText>2. Empty borderBoxPr (expect notation=box)</w:delText>
        </w:r>
      </w:del>
    </w:p>
    <w:p w14:paraId="28D2759D" w14:textId="77777777" w:rsidR="00F34876" w:rsidRDefault="00BD309C">
      <w:pPr>
        <w:rPr>
          <w:del w:id="14" w:author="Caio Pizzol" w:date="2026-08-03T22:17:00Z" w16du:dateUtc="2026-08-04T02:17:00Z"/>
        </w:rPr>
      </w:pPr>
      <m:oMathPara>
        <m:oMath>
          <m:borderBox>
            <m:borderBoxPr>
              <m:ctrlPr>
                <w:del w:id="15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6" w:author="Caio Pizzol" w:date="2026-08-03T22:17:00Z" w16du:dateUtc="2026-08-04T02:17:00Z">
                  <w:rPr>
                    <w:rFonts w:ascii="Cambria Math" w:hAnsi="Cambria Math"/>
                  </w:rPr>
                  <m:t>abc</m:t>
                </w:del>
              </m:r>
              <m:r>
                <w:del w:id="17" w:author="Caio Pizzol" w:date="2026-08-03T22:17:00Z" w16du:dateUtc="2026-08-04T02:17:00Z">
                  <w:rPr>
                    <w:rFonts w:ascii="Cambria Math" w:hAnsi="Cambria Math"/>
                  </w:rPr>
                  <m:t>2</m:t>
                </w:del>
              </m:r>
            </m:e>
          </m:borderBox>
        </m:oMath>
      </m:oMathPara>
    </w:p>
    <w:p w14:paraId="2CF6C2A1" w14:textId="77777777" w:rsidR="00F34876" w:rsidRDefault="00BD309C">
      <w:pPr>
        <w:pStyle w:val="Heading1"/>
        <w:rPr>
          <w:del w:id="18" w:author="Caio Pizzol" w:date="2026-08-03T22:17:00Z" w16du:dateUtc="2026-08-04T02:17:00Z"/>
        </w:rPr>
      </w:pPr>
      <w:del w:id="19" w:author="Caio Pizzol" w:date="2026-08-03T22:17:00Z" w16du:dateUtc="2026-08-04T02:17:00Z">
        <w:r>
          <w:delText>B. ST_OnOff value variants (on m:hideTop)</w:delText>
        </w:r>
      </w:del>
    </w:p>
    <w:p w14:paraId="119575FB" w14:textId="77777777" w:rsidR="00F34876" w:rsidRDefault="00BD309C">
      <w:pPr>
        <w:rPr>
          <w:del w:id="20" w:author="Caio Pizzol" w:date="2026-08-03T22:17:00Z" w16du:dateUtc="2026-08-04T02:17:00Z"/>
        </w:rPr>
      </w:pPr>
      <w:del w:id="21" w:author="Caio Pizzol" w:date="2026-08-03T22:17:00Z" w16du:dateUtc="2026-08-04T02:17:00Z">
        <w:r>
          <w:delText>3. m:val=1 (expect top hidden)</w:delText>
        </w:r>
      </w:del>
    </w:p>
    <w:p w14:paraId="2DDBC958" w14:textId="77777777" w:rsidR="00F34876" w:rsidRDefault="00BD309C">
      <w:pPr>
        <w:rPr>
          <w:del w:id="22" w:author="Caio Pizzol" w:date="2026-08-03T22:17:00Z" w16du:dateUtc="2026-08-04T02:17:00Z"/>
        </w:rPr>
      </w:pPr>
      <m:oMathPara>
        <m:oMath>
          <m:borderBox>
            <m:borderBoxPr>
              <m:hideTop m:val="1"/>
              <m:ctrlPr>
                <w:del w:id="23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24" w:author="Caio Pizzol" w:date="2026-08-03T22:17:00Z" w16du:dateUtc="2026-08-04T02:17:00Z">
                  <w:rPr>
                    <w:rFonts w:ascii="Cambria Math" w:hAnsi="Cambria Math"/>
                  </w:rPr>
                  <m:t>T</m:t>
                </w:del>
              </m:r>
              <m:r>
                <w:del w:id="25" w:author="Caio Pizzol" w:date="2026-08-03T22:17:00Z" w16du:dateUtc="2026-08-04T02:17:00Z">
                  <w:rPr>
                    <w:rFonts w:ascii="Cambria Math" w:hAnsi="Cambria Math"/>
                  </w:rPr>
                  <m:t>1</m:t>
                </w:del>
              </m:r>
            </m:e>
          </m:borderBox>
        </m:oMath>
      </m:oMathPara>
    </w:p>
    <w:p w14:paraId="63C8006B" w14:textId="77777777" w:rsidR="00F34876" w:rsidRDefault="00BD309C">
      <w:pPr>
        <w:rPr>
          <w:del w:id="26" w:author="Caio Pizzol" w:date="2026-08-03T22:17:00Z" w16du:dateUtc="2026-08-04T02:17:00Z"/>
        </w:rPr>
      </w:pPr>
      <w:del w:id="27" w:author="Caio Pizzol" w:date="2026-08-03T22:17:00Z" w16du:dateUtc="2026-08-04T02:17:00Z">
        <w:r>
          <w:delText>4. m:val=true (expect top hidden)</w:delText>
        </w:r>
      </w:del>
    </w:p>
    <w:p w14:paraId="0AC505B5" w14:textId="77777777" w:rsidR="00F34876" w:rsidRDefault="00BD309C">
      <w:pPr>
        <w:rPr>
          <w:del w:id="28" w:author="Caio Pizzol" w:date="2026-08-03T22:17:00Z" w16du:dateUtc="2026-08-04T02:17:00Z"/>
        </w:rPr>
      </w:pPr>
      <m:oMathPara>
        <m:oMath>
          <m:borderBox>
            <m:borderBoxPr>
              <m:hideTop m:val="1"/>
              <m:ctrlPr>
                <w:del w:id="29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30" w:author="Caio Pizzol" w:date="2026-08-03T22:17:00Z" w16du:dateUtc="2026-08-04T02:17:00Z">
                  <w:rPr>
                    <w:rFonts w:ascii="Cambria Math" w:hAnsi="Cambria Math"/>
                  </w:rPr>
                  <m:t>Ttr</m:t>
                </w:del>
              </m:r>
            </m:e>
          </m:borderBox>
        </m:oMath>
      </m:oMathPara>
    </w:p>
    <w:p w14:paraId="43789565" w14:textId="77777777" w:rsidR="00F34876" w:rsidRDefault="00BD309C">
      <w:pPr>
        <w:rPr>
          <w:del w:id="31" w:author="Caio Pizzol" w:date="2026-08-03T22:17:00Z" w16du:dateUtc="2026-08-04T02:17:00Z"/>
        </w:rPr>
      </w:pPr>
      <w:del w:id="32" w:author="Caio Pizzol" w:date="2026-08-03T22:17:00Z" w16du:dateUtc="2026-08-04T02:17:00Z">
        <w:r>
          <w:delText>5. m:val=on (Annex L.6.1.3 uses this — expect top hidden)</w:delText>
        </w:r>
      </w:del>
    </w:p>
    <w:p w14:paraId="040816B7" w14:textId="77777777" w:rsidR="00F34876" w:rsidRDefault="00BD309C">
      <w:pPr>
        <w:rPr>
          <w:del w:id="33" w:author="Caio Pizzol" w:date="2026-08-03T22:17:00Z" w16du:dateUtc="2026-08-04T02:17:00Z"/>
        </w:rPr>
      </w:pPr>
      <m:oMathPara>
        <m:oMath>
          <m:borderBox>
            <m:borderBoxPr>
              <m:hideTop m:val="1"/>
              <m:ctrlPr>
                <w:del w:id="34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35" w:author="Caio Pizzol" w:date="2026-08-03T22:17:00Z" w16du:dateUtc="2026-08-04T02:17:00Z">
                  <w:rPr>
                    <w:rFonts w:ascii="Cambria Math" w:hAnsi="Cambria Math"/>
                  </w:rPr>
                  <m:t>Ton</m:t>
                </w:del>
              </m:r>
            </m:e>
          </m:borderBox>
        </m:oMath>
      </m:oMathPara>
    </w:p>
    <w:p w14:paraId="455C27D9" w14:textId="77777777" w:rsidR="00F34876" w:rsidRDefault="00BD309C">
      <w:pPr>
        <w:rPr>
          <w:del w:id="36" w:author="Caio Pizzol" w:date="2026-08-03T22:17:00Z" w16du:dateUtc="2026-08-04T02:17:00Z"/>
        </w:rPr>
      </w:pPr>
      <w:del w:id="37" w:author="Caio Pizzol" w:date="2026-08-03T22:17:00Z" w16du:dateUtc="2026-08-04T02:17:00Z">
        <w:r>
          <w:delText>6. Bare tag hideTop/ (expect top hidden — spec default val=1)</w:delText>
        </w:r>
      </w:del>
    </w:p>
    <w:p w14:paraId="7B71809A" w14:textId="77777777" w:rsidR="00F34876" w:rsidRDefault="00BD309C">
      <w:pPr>
        <w:rPr>
          <w:del w:id="38" w:author="Caio Pizzol" w:date="2026-08-03T22:17:00Z" w16du:dateUtc="2026-08-04T02:17:00Z"/>
        </w:rPr>
      </w:pPr>
      <m:oMathPara>
        <m:oMath>
          <m:borderBox>
            <m:borderBoxPr>
              <m:hideTop m:val="1"/>
              <m:ctrlPr>
                <w:del w:id="39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40" w:author="Caio Pizzol" w:date="2026-08-03T22:17:00Z" w16du:dateUtc="2026-08-04T02:17:00Z">
                  <w:rPr>
                    <w:rFonts w:ascii="Cambria Math" w:hAnsi="Cambria Math"/>
                  </w:rPr>
                  <m:t>Tbr</m:t>
                </w:del>
              </m:r>
            </m:e>
          </m:borderBox>
        </m:oMath>
      </m:oMathPara>
    </w:p>
    <w:p w14:paraId="4C5F8CCE" w14:textId="77777777" w:rsidR="00F34876" w:rsidRDefault="00BD309C">
      <w:pPr>
        <w:rPr>
          <w:del w:id="41" w:author="Caio Pizzol" w:date="2026-08-03T22:17:00Z" w16du:dateUtc="2026-08-04T02:17:00Z"/>
        </w:rPr>
      </w:pPr>
      <w:del w:id="42" w:author="Caio Pizzol" w:date="2026-08-03T22:17:00Z" w16du:dateUtc="2026-08-04T02:17:00Z">
        <w:r>
          <w:delText>7. m:val=0 (expect NOT hidden)</w:delText>
        </w:r>
      </w:del>
    </w:p>
    <w:p w14:paraId="08A9943B" w14:textId="77777777" w:rsidR="00F34876" w:rsidRDefault="00BD309C">
      <w:pPr>
        <w:rPr>
          <w:del w:id="43" w:author="Caio Pizzol" w:date="2026-08-03T22:17:00Z" w16du:dateUtc="2026-08-04T02:17:00Z"/>
        </w:rPr>
      </w:pPr>
      <m:oMathPara>
        <m:oMath>
          <m:borderBox>
            <m:borderBoxPr>
              <m:ctrlPr>
                <w:del w:id="44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45" w:author="Caio Pizzol" w:date="2026-08-03T22:17:00Z" w16du:dateUtc="2026-08-04T02:17:00Z">
                  <w:rPr>
                    <w:rFonts w:ascii="Cambria Math" w:hAnsi="Cambria Math"/>
                  </w:rPr>
                  <m:t>T</m:t>
                </w:del>
              </m:r>
              <m:r>
                <w:del w:id="46" w:author="Caio Pizzol" w:date="2026-08-03T22:17:00Z" w16du:dateUtc="2026-08-04T02:17:00Z">
                  <w:rPr>
                    <w:rFonts w:ascii="Cambria Math" w:hAnsi="Cambria Math"/>
                  </w:rPr>
                  <m:t>0</m:t>
                </w:del>
              </m:r>
            </m:e>
          </m:borderBox>
        </m:oMath>
      </m:oMathPara>
    </w:p>
    <w:p w14:paraId="6CA8434B" w14:textId="77777777" w:rsidR="00F34876" w:rsidRDefault="00BD309C">
      <w:pPr>
        <w:rPr>
          <w:del w:id="47" w:author="Caio Pizzol" w:date="2026-08-03T22:17:00Z" w16du:dateUtc="2026-08-04T02:17:00Z"/>
        </w:rPr>
      </w:pPr>
      <w:del w:id="48" w:author="Caio Pizzol" w:date="2026-08-03T22:17:00Z" w16du:dateUtc="2026-08-04T02:17:00Z">
        <w:r>
          <w:delText>8. m:val=false (expect NOT hidden)</w:delText>
        </w:r>
      </w:del>
    </w:p>
    <w:p w14:paraId="0E2A865E" w14:textId="77777777" w:rsidR="00F34876" w:rsidRDefault="00BD309C">
      <w:pPr>
        <w:rPr>
          <w:del w:id="49" w:author="Caio Pizzol" w:date="2026-08-03T22:17:00Z" w16du:dateUtc="2026-08-04T02:17:00Z"/>
        </w:rPr>
      </w:pPr>
      <m:oMathPara>
        <m:oMath>
          <m:borderBox>
            <m:borderBoxPr>
              <m:ctrlPr>
                <w:del w:id="50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51" w:author="Caio Pizzol" w:date="2026-08-03T22:17:00Z" w16du:dateUtc="2026-08-04T02:17:00Z">
                  <w:rPr>
                    <w:rFonts w:ascii="Cambria Math" w:hAnsi="Cambria Math"/>
                  </w:rPr>
                  <m:t>Tf</m:t>
                </w:del>
              </m:r>
            </m:e>
          </m:borderBox>
        </m:oMath>
      </m:oMathPara>
    </w:p>
    <w:p w14:paraId="107169D7" w14:textId="77777777" w:rsidR="00F34876" w:rsidRDefault="00BD309C">
      <w:pPr>
        <w:pStyle w:val="Heading1"/>
        <w:rPr>
          <w:del w:id="52" w:author="Caio Pizzol" w:date="2026-08-03T22:17:00Z" w16du:dateUtc="2026-08-04T02:17:00Z"/>
        </w:rPr>
      </w:pPr>
      <w:del w:id="53" w:author="Caio Pizzol" w:date="2026-08-03T22:17:00Z" w16du:dateUtc="2026-08-04T02:17:00Z">
        <w:r>
          <w:delText>C. Individual hide flags in isolation</w:delText>
        </w:r>
      </w:del>
    </w:p>
    <w:p w14:paraId="69F61E97" w14:textId="77777777" w:rsidR="00F34876" w:rsidRDefault="00BD309C">
      <w:pPr>
        <w:rPr>
          <w:del w:id="54" w:author="Caio Pizzol" w:date="2026-08-03T22:17:00Z" w16du:dateUtc="2026-08-04T02:17:00Z"/>
        </w:rPr>
      </w:pPr>
      <w:del w:id="55" w:author="Caio Pizzol" w:date="2026-08-03T22:17:00Z" w16du:dateUtc="2026-08-04T02:17:00Z">
        <w:r>
          <w:delText>9. hideBot only (expect top left right)</w:delText>
        </w:r>
      </w:del>
    </w:p>
    <w:p w14:paraId="22007D9E" w14:textId="77777777" w:rsidR="00F34876" w:rsidRDefault="00BD309C">
      <w:pPr>
        <w:rPr>
          <w:del w:id="56" w:author="Caio Pizzol" w:date="2026-08-03T22:17:00Z" w16du:dateUtc="2026-08-04T02:17:00Z"/>
        </w:rPr>
      </w:pPr>
      <m:oMathPara>
        <m:oMath>
          <m:borderBox>
            <m:borderBoxPr>
              <m:hideBot m:val="1"/>
              <m:ctrlPr>
                <w:del w:id="57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58" w:author="Caio Pizzol" w:date="2026-08-03T22:17:00Z" w16du:dateUtc="2026-08-04T02:17:00Z">
                  <w:rPr>
                    <w:rFonts w:ascii="Cambria Math" w:hAnsi="Cambria Math"/>
                  </w:rPr>
                  <m:t>B</m:t>
                </w:del>
              </m:r>
            </m:e>
          </m:borderBox>
        </m:oMath>
      </m:oMathPara>
    </w:p>
    <w:p w14:paraId="07DFEC6B" w14:textId="77777777" w:rsidR="00F34876" w:rsidRDefault="00BD309C">
      <w:pPr>
        <w:rPr>
          <w:del w:id="59" w:author="Caio Pizzol" w:date="2026-08-03T22:17:00Z" w16du:dateUtc="2026-08-04T02:17:00Z"/>
        </w:rPr>
      </w:pPr>
      <w:del w:id="60" w:author="Caio Pizzol" w:date="2026-08-03T22:17:00Z" w16du:dateUtc="2026-08-04T02:17:00Z">
        <w:r>
          <w:delText>10. hideLeft only (expect top bottom right)</w:delText>
        </w:r>
      </w:del>
    </w:p>
    <w:p w14:paraId="347D8C6E" w14:textId="77777777" w:rsidR="00F34876" w:rsidRDefault="00BD309C">
      <w:pPr>
        <w:rPr>
          <w:del w:id="61" w:author="Caio Pizzol" w:date="2026-08-03T22:17:00Z" w16du:dateUtc="2026-08-04T02:17:00Z"/>
        </w:rPr>
      </w:pPr>
      <m:oMathPara>
        <m:oMath>
          <m:borderBox>
            <m:borderBoxPr>
              <m:hideLeft m:val="1"/>
              <m:ctrlPr>
                <w:del w:id="62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63" w:author="Caio Pizzol" w:date="2026-08-03T22:17:00Z" w16du:dateUtc="2026-08-04T02:17:00Z">
                  <w:rPr>
                    <w:rFonts w:ascii="Cambria Math" w:hAnsi="Cambria Math"/>
                  </w:rPr>
                  <m:t>L</m:t>
                </w:del>
              </m:r>
            </m:e>
          </m:borderBox>
        </m:oMath>
      </m:oMathPara>
    </w:p>
    <w:p w14:paraId="4F811D58" w14:textId="77777777" w:rsidR="00F34876" w:rsidRDefault="00BD309C">
      <w:pPr>
        <w:rPr>
          <w:del w:id="64" w:author="Caio Pizzol" w:date="2026-08-03T22:17:00Z" w16du:dateUtc="2026-08-04T02:17:00Z"/>
        </w:rPr>
      </w:pPr>
      <w:del w:id="65" w:author="Caio Pizzol" w:date="2026-08-03T22:17:00Z" w16du:dateUtc="2026-08-04T02:17:00Z">
        <w:r>
          <w:delText>11. hideRight only (expect top bottom left)</w:delText>
        </w:r>
      </w:del>
    </w:p>
    <w:p w14:paraId="274F9A74" w14:textId="77777777" w:rsidR="00F34876" w:rsidRDefault="00BD309C">
      <w:pPr>
        <w:rPr>
          <w:del w:id="66" w:author="Caio Pizzol" w:date="2026-08-03T22:17:00Z" w16du:dateUtc="2026-08-04T02:17:00Z"/>
        </w:rPr>
      </w:pPr>
      <m:oMathPara>
        <m:oMath>
          <m:borderBox>
            <m:borderBoxPr>
              <m:hideRight m:val="1"/>
              <m:ctrlPr>
                <w:del w:id="67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68" w:author="Caio Pizzol" w:date="2026-08-03T22:17:00Z" w16du:dateUtc="2026-08-04T02:17:00Z">
                  <w:rPr>
                    <w:rFonts w:ascii="Cambria Math" w:hAnsi="Cambria Math"/>
                  </w:rPr>
                  <m:t>R</m:t>
                </w:del>
              </m:r>
            </m:e>
          </m:borderBox>
        </m:oMath>
      </m:oMathPara>
    </w:p>
    <w:p w14:paraId="33E513AE" w14:textId="77777777" w:rsidR="00F34876" w:rsidRDefault="00BD309C">
      <w:pPr>
        <w:rPr>
          <w:del w:id="69" w:author="Caio Pizzol" w:date="2026-08-03T22:17:00Z" w16du:dateUtc="2026-08-04T02:17:00Z"/>
        </w:rPr>
      </w:pPr>
      <w:del w:id="70" w:author="Caio Pizzol" w:date="2026-08-03T22:17:00Z" w16du:dateUtc="2026-08-04T02:17:00Z">
        <w:r>
          <w:delText>12. hideTop + hideRight — spec §22.1.2.12 example (expect bottom left)</w:delText>
        </w:r>
      </w:del>
    </w:p>
    <w:p w14:paraId="7630D53F" w14:textId="77777777" w:rsidR="00F34876" w:rsidRDefault="00BD309C">
      <w:pPr>
        <w:rPr>
          <w:del w:id="71" w:author="Caio Pizzol" w:date="2026-08-03T22:17:00Z" w16du:dateUtc="2026-08-04T02:17:00Z"/>
        </w:rPr>
      </w:pPr>
      <m:oMathPara>
        <m:oMath>
          <m:borderBox>
            <m:borderBoxPr>
              <m:hideTop m:val="1"/>
              <m:hideRight m:val="1"/>
              <m:ctrlPr>
                <w:del w:id="72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73" w:author="Caio Pizzol" w:date="2026-08-03T22:17:00Z" w16du:dateUtc="2026-08-04T02:17:00Z">
                  <w:rPr>
                    <w:rFonts w:ascii="Cambria Math" w:hAnsi="Cambria Math"/>
                  </w:rPr>
                  <m:t>x</m:t>
                </w:del>
              </m:r>
            </m:e>
          </m:borderBox>
        </m:oMath>
      </m:oMathPara>
    </w:p>
    <w:p w14:paraId="4A71C653" w14:textId="77777777" w:rsidR="00F34876" w:rsidRDefault="00BD309C">
      <w:pPr>
        <w:rPr>
          <w:del w:id="74" w:author="Caio Pizzol" w:date="2026-08-03T22:17:00Z" w16du:dateUtc="2026-08-04T02:17:00Z"/>
        </w:rPr>
      </w:pPr>
      <w:del w:id="75" w:author="Caio Pizzol" w:date="2026-08-03T22:17:00Z" w16du:dateUtc="2026-08-04T02:17:00Z">
        <w:r>
          <w:delText>13. All four hides, no strikes (expect fallback to mrow, no border)</w:delText>
        </w:r>
      </w:del>
    </w:p>
    <w:p w14:paraId="09D24256" w14:textId="77777777" w:rsidR="00F34876" w:rsidRDefault="00BD309C">
      <w:pPr>
        <w:rPr>
          <w:del w:id="76" w:author="Caio Pizzol" w:date="2026-08-03T22:17:00Z" w16du:dateUtc="2026-08-04T02:1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del w:id="77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78" w:author="Caio Pizzol" w:date="2026-08-03T22:17:00Z" w16du:dateUtc="2026-08-04T02:17:00Z">
                  <w:rPr>
                    <w:rFonts w:ascii="Cambria Math" w:hAnsi="Cambria Math"/>
                  </w:rPr>
                  <m:t>nobdr</m:t>
                </w:del>
              </m:r>
            </m:e>
          </m:borderBox>
        </m:oMath>
      </m:oMathPara>
    </w:p>
    <w:p w14:paraId="62478B19" w14:textId="77777777" w:rsidR="00F34876" w:rsidRDefault="00BD309C">
      <w:pPr>
        <w:pStyle w:val="Heading1"/>
        <w:rPr>
          <w:del w:id="79" w:author="Caio Pizzol" w:date="2026-08-03T22:17:00Z" w16du:dateUtc="2026-08-04T02:17:00Z"/>
        </w:rPr>
      </w:pPr>
      <w:del w:id="80" w:author="Caio Pizzol" w:date="2026-08-03T22:17:00Z" w16du:dateUtc="2026-08-04T02:17:00Z">
        <w:r>
          <w:delText>D. Strike directions (all borders hidden)</w:delText>
        </w:r>
      </w:del>
    </w:p>
    <w:p w14:paraId="6DB01E36" w14:textId="77777777" w:rsidR="00F34876" w:rsidRDefault="00BD309C">
      <w:pPr>
        <w:rPr>
          <w:del w:id="81" w:author="Caio Pizzol" w:date="2026-08-03T22:17:00Z" w16du:dateUtc="2026-08-04T02:17:00Z"/>
        </w:rPr>
      </w:pPr>
      <w:del w:id="82" w:author="Caio Pizzol" w:date="2026-08-03T22:17:00Z" w16du:dateUtc="2026-08-04T02:17:00Z">
        <w:r>
          <w:delText>14. strikeBLTR alone (BL to TR = slash = updiagonalstrike)</w:delText>
        </w:r>
      </w:del>
    </w:p>
    <w:p w14:paraId="1883FF8C" w14:textId="77777777" w:rsidR="00F34876" w:rsidRDefault="00BD309C">
      <w:pPr>
        <w:rPr>
          <w:del w:id="83" w:author="Caio Pizzol" w:date="2026-08-03T22:17:00Z" w16du:dateUtc="2026-08-04T02:1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del w:id="84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85" w:author="Caio Pizzol" w:date="2026-08-03T22:17:00Z" w16du:dateUtc="2026-08-04T02:17:00Z">
                  <w:rPr>
                    <w:rFonts w:ascii="Cambria Math" w:hAnsi="Cambria Math"/>
                  </w:rPr>
                  <m:t>BLTR</m:t>
                </w:del>
              </m:r>
            </m:e>
          </m:borderBox>
        </m:oMath>
      </m:oMathPara>
    </w:p>
    <w:p w14:paraId="1AEF4FFD" w14:textId="77777777" w:rsidR="00F34876" w:rsidRDefault="00BD309C">
      <w:pPr>
        <w:rPr>
          <w:del w:id="86" w:author="Caio Pizzol" w:date="2026-08-03T22:17:00Z" w16du:dateUtc="2026-08-04T02:17:00Z"/>
        </w:rPr>
      </w:pPr>
      <w:del w:id="87" w:author="Caio Pizzol" w:date="2026-08-03T22:17:00Z" w16du:dateUtc="2026-08-04T02:17:00Z">
        <w:r>
          <w:delText>15. strikeTLBR alone (TL to BR = backslash = downdiagonalstrike)</w:delText>
        </w:r>
      </w:del>
    </w:p>
    <w:p w14:paraId="69DC643D" w14:textId="77777777" w:rsidR="00F34876" w:rsidRDefault="00BD309C">
      <w:pPr>
        <w:rPr>
          <w:del w:id="88" w:author="Caio Pizzol" w:date="2026-08-03T22:17:00Z" w16du:dateUtc="2026-08-04T02:1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del w:id="89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90" w:author="Caio Pizzol" w:date="2026-08-03T22:17:00Z" w16du:dateUtc="2026-08-04T02:17:00Z">
                  <w:rPr>
                    <w:rFonts w:ascii="Cambria Math" w:hAnsi="Cambria Math"/>
                  </w:rPr>
                  <m:t>TLBR</m:t>
                </w:del>
              </m:r>
            </m:e>
          </m:borderBox>
        </m:oMath>
      </m:oMathPara>
    </w:p>
    <w:p w14:paraId="46FE755D" w14:textId="77777777" w:rsidR="00F34876" w:rsidRDefault="00BD309C">
      <w:pPr>
        <w:rPr>
          <w:del w:id="91" w:author="Caio Pizzol" w:date="2026-08-03T22:17:00Z" w16du:dateUtc="2026-08-04T02:17:00Z"/>
        </w:rPr>
      </w:pPr>
      <w:del w:id="92" w:author="Caio Pizzol" w:date="2026-08-03T22:17:00Z" w16du:dateUtc="2026-08-04T02:17:00Z">
        <w:r>
          <w:delText>16. strikeH alone (horizontalstrike)</w:delText>
        </w:r>
      </w:del>
    </w:p>
    <w:p w14:paraId="2AE95EA2" w14:textId="77777777" w:rsidR="00F34876" w:rsidRDefault="00BD309C">
      <w:pPr>
        <w:rPr>
          <w:del w:id="93" w:author="Caio Pizzol" w:date="2026-08-03T22:17:00Z" w16du:dateUtc="2026-08-04T02:1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del w:id="94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95" w:author="Caio Pizzol" w:date="2026-08-03T22:17:00Z" w16du:dateUtc="2026-08-04T02:17:00Z">
                  <w:rPr>
                    <w:rFonts w:ascii="Cambria Math" w:hAnsi="Cambria Math"/>
                  </w:rPr>
                  <m:t>H</m:t>
                </w:del>
              </m:r>
            </m:e>
          </m:borderBox>
        </m:oMath>
      </m:oMathPara>
    </w:p>
    <w:p w14:paraId="55E02B44" w14:textId="77777777" w:rsidR="00F34876" w:rsidRDefault="00BD309C">
      <w:pPr>
        <w:rPr>
          <w:del w:id="96" w:author="Caio Pizzol" w:date="2026-08-03T22:17:00Z" w16du:dateUtc="2026-08-04T02:17:00Z"/>
        </w:rPr>
      </w:pPr>
      <w:del w:id="97" w:author="Caio Pizzol" w:date="2026-08-03T22:17:00Z" w16du:dateUtc="2026-08-04T02:17:00Z">
        <w:r>
          <w:delText>17. strikeV alone (verticalstrike)</w:delText>
        </w:r>
      </w:del>
    </w:p>
    <w:p w14:paraId="13E8B54F" w14:textId="77777777" w:rsidR="00F34876" w:rsidRDefault="00BD309C">
      <w:pPr>
        <w:rPr>
          <w:del w:id="98" w:author="Caio Pizzol" w:date="2026-08-03T22:17:00Z" w16du:dateUtc="2026-08-04T02:1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del w:id="99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00" w:author="Caio Pizzol" w:date="2026-08-03T22:17:00Z" w16du:dateUtc="2026-08-04T02:17:00Z">
                  <w:rPr>
                    <w:rFonts w:ascii="Cambria Math" w:hAnsi="Cambria Math"/>
                  </w:rPr>
                  <m:t>V</m:t>
                </w:del>
              </m:r>
            </m:e>
          </m:borderBox>
        </m:oMath>
      </m:oMathPara>
    </w:p>
    <w:p w14:paraId="618056DD" w14:textId="77777777" w:rsidR="00F34876" w:rsidRDefault="00BD309C">
      <w:pPr>
        <w:pStyle w:val="Heading1"/>
        <w:rPr>
          <w:del w:id="101" w:author="Caio Pizzol" w:date="2026-08-03T22:17:00Z" w16du:dateUtc="2026-08-04T02:17:00Z"/>
        </w:rPr>
      </w:pPr>
      <w:del w:id="102" w:author="Caio Pizzol" w:date="2026-08-03T22:17:00Z" w16du:dateUtc="2026-08-04T02:17:00Z">
        <w:r>
          <w:delText>E. Strike combinations</w:delText>
        </w:r>
      </w:del>
    </w:p>
    <w:p w14:paraId="13913AD9" w14:textId="77777777" w:rsidR="00F34876" w:rsidRDefault="00BD309C">
      <w:pPr>
        <w:rPr>
          <w:del w:id="103" w:author="Caio Pizzol" w:date="2026-08-03T22:17:00Z" w16du:dateUtc="2026-08-04T02:17:00Z"/>
        </w:rPr>
      </w:pPr>
      <w:del w:id="104" w:author="Caio Pizzol" w:date="2026-08-03T22:17:00Z" w16du:dateUtc="2026-08-04T02:17:00Z">
        <w:r>
          <w:delText>18. strikeBLTR + strikeTLBR = X pattern</w:delText>
        </w:r>
      </w:del>
    </w:p>
    <w:p w14:paraId="458B5326" w14:textId="77777777" w:rsidR="00F34876" w:rsidRDefault="00BD309C">
      <w:pPr>
        <w:rPr>
          <w:del w:id="105" w:author="Caio Pizzol" w:date="2026-08-03T22:17:00Z" w16du:dateUtc="2026-08-04T02:1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del w:id="106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07" w:author="Caio Pizzol" w:date="2026-08-03T22:17:00Z" w16du:dateUtc="2026-08-04T02:17:00Z">
                  <w:rPr>
                    <w:rFonts w:ascii="Cambria Math" w:hAnsi="Cambria Math"/>
                  </w:rPr>
                  <m:t>X</m:t>
                </w:del>
              </m:r>
            </m:e>
          </m:borderBox>
        </m:oMath>
      </m:oMathPara>
    </w:p>
    <w:p w14:paraId="0D01BB1D" w14:textId="77777777" w:rsidR="00F34876" w:rsidRDefault="00BD309C">
      <w:pPr>
        <w:rPr>
          <w:del w:id="108" w:author="Caio Pizzol" w:date="2026-08-03T22:17:00Z" w16du:dateUtc="2026-08-04T02:17:00Z"/>
        </w:rPr>
      </w:pPr>
      <w:del w:id="109" w:author="Caio Pizzol" w:date="2026-08-03T22:17:00Z" w16du:dateUtc="2026-08-04T02:17:00Z">
        <w:r>
          <w:delText>19. All four strikes</w:delText>
        </w:r>
      </w:del>
    </w:p>
    <w:p w14:paraId="16740701" w14:textId="77777777" w:rsidR="00F34876" w:rsidRDefault="00BD309C">
      <w:pPr>
        <w:rPr>
          <w:del w:id="110" w:author="Caio Pizzol" w:date="2026-08-03T22:17:00Z" w16du:dateUtc="2026-08-04T02:17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del w:id="111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12" w:author="Caio Pizzol" w:date="2026-08-03T22:17:00Z" w16du:dateUtc="2026-08-04T02:17:00Z">
                  <w:rPr>
                    <w:rFonts w:ascii="Cambria Math" w:hAnsi="Cambria Math"/>
                  </w:rPr>
                  <m:t>all</m:t>
                </w:del>
              </m:r>
              <m:r>
                <w:del w:id="113" w:author="Caio Pizzol" w:date="2026-08-03T22:17:00Z" w16du:dateUtc="2026-08-04T02:17:00Z">
                  <w:rPr>
                    <w:rFonts w:ascii="Cambria Math" w:hAnsi="Cambria Math"/>
                  </w:rPr>
                  <m:t>4</m:t>
                </w:del>
              </m:r>
            </m:e>
          </m:borderBox>
        </m:oMath>
      </m:oMathPara>
    </w:p>
    <w:p w14:paraId="7C3D5F11" w14:textId="77777777" w:rsidR="00F34876" w:rsidRDefault="00BD309C">
      <w:pPr>
        <w:rPr>
          <w:del w:id="114" w:author="Caio Pizzol" w:date="2026-08-03T22:17:00Z" w16du:dateUtc="2026-08-04T02:17:00Z"/>
        </w:rPr>
      </w:pPr>
      <w:del w:id="115" w:author="Caio Pizzol" w:date="2026-08-03T22:17:00Z" w16du:dateUtc="2026-08-04T02:17:00Z">
        <w:r>
          <w:delText>20. Default box + strikeH (expect: box horizontalstrike)</w:delText>
        </w:r>
      </w:del>
    </w:p>
    <w:p w14:paraId="597507BC" w14:textId="77777777" w:rsidR="00F34876" w:rsidRDefault="00BD309C">
      <w:pPr>
        <w:rPr>
          <w:del w:id="116" w:author="Caio Pizzol" w:date="2026-08-03T22:17:00Z" w16du:dateUtc="2026-08-04T02:17:00Z"/>
        </w:rPr>
      </w:pPr>
      <m:oMathPara>
        <m:oMath>
          <m:borderBox>
            <m:borderBoxPr>
              <m:strikeH m:val="1"/>
              <m:ctrlPr>
                <w:del w:id="117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18" w:author="Caio Pizzol" w:date="2026-08-03T22:17:00Z" w16du:dateUtc="2026-08-04T02:17:00Z">
                  <w:rPr>
                    <w:rFonts w:ascii="Cambria Math" w:hAnsi="Cambria Math"/>
                  </w:rPr>
                  <m:t>boxH</m:t>
                </w:del>
              </m:r>
            </m:e>
          </m:borderBox>
        </m:oMath>
      </m:oMathPara>
    </w:p>
    <w:p w14:paraId="79B69B2C" w14:textId="77777777" w:rsidR="00F34876" w:rsidRDefault="00BD309C">
      <w:pPr>
        <w:rPr>
          <w:del w:id="119" w:author="Caio Pizzol" w:date="2026-08-03T22:17:00Z" w16du:dateUtc="2026-08-04T02:17:00Z"/>
        </w:rPr>
      </w:pPr>
      <w:del w:id="120" w:author="Caio Pizzol" w:date="2026-08-03T22:17:00Z" w16du:dateUtc="2026-08-04T02:17:00Z">
        <w:r>
          <w:delText>21. hideTop + strikeH (expect: bottom left right horizontalstrike)</w:delText>
        </w:r>
      </w:del>
    </w:p>
    <w:p w14:paraId="6D6BEC0E" w14:textId="77777777" w:rsidR="00F34876" w:rsidRDefault="00BD309C">
      <w:pPr>
        <w:rPr>
          <w:del w:id="121" w:author="Caio Pizzol" w:date="2026-08-03T22:17:00Z" w16du:dateUtc="2026-08-04T02:17:00Z"/>
        </w:rPr>
      </w:pPr>
      <m:oMathPara>
        <m:oMath>
          <m:borderBox>
            <m:borderBoxPr>
              <m:hideTop m:val="1"/>
              <m:strikeH m:val="1"/>
              <m:ctrlPr>
                <w:del w:id="122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23" w:author="Caio Pizzol" w:date="2026-08-03T22:17:00Z" w16du:dateUtc="2026-08-04T02:17:00Z">
                  <w:rPr>
                    <w:rFonts w:ascii="Cambria Math" w:hAnsi="Cambria Math"/>
                  </w:rPr>
                  <m:t>pH</m:t>
                </w:del>
              </m:r>
            </m:e>
          </m:borderBox>
        </m:oMath>
      </m:oMathPara>
    </w:p>
    <w:p w14:paraId="604BC5B4" w14:textId="77777777" w:rsidR="00F34876" w:rsidRDefault="00BD309C">
      <w:pPr>
        <w:pStyle w:val="Heading1"/>
        <w:rPr>
          <w:del w:id="124" w:author="Caio Pizzol" w:date="2026-08-03T22:17:00Z" w16du:dateUtc="2026-08-04T02:17:00Z"/>
        </w:rPr>
      </w:pPr>
      <w:del w:id="125" w:author="Caio Pizzol" w:date="2026-08-03T22:17:00Z" w16du:dateUtc="2026-08-04T02:17:00Z">
        <w:r>
          <w:delText>F. Spec Annex L.6.1.3 example</w:delText>
        </w:r>
      </w:del>
    </w:p>
    <w:p w14:paraId="55EC6487" w14:textId="77777777" w:rsidR="00F34876" w:rsidRDefault="00BD309C">
      <w:pPr>
        <w:rPr>
          <w:del w:id="126" w:author="Caio Pizzol" w:date="2026-08-03T22:17:00Z" w16du:dateUtc="2026-08-04T02:17:00Z"/>
        </w:rPr>
      </w:pPr>
      <w:del w:id="127" w:author="Caio Pizzol" w:date="2026-08-03T22:17:00Z" w16du:dateUtc="2026-08-04T02:17:00Z">
        <w:r>
          <w:delText>22. a squared = b squared + c squared crossed out with TL-BR diagonal, using m:val=on from spec</w:delText>
        </w:r>
      </w:del>
    </w:p>
    <w:p w14:paraId="68D97C96" w14:textId="77777777" w:rsidR="00F34876" w:rsidRDefault="00BD309C">
      <w:pPr>
        <w:rPr>
          <w:del w:id="128" w:author="Caio Pizzol" w:date="2026-08-03T22:17:00Z" w16du:dateUtc="2026-08-04T02:17:00Z"/>
        </w:rPr>
      </w:pPr>
      <m:oMathPara>
        <m:oMath>
          <m:borderBox>
            <m:borderBoxPr>
              <m:strikeTLBR m:val="1"/>
              <m:ctrlPr>
                <w:del w:id="129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sSup>
                <m:sSupPr>
                  <m:ctrlPr>
                    <w:del w:id="130" w:author="Caio Pizzol" w:date="2026-08-03T22:17:00Z" w16du:dateUtc="2026-08-04T02:17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31" w:author="Caio Pizzol" w:date="2026-08-03T22:17:00Z" w16du:dateUtc="2026-08-04T02:17:00Z">
                      <w:rPr>
                        <w:rFonts w:ascii="Cambria Math" w:hAnsi="Cambria Math"/>
                      </w:rPr>
                      <m:t>a</m:t>
                    </w:del>
                  </m:r>
                </m:e>
                <m:sup>
                  <m:r>
                    <w:del w:id="132" w:author="Caio Pizzol" w:date="2026-08-03T22:17:00Z" w16du:dateUtc="2026-08-04T02:17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133" w:author="Caio Pizzol" w:date="2026-08-03T22:17:00Z" w16du:dateUtc="2026-08-04T02:17:00Z">
                  <w:rPr>
                    <w:rFonts w:ascii="Cambria Math" w:hAnsi="Cambria Math"/>
                  </w:rPr>
                  <m:t>=</m:t>
                </w:del>
              </m:r>
              <m:sSup>
                <m:sSupPr>
                  <m:ctrlPr>
                    <w:del w:id="134" w:author="Caio Pizzol" w:date="2026-08-03T22:17:00Z" w16du:dateUtc="2026-08-04T02:17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35" w:author="Caio Pizzol" w:date="2026-08-03T22:17:00Z" w16du:dateUtc="2026-08-04T02:17:00Z">
                      <w:rPr>
                        <w:rFonts w:ascii="Cambria Math" w:hAnsi="Cambria Math"/>
                      </w:rPr>
                      <m:t>b</m:t>
                    </w:del>
                  </m:r>
                </m:e>
                <m:sup>
                  <m:r>
                    <w:del w:id="136" w:author="Caio Pizzol" w:date="2026-08-03T22:17:00Z" w16du:dateUtc="2026-08-04T02:17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137" w:author="Caio Pizzol" w:date="2026-08-03T22:17:00Z" w16du:dateUtc="2026-08-04T02:17:00Z">
                  <w:rPr>
                    <w:rFonts w:ascii="Cambria Math" w:hAnsi="Cambria Math"/>
                  </w:rPr>
                  <m:t>+</m:t>
                </w:del>
              </m:r>
              <m:sSup>
                <m:sSupPr>
                  <m:ctrlPr>
                    <w:del w:id="138" w:author="Caio Pizzol" w:date="2026-08-03T22:17:00Z" w16du:dateUtc="2026-08-04T02:17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39" w:author="Caio Pizzol" w:date="2026-08-03T22:17:00Z" w16du:dateUtc="2026-08-04T02:17:00Z">
                      <w:rPr>
                        <w:rFonts w:ascii="Cambria Math" w:hAnsi="Cambria Math"/>
                      </w:rPr>
                      <m:t>c</m:t>
                    </w:del>
                  </m:r>
                </m:e>
                <m:sup>
                  <m:r>
                    <w:del w:id="140" w:author="Caio Pizzol" w:date="2026-08-03T22:17:00Z" w16du:dateUtc="2026-08-04T02:17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</m:e>
          </m:borderBox>
        </m:oMath>
      </m:oMathPara>
    </w:p>
    <w:p w14:paraId="7A8D75C2" w14:textId="77777777" w:rsidR="00F34876" w:rsidRDefault="00BD309C">
      <w:pPr>
        <w:pStyle w:val="Heading1"/>
        <w:rPr>
          <w:del w:id="141" w:author="Caio Pizzol" w:date="2026-08-03T22:17:00Z" w16du:dateUtc="2026-08-04T02:17:00Z"/>
        </w:rPr>
      </w:pPr>
      <w:del w:id="142" w:author="Caio Pizzol" w:date="2026-08-03T22:17:00Z" w16du:dateUtc="2026-08-04T02:17:00Z">
        <w:r>
          <w:delText>G. m:box scenarios</w:delText>
        </w:r>
      </w:del>
    </w:p>
    <w:p w14:paraId="1FEB8991" w14:textId="77777777" w:rsidR="00F34876" w:rsidRDefault="00BD309C">
      <w:pPr>
        <w:rPr>
          <w:del w:id="143" w:author="Caio Pizzol" w:date="2026-08-03T22:17:00Z" w16du:dateUtc="2026-08-04T02:17:00Z"/>
        </w:rPr>
      </w:pPr>
      <w:del w:id="144" w:author="Caio Pizzol" w:date="2026-08-03T22:17:00Z" w16du:dateUtc="2026-08-04T02:17:00Z">
        <w:r>
          <w:delText>23. Plain m:box with content == (expect mrow)</w:delText>
        </w:r>
      </w:del>
    </w:p>
    <w:p w14:paraId="2A093D58" w14:textId="77777777" w:rsidR="00F34876" w:rsidRDefault="00BD309C">
      <w:pPr>
        <w:rPr>
          <w:del w:id="145" w:author="Caio Pizzol" w:date="2026-08-03T22:17:00Z" w16du:dateUtc="2026-08-04T02:17:00Z"/>
        </w:rPr>
      </w:pPr>
      <m:oMathPara>
        <m:oMath>
          <m:box>
            <m:boxPr>
              <m:ctrlPr>
                <w:del w:id="146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47" w:author="Caio Pizzol" w:date="2026-08-03T22:17:00Z" w16du:dateUtc="2026-08-04T02:17:00Z">
                  <w:rPr>
                    <w:rFonts w:ascii="Cambria Math" w:hAnsi="Cambria Math"/>
                  </w:rPr>
                  <m:t>==</m:t>
                </w:del>
              </m:r>
            </m:e>
          </m:box>
        </m:oMath>
      </m:oMathPara>
    </w:p>
    <w:p w14:paraId="3F831F40" w14:textId="77777777" w:rsidR="00F34876" w:rsidRDefault="00BD309C">
      <w:pPr>
        <w:rPr>
          <w:del w:id="148" w:author="Caio Pizzol" w:date="2026-08-03T22:17:00Z" w16du:dateUtc="2026-08-04T02:17:00Z"/>
        </w:rPr>
      </w:pPr>
      <w:del w:id="149" w:author="Caio Pizzol" w:date="2026-08-03T22:17:00Z" w16du:dateUtc="2026-08-04T02:17:00Z">
        <w:r>
          <w:delText>24. m:box with boxPr/opEmu — spec §22.1.2.13 example (opEmu currently dropped)</w:delText>
        </w:r>
      </w:del>
    </w:p>
    <w:p w14:paraId="2452C2A1" w14:textId="77777777" w:rsidR="00F34876" w:rsidRDefault="00BD309C">
      <w:pPr>
        <w:rPr>
          <w:del w:id="150" w:author="Caio Pizzol" w:date="2026-08-03T22:17:00Z" w16du:dateUtc="2026-08-04T02:17:00Z"/>
        </w:rPr>
      </w:pPr>
      <m:oMathPara>
        <m:oMath>
          <m:r>
            <w:del w:id="151" w:author="Caio Pizzol" w:date="2026-08-03T22:17:00Z" w16du:dateUtc="2026-08-04T02:17:00Z">
              <w:rPr>
                <w:rFonts w:ascii="Cambria Math" w:hAnsi="Cambria Math"/>
              </w:rPr>
              <m:t>a</m:t>
            </w:del>
          </m:r>
          <m:box>
            <m:boxPr>
              <m:opEmu m:val="1"/>
              <m:aln m:val="1"/>
              <m:ctrlPr>
                <w:del w:id="152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53" w:author="Caio Pizzol" w:date="2026-08-03T22:17:00Z" w16du:dateUtc="2026-08-04T02:17:00Z">
                  <w:rPr>
                    <w:rFonts w:ascii="Cambria Math" w:hAnsi="Cambria Math"/>
                  </w:rPr>
                  <m:t>==</m:t>
                </w:del>
              </m:r>
            </m:e>
          </m:box>
          <m:r>
            <w:del w:id="154" w:author="Caio Pizzol" w:date="2026-08-03T22:17:00Z" w16du:dateUtc="2026-08-04T02:17:00Z">
              <w:rPr>
                <w:rFonts w:ascii="Cambria Math" w:hAnsi="Cambria Math"/>
              </w:rPr>
              <m:t>b</m:t>
            </w:del>
          </m:r>
        </m:oMath>
      </m:oMathPara>
    </w:p>
    <w:p w14:paraId="16014EF1" w14:textId="77777777" w:rsidR="00F34876" w:rsidRDefault="00BD309C">
      <w:pPr>
        <w:rPr>
          <w:del w:id="155" w:author="Caio Pizzol" w:date="2026-08-03T22:17:00Z" w16du:dateUtc="2026-08-04T02:17:00Z"/>
        </w:rPr>
      </w:pPr>
      <w:del w:id="156" w:author="Caio Pizzol" w:date="2026-08-03T22:17:00Z" w16du:dateUtc="2026-08-04T02:17:00Z">
        <w:r>
          <w:delText>25. m:box with boxPr/noBreak (noBreak currently dropped)</w:delText>
        </w:r>
      </w:del>
    </w:p>
    <w:p w14:paraId="4B3E2CB9" w14:textId="77777777" w:rsidR="00F34876" w:rsidRDefault="00BD309C">
      <w:pPr>
        <w:rPr>
          <w:del w:id="157" w:author="Caio Pizzol" w:date="2026-08-03T22:17:00Z" w16du:dateUtc="2026-08-04T02:17:00Z"/>
        </w:rPr>
      </w:pPr>
      <m:oMathPara>
        <m:oMath>
          <m:box>
            <m:boxPr>
              <m:ctrlPr>
                <w:del w:id="158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59" w:author="Caio Pizzol" w:date="2026-08-03T22:17:00Z" w16du:dateUtc="2026-08-04T02:17:00Z">
                  <w:rPr>
                    <w:rFonts w:ascii="Cambria Math" w:hAnsi="Cambria Math"/>
                  </w:rPr>
                  <m:t>nbr</m:t>
                </w:del>
              </m:r>
            </m:e>
          </m:box>
        </m:oMath>
      </m:oMathPara>
    </w:p>
    <w:p w14:paraId="2B467F63" w14:textId="77777777" w:rsidR="00F34876" w:rsidRDefault="00BD309C">
      <w:pPr>
        <w:rPr>
          <w:del w:id="160" w:author="Caio Pizzol" w:date="2026-08-03T22:17:00Z" w16du:dateUtc="2026-08-04T02:17:00Z"/>
        </w:rPr>
      </w:pPr>
      <w:del w:id="161" w:author="Caio Pizzol" w:date="2026-08-03T22:17:00Z" w16du:dateUtc="2026-08-04T02:17:00Z">
        <w:r>
          <w:delText>26. m:box with all boxPr flags (all currently dropped)</w:delText>
        </w:r>
      </w:del>
    </w:p>
    <w:p w14:paraId="4A91CC0F" w14:textId="77777777" w:rsidR="00F34876" w:rsidRDefault="00BD309C">
      <w:pPr>
        <w:rPr>
          <w:del w:id="162" w:author="Caio Pizzol" w:date="2026-08-03T22:17:00Z" w16du:dateUtc="2026-08-04T02:17:00Z"/>
        </w:rPr>
      </w:pPr>
      <m:oMathPara>
        <m:oMath>
          <m:box>
            <m:boxPr>
              <m:opEmu m:val="1"/>
              <m:diff m:val="1"/>
              <m:aln m:val="1"/>
              <m:ctrlPr>
                <w:del w:id="163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64" w:author="Caio Pizzol" w:date="2026-08-03T22:17:00Z" w16du:dateUtc="2026-08-04T02:17:00Z">
                  <w:rPr>
                    <w:rFonts w:ascii="Cambria Math" w:hAnsi="Cambria Math"/>
                  </w:rPr>
                  <m:t>pAll</m:t>
                </w:del>
              </m:r>
            </m:e>
          </m:box>
        </m:oMath>
      </m:oMathPara>
    </w:p>
    <w:p w14:paraId="564E4625" w14:textId="77777777" w:rsidR="00F34876" w:rsidRDefault="00BD309C">
      <w:pPr>
        <w:rPr>
          <w:del w:id="165" w:author="Caio Pizzol" w:date="2026-08-03T22:17:00Z" w16du:dateUtc="2026-08-04T02:17:00Z"/>
        </w:rPr>
      </w:pPr>
      <w:del w:id="166" w:author="Caio Pizzol" w:date="2026-08-03T22:17:00Z" w16du:dateUtc="2026-08-04T02:17:00Z">
        <w:r>
          <w:delText>27. Empty m:box (expect null/dropped)</w:delText>
        </w:r>
      </w:del>
    </w:p>
    <w:p w14:paraId="13E5EC76" w14:textId="77777777" w:rsidR="00F34876" w:rsidRDefault="00BD309C">
      <w:pPr>
        <w:rPr>
          <w:del w:id="167" w:author="Caio Pizzol" w:date="2026-08-03T22:17:00Z" w16du:dateUtc="2026-08-04T02:17:00Z"/>
        </w:rPr>
      </w:pPr>
      <m:oMathPara>
        <m:oMath>
          <m:box>
            <m:boxPr>
              <m:ctrlPr>
                <w:del w:id="168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xPr>
            <m:e/>
          </m:box>
        </m:oMath>
      </m:oMathPara>
    </w:p>
    <w:p w14:paraId="76AD175F" w14:textId="77777777" w:rsidR="00F34876" w:rsidRDefault="00BD309C">
      <w:pPr>
        <w:pStyle w:val="Heading1"/>
        <w:rPr>
          <w:del w:id="169" w:author="Caio Pizzol" w:date="2026-08-03T22:17:00Z" w16du:dateUtc="2026-08-04T02:17:00Z"/>
        </w:rPr>
      </w:pPr>
      <w:del w:id="170" w:author="Caio Pizzol" w:date="2026-08-03T22:17:00Z" w16du:dateUtc="2026-08-04T02:17:00Z">
        <w:r>
          <w:delText>H. Nested structures</w:delText>
        </w:r>
      </w:del>
    </w:p>
    <w:p w14:paraId="696693AA" w14:textId="77777777" w:rsidR="00F34876" w:rsidRDefault="00BD309C">
      <w:pPr>
        <w:rPr>
          <w:del w:id="171" w:author="Caio Pizzol" w:date="2026-08-03T22:17:00Z" w16du:dateUtc="2026-08-04T02:17:00Z"/>
        </w:rPr>
      </w:pPr>
      <w:del w:id="172" w:author="Caio Pizzol" w:date="2026-08-03T22:17:00Z" w16du:dateUtc="2026-08-04T02:17:00Z">
        <w:r>
          <w:delText>28. m:box inside m:borderBox</w:delText>
        </w:r>
      </w:del>
    </w:p>
    <w:p w14:paraId="1F3BE037" w14:textId="77777777" w:rsidR="00F34876" w:rsidRDefault="00BD309C">
      <w:pPr>
        <w:rPr>
          <w:del w:id="173" w:author="Caio Pizzol" w:date="2026-08-03T22:17:00Z" w16du:dateUtc="2026-08-04T02:17:00Z"/>
        </w:rPr>
      </w:pPr>
      <m:oMathPara>
        <m:oMath>
          <m:borderBox>
            <m:borderBoxPr>
              <m:ctrlPr>
                <w:del w:id="174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box>
                <m:boxPr>
                  <m:ctrlPr>
                    <w:del w:id="175" w:author="Caio Pizzol" w:date="2026-08-03T22:17:00Z" w16du:dateUtc="2026-08-04T02:17:00Z">
                      <w:rPr>
                        <w:rFonts w:ascii="Cambria Math" w:hAnsi="Cambria Math"/>
                      </w:rPr>
                    </w:del>
                  </m:ctrlPr>
                </m:boxPr>
                <m:e>
                  <m:r>
                    <w:del w:id="176" w:author="Caio Pizzol" w:date="2026-08-03T22:17:00Z" w16du:dateUtc="2026-08-04T02:17:00Z">
                      <w:rPr>
                        <w:rFonts w:ascii="Cambria Math" w:hAnsi="Cambria Math"/>
                      </w:rPr>
                      <m:t>nx</m:t>
                    </w:del>
                  </m:r>
                </m:e>
              </m:box>
            </m:e>
          </m:borderBox>
        </m:oMath>
      </m:oMathPara>
    </w:p>
    <w:p w14:paraId="57155055" w14:textId="77777777" w:rsidR="00F34876" w:rsidRDefault="00BD309C">
      <w:pPr>
        <w:rPr>
          <w:del w:id="177" w:author="Caio Pizzol" w:date="2026-08-03T22:17:00Z" w16du:dateUtc="2026-08-04T02:17:00Z"/>
        </w:rPr>
      </w:pPr>
      <w:del w:id="178" w:author="Caio Pizzol" w:date="2026-08-03T22:17:00Z" w16du:dateUtc="2026-08-04T02:17:00Z">
        <w:r>
          <w:delText>29. m:borderBox inside m:box</w:delText>
        </w:r>
      </w:del>
    </w:p>
    <w:p w14:paraId="67B7A91D" w14:textId="77777777" w:rsidR="00F34876" w:rsidRDefault="00BD309C">
      <w:pPr>
        <w:rPr>
          <w:del w:id="179" w:author="Caio Pizzol" w:date="2026-08-03T22:17:00Z" w16du:dateUtc="2026-08-04T02:17:00Z"/>
        </w:rPr>
      </w:pPr>
      <m:oMathPara>
        <m:oMath>
          <m:box>
            <m:boxPr>
              <m:ctrlPr>
                <w:del w:id="180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xPr>
            <m:e>
              <m:borderBox>
                <m:borderBoxPr>
                  <m:ctrlPr>
                    <w:del w:id="181" w:author="Caio Pizzol" w:date="2026-08-03T22:17:00Z" w16du:dateUtc="2026-08-04T02:17:00Z">
                      <w:rPr>
                        <w:rFonts w:ascii="Cambria Math" w:hAnsi="Cambria Math"/>
                      </w:rPr>
                    </w:del>
                  </m:ctrlPr>
                </m:borderBoxPr>
                <m:e>
                  <m:r>
                    <w:del w:id="182" w:author="Caio Pizzol" w:date="2026-08-03T22:17:00Z" w16du:dateUtc="2026-08-04T02:17:00Z">
                      <w:rPr>
                        <w:rFonts w:ascii="Cambria Math" w:hAnsi="Cambria Math"/>
                      </w:rPr>
                      <m:t>ny</m:t>
                    </w:del>
                  </m:r>
                </m:e>
              </m:borderBox>
            </m:e>
          </m:box>
        </m:oMath>
      </m:oMathPara>
    </w:p>
    <w:p w14:paraId="0BDFAE61" w14:textId="77777777" w:rsidR="00F34876" w:rsidRDefault="00BD309C">
      <w:pPr>
        <w:rPr>
          <w:del w:id="183" w:author="Caio Pizzol" w:date="2026-08-03T22:17:00Z" w16du:dateUtc="2026-08-04T02:17:00Z"/>
        </w:rPr>
      </w:pPr>
      <w:del w:id="184" w:author="Caio Pizzol" w:date="2026-08-03T22:17:00Z" w16du:dateUtc="2026-08-04T02:17:00Z">
        <w:r>
          <w:delText>30. Nested m:borderBox inside m:borderBox (outer partial-hide + inner strike)</w:delText>
        </w:r>
      </w:del>
    </w:p>
    <w:p w14:paraId="1F3187D9" w14:textId="77777777" w:rsidR="00F34876" w:rsidRDefault="00BD309C">
      <m:oMathPara>
        <m:oMath>
          <m:borderBox>
            <m:borderBoxPr>
              <m:hideTop m:val="1"/>
              <m:hideBot m:val="1"/>
              <m:ctrlPr>
                <w:del w:id="185" w:author="Caio Pizzol" w:date="2026-08-03T22:17:00Z" w16du:dateUtc="2026-08-04T02:17:00Z">
                  <w:rPr>
                    <w:rFonts w:ascii="Cambria Math" w:hAnsi="Cambria Math"/>
                  </w:rPr>
                </w:del>
              </m:ctrlPr>
            </m:borderBoxPr>
            <m:e>
              <m:borderBox>
                <m:borderBoxPr>
                  <m:hideTop m:val="1"/>
                  <m:hideBot m:val="1"/>
                  <m:hideLeft m:val="1"/>
                  <m:hideRight m:val="1"/>
                  <m:strikeH m:val="1"/>
                  <m:ctrlPr>
                    <w:del w:id="186" w:author="Caio Pizzol" w:date="2026-08-03T22:17:00Z" w16du:dateUtc="2026-08-04T02:17:00Z">
                      <w:rPr>
                        <w:rFonts w:ascii="Cambria Math" w:hAnsi="Cambria Math"/>
                      </w:rPr>
                    </w:del>
                  </m:ctrlPr>
                </m:borderBoxPr>
                <m:e>
                  <m:r>
                    <w:del w:id="187" w:author="Caio Pizzol" w:date="2026-08-03T22:17:00Z" w16du:dateUtc="2026-08-04T02:17:00Z">
                      <w:rPr>
                        <w:rFonts w:ascii="Cambria Math" w:hAnsi="Cambria Math"/>
                      </w:rPr>
                      <m:t>nz</m:t>
                    </w:del>
                  </m:r>
                </m:e>
              </m:borderBox>
            </m:e>
          </m:borderBox>
        </m:oMath>
      </m:oMathPara>
    </w:p>
    <w:sectPr w:rsidR="00F34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88"/>
    <w:rsid w:val="000E5088"/>
    <w:rsid w:val="002031F9"/>
    <w:rsid w:val="002925E2"/>
    <w:rsid w:val="002B1C2A"/>
    <w:rsid w:val="002E08CB"/>
    <w:rsid w:val="00442E22"/>
    <w:rsid w:val="006753BC"/>
    <w:rsid w:val="00744453"/>
    <w:rsid w:val="00D30A8D"/>
    <w:rsid w:val="00DE0A42"/>
    <w:rsid w:val="00F3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76932-E04A-455E-A058-411B218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5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5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2026-04-18T18:07:00Z</dcterms:created>
  <dcterms:modified xsi:type="dcterms:W3CDTF">2026-08-04T02:17:00Z</dcterms:modified>
</cp:coreProperties>
</file>