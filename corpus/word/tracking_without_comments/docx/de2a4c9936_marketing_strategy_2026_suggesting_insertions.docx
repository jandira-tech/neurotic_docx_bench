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D9784A19">
      <w:pPr>
        <w:spacing w:line="276"/>
      </w:pPr>
      <w:r>
        <w:t>Marketing Strategy 2026</w:t>
      </w:r>
    </w:p>
    <w:p w14:paraId="2F5C24AE">
      <w:r>
        <w:t>Target Market: Small and Medium Businesses</w:t>
      </w:r>
    </w:p>
    <w:p w14:paraId="7E2499B2">
      <w:r>
        <w:t>Channels: Soci</w:t>
      </w:r>
      <w:ins w:id="1778776725738" w:author="Online User" w:date="2026-05-14T18:19:57.008Z">
        <w:r>
          <w:t xml:space="preserve"> and Podcasts</w:t>
        </w:r>
      </w:ins>
      <w:r>
        <w:t>al Media, Email, SEO</w:t>
      </w:r>
    </w:p>
    <w:p w14:paraId="6BFA93BE">
      <w:r>
        <w:t>Budget Allocation: $200,000</w:t>
      </w:r>
    </w:p>
    <w:p w14:paraId="111AF46A">
      <w:r>
        <w:t>Campaign Timeline: Q1-Q4</w:t>
      </w:r>
    </w:p>
    <w:p w14:paraId="713AB858">
      <w:r>
        <w:t>Expected ROI: 250%</w:t>
      </w:r>
    </w:p>
    <w:p w14:paraId="29C9D451">
      <w:r>
        <w:t>KPI: Customer Acquisition Cost under $500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2026-05-14T18:19:57.337Z</dcterms:created>
  <dcterms:modified xsi:type="dcterms:W3CDTF">2026-05-14T18:19:57.357Z</dcterms:modified>
</cp:coreProperties>
</file>