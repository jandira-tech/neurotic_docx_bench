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C0E89" w14:textId="77777777" w:rsidR="00F46DF7" w:rsidRDefault="00F46DF7">
      <w:pPr>
        <w:rPr>
          <w:b/>
          <w:u w:val="single"/>
          <w:rPrChange w:id="0" w:author="Arthur Souza Rodrigues" w:date="2026-09-26T14:57:00Z" w16du:dateUtc="2026-09-26T18:57:00Z">
            <w:rPr>
              <w:sz w:val="32"/>
              <w:szCs w:val="32"/>
            </w:rPr>
          </w:rPrChange>
        </w:rPr>
      </w:pPr>
      <w:r>
        <w:rPr>
          <w:b/>
          <w:u w:val="single"/>
          <w:rPrChange w:id="1" w:author="Arthur Souza Rodrigues" w:date="2026-09-26T14:57:00Z" w16du:dateUtc="2026-09-26T18:57:00Z">
            <w:rPr>
              <w:sz w:val="32"/>
              <w:szCs w:val="32"/>
            </w:rPr>
          </w:rPrChange>
        </w:rPr>
        <w:t>file_</w:t>
      </w:r>
      <w:ins w:id="2" w:author="Arthur Souza Rodrigues" w:date="2026-09-26T14:57:00Z" w16du:dateUtc="2026-09-26T18:57:00Z">
        <w:r w:rsidR="00C00D2B">
          <w:rPr>
            <w:b/>
            <w:bCs/>
            <w:u w:val="single"/>
          </w:rPr>
          <w:t>32</w:t>
        </w:r>
      </w:ins>
      <w:del w:id="3" w:author="Arthur Souza Rodrigues" w:date="2026-09-26T14:57:00Z" w16du:dateUtc="2026-09-26T18:57:00Z">
        <w:r>
          <w:rPr>
            <w:sz w:val="32"/>
            <w:szCs w:val="32"/>
          </w:rPr>
          <w:delText>31</w:delText>
        </w:r>
      </w:del>
      <w:r>
        <w:rPr>
          <w:b/>
          <w:u w:val="single"/>
          <w:rPrChange w:id="4" w:author="Arthur Souza Rodrigues" w:date="2026-09-26T14:57:00Z" w16du:dateUtc="2026-09-26T18:57:00Z">
            <w:rPr>
              <w:sz w:val="32"/>
              <w:szCs w:val="32"/>
            </w:rPr>
          </w:rPrChange>
        </w:rPr>
        <w:t>.docx</w:t>
      </w:r>
    </w:p>
    <w:p w14:paraId="7EC0001F" w14:textId="719DAE7E" w:rsidR="0047726F" w:rsidRDefault="00F624FD">
      <w:ins w:id="5" w:author="Arthur Souza Rodrigues" w:date="2026-09-26T14:57:00Z" w16du:dateUtc="2026-09-26T18:57:00Z">
        <w:r>
          <w:rPr>
            <w:b/>
            <w:bCs/>
            <w:u w:val="single"/>
          </w:rPr>
          <w:t>Bold and Underline Combo</w:t>
        </w:r>
      </w:ins>
      <w:del w:id="6" w:author="Arthur Souza Rodrigues" w:date="2026-09-26T14:57:00Z" w16du:dateUtc="2026-09-26T18:57:00Z">
        <w:r>
          <w:rPr>
            <w:sz w:val="32"/>
            <w:szCs w:val="32"/>
          </w:rPr>
          <w:delText>Font Size</w:delText>
        </w:r>
      </w:del>
      <w:r>
        <w:rPr>
          <w:b/>
          <w:u w:val="single"/>
          <w:rPrChange w:id="7" w:author="Arthur Souza Rodrigues" w:date="2026-09-26T14:57:00Z" w16du:dateUtc="2026-09-26T18:57:00Z">
            <w:rPr>
              <w:sz w:val="32"/>
              <w:szCs w:val="32"/>
            </w:rPr>
          </w:rPrChange>
        </w:rPr>
        <w:t xml:space="preserve"> Demo</w:t>
      </w:r>
    </w:p>
    <w:p w14:paraId="031F9707" w14:textId="77777777" w:rsidR="00166531" w:rsidRDefault="00F624FD">
      <w:pPr>
        <w:rPr>
          <w:ins w:id="8" w:author="Arthur Souza Rodrigues" w:date="2026-09-26T14:57:00Z" w16du:dateUtc="2026-09-26T18:57:00Z"/>
        </w:rPr>
      </w:pPr>
      <w:ins w:id="9" w:author="Arthur Souza Rodrigues" w:date="2026-09-26T14:57:00Z" w16du:dateUtc="2026-09-26T18:57:00Z">
        <w:r>
          <w:rPr>
            <w:b/>
            <w:bCs/>
            <w:u w:val="single"/>
          </w:rPr>
          <w:t>Demonstrating bold and underline combined.</w:t>
        </w:r>
      </w:ins>
    </w:p>
    <w:p w14:paraId="26D1A3BE" w14:textId="77777777" w:rsidR="0047726F" w:rsidRDefault="00F624FD">
      <w:pPr>
        <w:rPr>
          <w:del w:id="10" w:author="Arthur Souza Rodrigues" w:date="2026-09-26T14:57:00Z" w16du:dateUtc="2026-09-26T18:57:00Z"/>
        </w:rPr>
      </w:pPr>
      <w:del w:id="11" w:author="Arthur Souza Rodrigues" w:date="2026-09-26T14:57:00Z" w16du:dateUtc="2026-09-26T18:57:00Z">
        <w:r>
          <w:rPr>
            <w:sz w:val="32"/>
            <w:szCs w:val="32"/>
          </w:rPr>
          <w:delText>This document demonstrates font size changes.</w:delText>
        </w:r>
      </w:del>
    </w:p>
    <w:p w14:paraId="53837AE0" w14:textId="77777777" w:rsidR="0047726F" w:rsidRDefault="00F624FD">
      <w:pPr>
        <w:rPr>
          <w:del w:id="12" w:author="Arthur Souza Rodrigues" w:date="2026-09-26T14:57:00Z" w16du:dateUtc="2026-09-26T18:57:00Z"/>
        </w:rPr>
      </w:pPr>
      <w:r>
        <w:rPr>
          <w:b/>
          <w:u w:val="single"/>
          <w:rPrChange w:id="13" w:author="Arthur Souza Rodrigues" w:date="2026-09-26T14:57:00Z" w16du:dateUtc="2026-09-26T18:57:00Z">
            <w:rPr>
              <w:sz w:val="32"/>
              <w:szCs w:val="32"/>
            </w:rPr>
          </w:rPrChange>
        </w:rPr>
        <w:t xml:space="preserve">This text </w:t>
      </w:r>
      <w:ins w:id="14" w:author="Arthur Souza Rodrigues" w:date="2026-09-26T14:57:00Z" w16du:dateUtc="2026-09-26T18:57:00Z">
        <w:r>
          <w:rPr>
            <w:b/>
            <w:bCs/>
            <w:u w:val="single"/>
          </w:rPr>
          <w:t>is both bold and underlined</w:t>
        </w:r>
      </w:ins>
      <w:del w:id="15" w:author="Arthur Souza Rodrigues" w:date="2026-09-26T14:57:00Z" w16du:dateUtc="2026-09-26T18:57:00Z">
        <w:r>
          <w:rPr>
            <w:sz w:val="32"/>
            <w:szCs w:val="32"/>
          </w:rPr>
          <w:delText>uses a larger font size of 18pt.</w:delText>
        </w:r>
      </w:del>
    </w:p>
    <w:p w14:paraId="760DCED2" w14:textId="77777777" w:rsidR="0047726F" w:rsidRDefault="00F624FD">
      <w:del w:id="16" w:author="Arthur Souza Rodrigues" w:date="2026-09-26T14:57:00Z" w16du:dateUtc="2026-09-26T18:57:00Z">
        <w:r>
          <w:rPr>
            <w:sz w:val="32"/>
            <w:szCs w:val="32"/>
          </w:rPr>
          <w:delText>Font size impacts readability and document design</w:delText>
        </w:r>
      </w:del>
      <w:r>
        <w:rPr>
          <w:b/>
          <w:u w:val="single"/>
          <w:rPrChange w:id="17" w:author="Arthur Souza Rodrigues" w:date="2026-09-26T14:57:00Z" w16du:dateUtc="2026-09-26T18:57:00Z">
            <w:rPr>
              <w:sz w:val="32"/>
              <w:szCs w:val="32"/>
            </w:rPr>
          </w:rPrChange>
        </w:rPr>
        <w:t>.</w:t>
      </w:r>
    </w:p>
    <w:sectPr w:rsidR="004772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6F"/>
    <w:rsid w:val="00166531"/>
    <w:rsid w:val="002F5B90"/>
    <w:rsid w:val="0047726F"/>
    <w:rsid w:val="007A4DFA"/>
    <w:rsid w:val="00C00D2B"/>
    <w:rsid w:val="00D53FE7"/>
    <w:rsid w:val="00D94FDA"/>
    <w:rsid w:val="00F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073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2026-09-26T18:57:00Z</dcterms:modified>
</cp:coreProperties>
</file>