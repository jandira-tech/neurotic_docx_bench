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66B76" w14:textId="77777777" w:rsidR="00F5447F" w:rsidRDefault="008C0515">
      <w:pPr>
        <w:rPr>
          <w:ins w:id="14" w:author="Caio Pizzol" w:date="2026-08-03T22:24:00Z" w16du:dateUtc="2026-08-04T02:24:00Z"/>
        </w:rPr>
      </w:pPr>
      <m:oMathPara>
        <m:oMath>
          <m:eqArr>
            <m:eqArrPr>
              <m:ctrlPr>
                <w:ins w:id="15" w:author="Caio Pizzol" w:date="2026-08-03T22:24:00Z" w16du:dateUtc="2026-08-04T02:24:00Z">
                  <w:rPr>
                    <w:rFonts w:ascii="Cambria Math" w:hAnsi="Cambria Math"/>
                  </w:rPr>
                </w:ins>
              </m:ctrlPr>
            </m:eqArrPr>
            <m:e>
              <m:r>
                <w:ins w:id="16" w:author="Caio Pizzol" w:date="2026-08-03T22:24:00Z" w16du:dateUtc="2026-08-04T02:24:00Z">
                  <w:rPr>
                    <w:rFonts w:ascii="Cambria Math" w:hAnsi="Cambria Math"/>
                  </w:rPr>
                  <m:t>x</m:t>
                </w:ins>
              </m:r>
              <m:r>
                <w:ins w:id="17" w:author="Caio Pizzol" w:date="2026-08-03T22:24:00Z" w16du:dateUtc="2026-08-04T02:24:00Z">
                  <w:rPr>
                    <w:rFonts w:ascii="Cambria Math" w:hAnsi="Cambria Math"/>
                  </w:rPr>
                  <m:t>=1</m:t>
                </w:ins>
              </m:r>
            </m:e>
            <m:e>
              <m:r>
                <w:ins w:id="18" w:author="Caio Pizzol" w:date="2026-08-03T22:24:00Z" w16du:dateUtc="2026-08-04T02:24:00Z">
                  <w:rPr>
                    <w:rFonts w:ascii="Cambria Math" w:hAnsi="Cambria Math"/>
                  </w:rPr>
                  <m:t>y</m:t>
                </w:ins>
              </m:r>
              <m:r>
                <w:ins w:id="19" w:author="Caio Pizzol" w:date="2026-08-03T22:24:00Z" w16du:dateUtc="2026-08-04T02:24:00Z">
                  <w:rPr>
                    <w:rFonts w:ascii="Cambria Math" w:hAnsi="Cambria Math"/>
                  </w:rPr>
                  <m:t>=2</m:t>
                </w:ins>
              </m:r>
            </m:e>
          </m:eqArr>
        </m:oMath>
      </m:oMathPara>
    </w:p>
    <w:p w14:paraId="4DE554C0" w14:textId="77777777" w:rsidR="00F5447F" w:rsidRDefault="008C0515">
      <w:pPr>
        <w:rPr>
          <w:ins w:id="20" w:author="Caio Pizzol" w:date="2026-08-03T22:24:00Z" w16du:dateUtc="2026-08-04T02:24:00Z"/>
        </w:rPr>
      </w:pPr>
      <m:oMathPara>
        <m:oMath>
          <m:eqArr>
            <m:eqArrPr>
              <m:ctrlPr>
                <w:ins w:id="21" w:author="Caio Pizzol" w:date="2026-08-03T22:24:00Z" w16du:dateUtc="2026-08-04T02:24:00Z">
                  <w:rPr>
                    <w:rFonts w:ascii="Cambria Math" w:hAnsi="Cambria Math"/>
                  </w:rPr>
                </w:ins>
              </m:ctrlPr>
            </m:eqArrPr>
            <m:e>
              <m:f>
                <m:fPr>
                  <m:ctrlPr>
                    <w:ins w:id="22" w:author="Caio Pizzol" w:date="2026-08-03T22:24:00Z" w16du:dateUtc="2026-08-04T02:24:00Z">
                      <w:rPr>
                        <w:rFonts w:ascii="Cambria Math" w:hAnsi="Cambria Math"/>
                      </w:rPr>
                    </w:ins>
                  </m:ctrlPr>
                </m:fPr>
                <m:num>
                  <m:r>
                    <w:ins w:id="23" w:author="Caio Pizzol" w:date="2026-08-03T22:24:00Z" w16du:dateUtc="2026-08-04T02:24:00Z">
                      <w:rPr>
                        <w:rFonts w:ascii="Cambria Math" w:hAnsi="Cambria Math"/>
                      </w:rPr>
                      <m:t>a</m:t>
                    </w:ins>
                  </m:r>
                </m:num>
                <m:den>
                  <m:r>
                    <w:ins w:id="24" w:author="Caio Pizzol" w:date="2026-08-03T22:24:00Z" w16du:dateUtc="2026-08-04T02:24:00Z">
                      <w:rPr>
                        <w:rFonts w:ascii="Cambria Math" w:hAnsi="Cambria Math"/>
                      </w:rPr>
                      <m:t>b</m:t>
                    </w:ins>
                  </m:r>
                </m:den>
              </m:f>
              <m:r>
                <w:ins w:id="25" w:author="Caio Pizzol" w:date="2026-08-03T22:24:00Z" w16du:dateUtc="2026-08-04T02:24:00Z">
                  <w:rPr>
                    <w:rFonts w:ascii="Cambria Math" w:hAnsi="Cambria Math"/>
                  </w:rPr>
                  <m:t>=</m:t>
                </w:ins>
              </m:r>
              <m:r>
                <w:ins w:id="26" w:author="Caio Pizzol" w:date="2026-08-03T22:24:00Z" w16du:dateUtc="2026-08-04T02:24:00Z">
                  <w:rPr>
                    <w:rFonts w:ascii="Cambria Math" w:hAnsi="Cambria Math"/>
                  </w:rPr>
                  <m:t>c</m:t>
                </w:ins>
              </m:r>
            </m:e>
            <m:e>
              <m:r>
                <w:ins w:id="27" w:author="Caio Pizzol" w:date="2026-08-03T22:24:00Z" w16du:dateUtc="2026-08-04T02:24:00Z">
                  <w:rPr>
                    <w:rFonts w:ascii="Cambria Math" w:hAnsi="Cambria Math"/>
                  </w:rPr>
                  <m:t>x</m:t>
                </w:ins>
              </m:r>
              <m:r>
                <w:ins w:id="28" w:author="Caio Pizzol" w:date="2026-08-03T22:24:00Z" w16du:dateUtc="2026-08-04T02:24:00Z">
                  <w:rPr>
                    <w:rFonts w:ascii="Cambria Math" w:hAnsi="Cambria Math"/>
                  </w:rPr>
                  <m:t>=</m:t>
                </w:ins>
              </m:r>
              <m:r>
                <w:ins w:id="29" w:author="Caio Pizzol" w:date="2026-08-03T22:24:00Z" w16du:dateUtc="2026-08-04T02:24:00Z">
                  <w:rPr>
                    <w:rFonts w:ascii="Cambria Math" w:hAnsi="Cambria Math"/>
                  </w:rPr>
                  <m:t>y</m:t>
                </w:ins>
              </m:r>
            </m:e>
          </m:eqArr>
        </m:oMath>
      </m:oMathPara>
    </w:p>
    <w:p w14:paraId="71F11D24" w14:textId="77777777" w:rsidR="00F5447F" w:rsidRDefault="008C0515">
      <w:pPr>
        <w:rPr>
          <w:ins w:id="30" w:author="Caio Pizzol" w:date="2026-08-03T22:24:00Z" w16du:dateUtc="2026-08-04T02:24:00Z"/>
        </w:rPr>
      </w:pPr>
      <m:oMathPara>
        <m:oMath>
          <m:eqArr>
            <m:eqArrPr>
              <m:ctrlPr>
                <w:ins w:id="31" w:author="Caio Pizzol" w:date="2026-08-03T22:24:00Z" w16du:dateUtc="2026-08-04T02:24:00Z">
                  <w:rPr>
                    <w:rFonts w:ascii="Cambria Math" w:hAnsi="Cambria Math"/>
                  </w:rPr>
                </w:ins>
              </m:ctrlPr>
            </m:eqArrPr>
            <m:e>
              <m:sSub>
                <m:sSubPr>
                  <m:ctrlPr>
                    <w:ins w:id="32" w:author="Caio Pizzol" w:date="2026-08-03T22:24:00Z" w16du:dateUtc="2026-08-04T02:24:00Z">
                      <w:rPr>
                        <w:rFonts w:ascii="Cambria Math" w:hAnsi="Cambria Math"/>
                      </w:rPr>
                    </w:ins>
                  </m:ctrlPr>
                </m:sSubPr>
                <m:e>
                  <m:r>
                    <w:ins w:id="33" w:author="Caio Pizzol" w:date="2026-08-03T22:24:00Z" w16du:dateUtc="2026-08-04T02:24:00Z">
                      <w:rPr>
                        <w:rFonts w:ascii="Cambria Math" w:hAnsi="Cambria Math"/>
                      </w:rPr>
                      <m:t>x</m:t>
                    </w:ins>
                  </m:r>
                </m:e>
                <m:sub>
                  <m:r>
                    <w:ins w:id="34" w:author="Caio Pizzol" w:date="2026-08-03T22:24:00Z" w16du:dateUtc="2026-08-04T02:24:00Z">
                      <w:rPr>
                        <w:rFonts w:ascii="Cambria Math" w:hAnsi="Cambria Math"/>
                      </w:rPr>
                      <m:t>1</m:t>
                    </w:ins>
                  </m:r>
                </m:sub>
              </m:sSub>
              <m:r>
                <w:ins w:id="35" w:author="Caio Pizzol" w:date="2026-08-03T22:24:00Z" w16du:dateUtc="2026-08-04T02:24:00Z">
                  <w:rPr>
                    <w:rFonts w:ascii="Cambria Math" w:hAnsi="Cambria Math"/>
                  </w:rPr>
                  <m:t>=</m:t>
                </w:ins>
              </m:r>
              <m:r>
                <w:ins w:id="36" w:author="Caio Pizzol" w:date="2026-08-03T22:24:00Z" w16du:dateUtc="2026-08-04T02:24:00Z">
                  <w:rPr>
                    <w:rFonts w:ascii="Cambria Math" w:hAnsi="Cambria Math"/>
                  </w:rPr>
                  <m:t>a</m:t>
                </w:ins>
              </m:r>
            </m:e>
            <m:e>
              <m:r>
                <w:ins w:id="37" w:author="Caio Pizzol" w:date="2026-08-03T22:24:00Z" w16du:dateUtc="2026-08-04T02:24:00Z">
                  <w:rPr>
                    <w:rFonts w:ascii="Cambria Math" w:hAnsi="Cambria Math"/>
                  </w:rPr>
                  <m:t>y</m:t>
                </w:ins>
              </m:r>
              <m:r>
                <w:ins w:id="38" w:author="Caio Pizzol" w:date="2026-08-03T22:24:00Z" w16du:dateUtc="2026-08-04T02:24:00Z">
                  <w:rPr>
                    <w:rFonts w:ascii="Cambria Math" w:hAnsi="Cambria Math"/>
                  </w:rPr>
                  <m:t>=</m:t>
                </w:ins>
              </m:r>
              <m:r>
                <w:ins w:id="39" w:author="Caio Pizzol" w:date="2026-08-03T22:24:00Z" w16du:dateUtc="2026-08-04T02:24:00Z">
                  <w:rPr>
                    <w:rFonts w:ascii="Cambria Math" w:hAnsi="Cambria Math"/>
                  </w:rPr>
                  <m:t>b</m:t>
                </w:ins>
              </m:r>
            </m:e>
          </m:eqArr>
        </m:oMath>
      </m:oMathPara>
    </w:p>
    <w:p w14:paraId="49F7F4A6" w14:textId="77777777" w:rsidR="00F5447F" w:rsidRDefault="008C0515">
      <w:pPr>
        <w:rPr>
          <w:ins w:id="40" w:author="Caio Pizzol" w:date="2026-08-03T22:24:00Z" w16du:dateUtc="2026-08-04T02:24:00Z"/>
        </w:rPr>
      </w:pPr>
      <m:oMathPara>
        <m:oMath>
          <m:eqArr>
            <m:eqArrPr>
              <m:ctrlPr>
                <w:ins w:id="41" w:author="Caio Pizzol" w:date="2026-08-03T22:24:00Z" w16du:dateUtc="2026-08-04T02:24:00Z">
                  <w:rPr>
                    <w:rFonts w:ascii="Cambria Math" w:hAnsi="Cambria Math"/>
                  </w:rPr>
                </w:ins>
              </m:ctrlPr>
            </m:eqArrPr>
            <m:e>
              <m:r>
                <w:ins w:id="42" w:author="Caio Pizzol" w:date="2026-08-03T22:24:00Z" w16du:dateUtc="2026-08-04T02:24:00Z">
                  <w:rPr>
                    <w:rFonts w:ascii="Cambria Math" w:hAnsi="Cambria Math"/>
                  </w:rPr>
                  <m:t>x</m:t>
                </w:ins>
              </m:r>
              <m:r>
                <w:ins w:id="43" w:author="Caio Pizzol" w:date="2026-08-03T22:24:00Z" w16du:dateUtc="2026-08-04T02:24:00Z">
                  <w:rPr>
                    <w:rFonts w:ascii="Cambria Math" w:hAnsi="Cambria Math"/>
                  </w:rPr>
                  <m:t>&amp;=1</m:t>
                </w:ins>
              </m:r>
            </m:e>
            <m:e>
              <m:r>
                <w:ins w:id="44" w:author="Caio Pizzol" w:date="2026-08-03T22:24:00Z" w16du:dateUtc="2026-08-04T02:24:00Z">
                  <w:rPr>
                    <w:rFonts w:ascii="Cambria Math" w:hAnsi="Cambria Math"/>
                  </w:rPr>
                  <m:t>yy</m:t>
                </w:ins>
              </m:r>
              <m:r>
                <w:ins w:id="45" w:author="Caio Pizzol" w:date="2026-08-03T22:24:00Z" w16du:dateUtc="2026-08-04T02:24:00Z">
                  <w:rPr>
                    <w:rFonts w:ascii="Cambria Math" w:hAnsi="Cambria Math"/>
                  </w:rPr>
                  <m:t>&amp;=22</m:t>
                </w:ins>
              </m:r>
            </m:e>
          </m:eqArr>
        </m:oMath>
      </m:oMathPara>
    </w:p>
    <w:p w14:paraId="670B0FD4" w14:textId="02E56ABC" w:rsidR="00C80F43" w:rsidRDefault="008C0515">
      <w:pPr>
        <w:rPr>
          <w:del w:id="46" w:author="Caio Pizzol" w:date="2026-08-03T22:24:00Z" w16du:dateUtc="2026-08-04T02:24:00Z"/>
        </w:rPr>
      </w:pPr>
      <m:oMath>
        <m:eqArr>
          <m:eqArrPr>
            <m:maxDist m:val="1"/>
            <m:ctrlPr>
              <w:ins w:id="47" w:author="Caio Pizzol" w:date="2026-08-03T22:24:00Z" w16du:dateUtc="2026-08-04T02:24:00Z">
                <w:rPr>
                  <w:rFonts w:ascii="Cambria Math" w:hAnsi="Cambria Math"/>
                  <w:i/>
                </w:rPr>
              </w:ins>
            </m:ctrlPr>
          </m:eqArrPr>
          <m:e>
            <m:r>
              <w:ins w:id="48" w:author="Caio Pizzol" w:date="2026-08-03T22:24:00Z" w16du:dateUtc="2026-08-04T02:24:00Z">
                <w:rPr>
                  <w:rFonts w:ascii="Cambria Math" w:hAnsi="Cambria Math"/>
                </w:rPr>
                <m:t>x</m:t>
              </w:ins>
            </m:r>
            <m:r>
              <w:ins w:id="49" w:author="Caio Pizzol" w:date="2026-08-03T22:24:00Z" w16du:dateUtc="2026-08-04T02:24:00Z">
                <w:rPr>
                  <w:rFonts w:ascii="Cambria Math" w:hAnsi="Cambria Math"/>
                </w:rPr>
                <m:t>=1</m:t>
              </w:ins>
            </m:r>
          </m:e>
          <m:e>
            <m:r>
              <w:ins w:id="50" w:author="Caio Pizzol" w:date="2026-08-03T22:24:00Z" w16du:dateUtc="2026-08-04T02:24:00Z">
                <w:rPr>
                  <w:rFonts w:ascii="Cambria Math" w:hAnsi="Cambria Math"/>
                </w:rPr>
                <m:t>y</m:t>
              </w:ins>
            </m:r>
            <m:r>
              <w:ins w:id="51" w:author="Caio Pizzol" w:date="2026-08-03T22:24:00Z" w16du:dateUtc="2026-08-04T02:24:00Z">
                <w:rPr>
                  <w:rFonts w:ascii="Cambria Math" w:hAnsi="Cambria Math"/>
                </w:rPr>
                <m:t>=2</m:t>
              </w:ins>
            </m:r>
          </m:e>
        </m:eqArr>
      </m:oMath>
      <w:del w:id="52" w:author="Caio Pizzol" w:date="2026-08-03T22:24:00Z" w16du:dateUtc="2026-08-04T02:24:00Z">
        <w:r w:rsidR="00C80F43">
          <w:delText>Page 1</w:delText>
        </w:r>
      </w:del>
    </w:p>
    <w:p w14:paraId="363C6EBC" w14:textId="77777777" w:rsidR="00C80F43" w:rsidRDefault="00C80F43">
      <w:pPr>
        <w:rPr>
          <w:del w:id="53" w:author="Caio Pizzol" w:date="2026-08-03T22:24:00Z" w16du:dateUtc="2026-08-04T02:24:00Z"/>
        </w:rPr>
      </w:pPr>
      <w:del w:id="54" w:author="Caio Pizzol" w:date="2026-08-03T22:24:00Z" w16du:dateUtc="2026-08-04T02:24:00Z">
        <w:r>
          <w:br w:type="page"/>
        </w:r>
      </w:del>
    </w:p>
    <w:p w14:paraId="57EEE574" w14:textId="05030C65" w:rsidR="003C58BC" w:rsidRDefault="00C80F43">
      <w:del w:id="55" w:author="Caio Pizzol" w:date="2026-08-03T22:24:00Z" w16du:dateUtc="2026-08-04T02:24:00Z">
        <w:r>
          <w:delText>Page 2</w:delText>
        </w:r>
      </w:del>
    </w:p>
    <w:sectPr w:rsidR="003C58BC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EF7BB" w14:textId="77777777" w:rsidR="008C0515" w:rsidRDefault="008C0515" w:rsidP="00DB2504">
      <w:pPr>
        <w:pPrChange w:id="12" w:author="Caio Pizzol" w:date="2026-08-03T22:24:00Z" w16du:dateUtc="2026-08-04T02:24:00Z">
          <w:pPr/>
        </w:pPrChange>
      </w:pPr>
      <w:r>
        <w:separator/>
      </w:r>
    </w:p>
  </w:endnote>
  <w:endnote w:type="continuationSeparator" w:id="0">
    <w:p w14:paraId="6AEF59C2" w14:textId="77777777" w:rsidR="008C0515" w:rsidRDefault="008C0515" w:rsidP="00DB2504">
      <w:pPr>
        <w:pPrChange w:id="13" w:author="Caio Pizzol" w:date="2026-08-03T22:24:00Z" w16du:dateUtc="2026-08-04T02:24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0045908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D3E4DF3" w14:textId="76A9B8D9" w:rsidR="00C80F43" w:rsidRDefault="00C80F43" w:rsidP="00351B5C">
        <w:pPr>
          <w:pStyle w:val="Footer"/>
          <w:framePr w:wrap="none" w:vAnchor="text" w:hAnchor="margin" w:xAlign="right" w:y="1"/>
          <w:rPr>
            <w:rStyle w:val="PageNumber"/>
          </w:rPr>
        </w:pPr>
        <w:del w:id="56" w:author="Caio Pizzol" w:date="2026-08-03T22:24:00Z" w16du:dateUtc="2026-08-04T02:24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30F29ED1" w14:textId="77777777" w:rsidR="00C80F43" w:rsidRDefault="00C80F43">
    <w:pPr>
      <w:pStyle w:val="Footer"/>
      <w:pPrChange w:id="57" w:author="Caio Pizzol" w:date="2026-08-03T22:24:00Z" w16du:dateUtc="2026-08-04T02:24:00Z">
        <w:pPr>
          <w:pStyle w:val="Footer"/>
          <w:ind w:right="360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5589803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EE31E8B" w14:textId="749260CE" w:rsidR="00C80F43" w:rsidRDefault="00C80F43" w:rsidP="00351B5C">
        <w:pPr>
          <w:pStyle w:val="Footer"/>
          <w:framePr w:wrap="none" w:vAnchor="text" w:hAnchor="margin" w:xAlign="right" w:y="1"/>
          <w:rPr>
            <w:del w:id="58" w:author="Caio Pizzol" w:date="2026-08-03T22:24:00Z" w16du:dateUtc="2026-08-04T02:24:00Z"/>
            <w:rStyle w:val="PageNumber"/>
          </w:rPr>
        </w:pPr>
        <w:del w:id="59" w:author="Caio Pizzol" w:date="2026-08-03T22:24:00Z" w16du:dateUtc="2026-08-04T02:24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1</w:delText>
          </w:r>
          <w:r>
            <w:rPr>
              <w:rStyle w:val="PageNumber"/>
            </w:rPr>
            <w:fldChar w:fldCharType="end"/>
          </w:r>
        </w:del>
      </w:p>
    </w:sdtContent>
  </w:sdt>
  <w:p w14:paraId="778B0012" w14:textId="33E7D95D" w:rsidR="00C80F43" w:rsidRDefault="00C80F43">
    <w:pPr>
      <w:pStyle w:val="Footer"/>
      <w:pPrChange w:id="60" w:author="Caio Pizzol" w:date="2026-08-03T22:24:00Z" w16du:dateUtc="2026-08-04T02:24:00Z">
        <w:pPr>
          <w:pStyle w:val="Footer"/>
          <w:ind w:right="360"/>
        </w:pPr>
      </w:pPrChange>
    </w:pPr>
    <w:del w:id="61" w:author="Caio Pizzol" w:date="2026-08-03T22:24:00Z" w16du:dateUtc="2026-08-04T02:24:00Z">
      <w:r>
        <w:delText>Footer – right side page num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678AC" w14:textId="77777777" w:rsidR="008C0515" w:rsidRDefault="008C0515" w:rsidP="00DB2504">
      <w:pPr>
        <w:pPrChange w:id="10" w:author="Caio Pizzol" w:date="2026-08-03T22:24:00Z" w16du:dateUtc="2026-08-04T02:24:00Z">
          <w:pPr/>
        </w:pPrChange>
      </w:pPr>
      <w:r>
        <w:separator/>
      </w:r>
    </w:p>
  </w:footnote>
  <w:footnote w:type="continuationSeparator" w:id="0">
    <w:p w14:paraId="223CE789" w14:textId="77777777" w:rsidR="008C0515" w:rsidRDefault="008C0515" w:rsidP="00DB2504">
      <w:pPr>
        <w:pPrChange w:id="11" w:author="Caio Pizzol" w:date="2026-08-03T22:24:00Z" w16du:dateUtc="2026-08-04T02:24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F09BE" w14:textId="77777777" w:rsidR="005F26CC" w:rsidRDefault="005F26C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43"/>
    <w:rsid w:val="000A2119"/>
    <w:rsid w:val="002031F9"/>
    <w:rsid w:val="00360F1B"/>
    <w:rsid w:val="003C1D14"/>
    <w:rsid w:val="003C58BC"/>
    <w:rsid w:val="005F26CC"/>
    <w:rsid w:val="00744453"/>
    <w:rsid w:val="007E0713"/>
    <w:rsid w:val="008C0515"/>
    <w:rsid w:val="00922A29"/>
    <w:rsid w:val="00931F1A"/>
    <w:rsid w:val="00B33473"/>
    <w:rsid w:val="00B76A40"/>
    <w:rsid w:val="00C80F43"/>
    <w:rsid w:val="00DB2504"/>
    <w:rsid w:val="00DE0A42"/>
    <w:rsid w:val="00F11E90"/>
    <w:rsid w:val="00F5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F0E35"/>
  <w15:chartTrackingRefBased/>
  <w15:docId w15:val="{A6435A87-92AC-EB43-B747-CC59A32D8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E90"/>
    <w:pPr>
      <w:keepNext/>
      <w:keepLines/>
      <w:spacing w:before="160" w:after="80" w:line="278" w:lineRule="auto"/>
      <w:outlineLvl w:val="2"/>
      <w:pPrChange w:id="0" w:author="Caio Pizzol" w:date="2026-08-03T22:24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0" w:author="Caio Pizzol" w:date="2026-08-03T22:24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E90"/>
    <w:pPr>
      <w:keepNext/>
      <w:keepLines/>
      <w:spacing w:before="80" w:after="40" w:line="278" w:lineRule="auto"/>
      <w:outlineLvl w:val="3"/>
      <w:pPrChange w:id="1" w:author="Caio Pizzol" w:date="2026-08-03T22:24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1" w:author="Caio Pizzol" w:date="2026-08-03T22:24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E90"/>
    <w:pPr>
      <w:keepNext/>
      <w:keepLines/>
      <w:spacing w:before="80" w:after="40" w:line="278" w:lineRule="auto"/>
      <w:outlineLvl w:val="4"/>
      <w:pPrChange w:id="2" w:author="Caio Pizzol" w:date="2026-08-03T22:24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2" w:author="Caio Pizzol" w:date="2026-08-03T22:24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E90"/>
    <w:pPr>
      <w:keepNext/>
      <w:keepLines/>
      <w:spacing w:before="40" w:line="278" w:lineRule="auto"/>
      <w:outlineLvl w:val="5"/>
      <w:pPrChange w:id="3" w:author="Caio Pizzol" w:date="2026-08-03T22:24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3" w:author="Caio Pizzol" w:date="2026-08-03T22:24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E90"/>
    <w:pPr>
      <w:keepNext/>
      <w:keepLines/>
      <w:spacing w:before="40" w:line="278" w:lineRule="auto"/>
      <w:outlineLvl w:val="6"/>
      <w:pPrChange w:id="4" w:author="Caio Pizzol" w:date="2026-08-03T22:24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4" w:author="Caio Pizzol" w:date="2026-08-03T22:24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E90"/>
    <w:pPr>
      <w:keepNext/>
      <w:keepLines/>
      <w:spacing w:line="278" w:lineRule="auto"/>
      <w:outlineLvl w:val="7"/>
      <w:pPrChange w:id="5" w:author="Caio Pizzol" w:date="2026-08-03T22:24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5" w:author="Caio Pizzol" w:date="2026-08-03T22:24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E90"/>
    <w:pPr>
      <w:keepNext/>
      <w:keepLines/>
      <w:spacing w:line="278" w:lineRule="auto"/>
      <w:outlineLvl w:val="8"/>
      <w:pPrChange w:id="6" w:author="Caio Pizzol" w:date="2026-08-03T22:24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6" w:author="Caio Pizzol" w:date="2026-08-03T22:24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F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F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F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F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F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F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F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E90"/>
    <w:pPr>
      <w:spacing w:after="80"/>
      <w:contextualSpacing/>
      <w:pPrChange w:id="7" w:author="Caio Pizzol" w:date="2026-08-03T22:24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7" w:author="Caio Pizzol" w:date="2026-08-03T22:24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C80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E90"/>
    <w:pPr>
      <w:numPr>
        <w:ilvl w:val="1"/>
      </w:numPr>
      <w:spacing w:after="160" w:line="278" w:lineRule="auto"/>
      <w:pPrChange w:id="8" w:author="Caio Pizzol" w:date="2026-08-03T22:24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8" w:author="Caio Pizzol" w:date="2026-08-03T22:24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C80F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E90"/>
    <w:pPr>
      <w:spacing w:before="160" w:after="160" w:line="278" w:lineRule="auto"/>
      <w:jc w:val="center"/>
      <w:pPrChange w:id="9" w:author="Caio Pizzol" w:date="2026-08-03T22:24:00Z">
        <w:pPr>
          <w:spacing w:before="160" w:after="160"/>
          <w:jc w:val="center"/>
        </w:pPr>
      </w:pPrChange>
    </w:pPr>
    <w:rPr>
      <w:rFonts w:asciiTheme="minorHAnsi" w:hAnsiTheme="minorHAnsi" w:cstheme="minorBidi"/>
      <w:i/>
      <w:iCs/>
      <w:color w:val="404040" w:themeColor="text1" w:themeTint="BF"/>
      <w:rPrChange w:id="9" w:author="Caio Pizzol" w:date="2026-08-03T22:24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C80F43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F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0F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0F43"/>
  </w:style>
  <w:style w:type="paragraph" w:styleId="Footer">
    <w:name w:val="footer"/>
    <w:basedOn w:val="Normal"/>
    <w:link w:val="FooterChar"/>
    <w:uiPriority w:val="99"/>
    <w:unhideWhenUsed/>
    <w:rsid w:val="00C80F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0F43"/>
  </w:style>
  <w:style w:type="character" w:styleId="PageNumber">
    <w:name w:val="page number"/>
    <w:basedOn w:val="DefaultParagraphFont"/>
    <w:uiPriority w:val="99"/>
    <w:semiHidden/>
    <w:unhideWhenUsed/>
    <w:rsid w:val="00C80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2025-11-13T22:54:00Z</dcterms:created>
  <dcterms:modified xsi:type="dcterms:W3CDTF">2026-08-04T02:24:00Z</dcterms:modified>
</cp:coreProperties>
</file>