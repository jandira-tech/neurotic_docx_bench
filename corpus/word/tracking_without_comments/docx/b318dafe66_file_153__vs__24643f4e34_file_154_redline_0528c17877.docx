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983E1" w14:textId="77777777" w:rsidR="00A76281" w:rsidRDefault="00A76281">
      <w:r>
        <w:t>file_</w:t>
      </w:r>
      <w:ins w:id="0" w:author="Arthur Souza Rodrigues" w:date="2026-07-10T21:50:00Z" w16du:dateUtc="2026-07-11T01:50:00Z">
        <w:r>
          <w:t>154</w:t>
        </w:r>
      </w:ins>
      <w:del w:id="1" w:author="Arthur Souza Rodrigues" w:date="2026-07-10T21:50:00Z" w16du:dateUtc="2026-07-11T01:50:00Z">
        <w:r>
          <w:delText>153</w:delText>
        </w:r>
      </w:del>
      <w:r>
        <w:t>.docx</w:t>
      </w:r>
    </w:p>
    <w:p w14:paraId="71AEF5CD" w14:textId="2C5A9A66" w:rsidR="00854988" w:rsidRDefault="001500AF">
      <w:pPr>
        <w:rPr>
          <w:ins w:id="2" w:author="Arthur Souza Rodrigues" w:date="2026-07-10T21:50:00Z" w16du:dateUtc="2026-07-11T01:50:00Z"/>
        </w:rPr>
      </w:pPr>
      <w:ins w:id="3" w:author="Arthur Souza Rodrigues" w:date="2026-07-10T21:50:00Z" w16du:dateUtc="2026-07-11T01:50:00Z">
        <w:r>
          <w:t>Italic Text Formatting Demo</w:t>
        </w:r>
      </w:ins>
    </w:p>
    <w:p w14:paraId="60189DA6" w14:textId="77777777" w:rsidR="00854988" w:rsidRDefault="001500AF">
      <w:pPr>
        <w:rPr>
          <w:ins w:id="4" w:author="Arthur Souza Rodrigues" w:date="2026-07-10T21:50:00Z" w16du:dateUtc="2026-07-11T01:50:00Z"/>
        </w:rPr>
      </w:pPr>
      <w:ins w:id="5" w:author="Arthur Souza Rodrigues" w:date="2026-07-10T21:50:00Z" w16du:dateUtc="2026-07-11T01:50:00Z">
        <w:r>
          <w:t>This document demonstrates italic text.</w:t>
        </w:r>
      </w:ins>
    </w:p>
    <w:p w14:paraId="7B33EC15" w14:textId="3BB995ED" w:rsidR="00332AD6" w:rsidRDefault="001500AF">
      <w:pPr>
        <w:rPr>
          <w:del w:id="6" w:author="Arthur Souza Rodrigues" w:date="2026-07-10T21:50:00Z" w16du:dateUtc="2026-07-11T01:50:00Z"/>
        </w:rPr>
      </w:pPr>
      <w:ins w:id="7" w:author="Arthur Souza Rodrigues" w:date="2026-07-10T21:50:00Z" w16du:dateUtc="2026-07-11T01:50:00Z">
        <w:r>
          <w:t>This text is italic.</w:t>
        </w:r>
      </w:ins>
      <w:del w:id="8" w:author="Arthur Souza Rodrigues" w:date="2026-07-10T21:50:00Z" w16du:dateUtc="2026-07-11T01:50:00Z">
        <w:r>
          <w:delText>header-no-rels</w:delText>
        </w:r>
      </w:del>
    </w:p>
    <w:p w14:paraId="11F4CB22" w14:textId="77777777" w:rsidR="00332AD6" w:rsidRDefault="000946F2">
      <w:pPr>
        <w:rPr>
          <w:del w:id="9" w:author="Arthur Souza Rodrigues" w:date="2026-07-10T21:50:00Z" w16du:dateUtc="2026-07-11T01:50:00Z"/>
        </w:rPr>
      </w:pPr>
      <w:del w:id="10" w:author="Arthur Souza Rodrigues" w:date="2026-07-10T21:50:00Z" w16du:dateUtc="2026-07-11T01:50:00Z">
        <w:r>
          <w:br w:type="page"/>
        </w:r>
      </w:del>
    </w:p>
    <w:p w14:paraId="7721813C" w14:textId="77777777" w:rsidR="00332AD6" w:rsidRDefault="000946F2">
      <w:pPr>
        <w:rPr>
          <w:del w:id="11" w:author="Arthur Souza Rodrigues" w:date="2026-07-10T21:50:00Z" w16du:dateUtc="2026-07-11T01:50:00Z"/>
        </w:rPr>
      </w:pPr>
      <w:del w:id="12" w:author="Arthur Souza Rodrigues" w:date="2026-07-10T21:50:00Z" w16du:dateUtc="2026-07-11T01:50:00Z">
        <w:r>
          <w:lastRenderedPageBreak/>
        </w:r>
        <w:r>
          <w:delText>Second page</w:delText>
        </w:r>
      </w:del>
    </w:p>
    <w:p w14:paraId="5B67C93D" w14:textId="77777777" w:rsidR="00332AD6" w:rsidRDefault="00332AD6">
      <w:pPr>
        <w:rPr>
          <w:del w:id="13" w:author="Arthur Souza Rodrigues" w:date="2026-07-10T21:50:00Z" w16du:dateUtc="2026-07-11T01:50:00Z"/>
        </w:rPr>
        <w:sectPr w:rsidR="00332AD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A01F53" w14:textId="77777777" w:rsidR="00332AD6" w:rsidRDefault="000946F2">
      <w:del w:id="16" w:author="Arthur Souza Rodrigues" w:date="2026-07-10T21:50:00Z" w16du:dateUtc="2026-07-11T01:50:00Z">
        <w:r>
          <w:lastRenderedPageBreak/>
        </w:r>
        <w:r>
          <w:delText>Some content in the second section.... with just an empty p, this section isn't rendered?</w:delText>
        </w:r>
      </w:del>
    </w:p>
    <w:sectPr w:rsidR="00332AD6">
      <w:headerReference w:type="first" r:id="rId9"/>
      <w:pgSz w:w="12240" w:h="15840"/>
      <w:pgMar w:top="1440" w:right="1440" w:bottom="1440" w:left="1440" w:header="720" w:footer="720" w:gutter="0"/>
      <w:cols w:space="720"/>
      <w:titlePg w:val="0"/>
      <w:docGrid w:linePitch="0"/>
      <w:sectPrChange w:id="18" w:author="Arthur Souza Rodrigues" w:date="2026-07-10T21:50:00Z" w16du:dateUtc="2026-07-11T01:50:00Z">
        <w:sectPr w:rsidR="00332AD6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AF7343" w14:textId="77777777" w:rsidR="001500AF" w:rsidRDefault="001500AF">
      <w:pPr>
        <w:spacing w:after="0" w:line="240" w:lineRule="auto"/>
      </w:pPr>
      <w:r>
        <w:separator/>
      </w:r>
    </w:p>
  </w:endnote>
  <w:endnote w:type="continuationSeparator" w:id="0">
    <w:p w14:paraId="04C79426" w14:textId="77777777" w:rsidR="001500AF" w:rsidRDefault="00150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7D692E" w14:textId="77777777" w:rsidR="00895DC7" w:rsidRDefault="00895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587CE4" w14:textId="77777777" w:rsidR="001500AF" w:rsidRDefault="001500AF">
      <w:pPr>
        <w:spacing w:after="0" w:line="240" w:lineRule="auto"/>
      </w:pPr>
      <w:r>
        <w:separator/>
      </w:r>
    </w:p>
  </w:footnote>
  <w:footnote w:type="continuationSeparator" w:id="0">
    <w:p w14:paraId="041FD315" w14:textId="77777777" w:rsidR="001500AF" w:rsidRDefault="00150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EF229" w14:textId="77777777" w:rsidR="00332AD6" w:rsidRDefault="000946F2">
    <w:pPr>
      <w:pStyle w:val="Header"/>
      <w:rPr>
        <w:del w:id="14" w:author="Arthur Souza Rodrigues" w:date="2026-07-10T21:50:00Z" w16du:dateUtc="2026-07-11T01:50:00Z"/>
      </w:rPr>
    </w:pPr>
    <w:del w:id="15" w:author="Arthur Souza Rodrigues" w:date="2026-07-10T21:50:00Z" w16du:dateUtc="2026-07-11T01:50:00Z">
      <w:r>
        <w:delText>My header</w:delText>
      </w:r>
    </w:del>
  </w:p>
  <w:p w14:paraId="1ECCD448" w14:textId="77777777" w:rsidR="00332AD6" w:rsidRDefault="0033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72856" w14:textId="77777777" w:rsidR="00332AD6" w:rsidRDefault="000946F2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3C4872" w14:textId="77777777" w:rsidR="00332AD6" w:rsidRDefault="000946F2">
    <w:pPr>
      <w:pStyle w:val="Header"/>
    </w:pPr>
    <w:del w:id="17" w:author="Arthur Souza Rodrigues" w:date="2026-07-10T21:50:00Z" w16du:dateUtc="2026-07-11T01:50:00Z">
      <w:r>
        <w:delText>Section 2 - My first page header</w:delText>
      </w:r>
    </w:del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AD6"/>
    <w:rsid w:val="000946F2"/>
    <w:rsid w:val="001152E6"/>
    <w:rsid w:val="001500AF"/>
    <w:rsid w:val="00332AD6"/>
    <w:rsid w:val="004A4A52"/>
    <w:rsid w:val="00854988"/>
    <w:rsid w:val="00895DC7"/>
    <w:rsid w:val="00A76281"/>
    <w:rsid w:val="00BA3C0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B3D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</Words>
  <Characters>192</Characters>
  <Application>Microsoft Office Word</Application>
  <DocSecurity>0</DocSecurity>
  <Lines>1</Lines>
  <Paragraphs>1</Paragraphs>
  <ScaleCrop>false</ScaleCrop>
  <Company>Hewlett-Packard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1</cp:revision>
  <dcterms:created xsi:type="dcterms:W3CDTF">2010-11-09T00:51:00Z</dcterms:created>
  <dcterms:modified xsi:type="dcterms:W3CDTF">2026-07-11T01:50:00Z</dcterms:modified>
</cp:coreProperties>
</file>