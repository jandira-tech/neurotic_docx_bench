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951C5D" w14:textId="77777777" w:rsidR="004D7FFA" w:rsidRDefault="00271116">
      <w:r>
        <w:rPr>
          <w:b/>
          <w:i/>
          <w:u w:val="single"/>
          <w:rPrChange w:id="0" w:author="Comparison" w:date="2026-07-05T01:07:00Z" w16du:dateUtc="2026-07-05T05:07:00Z">
            <w:rPr>
              <w:b/>
              <w:bCs/>
              <w:i/>
              <w:iCs/>
            </w:rPr>
          </w:rPrChange>
        </w:rPr>
        <w:t xml:space="preserve">Bold Italic </w:t>
      </w:r>
      <w:ins w:id="1" w:author="Comparison" w:date="2026-07-05T01:07:00Z" w16du:dateUtc="2026-07-05T05:07:00Z">
        <w:r>
          <w:rPr>
            <w:b/>
            <w:bCs/>
            <w:i/>
            <w:iCs/>
            <w:u w:val="single"/>
          </w:rPr>
          <w:t>Underline</w:t>
        </w:r>
      </w:ins>
      <w:del w:id="2" w:author="Comparison" w:date="2026-07-05T01:07:00Z" w16du:dateUtc="2026-07-05T05:07:00Z">
        <w:r>
          <w:rPr>
            <w:b/>
            <w:bCs/>
            <w:i/>
            <w:iCs/>
          </w:rPr>
          <w:delText>Combined</w:delText>
        </w:r>
      </w:del>
      <w:r>
        <w:rPr>
          <w:b/>
          <w:i/>
          <w:u w:val="single"/>
          <w:rPrChange w:id="3" w:author="Comparison" w:date="2026-07-05T01:07:00Z" w16du:dateUtc="2026-07-05T05:07:00Z">
            <w:rPr>
              <w:b/>
              <w:bCs/>
              <w:i/>
              <w:iCs/>
            </w:rPr>
          </w:rPrChange>
        </w:rPr>
        <w:t xml:space="preserve"> Demo</w:t>
      </w:r>
    </w:p>
    <w:p w14:paraId="6E6DDE9E" w14:textId="77777777" w:rsidR="004D7FFA" w:rsidRDefault="00271116">
      <w:r>
        <w:rPr>
          <w:b/>
          <w:i/>
          <w:u w:val="single"/>
          <w:rPrChange w:id="4" w:author="Comparison" w:date="2026-07-05T01:07:00Z" w16du:dateUtc="2026-07-05T05:07:00Z">
            <w:rPr>
              <w:b/>
              <w:bCs/>
              <w:i/>
              <w:iCs/>
            </w:rPr>
          </w:rPrChange>
        </w:rPr>
        <w:t>This document combines bold</w:t>
      </w:r>
      <w:ins w:id="5" w:author="Comparison" w:date="2026-07-05T01:07:00Z" w16du:dateUtc="2026-07-05T05:07:00Z">
        <w:r>
          <w:rPr>
            <w:b/>
            <w:bCs/>
            <w:i/>
            <w:iCs/>
            <w:u w:val="single"/>
          </w:rPr>
          <w:t>,</w:t>
        </w:r>
      </w:ins>
      <w:del w:id="6" w:author="Comparison" w:date="2026-07-05T01:07:00Z" w16du:dateUtc="2026-07-05T05:07:00Z">
        <w:r>
          <w:rPr>
            <w:b/>
            <w:bCs/>
            <w:i/>
            <w:iCs/>
          </w:rPr>
          <w:delText xml:space="preserve"> and</w:delText>
        </w:r>
      </w:del>
      <w:r>
        <w:rPr>
          <w:b/>
          <w:i/>
          <w:u w:val="single"/>
          <w:rPrChange w:id="7" w:author="Comparison" w:date="2026-07-05T01:07:00Z" w16du:dateUtc="2026-07-05T05:07:00Z">
            <w:rPr>
              <w:b/>
              <w:bCs/>
              <w:i/>
              <w:iCs/>
            </w:rPr>
          </w:rPrChange>
        </w:rPr>
        <w:t xml:space="preserve"> italic</w:t>
      </w:r>
      <w:ins w:id="8" w:author="Comparison" w:date="2026-07-05T01:07:00Z" w16du:dateUtc="2026-07-05T05:07:00Z">
        <w:r>
          <w:rPr>
            <w:b/>
            <w:bCs/>
            <w:i/>
            <w:iCs/>
            <w:u w:val="single"/>
          </w:rPr>
          <w:t>, and underline</w:t>
        </w:r>
      </w:ins>
      <w:r>
        <w:rPr>
          <w:b/>
          <w:i/>
          <w:u w:val="single"/>
          <w:rPrChange w:id="9" w:author="Comparison" w:date="2026-07-05T01:07:00Z" w16du:dateUtc="2026-07-05T05:07:00Z">
            <w:rPr>
              <w:b/>
              <w:bCs/>
              <w:i/>
              <w:iCs/>
            </w:rPr>
          </w:rPrChange>
        </w:rPr>
        <w:t xml:space="preserve"> formatting</w:t>
      </w:r>
      <w:del w:id="10" w:author="Comparison" w:date="2026-07-05T01:07:00Z" w16du:dateUtc="2026-07-05T05:07:00Z">
        <w:r>
          <w:rPr>
            <w:b/>
            <w:bCs/>
            <w:i/>
            <w:iCs/>
          </w:rPr>
          <w:delText xml:space="preserve"> together</w:delText>
        </w:r>
      </w:del>
      <w:r>
        <w:rPr>
          <w:b/>
          <w:i/>
          <w:u w:val="single"/>
          <w:rPrChange w:id="11" w:author="Comparison" w:date="2026-07-05T01:07:00Z" w16du:dateUtc="2026-07-05T05:07:00Z">
            <w:rPr>
              <w:b/>
              <w:bCs/>
              <w:i/>
              <w:iCs/>
            </w:rPr>
          </w:rPrChange>
        </w:rPr>
        <w:t>.</w:t>
      </w:r>
    </w:p>
    <w:p w14:paraId="08025481" w14:textId="77777777" w:rsidR="004D7FFA" w:rsidRDefault="00271116">
      <w:ins w:id="12" w:author="Comparison" w:date="2026-07-05T01:07:00Z" w16du:dateUtc="2026-07-05T05:07:00Z">
        <w:r>
          <w:rPr>
            <w:b/>
            <w:bCs/>
            <w:i/>
            <w:iCs/>
            <w:u w:val="single"/>
          </w:rPr>
          <w:t>All three styles combined create maximum</w:t>
        </w:r>
      </w:ins>
      <w:del w:id="13" w:author="Comparison" w:date="2026-07-05T01:07:00Z" w16du:dateUtc="2026-07-05T05:07:00Z">
        <w:r>
          <w:rPr>
            <w:b/>
            <w:bCs/>
            <w:i/>
            <w:iCs/>
          </w:rPr>
          <w:delText>Bold italic</w:delText>
        </w:r>
      </w:del>
      <w:r>
        <w:rPr>
          <w:b/>
          <w:i/>
          <w:u w:val="single"/>
          <w:rPrChange w:id="14" w:author="Comparison" w:date="2026-07-05T01:07:00Z" w16du:dateUtc="2026-07-05T05:07:00Z">
            <w:rPr>
              <w:b/>
              <w:bCs/>
              <w:i/>
              <w:iCs/>
            </w:rPr>
          </w:rPrChange>
        </w:rPr>
        <w:t xml:space="preserve"> text </w:t>
      </w:r>
      <w:del w:id="15" w:author="Comparison" w:date="2026-07-05T01:07:00Z" w16du:dateUtc="2026-07-05T05:07:00Z">
        <w:r>
          <w:rPr>
            <w:b/>
            <w:bCs/>
            <w:i/>
            <w:iCs/>
          </w:rPr>
          <w:delText xml:space="preserve">creates </w:delText>
        </w:r>
      </w:del>
      <w:r>
        <w:rPr>
          <w:b/>
          <w:i/>
          <w:u w:val="single"/>
          <w:rPrChange w:id="16" w:author="Comparison" w:date="2026-07-05T01:07:00Z" w16du:dateUtc="2026-07-05T05:07:00Z">
            <w:rPr>
              <w:b/>
              <w:bCs/>
              <w:i/>
              <w:iCs/>
            </w:rPr>
          </w:rPrChange>
        </w:rPr>
        <w:t>emphasis</w:t>
      </w:r>
      <w:del w:id="17" w:author="Comparison" w:date="2026-07-05T01:07:00Z" w16du:dateUtc="2026-07-05T05:07:00Z">
        <w:r>
          <w:rPr>
            <w:b/>
            <w:bCs/>
            <w:i/>
            <w:iCs/>
          </w:rPr>
          <w:delText xml:space="preserve"> for important highlighted content</w:delText>
        </w:r>
      </w:del>
      <w:r>
        <w:rPr>
          <w:b/>
          <w:i/>
          <w:u w:val="single"/>
          <w:rPrChange w:id="18" w:author="Comparison" w:date="2026-07-05T01:07:00Z" w16du:dateUtc="2026-07-05T05:07:00Z">
            <w:rPr>
              <w:b/>
              <w:bCs/>
              <w:i/>
              <w:iCs/>
            </w:rPr>
          </w:rPrChange>
        </w:rPr>
        <w:t>.</w:t>
      </w:r>
    </w:p>
    <w:sectPr w:rsidR="004D7FF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D7FFA"/>
    <w:rsid w:val="00172F32"/>
    <w:rsid w:val="00271116"/>
    <w:rsid w:val="004D7FFA"/>
    <w:rsid w:val="00683477"/>
    <w:rsid w:val="00B37A4C"/>
    <w:rsid w:val="00E75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F3EE0F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188</Characters>
  <Application>Microsoft Office Word</Application>
  <DocSecurity>0</DocSecurity>
  <Lines>1</Lines>
  <Paragraphs>1</Paragraphs>
  <ScaleCrop>false</ScaleCrop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2026-05-14T17:11:00Z</dcterms:created>
  <dcterms:modified xsi:type="dcterms:W3CDTF">2026-07-05T05:07:00Z</dcterms:modified>
</cp:coreProperties>
</file>