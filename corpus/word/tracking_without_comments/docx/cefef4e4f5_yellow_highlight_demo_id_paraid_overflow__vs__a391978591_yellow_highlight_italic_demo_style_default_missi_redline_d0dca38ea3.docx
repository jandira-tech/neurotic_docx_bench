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D5A54B" w14:textId="77777777" w:rsidR="00B45D4A" w:rsidRDefault="00100A39">
      <w:r>
        <w:rPr>
          <w:i/>
          <w:highlight w:val="yellow"/>
          <w:rPrChange w:id="0" w:author="Comparison" w:date="2026-09-26T14:47:00Z" w16du:dateUtc="2026-09-26T18:47:00Z">
            <w:rPr>
              <w:highlight w:val="yellow"/>
            </w:rPr>
          </w:rPrChange>
        </w:rPr>
        <w:t xml:space="preserve">Yellow Highlight </w:t>
      </w:r>
      <w:ins w:id="1" w:author="Comparison" w:date="2026-09-26T14:47:00Z" w16du:dateUtc="2026-09-26T18:47:00Z">
        <w:r>
          <w:rPr>
            <w:i/>
            <w:iCs/>
            <w:highlight w:val="yellow"/>
          </w:rPr>
          <w:t xml:space="preserve">Italic </w:t>
        </w:r>
      </w:ins>
      <w:r>
        <w:rPr>
          <w:i/>
          <w:highlight w:val="yellow"/>
          <w:rPrChange w:id="2" w:author="Comparison" w:date="2026-09-26T14:47:00Z" w16du:dateUtc="2026-09-26T18:47:00Z">
            <w:rPr>
              <w:highlight w:val="yellow"/>
            </w:rPr>
          </w:rPrChange>
        </w:rPr>
        <w:t>Demo</w:t>
      </w:r>
    </w:p>
    <w:p w14:paraId="1332D104" w14:textId="77777777" w:rsidR="00B45D4A" w:rsidRDefault="00100A39">
      <w:r>
        <w:rPr>
          <w:i/>
          <w:highlight w:val="yellow"/>
          <w:rPrChange w:id="3" w:author="Comparison" w:date="2026-09-26T14:47:00Z" w16du:dateUtc="2026-09-26T18:47:00Z">
            <w:rPr>
              <w:highlight w:val="yellow"/>
            </w:rPr>
          </w:rPrChange>
        </w:rPr>
        <w:t xml:space="preserve">This document </w:t>
      </w:r>
      <w:ins w:id="4" w:author="Comparison" w:date="2026-09-26T14:47:00Z" w16du:dateUtc="2026-09-26T18:47:00Z">
        <w:r>
          <w:rPr>
            <w:i/>
            <w:iCs/>
            <w:highlight w:val="yellow"/>
          </w:rPr>
          <w:t>combines</w:t>
        </w:r>
      </w:ins>
      <w:del w:id="5" w:author="Comparison" w:date="2026-09-26T14:47:00Z" w16du:dateUtc="2026-09-26T18:47:00Z">
        <w:r>
          <w:rPr>
            <w:highlight w:val="yellow"/>
          </w:rPr>
          <w:delText>demonstrates</w:delText>
        </w:r>
      </w:del>
      <w:r>
        <w:rPr>
          <w:i/>
          <w:highlight w:val="yellow"/>
          <w:rPrChange w:id="6" w:author="Comparison" w:date="2026-09-26T14:47:00Z" w16du:dateUtc="2026-09-26T18:47:00Z">
            <w:rPr>
              <w:highlight w:val="yellow"/>
            </w:rPr>
          </w:rPrChange>
        </w:rPr>
        <w:t xml:space="preserve"> yellow </w:t>
      </w:r>
      <w:ins w:id="7" w:author="Comparison" w:date="2026-09-26T14:47:00Z" w16du:dateUtc="2026-09-26T18:47:00Z">
        <w:r>
          <w:rPr>
            <w:i/>
            <w:iCs/>
            <w:highlight w:val="yellow"/>
          </w:rPr>
          <w:t>highlight with italic formatting</w:t>
        </w:r>
      </w:ins>
      <w:del w:id="8" w:author="Comparison" w:date="2026-09-26T14:47:00Z" w16du:dateUtc="2026-09-26T18:47:00Z">
        <w:r>
          <w:rPr>
            <w:highlight w:val="yellow"/>
          </w:rPr>
          <w:delText>text highlighting</w:delText>
        </w:r>
      </w:del>
      <w:r>
        <w:rPr>
          <w:i/>
          <w:highlight w:val="yellow"/>
          <w:rPrChange w:id="9" w:author="Comparison" w:date="2026-09-26T14:47:00Z" w16du:dateUtc="2026-09-26T18:47:00Z">
            <w:rPr>
              <w:highlight w:val="yellow"/>
            </w:rPr>
          </w:rPrChange>
        </w:rPr>
        <w:t>.</w:t>
      </w:r>
    </w:p>
    <w:p w14:paraId="1F8944B9" w14:textId="77777777" w:rsidR="00B45D4A" w:rsidRDefault="00100A39">
      <w:r>
        <w:rPr>
          <w:i/>
          <w:highlight w:val="yellow"/>
          <w:rPrChange w:id="10" w:author="Comparison" w:date="2026-09-26T14:47:00Z" w16du:dateUtc="2026-09-26T18:47:00Z">
            <w:rPr>
              <w:highlight w:val="yellow"/>
            </w:rPr>
          </w:rPrChange>
        </w:rPr>
        <w:t xml:space="preserve">Highlighted </w:t>
      </w:r>
      <w:ins w:id="11" w:author="Comparison" w:date="2026-09-26T14:47:00Z" w16du:dateUtc="2026-09-26T18:47:00Z">
        <w:r>
          <w:rPr>
            <w:i/>
            <w:iCs/>
            <w:highlight w:val="yellow"/>
          </w:rPr>
          <w:t>italic text draws attention to key quotations</w:t>
        </w:r>
      </w:ins>
      <w:del w:id="12" w:author="Comparison" w:date="2026-09-26T14:47:00Z" w16du:dateUtc="2026-09-26T18:47:00Z">
        <w:r>
          <w:rPr>
            <w:highlight w:val="yellow"/>
          </w:rPr>
          <w:delText>text stands out for easy reference and review</w:delText>
        </w:r>
      </w:del>
      <w:r>
        <w:rPr>
          <w:i/>
          <w:highlight w:val="yellow"/>
          <w:rPrChange w:id="13" w:author="Comparison" w:date="2026-09-26T14:47:00Z" w16du:dateUtc="2026-09-26T18:47:00Z">
            <w:rPr>
              <w:highlight w:val="yellow"/>
            </w:rPr>
          </w:rPrChange>
        </w:rPr>
        <w:t>.</w:t>
      </w:r>
    </w:p>
    <w:sectPr w:rsidR="00B45D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5D4A"/>
    <w:rsid w:val="00100A39"/>
    <w:rsid w:val="005017B3"/>
    <w:rsid w:val="006C545E"/>
    <w:rsid w:val="006C7420"/>
    <w:rsid w:val="00B45D4A"/>
    <w:rsid w:val="00F3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976EF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2026-09-26T18:47:00Z</dcterms:modified>
</cp:coreProperties>
</file>