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C8861" w14:textId="77777777" w:rsidR="007062CB" w:rsidRPr="004405C3" w:rsidRDefault="004B4D83" w:rsidP="0034609A">
      <w:pPr>
        <w:spacing w:line="360" w:lineRule="auto"/>
        <w:rPr>
          <w:ins w:id="0" w:author="FESTUS I" w:date="2026-09-25T21:07:00Z" w16du:dateUtc="2026-09-26T01:07:00Z"/>
          <w:rFonts w:ascii="Times New Roman" w:hAnsi="Times New Roman" w:cs="Times New Roman"/>
          <w:b/>
          <w:sz w:val="28"/>
          <w:szCs w:val="28"/>
        </w:rPr>
      </w:pPr>
      <w:ins w:id="1" w:author="FESTUS I" w:date="2026-09-25T21:07:00Z" w16du:dateUtc="2026-09-26T01:07:00Z">
        <w:r w:rsidRPr="004405C3">
          <w:rPr>
            <w:rFonts w:ascii="Times New Roman" w:hAnsi="Times New Roman" w:cs="Times New Roman"/>
            <w:b/>
            <w:sz w:val="28"/>
            <w:szCs w:val="28"/>
          </w:rPr>
          <w:t>PHYSICOCHEMICAL PROPERTIES OF GUM ARABIC</w:t>
        </w:r>
      </w:ins>
    </w:p>
    <w:p w14:paraId="4C48BD24" w14:textId="77777777" w:rsidR="004B4D83" w:rsidRPr="004405C3" w:rsidRDefault="004B4D83" w:rsidP="004405C3">
      <w:pPr>
        <w:spacing w:line="360" w:lineRule="auto"/>
        <w:ind w:left="720"/>
        <w:rPr>
          <w:ins w:id="2" w:author="FESTUS I" w:date="2026-09-25T21:07:00Z" w16du:dateUtc="2026-09-26T01:07:00Z"/>
          <w:rFonts w:ascii="Times New Roman" w:hAnsi="Times New Roman" w:cs="Times New Roman"/>
          <w:sz w:val="24"/>
          <w:szCs w:val="24"/>
        </w:rPr>
      </w:pPr>
      <w:ins w:id="3" w:author="FESTUS I" w:date="2026-09-25T21:07:00Z" w16du:dateUtc="2026-09-26T01:07:00Z">
        <w:r w:rsidRPr="004405C3">
          <w:rPr>
            <w:rFonts w:ascii="Times New Roman" w:hAnsi="Times New Roman" w:cs="Times New Roman"/>
            <w:sz w:val="24"/>
            <w:szCs w:val="24"/>
            <w:vertAlign w:val="superscript"/>
          </w:rPr>
          <w:t>*1</w:t>
        </w:r>
        <w:r w:rsidRPr="004405C3">
          <w:rPr>
            <w:rFonts w:ascii="Times New Roman" w:hAnsi="Times New Roman" w:cs="Times New Roman"/>
            <w:sz w:val="24"/>
            <w:szCs w:val="24"/>
          </w:rPr>
          <w:t xml:space="preserve">F. Inegbedion, </w:t>
        </w:r>
        <w:r w:rsidRPr="004405C3">
          <w:rPr>
            <w:rFonts w:ascii="Times New Roman" w:hAnsi="Times New Roman" w:cs="Times New Roman"/>
            <w:sz w:val="24"/>
            <w:szCs w:val="24"/>
            <w:vertAlign w:val="superscript"/>
          </w:rPr>
          <w:t>2</w:t>
        </w:r>
        <w:r w:rsidRPr="004405C3">
          <w:rPr>
            <w:rFonts w:ascii="Times New Roman" w:hAnsi="Times New Roman" w:cs="Times New Roman"/>
            <w:sz w:val="24"/>
            <w:szCs w:val="24"/>
          </w:rPr>
          <w:t xml:space="preserve">V. U. Okojie and </w:t>
        </w:r>
        <w:r w:rsidRPr="004405C3">
          <w:rPr>
            <w:rFonts w:ascii="Times New Roman" w:hAnsi="Times New Roman" w:cs="Times New Roman"/>
            <w:sz w:val="24"/>
            <w:szCs w:val="24"/>
            <w:vertAlign w:val="superscript"/>
          </w:rPr>
          <w:t>2</w:t>
        </w:r>
        <w:r w:rsidRPr="004405C3">
          <w:rPr>
            <w:rFonts w:ascii="Times New Roman" w:hAnsi="Times New Roman" w:cs="Times New Roman"/>
            <w:sz w:val="24"/>
            <w:szCs w:val="24"/>
          </w:rPr>
          <w:t>F. Egharevba</w:t>
        </w:r>
      </w:ins>
    </w:p>
    <w:p w14:paraId="1D8CE7FF" w14:textId="77777777" w:rsidR="004B4D83" w:rsidRPr="004405C3" w:rsidRDefault="004B4D83" w:rsidP="004405C3">
      <w:pPr>
        <w:spacing w:line="360" w:lineRule="auto"/>
        <w:ind w:left="720"/>
        <w:rPr>
          <w:ins w:id="4" w:author="FESTUS I" w:date="2026-09-25T21:07:00Z" w16du:dateUtc="2026-09-26T01:07:00Z"/>
          <w:rFonts w:ascii="Times New Roman" w:hAnsi="Times New Roman" w:cs="Times New Roman"/>
          <w:sz w:val="24"/>
          <w:szCs w:val="24"/>
        </w:rPr>
      </w:pPr>
      <w:ins w:id="5" w:author="FESTUS I" w:date="2026-09-25T21:07:00Z" w16du:dateUtc="2026-09-26T01:07:00Z">
        <w:r w:rsidRPr="004405C3">
          <w:rPr>
            <w:rFonts w:ascii="Times New Roman" w:hAnsi="Times New Roman" w:cs="Times New Roman"/>
            <w:sz w:val="24"/>
            <w:szCs w:val="24"/>
          </w:rPr>
          <w:t>1. Department of Polymer Technology, Auchi Polytechnic Auchi</w:t>
        </w:r>
      </w:ins>
    </w:p>
    <w:p w14:paraId="41ACD3EA" w14:textId="77777777" w:rsidR="004B4D83" w:rsidRPr="004405C3" w:rsidRDefault="004B4D83" w:rsidP="004405C3">
      <w:pPr>
        <w:spacing w:line="360" w:lineRule="auto"/>
        <w:ind w:left="720"/>
        <w:rPr>
          <w:ins w:id="6" w:author="FESTUS I" w:date="2026-09-25T21:07:00Z" w16du:dateUtc="2026-09-26T01:07:00Z"/>
          <w:rFonts w:ascii="Times New Roman" w:hAnsi="Times New Roman" w:cs="Times New Roman"/>
          <w:sz w:val="24"/>
          <w:szCs w:val="24"/>
        </w:rPr>
      </w:pPr>
      <w:ins w:id="7" w:author="FESTUS I" w:date="2026-09-25T21:07:00Z" w16du:dateUtc="2026-09-26T01:07:00Z">
        <w:r w:rsidRPr="004405C3">
          <w:rPr>
            <w:rFonts w:ascii="Times New Roman" w:hAnsi="Times New Roman" w:cs="Times New Roman"/>
            <w:sz w:val="24"/>
            <w:szCs w:val="24"/>
          </w:rPr>
          <w:t>2. Department of Chemistry, Ambrose Alli University Ekpoma</w:t>
        </w:r>
      </w:ins>
    </w:p>
    <w:p w14:paraId="1E4A8D47" w14:textId="77777777" w:rsidR="00CC241E" w:rsidRPr="004405C3" w:rsidRDefault="00CC241E" w:rsidP="004405C3">
      <w:pPr>
        <w:spacing w:line="360" w:lineRule="auto"/>
        <w:ind w:left="720"/>
        <w:rPr>
          <w:ins w:id="8" w:author="FESTUS I" w:date="2026-09-25T21:07:00Z" w16du:dateUtc="2026-09-26T01:07:00Z"/>
          <w:rFonts w:ascii="Times New Roman" w:hAnsi="Times New Roman" w:cs="Times New Roman"/>
          <w:sz w:val="24"/>
          <w:szCs w:val="24"/>
        </w:rPr>
      </w:pPr>
      <w:ins w:id="9" w:author="FESTUS I" w:date="2026-09-25T21:07:00Z" w16du:dateUtc="2026-09-26T01:07:00Z">
        <w:r w:rsidRPr="004405C3">
          <w:rPr>
            <w:rFonts w:ascii="Times New Roman" w:hAnsi="Times New Roman" w:cs="Times New Roman"/>
            <w:sz w:val="24"/>
            <w:szCs w:val="24"/>
          </w:rPr>
          <w:t>Corresponding Author Email: festusinegbedion1@gmail.com</w:t>
        </w:r>
      </w:ins>
    </w:p>
    <w:p w14:paraId="2D1AAB65" w14:textId="77777777" w:rsidR="00CC241E" w:rsidRPr="004405C3" w:rsidRDefault="00CC241E" w:rsidP="004405C3">
      <w:pPr>
        <w:tabs>
          <w:tab w:val="center" w:pos="4680"/>
        </w:tabs>
        <w:spacing w:line="360" w:lineRule="auto"/>
        <w:rPr>
          <w:ins w:id="10" w:author="FESTUS I" w:date="2026-09-25T21:07:00Z" w16du:dateUtc="2026-09-26T01:07:00Z"/>
          <w:rFonts w:ascii="Times New Roman" w:hAnsi="Times New Roman" w:cs="Times New Roman"/>
          <w:b/>
          <w:sz w:val="24"/>
          <w:szCs w:val="24"/>
        </w:rPr>
      </w:pPr>
      <w:ins w:id="11" w:author="FESTUS I" w:date="2026-09-25T21:07:00Z" w16du:dateUtc="2026-09-26T01:07:00Z">
        <w:r w:rsidRPr="004405C3">
          <w:rPr>
            <w:rFonts w:ascii="Times New Roman" w:hAnsi="Times New Roman" w:cs="Times New Roman"/>
            <w:b/>
            <w:sz w:val="24"/>
            <w:szCs w:val="24"/>
          </w:rPr>
          <w:t>ABSTRACT</w:t>
        </w:r>
        <w:r w:rsidR="004405C3" w:rsidRPr="004405C3">
          <w:rPr>
            <w:rFonts w:ascii="Times New Roman" w:hAnsi="Times New Roman" w:cs="Times New Roman"/>
            <w:b/>
            <w:sz w:val="24"/>
            <w:szCs w:val="24"/>
          </w:rPr>
          <w:tab/>
        </w:r>
      </w:ins>
    </w:p>
    <w:p w14:paraId="732E09EB" w14:textId="77777777" w:rsidR="007A41DF" w:rsidRPr="004405C3" w:rsidRDefault="00CC241E" w:rsidP="004405C3">
      <w:pPr>
        <w:spacing w:line="360" w:lineRule="auto"/>
        <w:rPr>
          <w:ins w:id="12" w:author="FESTUS I" w:date="2026-09-25T21:07:00Z" w16du:dateUtc="2026-09-26T01:07:00Z"/>
          <w:rFonts w:ascii="Times New Roman" w:hAnsi="Times New Roman" w:cs="Times New Roman"/>
          <w:sz w:val="24"/>
          <w:szCs w:val="24"/>
        </w:rPr>
      </w:pPr>
      <w:ins w:id="13" w:author="FESTUS I" w:date="2026-09-25T21:07:00Z" w16du:dateUtc="2026-09-26T01:07:00Z">
        <w:r w:rsidRPr="004405C3">
          <w:rPr>
            <w:rFonts w:ascii="Times New Roman" w:hAnsi="Times New Roman" w:cs="Times New Roman"/>
            <w:sz w:val="24"/>
            <w:szCs w:val="24"/>
          </w:rPr>
          <w:t xml:space="preserve">Gum Arabic is harvested commercially from wild trees throughout the </w:t>
        </w:r>
        <w:r w:rsidR="00FC381E" w:rsidRPr="004405C3">
          <w:rPr>
            <w:rFonts w:ascii="Times New Roman" w:hAnsi="Times New Roman" w:cs="Times New Roman"/>
            <w:sz w:val="24"/>
            <w:szCs w:val="24"/>
          </w:rPr>
          <w:t>Sahel</w:t>
        </w:r>
        <w:r w:rsidRPr="004405C3">
          <w:rPr>
            <w:rFonts w:ascii="Times New Roman" w:hAnsi="Times New Roman" w:cs="Times New Roman"/>
            <w:sz w:val="24"/>
            <w:szCs w:val="24"/>
          </w:rPr>
          <w:t xml:space="preserve"> from Senegal and Sudan to Somalia and in the northern </w:t>
        </w:r>
        <w:r w:rsidR="00FC381E">
          <w:rPr>
            <w:rFonts w:ascii="Times New Roman" w:hAnsi="Times New Roman" w:cs="Times New Roman"/>
            <w:sz w:val="24"/>
            <w:szCs w:val="24"/>
          </w:rPr>
          <w:t xml:space="preserve">part </w:t>
        </w:r>
        <w:r w:rsidRPr="004405C3">
          <w:rPr>
            <w:rFonts w:ascii="Times New Roman" w:hAnsi="Times New Roman" w:cs="Times New Roman"/>
            <w:sz w:val="24"/>
            <w:szCs w:val="24"/>
          </w:rPr>
          <w:t xml:space="preserve">of Nigeria. </w:t>
        </w:r>
        <w:r w:rsidR="00B36FEA" w:rsidRPr="004405C3">
          <w:rPr>
            <w:rFonts w:ascii="Times New Roman" w:hAnsi="Times New Roman" w:cs="Times New Roman"/>
            <w:sz w:val="24"/>
            <w:szCs w:val="24"/>
          </w:rPr>
          <w:t>Clumps of gum Arabic were collected and dirt particles were removed, the samples were dried and grounded to fine powder.</w:t>
        </w:r>
        <w:r w:rsidR="00374CAF" w:rsidRPr="004405C3">
          <w:rPr>
            <w:rFonts w:ascii="Times New Roman" w:hAnsi="Times New Roman" w:cs="Times New Roman"/>
            <w:sz w:val="24"/>
            <w:szCs w:val="24"/>
          </w:rPr>
          <w:t xml:space="preserve"> The Physicochemical properties of gum Arabic was determined </w:t>
        </w:r>
        <w:r w:rsidR="00F71E9D" w:rsidRPr="004405C3">
          <w:rPr>
            <w:rFonts w:ascii="Times New Roman" w:hAnsi="Times New Roman" w:cs="Times New Roman"/>
            <w:sz w:val="24"/>
            <w:szCs w:val="24"/>
          </w:rPr>
          <w:t>using standard methods and the values obtained showed</w:t>
        </w:r>
        <w:r w:rsidR="00FA28CA" w:rsidRPr="004405C3">
          <w:rPr>
            <w:rFonts w:ascii="Times New Roman" w:hAnsi="Times New Roman" w:cs="Times New Roman"/>
            <w:sz w:val="24"/>
            <w:szCs w:val="24"/>
          </w:rPr>
          <w:t xml:space="preserve">; </w:t>
        </w:r>
        <w:r w:rsidR="006F0B55" w:rsidRPr="004405C3">
          <w:rPr>
            <w:rFonts w:ascii="Times New Roman" w:hAnsi="Times New Roman" w:cs="Times New Roman"/>
            <w:sz w:val="24"/>
            <w:szCs w:val="24"/>
          </w:rPr>
          <w:t>M</w:t>
        </w:r>
        <w:r w:rsidR="00FA28CA" w:rsidRPr="004405C3">
          <w:rPr>
            <w:rFonts w:ascii="Times New Roman" w:hAnsi="Times New Roman" w:cs="Times New Roman"/>
            <w:sz w:val="24"/>
            <w:szCs w:val="24"/>
          </w:rPr>
          <w:t xml:space="preserve">oisture content 6.9% ± 5, </w:t>
        </w:r>
        <w:r w:rsidR="006F0B55" w:rsidRPr="004405C3">
          <w:rPr>
            <w:rFonts w:ascii="Times New Roman" w:hAnsi="Times New Roman" w:cs="Times New Roman"/>
            <w:sz w:val="24"/>
            <w:szCs w:val="24"/>
          </w:rPr>
          <w:t>Soluble content 90.6%, V</w:t>
        </w:r>
        <w:r w:rsidR="00FA28CA" w:rsidRPr="004405C3">
          <w:rPr>
            <w:rFonts w:ascii="Times New Roman" w:hAnsi="Times New Roman" w:cs="Times New Roman"/>
            <w:sz w:val="24"/>
            <w:szCs w:val="24"/>
          </w:rPr>
          <w:t>iscosity</w:t>
        </w:r>
        <w:r w:rsidR="00240DE4">
          <w:rPr>
            <w:rFonts w:ascii="Times New Roman" w:hAnsi="Times New Roman" w:cs="Times New Roman"/>
            <w:sz w:val="24"/>
            <w:szCs w:val="24"/>
          </w:rPr>
          <w:t xml:space="preserve"> </w:t>
        </w:r>
        <w:r w:rsidR="00FA28CA" w:rsidRPr="004405C3">
          <w:rPr>
            <w:rFonts w:ascii="Times New Roman" w:hAnsi="Times New Roman" w:cs="Times New Roman"/>
            <w:sz w:val="24"/>
            <w:szCs w:val="24"/>
          </w:rPr>
          <w:t>5.45 ± 3Ns/m</w:t>
        </w:r>
        <w:r w:rsidR="00FA28CA" w:rsidRPr="004405C3">
          <w:rPr>
            <w:rFonts w:ascii="Times New Roman" w:hAnsi="Times New Roman" w:cs="Times New Roman"/>
            <w:sz w:val="24"/>
            <w:szCs w:val="24"/>
            <w:vertAlign w:val="superscript"/>
          </w:rPr>
          <w:t>2</w:t>
        </w:r>
        <w:r w:rsidR="003D3468" w:rsidRPr="004405C3">
          <w:rPr>
            <w:rFonts w:ascii="Times New Roman" w:hAnsi="Times New Roman" w:cs="Times New Roman"/>
            <w:sz w:val="24"/>
            <w:szCs w:val="24"/>
            <w:vertAlign w:val="subscript"/>
          </w:rPr>
          <w:t xml:space="preserve">, </w:t>
        </w:r>
        <w:r w:rsidR="003D3468" w:rsidRPr="004405C3">
          <w:rPr>
            <w:rFonts w:ascii="Times New Roman" w:hAnsi="Times New Roman" w:cs="Times New Roman"/>
            <w:sz w:val="24"/>
            <w:szCs w:val="24"/>
          </w:rPr>
          <w:t>Ash content 3.2 ± 4%</w:t>
        </w:r>
        <w:r w:rsidR="006F0B55" w:rsidRPr="004405C3">
          <w:rPr>
            <w:rFonts w:ascii="Times New Roman" w:hAnsi="Times New Roman" w:cs="Times New Roman"/>
            <w:sz w:val="24"/>
            <w:szCs w:val="24"/>
          </w:rPr>
          <w:t>, Zinc 3mg/kg, Iron 41mg/kg ± 5, Manganese 48.2mg/kg ± 5 and Copper 33.3</w:t>
        </w:r>
        <w:r w:rsidR="00247545" w:rsidRPr="004405C3">
          <w:rPr>
            <w:rFonts w:ascii="Times New Roman" w:hAnsi="Times New Roman" w:cs="Times New Roman"/>
            <w:sz w:val="24"/>
            <w:szCs w:val="24"/>
          </w:rPr>
          <w:t>m</w:t>
        </w:r>
        <w:r w:rsidR="006F0B55" w:rsidRPr="004405C3">
          <w:rPr>
            <w:rFonts w:ascii="Times New Roman" w:hAnsi="Times New Roman" w:cs="Times New Roman"/>
            <w:sz w:val="24"/>
            <w:szCs w:val="24"/>
          </w:rPr>
          <w:t>g/</w:t>
        </w:r>
        <w:r w:rsidR="00247545" w:rsidRPr="004405C3">
          <w:rPr>
            <w:rFonts w:ascii="Times New Roman" w:hAnsi="Times New Roman" w:cs="Times New Roman"/>
            <w:sz w:val="24"/>
            <w:szCs w:val="24"/>
          </w:rPr>
          <w:t>kg ± 2.</w:t>
        </w:r>
        <w:r w:rsidR="00435C39" w:rsidRPr="004405C3">
          <w:rPr>
            <w:rFonts w:ascii="Times New Roman" w:hAnsi="Times New Roman" w:cs="Times New Roman"/>
            <w:sz w:val="24"/>
            <w:szCs w:val="24"/>
          </w:rPr>
          <w:t xml:space="preserve"> The gum also contains carbohydrate 0.3ppm ± 2, protein 0.75ppm ± 2, starch 0.0076 ± 10 and nitrogen 0.12ppm ± 5.</w:t>
        </w:r>
        <w:r w:rsidR="00384872" w:rsidRPr="004405C3">
          <w:rPr>
            <w:rFonts w:ascii="Times New Roman" w:hAnsi="Times New Roman" w:cs="Times New Roman"/>
            <w:sz w:val="24"/>
            <w:szCs w:val="24"/>
          </w:rPr>
          <w:t xml:space="preserve"> It was observed that the gum does not contain cadmium and nickel.</w:t>
        </w:r>
      </w:ins>
    </w:p>
    <w:p w14:paraId="483F8078" w14:textId="77777777" w:rsidR="00CC241E" w:rsidRPr="001A61E5" w:rsidRDefault="007A41DF" w:rsidP="004405C3">
      <w:pPr>
        <w:spacing w:line="360" w:lineRule="auto"/>
        <w:rPr>
          <w:ins w:id="14" w:author="FESTUS I" w:date="2026-09-25T21:07:00Z" w16du:dateUtc="2026-09-26T01:07:00Z"/>
          <w:rFonts w:ascii="Times New Roman" w:hAnsi="Times New Roman" w:cs="Times New Roman"/>
          <w:b/>
          <w:sz w:val="24"/>
          <w:szCs w:val="24"/>
        </w:rPr>
      </w:pPr>
      <w:ins w:id="15" w:author="FESTUS I" w:date="2026-09-25T21:07:00Z" w16du:dateUtc="2026-09-26T01:07:00Z">
        <w:r w:rsidRPr="004405C3">
          <w:rPr>
            <w:rFonts w:ascii="Times New Roman" w:hAnsi="Times New Roman" w:cs="Times New Roman"/>
            <w:sz w:val="24"/>
            <w:szCs w:val="24"/>
          </w:rPr>
          <w:t>Keywords: Gum Arabic, physicochemical</w:t>
        </w:r>
        <w:r w:rsidR="003A43D5">
          <w:rPr>
            <w:rFonts w:ascii="Times New Roman" w:hAnsi="Times New Roman" w:cs="Times New Roman"/>
            <w:sz w:val="24"/>
            <w:szCs w:val="24"/>
          </w:rPr>
          <w:t>, hydrocolloid</w:t>
        </w:r>
      </w:ins>
    </w:p>
    <w:p w14:paraId="47305E6D" w14:textId="77777777" w:rsidR="006F0B55" w:rsidRPr="001A61E5" w:rsidRDefault="006F0B55" w:rsidP="004405C3">
      <w:pPr>
        <w:spacing w:line="360" w:lineRule="auto"/>
        <w:rPr>
          <w:ins w:id="16" w:author="FESTUS I" w:date="2026-09-25T21:07:00Z" w16du:dateUtc="2026-09-26T01:07:00Z"/>
          <w:rFonts w:ascii="Times New Roman" w:hAnsi="Times New Roman" w:cs="Times New Roman"/>
          <w:b/>
          <w:sz w:val="24"/>
          <w:szCs w:val="24"/>
        </w:rPr>
      </w:pPr>
    </w:p>
    <w:p w14:paraId="25A3457B" w14:textId="77777777" w:rsidR="004B4D83" w:rsidRDefault="001A61E5" w:rsidP="004405C3">
      <w:pPr>
        <w:spacing w:line="360" w:lineRule="auto"/>
        <w:rPr>
          <w:ins w:id="17" w:author="FESTUS I" w:date="2026-09-25T21:07:00Z" w16du:dateUtc="2026-09-26T01:07:00Z"/>
          <w:rFonts w:ascii="Times New Roman" w:hAnsi="Times New Roman" w:cs="Times New Roman"/>
          <w:b/>
          <w:sz w:val="24"/>
          <w:szCs w:val="24"/>
        </w:rPr>
      </w:pPr>
      <w:ins w:id="18" w:author="FESTUS I" w:date="2026-09-25T21:07:00Z" w16du:dateUtc="2026-09-26T01:07:00Z">
        <w:r w:rsidRPr="001A61E5">
          <w:rPr>
            <w:rFonts w:ascii="Times New Roman" w:hAnsi="Times New Roman" w:cs="Times New Roman"/>
            <w:b/>
            <w:sz w:val="24"/>
            <w:szCs w:val="24"/>
          </w:rPr>
          <w:t>INTRODUCTION</w:t>
        </w:r>
      </w:ins>
    </w:p>
    <w:p w14:paraId="03AD36E9" w14:textId="77777777" w:rsidR="001A61E5" w:rsidRDefault="001A61E5" w:rsidP="0059043D">
      <w:pPr>
        <w:spacing w:line="360" w:lineRule="auto"/>
        <w:ind w:firstLine="720"/>
        <w:rPr>
          <w:ins w:id="19" w:author="FESTUS I" w:date="2026-09-25T21:07:00Z" w16du:dateUtc="2026-09-26T01:07:00Z"/>
          <w:rFonts w:ascii="Times New Roman" w:hAnsi="Times New Roman" w:cs="Times New Roman"/>
          <w:sz w:val="24"/>
          <w:szCs w:val="24"/>
        </w:rPr>
      </w:pPr>
      <w:ins w:id="20" w:author="FESTUS I" w:date="2026-09-25T21:07:00Z" w16du:dateUtc="2026-09-26T01:07:00Z">
        <w:r>
          <w:rPr>
            <w:rFonts w:ascii="Times New Roman" w:hAnsi="Times New Roman" w:cs="Times New Roman"/>
            <w:sz w:val="24"/>
            <w:szCs w:val="24"/>
          </w:rPr>
          <w:t xml:space="preserve">Acacia Senegal, popularly known as gum Arabic is a leguminous tree crop which belongs to the family Mimisaceae. This family contains over 300 known species including Acacia Senegal and Acacia Seyal and are the most commercially exploited species. Both species are considered as the </w:t>
        </w:r>
        <w:r w:rsidR="004A5726">
          <w:rPr>
            <w:rFonts w:ascii="Times New Roman" w:hAnsi="Times New Roman" w:cs="Times New Roman"/>
            <w:sz w:val="24"/>
            <w:szCs w:val="24"/>
          </w:rPr>
          <w:t>importan</w:t>
        </w:r>
        <w:r w:rsidR="00240DE4">
          <w:rPr>
            <w:rFonts w:ascii="Times New Roman" w:hAnsi="Times New Roman" w:cs="Times New Roman"/>
            <w:sz w:val="24"/>
            <w:szCs w:val="24"/>
          </w:rPr>
          <w:t>t economic Acacia plant in the S</w:t>
        </w:r>
        <w:r w:rsidR="004A5726">
          <w:rPr>
            <w:rFonts w:ascii="Times New Roman" w:hAnsi="Times New Roman" w:cs="Times New Roman"/>
            <w:sz w:val="24"/>
            <w:szCs w:val="24"/>
          </w:rPr>
          <w:t>udan-</w:t>
        </w:r>
        <w:r w:rsidR="00240DE4">
          <w:rPr>
            <w:rFonts w:ascii="Times New Roman" w:hAnsi="Times New Roman" w:cs="Times New Roman"/>
            <w:sz w:val="24"/>
            <w:szCs w:val="24"/>
          </w:rPr>
          <w:t>Ss</w:t>
        </w:r>
        <w:r w:rsidR="004A5726">
          <w:rPr>
            <w:rFonts w:ascii="Times New Roman" w:hAnsi="Times New Roman" w:cs="Times New Roman"/>
            <w:sz w:val="24"/>
            <w:szCs w:val="24"/>
          </w:rPr>
          <w:t>ahelian ecological zones covering not less than eleven states in the northern part of Nigeria.</w:t>
        </w:r>
        <w:r w:rsidR="00DD7BA0">
          <w:rPr>
            <w:rFonts w:ascii="Times New Roman" w:hAnsi="Times New Roman" w:cs="Times New Roman"/>
            <w:sz w:val="24"/>
            <w:szCs w:val="24"/>
          </w:rPr>
          <w:t xml:space="preserve"> The species produces the best grade of gum in commercial quantity in Nigeria and it is an important source of foreign exchange earnings (Aghughu, 1998).</w:t>
        </w:r>
      </w:ins>
    </w:p>
    <w:p w14:paraId="2720371A" w14:textId="77777777" w:rsidR="00582169" w:rsidRDefault="00582169" w:rsidP="0059043D">
      <w:pPr>
        <w:spacing w:line="360" w:lineRule="auto"/>
        <w:ind w:firstLine="720"/>
        <w:rPr>
          <w:ins w:id="21" w:author="FESTUS I" w:date="2026-09-25T21:07:00Z" w16du:dateUtc="2026-09-26T01:07:00Z"/>
          <w:rFonts w:ascii="Times New Roman" w:hAnsi="Times New Roman" w:cs="Times New Roman"/>
          <w:sz w:val="24"/>
          <w:szCs w:val="24"/>
        </w:rPr>
      </w:pPr>
      <w:ins w:id="22" w:author="FESTUS I" w:date="2026-09-25T21:07:00Z" w16du:dateUtc="2026-09-26T01:07:00Z">
        <w:r>
          <w:rPr>
            <w:rFonts w:ascii="Times New Roman" w:hAnsi="Times New Roman" w:cs="Times New Roman"/>
            <w:sz w:val="24"/>
            <w:szCs w:val="24"/>
          </w:rPr>
          <w:t xml:space="preserve">Acacia gum is the dried exudates obtained by tapping the stems </w:t>
        </w:r>
        <w:r w:rsidR="004B18CA">
          <w:rPr>
            <w:rFonts w:ascii="Times New Roman" w:hAnsi="Times New Roman" w:cs="Times New Roman"/>
            <w:sz w:val="24"/>
            <w:szCs w:val="24"/>
          </w:rPr>
          <w:t xml:space="preserve">and branches of acacia Senegal or other related species. The gum has various uses in the food, textiles, prints and </w:t>
        </w:r>
        <w:r w:rsidR="004B18CA">
          <w:rPr>
            <w:rFonts w:ascii="Times New Roman" w:hAnsi="Times New Roman" w:cs="Times New Roman"/>
            <w:sz w:val="24"/>
            <w:szCs w:val="24"/>
          </w:rPr>
          <w:lastRenderedPageBreak/>
          <w:t>pharmaceutical industries in the world. The trees are planted in shelterbelt to check wind and soil erosion, hence it is used to fight against desert encroachment (Aghughu</w:t>
        </w:r>
        <w:r w:rsidR="006D077C">
          <w:rPr>
            <w:rFonts w:ascii="Times New Roman" w:hAnsi="Times New Roman" w:cs="Times New Roman"/>
            <w:sz w:val="24"/>
            <w:szCs w:val="24"/>
          </w:rPr>
          <w:t>,</w:t>
        </w:r>
        <w:r w:rsidR="004B18CA">
          <w:rPr>
            <w:rFonts w:ascii="Times New Roman" w:hAnsi="Times New Roman" w:cs="Times New Roman"/>
            <w:sz w:val="24"/>
            <w:szCs w:val="24"/>
          </w:rPr>
          <w:t xml:space="preserve"> et al., 2005)</w:t>
        </w:r>
        <w:r w:rsidR="00DE580A">
          <w:rPr>
            <w:rFonts w:ascii="Times New Roman" w:hAnsi="Times New Roman" w:cs="Times New Roman"/>
            <w:sz w:val="24"/>
            <w:szCs w:val="24"/>
          </w:rPr>
          <w:t>. The plant adds nitrogen to the soil through its nitrogen fixing ability and leaf litter fall thereby improving soil fertility (Cossalter, 1991). Its pods, seeds and leaves are excellent browse and folder</w:t>
        </w:r>
        <w:r w:rsidR="00FB399B">
          <w:rPr>
            <w:rFonts w:ascii="Times New Roman" w:hAnsi="Times New Roman" w:cs="Times New Roman"/>
            <w:sz w:val="24"/>
            <w:szCs w:val="24"/>
          </w:rPr>
          <w:t xml:space="preserve"> for livestock (Scholte, 1992).</w:t>
        </w:r>
      </w:ins>
    </w:p>
    <w:p w14:paraId="19EEAB9A" w14:textId="77777777" w:rsidR="003E0F78" w:rsidRDefault="003E0F78" w:rsidP="0059043D">
      <w:pPr>
        <w:spacing w:line="360" w:lineRule="auto"/>
        <w:ind w:firstLine="720"/>
        <w:rPr>
          <w:ins w:id="23" w:author="FESTUS I" w:date="2026-09-25T21:07:00Z" w16du:dateUtc="2026-09-26T01:07:00Z"/>
          <w:rFonts w:ascii="Times New Roman" w:hAnsi="Times New Roman" w:cs="Times New Roman"/>
          <w:sz w:val="24"/>
          <w:szCs w:val="24"/>
        </w:rPr>
      </w:pPr>
      <w:ins w:id="24" w:author="FESTUS I" w:date="2026-09-25T21:07:00Z" w16du:dateUtc="2026-09-26T01:07:00Z">
        <w:r>
          <w:rPr>
            <w:rFonts w:ascii="Times New Roman" w:hAnsi="Times New Roman" w:cs="Times New Roman"/>
            <w:sz w:val="24"/>
            <w:szCs w:val="24"/>
          </w:rPr>
          <w:t xml:space="preserve">Gum Arabic is harvested commercially from wild trees throughout the </w:t>
        </w:r>
        <w:r w:rsidR="006D077C">
          <w:rPr>
            <w:rFonts w:ascii="Times New Roman" w:hAnsi="Times New Roman" w:cs="Times New Roman"/>
            <w:sz w:val="24"/>
            <w:szCs w:val="24"/>
          </w:rPr>
          <w:t>Sahel</w:t>
        </w:r>
        <w:r>
          <w:rPr>
            <w:rFonts w:ascii="Times New Roman" w:hAnsi="Times New Roman" w:cs="Times New Roman"/>
            <w:sz w:val="24"/>
            <w:szCs w:val="24"/>
          </w:rPr>
          <w:t xml:space="preserve"> from Senegal and Sudan to Somalia, although it has been historically cultivated in Arabia and West Asia. </w:t>
        </w:r>
        <w:r w:rsidR="006336CC">
          <w:rPr>
            <w:rFonts w:ascii="Times New Roman" w:hAnsi="Times New Roman" w:cs="Times New Roman"/>
            <w:sz w:val="24"/>
            <w:szCs w:val="24"/>
          </w:rPr>
          <w:t>Gum Arabic is a complex mixture of polysaccharides and glycoproteins that is used primarily in the food industry as a stabilizer. It is edible and is a key ingredient in traditional lithography and used in printing, paint production, glue, cosmetics and various industrial applications, including</w:t>
        </w:r>
        <w:r w:rsidR="00D32D6A">
          <w:rPr>
            <w:rFonts w:ascii="Times New Roman" w:hAnsi="Times New Roman" w:cs="Times New Roman"/>
            <w:sz w:val="24"/>
            <w:szCs w:val="24"/>
          </w:rPr>
          <w:t xml:space="preserve"> viscosity control in inks and in textile industries, although less expensive materials compete with it </w:t>
        </w:r>
        <w:r w:rsidR="00202FD9">
          <w:rPr>
            <w:rFonts w:ascii="Times New Roman" w:hAnsi="Times New Roman" w:cs="Times New Roman"/>
            <w:sz w:val="24"/>
            <w:szCs w:val="24"/>
          </w:rPr>
          <w:t>for many of these roles. (Smolinske, 1992).</w:t>
        </w:r>
      </w:ins>
    </w:p>
    <w:p w14:paraId="7439ED89" w14:textId="77777777" w:rsidR="00964D64" w:rsidRDefault="00964D64" w:rsidP="0059043D">
      <w:pPr>
        <w:spacing w:line="360" w:lineRule="auto"/>
        <w:ind w:firstLine="720"/>
        <w:rPr>
          <w:ins w:id="25" w:author="FESTUS I" w:date="2026-09-25T21:07:00Z" w16du:dateUtc="2026-09-26T01:07:00Z"/>
          <w:rFonts w:ascii="Times New Roman" w:hAnsi="Times New Roman" w:cs="Times New Roman"/>
          <w:sz w:val="24"/>
          <w:szCs w:val="24"/>
        </w:rPr>
      </w:pPr>
      <w:ins w:id="26" w:author="FESTUS I" w:date="2026-09-25T21:07:00Z" w16du:dateUtc="2026-09-26T01:07:00Z">
        <w:r>
          <w:rPr>
            <w:rFonts w:ascii="Times New Roman" w:hAnsi="Times New Roman" w:cs="Times New Roman"/>
            <w:sz w:val="24"/>
            <w:szCs w:val="24"/>
          </w:rPr>
          <w:t xml:space="preserve">Gum Arabic is unique among the natural hydrocolloid because of its extremely high solubility in water. Most common gums cannot be dissolved in water at concentration higher than about 5% because of their very high viscosities. Gum Arabic is insoluble in </w:t>
        </w:r>
        <w:r w:rsidR="00F02512">
          <w:rPr>
            <w:rFonts w:ascii="Times New Roman" w:hAnsi="Times New Roman" w:cs="Times New Roman"/>
            <w:sz w:val="24"/>
            <w:szCs w:val="24"/>
          </w:rPr>
          <w:t xml:space="preserve">oils and in </w:t>
        </w:r>
        <w:r>
          <w:rPr>
            <w:rFonts w:ascii="Times New Roman" w:hAnsi="Times New Roman" w:cs="Times New Roman"/>
            <w:sz w:val="24"/>
            <w:szCs w:val="24"/>
          </w:rPr>
          <w:t>most organic</w:t>
        </w:r>
        <w:r w:rsidR="00F02512">
          <w:rPr>
            <w:rFonts w:ascii="Times New Roman" w:hAnsi="Times New Roman" w:cs="Times New Roman"/>
            <w:sz w:val="24"/>
            <w:szCs w:val="24"/>
          </w:rPr>
          <w:t xml:space="preserve"> solvents.</w:t>
        </w:r>
        <w:r w:rsidR="00E17668">
          <w:rPr>
            <w:rFonts w:ascii="Times New Roman" w:hAnsi="Times New Roman" w:cs="Times New Roman"/>
            <w:sz w:val="24"/>
            <w:szCs w:val="24"/>
          </w:rPr>
          <w:t xml:space="preserve"> Whereas most gums form highly viscous solution at low concentration of about 1-5%, high viscosities are not obtained with gum Arabic until concentration of about 40-50% is obtained.</w:t>
        </w:r>
      </w:ins>
    </w:p>
    <w:p w14:paraId="6D5AA29E" w14:textId="77777777" w:rsidR="00E17668" w:rsidRDefault="00184A8E" w:rsidP="0059043D">
      <w:pPr>
        <w:spacing w:line="360" w:lineRule="auto"/>
        <w:ind w:firstLine="720"/>
        <w:rPr>
          <w:ins w:id="27" w:author="FESTUS I" w:date="2026-09-25T21:07:00Z" w16du:dateUtc="2026-09-26T01:07:00Z"/>
          <w:rFonts w:ascii="Times New Roman" w:hAnsi="Times New Roman" w:cs="Times New Roman"/>
          <w:sz w:val="24"/>
          <w:szCs w:val="24"/>
        </w:rPr>
      </w:pPr>
      <w:ins w:id="28" w:author="FESTUS I" w:date="2026-09-25T21:07:00Z" w16du:dateUtc="2026-09-26T01:07:00Z">
        <w:r>
          <w:rPr>
            <w:rFonts w:ascii="Times New Roman" w:hAnsi="Times New Roman" w:cs="Times New Roman"/>
            <w:sz w:val="24"/>
            <w:szCs w:val="24"/>
          </w:rPr>
          <w:t xml:space="preserve">Technically, gum Arabic is classed in a group of substances called arabinogalactan protein. Eighteen different </w:t>
        </w:r>
        <w:r w:rsidR="00201A79">
          <w:rPr>
            <w:rFonts w:ascii="Times New Roman" w:hAnsi="Times New Roman" w:cs="Times New Roman"/>
            <w:sz w:val="24"/>
            <w:szCs w:val="24"/>
          </w:rPr>
          <w:t>amino acids have been identified in acacia Senegal, although only four comprises more than 10% of the p</w:t>
        </w:r>
        <w:r w:rsidR="00693A8B">
          <w:rPr>
            <w:rFonts w:ascii="Times New Roman" w:hAnsi="Times New Roman" w:cs="Times New Roman"/>
            <w:sz w:val="24"/>
            <w:szCs w:val="24"/>
          </w:rPr>
          <w:t>rotein. The gum also comprises essentially a complex polysaccharide, consisting mostly of galactose, arabinose, rhamnose and glucoronic acid (William</w:t>
        </w:r>
        <w:r w:rsidR="003177D8">
          <w:rPr>
            <w:rFonts w:ascii="Times New Roman" w:hAnsi="Times New Roman" w:cs="Times New Roman"/>
            <w:sz w:val="24"/>
            <w:szCs w:val="24"/>
          </w:rPr>
          <w:t xml:space="preserve"> and Idris</w:t>
        </w:r>
        <w:r w:rsidR="00693A8B">
          <w:rPr>
            <w:rFonts w:ascii="Times New Roman" w:hAnsi="Times New Roman" w:cs="Times New Roman"/>
            <w:sz w:val="24"/>
            <w:szCs w:val="24"/>
          </w:rPr>
          <w:t>, 2000).</w:t>
        </w:r>
        <w:r w:rsidR="003177D8">
          <w:rPr>
            <w:rFonts w:ascii="Times New Roman" w:hAnsi="Times New Roman" w:cs="Times New Roman"/>
            <w:sz w:val="24"/>
            <w:szCs w:val="24"/>
          </w:rPr>
          <w:t xml:space="preserve"> Gum Arabic is useful as hydrocolloid, emulsifier, texturizer and film-former (Phillip and Ogasawara, 2007).</w:t>
        </w:r>
      </w:ins>
    </w:p>
    <w:p w14:paraId="491D7F5C" w14:textId="77777777" w:rsidR="00C37D9E" w:rsidRDefault="00C37D9E" w:rsidP="0059043D">
      <w:pPr>
        <w:spacing w:line="360" w:lineRule="auto"/>
        <w:ind w:firstLine="720"/>
        <w:rPr>
          <w:ins w:id="29" w:author="FESTUS I" w:date="2026-09-25T21:07:00Z" w16du:dateUtc="2026-09-26T01:07:00Z"/>
          <w:rFonts w:ascii="Times New Roman" w:hAnsi="Times New Roman" w:cs="Times New Roman"/>
          <w:sz w:val="24"/>
          <w:szCs w:val="24"/>
        </w:rPr>
      </w:pPr>
      <w:ins w:id="30" w:author="FESTUS I" w:date="2026-09-25T21:07:00Z" w16du:dateUtc="2026-09-26T01:07:00Z">
        <w:r>
          <w:rPr>
            <w:rFonts w:ascii="Times New Roman" w:hAnsi="Times New Roman" w:cs="Times New Roman"/>
            <w:sz w:val="24"/>
            <w:szCs w:val="24"/>
          </w:rPr>
          <w:t>Substances frequently called gums are hydrocarbons of high molecular mass; others are petroleum products, rubber latex, synthetic polymeric gums, balms and resins. Recently, the term “gum” as technically employed in the industry, refers to plant or microbial polysaccharides and their derivatives</w:t>
        </w:r>
        <w:r w:rsidR="007C11AF">
          <w:rPr>
            <w:rFonts w:ascii="Times New Roman" w:hAnsi="Times New Roman" w:cs="Times New Roman"/>
            <w:sz w:val="24"/>
            <w:szCs w:val="24"/>
          </w:rPr>
          <w:t xml:space="preserve"> that are capable of forming dispersions in cold or hot water, producing viscous mixtures or solutions (De Pinto et al., 1995).</w:t>
        </w:r>
      </w:ins>
    </w:p>
    <w:p w14:paraId="0BABBEEC" w14:textId="77777777" w:rsidR="002F19EC" w:rsidRDefault="002F19EC" w:rsidP="001E6440">
      <w:pPr>
        <w:spacing w:line="360" w:lineRule="auto"/>
        <w:rPr>
          <w:ins w:id="31" w:author="FESTUS I" w:date="2026-09-25T21:07:00Z" w16du:dateUtc="2026-09-26T01:07:00Z"/>
          <w:rFonts w:ascii="Times New Roman" w:hAnsi="Times New Roman" w:cs="Times New Roman"/>
          <w:b/>
          <w:sz w:val="24"/>
          <w:szCs w:val="24"/>
        </w:rPr>
      </w:pPr>
    </w:p>
    <w:p w14:paraId="56C816AF" w14:textId="77777777" w:rsidR="001E6440" w:rsidRDefault="001E6440" w:rsidP="001E6440">
      <w:pPr>
        <w:spacing w:line="360" w:lineRule="auto"/>
        <w:rPr>
          <w:ins w:id="32" w:author="FESTUS I" w:date="2026-09-25T21:07:00Z" w16du:dateUtc="2026-09-26T01:07:00Z"/>
          <w:rFonts w:ascii="Times New Roman" w:hAnsi="Times New Roman" w:cs="Times New Roman"/>
          <w:b/>
          <w:sz w:val="24"/>
          <w:szCs w:val="24"/>
        </w:rPr>
      </w:pPr>
      <w:ins w:id="33" w:author="FESTUS I" w:date="2026-09-25T21:07:00Z" w16du:dateUtc="2026-09-26T01:07:00Z">
        <w:r w:rsidRPr="001E6440">
          <w:rPr>
            <w:rFonts w:ascii="Times New Roman" w:hAnsi="Times New Roman" w:cs="Times New Roman"/>
            <w:b/>
            <w:sz w:val="24"/>
            <w:szCs w:val="24"/>
          </w:rPr>
          <w:t>MATERIALS AND METHODS</w:t>
        </w:r>
      </w:ins>
    </w:p>
    <w:p w14:paraId="551B2531" w14:textId="77777777" w:rsidR="007B49C2" w:rsidRPr="007B49C2" w:rsidRDefault="007B49C2" w:rsidP="007B49C2">
      <w:pPr>
        <w:spacing w:line="360" w:lineRule="auto"/>
        <w:jc w:val="both"/>
        <w:rPr>
          <w:ins w:id="34" w:author="FESTUS I" w:date="2026-09-25T21:07:00Z" w16du:dateUtc="2026-09-26T01:07:00Z"/>
          <w:rFonts w:ascii="Times New Roman" w:hAnsi="Times New Roman" w:cs="Times New Roman"/>
          <w:b/>
          <w:bCs/>
          <w:sz w:val="24"/>
          <w:szCs w:val="24"/>
        </w:rPr>
      </w:pPr>
      <w:ins w:id="35" w:author="FESTUS I" w:date="2026-09-25T21:07:00Z" w16du:dateUtc="2026-09-26T01:07:00Z">
        <w:r>
          <w:rPr>
            <w:rFonts w:ascii="Times New Roman" w:hAnsi="Times New Roman" w:cs="Times New Roman"/>
            <w:b/>
            <w:bCs/>
            <w:sz w:val="24"/>
            <w:szCs w:val="24"/>
          </w:rPr>
          <w:t>SAMPLING</w:t>
        </w:r>
      </w:ins>
    </w:p>
    <w:p w14:paraId="0D6EBF0B" w14:textId="77777777" w:rsidR="001C06B8" w:rsidRDefault="007B49C2" w:rsidP="007B49C2">
      <w:pPr>
        <w:spacing w:line="360" w:lineRule="auto"/>
        <w:jc w:val="both"/>
        <w:rPr>
          <w:ins w:id="36" w:author="FESTUS I" w:date="2026-09-25T21:07:00Z" w16du:dateUtc="2026-09-26T01:07:00Z"/>
          <w:rFonts w:ascii="Times New Roman" w:hAnsi="Times New Roman" w:cs="Times New Roman"/>
          <w:sz w:val="24"/>
          <w:szCs w:val="24"/>
        </w:rPr>
      </w:pPr>
      <w:ins w:id="37" w:author="FESTUS I" w:date="2026-09-25T21:07:00Z" w16du:dateUtc="2026-09-26T01:07:00Z">
        <w:r>
          <w:rPr>
            <w:rFonts w:ascii="Times New Roman" w:hAnsi="Times New Roman" w:cs="Times New Roman"/>
            <w:b/>
            <w:bCs/>
            <w:sz w:val="28"/>
            <w:szCs w:val="28"/>
          </w:rPr>
          <w:tab/>
        </w:r>
        <w:r w:rsidRPr="007B49C2">
          <w:rPr>
            <w:rFonts w:ascii="Times New Roman" w:hAnsi="Times New Roman" w:cs="Times New Roman"/>
            <w:sz w:val="24"/>
            <w:szCs w:val="24"/>
          </w:rPr>
          <w:t>Th</w:t>
        </w:r>
        <w:r w:rsidR="000B516C">
          <w:rPr>
            <w:rFonts w:ascii="Times New Roman" w:hAnsi="Times New Roman" w:cs="Times New Roman"/>
            <w:sz w:val="24"/>
            <w:szCs w:val="24"/>
          </w:rPr>
          <w:t>e</w:t>
        </w:r>
        <w:r w:rsidRPr="007B49C2">
          <w:rPr>
            <w:rFonts w:ascii="Times New Roman" w:hAnsi="Times New Roman" w:cs="Times New Roman"/>
            <w:sz w:val="24"/>
            <w:szCs w:val="24"/>
          </w:rPr>
          <w:t xml:space="preserve"> sample was harvested from Acacia Senegal. The stem of th</w:t>
        </w:r>
        <w:r w:rsidR="000B516C">
          <w:rPr>
            <w:rFonts w:ascii="Times New Roman" w:hAnsi="Times New Roman" w:cs="Times New Roman"/>
            <w:sz w:val="24"/>
            <w:szCs w:val="24"/>
          </w:rPr>
          <w:t>e</w:t>
        </w:r>
        <w:r w:rsidRPr="007B49C2">
          <w:rPr>
            <w:rFonts w:ascii="Times New Roman" w:hAnsi="Times New Roman" w:cs="Times New Roman"/>
            <w:sz w:val="24"/>
            <w:szCs w:val="24"/>
          </w:rPr>
          <w:t xml:space="preserve"> specie </w:t>
        </w:r>
        <w:r w:rsidR="000B516C">
          <w:rPr>
            <w:rFonts w:ascii="Times New Roman" w:hAnsi="Times New Roman" w:cs="Times New Roman"/>
            <w:sz w:val="24"/>
            <w:szCs w:val="24"/>
          </w:rPr>
          <w:t>was</w:t>
        </w:r>
        <w:r w:rsidRPr="007B49C2">
          <w:rPr>
            <w:rFonts w:ascii="Times New Roman" w:hAnsi="Times New Roman" w:cs="Times New Roman"/>
            <w:sz w:val="24"/>
            <w:szCs w:val="24"/>
          </w:rPr>
          <w:t xml:space="preserve"> cut</w:t>
        </w:r>
        <w:r w:rsidR="000B516C">
          <w:rPr>
            <w:rFonts w:ascii="Times New Roman" w:hAnsi="Times New Roman" w:cs="Times New Roman"/>
            <w:sz w:val="24"/>
            <w:szCs w:val="24"/>
          </w:rPr>
          <w:t xml:space="preserve"> and the gum oozed out and dried</w:t>
        </w:r>
        <w:r w:rsidRPr="007B49C2">
          <w:rPr>
            <w:rFonts w:ascii="Times New Roman" w:hAnsi="Times New Roman" w:cs="Times New Roman"/>
            <w:sz w:val="24"/>
            <w:szCs w:val="24"/>
          </w:rPr>
          <w:t xml:space="preserve"> at room temperature of 30</w:t>
        </w:r>
        <w:r w:rsidRPr="007B49C2">
          <w:rPr>
            <w:rFonts w:ascii="Times New Roman" w:hAnsi="Times New Roman" w:cs="Times New Roman"/>
            <w:sz w:val="24"/>
            <w:szCs w:val="24"/>
            <w:vertAlign w:val="superscript"/>
          </w:rPr>
          <w:t>0</w:t>
        </w:r>
        <w:r w:rsidRPr="007B49C2">
          <w:rPr>
            <w:rFonts w:ascii="Times New Roman" w:hAnsi="Times New Roman" w:cs="Times New Roman"/>
            <w:sz w:val="24"/>
            <w:szCs w:val="24"/>
            <w:vertAlign w:val="superscript"/>
          </w:rPr>
          <w:softHyphen/>
        </w:r>
        <w:r w:rsidRPr="007B49C2">
          <w:rPr>
            <w:rFonts w:ascii="Times New Roman" w:hAnsi="Times New Roman" w:cs="Times New Roman"/>
            <w:sz w:val="24"/>
            <w:szCs w:val="24"/>
            <w:vertAlign w:val="superscript"/>
          </w:rPr>
          <w:softHyphen/>
        </w:r>
        <w:r w:rsidRPr="007B49C2">
          <w:rPr>
            <w:rFonts w:ascii="Times New Roman" w:hAnsi="Times New Roman" w:cs="Times New Roman"/>
            <w:sz w:val="24"/>
            <w:szCs w:val="24"/>
            <w:vertAlign w:val="superscript"/>
          </w:rPr>
          <w:softHyphen/>
        </w:r>
        <w:r w:rsidRPr="007B49C2">
          <w:rPr>
            <w:rFonts w:ascii="Times New Roman" w:hAnsi="Times New Roman" w:cs="Times New Roman"/>
            <w:sz w:val="24"/>
            <w:szCs w:val="24"/>
          </w:rPr>
          <w:t>C</w:t>
        </w:r>
        <w:r w:rsidR="000B516C">
          <w:rPr>
            <w:rFonts w:ascii="Times New Roman" w:hAnsi="Times New Roman" w:cs="Times New Roman"/>
            <w:sz w:val="24"/>
            <w:szCs w:val="24"/>
          </w:rPr>
          <w:t>±5 to form clumps. The clumps we</w:t>
        </w:r>
        <w:r w:rsidRPr="007B49C2">
          <w:rPr>
            <w:rFonts w:ascii="Times New Roman" w:hAnsi="Times New Roman" w:cs="Times New Roman"/>
            <w:sz w:val="24"/>
            <w:szCs w:val="24"/>
          </w:rPr>
          <w:t>re collected and particle</w:t>
        </w:r>
        <w:r w:rsidR="000B516C">
          <w:rPr>
            <w:rFonts w:ascii="Times New Roman" w:hAnsi="Times New Roman" w:cs="Times New Roman"/>
            <w:sz w:val="24"/>
            <w:szCs w:val="24"/>
          </w:rPr>
          <w:t>s such as</w:t>
        </w:r>
        <w:r w:rsidRPr="007B49C2">
          <w:rPr>
            <w:rFonts w:ascii="Times New Roman" w:hAnsi="Times New Roman" w:cs="Times New Roman"/>
            <w:sz w:val="24"/>
            <w:szCs w:val="24"/>
          </w:rPr>
          <w:t xml:space="preserve"> sand, sticks </w:t>
        </w:r>
        <w:r w:rsidR="000B516C">
          <w:rPr>
            <w:rFonts w:ascii="Times New Roman" w:hAnsi="Times New Roman" w:cs="Times New Roman"/>
            <w:sz w:val="24"/>
            <w:szCs w:val="24"/>
          </w:rPr>
          <w:t>and dirt we</w:t>
        </w:r>
        <w:r w:rsidRPr="007B49C2">
          <w:rPr>
            <w:rFonts w:ascii="Times New Roman" w:hAnsi="Times New Roman" w:cs="Times New Roman"/>
            <w:sz w:val="24"/>
            <w:szCs w:val="24"/>
          </w:rPr>
          <w:t xml:space="preserve">re </w:t>
        </w:r>
        <w:r w:rsidR="000B516C">
          <w:rPr>
            <w:rFonts w:ascii="Times New Roman" w:hAnsi="Times New Roman" w:cs="Times New Roman"/>
            <w:sz w:val="24"/>
            <w:szCs w:val="24"/>
          </w:rPr>
          <w:t xml:space="preserve">removed from the clumps </w:t>
        </w:r>
        <w:r w:rsidRPr="007B49C2">
          <w:rPr>
            <w:rFonts w:ascii="Times New Roman" w:hAnsi="Times New Roman" w:cs="Times New Roman"/>
            <w:sz w:val="24"/>
            <w:szCs w:val="24"/>
          </w:rPr>
          <w:t xml:space="preserve">and preserved with formaldehyde to avoid micro organism infestation which may cause biodegradation of the gum. </w:t>
        </w:r>
        <w:r w:rsidR="000B516C">
          <w:rPr>
            <w:rFonts w:ascii="Times New Roman" w:hAnsi="Times New Roman" w:cs="Times New Roman"/>
            <w:sz w:val="24"/>
            <w:szCs w:val="24"/>
          </w:rPr>
          <w:t>T</w:t>
        </w:r>
        <w:r w:rsidRPr="007B49C2">
          <w:rPr>
            <w:rFonts w:ascii="Times New Roman" w:hAnsi="Times New Roman" w:cs="Times New Roman"/>
            <w:sz w:val="24"/>
            <w:szCs w:val="24"/>
          </w:rPr>
          <w:t xml:space="preserve">he samples </w:t>
        </w:r>
        <w:r w:rsidR="000B516C">
          <w:rPr>
            <w:rFonts w:ascii="Times New Roman" w:hAnsi="Times New Roman" w:cs="Times New Roman"/>
            <w:sz w:val="24"/>
            <w:szCs w:val="24"/>
          </w:rPr>
          <w:t>we</w:t>
        </w:r>
        <w:r w:rsidRPr="007B49C2">
          <w:rPr>
            <w:rFonts w:ascii="Times New Roman" w:hAnsi="Times New Roman" w:cs="Times New Roman"/>
            <w:sz w:val="24"/>
            <w:szCs w:val="24"/>
          </w:rPr>
          <w:t>re dried for easy grounding. The dried sample</w:t>
        </w:r>
        <w:r w:rsidR="000B516C">
          <w:rPr>
            <w:rFonts w:ascii="Times New Roman" w:hAnsi="Times New Roman" w:cs="Times New Roman"/>
            <w:sz w:val="24"/>
            <w:szCs w:val="24"/>
          </w:rPr>
          <w:t>s</w:t>
        </w:r>
        <w:r w:rsidRPr="007B49C2">
          <w:rPr>
            <w:rFonts w:ascii="Times New Roman" w:hAnsi="Times New Roman" w:cs="Times New Roman"/>
            <w:sz w:val="24"/>
            <w:szCs w:val="24"/>
          </w:rPr>
          <w:t xml:space="preserve"> </w:t>
        </w:r>
        <w:r w:rsidR="000B516C">
          <w:rPr>
            <w:rFonts w:ascii="Times New Roman" w:hAnsi="Times New Roman" w:cs="Times New Roman"/>
            <w:sz w:val="24"/>
            <w:szCs w:val="24"/>
          </w:rPr>
          <w:t>we</w:t>
        </w:r>
        <w:r w:rsidRPr="007B49C2">
          <w:rPr>
            <w:rFonts w:ascii="Times New Roman" w:hAnsi="Times New Roman" w:cs="Times New Roman"/>
            <w:sz w:val="24"/>
            <w:szCs w:val="24"/>
          </w:rPr>
          <w:t>re grounded to fine power and kept in a</w:t>
        </w:r>
        <w:r w:rsidR="001C06B8">
          <w:rPr>
            <w:rFonts w:ascii="Times New Roman" w:hAnsi="Times New Roman" w:cs="Times New Roman"/>
            <w:sz w:val="24"/>
            <w:szCs w:val="24"/>
          </w:rPr>
          <w:t>n air–</w:t>
        </w:r>
        <w:r w:rsidRPr="007B49C2">
          <w:rPr>
            <w:rFonts w:ascii="Times New Roman" w:hAnsi="Times New Roman" w:cs="Times New Roman"/>
            <w:sz w:val="24"/>
            <w:szCs w:val="24"/>
          </w:rPr>
          <w:t>tight container.</w:t>
        </w:r>
      </w:ins>
    </w:p>
    <w:p w14:paraId="6CA3AE3C" w14:textId="77777777" w:rsidR="007B49C2" w:rsidRDefault="001C06B8" w:rsidP="001C06B8">
      <w:pPr>
        <w:spacing w:line="360" w:lineRule="auto"/>
        <w:ind w:firstLine="720"/>
        <w:jc w:val="both"/>
        <w:rPr>
          <w:ins w:id="38" w:author="FESTUS I" w:date="2026-09-25T21:07:00Z" w16du:dateUtc="2026-09-26T01:07:00Z"/>
          <w:rFonts w:ascii="Times New Roman" w:hAnsi="Times New Roman" w:cs="Times New Roman"/>
          <w:sz w:val="24"/>
          <w:szCs w:val="24"/>
        </w:rPr>
      </w:pPr>
      <w:ins w:id="39" w:author="FESTUS I" w:date="2026-09-25T21:07:00Z" w16du:dateUtc="2026-09-26T01:07:00Z">
        <w:r>
          <w:rPr>
            <w:rFonts w:ascii="Times New Roman" w:hAnsi="Times New Roman" w:cs="Times New Roman"/>
            <w:sz w:val="24"/>
            <w:szCs w:val="24"/>
          </w:rPr>
          <w:t>Materials used include; Ethanol, tetraoxosulphate (VI) acid, toluene, anthrone reagent, hydrochloric acid, sodium carbonate, alkaline sodium phenate, sodium hypochlorite</w:t>
        </w:r>
        <w:r w:rsidR="00DE3416">
          <w:rPr>
            <w:rFonts w:ascii="Times New Roman" w:hAnsi="Times New Roman" w:cs="Times New Roman"/>
            <w:sz w:val="24"/>
            <w:szCs w:val="24"/>
          </w:rPr>
          <w:t>,</w:t>
        </w:r>
        <w:r w:rsidR="007B49C2" w:rsidRPr="007B49C2">
          <w:rPr>
            <w:rFonts w:ascii="Times New Roman" w:hAnsi="Times New Roman" w:cs="Times New Roman"/>
            <w:sz w:val="24"/>
            <w:szCs w:val="24"/>
          </w:rPr>
          <w:t xml:space="preserve"> </w:t>
        </w:r>
        <w:r>
          <w:rPr>
            <w:rFonts w:ascii="Times New Roman" w:hAnsi="Times New Roman" w:cs="Times New Roman"/>
            <w:sz w:val="24"/>
            <w:szCs w:val="24"/>
          </w:rPr>
          <w:t>sodium potassium tartrate, dry ammonium sulphate and sodium sulphate.</w:t>
        </w:r>
        <w:r w:rsidR="00DE3416">
          <w:rPr>
            <w:rFonts w:ascii="Times New Roman" w:hAnsi="Times New Roman" w:cs="Times New Roman"/>
            <w:sz w:val="24"/>
            <w:szCs w:val="24"/>
          </w:rPr>
          <w:t xml:space="preserve"> They were supplied and used as standard analytical reagents.</w:t>
        </w:r>
      </w:ins>
    </w:p>
    <w:p w14:paraId="5E601833" w14:textId="77777777" w:rsidR="000D670C" w:rsidRDefault="000D670C" w:rsidP="000D670C">
      <w:pPr>
        <w:spacing w:line="360" w:lineRule="auto"/>
        <w:jc w:val="both"/>
        <w:rPr>
          <w:ins w:id="40" w:author="FESTUS I" w:date="2026-09-25T21:07:00Z" w16du:dateUtc="2026-09-26T01:07:00Z"/>
          <w:rFonts w:ascii="Times New Roman" w:hAnsi="Times New Roman" w:cs="Times New Roman"/>
          <w:b/>
          <w:sz w:val="24"/>
          <w:szCs w:val="24"/>
        </w:rPr>
      </w:pPr>
      <w:ins w:id="41" w:author="FESTUS I" w:date="2026-09-25T21:07:00Z" w16du:dateUtc="2026-09-26T01:07:00Z">
        <w:r w:rsidRPr="000D670C">
          <w:rPr>
            <w:rFonts w:ascii="Times New Roman" w:hAnsi="Times New Roman" w:cs="Times New Roman"/>
            <w:b/>
            <w:sz w:val="24"/>
            <w:szCs w:val="24"/>
          </w:rPr>
          <w:t>METHODS</w:t>
        </w:r>
      </w:ins>
    </w:p>
    <w:p w14:paraId="278D45A7" w14:textId="77777777" w:rsidR="000D670C" w:rsidRDefault="000D670C" w:rsidP="000D670C">
      <w:pPr>
        <w:spacing w:line="360" w:lineRule="auto"/>
        <w:jc w:val="both"/>
        <w:rPr>
          <w:ins w:id="42" w:author="FESTUS I" w:date="2026-09-25T21:07:00Z" w16du:dateUtc="2026-09-26T01:07:00Z"/>
          <w:rFonts w:ascii="Times New Roman" w:hAnsi="Times New Roman" w:cs="Times New Roman"/>
          <w:sz w:val="24"/>
          <w:szCs w:val="24"/>
        </w:rPr>
      </w:pPr>
      <w:ins w:id="43" w:author="FESTUS I" w:date="2026-09-25T21:07:00Z" w16du:dateUtc="2026-09-26T01:07:00Z">
        <w:r>
          <w:rPr>
            <w:rFonts w:ascii="Times New Roman" w:hAnsi="Times New Roman" w:cs="Times New Roman"/>
            <w:sz w:val="24"/>
            <w:szCs w:val="24"/>
          </w:rPr>
          <w:t>Metal contents was determined using the Atomic Absorption Spectrophotometer (AAS), Sugar contents and Carbohydrate contents were determined using Anthrone method,</w:t>
        </w:r>
        <w:r w:rsidR="00571DC2">
          <w:rPr>
            <w:rFonts w:ascii="Times New Roman" w:hAnsi="Times New Roman" w:cs="Times New Roman"/>
            <w:sz w:val="24"/>
            <w:szCs w:val="24"/>
          </w:rPr>
          <w:t xml:space="preserve"> Viscosity was determined using Oswald Viscometer, pH was determined using the Jenway 3510 pH meter.</w:t>
        </w:r>
        <w:r w:rsidR="000E7D88">
          <w:rPr>
            <w:rFonts w:ascii="Times New Roman" w:hAnsi="Times New Roman" w:cs="Times New Roman"/>
            <w:sz w:val="24"/>
            <w:szCs w:val="24"/>
          </w:rPr>
          <w:t xml:space="preserve"> Other properties such as Ash content, Moisture content, Insoluble matter, Soluble matter, Nitrogen and Protein</w:t>
        </w:r>
        <w:r>
          <w:rPr>
            <w:rFonts w:ascii="Times New Roman" w:hAnsi="Times New Roman" w:cs="Times New Roman"/>
            <w:sz w:val="24"/>
            <w:szCs w:val="24"/>
          </w:rPr>
          <w:t xml:space="preserve"> </w:t>
        </w:r>
        <w:r w:rsidR="000E7D88">
          <w:rPr>
            <w:rFonts w:ascii="Times New Roman" w:hAnsi="Times New Roman" w:cs="Times New Roman"/>
            <w:sz w:val="24"/>
            <w:szCs w:val="24"/>
          </w:rPr>
          <w:t>were determined using standard methods.</w:t>
        </w:r>
      </w:ins>
    </w:p>
    <w:p w14:paraId="71B5EB6F" w14:textId="77777777" w:rsidR="002F19EC" w:rsidRDefault="002F19EC" w:rsidP="002F19EC">
      <w:pPr>
        <w:spacing w:line="360" w:lineRule="auto"/>
        <w:jc w:val="both"/>
        <w:rPr>
          <w:ins w:id="44" w:author="FESTUS I" w:date="2026-09-25T21:07:00Z" w16du:dateUtc="2026-09-26T01:07:00Z"/>
          <w:rFonts w:ascii="Times New Roman" w:hAnsi="Times New Roman" w:cs="Times New Roman"/>
          <w:b/>
          <w:bCs/>
          <w:sz w:val="28"/>
          <w:szCs w:val="28"/>
        </w:rPr>
      </w:pPr>
    </w:p>
    <w:p w14:paraId="6B16045F" w14:textId="77777777" w:rsidR="002F19EC" w:rsidRDefault="002F19EC" w:rsidP="002F19EC">
      <w:pPr>
        <w:spacing w:line="360" w:lineRule="auto"/>
        <w:jc w:val="both"/>
        <w:rPr>
          <w:ins w:id="45" w:author="FESTUS I" w:date="2026-09-25T21:07:00Z" w16du:dateUtc="2026-09-26T01:07:00Z"/>
          <w:rFonts w:ascii="Times New Roman" w:hAnsi="Times New Roman" w:cs="Times New Roman"/>
          <w:b/>
          <w:bCs/>
          <w:sz w:val="28"/>
          <w:szCs w:val="28"/>
        </w:rPr>
      </w:pPr>
    </w:p>
    <w:p w14:paraId="46B2A4E0" w14:textId="77777777" w:rsidR="002F19EC" w:rsidRDefault="002F19EC" w:rsidP="002F19EC">
      <w:pPr>
        <w:spacing w:line="360" w:lineRule="auto"/>
        <w:jc w:val="both"/>
        <w:rPr>
          <w:ins w:id="46" w:author="FESTUS I" w:date="2026-09-25T21:07:00Z" w16du:dateUtc="2026-09-26T01:07:00Z"/>
          <w:rFonts w:ascii="Times New Roman" w:hAnsi="Times New Roman" w:cs="Times New Roman"/>
          <w:b/>
          <w:bCs/>
          <w:sz w:val="28"/>
          <w:szCs w:val="28"/>
        </w:rPr>
      </w:pPr>
    </w:p>
    <w:p w14:paraId="4E6C02A9" w14:textId="77777777" w:rsidR="002F19EC" w:rsidRDefault="002F19EC" w:rsidP="002F19EC">
      <w:pPr>
        <w:spacing w:line="360" w:lineRule="auto"/>
        <w:jc w:val="both"/>
        <w:rPr>
          <w:ins w:id="47" w:author="FESTUS I" w:date="2026-09-25T21:07:00Z" w16du:dateUtc="2026-09-26T01:07:00Z"/>
          <w:rFonts w:ascii="Times New Roman" w:hAnsi="Times New Roman" w:cs="Times New Roman"/>
          <w:b/>
          <w:bCs/>
          <w:sz w:val="28"/>
          <w:szCs w:val="28"/>
        </w:rPr>
      </w:pPr>
    </w:p>
    <w:p w14:paraId="20AEECB5" w14:textId="77777777" w:rsidR="002F19EC" w:rsidRPr="002F19EC" w:rsidRDefault="002F19EC" w:rsidP="002F19EC">
      <w:pPr>
        <w:spacing w:line="360" w:lineRule="auto"/>
        <w:jc w:val="both"/>
        <w:rPr>
          <w:ins w:id="48" w:author="FESTUS I" w:date="2026-09-25T21:07:00Z" w16du:dateUtc="2026-09-26T01:07:00Z"/>
          <w:rFonts w:ascii="Times New Roman" w:hAnsi="Times New Roman" w:cs="Times New Roman"/>
          <w:b/>
          <w:bCs/>
          <w:sz w:val="24"/>
          <w:szCs w:val="24"/>
        </w:rPr>
      </w:pPr>
      <w:ins w:id="49" w:author="FESTUS I" w:date="2026-09-25T21:07:00Z" w16du:dateUtc="2026-09-26T01:07:00Z">
        <w:r w:rsidRPr="002F19EC">
          <w:rPr>
            <w:rFonts w:ascii="Times New Roman" w:hAnsi="Times New Roman" w:cs="Times New Roman"/>
            <w:b/>
            <w:bCs/>
            <w:sz w:val="24"/>
            <w:szCs w:val="24"/>
          </w:rPr>
          <w:t>RESULTS AND DISCUSSION</w:t>
        </w:r>
      </w:ins>
    </w:p>
    <w:p w14:paraId="71BB9106" w14:textId="77777777" w:rsidR="002F19EC" w:rsidRPr="002F19EC" w:rsidRDefault="002F19EC" w:rsidP="002F19EC">
      <w:pPr>
        <w:spacing w:line="360" w:lineRule="auto"/>
        <w:jc w:val="both"/>
        <w:rPr>
          <w:ins w:id="50" w:author="FESTUS I" w:date="2026-09-25T21:07:00Z" w16du:dateUtc="2026-09-26T01:07:00Z"/>
          <w:rFonts w:ascii="Times New Roman" w:hAnsi="Times New Roman" w:cs="Times New Roman"/>
          <w:b/>
          <w:bCs/>
          <w:sz w:val="24"/>
          <w:szCs w:val="24"/>
        </w:rPr>
      </w:pPr>
      <w:ins w:id="51" w:author="FESTUS I" w:date="2026-09-25T21:07:00Z" w16du:dateUtc="2026-09-26T01:07:00Z">
        <w:r w:rsidRPr="002F19EC">
          <w:rPr>
            <w:rFonts w:ascii="Times New Roman" w:hAnsi="Times New Roman" w:cs="Times New Roman"/>
            <w:b/>
            <w:bCs/>
            <w:sz w:val="24"/>
            <w:szCs w:val="24"/>
          </w:rPr>
          <w:t>RESULTS</w:t>
        </w:r>
      </w:ins>
    </w:p>
    <w:p w14:paraId="43B79900" w14:textId="77777777" w:rsidR="002F19EC" w:rsidRPr="002F19EC" w:rsidRDefault="002F19EC" w:rsidP="002F19EC">
      <w:pPr>
        <w:spacing w:line="360" w:lineRule="auto"/>
        <w:jc w:val="both"/>
        <w:rPr>
          <w:ins w:id="52" w:author="FESTUS I" w:date="2026-09-25T21:07:00Z" w16du:dateUtc="2026-09-26T01:07:00Z"/>
          <w:rFonts w:ascii="Times New Roman" w:hAnsi="Times New Roman" w:cs="Times New Roman"/>
          <w:b/>
          <w:bCs/>
          <w:sz w:val="24"/>
          <w:szCs w:val="24"/>
        </w:rPr>
      </w:pPr>
      <w:ins w:id="53" w:author="FESTUS I" w:date="2026-09-25T21:07:00Z" w16du:dateUtc="2026-09-26T01:07:00Z">
        <w:r w:rsidRPr="002F19EC">
          <w:rPr>
            <w:rFonts w:ascii="Times New Roman" w:hAnsi="Times New Roman" w:cs="Times New Roman"/>
            <w:b/>
            <w:bCs/>
            <w:sz w:val="24"/>
            <w:szCs w:val="24"/>
          </w:rPr>
          <w:t>Table I: Result</w:t>
        </w:r>
        <w:r>
          <w:rPr>
            <w:rFonts w:ascii="Times New Roman" w:hAnsi="Times New Roman" w:cs="Times New Roman"/>
            <w:b/>
            <w:bCs/>
            <w:sz w:val="24"/>
            <w:szCs w:val="24"/>
          </w:rPr>
          <w:t>s</w:t>
        </w:r>
        <w:r w:rsidRPr="002F19EC">
          <w:rPr>
            <w:rFonts w:ascii="Times New Roman" w:hAnsi="Times New Roman" w:cs="Times New Roman"/>
            <w:b/>
            <w:bCs/>
            <w:sz w:val="24"/>
            <w:szCs w:val="24"/>
          </w:rPr>
          <w:t xml:space="preserve"> of physio-chemical properties </w:t>
        </w:r>
      </w:ins>
    </w:p>
    <w:p w14:paraId="2E7F76C4" w14:textId="77777777" w:rsidR="00CF7B45" w:rsidRDefault="00FF5575" w:rsidP="00AB1FDA">
      <w:pPr>
        <w:spacing w:after="0"/>
        <w:rPr>
          <w:del w:id="54" w:author="FESTUS I" w:date="2026-09-25T21:07:00Z" w16du:dateUtc="2026-09-26T01:07:00Z"/>
          <w:rFonts w:ascii="Arial" w:hAnsi="Arial" w:cs="Arial"/>
          <w:b/>
          <w:sz w:val="32"/>
        </w:rPr>
      </w:pPr>
      <w:del w:id="55" w:author="FESTUS I" w:date="2026-09-25T21:07:00Z" w16du:dateUtc="2026-09-26T01:07:00Z">
        <w:r w:rsidRPr="00AB1FDA">
          <w:rPr>
            <w:rFonts w:ascii="Arial" w:hAnsi="Arial" w:cs="Arial"/>
            <w:b/>
            <w:sz w:val="32"/>
          </w:rPr>
          <w:delText xml:space="preserve">Introduction </w:delText>
        </w:r>
        <w:r w:rsidR="00EA06E6" w:rsidRPr="00AB1FDA">
          <w:rPr>
            <w:rFonts w:ascii="Arial" w:hAnsi="Arial" w:cs="Arial"/>
            <w:b/>
            <w:sz w:val="32"/>
          </w:rPr>
          <w:delText>Tutorial Questionnaire</w:delText>
        </w:r>
        <w:r w:rsidRPr="00AB1FDA">
          <w:rPr>
            <w:rFonts w:ascii="Arial" w:hAnsi="Arial" w:cs="Arial"/>
            <w:b/>
            <w:sz w:val="32"/>
          </w:rPr>
          <w:delText xml:space="preserve"> – Skip Logic</w:delText>
        </w:r>
      </w:del>
    </w:p>
    <w:p w14:paraId="6AFC13BE" w14:textId="77777777" w:rsidR="00AB1FDA" w:rsidRPr="00AB1FDA" w:rsidRDefault="00AB1FDA" w:rsidP="00AB1FDA">
      <w:pPr>
        <w:spacing w:after="0"/>
        <w:rPr>
          <w:del w:id="56" w:author="FESTUS I" w:date="2026-09-25T21:07:00Z" w16du:dateUtc="2026-09-26T01:07:00Z"/>
          <w:rFonts w:ascii="Arial" w:hAnsi="Arial" w:cs="Arial"/>
          <w:b/>
          <w:sz w:val="3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57" w:author="FESTUS I" w:date="2026-09-25T21:07:00Z" w16du:dateUtc="2026-09-26T01:07:00Z">
          <w:tblPr>
            <w:tblStyle w:val="TableGrid"/>
            <w:tblW w:w="0" w:type="auto"/>
            <w:tblLook w:val="04A0" w:firstRow="1" w:lastRow="0" w:firstColumn="1" w:lastColumn="0" w:noHBand="0" w:noVBand="1"/>
          </w:tblPr>
        </w:tblPrChange>
      </w:tblPr>
      <w:tblGrid>
        <w:gridCol w:w="4700"/>
        <w:gridCol w:w="4650"/>
        <w:tblGridChange w:id="58">
          <w:tblGrid>
            <w:gridCol w:w="4562"/>
            <w:gridCol w:w="138"/>
            <w:gridCol w:w="4650"/>
          </w:tblGrid>
        </w:tblGridChange>
      </w:tblGrid>
      <w:tr w:rsidR="00CF7B45" w:rsidRPr="00AB1FDA" w14:paraId="66E09052" w14:textId="61BC7C73" w:rsidTr="003C691C">
        <w:tc>
          <w:tcPr>
            <w:tcW w:w="4788" w:type="dxa"/>
            <w:tcPrChange w:id="59" w:author="FESTUS I" w:date="2026-09-25T21:07:00Z" w16du:dateUtc="2026-09-26T01:07:00Z">
              <w:tcPr>
                <w:tcW w:w="9350" w:type="dxa"/>
                <w:shd w:val="clear" w:color="auto" w:fill="F2F2F2" w:themeFill="background1" w:themeFillShade="F2"/>
              </w:tcPr>
            </w:tcPrChange>
          </w:tcPr>
          <w:p w14:paraId="638E585B" w14:textId="77777777" w:rsidR="00CF7B45" w:rsidRPr="002F19EC" w:rsidRDefault="002F19EC" w:rsidP="003C691C">
            <w:pPr>
              <w:spacing w:after="0" w:line="360" w:lineRule="auto"/>
              <w:jc w:val="both"/>
              <w:rPr>
                <w:rFonts w:ascii="Times New Roman" w:hAnsi="Times New Roman"/>
                <w:b/>
                <w:sz w:val="24"/>
                <w:rPrChange w:id="60" w:author="FESTUS I" w:date="2026-09-25T21:07:00Z" w16du:dateUtc="2026-09-26T01:07:00Z">
                  <w:rPr>
                    <w:rFonts w:ascii="Arial" w:hAnsi="Arial" w:cs="Arial"/>
                  </w:rPr>
                </w:rPrChange>
              </w:rPr>
              <w:pPrChange w:id="61" w:author="FESTUS I" w:date="2026-09-25T21:07:00Z" w16du:dateUtc="2026-09-26T01:07:00Z">
                <w:pPr/>
              </w:pPrChange>
            </w:pPr>
            <w:ins w:id="62" w:author="FESTUS I" w:date="2026-09-25T21:07:00Z" w16du:dateUtc="2026-09-26T01:07:00Z">
              <w:r w:rsidRPr="002F19EC">
                <w:rPr>
                  <w:rFonts w:ascii="Times New Roman" w:hAnsi="Times New Roman" w:cs="Times New Roman"/>
                  <w:b/>
                  <w:bCs/>
                  <w:sz w:val="24"/>
                  <w:szCs w:val="24"/>
                </w:rPr>
                <w:t>PROPERTIES</w:t>
              </w:r>
            </w:ins>
            <w:del w:id="63" w:author="FESTUS I" w:date="2026-09-25T21:07:00Z" w16du:dateUtc="2026-09-26T01:07:00Z">
              <w:r w:rsidR="00CF7B45" w:rsidRPr="00AB1FDA">
                <w:rPr>
                  <w:rFonts w:ascii="Arial" w:hAnsi="Arial" w:cs="Arial"/>
                  <w:sz w:val="28"/>
                </w:rPr>
                <w:delText>Single Choice Questions</w:delText>
              </w:r>
            </w:del>
          </w:p>
        </w:tc>
        <w:tc>
          <w:tcPr>
            <w:tcW w:w="4788" w:type="dxa"/>
            <w:tcPrChange w:id="64" w:author="FESTUS I" w:date="2026-09-25T21:07:00Z" w16du:dateUtc="2026-09-26T01:07:00Z">
              <w:tcPr>
                <w:tcW w:w="4788" w:type="dxa"/>
                <w:gridSpan w:val="2"/>
              </w:tcPr>
            </w:tcPrChange>
          </w:tcPr>
          <w:p w14:paraId="3785A49F" w14:textId="77777777" w:rsidR="002F19EC" w:rsidRPr="002F19EC" w:rsidRDefault="002F19EC" w:rsidP="003C691C">
            <w:pPr>
              <w:spacing w:after="0" w:line="360" w:lineRule="auto"/>
              <w:jc w:val="both"/>
              <w:rPr>
                <w:rFonts w:ascii="Times New Roman" w:hAnsi="Times New Roman" w:cs="Times New Roman"/>
                <w:b/>
                <w:bCs/>
                <w:sz w:val="24"/>
                <w:szCs w:val="24"/>
              </w:rPr>
            </w:pPr>
            <w:ins w:id="65" w:author="FESTUS I" w:date="2026-09-25T21:07:00Z" w16du:dateUtc="2026-09-26T01:07:00Z">
              <w:r w:rsidRPr="002F19EC">
                <w:rPr>
                  <w:rFonts w:ascii="Times New Roman" w:hAnsi="Times New Roman" w:cs="Times New Roman"/>
                  <w:b/>
                  <w:bCs/>
                  <w:sz w:val="24"/>
                  <w:szCs w:val="24"/>
                </w:rPr>
                <w:t>VALUES</w:t>
              </w:r>
            </w:ins>
          </w:p>
        </w:tc>
      </w:tr>
      <w:tr w:rsidR="002F19EC" w:rsidRPr="002F19EC" w14:paraId="41949B0F" w14:textId="77777777" w:rsidTr="003C691C">
        <w:trPr>
          <w:ins w:id="66" w:author="FESTUS I" w:date="2026-09-25T21:07:00Z" w16du:dateUtc="2026-09-26T01:07:00Z"/>
        </w:trPr>
        <w:tc>
          <w:tcPr>
            <w:tcW w:w="4788" w:type="dxa"/>
          </w:tcPr>
          <w:p w14:paraId="58AD4E8C" w14:textId="77777777" w:rsidR="002F19EC" w:rsidRPr="002F19EC" w:rsidRDefault="002F19EC" w:rsidP="003C691C">
            <w:pPr>
              <w:spacing w:after="0" w:line="360" w:lineRule="auto"/>
              <w:jc w:val="both"/>
              <w:rPr>
                <w:ins w:id="67" w:author="FESTUS I" w:date="2026-09-25T21:07:00Z" w16du:dateUtc="2026-09-26T01:07:00Z"/>
                <w:rFonts w:ascii="Times New Roman" w:hAnsi="Times New Roman" w:cs="Times New Roman"/>
                <w:sz w:val="24"/>
                <w:szCs w:val="24"/>
              </w:rPr>
            </w:pPr>
            <w:ins w:id="68" w:author="FESTUS I" w:date="2026-09-25T21:07:00Z" w16du:dateUtc="2026-09-26T01:07:00Z">
              <w:r w:rsidRPr="002F19EC">
                <w:rPr>
                  <w:rFonts w:ascii="Times New Roman" w:hAnsi="Times New Roman" w:cs="Times New Roman"/>
                  <w:sz w:val="24"/>
                  <w:szCs w:val="24"/>
                </w:rPr>
                <w:t>Ash Content</w:t>
              </w:r>
            </w:ins>
          </w:p>
        </w:tc>
        <w:tc>
          <w:tcPr>
            <w:tcW w:w="4788" w:type="dxa"/>
          </w:tcPr>
          <w:p w14:paraId="0BAB3172" w14:textId="77777777" w:rsidR="002F19EC" w:rsidRPr="002F19EC" w:rsidRDefault="002F19EC" w:rsidP="003C691C">
            <w:pPr>
              <w:spacing w:after="0" w:line="360" w:lineRule="auto"/>
              <w:jc w:val="both"/>
              <w:rPr>
                <w:ins w:id="69" w:author="FESTUS I" w:date="2026-09-25T21:07:00Z" w16du:dateUtc="2026-09-26T01:07:00Z"/>
                <w:rFonts w:ascii="Times New Roman" w:hAnsi="Times New Roman" w:cs="Times New Roman"/>
                <w:sz w:val="24"/>
                <w:szCs w:val="24"/>
              </w:rPr>
            </w:pPr>
            <w:ins w:id="70" w:author="FESTUS I" w:date="2026-09-25T21:07:00Z" w16du:dateUtc="2026-09-26T01:07:00Z">
              <w:r w:rsidRPr="002F19EC">
                <w:rPr>
                  <w:rFonts w:ascii="Times New Roman" w:hAnsi="Times New Roman" w:cs="Times New Roman"/>
                  <w:sz w:val="24"/>
                  <w:szCs w:val="24"/>
                </w:rPr>
                <w:t>3.23%</w:t>
              </w:r>
            </w:ins>
          </w:p>
        </w:tc>
      </w:tr>
      <w:tr w:rsidR="002F19EC" w:rsidRPr="002F19EC" w14:paraId="51ABE70B" w14:textId="77777777" w:rsidTr="003C691C">
        <w:trPr>
          <w:ins w:id="71" w:author="FESTUS I" w:date="2026-09-25T21:07:00Z" w16du:dateUtc="2026-09-26T01:07:00Z"/>
        </w:trPr>
        <w:tc>
          <w:tcPr>
            <w:tcW w:w="4788" w:type="dxa"/>
          </w:tcPr>
          <w:p w14:paraId="7D0D7493" w14:textId="77777777" w:rsidR="002F19EC" w:rsidRPr="002F19EC" w:rsidRDefault="002F19EC" w:rsidP="003C691C">
            <w:pPr>
              <w:spacing w:after="0" w:line="360" w:lineRule="auto"/>
              <w:jc w:val="both"/>
              <w:rPr>
                <w:ins w:id="72" w:author="FESTUS I" w:date="2026-09-25T21:07:00Z" w16du:dateUtc="2026-09-26T01:07:00Z"/>
                <w:rFonts w:ascii="Times New Roman" w:hAnsi="Times New Roman" w:cs="Times New Roman"/>
                <w:sz w:val="24"/>
                <w:szCs w:val="24"/>
              </w:rPr>
            </w:pPr>
            <w:ins w:id="73" w:author="FESTUS I" w:date="2026-09-25T21:07:00Z" w16du:dateUtc="2026-09-26T01:07:00Z">
              <w:r w:rsidRPr="002F19EC">
                <w:rPr>
                  <w:rFonts w:ascii="Times New Roman" w:hAnsi="Times New Roman" w:cs="Times New Roman"/>
                  <w:sz w:val="24"/>
                  <w:szCs w:val="24"/>
                </w:rPr>
                <w:t>Moisture Content</w:t>
              </w:r>
            </w:ins>
          </w:p>
        </w:tc>
        <w:tc>
          <w:tcPr>
            <w:tcW w:w="4788" w:type="dxa"/>
          </w:tcPr>
          <w:p w14:paraId="083E1B59" w14:textId="77777777" w:rsidR="002F19EC" w:rsidRPr="002F19EC" w:rsidRDefault="002F19EC" w:rsidP="003C691C">
            <w:pPr>
              <w:spacing w:after="0" w:line="360" w:lineRule="auto"/>
              <w:jc w:val="both"/>
              <w:rPr>
                <w:ins w:id="74" w:author="FESTUS I" w:date="2026-09-25T21:07:00Z" w16du:dateUtc="2026-09-26T01:07:00Z"/>
                <w:rFonts w:ascii="Times New Roman" w:hAnsi="Times New Roman" w:cs="Times New Roman"/>
                <w:sz w:val="24"/>
                <w:szCs w:val="24"/>
              </w:rPr>
            </w:pPr>
            <w:ins w:id="75" w:author="FESTUS I" w:date="2026-09-25T21:07:00Z" w16du:dateUtc="2026-09-26T01:07:00Z">
              <w:r w:rsidRPr="002F19EC">
                <w:rPr>
                  <w:rFonts w:ascii="Times New Roman" w:hAnsi="Times New Roman" w:cs="Times New Roman"/>
                  <w:sz w:val="24"/>
                  <w:szCs w:val="24"/>
                </w:rPr>
                <w:t>6.9%</w:t>
              </w:r>
            </w:ins>
          </w:p>
        </w:tc>
      </w:tr>
      <w:tr w:rsidR="002F19EC" w:rsidRPr="002F19EC" w14:paraId="092AB62C" w14:textId="77777777" w:rsidTr="003C691C">
        <w:trPr>
          <w:ins w:id="76" w:author="FESTUS I" w:date="2026-09-25T21:07:00Z" w16du:dateUtc="2026-09-26T01:07:00Z"/>
        </w:trPr>
        <w:tc>
          <w:tcPr>
            <w:tcW w:w="4788" w:type="dxa"/>
          </w:tcPr>
          <w:p w14:paraId="4ACB764C" w14:textId="77777777" w:rsidR="002F19EC" w:rsidRPr="002F19EC" w:rsidRDefault="002F19EC" w:rsidP="003C691C">
            <w:pPr>
              <w:spacing w:after="0" w:line="360" w:lineRule="auto"/>
              <w:jc w:val="both"/>
              <w:rPr>
                <w:ins w:id="77" w:author="FESTUS I" w:date="2026-09-25T21:07:00Z" w16du:dateUtc="2026-09-26T01:07:00Z"/>
                <w:rFonts w:ascii="Times New Roman" w:hAnsi="Times New Roman" w:cs="Times New Roman"/>
                <w:sz w:val="24"/>
                <w:szCs w:val="24"/>
              </w:rPr>
            </w:pPr>
            <w:ins w:id="78" w:author="FESTUS I" w:date="2026-09-25T21:07:00Z" w16du:dateUtc="2026-09-26T01:07:00Z">
              <w:r w:rsidRPr="002F19EC">
                <w:rPr>
                  <w:rFonts w:ascii="Times New Roman" w:hAnsi="Times New Roman" w:cs="Times New Roman"/>
                  <w:sz w:val="24"/>
                  <w:szCs w:val="24"/>
                </w:rPr>
                <w:t>Insoluble Matter</w:t>
              </w:r>
            </w:ins>
          </w:p>
        </w:tc>
        <w:tc>
          <w:tcPr>
            <w:tcW w:w="4788" w:type="dxa"/>
          </w:tcPr>
          <w:p w14:paraId="7A8631A0" w14:textId="77777777" w:rsidR="002F19EC" w:rsidRPr="002F19EC" w:rsidRDefault="002F19EC" w:rsidP="003C691C">
            <w:pPr>
              <w:spacing w:after="0" w:line="360" w:lineRule="auto"/>
              <w:jc w:val="both"/>
              <w:rPr>
                <w:ins w:id="79" w:author="FESTUS I" w:date="2026-09-25T21:07:00Z" w16du:dateUtc="2026-09-26T01:07:00Z"/>
                <w:rFonts w:ascii="Times New Roman" w:hAnsi="Times New Roman" w:cs="Times New Roman"/>
                <w:sz w:val="24"/>
                <w:szCs w:val="24"/>
              </w:rPr>
            </w:pPr>
            <w:ins w:id="80" w:author="FESTUS I" w:date="2026-09-25T21:07:00Z" w16du:dateUtc="2026-09-26T01:07:00Z">
              <w:r w:rsidRPr="002F19EC">
                <w:rPr>
                  <w:rFonts w:ascii="Times New Roman" w:hAnsi="Times New Roman" w:cs="Times New Roman"/>
                  <w:sz w:val="24"/>
                  <w:szCs w:val="24"/>
                </w:rPr>
                <w:t>9.4%</w:t>
              </w:r>
            </w:ins>
          </w:p>
        </w:tc>
      </w:tr>
      <w:tr w:rsidR="002F19EC" w:rsidRPr="002F19EC" w14:paraId="36B501CF" w14:textId="77777777" w:rsidTr="003C691C">
        <w:trPr>
          <w:ins w:id="81" w:author="FESTUS I" w:date="2026-09-25T21:07:00Z" w16du:dateUtc="2026-09-26T01:07:00Z"/>
        </w:trPr>
        <w:tc>
          <w:tcPr>
            <w:tcW w:w="4788" w:type="dxa"/>
          </w:tcPr>
          <w:p w14:paraId="469B70CE" w14:textId="77777777" w:rsidR="002F19EC" w:rsidRPr="002F19EC" w:rsidRDefault="002F19EC" w:rsidP="003C691C">
            <w:pPr>
              <w:spacing w:after="0" w:line="360" w:lineRule="auto"/>
              <w:jc w:val="both"/>
              <w:rPr>
                <w:ins w:id="82" w:author="FESTUS I" w:date="2026-09-25T21:07:00Z" w16du:dateUtc="2026-09-26T01:07:00Z"/>
                <w:rFonts w:ascii="Times New Roman" w:hAnsi="Times New Roman" w:cs="Times New Roman"/>
                <w:sz w:val="24"/>
                <w:szCs w:val="24"/>
              </w:rPr>
            </w:pPr>
            <w:ins w:id="83" w:author="FESTUS I" w:date="2026-09-25T21:07:00Z" w16du:dateUtc="2026-09-26T01:07:00Z">
              <w:r w:rsidRPr="002F19EC">
                <w:rPr>
                  <w:rFonts w:ascii="Times New Roman" w:hAnsi="Times New Roman" w:cs="Times New Roman"/>
                  <w:sz w:val="24"/>
                  <w:szCs w:val="24"/>
                </w:rPr>
                <w:t>Soluble Matter</w:t>
              </w:r>
            </w:ins>
          </w:p>
        </w:tc>
        <w:tc>
          <w:tcPr>
            <w:tcW w:w="4788" w:type="dxa"/>
          </w:tcPr>
          <w:p w14:paraId="544358DD" w14:textId="77777777" w:rsidR="002F19EC" w:rsidRPr="002F19EC" w:rsidRDefault="002F19EC" w:rsidP="003C691C">
            <w:pPr>
              <w:spacing w:after="0" w:line="360" w:lineRule="auto"/>
              <w:jc w:val="both"/>
              <w:rPr>
                <w:ins w:id="84" w:author="FESTUS I" w:date="2026-09-25T21:07:00Z" w16du:dateUtc="2026-09-26T01:07:00Z"/>
                <w:rFonts w:ascii="Times New Roman" w:hAnsi="Times New Roman" w:cs="Times New Roman"/>
                <w:sz w:val="24"/>
                <w:szCs w:val="24"/>
              </w:rPr>
            </w:pPr>
            <w:ins w:id="85" w:author="FESTUS I" w:date="2026-09-25T21:07:00Z" w16du:dateUtc="2026-09-26T01:07:00Z">
              <w:r w:rsidRPr="002F19EC">
                <w:rPr>
                  <w:rFonts w:ascii="Times New Roman" w:hAnsi="Times New Roman" w:cs="Times New Roman"/>
                  <w:sz w:val="24"/>
                  <w:szCs w:val="24"/>
                </w:rPr>
                <w:t>90.6%</w:t>
              </w:r>
            </w:ins>
          </w:p>
        </w:tc>
      </w:tr>
      <w:tr w:rsidR="002F19EC" w:rsidRPr="002F19EC" w14:paraId="3808DC14" w14:textId="77777777" w:rsidTr="003C691C">
        <w:trPr>
          <w:ins w:id="86" w:author="FESTUS I" w:date="2026-09-25T21:07:00Z" w16du:dateUtc="2026-09-26T01:07:00Z"/>
        </w:trPr>
        <w:tc>
          <w:tcPr>
            <w:tcW w:w="4788" w:type="dxa"/>
          </w:tcPr>
          <w:p w14:paraId="59132EC6" w14:textId="77777777" w:rsidR="002F19EC" w:rsidRPr="002F19EC" w:rsidRDefault="002F19EC" w:rsidP="003C691C">
            <w:pPr>
              <w:spacing w:after="0" w:line="360" w:lineRule="auto"/>
              <w:jc w:val="both"/>
              <w:rPr>
                <w:ins w:id="87" w:author="FESTUS I" w:date="2026-09-25T21:07:00Z" w16du:dateUtc="2026-09-26T01:07:00Z"/>
                <w:rFonts w:ascii="Times New Roman" w:hAnsi="Times New Roman" w:cs="Times New Roman"/>
                <w:sz w:val="24"/>
                <w:szCs w:val="24"/>
              </w:rPr>
            </w:pPr>
            <w:ins w:id="88" w:author="FESTUS I" w:date="2026-09-25T21:07:00Z" w16du:dateUtc="2026-09-26T01:07:00Z">
              <w:r w:rsidRPr="002F19EC">
                <w:rPr>
                  <w:rFonts w:ascii="Times New Roman" w:hAnsi="Times New Roman" w:cs="Times New Roman"/>
                  <w:sz w:val="24"/>
                  <w:szCs w:val="24"/>
                </w:rPr>
                <w:t xml:space="preserve">Viscosity </w:t>
              </w:r>
            </w:ins>
          </w:p>
        </w:tc>
        <w:tc>
          <w:tcPr>
            <w:tcW w:w="4788" w:type="dxa"/>
          </w:tcPr>
          <w:p w14:paraId="4FF65432" w14:textId="77777777" w:rsidR="002F19EC" w:rsidRPr="002F19EC" w:rsidRDefault="002F19EC" w:rsidP="003C691C">
            <w:pPr>
              <w:spacing w:after="0" w:line="360" w:lineRule="auto"/>
              <w:jc w:val="both"/>
              <w:rPr>
                <w:ins w:id="89" w:author="FESTUS I" w:date="2026-09-25T21:07:00Z" w16du:dateUtc="2026-09-26T01:07:00Z"/>
                <w:rFonts w:ascii="Times New Roman" w:hAnsi="Times New Roman" w:cs="Times New Roman"/>
                <w:sz w:val="24"/>
                <w:szCs w:val="24"/>
              </w:rPr>
            </w:pPr>
            <w:ins w:id="90" w:author="FESTUS I" w:date="2026-09-25T21:07:00Z" w16du:dateUtc="2026-09-26T01:07:00Z">
              <w:r w:rsidRPr="002F19EC">
                <w:rPr>
                  <w:rFonts w:ascii="Times New Roman" w:hAnsi="Times New Roman" w:cs="Times New Roman"/>
                  <w:sz w:val="24"/>
                  <w:szCs w:val="24"/>
                </w:rPr>
                <w:t>5.45Ns/m</w:t>
              </w:r>
              <w:r w:rsidRPr="002F19EC">
                <w:rPr>
                  <w:rFonts w:ascii="Times New Roman" w:hAnsi="Times New Roman" w:cs="Times New Roman"/>
                  <w:sz w:val="24"/>
                  <w:szCs w:val="24"/>
                  <w:vertAlign w:val="superscript"/>
                </w:rPr>
                <w:t>2</w:t>
              </w:r>
            </w:ins>
          </w:p>
        </w:tc>
      </w:tr>
      <w:tr w:rsidR="002F19EC" w:rsidRPr="002F19EC" w14:paraId="3E599FD3" w14:textId="77777777" w:rsidTr="003C691C">
        <w:trPr>
          <w:ins w:id="91" w:author="FESTUS I" w:date="2026-09-25T21:07:00Z" w16du:dateUtc="2026-09-26T01:07:00Z"/>
        </w:trPr>
        <w:tc>
          <w:tcPr>
            <w:tcW w:w="4788" w:type="dxa"/>
          </w:tcPr>
          <w:p w14:paraId="46EFC3E8" w14:textId="77777777" w:rsidR="002F19EC" w:rsidRPr="002F19EC" w:rsidRDefault="002F19EC" w:rsidP="003C691C">
            <w:pPr>
              <w:spacing w:after="0" w:line="360" w:lineRule="auto"/>
              <w:jc w:val="both"/>
              <w:rPr>
                <w:ins w:id="92" w:author="FESTUS I" w:date="2026-09-25T21:07:00Z" w16du:dateUtc="2026-09-26T01:07:00Z"/>
                <w:rFonts w:ascii="Times New Roman" w:hAnsi="Times New Roman" w:cs="Times New Roman"/>
                <w:sz w:val="24"/>
                <w:szCs w:val="24"/>
              </w:rPr>
            </w:pPr>
            <w:ins w:id="93" w:author="FESTUS I" w:date="2026-09-25T21:07:00Z" w16du:dateUtc="2026-09-26T01:07:00Z">
              <w:r w:rsidRPr="002F19EC">
                <w:rPr>
                  <w:rFonts w:ascii="Times New Roman" w:hAnsi="Times New Roman" w:cs="Times New Roman"/>
                  <w:sz w:val="24"/>
                  <w:szCs w:val="24"/>
                </w:rPr>
                <w:t xml:space="preserve">pH </w:t>
              </w:r>
            </w:ins>
          </w:p>
        </w:tc>
        <w:tc>
          <w:tcPr>
            <w:tcW w:w="4788" w:type="dxa"/>
          </w:tcPr>
          <w:p w14:paraId="773B708C" w14:textId="77777777" w:rsidR="002F19EC" w:rsidRPr="002F19EC" w:rsidRDefault="002F19EC" w:rsidP="003C691C">
            <w:pPr>
              <w:spacing w:after="0" w:line="360" w:lineRule="auto"/>
              <w:jc w:val="both"/>
              <w:rPr>
                <w:ins w:id="94" w:author="FESTUS I" w:date="2026-09-25T21:07:00Z" w16du:dateUtc="2026-09-26T01:07:00Z"/>
                <w:rFonts w:ascii="Times New Roman" w:hAnsi="Times New Roman" w:cs="Times New Roman"/>
                <w:sz w:val="24"/>
                <w:szCs w:val="24"/>
              </w:rPr>
            </w:pPr>
            <w:ins w:id="95" w:author="FESTUS I" w:date="2026-09-25T21:07:00Z" w16du:dateUtc="2026-09-26T01:07:00Z">
              <w:r w:rsidRPr="002F19EC">
                <w:rPr>
                  <w:rFonts w:ascii="Times New Roman" w:hAnsi="Times New Roman" w:cs="Times New Roman"/>
                  <w:sz w:val="24"/>
                  <w:szCs w:val="24"/>
                </w:rPr>
                <w:t>8.16</w:t>
              </w:r>
            </w:ins>
          </w:p>
        </w:tc>
      </w:tr>
    </w:tbl>
    <w:p w14:paraId="500D7DE5" w14:textId="77777777" w:rsidR="00CF7B45" w:rsidRPr="002F19EC" w:rsidRDefault="00CF7B45" w:rsidP="002F19EC">
      <w:pPr>
        <w:spacing w:line="360" w:lineRule="auto"/>
        <w:jc w:val="both"/>
        <w:rPr>
          <w:rFonts w:ascii="Times New Roman" w:hAnsi="Times New Roman"/>
          <w:b/>
          <w:sz w:val="24"/>
          <w:rPrChange w:id="96" w:author="FESTUS I" w:date="2026-09-25T21:07:00Z" w16du:dateUtc="2026-09-26T01:07:00Z">
            <w:rPr>
              <w:rFonts w:ascii="Arial" w:eastAsia="Times New Roman" w:hAnsi="Arial" w:cs="Arial"/>
              <w:color w:val="333333"/>
              <w:sz w:val="21"/>
              <w:szCs w:val="21"/>
            </w:rPr>
          </w:rPrChange>
        </w:rPr>
        <w:pPrChange w:id="97" w:author="FESTUS I" w:date="2026-09-25T21:07:00Z" w16du:dateUtc="2026-09-26T01:07:00Z">
          <w:pPr>
            <w:shd w:val="clear" w:color="auto" w:fill="FFFFFF"/>
            <w:spacing w:after="0" w:line="240" w:lineRule="auto"/>
          </w:pPr>
        </w:pPrChange>
      </w:pPr>
    </w:p>
    <w:p w14:paraId="72B62BF4" w14:textId="77777777" w:rsidR="002F19EC" w:rsidRPr="002F19EC" w:rsidRDefault="002F19EC" w:rsidP="002F19EC">
      <w:pPr>
        <w:spacing w:line="360" w:lineRule="auto"/>
        <w:jc w:val="both"/>
        <w:rPr>
          <w:ins w:id="98" w:author="FESTUS I" w:date="2026-09-25T21:07:00Z" w16du:dateUtc="2026-09-26T01:07:00Z"/>
          <w:rFonts w:ascii="Times New Roman" w:hAnsi="Times New Roman" w:cs="Times New Roman"/>
          <w:b/>
          <w:bCs/>
          <w:sz w:val="24"/>
          <w:szCs w:val="24"/>
        </w:rPr>
      </w:pPr>
      <w:ins w:id="99" w:author="FESTUS I" w:date="2026-09-25T21:07:00Z" w16du:dateUtc="2026-09-26T01:07:00Z">
        <w:r w:rsidRPr="002F19EC">
          <w:rPr>
            <w:rFonts w:ascii="Times New Roman" w:hAnsi="Times New Roman" w:cs="Times New Roman"/>
            <w:b/>
            <w:bCs/>
            <w:sz w:val="24"/>
            <w:szCs w:val="24"/>
          </w:rPr>
          <w:t>Table II: Result</w:t>
        </w:r>
        <w:r w:rsidR="00354A82">
          <w:rPr>
            <w:rFonts w:ascii="Times New Roman" w:hAnsi="Times New Roman" w:cs="Times New Roman"/>
            <w:b/>
            <w:bCs/>
            <w:sz w:val="24"/>
            <w:szCs w:val="24"/>
          </w:rPr>
          <w:t>s</w:t>
        </w:r>
        <w:r w:rsidRPr="002F19EC">
          <w:rPr>
            <w:rFonts w:ascii="Times New Roman" w:hAnsi="Times New Roman" w:cs="Times New Roman"/>
            <w:b/>
            <w:bCs/>
            <w:sz w:val="24"/>
            <w:szCs w:val="24"/>
          </w:rPr>
          <w:t xml:space="preserve"> of Organic Parameters</w:t>
        </w:r>
      </w:ins>
    </w:p>
    <w:p w14:paraId="30A38772" w14:textId="77777777" w:rsidR="00CF7B45" w:rsidRPr="00AB1FDA" w:rsidRDefault="00CF7B45" w:rsidP="00AB1FDA">
      <w:pPr>
        <w:shd w:val="clear" w:color="auto" w:fill="FFFFFF"/>
        <w:spacing w:after="0" w:line="240" w:lineRule="auto"/>
        <w:rPr>
          <w:del w:id="100" w:author="FESTUS I" w:date="2026-09-25T21:07:00Z" w16du:dateUtc="2026-09-26T01:07:00Z"/>
          <w:rFonts w:ascii="Arial" w:eastAsia="Times New Roman" w:hAnsi="Arial" w:cs="Arial"/>
          <w:color w:val="333333"/>
          <w:sz w:val="21"/>
          <w:szCs w:val="21"/>
        </w:rPr>
      </w:pPr>
      <w:del w:id="101" w:author="FESTUS I" w:date="2026-09-25T21:07:00Z" w16du:dateUtc="2026-09-26T01:07:00Z">
        <w:r w:rsidRPr="00AB1FDA">
          <w:rPr>
            <w:rFonts w:ascii="Arial" w:eastAsia="Times New Roman" w:hAnsi="Arial" w:cs="Arial"/>
            <w:color w:val="333333"/>
            <w:sz w:val="21"/>
            <w:szCs w:val="21"/>
          </w:rPr>
          <w:delText>A1. Do you like colors?  </w:delText>
        </w:r>
        <w:r w:rsidRPr="00AB1FDA">
          <w:rPr>
            <w:rFonts w:ascii="Arial" w:eastAsia="Times New Roman" w:hAnsi="Arial" w:cs="Arial"/>
            <w:color w:val="333333"/>
            <w:sz w:val="21"/>
            <w:szCs w:val="21"/>
          </w:rPr>
          <w:br/>
          <w:delText>Yes, No </w:delText>
        </w:r>
        <w:r w:rsidRPr="00AB1FDA">
          <w:rPr>
            <w:rFonts w:ascii="Arial" w:eastAsia="Times New Roman" w:hAnsi="Arial" w:cs="Arial"/>
            <w:color w:val="333333"/>
            <w:sz w:val="21"/>
            <w:szCs w:val="21"/>
          </w:rPr>
          <w:br/>
        </w:r>
        <w:r w:rsidRPr="00AB1FDA">
          <w:rPr>
            <w:rFonts w:ascii="Arial" w:eastAsia="Times New Roman" w:hAnsi="Arial" w:cs="Arial"/>
            <w:b/>
            <w:bCs/>
            <w:color w:val="333333"/>
            <w:sz w:val="21"/>
            <w:szCs w:val="21"/>
          </w:rPr>
          <w:delText>[Single select]</w:delText>
        </w:r>
      </w:del>
    </w:p>
    <w:p w14:paraId="0C8FDE4F" w14:textId="77777777" w:rsidR="00AB1FDA" w:rsidRDefault="00AB1FDA" w:rsidP="00AB1FDA">
      <w:pPr>
        <w:shd w:val="clear" w:color="auto" w:fill="FFFFFF"/>
        <w:spacing w:after="0" w:line="240" w:lineRule="auto"/>
        <w:rPr>
          <w:del w:id="102" w:author="FESTUS I" w:date="2026-09-25T21:07:00Z" w16du:dateUtc="2026-09-26T01:07:00Z"/>
          <w:rFonts w:ascii="Arial" w:eastAsia="Times New Roman" w:hAnsi="Arial" w:cs="Arial"/>
          <w:color w:val="333333"/>
          <w:sz w:val="21"/>
          <w:szCs w:val="21"/>
        </w:rPr>
      </w:pPr>
    </w:p>
    <w:p w14:paraId="06503187" w14:textId="77777777" w:rsidR="00CF7B45" w:rsidRPr="00AB1FDA" w:rsidRDefault="00CF7B45" w:rsidP="00AB1FDA">
      <w:pPr>
        <w:shd w:val="clear" w:color="auto" w:fill="FFFFFF"/>
        <w:spacing w:after="0" w:line="240" w:lineRule="auto"/>
        <w:rPr>
          <w:del w:id="103" w:author="FESTUS I" w:date="2026-09-25T21:07:00Z" w16du:dateUtc="2026-09-26T01:07:00Z"/>
          <w:rFonts w:ascii="Arial" w:eastAsia="Times New Roman" w:hAnsi="Arial" w:cs="Arial"/>
          <w:color w:val="333333"/>
          <w:sz w:val="21"/>
          <w:szCs w:val="21"/>
        </w:rPr>
      </w:pPr>
      <w:del w:id="104" w:author="FESTUS I" w:date="2026-09-25T21:07:00Z" w16du:dateUtc="2026-09-26T01:07:00Z">
        <w:r w:rsidRPr="00AB1FDA">
          <w:rPr>
            <w:rFonts w:ascii="Arial" w:eastAsia="Times New Roman" w:hAnsi="Arial" w:cs="Arial"/>
            <w:color w:val="333333"/>
            <w:sz w:val="21"/>
            <w:szCs w:val="21"/>
          </w:rPr>
          <w:delText>A1A. What color is a ripe tangerine?</w:delText>
        </w:r>
        <w:r w:rsidRPr="00AB1FDA">
          <w:rPr>
            <w:rFonts w:ascii="Arial" w:eastAsia="Times New Roman" w:hAnsi="Arial" w:cs="Arial"/>
            <w:color w:val="333333"/>
            <w:sz w:val="21"/>
            <w:szCs w:val="21"/>
          </w:rPr>
          <w:br/>
          <w:delText>Black, Blue, Green, Orange, Purple, Red, Violet, Yellow</w:delText>
        </w:r>
      </w:del>
    </w:p>
    <w:p w14:paraId="4D88BDB1" w14:textId="77777777" w:rsidR="00CF7B45" w:rsidRPr="00AB1FDA" w:rsidRDefault="00CF7B45" w:rsidP="00AB1FDA">
      <w:pPr>
        <w:spacing w:after="0" w:line="240" w:lineRule="auto"/>
        <w:rPr>
          <w:del w:id="105" w:author="FESTUS I" w:date="2026-09-25T21:07:00Z" w16du:dateUtc="2026-09-26T01:07:00Z"/>
          <w:rFonts w:ascii="Arial" w:eastAsia="Times New Roman" w:hAnsi="Arial" w:cs="Arial"/>
          <w:color w:val="333333"/>
          <w:sz w:val="21"/>
          <w:szCs w:val="21"/>
        </w:rPr>
      </w:pPr>
      <w:del w:id="106" w:author="FESTUS I" w:date="2026-09-25T21:07:00Z" w16du:dateUtc="2026-09-26T01:07:00Z">
        <w:r w:rsidRPr="00AB1FDA">
          <w:rPr>
            <w:rFonts w:ascii="Arial" w:eastAsia="Times New Roman" w:hAnsi="Arial" w:cs="Arial"/>
            <w:b/>
            <w:bCs/>
            <w:color w:val="333333"/>
            <w:sz w:val="21"/>
            <w:szCs w:val="21"/>
            <w:shd w:val="clear" w:color="auto" w:fill="FFFFFF"/>
          </w:rPr>
          <w:delText>[Single select; split in 2 columns]</w:delText>
        </w:r>
        <w:r w:rsidR="00481D77" w:rsidRPr="00AB1FDA">
          <w:rPr>
            <w:rFonts w:ascii="Arial" w:eastAsia="Times New Roman" w:hAnsi="Arial" w:cs="Arial"/>
            <w:b/>
            <w:bCs/>
            <w:color w:val="333333"/>
            <w:sz w:val="21"/>
            <w:szCs w:val="21"/>
            <w:shd w:val="clear" w:color="auto" w:fill="FFFFFF"/>
          </w:rPr>
          <w:br/>
        </w:r>
        <w:r w:rsidR="00481D77" w:rsidRPr="00AB1FDA">
          <w:rPr>
            <w:rFonts w:ascii="Arial" w:eastAsia="Times New Roman" w:hAnsi="Arial" w:cs="Arial"/>
            <w:color w:val="333333"/>
            <w:sz w:val="21"/>
            <w:szCs w:val="21"/>
          </w:rPr>
          <w:br/>
        </w:r>
        <w:r w:rsidRPr="00AB1FDA">
          <w:rPr>
            <w:rFonts w:ascii="Arial" w:eastAsia="Times New Roman" w:hAnsi="Arial" w:cs="Arial"/>
            <w:color w:val="333333"/>
            <w:sz w:val="21"/>
            <w:szCs w:val="21"/>
          </w:rPr>
          <w:delText>A1B. What color is a ripe banana? </w:delText>
        </w:r>
        <w:r w:rsidRPr="00AB1FDA">
          <w:rPr>
            <w:rFonts w:ascii="Arial" w:eastAsia="Times New Roman" w:hAnsi="Arial" w:cs="Arial"/>
            <w:color w:val="333333"/>
            <w:sz w:val="21"/>
            <w:szCs w:val="21"/>
          </w:rPr>
          <w:br/>
          <w:delText>Black, Blue, Green, Orange, Purple, Red, Violet, Yellow</w:delText>
        </w:r>
        <w:r w:rsidRPr="00AB1FDA">
          <w:rPr>
            <w:rFonts w:ascii="Arial" w:eastAsia="Times New Roman" w:hAnsi="Arial" w:cs="Arial"/>
            <w:color w:val="333333"/>
            <w:sz w:val="21"/>
            <w:szCs w:val="21"/>
          </w:rPr>
          <w:br/>
        </w:r>
        <w:r w:rsidRPr="00AB1FDA">
          <w:rPr>
            <w:rFonts w:ascii="Arial" w:eastAsia="Times New Roman" w:hAnsi="Arial" w:cs="Arial"/>
            <w:b/>
            <w:bCs/>
            <w:color w:val="333333"/>
            <w:sz w:val="21"/>
            <w:szCs w:val="21"/>
          </w:rPr>
          <w:delText>[Single select drop down menu]</w:delText>
        </w:r>
      </w:del>
    </w:p>
    <w:p w14:paraId="11E20B3E" w14:textId="77777777" w:rsidR="00AB1FDA" w:rsidRDefault="00AB1FDA" w:rsidP="00AB1FDA">
      <w:pPr>
        <w:shd w:val="clear" w:color="auto" w:fill="FFFFFF"/>
        <w:spacing w:after="0" w:line="240" w:lineRule="auto"/>
        <w:rPr>
          <w:del w:id="107" w:author="FESTUS I" w:date="2026-09-25T21:07:00Z" w16du:dateUtc="2026-09-26T01:07:00Z"/>
          <w:rFonts w:ascii="Arial" w:eastAsia="Times New Roman" w:hAnsi="Arial" w:cs="Arial"/>
          <w:color w:val="333333"/>
          <w:sz w:val="21"/>
          <w:szCs w:val="21"/>
        </w:rPr>
      </w:pPr>
    </w:p>
    <w:p w14:paraId="27D5F821" w14:textId="77777777" w:rsidR="00CF7B45" w:rsidRPr="00AB1FDA" w:rsidRDefault="00CF7B45" w:rsidP="00AB1FDA">
      <w:pPr>
        <w:shd w:val="clear" w:color="auto" w:fill="FFFFFF"/>
        <w:spacing w:after="0" w:line="240" w:lineRule="auto"/>
        <w:rPr>
          <w:del w:id="108" w:author="FESTUS I" w:date="2026-09-25T21:07:00Z" w16du:dateUtc="2026-09-26T01:07:00Z"/>
          <w:rFonts w:ascii="Arial" w:eastAsia="Times New Roman" w:hAnsi="Arial" w:cs="Arial"/>
          <w:color w:val="333333"/>
          <w:sz w:val="21"/>
          <w:szCs w:val="21"/>
        </w:rPr>
      </w:pPr>
      <w:del w:id="109" w:author="FESTUS I" w:date="2026-09-25T21:07:00Z" w16du:dateUtc="2026-09-26T01:07:00Z">
        <w:r w:rsidRPr="00AB1FDA">
          <w:rPr>
            <w:rFonts w:ascii="Arial" w:eastAsia="Times New Roman" w:hAnsi="Arial" w:cs="Arial"/>
            <w:color w:val="333333"/>
            <w:sz w:val="21"/>
            <w:szCs w:val="21"/>
          </w:rPr>
          <w:delText>A1C. What color is a ripe strawberry?</w:delText>
        </w:r>
        <w:r w:rsidRPr="00AB1FDA">
          <w:rPr>
            <w:rFonts w:ascii="Arial" w:eastAsia="Times New Roman" w:hAnsi="Arial" w:cs="Arial"/>
            <w:color w:val="333333"/>
            <w:sz w:val="21"/>
            <w:szCs w:val="21"/>
          </w:rPr>
          <w:br/>
          <w:delText>Black, Blue, Green, Orange, Purple, Red, Violet, Yellow</w:delText>
        </w:r>
        <w:r w:rsidRPr="00AB1FDA">
          <w:rPr>
            <w:rFonts w:ascii="Arial" w:eastAsia="Times New Roman" w:hAnsi="Arial" w:cs="Arial"/>
            <w:color w:val="333333"/>
            <w:sz w:val="21"/>
            <w:szCs w:val="21"/>
          </w:rPr>
          <w:br/>
        </w:r>
        <w:r w:rsidRPr="00AB1FDA">
          <w:rPr>
            <w:rFonts w:ascii="Arial" w:eastAsia="Times New Roman" w:hAnsi="Arial" w:cs="Arial"/>
            <w:b/>
            <w:bCs/>
            <w:color w:val="333333"/>
            <w:sz w:val="21"/>
            <w:szCs w:val="21"/>
          </w:rPr>
          <w:delText>[Single select with horizontal scale]</w:delText>
        </w:r>
      </w:del>
    </w:p>
    <w:p w14:paraId="569CE314" w14:textId="77777777" w:rsidR="00E42572" w:rsidRDefault="00E42572" w:rsidP="00AB1FDA">
      <w:pPr>
        <w:spacing w:after="0"/>
        <w:rPr>
          <w:del w:id="110" w:author="FESTUS I" w:date="2026-09-25T21:07:00Z" w16du:dateUtc="2026-09-26T01:07:00Z"/>
          <w:rStyle w:val="Strong"/>
          <w:rFonts w:ascii="Arial" w:hAnsi="Arial" w:cs="Arial"/>
          <w:color w:val="333333"/>
          <w:sz w:val="21"/>
          <w:szCs w:val="21"/>
          <w:highlight w:val="yellow"/>
          <w:shd w:val="clear" w:color="auto" w:fill="FFFFFF"/>
        </w:rPr>
      </w:pPr>
    </w:p>
    <w:p w14:paraId="5BC04EFB" w14:textId="77777777" w:rsidR="001B416F" w:rsidRDefault="00481D77" w:rsidP="00AB1FDA">
      <w:pPr>
        <w:spacing w:after="0"/>
        <w:rPr>
          <w:del w:id="111" w:author="FESTUS I" w:date="2026-09-25T21:07:00Z" w16du:dateUtc="2026-09-26T01:07:00Z"/>
          <w:rStyle w:val="Strong"/>
          <w:rFonts w:ascii="Arial" w:hAnsi="Arial" w:cs="Arial"/>
          <w:color w:val="333333"/>
          <w:sz w:val="21"/>
          <w:szCs w:val="21"/>
          <w:shd w:val="clear" w:color="auto" w:fill="FFFFFF"/>
        </w:rPr>
      </w:pPr>
      <w:del w:id="112" w:author="FESTUS I" w:date="2026-09-25T21:07:00Z" w16du:dateUtc="2026-09-26T01:07:00Z">
        <w:r w:rsidRPr="008F526A">
          <w:rPr>
            <w:rStyle w:val="Strong"/>
            <w:rFonts w:ascii="Arial" w:hAnsi="Arial" w:cs="Arial"/>
            <w:color w:val="333333"/>
            <w:sz w:val="21"/>
            <w:szCs w:val="21"/>
            <w:shd w:val="clear" w:color="auto" w:fill="FFFFFF"/>
          </w:rPr>
          <w:delText>[Terminate if two or more: A1A is not 4 (orange) / A1B is not 8 (yellow) / A1C is not 6 (red)]</w:delText>
        </w:r>
      </w:del>
    </w:p>
    <w:p w14:paraId="7BA2CF6B" w14:textId="77777777" w:rsidR="00AB1FDA" w:rsidRPr="00AB1FDA" w:rsidRDefault="00AB1FDA" w:rsidP="00AB1FDA">
      <w:pPr>
        <w:spacing w:after="0"/>
        <w:rPr>
          <w:del w:id="113" w:author="FESTUS I" w:date="2026-09-25T21:07:00Z" w16du:dateUtc="2026-09-26T01:07:00Z"/>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114" w:author="FESTUS I" w:date="2026-09-25T21:07:00Z" w16du:dateUtc="2026-09-26T01:07:00Z">
          <w:tblPr>
            <w:tblStyle w:val="TableGrid"/>
            <w:tblW w:w="0" w:type="auto"/>
            <w:tblLook w:val="04A0" w:firstRow="1" w:lastRow="0" w:firstColumn="1" w:lastColumn="0" w:noHBand="0" w:noVBand="1"/>
          </w:tblPr>
        </w:tblPrChange>
      </w:tblPr>
      <w:tblGrid>
        <w:gridCol w:w="4708"/>
        <w:gridCol w:w="4642"/>
        <w:tblGridChange w:id="115">
          <w:tblGrid>
            <w:gridCol w:w="4562"/>
            <w:gridCol w:w="146"/>
            <w:gridCol w:w="4642"/>
          </w:tblGrid>
        </w:tblGridChange>
      </w:tblGrid>
      <w:tr w:rsidR="00CF7B45" w:rsidRPr="00AB1FDA" w14:paraId="784C3115" w14:textId="1DF1F015" w:rsidTr="003C691C">
        <w:tc>
          <w:tcPr>
            <w:tcW w:w="4788" w:type="dxa"/>
            <w:tcPrChange w:id="116" w:author="FESTUS I" w:date="2026-09-25T21:07:00Z" w16du:dateUtc="2026-09-26T01:07:00Z">
              <w:tcPr>
                <w:tcW w:w="9350" w:type="dxa"/>
                <w:shd w:val="clear" w:color="auto" w:fill="F2F2F2" w:themeFill="background1" w:themeFillShade="F2"/>
              </w:tcPr>
            </w:tcPrChange>
          </w:tcPr>
          <w:p w14:paraId="2FFC2CB7" w14:textId="77777777" w:rsidR="00CF7B45" w:rsidRPr="002F19EC" w:rsidRDefault="002F19EC" w:rsidP="003C691C">
            <w:pPr>
              <w:spacing w:after="0" w:line="360" w:lineRule="auto"/>
              <w:jc w:val="both"/>
              <w:rPr>
                <w:rFonts w:ascii="Times New Roman" w:hAnsi="Times New Roman"/>
                <w:b/>
                <w:sz w:val="24"/>
                <w:rPrChange w:id="117" w:author="FESTUS I" w:date="2026-09-25T21:07:00Z" w16du:dateUtc="2026-09-26T01:07:00Z">
                  <w:rPr>
                    <w:rFonts w:ascii="Arial" w:hAnsi="Arial" w:cs="Arial"/>
                    <w:color w:val="333333"/>
                    <w:sz w:val="28"/>
                    <w:szCs w:val="21"/>
                  </w:rPr>
                </w:rPrChange>
              </w:rPr>
              <w:pPrChange w:id="118" w:author="FESTUS I" w:date="2026-09-25T21:07:00Z" w16du:dateUtc="2026-09-26T01:07:00Z">
                <w:pPr>
                  <w:pStyle w:val="NormalWeb"/>
                  <w:spacing w:before="0" w:beforeAutospacing="0" w:after="0" w:afterAutospacing="0"/>
                </w:pPr>
              </w:pPrChange>
            </w:pPr>
            <w:ins w:id="119" w:author="FESTUS I" w:date="2026-09-25T21:07:00Z" w16du:dateUtc="2026-09-26T01:07:00Z">
              <w:r w:rsidRPr="002F19EC">
                <w:rPr>
                  <w:rFonts w:ascii="Times New Roman" w:hAnsi="Times New Roman" w:cs="Times New Roman"/>
                  <w:b/>
                  <w:bCs/>
                  <w:sz w:val="24"/>
                  <w:szCs w:val="24"/>
                </w:rPr>
                <w:t>PARAMETERS</w:t>
              </w:r>
            </w:ins>
            <w:del w:id="120" w:author="FESTUS I" w:date="2026-09-25T21:07:00Z" w16du:dateUtc="2026-09-26T01:07:00Z">
              <w:r w:rsidR="00CF7B45" w:rsidRPr="00AB1FDA">
                <w:rPr>
                  <w:rFonts w:ascii="Arial" w:hAnsi="Arial" w:cs="Arial"/>
                  <w:color w:val="333333"/>
                  <w:sz w:val="28"/>
                  <w:szCs w:val="21"/>
                </w:rPr>
                <w:delText>Multiple Choice Questions</w:delText>
              </w:r>
            </w:del>
          </w:p>
        </w:tc>
        <w:tc>
          <w:tcPr>
            <w:tcW w:w="4788" w:type="dxa"/>
            <w:tcPrChange w:id="121" w:author="FESTUS I" w:date="2026-09-25T21:07:00Z" w16du:dateUtc="2026-09-26T01:07:00Z">
              <w:tcPr>
                <w:tcW w:w="4788" w:type="dxa"/>
                <w:gridSpan w:val="2"/>
              </w:tcPr>
            </w:tcPrChange>
          </w:tcPr>
          <w:p w14:paraId="77503183" w14:textId="77777777" w:rsidR="002F19EC" w:rsidRPr="002F19EC" w:rsidRDefault="002F19EC" w:rsidP="003C691C">
            <w:pPr>
              <w:spacing w:after="0" w:line="360" w:lineRule="auto"/>
              <w:jc w:val="both"/>
              <w:rPr>
                <w:rFonts w:ascii="Times New Roman" w:hAnsi="Times New Roman" w:cs="Times New Roman"/>
                <w:b/>
                <w:bCs/>
                <w:sz w:val="24"/>
                <w:szCs w:val="24"/>
              </w:rPr>
            </w:pPr>
            <w:ins w:id="122" w:author="FESTUS I" w:date="2026-09-25T21:07:00Z" w16du:dateUtc="2026-09-26T01:07:00Z">
              <w:r w:rsidRPr="002F19EC">
                <w:rPr>
                  <w:rFonts w:ascii="Times New Roman" w:hAnsi="Times New Roman" w:cs="Times New Roman"/>
                  <w:b/>
                  <w:bCs/>
                  <w:sz w:val="24"/>
                  <w:szCs w:val="24"/>
                </w:rPr>
                <w:t>VALUES</w:t>
              </w:r>
            </w:ins>
          </w:p>
        </w:tc>
      </w:tr>
      <w:tr w:rsidR="002F19EC" w:rsidRPr="002F19EC" w14:paraId="541A0A11" w14:textId="77777777" w:rsidTr="003C691C">
        <w:trPr>
          <w:ins w:id="123" w:author="FESTUS I" w:date="2026-09-25T21:07:00Z" w16du:dateUtc="2026-09-26T01:07:00Z"/>
        </w:trPr>
        <w:tc>
          <w:tcPr>
            <w:tcW w:w="4788" w:type="dxa"/>
          </w:tcPr>
          <w:p w14:paraId="7C8FB292" w14:textId="77777777" w:rsidR="002F19EC" w:rsidRPr="002F19EC" w:rsidRDefault="002F19EC" w:rsidP="003C691C">
            <w:pPr>
              <w:spacing w:after="0" w:line="360" w:lineRule="auto"/>
              <w:jc w:val="both"/>
              <w:rPr>
                <w:ins w:id="124" w:author="FESTUS I" w:date="2026-09-25T21:07:00Z" w16du:dateUtc="2026-09-26T01:07:00Z"/>
                <w:rFonts w:ascii="Times New Roman" w:hAnsi="Times New Roman" w:cs="Times New Roman"/>
                <w:sz w:val="24"/>
                <w:szCs w:val="24"/>
              </w:rPr>
            </w:pPr>
            <w:ins w:id="125" w:author="FESTUS I" w:date="2026-09-25T21:07:00Z" w16du:dateUtc="2026-09-26T01:07:00Z">
              <w:r w:rsidRPr="002F19EC">
                <w:rPr>
                  <w:rFonts w:ascii="Times New Roman" w:hAnsi="Times New Roman" w:cs="Times New Roman"/>
                  <w:sz w:val="24"/>
                  <w:szCs w:val="24"/>
                </w:rPr>
                <w:t>Carbohydrate</w:t>
              </w:r>
            </w:ins>
          </w:p>
        </w:tc>
        <w:tc>
          <w:tcPr>
            <w:tcW w:w="4788" w:type="dxa"/>
          </w:tcPr>
          <w:p w14:paraId="2FC282A0" w14:textId="77777777" w:rsidR="002F19EC" w:rsidRPr="002F19EC" w:rsidRDefault="002F19EC" w:rsidP="003C691C">
            <w:pPr>
              <w:spacing w:after="0" w:line="360" w:lineRule="auto"/>
              <w:jc w:val="both"/>
              <w:rPr>
                <w:ins w:id="126" w:author="FESTUS I" w:date="2026-09-25T21:07:00Z" w16du:dateUtc="2026-09-26T01:07:00Z"/>
                <w:rFonts w:ascii="Times New Roman" w:hAnsi="Times New Roman" w:cs="Times New Roman"/>
                <w:sz w:val="24"/>
                <w:szCs w:val="24"/>
              </w:rPr>
            </w:pPr>
            <w:ins w:id="127" w:author="FESTUS I" w:date="2026-09-25T21:07:00Z" w16du:dateUtc="2026-09-26T01:07:00Z">
              <w:r w:rsidRPr="002F19EC">
                <w:rPr>
                  <w:rFonts w:ascii="Times New Roman" w:hAnsi="Times New Roman" w:cs="Times New Roman"/>
                  <w:sz w:val="24"/>
                  <w:szCs w:val="24"/>
                </w:rPr>
                <w:t>0.275ppm</w:t>
              </w:r>
            </w:ins>
          </w:p>
        </w:tc>
      </w:tr>
      <w:tr w:rsidR="002F19EC" w:rsidRPr="002F19EC" w14:paraId="40AD2EE1" w14:textId="77777777" w:rsidTr="003C691C">
        <w:trPr>
          <w:ins w:id="128" w:author="FESTUS I" w:date="2026-09-25T21:07:00Z" w16du:dateUtc="2026-09-26T01:07:00Z"/>
        </w:trPr>
        <w:tc>
          <w:tcPr>
            <w:tcW w:w="4788" w:type="dxa"/>
          </w:tcPr>
          <w:p w14:paraId="06011522" w14:textId="77777777" w:rsidR="002F19EC" w:rsidRPr="002F19EC" w:rsidRDefault="002F19EC" w:rsidP="003C691C">
            <w:pPr>
              <w:spacing w:after="0" w:line="360" w:lineRule="auto"/>
              <w:jc w:val="both"/>
              <w:rPr>
                <w:ins w:id="129" w:author="FESTUS I" w:date="2026-09-25T21:07:00Z" w16du:dateUtc="2026-09-26T01:07:00Z"/>
                <w:rFonts w:ascii="Times New Roman" w:hAnsi="Times New Roman" w:cs="Times New Roman"/>
                <w:sz w:val="24"/>
                <w:szCs w:val="24"/>
              </w:rPr>
            </w:pPr>
            <w:ins w:id="130" w:author="FESTUS I" w:date="2026-09-25T21:07:00Z" w16du:dateUtc="2026-09-26T01:07:00Z">
              <w:r w:rsidRPr="002F19EC">
                <w:rPr>
                  <w:rFonts w:ascii="Times New Roman" w:hAnsi="Times New Roman" w:cs="Times New Roman"/>
                  <w:sz w:val="24"/>
                  <w:szCs w:val="24"/>
                </w:rPr>
                <w:t>Sugar</w:t>
              </w:r>
            </w:ins>
          </w:p>
        </w:tc>
        <w:tc>
          <w:tcPr>
            <w:tcW w:w="4788" w:type="dxa"/>
          </w:tcPr>
          <w:p w14:paraId="72945C7D" w14:textId="77777777" w:rsidR="002F19EC" w:rsidRPr="002F19EC" w:rsidRDefault="002F19EC" w:rsidP="003C691C">
            <w:pPr>
              <w:spacing w:after="0" w:line="360" w:lineRule="auto"/>
              <w:jc w:val="both"/>
              <w:rPr>
                <w:ins w:id="131" w:author="FESTUS I" w:date="2026-09-25T21:07:00Z" w16du:dateUtc="2026-09-26T01:07:00Z"/>
                <w:rFonts w:ascii="Times New Roman" w:hAnsi="Times New Roman" w:cs="Times New Roman"/>
                <w:sz w:val="24"/>
                <w:szCs w:val="24"/>
              </w:rPr>
            </w:pPr>
            <w:ins w:id="132" w:author="FESTUS I" w:date="2026-09-25T21:07:00Z" w16du:dateUtc="2026-09-26T01:07:00Z">
              <w:r w:rsidRPr="002F19EC">
                <w:rPr>
                  <w:rFonts w:ascii="Times New Roman" w:hAnsi="Times New Roman" w:cs="Times New Roman"/>
                  <w:sz w:val="24"/>
                  <w:szCs w:val="24"/>
                </w:rPr>
                <w:t>0.0081ppm</w:t>
              </w:r>
            </w:ins>
          </w:p>
        </w:tc>
      </w:tr>
      <w:tr w:rsidR="002F19EC" w:rsidRPr="002F19EC" w14:paraId="22D30D56" w14:textId="77777777" w:rsidTr="003C691C">
        <w:trPr>
          <w:ins w:id="133" w:author="FESTUS I" w:date="2026-09-25T21:07:00Z" w16du:dateUtc="2026-09-26T01:07:00Z"/>
        </w:trPr>
        <w:tc>
          <w:tcPr>
            <w:tcW w:w="4788" w:type="dxa"/>
          </w:tcPr>
          <w:p w14:paraId="4EEC5729" w14:textId="77777777" w:rsidR="002F19EC" w:rsidRPr="002F19EC" w:rsidRDefault="002F19EC" w:rsidP="003C691C">
            <w:pPr>
              <w:spacing w:after="0" w:line="360" w:lineRule="auto"/>
              <w:jc w:val="both"/>
              <w:rPr>
                <w:ins w:id="134" w:author="FESTUS I" w:date="2026-09-25T21:07:00Z" w16du:dateUtc="2026-09-26T01:07:00Z"/>
                <w:rFonts w:ascii="Times New Roman" w:hAnsi="Times New Roman" w:cs="Times New Roman"/>
                <w:sz w:val="24"/>
                <w:szCs w:val="24"/>
              </w:rPr>
            </w:pPr>
            <w:ins w:id="135" w:author="FESTUS I" w:date="2026-09-25T21:07:00Z" w16du:dateUtc="2026-09-26T01:07:00Z">
              <w:r w:rsidRPr="002F19EC">
                <w:rPr>
                  <w:rFonts w:ascii="Times New Roman" w:hAnsi="Times New Roman" w:cs="Times New Roman"/>
                  <w:sz w:val="24"/>
                  <w:szCs w:val="24"/>
                </w:rPr>
                <w:t>Nitrogen</w:t>
              </w:r>
            </w:ins>
          </w:p>
        </w:tc>
        <w:tc>
          <w:tcPr>
            <w:tcW w:w="4788" w:type="dxa"/>
          </w:tcPr>
          <w:p w14:paraId="5BD8AF89" w14:textId="77777777" w:rsidR="002F19EC" w:rsidRPr="002F19EC" w:rsidRDefault="002F19EC" w:rsidP="003C691C">
            <w:pPr>
              <w:spacing w:after="0" w:line="360" w:lineRule="auto"/>
              <w:jc w:val="both"/>
              <w:rPr>
                <w:ins w:id="136" w:author="FESTUS I" w:date="2026-09-25T21:07:00Z" w16du:dateUtc="2026-09-26T01:07:00Z"/>
                <w:rFonts w:ascii="Times New Roman" w:hAnsi="Times New Roman" w:cs="Times New Roman"/>
                <w:sz w:val="24"/>
                <w:szCs w:val="24"/>
              </w:rPr>
            </w:pPr>
            <w:ins w:id="137" w:author="FESTUS I" w:date="2026-09-25T21:07:00Z" w16du:dateUtc="2026-09-26T01:07:00Z">
              <w:r w:rsidRPr="002F19EC">
                <w:rPr>
                  <w:rFonts w:ascii="Times New Roman" w:hAnsi="Times New Roman" w:cs="Times New Roman"/>
                  <w:sz w:val="24"/>
                  <w:szCs w:val="24"/>
                </w:rPr>
                <w:t>0.1200ppm</w:t>
              </w:r>
            </w:ins>
          </w:p>
        </w:tc>
      </w:tr>
      <w:tr w:rsidR="002F19EC" w:rsidRPr="002F19EC" w14:paraId="00594590" w14:textId="77777777" w:rsidTr="003C691C">
        <w:trPr>
          <w:ins w:id="138" w:author="FESTUS I" w:date="2026-09-25T21:07:00Z" w16du:dateUtc="2026-09-26T01:07:00Z"/>
        </w:trPr>
        <w:tc>
          <w:tcPr>
            <w:tcW w:w="4788" w:type="dxa"/>
          </w:tcPr>
          <w:p w14:paraId="15B36BAB" w14:textId="77777777" w:rsidR="002F19EC" w:rsidRPr="002F19EC" w:rsidRDefault="002F19EC" w:rsidP="003C691C">
            <w:pPr>
              <w:spacing w:after="0" w:line="360" w:lineRule="auto"/>
              <w:jc w:val="both"/>
              <w:rPr>
                <w:ins w:id="139" w:author="FESTUS I" w:date="2026-09-25T21:07:00Z" w16du:dateUtc="2026-09-26T01:07:00Z"/>
                <w:rFonts w:ascii="Times New Roman" w:hAnsi="Times New Roman" w:cs="Times New Roman"/>
                <w:sz w:val="24"/>
                <w:szCs w:val="24"/>
              </w:rPr>
            </w:pPr>
            <w:ins w:id="140" w:author="FESTUS I" w:date="2026-09-25T21:07:00Z" w16du:dateUtc="2026-09-26T01:07:00Z">
              <w:r w:rsidRPr="002F19EC">
                <w:rPr>
                  <w:rFonts w:ascii="Times New Roman" w:hAnsi="Times New Roman" w:cs="Times New Roman"/>
                  <w:sz w:val="24"/>
                  <w:szCs w:val="24"/>
                </w:rPr>
                <w:t>Protein</w:t>
              </w:r>
            </w:ins>
          </w:p>
        </w:tc>
        <w:tc>
          <w:tcPr>
            <w:tcW w:w="4788" w:type="dxa"/>
          </w:tcPr>
          <w:p w14:paraId="1F364748" w14:textId="77777777" w:rsidR="002F19EC" w:rsidRPr="002F19EC" w:rsidRDefault="002F19EC" w:rsidP="003C691C">
            <w:pPr>
              <w:spacing w:after="0" w:line="360" w:lineRule="auto"/>
              <w:jc w:val="both"/>
              <w:rPr>
                <w:ins w:id="141" w:author="FESTUS I" w:date="2026-09-25T21:07:00Z" w16du:dateUtc="2026-09-26T01:07:00Z"/>
                <w:rFonts w:ascii="Times New Roman" w:hAnsi="Times New Roman" w:cs="Times New Roman"/>
                <w:sz w:val="24"/>
                <w:szCs w:val="24"/>
              </w:rPr>
            </w:pPr>
            <w:ins w:id="142" w:author="FESTUS I" w:date="2026-09-25T21:07:00Z" w16du:dateUtc="2026-09-26T01:07:00Z">
              <w:r w:rsidRPr="002F19EC">
                <w:rPr>
                  <w:rFonts w:ascii="Times New Roman" w:hAnsi="Times New Roman" w:cs="Times New Roman"/>
                  <w:sz w:val="24"/>
                  <w:szCs w:val="24"/>
                </w:rPr>
                <w:t>0.7500ppm</w:t>
              </w:r>
            </w:ins>
          </w:p>
        </w:tc>
      </w:tr>
    </w:tbl>
    <w:p w14:paraId="1E03F335" w14:textId="77777777" w:rsidR="00CF7B45" w:rsidRPr="002F19EC" w:rsidRDefault="00CF7B45" w:rsidP="002F19EC">
      <w:pPr>
        <w:spacing w:line="360" w:lineRule="auto"/>
        <w:jc w:val="both"/>
        <w:rPr>
          <w:rFonts w:ascii="Times New Roman" w:hAnsi="Times New Roman"/>
          <w:sz w:val="24"/>
          <w:rPrChange w:id="143" w:author="FESTUS I" w:date="2026-09-25T21:07:00Z" w16du:dateUtc="2026-09-26T01:07:00Z">
            <w:rPr>
              <w:rFonts w:ascii="Arial" w:hAnsi="Arial" w:cs="Arial"/>
              <w:color w:val="333333"/>
              <w:sz w:val="21"/>
              <w:szCs w:val="21"/>
            </w:rPr>
          </w:rPrChange>
        </w:rPr>
        <w:pPrChange w:id="144" w:author="FESTUS I" w:date="2026-09-25T21:07:00Z" w16du:dateUtc="2026-09-26T01:07:00Z">
          <w:pPr>
            <w:pStyle w:val="NormalWeb"/>
            <w:shd w:val="clear" w:color="auto" w:fill="FFFFFF"/>
            <w:spacing w:before="0" w:beforeAutospacing="0" w:after="0" w:afterAutospacing="0"/>
          </w:pPr>
        </w:pPrChange>
      </w:pPr>
    </w:p>
    <w:p w14:paraId="65ED0EAE" w14:textId="77777777" w:rsidR="002F19EC" w:rsidRPr="002F19EC" w:rsidRDefault="002F19EC" w:rsidP="002F19EC">
      <w:pPr>
        <w:spacing w:line="360" w:lineRule="auto"/>
        <w:jc w:val="both"/>
        <w:rPr>
          <w:ins w:id="145" w:author="FESTUS I" w:date="2026-09-25T21:07:00Z" w16du:dateUtc="2026-09-26T01:07:00Z"/>
          <w:rFonts w:ascii="Times New Roman" w:hAnsi="Times New Roman" w:cs="Times New Roman"/>
          <w:b/>
          <w:bCs/>
          <w:sz w:val="24"/>
          <w:szCs w:val="24"/>
        </w:rPr>
      </w:pPr>
      <w:ins w:id="146" w:author="FESTUS I" w:date="2026-09-25T21:07:00Z" w16du:dateUtc="2026-09-26T01:07:00Z">
        <w:r w:rsidRPr="002F19EC">
          <w:rPr>
            <w:rFonts w:ascii="Times New Roman" w:hAnsi="Times New Roman" w:cs="Times New Roman"/>
            <w:b/>
            <w:bCs/>
            <w:sz w:val="24"/>
            <w:szCs w:val="24"/>
          </w:rPr>
          <w:t>Table III: Result</w:t>
        </w:r>
        <w:r w:rsidR="00354A82">
          <w:rPr>
            <w:rFonts w:ascii="Times New Roman" w:hAnsi="Times New Roman" w:cs="Times New Roman"/>
            <w:b/>
            <w:bCs/>
            <w:sz w:val="24"/>
            <w:szCs w:val="24"/>
          </w:rPr>
          <w:t>s</w:t>
        </w:r>
        <w:r w:rsidRPr="002F19EC">
          <w:rPr>
            <w:rFonts w:ascii="Times New Roman" w:hAnsi="Times New Roman" w:cs="Times New Roman"/>
            <w:b/>
            <w:bCs/>
            <w:sz w:val="24"/>
            <w:szCs w:val="24"/>
          </w:rPr>
          <w:t xml:space="preserve"> of Metal Contents Analysis</w:t>
        </w:r>
      </w:ins>
    </w:p>
    <w:p w14:paraId="18960668" w14:textId="77777777" w:rsidR="00AB1FDA" w:rsidRDefault="00E74248" w:rsidP="00AB1FDA">
      <w:pPr>
        <w:pStyle w:val="NormalWeb"/>
        <w:shd w:val="clear" w:color="auto" w:fill="FFFFFF"/>
        <w:spacing w:before="0" w:beforeAutospacing="0" w:after="0" w:afterAutospacing="0"/>
        <w:rPr>
          <w:del w:id="147" w:author="FESTUS I" w:date="2026-09-25T21:07:00Z" w16du:dateUtc="2026-09-26T01:07:00Z"/>
          <w:rFonts w:ascii="Arial" w:hAnsi="Arial" w:cs="Arial"/>
          <w:color w:val="333333"/>
          <w:sz w:val="21"/>
          <w:szCs w:val="21"/>
        </w:rPr>
      </w:pPr>
      <w:del w:id="148" w:author="FESTUS I" w:date="2026-09-25T21:07:00Z" w16du:dateUtc="2026-09-26T01:07:00Z">
        <w:r w:rsidRPr="00AB1FDA">
          <w:rPr>
            <w:rStyle w:val="Strong"/>
            <w:rFonts w:ascii="Arial" w:hAnsi="Arial" w:cs="Arial"/>
            <w:color w:val="333333"/>
            <w:sz w:val="21"/>
            <w:szCs w:val="21"/>
            <w:highlight w:val="green"/>
            <w:shd w:val="clear" w:color="auto" w:fill="FFFFFF"/>
          </w:rPr>
          <w:delText>[Skip A2 if option 2 (no) is selected at A1]</w:delText>
        </w:r>
        <w:r w:rsidRPr="00AB1FDA">
          <w:rPr>
            <w:rStyle w:val="Strong"/>
            <w:rFonts w:ascii="Arial" w:hAnsi="Arial" w:cs="Arial"/>
            <w:color w:val="333333"/>
            <w:sz w:val="21"/>
            <w:szCs w:val="21"/>
            <w:shd w:val="clear" w:color="auto" w:fill="FFFFFF"/>
          </w:rPr>
          <w:delText xml:space="preserve"> </w:delText>
        </w:r>
        <w:r w:rsidRPr="00AB1FDA">
          <w:rPr>
            <w:rStyle w:val="Strong"/>
            <w:rFonts w:ascii="Arial" w:hAnsi="Arial" w:cs="Arial"/>
            <w:color w:val="333333"/>
            <w:sz w:val="21"/>
            <w:szCs w:val="21"/>
            <w:shd w:val="clear" w:color="auto" w:fill="FFFFFF"/>
          </w:rPr>
          <w:br/>
        </w:r>
        <w:r w:rsidR="00CF7B45" w:rsidRPr="00AB1FDA">
          <w:rPr>
            <w:rFonts w:ascii="Arial" w:hAnsi="Arial" w:cs="Arial"/>
            <w:color w:val="333333"/>
            <w:sz w:val="21"/>
            <w:szCs w:val="21"/>
          </w:rPr>
          <w:delText>A2. Of these, what colors do you like?</w:delText>
        </w:r>
        <w:r w:rsidR="00CF7B45" w:rsidRPr="00AB1FDA">
          <w:rPr>
            <w:rStyle w:val="apple-converted-space"/>
            <w:rFonts w:ascii="Arial" w:hAnsi="Arial" w:cs="Arial"/>
            <w:color w:val="333333"/>
            <w:sz w:val="21"/>
            <w:szCs w:val="21"/>
          </w:rPr>
          <w:delText> </w:delText>
        </w:r>
        <w:r w:rsidR="00CF7B45" w:rsidRPr="00AB1FDA">
          <w:rPr>
            <w:rStyle w:val="Strong"/>
            <w:rFonts w:ascii="Arial" w:hAnsi="Arial" w:cs="Arial"/>
            <w:color w:val="999999"/>
            <w:sz w:val="21"/>
            <w:szCs w:val="21"/>
          </w:rPr>
          <w:delText>[Select all that apply]</w:delText>
        </w:r>
        <w:r w:rsidR="00CF7B45" w:rsidRPr="00AB1FDA">
          <w:rPr>
            <w:rFonts w:ascii="Arial" w:hAnsi="Arial" w:cs="Arial"/>
            <w:b/>
            <w:bCs/>
            <w:color w:val="999999"/>
            <w:sz w:val="21"/>
            <w:szCs w:val="21"/>
          </w:rPr>
          <w:br/>
        </w:r>
        <w:r w:rsidR="00CF7B45" w:rsidRPr="00AB1FDA">
          <w:rPr>
            <w:rFonts w:ascii="Arial" w:hAnsi="Arial" w:cs="Arial"/>
            <w:color w:val="333333"/>
            <w:sz w:val="21"/>
            <w:szCs w:val="21"/>
          </w:rPr>
          <w:delText>Black, Blue, Green, Orange, Purple, Red, Violet, Yellow</w:delText>
        </w:r>
        <w:r w:rsidR="00CF7B45" w:rsidRPr="00AB1FDA">
          <w:rPr>
            <w:rFonts w:ascii="Arial" w:hAnsi="Arial" w:cs="Arial"/>
            <w:color w:val="333333"/>
            <w:sz w:val="21"/>
            <w:szCs w:val="21"/>
          </w:rPr>
          <w:br/>
        </w:r>
        <w:r w:rsidR="00CF7B45" w:rsidRPr="00AB1FDA">
          <w:rPr>
            <w:rStyle w:val="Strong"/>
            <w:rFonts w:ascii="Arial" w:hAnsi="Arial" w:cs="Arial"/>
            <w:color w:val="333333"/>
            <w:sz w:val="21"/>
            <w:szCs w:val="21"/>
          </w:rPr>
          <w:delText>[Allow multiple selection]</w:delText>
        </w:r>
        <w:r w:rsidR="00CF7B45" w:rsidRPr="00AB1FDA">
          <w:rPr>
            <w:rFonts w:ascii="Arial" w:hAnsi="Arial" w:cs="Arial"/>
            <w:color w:val="333333"/>
            <w:sz w:val="21"/>
            <w:szCs w:val="21"/>
          </w:rPr>
          <w:delText> </w:delText>
        </w:r>
        <w:r w:rsidR="00481D77" w:rsidRPr="00AB1FDA">
          <w:rPr>
            <w:rFonts w:ascii="Arial" w:hAnsi="Arial" w:cs="Arial"/>
            <w:color w:val="333333"/>
            <w:sz w:val="21"/>
            <w:szCs w:val="21"/>
          </w:rPr>
          <w:br/>
        </w:r>
      </w:del>
    </w:p>
    <w:p w14:paraId="4E808891" w14:textId="77777777" w:rsidR="00CF7B45" w:rsidRPr="00AB1FDA" w:rsidRDefault="00DC7F74" w:rsidP="00AB1FDA">
      <w:pPr>
        <w:pStyle w:val="NormalWeb"/>
        <w:shd w:val="clear" w:color="auto" w:fill="FFFFFF"/>
        <w:spacing w:before="0" w:beforeAutospacing="0" w:after="0" w:afterAutospacing="0"/>
        <w:rPr>
          <w:del w:id="149" w:author="FESTUS I" w:date="2026-09-25T21:07:00Z" w16du:dateUtc="2026-09-26T01:07:00Z"/>
          <w:rFonts w:ascii="Arial" w:hAnsi="Arial" w:cs="Arial"/>
          <w:color w:val="333333"/>
          <w:sz w:val="21"/>
          <w:szCs w:val="21"/>
        </w:rPr>
      </w:pPr>
      <w:del w:id="150" w:author="FESTUS I" w:date="2026-09-25T21:07:00Z" w16du:dateUtc="2026-09-26T01:07:00Z">
        <w:r w:rsidRPr="00AB1FDA">
          <w:rPr>
            <w:rStyle w:val="Strong"/>
            <w:rFonts w:ascii="Arial" w:hAnsi="Arial" w:cs="Arial"/>
            <w:color w:val="333333"/>
            <w:sz w:val="21"/>
            <w:szCs w:val="21"/>
            <w:highlight w:val="green"/>
            <w:shd w:val="clear" w:color="auto" w:fill="FFFFFF"/>
          </w:rPr>
          <w:delText>[Skip A2</w:delText>
        </w:r>
        <w:r>
          <w:rPr>
            <w:rStyle w:val="Strong"/>
            <w:rFonts w:ascii="Arial" w:hAnsi="Arial" w:cs="Arial"/>
            <w:color w:val="333333"/>
            <w:sz w:val="21"/>
            <w:szCs w:val="21"/>
            <w:highlight w:val="green"/>
            <w:shd w:val="clear" w:color="auto" w:fill="FFFFFF"/>
          </w:rPr>
          <w:delText>A</w:delText>
        </w:r>
        <w:r w:rsidRPr="00AB1FDA">
          <w:rPr>
            <w:rStyle w:val="Strong"/>
            <w:rFonts w:ascii="Arial" w:hAnsi="Arial" w:cs="Arial"/>
            <w:color w:val="333333"/>
            <w:sz w:val="21"/>
            <w:szCs w:val="21"/>
            <w:highlight w:val="green"/>
            <w:shd w:val="clear" w:color="auto" w:fill="FFFFFF"/>
          </w:rPr>
          <w:delText xml:space="preserve"> if option</w:delText>
        </w:r>
        <w:r>
          <w:rPr>
            <w:rStyle w:val="Strong"/>
            <w:rFonts w:ascii="Arial" w:hAnsi="Arial" w:cs="Arial"/>
            <w:color w:val="333333"/>
            <w:sz w:val="21"/>
            <w:szCs w:val="21"/>
            <w:highlight w:val="green"/>
            <w:shd w:val="clear" w:color="auto" w:fill="FFFFFF"/>
          </w:rPr>
          <w:delText>s</w:delText>
        </w:r>
        <w:r w:rsidRPr="00AB1FDA">
          <w:rPr>
            <w:rStyle w:val="Strong"/>
            <w:rFonts w:ascii="Arial" w:hAnsi="Arial" w:cs="Arial"/>
            <w:color w:val="333333"/>
            <w:sz w:val="21"/>
            <w:szCs w:val="21"/>
            <w:highlight w:val="green"/>
            <w:shd w:val="clear" w:color="auto" w:fill="FFFFFF"/>
          </w:rPr>
          <w:delText xml:space="preserve"> </w:delText>
        </w:r>
        <w:r>
          <w:rPr>
            <w:rStyle w:val="Strong"/>
            <w:rFonts w:ascii="Arial" w:hAnsi="Arial" w:cs="Arial"/>
            <w:color w:val="333333"/>
            <w:sz w:val="21"/>
            <w:szCs w:val="21"/>
            <w:highlight w:val="green"/>
            <w:shd w:val="clear" w:color="auto" w:fill="FFFFFF"/>
          </w:rPr>
          <w:delText>3</w:delText>
        </w:r>
        <w:r w:rsidRPr="00AB1FDA">
          <w:rPr>
            <w:rStyle w:val="Strong"/>
            <w:rFonts w:ascii="Arial" w:hAnsi="Arial" w:cs="Arial"/>
            <w:color w:val="333333"/>
            <w:sz w:val="21"/>
            <w:szCs w:val="21"/>
            <w:highlight w:val="green"/>
            <w:shd w:val="clear" w:color="auto" w:fill="FFFFFF"/>
          </w:rPr>
          <w:delText xml:space="preserve"> (</w:delText>
        </w:r>
        <w:r>
          <w:rPr>
            <w:rStyle w:val="Strong"/>
            <w:rFonts w:ascii="Arial" w:hAnsi="Arial" w:cs="Arial"/>
            <w:color w:val="333333"/>
            <w:sz w:val="21"/>
            <w:szCs w:val="21"/>
            <w:highlight w:val="green"/>
            <w:shd w:val="clear" w:color="auto" w:fill="FFFFFF"/>
          </w:rPr>
          <w:delText>green</w:delText>
        </w:r>
        <w:r w:rsidRPr="00AB1FDA">
          <w:rPr>
            <w:rStyle w:val="Strong"/>
            <w:rFonts w:ascii="Arial" w:hAnsi="Arial" w:cs="Arial"/>
            <w:color w:val="333333"/>
            <w:sz w:val="21"/>
            <w:szCs w:val="21"/>
            <w:highlight w:val="green"/>
            <w:shd w:val="clear" w:color="auto" w:fill="FFFFFF"/>
          </w:rPr>
          <w:delText>)</w:delText>
        </w:r>
        <w:r>
          <w:rPr>
            <w:rStyle w:val="Strong"/>
            <w:rFonts w:ascii="Arial" w:hAnsi="Arial" w:cs="Arial"/>
            <w:color w:val="333333"/>
            <w:sz w:val="21"/>
            <w:szCs w:val="21"/>
            <w:highlight w:val="green"/>
            <w:shd w:val="clear" w:color="auto" w:fill="FFFFFF"/>
          </w:rPr>
          <w:delText>, 6 (red), 8 (yellow) are NOT</w:delText>
        </w:r>
        <w:r w:rsidRPr="00AB1FDA">
          <w:rPr>
            <w:rStyle w:val="Strong"/>
            <w:rFonts w:ascii="Arial" w:hAnsi="Arial" w:cs="Arial"/>
            <w:color w:val="333333"/>
            <w:sz w:val="21"/>
            <w:szCs w:val="21"/>
            <w:highlight w:val="green"/>
            <w:shd w:val="clear" w:color="auto" w:fill="FFFFFF"/>
          </w:rPr>
          <w:delText xml:space="preserve"> selected at A</w:delText>
        </w:r>
        <w:r>
          <w:rPr>
            <w:rStyle w:val="Strong"/>
            <w:rFonts w:ascii="Arial" w:hAnsi="Arial" w:cs="Arial"/>
            <w:color w:val="333333"/>
            <w:sz w:val="21"/>
            <w:szCs w:val="21"/>
            <w:highlight w:val="green"/>
            <w:shd w:val="clear" w:color="auto" w:fill="FFFFFF"/>
          </w:rPr>
          <w:delText>2</w:delText>
        </w:r>
        <w:r w:rsidRPr="00AB1FDA">
          <w:rPr>
            <w:rStyle w:val="Strong"/>
            <w:rFonts w:ascii="Arial" w:hAnsi="Arial" w:cs="Arial"/>
            <w:color w:val="333333"/>
            <w:sz w:val="21"/>
            <w:szCs w:val="21"/>
            <w:highlight w:val="green"/>
            <w:shd w:val="clear" w:color="auto" w:fill="FFFFFF"/>
          </w:rPr>
          <w:delText>]</w:delText>
        </w:r>
        <w:r>
          <w:rPr>
            <w:rStyle w:val="Strong"/>
            <w:rFonts w:ascii="Arial" w:hAnsi="Arial" w:cs="Arial"/>
            <w:color w:val="333333"/>
            <w:sz w:val="21"/>
            <w:szCs w:val="21"/>
            <w:shd w:val="clear" w:color="auto" w:fill="FFFFFF"/>
          </w:rPr>
          <w:br/>
        </w:r>
        <w:r w:rsidR="000D661D">
          <w:rPr>
            <w:rFonts w:ascii="Arial" w:hAnsi="Arial" w:cs="Arial"/>
            <w:color w:val="333333"/>
            <w:sz w:val="21"/>
            <w:szCs w:val="21"/>
            <w:shd w:val="clear" w:color="auto" w:fill="FFFFFF"/>
          </w:rPr>
          <w:delText>A2A. What 3 colors are most common for apples? </w:delText>
        </w:r>
        <w:r w:rsidR="000D661D">
          <w:rPr>
            <w:rStyle w:val="Strong"/>
            <w:rFonts w:ascii="Arial" w:hAnsi="Arial" w:cs="Arial"/>
            <w:color w:val="999999"/>
            <w:sz w:val="21"/>
            <w:szCs w:val="21"/>
            <w:shd w:val="clear" w:color="auto" w:fill="FFFFFF"/>
          </w:rPr>
          <w:delText>[Select exactly 3]</w:delText>
        </w:r>
        <w:r w:rsidR="000D661D">
          <w:rPr>
            <w:rFonts w:ascii="Arial" w:hAnsi="Arial" w:cs="Arial"/>
            <w:b/>
            <w:bCs/>
            <w:color w:val="999999"/>
            <w:sz w:val="21"/>
            <w:szCs w:val="21"/>
            <w:shd w:val="clear" w:color="auto" w:fill="FFFFFF"/>
          </w:rPr>
          <w:br/>
        </w:r>
        <w:r w:rsidR="00CF7B45" w:rsidRPr="00AB1FDA">
          <w:rPr>
            <w:rFonts w:ascii="Arial" w:hAnsi="Arial" w:cs="Arial"/>
            <w:color w:val="333333"/>
            <w:sz w:val="21"/>
            <w:szCs w:val="21"/>
          </w:rPr>
          <w:delText>Black, Blue, Green, Orange, Purple, Red, Violet, Yellow</w:delText>
        </w:r>
        <w:r w:rsidR="00CF7B45" w:rsidRPr="00AB1FDA">
          <w:rPr>
            <w:rFonts w:ascii="Arial" w:hAnsi="Arial" w:cs="Arial"/>
            <w:color w:val="333333"/>
            <w:sz w:val="21"/>
            <w:szCs w:val="21"/>
          </w:rPr>
          <w:br/>
        </w:r>
        <w:r w:rsidR="00CF7B45" w:rsidRPr="00AB1FDA">
          <w:rPr>
            <w:rStyle w:val="Strong"/>
            <w:rFonts w:ascii="Arial" w:hAnsi="Arial" w:cs="Arial"/>
            <w:color w:val="333333"/>
            <w:sz w:val="21"/>
            <w:szCs w:val="21"/>
          </w:rPr>
          <w:delText>[Multi-select,</w:delText>
        </w:r>
        <w:r w:rsidR="00CF7B45" w:rsidRPr="00AB1FDA">
          <w:rPr>
            <w:rStyle w:val="apple-converted-space"/>
            <w:rFonts w:ascii="Arial" w:hAnsi="Arial" w:cs="Arial"/>
            <w:b/>
            <w:bCs/>
            <w:color w:val="333333"/>
            <w:sz w:val="21"/>
            <w:szCs w:val="21"/>
          </w:rPr>
          <w:delText> </w:delText>
        </w:r>
        <w:r w:rsidR="00CF7B45" w:rsidRPr="00AB1FDA">
          <w:rPr>
            <w:rStyle w:val="Strong"/>
            <w:rFonts w:ascii="Arial" w:hAnsi="Arial" w:cs="Arial"/>
            <w:color w:val="333333"/>
            <w:sz w:val="21"/>
            <w:szCs w:val="21"/>
          </w:rPr>
          <w:delText>shown in 4 columns]</w:delText>
        </w:r>
        <w:r w:rsidR="00CF7B45" w:rsidRPr="00AB1FDA">
          <w:rPr>
            <w:rFonts w:ascii="Arial" w:hAnsi="Arial" w:cs="Arial"/>
            <w:color w:val="333333"/>
            <w:sz w:val="21"/>
            <w:szCs w:val="21"/>
          </w:rPr>
          <w:delText> </w:delText>
        </w:r>
      </w:del>
    </w:p>
    <w:p w14:paraId="3403F2C6" w14:textId="77777777" w:rsidR="00AB1FDA" w:rsidRDefault="00AB1FDA" w:rsidP="00AB1FDA">
      <w:pPr>
        <w:pStyle w:val="NormalWeb"/>
        <w:shd w:val="clear" w:color="auto" w:fill="FFFFFF"/>
        <w:spacing w:before="0" w:beforeAutospacing="0" w:after="0" w:afterAutospacing="0"/>
        <w:rPr>
          <w:del w:id="151" w:author="FESTUS I" w:date="2026-09-25T21:07:00Z" w16du:dateUtc="2026-09-26T01:07:00Z"/>
          <w:rFonts w:ascii="Arial" w:hAnsi="Arial" w:cs="Arial"/>
          <w:color w:val="333333"/>
          <w:sz w:val="21"/>
          <w:szCs w:val="21"/>
        </w:rPr>
      </w:pPr>
    </w:p>
    <w:p w14:paraId="16857671" w14:textId="77777777" w:rsidR="00CF7B45" w:rsidRPr="00AB1FDA" w:rsidRDefault="00CF7B45" w:rsidP="00AB1FDA">
      <w:pPr>
        <w:pStyle w:val="NormalWeb"/>
        <w:shd w:val="clear" w:color="auto" w:fill="FFFFFF"/>
        <w:spacing w:before="0" w:beforeAutospacing="0" w:after="0" w:afterAutospacing="0"/>
        <w:rPr>
          <w:del w:id="152" w:author="FESTUS I" w:date="2026-09-25T21:07:00Z" w16du:dateUtc="2026-09-26T01:07:00Z"/>
          <w:rFonts w:ascii="Arial" w:hAnsi="Arial" w:cs="Arial"/>
          <w:color w:val="333333"/>
          <w:sz w:val="21"/>
          <w:szCs w:val="21"/>
        </w:rPr>
      </w:pPr>
      <w:del w:id="153" w:author="FESTUS I" w:date="2026-09-25T21:07:00Z" w16du:dateUtc="2026-09-26T01:07:00Z">
        <w:r w:rsidRPr="00AB1FDA">
          <w:rPr>
            <w:rFonts w:ascii="Arial" w:hAnsi="Arial" w:cs="Arial"/>
            <w:color w:val="333333"/>
            <w:sz w:val="21"/>
            <w:szCs w:val="21"/>
          </w:rPr>
          <w:delText>A2B. What colors are grapes?  </w:delText>
        </w:r>
        <w:r w:rsidRPr="00AB1FDA">
          <w:rPr>
            <w:rStyle w:val="Strong"/>
            <w:rFonts w:ascii="Arial" w:hAnsi="Arial" w:cs="Arial"/>
            <w:color w:val="999999"/>
            <w:sz w:val="21"/>
            <w:szCs w:val="21"/>
          </w:rPr>
          <w:delText>[Select all that apply]</w:delText>
        </w:r>
        <w:r w:rsidRPr="00AB1FDA">
          <w:rPr>
            <w:rFonts w:ascii="Arial" w:hAnsi="Arial" w:cs="Arial"/>
            <w:b/>
            <w:bCs/>
            <w:color w:val="999999"/>
            <w:sz w:val="21"/>
            <w:szCs w:val="21"/>
          </w:rPr>
          <w:br/>
        </w:r>
        <w:r w:rsidRPr="00AB1FDA">
          <w:rPr>
            <w:rFonts w:ascii="Arial" w:hAnsi="Arial" w:cs="Arial"/>
            <w:color w:val="333333"/>
            <w:sz w:val="21"/>
            <w:szCs w:val="21"/>
          </w:rPr>
          <w:delText>Black, Blue, Green, Orange, Purple, Red, Violet, Yellow</w:delText>
        </w:r>
        <w:r w:rsidRPr="00AB1FDA">
          <w:rPr>
            <w:rStyle w:val="apple-converted-space"/>
            <w:rFonts w:ascii="Arial" w:hAnsi="Arial" w:cs="Arial"/>
            <w:color w:val="333333"/>
            <w:sz w:val="21"/>
            <w:szCs w:val="21"/>
          </w:rPr>
          <w:delText> </w:delText>
        </w:r>
        <w:r w:rsidRPr="00AB1FDA">
          <w:rPr>
            <w:rStyle w:val="Strong"/>
            <w:rFonts w:ascii="Arial" w:hAnsi="Arial" w:cs="Arial"/>
            <w:color w:val="333333"/>
            <w:sz w:val="21"/>
            <w:szCs w:val="21"/>
          </w:rPr>
          <w:delText>NEW:</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delText>Other (specify)</w:delText>
        </w:r>
        <w:r w:rsidRPr="00AB1FDA">
          <w:rPr>
            <w:rFonts w:ascii="Arial" w:hAnsi="Arial" w:cs="Arial"/>
            <w:color w:val="333333"/>
            <w:sz w:val="21"/>
            <w:szCs w:val="21"/>
          </w:rPr>
          <w:br/>
        </w:r>
        <w:r w:rsidRPr="00AB1FDA">
          <w:rPr>
            <w:rStyle w:val="Strong"/>
            <w:rFonts w:ascii="Arial" w:hAnsi="Arial" w:cs="Arial"/>
            <w:color w:val="333333"/>
            <w:sz w:val="21"/>
            <w:szCs w:val="21"/>
          </w:rPr>
          <w:delText>[Multi-select,</w:delText>
        </w:r>
        <w:r w:rsidRPr="00AB1FDA">
          <w:rPr>
            <w:rStyle w:val="apple-converted-space"/>
            <w:rFonts w:ascii="Arial" w:hAnsi="Arial" w:cs="Arial"/>
            <w:b/>
            <w:bCs/>
            <w:color w:val="333333"/>
            <w:sz w:val="21"/>
            <w:szCs w:val="21"/>
          </w:rPr>
          <w:delText> </w:delText>
        </w:r>
        <w:r w:rsidRPr="00AB1FDA">
          <w:rPr>
            <w:rStyle w:val="Strong"/>
            <w:rFonts w:ascii="Arial" w:hAnsi="Arial" w:cs="Arial"/>
            <w:color w:val="333333"/>
            <w:sz w:val="21"/>
            <w:szCs w:val="21"/>
          </w:rPr>
          <w:delText>with 'other specify' option]</w:delText>
        </w:r>
      </w:del>
    </w:p>
    <w:p w14:paraId="191D7EBB" w14:textId="77777777" w:rsidR="00AB1FDA" w:rsidRDefault="009441CE" w:rsidP="00AB1FDA">
      <w:pPr>
        <w:pStyle w:val="NormalWeb"/>
        <w:shd w:val="clear" w:color="auto" w:fill="FFFFFF"/>
        <w:spacing w:before="0" w:beforeAutospacing="0" w:after="0" w:afterAutospacing="0"/>
        <w:rPr>
          <w:del w:id="154" w:author="FESTUS I" w:date="2026-09-25T21:07:00Z" w16du:dateUtc="2026-09-26T01:07:00Z"/>
          <w:rStyle w:val="Strong"/>
          <w:rFonts w:ascii="Arial" w:hAnsi="Arial" w:cs="Arial"/>
          <w:color w:val="333333"/>
          <w:sz w:val="21"/>
          <w:szCs w:val="21"/>
          <w:shd w:val="clear" w:color="auto" w:fill="FFFFFF"/>
        </w:rPr>
      </w:pPr>
      <w:del w:id="155" w:author="FESTUS I" w:date="2026-09-25T21:07:00Z" w16du:dateUtc="2026-09-26T01:07:00Z">
        <w:r w:rsidRPr="00B7173A">
          <w:rPr>
            <w:rStyle w:val="Strong"/>
            <w:rFonts w:ascii="Arial" w:hAnsi="Arial" w:cs="Arial"/>
            <w:color w:val="333333"/>
            <w:sz w:val="21"/>
            <w:szCs w:val="21"/>
            <w:shd w:val="clear" w:color="auto" w:fill="FFFFFF"/>
          </w:rPr>
          <w:delText xml:space="preserve">[Terminate if option </w:delText>
        </w:r>
        <w:r>
          <w:rPr>
            <w:rStyle w:val="Strong"/>
            <w:rFonts w:ascii="Arial" w:hAnsi="Arial" w:cs="Arial"/>
            <w:color w:val="333333"/>
            <w:sz w:val="21"/>
            <w:szCs w:val="21"/>
            <w:shd w:val="clear" w:color="auto" w:fill="FFFFFF"/>
          </w:rPr>
          <w:delText>3</w:delText>
        </w:r>
        <w:r w:rsidRPr="00B7173A">
          <w:rPr>
            <w:rStyle w:val="Strong"/>
            <w:rFonts w:ascii="Arial" w:hAnsi="Arial" w:cs="Arial"/>
            <w:color w:val="333333"/>
            <w:sz w:val="21"/>
            <w:szCs w:val="21"/>
            <w:shd w:val="clear" w:color="auto" w:fill="FFFFFF"/>
          </w:rPr>
          <w:delText xml:space="preserve"> (</w:delText>
        </w:r>
        <w:r>
          <w:rPr>
            <w:rStyle w:val="Strong"/>
            <w:rFonts w:ascii="Arial" w:hAnsi="Arial" w:cs="Arial"/>
            <w:color w:val="333333"/>
            <w:sz w:val="21"/>
            <w:szCs w:val="21"/>
            <w:shd w:val="clear" w:color="auto" w:fill="FFFFFF"/>
          </w:rPr>
          <w:delText>green</w:delText>
        </w:r>
        <w:r w:rsidRPr="00B7173A">
          <w:rPr>
            <w:rStyle w:val="Strong"/>
            <w:rFonts w:ascii="Arial" w:hAnsi="Arial" w:cs="Arial"/>
            <w:color w:val="333333"/>
            <w:sz w:val="21"/>
            <w:szCs w:val="21"/>
            <w:shd w:val="clear" w:color="auto" w:fill="FFFFFF"/>
          </w:rPr>
          <w:delText>) or 6 (red) are not selected at A2</w:delText>
        </w:r>
        <w:r>
          <w:rPr>
            <w:rStyle w:val="Strong"/>
            <w:rFonts w:ascii="Arial" w:hAnsi="Arial" w:cs="Arial"/>
            <w:color w:val="333333"/>
            <w:sz w:val="21"/>
            <w:szCs w:val="21"/>
            <w:shd w:val="clear" w:color="auto" w:fill="FFFFFF"/>
          </w:rPr>
          <w:delText>B</w:delText>
        </w:r>
        <w:r w:rsidRPr="00B7173A">
          <w:rPr>
            <w:rStyle w:val="Strong"/>
            <w:rFonts w:ascii="Arial" w:hAnsi="Arial" w:cs="Arial"/>
            <w:color w:val="333333"/>
            <w:sz w:val="21"/>
            <w:szCs w:val="21"/>
            <w:shd w:val="clear" w:color="auto" w:fill="FFFFFF"/>
          </w:rPr>
          <w:delText>]</w:delText>
        </w:r>
      </w:del>
    </w:p>
    <w:p w14:paraId="1B938FD2" w14:textId="77777777" w:rsidR="009441CE" w:rsidRDefault="009441CE" w:rsidP="00AB1FDA">
      <w:pPr>
        <w:pStyle w:val="NormalWeb"/>
        <w:shd w:val="clear" w:color="auto" w:fill="FFFFFF"/>
        <w:spacing w:before="0" w:beforeAutospacing="0" w:after="0" w:afterAutospacing="0"/>
        <w:rPr>
          <w:del w:id="156" w:author="FESTUS I" w:date="2026-09-25T21:07:00Z" w16du:dateUtc="2026-09-26T01:07:00Z"/>
          <w:rFonts w:ascii="Arial" w:hAnsi="Arial" w:cs="Arial"/>
          <w:color w:val="333333"/>
          <w:sz w:val="21"/>
          <w:szCs w:val="21"/>
        </w:rPr>
      </w:pPr>
    </w:p>
    <w:p w14:paraId="0701347F" w14:textId="77777777" w:rsidR="00CF7B45" w:rsidRPr="00AB1FDA" w:rsidRDefault="00CF7B45" w:rsidP="00AB1FDA">
      <w:pPr>
        <w:pStyle w:val="NormalWeb"/>
        <w:shd w:val="clear" w:color="auto" w:fill="FFFFFF"/>
        <w:spacing w:before="0" w:beforeAutospacing="0" w:after="0" w:afterAutospacing="0"/>
        <w:rPr>
          <w:del w:id="157" w:author="FESTUS I" w:date="2026-09-25T21:07:00Z" w16du:dateUtc="2026-09-26T01:07:00Z"/>
          <w:rFonts w:ascii="Arial" w:hAnsi="Arial" w:cs="Arial"/>
          <w:color w:val="333333"/>
          <w:sz w:val="21"/>
          <w:szCs w:val="21"/>
        </w:rPr>
      </w:pPr>
      <w:del w:id="158" w:author="FESTUS I" w:date="2026-09-25T21:07:00Z" w16du:dateUtc="2026-09-26T01:07:00Z">
        <w:r w:rsidRPr="00AB1FDA">
          <w:rPr>
            <w:rFonts w:ascii="Arial" w:hAnsi="Arial" w:cs="Arial"/>
            <w:color w:val="333333"/>
            <w:sz w:val="21"/>
            <w:szCs w:val="21"/>
          </w:rPr>
          <w:delText>A2C. What colors are in a rainbow?</w:delText>
        </w:r>
        <w:r w:rsidRPr="00AB1FDA">
          <w:rPr>
            <w:rStyle w:val="apple-converted-space"/>
            <w:rFonts w:ascii="Arial" w:hAnsi="Arial" w:cs="Arial"/>
            <w:color w:val="333333"/>
            <w:sz w:val="21"/>
            <w:szCs w:val="21"/>
          </w:rPr>
          <w:delText> </w:delText>
        </w:r>
        <w:r w:rsidRPr="00AB1FDA">
          <w:rPr>
            <w:rStyle w:val="Strong"/>
            <w:rFonts w:ascii="Arial" w:hAnsi="Arial" w:cs="Arial"/>
            <w:color w:val="999999"/>
            <w:sz w:val="21"/>
            <w:szCs w:val="21"/>
          </w:rPr>
          <w:delText>[Select all that apply]</w:delText>
        </w:r>
        <w:r w:rsidRPr="00AB1FDA">
          <w:rPr>
            <w:rFonts w:ascii="Arial" w:hAnsi="Arial" w:cs="Arial"/>
            <w:b/>
            <w:bCs/>
            <w:color w:val="999999"/>
            <w:sz w:val="21"/>
            <w:szCs w:val="21"/>
          </w:rPr>
          <w:br/>
        </w:r>
        <w:r w:rsidRPr="00AB1FDA">
          <w:rPr>
            <w:rFonts w:ascii="Arial" w:hAnsi="Arial" w:cs="Arial"/>
            <w:color w:val="333333"/>
            <w:sz w:val="21"/>
            <w:szCs w:val="21"/>
          </w:rPr>
          <w:delText>Black, Blue, Green, Orange, Purple, Red, Violet, Yellow</w:delText>
        </w:r>
        <w:r w:rsidRPr="00AB1FDA">
          <w:rPr>
            <w:rStyle w:val="apple-converted-space"/>
            <w:rFonts w:ascii="Arial" w:hAnsi="Arial" w:cs="Arial"/>
            <w:color w:val="333333"/>
            <w:sz w:val="21"/>
            <w:szCs w:val="21"/>
          </w:rPr>
          <w:delText> </w:delText>
        </w:r>
        <w:r w:rsidRPr="00AB1FDA">
          <w:rPr>
            <w:rStyle w:val="Strong"/>
            <w:rFonts w:ascii="Arial" w:hAnsi="Arial" w:cs="Arial"/>
            <w:color w:val="333333"/>
            <w:sz w:val="21"/>
            <w:szCs w:val="21"/>
          </w:rPr>
          <w:delText>NEW:</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delText>None</w:delText>
        </w:r>
        <w:r w:rsidRPr="00AB1FDA">
          <w:rPr>
            <w:rFonts w:ascii="Arial" w:hAnsi="Arial" w:cs="Arial"/>
            <w:color w:val="333333"/>
            <w:sz w:val="21"/>
            <w:szCs w:val="21"/>
          </w:rPr>
          <w:br/>
        </w:r>
        <w:r w:rsidRPr="00AB1FDA">
          <w:rPr>
            <w:rStyle w:val="Strong"/>
            <w:rFonts w:ascii="Arial" w:hAnsi="Arial" w:cs="Arial"/>
            <w:color w:val="333333"/>
            <w:sz w:val="21"/>
            <w:szCs w:val="21"/>
          </w:rPr>
          <w:delText>[Multi-select,</w:delText>
        </w:r>
        <w:r w:rsidRPr="00AB1FDA">
          <w:rPr>
            <w:rStyle w:val="apple-converted-space"/>
            <w:rFonts w:ascii="Arial" w:hAnsi="Arial" w:cs="Arial"/>
            <w:b/>
            <w:bCs/>
            <w:color w:val="333333"/>
            <w:sz w:val="21"/>
            <w:szCs w:val="21"/>
          </w:rPr>
          <w:delText> </w:delText>
        </w:r>
        <w:r w:rsidRPr="00AB1FDA">
          <w:rPr>
            <w:rStyle w:val="Strong"/>
            <w:rFonts w:ascii="Arial" w:hAnsi="Arial" w:cs="Arial"/>
            <w:color w:val="333333"/>
            <w:sz w:val="21"/>
            <w:szCs w:val="21"/>
          </w:rPr>
          <w:delText>with exclusive 'none' option]</w:delText>
        </w:r>
        <w:r w:rsidR="00481D77" w:rsidRPr="00AB1FDA">
          <w:rPr>
            <w:rStyle w:val="Strong"/>
            <w:rFonts w:ascii="Arial" w:hAnsi="Arial" w:cs="Arial"/>
            <w:color w:val="333333"/>
            <w:sz w:val="21"/>
            <w:szCs w:val="21"/>
          </w:rPr>
          <w:br/>
        </w:r>
        <w:r w:rsidR="00481D77" w:rsidRPr="008F526A">
          <w:rPr>
            <w:rStyle w:val="Strong"/>
            <w:rFonts w:ascii="Arial" w:hAnsi="Arial" w:cs="Arial"/>
            <w:color w:val="333333"/>
            <w:sz w:val="21"/>
            <w:szCs w:val="21"/>
            <w:shd w:val="clear" w:color="auto" w:fill="FFFFFF"/>
          </w:rPr>
          <w:delText>[Terminate if option 99 (none) is selected at A2C]</w:delText>
        </w:r>
      </w:del>
    </w:p>
    <w:p w14:paraId="5447B15F" w14:textId="77777777" w:rsidR="00AB1FDA" w:rsidRDefault="00AB1FDA" w:rsidP="00AB1FDA">
      <w:pPr>
        <w:pStyle w:val="NormalWeb"/>
        <w:shd w:val="clear" w:color="auto" w:fill="FFFFFF"/>
        <w:spacing w:before="0" w:beforeAutospacing="0" w:after="0" w:afterAutospacing="0"/>
        <w:rPr>
          <w:del w:id="159" w:author="FESTUS I" w:date="2026-09-25T21:07:00Z" w16du:dateUtc="2026-09-26T01:07:00Z"/>
          <w:rStyle w:val="Strong"/>
          <w:rFonts w:ascii="Arial" w:hAnsi="Arial" w:cs="Arial"/>
          <w:color w:val="333333"/>
          <w:sz w:val="21"/>
          <w:szCs w:val="21"/>
          <w:highlight w:val="green"/>
          <w:shd w:val="clear" w:color="auto" w:fill="FFFFFF"/>
        </w:rPr>
      </w:pPr>
    </w:p>
    <w:p w14:paraId="5D6C5D0E" w14:textId="77777777" w:rsidR="00CF7B45" w:rsidRPr="00AB1FDA" w:rsidRDefault="005F1CBC" w:rsidP="00AB1FDA">
      <w:pPr>
        <w:pStyle w:val="NormalWeb"/>
        <w:shd w:val="clear" w:color="auto" w:fill="FFFFFF"/>
        <w:spacing w:before="0" w:beforeAutospacing="0" w:after="0" w:afterAutospacing="0"/>
        <w:rPr>
          <w:del w:id="160" w:author="FESTUS I" w:date="2026-09-25T21:07:00Z" w16du:dateUtc="2026-09-26T01:07:00Z"/>
          <w:rFonts w:ascii="Arial" w:hAnsi="Arial" w:cs="Arial"/>
          <w:color w:val="333333"/>
          <w:sz w:val="21"/>
          <w:szCs w:val="21"/>
        </w:rPr>
      </w:pPr>
      <w:del w:id="161" w:author="FESTUS I" w:date="2026-09-25T21:07:00Z" w16du:dateUtc="2026-09-26T01:07:00Z">
        <w:r w:rsidRPr="00AB1FDA">
          <w:rPr>
            <w:rStyle w:val="Strong"/>
            <w:rFonts w:ascii="Arial" w:hAnsi="Arial" w:cs="Arial"/>
            <w:color w:val="333333"/>
            <w:sz w:val="21"/>
            <w:szCs w:val="21"/>
            <w:highlight w:val="green"/>
            <w:shd w:val="clear" w:color="auto" w:fill="FFFFFF"/>
          </w:rPr>
          <w:delText xml:space="preserve">[Skip A2D if option </w:delText>
        </w:r>
        <w:r w:rsidR="009D26A5">
          <w:rPr>
            <w:rStyle w:val="Strong"/>
            <w:rFonts w:ascii="Arial" w:hAnsi="Arial" w:cs="Arial"/>
            <w:color w:val="333333"/>
            <w:sz w:val="21"/>
            <w:szCs w:val="21"/>
            <w:highlight w:val="green"/>
            <w:shd w:val="clear" w:color="auto" w:fill="FFFFFF"/>
          </w:rPr>
          <w:delText>only 1 option</w:delText>
        </w:r>
        <w:r w:rsidRPr="00AB1FDA">
          <w:rPr>
            <w:rStyle w:val="Strong"/>
            <w:rFonts w:ascii="Arial" w:hAnsi="Arial" w:cs="Arial"/>
            <w:color w:val="333333"/>
            <w:sz w:val="21"/>
            <w:szCs w:val="21"/>
            <w:highlight w:val="green"/>
            <w:shd w:val="clear" w:color="auto" w:fill="FFFFFF"/>
          </w:rPr>
          <w:delText xml:space="preserve"> selected at A2]</w:delText>
        </w:r>
        <w:r w:rsidRPr="00AB1FDA">
          <w:rPr>
            <w:rStyle w:val="Strong"/>
            <w:rFonts w:ascii="Arial" w:hAnsi="Arial" w:cs="Arial"/>
            <w:color w:val="333333"/>
            <w:sz w:val="21"/>
            <w:szCs w:val="21"/>
            <w:shd w:val="clear" w:color="auto" w:fill="FFFFFF"/>
          </w:rPr>
          <w:delText xml:space="preserve"> </w:delText>
        </w:r>
        <w:r w:rsidRPr="00AB1FDA">
          <w:rPr>
            <w:rStyle w:val="Strong"/>
            <w:rFonts w:ascii="Arial" w:hAnsi="Arial" w:cs="Arial"/>
            <w:color w:val="333333"/>
            <w:sz w:val="21"/>
            <w:szCs w:val="21"/>
            <w:shd w:val="clear" w:color="auto" w:fill="FFFFFF"/>
          </w:rPr>
          <w:br/>
        </w:r>
        <w:r w:rsidR="00CF7B45" w:rsidRPr="00AB1FDA">
          <w:rPr>
            <w:rFonts w:ascii="Arial" w:hAnsi="Arial" w:cs="Arial"/>
            <w:color w:val="333333"/>
            <w:sz w:val="21"/>
            <w:szCs w:val="21"/>
          </w:rPr>
          <w:delText>A2D. Are any rooms in your home painted in these colors you like?</w:delText>
        </w:r>
        <w:r w:rsidR="00CF7B45" w:rsidRPr="00AB1FDA">
          <w:rPr>
            <w:rStyle w:val="apple-converted-space"/>
            <w:rFonts w:ascii="Arial" w:hAnsi="Arial" w:cs="Arial"/>
            <w:color w:val="333333"/>
            <w:sz w:val="21"/>
            <w:szCs w:val="21"/>
          </w:rPr>
          <w:delText> </w:delText>
        </w:r>
        <w:r w:rsidR="00CF7B45" w:rsidRPr="00AB1FDA">
          <w:rPr>
            <w:rStyle w:val="Strong"/>
            <w:rFonts w:ascii="Arial" w:hAnsi="Arial" w:cs="Arial"/>
            <w:color w:val="999999"/>
            <w:sz w:val="21"/>
            <w:szCs w:val="21"/>
          </w:rPr>
          <w:delText>[Select all that apply]</w:delText>
        </w:r>
        <w:r w:rsidR="00CF7B45" w:rsidRPr="00AB1FDA">
          <w:rPr>
            <w:rFonts w:ascii="Arial" w:hAnsi="Arial" w:cs="Arial"/>
            <w:b/>
            <w:bCs/>
            <w:color w:val="999999"/>
            <w:sz w:val="21"/>
            <w:szCs w:val="21"/>
          </w:rPr>
          <w:br/>
        </w:r>
        <w:r w:rsidR="00CF7B45" w:rsidRPr="00AB1FDA">
          <w:rPr>
            <w:rFonts w:ascii="Arial" w:hAnsi="Arial" w:cs="Arial"/>
            <w:color w:val="333333"/>
            <w:sz w:val="21"/>
            <w:szCs w:val="21"/>
          </w:rPr>
          <w:delText>Black, Blue, Green, Orange, Purple, Red, Violet, Yellow</w:delText>
        </w:r>
        <w:r w:rsidR="00CF7B45" w:rsidRPr="00AB1FDA">
          <w:rPr>
            <w:rStyle w:val="apple-converted-space"/>
            <w:rFonts w:ascii="Arial" w:hAnsi="Arial" w:cs="Arial"/>
            <w:color w:val="333333"/>
            <w:sz w:val="21"/>
            <w:szCs w:val="21"/>
          </w:rPr>
          <w:delText> </w:delText>
        </w:r>
        <w:r w:rsidR="00CF7B45" w:rsidRPr="00AB1FDA">
          <w:rPr>
            <w:rStyle w:val="Strong"/>
            <w:rFonts w:ascii="Arial" w:hAnsi="Arial" w:cs="Arial"/>
            <w:color w:val="333333"/>
            <w:sz w:val="21"/>
            <w:szCs w:val="21"/>
          </w:rPr>
          <w:delText>NEW:</w:delText>
        </w:r>
        <w:r w:rsidR="00CF7B45" w:rsidRPr="00AB1FDA">
          <w:rPr>
            <w:rStyle w:val="apple-converted-space"/>
            <w:rFonts w:ascii="Arial" w:hAnsi="Arial" w:cs="Arial"/>
            <w:color w:val="333333"/>
            <w:sz w:val="21"/>
            <w:szCs w:val="21"/>
          </w:rPr>
          <w:delText> </w:delText>
        </w:r>
        <w:r w:rsidR="00CF7B45" w:rsidRPr="00AB1FDA">
          <w:rPr>
            <w:rFonts w:ascii="Arial" w:hAnsi="Arial" w:cs="Arial"/>
            <w:color w:val="333333"/>
            <w:sz w:val="21"/>
            <w:szCs w:val="21"/>
          </w:rPr>
          <w:delText>None</w:delText>
        </w:r>
        <w:r w:rsidR="00CF7B45" w:rsidRPr="00AB1FDA">
          <w:rPr>
            <w:rFonts w:ascii="Arial" w:hAnsi="Arial" w:cs="Arial"/>
            <w:b/>
            <w:bCs/>
            <w:color w:val="333333"/>
            <w:sz w:val="21"/>
            <w:szCs w:val="21"/>
          </w:rPr>
          <w:br/>
        </w:r>
        <w:r w:rsidR="00CF7B45" w:rsidRPr="00AB1FDA">
          <w:rPr>
            <w:rStyle w:val="Strong"/>
            <w:rFonts w:ascii="Arial" w:hAnsi="Arial" w:cs="Arial"/>
            <w:color w:val="333333"/>
            <w:sz w:val="21"/>
            <w:szCs w:val="21"/>
          </w:rPr>
          <w:delText>[Multi-select,</w:delText>
        </w:r>
        <w:r w:rsidR="00CF7B45" w:rsidRPr="00AB1FDA">
          <w:rPr>
            <w:rStyle w:val="apple-converted-space"/>
            <w:rFonts w:ascii="Arial" w:hAnsi="Arial" w:cs="Arial"/>
            <w:b/>
            <w:bCs/>
            <w:color w:val="333333"/>
            <w:sz w:val="21"/>
            <w:szCs w:val="21"/>
          </w:rPr>
          <w:delText> </w:delText>
        </w:r>
        <w:r w:rsidR="00CF7B45" w:rsidRPr="00AB1FDA">
          <w:rPr>
            <w:rStyle w:val="Strong"/>
            <w:rFonts w:ascii="Arial" w:hAnsi="Arial" w:cs="Arial"/>
            <w:color w:val="333333"/>
            <w:sz w:val="21"/>
            <w:szCs w:val="21"/>
          </w:rPr>
          <w:delText>exclusive 'none' option; Show options checked at QA2]</w:delText>
        </w:r>
      </w:del>
    </w:p>
    <w:p w14:paraId="213AD03C" w14:textId="77777777" w:rsidR="00AB1FDA" w:rsidRDefault="00AB1FDA" w:rsidP="00AB1FDA">
      <w:pPr>
        <w:pStyle w:val="NormalWeb"/>
        <w:shd w:val="clear" w:color="auto" w:fill="FFFFFF"/>
        <w:spacing w:before="0" w:beforeAutospacing="0" w:after="0" w:afterAutospacing="0"/>
        <w:rPr>
          <w:del w:id="162" w:author="FESTUS I" w:date="2026-09-25T21:07:00Z" w16du:dateUtc="2026-09-26T01:07:00Z"/>
          <w:rFonts w:ascii="Arial" w:hAnsi="Arial" w:cs="Arial"/>
          <w:color w:val="333333"/>
          <w:sz w:val="21"/>
          <w:szCs w:val="21"/>
        </w:rPr>
      </w:pPr>
    </w:p>
    <w:p w14:paraId="685341B8" w14:textId="77777777" w:rsidR="00CF7B45" w:rsidRPr="00AB1FDA" w:rsidRDefault="00CF7B45" w:rsidP="00AB1FDA">
      <w:pPr>
        <w:pStyle w:val="NormalWeb"/>
        <w:shd w:val="clear" w:color="auto" w:fill="FFFFFF"/>
        <w:spacing w:before="0" w:beforeAutospacing="0" w:after="0" w:afterAutospacing="0"/>
        <w:rPr>
          <w:del w:id="163" w:author="FESTUS I" w:date="2026-09-25T21:07:00Z" w16du:dateUtc="2026-09-26T01:07:00Z"/>
          <w:rFonts w:ascii="Arial" w:hAnsi="Arial" w:cs="Arial"/>
          <w:color w:val="333333"/>
          <w:sz w:val="21"/>
          <w:szCs w:val="21"/>
        </w:rPr>
      </w:pPr>
      <w:del w:id="164" w:author="FESTUS I" w:date="2026-09-25T21:07:00Z" w16du:dateUtc="2026-09-26T01:07:00Z">
        <w:r w:rsidRPr="00AB1FDA">
          <w:rPr>
            <w:rFonts w:ascii="Arial" w:hAnsi="Arial" w:cs="Arial"/>
            <w:color w:val="333333"/>
            <w:sz w:val="21"/>
            <w:szCs w:val="21"/>
          </w:rPr>
          <w:delText>A2E. Are any rooms in your home painted any of these colors?</w:delText>
        </w:r>
        <w:r w:rsidRPr="00AB1FDA">
          <w:rPr>
            <w:rStyle w:val="apple-converted-space"/>
            <w:rFonts w:ascii="Arial" w:hAnsi="Arial" w:cs="Arial"/>
            <w:color w:val="333333"/>
            <w:sz w:val="21"/>
            <w:szCs w:val="21"/>
          </w:rPr>
          <w:delText> </w:delText>
        </w:r>
        <w:r w:rsidRPr="00AB1FDA">
          <w:rPr>
            <w:rStyle w:val="Strong"/>
            <w:rFonts w:ascii="Arial" w:hAnsi="Arial" w:cs="Arial"/>
            <w:color w:val="999999"/>
            <w:sz w:val="21"/>
            <w:szCs w:val="21"/>
          </w:rPr>
          <w:delText>[Select all that apply]</w:delText>
        </w:r>
        <w:r w:rsidRPr="00AB1FDA">
          <w:rPr>
            <w:rFonts w:ascii="Arial" w:hAnsi="Arial" w:cs="Arial"/>
            <w:b/>
            <w:bCs/>
            <w:color w:val="999999"/>
            <w:sz w:val="21"/>
            <w:szCs w:val="21"/>
          </w:rPr>
          <w:br/>
        </w:r>
        <w:r w:rsidRPr="00AB1FDA">
          <w:rPr>
            <w:rFonts w:ascii="Arial" w:hAnsi="Arial" w:cs="Arial"/>
            <w:color w:val="333333"/>
            <w:sz w:val="21"/>
            <w:szCs w:val="21"/>
          </w:rPr>
          <w:delText>Black, Blue, Green, Orange, Purple, Red, Violet, Yellow</w:delText>
        </w:r>
        <w:r w:rsidRPr="00AB1FDA">
          <w:rPr>
            <w:rStyle w:val="apple-converted-space"/>
            <w:rFonts w:ascii="Arial" w:hAnsi="Arial" w:cs="Arial"/>
            <w:b/>
            <w:bCs/>
            <w:color w:val="333333"/>
            <w:sz w:val="21"/>
            <w:szCs w:val="21"/>
          </w:rPr>
          <w:delText> </w:delText>
        </w:r>
        <w:r w:rsidRPr="00AB1FDA">
          <w:rPr>
            <w:rStyle w:val="Strong"/>
            <w:rFonts w:ascii="Arial" w:hAnsi="Arial" w:cs="Arial"/>
            <w:color w:val="333333"/>
            <w:sz w:val="21"/>
            <w:szCs w:val="21"/>
          </w:rPr>
          <w:delText>NEW:</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delText>None</w:delText>
        </w:r>
        <w:r w:rsidRPr="00AB1FDA">
          <w:rPr>
            <w:rFonts w:ascii="Arial" w:hAnsi="Arial" w:cs="Arial"/>
            <w:b/>
            <w:bCs/>
            <w:color w:val="333333"/>
            <w:sz w:val="21"/>
            <w:szCs w:val="21"/>
          </w:rPr>
          <w:br/>
        </w:r>
        <w:r w:rsidRPr="00AB1FDA">
          <w:rPr>
            <w:rStyle w:val="Strong"/>
            <w:rFonts w:ascii="Arial" w:hAnsi="Arial" w:cs="Arial"/>
            <w:color w:val="333333"/>
            <w:sz w:val="21"/>
            <w:szCs w:val="21"/>
          </w:rPr>
          <w:delText>[Multi-select,</w:delText>
        </w:r>
        <w:r w:rsidRPr="00AB1FDA">
          <w:rPr>
            <w:rStyle w:val="apple-converted-space"/>
            <w:rFonts w:ascii="Arial" w:hAnsi="Arial" w:cs="Arial"/>
            <w:b/>
            <w:bCs/>
            <w:color w:val="333333"/>
            <w:sz w:val="21"/>
            <w:szCs w:val="21"/>
          </w:rPr>
          <w:delText> </w:delText>
        </w:r>
        <w:r w:rsidRPr="00AB1FDA">
          <w:rPr>
            <w:rStyle w:val="Strong"/>
            <w:rFonts w:ascii="Arial" w:hAnsi="Arial" w:cs="Arial"/>
            <w:color w:val="333333"/>
            <w:sz w:val="21"/>
            <w:szCs w:val="21"/>
          </w:rPr>
          <w:delText>exclusive 'none' option; Show options not checked at QA2D]</w:delText>
        </w:r>
        <w:r w:rsidRPr="00AB1FDA">
          <w:rPr>
            <w:rFonts w:ascii="Arial" w:hAnsi="Arial" w:cs="Arial"/>
            <w:color w:val="333333"/>
            <w:sz w:val="21"/>
            <w:szCs w:val="21"/>
          </w:rPr>
          <w:delText> </w:delText>
        </w:r>
      </w:del>
    </w:p>
    <w:p w14:paraId="5D0D2B53" w14:textId="77777777" w:rsidR="005F1CBC" w:rsidRPr="00AB1FDA" w:rsidRDefault="005F1CBC" w:rsidP="00AB1FDA">
      <w:pPr>
        <w:pStyle w:val="NormalWeb"/>
        <w:shd w:val="clear" w:color="auto" w:fill="FFFFFF"/>
        <w:spacing w:before="0" w:beforeAutospacing="0" w:after="0" w:afterAutospacing="0"/>
        <w:rPr>
          <w:del w:id="165" w:author="FESTUS I" w:date="2026-09-25T21:07:00Z" w16du:dateUtc="2026-09-26T01:07:00Z"/>
          <w:rStyle w:val="Strong"/>
          <w:rFonts w:ascii="Arial" w:hAnsi="Arial" w:cs="Arial"/>
          <w:color w:val="333333"/>
          <w:sz w:val="21"/>
          <w:szCs w:val="21"/>
          <w:highlight w:val="green"/>
          <w:shd w:val="clear" w:color="auto" w:fill="FFFFFF"/>
        </w:rPr>
      </w:pPr>
    </w:p>
    <w:p w14:paraId="5D43F62D" w14:textId="77777777" w:rsidR="005F1CBC" w:rsidRPr="00AB1FDA" w:rsidRDefault="005F1CBC" w:rsidP="00AB1FDA">
      <w:pPr>
        <w:pStyle w:val="NormalWeb"/>
        <w:shd w:val="clear" w:color="auto" w:fill="FFFFFF"/>
        <w:spacing w:before="0" w:beforeAutospacing="0" w:after="0" w:afterAutospacing="0"/>
        <w:rPr>
          <w:del w:id="166" w:author="FESTUS I" w:date="2026-09-25T21:07:00Z" w16du:dateUtc="2026-09-26T01:07:00Z"/>
          <w:rStyle w:val="Strong"/>
          <w:rFonts w:ascii="Arial" w:hAnsi="Arial" w:cs="Arial"/>
          <w:color w:val="333333"/>
          <w:sz w:val="21"/>
          <w:szCs w:val="21"/>
          <w:highlight w:val="green"/>
          <w:shd w:val="clear" w:color="auto" w:fill="FFFFFF"/>
        </w:rPr>
      </w:pPr>
    </w:p>
    <w:p w14:paraId="13481330" w14:textId="77777777" w:rsidR="00CF7B45" w:rsidRPr="00AB1FDA" w:rsidRDefault="005F1CBC" w:rsidP="00AB1FDA">
      <w:pPr>
        <w:pStyle w:val="NormalWeb"/>
        <w:shd w:val="clear" w:color="auto" w:fill="FFFFFF"/>
        <w:spacing w:before="0" w:beforeAutospacing="0" w:after="0" w:afterAutospacing="0"/>
        <w:rPr>
          <w:del w:id="167" w:author="FESTUS I" w:date="2026-09-25T21:07:00Z" w16du:dateUtc="2026-09-26T01:07:00Z"/>
          <w:rStyle w:val="Strong"/>
          <w:rFonts w:ascii="Arial" w:hAnsi="Arial" w:cs="Arial"/>
          <w:color w:val="333333"/>
          <w:sz w:val="21"/>
          <w:szCs w:val="21"/>
          <w:shd w:val="clear" w:color="auto" w:fill="FFFFFF"/>
        </w:rPr>
      </w:pPr>
      <w:del w:id="168" w:author="FESTUS I" w:date="2026-09-25T21:07:00Z" w16du:dateUtc="2026-09-26T01:07:00Z">
        <w:r w:rsidRPr="00AB1FDA">
          <w:rPr>
            <w:rStyle w:val="Strong"/>
            <w:rFonts w:ascii="Arial" w:hAnsi="Arial" w:cs="Arial"/>
            <w:color w:val="333333"/>
            <w:sz w:val="21"/>
            <w:szCs w:val="21"/>
            <w:highlight w:val="green"/>
            <w:shd w:val="clear" w:color="auto" w:fill="FFFFFF"/>
          </w:rPr>
          <w:delText>[Skip A2F if option 99 (none) is selected at A2D AND option 99 (none) is selected at A2E]</w:delText>
        </w:r>
        <w:r w:rsidRPr="00AB1FDA">
          <w:rPr>
            <w:rStyle w:val="Strong"/>
            <w:rFonts w:ascii="Arial" w:hAnsi="Arial" w:cs="Arial"/>
            <w:color w:val="333333"/>
            <w:sz w:val="21"/>
            <w:szCs w:val="21"/>
            <w:shd w:val="clear" w:color="auto" w:fill="FFFFFF"/>
          </w:rPr>
          <w:delText xml:space="preserve"> </w:delText>
        </w:r>
        <w:r w:rsidRPr="00AB1FDA">
          <w:rPr>
            <w:rStyle w:val="Strong"/>
            <w:rFonts w:ascii="Arial" w:hAnsi="Arial" w:cs="Arial"/>
            <w:color w:val="333333"/>
            <w:sz w:val="21"/>
            <w:szCs w:val="21"/>
            <w:shd w:val="clear" w:color="auto" w:fill="FFFFFF"/>
          </w:rPr>
          <w:br/>
        </w:r>
        <w:r w:rsidR="00CF7B45" w:rsidRPr="00AB1FDA">
          <w:rPr>
            <w:rFonts w:ascii="Arial" w:hAnsi="Arial" w:cs="Arial"/>
            <w:color w:val="333333"/>
            <w:sz w:val="21"/>
            <w:szCs w:val="21"/>
          </w:rPr>
          <w:delText>A2F.  What color decor accents do you prefer?</w:delText>
        </w:r>
        <w:r w:rsidR="00CF7B45" w:rsidRPr="00AB1FDA">
          <w:rPr>
            <w:rStyle w:val="apple-converted-space"/>
            <w:rFonts w:ascii="Arial" w:hAnsi="Arial" w:cs="Arial"/>
            <w:color w:val="333333"/>
            <w:sz w:val="21"/>
            <w:szCs w:val="21"/>
          </w:rPr>
          <w:delText> </w:delText>
        </w:r>
        <w:r w:rsidR="00CF7B45" w:rsidRPr="00AB1FDA">
          <w:rPr>
            <w:rStyle w:val="Strong"/>
            <w:rFonts w:ascii="Arial" w:hAnsi="Arial" w:cs="Arial"/>
            <w:color w:val="999999"/>
            <w:sz w:val="21"/>
            <w:szCs w:val="21"/>
          </w:rPr>
          <w:delText>[Hold ctrl, scroll or click to pick up to 4]</w:delText>
        </w:r>
        <w:r w:rsidR="00CF7B45" w:rsidRPr="00AB1FDA">
          <w:rPr>
            <w:rFonts w:ascii="Arial" w:hAnsi="Arial" w:cs="Arial"/>
            <w:color w:val="333333"/>
            <w:sz w:val="21"/>
            <w:szCs w:val="21"/>
          </w:rPr>
          <w:br/>
          <w:delText>Black, Blue, Green, Orange, Purple, Red, Violet, Yellow</w:delText>
        </w:r>
        <w:r w:rsidR="00CF7B45" w:rsidRPr="00AB1FDA">
          <w:rPr>
            <w:rStyle w:val="apple-converted-space"/>
            <w:rFonts w:ascii="Arial" w:hAnsi="Arial" w:cs="Arial"/>
            <w:color w:val="333333"/>
            <w:sz w:val="21"/>
            <w:szCs w:val="21"/>
          </w:rPr>
          <w:delText> </w:delText>
        </w:r>
        <w:r w:rsidR="00CF7B45" w:rsidRPr="00AB1FDA">
          <w:rPr>
            <w:rStyle w:val="Strong"/>
            <w:rFonts w:ascii="Arial" w:hAnsi="Arial" w:cs="Arial"/>
            <w:color w:val="333333"/>
            <w:sz w:val="21"/>
            <w:szCs w:val="21"/>
          </w:rPr>
          <w:delText>NEW:</w:delText>
        </w:r>
        <w:r w:rsidR="00CF7B45" w:rsidRPr="00AB1FDA">
          <w:rPr>
            <w:rStyle w:val="apple-converted-space"/>
            <w:rFonts w:ascii="Arial" w:hAnsi="Arial" w:cs="Arial"/>
            <w:color w:val="333333"/>
            <w:sz w:val="21"/>
            <w:szCs w:val="21"/>
          </w:rPr>
          <w:delText> </w:delText>
        </w:r>
        <w:r w:rsidR="00CF7B45" w:rsidRPr="00AB1FDA">
          <w:rPr>
            <w:rFonts w:ascii="Arial" w:hAnsi="Arial" w:cs="Arial"/>
            <w:color w:val="333333"/>
            <w:sz w:val="21"/>
            <w:szCs w:val="21"/>
          </w:rPr>
          <w:delText>White, Brown, Grey</w:delText>
        </w:r>
        <w:r w:rsidR="00CF7B45" w:rsidRPr="00AB1FDA">
          <w:rPr>
            <w:rStyle w:val="apple-converted-space"/>
            <w:rFonts w:ascii="Arial" w:hAnsi="Arial" w:cs="Arial"/>
            <w:color w:val="333333"/>
            <w:sz w:val="21"/>
            <w:szCs w:val="21"/>
          </w:rPr>
          <w:delText> </w:delText>
        </w:r>
        <w:r w:rsidR="00CF7B45" w:rsidRPr="00AB1FDA">
          <w:rPr>
            <w:rFonts w:ascii="Arial" w:hAnsi="Arial" w:cs="Arial"/>
            <w:b/>
            <w:bCs/>
            <w:color w:val="333333"/>
            <w:sz w:val="21"/>
            <w:szCs w:val="21"/>
          </w:rPr>
          <w:br/>
        </w:r>
        <w:r w:rsidR="00CF7B45" w:rsidRPr="00AB1FDA">
          <w:rPr>
            <w:rStyle w:val="Strong"/>
            <w:rFonts w:ascii="Arial" w:hAnsi="Arial" w:cs="Arial"/>
            <w:color w:val="333333"/>
            <w:sz w:val="21"/>
            <w:szCs w:val="21"/>
          </w:rPr>
          <w:delText>[Multi-select, with new local options. Only allow up to 4 colors]</w:delText>
        </w:r>
        <w:r w:rsidR="00C06FFF" w:rsidRPr="00AB1FDA">
          <w:rPr>
            <w:rStyle w:val="Strong"/>
            <w:rFonts w:ascii="Arial" w:hAnsi="Arial" w:cs="Arial"/>
            <w:color w:val="333333"/>
            <w:sz w:val="21"/>
            <w:szCs w:val="21"/>
          </w:rPr>
          <w:br/>
        </w:r>
      </w:del>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169" w:author="FESTUS I" w:date="2026-09-25T21:07:00Z" w16du:dateUtc="2026-09-26T01:07:00Z">
          <w:tblPr>
            <w:tblStyle w:val="TableGrid"/>
            <w:tblW w:w="0" w:type="auto"/>
            <w:tblLook w:val="04A0" w:firstRow="1" w:lastRow="0" w:firstColumn="1" w:lastColumn="0" w:noHBand="0" w:noVBand="1"/>
          </w:tblPr>
        </w:tblPrChange>
      </w:tblPr>
      <w:tblGrid>
        <w:gridCol w:w="4685"/>
        <w:gridCol w:w="4665"/>
        <w:tblGridChange w:id="170">
          <w:tblGrid>
            <w:gridCol w:w="4562"/>
            <w:gridCol w:w="123"/>
            <w:gridCol w:w="4665"/>
          </w:tblGrid>
        </w:tblGridChange>
      </w:tblGrid>
      <w:tr w:rsidR="00CF7B45" w:rsidRPr="00AB1FDA" w14:paraId="6C585C3F" w14:textId="0B104BF2" w:rsidTr="003C691C">
        <w:tc>
          <w:tcPr>
            <w:tcW w:w="4788" w:type="dxa"/>
            <w:tcPrChange w:id="171" w:author="FESTUS I" w:date="2026-09-25T21:07:00Z" w16du:dateUtc="2026-09-26T01:07:00Z">
              <w:tcPr>
                <w:tcW w:w="9350" w:type="dxa"/>
                <w:shd w:val="clear" w:color="auto" w:fill="F2F2F2" w:themeFill="background1" w:themeFillShade="F2"/>
              </w:tcPr>
            </w:tcPrChange>
          </w:tcPr>
          <w:p w14:paraId="4F14CF0F" w14:textId="77777777" w:rsidR="00CF7B45" w:rsidRPr="002F19EC" w:rsidRDefault="002F19EC" w:rsidP="003C691C">
            <w:pPr>
              <w:spacing w:after="0" w:line="360" w:lineRule="auto"/>
              <w:jc w:val="both"/>
              <w:rPr>
                <w:rFonts w:ascii="Times New Roman" w:hAnsi="Times New Roman"/>
                <w:b/>
                <w:sz w:val="24"/>
                <w:rPrChange w:id="172" w:author="FESTUS I" w:date="2026-09-25T21:07:00Z" w16du:dateUtc="2026-09-26T01:07:00Z">
                  <w:rPr>
                    <w:rFonts w:ascii="Arial" w:hAnsi="Arial" w:cs="Arial"/>
                  </w:rPr>
                </w:rPrChange>
              </w:rPr>
              <w:pPrChange w:id="173" w:author="FESTUS I" w:date="2026-09-25T21:07:00Z" w16du:dateUtc="2026-09-26T01:07:00Z">
                <w:pPr/>
              </w:pPrChange>
            </w:pPr>
            <w:ins w:id="174" w:author="FESTUS I" w:date="2026-09-25T21:07:00Z" w16du:dateUtc="2026-09-26T01:07:00Z">
              <w:r w:rsidRPr="002F19EC">
                <w:rPr>
                  <w:rFonts w:ascii="Times New Roman" w:hAnsi="Times New Roman" w:cs="Times New Roman"/>
                  <w:b/>
                  <w:bCs/>
                  <w:sz w:val="24"/>
                  <w:szCs w:val="24"/>
                </w:rPr>
                <w:t>METALS</w:t>
              </w:r>
            </w:ins>
            <w:del w:id="175" w:author="FESTUS I" w:date="2026-09-25T21:07:00Z" w16du:dateUtc="2026-09-26T01:07:00Z">
              <w:r w:rsidR="00CF7B45" w:rsidRPr="00AB1FDA">
                <w:rPr>
                  <w:rFonts w:ascii="Arial" w:hAnsi="Arial" w:cs="Arial"/>
                  <w:sz w:val="28"/>
                </w:rPr>
                <w:delText>Text Entry Questions</w:delText>
              </w:r>
            </w:del>
          </w:p>
        </w:tc>
        <w:tc>
          <w:tcPr>
            <w:tcW w:w="4788" w:type="dxa"/>
            <w:tcPrChange w:id="176" w:author="FESTUS I" w:date="2026-09-25T21:07:00Z" w16du:dateUtc="2026-09-26T01:07:00Z">
              <w:tcPr>
                <w:tcW w:w="4788" w:type="dxa"/>
                <w:gridSpan w:val="2"/>
              </w:tcPr>
            </w:tcPrChange>
          </w:tcPr>
          <w:p w14:paraId="3D69494A" w14:textId="77777777" w:rsidR="002F19EC" w:rsidRPr="002F19EC" w:rsidRDefault="002F19EC" w:rsidP="003C691C">
            <w:pPr>
              <w:spacing w:after="0" w:line="360" w:lineRule="auto"/>
              <w:jc w:val="both"/>
              <w:rPr>
                <w:rFonts w:ascii="Times New Roman" w:hAnsi="Times New Roman" w:cs="Times New Roman"/>
                <w:b/>
                <w:bCs/>
                <w:sz w:val="24"/>
                <w:szCs w:val="24"/>
              </w:rPr>
            </w:pPr>
            <w:ins w:id="177" w:author="FESTUS I" w:date="2026-09-25T21:07:00Z" w16du:dateUtc="2026-09-26T01:07:00Z">
              <w:r w:rsidRPr="002F19EC">
                <w:rPr>
                  <w:rFonts w:ascii="Times New Roman" w:hAnsi="Times New Roman" w:cs="Times New Roman"/>
                  <w:b/>
                  <w:bCs/>
                  <w:sz w:val="24"/>
                  <w:szCs w:val="24"/>
                </w:rPr>
                <w:t>VALUES (mg/kg)</w:t>
              </w:r>
            </w:ins>
          </w:p>
        </w:tc>
      </w:tr>
      <w:tr w:rsidR="002F19EC" w:rsidRPr="002F19EC" w14:paraId="093231FD" w14:textId="77777777" w:rsidTr="003C691C">
        <w:trPr>
          <w:ins w:id="178" w:author="FESTUS I" w:date="2026-09-25T21:07:00Z" w16du:dateUtc="2026-09-26T01:07:00Z"/>
        </w:trPr>
        <w:tc>
          <w:tcPr>
            <w:tcW w:w="4788" w:type="dxa"/>
          </w:tcPr>
          <w:p w14:paraId="6A6C2682" w14:textId="77777777" w:rsidR="002F19EC" w:rsidRPr="002F19EC" w:rsidRDefault="002F19EC" w:rsidP="003C691C">
            <w:pPr>
              <w:spacing w:after="0" w:line="360" w:lineRule="auto"/>
              <w:jc w:val="both"/>
              <w:rPr>
                <w:ins w:id="179" w:author="FESTUS I" w:date="2026-09-25T21:07:00Z" w16du:dateUtc="2026-09-26T01:07:00Z"/>
                <w:rFonts w:ascii="Times New Roman" w:hAnsi="Times New Roman" w:cs="Times New Roman"/>
                <w:sz w:val="24"/>
                <w:szCs w:val="24"/>
              </w:rPr>
            </w:pPr>
            <w:ins w:id="180" w:author="FESTUS I" w:date="2026-09-25T21:07:00Z" w16du:dateUtc="2026-09-26T01:07:00Z">
              <w:r w:rsidRPr="002F19EC">
                <w:rPr>
                  <w:rFonts w:ascii="Times New Roman" w:hAnsi="Times New Roman" w:cs="Times New Roman"/>
                  <w:sz w:val="24"/>
                  <w:szCs w:val="24"/>
                </w:rPr>
                <w:t>Iron</w:t>
              </w:r>
            </w:ins>
          </w:p>
        </w:tc>
        <w:tc>
          <w:tcPr>
            <w:tcW w:w="4788" w:type="dxa"/>
          </w:tcPr>
          <w:p w14:paraId="520E49CD" w14:textId="77777777" w:rsidR="002F19EC" w:rsidRPr="002F19EC" w:rsidRDefault="002F19EC" w:rsidP="003C691C">
            <w:pPr>
              <w:spacing w:after="0" w:line="360" w:lineRule="auto"/>
              <w:jc w:val="both"/>
              <w:rPr>
                <w:ins w:id="181" w:author="FESTUS I" w:date="2026-09-25T21:07:00Z" w16du:dateUtc="2026-09-26T01:07:00Z"/>
                <w:rFonts w:ascii="Times New Roman" w:hAnsi="Times New Roman" w:cs="Times New Roman"/>
                <w:sz w:val="24"/>
                <w:szCs w:val="24"/>
              </w:rPr>
            </w:pPr>
            <w:ins w:id="182" w:author="FESTUS I" w:date="2026-09-25T21:07:00Z" w16du:dateUtc="2026-09-26T01:07:00Z">
              <w:r w:rsidRPr="002F19EC">
                <w:rPr>
                  <w:rFonts w:ascii="Times New Roman" w:hAnsi="Times New Roman" w:cs="Times New Roman"/>
                  <w:sz w:val="24"/>
                  <w:szCs w:val="24"/>
                </w:rPr>
                <w:t>41.0</w:t>
              </w:r>
            </w:ins>
          </w:p>
        </w:tc>
      </w:tr>
      <w:tr w:rsidR="002F19EC" w:rsidRPr="002F19EC" w14:paraId="336DB859" w14:textId="77777777" w:rsidTr="003C691C">
        <w:trPr>
          <w:ins w:id="183" w:author="FESTUS I" w:date="2026-09-25T21:07:00Z" w16du:dateUtc="2026-09-26T01:07:00Z"/>
        </w:trPr>
        <w:tc>
          <w:tcPr>
            <w:tcW w:w="4788" w:type="dxa"/>
          </w:tcPr>
          <w:p w14:paraId="65B47BB1" w14:textId="77777777" w:rsidR="002F19EC" w:rsidRPr="002F19EC" w:rsidRDefault="002F19EC" w:rsidP="003C691C">
            <w:pPr>
              <w:spacing w:after="0" w:line="360" w:lineRule="auto"/>
              <w:jc w:val="both"/>
              <w:rPr>
                <w:ins w:id="184" w:author="FESTUS I" w:date="2026-09-25T21:07:00Z" w16du:dateUtc="2026-09-26T01:07:00Z"/>
                <w:rFonts w:ascii="Times New Roman" w:hAnsi="Times New Roman" w:cs="Times New Roman"/>
                <w:sz w:val="24"/>
                <w:szCs w:val="24"/>
              </w:rPr>
            </w:pPr>
            <w:ins w:id="185" w:author="FESTUS I" w:date="2026-09-25T21:07:00Z" w16du:dateUtc="2026-09-26T01:07:00Z">
              <w:r w:rsidRPr="002F19EC">
                <w:rPr>
                  <w:rFonts w:ascii="Times New Roman" w:hAnsi="Times New Roman" w:cs="Times New Roman"/>
                  <w:sz w:val="24"/>
                  <w:szCs w:val="24"/>
                </w:rPr>
                <w:t>Manganese</w:t>
              </w:r>
            </w:ins>
          </w:p>
        </w:tc>
        <w:tc>
          <w:tcPr>
            <w:tcW w:w="4788" w:type="dxa"/>
          </w:tcPr>
          <w:p w14:paraId="57FA2BC3" w14:textId="77777777" w:rsidR="002F19EC" w:rsidRPr="002F19EC" w:rsidRDefault="002F19EC" w:rsidP="003C691C">
            <w:pPr>
              <w:spacing w:after="0" w:line="360" w:lineRule="auto"/>
              <w:jc w:val="both"/>
              <w:rPr>
                <w:ins w:id="186" w:author="FESTUS I" w:date="2026-09-25T21:07:00Z" w16du:dateUtc="2026-09-26T01:07:00Z"/>
                <w:rFonts w:ascii="Times New Roman" w:hAnsi="Times New Roman" w:cs="Times New Roman"/>
                <w:sz w:val="24"/>
                <w:szCs w:val="24"/>
              </w:rPr>
            </w:pPr>
            <w:ins w:id="187" w:author="FESTUS I" w:date="2026-09-25T21:07:00Z" w16du:dateUtc="2026-09-26T01:07:00Z">
              <w:r w:rsidRPr="002F19EC">
                <w:rPr>
                  <w:rFonts w:ascii="Times New Roman" w:hAnsi="Times New Roman" w:cs="Times New Roman"/>
                  <w:sz w:val="24"/>
                  <w:szCs w:val="24"/>
                </w:rPr>
                <w:t>48.2</w:t>
              </w:r>
            </w:ins>
          </w:p>
        </w:tc>
      </w:tr>
      <w:tr w:rsidR="002F19EC" w:rsidRPr="002F19EC" w14:paraId="4A13860B" w14:textId="77777777" w:rsidTr="003C691C">
        <w:trPr>
          <w:ins w:id="188" w:author="FESTUS I" w:date="2026-09-25T21:07:00Z" w16du:dateUtc="2026-09-26T01:07:00Z"/>
        </w:trPr>
        <w:tc>
          <w:tcPr>
            <w:tcW w:w="4788" w:type="dxa"/>
          </w:tcPr>
          <w:p w14:paraId="13460660" w14:textId="77777777" w:rsidR="002F19EC" w:rsidRPr="002F19EC" w:rsidRDefault="002F19EC" w:rsidP="003C691C">
            <w:pPr>
              <w:spacing w:after="0" w:line="360" w:lineRule="auto"/>
              <w:jc w:val="both"/>
              <w:rPr>
                <w:ins w:id="189" w:author="FESTUS I" w:date="2026-09-25T21:07:00Z" w16du:dateUtc="2026-09-26T01:07:00Z"/>
                <w:rFonts w:ascii="Times New Roman" w:hAnsi="Times New Roman" w:cs="Times New Roman"/>
                <w:sz w:val="24"/>
                <w:szCs w:val="24"/>
              </w:rPr>
            </w:pPr>
            <w:ins w:id="190" w:author="FESTUS I" w:date="2026-09-25T21:07:00Z" w16du:dateUtc="2026-09-26T01:07:00Z">
              <w:r w:rsidRPr="002F19EC">
                <w:rPr>
                  <w:rFonts w:ascii="Times New Roman" w:hAnsi="Times New Roman" w:cs="Times New Roman"/>
                  <w:sz w:val="24"/>
                  <w:szCs w:val="24"/>
                </w:rPr>
                <w:t>Copper</w:t>
              </w:r>
            </w:ins>
          </w:p>
        </w:tc>
        <w:tc>
          <w:tcPr>
            <w:tcW w:w="4788" w:type="dxa"/>
          </w:tcPr>
          <w:p w14:paraId="006F54C4" w14:textId="77777777" w:rsidR="002F19EC" w:rsidRPr="002F19EC" w:rsidRDefault="002F19EC" w:rsidP="003C691C">
            <w:pPr>
              <w:spacing w:after="0" w:line="360" w:lineRule="auto"/>
              <w:jc w:val="both"/>
              <w:rPr>
                <w:ins w:id="191" w:author="FESTUS I" w:date="2026-09-25T21:07:00Z" w16du:dateUtc="2026-09-26T01:07:00Z"/>
                <w:rFonts w:ascii="Times New Roman" w:hAnsi="Times New Roman" w:cs="Times New Roman"/>
                <w:sz w:val="24"/>
                <w:szCs w:val="24"/>
              </w:rPr>
            </w:pPr>
            <w:ins w:id="192" w:author="FESTUS I" w:date="2026-09-25T21:07:00Z" w16du:dateUtc="2026-09-26T01:07:00Z">
              <w:r w:rsidRPr="002F19EC">
                <w:rPr>
                  <w:rFonts w:ascii="Times New Roman" w:hAnsi="Times New Roman" w:cs="Times New Roman"/>
                  <w:sz w:val="24"/>
                  <w:szCs w:val="24"/>
                </w:rPr>
                <w:t>31.3</w:t>
              </w:r>
            </w:ins>
          </w:p>
        </w:tc>
      </w:tr>
      <w:tr w:rsidR="002F19EC" w:rsidRPr="002F19EC" w14:paraId="153B5C33" w14:textId="77777777" w:rsidTr="003C691C">
        <w:trPr>
          <w:ins w:id="193" w:author="FESTUS I" w:date="2026-09-25T21:07:00Z" w16du:dateUtc="2026-09-26T01:07:00Z"/>
        </w:trPr>
        <w:tc>
          <w:tcPr>
            <w:tcW w:w="4788" w:type="dxa"/>
          </w:tcPr>
          <w:p w14:paraId="6A0A3F98" w14:textId="77777777" w:rsidR="002F19EC" w:rsidRPr="002F19EC" w:rsidRDefault="002F19EC" w:rsidP="003C691C">
            <w:pPr>
              <w:spacing w:after="0" w:line="360" w:lineRule="auto"/>
              <w:jc w:val="both"/>
              <w:rPr>
                <w:ins w:id="194" w:author="FESTUS I" w:date="2026-09-25T21:07:00Z" w16du:dateUtc="2026-09-26T01:07:00Z"/>
                <w:rFonts w:ascii="Times New Roman" w:hAnsi="Times New Roman" w:cs="Times New Roman"/>
                <w:sz w:val="24"/>
                <w:szCs w:val="24"/>
              </w:rPr>
            </w:pPr>
            <w:ins w:id="195" w:author="FESTUS I" w:date="2026-09-25T21:07:00Z" w16du:dateUtc="2026-09-26T01:07:00Z">
              <w:r w:rsidRPr="002F19EC">
                <w:rPr>
                  <w:rFonts w:ascii="Times New Roman" w:hAnsi="Times New Roman" w:cs="Times New Roman"/>
                  <w:sz w:val="24"/>
                  <w:szCs w:val="24"/>
                </w:rPr>
                <w:t>Zinc</w:t>
              </w:r>
            </w:ins>
          </w:p>
        </w:tc>
        <w:tc>
          <w:tcPr>
            <w:tcW w:w="4788" w:type="dxa"/>
          </w:tcPr>
          <w:p w14:paraId="2636893B" w14:textId="77777777" w:rsidR="002F19EC" w:rsidRPr="002F19EC" w:rsidRDefault="002F19EC" w:rsidP="003C691C">
            <w:pPr>
              <w:spacing w:after="0" w:line="360" w:lineRule="auto"/>
              <w:jc w:val="both"/>
              <w:rPr>
                <w:ins w:id="196" w:author="FESTUS I" w:date="2026-09-25T21:07:00Z" w16du:dateUtc="2026-09-26T01:07:00Z"/>
                <w:rFonts w:ascii="Times New Roman" w:hAnsi="Times New Roman" w:cs="Times New Roman"/>
                <w:sz w:val="24"/>
                <w:szCs w:val="24"/>
              </w:rPr>
            </w:pPr>
            <w:ins w:id="197" w:author="FESTUS I" w:date="2026-09-25T21:07:00Z" w16du:dateUtc="2026-09-26T01:07:00Z">
              <w:r w:rsidRPr="002F19EC">
                <w:rPr>
                  <w:rFonts w:ascii="Times New Roman" w:hAnsi="Times New Roman" w:cs="Times New Roman"/>
                  <w:sz w:val="24"/>
                  <w:szCs w:val="24"/>
                </w:rPr>
                <w:t>3.0</w:t>
              </w:r>
            </w:ins>
          </w:p>
        </w:tc>
      </w:tr>
      <w:tr w:rsidR="002F19EC" w:rsidRPr="002F19EC" w14:paraId="7CB23467" w14:textId="77777777" w:rsidTr="003C691C">
        <w:trPr>
          <w:ins w:id="198" w:author="FESTUS I" w:date="2026-09-25T21:07:00Z" w16du:dateUtc="2026-09-26T01:07:00Z"/>
        </w:trPr>
        <w:tc>
          <w:tcPr>
            <w:tcW w:w="4788" w:type="dxa"/>
          </w:tcPr>
          <w:p w14:paraId="214CDA1C" w14:textId="77777777" w:rsidR="002F19EC" w:rsidRPr="002F19EC" w:rsidRDefault="00354A82" w:rsidP="003C691C">
            <w:pPr>
              <w:spacing w:after="0" w:line="360" w:lineRule="auto"/>
              <w:jc w:val="both"/>
              <w:rPr>
                <w:ins w:id="199" w:author="FESTUS I" w:date="2026-09-25T21:07:00Z" w16du:dateUtc="2026-09-26T01:07:00Z"/>
                <w:rFonts w:ascii="Times New Roman" w:hAnsi="Times New Roman" w:cs="Times New Roman"/>
                <w:sz w:val="24"/>
                <w:szCs w:val="24"/>
              </w:rPr>
            </w:pPr>
            <w:ins w:id="200" w:author="FESTUS I" w:date="2026-09-25T21:07:00Z" w16du:dateUtc="2026-09-26T01:07:00Z">
              <w:r w:rsidRPr="002F19EC">
                <w:rPr>
                  <w:rFonts w:ascii="Times New Roman" w:hAnsi="Times New Roman" w:cs="Times New Roman"/>
                  <w:sz w:val="24"/>
                  <w:szCs w:val="24"/>
                </w:rPr>
                <w:t>Cadmium</w:t>
              </w:r>
            </w:ins>
          </w:p>
        </w:tc>
        <w:tc>
          <w:tcPr>
            <w:tcW w:w="4788" w:type="dxa"/>
          </w:tcPr>
          <w:p w14:paraId="1C5825E3" w14:textId="77777777" w:rsidR="002F19EC" w:rsidRPr="002F19EC" w:rsidRDefault="002F19EC" w:rsidP="003C691C">
            <w:pPr>
              <w:spacing w:after="0" w:line="360" w:lineRule="auto"/>
              <w:jc w:val="both"/>
              <w:rPr>
                <w:ins w:id="201" w:author="FESTUS I" w:date="2026-09-25T21:07:00Z" w16du:dateUtc="2026-09-26T01:07:00Z"/>
                <w:rFonts w:ascii="Times New Roman" w:hAnsi="Times New Roman" w:cs="Times New Roman"/>
                <w:sz w:val="24"/>
                <w:szCs w:val="24"/>
              </w:rPr>
            </w:pPr>
            <w:ins w:id="202" w:author="FESTUS I" w:date="2026-09-25T21:07:00Z" w16du:dateUtc="2026-09-26T01:07:00Z">
              <w:r w:rsidRPr="002F19EC">
                <w:rPr>
                  <w:rFonts w:ascii="Times New Roman" w:hAnsi="Times New Roman" w:cs="Times New Roman"/>
                  <w:sz w:val="24"/>
                  <w:szCs w:val="24"/>
                </w:rPr>
                <w:t>ND</w:t>
              </w:r>
            </w:ins>
          </w:p>
        </w:tc>
      </w:tr>
      <w:tr w:rsidR="002F19EC" w:rsidRPr="002F19EC" w14:paraId="78E61F33" w14:textId="77777777" w:rsidTr="003C691C">
        <w:trPr>
          <w:ins w:id="203" w:author="FESTUS I" w:date="2026-09-25T21:07:00Z" w16du:dateUtc="2026-09-26T01:07:00Z"/>
        </w:trPr>
        <w:tc>
          <w:tcPr>
            <w:tcW w:w="4788" w:type="dxa"/>
          </w:tcPr>
          <w:p w14:paraId="5B91436F" w14:textId="77777777" w:rsidR="002F19EC" w:rsidRPr="002F19EC" w:rsidRDefault="002F19EC" w:rsidP="003C691C">
            <w:pPr>
              <w:spacing w:after="0" w:line="360" w:lineRule="auto"/>
              <w:jc w:val="both"/>
              <w:rPr>
                <w:ins w:id="204" w:author="FESTUS I" w:date="2026-09-25T21:07:00Z" w16du:dateUtc="2026-09-26T01:07:00Z"/>
                <w:rFonts w:ascii="Times New Roman" w:hAnsi="Times New Roman" w:cs="Times New Roman"/>
                <w:sz w:val="24"/>
                <w:szCs w:val="24"/>
              </w:rPr>
            </w:pPr>
            <w:ins w:id="205" w:author="FESTUS I" w:date="2026-09-25T21:07:00Z" w16du:dateUtc="2026-09-26T01:07:00Z">
              <w:r w:rsidRPr="002F19EC">
                <w:rPr>
                  <w:rFonts w:ascii="Times New Roman" w:hAnsi="Times New Roman" w:cs="Times New Roman"/>
                  <w:sz w:val="24"/>
                  <w:szCs w:val="24"/>
                </w:rPr>
                <w:t>Nickel</w:t>
              </w:r>
            </w:ins>
          </w:p>
        </w:tc>
        <w:tc>
          <w:tcPr>
            <w:tcW w:w="4788" w:type="dxa"/>
          </w:tcPr>
          <w:p w14:paraId="6ED4E871" w14:textId="77777777" w:rsidR="002F19EC" w:rsidRPr="002F19EC" w:rsidRDefault="002F19EC" w:rsidP="003C691C">
            <w:pPr>
              <w:spacing w:after="0" w:line="360" w:lineRule="auto"/>
              <w:jc w:val="both"/>
              <w:rPr>
                <w:ins w:id="206" w:author="FESTUS I" w:date="2026-09-25T21:07:00Z" w16du:dateUtc="2026-09-26T01:07:00Z"/>
                <w:rFonts w:ascii="Times New Roman" w:hAnsi="Times New Roman" w:cs="Times New Roman"/>
                <w:sz w:val="24"/>
                <w:szCs w:val="24"/>
              </w:rPr>
            </w:pPr>
            <w:ins w:id="207" w:author="FESTUS I" w:date="2026-09-25T21:07:00Z" w16du:dateUtc="2026-09-26T01:07:00Z">
              <w:r w:rsidRPr="002F19EC">
                <w:rPr>
                  <w:rFonts w:ascii="Times New Roman" w:hAnsi="Times New Roman" w:cs="Times New Roman"/>
                  <w:sz w:val="24"/>
                  <w:szCs w:val="24"/>
                </w:rPr>
                <w:t>ND</w:t>
              </w:r>
            </w:ins>
          </w:p>
        </w:tc>
      </w:tr>
    </w:tbl>
    <w:p w14:paraId="6D3AD7F8" w14:textId="77777777" w:rsidR="002F19EC" w:rsidRPr="002F19EC" w:rsidRDefault="002F19EC" w:rsidP="002F19EC">
      <w:pPr>
        <w:spacing w:line="360" w:lineRule="auto"/>
        <w:jc w:val="both"/>
        <w:rPr>
          <w:ins w:id="208" w:author="FESTUS I" w:date="2026-09-25T21:07:00Z" w16du:dateUtc="2026-09-26T01:07:00Z"/>
          <w:rFonts w:ascii="Times New Roman" w:hAnsi="Times New Roman" w:cs="Times New Roman"/>
          <w:sz w:val="24"/>
          <w:szCs w:val="24"/>
        </w:rPr>
      </w:pPr>
      <w:ins w:id="209" w:author="FESTUS I" w:date="2026-09-25T21:07:00Z" w16du:dateUtc="2026-09-26T01:07:00Z">
        <w:r w:rsidRPr="002F19EC">
          <w:rPr>
            <w:rFonts w:ascii="Times New Roman" w:hAnsi="Times New Roman" w:cs="Times New Roman"/>
            <w:sz w:val="24"/>
            <w:szCs w:val="24"/>
          </w:rPr>
          <w:t>ND means “Not Detected”</w:t>
        </w:r>
      </w:ins>
    </w:p>
    <w:p w14:paraId="057C33EB" w14:textId="77777777" w:rsidR="002F19EC" w:rsidRPr="002F19EC" w:rsidRDefault="002F19EC" w:rsidP="002F19EC">
      <w:pPr>
        <w:spacing w:line="360" w:lineRule="auto"/>
        <w:jc w:val="both"/>
        <w:rPr>
          <w:ins w:id="210" w:author="FESTUS I" w:date="2026-09-25T21:07:00Z" w16du:dateUtc="2026-09-26T01:07:00Z"/>
          <w:rFonts w:ascii="Times New Roman" w:hAnsi="Times New Roman" w:cs="Times New Roman"/>
          <w:b/>
          <w:bCs/>
          <w:sz w:val="24"/>
          <w:szCs w:val="24"/>
        </w:rPr>
      </w:pPr>
      <w:ins w:id="211" w:author="FESTUS I" w:date="2026-09-25T21:07:00Z" w16du:dateUtc="2026-09-26T01:07:00Z">
        <w:r w:rsidRPr="002F19EC">
          <w:rPr>
            <w:rFonts w:ascii="Times New Roman" w:hAnsi="Times New Roman" w:cs="Times New Roman"/>
            <w:b/>
            <w:bCs/>
            <w:sz w:val="24"/>
            <w:szCs w:val="24"/>
          </w:rPr>
          <w:t>DISCUSSION</w:t>
        </w:r>
      </w:ins>
    </w:p>
    <w:p w14:paraId="08E0645D" w14:textId="77777777" w:rsidR="002F19EC" w:rsidRPr="002F19EC" w:rsidRDefault="002F19EC" w:rsidP="002F19EC">
      <w:pPr>
        <w:spacing w:line="360" w:lineRule="auto"/>
        <w:jc w:val="both"/>
        <w:rPr>
          <w:ins w:id="212" w:author="FESTUS I" w:date="2026-09-25T21:07:00Z" w16du:dateUtc="2026-09-26T01:07:00Z"/>
          <w:rFonts w:ascii="Times New Roman" w:hAnsi="Times New Roman" w:cs="Times New Roman"/>
          <w:sz w:val="24"/>
          <w:szCs w:val="24"/>
        </w:rPr>
      </w:pPr>
      <w:ins w:id="213" w:author="FESTUS I" w:date="2026-09-25T21:07:00Z" w16du:dateUtc="2026-09-26T01:07:00Z">
        <w:r w:rsidRPr="002F19EC">
          <w:rPr>
            <w:rFonts w:ascii="Times New Roman" w:hAnsi="Times New Roman" w:cs="Times New Roman"/>
            <w:sz w:val="24"/>
            <w:szCs w:val="24"/>
          </w:rPr>
          <w:tab/>
          <w:t>The results of the physio-chemical properties of gum Arabic (from ac</w:t>
        </w:r>
        <w:r w:rsidR="00A002B1">
          <w:rPr>
            <w:rFonts w:ascii="Times New Roman" w:hAnsi="Times New Roman" w:cs="Times New Roman"/>
            <w:sz w:val="24"/>
            <w:szCs w:val="24"/>
          </w:rPr>
          <w:t>acia Senegal) are displayed in T</w:t>
        </w:r>
        <w:r w:rsidRPr="002F19EC">
          <w:rPr>
            <w:rFonts w:ascii="Times New Roman" w:hAnsi="Times New Roman" w:cs="Times New Roman"/>
            <w:sz w:val="24"/>
            <w:szCs w:val="24"/>
          </w:rPr>
          <w:t xml:space="preserve">able I. </w:t>
        </w:r>
        <w:r w:rsidR="001A10AC">
          <w:rPr>
            <w:rFonts w:ascii="Times New Roman" w:hAnsi="Times New Roman" w:cs="Times New Roman"/>
            <w:sz w:val="24"/>
            <w:szCs w:val="24"/>
          </w:rPr>
          <w:t>I</w:t>
        </w:r>
        <w:r w:rsidRPr="002F19EC">
          <w:rPr>
            <w:rFonts w:ascii="Times New Roman" w:hAnsi="Times New Roman" w:cs="Times New Roman"/>
            <w:sz w:val="24"/>
            <w:szCs w:val="24"/>
          </w:rPr>
          <w:t>t shows ash c</w:t>
        </w:r>
        <w:r w:rsidR="001A10AC">
          <w:rPr>
            <w:rFonts w:ascii="Times New Roman" w:hAnsi="Times New Roman" w:cs="Times New Roman"/>
            <w:sz w:val="24"/>
            <w:szCs w:val="24"/>
          </w:rPr>
          <w:t>ontent, 3.23%, moisture content,</w:t>
        </w:r>
        <w:r w:rsidRPr="002F19EC">
          <w:rPr>
            <w:rFonts w:ascii="Times New Roman" w:hAnsi="Times New Roman" w:cs="Times New Roman"/>
            <w:sz w:val="24"/>
            <w:szCs w:val="24"/>
          </w:rPr>
          <w:t xml:space="preserve"> 6.9%, insoluble matter</w:t>
        </w:r>
        <w:r w:rsidR="001A10AC">
          <w:rPr>
            <w:rFonts w:ascii="Times New Roman" w:hAnsi="Times New Roman" w:cs="Times New Roman"/>
            <w:sz w:val="24"/>
            <w:szCs w:val="24"/>
          </w:rPr>
          <w:t>,</w:t>
        </w:r>
        <w:r w:rsidRPr="002F19EC">
          <w:rPr>
            <w:rFonts w:ascii="Times New Roman" w:hAnsi="Times New Roman" w:cs="Times New Roman"/>
            <w:sz w:val="24"/>
            <w:szCs w:val="24"/>
          </w:rPr>
          <w:t xml:space="preserve"> 9.4% soluble matter</w:t>
        </w:r>
        <w:r w:rsidR="001A10AC">
          <w:rPr>
            <w:rFonts w:ascii="Times New Roman" w:hAnsi="Times New Roman" w:cs="Times New Roman"/>
            <w:sz w:val="24"/>
            <w:szCs w:val="24"/>
          </w:rPr>
          <w:t>,</w:t>
        </w:r>
        <w:r w:rsidRPr="002F19EC">
          <w:rPr>
            <w:rFonts w:ascii="Times New Roman" w:hAnsi="Times New Roman" w:cs="Times New Roman"/>
            <w:sz w:val="24"/>
            <w:szCs w:val="24"/>
          </w:rPr>
          <w:t xml:space="preserve"> 90.6%, viscosity</w:t>
        </w:r>
        <w:r w:rsidR="001A10AC">
          <w:rPr>
            <w:rFonts w:ascii="Times New Roman" w:hAnsi="Times New Roman" w:cs="Times New Roman"/>
            <w:sz w:val="24"/>
            <w:szCs w:val="24"/>
          </w:rPr>
          <w:t>,</w:t>
        </w:r>
        <w:r w:rsidRPr="002F19EC">
          <w:rPr>
            <w:rFonts w:ascii="Times New Roman" w:hAnsi="Times New Roman" w:cs="Times New Roman"/>
            <w:sz w:val="24"/>
            <w:szCs w:val="24"/>
          </w:rPr>
          <w:t xml:space="preserve"> 5.45Ns/m</w:t>
        </w:r>
        <w:r w:rsidRPr="002F19EC">
          <w:rPr>
            <w:rFonts w:ascii="Times New Roman" w:hAnsi="Times New Roman" w:cs="Times New Roman"/>
            <w:sz w:val="24"/>
            <w:szCs w:val="24"/>
            <w:vertAlign w:val="superscript"/>
          </w:rPr>
          <w:t>2</w:t>
        </w:r>
        <w:r w:rsidRPr="002F19EC">
          <w:rPr>
            <w:rFonts w:ascii="Times New Roman" w:hAnsi="Times New Roman" w:cs="Times New Roman"/>
            <w:sz w:val="24"/>
            <w:szCs w:val="24"/>
          </w:rPr>
          <w:t xml:space="preserve"> and pH</w:t>
        </w:r>
        <w:r w:rsidR="001A10AC">
          <w:rPr>
            <w:rFonts w:ascii="Times New Roman" w:hAnsi="Times New Roman" w:cs="Times New Roman"/>
            <w:sz w:val="24"/>
            <w:szCs w:val="24"/>
          </w:rPr>
          <w:t>,</w:t>
        </w:r>
        <w:r w:rsidRPr="002F19EC">
          <w:rPr>
            <w:rFonts w:ascii="Times New Roman" w:hAnsi="Times New Roman" w:cs="Times New Roman"/>
            <w:sz w:val="24"/>
            <w:szCs w:val="24"/>
          </w:rPr>
          <w:t xml:space="preserve"> 8.16. Gum Arabic tends to be </w:t>
        </w:r>
        <w:r w:rsidR="001A10AC">
          <w:rPr>
            <w:rFonts w:ascii="Times New Roman" w:hAnsi="Times New Roman" w:cs="Times New Roman"/>
            <w:sz w:val="24"/>
            <w:szCs w:val="24"/>
          </w:rPr>
          <w:t>more viscous</w:t>
        </w:r>
        <w:r w:rsidRPr="002F19EC">
          <w:rPr>
            <w:rFonts w:ascii="Times New Roman" w:hAnsi="Times New Roman" w:cs="Times New Roman"/>
            <w:sz w:val="24"/>
            <w:szCs w:val="24"/>
          </w:rPr>
          <w:t xml:space="preserve"> than that of cashew tree exudates</w:t>
        </w:r>
        <w:r w:rsidR="001A10AC">
          <w:rPr>
            <w:rFonts w:ascii="Times New Roman" w:hAnsi="Times New Roman" w:cs="Times New Roman"/>
            <w:sz w:val="24"/>
            <w:szCs w:val="24"/>
          </w:rPr>
          <w:t>. The viscosity of cashew tree exudate</w:t>
        </w:r>
        <w:r w:rsidRPr="002F19EC">
          <w:rPr>
            <w:rFonts w:ascii="Times New Roman" w:hAnsi="Times New Roman" w:cs="Times New Roman"/>
            <w:sz w:val="24"/>
            <w:szCs w:val="24"/>
          </w:rPr>
          <w:t xml:space="preserve"> is 3.64Ns/m</w:t>
        </w:r>
        <w:r w:rsidRPr="002F19EC">
          <w:rPr>
            <w:rFonts w:ascii="Times New Roman" w:hAnsi="Times New Roman" w:cs="Times New Roman"/>
            <w:sz w:val="24"/>
            <w:szCs w:val="24"/>
            <w:vertAlign w:val="superscript"/>
          </w:rPr>
          <w:t>2</w:t>
        </w:r>
        <w:r w:rsidRPr="002F19EC">
          <w:rPr>
            <w:rFonts w:ascii="Times New Roman" w:hAnsi="Times New Roman" w:cs="Times New Roman"/>
            <w:sz w:val="24"/>
            <w:szCs w:val="24"/>
          </w:rPr>
          <w:t>. The reason is that gum Arabic has less moisture contents of 6.9%, compared to that of cashew gum which has a moisture content of 9%. This suggests that acacia tree tends to store much moisture on its body for survival, unlike cashew tree.</w:t>
        </w:r>
      </w:ins>
    </w:p>
    <w:p w14:paraId="2376FAC9" w14:textId="77777777" w:rsidR="002F19EC" w:rsidRPr="002F19EC" w:rsidRDefault="002F19EC" w:rsidP="002F19EC">
      <w:pPr>
        <w:spacing w:line="360" w:lineRule="auto"/>
        <w:jc w:val="both"/>
        <w:rPr>
          <w:ins w:id="214" w:author="FESTUS I" w:date="2026-09-25T21:07:00Z" w16du:dateUtc="2026-09-26T01:07:00Z"/>
          <w:rFonts w:ascii="Times New Roman" w:hAnsi="Times New Roman" w:cs="Times New Roman"/>
          <w:sz w:val="24"/>
          <w:szCs w:val="24"/>
        </w:rPr>
      </w:pPr>
      <w:ins w:id="215" w:author="FESTUS I" w:date="2026-09-25T21:07:00Z" w16du:dateUtc="2026-09-26T01:07:00Z">
        <w:r w:rsidRPr="002F19EC">
          <w:rPr>
            <w:rFonts w:ascii="Times New Roman" w:hAnsi="Times New Roman" w:cs="Times New Roman"/>
            <w:sz w:val="24"/>
            <w:szCs w:val="24"/>
          </w:rPr>
          <w:tab/>
          <w:t>From the standard in literature review by Willy Benecke, the ash content in gum Arabic is 4%. This has a close</w:t>
        </w:r>
        <w:r w:rsidR="00952B7A">
          <w:rPr>
            <w:rFonts w:ascii="Times New Roman" w:hAnsi="Times New Roman" w:cs="Times New Roman"/>
            <w:sz w:val="24"/>
            <w:szCs w:val="24"/>
          </w:rPr>
          <w:t xml:space="preserve"> value with the result f</w:t>
        </w:r>
        <w:r w:rsidRPr="002F19EC">
          <w:rPr>
            <w:rFonts w:ascii="Times New Roman" w:hAnsi="Times New Roman" w:cs="Times New Roman"/>
            <w:sz w:val="24"/>
            <w:szCs w:val="24"/>
          </w:rPr>
          <w:t>r</w:t>
        </w:r>
        <w:r w:rsidR="00952B7A">
          <w:rPr>
            <w:rFonts w:ascii="Times New Roman" w:hAnsi="Times New Roman" w:cs="Times New Roman"/>
            <w:sz w:val="24"/>
            <w:szCs w:val="24"/>
          </w:rPr>
          <w:t xml:space="preserve">om this research, with a </w:t>
        </w:r>
        <w:r w:rsidRPr="002F19EC">
          <w:rPr>
            <w:rFonts w:ascii="Times New Roman" w:hAnsi="Times New Roman" w:cs="Times New Roman"/>
            <w:sz w:val="24"/>
            <w:szCs w:val="24"/>
          </w:rPr>
          <w:t xml:space="preserve">difference of 0.8% approximately. The standard insoluble matter is 1% which is not too close to the result of insoluble matter, 9.4%. The reason </w:t>
        </w:r>
        <w:r w:rsidR="00952B7A">
          <w:rPr>
            <w:rFonts w:ascii="Times New Roman" w:hAnsi="Times New Roman" w:cs="Times New Roman"/>
            <w:sz w:val="24"/>
            <w:szCs w:val="24"/>
          </w:rPr>
          <w:t xml:space="preserve">could </w:t>
        </w:r>
        <w:r w:rsidRPr="002F19EC">
          <w:rPr>
            <w:rFonts w:ascii="Times New Roman" w:hAnsi="Times New Roman" w:cs="Times New Roman"/>
            <w:sz w:val="24"/>
            <w:szCs w:val="24"/>
          </w:rPr>
          <w:t xml:space="preserve">be that the actual specie of gum Arabic used for the standard was not specified because </w:t>
        </w:r>
        <w:r w:rsidR="008B4AE0" w:rsidRPr="002F19EC">
          <w:rPr>
            <w:rFonts w:ascii="Times New Roman" w:hAnsi="Times New Roman" w:cs="Times New Roman"/>
            <w:sz w:val="24"/>
            <w:szCs w:val="24"/>
          </w:rPr>
          <w:t>physiochemical properties vary</w:t>
        </w:r>
        <w:r w:rsidRPr="002F19EC">
          <w:rPr>
            <w:rFonts w:ascii="Times New Roman" w:hAnsi="Times New Roman" w:cs="Times New Roman"/>
            <w:sz w:val="24"/>
            <w:szCs w:val="24"/>
          </w:rPr>
          <w:t xml:space="preserve"> from specie to specie.</w:t>
        </w:r>
      </w:ins>
    </w:p>
    <w:p w14:paraId="267FB0EF" w14:textId="77777777" w:rsidR="002F19EC" w:rsidRPr="002F19EC" w:rsidRDefault="002F19EC" w:rsidP="002F19EC">
      <w:pPr>
        <w:spacing w:line="360" w:lineRule="auto"/>
        <w:jc w:val="both"/>
        <w:rPr>
          <w:ins w:id="216" w:author="FESTUS I" w:date="2026-09-25T21:07:00Z" w16du:dateUtc="2026-09-26T01:07:00Z"/>
          <w:rFonts w:ascii="Times New Roman" w:hAnsi="Times New Roman" w:cs="Times New Roman"/>
          <w:sz w:val="24"/>
          <w:szCs w:val="24"/>
        </w:rPr>
      </w:pPr>
      <w:ins w:id="217" w:author="FESTUS I" w:date="2026-09-25T21:07:00Z" w16du:dateUtc="2026-09-26T01:07:00Z">
        <w:r w:rsidRPr="002F19EC">
          <w:rPr>
            <w:rFonts w:ascii="Times New Roman" w:hAnsi="Times New Roman" w:cs="Times New Roman"/>
            <w:sz w:val="24"/>
            <w:szCs w:val="24"/>
          </w:rPr>
          <w:tab/>
          <w:t>Table II displays the content of the organic nutrient in the sample; gum Arabic. It reveals that carbohydrate 0.275ppm, sugar content 0:00816ppm, N</w:t>
        </w:r>
        <w:r w:rsidR="00952B7A">
          <w:rPr>
            <w:rFonts w:ascii="Times New Roman" w:hAnsi="Times New Roman" w:cs="Times New Roman"/>
            <w:sz w:val="24"/>
            <w:szCs w:val="24"/>
          </w:rPr>
          <w:t>itrogen</w:t>
        </w:r>
        <w:r w:rsidRPr="002F19EC">
          <w:rPr>
            <w:rFonts w:ascii="Times New Roman" w:hAnsi="Times New Roman" w:cs="Times New Roman"/>
            <w:sz w:val="24"/>
            <w:szCs w:val="24"/>
          </w:rPr>
          <w:t xml:space="preserve"> 0.1200ppm and protein content is 0.7500ppm. Organic parameters seems to be more in cashew tree exudates which</w:t>
        </w:r>
        <w:r w:rsidR="00211178">
          <w:rPr>
            <w:rFonts w:ascii="Times New Roman" w:hAnsi="Times New Roman" w:cs="Times New Roman"/>
            <w:sz w:val="24"/>
            <w:szCs w:val="24"/>
          </w:rPr>
          <w:t xml:space="preserve"> has carbohydrate content as 0.5674ppm, protein 1.0200ppm, nitrogen content</w:t>
        </w:r>
        <w:r w:rsidRPr="002F19EC">
          <w:rPr>
            <w:rFonts w:ascii="Times New Roman" w:hAnsi="Times New Roman" w:cs="Times New Roman"/>
            <w:sz w:val="24"/>
            <w:szCs w:val="24"/>
          </w:rPr>
          <w:t xml:space="preserve"> 0.1640 and sugar content 0.6280ppm. The reason is trace</w:t>
        </w:r>
        <w:r w:rsidR="00EE2F5F">
          <w:rPr>
            <w:rFonts w:ascii="Times New Roman" w:hAnsi="Times New Roman" w:cs="Times New Roman"/>
            <w:sz w:val="24"/>
            <w:szCs w:val="24"/>
          </w:rPr>
          <w:t>d</w:t>
        </w:r>
        <w:r w:rsidRPr="002F19EC">
          <w:rPr>
            <w:rFonts w:ascii="Times New Roman" w:hAnsi="Times New Roman" w:cs="Times New Roman"/>
            <w:sz w:val="24"/>
            <w:szCs w:val="24"/>
          </w:rPr>
          <w:t xml:space="preserve"> to the different regional areas of their habitation. Nutrients are easily lost to </w:t>
        </w:r>
        <w:r w:rsidR="00EE2F5F">
          <w:rPr>
            <w:rFonts w:ascii="Times New Roman" w:hAnsi="Times New Roman" w:cs="Times New Roman"/>
            <w:sz w:val="24"/>
            <w:szCs w:val="24"/>
          </w:rPr>
          <w:t xml:space="preserve">the </w:t>
        </w:r>
        <w:r w:rsidRPr="002F19EC">
          <w:rPr>
            <w:rFonts w:ascii="Times New Roman" w:hAnsi="Times New Roman" w:cs="Times New Roman"/>
            <w:sz w:val="24"/>
            <w:szCs w:val="24"/>
          </w:rPr>
          <w:t xml:space="preserve">environment especially in savanna region where acacia trees </w:t>
        </w:r>
        <w:r w:rsidR="00EE2F5F">
          <w:rPr>
            <w:rFonts w:ascii="Times New Roman" w:hAnsi="Times New Roman" w:cs="Times New Roman"/>
            <w:sz w:val="24"/>
            <w:szCs w:val="24"/>
          </w:rPr>
          <w:t>in</w:t>
        </w:r>
        <w:r w:rsidRPr="002F19EC">
          <w:rPr>
            <w:rFonts w:ascii="Times New Roman" w:hAnsi="Times New Roman" w:cs="Times New Roman"/>
            <w:sz w:val="24"/>
            <w:szCs w:val="24"/>
          </w:rPr>
          <w:t>habits. These values give the gum a perfect op</w:t>
        </w:r>
        <w:r w:rsidR="00EE2F5F">
          <w:rPr>
            <w:rFonts w:ascii="Times New Roman" w:hAnsi="Times New Roman" w:cs="Times New Roman"/>
            <w:sz w:val="24"/>
            <w:szCs w:val="24"/>
          </w:rPr>
          <w:t>tion to emulsify.</w:t>
        </w:r>
      </w:ins>
    </w:p>
    <w:p w14:paraId="0BB39858" w14:textId="77777777" w:rsidR="00CF0732" w:rsidRDefault="002F19EC" w:rsidP="000D670C">
      <w:pPr>
        <w:spacing w:line="360" w:lineRule="auto"/>
        <w:jc w:val="both"/>
        <w:rPr>
          <w:ins w:id="218" w:author="FESTUS I" w:date="2026-09-25T21:07:00Z" w16du:dateUtc="2026-09-26T01:07:00Z"/>
          <w:rFonts w:ascii="Times New Roman" w:hAnsi="Times New Roman" w:cs="Times New Roman"/>
          <w:sz w:val="24"/>
          <w:szCs w:val="24"/>
        </w:rPr>
      </w:pPr>
      <w:ins w:id="219" w:author="FESTUS I" w:date="2026-09-25T21:07:00Z" w16du:dateUtc="2026-09-26T01:07:00Z">
        <w:r w:rsidRPr="002F19EC">
          <w:rPr>
            <w:rFonts w:ascii="Times New Roman" w:hAnsi="Times New Roman" w:cs="Times New Roman"/>
            <w:sz w:val="24"/>
            <w:szCs w:val="24"/>
          </w:rPr>
          <w:tab/>
          <w:t>The result</w:t>
        </w:r>
        <w:r w:rsidR="00907305">
          <w:rPr>
            <w:rFonts w:ascii="Times New Roman" w:hAnsi="Times New Roman" w:cs="Times New Roman"/>
            <w:sz w:val="24"/>
            <w:szCs w:val="24"/>
          </w:rPr>
          <w:t>s</w:t>
        </w:r>
        <w:r w:rsidRPr="002F19EC">
          <w:rPr>
            <w:rFonts w:ascii="Times New Roman" w:hAnsi="Times New Roman" w:cs="Times New Roman"/>
            <w:sz w:val="24"/>
            <w:szCs w:val="24"/>
          </w:rPr>
          <w:t xml:space="preserve"> from the metal content analysis is given in Table III, which shows iron content; 40mg/kg, manganese; 48.2mg/kg, copper; 31.3mg/kg and Zinc</w:t>
        </w:r>
        <w:r w:rsidR="00907305">
          <w:rPr>
            <w:rFonts w:ascii="Times New Roman" w:hAnsi="Times New Roman" w:cs="Times New Roman"/>
            <w:sz w:val="24"/>
            <w:szCs w:val="24"/>
          </w:rPr>
          <w:t>;</w:t>
        </w:r>
        <w:r w:rsidRPr="002F19EC">
          <w:rPr>
            <w:rFonts w:ascii="Times New Roman" w:hAnsi="Times New Roman" w:cs="Times New Roman"/>
            <w:sz w:val="24"/>
            <w:szCs w:val="24"/>
          </w:rPr>
          <w:t xml:space="preserve"> </w:t>
        </w:r>
        <w:r w:rsidR="00907305">
          <w:rPr>
            <w:rFonts w:ascii="Times New Roman" w:hAnsi="Times New Roman" w:cs="Times New Roman"/>
            <w:sz w:val="24"/>
            <w:szCs w:val="24"/>
          </w:rPr>
          <w:t>3.0mg/kg. C</w:t>
        </w:r>
        <w:r w:rsidRPr="002F19EC">
          <w:rPr>
            <w:rFonts w:ascii="Times New Roman" w:hAnsi="Times New Roman" w:cs="Times New Roman"/>
            <w:sz w:val="24"/>
            <w:szCs w:val="24"/>
          </w:rPr>
          <w:t xml:space="preserve">admium and nickel was </w:t>
        </w:r>
        <w:r w:rsidR="00907305">
          <w:rPr>
            <w:rFonts w:ascii="Times New Roman" w:hAnsi="Times New Roman" w:cs="Times New Roman"/>
            <w:sz w:val="24"/>
            <w:szCs w:val="24"/>
          </w:rPr>
          <w:t>found to be</w:t>
        </w:r>
        <w:r w:rsidRPr="002F19EC">
          <w:rPr>
            <w:rFonts w:ascii="Times New Roman" w:hAnsi="Times New Roman" w:cs="Times New Roman"/>
            <w:sz w:val="24"/>
            <w:szCs w:val="24"/>
          </w:rPr>
          <w:t xml:space="preserve"> absent. The absence of these two poisonous metals makes the gum applicable in the food industry. </w:t>
        </w:r>
      </w:ins>
    </w:p>
    <w:p w14:paraId="03E82171" w14:textId="77777777" w:rsidR="00CF0732" w:rsidRDefault="00CF0732" w:rsidP="000D670C">
      <w:pPr>
        <w:spacing w:line="360" w:lineRule="auto"/>
        <w:jc w:val="both"/>
        <w:rPr>
          <w:ins w:id="220" w:author="FESTUS I" w:date="2026-09-25T21:07:00Z" w16du:dateUtc="2026-09-26T01:07:00Z"/>
          <w:rFonts w:ascii="Times New Roman" w:hAnsi="Times New Roman" w:cs="Times New Roman"/>
          <w:sz w:val="24"/>
          <w:szCs w:val="24"/>
        </w:rPr>
      </w:pPr>
    </w:p>
    <w:p w14:paraId="7B57ABBD" w14:textId="77777777" w:rsidR="00CF0732" w:rsidRDefault="00CF0732" w:rsidP="000D670C">
      <w:pPr>
        <w:spacing w:line="360" w:lineRule="auto"/>
        <w:jc w:val="both"/>
        <w:rPr>
          <w:ins w:id="221" w:author="FESTUS I" w:date="2026-09-25T21:07:00Z" w16du:dateUtc="2026-09-26T01:07:00Z"/>
          <w:rFonts w:ascii="Times New Roman" w:hAnsi="Times New Roman" w:cs="Times New Roman"/>
          <w:b/>
          <w:sz w:val="24"/>
          <w:szCs w:val="24"/>
        </w:rPr>
      </w:pPr>
      <w:ins w:id="222" w:author="FESTUS I" w:date="2026-09-25T21:07:00Z" w16du:dateUtc="2026-09-26T01:07:00Z">
        <w:r w:rsidRPr="00CF0732">
          <w:rPr>
            <w:rFonts w:ascii="Times New Roman" w:hAnsi="Times New Roman" w:cs="Times New Roman"/>
            <w:b/>
            <w:sz w:val="24"/>
            <w:szCs w:val="24"/>
          </w:rPr>
          <w:t>CONCLUSION</w:t>
        </w:r>
      </w:ins>
    </w:p>
    <w:p w14:paraId="6D645AA2" w14:textId="77777777" w:rsidR="008B4AE0" w:rsidRDefault="00FA052B" w:rsidP="000D670C">
      <w:pPr>
        <w:spacing w:line="360" w:lineRule="auto"/>
        <w:jc w:val="both"/>
        <w:rPr>
          <w:ins w:id="223" w:author="FESTUS I" w:date="2026-09-25T21:07:00Z" w16du:dateUtc="2026-09-26T01:07:00Z"/>
          <w:rFonts w:ascii="Times New Roman" w:hAnsi="Times New Roman" w:cs="Times New Roman"/>
          <w:sz w:val="24"/>
          <w:szCs w:val="24"/>
        </w:rPr>
      </w:pPr>
      <w:ins w:id="224" w:author="FESTUS I" w:date="2026-09-25T21:07:00Z" w16du:dateUtc="2026-09-26T01:07:00Z">
        <w:r w:rsidRPr="00FA052B">
          <w:rPr>
            <w:rFonts w:ascii="Times New Roman" w:hAnsi="Times New Roman" w:cs="Times New Roman"/>
            <w:sz w:val="24"/>
            <w:szCs w:val="24"/>
          </w:rPr>
          <w:t xml:space="preserve">Gum </w:t>
        </w:r>
        <w:r>
          <w:rPr>
            <w:rFonts w:ascii="Times New Roman" w:hAnsi="Times New Roman" w:cs="Times New Roman"/>
            <w:sz w:val="24"/>
            <w:szCs w:val="24"/>
          </w:rPr>
          <w:t>A</w:t>
        </w:r>
        <w:r w:rsidRPr="00FA052B">
          <w:rPr>
            <w:rFonts w:ascii="Times New Roman" w:hAnsi="Times New Roman" w:cs="Times New Roman"/>
            <w:sz w:val="24"/>
            <w:szCs w:val="24"/>
          </w:rPr>
          <w:t>rabic</w:t>
        </w:r>
        <w:r>
          <w:rPr>
            <w:rFonts w:ascii="Times New Roman" w:hAnsi="Times New Roman" w:cs="Times New Roman"/>
            <w:sz w:val="24"/>
            <w:szCs w:val="24"/>
          </w:rPr>
          <w:t xml:space="preserve"> is unique among the natural hydrocolloids. Gum Arabic’s mixture of saccharides and glycoproteins gives it the properties of a glue and binder which is edible by humans. For artists, it is the traditional binder used in water colo</w:t>
        </w:r>
        <w:r w:rsidR="00C8746D">
          <w:rPr>
            <w:rFonts w:ascii="Times New Roman" w:hAnsi="Times New Roman" w:cs="Times New Roman"/>
            <w:sz w:val="24"/>
            <w:szCs w:val="24"/>
          </w:rPr>
          <w:t xml:space="preserve">ur paint, in </w:t>
        </w:r>
        <w:r w:rsidR="00903DA2">
          <w:rPr>
            <w:rFonts w:ascii="Times New Roman" w:hAnsi="Times New Roman" w:cs="Times New Roman"/>
            <w:sz w:val="24"/>
            <w:szCs w:val="24"/>
          </w:rPr>
          <w:t>photography for gum printing and as a binder in pyrotechnic compositions.</w:t>
        </w:r>
        <w:r w:rsidR="008B4AE0">
          <w:rPr>
            <w:rFonts w:ascii="Times New Roman" w:hAnsi="Times New Roman" w:cs="Times New Roman"/>
            <w:sz w:val="24"/>
            <w:szCs w:val="24"/>
          </w:rPr>
          <w:t xml:space="preserve"> It has been investigated for use in intestinal dialysis. Pharmaceuticals and cosmetics also use the gum as a binder, emulsifying agent and suspending or viscosity increasing agent (Smolinske, et al.,1992). These applications are successfully achieved on the basis of the physicochemical</w:t>
        </w:r>
        <w:r w:rsidR="00C15652">
          <w:rPr>
            <w:rFonts w:ascii="Times New Roman" w:hAnsi="Times New Roman" w:cs="Times New Roman"/>
            <w:sz w:val="24"/>
            <w:szCs w:val="24"/>
          </w:rPr>
          <w:t xml:space="preserve"> properties which have been established by this research work. The gum is highly viscous and slightly basic and contains little carbohydrate and sugar compared to protein and nitrogen content, suggesting it to be a leguminous plant. Manganese, zinc, iron and copper are the analyzed trace metal content. These trace metals are vital to the proper growth and development of the acacia plant (Svehla, 2007).</w:t>
        </w:r>
      </w:ins>
    </w:p>
    <w:p w14:paraId="3DF5E520" w14:textId="77777777" w:rsidR="00AD1265" w:rsidRDefault="00AD1265" w:rsidP="000D670C">
      <w:pPr>
        <w:spacing w:line="360" w:lineRule="auto"/>
        <w:jc w:val="both"/>
        <w:rPr>
          <w:ins w:id="225" w:author="FESTUS I" w:date="2026-09-25T21:07:00Z" w16du:dateUtc="2026-09-26T01:07:00Z"/>
          <w:rFonts w:ascii="Times New Roman" w:hAnsi="Times New Roman" w:cs="Times New Roman"/>
          <w:sz w:val="24"/>
          <w:szCs w:val="24"/>
        </w:rPr>
      </w:pPr>
    </w:p>
    <w:p w14:paraId="1D63C23C" w14:textId="77777777" w:rsidR="00AD1265" w:rsidRDefault="00AD1265" w:rsidP="000D670C">
      <w:pPr>
        <w:spacing w:line="360" w:lineRule="auto"/>
        <w:jc w:val="both"/>
        <w:rPr>
          <w:ins w:id="226" w:author="FESTUS I" w:date="2026-09-25T21:07:00Z" w16du:dateUtc="2026-09-26T01:07:00Z"/>
          <w:rFonts w:ascii="Times New Roman" w:hAnsi="Times New Roman" w:cs="Times New Roman"/>
          <w:b/>
          <w:sz w:val="24"/>
          <w:szCs w:val="24"/>
        </w:rPr>
      </w:pPr>
      <w:ins w:id="227" w:author="FESTUS I" w:date="2026-09-25T21:07:00Z" w16du:dateUtc="2026-09-26T01:07:00Z">
        <w:r w:rsidRPr="00AD1265">
          <w:rPr>
            <w:rFonts w:ascii="Times New Roman" w:hAnsi="Times New Roman" w:cs="Times New Roman"/>
            <w:b/>
            <w:sz w:val="24"/>
            <w:szCs w:val="24"/>
          </w:rPr>
          <w:t>REFERENCES</w:t>
        </w:r>
      </w:ins>
    </w:p>
    <w:p w14:paraId="171F47D3" w14:textId="77777777" w:rsidR="00AD1265" w:rsidRDefault="00AD1265" w:rsidP="000D670C">
      <w:pPr>
        <w:spacing w:line="360" w:lineRule="auto"/>
        <w:jc w:val="both"/>
        <w:rPr>
          <w:ins w:id="228" w:author="FESTUS I" w:date="2026-09-25T21:07:00Z" w16du:dateUtc="2026-09-26T01:07:00Z"/>
          <w:rFonts w:ascii="Times New Roman" w:hAnsi="Times New Roman" w:cs="Times New Roman"/>
          <w:sz w:val="24"/>
          <w:szCs w:val="24"/>
        </w:rPr>
      </w:pPr>
      <w:ins w:id="229" w:author="FESTUS I" w:date="2026-09-25T21:07:00Z" w16du:dateUtc="2026-09-26T01:07:00Z">
        <w:r>
          <w:rPr>
            <w:rFonts w:ascii="Times New Roman" w:hAnsi="Times New Roman" w:cs="Times New Roman"/>
            <w:sz w:val="24"/>
            <w:szCs w:val="24"/>
          </w:rPr>
          <w:t xml:space="preserve">Aghughu, O. (1998) Nursery Practices of Acacia Senegal (Gum Arabic). Workshop Proceedings on Gum </w:t>
        </w:r>
        <w:r w:rsidR="003E3BBD">
          <w:rPr>
            <w:rFonts w:ascii="Times New Roman" w:hAnsi="Times New Roman" w:cs="Times New Roman"/>
            <w:sz w:val="24"/>
            <w:szCs w:val="24"/>
          </w:rPr>
          <w:t>Arabic Production and Marketing at APCU, Kano.</w:t>
        </w:r>
      </w:ins>
    </w:p>
    <w:p w14:paraId="26131CD5" w14:textId="77777777" w:rsidR="003E3BBD" w:rsidRDefault="003E3BBD" w:rsidP="000D670C">
      <w:pPr>
        <w:spacing w:line="360" w:lineRule="auto"/>
        <w:jc w:val="both"/>
        <w:rPr>
          <w:ins w:id="230" w:author="FESTUS I" w:date="2026-09-25T21:07:00Z" w16du:dateUtc="2026-09-26T01:07:00Z"/>
          <w:rFonts w:ascii="Times New Roman" w:hAnsi="Times New Roman" w:cs="Times New Roman"/>
          <w:sz w:val="24"/>
          <w:szCs w:val="24"/>
        </w:rPr>
      </w:pPr>
      <w:ins w:id="231" w:author="FESTUS I" w:date="2026-09-25T21:07:00Z" w16du:dateUtc="2026-09-26T01:07:00Z">
        <w:r>
          <w:rPr>
            <w:rFonts w:ascii="Times New Roman" w:hAnsi="Times New Roman" w:cs="Times New Roman"/>
            <w:sz w:val="24"/>
            <w:szCs w:val="24"/>
          </w:rPr>
          <w:t>Aghughu, O., Ojiekpon, I. F. and Wuranti, V. (2005) Agronomic practices for gum Arabic (Acacia Senegal) production. Journal of Agriculture, Forestry and Fisheries</w:t>
        </w:r>
        <w:r w:rsidR="00642753">
          <w:rPr>
            <w:rFonts w:ascii="Times New Roman" w:hAnsi="Times New Roman" w:cs="Times New Roman"/>
            <w:sz w:val="24"/>
            <w:szCs w:val="24"/>
          </w:rPr>
          <w:t>.</w:t>
        </w:r>
      </w:ins>
    </w:p>
    <w:p w14:paraId="4645CD2D" w14:textId="77777777" w:rsidR="00A5296F" w:rsidRDefault="00A5296F" w:rsidP="000D670C">
      <w:pPr>
        <w:spacing w:line="360" w:lineRule="auto"/>
        <w:jc w:val="both"/>
        <w:rPr>
          <w:ins w:id="232" w:author="FESTUS I" w:date="2026-09-25T21:07:00Z" w16du:dateUtc="2026-09-26T01:07:00Z"/>
          <w:rFonts w:ascii="Times New Roman" w:hAnsi="Times New Roman" w:cs="Times New Roman"/>
          <w:sz w:val="24"/>
          <w:szCs w:val="24"/>
        </w:rPr>
      </w:pPr>
      <w:ins w:id="233" w:author="FESTUS I" w:date="2026-09-25T21:07:00Z" w16du:dateUtc="2026-09-26T01:07:00Z">
        <w:r>
          <w:rPr>
            <w:rFonts w:ascii="Times New Roman" w:hAnsi="Times New Roman" w:cs="Times New Roman"/>
            <w:sz w:val="24"/>
            <w:szCs w:val="24"/>
          </w:rPr>
          <w:t>Bhatia S. C. (2006) Environmental Chemistry. CNS Publishers and Distributors, 1</w:t>
        </w:r>
        <w:r w:rsidRPr="00A5296F">
          <w:rPr>
            <w:rFonts w:ascii="Times New Roman" w:hAnsi="Times New Roman" w:cs="Times New Roman"/>
            <w:sz w:val="24"/>
            <w:szCs w:val="24"/>
            <w:vertAlign w:val="superscript"/>
          </w:rPr>
          <w:t>st</w:t>
        </w:r>
        <w:r>
          <w:rPr>
            <w:rFonts w:ascii="Times New Roman" w:hAnsi="Times New Roman" w:cs="Times New Roman"/>
            <w:sz w:val="24"/>
            <w:szCs w:val="24"/>
          </w:rPr>
          <w:t xml:space="preserve"> Edition pp46, 496</w:t>
        </w:r>
      </w:ins>
    </w:p>
    <w:p w14:paraId="7EDD2138" w14:textId="77777777" w:rsidR="003E3BBD" w:rsidRDefault="003E3BBD" w:rsidP="000D670C">
      <w:pPr>
        <w:spacing w:line="360" w:lineRule="auto"/>
        <w:jc w:val="both"/>
        <w:rPr>
          <w:ins w:id="234" w:author="FESTUS I" w:date="2026-09-25T21:07:00Z" w16du:dateUtc="2026-09-26T01:07:00Z"/>
          <w:rFonts w:ascii="Times New Roman" w:hAnsi="Times New Roman" w:cs="Times New Roman"/>
          <w:sz w:val="24"/>
          <w:szCs w:val="24"/>
        </w:rPr>
      </w:pPr>
      <w:ins w:id="235" w:author="FESTUS I" w:date="2026-09-25T21:07:00Z" w16du:dateUtc="2026-09-26T01:07:00Z">
        <w:r>
          <w:rPr>
            <w:rFonts w:ascii="Times New Roman" w:hAnsi="Times New Roman" w:cs="Times New Roman"/>
            <w:sz w:val="24"/>
            <w:szCs w:val="24"/>
          </w:rPr>
          <w:t>Cossalter, C. (1991) Acacia Senegal: Gum tree with promise for Agro – Forestry. Nitrogen fixing Tree Association, Hawaii, FAO Conservation Guide, No27, pp</w:t>
        </w:r>
        <w:r w:rsidR="00A979D1">
          <w:rPr>
            <w:rFonts w:ascii="Times New Roman" w:hAnsi="Times New Roman" w:cs="Times New Roman"/>
            <w:sz w:val="24"/>
            <w:szCs w:val="24"/>
          </w:rPr>
          <w:t xml:space="preserve"> 91-102</w:t>
        </w:r>
        <w:r w:rsidR="00642753">
          <w:rPr>
            <w:rFonts w:ascii="Times New Roman" w:hAnsi="Times New Roman" w:cs="Times New Roman"/>
            <w:sz w:val="24"/>
            <w:szCs w:val="24"/>
          </w:rPr>
          <w:t>.</w:t>
        </w:r>
      </w:ins>
    </w:p>
    <w:p w14:paraId="04505470" w14:textId="77777777" w:rsidR="00226C0F" w:rsidRDefault="00A5296F" w:rsidP="000D670C">
      <w:pPr>
        <w:spacing w:line="360" w:lineRule="auto"/>
        <w:jc w:val="both"/>
        <w:rPr>
          <w:ins w:id="236" w:author="FESTUS I" w:date="2026-09-25T21:07:00Z" w16du:dateUtc="2026-09-26T01:07:00Z"/>
          <w:rFonts w:ascii="Times New Roman" w:hAnsi="Times New Roman" w:cs="Times New Roman"/>
          <w:sz w:val="24"/>
          <w:szCs w:val="24"/>
        </w:rPr>
      </w:pPr>
      <w:ins w:id="237" w:author="FESTUS I" w:date="2026-09-25T21:07:00Z" w16du:dateUtc="2026-09-26T01:07:00Z">
        <w:r>
          <w:rPr>
            <w:rFonts w:ascii="Times New Roman" w:hAnsi="Times New Roman" w:cs="Times New Roman"/>
            <w:sz w:val="24"/>
            <w:szCs w:val="24"/>
          </w:rPr>
          <w:t>De Pinto, G., Martinez, M. and Mendoza J. A. (1995) Cashew tree exudate gum: a novel bioligand tool. Biochem Systems Ecol. 23:151 – 156.</w:t>
        </w:r>
      </w:ins>
    </w:p>
    <w:p w14:paraId="18C4002A" w14:textId="77777777" w:rsidR="000C006B" w:rsidRDefault="000C006B" w:rsidP="000D670C">
      <w:pPr>
        <w:spacing w:line="360" w:lineRule="auto"/>
        <w:jc w:val="both"/>
        <w:rPr>
          <w:ins w:id="238" w:author="FESTUS I" w:date="2026-09-25T21:07:00Z" w16du:dateUtc="2026-09-26T01:07:00Z"/>
          <w:rFonts w:ascii="Times New Roman" w:hAnsi="Times New Roman" w:cs="Times New Roman"/>
          <w:sz w:val="24"/>
          <w:szCs w:val="24"/>
        </w:rPr>
      </w:pPr>
      <w:ins w:id="239" w:author="FESTUS I" w:date="2026-09-25T21:07:00Z" w16du:dateUtc="2026-09-26T01:07:00Z">
        <w:r>
          <w:rPr>
            <w:rFonts w:ascii="Times New Roman" w:hAnsi="Times New Roman" w:cs="Times New Roman"/>
            <w:sz w:val="24"/>
            <w:szCs w:val="24"/>
          </w:rPr>
          <w:t>Phillip, G. O. and Ogasawara, T. (2007) The regulatory and Scientific Approach to Defining Gum Arabic as a Dietry fiber. Food Hydrocolloids 22:24-30</w:t>
        </w:r>
      </w:ins>
    </w:p>
    <w:p w14:paraId="32471CEE" w14:textId="77777777" w:rsidR="007060D2" w:rsidRDefault="00642753" w:rsidP="000D670C">
      <w:pPr>
        <w:spacing w:line="360" w:lineRule="auto"/>
        <w:jc w:val="both"/>
        <w:rPr>
          <w:ins w:id="240" w:author="FESTUS I" w:date="2026-09-25T21:07:00Z" w16du:dateUtc="2026-09-26T01:07:00Z"/>
          <w:rFonts w:ascii="Times New Roman" w:hAnsi="Times New Roman" w:cs="Times New Roman"/>
          <w:sz w:val="24"/>
          <w:szCs w:val="24"/>
        </w:rPr>
      </w:pPr>
      <w:ins w:id="241" w:author="FESTUS I" w:date="2026-09-25T21:07:00Z" w16du:dateUtc="2026-09-26T01:07:00Z">
        <w:r>
          <w:rPr>
            <w:rFonts w:ascii="Times New Roman" w:hAnsi="Times New Roman" w:cs="Times New Roman"/>
            <w:sz w:val="24"/>
            <w:szCs w:val="24"/>
          </w:rPr>
          <w:t>Scholte, P. T. (1992) Leaf litter and Acacia pods as feed for livestock during the dry sea season in Acacia Cammiphora Bush. Journal of Arid  Environments 22:271-276.</w:t>
        </w:r>
        <w:r w:rsidR="007060D2">
          <w:rPr>
            <w:rFonts w:ascii="Times New Roman" w:hAnsi="Times New Roman" w:cs="Times New Roman"/>
            <w:sz w:val="24"/>
            <w:szCs w:val="24"/>
          </w:rPr>
          <w:t xml:space="preserve"> </w:t>
        </w:r>
      </w:ins>
    </w:p>
    <w:p w14:paraId="6D2DAFD9" w14:textId="77777777" w:rsidR="007060D2" w:rsidRDefault="00700C1F" w:rsidP="000D670C">
      <w:pPr>
        <w:spacing w:line="360" w:lineRule="auto"/>
        <w:jc w:val="both"/>
        <w:rPr>
          <w:ins w:id="242" w:author="FESTUS I" w:date="2026-09-25T21:07:00Z" w16du:dateUtc="2026-09-26T01:07:00Z"/>
          <w:rFonts w:ascii="Times New Roman" w:hAnsi="Times New Roman" w:cs="Times New Roman"/>
          <w:sz w:val="24"/>
          <w:szCs w:val="24"/>
        </w:rPr>
      </w:pPr>
      <w:ins w:id="243" w:author="FESTUS I" w:date="2026-09-25T21:07:00Z" w16du:dateUtc="2026-09-26T01:07:00Z">
        <w:r>
          <w:rPr>
            <w:rFonts w:ascii="Times New Roman" w:hAnsi="Times New Roman" w:cs="Times New Roman"/>
            <w:sz w:val="24"/>
            <w:szCs w:val="24"/>
          </w:rPr>
          <w:t>Smolinske, S. C. (1992) Handbook of Food, Drug and Cosmetic Excipients, 1</w:t>
        </w:r>
        <w:r w:rsidRPr="00700C1F">
          <w:rPr>
            <w:rFonts w:ascii="Times New Roman" w:hAnsi="Times New Roman" w:cs="Times New Roman"/>
            <w:sz w:val="24"/>
            <w:szCs w:val="24"/>
            <w:vertAlign w:val="superscript"/>
          </w:rPr>
          <w:t>st</w:t>
        </w:r>
        <w:r>
          <w:rPr>
            <w:rFonts w:ascii="Times New Roman" w:hAnsi="Times New Roman" w:cs="Times New Roman"/>
            <w:sz w:val="24"/>
            <w:szCs w:val="24"/>
          </w:rPr>
          <w:t xml:space="preserve"> ed. London: Heineman Publishers, 7pp</w:t>
        </w:r>
      </w:ins>
    </w:p>
    <w:p w14:paraId="0CC00C6D" w14:textId="77777777" w:rsidR="00700C1F" w:rsidRDefault="007060D2" w:rsidP="000D670C">
      <w:pPr>
        <w:spacing w:line="360" w:lineRule="auto"/>
        <w:jc w:val="both"/>
        <w:rPr>
          <w:ins w:id="244" w:author="FESTUS I" w:date="2026-09-25T21:07:00Z" w16du:dateUtc="2026-09-26T01:07:00Z"/>
          <w:rFonts w:ascii="Times New Roman" w:hAnsi="Times New Roman" w:cs="Times New Roman"/>
          <w:sz w:val="24"/>
          <w:szCs w:val="24"/>
        </w:rPr>
      </w:pPr>
      <w:ins w:id="245" w:author="FESTUS I" w:date="2026-09-25T21:07:00Z" w16du:dateUtc="2026-09-26T01:07:00Z">
        <w:r>
          <w:rPr>
            <w:rFonts w:ascii="Times New Roman" w:hAnsi="Times New Roman" w:cs="Times New Roman"/>
            <w:sz w:val="24"/>
            <w:szCs w:val="24"/>
          </w:rPr>
          <w:t>Svehla, G. (2007) Vogel’s Qualitative Inorganic Analysis, Pearson Education. 7</w:t>
        </w:r>
        <w:r w:rsidRPr="007060D2">
          <w:rPr>
            <w:rFonts w:ascii="Times New Roman" w:hAnsi="Times New Roman" w:cs="Times New Roman"/>
            <w:sz w:val="24"/>
            <w:szCs w:val="24"/>
            <w:vertAlign w:val="superscript"/>
          </w:rPr>
          <w:t>th</w:t>
        </w:r>
        <w:r>
          <w:rPr>
            <w:rFonts w:ascii="Times New Roman" w:hAnsi="Times New Roman" w:cs="Times New Roman"/>
            <w:sz w:val="24"/>
            <w:szCs w:val="24"/>
          </w:rPr>
          <w:t xml:space="preserve"> edition. pp95-100, 121, 143-147,151.</w:t>
        </w:r>
      </w:ins>
    </w:p>
    <w:p w14:paraId="3EA956FD" w14:textId="77777777" w:rsidR="00700C1F" w:rsidRDefault="00E34DE2" w:rsidP="000D670C">
      <w:pPr>
        <w:spacing w:line="360" w:lineRule="auto"/>
        <w:jc w:val="both"/>
        <w:rPr>
          <w:ins w:id="246" w:author="FESTUS I" w:date="2026-09-25T21:07:00Z" w16du:dateUtc="2026-09-26T01:07:00Z"/>
          <w:rFonts w:ascii="Times New Roman" w:hAnsi="Times New Roman" w:cs="Times New Roman"/>
          <w:sz w:val="24"/>
          <w:szCs w:val="24"/>
        </w:rPr>
      </w:pPr>
      <w:ins w:id="247" w:author="FESTUS I" w:date="2026-09-25T21:07:00Z" w16du:dateUtc="2026-09-26T01:07:00Z">
        <w:r>
          <w:rPr>
            <w:rFonts w:ascii="Times New Roman" w:hAnsi="Times New Roman" w:cs="Times New Roman"/>
            <w:sz w:val="24"/>
            <w:szCs w:val="24"/>
          </w:rPr>
          <w:t>Williams, P. A. and Idris, O. H. M. (2008) Structural Analysis of Gum from Acacia Senegal, 1</w:t>
        </w:r>
        <w:r w:rsidRPr="00E34DE2">
          <w:rPr>
            <w:rFonts w:ascii="Times New Roman" w:hAnsi="Times New Roman" w:cs="Times New Roman"/>
            <w:sz w:val="24"/>
            <w:szCs w:val="24"/>
            <w:vertAlign w:val="superscript"/>
          </w:rPr>
          <w:t>st</w:t>
        </w:r>
        <w:r>
          <w:rPr>
            <w:rFonts w:ascii="Times New Roman" w:hAnsi="Times New Roman" w:cs="Times New Roman"/>
            <w:sz w:val="24"/>
            <w:szCs w:val="24"/>
          </w:rPr>
          <w:t xml:space="preserve"> ed. New York: Kluwer Academics, 154pp</w:t>
        </w:r>
      </w:ins>
    </w:p>
    <w:p w14:paraId="017AF3E4" w14:textId="77777777" w:rsidR="00D813BE" w:rsidRDefault="00D813BE" w:rsidP="000D670C">
      <w:pPr>
        <w:spacing w:line="360" w:lineRule="auto"/>
        <w:jc w:val="both"/>
        <w:rPr>
          <w:ins w:id="248" w:author="FESTUS I" w:date="2026-09-25T21:07:00Z" w16du:dateUtc="2026-09-26T01:07:00Z"/>
          <w:rFonts w:ascii="Times New Roman" w:hAnsi="Times New Roman" w:cs="Times New Roman"/>
          <w:sz w:val="24"/>
          <w:szCs w:val="24"/>
        </w:rPr>
      </w:pPr>
      <w:ins w:id="249" w:author="FESTUS I" w:date="2026-09-25T21:07:00Z" w16du:dateUtc="2026-09-26T01:07:00Z">
        <w:r>
          <w:rPr>
            <w:rFonts w:ascii="Times New Roman" w:hAnsi="Times New Roman" w:cs="Times New Roman"/>
            <w:sz w:val="24"/>
            <w:szCs w:val="24"/>
          </w:rPr>
          <w:t>William, P. A. and Phillips G. O. (2000) Gum Arabic. In Handbook of Hydrocolloids, Cambridge, New York Woodhead publishing.</w:t>
        </w:r>
      </w:ins>
    </w:p>
    <w:p w14:paraId="64EB2C58" w14:textId="77777777" w:rsidR="002025B7" w:rsidRPr="00AD1265" w:rsidRDefault="002025B7" w:rsidP="000D670C">
      <w:pPr>
        <w:spacing w:line="360" w:lineRule="auto"/>
        <w:jc w:val="both"/>
        <w:rPr>
          <w:ins w:id="250" w:author="FESTUS I" w:date="2026-09-25T21:07:00Z" w16du:dateUtc="2026-09-26T01:07:00Z"/>
          <w:rFonts w:ascii="Times New Roman" w:hAnsi="Times New Roman" w:cs="Times New Roman"/>
          <w:sz w:val="24"/>
          <w:szCs w:val="24"/>
        </w:rPr>
      </w:pPr>
    </w:p>
    <w:p w14:paraId="2D1126DB" w14:textId="77777777" w:rsidR="008B4AE0" w:rsidRPr="00FA052B" w:rsidRDefault="008B4AE0" w:rsidP="000D670C">
      <w:pPr>
        <w:spacing w:line="360" w:lineRule="auto"/>
        <w:jc w:val="both"/>
        <w:rPr>
          <w:ins w:id="251" w:author="FESTUS I" w:date="2026-09-25T21:07:00Z" w16du:dateUtc="2026-09-26T01:07:00Z"/>
          <w:rFonts w:ascii="Times New Roman" w:hAnsi="Times New Roman" w:cs="Times New Roman"/>
          <w:sz w:val="24"/>
          <w:szCs w:val="24"/>
        </w:rPr>
      </w:pPr>
    </w:p>
    <w:p w14:paraId="14D7C903" w14:textId="77777777" w:rsidR="00CF7B45" w:rsidRPr="00AB1FDA" w:rsidRDefault="00CF7B45" w:rsidP="00AB1FDA">
      <w:pPr>
        <w:pStyle w:val="NormalWeb"/>
        <w:shd w:val="clear" w:color="auto" w:fill="FFFFFF"/>
        <w:spacing w:before="0" w:beforeAutospacing="0" w:after="0" w:afterAutospacing="0"/>
        <w:rPr>
          <w:del w:id="252" w:author="FESTUS I" w:date="2026-09-25T21:07:00Z" w16du:dateUtc="2026-09-26T01:07:00Z"/>
          <w:rFonts w:ascii="Arial" w:hAnsi="Arial" w:cs="Arial"/>
          <w:color w:val="333333"/>
          <w:sz w:val="21"/>
          <w:szCs w:val="21"/>
        </w:rPr>
      </w:pPr>
      <w:del w:id="253" w:author="FESTUS I" w:date="2026-09-25T21:07:00Z" w16du:dateUtc="2026-09-26T01:07:00Z">
        <w:r w:rsidRPr="00AB1FDA">
          <w:rPr>
            <w:rFonts w:ascii="Arial" w:hAnsi="Arial" w:cs="Arial"/>
            <w:color w:val="333333"/>
            <w:sz w:val="21"/>
            <w:szCs w:val="21"/>
          </w:rPr>
          <w:br/>
          <w:delText>A3. What color is your hair?</w:delText>
        </w:r>
        <w:r w:rsidRPr="00AB1FDA">
          <w:rPr>
            <w:rFonts w:ascii="Arial" w:hAnsi="Arial" w:cs="Arial"/>
            <w:color w:val="333333"/>
            <w:sz w:val="21"/>
            <w:szCs w:val="21"/>
          </w:rPr>
          <w:br/>
        </w:r>
        <w:r w:rsidRPr="00AB1FDA">
          <w:rPr>
            <w:rStyle w:val="Strong"/>
            <w:rFonts w:ascii="Arial" w:hAnsi="Arial" w:cs="Arial"/>
            <w:color w:val="333333"/>
            <w:sz w:val="21"/>
            <w:szCs w:val="21"/>
          </w:rPr>
          <w:delText>[PROVIDE TEXT BOX]</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u w:val="single"/>
          </w:rPr>
          <w:delText>Enter natural color</w:delText>
        </w:r>
        <w:r w:rsidR="00481D77" w:rsidRPr="00AB1FDA">
          <w:rPr>
            <w:rFonts w:ascii="Arial" w:hAnsi="Arial" w:cs="Arial"/>
            <w:color w:val="333333"/>
            <w:sz w:val="21"/>
            <w:szCs w:val="21"/>
            <w:u w:val="single"/>
          </w:rPr>
          <w:br/>
        </w:r>
        <w:r w:rsidR="00481D77" w:rsidRPr="008F526A">
          <w:rPr>
            <w:rStyle w:val="Strong"/>
            <w:rFonts w:ascii="Arial" w:hAnsi="Arial" w:cs="Arial"/>
            <w:color w:val="333333"/>
            <w:sz w:val="21"/>
            <w:szCs w:val="21"/>
            <w:shd w:val="clear" w:color="auto" w:fill="FFFFFF"/>
          </w:rPr>
          <w:delText>[Terminate if 'green' entered at A3]</w:delText>
        </w:r>
      </w:del>
    </w:p>
    <w:p w14:paraId="35472FC3" w14:textId="77777777" w:rsidR="00AB1FDA" w:rsidRDefault="00AB1FDA" w:rsidP="00AB1FDA">
      <w:pPr>
        <w:pStyle w:val="NormalWeb"/>
        <w:shd w:val="clear" w:color="auto" w:fill="FFFFFF"/>
        <w:spacing w:before="0" w:beforeAutospacing="0" w:after="0" w:afterAutospacing="0"/>
        <w:rPr>
          <w:del w:id="254" w:author="FESTUS I" w:date="2026-09-25T21:07:00Z" w16du:dateUtc="2026-09-26T01:07:00Z"/>
          <w:rFonts w:ascii="Arial" w:hAnsi="Arial" w:cs="Arial"/>
          <w:color w:val="333333"/>
          <w:sz w:val="21"/>
          <w:szCs w:val="21"/>
        </w:rPr>
      </w:pPr>
    </w:p>
    <w:p w14:paraId="0700241C" w14:textId="77777777" w:rsidR="00CF7B45" w:rsidRPr="00AB1FDA" w:rsidRDefault="00CF7B45" w:rsidP="00AB1FDA">
      <w:pPr>
        <w:pStyle w:val="NormalWeb"/>
        <w:shd w:val="clear" w:color="auto" w:fill="FFFFFF"/>
        <w:spacing w:before="0" w:beforeAutospacing="0" w:after="0" w:afterAutospacing="0"/>
        <w:rPr>
          <w:del w:id="255" w:author="FESTUS I" w:date="2026-09-25T21:07:00Z" w16du:dateUtc="2026-09-26T01:07:00Z"/>
          <w:rFonts w:ascii="Arial" w:hAnsi="Arial" w:cs="Arial"/>
          <w:color w:val="333333"/>
          <w:sz w:val="21"/>
          <w:szCs w:val="21"/>
        </w:rPr>
      </w:pPr>
      <w:del w:id="256" w:author="FESTUS I" w:date="2026-09-25T21:07:00Z" w16du:dateUtc="2026-09-26T01:07:00Z">
        <w:r w:rsidRPr="00AB1FDA">
          <w:rPr>
            <w:rFonts w:ascii="Arial" w:hAnsi="Arial" w:cs="Arial"/>
            <w:color w:val="333333"/>
            <w:sz w:val="21"/>
            <w:szCs w:val="21"/>
          </w:rPr>
          <w:delText>A3A. What is the most common color you dye your hair?</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br/>
        </w:r>
        <w:r w:rsidRPr="00AB1FDA">
          <w:rPr>
            <w:rStyle w:val="Strong"/>
            <w:rFonts w:ascii="Arial" w:hAnsi="Arial" w:cs="Arial"/>
            <w:color w:val="999999"/>
            <w:sz w:val="21"/>
            <w:szCs w:val="21"/>
          </w:rPr>
          <w:delText>[Enter color or select 'I do not dye my hair']</w:delText>
        </w:r>
        <w:r w:rsidRPr="00AB1FDA">
          <w:rPr>
            <w:rFonts w:ascii="Arial" w:hAnsi="Arial" w:cs="Arial"/>
            <w:b/>
            <w:bCs/>
            <w:color w:val="999999"/>
            <w:sz w:val="21"/>
            <w:szCs w:val="21"/>
          </w:rPr>
          <w:br/>
        </w:r>
        <w:r w:rsidRPr="00AB1FDA">
          <w:rPr>
            <w:rFonts w:ascii="Arial" w:hAnsi="Arial" w:cs="Arial"/>
            <w:color w:val="333333"/>
            <w:sz w:val="21"/>
            <w:szCs w:val="21"/>
          </w:rPr>
          <w:delText>Preferred hair dye color:______ / I do not dye my hair</w:delText>
        </w:r>
        <w:r w:rsidRPr="00AB1FDA">
          <w:rPr>
            <w:rStyle w:val="apple-converted-space"/>
            <w:rFonts w:ascii="Arial" w:hAnsi="Arial" w:cs="Arial"/>
            <w:color w:val="333333"/>
            <w:sz w:val="21"/>
            <w:szCs w:val="21"/>
          </w:rPr>
          <w:delText> </w:delText>
        </w:r>
        <w:r w:rsidRPr="00AB1FDA">
          <w:rPr>
            <w:rStyle w:val="Strong"/>
            <w:rFonts w:ascii="Arial" w:hAnsi="Arial" w:cs="Arial"/>
            <w:color w:val="333333"/>
            <w:sz w:val="21"/>
            <w:szCs w:val="21"/>
          </w:rPr>
          <w:delText>[EXCLUSIVE]</w:delText>
        </w:r>
      </w:del>
    </w:p>
    <w:p w14:paraId="2B75F89A" w14:textId="77777777" w:rsidR="00AB1FDA" w:rsidRDefault="00AB1FDA" w:rsidP="00AB1FDA">
      <w:pPr>
        <w:pStyle w:val="NormalWeb"/>
        <w:shd w:val="clear" w:color="auto" w:fill="FFFFFF"/>
        <w:spacing w:before="0" w:beforeAutospacing="0" w:after="0" w:afterAutospacing="0"/>
        <w:rPr>
          <w:del w:id="257" w:author="FESTUS I" w:date="2026-09-25T21:07:00Z" w16du:dateUtc="2026-09-26T01:07:00Z"/>
          <w:rFonts w:ascii="Arial" w:hAnsi="Arial" w:cs="Arial"/>
          <w:color w:val="333333"/>
          <w:sz w:val="21"/>
          <w:szCs w:val="21"/>
        </w:rPr>
      </w:pPr>
    </w:p>
    <w:p w14:paraId="67CEE8C9" w14:textId="77777777" w:rsidR="00CF7B45" w:rsidRPr="00AB1FDA" w:rsidRDefault="00CF7B45" w:rsidP="00AB1FDA">
      <w:pPr>
        <w:pStyle w:val="NormalWeb"/>
        <w:shd w:val="clear" w:color="auto" w:fill="FFFFFF"/>
        <w:spacing w:before="0" w:beforeAutospacing="0" w:after="0" w:afterAutospacing="0"/>
        <w:rPr>
          <w:del w:id="258" w:author="FESTUS I" w:date="2026-09-25T21:07:00Z" w16du:dateUtc="2026-09-26T01:07:00Z"/>
          <w:rFonts w:ascii="Arial" w:hAnsi="Arial" w:cs="Arial"/>
          <w:color w:val="333333"/>
          <w:sz w:val="21"/>
          <w:szCs w:val="21"/>
        </w:rPr>
      </w:pPr>
      <w:del w:id="259" w:author="FESTUS I" w:date="2026-09-25T21:07:00Z" w16du:dateUtc="2026-09-26T01:07:00Z">
        <w:r w:rsidRPr="00AB1FDA">
          <w:rPr>
            <w:rFonts w:ascii="Arial" w:hAnsi="Arial" w:cs="Arial"/>
            <w:color w:val="333333"/>
            <w:sz w:val="21"/>
            <w:szCs w:val="21"/>
          </w:rPr>
          <w:delText>A3B. How many times a day do you wash your hair?</w:delText>
        </w:r>
        <w:r w:rsidRPr="00AB1FDA">
          <w:rPr>
            <w:rStyle w:val="apple-converted-space"/>
            <w:rFonts w:ascii="Arial" w:hAnsi="Arial" w:cs="Arial"/>
            <w:b/>
            <w:bCs/>
            <w:color w:val="999999"/>
            <w:sz w:val="21"/>
            <w:szCs w:val="21"/>
          </w:rPr>
          <w:delText> </w:delText>
        </w:r>
        <w:r w:rsidRPr="00AB1FDA">
          <w:rPr>
            <w:rFonts w:ascii="Arial" w:hAnsi="Arial" w:cs="Arial"/>
            <w:b/>
            <w:bCs/>
            <w:color w:val="999999"/>
            <w:sz w:val="21"/>
            <w:szCs w:val="21"/>
          </w:rPr>
          <w:br/>
        </w:r>
        <w:r w:rsidRPr="00AB1FDA">
          <w:rPr>
            <w:rStyle w:val="Strong"/>
            <w:rFonts w:ascii="Arial" w:hAnsi="Arial" w:cs="Arial"/>
            <w:color w:val="999999"/>
            <w:sz w:val="21"/>
            <w:szCs w:val="21"/>
          </w:rPr>
          <w:delText xml:space="preserve">[Enter a number </w:delText>
        </w:r>
        <w:r w:rsidR="00370341" w:rsidRPr="00AB1FDA">
          <w:rPr>
            <w:rStyle w:val="Strong"/>
            <w:rFonts w:ascii="Arial" w:hAnsi="Arial" w:cs="Arial"/>
            <w:color w:val="999999"/>
            <w:sz w:val="21"/>
            <w:szCs w:val="21"/>
          </w:rPr>
          <w:delText>0</w:delText>
        </w:r>
        <w:r w:rsidRPr="00AB1FDA">
          <w:rPr>
            <w:rStyle w:val="Strong"/>
            <w:rFonts w:ascii="Arial" w:hAnsi="Arial" w:cs="Arial"/>
            <w:color w:val="999999"/>
            <w:sz w:val="21"/>
            <w:szCs w:val="21"/>
          </w:rPr>
          <w:delText xml:space="preserve"> to 5]</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br/>
        </w:r>
        <w:r w:rsidRPr="00AB1FDA">
          <w:rPr>
            <w:rStyle w:val="Strong"/>
            <w:rFonts w:ascii="Arial" w:hAnsi="Arial" w:cs="Arial"/>
            <w:color w:val="333333"/>
            <w:sz w:val="21"/>
            <w:szCs w:val="21"/>
          </w:rPr>
          <w:delText>[FORCE NUMBER]</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rPr>
          <w:delText>__ time(s) per day</w:delText>
        </w:r>
      </w:del>
    </w:p>
    <w:p w14:paraId="07C553BF" w14:textId="77777777" w:rsidR="00AB1FDA" w:rsidRDefault="00AB1FDA" w:rsidP="00AB1FDA">
      <w:pPr>
        <w:pStyle w:val="NormalWeb"/>
        <w:shd w:val="clear" w:color="auto" w:fill="FFFFFF"/>
        <w:spacing w:before="0" w:beforeAutospacing="0" w:after="0" w:afterAutospacing="0"/>
        <w:rPr>
          <w:del w:id="260" w:author="FESTUS I" w:date="2026-09-25T21:07:00Z" w16du:dateUtc="2026-09-26T01:07:00Z"/>
          <w:rStyle w:val="Strong"/>
          <w:rFonts w:ascii="Arial" w:hAnsi="Arial" w:cs="Arial"/>
          <w:color w:val="333333"/>
          <w:sz w:val="21"/>
          <w:szCs w:val="21"/>
          <w:highlight w:val="green"/>
          <w:shd w:val="clear" w:color="auto" w:fill="FFFFFF"/>
        </w:rPr>
      </w:pPr>
    </w:p>
    <w:p w14:paraId="382A6901" w14:textId="77777777" w:rsidR="00CF7B45" w:rsidRPr="00AB1FDA" w:rsidRDefault="00530CA5" w:rsidP="00AB1FDA">
      <w:pPr>
        <w:pStyle w:val="NormalWeb"/>
        <w:shd w:val="clear" w:color="auto" w:fill="FFFFFF"/>
        <w:spacing w:before="0" w:beforeAutospacing="0" w:after="0" w:afterAutospacing="0"/>
        <w:rPr>
          <w:del w:id="261" w:author="FESTUS I" w:date="2026-09-25T21:07:00Z" w16du:dateUtc="2026-09-26T01:07:00Z"/>
          <w:rFonts w:ascii="Arial" w:hAnsi="Arial" w:cs="Arial"/>
          <w:color w:val="333333"/>
          <w:sz w:val="21"/>
          <w:szCs w:val="21"/>
        </w:rPr>
      </w:pPr>
      <w:del w:id="262" w:author="FESTUS I" w:date="2026-09-25T21:07:00Z" w16du:dateUtc="2026-09-26T01:07:00Z">
        <w:r w:rsidRPr="00AB1FDA">
          <w:rPr>
            <w:rStyle w:val="Strong"/>
            <w:rFonts w:ascii="Arial" w:hAnsi="Arial" w:cs="Arial"/>
            <w:color w:val="333333"/>
            <w:sz w:val="21"/>
            <w:szCs w:val="21"/>
            <w:highlight w:val="green"/>
            <w:shd w:val="clear" w:color="auto" w:fill="FFFFFF"/>
          </w:rPr>
          <w:delText>[Ask follow up questions A3C-A3G if 1 or more entered at A3B]</w:delText>
        </w:r>
        <w:r w:rsidRPr="00AB1FDA">
          <w:rPr>
            <w:rStyle w:val="Strong"/>
            <w:rFonts w:ascii="Arial" w:hAnsi="Arial" w:cs="Arial"/>
            <w:color w:val="333333"/>
            <w:sz w:val="21"/>
            <w:szCs w:val="21"/>
            <w:shd w:val="clear" w:color="auto" w:fill="FFFFFF"/>
          </w:rPr>
          <w:delText xml:space="preserve"> </w:delText>
        </w:r>
        <w:r w:rsidRPr="00AB1FDA">
          <w:rPr>
            <w:rStyle w:val="Strong"/>
            <w:rFonts w:ascii="Arial" w:hAnsi="Arial" w:cs="Arial"/>
            <w:color w:val="333333"/>
            <w:sz w:val="21"/>
            <w:szCs w:val="21"/>
            <w:shd w:val="clear" w:color="auto" w:fill="FFFFFF"/>
          </w:rPr>
          <w:br/>
        </w:r>
        <w:r w:rsidR="00CF7B45" w:rsidRPr="00AB1FDA">
          <w:rPr>
            <w:rFonts w:ascii="Arial" w:hAnsi="Arial" w:cs="Arial"/>
            <w:color w:val="333333"/>
            <w:sz w:val="21"/>
            <w:szCs w:val="21"/>
          </w:rPr>
          <w:delText>A3C. For classification, what is your zip code?</w:delText>
        </w:r>
        <w:r w:rsidR="00CF7B45" w:rsidRPr="00AB1FDA">
          <w:rPr>
            <w:rFonts w:ascii="Arial" w:hAnsi="Arial" w:cs="Arial"/>
            <w:color w:val="333333"/>
            <w:sz w:val="21"/>
            <w:szCs w:val="21"/>
          </w:rPr>
          <w:br/>
        </w:r>
        <w:r w:rsidR="00CF7B45" w:rsidRPr="00AB1FDA">
          <w:rPr>
            <w:rStyle w:val="Strong"/>
            <w:rFonts w:ascii="Arial" w:hAnsi="Arial" w:cs="Arial"/>
            <w:color w:val="333333"/>
            <w:sz w:val="21"/>
            <w:szCs w:val="21"/>
          </w:rPr>
          <w:delText>[ZIP FORMAT]</w:delText>
        </w:r>
        <w:r w:rsidR="00CF7B45" w:rsidRPr="00AB1FDA">
          <w:rPr>
            <w:rStyle w:val="apple-converted-space"/>
            <w:rFonts w:ascii="Arial" w:hAnsi="Arial" w:cs="Arial"/>
            <w:b/>
            <w:bCs/>
            <w:color w:val="333333"/>
            <w:sz w:val="21"/>
            <w:szCs w:val="21"/>
          </w:rPr>
          <w:delText> </w:delText>
        </w:r>
        <w:r w:rsidR="00CF7B45" w:rsidRPr="00AB1FDA">
          <w:rPr>
            <w:rFonts w:ascii="Arial" w:hAnsi="Arial" w:cs="Arial"/>
            <w:color w:val="333333"/>
            <w:sz w:val="21"/>
            <w:szCs w:val="21"/>
          </w:rPr>
          <w:delText>Zip code: _____</w:delText>
        </w:r>
      </w:del>
    </w:p>
    <w:p w14:paraId="4E0B220E" w14:textId="77777777" w:rsidR="00AB1FDA" w:rsidRDefault="00AB1FDA" w:rsidP="00AB1FDA">
      <w:pPr>
        <w:pStyle w:val="NormalWeb"/>
        <w:shd w:val="clear" w:color="auto" w:fill="FFFFFF"/>
        <w:spacing w:before="0" w:beforeAutospacing="0" w:after="0" w:afterAutospacing="0"/>
        <w:rPr>
          <w:del w:id="263" w:author="FESTUS I" w:date="2026-09-25T21:07:00Z" w16du:dateUtc="2026-09-26T01:07:00Z"/>
          <w:rFonts w:ascii="Arial" w:hAnsi="Arial" w:cs="Arial"/>
          <w:color w:val="333333"/>
          <w:sz w:val="21"/>
          <w:szCs w:val="21"/>
        </w:rPr>
      </w:pPr>
    </w:p>
    <w:p w14:paraId="1C2652FF" w14:textId="77777777" w:rsidR="00CF7B45" w:rsidRPr="00AB1FDA" w:rsidRDefault="00CF7B45" w:rsidP="00AB1FDA">
      <w:pPr>
        <w:pStyle w:val="NormalWeb"/>
        <w:shd w:val="clear" w:color="auto" w:fill="FFFFFF"/>
        <w:spacing w:before="0" w:beforeAutospacing="0" w:after="0" w:afterAutospacing="0"/>
        <w:rPr>
          <w:del w:id="264" w:author="FESTUS I" w:date="2026-09-25T21:07:00Z" w16du:dateUtc="2026-09-26T01:07:00Z"/>
          <w:rFonts w:ascii="Arial" w:hAnsi="Arial" w:cs="Arial"/>
          <w:color w:val="333333"/>
          <w:sz w:val="21"/>
          <w:szCs w:val="21"/>
        </w:rPr>
      </w:pPr>
      <w:del w:id="265" w:author="FESTUS I" w:date="2026-09-25T21:07:00Z" w16du:dateUtc="2026-09-26T01:07:00Z">
        <w:r w:rsidRPr="00AB1FDA">
          <w:rPr>
            <w:rFonts w:ascii="Arial" w:hAnsi="Arial" w:cs="Arial"/>
            <w:color w:val="333333"/>
            <w:sz w:val="21"/>
            <w:szCs w:val="21"/>
          </w:rPr>
          <w:delText>A3D. Where can we email our hair care instructions?</w:delText>
        </w:r>
        <w:r w:rsidRPr="00AB1FDA">
          <w:rPr>
            <w:rFonts w:ascii="Arial" w:hAnsi="Arial" w:cs="Arial"/>
            <w:color w:val="333333"/>
            <w:sz w:val="21"/>
            <w:szCs w:val="21"/>
          </w:rPr>
          <w:br/>
        </w:r>
        <w:r w:rsidRPr="00AB1FDA">
          <w:rPr>
            <w:rStyle w:val="Strong"/>
            <w:rFonts w:ascii="Arial" w:hAnsi="Arial" w:cs="Arial"/>
            <w:color w:val="000000"/>
            <w:sz w:val="21"/>
            <w:szCs w:val="21"/>
          </w:rPr>
          <w:delText>[EMAIL FORMAT]</w:delText>
        </w:r>
        <w:r w:rsidRPr="00AB1FDA">
          <w:rPr>
            <w:rStyle w:val="apple-converted-space"/>
            <w:rFonts w:ascii="Arial" w:hAnsi="Arial" w:cs="Arial"/>
            <w:b/>
            <w:bCs/>
            <w:color w:val="999999"/>
            <w:sz w:val="21"/>
            <w:szCs w:val="21"/>
          </w:rPr>
          <w:delText> </w:delText>
        </w:r>
        <w:r w:rsidRPr="00AB1FDA">
          <w:rPr>
            <w:rStyle w:val="Strong"/>
            <w:rFonts w:ascii="Arial" w:hAnsi="Arial" w:cs="Arial"/>
            <w:color w:val="999999"/>
            <w:sz w:val="21"/>
            <w:szCs w:val="21"/>
          </w:rPr>
          <w:delText>[Enter your email]</w:delText>
        </w:r>
        <w:r w:rsidRPr="00AB1FDA">
          <w:rPr>
            <w:rStyle w:val="apple-converted-space"/>
            <w:rFonts w:ascii="Arial" w:hAnsi="Arial" w:cs="Arial"/>
            <w:b/>
            <w:bCs/>
            <w:color w:val="999999"/>
            <w:sz w:val="21"/>
            <w:szCs w:val="21"/>
          </w:rPr>
          <w:delText> </w:delText>
        </w:r>
        <w:r w:rsidRPr="00AB1FDA">
          <w:rPr>
            <w:rFonts w:ascii="Arial" w:hAnsi="Arial" w:cs="Arial"/>
            <w:color w:val="333333"/>
            <w:sz w:val="21"/>
            <w:szCs w:val="21"/>
          </w:rPr>
          <w:delText>_____________________________</w:delText>
        </w:r>
      </w:del>
    </w:p>
    <w:p w14:paraId="054AC74C" w14:textId="77777777" w:rsidR="00AB1FDA" w:rsidRDefault="00AB1FDA" w:rsidP="00AB1FDA">
      <w:pPr>
        <w:pStyle w:val="NormalWeb"/>
        <w:shd w:val="clear" w:color="auto" w:fill="FFFFFF"/>
        <w:spacing w:before="0" w:beforeAutospacing="0" w:after="0" w:afterAutospacing="0"/>
        <w:rPr>
          <w:del w:id="266" w:author="FESTUS I" w:date="2026-09-25T21:07:00Z" w16du:dateUtc="2026-09-26T01:07:00Z"/>
          <w:rFonts w:ascii="Arial" w:hAnsi="Arial" w:cs="Arial"/>
          <w:color w:val="333333"/>
          <w:sz w:val="21"/>
          <w:szCs w:val="21"/>
        </w:rPr>
      </w:pPr>
    </w:p>
    <w:p w14:paraId="20CC6D1A" w14:textId="77777777" w:rsidR="00CF7B45" w:rsidRPr="00AB1FDA" w:rsidRDefault="00CF7B45" w:rsidP="00AB1FDA">
      <w:pPr>
        <w:pStyle w:val="NormalWeb"/>
        <w:shd w:val="clear" w:color="auto" w:fill="FFFFFF"/>
        <w:spacing w:before="0" w:beforeAutospacing="0" w:after="0" w:afterAutospacing="0"/>
        <w:rPr>
          <w:del w:id="267" w:author="FESTUS I" w:date="2026-09-25T21:07:00Z" w16du:dateUtc="2026-09-26T01:07:00Z"/>
          <w:rFonts w:ascii="Arial" w:hAnsi="Arial" w:cs="Arial"/>
          <w:color w:val="333333"/>
          <w:sz w:val="21"/>
          <w:szCs w:val="21"/>
        </w:rPr>
      </w:pPr>
      <w:del w:id="268" w:author="FESTUS I" w:date="2026-09-25T21:07:00Z" w16du:dateUtc="2026-09-26T01:07:00Z">
        <w:r w:rsidRPr="00AB1FDA">
          <w:rPr>
            <w:rFonts w:ascii="Arial" w:hAnsi="Arial" w:cs="Arial"/>
            <w:color w:val="333333"/>
            <w:sz w:val="21"/>
            <w:szCs w:val="21"/>
          </w:rPr>
          <w:delText>A3</w:delText>
        </w:r>
        <w:r w:rsidR="00356A59">
          <w:rPr>
            <w:rFonts w:ascii="Arial" w:hAnsi="Arial" w:cs="Arial"/>
            <w:color w:val="333333"/>
            <w:sz w:val="21"/>
            <w:szCs w:val="21"/>
          </w:rPr>
          <w:delText>E</w:delText>
        </w:r>
        <w:r w:rsidRPr="00AB1FDA">
          <w:rPr>
            <w:rFonts w:ascii="Arial" w:hAnsi="Arial" w:cs="Arial"/>
            <w:color w:val="333333"/>
            <w:sz w:val="21"/>
            <w:szCs w:val="21"/>
          </w:rPr>
          <w:delText>. Best number to reach you?</w:delText>
        </w:r>
        <w:r w:rsidRPr="00AB1FDA">
          <w:rPr>
            <w:rFonts w:ascii="Arial" w:hAnsi="Arial" w:cs="Arial"/>
            <w:color w:val="333333"/>
            <w:sz w:val="21"/>
            <w:szCs w:val="21"/>
          </w:rPr>
          <w:br/>
        </w:r>
        <w:r w:rsidRPr="00AB1FDA">
          <w:rPr>
            <w:rStyle w:val="Strong"/>
            <w:rFonts w:ascii="Arial" w:hAnsi="Arial" w:cs="Arial"/>
            <w:color w:val="333333"/>
            <w:sz w:val="21"/>
            <w:szCs w:val="21"/>
          </w:rPr>
          <w:delText>[PHONE FORMAT]</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u w:val="single"/>
          </w:rPr>
          <w:delText>Phone number...</w:delText>
        </w:r>
      </w:del>
    </w:p>
    <w:p w14:paraId="5D8244A7" w14:textId="77777777" w:rsidR="00AB1FDA" w:rsidRDefault="00AB1FDA" w:rsidP="00AB1FDA">
      <w:pPr>
        <w:pStyle w:val="NormalWeb"/>
        <w:shd w:val="clear" w:color="auto" w:fill="FFFFFF"/>
        <w:spacing w:before="0" w:beforeAutospacing="0" w:after="0" w:afterAutospacing="0"/>
        <w:rPr>
          <w:del w:id="269" w:author="FESTUS I" w:date="2026-09-25T21:07:00Z" w16du:dateUtc="2026-09-26T01:07:00Z"/>
          <w:rFonts w:ascii="Arial" w:hAnsi="Arial" w:cs="Arial"/>
          <w:color w:val="333333"/>
          <w:sz w:val="21"/>
          <w:szCs w:val="21"/>
        </w:rPr>
      </w:pPr>
    </w:p>
    <w:p w14:paraId="69909C13" w14:textId="77777777" w:rsidR="00356A59" w:rsidRPr="00AB1FDA" w:rsidRDefault="00356A59" w:rsidP="00356A59">
      <w:pPr>
        <w:pStyle w:val="NormalWeb"/>
        <w:shd w:val="clear" w:color="auto" w:fill="FFFFFF"/>
        <w:spacing w:before="0" w:beforeAutospacing="0" w:after="0" w:afterAutospacing="0"/>
        <w:rPr>
          <w:del w:id="270" w:author="FESTUS I" w:date="2026-09-25T21:07:00Z" w16du:dateUtc="2026-09-26T01:07:00Z"/>
          <w:rFonts w:ascii="Arial" w:hAnsi="Arial" w:cs="Arial"/>
          <w:color w:val="333333"/>
          <w:sz w:val="21"/>
          <w:szCs w:val="21"/>
        </w:rPr>
      </w:pPr>
      <w:del w:id="271" w:author="FESTUS I" w:date="2026-09-25T21:07:00Z" w16du:dateUtc="2026-09-26T01:07:00Z">
        <w:r w:rsidRPr="00AB1FDA">
          <w:rPr>
            <w:rFonts w:ascii="Arial" w:hAnsi="Arial" w:cs="Arial"/>
            <w:color w:val="333333"/>
            <w:sz w:val="21"/>
            <w:szCs w:val="21"/>
          </w:rPr>
          <w:delText>A3</w:delText>
        </w:r>
        <w:r w:rsidR="00112A55">
          <w:rPr>
            <w:rFonts w:ascii="Arial" w:hAnsi="Arial" w:cs="Arial"/>
            <w:color w:val="333333"/>
            <w:sz w:val="21"/>
            <w:szCs w:val="21"/>
          </w:rPr>
          <w:delText>F</w:delText>
        </w:r>
        <w:r w:rsidRPr="00AB1FDA">
          <w:rPr>
            <w:rFonts w:ascii="Arial" w:hAnsi="Arial" w:cs="Arial"/>
            <w:color w:val="333333"/>
            <w:sz w:val="21"/>
            <w:szCs w:val="21"/>
          </w:rPr>
          <w:delText>. What is/was the date of your appointment?</w:delText>
        </w:r>
        <w:r w:rsidRPr="00AB1FDA">
          <w:rPr>
            <w:rFonts w:ascii="Arial" w:hAnsi="Arial" w:cs="Arial"/>
            <w:color w:val="333333"/>
            <w:sz w:val="21"/>
            <w:szCs w:val="21"/>
          </w:rPr>
          <w:br/>
        </w:r>
        <w:r w:rsidRPr="00AB1FDA">
          <w:rPr>
            <w:rStyle w:val="Strong"/>
            <w:rFonts w:ascii="Arial" w:hAnsi="Arial" w:cs="Arial"/>
            <w:color w:val="000000"/>
            <w:sz w:val="21"/>
            <w:szCs w:val="21"/>
          </w:rPr>
          <w:delText>[DATE FORMAT]</w:delText>
        </w:r>
        <w:r w:rsidRPr="00AB1FDA">
          <w:rPr>
            <w:rStyle w:val="apple-converted-space"/>
            <w:rFonts w:ascii="Arial" w:hAnsi="Arial" w:cs="Arial"/>
            <w:b/>
            <w:bCs/>
            <w:color w:val="999999"/>
            <w:sz w:val="21"/>
            <w:szCs w:val="21"/>
          </w:rPr>
          <w:delText> </w:delText>
        </w:r>
        <w:r w:rsidRPr="00AB1FDA">
          <w:rPr>
            <w:rStyle w:val="Strong"/>
            <w:rFonts w:ascii="Arial" w:hAnsi="Arial" w:cs="Arial"/>
            <w:color w:val="999999"/>
            <w:sz w:val="21"/>
            <w:szCs w:val="21"/>
          </w:rPr>
          <w:delText>[Enter or select date]</w:delText>
        </w:r>
        <w:r w:rsidRPr="00AB1FDA">
          <w:rPr>
            <w:rStyle w:val="apple-converted-space"/>
            <w:rFonts w:ascii="Arial" w:hAnsi="Arial" w:cs="Arial"/>
            <w:b/>
            <w:bCs/>
            <w:color w:val="999999"/>
            <w:sz w:val="21"/>
            <w:szCs w:val="21"/>
          </w:rPr>
          <w:delText> </w:delText>
        </w:r>
        <w:r w:rsidRPr="00AB1FDA">
          <w:rPr>
            <w:rFonts w:ascii="Arial" w:hAnsi="Arial" w:cs="Arial"/>
            <w:color w:val="000000"/>
            <w:sz w:val="21"/>
            <w:szCs w:val="21"/>
          </w:rPr>
          <w:delText>__________</w:delText>
        </w:r>
      </w:del>
    </w:p>
    <w:p w14:paraId="6BC063D6" w14:textId="77777777" w:rsidR="00356A59" w:rsidRDefault="00356A59" w:rsidP="00AB1FDA">
      <w:pPr>
        <w:pStyle w:val="NormalWeb"/>
        <w:shd w:val="clear" w:color="auto" w:fill="FFFFFF"/>
        <w:spacing w:before="0" w:beforeAutospacing="0" w:after="0" w:afterAutospacing="0"/>
        <w:rPr>
          <w:del w:id="272" w:author="FESTUS I" w:date="2026-09-25T21:07:00Z" w16du:dateUtc="2026-09-26T01:07:00Z"/>
          <w:rFonts w:ascii="Arial" w:hAnsi="Arial" w:cs="Arial"/>
          <w:color w:val="333333"/>
          <w:sz w:val="21"/>
          <w:szCs w:val="21"/>
        </w:rPr>
      </w:pPr>
    </w:p>
    <w:p w14:paraId="4EC2E7E7" w14:textId="77777777" w:rsidR="00CF7B45" w:rsidRPr="00AB1FDA" w:rsidRDefault="00CF7B45" w:rsidP="00AB1FDA">
      <w:pPr>
        <w:pStyle w:val="NormalWeb"/>
        <w:shd w:val="clear" w:color="auto" w:fill="FFFFFF"/>
        <w:spacing w:before="0" w:beforeAutospacing="0" w:after="0" w:afterAutospacing="0"/>
        <w:rPr>
          <w:del w:id="273" w:author="FESTUS I" w:date="2026-09-25T21:07:00Z" w16du:dateUtc="2026-09-26T01:07:00Z"/>
          <w:rFonts w:ascii="Arial" w:hAnsi="Arial" w:cs="Arial"/>
          <w:color w:val="333333"/>
          <w:sz w:val="21"/>
          <w:szCs w:val="21"/>
        </w:rPr>
      </w:pPr>
      <w:del w:id="274" w:author="FESTUS I" w:date="2026-09-25T21:07:00Z" w16du:dateUtc="2026-09-26T01:07:00Z">
        <w:r w:rsidRPr="00AB1FDA">
          <w:rPr>
            <w:rFonts w:ascii="Arial" w:hAnsi="Arial" w:cs="Arial"/>
            <w:color w:val="333333"/>
            <w:sz w:val="21"/>
            <w:szCs w:val="21"/>
          </w:rPr>
          <w:delText>A3G. Please explain how you wash your hair in full detail.</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br/>
        </w:r>
        <w:r w:rsidRPr="00AB1FDA">
          <w:rPr>
            <w:rStyle w:val="Strong"/>
            <w:rFonts w:ascii="Arial" w:hAnsi="Arial" w:cs="Arial"/>
            <w:color w:val="999999"/>
            <w:sz w:val="21"/>
            <w:szCs w:val="21"/>
          </w:rPr>
          <w:delText>[Please type in a response]</w:delText>
        </w:r>
        <w:r w:rsidR="00481D77" w:rsidRPr="00AB1FDA">
          <w:rPr>
            <w:rStyle w:val="Strong"/>
            <w:rFonts w:ascii="Arial" w:hAnsi="Arial" w:cs="Arial"/>
            <w:color w:val="999999"/>
            <w:sz w:val="21"/>
            <w:szCs w:val="21"/>
          </w:rPr>
          <w:br/>
        </w:r>
      </w:del>
    </w:p>
    <w:tbl>
      <w:tblPr>
        <w:tblStyle w:val="TableGrid"/>
        <w:tblW w:w="0" w:type="auto"/>
        <w:tblLook w:val="04A0" w:firstRow="1" w:lastRow="0" w:firstColumn="1" w:lastColumn="0" w:noHBand="0" w:noVBand="1"/>
      </w:tblPr>
      <w:tblGrid>
        <w:gridCol w:w="9350"/>
      </w:tblGrid>
      <w:tr w:rsidR="00CF7B45" w:rsidRPr="00AB1FDA" w14:paraId="19D2D31A" w14:textId="77777777" w:rsidTr="00CF7B45">
        <w:trPr>
          <w:del w:id="275" w:author="FESTUS I" w:date="2026-09-25T21:07:00Z" w16du:dateUtc="2026-09-26T01:07:00Z"/>
        </w:trPr>
        <w:tc>
          <w:tcPr>
            <w:tcW w:w="9350" w:type="dxa"/>
            <w:shd w:val="clear" w:color="auto" w:fill="F2F2F2" w:themeFill="background1" w:themeFillShade="F2"/>
          </w:tcPr>
          <w:p w14:paraId="2647569F" w14:textId="77777777" w:rsidR="00CF7B45" w:rsidRPr="00AB1FDA" w:rsidRDefault="00CF7B45" w:rsidP="00AB1FDA">
            <w:pPr>
              <w:rPr>
                <w:del w:id="276" w:author="FESTUS I" w:date="2026-09-25T21:07:00Z" w16du:dateUtc="2026-09-26T01:07:00Z"/>
                <w:rFonts w:ascii="Arial" w:hAnsi="Arial" w:cs="Arial"/>
              </w:rPr>
            </w:pPr>
            <w:del w:id="277" w:author="FESTUS I" w:date="2026-09-25T21:07:00Z" w16du:dateUtc="2026-09-26T01:07:00Z">
              <w:r w:rsidRPr="00AB1FDA">
                <w:rPr>
                  <w:rFonts w:ascii="Arial" w:hAnsi="Arial" w:cs="Arial"/>
                  <w:sz w:val="28"/>
                </w:rPr>
                <w:delText>Table Rows</w:delText>
              </w:r>
            </w:del>
          </w:p>
        </w:tc>
      </w:tr>
    </w:tbl>
    <w:p w14:paraId="47F94EE8" w14:textId="77777777" w:rsidR="00CF7B45" w:rsidRPr="00AB1FDA" w:rsidRDefault="00CF7B45" w:rsidP="00AB1FDA">
      <w:pPr>
        <w:pStyle w:val="NormalWeb"/>
        <w:shd w:val="clear" w:color="auto" w:fill="FFFFFF"/>
        <w:spacing w:before="0" w:beforeAutospacing="0" w:after="0" w:afterAutospacing="0"/>
        <w:rPr>
          <w:del w:id="278" w:author="FESTUS I" w:date="2026-09-25T21:07:00Z" w16du:dateUtc="2026-09-26T01:07:00Z"/>
          <w:rFonts w:ascii="Arial" w:hAnsi="Arial" w:cs="Arial"/>
          <w:color w:val="333333"/>
          <w:sz w:val="21"/>
          <w:szCs w:val="21"/>
        </w:rPr>
      </w:pPr>
      <w:del w:id="279" w:author="FESTUS I" w:date="2026-09-25T21:07:00Z" w16du:dateUtc="2026-09-26T01:07:00Z">
        <w:r w:rsidRPr="00AB1FDA">
          <w:rPr>
            <w:rFonts w:ascii="Arial" w:hAnsi="Arial" w:cs="Arial"/>
          </w:rPr>
          <w:br/>
        </w:r>
        <w:r w:rsidRPr="00AB1FDA">
          <w:rPr>
            <w:rFonts w:ascii="Arial" w:hAnsi="Arial" w:cs="Arial"/>
            <w:color w:val="333333"/>
            <w:sz w:val="21"/>
            <w:szCs w:val="21"/>
          </w:rPr>
          <w:delText>B1A. How common or rare is each shape?</w:delText>
        </w:r>
        <w:r w:rsidRPr="00AB1FDA">
          <w:rPr>
            <w:rFonts w:ascii="Arial" w:hAnsi="Arial" w:cs="Arial"/>
            <w:color w:val="333333"/>
            <w:sz w:val="21"/>
            <w:szCs w:val="21"/>
          </w:rPr>
          <w:br/>
        </w:r>
        <w:r w:rsidRPr="00AB1FDA">
          <w:rPr>
            <w:rStyle w:val="Strong"/>
            <w:rFonts w:ascii="Arial" w:hAnsi="Arial" w:cs="Arial"/>
            <w:color w:val="333333"/>
            <w:sz w:val="21"/>
            <w:szCs w:val="21"/>
          </w:rPr>
          <w:delText>Options:</w:delText>
        </w:r>
        <w:r w:rsidRPr="00AB1FDA">
          <w:rPr>
            <w:rStyle w:val="apple-converted-space"/>
            <w:rFonts w:ascii="Arial" w:hAnsi="Arial" w:cs="Arial"/>
            <w:color w:val="333333"/>
            <w:sz w:val="21"/>
            <w:szCs w:val="21"/>
          </w:rPr>
          <w:delText> </w:delText>
        </w:r>
        <w:r w:rsidR="00954BD4">
          <w:rPr>
            <w:rFonts w:ascii="Arial" w:hAnsi="Arial" w:cs="Arial"/>
            <w:color w:val="333333"/>
            <w:sz w:val="21"/>
            <w:szCs w:val="21"/>
          </w:rPr>
          <w:delText>1=Common to 10</w:delText>
        </w:r>
        <w:r w:rsidRPr="00AB1FDA">
          <w:rPr>
            <w:rFonts w:ascii="Arial" w:hAnsi="Arial" w:cs="Arial"/>
            <w:color w:val="333333"/>
            <w:sz w:val="21"/>
            <w:szCs w:val="21"/>
          </w:rPr>
          <w:delText>=Rare</w:delText>
        </w:r>
        <w:r w:rsidRPr="00AB1FDA">
          <w:rPr>
            <w:rFonts w:ascii="Arial" w:hAnsi="Arial" w:cs="Arial"/>
            <w:color w:val="333333"/>
            <w:sz w:val="21"/>
            <w:szCs w:val="21"/>
          </w:rPr>
          <w:br/>
        </w:r>
        <w:r w:rsidRPr="00AB1FDA">
          <w:rPr>
            <w:rStyle w:val="Strong"/>
            <w:rFonts w:ascii="Arial" w:hAnsi="Arial" w:cs="Arial"/>
            <w:color w:val="333333"/>
            <w:sz w:val="21"/>
            <w:szCs w:val="21"/>
          </w:rPr>
          <w:delText>[One per row]</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rPr>
          <w:delText>Circle, Square, Triangle, Rectangle, Trapezoid</w:delText>
        </w:r>
        <w:r w:rsidR="00481D77" w:rsidRPr="00AB1FDA">
          <w:rPr>
            <w:rFonts w:ascii="Arial" w:hAnsi="Arial" w:cs="Arial"/>
            <w:color w:val="333333"/>
            <w:sz w:val="21"/>
            <w:szCs w:val="21"/>
          </w:rPr>
          <w:br/>
        </w:r>
        <w:r w:rsidR="00481D77" w:rsidRPr="008F526A">
          <w:rPr>
            <w:rStyle w:val="Strong"/>
            <w:rFonts w:ascii="Arial" w:hAnsi="Arial" w:cs="Arial"/>
            <w:color w:val="333333"/>
            <w:sz w:val="21"/>
            <w:szCs w:val="21"/>
            <w:shd w:val="clear" w:color="auto" w:fill="FFFFFF"/>
          </w:rPr>
          <w:delText xml:space="preserve">[Terminate if selected option </w:delText>
        </w:r>
        <w:r w:rsidR="00954BD4">
          <w:rPr>
            <w:rStyle w:val="Strong"/>
            <w:rFonts w:ascii="Arial" w:hAnsi="Arial" w:cs="Arial"/>
            <w:color w:val="333333"/>
            <w:sz w:val="21"/>
            <w:szCs w:val="21"/>
            <w:shd w:val="clear" w:color="auto" w:fill="FFFFFF"/>
          </w:rPr>
          <w:delText>10</w:delText>
        </w:r>
        <w:r w:rsidR="00481D77" w:rsidRPr="008F526A">
          <w:rPr>
            <w:rStyle w:val="Strong"/>
            <w:rFonts w:ascii="Arial" w:hAnsi="Arial" w:cs="Arial"/>
            <w:color w:val="333333"/>
            <w:sz w:val="21"/>
            <w:szCs w:val="21"/>
            <w:shd w:val="clear" w:color="auto" w:fill="FFFFFF"/>
          </w:rPr>
          <w:delText xml:space="preserve"> (rare) for each shape at table B1A]</w:delText>
        </w:r>
      </w:del>
    </w:p>
    <w:p w14:paraId="4254F88B" w14:textId="77777777" w:rsidR="00AB1FDA" w:rsidRDefault="00AB1FDA" w:rsidP="00AB1FDA">
      <w:pPr>
        <w:pStyle w:val="NormalWeb"/>
        <w:shd w:val="clear" w:color="auto" w:fill="FFFFFF"/>
        <w:spacing w:before="0" w:beforeAutospacing="0" w:after="0" w:afterAutospacing="0"/>
        <w:rPr>
          <w:del w:id="280" w:author="FESTUS I" w:date="2026-09-25T21:07:00Z" w16du:dateUtc="2026-09-26T01:07:00Z"/>
          <w:rFonts w:ascii="Arial" w:hAnsi="Arial" w:cs="Arial"/>
          <w:color w:val="333333"/>
          <w:sz w:val="21"/>
          <w:szCs w:val="21"/>
        </w:rPr>
      </w:pPr>
    </w:p>
    <w:p w14:paraId="50CFB34D" w14:textId="77777777" w:rsidR="00CF7B45" w:rsidRPr="00AB1FDA" w:rsidRDefault="00CF7B45" w:rsidP="00AB1FDA">
      <w:pPr>
        <w:pStyle w:val="NormalWeb"/>
        <w:shd w:val="clear" w:color="auto" w:fill="FFFFFF"/>
        <w:spacing w:before="0" w:beforeAutospacing="0" w:after="0" w:afterAutospacing="0"/>
        <w:rPr>
          <w:del w:id="281" w:author="FESTUS I" w:date="2026-09-25T21:07:00Z" w16du:dateUtc="2026-09-26T01:07:00Z"/>
          <w:rFonts w:ascii="Arial" w:hAnsi="Arial" w:cs="Arial"/>
          <w:color w:val="333333"/>
          <w:sz w:val="21"/>
          <w:szCs w:val="21"/>
        </w:rPr>
      </w:pPr>
      <w:del w:id="282" w:author="FESTUS I" w:date="2026-09-25T21:07:00Z" w16du:dateUtc="2026-09-26T01:07:00Z">
        <w:r w:rsidRPr="00AB1FDA">
          <w:rPr>
            <w:rFonts w:ascii="Arial" w:hAnsi="Arial" w:cs="Arial"/>
            <w:color w:val="333333"/>
            <w:sz w:val="21"/>
            <w:szCs w:val="21"/>
          </w:rPr>
          <w:delText xml:space="preserve">B1B. How many of each shape do you typically </w:delText>
        </w:r>
        <w:r w:rsidR="005F1CBC" w:rsidRPr="00AB1FDA">
          <w:rPr>
            <w:rFonts w:ascii="Arial" w:hAnsi="Arial" w:cs="Arial"/>
            <w:color w:val="333333"/>
            <w:sz w:val="21"/>
            <w:szCs w:val="21"/>
          </w:rPr>
          <w:delText>encounter</w:delText>
        </w:r>
        <w:r w:rsidRPr="00AB1FDA">
          <w:rPr>
            <w:rFonts w:ascii="Arial" w:hAnsi="Arial" w:cs="Arial"/>
            <w:color w:val="333333"/>
            <w:sz w:val="21"/>
            <w:szCs w:val="21"/>
          </w:rPr>
          <w:delText xml:space="preserve"> per day?</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br/>
        </w:r>
        <w:r w:rsidRPr="00AB1FDA">
          <w:rPr>
            <w:rStyle w:val="Strong"/>
            <w:rFonts w:ascii="Arial" w:hAnsi="Arial" w:cs="Arial"/>
            <w:color w:val="333333"/>
            <w:sz w:val="21"/>
            <w:szCs w:val="21"/>
          </w:rPr>
          <w:delText>Options:</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delText>N</w:delText>
        </w:r>
        <w:r w:rsidR="00420A8D" w:rsidRPr="00AB1FDA">
          <w:rPr>
            <w:rFonts w:ascii="Arial" w:hAnsi="Arial" w:cs="Arial"/>
            <w:color w:val="333333"/>
            <w:sz w:val="21"/>
            <w:szCs w:val="21"/>
          </w:rPr>
          <w:delText>one</w:delText>
        </w:r>
        <w:r w:rsidRPr="00AB1FDA">
          <w:rPr>
            <w:rFonts w:ascii="Arial" w:hAnsi="Arial" w:cs="Arial"/>
            <w:color w:val="333333"/>
            <w:sz w:val="21"/>
            <w:szCs w:val="21"/>
          </w:rPr>
          <w:delText>, 1 - 5, More than 5</w:delText>
        </w:r>
        <w:r w:rsidRPr="00AB1FDA">
          <w:rPr>
            <w:rFonts w:ascii="Arial" w:hAnsi="Arial" w:cs="Arial"/>
            <w:color w:val="333333"/>
            <w:sz w:val="21"/>
            <w:szCs w:val="21"/>
          </w:rPr>
          <w:br/>
        </w:r>
        <w:r w:rsidRPr="00AB1FDA">
          <w:rPr>
            <w:rStyle w:val="Strong"/>
            <w:rFonts w:ascii="Arial" w:hAnsi="Arial" w:cs="Arial"/>
            <w:color w:val="333333"/>
            <w:sz w:val="21"/>
            <w:szCs w:val="21"/>
          </w:rPr>
          <w:delText>[One per row]</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rPr>
          <w:delText>Circle, Square, Triangle, Rectangle, Trapezoid</w:delText>
        </w:r>
      </w:del>
    </w:p>
    <w:p w14:paraId="4B1E83C3" w14:textId="77777777" w:rsidR="00AB1FDA" w:rsidRDefault="00AB1FDA" w:rsidP="00AB1FDA">
      <w:pPr>
        <w:pStyle w:val="NormalWeb"/>
        <w:shd w:val="clear" w:color="auto" w:fill="FFFFFF"/>
        <w:spacing w:before="0" w:beforeAutospacing="0" w:after="0" w:afterAutospacing="0"/>
        <w:rPr>
          <w:del w:id="283" w:author="FESTUS I" w:date="2026-09-25T21:07:00Z" w16du:dateUtc="2026-09-26T01:07:00Z"/>
          <w:rFonts w:ascii="Arial" w:hAnsi="Arial" w:cs="Arial"/>
          <w:color w:val="333333"/>
          <w:sz w:val="21"/>
          <w:szCs w:val="21"/>
        </w:rPr>
      </w:pPr>
    </w:p>
    <w:p w14:paraId="6CB1B42B" w14:textId="77777777" w:rsidR="00CF7B45" w:rsidRDefault="00CF7B45" w:rsidP="00AB1FDA">
      <w:pPr>
        <w:pStyle w:val="NormalWeb"/>
        <w:shd w:val="clear" w:color="auto" w:fill="FFFFFF"/>
        <w:spacing w:before="0" w:beforeAutospacing="0" w:after="0" w:afterAutospacing="0"/>
        <w:rPr>
          <w:del w:id="284" w:author="FESTUS I" w:date="2026-09-25T21:07:00Z" w16du:dateUtc="2026-09-26T01:07:00Z"/>
          <w:rFonts w:ascii="Arial" w:hAnsi="Arial" w:cs="Arial"/>
          <w:color w:val="333333"/>
          <w:sz w:val="21"/>
          <w:szCs w:val="21"/>
        </w:rPr>
      </w:pPr>
      <w:del w:id="285" w:author="FESTUS I" w:date="2026-09-25T21:07:00Z" w16du:dateUtc="2026-09-26T01:07:00Z">
        <w:r w:rsidRPr="00AB1FDA">
          <w:rPr>
            <w:rFonts w:ascii="Arial" w:hAnsi="Arial" w:cs="Arial"/>
            <w:color w:val="333333"/>
            <w:sz w:val="21"/>
            <w:szCs w:val="21"/>
          </w:rPr>
          <w:delText>B1C. Do you talk about shapes in any of these places? </w:delText>
        </w:r>
        <w:r w:rsidRPr="00AB1FDA">
          <w:rPr>
            <w:rFonts w:ascii="Arial" w:hAnsi="Arial" w:cs="Arial"/>
            <w:color w:val="333333"/>
            <w:sz w:val="21"/>
            <w:szCs w:val="21"/>
          </w:rPr>
          <w:br/>
        </w:r>
        <w:r w:rsidRPr="00AB1FDA">
          <w:rPr>
            <w:rStyle w:val="Strong"/>
            <w:rFonts w:ascii="Arial" w:hAnsi="Arial" w:cs="Arial"/>
            <w:color w:val="333333"/>
            <w:sz w:val="21"/>
            <w:szCs w:val="21"/>
          </w:rPr>
          <w:delText>Options:</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rPr>
          <w:delText>At work, At home, In nature, The city</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br/>
        </w:r>
        <w:r w:rsidRPr="00AB1FDA">
          <w:rPr>
            <w:rStyle w:val="Strong"/>
            <w:rFonts w:ascii="Arial" w:hAnsi="Arial" w:cs="Arial"/>
            <w:color w:val="333333"/>
            <w:sz w:val="21"/>
            <w:szCs w:val="21"/>
          </w:rPr>
          <w:delText>[All per row]</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rPr>
          <w:delText>Circle, Square, Triangle, Rectangle, Trapezoid</w:delText>
        </w:r>
        <w:r w:rsidRPr="00AB1FDA">
          <w:rPr>
            <w:rFonts w:ascii="Arial" w:hAnsi="Arial" w:cs="Arial"/>
            <w:color w:val="333333"/>
            <w:sz w:val="21"/>
            <w:szCs w:val="21"/>
          </w:rPr>
          <w:br/>
        </w:r>
        <w:r w:rsidRPr="00AB1FDA">
          <w:rPr>
            <w:rStyle w:val="Strong"/>
            <w:rFonts w:ascii="Arial" w:hAnsi="Arial" w:cs="Arial"/>
            <w:color w:val="333333"/>
            <w:sz w:val="21"/>
            <w:szCs w:val="21"/>
          </w:rPr>
          <w:delText>[Include opt-out option]</w:delText>
        </w:r>
        <w:r w:rsidRPr="00AB1FDA">
          <w:rPr>
            <w:rStyle w:val="apple-converted-space"/>
            <w:rFonts w:ascii="Arial" w:hAnsi="Arial" w:cs="Arial"/>
            <w:color w:val="333333"/>
            <w:sz w:val="21"/>
            <w:szCs w:val="21"/>
          </w:rPr>
          <w:delText> </w:delText>
        </w:r>
        <w:r w:rsidRPr="00AB1FDA">
          <w:rPr>
            <w:rFonts w:ascii="Arial" w:hAnsi="Arial" w:cs="Arial"/>
            <w:color w:val="333333"/>
            <w:sz w:val="21"/>
            <w:szCs w:val="21"/>
          </w:rPr>
          <w:delText>I don't discuss them</w:delText>
        </w:r>
      </w:del>
    </w:p>
    <w:p w14:paraId="7859B7C6" w14:textId="77777777" w:rsidR="00B535C7" w:rsidRDefault="00B535C7" w:rsidP="00AB1FDA">
      <w:pPr>
        <w:pStyle w:val="NormalWeb"/>
        <w:shd w:val="clear" w:color="auto" w:fill="FFFFFF"/>
        <w:spacing w:before="0" w:beforeAutospacing="0" w:after="0" w:afterAutospacing="0"/>
        <w:rPr>
          <w:del w:id="286" w:author="FESTUS I" w:date="2026-09-25T21:07:00Z" w16du:dateUtc="2026-09-26T01:07:00Z"/>
          <w:rStyle w:val="Strong"/>
          <w:rFonts w:ascii="Arial" w:hAnsi="Arial" w:cs="Arial"/>
          <w:color w:val="333333"/>
          <w:sz w:val="21"/>
          <w:szCs w:val="21"/>
          <w:highlight w:val="green"/>
          <w:shd w:val="clear" w:color="auto" w:fill="FFFFFF"/>
        </w:rPr>
      </w:pPr>
    </w:p>
    <w:p w14:paraId="24EC2530" w14:textId="77777777" w:rsidR="00CF7B45" w:rsidRPr="00AB1FDA" w:rsidRDefault="00417FD2" w:rsidP="00AB1FDA">
      <w:pPr>
        <w:pStyle w:val="NormalWeb"/>
        <w:shd w:val="clear" w:color="auto" w:fill="FFFFFF"/>
        <w:spacing w:before="0" w:beforeAutospacing="0" w:after="0" w:afterAutospacing="0"/>
        <w:rPr>
          <w:del w:id="287" w:author="FESTUS I" w:date="2026-09-25T21:07:00Z" w16du:dateUtc="2026-09-26T01:07:00Z"/>
          <w:rFonts w:ascii="Arial" w:hAnsi="Arial" w:cs="Arial"/>
          <w:color w:val="333333"/>
          <w:sz w:val="21"/>
          <w:szCs w:val="21"/>
        </w:rPr>
      </w:pPr>
      <w:del w:id="288" w:author="FESTUS I" w:date="2026-09-25T21:07:00Z" w16du:dateUtc="2026-09-26T01:07:00Z">
        <w:r w:rsidRPr="00AB1FDA">
          <w:rPr>
            <w:rStyle w:val="Strong"/>
            <w:rFonts w:ascii="Arial" w:hAnsi="Arial" w:cs="Arial"/>
            <w:color w:val="333333"/>
            <w:sz w:val="21"/>
            <w:szCs w:val="21"/>
            <w:highlight w:val="green"/>
            <w:shd w:val="clear" w:color="auto" w:fill="FFFFFF"/>
          </w:rPr>
          <w:delText>[Skip B1D if None for all shapes at B1B]</w:delText>
        </w:r>
        <w:r w:rsidRPr="00AB1FDA">
          <w:rPr>
            <w:rStyle w:val="Strong"/>
            <w:rFonts w:ascii="Arial" w:hAnsi="Arial" w:cs="Arial"/>
            <w:color w:val="333333"/>
            <w:sz w:val="21"/>
            <w:szCs w:val="21"/>
            <w:shd w:val="clear" w:color="auto" w:fill="FFFFFF"/>
          </w:rPr>
          <w:delText xml:space="preserve"> </w:delText>
        </w:r>
        <w:r w:rsidRPr="00AB1FDA">
          <w:rPr>
            <w:rStyle w:val="Strong"/>
            <w:rFonts w:ascii="Arial" w:hAnsi="Arial" w:cs="Arial"/>
            <w:color w:val="333333"/>
            <w:sz w:val="21"/>
            <w:szCs w:val="21"/>
            <w:shd w:val="clear" w:color="auto" w:fill="FFFFFF"/>
          </w:rPr>
          <w:br/>
        </w:r>
        <w:r w:rsidR="00CF7B45" w:rsidRPr="00AB1FDA">
          <w:rPr>
            <w:rFonts w:ascii="Arial" w:hAnsi="Arial" w:cs="Arial"/>
            <w:color w:val="333333"/>
            <w:sz w:val="21"/>
            <w:szCs w:val="21"/>
          </w:rPr>
          <w:delText>B1D.  Do you see shapes in any of these places?</w:delText>
        </w:r>
        <w:r w:rsidR="00CF7B45" w:rsidRPr="00AB1FDA">
          <w:rPr>
            <w:rFonts w:ascii="Arial" w:hAnsi="Arial" w:cs="Arial"/>
            <w:color w:val="333333"/>
            <w:sz w:val="21"/>
            <w:szCs w:val="21"/>
          </w:rPr>
          <w:br/>
        </w:r>
        <w:r w:rsidR="00CF7B45" w:rsidRPr="00AB1FDA">
          <w:rPr>
            <w:rStyle w:val="Strong"/>
            <w:rFonts w:ascii="Arial" w:hAnsi="Arial" w:cs="Arial"/>
            <w:color w:val="333333"/>
            <w:sz w:val="21"/>
            <w:szCs w:val="21"/>
          </w:rPr>
          <w:delText>Options:</w:delText>
        </w:r>
        <w:r w:rsidR="00CF7B45" w:rsidRPr="00AB1FDA">
          <w:rPr>
            <w:rStyle w:val="apple-converted-space"/>
            <w:rFonts w:ascii="Arial" w:hAnsi="Arial" w:cs="Arial"/>
            <w:color w:val="333333"/>
            <w:sz w:val="21"/>
            <w:szCs w:val="21"/>
          </w:rPr>
          <w:delText> </w:delText>
        </w:r>
        <w:r w:rsidR="00CF7B45" w:rsidRPr="00AB1FDA">
          <w:rPr>
            <w:rFonts w:ascii="Arial" w:hAnsi="Arial" w:cs="Arial"/>
            <w:color w:val="333333"/>
            <w:sz w:val="21"/>
            <w:szCs w:val="21"/>
          </w:rPr>
          <w:delText>At work, At home, In nature, The city</w:delText>
        </w:r>
        <w:r w:rsidR="00CF7B45" w:rsidRPr="00AB1FDA">
          <w:rPr>
            <w:rStyle w:val="apple-converted-space"/>
            <w:rFonts w:ascii="Arial" w:hAnsi="Arial" w:cs="Arial"/>
            <w:color w:val="333333"/>
            <w:sz w:val="21"/>
            <w:szCs w:val="21"/>
          </w:rPr>
          <w:delText> </w:delText>
        </w:r>
        <w:r w:rsidR="00CF7B45" w:rsidRPr="00AB1FDA">
          <w:rPr>
            <w:rStyle w:val="Strong"/>
            <w:rFonts w:ascii="Arial" w:hAnsi="Arial" w:cs="Arial"/>
            <w:color w:val="333333"/>
            <w:sz w:val="21"/>
            <w:szCs w:val="21"/>
          </w:rPr>
          <w:delText>NEW:</w:delText>
        </w:r>
        <w:r w:rsidR="00CF7B45" w:rsidRPr="00AB1FDA">
          <w:rPr>
            <w:rStyle w:val="apple-converted-space"/>
            <w:rFonts w:ascii="Arial" w:hAnsi="Arial" w:cs="Arial"/>
            <w:color w:val="333333"/>
            <w:sz w:val="21"/>
            <w:szCs w:val="21"/>
          </w:rPr>
          <w:delText> </w:delText>
        </w:r>
        <w:r w:rsidR="00CF7B45" w:rsidRPr="00AB1FDA">
          <w:rPr>
            <w:rFonts w:ascii="Arial" w:hAnsi="Arial" w:cs="Arial"/>
            <w:color w:val="333333"/>
            <w:sz w:val="21"/>
            <w:szCs w:val="21"/>
          </w:rPr>
          <w:delText>I don't</w:delText>
        </w:r>
        <w:r w:rsidR="00CF7B45" w:rsidRPr="00AB1FDA">
          <w:rPr>
            <w:rFonts w:ascii="Arial" w:hAnsi="Arial" w:cs="Arial"/>
            <w:b/>
            <w:bCs/>
            <w:color w:val="333333"/>
            <w:sz w:val="21"/>
            <w:szCs w:val="21"/>
          </w:rPr>
          <w:br/>
        </w:r>
        <w:r w:rsidR="00CF7B45" w:rsidRPr="00AB1FDA">
          <w:rPr>
            <w:rStyle w:val="Strong"/>
            <w:rFonts w:ascii="Arial" w:hAnsi="Arial" w:cs="Arial"/>
            <w:color w:val="333333"/>
            <w:sz w:val="21"/>
            <w:szCs w:val="21"/>
          </w:rPr>
          <w:delText>[All per row]</w:delText>
        </w:r>
        <w:r w:rsidR="00CF7B45" w:rsidRPr="00AB1FDA">
          <w:rPr>
            <w:rStyle w:val="apple-converted-space"/>
            <w:rFonts w:ascii="Arial" w:hAnsi="Arial" w:cs="Arial"/>
            <w:b/>
            <w:bCs/>
            <w:color w:val="333333"/>
            <w:sz w:val="21"/>
            <w:szCs w:val="21"/>
          </w:rPr>
          <w:delText> </w:delText>
        </w:r>
        <w:r w:rsidR="00CF7B45" w:rsidRPr="00AB1FDA">
          <w:rPr>
            <w:rFonts w:ascii="Arial" w:hAnsi="Arial" w:cs="Arial"/>
            <w:color w:val="333333"/>
            <w:sz w:val="21"/>
            <w:szCs w:val="21"/>
          </w:rPr>
          <w:delText>Circle, Square, Triangle, Rectangle, Trapezoid</w:delText>
        </w:r>
      </w:del>
    </w:p>
    <w:p w14:paraId="125B5877" w14:textId="77777777" w:rsidR="00481D77" w:rsidRPr="00AB1FDA" w:rsidRDefault="00481D77" w:rsidP="00AB1FDA">
      <w:pPr>
        <w:shd w:val="clear" w:color="auto" w:fill="FFFFFF"/>
        <w:spacing w:after="0" w:line="240" w:lineRule="auto"/>
        <w:rPr>
          <w:del w:id="289" w:author="FESTUS I" w:date="2026-09-25T21:07:00Z" w16du:dateUtc="2026-09-26T01:07:00Z"/>
          <w:rFonts w:ascii="Arial" w:eastAsia="Times New Roman" w:hAnsi="Arial" w:cs="Arial"/>
          <w:color w:val="333333"/>
          <w:sz w:val="21"/>
          <w:szCs w:val="21"/>
        </w:rPr>
      </w:pPr>
    </w:p>
    <w:p w14:paraId="555D7F48" w14:textId="77777777" w:rsidR="00CF7B45" w:rsidRPr="00AB1FDA" w:rsidRDefault="00CF7B45" w:rsidP="00AB1FDA">
      <w:pPr>
        <w:shd w:val="clear" w:color="auto" w:fill="FFFFFF"/>
        <w:spacing w:after="0" w:line="240" w:lineRule="auto"/>
        <w:rPr>
          <w:del w:id="290" w:author="FESTUS I" w:date="2026-09-25T21:07:00Z" w16du:dateUtc="2026-09-26T01:07:00Z"/>
          <w:rFonts w:ascii="Arial" w:eastAsia="Times New Roman" w:hAnsi="Arial" w:cs="Arial"/>
          <w:color w:val="333333"/>
          <w:sz w:val="21"/>
          <w:szCs w:val="21"/>
        </w:rPr>
      </w:pPr>
      <w:del w:id="291" w:author="FESTUS I" w:date="2026-09-25T21:07:00Z" w16du:dateUtc="2026-09-26T01:07:00Z">
        <w:r w:rsidRPr="00AB1FDA">
          <w:rPr>
            <w:rFonts w:ascii="Arial" w:eastAsia="Times New Roman" w:hAnsi="Arial" w:cs="Arial"/>
            <w:color w:val="333333"/>
            <w:sz w:val="21"/>
            <w:szCs w:val="21"/>
          </w:rPr>
          <w:delText>B2. Indicate your preference for each pair of statements.</w:delText>
        </w:r>
        <w:r w:rsidRPr="00AB1FDA">
          <w:rPr>
            <w:rFonts w:ascii="Arial" w:eastAsia="Times New Roman" w:hAnsi="Arial" w:cs="Arial"/>
            <w:color w:val="333333"/>
            <w:sz w:val="21"/>
            <w:szCs w:val="21"/>
          </w:rPr>
          <w:br/>
        </w:r>
        <w:r w:rsidRPr="00AB1FDA">
          <w:rPr>
            <w:rFonts w:ascii="Arial" w:eastAsia="Times New Roman" w:hAnsi="Arial" w:cs="Arial"/>
            <w:b/>
            <w:bCs/>
            <w:color w:val="333333"/>
            <w:sz w:val="21"/>
            <w:szCs w:val="21"/>
          </w:rPr>
          <w:delText>[Select the level that closest fits you]</w:delText>
        </w:r>
        <w:r w:rsidRPr="00AB1FDA">
          <w:rPr>
            <w:rFonts w:ascii="Arial" w:eastAsia="Times New Roman" w:hAnsi="Arial" w:cs="Arial"/>
            <w:color w:val="333333"/>
            <w:sz w:val="21"/>
            <w:szCs w:val="21"/>
          </w:rPr>
          <w:br/>
          <w:delText>Option scale: &lt; Fits Me, Equal, Fits Me &gt;</w:delText>
        </w:r>
        <w:r w:rsidRPr="00AB1FDA">
          <w:rPr>
            <w:rFonts w:ascii="Arial" w:eastAsia="Times New Roman" w:hAnsi="Arial" w:cs="Arial"/>
            <w:color w:val="333333"/>
            <w:sz w:val="21"/>
            <w:szCs w:val="21"/>
          </w:rPr>
          <w:br/>
        </w:r>
        <w:r w:rsidRPr="00AB1FDA">
          <w:rPr>
            <w:rFonts w:ascii="Arial" w:eastAsia="Times New Roman" w:hAnsi="Arial" w:cs="Arial"/>
            <w:b/>
            <w:bCs/>
            <w:color w:val="333333"/>
            <w:sz w:val="21"/>
            <w:szCs w:val="21"/>
          </w:rPr>
          <w:delText>[RANDOMIZE ROWS]</w:delText>
        </w:r>
        <w:r w:rsidRPr="00AB1FDA">
          <w:rPr>
            <w:rFonts w:ascii="Arial" w:eastAsia="Times New Roman" w:hAnsi="Arial" w:cs="Arial"/>
            <w:color w:val="333333"/>
            <w:sz w:val="21"/>
            <w:szCs w:val="21"/>
          </w:rPr>
          <w:delText> </w:delText>
        </w:r>
      </w:del>
    </w:p>
    <w:p w14:paraId="7EE8D3E1" w14:textId="77777777" w:rsidR="00481D77" w:rsidRPr="00AB1FDA" w:rsidRDefault="00B86806" w:rsidP="00AB1FDA">
      <w:pPr>
        <w:shd w:val="clear" w:color="auto" w:fill="FFFFFF"/>
        <w:spacing w:after="0" w:line="240" w:lineRule="auto"/>
        <w:rPr>
          <w:del w:id="292" w:author="FESTUS I" w:date="2026-09-25T21:07:00Z" w16du:dateUtc="2026-09-26T01:07:00Z"/>
          <w:rFonts w:ascii="Arial" w:eastAsia="Times New Roman" w:hAnsi="Arial" w:cs="Arial"/>
          <w:sz w:val="21"/>
          <w:szCs w:val="21"/>
        </w:rPr>
      </w:pPr>
      <w:del w:id="293" w:author="FESTUS I" w:date="2026-09-25T21:07:00Z" w16du:dateUtc="2026-09-26T01:07:00Z">
        <w:r w:rsidRPr="00AB1FDA">
          <w:rPr>
            <w:rFonts w:ascii="Arial" w:eastAsia="Times New Roman" w:hAnsi="Arial" w:cs="Arial"/>
            <w:sz w:val="21"/>
            <w:szCs w:val="21"/>
          </w:rPr>
          <w:delText>Large shapes</w:delText>
        </w:r>
        <w:r w:rsidR="00481D77" w:rsidRPr="00AB1FDA">
          <w:rPr>
            <w:rFonts w:ascii="Arial" w:eastAsia="Times New Roman" w:hAnsi="Arial" w:cs="Arial"/>
            <w:sz w:val="21"/>
            <w:szCs w:val="21"/>
          </w:rPr>
          <w:delText xml:space="preserve"> / </w:delText>
        </w:r>
        <w:r w:rsidRPr="00AB1FDA">
          <w:rPr>
            <w:rFonts w:ascii="Arial" w:eastAsia="Times New Roman" w:hAnsi="Arial" w:cs="Arial"/>
            <w:sz w:val="21"/>
            <w:szCs w:val="21"/>
          </w:rPr>
          <w:delText>Small shapes</w:delText>
        </w:r>
        <w:r w:rsidR="00481D77" w:rsidRPr="00AB1FDA">
          <w:rPr>
            <w:rFonts w:ascii="Arial" w:eastAsia="Times New Roman" w:hAnsi="Arial" w:cs="Arial"/>
            <w:sz w:val="21"/>
            <w:szCs w:val="21"/>
          </w:rPr>
          <w:br/>
        </w:r>
        <w:r w:rsidRPr="00AB1FDA">
          <w:rPr>
            <w:rFonts w:ascii="Arial" w:eastAsia="Times New Roman" w:hAnsi="Arial" w:cs="Arial"/>
            <w:sz w:val="21"/>
            <w:szCs w:val="21"/>
          </w:rPr>
          <w:delText>Solid shapes / Shape outlines</w:delText>
        </w:r>
        <w:r w:rsidR="00481D77" w:rsidRPr="00AB1FDA">
          <w:rPr>
            <w:rFonts w:ascii="Arial" w:eastAsia="Times New Roman" w:hAnsi="Arial" w:cs="Arial"/>
            <w:sz w:val="21"/>
            <w:szCs w:val="21"/>
          </w:rPr>
          <w:br/>
        </w:r>
        <w:r w:rsidRPr="00AB1FDA">
          <w:rPr>
            <w:rFonts w:ascii="Arial" w:eastAsia="Times New Roman" w:hAnsi="Arial" w:cs="Arial"/>
            <w:sz w:val="21"/>
            <w:szCs w:val="21"/>
          </w:rPr>
          <w:delText>3D shapes</w:delText>
        </w:r>
        <w:r w:rsidR="00481D77" w:rsidRPr="00AB1FDA">
          <w:rPr>
            <w:rFonts w:ascii="Arial" w:eastAsia="Times New Roman" w:hAnsi="Arial" w:cs="Arial"/>
            <w:sz w:val="21"/>
            <w:szCs w:val="21"/>
          </w:rPr>
          <w:delText xml:space="preserve"> / </w:delText>
        </w:r>
        <w:r w:rsidRPr="00AB1FDA">
          <w:rPr>
            <w:rFonts w:ascii="Arial" w:eastAsia="Times New Roman" w:hAnsi="Arial" w:cs="Arial"/>
            <w:sz w:val="21"/>
            <w:szCs w:val="21"/>
          </w:rPr>
          <w:delText>2D shapes</w:delText>
        </w:r>
        <w:r w:rsidR="00481D77" w:rsidRPr="00AB1FDA">
          <w:rPr>
            <w:rFonts w:ascii="Arial" w:eastAsia="Times New Roman" w:hAnsi="Arial" w:cs="Arial"/>
            <w:sz w:val="21"/>
            <w:szCs w:val="21"/>
          </w:rPr>
          <w:br/>
        </w:r>
        <w:r w:rsidRPr="00AB1FDA">
          <w:rPr>
            <w:rFonts w:ascii="Arial" w:eastAsia="Times New Roman" w:hAnsi="Arial" w:cs="Arial"/>
            <w:sz w:val="21"/>
            <w:szCs w:val="21"/>
          </w:rPr>
          <w:delText>Curved shapes</w:delText>
        </w:r>
        <w:r w:rsidR="00481D77" w:rsidRPr="00AB1FDA">
          <w:rPr>
            <w:rFonts w:ascii="Arial" w:eastAsia="Times New Roman" w:hAnsi="Arial" w:cs="Arial"/>
            <w:sz w:val="21"/>
            <w:szCs w:val="21"/>
          </w:rPr>
          <w:delText xml:space="preserve"> / </w:delText>
        </w:r>
        <w:r w:rsidRPr="00AB1FDA">
          <w:rPr>
            <w:rFonts w:ascii="Arial" w:eastAsia="Times New Roman" w:hAnsi="Arial" w:cs="Arial"/>
            <w:sz w:val="21"/>
            <w:szCs w:val="21"/>
          </w:rPr>
          <w:delText>Angled shapes</w:delText>
        </w:r>
        <w:r w:rsidR="00481D77" w:rsidRPr="00AB1FDA">
          <w:rPr>
            <w:rFonts w:ascii="Arial" w:eastAsia="Times New Roman" w:hAnsi="Arial" w:cs="Arial"/>
            <w:sz w:val="21"/>
            <w:szCs w:val="21"/>
          </w:rPr>
          <w:br/>
        </w:r>
        <w:r w:rsidRPr="00AB1FDA">
          <w:rPr>
            <w:rFonts w:ascii="Arial" w:eastAsia="Times New Roman" w:hAnsi="Arial" w:cs="Arial"/>
            <w:sz w:val="21"/>
            <w:szCs w:val="21"/>
          </w:rPr>
          <w:delText>Irregular shapes</w:delText>
        </w:r>
        <w:r w:rsidR="00481D77" w:rsidRPr="00AB1FDA">
          <w:rPr>
            <w:rFonts w:ascii="Arial" w:eastAsia="Times New Roman" w:hAnsi="Arial" w:cs="Arial"/>
            <w:sz w:val="21"/>
            <w:szCs w:val="21"/>
          </w:rPr>
          <w:delText xml:space="preserve"> /</w:delText>
        </w:r>
        <w:r w:rsidRPr="00AB1FDA">
          <w:rPr>
            <w:rFonts w:ascii="Arial" w:eastAsia="Times New Roman" w:hAnsi="Arial" w:cs="Arial"/>
            <w:sz w:val="21"/>
            <w:szCs w:val="21"/>
          </w:rPr>
          <w:delText xml:space="preserve"> Semitic shapes</w:delText>
        </w:r>
      </w:del>
    </w:p>
    <w:p w14:paraId="45156011" w14:textId="77777777" w:rsidR="00C06FFF" w:rsidRPr="00AB1FDA" w:rsidRDefault="00C06FFF" w:rsidP="00AB1FDA">
      <w:pPr>
        <w:shd w:val="clear" w:color="auto" w:fill="FFFFFF"/>
        <w:spacing w:after="0" w:line="240" w:lineRule="auto"/>
        <w:rPr>
          <w:del w:id="294" w:author="FESTUS I" w:date="2026-09-25T21:07:00Z" w16du:dateUtc="2026-09-26T01:07:00Z"/>
          <w:rFonts w:ascii="Arial" w:eastAsia="Times New Roman" w:hAnsi="Arial" w:cs="Arial"/>
          <w:sz w:val="24"/>
          <w:szCs w:val="24"/>
        </w:rPr>
      </w:pPr>
    </w:p>
    <w:tbl>
      <w:tblPr>
        <w:tblStyle w:val="TableGrid"/>
        <w:tblW w:w="0" w:type="auto"/>
        <w:tblLook w:val="04A0" w:firstRow="1" w:lastRow="0" w:firstColumn="1" w:lastColumn="0" w:noHBand="0" w:noVBand="1"/>
      </w:tblPr>
      <w:tblGrid>
        <w:gridCol w:w="9350"/>
      </w:tblGrid>
      <w:tr w:rsidR="00CF7B45" w:rsidRPr="00AB1FDA" w14:paraId="5BA33974" w14:textId="77777777" w:rsidTr="00CF7B45">
        <w:trPr>
          <w:del w:id="295" w:author="FESTUS I" w:date="2026-09-25T21:07:00Z" w16du:dateUtc="2026-09-26T01:07:00Z"/>
        </w:trPr>
        <w:tc>
          <w:tcPr>
            <w:tcW w:w="9350" w:type="dxa"/>
            <w:shd w:val="clear" w:color="auto" w:fill="F2F2F2" w:themeFill="background1" w:themeFillShade="F2"/>
          </w:tcPr>
          <w:p w14:paraId="60133348" w14:textId="77777777" w:rsidR="00CF7B45" w:rsidRPr="00AB1FDA" w:rsidRDefault="00CF7B45" w:rsidP="00AB1FDA">
            <w:pPr>
              <w:rPr>
                <w:del w:id="296" w:author="FESTUS I" w:date="2026-09-25T21:07:00Z" w16du:dateUtc="2026-09-26T01:07:00Z"/>
                <w:rFonts w:ascii="Arial" w:hAnsi="Arial" w:cs="Arial"/>
              </w:rPr>
            </w:pPr>
            <w:del w:id="297" w:author="FESTUS I" w:date="2026-09-25T21:07:00Z" w16du:dateUtc="2026-09-26T01:07:00Z">
              <w:r w:rsidRPr="00AB1FDA">
                <w:rPr>
                  <w:rFonts w:ascii="Arial" w:hAnsi="Arial" w:cs="Arial"/>
                  <w:sz w:val="28"/>
                </w:rPr>
                <w:delText>Table Columns</w:delText>
              </w:r>
            </w:del>
          </w:p>
        </w:tc>
      </w:tr>
    </w:tbl>
    <w:p w14:paraId="1FE0115A" w14:textId="77777777" w:rsidR="00481D77" w:rsidRPr="00AB1FDA" w:rsidRDefault="00481D77" w:rsidP="00AB1FDA">
      <w:pPr>
        <w:pStyle w:val="NormalWeb"/>
        <w:shd w:val="clear" w:color="auto" w:fill="FFFFFF"/>
        <w:spacing w:before="0" w:beforeAutospacing="0" w:after="0" w:afterAutospacing="0"/>
        <w:rPr>
          <w:del w:id="298" w:author="FESTUS I" w:date="2026-09-25T21:07:00Z" w16du:dateUtc="2026-09-26T01:07:00Z"/>
          <w:rFonts w:ascii="Arial" w:hAnsi="Arial" w:cs="Arial"/>
          <w:color w:val="333333"/>
          <w:sz w:val="21"/>
          <w:szCs w:val="21"/>
        </w:rPr>
      </w:pPr>
      <w:del w:id="299" w:author="FESTUS I" w:date="2026-09-25T21:07:00Z" w16du:dateUtc="2026-09-26T01:07:00Z">
        <w:r w:rsidRPr="00AB1FDA">
          <w:rPr>
            <w:rFonts w:ascii="Arial" w:hAnsi="Arial" w:cs="Arial"/>
            <w:color w:val="333333"/>
            <w:sz w:val="21"/>
            <w:szCs w:val="21"/>
          </w:rPr>
          <w:br/>
          <w:delText>B3A. Which attributes do you associate with each shape?</w:delText>
        </w:r>
        <w:r w:rsidRPr="00AB1FDA">
          <w:rPr>
            <w:rFonts w:ascii="Arial" w:hAnsi="Arial" w:cs="Arial"/>
            <w:color w:val="333333"/>
            <w:sz w:val="21"/>
            <w:szCs w:val="21"/>
          </w:rPr>
          <w:br/>
        </w:r>
        <w:r w:rsidRPr="00AB1FDA">
          <w:rPr>
            <w:rStyle w:val="Strong"/>
            <w:rFonts w:ascii="Arial" w:hAnsi="Arial" w:cs="Arial"/>
            <w:color w:val="999999"/>
            <w:sz w:val="21"/>
            <w:szCs w:val="21"/>
          </w:rPr>
          <w:delText>[Check all that apply for each shape]</w:delText>
        </w:r>
        <w:r w:rsidRPr="00AB1FDA">
          <w:rPr>
            <w:rFonts w:ascii="Arial" w:hAnsi="Arial" w:cs="Arial"/>
            <w:b/>
            <w:bCs/>
            <w:color w:val="333333"/>
            <w:sz w:val="21"/>
            <w:szCs w:val="21"/>
          </w:rPr>
          <w:br/>
        </w:r>
        <w:r w:rsidRPr="00AB1FDA">
          <w:rPr>
            <w:rStyle w:val="Strong"/>
            <w:rFonts w:ascii="Arial" w:hAnsi="Arial" w:cs="Arial"/>
            <w:color w:val="333333"/>
            <w:sz w:val="21"/>
            <w:szCs w:val="21"/>
          </w:rPr>
          <w:delText>Across:</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rPr>
          <w:delText>Circle, Square, Triangle, Rectangle, Trapezoid</w:delText>
        </w:r>
        <w:r w:rsidRPr="00AB1FDA">
          <w:rPr>
            <w:rFonts w:ascii="Arial" w:hAnsi="Arial" w:cs="Arial"/>
            <w:color w:val="333333"/>
            <w:sz w:val="21"/>
            <w:szCs w:val="21"/>
          </w:rPr>
          <w:br/>
        </w:r>
        <w:r w:rsidRPr="00AB1FDA">
          <w:rPr>
            <w:rStyle w:val="Strong"/>
            <w:rFonts w:ascii="Arial" w:hAnsi="Arial" w:cs="Arial"/>
            <w:color w:val="333333"/>
            <w:sz w:val="21"/>
            <w:szCs w:val="21"/>
          </w:rPr>
          <w:delText>Down:</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rPr>
          <w:delText>Useful tool, Pleasing lines, External boundaries, None of these</w:delText>
        </w:r>
      </w:del>
    </w:p>
    <w:p w14:paraId="720666FC" w14:textId="77777777" w:rsidR="00AB1FDA" w:rsidRDefault="00AB1FDA" w:rsidP="00AB1FDA">
      <w:pPr>
        <w:pStyle w:val="NormalWeb"/>
        <w:shd w:val="clear" w:color="auto" w:fill="FFFFFF"/>
        <w:spacing w:before="0" w:beforeAutospacing="0" w:after="0" w:afterAutospacing="0"/>
        <w:rPr>
          <w:del w:id="300" w:author="FESTUS I" w:date="2026-09-25T21:07:00Z" w16du:dateUtc="2026-09-26T01:07:00Z"/>
          <w:rFonts w:ascii="Arial" w:hAnsi="Arial" w:cs="Arial"/>
          <w:color w:val="333333"/>
          <w:sz w:val="21"/>
          <w:szCs w:val="21"/>
        </w:rPr>
      </w:pPr>
    </w:p>
    <w:p w14:paraId="7AA9C1B6" w14:textId="77777777" w:rsidR="00481D77" w:rsidRPr="00AB1FDA" w:rsidRDefault="00481D77" w:rsidP="00AB1FDA">
      <w:pPr>
        <w:pStyle w:val="NormalWeb"/>
        <w:shd w:val="clear" w:color="auto" w:fill="FFFFFF"/>
        <w:spacing w:before="0" w:beforeAutospacing="0" w:after="0" w:afterAutospacing="0"/>
        <w:rPr>
          <w:del w:id="301" w:author="FESTUS I" w:date="2026-09-25T21:07:00Z" w16du:dateUtc="2026-09-26T01:07:00Z"/>
          <w:rFonts w:ascii="Arial" w:hAnsi="Arial" w:cs="Arial"/>
          <w:color w:val="333333"/>
          <w:sz w:val="21"/>
          <w:szCs w:val="21"/>
        </w:rPr>
      </w:pPr>
      <w:del w:id="302" w:author="FESTUS I" w:date="2026-09-25T21:07:00Z" w16du:dateUtc="2026-09-26T01:07:00Z">
        <w:r w:rsidRPr="00AB1FDA">
          <w:rPr>
            <w:rFonts w:ascii="Arial" w:hAnsi="Arial" w:cs="Arial"/>
            <w:color w:val="333333"/>
            <w:sz w:val="21"/>
            <w:szCs w:val="21"/>
          </w:rPr>
          <w:delText xml:space="preserve">B3B. Select two </w:delText>
        </w:r>
        <w:r w:rsidR="00FA2745" w:rsidRPr="00AB1FDA">
          <w:rPr>
            <w:rFonts w:ascii="Arial" w:hAnsi="Arial" w:cs="Arial"/>
            <w:color w:val="333333"/>
            <w:sz w:val="21"/>
            <w:szCs w:val="21"/>
          </w:rPr>
          <w:delText>features</w:delText>
        </w:r>
        <w:r w:rsidRPr="00AB1FDA">
          <w:rPr>
            <w:rFonts w:ascii="Arial" w:hAnsi="Arial" w:cs="Arial"/>
            <w:color w:val="333333"/>
            <w:sz w:val="21"/>
            <w:szCs w:val="21"/>
          </w:rPr>
          <w:delText xml:space="preserve"> that most describe each shape.</w:delText>
        </w:r>
        <w:r w:rsidRPr="00AB1FDA">
          <w:rPr>
            <w:rFonts w:ascii="Arial" w:hAnsi="Arial" w:cs="Arial"/>
            <w:color w:val="333333"/>
            <w:sz w:val="21"/>
            <w:szCs w:val="21"/>
          </w:rPr>
          <w:br/>
        </w:r>
        <w:r w:rsidRPr="00AB1FDA">
          <w:rPr>
            <w:rStyle w:val="Strong"/>
            <w:rFonts w:ascii="Arial" w:hAnsi="Arial" w:cs="Arial"/>
            <w:color w:val="999999"/>
            <w:sz w:val="21"/>
            <w:szCs w:val="21"/>
          </w:rPr>
          <w:delText>[Check two for each shape]</w:delText>
        </w:r>
        <w:r w:rsidRPr="00AB1FDA">
          <w:rPr>
            <w:rFonts w:ascii="Arial" w:hAnsi="Arial" w:cs="Arial"/>
            <w:b/>
            <w:bCs/>
            <w:color w:val="333333"/>
            <w:sz w:val="21"/>
            <w:szCs w:val="21"/>
          </w:rPr>
          <w:br/>
        </w:r>
        <w:r w:rsidRPr="00AB1FDA">
          <w:rPr>
            <w:rStyle w:val="Strong"/>
            <w:rFonts w:ascii="Arial" w:hAnsi="Arial" w:cs="Arial"/>
            <w:color w:val="333333"/>
            <w:sz w:val="21"/>
            <w:szCs w:val="21"/>
          </w:rPr>
          <w:delText>Across:</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rPr>
          <w:delText>Circle, Square, Triangle, Rectangle, Trapezoid</w:delText>
        </w:r>
        <w:r w:rsidRPr="00AB1FDA">
          <w:rPr>
            <w:rFonts w:ascii="Arial" w:hAnsi="Arial" w:cs="Arial"/>
            <w:color w:val="333333"/>
            <w:sz w:val="21"/>
            <w:szCs w:val="21"/>
          </w:rPr>
          <w:br/>
        </w:r>
        <w:r w:rsidRPr="00AB1FDA">
          <w:rPr>
            <w:rStyle w:val="Strong"/>
            <w:rFonts w:ascii="Arial" w:hAnsi="Arial" w:cs="Arial"/>
            <w:color w:val="333333"/>
            <w:sz w:val="21"/>
            <w:szCs w:val="21"/>
          </w:rPr>
          <w:delText>Down:</w:delText>
        </w:r>
        <w:r w:rsidRPr="00AB1FDA">
          <w:rPr>
            <w:rStyle w:val="apple-converted-space"/>
            <w:rFonts w:ascii="Arial" w:hAnsi="Arial" w:cs="Arial"/>
            <w:b/>
            <w:bCs/>
            <w:color w:val="333333"/>
            <w:sz w:val="21"/>
            <w:szCs w:val="21"/>
          </w:rPr>
          <w:delText> </w:delText>
        </w:r>
        <w:r w:rsidRPr="00AB1FDA">
          <w:rPr>
            <w:rFonts w:ascii="Arial" w:hAnsi="Arial" w:cs="Arial"/>
            <w:color w:val="333333"/>
            <w:sz w:val="21"/>
            <w:szCs w:val="21"/>
          </w:rPr>
          <w:delText>Shapely, Geometric, Uniform, Precise, Symbolic</w:delText>
        </w:r>
      </w:del>
    </w:p>
    <w:p w14:paraId="5D79602C" w14:textId="77777777" w:rsidR="00AC5123" w:rsidRPr="00AB1FDA" w:rsidRDefault="00AC5123" w:rsidP="00AB1FDA">
      <w:pPr>
        <w:spacing w:after="0"/>
        <w:rPr>
          <w:del w:id="303" w:author="FESTUS I" w:date="2026-09-25T21:07:00Z" w16du:dateUtc="2026-09-26T01:07:00Z"/>
          <w:rFonts w:ascii="Arial" w:hAnsi="Arial" w:cs="Arial"/>
          <w:color w:val="333333"/>
          <w:sz w:val="21"/>
          <w:szCs w:val="21"/>
          <w:shd w:val="clear" w:color="auto" w:fill="FFFFFF"/>
        </w:rPr>
      </w:pPr>
    </w:p>
    <w:p w14:paraId="146B57F8" w14:textId="77777777" w:rsidR="00CF7B45" w:rsidRPr="00AB1FDA" w:rsidRDefault="00481D77" w:rsidP="00AB1FDA">
      <w:pPr>
        <w:spacing w:after="0"/>
        <w:rPr>
          <w:del w:id="304" w:author="FESTUS I" w:date="2026-09-25T21:07:00Z" w16du:dateUtc="2026-09-26T01:07:00Z"/>
          <w:rStyle w:val="Strong"/>
          <w:rFonts w:ascii="Arial" w:hAnsi="Arial" w:cs="Arial"/>
          <w:color w:val="333333"/>
          <w:sz w:val="21"/>
          <w:szCs w:val="21"/>
          <w:shd w:val="clear" w:color="auto" w:fill="FFFFFF"/>
        </w:rPr>
      </w:pPr>
      <w:del w:id="305" w:author="FESTUS I" w:date="2026-09-25T21:07:00Z" w16du:dateUtc="2026-09-26T01:07:00Z">
        <w:r w:rsidRPr="00AB1FDA">
          <w:rPr>
            <w:rFonts w:ascii="Arial" w:hAnsi="Arial" w:cs="Arial"/>
            <w:color w:val="333333"/>
            <w:sz w:val="21"/>
            <w:szCs w:val="21"/>
            <w:shd w:val="clear" w:color="auto" w:fill="FFFFFF"/>
          </w:rPr>
          <w:delText>B4. Enter your preferences for each shape you use.</w:delText>
        </w:r>
        <w:r w:rsidRPr="00AB1FDA">
          <w:rPr>
            <w:rStyle w:val="apple-converted-space"/>
            <w:rFonts w:ascii="Arial" w:hAnsi="Arial" w:cs="Arial"/>
            <w:color w:val="333333"/>
            <w:sz w:val="21"/>
            <w:szCs w:val="21"/>
            <w:shd w:val="clear" w:color="auto" w:fill="FFFFFF"/>
          </w:rPr>
          <w:delText> </w:delText>
        </w:r>
        <w:r w:rsidRPr="00AB1FDA">
          <w:rPr>
            <w:rFonts w:ascii="Arial" w:hAnsi="Arial" w:cs="Arial"/>
            <w:color w:val="333333"/>
            <w:sz w:val="21"/>
            <w:szCs w:val="21"/>
          </w:rPr>
          <w:br/>
        </w:r>
        <w:r w:rsidRPr="00AB1FDA">
          <w:rPr>
            <w:rStyle w:val="Strong"/>
            <w:rFonts w:ascii="Arial" w:hAnsi="Arial" w:cs="Arial"/>
            <w:color w:val="999999"/>
            <w:sz w:val="21"/>
            <w:szCs w:val="21"/>
            <w:shd w:val="clear" w:color="auto" w:fill="FFFFFF"/>
          </w:rPr>
          <w:delText>[Select yes/no to indicate use]</w:delText>
        </w:r>
        <w:r w:rsidRPr="00AB1FDA">
          <w:rPr>
            <w:rStyle w:val="apple-converted-space"/>
            <w:rFonts w:ascii="Arial" w:hAnsi="Arial" w:cs="Arial"/>
            <w:b/>
            <w:bCs/>
            <w:color w:val="333333"/>
            <w:sz w:val="21"/>
            <w:szCs w:val="21"/>
            <w:shd w:val="clear" w:color="auto" w:fill="FFFFFF"/>
          </w:rPr>
          <w:delText> </w:delText>
        </w:r>
        <w:r w:rsidRPr="00AB1FDA">
          <w:rPr>
            <w:rFonts w:ascii="Arial" w:hAnsi="Arial" w:cs="Arial"/>
            <w:b/>
            <w:bCs/>
            <w:color w:val="333333"/>
            <w:sz w:val="21"/>
            <w:szCs w:val="21"/>
            <w:shd w:val="clear" w:color="auto" w:fill="FFFFFF"/>
          </w:rPr>
          <w:br/>
        </w:r>
        <w:r w:rsidRPr="00AB1FDA">
          <w:rPr>
            <w:rStyle w:val="Strong"/>
            <w:rFonts w:ascii="Arial" w:hAnsi="Arial" w:cs="Arial"/>
            <w:color w:val="333333"/>
            <w:sz w:val="21"/>
            <w:szCs w:val="21"/>
            <w:shd w:val="clear" w:color="auto" w:fill="FFFFFF"/>
          </w:rPr>
          <w:delText>[ASK COLOR AND SIZE FOR EACH SHAPE WITH YES]</w:delText>
        </w:r>
        <w:r w:rsidRPr="00AB1FDA">
          <w:rPr>
            <w:rStyle w:val="apple-converted-space"/>
            <w:rFonts w:ascii="Arial" w:hAnsi="Arial" w:cs="Arial"/>
            <w:b/>
            <w:bCs/>
            <w:color w:val="333333"/>
            <w:sz w:val="21"/>
            <w:szCs w:val="21"/>
            <w:shd w:val="clear" w:color="auto" w:fill="FFFFFF"/>
          </w:rPr>
          <w:delText> </w:delText>
        </w:r>
        <w:r w:rsidRPr="00AB1FDA">
          <w:rPr>
            <w:rFonts w:ascii="Arial" w:hAnsi="Arial" w:cs="Arial"/>
            <w:b/>
            <w:bCs/>
            <w:color w:val="333333"/>
            <w:sz w:val="21"/>
            <w:szCs w:val="21"/>
            <w:shd w:val="clear" w:color="auto" w:fill="FFFFFF"/>
          </w:rPr>
          <w:br/>
        </w:r>
        <w:r w:rsidRPr="00AB1FDA">
          <w:rPr>
            <w:rStyle w:val="Strong"/>
            <w:rFonts w:ascii="Arial" w:hAnsi="Arial" w:cs="Arial"/>
            <w:color w:val="333333"/>
            <w:sz w:val="21"/>
            <w:szCs w:val="21"/>
            <w:shd w:val="clear" w:color="auto" w:fill="FFFFFF"/>
          </w:rPr>
          <w:delText>Color:</w:delText>
        </w:r>
        <w:r w:rsidRPr="00AB1FDA">
          <w:rPr>
            <w:rStyle w:val="apple-converted-space"/>
            <w:rFonts w:ascii="Arial" w:hAnsi="Arial" w:cs="Arial"/>
            <w:color w:val="333333"/>
            <w:sz w:val="21"/>
            <w:szCs w:val="21"/>
            <w:shd w:val="clear" w:color="auto" w:fill="FFFFFF"/>
          </w:rPr>
          <w:delText> </w:delText>
        </w:r>
        <w:r w:rsidRPr="00AB1FDA">
          <w:rPr>
            <w:rFonts w:ascii="Arial" w:hAnsi="Arial" w:cs="Arial"/>
            <w:color w:val="333333"/>
            <w:sz w:val="21"/>
            <w:szCs w:val="21"/>
            <w:shd w:val="clear" w:color="auto" w:fill="FFFFFF"/>
          </w:rPr>
          <w:delText>Black, Blue, Green, Orange, Purple, Red, Violet, Yellow</w:delText>
        </w:r>
        <w:r w:rsidRPr="00AB1FDA">
          <w:rPr>
            <w:rFonts w:ascii="Arial" w:hAnsi="Arial" w:cs="Arial"/>
            <w:color w:val="333333"/>
            <w:sz w:val="21"/>
            <w:szCs w:val="21"/>
          </w:rPr>
          <w:br/>
        </w:r>
        <w:r w:rsidRPr="00AB1FDA">
          <w:rPr>
            <w:rStyle w:val="Strong"/>
            <w:rFonts w:ascii="Arial" w:hAnsi="Arial" w:cs="Arial"/>
            <w:color w:val="333333"/>
            <w:sz w:val="21"/>
            <w:szCs w:val="21"/>
            <w:shd w:val="clear" w:color="auto" w:fill="FFFFFF"/>
          </w:rPr>
          <w:delText>Size: [numeric entry in inches]</w:delText>
        </w:r>
      </w:del>
    </w:p>
    <w:p w14:paraId="751A92B7" w14:textId="77777777" w:rsidR="00AC5123" w:rsidRPr="00AB1FDA" w:rsidRDefault="00AC5123" w:rsidP="00AB1FDA">
      <w:pPr>
        <w:spacing w:after="0"/>
        <w:rPr>
          <w:del w:id="306" w:author="FESTUS I" w:date="2026-09-25T21:07:00Z" w16du:dateUtc="2026-09-26T01:07:00Z"/>
          <w:rFonts w:ascii="Arial" w:hAnsi="Arial" w:cs="Arial"/>
        </w:rPr>
      </w:pPr>
    </w:p>
    <w:tbl>
      <w:tblPr>
        <w:tblStyle w:val="TableGrid"/>
        <w:tblW w:w="0" w:type="auto"/>
        <w:tblLook w:val="04A0" w:firstRow="1" w:lastRow="0" w:firstColumn="1" w:lastColumn="0" w:noHBand="0" w:noVBand="1"/>
      </w:tblPr>
      <w:tblGrid>
        <w:gridCol w:w="9350"/>
      </w:tblGrid>
      <w:tr w:rsidR="00CF7B45" w:rsidRPr="00AB1FDA" w14:paraId="778D5D6C" w14:textId="77777777" w:rsidTr="00CF7B45">
        <w:trPr>
          <w:del w:id="307" w:author="FESTUS I" w:date="2026-09-25T21:07:00Z" w16du:dateUtc="2026-09-26T01:07:00Z"/>
        </w:trPr>
        <w:tc>
          <w:tcPr>
            <w:tcW w:w="9350" w:type="dxa"/>
            <w:shd w:val="clear" w:color="auto" w:fill="F2F2F2" w:themeFill="background1" w:themeFillShade="F2"/>
          </w:tcPr>
          <w:p w14:paraId="177B7D94" w14:textId="77777777" w:rsidR="00CF7B45" w:rsidRPr="00AB1FDA" w:rsidRDefault="00CF7B45" w:rsidP="00AB1FDA">
            <w:pPr>
              <w:rPr>
                <w:del w:id="308" w:author="FESTUS I" w:date="2026-09-25T21:07:00Z" w16du:dateUtc="2026-09-26T01:07:00Z"/>
                <w:rFonts w:ascii="Arial" w:hAnsi="Arial" w:cs="Arial"/>
              </w:rPr>
            </w:pPr>
            <w:del w:id="309" w:author="FESTUS I" w:date="2026-09-25T21:07:00Z" w16du:dateUtc="2026-09-26T01:07:00Z">
              <w:r w:rsidRPr="00AB1FDA">
                <w:rPr>
                  <w:rFonts w:ascii="Arial" w:hAnsi="Arial" w:cs="Arial"/>
                  <w:sz w:val="28"/>
                </w:rPr>
                <w:delText>Table Features</w:delText>
              </w:r>
            </w:del>
          </w:p>
        </w:tc>
      </w:tr>
    </w:tbl>
    <w:p w14:paraId="0545DD17" w14:textId="77777777" w:rsidR="00481D77" w:rsidRPr="00AB1FDA" w:rsidRDefault="00481D77" w:rsidP="00AB1FDA">
      <w:pPr>
        <w:pStyle w:val="content-wrapper"/>
        <w:shd w:val="clear" w:color="auto" w:fill="FFFFFF"/>
        <w:spacing w:before="0" w:beforeAutospacing="0" w:after="0" w:afterAutospacing="0"/>
        <w:rPr>
          <w:del w:id="310" w:author="FESTUS I" w:date="2026-09-25T21:07:00Z" w16du:dateUtc="2026-09-26T01:07:00Z"/>
          <w:rFonts w:ascii="Arial" w:hAnsi="Arial" w:cs="Arial"/>
          <w:color w:val="333333"/>
          <w:sz w:val="21"/>
          <w:szCs w:val="21"/>
        </w:rPr>
      </w:pPr>
      <w:del w:id="311" w:author="FESTUS I" w:date="2026-09-25T21:07:00Z" w16du:dateUtc="2026-09-26T01:07:00Z">
        <w:r w:rsidRPr="00AB1FDA">
          <w:rPr>
            <w:rFonts w:ascii="Arial" w:hAnsi="Arial" w:cs="Arial"/>
            <w:color w:val="333333"/>
            <w:sz w:val="21"/>
            <w:szCs w:val="21"/>
          </w:rPr>
          <w:br/>
          <w:delText>B5A. Select the properties that you like about each shape.</w:delText>
        </w:r>
        <w:r w:rsidRPr="00AB1FDA">
          <w:rPr>
            <w:rFonts w:ascii="Arial" w:hAnsi="Arial" w:cs="Arial"/>
            <w:color w:val="333333"/>
            <w:sz w:val="21"/>
            <w:szCs w:val="21"/>
          </w:rPr>
          <w:br/>
        </w:r>
        <w:r w:rsidRPr="00AB1FDA">
          <w:rPr>
            <w:rStyle w:val="Strong"/>
            <w:rFonts w:ascii="Arial" w:hAnsi="Arial" w:cs="Arial"/>
            <w:color w:val="333333"/>
            <w:sz w:val="21"/>
            <w:szCs w:val="21"/>
          </w:rPr>
          <w:delText>Options:</w:delText>
        </w:r>
        <w:r w:rsidRPr="00AB1FDA">
          <w:rPr>
            <w:rFonts w:ascii="Arial" w:hAnsi="Arial" w:cs="Arial"/>
            <w:color w:val="333333"/>
            <w:sz w:val="21"/>
            <w:szCs w:val="21"/>
          </w:rPr>
          <w:delText> Angle(s), Point(s), Line(s), Curve(s) </w:delText>
        </w:r>
        <w:r w:rsidRPr="00AB1FDA">
          <w:rPr>
            <w:rFonts w:ascii="Arial" w:hAnsi="Arial" w:cs="Arial"/>
            <w:color w:val="333333"/>
            <w:sz w:val="21"/>
            <w:szCs w:val="21"/>
          </w:rPr>
          <w:br/>
          <w:delText>Circle, Square, Triangle, Rectangle, Trapezoid </w:delText>
        </w:r>
        <w:r w:rsidRPr="00AB1FDA">
          <w:rPr>
            <w:rStyle w:val="Strong"/>
            <w:rFonts w:ascii="Arial" w:hAnsi="Arial" w:cs="Arial"/>
            <w:color w:val="333333"/>
            <w:sz w:val="21"/>
            <w:szCs w:val="21"/>
          </w:rPr>
          <w:delText>NEW:</w:delText>
        </w:r>
        <w:r w:rsidRPr="00AB1FDA">
          <w:rPr>
            <w:rFonts w:ascii="Arial" w:hAnsi="Arial" w:cs="Arial"/>
            <w:color w:val="333333"/>
            <w:sz w:val="21"/>
            <w:szCs w:val="21"/>
          </w:rPr>
          <w:delText> Ellipse, Crescent, Star, Heart</w:delText>
        </w:r>
        <w:r w:rsidRPr="00AB1FDA">
          <w:rPr>
            <w:rFonts w:ascii="Arial" w:hAnsi="Arial" w:cs="Arial"/>
            <w:b/>
            <w:bCs/>
            <w:color w:val="333333"/>
            <w:sz w:val="21"/>
            <w:szCs w:val="21"/>
          </w:rPr>
          <w:br/>
        </w:r>
        <w:r w:rsidRPr="00AB1FDA">
          <w:rPr>
            <w:rStyle w:val="Strong"/>
            <w:rFonts w:ascii="Arial" w:hAnsi="Arial" w:cs="Arial"/>
            <w:color w:val="333333"/>
            <w:sz w:val="21"/>
            <w:szCs w:val="21"/>
          </w:rPr>
          <w:delText>[ONLY ALLOW RELEVANT PROPERTIES FOR THE SHAPES: </w:delText>
        </w:r>
        <w:r w:rsidRPr="00AB1FDA">
          <w:rPr>
            <w:rFonts w:ascii="Arial" w:hAnsi="Arial" w:cs="Arial"/>
            <w:color w:val="333333"/>
            <w:sz w:val="21"/>
            <w:szCs w:val="21"/>
          </w:rPr>
          <w:delText>NO angles/points with circles/ellipses; curves ONLY with circles/ellipses/crescents/hearts</w:delText>
        </w:r>
        <w:r w:rsidRPr="00AB1FDA">
          <w:rPr>
            <w:rStyle w:val="Strong"/>
            <w:rFonts w:ascii="Arial" w:hAnsi="Arial" w:cs="Arial"/>
            <w:color w:val="333333"/>
            <w:sz w:val="21"/>
            <w:szCs w:val="21"/>
          </w:rPr>
          <w:delText>]</w:delText>
        </w:r>
      </w:del>
    </w:p>
    <w:p w14:paraId="643F8190" w14:textId="77777777" w:rsidR="00AB1FDA" w:rsidRDefault="00AB1FDA" w:rsidP="00AB1FDA">
      <w:pPr>
        <w:pStyle w:val="content-wrapper"/>
        <w:shd w:val="clear" w:color="auto" w:fill="FFFFFF"/>
        <w:spacing w:before="0" w:beforeAutospacing="0" w:after="0" w:afterAutospacing="0"/>
        <w:rPr>
          <w:del w:id="312" w:author="FESTUS I" w:date="2026-09-25T21:07:00Z" w16du:dateUtc="2026-09-26T01:07:00Z"/>
          <w:rFonts w:ascii="Arial" w:hAnsi="Arial" w:cs="Arial"/>
          <w:color w:val="333333"/>
          <w:sz w:val="21"/>
          <w:szCs w:val="21"/>
        </w:rPr>
      </w:pPr>
    </w:p>
    <w:p w14:paraId="735A52B7" w14:textId="77777777" w:rsidR="00481D77" w:rsidRPr="00AB1FDA" w:rsidRDefault="00481D77" w:rsidP="00AB1FDA">
      <w:pPr>
        <w:pStyle w:val="content-wrapper"/>
        <w:shd w:val="clear" w:color="auto" w:fill="FFFFFF"/>
        <w:spacing w:before="0" w:beforeAutospacing="0" w:after="0" w:afterAutospacing="0"/>
        <w:rPr>
          <w:del w:id="313" w:author="FESTUS I" w:date="2026-09-25T21:07:00Z" w16du:dateUtc="2026-09-26T01:07:00Z"/>
          <w:rFonts w:ascii="Arial" w:hAnsi="Arial" w:cs="Arial"/>
          <w:color w:val="333333"/>
          <w:sz w:val="21"/>
          <w:szCs w:val="21"/>
        </w:rPr>
      </w:pPr>
      <w:del w:id="314" w:author="FESTUS I" w:date="2026-09-25T21:07:00Z" w16du:dateUtc="2026-09-26T01:07:00Z">
        <w:r w:rsidRPr="00AB1FDA">
          <w:rPr>
            <w:rFonts w:ascii="Arial" w:hAnsi="Arial" w:cs="Arial"/>
            <w:color w:val="333333"/>
            <w:sz w:val="21"/>
            <w:szCs w:val="21"/>
          </w:rPr>
          <w:delText>B5B. Do you know the formula to calculate the area of each shape?</w:delText>
        </w:r>
        <w:r w:rsidRPr="00AB1FDA">
          <w:rPr>
            <w:rFonts w:ascii="Arial" w:hAnsi="Arial" w:cs="Arial"/>
            <w:color w:val="333333"/>
            <w:sz w:val="21"/>
            <w:szCs w:val="21"/>
          </w:rPr>
          <w:br/>
        </w:r>
        <w:r w:rsidRPr="00AB1FDA">
          <w:rPr>
            <w:rStyle w:val="Strong"/>
            <w:rFonts w:ascii="Arial" w:hAnsi="Arial" w:cs="Arial"/>
            <w:color w:val="333333"/>
            <w:sz w:val="21"/>
            <w:szCs w:val="21"/>
          </w:rPr>
          <w:delText>Options:</w:delText>
        </w:r>
        <w:r w:rsidRPr="00AB1FDA">
          <w:rPr>
            <w:rFonts w:ascii="Arial" w:hAnsi="Arial" w:cs="Arial"/>
            <w:color w:val="333333"/>
            <w:sz w:val="21"/>
            <w:szCs w:val="21"/>
          </w:rPr>
          <w:delText> Yes, No, N/A</w:delText>
        </w:r>
        <w:r w:rsidRPr="00AB1FDA">
          <w:rPr>
            <w:rFonts w:ascii="Arial" w:hAnsi="Arial" w:cs="Arial"/>
            <w:color w:val="333333"/>
            <w:sz w:val="21"/>
            <w:szCs w:val="21"/>
          </w:rPr>
          <w:br/>
          <w:delText>Circle, Square, Triangle, Rectangle, Trapezoid</w:delText>
        </w:r>
        <w:r w:rsidRPr="00AB1FDA">
          <w:rPr>
            <w:rStyle w:val="Strong"/>
            <w:rFonts w:ascii="Arial" w:hAnsi="Arial" w:cs="Arial"/>
            <w:color w:val="333333"/>
            <w:sz w:val="21"/>
            <w:szCs w:val="21"/>
          </w:rPr>
          <w:delText> NEW:</w:delText>
        </w:r>
        <w:r w:rsidRPr="00AB1FDA">
          <w:rPr>
            <w:rFonts w:ascii="Arial" w:hAnsi="Arial" w:cs="Arial"/>
            <w:color w:val="333333"/>
            <w:sz w:val="21"/>
            <w:szCs w:val="21"/>
          </w:rPr>
          <w:delText> Ellipse, Crescent, Star, Heart </w:delText>
        </w:r>
        <w:r w:rsidRPr="00AB1FDA">
          <w:rPr>
            <w:rFonts w:ascii="Arial" w:hAnsi="Arial" w:cs="Arial"/>
            <w:color w:val="333333"/>
            <w:sz w:val="21"/>
            <w:szCs w:val="21"/>
          </w:rPr>
          <w:br/>
        </w:r>
        <w:r w:rsidRPr="00AB1FDA">
          <w:rPr>
            <w:rStyle w:val="Strong"/>
            <w:rFonts w:ascii="Arial" w:hAnsi="Arial" w:cs="Arial"/>
            <w:color w:val="333333"/>
            <w:sz w:val="21"/>
            <w:szCs w:val="21"/>
          </w:rPr>
          <w:delText>[INCLUDE OTHER SPECIFY]</w:delText>
        </w:r>
      </w:del>
    </w:p>
    <w:p w14:paraId="6B243BC7" w14:textId="77777777" w:rsidR="00AB1FDA" w:rsidRDefault="00AB1FDA" w:rsidP="00AB1FDA">
      <w:pPr>
        <w:pStyle w:val="content-wrapper"/>
        <w:shd w:val="clear" w:color="auto" w:fill="FFFFFF"/>
        <w:spacing w:before="0" w:beforeAutospacing="0" w:after="0" w:afterAutospacing="0"/>
        <w:rPr>
          <w:del w:id="315" w:author="FESTUS I" w:date="2026-09-25T21:07:00Z" w16du:dateUtc="2026-09-26T01:07:00Z"/>
          <w:rFonts w:ascii="Arial" w:hAnsi="Arial" w:cs="Arial"/>
          <w:color w:val="333333"/>
          <w:sz w:val="21"/>
          <w:szCs w:val="21"/>
        </w:rPr>
      </w:pPr>
    </w:p>
    <w:p w14:paraId="68162086" w14:textId="77777777" w:rsidR="00481D77" w:rsidRDefault="00481D77" w:rsidP="00AB1FDA">
      <w:pPr>
        <w:pStyle w:val="content-wrapper"/>
        <w:shd w:val="clear" w:color="auto" w:fill="FFFFFF"/>
        <w:spacing w:before="0" w:beforeAutospacing="0" w:after="0" w:afterAutospacing="0"/>
        <w:rPr>
          <w:del w:id="316" w:author="FESTUS I" w:date="2026-09-25T21:07:00Z" w16du:dateUtc="2026-09-26T01:07:00Z"/>
          <w:rFonts w:ascii="Arial" w:hAnsi="Arial" w:cs="Arial"/>
          <w:color w:val="333333"/>
          <w:sz w:val="21"/>
          <w:szCs w:val="21"/>
        </w:rPr>
      </w:pPr>
      <w:del w:id="317" w:author="FESTUS I" w:date="2026-09-25T21:07:00Z" w16du:dateUtc="2026-09-26T01:07:00Z">
        <w:r w:rsidRPr="00AB1FDA">
          <w:rPr>
            <w:rFonts w:ascii="Arial" w:hAnsi="Arial" w:cs="Arial"/>
            <w:color w:val="333333"/>
            <w:sz w:val="21"/>
            <w:szCs w:val="21"/>
          </w:rPr>
          <w:delText>B5C. What percent of space would you use for each shape? </w:delText>
        </w:r>
        <w:r w:rsidRPr="00AB1FDA">
          <w:rPr>
            <w:rStyle w:val="Strong"/>
            <w:rFonts w:ascii="Arial" w:hAnsi="Arial" w:cs="Arial"/>
            <w:color w:val="999999"/>
            <w:sz w:val="21"/>
            <w:szCs w:val="21"/>
          </w:rPr>
          <w:delText>[Must total 100%]</w:delText>
        </w:r>
        <w:r w:rsidRPr="00AB1FDA">
          <w:rPr>
            <w:rFonts w:ascii="Arial" w:hAnsi="Arial" w:cs="Arial"/>
            <w:b/>
            <w:bCs/>
            <w:color w:val="999999"/>
            <w:sz w:val="21"/>
            <w:szCs w:val="21"/>
          </w:rPr>
          <w:br/>
        </w:r>
        <w:r w:rsidRPr="00AB1FDA">
          <w:rPr>
            <w:rStyle w:val="Strong"/>
            <w:rFonts w:ascii="Arial" w:hAnsi="Arial" w:cs="Arial"/>
            <w:color w:val="000000"/>
            <w:sz w:val="21"/>
            <w:szCs w:val="21"/>
          </w:rPr>
          <w:delText>[SHOW TOTALING ROW]</w:delText>
        </w:r>
        <w:r w:rsidRPr="00AB1FDA">
          <w:rPr>
            <w:rFonts w:ascii="Arial" w:hAnsi="Arial" w:cs="Arial"/>
            <w:b/>
            <w:bCs/>
            <w:color w:val="999999"/>
            <w:sz w:val="21"/>
            <w:szCs w:val="21"/>
          </w:rPr>
          <w:br/>
        </w:r>
        <w:r w:rsidRPr="00AB1FDA">
          <w:rPr>
            <w:rFonts w:ascii="Arial" w:hAnsi="Arial" w:cs="Arial"/>
            <w:color w:val="333333"/>
            <w:sz w:val="21"/>
            <w:szCs w:val="21"/>
          </w:rPr>
          <w:delText>Circle, Square, Triangle, Rectangle, Trapezoid</w:delText>
        </w:r>
      </w:del>
    </w:p>
    <w:p w14:paraId="33EAAFCA" w14:textId="77777777" w:rsidR="00721305" w:rsidRDefault="00721305" w:rsidP="00AB1FDA">
      <w:pPr>
        <w:pStyle w:val="content-wrapper"/>
        <w:shd w:val="clear" w:color="auto" w:fill="FFFFFF"/>
        <w:spacing w:before="0" w:beforeAutospacing="0" w:after="0" w:afterAutospacing="0"/>
        <w:rPr>
          <w:del w:id="318" w:author="FESTUS I" w:date="2026-09-25T21:07:00Z" w16du:dateUtc="2026-09-26T01:07:00Z"/>
          <w:rFonts w:ascii="Arial" w:hAnsi="Arial" w:cs="Arial"/>
          <w:color w:val="333333"/>
          <w:sz w:val="21"/>
          <w:szCs w:val="21"/>
        </w:rPr>
      </w:pPr>
    </w:p>
    <w:p w14:paraId="4D669C91" w14:textId="77777777" w:rsidR="00721305" w:rsidRPr="00AB1FDA" w:rsidRDefault="00721305" w:rsidP="00AB1FDA">
      <w:pPr>
        <w:pStyle w:val="content-wrapper"/>
        <w:shd w:val="clear" w:color="auto" w:fill="FFFFFF"/>
        <w:spacing w:before="0" w:beforeAutospacing="0" w:after="0" w:afterAutospacing="0"/>
        <w:rPr>
          <w:del w:id="319" w:author="FESTUS I" w:date="2026-09-25T21:07:00Z" w16du:dateUtc="2026-09-26T01:07:00Z"/>
          <w:rFonts w:ascii="Arial" w:hAnsi="Arial" w:cs="Arial"/>
          <w:b/>
          <w:bCs/>
          <w:color w:val="000000"/>
          <w:sz w:val="21"/>
          <w:szCs w:val="21"/>
        </w:rPr>
      </w:pPr>
      <w:del w:id="320" w:author="FESTUS I" w:date="2026-09-25T21:07:00Z" w16du:dateUtc="2026-09-26T01:07:00Z">
        <w:r>
          <w:rPr>
            <w:rFonts w:ascii="Arial" w:hAnsi="Arial" w:cs="Arial"/>
            <w:color w:val="333333"/>
            <w:sz w:val="21"/>
            <w:szCs w:val="21"/>
            <w:shd w:val="clear" w:color="auto" w:fill="FFFFFF"/>
          </w:rPr>
          <w:delText>B5D. What shapes come to mind?</w:delText>
        </w:r>
        <w:r>
          <w:rPr>
            <w:rFonts w:ascii="Arial" w:hAnsi="Arial" w:cs="Arial"/>
            <w:b/>
            <w:bCs/>
            <w:color w:val="999999"/>
            <w:sz w:val="21"/>
            <w:szCs w:val="21"/>
            <w:shd w:val="clear" w:color="auto" w:fill="FFFFFF"/>
          </w:rPr>
          <w:br/>
        </w:r>
        <w:r>
          <w:rPr>
            <w:rStyle w:val="Strong"/>
            <w:rFonts w:ascii="Arial" w:hAnsi="Arial" w:cs="Arial"/>
            <w:color w:val="000000"/>
            <w:sz w:val="21"/>
            <w:szCs w:val="21"/>
            <w:shd w:val="clear" w:color="auto" w:fill="FFFFFF"/>
          </w:rPr>
          <w:delText>[CAPTURE RESPONSE; ALLOW UP TO 10 SHAPES]</w:delText>
        </w:r>
      </w:del>
    </w:p>
    <w:p w14:paraId="74914BC0" w14:textId="77777777" w:rsidR="00CF7B45" w:rsidRPr="001E6440" w:rsidRDefault="00CF7B45" w:rsidP="001E6440">
      <w:pPr>
        <w:spacing w:line="360" w:lineRule="auto"/>
        <w:rPr>
          <w:rFonts w:ascii="Times New Roman" w:hAnsi="Times New Roman"/>
          <w:b/>
          <w:sz w:val="24"/>
          <w:rPrChange w:id="321" w:author="FESTUS I" w:date="2026-09-25T21:07:00Z" w16du:dateUtc="2026-09-26T01:07:00Z">
            <w:rPr>
              <w:rFonts w:ascii="Arial" w:hAnsi="Arial" w:cs="Arial"/>
            </w:rPr>
          </w:rPrChange>
        </w:rPr>
        <w:pPrChange w:id="322" w:author="FESTUS I" w:date="2026-09-25T21:07:00Z" w16du:dateUtc="2026-09-26T01:07:00Z">
          <w:pPr>
            <w:spacing w:after="0"/>
          </w:pPr>
        </w:pPrChange>
      </w:pPr>
    </w:p>
    <w:sectPr w:rsidR="00CF7B45" w:rsidRPr="001E644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73B013" w14:textId="77777777" w:rsidR="004F09B2" w:rsidRDefault="004F09B2" w:rsidP="005D2B9C">
      <w:pPr>
        <w:spacing w:after="0" w:line="240" w:lineRule="auto"/>
      </w:pPr>
      <w:r>
        <w:separator/>
      </w:r>
    </w:p>
  </w:endnote>
  <w:endnote w:type="continuationSeparator" w:id="0">
    <w:p w14:paraId="5DFD10FB" w14:textId="77777777" w:rsidR="004F09B2" w:rsidRDefault="004F09B2" w:rsidP="005D2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12566" w14:textId="77777777" w:rsidR="00E56D43" w:rsidRDefault="00B82C40">
    <w:pPr>
      <w:pStyle w:val="Footer"/>
      <w:jc w:val="center"/>
    </w:pPr>
    <w:ins w:id="323" w:author="FESTUS I" w:date="2026-09-25T21:07:00Z" w16du:dateUtc="2026-09-26T01:07:00Z">
      <w:r>
        <w:fldChar w:fldCharType="begin"/>
      </w:r>
      <w:r>
        <w:instrText xml:space="preserve"> PAGE   \* MERGEFORMAT </w:instrText>
      </w:r>
      <w:r>
        <w:fldChar w:fldCharType="separate"/>
      </w:r>
      <w:r>
        <w:rPr>
          <w:noProof/>
        </w:rPr>
        <w:t>7</w:t>
      </w:r>
      <w:r>
        <w:rPr>
          <w:noProof/>
        </w:rPr>
        <w:fldChar w:fldCharType="end"/>
      </w:r>
    </w:ins>
  </w:p>
  <w:p w14:paraId="64FCD0CD" w14:textId="77777777" w:rsidR="005D2B9C" w:rsidRDefault="005D2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3077C4" w14:textId="77777777" w:rsidR="004F09B2" w:rsidRDefault="004F09B2" w:rsidP="005D2B9C">
      <w:pPr>
        <w:spacing w:after="0" w:line="240" w:lineRule="auto"/>
      </w:pPr>
      <w:r>
        <w:separator/>
      </w:r>
    </w:p>
  </w:footnote>
  <w:footnote w:type="continuationSeparator" w:id="0">
    <w:p w14:paraId="7D03DDE1" w14:textId="77777777" w:rsidR="004F09B2" w:rsidRDefault="004F09B2" w:rsidP="005D2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458463" w14:textId="77777777" w:rsidR="005D2B9C" w:rsidRDefault="005D2B9C">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16F"/>
    <w:rsid w:val="000B516C"/>
    <w:rsid w:val="000C006B"/>
    <w:rsid w:val="000D661D"/>
    <w:rsid w:val="000D670C"/>
    <w:rsid w:val="000E7D88"/>
    <w:rsid w:val="00112A55"/>
    <w:rsid w:val="00184A8E"/>
    <w:rsid w:val="001A10AC"/>
    <w:rsid w:val="001A61E5"/>
    <w:rsid w:val="001B416F"/>
    <w:rsid w:val="001C06B8"/>
    <w:rsid w:val="001E6440"/>
    <w:rsid w:val="00201A79"/>
    <w:rsid w:val="002025B7"/>
    <w:rsid w:val="00202FD9"/>
    <w:rsid w:val="00211178"/>
    <w:rsid w:val="00226C0F"/>
    <w:rsid w:val="00240DE4"/>
    <w:rsid w:val="00247545"/>
    <w:rsid w:val="00247CD2"/>
    <w:rsid w:val="002541AA"/>
    <w:rsid w:val="00286B8C"/>
    <w:rsid w:val="002F0532"/>
    <w:rsid w:val="002F19EC"/>
    <w:rsid w:val="003025EC"/>
    <w:rsid w:val="00302713"/>
    <w:rsid w:val="003177D8"/>
    <w:rsid w:val="0034609A"/>
    <w:rsid w:val="00354A82"/>
    <w:rsid w:val="00356A59"/>
    <w:rsid w:val="00370341"/>
    <w:rsid w:val="00374CAF"/>
    <w:rsid w:val="00384872"/>
    <w:rsid w:val="003A43D5"/>
    <w:rsid w:val="003D3468"/>
    <w:rsid w:val="003E0F78"/>
    <w:rsid w:val="003E3BBD"/>
    <w:rsid w:val="00417FD2"/>
    <w:rsid w:val="00420A8D"/>
    <w:rsid w:val="00435C39"/>
    <w:rsid w:val="004405C3"/>
    <w:rsid w:val="0047273A"/>
    <w:rsid w:val="00481D77"/>
    <w:rsid w:val="004A5726"/>
    <w:rsid w:val="004B18CA"/>
    <w:rsid w:val="004B4D83"/>
    <w:rsid w:val="004F09B2"/>
    <w:rsid w:val="00530CA5"/>
    <w:rsid w:val="0056193B"/>
    <w:rsid w:val="00571DC2"/>
    <w:rsid w:val="00582169"/>
    <w:rsid w:val="0059043D"/>
    <w:rsid w:val="00591204"/>
    <w:rsid w:val="005D2B9C"/>
    <w:rsid w:val="005F1CBC"/>
    <w:rsid w:val="00615A33"/>
    <w:rsid w:val="006336CC"/>
    <w:rsid w:val="00642753"/>
    <w:rsid w:val="00693A8B"/>
    <w:rsid w:val="006D077C"/>
    <w:rsid w:val="006F0B55"/>
    <w:rsid w:val="006F2FA7"/>
    <w:rsid w:val="006F6823"/>
    <w:rsid w:val="00700C1F"/>
    <w:rsid w:val="007060D2"/>
    <w:rsid w:val="007062CB"/>
    <w:rsid w:val="00710DCC"/>
    <w:rsid w:val="00721305"/>
    <w:rsid w:val="007A41DF"/>
    <w:rsid w:val="007B49C2"/>
    <w:rsid w:val="007C11AF"/>
    <w:rsid w:val="00884B4F"/>
    <w:rsid w:val="008B4AE0"/>
    <w:rsid w:val="008F526A"/>
    <w:rsid w:val="00903DA2"/>
    <w:rsid w:val="00907305"/>
    <w:rsid w:val="009441CE"/>
    <w:rsid w:val="00952B7A"/>
    <w:rsid w:val="00954BD4"/>
    <w:rsid w:val="00964D64"/>
    <w:rsid w:val="009D26A5"/>
    <w:rsid w:val="009F27B2"/>
    <w:rsid w:val="009F5472"/>
    <w:rsid w:val="00A002B1"/>
    <w:rsid w:val="00A14E74"/>
    <w:rsid w:val="00A5296F"/>
    <w:rsid w:val="00A86AC2"/>
    <w:rsid w:val="00A87EC3"/>
    <w:rsid w:val="00A979D1"/>
    <w:rsid w:val="00AB1FDA"/>
    <w:rsid w:val="00AC49C3"/>
    <w:rsid w:val="00AC5123"/>
    <w:rsid w:val="00AD1265"/>
    <w:rsid w:val="00B149C5"/>
    <w:rsid w:val="00B20D77"/>
    <w:rsid w:val="00B36FEA"/>
    <w:rsid w:val="00B535C7"/>
    <w:rsid w:val="00B82C40"/>
    <w:rsid w:val="00B86806"/>
    <w:rsid w:val="00C06FFF"/>
    <w:rsid w:val="00C15652"/>
    <w:rsid w:val="00C37D9E"/>
    <w:rsid w:val="00C657A2"/>
    <w:rsid w:val="00C8746D"/>
    <w:rsid w:val="00CA0D1F"/>
    <w:rsid w:val="00CC241E"/>
    <w:rsid w:val="00CF0732"/>
    <w:rsid w:val="00CF7B45"/>
    <w:rsid w:val="00D32D6A"/>
    <w:rsid w:val="00D77536"/>
    <w:rsid w:val="00D813BE"/>
    <w:rsid w:val="00D869F0"/>
    <w:rsid w:val="00DB2A4B"/>
    <w:rsid w:val="00DC7F74"/>
    <w:rsid w:val="00DD669B"/>
    <w:rsid w:val="00DD7BA0"/>
    <w:rsid w:val="00DE3416"/>
    <w:rsid w:val="00DE580A"/>
    <w:rsid w:val="00E019CA"/>
    <w:rsid w:val="00E17668"/>
    <w:rsid w:val="00E34DE2"/>
    <w:rsid w:val="00E42572"/>
    <w:rsid w:val="00E42E77"/>
    <w:rsid w:val="00E56D43"/>
    <w:rsid w:val="00E74248"/>
    <w:rsid w:val="00EA06E6"/>
    <w:rsid w:val="00EB1EE3"/>
    <w:rsid w:val="00EE2F5F"/>
    <w:rsid w:val="00F02512"/>
    <w:rsid w:val="00F71E9D"/>
    <w:rsid w:val="00FA052B"/>
    <w:rsid w:val="00FA2745"/>
    <w:rsid w:val="00FA28CA"/>
    <w:rsid w:val="00FB399B"/>
    <w:rsid w:val="00FC381E"/>
    <w:rsid w:val="00FF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2C4E"/>
  <w15:chartTrackingRefBased/>
  <w15:docId w15:val="{AC68612D-698B-4839-81D0-B144966E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7B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7B45"/>
    <w:rPr>
      <w:b/>
      <w:bCs/>
    </w:rPr>
  </w:style>
  <w:style w:type="character" w:customStyle="1" w:styleId="apple-converted-space">
    <w:name w:val="apple-converted-space"/>
    <w:basedOn w:val="DefaultParagraphFont"/>
    <w:rsid w:val="00CF7B45"/>
  </w:style>
  <w:style w:type="table" w:styleId="TableGrid">
    <w:name w:val="Table Grid"/>
    <w:basedOn w:val="TableNormal"/>
    <w:uiPriority w:val="39"/>
    <w:rsid w:val="00CF7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wrapper">
    <w:name w:val="content-wrapper"/>
    <w:basedOn w:val="Normal"/>
    <w:rsid w:val="00481D7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D2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B9C"/>
  </w:style>
  <w:style w:type="paragraph" w:styleId="Footer">
    <w:name w:val="footer"/>
    <w:basedOn w:val="Normal"/>
    <w:link w:val="FooterChar"/>
    <w:uiPriority w:val="99"/>
    <w:unhideWhenUsed/>
    <w:rsid w:val="005D2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864083">
      <w:bodyDiv w:val="1"/>
      <w:marLeft w:val="0"/>
      <w:marRight w:val="0"/>
      <w:marTop w:val="0"/>
      <w:marBottom w:val="0"/>
      <w:divBdr>
        <w:top w:val="none" w:sz="0" w:space="0" w:color="auto"/>
        <w:left w:val="none" w:sz="0" w:space="0" w:color="auto"/>
        <w:bottom w:val="none" w:sz="0" w:space="0" w:color="auto"/>
        <w:right w:val="none" w:sz="0" w:space="0" w:color="auto"/>
      </w:divBdr>
    </w:div>
    <w:div w:id="806894563">
      <w:bodyDiv w:val="1"/>
      <w:marLeft w:val="0"/>
      <w:marRight w:val="0"/>
      <w:marTop w:val="0"/>
      <w:marBottom w:val="0"/>
      <w:divBdr>
        <w:top w:val="none" w:sz="0" w:space="0" w:color="auto"/>
        <w:left w:val="none" w:sz="0" w:space="0" w:color="auto"/>
        <w:bottom w:val="none" w:sz="0" w:space="0" w:color="auto"/>
        <w:right w:val="none" w:sz="0" w:space="0" w:color="auto"/>
      </w:divBdr>
    </w:div>
    <w:div w:id="967586917">
      <w:bodyDiv w:val="1"/>
      <w:marLeft w:val="0"/>
      <w:marRight w:val="0"/>
      <w:marTop w:val="0"/>
      <w:marBottom w:val="0"/>
      <w:divBdr>
        <w:top w:val="none" w:sz="0" w:space="0" w:color="auto"/>
        <w:left w:val="none" w:sz="0" w:space="0" w:color="auto"/>
        <w:bottom w:val="none" w:sz="0" w:space="0" w:color="auto"/>
        <w:right w:val="none" w:sz="0" w:space="0" w:color="auto"/>
      </w:divBdr>
      <w:divsChild>
        <w:div w:id="907227234">
          <w:marLeft w:val="0"/>
          <w:marRight w:val="0"/>
          <w:marTop w:val="150"/>
          <w:marBottom w:val="0"/>
          <w:divBdr>
            <w:top w:val="none" w:sz="0" w:space="0" w:color="auto"/>
            <w:left w:val="none" w:sz="0" w:space="0" w:color="auto"/>
            <w:bottom w:val="none" w:sz="0" w:space="0" w:color="auto"/>
            <w:right w:val="none" w:sz="0" w:space="0" w:color="auto"/>
          </w:divBdr>
        </w:div>
      </w:divsChild>
    </w:div>
    <w:div w:id="1552309287">
      <w:bodyDiv w:val="1"/>
      <w:marLeft w:val="0"/>
      <w:marRight w:val="0"/>
      <w:marTop w:val="0"/>
      <w:marBottom w:val="0"/>
      <w:divBdr>
        <w:top w:val="none" w:sz="0" w:space="0" w:color="auto"/>
        <w:left w:val="none" w:sz="0" w:space="0" w:color="auto"/>
        <w:bottom w:val="none" w:sz="0" w:space="0" w:color="auto"/>
        <w:right w:val="none" w:sz="0" w:space="0" w:color="auto"/>
      </w:divBdr>
    </w:div>
    <w:div w:id="1869298466">
      <w:bodyDiv w:val="1"/>
      <w:marLeft w:val="0"/>
      <w:marRight w:val="0"/>
      <w:marTop w:val="0"/>
      <w:marBottom w:val="0"/>
      <w:divBdr>
        <w:top w:val="none" w:sz="0" w:space="0" w:color="auto"/>
        <w:left w:val="none" w:sz="0" w:space="0" w:color="auto"/>
        <w:bottom w:val="none" w:sz="0" w:space="0" w:color="auto"/>
        <w:right w:val="none" w:sz="0" w:space="0" w:color="auto"/>
      </w:divBdr>
    </w:div>
    <w:div w:id="1975403207">
      <w:bodyDiv w:val="1"/>
      <w:marLeft w:val="0"/>
      <w:marRight w:val="0"/>
      <w:marTop w:val="0"/>
      <w:marBottom w:val="0"/>
      <w:divBdr>
        <w:top w:val="none" w:sz="0" w:space="0" w:color="auto"/>
        <w:left w:val="none" w:sz="0" w:space="0" w:color="auto"/>
        <w:bottom w:val="none" w:sz="0" w:space="0" w:color="auto"/>
        <w:right w:val="none" w:sz="0" w:space="0" w:color="auto"/>
      </w:divBdr>
    </w:div>
    <w:div w:id="208332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2</Pages>
  <Words>2442</Words>
  <Characters>13926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Arthur Souza Rodrigues</cp:lastModifiedBy>
  <cp:revision>1</cp:revision>
  <dcterms:created xsi:type="dcterms:W3CDTF">2017-06-27T18:53:00Z</dcterms:created>
  <dcterms:modified xsi:type="dcterms:W3CDTF">2026-09-26T01:07:00Z</dcterms:modified>
</cp:coreProperties>
</file>