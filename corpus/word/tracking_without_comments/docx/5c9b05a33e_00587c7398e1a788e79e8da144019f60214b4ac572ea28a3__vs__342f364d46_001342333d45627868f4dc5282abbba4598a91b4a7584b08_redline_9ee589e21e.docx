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A80FCB9" w14:textId="77777777" w:rsidR="00894943" w:rsidRPr="00854C26" w:rsidRDefault="00854C26" w:rsidP="0061350B">
      <w:pPr>
        <w:spacing w:before="360" w:after="240" w:line="240" w:lineRule="auto"/>
        <w:jc w:val="center"/>
        <w:rPr>
          <w:ins w:id="8" w:author="Pribil-Kövesdy Döníz" w:date="2026-09-22T12:31:00Z" w16du:dateUtc="2026-09-22T16:31:00Z"/>
          <w:rFonts w:cstheme="minorHAnsi"/>
          <w:b/>
          <w:smallCaps/>
          <w:sz w:val="32"/>
          <w:szCs w:val="32"/>
        </w:rPr>
      </w:pPr>
      <w:ins w:id="9" w:author="Pribil-Kövesdy Döníz" w:date="2026-09-22T12:31:00Z" w16du:dateUtc="2026-09-22T16:31:00Z">
        <w:r w:rsidRPr="00440F44">
          <w:rPr>
            <w:rFonts w:cstheme="minorHAnsi"/>
            <w:b/>
            <w:smallCaps/>
            <w:sz w:val="32"/>
            <w:szCs w:val="32"/>
            <w:highlight w:val="lightGray"/>
          </w:rPr>
          <w:t>Erasmus+ KA1 mobilitási projektek – egyéni beszámoló – 201</w:t>
        </w:r>
        <w:r w:rsidR="00440F44" w:rsidRPr="00440F44">
          <w:rPr>
            <w:rFonts w:cstheme="minorHAnsi"/>
            <w:b/>
            <w:smallCaps/>
            <w:sz w:val="32"/>
            <w:szCs w:val="32"/>
            <w:highlight w:val="lightGray"/>
          </w:rPr>
          <w:t>6</w:t>
        </w:r>
      </w:ins>
    </w:p>
    <w:p w14:paraId="716C2B1B" w14:textId="77777777" w:rsidR="00854C26" w:rsidRPr="00854C26" w:rsidRDefault="00854C26" w:rsidP="0061350B">
      <w:pPr>
        <w:spacing w:before="360" w:after="300" w:line="240" w:lineRule="auto"/>
        <w:rPr>
          <w:ins w:id="10" w:author="Pribil-Kövesdy Döníz" w:date="2026-09-22T12:31:00Z" w16du:dateUtc="2026-09-22T16:31:00Z"/>
          <w:sz w:val="28"/>
          <w:szCs w:val="28"/>
        </w:rPr>
      </w:pPr>
      <w:ins w:id="11" w:author="Pribil-Kövesdy Döníz" w:date="2026-09-22T12:31:00Z" w16du:dateUtc="2026-09-22T16:31:00Z">
        <w:r w:rsidRPr="00854C26">
          <w:rPr>
            <w:sz w:val="28"/>
            <w:szCs w:val="28"/>
            <w:highlight w:val="lightGray"/>
          </w:rPr>
          <w:t xml:space="preserve">A </w:t>
        </w:r>
        <w:r w:rsidR="008B7245">
          <w:rPr>
            <w:sz w:val="28"/>
            <w:szCs w:val="28"/>
            <w:highlight w:val="lightGray"/>
          </w:rPr>
          <w:t>résztvevő</w:t>
        </w:r>
        <w:r w:rsidR="008B7245" w:rsidRPr="00854C26">
          <w:rPr>
            <w:sz w:val="28"/>
            <w:szCs w:val="28"/>
            <w:highlight w:val="lightGray"/>
          </w:rPr>
          <w:t xml:space="preserve"> </w:t>
        </w:r>
        <w:r w:rsidRPr="00854C26">
          <w:rPr>
            <w:sz w:val="28"/>
            <w:szCs w:val="28"/>
            <w:highlight w:val="lightGray"/>
          </w:rPr>
          <w:t>adatai</w:t>
        </w:r>
      </w:ins>
    </w:p>
    <w:p w14:paraId="464284DE" w14:textId="77777777" w:rsidR="008D19B2" w:rsidRPr="00C139F7" w:rsidRDefault="008D19B2" w:rsidP="008D19B2">
      <w:pPr>
        <w:pStyle w:val="ListParagraph"/>
        <w:ind w:left="360"/>
        <w:rPr>
          <w:del w:id="12" w:author="Pribil-Kövesdy Döníz" w:date="2026-09-22T12:31:00Z" w16du:dateUtc="2026-09-22T16:31:00Z"/>
          <w:rFonts w:ascii="Arial" w:hAnsi="Arial" w:cs="Arial"/>
        </w:rPr>
      </w:pPr>
      <w:del w:id="13" w:author="Pribil-Kövesdy Döníz" w:date="2026-09-22T12:31:00Z" w16du:dateUtc="2026-09-22T16:31:00Z">
        <w:r w:rsidRPr="00C139F7">
          <w:rPr>
            <w:rFonts w:ascii="Arial" w:hAnsi="Arial" w:cs="Arial"/>
            <w:b/>
            <w:lang w:val="it-IT"/>
          </w:rPr>
          <w:delText>Tabla 1</w:delText>
        </w:r>
        <w:r w:rsidRPr="00C139F7">
          <w:rPr>
            <w:rFonts w:ascii="Arial" w:hAnsi="Arial" w:cs="Arial"/>
            <w:lang w:val="it-IT"/>
          </w:rPr>
          <w:delText xml:space="preserve">. </w:delText>
        </w:r>
        <w:r w:rsidRPr="00C139F7">
          <w:rPr>
            <w:rFonts w:ascii="Arial" w:hAnsi="Arial" w:cs="Arial"/>
          </w:rPr>
          <w:delText>Características de los pacient</w:delText>
        </w:r>
        <w:r>
          <w:rPr>
            <w:rFonts w:ascii="Arial" w:hAnsi="Arial" w:cs="Arial"/>
          </w:rPr>
          <w:delText>es sobrevivientes  y fallecidos</w:delText>
        </w:r>
      </w:del>
    </w:p>
    <w:p w14:paraId="00F01E8E" w14:textId="77777777" w:rsidR="00894943" w:rsidRDefault="00894943">
      <w:pPr>
        <w:rPr>
          <w:del w:id="14" w:author="Pribil-Kövesdy Döníz" w:date="2026-09-22T12:31:00Z" w16du:dateUtc="2026-09-22T16:31:00Z"/>
        </w:rPr>
      </w:pPr>
    </w:p>
    <w:p w14:paraId="16D0E243" w14:textId="77777777" w:rsidR="008D19B2" w:rsidRDefault="008D19B2">
      <w:pPr>
        <w:rPr>
          <w:del w:id="15" w:author="Pribil-Kövesdy Döníz" w:date="2026-09-22T12:31:00Z" w16du:dateUtc="2026-09-22T16:31:00Z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  <w:tblPrChange w:id="16" w:author="Pribil-Kövesdy Döníz" w:date="2026-09-22T12:31:00Z" w16du:dateUtc="2026-09-22T16:31:00Z">
          <w:tblPr>
            <w:tblStyle w:val="TableGrid"/>
            <w:tblW w:w="5000" w:type="pct"/>
            <w:tblLayout w:type="fixed"/>
            <w:tblLook w:val="04A0" w:firstRow="1" w:lastRow="0" w:firstColumn="1" w:lastColumn="0" w:noHBand="0" w:noVBand="1"/>
          </w:tblPr>
        </w:tblPrChange>
      </w:tblPr>
      <w:tblGrid>
        <w:gridCol w:w="2211"/>
        <w:gridCol w:w="4332"/>
        <w:gridCol w:w="4011"/>
        <w:gridCol w:w="3666"/>
        <w:tblGridChange w:id="17">
          <w:tblGrid>
            <w:gridCol w:w="2211"/>
            <w:gridCol w:w="1488"/>
            <w:gridCol w:w="2072"/>
            <w:gridCol w:w="772"/>
            <w:gridCol w:w="1292"/>
            <w:gridCol w:w="1219"/>
            <w:gridCol w:w="1500"/>
            <w:gridCol w:w="3666"/>
          </w:tblGrid>
        </w:tblGridChange>
      </w:tblGrid>
      <w:tr w:rsidR="008D19B2" w:rsidRPr="00EF52F6" w14:paraId="526C3612" w14:textId="77777777" w:rsidTr="00AD06DF">
        <w:trPr>
          <w:trPrChange w:id="18" w:author="Pribil-Kövesdy Döníz" w:date="2026-09-22T12:31:00Z" w16du:dateUtc="2026-09-22T16:31:00Z">
            <w:trPr>
              <w:gridAfter w:val="2"/>
            </w:trPr>
          </w:trPrChange>
        </w:trPr>
        <w:tc>
          <w:tcPr>
            <w:tcW w:w="2802" w:type="dxa"/>
            <w:tcPrChange w:id="19" w:author="Pribil-Kövesdy Döníz" w:date="2026-09-22T12:31:00Z" w16du:dateUtc="2026-09-22T16:31:00Z">
              <w:tcPr>
                <w:tcW w:w="2043" w:type="pct"/>
                <w:gridSpan w:val="2"/>
                <w:shd w:val="clear" w:color="auto" w:fill="BFBFBF" w:themeFill="background1" w:themeFillShade="BF"/>
                <w:vAlign w:val="center"/>
              </w:tcPr>
            </w:tcPrChange>
          </w:tcPr>
          <w:p w14:paraId="6684F26A" w14:textId="77777777" w:rsidR="008D19B2" w:rsidRDefault="00854C26" w:rsidP="00391C9E">
            <w:pPr>
              <w:rPr>
                <w:rPrChange w:id="20" w:author="Pribil-Kövesdy Döníz" w:date="2026-09-22T12:31:00Z" w16du:dateUtc="2026-09-22T16:31:00Z">
                  <w:rPr>
                    <w:rFonts w:ascii="Arial" w:hAnsi="Arial" w:cs="Arial"/>
                    <w:b/>
                    <w:lang w:val="it-IT"/>
                  </w:rPr>
                </w:rPrChange>
              </w:rPr>
              <w:pPrChange w:id="21" w:author="Pribil-Kövesdy Döníz" w:date="2026-09-22T12:31:00Z" w16du:dateUtc="2026-09-22T16:31:00Z">
                <w:pPr>
                  <w:spacing w:line="360" w:lineRule="auto"/>
                  <w:jc w:val="center"/>
                </w:pPr>
              </w:pPrChange>
            </w:pPr>
            <w:ins w:id="22" w:author="Pribil-Kövesdy Döníz" w:date="2026-09-22T12:31:00Z" w16du:dateUtc="2026-09-22T16:31:00Z">
              <w:r>
                <w:t>Név</w:t>
              </w:r>
            </w:ins>
            <w:del w:id="23" w:author="Pribil-Kövesdy Döníz" w:date="2026-09-22T12:31:00Z" w16du:dateUtc="2026-09-22T16:31:00Z">
              <w:r w:rsidR="008D19B2">
                <w:rPr>
                  <w:rFonts w:ascii="Arial" w:hAnsi="Arial" w:cs="Arial"/>
                  <w:b/>
                  <w:lang w:val="it-IT"/>
                </w:rPr>
                <w:delText>Características</w:delText>
              </w:r>
            </w:del>
          </w:p>
        </w:tc>
        <w:tc>
          <w:tcPr>
            <w:tcW w:w="11340" w:type="dxa"/>
            <w:tcPrChange w:id="24" w:author="Pribil-Kövesdy Döníz" w:date="2026-09-22T12:31:00Z" w16du:dateUtc="2026-09-22T16:31:00Z">
              <w:tcPr>
                <w:tcW w:w="1144" w:type="pct"/>
                <w:shd w:val="clear" w:color="auto" w:fill="BFBFBF" w:themeFill="background1" w:themeFillShade="BF"/>
                <w:vAlign w:val="center"/>
              </w:tcPr>
            </w:tcPrChange>
          </w:tcPr>
          <w:p w14:paraId="1554BC31" w14:textId="77777777" w:rsidR="008D19B2" w:rsidRPr="00EF52F6" w:rsidRDefault="008D19B2" w:rsidP="00D271FE">
            <w:pPr>
              <w:spacing w:line="360" w:lineRule="auto"/>
              <w:jc w:val="center"/>
              <w:rPr>
                <w:del w:id="25" w:author="Pribil-Kövesdy Döníz" w:date="2026-09-22T12:31:00Z" w16du:dateUtc="2026-09-22T16:31:00Z"/>
                <w:rFonts w:ascii="Arial" w:hAnsi="Arial" w:cs="Arial"/>
                <w:b/>
                <w:lang w:val="it-IT"/>
              </w:rPr>
            </w:pPr>
            <w:del w:id="26" w:author="Pribil-Kövesdy Döníz" w:date="2026-09-22T12:31:00Z" w16du:dateUtc="2026-09-22T16:31:00Z">
              <w:r w:rsidRPr="00EF52F6">
                <w:rPr>
                  <w:rFonts w:ascii="Arial" w:hAnsi="Arial" w:cs="Arial"/>
                  <w:b/>
                  <w:lang w:val="it-IT"/>
                </w:rPr>
                <w:delText>Sobrevivientes</w:delText>
              </w:r>
            </w:del>
          </w:p>
          <w:p w14:paraId="6EC46057" w14:textId="77777777" w:rsidR="008D19B2" w:rsidRDefault="008D19B2" w:rsidP="00391C9E">
            <w:pPr>
              <w:rPr>
                <w:rPrChange w:id="27" w:author="Pribil-Kövesdy Döníz" w:date="2026-09-22T12:31:00Z" w16du:dateUtc="2026-09-22T16:31:00Z">
                  <w:rPr>
                    <w:rFonts w:ascii="Arial" w:hAnsi="Arial" w:cs="Arial"/>
                    <w:b/>
                    <w:lang w:val="it-IT"/>
                  </w:rPr>
                </w:rPrChange>
              </w:rPr>
              <w:pPrChange w:id="28" w:author="Pribil-Kövesdy Döníz" w:date="2026-09-22T12:31:00Z" w16du:dateUtc="2026-09-22T16:31:00Z">
                <w:pPr>
                  <w:spacing w:line="360" w:lineRule="auto"/>
                  <w:jc w:val="center"/>
                </w:pPr>
              </w:pPrChange>
            </w:pPr>
            <w:del w:id="29" w:author="Pribil-Kövesdy Döníz" w:date="2026-09-22T12:31:00Z" w16du:dateUtc="2026-09-22T16:31:00Z">
              <w:r>
                <w:rPr>
                  <w:rFonts w:ascii="Arial" w:hAnsi="Arial" w:cs="Arial"/>
                  <w:b/>
                  <w:lang w:val="it-IT"/>
                </w:rPr>
                <w:delText xml:space="preserve">(n </w:delText>
              </w:r>
              <w:r w:rsidRPr="00EF52F6">
                <w:rPr>
                  <w:rFonts w:ascii="Arial" w:hAnsi="Arial" w:cs="Arial"/>
                  <w:b/>
                  <w:lang w:val="it-IT"/>
                </w:rPr>
                <w:delText>=</w:delText>
              </w:r>
              <w:r>
                <w:rPr>
                  <w:rFonts w:ascii="Arial" w:hAnsi="Arial" w:cs="Arial"/>
                  <w:b/>
                  <w:lang w:val="it-IT"/>
                </w:rPr>
                <w:delText xml:space="preserve"> </w:delText>
              </w:r>
              <w:r w:rsidRPr="00EF52F6">
                <w:rPr>
                  <w:rFonts w:ascii="Arial" w:hAnsi="Arial" w:cs="Arial"/>
                  <w:b/>
                  <w:lang w:val="it-IT"/>
                </w:rPr>
                <w:delText>2012</w:delText>
              </w:r>
              <w:r>
                <w:rPr>
                  <w:rFonts w:ascii="Arial" w:hAnsi="Arial" w:cs="Arial"/>
                  <w:b/>
                  <w:lang w:val="it-IT"/>
                </w:rPr>
                <w:delText>)</w:delText>
              </w:r>
            </w:del>
          </w:p>
        </w:tc>
        <w:tc>
          <w:tcPr>
            <w:tcW w:w="11340" w:type="dxa"/>
            <w:tcPrChange w:id="30" w:author="Pribil-Kövesdy Döníz" w:date="2026-09-22T12:31:00Z" w16du:dateUtc="2026-09-22T16:31:00Z">
              <w:tcPr>
                <w:tcW w:w="1140" w:type="pct"/>
                <w:gridSpan w:val="2"/>
                <w:shd w:val="clear" w:color="auto" w:fill="BFBFBF" w:themeFill="background1" w:themeFillShade="BF"/>
                <w:vAlign w:val="center"/>
              </w:tcPr>
            </w:tcPrChange>
          </w:tcPr>
          <w:p w14:paraId="7EB0E0D0" w14:textId="77777777" w:rsidR="008D19B2" w:rsidRPr="00EF52F6" w:rsidRDefault="008D19B2" w:rsidP="00D271FE">
            <w:pPr>
              <w:spacing w:line="360" w:lineRule="auto"/>
              <w:jc w:val="center"/>
              <w:rPr>
                <w:del w:id="31" w:author="Pribil-Kövesdy Döníz" w:date="2026-09-22T12:31:00Z" w16du:dateUtc="2026-09-22T16:31:00Z"/>
                <w:rFonts w:ascii="Arial" w:hAnsi="Arial" w:cs="Arial"/>
                <w:b/>
                <w:lang w:val="it-IT"/>
              </w:rPr>
            </w:pPr>
            <w:del w:id="32" w:author="Pribil-Kövesdy Döníz" w:date="2026-09-22T12:31:00Z" w16du:dateUtc="2026-09-22T16:31:00Z">
              <w:r w:rsidRPr="00EF52F6">
                <w:rPr>
                  <w:rFonts w:ascii="Arial" w:hAnsi="Arial" w:cs="Arial"/>
                  <w:b/>
                  <w:lang w:val="it-IT"/>
                </w:rPr>
                <w:delText>Fallecidos</w:delText>
              </w:r>
            </w:del>
          </w:p>
          <w:p w14:paraId="62AD8B77" w14:textId="77777777" w:rsidR="008D19B2" w:rsidRPr="00EF52F6" w:rsidRDefault="008D19B2" w:rsidP="00D271FE">
            <w:pPr>
              <w:spacing w:line="360" w:lineRule="auto"/>
              <w:jc w:val="center"/>
              <w:rPr>
                <w:rFonts w:ascii="Arial" w:hAnsi="Arial" w:cs="Arial"/>
                <w:b/>
                <w:lang w:val="it-IT"/>
              </w:rPr>
            </w:pPr>
            <w:del w:id="33" w:author="Pribil-Kövesdy Döníz" w:date="2026-09-22T12:31:00Z" w16du:dateUtc="2026-09-22T16:31:00Z">
              <w:r>
                <w:rPr>
                  <w:rFonts w:ascii="Arial" w:hAnsi="Arial" w:cs="Arial"/>
                  <w:b/>
                  <w:lang w:val="it-IT"/>
                </w:rPr>
                <w:delText xml:space="preserve">(n </w:delText>
              </w:r>
              <w:r w:rsidRPr="00EF52F6">
                <w:rPr>
                  <w:rFonts w:ascii="Arial" w:hAnsi="Arial" w:cs="Arial"/>
                  <w:b/>
                  <w:lang w:val="it-IT"/>
                </w:rPr>
                <w:delText>=</w:delText>
              </w:r>
              <w:r>
                <w:rPr>
                  <w:rFonts w:ascii="Arial" w:hAnsi="Arial" w:cs="Arial"/>
                  <w:b/>
                  <w:lang w:val="it-IT"/>
                </w:rPr>
                <w:delText xml:space="preserve"> </w:delText>
              </w:r>
              <w:r w:rsidRPr="00EF52F6">
                <w:rPr>
                  <w:rFonts w:ascii="Arial" w:hAnsi="Arial" w:cs="Arial"/>
                  <w:b/>
                  <w:lang w:val="it-IT"/>
                </w:rPr>
                <w:delText>629</w:delText>
              </w:r>
              <w:r>
                <w:rPr>
                  <w:rFonts w:ascii="Arial" w:hAnsi="Arial" w:cs="Arial"/>
                  <w:b/>
                  <w:lang w:val="it-IT"/>
                </w:rPr>
                <w:delText>)</w:delText>
              </w:r>
            </w:del>
          </w:p>
        </w:tc>
        <w:tc>
          <w:tcPr>
            <w:tcW w:w="11340" w:type="dxa"/>
            <w:tcPrChange w:id="34" w:author="Pribil-Kövesdy Döníz" w:date="2026-09-22T12:31:00Z" w16du:dateUtc="2026-09-22T16:31:00Z">
              <w:tcPr>
                <w:tcW w:w="744" w:type="pct"/>
                <w:shd w:val="clear" w:color="auto" w:fill="BFBFBF" w:themeFill="background1" w:themeFillShade="BF"/>
                <w:vAlign w:val="center"/>
              </w:tcPr>
            </w:tcPrChange>
          </w:tcPr>
          <w:p w14:paraId="36CC3078" w14:textId="77777777" w:rsidR="008D19B2" w:rsidRPr="00EF52F6" w:rsidRDefault="008D19B2" w:rsidP="00D271FE">
            <w:pPr>
              <w:spacing w:line="360" w:lineRule="auto"/>
              <w:jc w:val="center"/>
              <w:rPr>
                <w:rFonts w:ascii="Arial" w:hAnsi="Arial" w:cs="Arial"/>
                <w:b/>
                <w:lang w:val="it-IT"/>
              </w:rPr>
            </w:pPr>
            <w:del w:id="35" w:author="Pribil-Kövesdy Döníz" w:date="2026-09-22T12:31:00Z" w16du:dateUtc="2026-09-22T16:31:00Z">
              <w:r>
                <w:rPr>
                  <w:rFonts w:ascii="Arial" w:hAnsi="Arial" w:cs="Arial"/>
                  <w:b/>
                  <w:lang w:val="it-IT"/>
                </w:rPr>
                <w:delText>Valor de p</w:delText>
              </w:r>
            </w:del>
          </w:p>
        </w:tc>
      </w:tr>
      <w:tr w:rsidR="008D19B2" w:rsidRPr="00EF52F6" w14:paraId="15242CF3" w14:textId="77777777" w:rsidTr="00AD06DF">
        <w:trPr>
          <w:trPrChange w:id="36" w:author="Pribil-Kövesdy Döníz" w:date="2026-09-22T12:31:00Z" w16du:dateUtc="2026-09-22T16:31:00Z">
            <w:trPr>
              <w:gridAfter w:val="2"/>
            </w:trPr>
          </w:trPrChange>
        </w:trPr>
        <w:tc>
          <w:tcPr>
            <w:tcW w:w="2802" w:type="dxa"/>
            <w:tcPrChange w:id="37" w:author="Pribil-Kövesdy Döníz" w:date="2026-09-22T12:31:00Z" w16du:dateUtc="2026-09-22T16:31:00Z">
              <w:tcPr>
                <w:tcW w:w="2043" w:type="pct"/>
                <w:gridSpan w:val="2"/>
              </w:tcPr>
            </w:tcPrChange>
          </w:tcPr>
          <w:p w14:paraId="1C633F83" w14:textId="77777777" w:rsidR="008D19B2" w:rsidRDefault="00F520F7" w:rsidP="00F520F7">
            <w:pPr>
              <w:rPr>
                <w:rPrChange w:id="38" w:author="Pribil-Kövesdy Döníz" w:date="2026-09-22T12:31:00Z" w16du:dateUtc="2026-09-22T16:31:00Z">
                  <w:rPr>
                    <w:rFonts w:ascii="Arial" w:hAnsi="Arial" w:cs="Arial"/>
                    <w:lang w:val="it-IT"/>
                  </w:rPr>
                </w:rPrChange>
              </w:rPr>
              <w:pPrChange w:id="39" w:author="Pribil-Kövesdy Döníz" w:date="2026-09-22T12:31:00Z" w16du:dateUtc="2026-09-22T16:31:00Z">
                <w:pPr>
                  <w:spacing w:line="360" w:lineRule="auto"/>
                  <w:jc w:val="both"/>
                </w:pPr>
              </w:pPrChange>
            </w:pPr>
            <w:ins w:id="40" w:author="Pribil-Kövesdy Döníz" w:date="2026-09-22T12:31:00Z" w16du:dateUtc="2026-09-22T16:31:00Z">
              <w:r>
                <w:t>B</w:t>
              </w:r>
              <w:r w:rsidR="00854C26">
                <w:t>eosztás</w:t>
              </w:r>
            </w:ins>
            <w:del w:id="41" w:author="Pribil-Kövesdy Döníz" w:date="2026-09-22T12:31:00Z" w16du:dateUtc="2026-09-22T16:31:00Z">
              <w:r w:rsidR="008D19B2">
                <w:rPr>
                  <w:rFonts w:ascii="Arial" w:hAnsi="Arial" w:cs="Arial"/>
                  <w:lang w:val="it-IT"/>
                </w:rPr>
                <w:delText>Edad, años (</w:delText>
              </w:r>
              <w:r w:rsidR="008D19B2" w:rsidRPr="00EF52F6">
                <w:rPr>
                  <w:rFonts w:ascii="Arial" w:hAnsi="Arial" w:cs="Arial"/>
                </w:rPr>
                <w:delText>±</w:delText>
              </w:r>
              <w:r w:rsidR="008D19B2">
                <w:rPr>
                  <w:rFonts w:ascii="Arial" w:hAnsi="Arial" w:cs="Arial"/>
                </w:rPr>
                <w:delText xml:space="preserve"> DE)</w:delText>
              </w:r>
            </w:del>
          </w:p>
        </w:tc>
        <w:tc>
          <w:tcPr>
            <w:tcW w:w="11340" w:type="dxa"/>
            <w:tcPrChange w:id="42" w:author="Pribil-Kövesdy Döníz" w:date="2026-09-22T12:31:00Z" w16du:dateUtc="2026-09-22T16:31:00Z">
              <w:tcPr>
                <w:tcW w:w="1144" w:type="pct"/>
              </w:tcPr>
            </w:tcPrChange>
          </w:tcPr>
          <w:p w14:paraId="26883871" w14:textId="77777777" w:rsidR="008D19B2" w:rsidRDefault="008D19B2" w:rsidP="00391C9E">
            <w:pPr>
              <w:rPr>
                <w:rPrChange w:id="43" w:author="Pribil-Kövesdy Döníz" w:date="2026-09-22T12:31:00Z" w16du:dateUtc="2026-09-22T16:31:00Z">
                  <w:rPr>
                    <w:rFonts w:ascii="Arial" w:hAnsi="Arial" w:cs="Arial"/>
                    <w:lang w:val="it-IT"/>
                  </w:rPr>
                </w:rPrChange>
              </w:rPr>
              <w:pPrChange w:id="44" w:author="Pribil-Kövesdy Döníz" w:date="2026-09-22T12:31:00Z" w16du:dateUtc="2026-09-22T16:31:00Z">
                <w:pPr>
                  <w:spacing w:line="360" w:lineRule="auto"/>
                  <w:jc w:val="center"/>
                </w:pPr>
              </w:pPrChange>
            </w:pPr>
            <w:del w:id="45" w:author="Pribil-Kövesdy Döníz" w:date="2026-09-22T12:31:00Z" w16du:dateUtc="2026-09-22T16:31:00Z">
              <w:r w:rsidRPr="00EF52F6">
                <w:rPr>
                  <w:rFonts w:ascii="Arial" w:hAnsi="Arial" w:cs="Arial"/>
                </w:rPr>
                <w:delText>48</w:delText>
              </w:r>
              <w:r>
                <w:rPr>
                  <w:rFonts w:ascii="Arial" w:hAnsi="Arial" w:cs="Arial"/>
                </w:rPr>
                <w:delText>.</w:delText>
              </w:r>
              <w:r w:rsidRPr="00EF52F6">
                <w:rPr>
                  <w:rFonts w:ascii="Arial" w:hAnsi="Arial" w:cs="Arial"/>
                </w:rPr>
                <w:delText>45</w:delText>
              </w:r>
              <w:r>
                <w:rPr>
                  <w:rFonts w:ascii="Arial" w:hAnsi="Arial" w:cs="Arial"/>
                </w:rPr>
                <w:delText xml:space="preserve"> </w:delText>
              </w:r>
              <w:r w:rsidRPr="00EF52F6">
                <w:rPr>
                  <w:rFonts w:ascii="Arial" w:hAnsi="Arial" w:cs="Arial"/>
                </w:rPr>
                <w:delText>(±18)</w:delText>
              </w:r>
            </w:del>
          </w:p>
        </w:tc>
        <w:tc>
          <w:tcPr>
            <w:tcW w:w="11340" w:type="dxa"/>
            <w:tcPrChange w:id="46" w:author="Pribil-Kövesdy Döníz" w:date="2026-09-22T12:31:00Z" w16du:dateUtc="2026-09-22T16:31:00Z">
              <w:tcPr>
                <w:tcW w:w="1140" w:type="pct"/>
                <w:gridSpan w:val="2"/>
              </w:tcPr>
            </w:tcPrChange>
          </w:tcPr>
          <w:p w14:paraId="52EA1533" w14:textId="77777777" w:rsidR="008D19B2" w:rsidRPr="00EF52F6" w:rsidRDefault="008D19B2" w:rsidP="00D271FE">
            <w:pPr>
              <w:spacing w:line="360" w:lineRule="auto"/>
              <w:jc w:val="center"/>
              <w:rPr>
                <w:rFonts w:ascii="Arial" w:hAnsi="Arial" w:cs="Arial"/>
                <w:lang w:val="it-IT"/>
              </w:rPr>
            </w:pPr>
            <w:del w:id="47" w:author="Pribil-Kövesdy Döníz" w:date="2026-09-22T12:31:00Z" w16du:dateUtc="2026-09-22T16:31:00Z">
              <w:r>
                <w:rPr>
                  <w:rFonts w:ascii="Arial" w:hAnsi="Arial" w:cs="Arial"/>
                  <w:lang w:val="it-IT"/>
                </w:rPr>
                <w:delText>55.54 (</w:delText>
              </w:r>
              <w:r w:rsidRPr="00EF52F6">
                <w:rPr>
                  <w:rFonts w:ascii="Arial" w:hAnsi="Arial" w:cs="Arial"/>
                </w:rPr>
                <w:delText>±</w:delText>
              </w:r>
              <w:r>
                <w:rPr>
                  <w:rFonts w:ascii="Arial" w:hAnsi="Arial" w:cs="Arial"/>
                </w:rPr>
                <w:delText>16,3)</w:delText>
              </w:r>
            </w:del>
          </w:p>
        </w:tc>
        <w:tc>
          <w:tcPr>
            <w:tcW w:w="11340" w:type="dxa"/>
            <w:tcPrChange w:id="48" w:author="Pribil-Kövesdy Döníz" w:date="2026-09-22T12:31:00Z" w16du:dateUtc="2026-09-22T16:31:00Z">
              <w:tcPr>
                <w:tcW w:w="744" w:type="pct"/>
              </w:tcPr>
            </w:tcPrChange>
          </w:tcPr>
          <w:p w14:paraId="793C30AC" w14:textId="77777777" w:rsidR="008D19B2" w:rsidRDefault="008D19B2" w:rsidP="00D271FE">
            <w:pPr>
              <w:spacing w:line="360" w:lineRule="auto"/>
              <w:jc w:val="center"/>
              <w:rPr>
                <w:rFonts w:ascii="Arial" w:hAnsi="Arial" w:cs="Arial"/>
                <w:lang w:val="it-IT"/>
              </w:rPr>
            </w:pPr>
            <w:del w:id="49" w:author="Pribil-Kövesdy Döníz" w:date="2026-09-22T12:31:00Z" w16du:dateUtc="2026-09-22T16:31:00Z">
              <w:r>
                <w:rPr>
                  <w:rFonts w:ascii="Arial" w:hAnsi="Arial" w:cs="Arial"/>
                  <w:lang w:val="it-IT"/>
                </w:rPr>
                <w:delText>0,003</w:delText>
              </w:r>
            </w:del>
          </w:p>
        </w:tc>
      </w:tr>
    </w:tbl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5810"/>
        <w:gridCol w:w="3254"/>
        <w:gridCol w:w="3242"/>
        <w:gridCol w:w="1914"/>
      </w:tblGrid>
      <w:tr w:rsidR="008D19B2" w:rsidRPr="00EF52F6" w14:paraId="265EB37A" w14:textId="77777777" w:rsidTr="00D271FE">
        <w:trPr>
          <w:del w:id="50" w:author="Pribil-Kövesdy Döníz" w:date="2026-09-22T12:31:00Z" w16du:dateUtc="2026-09-22T16:31:00Z"/>
        </w:trPr>
        <w:tc>
          <w:tcPr>
            <w:tcW w:w="2043" w:type="pct"/>
          </w:tcPr>
          <w:p w14:paraId="27DD2080" w14:textId="77777777" w:rsidR="008D19B2" w:rsidRPr="00EF52F6" w:rsidRDefault="008D19B2" w:rsidP="00D271FE">
            <w:pPr>
              <w:spacing w:line="360" w:lineRule="auto"/>
              <w:jc w:val="both"/>
              <w:rPr>
                <w:del w:id="51" w:author="Pribil-Kövesdy Döníz" w:date="2026-09-22T12:31:00Z" w16du:dateUtc="2026-09-22T16:31:00Z"/>
                <w:rFonts w:ascii="Arial" w:hAnsi="Arial" w:cs="Arial"/>
                <w:lang w:val="it-IT"/>
              </w:rPr>
            </w:pPr>
            <w:del w:id="52" w:author="Pribil-Kövesdy Döníz" w:date="2026-09-22T12:31:00Z" w16du:dateUtc="2026-09-22T16:31:00Z">
              <w:r>
                <w:rPr>
                  <w:rFonts w:ascii="Arial" w:hAnsi="Arial" w:cs="Arial"/>
                  <w:lang w:val="it-IT"/>
                </w:rPr>
                <w:delText>Sexo masculino – n (%)</w:delText>
              </w:r>
            </w:del>
          </w:p>
        </w:tc>
        <w:tc>
          <w:tcPr>
            <w:tcW w:w="1144" w:type="pct"/>
          </w:tcPr>
          <w:p w14:paraId="69348725" w14:textId="77777777" w:rsidR="008D19B2" w:rsidRPr="00EF52F6" w:rsidRDefault="008D19B2" w:rsidP="00D271FE">
            <w:pPr>
              <w:spacing w:line="360" w:lineRule="auto"/>
              <w:jc w:val="center"/>
              <w:rPr>
                <w:del w:id="53" w:author="Pribil-Kövesdy Döníz" w:date="2026-09-22T12:31:00Z" w16du:dateUtc="2026-09-22T16:31:00Z"/>
                <w:rFonts w:ascii="Arial" w:hAnsi="Arial" w:cs="Arial"/>
                <w:lang w:val="it-IT"/>
              </w:rPr>
            </w:pPr>
            <w:del w:id="54" w:author="Pribil-Kövesdy Döníz" w:date="2026-09-22T12:31:00Z" w16du:dateUtc="2026-09-22T16:31:00Z">
              <w:r>
                <w:rPr>
                  <w:rFonts w:ascii="Arial" w:hAnsi="Arial" w:cs="Arial"/>
                  <w:lang w:val="it-IT"/>
                </w:rPr>
                <w:delText>1343 (66,7)</w:delText>
              </w:r>
            </w:del>
          </w:p>
        </w:tc>
        <w:tc>
          <w:tcPr>
            <w:tcW w:w="1140" w:type="pct"/>
          </w:tcPr>
          <w:p w14:paraId="1F317C92" w14:textId="77777777" w:rsidR="008D19B2" w:rsidRPr="00EF52F6" w:rsidRDefault="008D19B2" w:rsidP="00D271FE">
            <w:pPr>
              <w:spacing w:line="360" w:lineRule="auto"/>
              <w:jc w:val="center"/>
              <w:rPr>
                <w:del w:id="55" w:author="Pribil-Kövesdy Döníz" w:date="2026-09-22T12:31:00Z" w16du:dateUtc="2026-09-22T16:31:00Z"/>
                <w:rFonts w:ascii="Arial" w:hAnsi="Arial" w:cs="Arial"/>
                <w:lang w:val="it-IT"/>
              </w:rPr>
            </w:pPr>
            <w:del w:id="56" w:author="Pribil-Kövesdy Döníz" w:date="2026-09-22T12:31:00Z" w16du:dateUtc="2026-09-22T16:31:00Z">
              <w:r>
                <w:rPr>
                  <w:rFonts w:ascii="Arial" w:hAnsi="Arial" w:cs="Arial"/>
                  <w:lang w:val="it-IT"/>
                </w:rPr>
                <w:delText>410 (65,2)</w:delText>
              </w:r>
            </w:del>
          </w:p>
        </w:tc>
        <w:tc>
          <w:tcPr>
            <w:tcW w:w="744" w:type="pct"/>
          </w:tcPr>
          <w:p w14:paraId="4884B69E" w14:textId="77777777" w:rsidR="008D19B2" w:rsidRDefault="008D19B2" w:rsidP="00D271FE">
            <w:pPr>
              <w:spacing w:line="360" w:lineRule="auto"/>
              <w:jc w:val="center"/>
              <w:rPr>
                <w:del w:id="57" w:author="Pribil-Kövesdy Döníz" w:date="2026-09-22T12:31:00Z" w16du:dateUtc="2026-09-22T16:31:00Z"/>
                <w:rFonts w:ascii="Arial" w:hAnsi="Arial" w:cs="Arial"/>
                <w:lang w:val="it-IT"/>
              </w:rPr>
            </w:pPr>
            <w:del w:id="58" w:author="Pribil-Kövesdy Döníz" w:date="2026-09-22T12:31:00Z" w16du:dateUtc="2026-09-22T16:31:00Z">
              <w:r>
                <w:rPr>
                  <w:rFonts w:ascii="Arial" w:hAnsi="Arial" w:cs="Arial"/>
                  <w:lang w:val="it-IT"/>
                </w:rPr>
                <w:delText>0,483</w:delText>
              </w:r>
            </w:del>
          </w:p>
        </w:tc>
      </w:tr>
      <w:tr w:rsidR="008D19B2" w:rsidRPr="00EF52F6" w14:paraId="607A75BD" w14:textId="77777777" w:rsidTr="00D271FE">
        <w:trPr>
          <w:del w:id="59" w:author="Pribil-Kövesdy Döníz" w:date="2026-09-22T12:31:00Z" w16du:dateUtc="2026-09-22T16:31:00Z"/>
        </w:trPr>
        <w:tc>
          <w:tcPr>
            <w:tcW w:w="2043" w:type="pct"/>
          </w:tcPr>
          <w:p w14:paraId="1A180E43" w14:textId="77777777" w:rsidR="008D19B2" w:rsidRDefault="008D19B2" w:rsidP="00D271FE">
            <w:pPr>
              <w:spacing w:line="360" w:lineRule="auto"/>
              <w:jc w:val="both"/>
              <w:rPr>
                <w:del w:id="60" w:author="Pribil-Kövesdy Döníz" w:date="2026-09-22T12:31:00Z" w16du:dateUtc="2026-09-22T16:31:00Z"/>
                <w:rFonts w:ascii="Arial" w:hAnsi="Arial" w:cs="Arial"/>
                <w:lang w:val="it-IT"/>
              </w:rPr>
            </w:pPr>
            <w:del w:id="61" w:author="Pribil-Kövesdy Döníz" w:date="2026-09-22T12:31:00Z" w16du:dateUtc="2026-09-22T16:31:00Z">
              <w:r>
                <w:rPr>
                  <w:rFonts w:ascii="Arial" w:hAnsi="Arial" w:cs="Arial"/>
                  <w:lang w:val="it-IT"/>
                </w:rPr>
                <w:delText>Motivos de ingreso – n (%)</w:delText>
              </w:r>
            </w:del>
          </w:p>
          <w:p w14:paraId="27E7E9FF" w14:textId="77777777" w:rsidR="008D19B2" w:rsidRDefault="008D19B2" w:rsidP="00D271FE">
            <w:pPr>
              <w:spacing w:line="360" w:lineRule="auto"/>
              <w:jc w:val="both"/>
              <w:rPr>
                <w:del w:id="62" w:author="Pribil-Kövesdy Döníz" w:date="2026-09-22T12:31:00Z" w16du:dateUtc="2026-09-22T16:31:00Z"/>
                <w:rFonts w:ascii="Arial" w:hAnsi="Arial" w:cs="Arial"/>
                <w:lang w:val="it-IT"/>
              </w:rPr>
            </w:pPr>
            <w:del w:id="63" w:author="Pribil-Kövesdy Döníz" w:date="2026-09-22T12:31:00Z" w16du:dateUtc="2026-09-22T16:31:00Z">
              <w:r>
                <w:rPr>
                  <w:rFonts w:ascii="Arial" w:hAnsi="Arial" w:cs="Arial"/>
                  <w:lang w:val="it-IT"/>
                </w:rPr>
                <w:delText xml:space="preserve">                 Patología médica</w:delText>
              </w:r>
            </w:del>
          </w:p>
          <w:p w14:paraId="0708A452" w14:textId="77777777" w:rsidR="008D19B2" w:rsidRDefault="008D19B2" w:rsidP="00D271FE">
            <w:pPr>
              <w:spacing w:line="360" w:lineRule="auto"/>
              <w:jc w:val="both"/>
              <w:rPr>
                <w:del w:id="64" w:author="Pribil-Kövesdy Döníz" w:date="2026-09-22T12:31:00Z" w16du:dateUtc="2026-09-22T16:31:00Z"/>
                <w:rFonts w:ascii="Arial" w:hAnsi="Arial" w:cs="Arial"/>
                <w:lang w:val="it-IT"/>
              </w:rPr>
            </w:pPr>
            <w:del w:id="65" w:author="Pribil-Kövesdy Döníz" w:date="2026-09-22T12:31:00Z" w16du:dateUtc="2026-09-22T16:31:00Z">
              <w:r>
                <w:rPr>
                  <w:rFonts w:ascii="Arial" w:hAnsi="Arial" w:cs="Arial"/>
                  <w:lang w:val="it-IT"/>
                </w:rPr>
                <w:delText xml:space="preserve">                 Politraumatismos</w:delText>
              </w:r>
            </w:del>
          </w:p>
          <w:p w14:paraId="7194989B" w14:textId="77777777" w:rsidR="008D19B2" w:rsidRDefault="008D19B2" w:rsidP="00D271FE">
            <w:pPr>
              <w:spacing w:line="360" w:lineRule="auto"/>
              <w:jc w:val="both"/>
              <w:rPr>
                <w:del w:id="66" w:author="Pribil-Kövesdy Döníz" w:date="2026-09-22T12:31:00Z" w16du:dateUtc="2026-09-22T16:31:00Z"/>
                <w:rFonts w:ascii="Arial" w:hAnsi="Arial" w:cs="Arial"/>
                <w:lang w:val="it-IT"/>
              </w:rPr>
            </w:pPr>
            <w:del w:id="67" w:author="Pribil-Kövesdy Döníz" w:date="2026-09-22T12:31:00Z" w16du:dateUtc="2026-09-22T16:31:00Z">
              <w:r>
                <w:rPr>
                  <w:rFonts w:ascii="Arial" w:hAnsi="Arial" w:cs="Arial"/>
                  <w:lang w:val="it-IT"/>
                </w:rPr>
                <w:delText xml:space="preserve">                 Cirugía programada</w:delText>
              </w:r>
            </w:del>
          </w:p>
          <w:p w14:paraId="6CAF62B3" w14:textId="77777777" w:rsidR="008D19B2" w:rsidRPr="00EF52F6" w:rsidRDefault="008D19B2" w:rsidP="00D271FE">
            <w:pPr>
              <w:spacing w:line="360" w:lineRule="auto"/>
              <w:jc w:val="both"/>
              <w:rPr>
                <w:del w:id="68" w:author="Pribil-Kövesdy Döníz" w:date="2026-09-22T12:31:00Z" w16du:dateUtc="2026-09-22T16:31:00Z"/>
                <w:rFonts w:ascii="Arial" w:hAnsi="Arial" w:cs="Arial"/>
                <w:lang w:val="it-IT"/>
              </w:rPr>
            </w:pPr>
            <w:del w:id="69" w:author="Pribil-Kövesdy Döníz" w:date="2026-09-22T12:31:00Z" w16du:dateUtc="2026-09-22T16:31:00Z">
              <w:r>
                <w:rPr>
                  <w:rFonts w:ascii="Arial" w:hAnsi="Arial" w:cs="Arial"/>
                  <w:lang w:val="it-IT"/>
                </w:rPr>
                <w:delText xml:space="preserve">                 Cirugía de urgencia</w:delText>
              </w:r>
            </w:del>
          </w:p>
        </w:tc>
        <w:tc>
          <w:tcPr>
            <w:tcW w:w="1144" w:type="pct"/>
          </w:tcPr>
          <w:p w14:paraId="1F6A588D" w14:textId="77777777" w:rsidR="008D19B2" w:rsidRDefault="008D19B2" w:rsidP="00D271FE">
            <w:pPr>
              <w:spacing w:line="360" w:lineRule="auto"/>
              <w:jc w:val="center"/>
              <w:rPr>
                <w:del w:id="70" w:author="Pribil-Kövesdy Döníz" w:date="2026-09-22T12:31:00Z" w16du:dateUtc="2026-09-22T16:31:00Z"/>
                <w:rFonts w:ascii="Arial" w:hAnsi="Arial" w:cs="Arial"/>
                <w:lang w:val="it-IT"/>
              </w:rPr>
            </w:pPr>
          </w:p>
          <w:p w14:paraId="4DD3E5E0" w14:textId="77777777" w:rsidR="008D19B2" w:rsidRDefault="008D19B2" w:rsidP="00D271FE">
            <w:pPr>
              <w:spacing w:line="360" w:lineRule="auto"/>
              <w:jc w:val="center"/>
              <w:rPr>
                <w:del w:id="71" w:author="Pribil-Kövesdy Döníz" w:date="2026-09-22T12:31:00Z" w16du:dateUtc="2026-09-22T16:31:00Z"/>
                <w:rFonts w:ascii="Arial" w:hAnsi="Arial" w:cs="Arial"/>
                <w:lang w:val="it-IT"/>
              </w:rPr>
            </w:pPr>
            <w:del w:id="72" w:author="Pribil-Kövesdy Döníz" w:date="2026-09-22T12:31:00Z" w16du:dateUtc="2026-09-22T16:31:00Z">
              <w:r>
                <w:rPr>
                  <w:rFonts w:ascii="Arial" w:hAnsi="Arial" w:cs="Arial"/>
                  <w:lang w:val="it-IT"/>
                </w:rPr>
                <w:delText>1379 (68,5)</w:delText>
              </w:r>
            </w:del>
          </w:p>
          <w:p w14:paraId="5526953F" w14:textId="77777777" w:rsidR="008D19B2" w:rsidRDefault="008D19B2" w:rsidP="00D271FE">
            <w:pPr>
              <w:spacing w:line="360" w:lineRule="auto"/>
              <w:jc w:val="center"/>
              <w:rPr>
                <w:del w:id="73" w:author="Pribil-Kövesdy Döníz" w:date="2026-09-22T12:31:00Z" w16du:dateUtc="2026-09-22T16:31:00Z"/>
                <w:rFonts w:ascii="Arial" w:hAnsi="Arial" w:cs="Arial"/>
                <w:lang w:val="it-IT"/>
              </w:rPr>
            </w:pPr>
            <w:del w:id="74" w:author="Pribil-Kövesdy Döníz" w:date="2026-09-22T12:31:00Z" w16du:dateUtc="2026-09-22T16:31:00Z">
              <w:r>
                <w:rPr>
                  <w:rFonts w:ascii="Arial" w:hAnsi="Arial" w:cs="Arial"/>
                  <w:lang w:val="it-IT"/>
                </w:rPr>
                <w:delText>166 (8,3)</w:delText>
              </w:r>
            </w:del>
          </w:p>
          <w:p w14:paraId="443867AE" w14:textId="77777777" w:rsidR="008D19B2" w:rsidRDefault="008D19B2" w:rsidP="00D271FE">
            <w:pPr>
              <w:spacing w:line="360" w:lineRule="auto"/>
              <w:jc w:val="center"/>
              <w:rPr>
                <w:del w:id="75" w:author="Pribil-Kövesdy Döníz" w:date="2026-09-22T12:31:00Z" w16du:dateUtc="2026-09-22T16:31:00Z"/>
                <w:rFonts w:ascii="Arial" w:hAnsi="Arial" w:cs="Arial"/>
                <w:lang w:val="it-IT"/>
              </w:rPr>
            </w:pPr>
            <w:del w:id="76" w:author="Pribil-Kövesdy Döníz" w:date="2026-09-22T12:31:00Z" w16du:dateUtc="2026-09-22T16:31:00Z">
              <w:r>
                <w:rPr>
                  <w:rFonts w:ascii="Arial" w:hAnsi="Arial" w:cs="Arial"/>
                  <w:lang w:val="it-IT"/>
                </w:rPr>
                <w:delText>206 (10,2)</w:delText>
              </w:r>
            </w:del>
          </w:p>
          <w:p w14:paraId="42EE573A" w14:textId="77777777" w:rsidR="008D19B2" w:rsidRPr="00EF52F6" w:rsidRDefault="008D19B2" w:rsidP="00D271FE">
            <w:pPr>
              <w:spacing w:line="360" w:lineRule="auto"/>
              <w:jc w:val="center"/>
              <w:rPr>
                <w:del w:id="77" w:author="Pribil-Kövesdy Döníz" w:date="2026-09-22T12:31:00Z" w16du:dateUtc="2026-09-22T16:31:00Z"/>
                <w:rFonts w:ascii="Arial" w:hAnsi="Arial" w:cs="Arial"/>
                <w:lang w:val="it-IT"/>
              </w:rPr>
            </w:pPr>
            <w:del w:id="78" w:author="Pribil-Kövesdy Döníz" w:date="2026-09-22T12:31:00Z" w16du:dateUtc="2026-09-22T16:31:00Z">
              <w:r>
                <w:rPr>
                  <w:rFonts w:ascii="Arial" w:hAnsi="Arial" w:cs="Arial"/>
                  <w:lang w:val="it-IT"/>
                </w:rPr>
                <w:delText>261 (13)</w:delText>
              </w:r>
            </w:del>
          </w:p>
        </w:tc>
        <w:tc>
          <w:tcPr>
            <w:tcW w:w="1140" w:type="pct"/>
          </w:tcPr>
          <w:p w14:paraId="4C951DD1" w14:textId="77777777" w:rsidR="008D19B2" w:rsidRDefault="008D19B2" w:rsidP="00D271FE">
            <w:pPr>
              <w:spacing w:line="360" w:lineRule="auto"/>
              <w:jc w:val="center"/>
              <w:rPr>
                <w:del w:id="79" w:author="Pribil-Kövesdy Döníz" w:date="2026-09-22T12:31:00Z" w16du:dateUtc="2026-09-22T16:31:00Z"/>
                <w:rFonts w:ascii="Arial" w:hAnsi="Arial" w:cs="Arial"/>
                <w:lang w:val="it-IT"/>
              </w:rPr>
            </w:pPr>
          </w:p>
          <w:p w14:paraId="0FA5BB49" w14:textId="77777777" w:rsidR="008D19B2" w:rsidRDefault="008D19B2" w:rsidP="00D271FE">
            <w:pPr>
              <w:spacing w:line="360" w:lineRule="auto"/>
              <w:jc w:val="center"/>
              <w:rPr>
                <w:del w:id="80" w:author="Pribil-Kövesdy Döníz" w:date="2026-09-22T12:31:00Z" w16du:dateUtc="2026-09-22T16:31:00Z"/>
                <w:rFonts w:ascii="Arial" w:hAnsi="Arial" w:cs="Arial"/>
                <w:lang w:val="it-IT"/>
              </w:rPr>
            </w:pPr>
            <w:del w:id="81" w:author="Pribil-Kövesdy Döníz" w:date="2026-09-22T12:31:00Z" w16du:dateUtc="2026-09-22T16:31:00Z">
              <w:r>
                <w:rPr>
                  <w:rFonts w:ascii="Arial" w:hAnsi="Arial" w:cs="Arial"/>
                  <w:lang w:val="it-IT"/>
                </w:rPr>
                <w:delText>519 (82,5)</w:delText>
              </w:r>
            </w:del>
          </w:p>
          <w:p w14:paraId="640EA99F" w14:textId="77777777" w:rsidR="008D19B2" w:rsidRDefault="008D19B2" w:rsidP="00D271FE">
            <w:pPr>
              <w:spacing w:line="360" w:lineRule="auto"/>
              <w:jc w:val="center"/>
              <w:rPr>
                <w:del w:id="82" w:author="Pribil-Kövesdy Döníz" w:date="2026-09-22T12:31:00Z" w16du:dateUtc="2026-09-22T16:31:00Z"/>
                <w:rFonts w:ascii="Arial" w:hAnsi="Arial" w:cs="Arial"/>
                <w:lang w:val="it-IT"/>
              </w:rPr>
            </w:pPr>
            <w:del w:id="83" w:author="Pribil-Kövesdy Döníz" w:date="2026-09-22T12:31:00Z" w16du:dateUtc="2026-09-22T16:31:00Z">
              <w:r>
                <w:rPr>
                  <w:rFonts w:ascii="Arial" w:hAnsi="Arial" w:cs="Arial"/>
                  <w:lang w:val="it-IT"/>
                </w:rPr>
                <w:delText>33 (5,3)</w:delText>
              </w:r>
            </w:del>
          </w:p>
          <w:p w14:paraId="218E2B41" w14:textId="77777777" w:rsidR="008D19B2" w:rsidRDefault="008D19B2" w:rsidP="00D271FE">
            <w:pPr>
              <w:spacing w:line="360" w:lineRule="auto"/>
              <w:jc w:val="center"/>
              <w:rPr>
                <w:del w:id="84" w:author="Pribil-Kövesdy Döníz" w:date="2026-09-22T12:31:00Z" w16du:dateUtc="2026-09-22T16:31:00Z"/>
                <w:rFonts w:ascii="Arial" w:hAnsi="Arial" w:cs="Arial"/>
                <w:lang w:val="it-IT"/>
              </w:rPr>
            </w:pPr>
            <w:del w:id="85" w:author="Pribil-Kövesdy Döníz" w:date="2026-09-22T12:31:00Z" w16du:dateUtc="2026-09-22T16:31:00Z">
              <w:r>
                <w:rPr>
                  <w:rFonts w:ascii="Arial" w:hAnsi="Arial" w:cs="Arial"/>
                  <w:lang w:val="it-IT"/>
                </w:rPr>
                <w:delText>22 (3,5)</w:delText>
              </w:r>
            </w:del>
          </w:p>
          <w:p w14:paraId="661E2511" w14:textId="77777777" w:rsidR="008D19B2" w:rsidRPr="00EF52F6" w:rsidRDefault="008D19B2" w:rsidP="00D271FE">
            <w:pPr>
              <w:spacing w:line="360" w:lineRule="auto"/>
              <w:jc w:val="center"/>
              <w:rPr>
                <w:del w:id="86" w:author="Pribil-Kövesdy Döníz" w:date="2026-09-22T12:31:00Z" w16du:dateUtc="2026-09-22T16:31:00Z"/>
                <w:rFonts w:ascii="Arial" w:hAnsi="Arial" w:cs="Arial"/>
                <w:lang w:val="it-IT"/>
              </w:rPr>
            </w:pPr>
            <w:del w:id="87" w:author="Pribil-Kövesdy Döníz" w:date="2026-09-22T12:31:00Z" w16du:dateUtc="2026-09-22T16:31:00Z">
              <w:r>
                <w:rPr>
                  <w:rFonts w:ascii="Arial" w:hAnsi="Arial" w:cs="Arial"/>
                  <w:lang w:val="it-IT"/>
                </w:rPr>
                <w:delText>55 (8,7)</w:delText>
              </w:r>
            </w:del>
          </w:p>
        </w:tc>
        <w:tc>
          <w:tcPr>
            <w:tcW w:w="744" w:type="pct"/>
          </w:tcPr>
          <w:p w14:paraId="2D80EFD1" w14:textId="77777777" w:rsidR="008D19B2" w:rsidRDefault="008D19B2" w:rsidP="00D271FE">
            <w:pPr>
              <w:spacing w:line="360" w:lineRule="auto"/>
              <w:jc w:val="center"/>
              <w:rPr>
                <w:del w:id="88" w:author="Pribil-Kövesdy Döníz" w:date="2026-09-22T12:31:00Z" w16du:dateUtc="2026-09-22T16:31:00Z"/>
                <w:rFonts w:ascii="Arial" w:hAnsi="Arial" w:cs="Arial"/>
                <w:lang w:val="it-IT"/>
              </w:rPr>
            </w:pPr>
          </w:p>
          <w:p w14:paraId="467CFB51" w14:textId="77777777" w:rsidR="008D19B2" w:rsidRDefault="008D19B2" w:rsidP="00D271FE">
            <w:pPr>
              <w:spacing w:line="360" w:lineRule="auto"/>
              <w:jc w:val="center"/>
              <w:rPr>
                <w:del w:id="89" w:author="Pribil-Kövesdy Döníz" w:date="2026-09-22T12:31:00Z" w16du:dateUtc="2026-09-22T16:31:00Z"/>
                <w:rFonts w:ascii="Arial" w:hAnsi="Arial" w:cs="Arial"/>
                <w:lang w:val="it-IT"/>
              </w:rPr>
            </w:pPr>
            <w:del w:id="90" w:author="Pribil-Kövesdy Döníz" w:date="2026-09-22T12:31:00Z" w16du:dateUtc="2026-09-22T16:31:00Z">
              <w:r>
                <w:rPr>
                  <w:rFonts w:ascii="Arial" w:hAnsi="Arial" w:cs="Arial"/>
                  <w:lang w:val="it-IT"/>
                </w:rPr>
                <w:delText>&lt;0,001</w:delText>
              </w:r>
            </w:del>
          </w:p>
          <w:p w14:paraId="43C23CD3" w14:textId="77777777" w:rsidR="008D19B2" w:rsidRDefault="008D19B2" w:rsidP="00D271FE">
            <w:pPr>
              <w:spacing w:line="360" w:lineRule="auto"/>
              <w:jc w:val="center"/>
              <w:rPr>
                <w:del w:id="91" w:author="Pribil-Kövesdy Döníz" w:date="2026-09-22T12:31:00Z" w16du:dateUtc="2026-09-22T16:31:00Z"/>
                <w:rFonts w:ascii="Arial" w:hAnsi="Arial" w:cs="Arial"/>
                <w:lang w:val="it-IT"/>
              </w:rPr>
            </w:pPr>
            <w:del w:id="92" w:author="Pribil-Kövesdy Döníz" w:date="2026-09-22T12:31:00Z" w16du:dateUtc="2026-09-22T16:31:00Z">
              <w:r>
                <w:rPr>
                  <w:rFonts w:ascii="Arial" w:hAnsi="Arial" w:cs="Arial"/>
                  <w:lang w:val="it-IT"/>
                </w:rPr>
                <w:delText>0,011</w:delText>
              </w:r>
            </w:del>
          </w:p>
          <w:p w14:paraId="0DA441CC" w14:textId="77777777" w:rsidR="008D19B2" w:rsidRDefault="008D19B2" w:rsidP="00D271FE">
            <w:pPr>
              <w:spacing w:line="360" w:lineRule="auto"/>
              <w:jc w:val="center"/>
              <w:rPr>
                <w:del w:id="93" w:author="Pribil-Kövesdy Döníz" w:date="2026-09-22T12:31:00Z" w16du:dateUtc="2026-09-22T16:31:00Z"/>
                <w:rFonts w:ascii="Arial" w:hAnsi="Arial" w:cs="Arial"/>
                <w:lang w:val="it-IT"/>
              </w:rPr>
            </w:pPr>
            <w:del w:id="94" w:author="Pribil-Kövesdy Döníz" w:date="2026-09-22T12:31:00Z" w16du:dateUtc="2026-09-22T16:31:00Z">
              <w:r>
                <w:rPr>
                  <w:rFonts w:ascii="Arial" w:hAnsi="Arial" w:cs="Arial"/>
                  <w:lang w:val="it-IT"/>
                </w:rPr>
                <w:delText>&lt;0,001</w:delText>
              </w:r>
            </w:del>
          </w:p>
          <w:p w14:paraId="717CEC19" w14:textId="77777777" w:rsidR="008D19B2" w:rsidRDefault="008D19B2" w:rsidP="00D271FE">
            <w:pPr>
              <w:spacing w:line="360" w:lineRule="auto"/>
              <w:jc w:val="center"/>
              <w:rPr>
                <w:del w:id="95" w:author="Pribil-Kövesdy Döníz" w:date="2026-09-22T12:31:00Z" w16du:dateUtc="2026-09-22T16:31:00Z"/>
                <w:rFonts w:ascii="Arial" w:hAnsi="Arial" w:cs="Arial"/>
                <w:lang w:val="it-IT"/>
              </w:rPr>
            </w:pPr>
            <w:del w:id="96" w:author="Pribil-Kövesdy Döníz" w:date="2026-09-22T12:31:00Z" w16du:dateUtc="2026-09-22T16:31:00Z">
              <w:r>
                <w:rPr>
                  <w:rFonts w:ascii="Arial" w:hAnsi="Arial" w:cs="Arial"/>
                  <w:lang w:val="it-IT"/>
                </w:rPr>
                <w:delText>0,004</w:delText>
              </w:r>
            </w:del>
          </w:p>
        </w:tc>
      </w:tr>
      <w:tr w:rsidR="008D19B2" w:rsidRPr="00EF52F6" w14:paraId="16AF81BE" w14:textId="77777777" w:rsidTr="00D271FE">
        <w:trPr>
          <w:del w:id="97" w:author="Pribil-Kövesdy Döníz" w:date="2026-09-22T12:31:00Z" w16du:dateUtc="2026-09-22T16:31:00Z"/>
        </w:trPr>
        <w:tc>
          <w:tcPr>
            <w:tcW w:w="2043" w:type="pct"/>
          </w:tcPr>
          <w:p w14:paraId="5503BAD6" w14:textId="77777777" w:rsidR="008D19B2" w:rsidRDefault="008D19B2" w:rsidP="00D271FE">
            <w:pPr>
              <w:spacing w:line="360" w:lineRule="auto"/>
              <w:jc w:val="both"/>
              <w:rPr>
                <w:del w:id="98" w:author="Pribil-Kövesdy Döníz" w:date="2026-09-22T12:31:00Z" w16du:dateUtc="2026-09-22T16:31:00Z"/>
                <w:rFonts w:ascii="Arial" w:hAnsi="Arial" w:cs="Arial"/>
                <w:lang w:val="it-IT"/>
              </w:rPr>
            </w:pPr>
            <w:del w:id="99" w:author="Pribil-Kövesdy Döníz" w:date="2026-09-22T12:31:00Z" w16du:dateUtc="2026-09-22T16:31:00Z">
              <w:r>
                <w:rPr>
                  <w:rFonts w:ascii="Arial" w:hAnsi="Arial" w:cs="Arial"/>
                  <w:lang w:val="it-IT"/>
                </w:rPr>
                <w:delText>Comorbilidades graves – n (%)</w:delText>
              </w:r>
            </w:del>
          </w:p>
          <w:p w14:paraId="0B238228" w14:textId="77777777" w:rsidR="008D19B2" w:rsidRDefault="008D19B2" w:rsidP="00D271FE">
            <w:pPr>
              <w:spacing w:line="360" w:lineRule="auto"/>
              <w:jc w:val="both"/>
              <w:rPr>
                <w:del w:id="100" w:author="Pribil-Kövesdy Döníz" w:date="2026-09-22T12:31:00Z" w16du:dateUtc="2026-09-22T16:31:00Z"/>
                <w:rFonts w:ascii="Arial" w:hAnsi="Arial" w:cs="Arial"/>
                <w:lang w:val="it-IT"/>
              </w:rPr>
            </w:pPr>
            <w:del w:id="101" w:author="Pribil-Kövesdy Döníz" w:date="2026-09-22T12:31:00Z" w16du:dateUtc="2026-09-22T16:31:00Z">
              <w:r>
                <w:rPr>
                  <w:rFonts w:ascii="Arial" w:hAnsi="Arial" w:cs="Arial"/>
                  <w:lang w:val="it-IT"/>
                </w:rPr>
                <w:delText xml:space="preserve">                  Hepática</w:delText>
              </w:r>
            </w:del>
          </w:p>
          <w:p w14:paraId="6C44E6E9" w14:textId="77777777" w:rsidR="008D19B2" w:rsidRDefault="008D19B2" w:rsidP="00D271FE">
            <w:pPr>
              <w:spacing w:line="360" w:lineRule="auto"/>
              <w:jc w:val="both"/>
              <w:rPr>
                <w:del w:id="102" w:author="Pribil-Kövesdy Döníz" w:date="2026-09-22T12:31:00Z" w16du:dateUtc="2026-09-22T16:31:00Z"/>
                <w:rFonts w:ascii="Arial" w:hAnsi="Arial" w:cs="Arial"/>
                <w:lang w:val="it-IT"/>
              </w:rPr>
            </w:pPr>
            <w:del w:id="103" w:author="Pribil-Kövesdy Döníz" w:date="2026-09-22T12:31:00Z" w16du:dateUtc="2026-09-22T16:31:00Z">
              <w:r>
                <w:rPr>
                  <w:rFonts w:ascii="Arial" w:hAnsi="Arial" w:cs="Arial"/>
                  <w:lang w:val="it-IT"/>
                </w:rPr>
                <w:delText xml:space="preserve">                  Renal</w:delText>
              </w:r>
            </w:del>
          </w:p>
          <w:p w14:paraId="2A5B6332" w14:textId="77777777" w:rsidR="008D19B2" w:rsidRDefault="008D19B2" w:rsidP="00D271FE">
            <w:pPr>
              <w:spacing w:line="360" w:lineRule="auto"/>
              <w:jc w:val="both"/>
              <w:rPr>
                <w:del w:id="104" w:author="Pribil-Kövesdy Döníz" w:date="2026-09-22T12:31:00Z" w16du:dateUtc="2026-09-22T16:31:00Z"/>
                <w:rFonts w:ascii="Arial" w:hAnsi="Arial" w:cs="Arial"/>
                <w:lang w:val="it-IT"/>
              </w:rPr>
            </w:pPr>
            <w:del w:id="105" w:author="Pribil-Kövesdy Döníz" w:date="2026-09-22T12:31:00Z" w16du:dateUtc="2026-09-22T16:31:00Z">
              <w:r>
                <w:rPr>
                  <w:rFonts w:ascii="Arial" w:hAnsi="Arial" w:cs="Arial"/>
                  <w:lang w:val="it-IT"/>
                </w:rPr>
                <w:delText xml:space="preserve">                  Respiratoria</w:delText>
              </w:r>
            </w:del>
          </w:p>
          <w:p w14:paraId="0EF933E2" w14:textId="77777777" w:rsidR="008D19B2" w:rsidRDefault="008D19B2" w:rsidP="00D271FE">
            <w:pPr>
              <w:spacing w:line="360" w:lineRule="auto"/>
              <w:jc w:val="both"/>
              <w:rPr>
                <w:del w:id="106" w:author="Pribil-Kövesdy Döníz" w:date="2026-09-22T12:31:00Z" w16du:dateUtc="2026-09-22T16:31:00Z"/>
                <w:rFonts w:ascii="Arial" w:hAnsi="Arial" w:cs="Arial"/>
                <w:lang w:val="it-IT"/>
              </w:rPr>
            </w:pPr>
            <w:del w:id="107" w:author="Pribil-Kövesdy Döníz" w:date="2026-09-22T12:31:00Z" w16du:dateUtc="2026-09-22T16:31:00Z">
              <w:r>
                <w:rPr>
                  <w:rFonts w:ascii="Arial" w:hAnsi="Arial" w:cs="Arial"/>
                  <w:lang w:val="it-IT"/>
                </w:rPr>
                <w:delText xml:space="preserve">                  Cardiovascular</w:delText>
              </w:r>
            </w:del>
          </w:p>
          <w:p w14:paraId="094819DB" w14:textId="77777777" w:rsidR="008D19B2" w:rsidRPr="00EF52F6" w:rsidRDefault="008D19B2" w:rsidP="00D271FE">
            <w:pPr>
              <w:spacing w:line="360" w:lineRule="auto"/>
              <w:jc w:val="both"/>
              <w:rPr>
                <w:del w:id="108" w:author="Pribil-Kövesdy Döníz" w:date="2026-09-22T12:31:00Z" w16du:dateUtc="2026-09-22T16:31:00Z"/>
                <w:rFonts w:ascii="Arial" w:hAnsi="Arial" w:cs="Arial"/>
                <w:lang w:val="it-IT"/>
              </w:rPr>
            </w:pPr>
            <w:del w:id="109" w:author="Pribil-Kövesdy Döníz" w:date="2026-09-22T12:31:00Z" w16du:dateUtc="2026-09-22T16:31:00Z">
              <w:r>
                <w:rPr>
                  <w:rFonts w:ascii="Arial" w:hAnsi="Arial" w:cs="Arial"/>
                  <w:lang w:val="it-IT"/>
                </w:rPr>
                <w:delText xml:space="preserve">                  Inmunodeficiencia</w:delText>
              </w:r>
            </w:del>
          </w:p>
        </w:tc>
        <w:tc>
          <w:tcPr>
            <w:tcW w:w="1144" w:type="pct"/>
          </w:tcPr>
          <w:p w14:paraId="2E14953E" w14:textId="77777777" w:rsidR="008D19B2" w:rsidRDefault="008D19B2" w:rsidP="00D271FE">
            <w:pPr>
              <w:spacing w:line="360" w:lineRule="auto"/>
              <w:jc w:val="center"/>
              <w:rPr>
                <w:del w:id="110" w:author="Pribil-Kövesdy Döníz" w:date="2026-09-22T12:31:00Z" w16du:dateUtc="2026-09-22T16:31:00Z"/>
                <w:rFonts w:ascii="Arial" w:hAnsi="Arial" w:cs="Arial"/>
                <w:lang w:val="it-IT"/>
              </w:rPr>
            </w:pPr>
          </w:p>
          <w:p w14:paraId="66AE2537" w14:textId="77777777" w:rsidR="008D19B2" w:rsidRDefault="008D19B2" w:rsidP="00D271FE">
            <w:pPr>
              <w:spacing w:line="360" w:lineRule="auto"/>
              <w:jc w:val="center"/>
              <w:rPr>
                <w:del w:id="111" w:author="Pribil-Kövesdy Döníz" w:date="2026-09-22T12:31:00Z" w16du:dateUtc="2026-09-22T16:31:00Z"/>
                <w:rFonts w:ascii="Arial" w:hAnsi="Arial" w:cs="Arial"/>
                <w:lang w:val="it-IT"/>
              </w:rPr>
            </w:pPr>
            <w:del w:id="112" w:author="Pribil-Kövesdy Döníz" w:date="2026-09-22T12:31:00Z" w16du:dateUtc="2026-09-22T16:31:00Z">
              <w:r>
                <w:rPr>
                  <w:rFonts w:ascii="Arial" w:hAnsi="Arial" w:cs="Arial"/>
                  <w:lang w:val="it-IT"/>
                </w:rPr>
                <w:delText>54 (2,7)</w:delText>
              </w:r>
            </w:del>
          </w:p>
          <w:p w14:paraId="41D6A9F0" w14:textId="77777777" w:rsidR="008D19B2" w:rsidRDefault="008D19B2" w:rsidP="00D271FE">
            <w:pPr>
              <w:spacing w:line="360" w:lineRule="auto"/>
              <w:jc w:val="center"/>
              <w:rPr>
                <w:del w:id="113" w:author="Pribil-Kövesdy Döníz" w:date="2026-09-22T12:31:00Z" w16du:dateUtc="2026-09-22T16:31:00Z"/>
                <w:rFonts w:ascii="Arial" w:hAnsi="Arial" w:cs="Arial"/>
                <w:lang w:val="it-IT"/>
              </w:rPr>
            </w:pPr>
            <w:del w:id="114" w:author="Pribil-Kövesdy Döníz" w:date="2026-09-22T12:31:00Z" w16du:dateUtc="2026-09-22T16:31:00Z">
              <w:r>
                <w:rPr>
                  <w:rFonts w:ascii="Arial" w:hAnsi="Arial" w:cs="Arial"/>
                  <w:lang w:val="it-IT"/>
                </w:rPr>
                <w:delText>12 (0,6)</w:delText>
              </w:r>
            </w:del>
          </w:p>
          <w:p w14:paraId="634238CC" w14:textId="77777777" w:rsidR="008D19B2" w:rsidRDefault="008D19B2" w:rsidP="00D271FE">
            <w:pPr>
              <w:spacing w:line="360" w:lineRule="auto"/>
              <w:jc w:val="center"/>
              <w:rPr>
                <w:del w:id="115" w:author="Pribil-Kövesdy Döníz" w:date="2026-09-22T12:31:00Z" w16du:dateUtc="2026-09-22T16:31:00Z"/>
                <w:rFonts w:ascii="Arial" w:hAnsi="Arial" w:cs="Arial"/>
                <w:lang w:val="it-IT"/>
              </w:rPr>
            </w:pPr>
            <w:del w:id="116" w:author="Pribil-Kövesdy Döníz" w:date="2026-09-22T12:31:00Z" w16du:dateUtc="2026-09-22T16:31:00Z">
              <w:r>
                <w:rPr>
                  <w:rFonts w:ascii="Arial" w:hAnsi="Arial" w:cs="Arial"/>
                  <w:lang w:val="it-IT"/>
                </w:rPr>
                <w:delText>51 (2,5)</w:delText>
              </w:r>
            </w:del>
          </w:p>
          <w:p w14:paraId="7E89D76D" w14:textId="77777777" w:rsidR="008D19B2" w:rsidRDefault="008D19B2" w:rsidP="00D271FE">
            <w:pPr>
              <w:spacing w:line="360" w:lineRule="auto"/>
              <w:jc w:val="center"/>
              <w:rPr>
                <w:del w:id="117" w:author="Pribil-Kövesdy Döníz" w:date="2026-09-22T12:31:00Z" w16du:dateUtc="2026-09-22T16:31:00Z"/>
                <w:rFonts w:ascii="Arial" w:hAnsi="Arial" w:cs="Arial"/>
                <w:lang w:val="it-IT"/>
              </w:rPr>
            </w:pPr>
            <w:del w:id="118" w:author="Pribil-Kövesdy Döníz" w:date="2026-09-22T12:31:00Z" w16du:dateUtc="2026-09-22T16:31:00Z">
              <w:r>
                <w:rPr>
                  <w:rFonts w:ascii="Arial" w:hAnsi="Arial" w:cs="Arial"/>
                  <w:lang w:val="it-IT"/>
                </w:rPr>
                <w:delText>45 (2,2)</w:delText>
              </w:r>
            </w:del>
          </w:p>
          <w:p w14:paraId="091A7154" w14:textId="77777777" w:rsidR="008D19B2" w:rsidRPr="00EF52F6" w:rsidRDefault="008D19B2" w:rsidP="00D271FE">
            <w:pPr>
              <w:spacing w:line="360" w:lineRule="auto"/>
              <w:jc w:val="center"/>
              <w:rPr>
                <w:del w:id="119" w:author="Pribil-Kövesdy Döníz" w:date="2026-09-22T12:31:00Z" w16du:dateUtc="2026-09-22T16:31:00Z"/>
                <w:rFonts w:ascii="Arial" w:hAnsi="Arial" w:cs="Arial"/>
                <w:lang w:val="it-IT"/>
              </w:rPr>
            </w:pPr>
            <w:del w:id="120" w:author="Pribil-Kövesdy Döníz" w:date="2026-09-22T12:31:00Z" w16du:dateUtc="2026-09-22T16:31:00Z">
              <w:r>
                <w:rPr>
                  <w:rFonts w:ascii="Arial" w:hAnsi="Arial" w:cs="Arial"/>
                  <w:lang w:val="it-IT"/>
                </w:rPr>
                <w:delText>27 (1,3)</w:delText>
              </w:r>
            </w:del>
          </w:p>
        </w:tc>
        <w:tc>
          <w:tcPr>
            <w:tcW w:w="1140" w:type="pct"/>
          </w:tcPr>
          <w:p w14:paraId="567A593D" w14:textId="77777777" w:rsidR="008D19B2" w:rsidRDefault="008D19B2" w:rsidP="00D271FE">
            <w:pPr>
              <w:spacing w:line="360" w:lineRule="auto"/>
              <w:jc w:val="center"/>
              <w:rPr>
                <w:del w:id="121" w:author="Pribil-Kövesdy Döníz" w:date="2026-09-22T12:31:00Z" w16du:dateUtc="2026-09-22T16:31:00Z"/>
                <w:rFonts w:ascii="Arial" w:hAnsi="Arial" w:cs="Arial"/>
                <w:lang w:val="it-IT"/>
              </w:rPr>
            </w:pPr>
          </w:p>
          <w:p w14:paraId="2EBE5C11" w14:textId="77777777" w:rsidR="008D19B2" w:rsidRDefault="008D19B2" w:rsidP="00D271FE">
            <w:pPr>
              <w:spacing w:line="360" w:lineRule="auto"/>
              <w:jc w:val="center"/>
              <w:rPr>
                <w:del w:id="122" w:author="Pribil-Kövesdy Döníz" w:date="2026-09-22T12:31:00Z" w16du:dateUtc="2026-09-22T16:31:00Z"/>
                <w:rFonts w:ascii="Arial" w:hAnsi="Arial" w:cs="Arial"/>
                <w:lang w:val="it-IT"/>
              </w:rPr>
            </w:pPr>
            <w:del w:id="123" w:author="Pribil-Kövesdy Döníz" w:date="2026-09-22T12:31:00Z" w16du:dateUtc="2026-09-22T16:31:00Z">
              <w:r>
                <w:rPr>
                  <w:rFonts w:ascii="Arial" w:hAnsi="Arial" w:cs="Arial"/>
                  <w:lang w:val="it-IT"/>
                </w:rPr>
                <w:delText>32 (5,1)</w:delText>
              </w:r>
            </w:del>
          </w:p>
          <w:p w14:paraId="57DEC906" w14:textId="77777777" w:rsidR="008D19B2" w:rsidRDefault="008D19B2" w:rsidP="00D271FE">
            <w:pPr>
              <w:spacing w:line="360" w:lineRule="auto"/>
              <w:jc w:val="center"/>
              <w:rPr>
                <w:del w:id="124" w:author="Pribil-Kövesdy Döníz" w:date="2026-09-22T12:31:00Z" w16du:dateUtc="2026-09-22T16:31:00Z"/>
                <w:rFonts w:ascii="Arial" w:hAnsi="Arial" w:cs="Arial"/>
                <w:lang w:val="it-IT"/>
              </w:rPr>
            </w:pPr>
            <w:del w:id="125" w:author="Pribil-Kövesdy Döníz" w:date="2026-09-22T12:31:00Z" w16du:dateUtc="2026-09-22T16:31:00Z">
              <w:r>
                <w:rPr>
                  <w:rFonts w:ascii="Arial" w:hAnsi="Arial" w:cs="Arial"/>
                  <w:lang w:val="it-IT"/>
                </w:rPr>
                <w:delText>15 (2,4)</w:delText>
              </w:r>
            </w:del>
          </w:p>
          <w:p w14:paraId="18D2C4A6" w14:textId="77777777" w:rsidR="008D19B2" w:rsidRDefault="008D19B2" w:rsidP="00D271FE">
            <w:pPr>
              <w:spacing w:line="360" w:lineRule="auto"/>
              <w:jc w:val="center"/>
              <w:rPr>
                <w:del w:id="126" w:author="Pribil-Kövesdy Döníz" w:date="2026-09-22T12:31:00Z" w16du:dateUtc="2026-09-22T16:31:00Z"/>
                <w:rFonts w:ascii="Arial" w:hAnsi="Arial" w:cs="Arial"/>
                <w:lang w:val="it-IT"/>
              </w:rPr>
            </w:pPr>
            <w:del w:id="127" w:author="Pribil-Kövesdy Döníz" w:date="2026-09-22T12:31:00Z" w16du:dateUtc="2026-09-22T16:31:00Z">
              <w:r>
                <w:rPr>
                  <w:rFonts w:ascii="Arial" w:hAnsi="Arial" w:cs="Arial"/>
                  <w:lang w:val="it-IT"/>
                </w:rPr>
                <w:delText>29 (4,6)</w:delText>
              </w:r>
            </w:del>
          </w:p>
          <w:p w14:paraId="68CEC322" w14:textId="77777777" w:rsidR="008D19B2" w:rsidRDefault="008D19B2" w:rsidP="00D271FE">
            <w:pPr>
              <w:spacing w:line="360" w:lineRule="auto"/>
              <w:jc w:val="center"/>
              <w:rPr>
                <w:del w:id="128" w:author="Pribil-Kövesdy Döníz" w:date="2026-09-22T12:31:00Z" w16du:dateUtc="2026-09-22T16:31:00Z"/>
                <w:rFonts w:ascii="Arial" w:hAnsi="Arial" w:cs="Arial"/>
                <w:lang w:val="it-IT"/>
              </w:rPr>
            </w:pPr>
            <w:del w:id="129" w:author="Pribil-Kövesdy Döníz" w:date="2026-09-22T12:31:00Z" w16du:dateUtc="2026-09-22T16:31:00Z">
              <w:r>
                <w:rPr>
                  <w:rFonts w:ascii="Arial" w:hAnsi="Arial" w:cs="Arial"/>
                  <w:lang w:val="it-IT"/>
                </w:rPr>
                <w:delText>23 (3,7)</w:delText>
              </w:r>
            </w:del>
          </w:p>
          <w:p w14:paraId="5F20DD58" w14:textId="77777777" w:rsidR="008D19B2" w:rsidRPr="00EF52F6" w:rsidRDefault="008D19B2" w:rsidP="00D271FE">
            <w:pPr>
              <w:spacing w:line="360" w:lineRule="auto"/>
              <w:jc w:val="center"/>
              <w:rPr>
                <w:del w:id="130" w:author="Pribil-Kövesdy Döníz" w:date="2026-09-22T12:31:00Z" w16du:dateUtc="2026-09-22T16:31:00Z"/>
                <w:rFonts w:ascii="Arial" w:hAnsi="Arial" w:cs="Arial"/>
                <w:lang w:val="it-IT"/>
              </w:rPr>
            </w:pPr>
            <w:del w:id="131" w:author="Pribil-Kövesdy Döníz" w:date="2026-09-22T12:31:00Z" w16du:dateUtc="2026-09-22T16:31:00Z">
              <w:r>
                <w:rPr>
                  <w:rFonts w:ascii="Arial" w:hAnsi="Arial" w:cs="Arial"/>
                  <w:lang w:val="it-IT"/>
                </w:rPr>
                <w:delText>30 (4,8)</w:delText>
              </w:r>
            </w:del>
          </w:p>
        </w:tc>
        <w:tc>
          <w:tcPr>
            <w:tcW w:w="744" w:type="pct"/>
          </w:tcPr>
          <w:p w14:paraId="0AD86BB0" w14:textId="77777777" w:rsidR="008D19B2" w:rsidRDefault="008D19B2" w:rsidP="00D271FE">
            <w:pPr>
              <w:spacing w:line="360" w:lineRule="auto"/>
              <w:jc w:val="center"/>
              <w:rPr>
                <w:del w:id="132" w:author="Pribil-Kövesdy Döníz" w:date="2026-09-22T12:31:00Z" w16du:dateUtc="2026-09-22T16:31:00Z"/>
                <w:rFonts w:ascii="Arial" w:hAnsi="Arial" w:cs="Arial"/>
                <w:lang w:val="it-IT"/>
              </w:rPr>
            </w:pPr>
          </w:p>
          <w:p w14:paraId="2BA7F5F0" w14:textId="77777777" w:rsidR="008D19B2" w:rsidRDefault="008D19B2" w:rsidP="00D271FE">
            <w:pPr>
              <w:spacing w:line="360" w:lineRule="auto"/>
              <w:jc w:val="center"/>
              <w:rPr>
                <w:del w:id="133" w:author="Pribil-Kövesdy Döníz" w:date="2026-09-22T12:31:00Z" w16du:dateUtc="2026-09-22T16:31:00Z"/>
                <w:rFonts w:ascii="Arial" w:hAnsi="Arial" w:cs="Arial"/>
                <w:lang w:val="it-IT"/>
              </w:rPr>
            </w:pPr>
            <w:del w:id="134" w:author="Pribil-Kövesdy Döníz" w:date="2026-09-22T12:31:00Z" w16du:dateUtc="2026-09-22T16:31:00Z">
              <w:r>
                <w:rPr>
                  <w:rFonts w:ascii="Arial" w:hAnsi="Arial" w:cs="Arial"/>
                  <w:lang w:val="it-IT"/>
                </w:rPr>
                <w:delText>0,003</w:delText>
              </w:r>
            </w:del>
          </w:p>
          <w:p w14:paraId="6592B819" w14:textId="77777777" w:rsidR="008D19B2" w:rsidRDefault="008D19B2" w:rsidP="00D271FE">
            <w:pPr>
              <w:spacing w:line="360" w:lineRule="auto"/>
              <w:jc w:val="center"/>
              <w:rPr>
                <w:del w:id="135" w:author="Pribil-Kövesdy Döníz" w:date="2026-09-22T12:31:00Z" w16du:dateUtc="2026-09-22T16:31:00Z"/>
                <w:rFonts w:ascii="Arial" w:hAnsi="Arial" w:cs="Arial"/>
                <w:lang w:val="it-IT"/>
              </w:rPr>
            </w:pPr>
            <w:del w:id="136" w:author="Pribil-Kövesdy Döníz" w:date="2026-09-22T12:31:00Z" w16du:dateUtc="2026-09-22T16:31:00Z">
              <w:r>
                <w:rPr>
                  <w:rFonts w:ascii="Arial" w:hAnsi="Arial" w:cs="Arial"/>
                  <w:lang w:val="it-IT"/>
                </w:rPr>
                <w:delText>&lt;0,001</w:delText>
              </w:r>
            </w:del>
          </w:p>
          <w:p w14:paraId="48AD94F6" w14:textId="77777777" w:rsidR="008D19B2" w:rsidRDefault="008D19B2" w:rsidP="00D271FE">
            <w:pPr>
              <w:spacing w:line="360" w:lineRule="auto"/>
              <w:jc w:val="center"/>
              <w:rPr>
                <w:del w:id="137" w:author="Pribil-Kövesdy Döníz" w:date="2026-09-22T12:31:00Z" w16du:dateUtc="2026-09-22T16:31:00Z"/>
                <w:rFonts w:ascii="Arial" w:hAnsi="Arial" w:cs="Arial"/>
                <w:lang w:val="it-IT"/>
              </w:rPr>
            </w:pPr>
            <w:del w:id="138" w:author="Pribil-Kövesdy Döníz" w:date="2026-09-22T12:31:00Z" w16du:dateUtc="2026-09-22T16:31:00Z">
              <w:r>
                <w:rPr>
                  <w:rFonts w:ascii="Arial" w:hAnsi="Arial" w:cs="Arial"/>
                  <w:lang w:val="it-IT"/>
                </w:rPr>
                <w:delText>0,006</w:delText>
              </w:r>
            </w:del>
          </w:p>
          <w:p w14:paraId="46388133" w14:textId="77777777" w:rsidR="008D19B2" w:rsidRDefault="008D19B2" w:rsidP="00D271FE">
            <w:pPr>
              <w:spacing w:line="360" w:lineRule="auto"/>
              <w:jc w:val="center"/>
              <w:rPr>
                <w:del w:id="139" w:author="Pribil-Kövesdy Döníz" w:date="2026-09-22T12:31:00Z" w16du:dateUtc="2026-09-22T16:31:00Z"/>
                <w:rFonts w:ascii="Arial" w:hAnsi="Arial" w:cs="Arial"/>
                <w:lang w:val="it-IT"/>
              </w:rPr>
            </w:pPr>
            <w:del w:id="140" w:author="Pribil-Kövesdy Döníz" w:date="2026-09-22T12:31:00Z" w16du:dateUtc="2026-09-22T16:31:00Z">
              <w:r>
                <w:rPr>
                  <w:rFonts w:ascii="Arial" w:hAnsi="Arial" w:cs="Arial"/>
                  <w:lang w:val="it-IT"/>
                </w:rPr>
                <w:delText>0,040</w:delText>
              </w:r>
            </w:del>
          </w:p>
          <w:p w14:paraId="00C16795" w14:textId="77777777" w:rsidR="008D19B2" w:rsidRDefault="008D19B2" w:rsidP="00D271FE">
            <w:pPr>
              <w:spacing w:line="360" w:lineRule="auto"/>
              <w:jc w:val="center"/>
              <w:rPr>
                <w:del w:id="141" w:author="Pribil-Kövesdy Döníz" w:date="2026-09-22T12:31:00Z" w16du:dateUtc="2026-09-22T16:31:00Z"/>
                <w:rFonts w:ascii="Arial" w:hAnsi="Arial" w:cs="Arial"/>
                <w:lang w:val="it-IT"/>
              </w:rPr>
            </w:pPr>
            <w:del w:id="142" w:author="Pribil-Kövesdy Döníz" w:date="2026-09-22T12:31:00Z" w16du:dateUtc="2026-09-22T16:31:00Z">
              <w:r>
                <w:rPr>
                  <w:rFonts w:ascii="Arial" w:hAnsi="Arial" w:cs="Arial"/>
                  <w:lang w:val="it-IT"/>
                </w:rPr>
                <w:delText>&lt;0,001</w:delText>
              </w:r>
            </w:del>
          </w:p>
        </w:tc>
      </w:tr>
      <w:tr w:rsidR="008D19B2" w:rsidRPr="00EF52F6" w14:paraId="0862F9AD" w14:textId="77777777" w:rsidTr="00D271FE">
        <w:trPr>
          <w:del w:id="143" w:author="Pribil-Kövesdy Döníz" w:date="2026-09-22T12:31:00Z" w16du:dateUtc="2026-09-22T16:31:00Z"/>
        </w:trPr>
        <w:tc>
          <w:tcPr>
            <w:tcW w:w="2043" w:type="pct"/>
          </w:tcPr>
          <w:p w14:paraId="66111BDB" w14:textId="77777777" w:rsidR="008D19B2" w:rsidRPr="00EF52F6" w:rsidRDefault="008D19B2" w:rsidP="00D271FE">
            <w:pPr>
              <w:spacing w:line="360" w:lineRule="auto"/>
              <w:jc w:val="both"/>
              <w:rPr>
                <w:del w:id="144" w:author="Pribil-Kövesdy Döníz" w:date="2026-09-22T12:31:00Z" w16du:dateUtc="2026-09-22T16:31:00Z"/>
                <w:rFonts w:ascii="Arial" w:hAnsi="Arial" w:cs="Arial"/>
                <w:lang w:val="it-IT"/>
              </w:rPr>
            </w:pPr>
            <w:del w:id="145" w:author="Pribil-Kövesdy Döníz" w:date="2026-09-22T12:31:00Z" w16du:dateUtc="2026-09-22T16:31:00Z">
              <w:r>
                <w:rPr>
                  <w:rFonts w:ascii="Arial" w:hAnsi="Arial" w:cs="Arial"/>
                  <w:lang w:val="it-IT"/>
                </w:rPr>
                <w:delText>Ventilación mecánica – n (%)</w:delText>
              </w:r>
            </w:del>
          </w:p>
        </w:tc>
        <w:tc>
          <w:tcPr>
            <w:tcW w:w="1144" w:type="pct"/>
          </w:tcPr>
          <w:p w14:paraId="396690FD" w14:textId="77777777" w:rsidR="008D19B2" w:rsidRPr="00EF52F6" w:rsidRDefault="008D19B2" w:rsidP="00D271FE">
            <w:pPr>
              <w:spacing w:line="360" w:lineRule="auto"/>
              <w:jc w:val="center"/>
              <w:rPr>
                <w:del w:id="146" w:author="Pribil-Kövesdy Döníz" w:date="2026-09-22T12:31:00Z" w16du:dateUtc="2026-09-22T16:31:00Z"/>
                <w:rFonts w:ascii="Arial" w:hAnsi="Arial" w:cs="Arial"/>
                <w:lang w:val="it-IT"/>
              </w:rPr>
            </w:pPr>
            <w:del w:id="147" w:author="Pribil-Kövesdy Döníz" w:date="2026-09-22T12:31:00Z" w16du:dateUtc="2026-09-22T16:31:00Z">
              <w:r>
                <w:rPr>
                  <w:rFonts w:ascii="Arial" w:hAnsi="Arial" w:cs="Arial"/>
                  <w:lang w:val="it-IT"/>
                </w:rPr>
                <w:delText>735 (36,5)</w:delText>
              </w:r>
            </w:del>
          </w:p>
        </w:tc>
        <w:tc>
          <w:tcPr>
            <w:tcW w:w="1140" w:type="pct"/>
          </w:tcPr>
          <w:p w14:paraId="2ED515C6" w14:textId="77777777" w:rsidR="008D19B2" w:rsidRPr="00EF52F6" w:rsidRDefault="008D19B2" w:rsidP="00D271FE">
            <w:pPr>
              <w:spacing w:line="360" w:lineRule="auto"/>
              <w:jc w:val="center"/>
              <w:rPr>
                <w:del w:id="148" w:author="Pribil-Kövesdy Döníz" w:date="2026-09-22T12:31:00Z" w16du:dateUtc="2026-09-22T16:31:00Z"/>
                <w:rFonts w:ascii="Arial" w:hAnsi="Arial" w:cs="Arial"/>
                <w:lang w:val="it-IT"/>
              </w:rPr>
            </w:pPr>
            <w:del w:id="149" w:author="Pribil-Kövesdy Döníz" w:date="2026-09-22T12:31:00Z" w16du:dateUtc="2026-09-22T16:31:00Z">
              <w:r>
                <w:rPr>
                  <w:rFonts w:ascii="Arial" w:hAnsi="Arial" w:cs="Arial"/>
                  <w:lang w:val="it-IT"/>
                </w:rPr>
                <w:delText>459 (72,9)</w:delText>
              </w:r>
            </w:del>
          </w:p>
        </w:tc>
        <w:tc>
          <w:tcPr>
            <w:tcW w:w="744" w:type="pct"/>
          </w:tcPr>
          <w:p w14:paraId="3FB11AEE" w14:textId="77777777" w:rsidR="008D19B2" w:rsidRDefault="008D19B2" w:rsidP="00D271FE">
            <w:pPr>
              <w:spacing w:line="360" w:lineRule="auto"/>
              <w:jc w:val="center"/>
              <w:rPr>
                <w:del w:id="150" w:author="Pribil-Kövesdy Döníz" w:date="2026-09-22T12:31:00Z" w16du:dateUtc="2026-09-22T16:31:00Z"/>
                <w:rFonts w:ascii="Arial" w:hAnsi="Arial" w:cs="Arial"/>
                <w:lang w:val="it-IT"/>
              </w:rPr>
            </w:pPr>
            <w:del w:id="151" w:author="Pribil-Kövesdy Döníz" w:date="2026-09-22T12:31:00Z" w16du:dateUtc="2026-09-22T16:31:00Z">
              <w:r>
                <w:rPr>
                  <w:rFonts w:ascii="Arial" w:hAnsi="Arial" w:cs="Arial"/>
                  <w:lang w:val="it-IT"/>
                </w:rPr>
                <w:delText>&lt;0,001</w:delText>
              </w:r>
            </w:del>
          </w:p>
        </w:tc>
      </w:tr>
      <w:tr w:rsidR="008D19B2" w:rsidRPr="00EF52F6" w14:paraId="7D2A4914" w14:textId="77777777" w:rsidTr="00D271FE">
        <w:trPr>
          <w:del w:id="152" w:author="Pribil-Kövesdy Döníz" w:date="2026-09-22T12:31:00Z" w16du:dateUtc="2026-09-22T16:31:00Z"/>
        </w:trPr>
        <w:tc>
          <w:tcPr>
            <w:tcW w:w="2043" w:type="pct"/>
          </w:tcPr>
          <w:p w14:paraId="581113D3" w14:textId="77777777" w:rsidR="008D19B2" w:rsidRPr="00EF52F6" w:rsidRDefault="008D19B2" w:rsidP="00D271FE">
            <w:pPr>
              <w:spacing w:line="360" w:lineRule="auto"/>
              <w:jc w:val="both"/>
              <w:rPr>
                <w:del w:id="153" w:author="Pribil-Kövesdy Döníz" w:date="2026-09-22T12:31:00Z" w16du:dateUtc="2026-09-22T16:31:00Z"/>
                <w:rFonts w:ascii="Arial" w:hAnsi="Arial" w:cs="Arial"/>
                <w:lang w:val="it-IT"/>
              </w:rPr>
            </w:pPr>
            <w:del w:id="154" w:author="Pribil-Kövesdy Döníz" w:date="2026-09-22T12:31:00Z" w16du:dateUtc="2026-09-22T16:31:00Z">
              <w:r>
                <w:rPr>
                  <w:rFonts w:ascii="Arial" w:hAnsi="Arial" w:cs="Arial"/>
                  <w:lang w:val="it-IT"/>
                </w:rPr>
                <w:delText>Días de internación, días (</w:delText>
              </w:r>
              <w:r w:rsidRPr="00EF52F6">
                <w:rPr>
                  <w:rFonts w:ascii="Arial" w:hAnsi="Arial" w:cs="Arial"/>
                </w:rPr>
                <w:delText>±</w:delText>
              </w:r>
              <w:r>
                <w:rPr>
                  <w:rFonts w:ascii="Arial" w:hAnsi="Arial" w:cs="Arial"/>
                </w:rPr>
                <w:delText xml:space="preserve"> DE)</w:delText>
              </w:r>
            </w:del>
          </w:p>
        </w:tc>
        <w:tc>
          <w:tcPr>
            <w:tcW w:w="1144" w:type="pct"/>
          </w:tcPr>
          <w:p w14:paraId="2232656A" w14:textId="77777777" w:rsidR="008D19B2" w:rsidRPr="00EF52F6" w:rsidRDefault="008D19B2" w:rsidP="00D271FE">
            <w:pPr>
              <w:spacing w:line="360" w:lineRule="auto"/>
              <w:jc w:val="center"/>
              <w:rPr>
                <w:del w:id="155" w:author="Pribil-Kövesdy Döníz" w:date="2026-09-22T12:31:00Z" w16du:dateUtc="2026-09-22T16:31:00Z"/>
                <w:rFonts w:ascii="Arial" w:hAnsi="Arial" w:cs="Arial"/>
                <w:lang w:val="it-IT"/>
              </w:rPr>
            </w:pPr>
            <w:del w:id="156" w:author="Pribil-Kövesdy Döníz" w:date="2026-09-22T12:31:00Z" w16du:dateUtc="2026-09-22T16:31:00Z">
              <w:r>
                <w:rPr>
                  <w:rFonts w:ascii="Arial" w:hAnsi="Arial" w:cs="Arial"/>
                </w:rPr>
                <w:delText>6.45 (± 8,9</w:delText>
              </w:r>
              <w:r w:rsidRPr="00EF52F6">
                <w:rPr>
                  <w:rFonts w:ascii="Arial" w:hAnsi="Arial" w:cs="Arial"/>
                </w:rPr>
                <w:delText>)</w:delText>
              </w:r>
            </w:del>
          </w:p>
        </w:tc>
        <w:tc>
          <w:tcPr>
            <w:tcW w:w="1140" w:type="pct"/>
          </w:tcPr>
          <w:p w14:paraId="02694C3C" w14:textId="77777777" w:rsidR="008D19B2" w:rsidRPr="00EF52F6" w:rsidRDefault="008D19B2" w:rsidP="00D271FE">
            <w:pPr>
              <w:spacing w:line="360" w:lineRule="auto"/>
              <w:jc w:val="center"/>
              <w:rPr>
                <w:del w:id="157" w:author="Pribil-Kövesdy Döníz" w:date="2026-09-22T12:31:00Z" w16du:dateUtc="2026-09-22T16:31:00Z"/>
                <w:rFonts w:ascii="Arial" w:hAnsi="Arial" w:cs="Arial"/>
                <w:lang w:val="it-IT"/>
              </w:rPr>
            </w:pPr>
            <w:del w:id="158" w:author="Pribil-Kövesdy Döníz" w:date="2026-09-22T12:31:00Z" w16du:dateUtc="2026-09-22T16:31:00Z">
              <w:r>
                <w:rPr>
                  <w:rFonts w:ascii="Arial" w:hAnsi="Arial" w:cs="Arial"/>
                </w:rPr>
                <w:delText>7.9 (± 9,1</w:delText>
              </w:r>
              <w:r w:rsidRPr="00EF52F6">
                <w:rPr>
                  <w:rFonts w:ascii="Arial" w:hAnsi="Arial" w:cs="Arial"/>
                </w:rPr>
                <w:delText>)</w:delText>
              </w:r>
            </w:del>
          </w:p>
        </w:tc>
        <w:tc>
          <w:tcPr>
            <w:tcW w:w="744" w:type="pct"/>
          </w:tcPr>
          <w:p w14:paraId="1C9E3A2B" w14:textId="77777777" w:rsidR="008D19B2" w:rsidRDefault="008D19B2" w:rsidP="00D271FE">
            <w:pPr>
              <w:spacing w:line="360" w:lineRule="auto"/>
              <w:jc w:val="center"/>
              <w:rPr>
                <w:del w:id="159" w:author="Pribil-Kövesdy Döníz" w:date="2026-09-22T12:31:00Z" w16du:dateUtc="2026-09-22T16:31:00Z"/>
                <w:rFonts w:ascii="Arial" w:hAnsi="Arial" w:cs="Arial"/>
              </w:rPr>
            </w:pPr>
            <w:del w:id="160" w:author="Pribil-Kövesdy Döníz" w:date="2026-09-22T12:31:00Z" w16du:dateUtc="2026-09-22T16:31:00Z">
              <w:r>
                <w:rPr>
                  <w:rFonts w:ascii="Arial" w:hAnsi="Arial" w:cs="Arial"/>
                </w:rPr>
                <w:delText>0,485</w:delText>
              </w:r>
            </w:del>
          </w:p>
        </w:tc>
      </w:tr>
      <w:tr w:rsidR="008D19B2" w:rsidRPr="00EF52F6" w14:paraId="5FF2A32E" w14:textId="77777777" w:rsidTr="00D271FE">
        <w:trPr>
          <w:del w:id="161" w:author="Pribil-Kövesdy Döníz" w:date="2026-09-22T12:31:00Z" w16du:dateUtc="2026-09-22T16:31:00Z"/>
        </w:trPr>
        <w:tc>
          <w:tcPr>
            <w:tcW w:w="2043" w:type="pct"/>
          </w:tcPr>
          <w:p w14:paraId="5A4283B8" w14:textId="77777777" w:rsidR="008D19B2" w:rsidRPr="00EF52F6" w:rsidRDefault="008D19B2" w:rsidP="00D271FE">
            <w:pPr>
              <w:spacing w:line="360" w:lineRule="auto"/>
              <w:jc w:val="both"/>
              <w:rPr>
                <w:del w:id="162" w:author="Pribil-Kövesdy Döníz" w:date="2026-09-22T12:31:00Z" w16du:dateUtc="2026-09-22T16:31:00Z"/>
                <w:rFonts w:ascii="Arial" w:hAnsi="Arial" w:cs="Arial"/>
                <w:lang w:val="it-IT"/>
              </w:rPr>
            </w:pPr>
            <w:del w:id="163" w:author="Pribil-Kövesdy Döníz" w:date="2026-09-22T12:31:00Z" w16du:dateUtc="2026-09-22T16:31:00Z">
              <w:r>
                <w:rPr>
                  <w:rFonts w:ascii="Arial" w:hAnsi="Arial" w:cs="Arial"/>
                  <w:lang w:val="it-IT"/>
                </w:rPr>
                <w:delText>APACHE II, puntaje (</w:delText>
              </w:r>
              <w:r w:rsidRPr="00EF52F6">
                <w:rPr>
                  <w:rFonts w:ascii="Arial" w:hAnsi="Arial" w:cs="Arial"/>
                </w:rPr>
                <w:delText>±</w:delText>
              </w:r>
              <w:r>
                <w:rPr>
                  <w:rFonts w:ascii="Arial" w:hAnsi="Arial" w:cs="Arial"/>
                </w:rPr>
                <w:delText xml:space="preserve"> DE)</w:delText>
              </w:r>
            </w:del>
          </w:p>
        </w:tc>
        <w:tc>
          <w:tcPr>
            <w:tcW w:w="1144" w:type="pct"/>
          </w:tcPr>
          <w:p w14:paraId="44C402A2" w14:textId="77777777" w:rsidR="008D19B2" w:rsidRPr="00EF52F6" w:rsidRDefault="008D19B2" w:rsidP="00D271FE">
            <w:pPr>
              <w:spacing w:line="360" w:lineRule="auto"/>
              <w:jc w:val="center"/>
              <w:rPr>
                <w:del w:id="164" w:author="Pribil-Kövesdy Döníz" w:date="2026-09-22T12:31:00Z" w16du:dateUtc="2026-09-22T16:31:00Z"/>
                <w:rFonts w:ascii="Arial" w:hAnsi="Arial" w:cs="Arial"/>
                <w:lang w:val="it-IT"/>
              </w:rPr>
            </w:pPr>
            <w:del w:id="165" w:author="Pribil-Kövesdy Döníz" w:date="2026-09-22T12:31:00Z" w16du:dateUtc="2026-09-22T16:31:00Z">
              <w:r>
                <w:rPr>
                  <w:rFonts w:ascii="Arial" w:hAnsi="Arial" w:cs="Arial"/>
                </w:rPr>
                <w:delText>11,74 (± 6,7</w:delText>
              </w:r>
              <w:r w:rsidRPr="00EF52F6">
                <w:rPr>
                  <w:rFonts w:ascii="Arial" w:hAnsi="Arial" w:cs="Arial"/>
                </w:rPr>
                <w:delText>)</w:delText>
              </w:r>
            </w:del>
          </w:p>
        </w:tc>
        <w:tc>
          <w:tcPr>
            <w:tcW w:w="1140" w:type="pct"/>
          </w:tcPr>
          <w:p w14:paraId="2EA5E40F" w14:textId="77777777" w:rsidR="008D19B2" w:rsidRPr="00EF52F6" w:rsidRDefault="008D19B2" w:rsidP="00D271FE">
            <w:pPr>
              <w:spacing w:line="360" w:lineRule="auto"/>
              <w:jc w:val="center"/>
              <w:rPr>
                <w:del w:id="166" w:author="Pribil-Kövesdy Döníz" w:date="2026-09-22T12:31:00Z" w16du:dateUtc="2026-09-22T16:31:00Z"/>
                <w:rFonts w:ascii="Arial" w:hAnsi="Arial" w:cs="Arial"/>
                <w:lang w:val="it-IT"/>
              </w:rPr>
            </w:pPr>
            <w:del w:id="167" w:author="Pribil-Kövesdy Döníz" w:date="2026-09-22T12:31:00Z" w16du:dateUtc="2026-09-22T16:31:00Z">
              <w:r>
                <w:rPr>
                  <w:rFonts w:ascii="Arial" w:hAnsi="Arial" w:cs="Arial"/>
                </w:rPr>
                <w:delText>22,03 (± 8,1</w:delText>
              </w:r>
              <w:r w:rsidRPr="00EF52F6">
                <w:rPr>
                  <w:rFonts w:ascii="Arial" w:hAnsi="Arial" w:cs="Arial"/>
                </w:rPr>
                <w:delText>)</w:delText>
              </w:r>
            </w:del>
          </w:p>
        </w:tc>
        <w:tc>
          <w:tcPr>
            <w:tcW w:w="744" w:type="pct"/>
          </w:tcPr>
          <w:p w14:paraId="2D2AD9CF" w14:textId="77777777" w:rsidR="008D19B2" w:rsidRDefault="008D19B2" w:rsidP="00D271FE">
            <w:pPr>
              <w:spacing w:line="360" w:lineRule="auto"/>
              <w:jc w:val="center"/>
              <w:rPr>
                <w:del w:id="168" w:author="Pribil-Kövesdy Döníz" w:date="2026-09-22T12:31:00Z" w16du:dateUtc="2026-09-22T16:31:00Z"/>
                <w:rFonts w:ascii="Arial" w:hAnsi="Arial" w:cs="Arial"/>
              </w:rPr>
            </w:pPr>
            <w:del w:id="169" w:author="Pribil-Kövesdy Döníz" w:date="2026-09-22T12:31:00Z" w16du:dateUtc="2026-09-22T16:31:00Z">
              <w:r>
                <w:rPr>
                  <w:rFonts w:ascii="Arial" w:hAnsi="Arial" w:cs="Arial"/>
                </w:rPr>
                <w:delText>&lt;0,001</w:delText>
              </w:r>
            </w:del>
          </w:p>
        </w:tc>
      </w:tr>
      <w:tr w:rsidR="008D19B2" w:rsidRPr="00EF52F6" w14:paraId="34320C2F" w14:textId="77777777" w:rsidTr="00D271FE">
        <w:trPr>
          <w:del w:id="170" w:author="Pribil-Kövesdy Döníz" w:date="2026-09-22T12:31:00Z" w16du:dateUtc="2026-09-22T16:31:00Z"/>
        </w:trPr>
        <w:tc>
          <w:tcPr>
            <w:tcW w:w="2043" w:type="pct"/>
          </w:tcPr>
          <w:p w14:paraId="7A6AF266" w14:textId="77777777" w:rsidR="008D19B2" w:rsidRPr="00EF52F6" w:rsidRDefault="008D19B2" w:rsidP="00D271FE">
            <w:pPr>
              <w:spacing w:line="360" w:lineRule="auto"/>
              <w:jc w:val="both"/>
              <w:rPr>
                <w:del w:id="171" w:author="Pribil-Kövesdy Döníz" w:date="2026-09-22T12:31:00Z" w16du:dateUtc="2026-09-22T16:31:00Z"/>
                <w:rFonts w:ascii="Arial" w:hAnsi="Arial" w:cs="Arial"/>
                <w:lang w:val="it-IT"/>
              </w:rPr>
            </w:pPr>
            <w:del w:id="172" w:author="Pribil-Kövesdy Döníz" w:date="2026-09-22T12:31:00Z" w16du:dateUtc="2026-09-22T16:31:00Z">
              <w:r>
                <w:rPr>
                  <w:rFonts w:ascii="Arial" w:hAnsi="Arial" w:cs="Arial"/>
                  <w:lang w:val="it-IT"/>
                </w:rPr>
                <w:delText>SAPS II, puntaje (</w:delText>
              </w:r>
              <w:r w:rsidRPr="00EF52F6">
                <w:rPr>
                  <w:rFonts w:ascii="Arial" w:hAnsi="Arial" w:cs="Arial"/>
                </w:rPr>
                <w:delText>±</w:delText>
              </w:r>
              <w:r>
                <w:rPr>
                  <w:rFonts w:ascii="Arial" w:hAnsi="Arial" w:cs="Arial"/>
                </w:rPr>
                <w:delText xml:space="preserve"> DE)</w:delText>
              </w:r>
            </w:del>
          </w:p>
        </w:tc>
        <w:tc>
          <w:tcPr>
            <w:tcW w:w="1144" w:type="pct"/>
          </w:tcPr>
          <w:p w14:paraId="73E23953" w14:textId="77777777" w:rsidR="008D19B2" w:rsidRPr="00EF52F6" w:rsidRDefault="008D19B2" w:rsidP="00D271FE">
            <w:pPr>
              <w:spacing w:line="360" w:lineRule="auto"/>
              <w:jc w:val="center"/>
              <w:rPr>
                <w:del w:id="173" w:author="Pribil-Kövesdy Döníz" w:date="2026-09-22T12:31:00Z" w16du:dateUtc="2026-09-22T16:31:00Z"/>
                <w:rFonts w:ascii="Arial" w:hAnsi="Arial" w:cs="Arial"/>
                <w:lang w:val="it-IT"/>
              </w:rPr>
            </w:pPr>
            <w:del w:id="174" w:author="Pribil-Kövesdy Döníz" w:date="2026-09-22T12:31:00Z" w16du:dateUtc="2026-09-22T16:31:00Z">
              <w:r>
                <w:rPr>
                  <w:rFonts w:ascii="Arial" w:hAnsi="Arial" w:cs="Arial"/>
                </w:rPr>
                <w:delText>31,20 (± 15,6</w:delText>
              </w:r>
              <w:r w:rsidRPr="00EF52F6">
                <w:rPr>
                  <w:rFonts w:ascii="Arial" w:hAnsi="Arial" w:cs="Arial"/>
                </w:rPr>
                <w:delText>)</w:delText>
              </w:r>
            </w:del>
          </w:p>
        </w:tc>
        <w:tc>
          <w:tcPr>
            <w:tcW w:w="1140" w:type="pct"/>
          </w:tcPr>
          <w:p w14:paraId="48BE122C" w14:textId="77777777" w:rsidR="008D19B2" w:rsidRPr="00EF52F6" w:rsidRDefault="008D19B2" w:rsidP="00D271FE">
            <w:pPr>
              <w:spacing w:line="360" w:lineRule="auto"/>
              <w:jc w:val="center"/>
              <w:rPr>
                <w:del w:id="175" w:author="Pribil-Kövesdy Döníz" w:date="2026-09-22T12:31:00Z" w16du:dateUtc="2026-09-22T16:31:00Z"/>
                <w:rFonts w:ascii="Arial" w:hAnsi="Arial" w:cs="Arial"/>
                <w:lang w:val="it-IT"/>
              </w:rPr>
            </w:pPr>
            <w:del w:id="176" w:author="Pribil-Kövesdy Döníz" w:date="2026-09-22T12:31:00Z" w16du:dateUtc="2026-09-22T16:31:00Z">
              <w:r w:rsidRPr="00EF52F6">
                <w:rPr>
                  <w:rFonts w:ascii="Arial" w:hAnsi="Arial" w:cs="Arial"/>
                </w:rPr>
                <w:delText>56,63 (±</w:delText>
              </w:r>
              <w:r>
                <w:rPr>
                  <w:rFonts w:ascii="Arial" w:hAnsi="Arial" w:cs="Arial"/>
                </w:rPr>
                <w:delText xml:space="preserve"> </w:delText>
              </w:r>
              <w:r w:rsidRPr="00EF52F6">
                <w:rPr>
                  <w:rFonts w:ascii="Arial" w:hAnsi="Arial" w:cs="Arial"/>
                </w:rPr>
                <w:delText>20,7)</w:delText>
              </w:r>
            </w:del>
          </w:p>
        </w:tc>
        <w:tc>
          <w:tcPr>
            <w:tcW w:w="744" w:type="pct"/>
          </w:tcPr>
          <w:p w14:paraId="3ECC06EA" w14:textId="77777777" w:rsidR="008D19B2" w:rsidRPr="00EF52F6" w:rsidRDefault="008D19B2" w:rsidP="00D271FE">
            <w:pPr>
              <w:spacing w:line="360" w:lineRule="auto"/>
              <w:jc w:val="center"/>
              <w:rPr>
                <w:del w:id="177" w:author="Pribil-Kövesdy Döníz" w:date="2026-09-22T12:31:00Z" w16du:dateUtc="2026-09-22T16:31:00Z"/>
                <w:rFonts w:ascii="Arial" w:hAnsi="Arial" w:cs="Arial"/>
              </w:rPr>
            </w:pPr>
            <w:del w:id="178" w:author="Pribil-Kövesdy Döníz" w:date="2026-09-22T12:31:00Z" w16du:dateUtc="2026-09-22T16:31:00Z">
              <w:r>
                <w:rPr>
                  <w:rFonts w:ascii="Arial" w:hAnsi="Arial" w:cs="Arial"/>
                </w:rPr>
                <w:delText>&lt;0,001</w:delText>
              </w:r>
            </w:del>
          </w:p>
        </w:tc>
      </w:tr>
    </w:tbl>
    <w:p w14:paraId="74A570FD" w14:textId="77777777" w:rsidR="00854C26" w:rsidRPr="00854C26" w:rsidRDefault="00854C26" w:rsidP="0061350B">
      <w:pPr>
        <w:spacing w:before="360" w:line="240" w:lineRule="auto"/>
        <w:rPr>
          <w:ins w:id="179" w:author="Pribil-Kövesdy Döníz" w:date="2026-09-22T12:31:00Z" w16du:dateUtc="2026-09-22T16:31:00Z"/>
          <w:sz w:val="28"/>
          <w:szCs w:val="28"/>
        </w:rPr>
      </w:pPr>
      <w:ins w:id="180" w:author="Pribil-Kövesdy Döníz" w:date="2026-09-22T12:31:00Z" w16du:dateUtc="2026-09-22T16:31:00Z">
        <w:r w:rsidRPr="00854C26">
          <w:rPr>
            <w:sz w:val="28"/>
            <w:szCs w:val="28"/>
            <w:highlight w:val="lightGray"/>
          </w:rPr>
          <w:t>A</w:t>
        </w:r>
        <w:r>
          <w:rPr>
            <w:sz w:val="28"/>
            <w:szCs w:val="28"/>
            <w:highlight w:val="lightGray"/>
          </w:rPr>
          <w:t xml:space="preserve"> mobilitás adatai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02"/>
        <w:gridCol w:w="11340"/>
      </w:tblGrid>
      <w:tr w:rsidR="00854C26" w14:paraId="08C1D128" w14:textId="77777777" w:rsidTr="0061350B">
        <w:trPr>
          <w:trHeight w:val="1168"/>
          <w:ins w:id="181" w:author="Pribil-Kövesdy Döníz" w:date="2026-09-22T12:31:00Z" w16du:dateUtc="2026-09-22T16:31:00Z"/>
        </w:trPr>
        <w:tc>
          <w:tcPr>
            <w:tcW w:w="2802" w:type="dxa"/>
          </w:tcPr>
          <w:p w14:paraId="09EC9073" w14:textId="77777777" w:rsidR="00854C26" w:rsidRDefault="00A236F9" w:rsidP="00391C9E">
            <w:pPr>
              <w:rPr>
                <w:ins w:id="182" w:author="Pribil-Kövesdy Döníz" w:date="2026-09-22T12:31:00Z" w16du:dateUtc="2026-09-22T16:31:00Z"/>
              </w:rPr>
            </w:pPr>
            <w:ins w:id="183" w:author="Pribil-Kövesdy Döníz" w:date="2026-09-22T12:31:00Z" w16du:dateUtc="2026-09-22T16:31:00Z">
              <w:r>
                <w:t>Mobilitás típusa</w:t>
              </w:r>
            </w:ins>
          </w:p>
          <w:p w14:paraId="536E4CE4" w14:textId="77777777" w:rsidR="00A236F9" w:rsidRDefault="00A236F9" w:rsidP="00391C9E">
            <w:pPr>
              <w:rPr>
                <w:ins w:id="184" w:author="Pribil-Kövesdy Döníz" w:date="2026-09-22T12:31:00Z" w16du:dateUtc="2026-09-22T16:31:00Z"/>
              </w:rPr>
            </w:pPr>
            <w:ins w:id="185" w:author="Pribil-Kövesdy Döníz" w:date="2026-09-22T12:31:00Z" w16du:dateUtc="2026-09-22T16:31:00Z">
              <w:r>
                <w:t>(nem helyes törlendő)</w:t>
              </w:r>
            </w:ins>
          </w:p>
        </w:tc>
        <w:tc>
          <w:tcPr>
            <w:tcW w:w="11340" w:type="dxa"/>
          </w:tcPr>
          <w:p w14:paraId="49889ABF" w14:textId="77777777" w:rsidR="00854C26" w:rsidRDefault="00A236F9" w:rsidP="00391C9E">
            <w:pPr>
              <w:pStyle w:val="ListParagraph"/>
              <w:numPr>
                <w:ilvl w:val="0"/>
                <w:numId w:val="1"/>
              </w:numPr>
              <w:rPr>
                <w:ins w:id="186" w:author="Pribil-Kövesdy Döníz" w:date="2026-09-22T12:31:00Z" w16du:dateUtc="2026-09-22T16:31:00Z"/>
              </w:rPr>
            </w:pPr>
            <w:ins w:id="187" w:author="Pribil-Kövesdy Döníz" w:date="2026-09-22T12:31:00Z" w16du:dateUtc="2026-09-22T16:31:00Z">
              <w:r>
                <w:t>szakmai továbbképzés</w:t>
              </w:r>
            </w:ins>
          </w:p>
          <w:p w14:paraId="18A57C03" w14:textId="77777777" w:rsidR="00A236F9" w:rsidRDefault="00A236F9" w:rsidP="00391C9E">
            <w:pPr>
              <w:pStyle w:val="ListParagraph"/>
              <w:numPr>
                <w:ilvl w:val="0"/>
                <w:numId w:val="1"/>
              </w:numPr>
              <w:rPr>
                <w:ins w:id="188" w:author="Pribil-Kövesdy Döníz" w:date="2026-09-22T12:31:00Z" w16du:dateUtc="2026-09-22T16:31:00Z"/>
              </w:rPr>
            </w:pPr>
            <w:ins w:id="189" w:author="Pribil-Kövesdy Döníz" w:date="2026-09-22T12:31:00Z" w16du:dateUtc="2026-09-22T16:31:00Z">
              <w:r>
                <w:t>nyelvtanfolyam</w:t>
              </w:r>
            </w:ins>
          </w:p>
          <w:p w14:paraId="1F9344C7" w14:textId="77777777" w:rsidR="00A236F9" w:rsidRDefault="00F520F7" w:rsidP="00391C9E">
            <w:pPr>
              <w:pStyle w:val="ListParagraph"/>
              <w:numPr>
                <w:ilvl w:val="0"/>
                <w:numId w:val="1"/>
              </w:numPr>
              <w:rPr>
                <w:ins w:id="190" w:author="Pribil-Kövesdy Döníz" w:date="2026-09-22T12:31:00Z" w16du:dateUtc="2026-09-22T16:31:00Z"/>
              </w:rPr>
            </w:pPr>
            <w:ins w:id="191" w:author="Pribil-Kövesdy Döníz" w:date="2026-09-22T12:31:00Z" w16du:dateUtc="2026-09-22T16:31:00Z">
              <w:r>
                <w:t xml:space="preserve">szakmai látogatás </w:t>
              </w:r>
              <w:r w:rsidR="00A236F9">
                <w:t>(job shadowing)</w:t>
              </w:r>
            </w:ins>
          </w:p>
          <w:p w14:paraId="6FC236EB" w14:textId="77777777" w:rsidR="00A236F9" w:rsidRDefault="00A236F9" w:rsidP="00391C9E">
            <w:pPr>
              <w:pStyle w:val="ListParagraph"/>
              <w:numPr>
                <w:ilvl w:val="0"/>
                <w:numId w:val="1"/>
              </w:numPr>
              <w:rPr>
                <w:ins w:id="192" w:author="Pribil-Kövesdy Döníz" w:date="2026-09-22T12:31:00Z" w16du:dateUtc="2026-09-22T16:31:00Z"/>
              </w:rPr>
            </w:pPr>
            <w:ins w:id="193" w:author="Pribil-Kövesdy Döníz" w:date="2026-09-22T12:31:00Z" w16du:dateUtc="2026-09-22T16:31:00Z">
              <w:r>
                <w:t>oktatási tevékenység</w:t>
              </w:r>
            </w:ins>
          </w:p>
        </w:tc>
      </w:tr>
      <w:tr w:rsidR="00A236F9" w14:paraId="00502DF1" w14:textId="77777777" w:rsidTr="00AD06DF">
        <w:trPr>
          <w:ins w:id="194" w:author="Pribil-Kövesdy Döníz" w:date="2026-09-22T12:31:00Z" w16du:dateUtc="2026-09-22T16:31:00Z"/>
        </w:trPr>
        <w:tc>
          <w:tcPr>
            <w:tcW w:w="2802" w:type="dxa"/>
          </w:tcPr>
          <w:p w14:paraId="0E81A1B5" w14:textId="77777777" w:rsidR="00A236F9" w:rsidRDefault="00A236F9" w:rsidP="00391C9E">
            <w:pPr>
              <w:rPr>
                <w:ins w:id="195" w:author="Pribil-Kövesdy Döníz" w:date="2026-09-22T12:31:00Z" w16du:dateUtc="2026-09-22T16:31:00Z"/>
              </w:rPr>
            </w:pPr>
            <w:ins w:id="196" w:author="Pribil-Kövesdy Döníz" w:date="2026-09-22T12:31:00Z" w16du:dateUtc="2026-09-22T16:31:00Z">
              <w:r>
                <w:t>Továbbképzés címe</w:t>
              </w:r>
            </w:ins>
          </w:p>
          <w:p w14:paraId="1E255CBF" w14:textId="77777777" w:rsidR="00A236F9" w:rsidRDefault="00A236F9" w:rsidP="00391C9E">
            <w:pPr>
              <w:rPr>
                <w:ins w:id="197" w:author="Pribil-Kövesdy Döníz" w:date="2026-09-22T12:31:00Z" w16du:dateUtc="2026-09-22T16:31:00Z"/>
              </w:rPr>
            </w:pPr>
            <w:ins w:id="198" w:author="Pribil-Kövesdy Döníz" w:date="2026-09-22T12:31:00Z" w16du:dateUtc="2026-09-22T16:31:00Z">
              <w:r>
                <w:t>(amennyiben releváns)</w:t>
              </w:r>
            </w:ins>
          </w:p>
        </w:tc>
        <w:tc>
          <w:tcPr>
            <w:tcW w:w="11340" w:type="dxa"/>
          </w:tcPr>
          <w:p w14:paraId="1A63C383" w14:textId="77777777" w:rsidR="00A236F9" w:rsidRDefault="00A236F9" w:rsidP="00391C9E">
            <w:pPr>
              <w:rPr>
                <w:ins w:id="199" w:author="Pribil-Kövesdy Döníz" w:date="2026-09-22T12:31:00Z" w16du:dateUtc="2026-09-22T16:31:00Z"/>
              </w:rPr>
            </w:pPr>
          </w:p>
        </w:tc>
      </w:tr>
      <w:tr w:rsidR="00A236F9" w14:paraId="6AA24363" w14:textId="77777777" w:rsidTr="0061350B">
        <w:trPr>
          <w:trHeight w:val="428"/>
          <w:ins w:id="200" w:author="Pribil-Kövesdy Döníz" w:date="2026-09-22T12:31:00Z" w16du:dateUtc="2026-09-22T16:31:00Z"/>
        </w:trPr>
        <w:tc>
          <w:tcPr>
            <w:tcW w:w="2802" w:type="dxa"/>
          </w:tcPr>
          <w:p w14:paraId="1EFF369E" w14:textId="77777777" w:rsidR="00A236F9" w:rsidRDefault="00A236F9" w:rsidP="00391C9E">
            <w:pPr>
              <w:rPr>
                <w:ins w:id="201" w:author="Pribil-Kövesdy Döníz" w:date="2026-09-22T12:31:00Z" w16du:dateUtc="2026-09-22T16:31:00Z"/>
              </w:rPr>
            </w:pPr>
            <w:ins w:id="202" w:author="Pribil-Kövesdy Döníz" w:date="2026-09-22T12:31:00Z" w16du:dateUtc="2026-09-22T16:31:00Z">
              <w:r>
                <w:t>Fogadó intézmény neve</w:t>
              </w:r>
            </w:ins>
          </w:p>
        </w:tc>
        <w:tc>
          <w:tcPr>
            <w:tcW w:w="11340" w:type="dxa"/>
          </w:tcPr>
          <w:p w14:paraId="3FDF0A7D" w14:textId="77777777" w:rsidR="005E7FFD" w:rsidRDefault="005E7FFD" w:rsidP="00391C9E">
            <w:pPr>
              <w:rPr>
                <w:ins w:id="203" w:author="Pribil-Kövesdy Döníz" w:date="2026-09-22T12:31:00Z" w16du:dateUtc="2026-09-22T16:31:00Z"/>
              </w:rPr>
            </w:pPr>
          </w:p>
        </w:tc>
      </w:tr>
      <w:tr w:rsidR="005E7FFD" w14:paraId="4298DBFD" w14:textId="77777777" w:rsidTr="0061350B">
        <w:trPr>
          <w:trHeight w:val="703"/>
          <w:ins w:id="204" w:author="Pribil-Kövesdy Döníz" w:date="2026-09-22T12:31:00Z" w16du:dateUtc="2026-09-22T16:31:00Z"/>
        </w:trPr>
        <w:tc>
          <w:tcPr>
            <w:tcW w:w="2802" w:type="dxa"/>
          </w:tcPr>
          <w:p w14:paraId="6E000EF8" w14:textId="77777777" w:rsidR="005E7FFD" w:rsidRDefault="005E7FFD" w:rsidP="00391C9E">
            <w:pPr>
              <w:rPr>
                <w:ins w:id="205" w:author="Pribil-Kövesdy Döníz" w:date="2026-09-22T12:31:00Z" w16du:dateUtc="2026-09-22T16:31:00Z"/>
              </w:rPr>
            </w:pPr>
            <w:ins w:id="206" w:author="Pribil-Kövesdy Döníz" w:date="2026-09-22T12:31:00Z" w16du:dateUtc="2026-09-22T16:31:00Z">
              <w:r>
                <w:t>Fogadó intézmény típusa</w:t>
              </w:r>
            </w:ins>
          </w:p>
          <w:p w14:paraId="134B306A" w14:textId="77777777" w:rsidR="005E7FFD" w:rsidRDefault="005E7FFD" w:rsidP="00391C9E">
            <w:pPr>
              <w:rPr>
                <w:ins w:id="207" w:author="Pribil-Kövesdy Döníz" w:date="2026-09-22T12:31:00Z" w16du:dateUtc="2026-09-22T16:31:00Z"/>
              </w:rPr>
            </w:pPr>
            <w:ins w:id="208" w:author="Pribil-Kövesdy Döníz" w:date="2026-09-22T12:31:00Z" w16du:dateUtc="2026-09-22T16:31:00Z">
              <w:r>
                <w:t>(nem helyes törlendő)</w:t>
              </w:r>
            </w:ins>
          </w:p>
        </w:tc>
        <w:tc>
          <w:tcPr>
            <w:tcW w:w="11340" w:type="dxa"/>
          </w:tcPr>
          <w:p w14:paraId="468D10C6" w14:textId="77777777" w:rsidR="005E7FFD" w:rsidRDefault="005E7FFD" w:rsidP="00391C9E">
            <w:pPr>
              <w:pStyle w:val="ListParagraph"/>
              <w:numPr>
                <w:ilvl w:val="0"/>
                <w:numId w:val="2"/>
              </w:numPr>
              <w:rPr>
                <w:ins w:id="209" w:author="Pribil-Kövesdy Döníz" w:date="2026-09-22T12:31:00Z" w16du:dateUtc="2026-09-22T16:31:00Z"/>
              </w:rPr>
            </w:pPr>
            <w:ins w:id="210" w:author="Pribil-Kövesdy Döníz" w:date="2026-09-22T12:31:00Z" w16du:dateUtc="2026-09-22T16:31:00Z">
              <w:r>
                <w:t>oktatási intézmény</w:t>
              </w:r>
            </w:ins>
          </w:p>
          <w:p w14:paraId="2CC95399" w14:textId="77777777" w:rsidR="005E7FFD" w:rsidRDefault="005E7FFD" w:rsidP="00391C9E">
            <w:pPr>
              <w:pStyle w:val="ListParagraph"/>
              <w:numPr>
                <w:ilvl w:val="0"/>
                <w:numId w:val="2"/>
              </w:numPr>
              <w:rPr>
                <w:ins w:id="211" w:author="Pribil-Kövesdy Döníz" w:date="2026-09-22T12:31:00Z" w16du:dateUtc="2026-09-22T16:31:00Z"/>
              </w:rPr>
            </w:pPr>
            <w:ins w:id="212" w:author="Pribil-Kövesdy Döníz" w:date="2026-09-22T12:31:00Z" w16du:dateUtc="2026-09-22T16:31:00Z">
              <w:r>
                <w:t>továbbképző intézmény</w:t>
              </w:r>
            </w:ins>
          </w:p>
        </w:tc>
      </w:tr>
      <w:tr w:rsidR="00A236F9" w14:paraId="051D31E8" w14:textId="77777777" w:rsidTr="00AD06DF">
        <w:trPr>
          <w:ins w:id="213" w:author="Pribil-Kövesdy Döníz" w:date="2026-09-22T12:31:00Z" w16du:dateUtc="2026-09-22T16:31:00Z"/>
        </w:trPr>
        <w:tc>
          <w:tcPr>
            <w:tcW w:w="2802" w:type="dxa"/>
          </w:tcPr>
          <w:p w14:paraId="7D3C56B8" w14:textId="77777777" w:rsidR="00A236F9" w:rsidRDefault="00A236F9" w:rsidP="00391C9E">
            <w:pPr>
              <w:rPr>
                <w:ins w:id="214" w:author="Pribil-Kövesdy Döníz" w:date="2026-09-22T12:31:00Z" w16du:dateUtc="2026-09-22T16:31:00Z"/>
              </w:rPr>
            </w:pPr>
            <w:ins w:id="215" w:author="Pribil-Kövesdy Döníz" w:date="2026-09-22T12:31:00Z" w16du:dateUtc="2026-09-22T16:31:00Z">
              <w:r>
                <w:t>Fogadó ország</w:t>
              </w:r>
            </w:ins>
          </w:p>
        </w:tc>
        <w:tc>
          <w:tcPr>
            <w:tcW w:w="11340" w:type="dxa"/>
          </w:tcPr>
          <w:p w14:paraId="0ED7BA92" w14:textId="77777777" w:rsidR="00A236F9" w:rsidRDefault="00A236F9" w:rsidP="00391C9E">
            <w:pPr>
              <w:rPr>
                <w:ins w:id="216" w:author="Pribil-Kövesdy Döníz" w:date="2026-09-22T12:31:00Z" w16du:dateUtc="2026-09-22T16:31:00Z"/>
              </w:rPr>
            </w:pPr>
          </w:p>
        </w:tc>
      </w:tr>
      <w:tr w:rsidR="00A236F9" w14:paraId="19F1BB00" w14:textId="77777777" w:rsidTr="00AD06DF">
        <w:trPr>
          <w:ins w:id="217" w:author="Pribil-Kövesdy Döníz" w:date="2026-09-22T12:31:00Z" w16du:dateUtc="2026-09-22T16:31:00Z"/>
        </w:trPr>
        <w:tc>
          <w:tcPr>
            <w:tcW w:w="2802" w:type="dxa"/>
          </w:tcPr>
          <w:p w14:paraId="4C1053F8" w14:textId="77777777" w:rsidR="00A236F9" w:rsidRDefault="00A236F9" w:rsidP="00391C9E">
            <w:pPr>
              <w:rPr>
                <w:ins w:id="218" w:author="Pribil-Kövesdy Döníz" w:date="2026-09-22T12:31:00Z" w16du:dateUtc="2026-09-22T16:31:00Z"/>
              </w:rPr>
            </w:pPr>
            <w:ins w:id="219" w:author="Pribil-Kövesdy Döníz" w:date="2026-09-22T12:31:00Z" w16du:dateUtc="2026-09-22T16:31:00Z">
              <w:r>
                <w:t>Munkanyelv</w:t>
              </w:r>
            </w:ins>
          </w:p>
        </w:tc>
        <w:tc>
          <w:tcPr>
            <w:tcW w:w="11340" w:type="dxa"/>
          </w:tcPr>
          <w:p w14:paraId="29721DE6" w14:textId="77777777" w:rsidR="00A236F9" w:rsidRDefault="00A236F9" w:rsidP="00391C9E">
            <w:pPr>
              <w:rPr>
                <w:ins w:id="220" w:author="Pribil-Kövesdy Döníz" w:date="2026-09-22T12:31:00Z" w16du:dateUtc="2026-09-22T16:31:00Z"/>
              </w:rPr>
            </w:pPr>
          </w:p>
        </w:tc>
      </w:tr>
      <w:tr w:rsidR="00A236F9" w14:paraId="3B85BE8C" w14:textId="77777777" w:rsidTr="00AD06DF">
        <w:trPr>
          <w:ins w:id="221" w:author="Pribil-Kövesdy Döníz" w:date="2026-09-22T12:31:00Z" w16du:dateUtc="2026-09-22T16:31:00Z"/>
        </w:trPr>
        <w:tc>
          <w:tcPr>
            <w:tcW w:w="2802" w:type="dxa"/>
          </w:tcPr>
          <w:p w14:paraId="699FBC8C" w14:textId="77777777" w:rsidR="00A236F9" w:rsidRDefault="00A236F9" w:rsidP="00391C9E">
            <w:pPr>
              <w:rPr>
                <w:ins w:id="222" w:author="Pribil-Kövesdy Döníz" w:date="2026-09-22T12:31:00Z" w16du:dateUtc="2026-09-22T16:31:00Z"/>
              </w:rPr>
            </w:pPr>
            <w:ins w:id="223" w:author="Pribil-Kövesdy Döníz" w:date="2026-09-22T12:31:00Z" w16du:dateUtc="2026-09-22T16:31:00Z">
              <w:r>
                <w:t>Mobilitás időtartama</w:t>
              </w:r>
            </w:ins>
          </w:p>
          <w:p w14:paraId="301146FD" w14:textId="77777777" w:rsidR="00A236F9" w:rsidRDefault="00A236F9" w:rsidP="00AD06DF">
            <w:pPr>
              <w:rPr>
                <w:ins w:id="224" w:author="Pribil-Kövesdy Döníz" w:date="2026-09-22T12:31:00Z" w16du:dateUtc="2026-09-22T16:31:00Z"/>
              </w:rPr>
            </w:pPr>
            <w:ins w:id="225" w:author="Pribil-Kövesdy Döníz" w:date="2026-09-22T12:31:00Z" w16du:dateUtc="2026-09-22T16:31:00Z">
              <w:r>
                <w:lastRenderedPageBreak/>
                <w:t>(</w:t>
              </w:r>
              <w:r w:rsidR="00AD06DF">
                <w:t>munka</w:t>
              </w:r>
              <w:r>
                <w:t>napok száma)</w:t>
              </w:r>
            </w:ins>
          </w:p>
        </w:tc>
        <w:tc>
          <w:tcPr>
            <w:tcW w:w="11340" w:type="dxa"/>
          </w:tcPr>
          <w:p w14:paraId="21DD229E" w14:textId="77777777" w:rsidR="00A236F9" w:rsidRDefault="00A236F9" w:rsidP="0061350B">
            <w:pPr>
              <w:ind w:firstLine="882"/>
              <w:rPr>
                <w:ins w:id="226" w:author="Pribil-Kövesdy Döníz" w:date="2026-09-22T12:31:00Z" w16du:dateUtc="2026-09-22T16:31:00Z"/>
              </w:rPr>
            </w:pPr>
            <w:ins w:id="227" w:author="Pribil-Kövesdy Döníz" w:date="2026-09-22T12:31:00Z" w16du:dateUtc="2026-09-22T16:31:00Z">
              <w:r>
                <w:lastRenderedPageBreak/>
                <w:t>nap</w:t>
              </w:r>
            </w:ins>
          </w:p>
        </w:tc>
      </w:tr>
    </w:tbl>
    <w:p w14:paraId="14EBCEB6" w14:textId="77777777" w:rsidR="0061350B" w:rsidRDefault="0061350B">
      <w:pPr>
        <w:rPr>
          <w:ins w:id="228" w:author="Pribil-Kövesdy Döníz" w:date="2026-09-22T12:31:00Z" w16du:dateUtc="2026-09-22T16:31:00Z"/>
          <w:sz w:val="28"/>
          <w:szCs w:val="28"/>
          <w:highlight w:val="lightGray"/>
        </w:rPr>
      </w:pPr>
      <w:ins w:id="229" w:author="Pribil-Kövesdy Döníz" w:date="2026-09-22T12:31:00Z" w16du:dateUtc="2026-09-22T16:31:00Z">
        <w:r>
          <w:rPr>
            <w:sz w:val="28"/>
            <w:szCs w:val="28"/>
            <w:highlight w:val="lightGray"/>
          </w:rPr>
          <w:br w:type="page"/>
        </w:r>
      </w:ins>
    </w:p>
    <w:p w14:paraId="3565EB64" w14:textId="77777777" w:rsidR="007A6560" w:rsidRPr="007C10F6" w:rsidRDefault="007C10F6" w:rsidP="007C10F6">
      <w:pPr>
        <w:spacing w:line="240" w:lineRule="auto"/>
        <w:rPr>
          <w:ins w:id="230" w:author="Pribil-Kövesdy Döníz" w:date="2026-09-22T12:31:00Z" w16du:dateUtc="2026-09-22T16:31:00Z"/>
          <w:sz w:val="28"/>
          <w:szCs w:val="28"/>
        </w:rPr>
      </w:pPr>
      <w:ins w:id="231" w:author="Pribil-Kövesdy Döníz" w:date="2026-09-22T12:31:00Z" w16du:dateUtc="2026-09-22T16:31:00Z">
        <w:r>
          <w:rPr>
            <w:sz w:val="28"/>
            <w:szCs w:val="28"/>
            <w:highlight w:val="lightGray"/>
          </w:rPr>
          <w:t>Tanulási eredmények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14"/>
        <w:gridCol w:w="4715"/>
        <w:gridCol w:w="4715"/>
      </w:tblGrid>
      <w:tr w:rsidR="007A6560" w14:paraId="1211B759" w14:textId="77777777" w:rsidTr="007A6560">
        <w:trPr>
          <w:ins w:id="232" w:author="Pribil-Kövesdy Döníz" w:date="2026-09-22T12:31:00Z" w16du:dateUtc="2026-09-22T16:31:00Z"/>
        </w:trPr>
        <w:tc>
          <w:tcPr>
            <w:tcW w:w="4714" w:type="dxa"/>
          </w:tcPr>
          <w:p w14:paraId="22043BEA" w14:textId="77777777" w:rsidR="007A6560" w:rsidRPr="004B3A33" w:rsidRDefault="007A6560" w:rsidP="007A6560">
            <w:pPr>
              <w:rPr>
                <w:ins w:id="233" w:author="Pribil-Kövesdy Döníz" w:date="2026-09-22T12:31:00Z" w16du:dateUtc="2026-09-22T16:31:00Z"/>
                <w:b/>
                <w:bCs/>
              </w:rPr>
            </w:pPr>
            <w:ins w:id="234" w:author="Pribil-Kövesdy Döníz" w:date="2026-09-22T12:31:00Z" w16du:dateUtc="2026-09-22T16:31:00Z">
              <w:r w:rsidRPr="004B3A33">
                <w:rPr>
                  <w:b/>
                  <w:bCs/>
                </w:rPr>
                <w:t>Az elvárt tanulási eredmények meghatározása a mobilitás tervezési szakaszában</w:t>
              </w:r>
              <w:r w:rsidR="004B3A33" w:rsidRPr="004B3A33">
                <w:rPr>
                  <w:b/>
                  <w:bCs/>
                </w:rPr>
                <w:t xml:space="preserve"> (pályázat)</w:t>
              </w:r>
            </w:ins>
          </w:p>
          <w:p w14:paraId="177B38A8" w14:textId="77777777" w:rsidR="007A6560" w:rsidRPr="00AD06DF" w:rsidRDefault="007A6560" w:rsidP="007A6560">
            <w:pPr>
              <w:rPr>
                <w:ins w:id="235" w:author="Pribil-Kövesdy Döníz" w:date="2026-09-22T12:31:00Z" w16du:dateUtc="2026-09-22T16:31:00Z"/>
              </w:rPr>
            </w:pPr>
            <w:ins w:id="236" w:author="Pribil-Kövesdy Döníz" w:date="2026-09-22T12:31:00Z" w16du:dateUtc="2026-09-22T16:31:00Z">
              <w:r w:rsidRPr="00AD06DF">
                <w:t>(A tanulási folyamat elvárt eredményét írja le, cselekvést jelentő igéket használ, specifikus, konkrét, világos, egyértelmű és mérhető</w:t>
              </w:r>
              <w:r w:rsidR="004B3A33">
                <w:t>.</w:t>
              </w:r>
              <w:r w:rsidRPr="00AD06DF">
                <w:t>)</w:t>
              </w:r>
            </w:ins>
          </w:p>
        </w:tc>
        <w:tc>
          <w:tcPr>
            <w:tcW w:w="4715" w:type="dxa"/>
          </w:tcPr>
          <w:p w14:paraId="6D3944CB" w14:textId="77777777" w:rsidR="007A6560" w:rsidRPr="004B3A33" w:rsidRDefault="007A6560" w:rsidP="007A6560">
            <w:pPr>
              <w:rPr>
                <w:ins w:id="237" w:author="Pribil-Kövesdy Döníz" w:date="2026-09-22T12:31:00Z" w16du:dateUtc="2026-09-22T16:31:00Z"/>
                <w:b/>
                <w:bCs/>
              </w:rPr>
            </w:pPr>
            <w:ins w:id="238" w:author="Pribil-Kövesdy Döníz" w:date="2026-09-22T12:31:00Z" w16du:dateUtc="2026-09-22T16:31:00Z">
              <w:r w:rsidRPr="004B3A33">
                <w:rPr>
                  <w:b/>
                  <w:bCs/>
                </w:rPr>
                <w:t>A tanulási eredmények értékelése a mobilitás után</w:t>
              </w:r>
            </w:ins>
          </w:p>
          <w:p w14:paraId="49110FB0" w14:textId="77777777" w:rsidR="007A6560" w:rsidRPr="00AD06DF" w:rsidRDefault="007A6560" w:rsidP="004B3A33">
            <w:pPr>
              <w:rPr>
                <w:ins w:id="239" w:author="Pribil-Kövesdy Döníz" w:date="2026-09-22T12:31:00Z" w16du:dateUtc="2026-09-22T16:31:00Z"/>
              </w:rPr>
            </w:pPr>
            <w:ins w:id="240" w:author="Pribil-Kövesdy Döníz" w:date="2026-09-22T12:31:00Z" w16du:dateUtc="2026-09-22T16:31:00Z">
              <w:r w:rsidRPr="00AD06DF">
                <w:t>(Az elvárt tanulási eredmények teljesülésének „vizsgálata”, a személyes fejlődés nyomon követése, bizonyítékok a kompetenciafejlődésre.)</w:t>
              </w:r>
            </w:ins>
          </w:p>
        </w:tc>
        <w:tc>
          <w:tcPr>
            <w:tcW w:w="4715" w:type="dxa"/>
          </w:tcPr>
          <w:p w14:paraId="2E93BB04" w14:textId="77777777" w:rsidR="004B3A33" w:rsidRDefault="007A6560" w:rsidP="007A6560">
            <w:pPr>
              <w:rPr>
                <w:ins w:id="241" w:author="Pribil-Kövesdy Döníz" w:date="2026-09-22T12:31:00Z" w16du:dateUtc="2026-09-22T16:31:00Z"/>
              </w:rPr>
            </w:pPr>
            <w:ins w:id="242" w:author="Pribil-Kövesdy Döníz" w:date="2026-09-22T12:31:00Z" w16du:dateUtc="2026-09-22T16:31:00Z">
              <w:r w:rsidRPr="004B3A33">
                <w:rPr>
                  <w:b/>
                  <w:bCs/>
                </w:rPr>
                <w:t>Hogyan alkalmazhatóak a mobilitás során megszerzett tanulási eredmények a saját munkámban, illetve a küldő intézmény gyakorlatában?</w:t>
              </w:r>
            </w:ins>
          </w:p>
          <w:p w14:paraId="747A4764" w14:textId="77777777" w:rsidR="007A6560" w:rsidRPr="00AD06DF" w:rsidRDefault="004B3A33" w:rsidP="007A6560">
            <w:pPr>
              <w:rPr>
                <w:ins w:id="243" w:author="Pribil-Kövesdy Döníz" w:date="2026-09-22T12:31:00Z" w16du:dateUtc="2026-09-22T16:31:00Z"/>
              </w:rPr>
            </w:pPr>
            <w:ins w:id="244" w:author="Pribil-Kövesdy Döníz" w:date="2026-09-22T12:31:00Z" w16du:dateUtc="2026-09-22T16:31:00Z">
              <w:r>
                <w:t>(</w:t>
              </w:r>
              <w:r w:rsidR="007A6560" w:rsidRPr="00AD06DF">
                <w:t>A terjesztésre vonatkozó tervek</w:t>
              </w:r>
              <w:r>
                <w:t>.)</w:t>
              </w:r>
            </w:ins>
          </w:p>
        </w:tc>
      </w:tr>
      <w:tr w:rsidR="007A6560" w14:paraId="68B6853A" w14:textId="77777777" w:rsidTr="007C10F6">
        <w:trPr>
          <w:trHeight w:val="2994"/>
          <w:ins w:id="245" w:author="Pribil-Kövesdy Döníz" w:date="2026-09-22T12:31:00Z" w16du:dateUtc="2026-09-22T16:31:00Z"/>
        </w:trPr>
        <w:tc>
          <w:tcPr>
            <w:tcW w:w="4714" w:type="dxa"/>
          </w:tcPr>
          <w:p w14:paraId="4CB39A16" w14:textId="77777777" w:rsidR="007A6560" w:rsidRDefault="007A6560" w:rsidP="00391C9E">
            <w:pPr>
              <w:rPr>
                <w:ins w:id="246" w:author="Pribil-Kövesdy Döníz" w:date="2026-09-22T12:31:00Z" w16du:dateUtc="2026-09-22T16:31:00Z"/>
              </w:rPr>
            </w:pPr>
          </w:p>
        </w:tc>
        <w:tc>
          <w:tcPr>
            <w:tcW w:w="4715" w:type="dxa"/>
          </w:tcPr>
          <w:p w14:paraId="212B2625" w14:textId="77777777" w:rsidR="007A6560" w:rsidRDefault="007A6560" w:rsidP="00391C9E">
            <w:pPr>
              <w:rPr>
                <w:ins w:id="247" w:author="Pribil-Kövesdy Döníz" w:date="2026-09-22T12:31:00Z" w16du:dateUtc="2026-09-22T16:31:00Z"/>
              </w:rPr>
            </w:pPr>
          </w:p>
        </w:tc>
        <w:tc>
          <w:tcPr>
            <w:tcW w:w="4715" w:type="dxa"/>
          </w:tcPr>
          <w:p w14:paraId="0F631F5A" w14:textId="77777777" w:rsidR="007A6560" w:rsidRDefault="007A6560" w:rsidP="00391C9E">
            <w:pPr>
              <w:rPr>
                <w:ins w:id="248" w:author="Pribil-Kövesdy Döníz" w:date="2026-09-22T12:31:00Z" w16du:dateUtc="2026-09-22T16:31:00Z"/>
              </w:rPr>
            </w:pPr>
          </w:p>
        </w:tc>
      </w:tr>
    </w:tbl>
    <w:p w14:paraId="3D21F17D" w14:textId="77777777" w:rsidR="00686BE4" w:rsidRPr="00AD06DF" w:rsidRDefault="004B3A33" w:rsidP="00391C9E">
      <w:pPr>
        <w:spacing w:line="240" w:lineRule="auto"/>
        <w:rPr>
          <w:ins w:id="249" w:author="Pribil-Kövesdy Döníz" w:date="2026-09-22T12:31:00Z" w16du:dateUtc="2026-09-22T16:31:00Z"/>
        </w:rPr>
      </w:pPr>
      <w:ins w:id="250" w:author="Pribil-Kövesdy Döníz" w:date="2026-09-22T12:31:00Z" w16du:dateUtc="2026-09-22T16:31:00Z">
        <w:r>
          <w:t>További információ</w:t>
        </w:r>
        <w:r w:rsidR="008B7245">
          <w:t xml:space="preserve">: </w:t>
        </w:r>
        <w:r>
          <w:fldChar w:fldCharType="begin"/>
        </w:r>
        <w:r>
          <w:instrText>HYPERLINK "http://tka.hu/konyv/7099/az-iskola-es-a-vilag"</w:instrText>
        </w:r>
        <w:r>
          <w:fldChar w:fldCharType="separate"/>
        </w:r>
        <w:r w:rsidRPr="004B3A33">
          <w:rPr>
            <w:rStyle w:val="Hyperlink"/>
          </w:rPr>
          <w:t>Az iskola és a világ</w:t>
        </w:r>
        <w:r>
          <w:fldChar w:fldCharType="end"/>
        </w:r>
        <w:r>
          <w:t xml:space="preserve"> TKA, 2016.</w:t>
        </w:r>
      </w:ins>
    </w:p>
    <w:p w14:paraId="5A3A2612" w14:textId="77777777" w:rsidR="005E7FFD" w:rsidRDefault="005E7FFD" w:rsidP="00391C9E">
      <w:pPr>
        <w:spacing w:line="240" w:lineRule="auto"/>
        <w:rPr>
          <w:ins w:id="251" w:author="Pribil-Kövesdy Döníz" w:date="2026-09-22T12:31:00Z" w16du:dateUtc="2026-09-22T16:31:00Z"/>
        </w:rPr>
      </w:pPr>
      <w:ins w:id="252" w:author="Pribil-Kövesdy Döníz" w:date="2026-09-22T12:31:00Z" w16du:dateUtc="2026-09-22T16:31:00Z">
        <w:r w:rsidRPr="00854C26">
          <w:rPr>
            <w:sz w:val="28"/>
            <w:szCs w:val="28"/>
            <w:highlight w:val="lightGray"/>
          </w:rPr>
          <w:t>A</w:t>
        </w:r>
        <w:r>
          <w:rPr>
            <w:sz w:val="28"/>
            <w:szCs w:val="28"/>
            <w:highlight w:val="lightGray"/>
          </w:rPr>
          <w:t xml:space="preserve"> </w:t>
        </w:r>
        <w:r w:rsidR="00646D28">
          <w:rPr>
            <w:sz w:val="28"/>
            <w:szCs w:val="28"/>
            <w:highlight w:val="lightGray"/>
          </w:rPr>
          <w:t>továbbképzés</w:t>
        </w:r>
        <w:r w:rsidR="00646D28" w:rsidRPr="005E7FFD">
          <w:rPr>
            <w:sz w:val="28"/>
            <w:szCs w:val="28"/>
            <w:highlight w:val="lightGray"/>
          </w:rPr>
          <w:t xml:space="preserve"> </w:t>
        </w:r>
        <w:r w:rsidRPr="005E7FFD">
          <w:rPr>
            <w:sz w:val="28"/>
            <w:szCs w:val="28"/>
            <w:highlight w:val="lightGray"/>
          </w:rPr>
          <w:t>programj</w:t>
        </w:r>
        <w:r w:rsidR="00646D28" w:rsidRPr="00AD06DF">
          <w:rPr>
            <w:sz w:val="28"/>
            <w:szCs w:val="28"/>
            <w:highlight w:val="lightGray"/>
          </w:rPr>
          <w:t>a</w:t>
        </w:r>
        <w:r w:rsidR="007C10F6">
          <w:rPr>
            <w:sz w:val="28"/>
            <w:szCs w:val="28"/>
            <w:highlight w:val="lightGray"/>
          </w:rPr>
          <w:t xml:space="preserve"> </w:t>
        </w:r>
        <w:r w:rsidR="00AD06DF" w:rsidRPr="00AD06DF">
          <w:rPr>
            <w:sz w:val="28"/>
            <w:szCs w:val="28"/>
            <w:highlight w:val="lightGray"/>
          </w:rPr>
          <w:t xml:space="preserve">/ </w:t>
        </w:r>
        <w:r w:rsidR="00AD06DF">
          <w:rPr>
            <w:sz w:val="28"/>
            <w:szCs w:val="28"/>
            <w:highlight w:val="lightGray"/>
          </w:rPr>
          <w:t>szakmai látogatás (job shadowing)</w:t>
        </w:r>
        <w:r w:rsidR="00AD06DF" w:rsidRPr="00391C9E">
          <w:rPr>
            <w:sz w:val="28"/>
            <w:szCs w:val="28"/>
            <w:highlight w:val="lightGray"/>
          </w:rPr>
          <w:t xml:space="preserve"> munkaterve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42"/>
      </w:tblGrid>
      <w:tr w:rsidR="005E7FFD" w14:paraId="5E89C98C" w14:textId="77777777" w:rsidTr="0061350B">
        <w:trPr>
          <w:trHeight w:val="2835"/>
          <w:ins w:id="253" w:author="Pribil-Kövesdy Döníz" w:date="2026-09-22T12:31:00Z" w16du:dateUtc="2026-09-22T16:31:00Z"/>
        </w:trPr>
        <w:tc>
          <w:tcPr>
            <w:tcW w:w="14142" w:type="dxa"/>
          </w:tcPr>
          <w:p w14:paraId="03D35C55" w14:textId="77777777" w:rsidR="005E7FFD" w:rsidRDefault="005E7FFD" w:rsidP="0061350B">
            <w:pPr>
              <w:rPr>
                <w:ins w:id="254" w:author="Pribil-Kövesdy Döníz" w:date="2026-09-22T12:31:00Z" w16du:dateUtc="2026-09-22T16:31:00Z"/>
              </w:rPr>
            </w:pPr>
          </w:p>
        </w:tc>
      </w:tr>
    </w:tbl>
    <w:p w14:paraId="6705E130" w14:textId="77777777" w:rsidR="00391C9E" w:rsidRDefault="00646D28" w:rsidP="00391C9E">
      <w:pPr>
        <w:spacing w:before="120" w:after="0" w:line="240" w:lineRule="auto"/>
        <w:rPr>
          <w:ins w:id="255" w:author="Pribil-Kövesdy Döníz" w:date="2026-09-22T12:31:00Z" w16du:dateUtc="2026-09-22T16:31:00Z"/>
          <w:sz w:val="28"/>
          <w:szCs w:val="28"/>
          <w:highlight w:val="lightGray"/>
        </w:rPr>
      </w:pPr>
      <w:ins w:id="256" w:author="Pribil-Kövesdy Döníz" w:date="2026-09-22T12:31:00Z" w16du:dateUtc="2026-09-22T16:31:00Z">
        <w:r>
          <w:rPr>
            <w:sz w:val="28"/>
            <w:szCs w:val="28"/>
            <w:highlight w:val="lightGray"/>
          </w:rPr>
          <w:t>A r</w:t>
        </w:r>
        <w:r w:rsidR="005E7FFD" w:rsidRPr="005E7FFD">
          <w:rPr>
            <w:sz w:val="28"/>
            <w:szCs w:val="28"/>
            <w:highlight w:val="lightGray"/>
          </w:rPr>
          <w:t>észtvevő fel</w:t>
        </w:r>
        <w:r w:rsidR="002E38FF">
          <w:rPr>
            <w:sz w:val="28"/>
            <w:szCs w:val="28"/>
            <w:highlight w:val="lightGray"/>
          </w:rPr>
          <w:t xml:space="preserve">adatai a mobilitás előtt </w:t>
        </w:r>
      </w:ins>
    </w:p>
    <w:p w14:paraId="679CECC4" w14:textId="77777777" w:rsidR="00391C9E" w:rsidRDefault="00391C9E" w:rsidP="00391C9E">
      <w:pPr>
        <w:spacing w:before="120" w:after="0" w:line="240" w:lineRule="auto"/>
        <w:rPr>
          <w:ins w:id="257" w:author="Pribil-Kövesdy Döníz" w:date="2026-09-22T12:31:00Z" w16du:dateUtc="2026-09-22T16:31:00Z"/>
        </w:rPr>
      </w:pPr>
      <w:ins w:id="258" w:author="Pribil-Kövesdy Döníz" w:date="2026-09-22T12:31:00Z" w16du:dateUtc="2026-09-22T16:31:00Z">
        <w:r w:rsidRPr="00391C9E">
          <w:t xml:space="preserve">Kérjük, </w:t>
        </w:r>
        <w:r w:rsidR="0067146E">
          <w:t>röviden mutassa be</w:t>
        </w:r>
        <w:r w:rsidRPr="00391C9E">
          <w:t>, hogyan készült fel a mobilitásra</w:t>
        </w:r>
        <w:r w:rsidR="002E38FF">
          <w:t>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42"/>
      </w:tblGrid>
      <w:tr w:rsidR="00391C9E" w14:paraId="07B6A860" w14:textId="77777777" w:rsidTr="003C2C83">
        <w:trPr>
          <w:trHeight w:val="1701"/>
          <w:ins w:id="259" w:author="Pribil-Kövesdy Döníz" w:date="2026-09-22T12:31:00Z" w16du:dateUtc="2026-09-22T16:31:00Z"/>
        </w:trPr>
        <w:tc>
          <w:tcPr>
            <w:tcW w:w="14142" w:type="dxa"/>
          </w:tcPr>
          <w:p w14:paraId="0A33FE7D" w14:textId="77777777" w:rsidR="00391C9E" w:rsidRDefault="00391C9E" w:rsidP="0061350B">
            <w:pPr>
              <w:spacing w:before="120"/>
              <w:rPr>
                <w:ins w:id="260" w:author="Pribil-Kövesdy Döníz" w:date="2026-09-22T12:31:00Z" w16du:dateUtc="2026-09-22T16:31:00Z"/>
              </w:rPr>
            </w:pPr>
          </w:p>
        </w:tc>
      </w:tr>
    </w:tbl>
    <w:p w14:paraId="05662FBD" w14:textId="77777777" w:rsidR="00A236F9" w:rsidRDefault="003C2C83" w:rsidP="003C2C83">
      <w:pPr>
        <w:tabs>
          <w:tab w:val="left" w:pos="10206"/>
          <w:tab w:val="left" w:leader="underscore" w:pos="13608"/>
        </w:tabs>
        <w:spacing w:before="1600" w:after="0" w:line="240" w:lineRule="auto"/>
        <w:rPr>
          <w:ins w:id="261" w:author="Pribil-Kövesdy Döníz" w:date="2026-09-22T12:31:00Z" w16du:dateUtc="2026-09-22T16:31:00Z"/>
          <w:sz w:val="28"/>
          <w:szCs w:val="28"/>
        </w:rPr>
      </w:pPr>
      <w:ins w:id="262" w:author="Pribil-Kövesdy Döníz" w:date="2026-09-22T12:31:00Z" w16du:dateUtc="2026-09-22T16:31:00Z">
        <w:r>
          <w:rPr>
            <w:sz w:val="28"/>
            <w:szCs w:val="28"/>
          </w:rPr>
          <w:t>Dátum:</w:t>
        </w:r>
        <w:r>
          <w:rPr>
            <w:sz w:val="28"/>
            <w:szCs w:val="28"/>
          </w:rPr>
          <w:tab/>
        </w:r>
        <w:r>
          <w:rPr>
            <w:sz w:val="28"/>
            <w:szCs w:val="28"/>
          </w:rPr>
          <w:tab/>
        </w:r>
      </w:ins>
    </w:p>
    <w:p w14:paraId="7F0A445B" w14:textId="77777777" w:rsidR="008D19B2" w:rsidRPr="003C2C83" w:rsidRDefault="003C2C83" w:rsidP="003C2C83">
      <w:pPr>
        <w:tabs>
          <w:tab w:val="left" w:pos="11340"/>
        </w:tabs>
        <w:spacing w:after="0" w:line="240" w:lineRule="auto"/>
        <w:rPr>
          <w:sz w:val="28"/>
          <w:rPrChange w:id="263" w:author="Pribil-Kövesdy Döníz" w:date="2026-09-22T12:31:00Z" w16du:dateUtc="2026-09-22T16:31:00Z">
            <w:rPr/>
          </w:rPrChange>
        </w:rPr>
        <w:pPrChange w:id="264" w:author="Pribil-Kövesdy Döníz" w:date="2026-09-22T12:31:00Z" w16du:dateUtc="2026-09-22T16:31:00Z">
          <w:pPr/>
        </w:pPrChange>
      </w:pPr>
      <w:ins w:id="265" w:author="Pribil-Kövesdy Döníz" w:date="2026-09-22T12:31:00Z" w16du:dateUtc="2026-09-22T16:31:00Z">
        <w:r>
          <w:rPr>
            <w:sz w:val="24"/>
            <w:szCs w:val="24"/>
          </w:rPr>
          <w:tab/>
        </w:r>
        <w:r w:rsidRPr="003C2C83">
          <w:rPr>
            <w:sz w:val="28"/>
            <w:szCs w:val="28"/>
          </w:rPr>
          <w:t>résztvevő aláírása</w:t>
        </w:r>
      </w:ins>
    </w:p>
    <w:sectPr w:rsidR="008D19B2" w:rsidRPr="003C2C83" w:rsidSect="00AD06DF">
      <w:headerReference w:type="default" r:id="rId7"/>
      <w:footerReference w:type="default" r:id="rId8"/>
      <w:pgSz w:w="16838" w:h="11906" w:orient="landscape"/>
      <w:pgMar w:top="1417" w:right="1417" w:bottom="1417" w:left="1417" w:header="708" w:footer="708" w:gutter="0"/>
      <w:cols w:space="708"/>
      <w:docGrid w:linePitch="360"/>
      <w:sectPrChange w:id="269" w:author="Pribil-Kövesdy Döníz" w:date="2026-09-22T12:31:00Z" w16du:dateUtc="2026-09-22T16:31:00Z">
        <w:sectPr w:rsidR="008D19B2" w:rsidRPr="003C2C83" w:rsidSect="00AD06DF">
          <w:pgSz w:w="12240" w:h="15840" w:orient="portrait"/>
          <w:pgMar w:top="1417" w:right="1701" w:bottom="1417" w:left="1701" w:header="708" w:footer="708" w:gutter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8A981F" w14:textId="77777777" w:rsidR="00894943" w:rsidRDefault="00894943" w:rsidP="0061350B">
      <w:pPr>
        <w:spacing w:after="0" w:line="240" w:lineRule="auto"/>
        <w:pPrChange w:id="6" w:author="Pribil-Kövesdy Döníz" w:date="2026-09-22T12:31:00Z" w16du:dateUtc="2026-09-22T16:31:00Z">
          <w:pPr/>
        </w:pPrChange>
      </w:pPr>
      <w:r>
        <w:separator/>
      </w:r>
    </w:p>
  </w:endnote>
  <w:endnote w:type="continuationSeparator" w:id="0">
    <w:p w14:paraId="051B48F0" w14:textId="77777777" w:rsidR="00894943" w:rsidRDefault="00894943" w:rsidP="0061350B">
      <w:pPr>
        <w:spacing w:after="0" w:line="240" w:lineRule="auto"/>
        <w:pPrChange w:id="7" w:author="Pribil-Kövesdy Döníz" w:date="2026-09-22T12:31:00Z" w16du:dateUtc="2026-09-22T16:31:00Z">
          <w:pPr/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B776D97" w14:textId="77777777" w:rsidR="00EC7307" w:rsidRDefault="00EC73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464E244" w14:textId="77777777" w:rsidR="00894943" w:rsidRDefault="00894943" w:rsidP="0061350B">
      <w:pPr>
        <w:spacing w:after="0" w:line="240" w:lineRule="auto"/>
        <w:pPrChange w:id="4" w:author="Pribil-Kövesdy Döníz" w:date="2026-09-22T12:31:00Z" w16du:dateUtc="2026-09-22T16:31:00Z">
          <w:pPr/>
        </w:pPrChange>
      </w:pPr>
      <w:r>
        <w:separator/>
      </w:r>
    </w:p>
  </w:footnote>
  <w:footnote w:type="continuationSeparator" w:id="0">
    <w:p w14:paraId="3BB24728" w14:textId="77777777" w:rsidR="00894943" w:rsidRDefault="00894943" w:rsidP="0061350B">
      <w:pPr>
        <w:spacing w:after="0" w:line="240" w:lineRule="auto"/>
        <w:pPrChange w:id="5" w:author="Pribil-Kövesdy Döníz" w:date="2026-09-22T12:31:00Z" w16du:dateUtc="2026-09-22T16:31:00Z">
          <w:pPr/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72DC660" w14:textId="77777777" w:rsidR="00EC7307" w:rsidRPr="0061350B" w:rsidRDefault="0061350B" w:rsidP="0061350B">
    <w:pPr>
      <w:spacing w:after="0" w:line="240" w:lineRule="auto"/>
      <w:jc w:val="right"/>
      <w:rPr>
        <w:b/>
        <w:color w:val="0000FF"/>
        <w:sz w:val="16"/>
        <w:rPrChange w:id="266" w:author="Pribil-Kövesdy Döníz" w:date="2026-09-22T12:31:00Z" w16du:dateUtc="2026-09-22T16:31:00Z">
          <w:rPr/>
        </w:rPrChange>
      </w:rPr>
      <w:pPrChange w:id="267" w:author="Pribil-Kövesdy Döníz" w:date="2026-09-22T12:31:00Z" w16du:dateUtc="2026-09-22T16:31:00Z">
        <w:pPr>
          <w:pStyle w:val="Header"/>
        </w:pPr>
      </w:pPrChange>
    </w:pPr>
    <w:ins w:id="268" w:author="Pribil-Kövesdy Döníz" w:date="2026-09-22T12:31:00Z" w16du:dateUtc="2026-09-22T16:31:00Z">
      <w:r>
        <w:rPr>
          <w:noProof/>
          <w:lang w:eastAsia="hu-HU"/>
        </w:rPr>
        <w:drawing>
          <wp:anchor distT="0" distB="0" distL="114300" distR="114300" simplePos="0" relativeHeight="251660288" behindDoc="1" locked="0" layoutInCell="1" allowOverlap="1" wp14:anchorId="592AEDEF" wp14:editId="5EF6C71C">
            <wp:simplePos x="0" y="0"/>
            <wp:positionH relativeFrom="margin">
              <wp:posOffset>7216140</wp:posOffset>
            </wp:positionH>
            <wp:positionV relativeFrom="margin">
              <wp:posOffset>-630555</wp:posOffset>
            </wp:positionV>
            <wp:extent cx="1671955" cy="503555"/>
            <wp:effectExtent l="0" t="0" r="4445" b="0"/>
            <wp:wrapSquare wrapText="bothSides"/>
            <wp:docPr id="8" name="Kép 2" descr="N:\Erasmus_Plus\tka_logo_magyar_új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2" descr="N:\Erasmus_Plus\tka_logo_magyar_új.jpg"/>
                    <pic:cNvPicPr>
                      <a:picLocks noChangeAspect="1" noChangeArrowheads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1955" cy="50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hu-HU"/>
        </w:rPr>
        <w:drawing>
          <wp:anchor distT="0" distB="0" distL="114300" distR="114300" simplePos="0" relativeHeight="251659264" behindDoc="1" locked="0" layoutInCell="1" allowOverlap="1" wp14:anchorId="5FFDC5EC" wp14:editId="259ED3AA">
            <wp:simplePos x="0" y="0"/>
            <wp:positionH relativeFrom="column">
              <wp:posOffset>-16779</wp:posOffset>
            </wp:positionH>
            <wp:positionV relativeFrom="paragraph">
              <wp:posOffset>-217170</wp:posOffset>
            </wp:positionV>
            <wp:extent cx="1889634" cy="540000"/>
            <wp:effectExtent l="0" t="0" r="0" b="0"/>
            <wp:wrapNone/>
            <wp:docPr id="7" name="Kép 1" descr="N:\Erasmus_Plus\02_Erasmus\KA1\erasmus+logo_mi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1" descr="N:\Erasmus_Plus\02_Erasmus\KA1\erasmus+logo_mic.jpg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9634" cy="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ins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08F394F"/>
    <w:multiLevelType w:val="hybridMultilevel"/>
    <w:tmpl w:val="8D52FDAC"/>
    <w:lvl w:ilvl="0" w:tplc="F5D6B998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1703CD"/>
    <w:multiLevelType w:val="hybridMultilevel"/>
    <w:tmpl w:val="E78C9D7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B751907"/>
    <w:multiLevelType w:val="hybridMultilevel"/>
    <w:tmpl w:val="92CC309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5310198">
    <w:abstractNumId w:val="1"/>
  </w:num>
  <w:num w:numId="2" w16cid:durableId="1335497737">
    <w:abstractNumId w:val="2"/>
  </w:num>
  <w:num w:numId="3" w16cid:durableId="206093883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D19B2"/>
    <w:rsid w:val="00115B2A"/>
    <w:rsid w:val="00246164"/>
    <w:rsid w:val="002E38FF"/>
    <w:rsid w:val="00391C9E"/>
    <w:rsid w:val="003C2C83"/>
    <w:rsid w:val="00440F44"/>
    <w:rsid w:val="004B3A33"/>
    <w:rsid w:val="005E54C3"/>
    <w:rsid w:val="005E7FFD"/>
    <w:rsid w:val="0061350B"/>
    <w:rsid w:val="00646D28"/>
    <w:rsid w:val="0067146E"/>
    <w:rsid w:val="00686BE4"/>
    <w:rsid w:val="0074549C"/>
    <w:rsid w:val="00745992"/>
    <w:rsid w:val="007A6560"/>
    <w:rsid w:val="007C10F6"/>
    <w:rsid w:val="007E6919"/>
    <w:rsid w:val="00854C26"/>
    <w:rsid w:val="00866058"/>
    <w:rsid w:val="00875E83"/>
    <w:rsid w:val="00894943"/>
    <w:rsid w:val="008B7245"/>
    <w:rsid w:val="008D19B2"/>
    <w:rsid w:val="009438AE"/>
    <w:rsid w:val="00A1440D"/>
    <w:rsid w:val="00A236F9"/>
    <w:rsid w:val="00AD06DF"/>
    <w:rsid w:val="00D12036"/>
    <w:rsid w:val="00E21090"/>
    <w:rsid w:val="00E66297"/>
    <w:rsid w:val="00EC7307"/>
    <w:rsid w:val="00F52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E0634"/>
  <w15:docId w15:val="{93A8678F-9C84-A847-8CFD-EF8420A08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  <w:pPrChange w:id="0" w:author="Pribil-Kövesdy Döníz" w:date="2026-09-22T12:31:00Z">
        <w:pPr/>
      </w:pPrChange>
    </w:pPr>
    <w:rPr>
      <w:lang w:val="hu-HU"/>
      <w:rPrChange w:id="0" w:author="Pribil-Kövesdy Döníz" w:date="2026-09-22T12:31:00Z">
        <w:rPr>
          <w:sz w:val="24"/>
          <w:szCs w:val="24"/>
          <w:lang w:val="es-ES" w:eastAsia="es-E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D19B2"/>
    <w:rPr>
      <w:rFonts w:ascii="Times New Roman" w:eastAsia="Times New Roman" w:hAnsi="Times New Roman" w:cs="Times New Roman"/>
      <w:sz w:val="20"/>
      <w:szCs w:val="20"/>
      <w:lang w:eastAsia="es-A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D19B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520F7"/>
    <w:pPr>
      <w:spacing w:after="0" w:line="240" w:lineRule="auto"/>
      <w:pPrChange w:id="1" w:author="Pribil-Kövesdy Döníz" w:date="2026-09-22T12:31:00Z">
        <w:pPr>
          <w:spacing w:after="200" w:line="276" w:lineRule="auto"/>
        </w:pPr>
      </w:pPrChange>
    </w:pPr>
    <w:rPr>
      <w:rFonts w:ascii="Tahoma" w:hAnsi="Tahoma" w:cs="Tahoma"/>
      <w:sz w:val="16"/>
      <w:szCs w:val="16"/>
      <w:rPrChange w:id="1" w:author="Pribil-Kövesdy Döníz" w:date="2026-09-22T12:31:00Z">
        <w:rPr>
          <w:rFonts w:ascii="Tahoma" w:eastAsiaTheme="minorHAnsi" w:hAnsi="Tahoma" w:cs="Tahoma"/>
          <w:sz w:val="16"/>
          <w:szCs w:val="16"/>
          <w:lang w:val="hu-HU" w:eastAsia="en-US" w:bidi="ar-SA"/>
        </w:rPr>
      </w:rPrChange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7307"/>
    <w:rPr>
      <w:rFonts w:ascii="Tahoma" w:hAnsi="Tahoma" w:cs="Tahoma"/>
      <w:sz w:val="16"/>
      <w:szCs w:val="16"/>
      <w:lang w:val="hu-HU"/>
    </w:rPr>
  </w:style>
  <w:style w:type="character" w:styleId="Hyperlink">
    <w:name w:val="Hyperlink"/>
    <w:basedOn w:val="DefaultParagraphFont"/>
    <w:uiPriority w:val="99"/>
    <w:unhideWhenUsed/>
    <w:rsid w:val="00EC7307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1350B"/>
    <w:pPr>
      <w:tabs>
        <w:tab w:val="center" w:pos="4536"/>
        <w:tab w:val="right" w:pos="9072"/>
      </w:tabs>
      <w:spacing w:after="0" w:line="240" w:lineRule="auto"/>
      <w:pPrChange w:id="2" w:author="Pribil-Kövesdy Döníz" w:date="2026-09-22T12:31:00Z">
        <w:pPr>
          <w:tabs>
            <w:tab w:val="center" w:pos="4536"/>
            <w:tab w:val="right" w:pos="9072"/>
          </w:tabs>
          <w:spacing w:after="200" w:line="276" w:lineRule="auto"/>
        </w:pPr>
      </w:pPrChange>
    </w:pPr>
    <w:rPr>
      <w:rPrChange w:id="2" w:author="Pribil-Kövesdy Döníz" w:date="2026-09-22T12:31:00Z">
        <w:rPr>
          <w:rFonts w:asciiTheme="minorHAnsi" w:eastAsiaTheme="minorHAnsi" w:hAnsiTheme="minorHAnsi" w:cstheme="minorBidi"/>
          <w:sz w:val="22"/>
          <w:szCs w:val="22"/>
          <w:lang w:val="hu-HU" w:eastAsia="en-US" w:bidi="ar-SA"/>
        </w:rPr>
      </w:rPrChange>
    </w:rPr>
  </w:style>
  <w:style w:type="character" w:customStyle="1" w:styleId="HeaderChar">
    <w:name w:val="Header Char"/>
    <w:basedOn w:val="DefaultParagraphFont"/>
    <w:link w:val="Header"/>
    <w:uiPriority w:val="99"/>
    <w:rsid w:val="00EC7307"/>
    <w:rPr>
      <w:lang w:val="hu-HU"/>
    </w:rPr>
  </w:style>
  <w:style w:type="paragraph" w:styleId="Footer">
    <w:name w:val="footer"/>
    <w:basedOn w:val="Normal"/>
    <w:link w:val="FooterChar"/>
    <w:uiPriority w:val="99"/>
    <w:unhideWhenUsed/>
    <w:rsid w:val="0061350B"/>
    <w:pPr>
      <w:tabs>
        <w:tab w:val="center" w:pos="4536"/>
        <w:tab w:val="right" w:pos="9072"/>
      </w:tabs>
      <w:spacing w:after="0" w:line="240" w:lineRule="auto"/>
      <w:pPrChange w:id="3" w:author="Pribil-Kövesdy Döníz" w:date="2026-09-22T12:31:00Z">
        <w:pPr>
          <w:tabs>
            <w:tab w:val="center" w:pos="4536"/>
            <w:tab w:val="right" w:pos="9072"/>
          </w:tabs>
          <w:spacing w:after="200" w:line="276" w:lineRule="auto"/>
        </w:pPr>
      </w:pPrChange>
    </w:pPr>
    <w:rPr>
      <w:rPrChange w:id="3" w:author="Pribil-Kövesdy Döníz" w:date="2026-09-22T12:31:00Z">
        <w:rPr>
          <w:rFonts w:asciiTheme="minorHAnsi" w:eastAsiaTheme="minorHAnsi" w:hAnsiTheme="minorHAnsi" w:cstheme="minorBidi"/>
          <w:sz w:val="22"/>
          <w:szCs w:val="22"/>
          <w:lang w:val="hu-HU" w:eastAsia="en-US" w:bidi="ar-SA"/>
        </w:rPr>
      </w:rPrChange>
    </w:rPr>
  </w:style>
  <w:style w:type="character" w:customStyle="1" w:styleId="FooterChar">
    <w:name w:val="Footer Char"/>
    <w:basedOn w:val="DefaultParagraphFont"/>
    <w:link w:val="Footer"/>
    <w:uiPriority w:val="99"/>
    <w:rsid w:val="00EC7307"/>
    <w:rPr>
      <w:lang w:val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370</Words>
  <Characters>2111</Characters>
  <Application>Microsoft Office Word</Application>
  <DocSecurity>0</DocSecurity>
  <Lines>17</Lines>
  <Paragraphs>4</Paragraphs>
  <ScaleCrop>false</ScaleCrop>
  <Company/>
  <LinksUpToDate>false</LinksUpToDate>
  <CharactersWithSpaces>2477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Nico</dc:creator>
  <cp:lastModifiedBy>Arthur Souza Rodrigues</cp:lastModifiedBy>
  <cp:revision>1</cp:revision>
  <dcterms:created xsi:type="dcterms:W3CDTF">2016-03-16T19:34:00Z</dcterms:created>
  <dcterms:modified xsi:type="dcterms:W3CDTF">2026-09-22T16:31:00Z</dcterms:modified>
</cp:coreProperties>
</file>