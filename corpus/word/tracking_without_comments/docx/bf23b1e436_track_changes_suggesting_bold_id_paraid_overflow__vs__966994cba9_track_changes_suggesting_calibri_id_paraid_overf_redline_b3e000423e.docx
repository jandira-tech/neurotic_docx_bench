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EF0217" w14:textId="77777777" w:rsidR="00E50D46" w:rsidRDefault="00EB3C03">
      <w:r>
        <w:rPr>
          <w:rFonts w:ascii="&quot;Calibri&quot;, Arial, sans-serif" w:hAnsi="&quot;Calibri&quot;, Arial, sans-serif"/>
          <w:i/>
          <w:rPrChange w:id="0" w:author="Comparison" w:date="2026-09-26T14:45:00Z" w16du:dateUtc="2026-09-26T18:45:00Z">
            <w:rPr>
              <w:b/>
              <w:bCs/>
            </w:rPr>
          </w:rPrChange>
        </w:rPr>
        <w:t xml:space="preserve">Track Changes Suggesting </w:t>
      </w:r>
      <w:ins w:id="1" w:author="Comparison" w:date="2026-09-26T14:45:00Z" w16du:dateUtc="2026-09-26T18:45:00Z">
        <w:r>
          <w:rPr>
            <w:rFonts w:ascii="&quot;Calibri&quot;, Arial, sans-serif" w:hAnsi="&quot;Calibri&quot;, Arial, sans-serif" w:cs="&quot;Calibri&quot;, Arial, sans-serif"/>
            <w:i/>
            <w:iCs/>
          </w:rPr>
          <w:t>Calibri Italic</w:t>
        </w:r>
      </w:ins>
      <w:del w:id="2" w:author="Comparison" w:date="2026-09-26T14:45:00Z" w16du:dateUtc="2026-09-26T18:45:00Z">
        <w:r>
          <w:rPr>
            <w:b/>
            <w:bCs/>
          </w:rPr>
          <w:delText>Bold</w:delText>
        </w:r>
      </w:del>
      <w:r>
        <w:rPr>
          <w:rFonts w:ascii="&quot;Calibri&quot;, Arial, sans-serif" w:hAnsi="&quot;Calibri&quot;, Arial, sans-serif"/>
          <w:i/>
          <w:rPrChange w:id="3" w:author="Comparison" w:date="2026-09-26T14:45:00Z" w16du:dateUtc="2026-09-26T18:45:00Z">
            <w:rPr>
              <w:b/>
              <w:bCs/>
            </w:rPr>
          </w:rPrChange>
        </w:rPr>
        <w:t xml:space="preserve"> Demo</w:t>
      </w:r>
    </w:p>
    <w:p w14:paraId="162FFD6E" w14:textId="77777777" w:rsidR="00E50D46" w:rsidRDefault="00EB3C03">
      <w:r>
        <w:rPr>
          <w:rFonts w:ascii="&quot;Calibri&quot;, Arial, sans-serif" w:hAnsi="&quot;Calibri&quot;, Arial, sans-serif"/>
          <w:i/>
          <w:rPrChange w:id="4" w:author="Comparison" w:date="2026-09-26T14:45:00Z" w16du:dateUtc="2026-09-26T18:45:00Z">
            <w:rPr>
              <w:b/>
              <w:bCs/>
            </w:rPr>
          </w:rPrChange>
        </w:rPr>
        <w:t xml:space="preserve">This document </w:t>
      </w:r>
      <w:ins w:id="5" w:author="Comparison" w:date="2026-09-26T14:45:00Z" w16du:dateUtc="2026-09-26T18:45:00Z">
        <w:r>
          <w:rPr>
            <w:rFonts w:ascii="&quot;Calibri&quot;, Arial, sans-serif" w:hAnsi="&quot;Calibri&quot;, Arial, sans-serif" w:cs="&quot;Calibri&quot;, Arial, sans-serif"/>
            <w:i/>
            <w:iCs/>
          </w:rPr>
          <w:t>combines</w:t>
        </w:r>
      </w:ins>
      <w:del w:id="6" w:author="Comparison" w:date="2026-09-26T14:45:00Z" w16du:dateUtc="2026-09-26T18:45:00Z">
        <w:r>
          <w:rPr>
            <w:b/>
            <w:bCs/>
          </w:rPr>
          <w:delText>demonstrates</w:delText>
        </w:r>
      </w:del>
      <w:r>
        <w:rPr>
          <w:rFonts w:ascii="&quot;Calibri&quot;, Arial, sans-serif" w:hAnsi="&quot;Calibri&quot;, Arial, sans-serif"/>
          <w:i/>
          <w:rPrChange w:id="7" w:author="Comparison" w:date="2026-09-26T14:45:00Z" w16du:dateUtc="2026-09-26T18:45:00Z">
            <w:rPr>
              <w:b/>
              <w:bCs/>
            </w:rPr>
          </w:rPrChange>
        </w:rPr>
        <w:t xml:space="preserve"> Suggesting mode </w:t>
      </w:r>
      <w:del w:id="8" w:author="Comparison" w:date="2026-09-26T14:45:00Z" w16du:dateUtc="2026-09-26T18:45:00Z">
        <w:r>
          <w:rPr>
            <w:b/>
            <w:bCs/>
          </w:rPr>
          <w:delText xml:space="preserve">combined </w:delText>
        </w:r>
      </w:del>
      <w:r>
        <w:rPr>
          <w:rFonts w:ascii="&quot;Calibri&quot;, Arial, sans-serif" w:hAnsi="&quot;Calibri&quot;, Arial, sans-serif"/>
          <w:i/>
          <w:rPrChange w:id="9" w:author="Comparison" w:date="2026-09-26T14:45:00Z" w16du:dateUtc="2026-09-26T18:45:00Z">
            <w:rPr>
              <w:b/>
              <w:bCs/>
            </w:rPr>
          </w:rPrChange>
        </w:rPr>
        <w:t xml:space="preserve">with </w:t>
      </w:r>
      <w:ins w:id="10" w:author="Comparison" w:date="2026-09-26T14:45:00Z" w16du:dateUtc="2026-09-26T18:45:00Z">
        <w:r>
          <w:rPr>
            <w:rFonts w:ascii="&quot;Calibri&quot;, Arial, sans-serif" w:hAnsi="&quot;Calibri&quot;, Arial, sans-serif" w:cs="&quot;Calibri&quot;, Arial, sans-serif"/>
            <w:i/>
            <w:iCs/>
          </w:rPr>
          <w:t>Calibri font and italic style</w:t>
        </w:r>
      </w:ins>
      <w:del w:id="11" w:author="Comparison" w:date="2026-09-26T14:45:00Z" w16du:dateUtc="2026-09-26T18:45:00Z">
        <w:r>
          <w:rPr>
            <w:b/>
            <w:bCs/>
          </w:rPr>
          <w:delText>bold formatting</w:delText>
        </w:r>
      </w:del>
      <w:r>
        <w:rPr>
          <w:rFonts w:ascii="&quot;Calibri&quot;, Arial, sans-serif" w:hAnsi="&quot;Calibri&quot;, Arial, sans-serif"/>
          <w:i/>
          <w:rPrChange w:id="12" w:author="Comparison" w:date="2026-09-26T14:45:00Z" w16du:dateUtc="2026-09-26T18:45:00Z">
            <w:rPr>
              <w:b/>
              <w:bCs/>
            </w:rPr>
          </w:rPrChange>
        </w:rPr>
        <w:t>.</w:t>
      </w:r>
    </w:p>
    <w:p w14:paraId="4A1A2CF7" w14:textId="77777777" w:rsidR="00E50D46" w:rsidRDefault="00EB3C03">
      <w:ins w:id="13" w:author="Comparison" w:date="2026-09-26T14:45:00Z" w16du:dateUtc="2026-09-26T18:45:00Z">
        <w:r>
          <w:rPr>
            <w:rFonts w:ascii="&quot;Calibri&quot;, Arial, sans-serif" w:hAnsi="&quot;Calibri&quot;, Arial, sans-serif" w:cs="&quot;Calibri&quot;, Arial, sans-serif"/>
            <w:i/>
            <w:iCs/>
          </w:rPr>
          <w:t>Calibri italic in Suggesting mode creates elegant</w:t>
        </w:r>
      </w:ins>
      <w:del w:id="14" w:author="Comparison" w:date="2026-09-26T14:45:00Z" w16du:dateUtc="2026-09-26T18:45:00Z">
        <w:r>
          <w:rPr>
            <w:b/>
            <w:bCs/>
          </w:rPr>
          <w:delText>Suggestions appear as</w:delText>
        </w:r>
      </w:del>
      <w:r>
        <w:rPr>
          <w:rFonts w:ascii="&quot;Calibri&quot;, Arial, sans-serif" w:hAnsi="&quot;Calibri&quot;, Arial, sans-serif"/>
          <w:i/>
          <w:rPrChange w:id="15" w:author="Comparison" w:date="2026-09-26T14:45:00Z" w16du:dateUtc="2026-09-26T18:45:00Z">
            <w:rPr>
              <w:b/>
              <w:bCs/>
            </w:rPr>
          </w:rPrChange>
        </w:rPr>
        <w:t xml:space="preserve"> tracked </w:t>
      </w:r>
      <w:ins w:id="16" w:author="Comparison" w:date="2026-09-26T14:45:00Z" w16du:dateUtc="2026-09-26T18:45:00Z">
        <w:r>
          <w:rPr>
            <w:rFonts w:ascii="&quot;Calibri&quot;, Arial, sans-serif" w:hAnsi="&quot;Calibri&quot;, Arial, sans-serif" w:cs="&quot;Calibri&quot;, Arial, sans-serif"/>
            <w:i/>
            <w:iCs/>
          </w:rPr>
          <w:t>proposals</w:t>
        </w:r>
      </w:ins>
      <w:del w:id="17" w:author="Comparison" w:date="2026-09-26T14:45:00Z" w16du:dateUtc="2026-09-26T18:45:00Z">
        <w:r>
          <w:rPr>
            <w:b/>
            <w:bCs/>
          </w:rPr>
          <w:delText>changes for reviewer approval</w:delText>
        </w:r>
      </w:del>
      <w:r>
        <w:rPr>
          <w:rFonts w:ascii="&quot;Calibri&quot;, Arial, sans-serif" w:hAnsi="&quot;Calibri&quot;, Arial, sans-serif"/>
          <w:i/>
          <w:rPrChange w:id="18" w:author="Comparison" w:date="2026-09-26T14:45:00Z" w16du:dateUtc="2026-09-26T18:45:00Z">
            <w:rPr>
              <w:b/>
              <w:bCs/>
            </w:rPr>
          </w:rPrChange>
        </w:rPr>
        <w:t>.</w:t>
      </w:r>
    </w:p>
    <w:sectPr w:rsidR="00E50D4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0D46"/>
    <w:rsid w:val="000428C8"/>
    <w:rsid w:val="00110669"/>
    <w:rsid w:val="005017B3"/>
    <w:rsid w:val="00E50D46"/>
    <w:rsid w:val="00EB3C03"/>
    <w:rsid w:val="00FF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A01581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2026-05-14T18:09:00Z</dcterms:created>
  <dcterms:modified xsi:type="dcterms:W3CDTF">2026-09-26T18:45:00Z</dcterms:modified>
</cp:coreProperties>
</file>