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C2B979" w14:textId="77777777" w:rsidR="0057684E" w:rsidRDefault="0057684E">
      <w:pPr>
        <w:rPr>
          <w:i/>
          <w:rPrChange w:id="0" w:author="Arthur Souza Rodrigues" w:date="2026-07-10T21:48:00Z" w16du:dateUtc="2026-07-11T01:48:00Z">
            <w:rPr/>
          </w:rPrChange>
        </w:rPr>
      </w:pPr>
      <w:r>
        <w:rPr>
          <w:i/>
          <w:rPrChange w:id="1" w:author="Arthur Souza Rodrigues" w:date="2026-07-10T21:48:00Z" w16du:dateUtc="2026-07-11T01:48:00Z">
            <w:rPr/>
          </w:rPrChange>
        </w:rPr>
        <w:t>file_</w:t>
      </w:r>
      <w:ins w:id="2" w:author="Arthur Souza Rodrigues" w:date="2026-07-10T21:48:00Z" w16du:dateUtc="2026-07-11T01:48:00Z">
        <w:r w:rsidR="00671212">
          <w:rPr>
            <w:i/>
            <w:iCs/>
          </w:rPr>
          <w:t>125</w:t>
        </w:r>
      </w:ins>
      <w:del w:id="3" w:author="Arthur Souza Rodrigues" w:date="2026-07-10T21:48:00Z" w16du:dateUtc="2026-07-11T01:48:00Z">
        <w:r>
          <w:delText>124</w:delText>
        </w:r>
      </w:del>
      <w:r>
        <w:rPr>
          <w:i/>
          <w:rPrChange w:id="4" w:author="Arthur Souza Rodrigues" w:date="2026-07-10T21:48:00Z" w16du:dateUtc="2026-07-11T01:48:00Z">
            <w:rPr/>
          </w:rPrChange>
        </w:rPr>
        <w:t>.docx</w:t>
      </w:r>
    </w:p>
    <w:p w14:paraId="35D3CA53" w14:textId="6F37D57D" w:rsidR="0078458E" w:rsidRDefault="001E6CEC">
      <w:pPr>
        <w:rPr>
          <w:ins w:id="5" w:author="Arthur Souza Rodrigues" w:date="2026-07-10T21:48:00Z" w16du:dateUtc="2026-07-11T01:48:00Z"/>
        </w:rPr>
      </w:pPr>
      <w:ins w:id="6" w:author="Arthur Souza Rodrigues" w:date="2026-07-10T21:48:00Z" w16du:dateUtc="2026-07-11T01:48:00Z">
        <w:r>
          <w:rPr>
            <w:i/>
            <w:iCs/>
          </w:rPr>
          <w:t>Italic Text Formatting Demo</w:t>
        </w:r>
      </w:ins>
    </w:p>
    <w:p w14:paraId="19059045" w14:textId="77777777" w:rsidR="0078458E" w:rsidRDefault="001E6CEC">
      <w:pPr>
        <w:rPr>
          <w:ins w:id="7" w:author="Arthur Souza Rodrigues" w:date="2026-07-10T21:48:00Z" w16du:dateUtc="2026-07-11T01:48:00Z"/>
        </w:rPr>
      </w:pPr>
      <w:ins w:id="8" w:author="Arthur Souza Rodrigues" w:date="2026-07-10T21:48:00Z" w16du:dateUtc="2026-07-11T01:48:00Z">
        <w:r>
          <w:rPr>
            <w:i/>
            <w:iCs/>
          </w:rPr>
          <w:t>This document demonstrates italic text formatting.</w:t>
        </w:r>
      </w:ins>
    </w:p>
    <w:p w14:paraId="2D0E976E" w14:textId="7EDE7886" w:rsidR="009F2517" w:rsidRDefault="001E6CEC">
      <w:pPr>
        <w:rPr>
          <w:del w:id="9" w:author="Arthur Souza Rodrigues" w:date="2026-07-10T21:48:00Z" w16du:dateUtc="2026-07-11T01:48:00Z"/>
        </w:rPr>
      </w:pPr>
      <w:ins w:id="10" w:author="Arthur Souza Rodrigues" w:date="2026-07-10T21:48:00Z" w16du:dateUtc="2026-07-11T01:48:00Z">
        <w:r>
          <w:rPr>
            <w:i/>
            <w:iCs/>
          </w:rPr>
          <w:t>This text is italic.</w:t>
        </w:r>
      </w:ins>
      <w:del w:id="11" w:author="Arthur Souza Rodrigues" w:date="2026-07-10T21:48:00Z" w16du:dateUtc="2026-07-11T01:48:00Z">
        <w:r>
          <w:delText>Project Tasks</w:delText>
        </w:r>
      </w:del>
    </w:p>
    <w:p w14:paraId="23D42FFA" w14:textId="77777777" w:rsidR="009F2517" w:rsidRDefault="009F2517">
      <w:pPr>
        <w:rPr>
          <w:del w:id="12" w:author="Arthur Souza Rodrigues" w:date="2026-07-10T21:48:00Z" w16du:dateUtc="2026-07-11T01:48:00Z"/>
        </w:rPr>
      </w:pPr>
    </w:p>
    <w:p w14:paraId="1E415B92" w14:textId="77777777" w:rsidR="009F2517" w:rsidRDefault="009F2517">
      <w:pPr>
        <w:rPr>
          <w:del w:id="13" w:author="Arthur Souza Rodrigues" w:date="2026-07-10T21:48:00Z" w16du:dateUtc="2026-07-11T01:48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F2517" w14:paraId="7894CED1" w14:textId="77777777">
        <w:trPr>
          <w:trHeight w:val="360"/>
          <w:del w:id="14" w:author="Arthur Souza Rodrigues" w:date="2026-07-10T21:48:00Z" w16du:dateUtc="2026-07-11T01:4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2AA08" w14:textId="77777777" w:rsidR="009F2517" w:rsidRDefault="001E6CEC">
            <w:pPr>
              <w:rPr>
                <w:del w:id="15" w:author="Arthur Souza Rodrigues" w:date="2026-07-10T21:48:00Z" w16du:dateUtc="2026-07-11T01:48:00Z"/>
              </w:rPr>
            </w:pPr>
            <w:del w:id="16" w:author="Arthur Souza Rodrigues" w:date="2026-07-10T21:48:00Z" w16du:dateUtc="2026-07-11T01:48:00Z">
              <w:r>
                <w:delText>Task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1E561" w14:textId="77777777" w:rsidR="009F2517" w:rsidRDefault="001E6CEC">
            <w:pPr>
              <w:rPr>
                <w:del w:id="17" w:author="Arthur Souza Rodrigues" w:date="2026-07-10T21:48:00Z" w16du:dateUtc="2026-07-11T01:48:00Z"/>
              </w:rPr>
            </w:pPr>
            <w:del w:id="18" w:author="Arthur Souza Rodrigues" w:date="2026-07-10T21:48:00Z" w16du:dateUtc="2026-07-11T01:48:00Z">
              <w:r>
                <w:delText>Owner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6001" w14:textId="77777777" w:rsidR="009F2517" w:rsidRDefault="001E6CEC">
            <w:pPr>
              <w:rPr>
                <w:del w:id="19" w:author="Arthur Souza Rodrigues" w:date="2026-07-10T21:48:00Z" w16du:dateUtc="2026-07-11T01:48:00Z"/>
              </w:rPr>
            </w:pPr>
            <w:del w:id="20" w:author="Arthur Souza Rodrigues" w:date="2026-07-10T21:48:00Z" w16du:dateUtc="2026-07-11T01:48:00Z">
              <w:r>
                <w:delText>Status</w:delText>
              </w:r>
            </w:del>
          </w:p>
        </w:tc>
      </w:tr>
      <w:tr w:rsidR="009F2517" w14:paraId="70101E58" w14:textId="77777777">
        <w:trPr>
          <w:trHeight w:val="360"/>
          <w:del w:id="21" w:author="Arthur Souza Rodrigues" w:date="2026-07-10T21:48:00Z" w16du:dateUtc="2026-07-11T01:4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F28F3" w14:textId="77777777" w:rsidR="009F2517" w:rsidRDefault="001E6CEC">
            <w:pPr>
              <w:rPr>
                <w:del w:id="22" w:author="Arthur Souza Rodrigues" w:date="2026-07-10T21:48:00Z" w16du:dateUtc="2026-07-11T01:48:00Z"/>
              </w:rPr>
            </w:pPr>
            <w:del w:id="23" w:author="Arthur Souza Rodrigues" w:date="2026-07-10T21:48:00Z" w16du:dateUtc="2026-07-11T01:48:00Z">
              <w:r>
                <w:delText>Design UI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2EA3D" w14:textId="77777777" w:rsidR="009F2517" w:rsidRDefault="001E6CEC">
            <w:pPr>
              <w:rPr>
                <w:del w:id="24" w:author="Arthur Souza Rodrigues" w:date="2026-07-10T21:48:00Z" w16du:dateUtc="2026-07-11T01:48:00Z"/>
              </w:rPr>
            </w:pPr>
            <w:del w:id="25" w:author="Arthur Souza Rodrigues" w:date="2026-07-10T21:48:00Z" w16du:dateUtc="2026-07-11T01:48:00Z">
              <w:r>
                <w:delText>Alice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0F8A7" w14:textId="77777777" w:rsidR="009F2517" w:rsidRDefault="001E6CEC">
            <w:pPr>
              <w:rPr>
                <w:del w:id="26" w:author="Arthur Souza Rodrigues" w:date="2026-07-10T21:48:00Z" w16du:dateUtc="2026-07-11T01:48:00Z"/>
              </w:rPr>
            </w:pPr>
            <w:del w:id="27" w:author="Arthur Souza Rodrigues" w:date="2026-07-10T21:48:00Z" w16du:dateUtc="2026-07-11T01:48:00Z">
              <w:r>
                <w:delText>In Progress</w:delText>
              </w:r>
              <w:r>
                <w:delText xml:space="preserve"> (Week 1)</w:delText>
              </w:r>
            </w:del>
          </w:p>
        </w:tc>
      </w:tr>
      <w:tr w:rsidR="009F2517" w14:paraId="0D29C211" w14:textId="77777777">
        <w:trPr>
          <w:trHeight w:val="360"/>
          <w:del w:id="28" w:author="Arthur Souza Rodrigues" w:date="2026-07-10T21:48:00Z" w16du:dateUtc="2026-07-11T01:4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90397" w14:textId="77777777" w:rsidR="009F2517" w:rsidRDefault="001E6CEC">
            <w:pPr>
              <w:rPr>
                <w:del w:id="29" w:author="Arthur Souza Rodrigues" w:date="2026-07-10T21:48:00Z" w16du:dateUtc="2026-07-11T01:48:00Z"/>
              </w:rPr>
            </w:pPr>
            <w:del w:id="30" w:author="Arthur Souza Rodrigues" w:date="2026-07-10T21:48:00Z" w16du:dateUtc="2026-07-11T01:48:00Z">
              <w:r>
                <w:delText>Write Tests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B87CF" w14:textId="77777777" w:rsidR="009F2517" w:rsidRDefault="001E6CEC">
            <w:pPr>
              <w:rPr>
                <w:del w:id="31" w:author="Arthur Souza Rodrigues" w:date="2026-07-10T21:48:00Z" w16du:dateUtc="2026-07-11T01:48:00Z"/>
              </w:rPr>
            </w:pPr>
            <w:del w:id="32" w:author="Arthur Souza Rodrigues" w:date="2026-07-10T21:48:00Z" w16du:dateUtc="2026-07-11T01:48:00Z">
              <w:r>
                <w:delText>Bob</w:delText>
              </w:r>
              <w:r>
                <w:delText xml:space="preserve"> - High Priority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5BC68" w14:textId="77777777" w:rsidR="009F2517" w:rsidRDefault="001E6CEC">
            <w:pPr>
              <w:rPr>
                <w:del w:id="33" w:author="Arthur Souza Rodrigues" w:date="2026-07-10T21:48:00Z" w16du:dateUtc="2026-07-11T01:48:00Z"/>
              </w:rPr>
            </w:pPr>
            <w:del w:id="34" w:author="Arthur Souza Rodrigues" w:date="2026-07-10T21:48:00Z" w16du:dateUtc="2026-07-11T01:48:00Z">
              <w:r>
                <w:delText>Pending</w:delText>
              </w:r>
            </w:del>
          </w:p>
        </w:tc>
      </w:tr>
    </w:tbl>
    <w:p w14:paraId="1606C964" w14:textId="77777777" w:rsidR="009F2517" w:rsidRDefault="009F2517"/>
    <w:sectPr w:rsidR="009F251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2517"/>
    <w:rsid w:val="00120805"/>
    <w:rsid w:val="003944B2"/>
    <w:rsid w:val="0057684E"/>
    <w:rsid w:val="00671212"/>
    <w:rsid w:val="0078458E"/>
    <w:rsid w:val="009F2517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D4BC8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2026-05-14T20:34:00Z</dcterms:created>
  <dcterms:modified xsi:type="dcterms:W3CDTF">2026-07-11T01:48:00Z</dcterms:modified>
</cp:coreProperties>
</file>