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B4E135" w14:textId="611F5B5D" w:rsidR="00460890" w:rsidRPr="009F4159" w:rsidRDefault="00E41AB9" w:rsidP="009F4159">
      <w:pPr>
        <w:pStyle w:val="NoSpacing"/>
        <w:jc w:val="center"/>
        <w:rPr>
          <w:rFonts w:ascii="Arial" w:hAnsi="Arial"/>
          <w:b/>
          <w:sz w:val="24"/>
          <w:u w:val="single"/>
          <w:rPrChange w:id="5" w:author="Amy Griffiths" w:date="2026-09-25T21:12:00Z" w16du:dateUtc="2026-09-26T01:12:00Z">
            <w:rPr>
              <w:b/>
              <w:bCs/>
              <w:sz w:val="28"/>
              <w:szCs w:val="28"/>
            </w:rPr>
          </w:rPrChange>
        </w:rPr>
        <w:pPrChange w:id="6" w:author="Amy Griffiths" w:date="2026-09-25T21:12:00Z" w16du:dateUtc="2026-09-26T01:12:00Z">
          <w:pPr>
            <w:spacing w:after="0"/>
            <w:jc w:val="center"/>
          </w:pPr>
        </w:pPrChange>
      </w:pPr>
      <w:ins w:id="7" w:author="Amy Griffiths" w:date="2026-09-25T21:12:00Z" w16du:dateUtc="2026-09-26T01:12:00Z">
        <w:r w:rsidRPr="009F4159">
          <w:rPr>
            <w:rFonts w:ascii="Arial" w:hAnsi="Arial" w:cs="Arial"/>
            <w:b/>
            <w:bCs/>
            <w:sz w:val="24"/>
            <w:szCs w:val="24"/>
            <w:u w:val="single"/>
          </w:rPr>
          <w:t>PRG</w:t>
        </w:r>
      </w:ins>
      <w:del w:id="8" w:author="Amy Griffiths" w:date="2026-09-25T21:12:00Z" w16du:dateUtc="2026-09-26T01:12:00Z">
        <w:r w:rsidR="00786300" w:rsidRPr="00786300">
          <w:rPr>
            <w:b/>
            <w:bCs/>
            <w:sz w:val="28"/>
            <w:szCs w:val="28"/>
          </w:rPr>
          <w:delText>CCS Athletics Booster Club Officers</w:delText>
        </w:r>
      </w:del>
      <w:r w:rsidR="00786300" w:rsidRPr="009F4159">
        <w:rPr>
          <w:rFonts w:ascii="Arial" w:hAnsi="Arial"/>
          <w:b/>
          <w:sz w:val="24"/>
          <w:u w:val="single"/>
          <w:rPrChange w:id="9" w:author="Amy Griffiths" w:date="2026-09-25T21:12:00Z" w16du:dateUtc="2026-09-26T01:12:00Z">
            <w:rPr>
              <w:b/>
              <w:bCs/>
              <w:sz w:val="28"/>
              <w:szCs w:val="28"/>
            </w:rPr>
          </w:rPrChange>
        </w:rPr>
        <w:t xml:space="preserve"> Meeting</w:t>
      </w:r>
      <w:ins w:id="10" w:author="Amy Griffiths" w:date="2026-09-25T21:12:00Z" w16du:dateUtc="2026-09-26T01:12:00Z">
        <w:r w:rsidRPr="009F4159">
          <w:rPr>
            <w:rFonts w:ascii="Arial" w:hAnsi="Arial" w:cs="Arial"/>
            <w:b/>
            <w:bCs/>
            <w:sz w:val="24"/>
            <w:szCs w:val="24"/>
            <w:u w:val="single"/>
          </w:rPr>
          <w:t xml:space="preserve"> – </w:t>
        </w:r>
        <w:r w:rsidR="00A84979" w:rsidRPr="009F4159">
          <w:rPr>
            <w:rFonts w:ascii="Arial" w:hAnsi="Arial" w:cs="Arial"/>
            <w:b/>
            <w:bCs/>
            <w:sz w:val="24"/>
            <w:szCs w:val="24"/>
            <w:u w:val="single"/>
          </w:rPr>
          <w:t xml:space="preserve">Wednesday </w:t>
        </w:r>
        <w:r w:rsidR="006C5324">
          <w:rPr>
            <w:rFonts w:ascii="Arial" w:hAnsi="Arial" w:cs="Arial"/>
            <w:b/>
            <w:bCs/>
            <w:sz w:val="24"/>
            <w:szCs w:val="24"/>
            <w:u w:val="single"/>
          </w:rPr>
          <w:t>28</w:t>
        </w:r>
        <w:r w:rsidR="006C5324" w:rsidRPr="006C5324">
          <w:rPr>
            <w:rFonts w:ascii="Arial" w:hAnsi="Arial" w:cs="Arial"/>
            <w:b/>
            <w:bCs/>
            <w:sz w:val="24"/>
            <w:szCs w:val="24"/>
            <w:u w:val="single"/>
            <w:vertAlign w:val="superscript"/>
          </w:rPr>
          <w:t>th</w:t>
        </w:r>
        <w:r w:rsidR="006C5324">
          <w:rPr>
            <w:rFonts w:ascii="Arial" w:hAnsi="Arial" w:cs="Arial"/>
            <w:b/>
            <w:bCs/>
            <w:sz w:val="24"/>
            <w:szCs w:val="24"/>
            <w:u w:val="single"/>
          </w:rPr>
          <w:t xml:space="preserve"> February </w:t>
        </w:r>
        <w:r w:rsidR="00FD0979">
          <w:rPr>
            <w:rFonts w:ascii="Arial" w:hAnsi="Arial" w:cs="Arial"/>
            <w:b/>
            <w:bCs/>
            <w:sz w:val="24"/>
            <w:szCs w:val="24"/>
            <w:u w:val="single"/>
          </w:rPr>
          <w:t>2024</w:t>
        </w:r>
      </w:ins>
    </w:p>
    <w:p w14:paraId="65F55F29" w14:textId="77777777" w:rsidR="009B0765" w:rsidRDefault="009B0765" w:rsidP="009B0765">
      <w:pPr>
        <w:pStyle w:val="NoSpacing"/>
        <w:jc w:val="center"/>
        <w:rPr>
          <w:ins w:id="11" w:author="Amy Griffiths" w:date="2026-09-25T21:12:00Z" w16du:dateUtc="2026-09-26T01:12:00Z"/>
          <w:rFonts w:ascii="Arial" w:hAnsi="Arial" w:cs="Arial"/>
          <w:b/>
          <w:bCs/>
          <w:sz w:val="24"/>
          <w:szCs w:val="24"/>
          <w:u w:val="single"/>
        </w:rPr>
      </w:pPr>
    </w:p>
    <w:p w14:paraId="4C3C8906" w14:textId="09CF04BC" w:rsidR="00E41AB9" w:rsidRPr="002E58A6" w:rsidRDefault="00E41AB9" w:rsidP="009B0765">
      <w:pPr>
        <w:pStyle w:val="NoSpacing"/>
        <w:rPr>
          <w:ins w:id="12" w:author="Amy Griffiths" w:date="2026-09-25T21:12:00Z" w16du:dateUtc="2026-09-26T01:12:00Z"/>
          <w:rFonts w:ascii="Arial" w:hAnsi="Arial" w:cs="Arial"/>
          <w:sz w:val="24"/>
          <w:szCs w:val="24"/>
          <w:u w:val="single"/>
        </w:rPr>
      </w:pPr>
      <w:ins w:id="13" w:author="Amy Griffiths" w:date="2026-09-25T21:12:00Z" w16du:dateUtc="2026-09-26T01:12:00Z">
        <w:r w:rsidRPr="002E58A6">
          <w:rPr>
            <w:rFonts w:ascii="Arial" w:hAnsi="Arial" w:cs="Arial"/>
            <w:sz w:val="24"/>
            <w:szCs w:val="24"/>
            <w:u w:val="single"/>
          </w:rPr>
          <w:t>Present</w:t>
        </w:r>
      </w:ins>
    </w:p>
    <w:p w14:paraId="31CAD99F" w14:textId="4E0B87EC" w:rsidR="00E41AB9" w:rsidRDefault="00E41AB9" w:rsidP="005A016B">
      <w:pPr>
        <w:pStyle w:val="NoSpacing"/>
        <w:jc w:val="both"/>
        <w:rPr>
          <w:ins w:id="14" w:author="Amy Griffiths" w:date="2026-09-25T21:12:00Z" w16du:dateUtc="2026-09-26T01:12:00Z"/>
          <w:rFonts w:ascii="Arial" w:hAnsi="Arial" w:cs="Arial"/>
          <w:sz w:val="24"/>
          <w:szCs w:val="24"/>
        </w:rPr>
      </w:pPr>
    </w:p>
    <w:p w14:paraId="3AB2F008" w14:textId="5211FE5B" w:rsidR="00244711" w:rsidRPr="00F13563" w:rsidRDefault="00244711" w:rsidP="002A2672">
      <w:pPr>
        <w:pStyle w:val="NoSpacing"/>
        <w:jc w:val="both"/>
        <w:rPr>
          <w:ins w:id="15" w:author="Amy Griffiths" w:date="2026-09-25T21:12:00Z" w16du:dateUtc="2026-09-26T01:12:00Z"/>
          <w:rFonts w:ascii="Arial" w:hAnsi="Arial" w:cs="Arial"/>
          <w:sz w:val="24"/>
          <w:szCs w:val="24"/>
        </w:rPr>
      </w:pPr>
      <w:ins w:id="16" w:author="Amy Griffiths" w:date="2026-09-25T21:12:00Z" w16du:dateUtc="2026-09-26T01:12:00Z">
        <w:r w:rsidRPr="00F13563">
          <w:rPr>
            <w:rFonts w:ascii="Arial" w:hAnsi="Arial" w:cs="Arial"/>
            <w:sz w:val="24"/>
            <w:szCs w:val="24"/>
          </w:rPr>
          <w:t>Angela Marwood</w:t>
        </w:r>
        <w:r w:rsidRPr="00F13563">
          <w:rPr>
            <w:rFonts w:ascii="Arial" w:hAnsi="Arial" w:cs="Arial"/>
            <w:sz w:val="24"/>
            <w:szCs w:val="24"/>
          </w:rPr>
          <w:tab/>
        </w:r>
        <w:r w:rsidRPr="00F13563">
          <w:rPr>
            <w:rFonts w:ascii="Arial" w:hAnsi="Arial" w:cs="Arial"/>
            <w:sz w:val="24"/>
            <w:szCs w:val="24"/>
          </w:rPr>
          <w:tab/>
          <w:t xml:space="preserve">Practice Manager </w:t>
        </w:r>
      </w:ins>
    </w:p>
    <w:p w14:paraId="174BF4EB" w14:textId="01F92CF8" w:rsidR="009B0765" w:rsidRPr="00F13563" w:rsidRDefault="00913AAB" w:rsidP="002A2672">
      <w:pPr>
        <w:pStyle w:val="NoSpacing"/>
        <w:jc w:val="both"/>
        <w:rPr>
          <w:ins w:id="17" w:author="Amy Griffiths" w:date="2026-09-25T21:12:00Z" w16du:dateUtc="2026-09-26T01:12:00Z"/>
          <w:rFonts w:ascii="Arial" w:hAnsi="Arial" w:cs="Arial"/>
          <w:sz w:val="24"/>
          <w:szCs w:val="24"/>
        </w:rPr>
      </w:pPr>
      <w:ins w:id="18" w:author="Amy Griffiths" w:date="2026-09-25T21:12:00Z" w16du:dateUtc="2026-09-26T01:12:00Z">
        <w:r w:rsidRPr="00F13563">
          <w:rPr>
            <w:rFonts w:ascii="Arial" w:hAnsi="Arial" w:cs="Arial"/>
            <w:sz w:val="24"/>
            <w:szCs w:val="24"/>
          </w:rPr>
          <w:t>Rianne Norton</w:t>
        </w:r>
        <w:r w:rsidRPr="00F13563">
          <w:rPr>
            <w:rFonts w:ascii="Arial" w:hAnsi="Arial" w:cs="Arial"/>
            <w:sz w:val="24"/>
            <w:szCs w:val="24"/>
          </w:rPr>
          <w:tab/>
        </w:r>
        <w:r w:rsidRPr="00F13563">
          <w:rPr>
            <w:rFonts w:ascii="Arial" w:hAnsi="Arial" w:cs="Arial"/>
            <w:sz w:val="24"/>
            <w:szCs w:val="24"/>
          </w:rPr>
          <w:tab/>
          <w:t>Communications and Patient Contact Manager (minutes)</w:t>
        </w:r>
      </w:ins>
    </w:p>
    <w:p w14:paraId="2C515356" w14:textId="641ED241" w:rsidR="00080D58" w:rsidRDefault="00080D58" w:rsidP="00080D58">
      <w:pPr>
        <w:pStyle w:val="NoSpacing"/>
        <w:jc w:val="both"/>
        <w:rPr>
          <w:ins w:id="19" w:author="Amy Griffiths" w:date="2026-09-25T21:12:00Z" w16du:dateUtc="2026-09-26T01:12:00Z"/>
          <w:rFonts w:ascii="Arial" w:hAnsi="Arial" w:cs="Arial"/>
          <w:sz w:val="24"/>
          <w:szCs w:val="24"/>
        </w:rPr>
      </w:pPr>
      <w:bookmarkStart w:id="20" w:name="_Hlk108682015"/>
      <w:ins w:id="21" w:author="Amy Griffiths" w:date="2026-09-25T21:12:00Z" w16du:dateUtc="2026-09-26T01:12:00Z">
        <w:r w:rsidRPr="00F13563">
          <w:rPr>
            <w:rFonts w:ascii="Arial" w:hAnsi="Arial" w:cs="Arial"/>
            <w:sz w:val="24"/>
            <w:szCs w:val="24"/>
          </w:rPr>
          <w:t>Eleanor Horobin</w:t>
        </w:r>
        <w:r w:rsidRPr="00F13563">
          <w:rPr>
            <w:rFonts w:ascii="Arial" w:hAnsi="Arial" w:cs="Arial"/>
            <w:sz w:val="24"/>
            <w:szCs w:val="24"/>
          </w:rPr>
          <w:tab/>
        </w:r>
        <w:r w:rsidRPr="00F13563">
          <w:rPr>
            <w:rFonts w:ascii="Arial" w:hAnsi="Arial" w:cs="Arial"/>
            <w:sz w:val="24"/>
            <w:szCs w:val="24"/>
          </w:rPr>
          <w:tab/>
          <w:t>Patient Representative</w:t>
        </w:r>
      </w:ins>
    </w:p>
    <w:p w14:paraId="26CCBADB" w14:textId="77777777" w:rsidR="008F3ADE" w:rsidRPr="00F13563" w:rsidRDefault="008F3ADE" w:rsidP="008F3ADE">
      <w:pPr>
        <w:pStyle w:val="NoSpacing"/>
        <w:jc w:val="both"/>
        <w:rPr>
          <w:ins w:id="22" w:author="Amy Griffiths" w:date="2026-09-25T21:12:00Z" w16du:dateUtc="2026-09-26T01:12:00Z"/>
          <w:rFonts w:ascii="Arial" w:hAnsi="Arial" w:cs="Arial"/>
          <w:sz w:val="24"/>
          <w:szCs w:val="24"/>
        </w:rPr>
      </w:pPr>
      <w:ins w:id="23" w:author="Amy Griffiths" w:date="2026-09-25T21:12:00Z" w16du:dateUtc="2026-09-26T01:12:00Z">
        <w:r w:rsidRPr="00F13563">
          <w:rPr>
            <w:rFonts w:ascii="Arial" w:hAnsi="Arial" w:cs="Arial"/>
            <w:sz w:val="24"/>
            <w:szCs w:val="24"/>
          </w:rPr>
          <w:t>Sandra Pickin</w:t>
        </w:r>
        <w:r w:rsidRPr="00F13563">
          <w:rPr>
            <w:rFonts w:ascii="Arial" w:hAnsi="Arial" w:cs="Arial"/>
            <w:sz w:val="24"/>
            <w:szCs w:val="24"/>
          </w:rPr>
          <w:tab/>
        </w:r>
        <w:r w:rsidRPr="00F13563">
          <w:rPr>
            <w:rFonts w:ascii="Arial" w:hAnsi="Arial" w:cs="Arial"/>
            <w:sz w:val="24"/>
            <w:szCs w:val="24"/>
          </w:rPr>
          <w:tab/>
          <w:t>Patient Representative</w:t>
        </w:r>
      </w:ins>
    </w:p>
    <w:p w14:paraId="5FF7555C" w14:textId="3713AA4D" w:rsidR="003D4924" w:rsidRDefault="003D4924" w:rsidP="003D4924">
      <w:pPr>
        <w:pStyle w:val="NoSpacing"/>
        <w:jc w:val="both"/>
        <w:rPr>
          <w:ins w:id="24" w:author="Amy Griffiths" w:date="2026-09-25T21:12:00Z" w16du:dateUtc="2026-09-26T01:12:00Z"/>
          <w:rFonts w:ascii="Arial" w:hAnsi="Arial" w:cs="Arial"/>
          <w:sz w:val="24"/>
          <w:szCs w:val="24"/>
        </w:rPr>
      </w:pPr>
      <w:ins w:id="25" w:author="Amy Griffiths" w:date="2026-09-25T21:12:00Z" w16du:dateUtc="2026-09-26T01:12:00Z">
        <w:r w:rsidRPr="00F13563">
          <w:rPr>
            <w:rFonts w:ascii="Arial" w:hAnsi="Arial" w:cs="Arial"/>
            <w:sz w:val="24"/>
            <w:szCs w:val="24"/>
          </w:rPr>
          <w:t>Janet Neville</w:t>
        </w:r>
        <w:r w:rsidRPr="00F13563">
          <w:rPr>
            <w:rFonts w:ascii="Arial" w:hAnsi="Arial" w:cs="Arial"/>
            <w:sz w:val="24"/>
            <w:szCs w:val="24"/>
          </w:rPr>
          <w:tab/>
        </w:r>
        <w:r w:rsidRPr="00F13563">
          <w:rPr>
            <w:rFonts w:ascii="Arial" w:hAnsi="Arial" w:cs="Arial"/>
            <w:sz w:val="24"/>
            <w:szCs w:val="24"/>
          </w:rPr>
          <w:tab/>
        </w:r>
        <w:r w:rsidRPr="00F13563">
          <w:rPr>
            <w:rFonts w:ascii="Arial" w:hAnsi="Arial" w:cs="Arial"/>
            <w:sz w:val="24"/>
            <w:szCs w:val="24"/>
          </w:rPr>
          <w:tab/>
          <w:t>Patient Representative</w:t>
        </w:r>
      </w:ins>
    </w:p>
    <w:p w14:paraId="0716F073" w14:textId="4387429F" w:rsidR="00080D58" w:rsidRDefault="002C4533" w:rsidP="00EE1458">
      <w:pPr>
        <w:pStyle w:val="NoSpacing"/>
        <w:jc w:val="both"/>
        <w:rPr>
          <w:ins w:id="26" w:author="Amy Griffiths" w:date="2026-09-25T21:12:00Z" w16du:dateUtc="2026-09-26T01:12:00Z"/>
          <w:rFonts w:ascii="Arial" w:hAnsi="Arial" w:cs="Arial"/>
          <w:sz w:val="24"/>
          <w:szCs w:val="24"/>
        </w:rPr>
      </w:pPr>
      <w:ins w:id="27" w:author="Amy Griffiths" w:date="2026-09-25T21:12:00Z" w16du:dateUtc="2026-09-26T01:12:00Z">
        <w:r w:rsidRPr="00F13563">
          <w:rPr>
            <w:rFonts w:ascii="Arial" w:hAnsi="Arial" w:cs="Arial"/>
            <w:sz w:val="24"/>
            <w:szCs w:val="24"/>
          </w:rPr>
          <w:t>Paul Stephens</w:t>
        </w:r>
        <w:r w:rsidRPr="00F13563">
          <w:rPr>
            <w:rFonts w:ascii="Arial" w:hAnsi="Arial" w:cs="Arial"/>
            <w:sz w:val="24"/>
            <w:szCs w:val="24"/>
          </w:rPr>
          <w:tab/>
        </w:r>
        <w:r w:rsidRPr="00F13563">
          <w:rPr>
            <w:rFonts w:ascii="Arial" w:hAnsi="Arial" w:cs="Arial"/>
            <w:sz w:val="24"/>
            <w:szCs w:val="24"/>
          </w:rPr>
          <w:tab/>
          <w:t>Patient Representative</w:t>
        </w:r>
      </w:ins>
    </w:p>
    <w:p w14:paraId="6359314F" w14:textId="77777777" w:rsidR="003A76EF" w:rsidRDefault="003A76EF" w:rsidP="00EE1458">
      <w:pPr>
        <w:pStyle w:val="NoSpacing"/>
        <w:jc w:val="both"/>
        <w:rPr>
          <w:ins w:id="28" w:author="Amy Griffiths" w:date="2026-09-25T21:12:00Z" w16du:dateUtc="2026-09-26T01:12:00Z"/>
          <w:rFonts w:ascii="Arial" w:hAnsi="Arial" w:cs="Arial"/>
          <w:sz w:val="24"/>
          <w:szCs w:val="24"/>
        </w:rPr>
      </w:pPr>
    </w:p>
    <w:p w14:paraId="28FC02B2" w14:textId="3EB3203F" w:rsidR="003A76EF" w:rsidRPr="003A76EF" w:rsidRDefault="003A76EF" w:rsidP="00EE1458">
      <w:pPr>
        <w:pStyle w:val="NoSpacing"/>
        <w:jc w:val="both"/>
        <w:rPr>
          <w:ins w:id="29" w:author="Amy Griffiths" w:date="2026-09-25T21:12:00Z" w16du:dateUtc="2026-09-26T01:12:00Z"/>
          <w:rFonts w:ascii="Arial" w:hAnsi="Arial" w:cs="Arial"/>
          <w:sz w:val="24"/>
          <w:szCs w:val="24"/>
          <w:u w:val="single"/>
        </w:rPr>
      </w:pPr>
      <w:ins w:id="30" w:author="Amy Griffiths" w:date="2026-09-25T21:12:00Z" w16du:dateUtc="2026-09-26T01:12:00Z">
        <w:r w:rsidRPr="003A76EF">
          <w:rPr>
            <w:rFonts w:ascii="Arial" w:hAnsi="Arial" w:cs="Arial"/>
            <w:sz w:val="24"/>
            <w:szCs w:val="24"/>
            <w:u w:val="single"/>
          </w:rPr>
          <w:t>Apologies</w:t>
        </w:r>
      </w:ins>
    </w:p>
    <w:p w14:paraId="16B82BFD" w14:textId="77777777" w:rsidR="003A76EF" w:rsidRDefault="003A76EF" w:rsidP="003A76EF">
      <w:pPr>
        <w:pStyle w:val="NoSpacing"/>
        <w:jc w:val="both"/>
        <w:rPr>
          <w:ins w:id="31" w:author="Amy Griffiths" w:date="2026-09-25T21:12:00Z" w16du:dateUtc="2026-09-26T01:12:00Z"/>
          <w:rFonts w:ascii="Arial" w:hAnsi="Arial" w:cs="Arial"/>
          <w:sz w:val="24"/>
          <w:szCs w:val="24"/>
        </w:rPr>
      </w:pPr>
    </w:p>
    <w:p w14:paraId="2CE344AA" w14:textId="643314F7" w:rsidR="003A76EF" w:rsidRDefault="003A76EF" w:rsidP="003A76EF">
      <w:pPr>
        <w:pStyle w:val="NoSpacing"/>
        <w:jc w:val="both"/>
        <w:rPr>
          <w:ins w:id="32" w:author="Amy Griffiths" w:date="2026-09-25T21:12:00Z" w16du:dateUtc="2026-09-26T01:12:00Z"/>
          <w:rFonts w:ascii="Arial" w:hAnsi="Arial" w:cs="Arial"/>
          <w:sz w:val="24"/>
          <w:szCs w:val="24"/>
        </w:rPr>
      </w:pPr>
      <w:ins w:id="33" w:author="Amy Griffiths" w:date="2026-09-25T21:12:00Z" w16du:dateUtc="2026-09-26T01:12:00Z">
        <w:r>
          <w:rPr>
            <w:rFonts w:ascii="Arial" w:hAnsi="Arial" w:cs="Arial"/>
            <w:sz w:val="24"/>
            <w:szCs w:val="24"/>
          </w:rPr>
          <w:t>Chris I’Anson</w:t>
        </w:r>
        <w:r>
          <w:rPr>
            <w:rFonts w:ascii="Arial" w:hAnsi="Arial" w:cs="Arial"/>
            <w:sz w:val="24"/>
            <w:szCs w:val="24"/>
          </w:rPr>
          <w:tab/>
        </w:r>
        <w:r>
          <w:rPr>
            <w:rFonts w:ascii="Arial" w:hAnsi="Arial" w:cs="Arial"/>
            <w:sz w:val="24"/>
            <w:szCs w:val="24"/>
          </w:rPr>
          <w:tab/>
        </w:r>
        <w:r>
          <w:rPr>
            <w:rFonts w:ascii="Arial" w:hAnsi="Arial" w:cs="Arial"/>
            <w:sz w:val="24"/>
            <w:szCs w:val="24"/>
          </w:rPr>
          <w:tab/>
          <w:t>Patient Representative</w:t>
        </w:r>
      </w:ins>
    </w:p>
    <w:p w14:paraId="51AADDBF" w14:textId="77777777" w:rsidR="003A76EF" w:rsidRDefault="003A76EF" w:rsidP="00EE1458">
      <w:pPr>
        <w:pStyle w:val="NoSpacing"/>
        <w:jc w:val="both"/>
        <w:rPr>
          <w:ins w:id="34" w:author="Amy Griffiths" w:date="2026-09-25T21:12:00Z" w16du:dateUtc="2026-09-26T01:12:00Z"/>
          <w:rFonts w:ascii="Arial" w:hAnsi="Arial" w:cs="Arial"/>
          <w:sz w:val="24"/>
          <w:szCs w:val="24"/>
        </w:rPr>
      </w:pPr>
    </w:p>
    <w:bookmarkEnd w:id="20"/>
    <w:p w14:paraId="395619B4" w14:textId="51E5F38D" w:rsidR="009B0765" w:rsidRPr="009B0765" w:rsidRDefault="00B41E12" w:rsidP="005A016B">
      <w:pPr>
        <w:pStyle w:val="NoSpacing"/>
        <w:jc w:val="both"/>
        <w:rPr>
          <w:ins w:id="35" w:author="Amy Griffiths" w:date="2026-09-25T21:12:00Z" w16du:dateUtc="2026-09-26T01:12:00Z"/>
          <w:rFonts w:ascii="Arial" w:hAnsi="Arial" w:cs="Arial"/>
          <w:sz w:val="24"/>
          <w:szCs w:val="24"/>
          <w:u w:val="single"/>
        </w:rPr>
      </w:pPr>
      <w:ins w:id="36" w:author="Amy Griffiths" w:date="2026-09-25T21:12:00Z" w16du:dateUtc="2026-09-26T01:12:00Z">
        <w:r>
          <w:rPr>
            <w:rFonts w:ascii="Arial" w:hAnsi="Arial" w:cs="Arial"/>
            <w:sz w:val="24"/>
            <w:szCs w:val="24"/>
            <w:u w:val="single"/>
          </w:rPr>
          <w:t>M</w:t>
        </w:r>
        <w:r w:rsidR="009B0765" w:rsidRPr="009B0765">
          <w:rPr>
            <w:rFonts w:ascii="Arial" w:hAnsi="Arial" w:cs="Arial"/>
            <w:sz w:val="24"/>
            <w:szCs w:val="24"/>
            <w:u w:val="single"/>
          </w:rPr>
          <w:t>inutes</w:t>
        </w:r>
      </w:ins>
    </w:p>
    <w:p w14:paraId="1DB473B2" w14:textId="77777777" w:rsidR="009B0765" w:rsidRPr="009B0765" w:rsidRDefault="009B0765" w:rsidP="005A016B">
      <w:pPr>
        <w:pStyle w:val="NoSpacing"/>
        <w:jc w:val="both"/>
        <w:rPr>
          <w:ins w:id="37" w:author="Amy Griffiths" w:date="2026-09-25T21:12:00Z" w16du:dateUtc="2026-09-26T01:12:00Z"/>
          <w:rFonts w:ascii="Arial" w:hAnsi="Arial" w:cs="Arial"/>
          <w:sz w:val="24"/>
          <w:szCs w:val="24"/>
          <w:u w:val="single"/>
        </w:rPr>
      </w:pPr>
    </w:p>
    <w:p w14:paraId="3BED7381" w14:textId="699B133D" w:rsidR="00786300" w:rsidRDefault="00786300" w:rsidP="00786300">
      <w:pPr>
        <w:jc w:val="center"/>
        <w:rPr>
          <w:del w:id="38" w:author="Amy Griffiths" w:date="2026-09-25T21:12:00Z" w16du:dateUtc="2026-09-26T01:12:00Z"/>
          <w:b/>
          <w:bCs/>
          <w:sz w:val="28"/>
          <w:szCs w:val="28"/>
        </w:rPr>
      </w:pPr>
      <w:del w:id="39" w:author="Amy Griffiths" w:date="2026-09-25T21:12:00Z" w16du:dateUtc="2026-09-26T01:12:00Z">
        <w:r>
          <w:rPr>
            <w:b/>
            <w:bCs/>
            <w:sz w:val="28"/>
            <w:szCs w:val="28"/>
          </w:rPr>
          <w:delText>September 13, 2023</w:delText>
        </w:r>
      </w:del>
    </w:p>
    <w:p w14:paraId="4BB4D518" w14:textId="77777777" w:rsidR="00786300" w:rsidRDefault="00786300" w:rsidP="00786300">
      <w:pPr>
        <w:jc w:val="center"/>
        <w:rPr>
          <w:del w:id="40" w:author="Amy Griffiths" w:date="2026-09-25T21:12:00Z" w16du:dateUtc="2026-09-26T01:12:00Z"/>
          <w:b/>
          <w:bCs/>
          <w:sz w:val="28"/>
          <w:szCs w:val="28"/>
        </w:rPr>
      </w:pPr>
    </w:p>
    <w:p w14:paraId="3C9A79C3" w14:textId="6F667E81" w:rsidR="00786300" w:rsidRDefault="00786300" w:rsidP="00786300">
      <w:pPr>
        <w:rPr>
          <w:del w:id="41" w:author="Amy Griffiths" w:date="2026-09-25T21:12:00Z" w16du:dateUtc="2026-09-26T01:12:00Z"/>
        </w:rPr>
      </w:pPr>
      <w:del w:id="42" w:author="Amy Griffiths" w:date="2026-09-25T21:12:00Z" w16du:dateUtc="2026-09-26T01:12:00Z">
        <w:r>
          <w:rPr>
            <w:b/>
            <w:bCs/>
          </w:rPr>
          <w:delText xml:space="preserve">Members Present: </w:delText>
        </w:r>
        <w:r>
          <w:delText>Zach Bissett (President), Larry Gates (Vice-President), Ann Harper (Treasurer), Kelly Bradshaw (CCS Athletic Director) and Jennifer Jones (Secretary)</w:delText>
        </w:r>
      </w:del>
    </w:p>
    <w:p w14:paraId="675B47F4" w14:textId="77777777" w:rsidR="00786300" w:rsidRDefault="00786300" w:rsidP="00786300">
      <w:pPr>
        <w:rPr>
          <w:del w:id="43" w:author="Amy Griffiths" w:date="2026-09-25T21:12:00Z" w16du:dateUtc="2026-09-26T01:12:00Z"/>
        </w:rPr>
      </w:pPr>
    </w:p>
    <w:p w14:paraId="55D3169F" w14:textId="7CBEB970" w:rsidR="00786300" w:rsidRDefault="00786300" w:rsidP="00786300">
      <w:pPr>
        <w:rPr>
          <w:del w:id="44" w:author="Amy Griffiths" w:date="2026-09-25T21:12:00Z" w16du:dateUtc="2026-09-26T01:12:00Z"/>
          <w:rFonts w:asciiTheme="minorHAnsi" w:eastAsiaTheme="minorHAnsi" w:hAnsiTheme="minorHAnsi" w:cstheme="minorBidi"/>
          <w:kern w:val="2"/>
          <w:lang w:val="en-US" w:eastAsia="en-US"/>
          <w14:ligatures w14:val="standardContextual"/>
        </w:rPr>
      </w:pPr>
      <w:r>
        <w:rPr>
          <w:rFonts w:ascii="Arial" w:hAnsi="Arial"/>
          <w:rPrChange w:id="45" w:author="Amy Griffiths" w:date="2026-09-25T21:12:00Z" w16du:dateUtc="2026-09-26T01:12:00Z">
            <w:rPr>
              <w:sz w:val="24"/>
              <w:szCs w:val="24"/>
            </w:rPr>
          </w:rPrChange>
        </w:rPr>
        <w:t xml:space="preserve">The </w:t>
      </w:r>
      <w:ins w:id="46" w:author="Amy Griffiths" w:date="2026-09-25T21:12:00Z" w16du:dateUtc="2026-09-26T01:12:00Z">
        <w:r w:rsidR="00913AAB">
          <w:rPr>
            <w:rFonts w:ascii="Arial" w:hAnsi="Arial" w:cs="Arial"/>
            <w:sz w:val="24"/>
            <w:szCs w:val="24"/>
          </w:rPr>
          <w:t xml:space="preserve">minutes from the previous </w:t>
        </w:r>
      </w:ins>
      <w:r>
        <w:rPr>
          <w:rFonts w:ascii="Arial" w:hAnsi="Arial"/>
          <w:sz w:val="24"/>
          <w:rPrChange w:id="47" w:author="Amy Griffiths" w:date="2026-09-25T21:12:00Z" w16du:dateUtc="2026-09-26T01:12:00Z">
            <w:rPr>
              <w:sz w:val="24"/>
              <w:szCs w:val="24"/>
            </w:rPr>
          </w:rPrChange>
        </w:rPr>
        <w:t xml:space="preserve">meeting </w:t>
      </w:r>
      <w:ins w:id="48" w:author="Amy Griffiths" w:date="2026-09-25T21:12:00Z" w16du:dateUtc="2026-09-26T01:12:00Z">
        <w:r w:rsidR="00913AAB">
          <w:rPr>
            <w:rFonts w:ascii="Arial" w:hAnsi="Arial" w:cs="Arial"/>
            <w:sz w:val="24"/>
            <w:szCs w:val="24"/>
          </w:rPr>
          <w:t>were</w:t>
        </w:r>
        <w:r w:rsidR="00244711">
          <w:rPr>
            <w:rFonts w:ascii="Arial" w:hAnsi="Arial" w:cs="Arial"/>
            <w:sz w:val="24"/>
            <w:szCs w:val="24"/>
          </w:rPr>
          <w:t xml:space="preserve"> discussed</w:t>
        </w:r>
      </w:ins>
      <w:del w:id="49" w:author="Amy Griffiths" w:date="2026-09-25T21:12:00Z" w16du:dateUtc="2026-09-26T01:12:00Z">
        <w:r>
          <w:rPr>
            <w:sz w:val="24"/>
            <w:szCs w:val="24"/>
          </w:rPr>
          <w:delText>was called to order at 6:00 p.m.</w:delText>
        </w:r>
      </w:del>
    </w:p>
    <w:p w14:paraId="278F0AF4" w14:textId="77777777" w:rsidR="00786300" w:rsidRDefault="00786300" w:rsidP="00786300">
      <w:pPr>
        <w:rPr>
          <w:del w:id="50" w:author="Amy Griffiths" w:date="2026-09-25T21:12:00Z" w16du:dateUtc="2026-09-26T01:12:00Z"/>
        </w:rPr>
      </w:pPr>
    </w:p>
    <w:p w14:paraId="70184C85" w14:textId="4AB1366B" w:rsidR="00786300" w:rsidRDefault="00786300" w:rsidP="005A016B">
      <w:pPr>
        <w:pStyle w:val="NoSpacing"/>
        <w:jc w:val="both"/>
        <w:rPr>
          <w:rFonts w:ascii="Arial" w:hAnsi="Arial"/>
          <w:sz w:val="24"/>
          <w:rPrChange w:id="51" w:author="Amy Griffiths" w:date="2026-09-25T21:12:00Z" w16du:dateUtc="2026-09-26T01:12:00Z">
            <w:rPr>
              <w:sz w:val="24"/>
              <w:szCs w:val="24"/>
            </w:rPr>
          </w:rPrChange>
        </w:rPr>
        <w:pPrChange w:id="52" w:author="Amy Griffiths" w:date="2026-09-25T21:12:00Z" w16du:dateUtc="2026-09-26T01:12:00Z">
          <w:pPr>
            <w:spacing w:after="0"/>
          </w:pPr>
        </w:pPrChange>
      </w:pPr>
      <w:del w:id="53" w:author="Amy Griffiths" w:date="2026-09-25T21:12:00Z" w16du:dateUtc="2026-09-26T01:12:00Z">
        <w:r>
          <w:rPr>
            <w:sz w:val="24"/>
            <w:szCs w:val="24"/>
          </w:rPr>
          <w:delText xml:space="preserve">Zach Bissett welcomed everyone.  </w:delText>
        </w:r>
        <w:r w:rsidR="002C7D13">
          <w:rPr>
            <w:sz w:val="24"/>
            <w:szCs w:val="24"/>
          </w:rPr>
          <w:delText xml:space="preserve">He stated the first order of business was the outstanding field sign invoices. </w:delText>
        </w:r>
        <w:r w:rsidR="00500369">
          <w:rPr>
            <w:sz w:val="24"/>
            <w:szCs w:val="24"/>
          </w:rPr>
          <w:delText>The outstanding total is currently $6,250.  Zach</w:delText>
        </w:r>
      </w:del>
      <w:r w:rsidR="00500369">
        <w:rPr>
          <w:rFonts w:ascii="Arial" w:hAnsi="Arial"/>
          <w:sz w:val="24"/>
          <w:rPrChange w:id="54" w:author="Amy Griffiths" w:date="2026-09-25T21:12:00Z" w16du:dateUtc="2026-09-26T01:12:00Z">
            <w:rPr>
              <w:sz w:val="24"/>
              <w:szCs w:val="24"/>
            </w:rPr>
          </w:rPrChange>
        </w:rPr>
        <w:t xml:space="preserve"> and </w:t>
      </w:r>
      <w:del w:id="55" w:author="Amy Griffiths" w:date="2026-09-25T21:12:00Z" w16du:dateUtc="2026-09-26T01:12:00Z">
        <w:r w:rsidR="00500369">
          <w:rPr>
            <w:sz w:val="24"/>
            <w:szCs w:val="24"/>
          </w:rPr>
          <w:delText xml:space="preserve">Jennifer both </w:delText>
        </w:r>
      </w:del>
      <w:r w:rsidR="00500369">
        <w:rPr>
          <w:rFonts w:ascii="Arial" w:hAnsi="Arial"/>
          <w:sz w:val="24"/>
          <w:rPrChange w:id="56" w:author="Amy Griffiths" w:date="2026-09-25T21:12:00Z" w16du:dateUtc="2026-09-26T01:12:00Z">
            <w:rPr>
              <w:sz w:val="24"/>
              <w:szCs w:val="24"/>
            </w:rPr>
          </w:rPrChange>
        </w:rPr>
        <w:t>agreed</w:t>
      </w:r>
      <w:ins w:id="57" w:author="Amy Griffiths" w:date="2026-09-25T21:12:00Z" w16du:dateUtc="2026-09-26T01:12:00Z">
        <w:r w:rsidR="00913AAB">
          <w:rPr>
            <w:rFonts w:ascii="Arial" w:hAnsi="Arial" w:cs="Arial"/>
            <w:sz w:val="24"/>
            <w:szCs w:val="24"/>
          </w:rPr>
          <w:t>.</w:t>
        </w:r>
      </w:ins>
      <w:del w:id="58" w:author="Amy Griffiths" w:date="2026-09-25T21:12:00Z" w16du:dateUtc="2026-09-26T01:12:00Z">
        <w:r w:rsidR="00500369">
          <w:rPr>
            <w:sz w:val="24"/>
            <w:szCs w:val="24"/>
          </w:rPr>
          <w:delText xml:space="preserve"> to reach out to the business that had not paid.  </w:delText>
        </w:r>
      </w:del>
    </w:p>
    <w:p w14:paraId="7511B997" w14:textId="77777777" w:rsidR="00F55A6F" w:rsidRDefault="00F55A6F" w:rsidP="005A016B">
      <w:pPr>
        <w:pStyle w:val="NoSpacing"/>
        <w:jc w:val="both"/>
        <w:rPr>
          <w:rFonts w:ascii="Arial" w:hAnsi="Arial"/>
          <w:sz w:val="24"/>
          <w:rPrChange w:id="59" w:author="Amy Griffiths" w:date="2026-09-25T21:12:00Z" w16du:dateUtc="2026-09-26T01:12:00Z">
            <w:rPr>
              <w:sz w:val="24"/>
              <w:szCs w:val="24"/>
            </w:rPr>
          </w:rPrChange>
        </w:rPr>
        <w:pPrChange w:id="60" w:author="Amy Griffiths" w:date="2026-09-25T21:12:00Z" w16du:dateUtc="2026-09-26T01:12:00Z">
          <w:pPr>
            <w:spacing w:after="0"/>
          </w:pPr>
        </w:pPrChange>
      </w:pPr>
    </w:p>
    <w:p w14:paraId="6BF85380" w14:textId="590176AA" w:rsidR="00FD0979" w:rsidRPr="00FD0979" w:rsidRDefault="00FD0979" w:rsidP="005A016B">
      <w:pPr>
        <w:pStyle w:val="NoSpacing"/>
        <w:jc w:val="both"/>
        <w:rPr>
          <w:ins w:id="61" w:author="Amy Griffiths" w:date="2026-09-25T21:12:00Z" w16du:dateUtc="2026-09-26T01:12:00Z"/>
          <w:rFonts w:ascii="Arial" w:hAnsi="Arial" w:cs="Arial"/>
          <w:sz w:val="24"/>
          <w:szCs w:val="24"/>
          <w:u w:val="single"/>
        </w:rPr>
      </w:pPr>
      <w:ins w:id="62" w:author="Amy Griffiths" w:date="2026-09-25T21:12:00Z" w16du:dateUtc="2026-09-26T01:12:00Z">
        <w:r w:rsidRPr="00FD0979">
          <w:rPr>
            <w:rFonts w:ascii="Arial" w:hAnsi="Arial" w:cs="Arial"/>
            <w:sz w:val="24"/>
            <w:szCs w:val="24"/>
            <w:u w:val="single"/>
          </w:rPr>
          <w:t xml:space="preserve">Covid </w:t>
        </w:r>
        <w:r w:rsidR="008F3ADE">
          <w:rPr>
            <w:rFonts w:ascii="Arial" w:hAnsi="Arial" w:cs="Arial"/>
            <w:sz w:val="24"/>
            <w:szCs w:val="24"/>
            <w:u w:val="single"/>
          </w:rPr>
          <w:t>Spring Booster Campaign</w:t>
        </w:r>
      </w:ins>
    </w:p>
    <w:p w14:paraId="3D6889EF" w14:textId="77777777" w:rsidR="00FD0979" w:rsidRDefault="00FD0979" w:rsidP="005A016B">
      <w:pPr>
        <w:pStyle w:val="NoSpacing"/>
        <w:jc w:val="both"/>
        <w:rPr>
          <w:ins w:id="63" w:author="Amy Griffiths" w:date="2026-09-25T21:12:00Z" w16du:dateUtc="2026-09-26T01:12:00Z"/>
          <w:rFonts w:ascii="Arial" w:hAnsi="Arial" w:cs="Arial"/>
          <w:sz w:val="24"/>
          <w:szCs w:val="24"/>
        </w:rPr>
      </w:pPr>
    </w:p>
    <w:p w14:paraId="4FF5422E" w14:textId="55CA48DD" w:rsidR="00FD0979" w:rsidRDefault="000B45E1" w:rsidP="005A016B">
      <w:pPr>
        <w:pStyle w:val="NoSpacing"/>
        <w:jc w:val="both"/>
        <w:rPr>
          <w:ins w:id="64" w:author="Amy Griffiths" w:date="2026-09-25T21:12:00Z" w16du:dateUtc="2026-09-26T01:12:00Z"/>
          <w:rFonts w:ascii="Arial" w:hAnsi="Arial" w:cs="Arial"/>
          <w:sz w:val="24"/>
          <w:szCs w:val="24"/>
        </w:rPr>
      </w:pPr>
      <w:ins w:id="65" w:author="Amy Griffiths" w:date="2026-09-25T21:12:00Z" w16du:dateUtc="2026-09-26T01:12:00Z">
        <w:r>
          <w:rPr>
            <w:rFonts w:ascii="Arial" w:hAnsi="Arial" w:cs="Arial"/>
            <w:sz w:val="24"/>
            <w:szCs w:val="24"/>
          </w:rPr>
          <w:t>We have now received confirmation</w:t>
        </w:r>
        <w:r w:rsidR="00D05763">
          <w:rPr>
            <w:rFonts w:ascii="Arial" w:hAnsi="Arial" w:cs="Arial"/>
            <w:sz w:val="24"/>
            <w:szCs w:val="24"/>
          </w:rPr>
          <w:t xml:space="preserve"> (as of 27.04.2024)</w:t>
        </w:r>
        <w:r>
          <w:rPr>
            <w:rFonts w:ascii="Arial" w:hAnsi="Arial" w:cs="Arial"/>
            <w:sz w:val="24"/>
            <w:szCs w:val="24"/>
          </w:rPr>
          <w:t xml:space="preserve"> of the Covid Spring Booster campaign. The campaign will start in care homes on 15</w:t>
        </w:r>
        <w:r w:rsidRPr="000B45E1">
          <w:rPr>
            <w:rFonts w:ascii="Arial" w:hAnsi="Arial" w:cs="Arial"/>
            <w:sz w:val="24"/>
            <w:szCs w:val="24"/>
            <w:vertAlign w:val="superscript"/>
          </w:rPr>
          <w:t>th</w:t>
        </w:r>
        <w:r>
          <w:rPr>
            <w:rFonts w:ascii="Arial" w:hAnsi="Arial" w:cs="Arial"/>
            <w:sz w:val="24"/>
            <w:szCs w:val="24"/>
          </w:rPr>
          <w:t xml:space="preserve"> April 2024 and</w:t>
        </w:r>
        <w:r w:rsidR="00A46D25">
          <w:rPr>
            <w:rFonts w:ascii="Arial" w:hAnsi="Arial" w:cs="Arial"/>
            <w:sz w:val="24"/>
            <w:szCs w:val="24"/>
          </w:rPr>
          <w:t xml:space="preserve"> the aim is for it to be completed by </w:t>
        </w:r>
        <w:r w:rsidR="00D05763">
          <w:rPr>
            <w:rFonts w:ascii="Arial" w:hAnsi="Arial" w:cs="Arial"/>
            <w:sz w:val="24"/>
            <w:szCs w:val="24"/>
          </w:rPr>
          <w:t>30</w:t>
        </w:r>
        <w:r w:rsidR="00D05763" w:rsidRPr="00D05763">
          <w:rPr>
            <w:rFonts w:ascii="Arial" w:hAnsi="Arial" w:cs="Arial"/>
            <w:sz w:val="24"/>
            <w:szCs w:val="24"/>
            <w:vertAlign w:val="superscript"/>
          </w:rPr>
          <w:t>th</w:t>
        </w:r>
        <w:r w:rsidR="00D05763">
          <w:rPr>
            <w:rFonts w:ascii="Arial" w:hAnsi="Arial" w:cs="Arial"/>
            <w:sz w:val="24"/>
            <w:szCs w:val="24"/>
          </w:rPr>
          <w:t xml:space="preserve"> June 2024.</w:t>
        </w:r>
        <w:r w:rsidR="00874511">
          <w:rPr>
            <w:rFonts w:ascii="Arial" w:hAnsi="Arial" w:cs="Arial"/>
            <w:sz w:val="24"/>
            <w:szCs w:val="24"/>
          </w:rPr>
          <w:t xml:space="preserve"> Those eligible will be:</w:t>
        </w:r>
      </w:ins>
    </w:p>
    <w:p w14:paraId="376FE13C" w14:textId="77777777" w:rsidR="00874511" w:rsidRDefault="00874511" w:rsidP="005A016B">
      <w:pPr>
        <w:pStyle w:val="NoSpacing"/>
        <w:jc w:val="both"/>
        <w:rPr>
          <w:ins w:id="66" w:author="Amy Griffiths" w:date="2026-09-25T21:12:00Z" w16du:dateUtc="2026-09-26T01:12:00Z"/>
          <w:rFonts w:ascii="Arial" w:hAnsi="Arial" w:cs="Arial"/>
          <w:sz w:val="24"/>
          <w:szCs w:val="24"/>
        </w:rPr>
      </w:pPr>
    </w:p>
    <w:p w14:paraId="27334F77" w14:textId="77777777" w:rsidR="0091688A" w:rsidRPr="0091688A" w:rsidRDefault="0091688A" w:rsidP="0091688A">
      <w:pPr>
        <w:numPr>
          <w:ilvl w:val="0"/>
          <w:numId w:val="10"/>
        </w:numPr>
        <w:shd w:val="clear" w:color="auto" w:fill="FFFFFF"/>
        <w:ind w:left="1020"/>
        <w:rPr>
          <w:ins w:id="67" w:author="Amy Griffiths" w:date="2026-09-25T21:12:00Z" w16du:dateUtc="2026-09-26T01:12:00Z"/>
          <w:rFonts w:ascii="Arial" w:hAnsi="Arial" w:cs="Arial"/>
          <w:color w:val="0B0C0C"/>
        </w:rPr>
      </w:pPr>
      <w:ins w:id="68" w:author="Amy Griffiths" w:date="2026-09-25T21:12:00Z" w16du:dateUtc="2026-09-26T01:12:00Z">
        <w:r w:rsidRPr="0091688A">
          <w:rPr>
            <w:rFonts w:ascii="Arial" w:hAnsi="Arial" w:cs="Arial"/>
            <w:color w:val="0B0C0C"/>
          </w:rPr>
          <w:t>adults aged 75 years and over</w:t>
        </w:r>
      </w:ins>
    </w:p>
    <w:p w14:paraId="767C5FF8" w14:textId="77777777" w:rsidR="0091688A" w:rsidRPr="0091688A" w:rsidRDefault="0091688A" w:rsidP="0091688A">
      <w:pPr>
        <w:numPr>
          <w:ilvl w:val="0"/>
          <w:numId w:val="10"/>
        </w:numPr>
        <w:shd w:val="clear" w:color="auto" w:fill="FFFFFF"/>
        <w:ind w:left="1020"/>
        <w:rPr>
          <w:ins w:id="69" w:author="Amy Griffiths" w:date="2026-09-25T21:12:00Z" w16du:dateUtc="2026-09-26T01:12:00Z"/>
          <w:rFonts w:ascii="Arial" w:hAnsi="Arial" w:cs="Arial"/>
          <w:color w:val="0B0C0C"/>
        </w:rPr>
      </w:pPr>
      <w:ins w:id="70" w:author="Amy Griffiths" w:date="2026-09-25T21:12:00Z" w16du:dateUtc="2026-09-26T01:12:00Z">
        <w:r w:rsidRPr="0091688A">
          <w:rPr>
            <w:rFonts w:ascii="Arial" w:hAnsi="Arial" w:cs="Arial"/>
            <w:color w:val="0B0C0C"/>
          </w:rPr>
          <w:t>residents in a care home for older adults</w:t>
        </w:r>
      </w:ins>
    </w:p>
    <w:p w14:paraId="2C0A8462" w14:textId="46B32495" w:rsidR="00874511" w:rsidRPr="0091688A" w:rsidRDefault="0091688A" w:rsidP="00E34E82">
      <w:pPr>
        <w:numPr>
          <w:ilvl w:val="0"/>
          <w:numId w:val="10"/>
        </w:numPr>
        <w:shd w:val="clear" w:color="auto" w:fill="FFFFFF"/>
        <w:ind w:left="1020"/>
        <w:jc w:val="both"/>
        <w:rPr>
          <w:ins w:id="71" w:author="Amy Griffiths" w:date="2026-09-25T21:12:00Z" w16du:dateUtc="2026-09-26T01:12:00Z"/>
          <w:rFonts w:ascii="Arial" w:hAnsi="Arial" w:cs="Arial"/>
        </w:rPr>
      </w:pPr>
      <w:ins w:id="72" w:author="Amy Griffiths" w:date="2026-09-25T21:12:00Z" w16du:dateUtc="2026-09-26T01:12:00Z">
        <w:r w:rsidRPr="0091688A">
          <w:rPr>
            <w:rFonts w:ascii="Arial" w:hAnsi="Arial" w:cs="Arial"/>
            <w:color w:val="0B0C0C"/>
          </w:rPr>
          <w:t>individuals aged 6 months and over who are immunosuppressed</w:t>
        </w:r>
      </w:ins>
    </w:p>
    <w:p w14:paraId="3291055D" w14:textId="77777777" w:rsidR="0091688A" w:rsidRDefault="0091688A" w:rsidP="0091688A">
      <w:pPr>
        <w:shd w:val="clear" w:color="auto" w:fill="FFFFFF"/>
        <w:jc w:val="both"/>
        <w:rPr>
          <w:ins w:id="73" w:author="Amy Griffiths" w:date="2026-09-25T21:12:00Z" w16du:dateUtc="2026-09-26T01:12:00Z"/>
          <w:rFonts w:ascii="Arial" w:hAnsi="Arial" w:cs="Arial"/>
          <w:color w:val="0B0C0C"/>
        </w:rPr>
      </w:pPr>
    </w:p>
    <w:p w14:paraId="504A141C" w14:textId="51959299" w:rsidR="0091688A" w:rsidRDefault="0091688A" w:rsidP="0091688A">
      <w:pPr>
        <w:shd w:val="clear" w:color="auto" w:fill="FFFFFF"/>
        <w:jc w:val="both"/>
        <w:rPr>
          <w:ins w:id="74" w:author="Amy Griffiths" w:date="2026-09-25T21:12:00Z" w16du:dateUtc="2026-09-26T01:12:00Z"/>
          <w:rFonts w:ascii="Arial" w:hAnsi="Arial" w:cs="Arial"/>
          <w:color w:val="0B0C0C"/>
        </w:rPr>
      </w:pPr>
      <w:ins w:id="75" w:author="Amy Griffiths" w:date="2026-09-25T21:12:00Z" w16du:dateUtc="2026-09-26T01:12:00Z">
        <w:r>
          <w:rPr>
            <w:rFonts w:ascii="Arial" w:hAnsi="Arial" w:cs="Arial"/>
            <w:color w:val="0B0C0C"/>
          </w:rPr>
          <w:t>Vaccines will be delivered centrally to the PCN</w:t>
        </w:r>
        <w:r w:rsidR="00B614F0">
          <w:rPr>
            <w:rFonts w:ascii="Arial" w:hAnsi="Arial" w:cs="Arial"/>
            <w:color w:val="0B0C0C"/>
          </w:rPr>
          <w:t xml:space="preserve"> and they will distribute to practices. We have no delivery dates at this time. </w:t>
        </w:r>
      </w:ins>
    </w:p>
    <w:p w14:paraId="6A1A870C" w14:textId="77777777" w:rsidR="00BF1454" w:rsidRDefault="00BF1454" w:rsidP="0091688A">
      <w:pPr>
        <w:shd w:val="clear" w:color="auto" w:fill="FFFFFF"/>
        <w:jc w:val="both"/>
        <w:rPr>
          <w:ins w:id="76" w:author="Amy Griffiths" w:date="2026-09-25T21:12:00Z" w16du:dateUtc="2026-09-26T01:12:00Z"/>
          <w:rFonts w:ascii="Arial" w:hAnsi="Arial" w:cs="Arial"/>
          <w:color w:val="0B0C0C"/>
        </w:rPr>
      </w:pPr>
    </w:p>
    <w:p w14:paraId="3E804A0A" w14:textId="3E154AE0" w:rsidR="00BF1454" w:rsidRPr="004D46CB" w:rsidRDefault="00BF1454" w:rsidP="0091688A">
      <w:pPr>
        <w:shd w:val="clear" w:color="auto" w:fill="FFFFFF"/>
        <w:jc w:val="both"/>
        <w:rPr>
          <w:ins w:id="77" w:author="Amy Griffiths" w:date="2026-09-25T21:12:00Z" w16du:dateUtc="2026-09-26T01:12:00Z"/>
          <w:rFonts w:ascii="Arial" w:hAnsi="Arial" w:cs="Arial"/>
          <w:color w:val="833C0B" w:themeColor="accent2" w:themeShade="80"/>
          <w:u w:val="single"/>
        </w:rPr>
      </w:pPr>
      <w:ins w:id="78" w:author="Amy Griffiths" w:date="2026-09-25T21:12:00Z" w16du:dateUtc="2026-09-26T01:12:00Z">
        <w:r w:rsidRPr="004D46CB">
          <w:rPr>
            <w:rFonts w:ascii="Arial" w:hAnsi="Arial" w:cs="Arial"/>
            <w:color w:val="833C0B" w:themeColor="accent2" w:themeShade="80"/>
            <w:u w:val="single"/>
          </w:rPr>
          <w:t>Post-Meeting Note</w:t>
        </w:r>
      </w:ins>
    </w:p>
    <w:p w14:paraId="0D0A3330" w14:textId="77777777" w:rsidR="00BF1454" w:rsidRDefault="00BF1454" w:rsidP="0091688A">
      <w:pPr>
        <w:shd w:val="clear" w:color="auto" w:fill="FFFFFF"/>
        <w:jc w:val="both"/>
        <w:rPr>
          <w:ins w:id="79" w:author="Amy Griffiths" w:date="2026-09-25T21:12:00Z" w16du:dateUtc="2026-09-26T01:12:00Z"/>
          <w:rFonts w:ascii="Arial" w:hAnsi="Arial" w:cs="Arial"/>
          <w:color w:val="0B0C0C"/>
        </w:rPr>
      </w:pPr>
    </w:p>
    <w:p w14:paraId="37D0B756" w14:textId="78791804" w:rsidR="00BF1454" w:rsidRPr="004D46CB" w:rsidRDefault="00BF1454" w:rsidP="0091688A">
      <w:pPr>
        <w:shd w:val="clear" w:color="auto" w:fill="FFFFFF"/>
        <w:jc w:val="both"/>
        <w:rPr>
          <w:ins w:id="80" w:author="Amy Griffiths" w:date="2026-09-25T21:12:00Z" w16du:dateUtc="2026-09-26T01:12:00Z"/>
          <w:rFonts w:ascii="Arial" w:hAnsi="Arial" w:cs="Arial"/>
          <w:color w:val="833C0B" w:themeColor="accent2" w:themeShade="80"/>
        </w:rPr>
      </w:pPr>
      <w:ins w:id="81" w:author="Amy Griffiths" w:date="2026-09-25T21:12:00Z" w16du:dateUtc="2026-09-26T01:12:00Z">
        <w:r w:rsidRPr="004D46CB">
          <w:rPr>
            <w:rFonts w:ascii="Arial" w:hAnsi="Arial" w:cs="Arial"/>
            <w:color w:val="833C0B" w:themeColor="accent2" w:themeShade="80"/>
          </w:rPr>
          <w:t>We will be using XBB.1.5 vaccines throughout the spring 2024 campaign, as deployed in the Autumn 2023 campaign.</w:t>
        </w:r>
      </w:ins>
    </w:p>
    <w:p w14:paraId="5AD1BD9B" w14:textId="77777777" w:rsidR="00BF1454" w:rsidRDefault="00BF1454" w:rsidP="0091688A">
      <w:pPr>
        <w:shd w:val="clear" w:color="auto" w:fill="FFFFFF"/>
        <w:jc w:val="both"/>
        <w:rPr>
          <w:ins w:id="82" w:author="Amy Griffiths" w:date="2026-09-25T21:12:00Z" w16du:dateUtc="2026-09-26T01:12:00Z"/>
          <w:rFonts w:ascii="Arial" w:hAnsi="Arial" w:cs="Arial"/>
        </w:rPr>
      </w:pPr>
    </w:p>
    <w:p w14:paraId="45980CED" w14:textId="0F595C5B" w:rsidR="00FD0979" w:rsidRPr="00FD0979" w:rsidRDefault="00FD0979" w:rsidP="005A016B">
      <w:pPr>
        <w:pStyle w:val="NoSpacing"/>
        <w:jc w:val="both"/>
        <w:rPr>
          <w:ins w:id="83" w:author="Amy Griffiths" w:date="2026-09-25T21:12:00Z" w16du:dateUtc="2026-09-26T01:12:00Z"/>
          <w:rFonts w:ascii="Arial" w:hAnsi="Arial" w:cs="Arial"/>
          <w:sz w:val="24"/>
          <w:szCs w:val="24"/>
          <w:u w:val="single"/>
        </w:rPr>
      </w:pPr>
      <w:ins w:id="84" w:author="Amy Griffiths" w:date="2026-09-25T21:12:00Z" w16du:dateUtc="2026-09-26T01:12:00Z">
        <w:r w:rsidRPr="00FD0979">
          <w:rPr>
            <w:rFonts w:ascii="Arial" w:hAnsi="Arial" w:cs="Arial"/>
            <w:sz w:val="24"/>
            <w:szCs w:val="24"/>
            <w:u w:val="single"/>
          </w:rPr>
          <w:t>Shingles Vaccines</w:t>
        </w:r>
      </w:ins>
    </w:p>
    <w:p w14:paraId="1E085430" w14:textId="77777777" w:rsidR="00FD0979" w:rsidRDefault="00FD0979" w:rsidP="005A016B">
      <w:pPr>
        <w:pStyle w:val="NoSpacing"/>
        <w:jc w:val="both"/>
        <w:rPr>
          <w:ins w:id="85" w:author="Amy Griffiths" w:date="2026-09-25T21:12:00Z" w16du:dateUtc="2026-09-26T01:12:00Z"/>
          <w:rFonts w:ascii="Arial" w:hAnsi="Arial" w:cs="Arial"/>
          <w:sz w:val="24"/>
          <w:szCs w:val="24"/>
        </w:rPr>
      </w:pPr>
    </w:p>
    <w:p w14:paraId="457F459E" w14:textId="38A6F2C6" w:rsidR="00FD0979" w:rsidRDefault="00FD0979" w:rsidP="005A016B">
      <w:pPr>
        <w:pStyle w:val="NoSpacing"/>
        <w:jc w:val="both"/>
        <w:rPr>
          <w:ins w:id="86" w:author="Amy Griffiths" w:date="2026-09-25T21:12:00Z" w16du:dateUtc="2026-09-26T01:12:00Z"/>
          <w:rFonts w:ascii="Arial" w:hAnsi="Arial" w:cs="Arial"/>
          <w:sz w:val="24"/>
          <w:szCs w:val="24"/>
        </w:rPr>
      </w:pPr>
      <w:ins w:id="87" w:author="Amy Griffiths" w:date="2026-09-25T21:12:00Z" w16du:dateUtc="2026-09-26T01:12:00Z">
        <w:r>
          <w:rPr>
            <w:rFonts w:ascii="Arial" w:hAnsi="Arial" w:cs="Arial"/>
            <w:sz w:val="24"/>
            <w:szCs w:val="24"/>
          </w:rPr>
          <w:lastRenderedPageBreak/>
          <w:t>We are</w:t>
        </w:r>
        <w:r w:rsidR="00733E8C">
          <w:rPr>
            <w:rFonts w:ascii="Arial" w:hAnsi="Arial" w:cs="Arial"/>
            <w:sz w:val="24"/>
            <w:szCs w:val="24"/>
          </w:rPr>
          <w:t xml:space="preserve"> continuing to </w:t>
        </w:r>
        <w:r>
          <w:rPr>
            <w:rFonts w:ascii="Arial" w:hAnsi="Arial" w:cs="Arial"/>
            <w:sz w:val="24"/>
            <w:szCs w:val="24"/>
          </w:rPr>
          <w:t>progress well with this campaign.</w:t>
        </w:r>
        <w:r w:rsidR="00733E8C">
          <w:rPr>
            <w:rFonts w:ascii="Arial" w:hAnsi="Arial" w:cs="Arial"/>
            <w:sz w:val="24"/>
            <w:szCs w:val="24"/>
          </w:rPr>
          <w:t xml:space="preserve"> We had a rep visit the practice last week who congratulated the team on the number of vaccines that have been administered </w:t>
        </w:r>
        <w:r w:rsidR="001B546B">
          <w:rPr>
            <w:rFonts w:ascii="Arial" w:hAnsi="Arial" w:cs="Arial"/>
            <w:sz w:val="24"/>
            <w:szCs w:val="24"/>
          </w:rPr>
          <w:t>–</w:t>
        </w:r>
        <w:r w:rsidR="00733E8C">
          <w:rPr>
            <w:rFonts w:ascii="Arial" w:hAnsi="Arial" w:cs="Arial"/>
            <w:sz w:val="24"/>
            <w:szCs w:val="24"/>
          </w:rPr>
          <w:t xml:space="preserve"> </w:t>
        </w:r>
        <w:r w:rsidR="001B546B">
          <w:rPr>
            <w:rFonts w:ascii="Arial" w:hAnsi="Arial" w:cs="Arial"/>
            <w:sz w:val="24"/>
            <w:szCs w:val="24"/>
          </w:rPr>
          <w:t>more than any other PCN practice.</w:t>
        </w:r>
      </w:ins>
    </w:p>
    <w:p w14:paraId="0101E15D" w14:textId="77777777" w:rsidR="001B546B" w:rsidRDefault="001B546B" w:rsidP="005A016B">
      <w:pPr>
        <w:pStyle w:val="NoSpacing"/>
        <w:jc w:val="both"/>
        <w:rPr>
          <w:ins w:id="88" w:author="Amy Griffiths" w:date="2026-09-25T21:12:00Z" w16du:dateUtc="2026-09-26T01:12:00Z"/>
          <w:rFonts w:ascii="Arial" w:hAnsi="Arial" w:cs="Arial"/>
          <w:sz w:val="24"/>
          <w:szCs w:val="24"/>
        </w:rPr>
      </w:pPr>
    </w:p>
    <w:p w14:paraId="453B4B45" w14:textId="28FDE1EC" w:rsidR="003A76EF" w:rsidRPr="00FD0979" w:rsidRDefault="00FD0979" w:rsidP="005A016B">
      <w:pPr>
        <w:pStyle w:val="NoSpacing"/>
        <w:jc w:val="both"/>
        <w:rPr>
          <w:ins w:id="89" w:author="Amy Griffiths" w:date="2026-09-25T21:12:00Z" w16du:dateUtc="2026-09-26T01:12:00Z"/>
          <w:rFonts w:ascii="Arial" w:hAnsi="Arial" w:cs="Arial"/>
          <w:sz w:val="24"/>
          <w:szCs w:val="24"/>
          <w:u w:val="single"/>
        </w:rPr>
      </w:pPr>
      <w:ins w:id="90" w:author="Amy Griffiths" w:date="2026-09-25T21:12:00Z" w16du:dateUtc="2026-09-26T01:12:00Z">
        <w:r w:rsidRPr="00FD0979">
          <w:rPr>
            <w:rFonts w:ascii="Arial" w:hAnsi="Arial" w:cs="Arial"/>
            <w:sz w:val="24"/>
            <w:szCs w:val="24"/>
            <w:u w:val="single"/>
          </w:rPr>
          <w:t>Staffing</w:t>
        </w:r>
      </w:ins>
    </w:p>
    <w:p w14:paraId="215A7C0B" w14:textId="77777777" w:rsidR="00FD0979" w:rsidRDefault="00FD0979" w:rsidP="005A016B">
      <w:pPr>
        <w:pStyle w:val="NoSpacing"/>
        <w:jc w:val="both"/>
        <w:rPr>
          <w:ins w:id="91" w:author="Amy Griffiths" w:date="2026-09-25T21:12:00Z" w16du:dateUtc="2026-09-26T01:12:00Z"/>
          <w:rFonts w:ascii="Arial" w:hAnsi="Arial" w:cs="Arial"/>
          <w:sz w:val="24"/>
          <w:szCs w:val="24"/>
        </w:rPr>
      </w:pPr>
    </w:p>
    <w:p w14:paraId="14749D14" w14:textId="77777777" w:rsidR="003476B0" w:rsidRDefault="005B6770" w:rsidP="005A016B">
      <w:pPr>
        <w:pStyle w:val="NoSpacing"/>
        <w:jc w:val="both"/>
        <w:rPr>
          <w:ins w:id="92" w:author="Amy Griffiths" w:date="2026-09-25T21:12:00Z" w16du:dateUtc="2026-09-26T01:12:00Z"/>
          <w:rFonts w:ascii="Arial" w:hAnsi="Arial" w:cs="Arial"/>
          <w:sz w:val="24"/>
          <w:szCs w:val="24"/>
        </w:rPr>
      </w:pPr>
      <w:ins w:id="93" w:author="Amy Griffiths" w:date="2026-09-25T21:12:00Z" w16du:dateUtc="2026-09-26T01:12:00Z">
        <w:r>
          <w:rPr>
            <w:rFonts w:ascii="Arial" w:hAnsi="Arial" w:cs="Arial"/>
            <w:sz w:val="24"/>
            <w:szCs w:val="24"/>
          </w:rPr>
          <w:t>Jayne Robson</w:t>
        </w:r>
        <w:r w:rsidR="003476B0">
          <w:rPr>
            <w:rFonts w:ascii="Arial" w:hAnsi="Arial" w:cs="Arial"/>
            <w:sz w:val="24"/>
            <w:szCs w:val="24"/>
          </w:rPr>
          <w:t xml:space="preserve"> has now started back with us.</w:t>
        </w:r>
      </w:ins>
    </w:p>
    <w:p w14:paraId="0E00A25D" w14:textId="77777777" w:rsidR="003476B0" w:rsidRDefault="003476B0" w:rsidP="005A016B">
      <w:pPr>
        <w:pStyle w:val="NoSpacing"/>
        <w:jc w:val="both"/>
        <w:rPr>
          <w:ins w:id="94" w:author="Amy Griffiths" w:date="2026-09-25T21:12:00Z" w16du:dateUtc="2026-09-26T01:12:00Z"/>
          <w:rFonts w:ascii="Arial" w:hAnsi="Arial" w:cs="Arial"/>
          <w:sz w:val="24"/>
          <w:szCs w:val="24"/>
        </w:rPr>
      </w:pPr>
    </w:p>
    <w:p w14:paraId="12E05C19" w14:textId="7B428B8B" w:rsidR="00FD0979" w:rsidRDefault="003476B0" w:rsidP="005A016B">
      <w:pPr>
        <w:pStyle w:val="NoSpacing"/>
        <w:jc w:val="both"/>
        <w:rPr>
          <w:ins w:id="95" w:author="Amy Griffiths" w:date="2026-09-25T21:12:00Z" w16du:dateUtc="2026-09-26T01:12:00Z"/>
          <w:rFonts w:ascii="Arial" w:hAnsi="Arial" w:cs="Arial"/>
          <w:sz w:val="24"/>
          <w:szCs w:val="24"/>
        </w:rPr>
      </w:pPr>
      <w:ins w:id="96" w:author="Amy Griffiths" w:date="2026-09-25T21:12:00Z" w16du:dateUtc="2026-09-26T01:12:00Z">
        <w:r>
          <w:rPr>
            <w:rFonts w:ascii="Arial" w:hAnsi="Arial" w:cs="Arial"/>
            <w:sz w:val="24"/>
            <w:szCs w:val="24"/>
          </w:rPr>
          <w:t>We are still carrying out the pre-employment checks for our new female salaried GP and hoping that she will starting with us around the beginning of April 2024.</w:t>
        </w:r>
      </w:ins>
    </w:p>
    <w:p w14:paraId="18A82D20" w14:textId="77777777" w:rsidR="003476B0" w:rsidRDefault="003476B0" w:rsidP="005A016B">
      <w:pPr>
        <w:pStyle w:val="NoSpacing"/>
        <w:jc w:val="both"/>
        <w:rPr>
          <w:ins w:id="97" w:author="Amy Griffiths" w:date="2026-09-25T21:12:00Z" w16du:dateUtc="2026-09-26T01:12:00Z"/>
          <w:rFonts w:ascii="Arial" w:hAnsi="Arial" w:cs="Arial"/>
          <w:sz w:val="24"/>
          <w:szCs w:val="24"/>
        </w:rPr>
      </w:pPr>
    </w:p>
    <w:p w14:paraId="0D9605C1" w14:textId="13566BFD" w:rsidR="003476B0" w:rsidRDefault="00EA34B8" w:rsidP="005A016B">
      <w:pPr>
        <w:pStyle w:val="NoSpacing"/>
        <w:jc w:val="both"/>
        <w:rPr>
          <w:ins w:id="98" w:author="Amy Griffiths" w:date="2026-09-25T21:12:00Z" w16du:dateUtc="2026-09-26T01:12:00Z"/>
          <w:rFonts w:ascii="Arial" w:hAnsi="Arial" w:cs="Arial"/>
          <w:sz w:val="24"/>
          <w:szCs w:val="24"/>
        </w:rPr>
      </w:pPr>
      <w:ins w:id="99" w:author="Amy Griffiths" w:date="2026-09-25T21:12:00Z" w16du:dateUtc="2026-09-26T01:12:00Z">
        <w:r>
          <w:rPr>
            <w:rFonts w:ascii="Arial" w:hAnsi="Arial" w:cs="Arial"/>
            <w:sz w:val="24"/>
            <w:szCs w:val="24"/>
          </w:rPr>
          <w:t>We are continuing with our recruitment for reception, phlebotomy and cleaners.</w:t>
        </w:r>
      </w:ins>
    </w:p>
    <w:p w14:paraId="4F5282E6" w14:textId="77777777" w:rsidR="00EA34B8" w:rsidRDefault="00EA34B8" w:rsidP="005A016B">
      <w:pPr>
        <w:pStyle w:val="NoSpacing"/>
        <w:jc w:val="both"/>
        <w:rPr>
          <w:ins w:id="100" w:author="Amy Griffiths" w:date="2026-09-25T21:12:00Z" w16du:dateUtc="2026-09-26T01:12:00Z"/>
          <w:rFonts w:ascii="Arial" w:hAnsi="Arial" w:cs="Arial"/>
          <w:sz w:val="24"/>
          <w:szCs w:val="24"/>
        </w:rPr>
      </w:pPr>
    </w:p>
    <w:p w14:paraId="2F26099C" w14:textId="18B5D1C0" w:rsidR="00EA34B8" w:rsidRPr="005164DA" w:rsidRDefault="00D070C8" w:rsidP="005A016B">
      <w:pPr>
        <w:pStyle w:val="NoSpacing"/>
        <w:jc w:val="both"/>
        <w:rPr>
          <w:ins w:id="101" w:author="Amy Griffiths" w:date="2026-09-25T21:12:00Z" w16du:dateUtc="2026-09-26T01:12:00Z"/>
          <w:rFonts w:ascii="Arial" w:hAnsi="Arial" w:cs="Arial"/>
          <w:sz w:val="24"/>
          <w:szCs w:val="24"/>
          <w:u w:val="single"/>
        </w:rPr>
      </w:pPr>
      <w:ins w:id="102" w:author="Amy Griffiths" w:date="2026-09-25T21:12:00Z" w16du:dateUtc="2026-09-26T01:12:00Z">
        <w:r w:rsidRPr="005164DA">
          <w:rPr>
            <w:rFonts w:ascii="Arial" w:hAnsi="Arial" w:cs="Arial"/>
            <w:sz w:val="24"/>
            <w:szCs w:val="24"/>
            <w:u w:val="single"/>
          </w:rPr>
          <w:t>Cohens</w:t>
        </w:r>
      </w:ins>
    </w:p>
    <w:p w14:paraId="31A096F3" w14:textId="77777777" w:rsidR="00D070C8" w:rsidRDefault="00D070C8" w:rsidP="005A016B">
      <w:pPr>
        <w:pStyle w:val="NoSpacing"/>
        <w:jc w:val="both"/>
        <w:rPr>
          <w:ins w:id="103" w:author="Amy Griffiths" w:date="2026-09-25T21:12:00Z" w16du:dateUtc="2026-09-26T01:12:00Z"/>
          <w:rFonts w:ascii="Arial" w:hAnsi="Arial" w:cs="Arial"/>
          <w:sz w:val="24"/>
          <w:szCs w:val="24"/>
        </w:rPr>
      </w:pPr>
    </w:p>
    <w:p w14:paraId="3CB78100" w14:textId="763E7667" w:rsidR="00D070C8" w:rsidRDefault="00D070C8" w:rsidP="005A016B">
      <w:pPr>
        <w:pStyle w:val="NoSpacing"/>
        <w:jc w:val="both"/>
        <w:rPr>
          <w:ins w:id="104" w:author="Amy Griffiths" w:date="2026-09-25T21:12:00Z" w16du:dateUtc="2026-09-26T01:12:00Z"/>
          <w:rFonts w:ascii="Arial" w:hAnsi="Arial" w:cs="Arial"/>
          <w:sz w:val="24"/>
          <w:szCs w:val="24"/>
        </w:rPr>
      </w:pPr>
      <w:ins w:id="105" w:author="Amy Griffiths" w:date="2026-09-25T21:12:00Z" w16du:dateUtc="2026-09-26T01:12:00Z">
        <w:r>
          <w:rPr>
            <w:rFonts w:ascii="Arial" w:hAnsi="Arial" w:cs="Arial"/>
            <w:sz w:val="24"/>
            <w:szCs w:val="24"/>
          </w:rPr>
          <w:t>It was acknowledged that there are still ongoing problems with Cohens</w:t>
        </w:r>
        <w:r w:rsidR="001A3A9E">
          <w:rPr>
            <w:rFonts w:ascii="Arial" w:hAnsi="Arial" w:cs="Arial"/>
            <w:sz w:val="24"/>
            <w:szCs w:val="24"/>
          </w:rPr>
          <w:t>,</w:t>
        </w:r>
        <w:r>
          <w:rPr>
            <w:rFonts w:ascii="Arial" w:hAnsi="Arial" w:cs="Arial"/>
            <w:sz w:val="24"/>
            <w:szCs w:val="24"/>
          </w:rPr>
          <w:t xml:space="preserve"> and patients reporting that nothing seems to have changed following our meeting with their Clinical Pharmacist.</w:t>
        </w:r>
      </w:ins>
    </w:p>
    <w:p w14:paraId="57CF6887" w14:textId="77777777" w:rsidR="005164DA" w:rsidRDefault="005164DA" w:rsidP="005A016B">
      <w:pPr>
        <w:pStyle w:val="NoSpacing"/>
        <w:jc w:val="both"/>
        <w:rPr>
          <w:ins w:id="106" w:author="Amy Griffiths" w:date="2026-09-25T21:12:00Z" w16du:dateUtc="2026-09-26T01:12:00Z"/>
          <w:rFonts w:ascii="Arial" w:hAnsi="Arial" w:cs="Arial"/>
          <w:sz w:val="24"/>
          <w:szCs w:val="24"/>
        </w:rPr>
      </w:pPr>
    </w:p>
    <w:p w14:paraId="07D466E6" w14:textId="6AA8547F" w:rsidR="005164DA" w:rsidRDefault="005164DA" w:rsidP="005A016B">
      <w:pPr>
        <w:pStyle w:val="NoSpacing"/>
        <w:jc w:val="both"/>
        <w:rPr>
          <w:ins w:id="107" w:author="Amy Griffiths" w:date="2026-09-25T21:12:00Z" w16du:dateUtc="2026-09-26T01:12:00Z"/>
          <w:rFonts w:ascii="Arial" w:hAnsi="Arial" w:cs="Arial"/>
          <w:sz w:val="24"/>
          <w:szCs w:val="24"/>
        </w:rPr>
      </w:pPr>
      <w:ins w:id="108" w:author="Amy Griffiths" w:date="2026-09-25T21:12:00Z" w16du:dateUtc="2026-09-26T01:12:00Z">
        <w:r>
          <w:rPr>
            <w:rFonts w:ascii="Arial" w:hAnsi="Arial" w:cs="Arial"/>
            <w:sz w:val="24"/>
            <w:szCs w:val="24"/>
          </w:rPr>
          <w:t xml:space="preserve">Rianne explained that she had emailed the pharmacist twice to chase up why the </w:t>
        </w:r>
        <w:r w:rsidR="001A3A9E">
          <w:rPr>
            <w:rFonts w:ascii="Arial" w:hAnsi="Arial" w:cs="Arial"/>
            <w:sz w:val="24"/>
            <w:szCs w:val="24"/>
          </w:rPr>
          <w:t>A</w:t>
        </w:r>
        <w:r>
          <w:rPr>
            <w:rFonts w:ascii="Arial" w:hAnsi="Arial" w:cs="Arial"/>
            <w:sz w:val="24"/>
            <w:szCs w:val="24"/>
          </w:rPr>
          <w:t xml:space="preserve">rea </w:t>
        </w:r>
        <w:r w:rsidR="001A3A9E">
          <w:rPr>
            <w:rFonts w:ascii="Arial" w:hAnsi="Arial" w:cs="Arial"/>
            <w:sz w:val="24"/>
            <w:szCs w:val="24"/>
          </w:rPr>
          <w:t>M</w:t>
        </w:r>
        <w:r>
          <w:rPr>
            <w:rFonts w:ascii="Arial" w:hAnsi="Arial" w:cs="Arial"/>
            <w:sz w:val="24"/>
            <w:szCs w:val="24"/>
          </w:rPr>
          <w:t>anager did not attend the previous meeting as planned, and if arrangements could be made for them to attend a future meeting</w:t>
        </w:r>
        <w:r w:rsidR="001A3A9E">
          <w:rPr>
            <w:rFonts w:ascii="Arial" w:hAnsi="Arial" w:cs="Arial"/>
            <w:sz w:val="24"/>
            <w:szCs w:val="24"/>
          </w:rPr>
          <w:t>,</w:t>
        </w:r>
        <w:r>
          <w:rPr>
            <w:rFonts w:ascii="Arial" w:hAnsi="Arial" w:cs="Arial"/>
            <w:sz w:val="24"/>
            <w:szCs w:val="24"/>
          </w:rPr>
          <w:t xml:space="preserve"> but she has had no </w:t>
        </w:r>
        <w:r w:rsidR="001A3A9E">
          <w:rPr>
            <w:rFonts w:ascii="Arial" w:hAnsi="Arial" w:cs="Arial"/>
            <w:sz w:val="24"/>
            <w:szCs w:val="24"/>
          </w:rPr>
          <w:t>response</w:t>
        </w:r>
        <w:r>
          <w:rPr>
            <w:rFonts w:ascii="Arial" w:hAnsi="Arial" w:cs="Arial"/>
            <w:sz w:val="24"/>
            <w:szCs w:val="24"/>
          </w:rPr>
          <w:t xml:space="preserve"> to either email.</w:t>
        </w:r>
      </w:ins>
    </w:p>
    <w:p w14:paraId="6734FBA3" w14:textId="77777777" w:rsidR="00D070C8" w:rsidRPr="00D842FA" w:rsidRDefault="00D070C8" w:rsidP="005A016B">
      <w:pPr>
        <w:pStyle w:val="NoSpacing"/>
        <w:jc w:val="both"/>
        <w:rPr>
          <w:ins w:id="109" w:author="Amy Griffiths" w:date="2026-09-25T21:12:00Z" w16du:dateUtc="2026-09-26T01:12:00Z"/>
          <w:rFonts w:ascii="Arial" w:hAnsi="Arial" w:cs="Arial"/>
          <w:sz w:val="24"/>
          <w:szCs w:val="24"/>
          <w:u w:val="single"/>
        </w:rPr>
      </w:pPr>
    </w:p>
    <w:p w14:paraId="6CF192E6" w14:textId="53A343A2" w:rsidR="00D070C8" w:rsidRPr="00D842FA" w:rsidRDefault="00D842FA" w:rsidP="005A016B">
      <w:pPr>
        <w:pStyle w:val="NoSpacing"/>
        <w:jc w:val="both"/>
        <w:rPr>
          <w:ins w:id="110" w:author="Amy Griffiths" w:date="2026-09-25T21:12:00Z" w16du:dateUtc="2026-09-26T01:12:00Z"/>
          <w:rFonts w:ascii="Arial" w:hAnsi="Arial" w:cs="Arial"/>
          <w:sz w:val="24"/>
          <w:szCs w:val="24"/>
          <w:u w:val="single"/>
        </w:rPr>
      </w:pPr>
      <w:ins w:id="111" w:author="Amy Griffiths" w:date="2026-09-25T21:12:00Z" w16du:dateUtc="2026-09-26T01:12:00Z">
        <w:r w:rsidRPr="00D842FA">
          <w:rPr>
            <w:rFonts w:ascii="Arial" w:hAnsi="Arial" w:cs="Arial"/>
            <w:sz w:val="24"/>
            <w:szCs w:val="24"/>
            <w:u w:val="single"/>
          </w:rPr>
          <w:t>PATCHS</w:t>
        </w:r>
      </w:ins>
    </w:p>
    <w:p w14:paraId="29DCC08E" w14:textId="77777777" w:rsidR="00D842FA" w:rsidRDefault="00D842FA" w:rsidP="005A016B">
      <w:pPr>
        <w:pStyle w:val="NoSpacing"/>
        <w:jc w:val="both"/>
        <w:rPr>
          <w:ins w:id="112" w:author="Amy Griffiths" w:date="2026-09-25T21:12:00Z" w16du:dateUtc="2026-09-26T01:12:00Z"/>
          <w:rFonts w:ascii="Arial" w:hAnsi="Arial" w:cs="Arial"/>
          <w:sz w:val="24"/>
          <w:szCs w:val="24"/>
        </w:rPr>
      </w:pPr>
    </w:p>
    <w:p w14:paraId="1B45F4C5" w14:textId="448B6EE6" w:rsidR="00D842FA" w:rsidRDefault="006B2F4F" w:rsidP="005A016B">
      <w:pPr>
        <w:pStyle w:val="NoSpacing"/>
        <w:jc w:val="both"/>
        <w:rPr>
          <w:ins w:id="113" w:author="Amy Griffiths" w:date="2026-09-25T21:12:00Z" w16du:dateUtc="2026-09-26T01:12:00Z"/>
          <w:rFonts w:ascii="Arial" w:hAnsi="Arial" w:cs="Arial"/>
          <w:sz w:val="24"/>
          <w:szCs w:val="24"/>
        </w:rPr>
      </w:pPr>
      <w:ins w:id="114" w:author="Amy Griffiths" w:date="2026-09-25T21:12:00Z" w16du:dateUtc="2026-09-26T01:12:00Z">
        <w:r>
          <w:rPr>
            <w:rFonts w:ascii="Arial" w:hAnsi="Arial" w:cs="Arial"/>
            <w:sz w:val="24"/>
            <w:szCs w:val="24"/>
          </w:rPr>
          <w:t>We are being encourage</w:t>
        </w:r>
        <w:r w:rsidR="00B813A3">
          <w:rPr>
            <w:rFonts w:ascii="Arial" w:hAnsi="Arial" w:cs="Arial"/>
            <w:sz w:val="24"/>
            <w:szCs w:val="24"/>
          </w:rPr>
          <w:t>d</w:t>
        </w:r>
        <w:r>
          <w:rPr>
            <w:rFonts w:ascii="Arial" w:hAnsi="Arial" w:cs="Arial"/>
            <w:sz w:val="24"/>
            <w:szCs w:val="24"/>
          </w:rPr>
          <w:t xml:space="preserve"> to </w:t>
        </w:r>
        <w:r w:rsidR="00B813A3">
          <w:rPr>
            <w:rFonts w:ascii="Arial" w:hAnsi="Arial" w:cs="Arial"/>
            <w:sz w:val="24"/>
            <w:szCs w:val="24"/>
          </w:rPr>
          <w:t>use</w:t>
        </w:r>
        <w:r>
          <w:rPr>
            <w:rFonts w:ascii="Arial" w:hAnsi="Arial" w:cs="Arial"/>
            <w:sz w:val="24"/>
            <w:szCs w:val="24"/>
          </w:rPr>
          <w:t xml:space="preserve"> the Family and Friends Test more within the </w:t>
        </w:r>
        <w:r w:rsidR="00B813A3">
          <w:rPr>
            <w:rFonts w:ascii="Arial" w:hAnsi="Arial" w:cs="Arial"/>
            <w:sz w:val="24"/>
            <w:szCs w:val="24"/>
          </w:rPr>
          <w:t>practice</w:t>
        </w:r>
        <w:r>
          <w:rPr>
            <w:rFonts w:ascii="Arial" w:hAnsi="Arial" w:cs="Arial"/>
            <w:sz w:val="24"/>
            <w:szCs w:val="24"/>
          </w:rPr>
          <w:t xml:space="preserve">. </w:t>
        </w:r>
        <w:r w:rsidR="00A7795F">
          <w:rPr>
            <w:rFonts w:ascii="Arial" w:hAnsi="Arial" w:cs="Arial"/>
            <w:sz w:val="24"/>
            <w:szCs w:val="24"/>
          </w:rPr>
          <w:t xml:space="preserve">We have cards on each reception desk and there is now a </w:t>
        </w:r>
        <w:r w:rsidR="00B813A3">
          <w:rPr>
            <w:rFonts w:ascii="Arial" w:hAnsi="Arial" w:cs="Arial"/>
            <w:sz w:val="24"/>
            <w:szCs w:val="24"/>
          </w:rPr>
          <w:t>functionality</w:t>
        </w:r>
        <w:r w:rsidR="00A7795F">
          <w:rPr>
            <w:rFonts w:ascii="Arial" w:hAnsi="Arial" w:cs="Arial"/>
            <w:sz w:val="24"/>
            <w:szCs w:val="24"/>
          </w:rPr>
          <w:t xml:space="preserve"> set up via PATCHS which means that a patient will </w:t>
        </w:r>
        <w:r w:rsidR="00B813A3">
          <w:rPr>
            <w:rFonts w:ascii="Arial" w:hAnsi="Arial" w:cs="Arial"/>
            <w:sz w:val="24"/>
            <w:szCs w:val="24"/>
          </w:rPr>
          <w:t>automatically</w:t>
        </w:r>
        <w:r w:rsidR="00A7795F">
          <w:rPr>
            <w:rFonts w:ascii="Arial" w:hAnsi="Arial" w:cs="Arial"/>
            <w:sz w:val="24"/>
            <w:szCs w:val="24"/>
          </w:rPr>
          <w:t xml:space="preserve"> be sent a link</w:t>
        </w:r>
        <w:r w:rsidR="0035014A">
          <w:rPr>
            <w:rFonts w:ascii="Arial" w:hAnsi="Arial" w:cs="Arial"/>
            <w:sz w:val="24"/>
            <w:szCs w:val="24"/>
          </w:rPr>
          <w:t xml:space="preserve"> to provide feedback via the Friends and Family Test after each appointment at the practice. Angela </w:t>
        </w:r>
        <w:r w:rsidR="00B813A3">
          <w:rPr>
            <w:rFonts w:ascii="Arial" w:hAnsi="Arial" w:cs="Arial"/>
            <w:sz w:val="24"/>
            <w:szCs w:val="24"/>
          </w:rPr>
          <w:t>explained</w:t>
        </w:r>
        <w:r w:rsidR="0035014A">
          <w:rPr>
            <w:rFonts w:ascii="Arial" w:hAnsi="Arial" w:cs="Arial"/>
            <w:sz w:val="24"/>
            <w:szCs w:val="24"/>
          </w:rPr>
          <w:t xml:space="preserve"> that she has </w:t>
        </w:r>
        <w:r w:rsidR="00B813A3">
          <w:rPr>
            <w:rFonts w:ascii="Arial" w:hAnsi="Arial" w:cs="Arial"/>
            <w:sz w:val="24"/>
            <w:szCs w:val="24"/>
          </w:rPr>
          <w:t xml:space="preserve">been reviewing </w:t>
        </w:r>
        <w:r w:rsidR="0035014A">
          <w:rPr>
            <w:rFonts w:ascii="Arial" w:hAnsi="Arial" w:cs="Arial"/>
            <w:sz w:val="24"/>
            <w:szCs w:val="24"/>
          </w:rPr>
          <w:t>the comments and there is some positive feedback</w:t>
        </w:r>
        <w:r w:rsidR="00B813A3">
          <w:rPr>
            <w:rFonts w:ascii="Arial" w:hAnsi="Arial" w:cs="Arial"/>
            <w:sz w:val="24"/>
            <w:szCs w:val="24"/>
          </w:rPr>
          <w:t>,</w:t>
        </w:r>
        <w:r w:rsidR="0035014A">
          <w:rPr>
            <w:rFonts w:ascii="Arial" w:hAnsi="Arial" w:cs="Arial"/>
            <w:sz w:val="24"/>
            <w:szCs w:val="24"/>
          </w:rPr>
          <w:t xml:space="preserve"> but we need to look at a way to collate </w:t>
        </w:r>
        <w:r w:rsidR="00B813A3">
          <w:rPr>
            <w:rFonts w:ascii="Arial" w:hAnsi="Arial" w:cs="Arial"/>
            <w:sz w:val="24"/>
            <w:szCs w:val="24"/>
          </w:rPr>
          <w:t>this feedback.</w:t>
        </w:r>
      </w:ins>
    </w:p>
    <w:p w14:paraId="4DC60CE9" w14:textId="77777777" w:rsidR="00B813A3" w:rsidRPr="00B813A3" w:rsidRDefault="00B813A3" w:rsidP="005A016B">
      <w:pPr>
        <w:pStyle w:val="NoSpacing"/>
        <w:jc w:val="both"/>
        <w:rPr>
          <w:ins w:id="115" w:author="Amy Griffiths" w:date="2026-09-25T21:12:00Z" w16du:dateUtc="2026-09-26T01:12:00Z"/>
          <w:rFonts w:ascii="Arial" w:hAnsi="Arial" w:cs="Arial"/>
          <w:sz w:val="24"/>
          <w:szCs w:val="24"/>
          <w:u w:val="single"/>
        </w:rPr>
      </w:pPr>
    </w:p>
    <w:p w14:paraId="026C248B" w14:textId="48FD04DE" w:rsidR="00407A6B" w:rsidRPr="00B813A3" w:rsidRDefault="00B813A3" w:rsidP="00B813A3">
      <w:pPr>
        <w:pStyle w:val="NoSpacing"/>
        <w:jc w:val="both"/>
        <w:rPr>
          <w:ins w:id="116" w:author="Amy Griffiths" w:date="2026-09-25T21:12:00Z" w16du:dateUtc="2026-09-26T01:12:00Z"/>
          <w:rFonts w:ascii="Arial" w:hAnsi="Arial" w:cs="Arial"/>
          <w:sz w:val="24"/>
          <w:szCs w:val="24"/>
          <w:u w:val="single"/>
        </w:rPr>
      </w:pPr>
      <w:ins w:id="117" w:author="Amy Griffiths" w:date="2026-09-25T21:12:00Z" w16du:dateUtc="2026-09-26T01:12:00Z">
        <w:r w:rsidRPr="00B813A3">
          <w:rPr>
            <w:rFonts w:ascii="Arial" w:hAnsi="Arial" w:cs="Arial"/>
            <w:sz w:val="24"/>
            <w:szCs w:val="24"/>
            <w:u w:val="single"/>
          </w:rPr>
          <w:t>ICB Visit</w:t>
        </w:r>
      </w:ins>
    </w:p>
    <w:p w14:paraId="67EE0E3B" w14:textId="77777777" w:rsidR="00B813A3" w:rsidRDefault="00B813A3" w:rsidP="00B813A3">
      <w:pPr>
        <w:pStyle w:val="NoSpacing"/>
        <w:jc w:val="both"/>
        <w:rPr>
          <w:ins w:id="118" w:author="Amy Griffiths" w:date="2026-09-25T21:12:00Z" w16du:dateUtc="2026-09-26T01:12:00Z"/>
          <w:rFonts w:ascii="Arial" w:hAnsi="Arial" w:cs="Arial"/>
          <w:sz w:val="24"/>
          <w:szCs w:val="24"/>
        </w:rPr>
      </w:pPr>
    </w:p>
    <w:p w14:paraId="77BCABBE" w14:textId="73EF5F26" w:rsidR="00B813A3" w:rsidRDefault="00B813A3" w:rsidP="00B813A3">
      <w:pPr>
        <w:pStyle w:val="NoSpacing"/>
        <w:jc w:val="both"/>
        <w:rPr>
          <w:ins w:id="119" w:author="Amy Griffiths" w:date="2026-09-25T21:12:00Z" w16du:dateUtc="2026-09-26T01:12:00Z"/>
          <w:rFonts w:ascii="Arial" w:hAnsi="Arial" w:cs="Arial"/>
          <w:sz w:val="24"/>
          <w:szCs w:val="24"/>
        </w:rPr>
      </w:pPr>
      <w:ins w:id="120" w:author="Amy Griffiths" w:date="2026-09-25T21:12:00Z" w16du:dateUtc="2026-09-26T01:12:00Z">
        <w:r>
          <w:rPr>
            <w:rFonts w:ascii="Arial" w:hAnsi="Arial" w:cs="Arial"/>
            <w:sz w:val="24"/>
            <w:szCs w:val="24"/>
          </w:rPr>
          <w:t>This is due on Wednesday 20</w:t>
        </w:r>
        <w:r w:rsidRPr="00B813A3">
          <w:rPr>
            <w:rFonts w:ascii="Arial" w:hAnsi="Arial" w:cs="Arial"/>
            <w:sz w:val="24"/>
            <w:szCs w:val="24"/>
            <w:vertAlign w:val="superscript"/>
          </w:rPr>
          <w:t>th</w:t>
        </w:r>
        <w:r>
          <w:rPr>
            <w:rFonts w:ascii="Arial" w:hAnsi="Arial" w:cs="Arial"/>
            <w:sz w:val="24"/>
            <w:szCs w:val="24"/>
          </w:rPr>
          <w:t xml:space="preserve"> March 2024.</w:t>
        </w:r>
      </w:ins>
    </w:p>
    <w:p w14:paraId="2605BAF4" w14:textId="77777777" w:rsidR="00B813A3" w:rsidRDefault="00B813A3" w:rsidP="00B813A3">
      <w:pPr>
        <w:pStyle w:val="NoSpacing"/>
        <w:jc w:val="both"/>
        <w:rPr>
          <w:ins w:id="121" w:author="Amy Griffiths" w:date="2026-09-25T21:12:00Z" w16du:dateUtc="2026-09-26T01:12:00Z"/>
          <w:rFonts w:ascii="Arial" w:hAnsi="Arial" w:cs="Arial"/>
          <w:sz w:val="24"/>
          <w:szCs w:val="24"/>
        </w:rPr>
      </w:pPr>
    </w:p>
    <w:p w14:paraId="5E896C05" w14:textId="17AD59E2" w:rsidR="00750802" w:rsidRPr="00B813A3" w:rsidRDefault="00B813A3" w:rsidP="005A016B">
      <w:pPr>
        <w:pStyle w:val="NoSpacing"/>
        <w:jc w:val="both"/>
        <w:rPr>
          <w:ins w:id="122" w:author="Amy Griffiths" w:date="2026-09-25T21:12:00Z" w16du:dateUtc="2026-09-26T01:12:00Z"/>
          <w:rFonts w:ascii="Arial" w:hAnsi="Arial" w:cs="Arial"/>
          <w:sz w:val="24"/>
          <w:szCs w:val="24"/>
          <w:u w:val="single"/>
        </w:rPr>
      </w:pPr>
      <w:ins w:id="123" w:author="Amy Griffiths" w:date="2026-09-25T21:12:00Z" w16du:dateUtc="2026-09-26T01:12:00Z">
        <w:r w:rsidRPr="00B813A3">
          <w:rPr>
            <w:rFonts w:ascii="Arial" w:hAnsi="Arial" w:cs="Arial"/>
            <w:sz w:val="24"/>
            <w:szCs w:val="24"/>
            <w:u w:val="single"/>
          </w:rPr>
          <w:t>Year End</w:t>
        </w:r>
      </w:ins>
    </w:p>
    <w:p w14:paraId="5CC5748D" w14:textId="77777777" w:rsidR="00B813A3" w:rsidRDefault="00B813A3" w:rsidP="005A016B">
      <w:pPr>
        <w:pStyle w:val="NoSpacing"/>
        <w:jc w:val="both"/>
        <w:rPr>
          <w:ins w:id="124" w:author="Amy Griffiths" w:date="2026-09-25T21:12:00Z" w16du:dateUtc="2026-09-26T01:12:00Z"/>
          <w:rFonts w:ascii="Arial" w:hAnsi="Arial" w:cs="Arial"/>
          <w:sz w:val="24"/>
          <w:szCs w:val="24"/>
        </w:rPr>
      </w:pPr>
    </w:p>
    <w:p w14:paraId="2AC00136" w14:textId="5D85A3DE" w:rsidR="00B813A3" w:rsidRDefault="00BF4328" w:rsidP="005A016B">
      <w:pPr>
        <w:pStyle w:val="NoSpacing"/>
        <w:jc w:val="both"/>
        <w:rPr>
          <w:ins w:id="125" w:author="Amy Griffiths" w:date="2026-09-25T21:12:00Z" w16du:dateUtc="2026-09-26T01:12:00Z"/>
          <w:rFonts w:ascii="Arial" w:hAnsi="Arial" w:cs="Arial"/>
          <w:sz w:val="24"/>
          <w:szCs w:val="24"/>
        </w:rPr>
      </w:pPr>
      <w:ins w:id="126" w:author="Amy Griffiths" w:date="2026-09-25T21:12:00Z" w16du:dateUtc="2026-09-26T01:12:00Z">
        <w:r>
          <w:rPr>
            <w:rFonts w:ascii="Arial" w:hAnsi="Arial" w:cs="Arial"/>
            <w:sz w:val="24"/>
            <w:szCs w:val="24"/>
          </w:rPr>
          <w:t>This is always a really busy time of year with targets to meet, including final QOF figures and annual reports.</w:t>
        </w:r>
      </w:ins>
    </w:p>
    <w:p w14:paraId="06D1A339" w14:textId="77777777" w:rsidR="00B813A3" w:rsidRPr="00BF4328" w:rsidRDefault="00B813A3" w:rsidP="005A016B">
      <w:pPr>
        <w:pStyle w:val="NoSpacing"/>
        <w:jc w:val="both"/>
        <w:rPr>
          <w:ins w:id="127" w:author="Amy Griffiths" w:date="2026-09-25T21:12:00Z" w16du:dateUtc="2026-09-26T01:12:00Z"/>
          <w:rFonts w:ascii="Arial" w:hAnsi="Arial" w:cs="Arial"/>
          <w:sz w:val="24"/>
          <w:szCs w:val="24"/>
          <w:u w:val="single"/>
        </w:rPr>
      </w:pPr>
    </w:p>
    <w:p w14:paraId="680EB686" w14:textId="2108E1CC" w:rsidR="00BF4328" w:rsidRPr="00BF4328" w:rsidRDefault="00BF4328" w:rsidP="005A016B">
      <w:pPr>
        <w:pStyle w:val="NoSpacing"/>
        <w:jc w:val="both"/>
        <w:rPr>
          <w:ins w:id="128" w:author="Amy Griffiths" w:date="2026-09-25T21:12:00Z" w16du:dateUtc="2026-09-26T01:12:00Z"/>
          <w:rFonts w:ascii="Arial" w:hAnsi="Arial" w:cs="Arial"/>
          <w:sz w:val="24"/>
          <w:szCs w:val="24"/>
          <w:u w:val="single"/>
        </w:rPr>
      </w:pPr>
      <w:ins w:id="129" w:author="Amy Griffiths" w:date="2026-09-25T21:12:00Z" w16du:dateUtc="2026-09-26T01:12:00Z">
        <w:r w:rsidRPr="00BF4328">
          <w:rPr>
            <w:rFonts w:ascii="Arial" w:hAnsi="Arial" w:cs="Arial"/>
            <w:sz w:val="24"/>
            <w:szCs w:val="24"/>
            <w:u w:val="single"/>
          </w:rPr>
          <w:t>Pharmacy First</w:t>
        </w:r>
      </w:ins>
    </w:p>
    <w:p w14:paraId="45F50638" w14:textId="77777777" w:rsidR="00BF4328" w:rsidRDefault="00BF4328" w:rsidP="005A016B">
      <w:pPr>
        <w:pStyle w:val="NoSpacing"/>
        <w:jc w:val="both"/>
        <w:rPr>
          <w:ins w:id="130" w:author="Amy Griffiths" w:date="2026-09-25T21:12:00Z" w16du:dateUtc="2026-09-26T01:12:00Z"/>
          <w:rFonts w:ascii="Arial" w:hAnsi="Arial" w:cs="Arial"/>
          <w:sz w:val="24"/>
          <w:szCs w:val="24"/>
        </w:rPr>
      </w:pPr>
    </w:p>
    <w:p w14:paraId="686FBA7B" w14:textId="20134787" w:rsidR="00BF4328" w:rsidRDefault="00BF4328" w:rsidP="005A016B">
      <w:pPr>
        <w:pStyle w:val="NoSpacing"/>
        <w:jc w:val="both"/>
        <w:rPr>
          <w:ins w:id="131" w:author="Amy Griffiths" w:date="2026-09-25T21:12:00Z" w16du:dateUtc="2026-09-26T01:12:00Z"/>
          <w:rFonts w:ascii="Arial" w:hAnsi="Arial" w:cs="Arial"/>
          <w:sz w:val="24"/>
          <w:szCs w:val="24"/>
        </w:rPr>
      </w:pPr>
      <w:ins w:id="132" w:author="Amy Griffiths" w:date="2026-09-25T21:12:00Z" w16du:dateUtc="2026-09-26T01:12:00Z">
        <w:r>
          <w:rPr>
            <w:rFonts w:ascii="Arial" w:hAnsi="Arial" w:cs="Arial"/>
            <w:sz w:val="24"/>
            <w:szCs w:val="24"/>
          </w:rPr>
          <w:t xml:space="preserve">This service has been renamed from CPCS (Community </w:t>
        </w:r>
        <w:r w:rsidR="00AF7725">
          <w:rPr>
            <w:rFonts w:ascii="Arial" w:hAnsi="Arial" w:cs="Arial"/>
            <w:sz w:val="24"/>
            <w:szCs w:val="24"/>
          </w:rPr>
          <w:t>Pharmacy</w:t>
        </w:r>
        <w:r w:rsidR="004A48F6">
          <w:rPr>
            <w:rFonts w:ascii="Arial" w:hAnsi="Arial" w:cs="Arial"/>
            <w:sz w:val="24"/>
            <w:szCs w:val="24"/>
          </w:rPr>
          <w:t xml:space="preserve"> Consultation Service). Receptionists can care navigate patients to this service but patients can also self-</w:t>
        </w:r>
        <w:r w:rsidR="00AF7725">
          <w:rPr>
            <w:rFonts w:ascii="Arial" w:hAnsi="Arial" w:cs="Arial"/>
            <w:sz w:val="24"/>
            <w:szCs w:val="24"/>
          </w:rPr>
          <w:t>refer</w:t>
        </w:r>
        <w:r w:rsidR="00DC44BF">
          <w:rPr>
            <w:rFonts w:ascii="Arial" w:hAnsi="Arial" w:cs="Arial"/>
            <w:sz w:val="24"/>
            <w:szCs w:val="24"/>
          </w:rPr>
          <w:t xml:space="preserve">. </w:t>
        </w:r>
        <w:r w:rsidR="00562BF0">
          <w:rPr>
            <w:rFonts w:ascii="Arial" w:hAnsi="Arial" w:cs="Arial"/>
            <w:sz w:val="24"/>
            <w:szCs w:val="24"/>
          </w:rPr>
          <w:t>This service is designed to help alleviate pressure on GP practices.</w:t>
        </w:r>
      </w:ins>
    </w:p>
    <w:p w14:paraId="40502BDC" w14:textId="77777777" w:rsidR="00DC44BF" w:rsidRPr="00F77B2A" w:rsidRDefault="00DC44BF" w:rsidP="005A016B">
      <w:pPr>
        <w:pStyle w:val="NoSpacing"/>
        <w:jc w:val="both"/>
        <w:rPr>
          <w:ins w:id="133" w:author="Amy Griffiths" w:date="2026-09-25T21:12:00Z" w16du:dateUtc="2026-09-26T01:12:00Z"/>
          <w:rFonts w:ascii="Arial" w:hAnsi="Arial" w:cs="Arial"/>
          <w:sz w:val="24"/>
          <w:szCs w:val="24"/>
          <w:u w:val="single"/>
        </w:rPr>
      </w:pPr>
    </w:p>
    <w:p w14:paraId="7916783D" w14:textId="6E5B14B4" w:rsidR="00F77B2A" w:rsidRPr="004D46CB" w:rsidRDefault="00F77B2A" w:rsidP="005A016B">
      <w:pPr>
        <w:pStyle w:val="NoSpacing"/>
        <w:jc w:val="both"/>
        <w:rPr>
          <w:ins w:id="134" w:author="Amy Griffiths" w:date="2026-09-25T21:12:00Z" w16du:dateUtc="2026-09-26T01:12:00Z"/>
          <w:rFonts w:ascii="Arial" w:hAnsi="Arial" w:cs="Arial"/>
          <w:color w:val="833C0B" w:themeColor="accent2" w:themeShade="80"/>
          <w:sz w:val="24"/>
          <w:szCs w:val="24"/>
          <w:u w:val="single"/>
        </w:rPr>
      </w:pPr>
      <w:ins w:id="135" w:author="Amy Griffiths" w:date="2026-09-25T21:12:00Z" w16du:dateUtc="2026-09-26T01:12:00Z">
        <w:r w:rsidRPr="004D46CB">
          <w:rPr>
            <w:rFonts w:ascii="Arial" w:hAnsi="Arial" w:cs="Arial"/>
            <w:color w:val="833C0B" w:themeColor="accent2" w:themeShade="80"/>
            <w:sz w:val="24"/>
            <w:szCs w:val="24"/>
            <w:u w:val="single"/>
          </w:rPr>
          <w:t>Post-Meeting Note</w:t>
        </w:r>
      </w:ins>
    </w:p>
    <w:p w14:paraId="52105CD5" w14:textId="77777777" w:rsidR="00F77B2A" w:rsidRPr="004D46CB" w:rsidRDefault="00F77B2A" w:rsidP="005A016B">
      <w:pPr>
        <w:pStyle w:val="NoSpacing"/>
        <w:jc w:val="both"/>
        <w:rPr>
          <w:ins w:id="136" w:author="Amy Griffiths" w:date="2026-09-25T21:12:00Z" w16du:dateUtc="2026-09-26T01:12:00Z"/>
          <w:rFonts w:ascii="Arial" w:hAnsi="Arial" w:cs="Arial"/>
          <w:color w:val="833C0B" w:themeColor="accent2" w:themeShade="80"/>
          <w:sz w:val="24"/>
          <w:szCs w:val="24"/>
        </w:rPr>
      </w:pPr>
    </w:p>
    <w:p w14:paraId="6C0215CE" w14:textId="635BC138" w:rsidR="00F77B2A" w:rsidRPr="004D46CB" w:rsidRDefault="00F77B2A" w:rsidP="005A016B">
      <w:pPr>
        <w:pStyle w:val="NoSpacing"/>
        <w:jc w:val="both"/>
        <w:rPr>
          <w:ins w:id="137" w:author="Amy Griffiths" w:date="2026-09-25T21:12:00Z" w16du:dateUtc="2026-09-26T01:12:00Z"/>
          <w:rFonts w:ascii="Arial" w:hAnsi="Arial" w:cs="Arial"/>
          <w:color w:val="833C0B" w:themeColor="accent2" w:themeShade="80"/>
          <w:sz w:val="24"/>
          <w:szCs w:val="24"/>
        </w:rPr>
      </w:pPr>
      <w:ins w:id="138" w:author="Amy Griffiths" w:date="2026-09-25T21:12:00Z" w16du:dateUtc="2026-09-26T01:12:00Z">
        <w:r w:rsidRPr="004D46CB">
          <w:rPr>
            <w:rFonts w:ascii="Arial" w:hAnsi="Arial" w:cs="Arial"/>
            <w:color w:val="833C0B" w:themeColor="accent2" w:themeShade="80"/>
            <w:sz w:val="24"/>
            <w:szCs w:val="24"/>
          </w:rPr>
          <w:t>There are seven minor illnesses that pharmacist can prescribe for:</w:t>
        </w:r>
      </w:ins>
    </w:p>
    <w:p w14:paraId="3A82686E" w14:textId="77777777" w:rsidR="00562BF0" w:rsidRPr="004D46CB" w:rsidRDefault="00562BF0" w:rsidP="005A016B">
      <w:pPr>
        <w:pStyle w:val="NoSpacing"/>
        <w:jc w:val="both"/>
        <w:rPr>
          <w:ins w:id="139" w:author="Amy Griffiths" w:date="2026-09-25T21:12:00Z" w16du:dateUtc="2026-09-26T01:12:00Z"/>
          <w:rFonts w:ascii="Arial" w:hAnsi="Arial" w:cs="Arial"/>
          <w:color w:val="833C0B" w:themeColor="accent2" w:themeShade="80"/>
          <w:sz w:val="24"/>
          <w:szCs w:val="24"/>
        </w:rPr>
      </w:pPr>
    </w:p>
    <w:p w14:paraId="4DC5938E" w14:textId="77777777" w:rsidR="00F77B2A" w:rsidRPr="004D46CB" w:rsidRDefault="00F77B2A" w:rsidP="00F77B2A">
      <w:pPr>
        <w:numPr>
          <w:ilvl w:val="0"/>
          <w:numId w:val="11"/>
        </w:numPr>
        <w:shd w:val="clear" w:color="auto" w:fill="FFFFFF"/>
        <w:spacing w:line="330" w:lineRule="atLeast"/>
        <w:ind w:left="1020"/>
        <w:rPr>
          <w:ins w:id="140" w:author="Amy Griffiths" w:date="2026-09-25T21:12:00Z" w16du:dateUtc="2026-09-26T01:12:00Z"/>
          <w:rFonts w:ascii="Roboto" w:hAnsi="Roboto"/>
          <w:color w:val="833C0B" w:themeColor="accent2" w:themeShade="80"/>
        </w:rPr>
      </w:pPr>
      <w:ins w:id="141" w:author="Amy Griffiths" w:date="2026-09-25T21:12:00Z" w16du:dateUtc="2026-09-26T01:12:00Z">
        <w:r w:rsidRPr="004D46CB">
          <w:rPr>
            <w:rFonts w:ascii="Roboto" w:hAnsi="Roboto"/>
            <w:color w:val="833C0B" w:themeColor="accent2" w:themeShade="80"/>
          </w:rPr>
          <w:t>Earache - 1 to 17 years</w:t>
        </w:r>
      </w:ins>
    </w:p>
    <w:p w14:paraId="2FBA9504" w14:textId="77777777" w:rsidR="00F77B2A" w:rsidRPr="004D46CB" w:rsidRDefault="00F77B2A" w:rsidP="00F77B2A">
      <w:pPr>
        <w:numPr>
          <w:ilvl w:val="0"/>
          <w:numId w:val="11"/>
        </w:numPr>
        <w:shd w:val="clear" w:color="auto" w:fill="FFFFFF"/>
        <w:spacing w:line="330" w:lineRule="atLeast"/>
        <w:ind w:left="1020"/>
        <w:rPr>
          <w:ins w:id="142" w:author="Amy Griffiths" w:date="2026-09-25T21:12:00Z" w16du:dateUtc="2026-09-26T01:12:00Z"/>
          <w:rFonts w:ascii="Roboto" w:hAnsi="Roboto"/>
          <w:color w:val="833C0B" w:themeColor="accent2" w:themeShade="80"/>
        </w:rPr>
      </w:pPr>
      <w:ins w:id="143" w:author="Amy Griffiths" w:date="2026-09-25T21:12:00Z" w16du:dateUtc="2026-09-26T01:12:00Z">
        <w:r w:rsidRPr="004D46CB">
          <w:rPr>
            <w:rFonts w:ascii="Roboto" w:hAnsi="Roboto"/>
            <w:color w:val="833C0B" w:themeColor="accent2" w:themeShade="80"/>
          </w:rPr>
          <w:t>Impetigo - 1 year and over</w:t>
        </w:r>
      </w:ins>
    </w:p>
    <w:p w14:paraId="23F3798B" w14:textId="77777777" w:rsidR="00F77B2A" w:rsidRPr="004D46CB" w:rsidRDefault="00F77B2A" w:rsidP="00F77B2A">
      <w:pPr>
        <w:numPr>
          <w:ilvl w:val="0"/>
          <w:numId w:val="11"/>
        </w:numPr>
        <w:shd w:val="clear" w:color="auto" w:fill="FFFFFF"/>
        <w:spacing w:line="330" w:lineRule="atLeast"/>
        <w:ind w:left="1020"/>
        <w:rPr>
          <w:ins w:id="144" w:author="Amy Griffiths" w:date="2026-09-25T21:12:00Z" w16du:dateUtc="2026-09-26T01:12:00Z"/>
          <w:rFonts w:ascii="Roboto" w:hAnsi="Roboto"/>
          <w:color w:val="833C0B" w:themeColor="accent2" w:themeShade="80"/>
        </w:rPr>
      </w:pPr>
      <w:ins w:id="145" w:author="Amy Griffiths" w:date="2026-09-25T21:12:00Z" w16du:dateUtc="2026-09-26T01:12:00Z">
        <w:r w:rsidRPr="004D46CB">
          <w:rPr>
            <w:rFonts w:ascii="Roboto" w:hAnsi="Roboto"/>
            <w:color w:val="833C0B" w:themeColor="accent2" w:themeShade="80"/>
          </w:rPr>
          <w:t>Infected insect bites - 1 year and over</w:t>
        </w:r>
      </w:ins>
    </w:p>
    <w:p w14:paraId="4E8AA116" w14:textId="77777777" w:rsidR="00F77B2A" w:rsidRPr="004D46CB" w:rsidRDefault="00F77B2A" w:rsidP="00F77B2A">
      <w:pPr>
        <w:numPr>
          <w:ilvl w:val="0"/>
          <w:numId w:val="11"/>
        </w:numPr>
        <w:shd w:val="clear" w:color="auto" w:fill="FFFFFF"/>
        <w:spacing w:line="330" w:lineRule="atLeast"/>
        <w:ind w:left="1020"/>
        <w:rPr>
          <w:ins w:id="146" w:author="Amy Griffiths" w:date="2026-09-25T21:12:00Z" w16du:dateUtc="2026-09-26T01:12:00Z"/>
          <w:rFonts w:ascii="Roboto" w:hAnsi="Roboto"/>
          <w:color w:val="833C0B" w:themeColor="accent2" w:themeShade="80"/>
        </w:rPr>
      </w:pPr>
      <w:ins w:id="147" w:author="Amy Griffiths" w:date="2026-09-25T21:12:00Z" w16du:dateUtc="2026-09-26T01:12:00Z">
        <w:r w:rsidRPr="004D46CB">
          <w:rPr>
            <w:rFonts w:ascii="Roboto" w:hAnsi="Roboto"/>
            <w:color w:val="833C0B" w:themeColor="accent2" w:themeShade="80"/>
          </w:rPr>
          <w:t>Shingles - 18 years and over</w:t>
        </w:r>
      </w:ins>
    </w:p>
    <w:p w14:paraId="3752AFCB" w14:textId="77777777" w:rsidR="00F77B2A" w:rsidRPr="004D46CB" w:rsidRDefault="00F77B2A" w:rsidP="00F77B2A">
      <w:pPr>
        <w:numPr>
          <w:ilvl w:val="0"/>
          <w:numId w:val="11"/>
        </w:numPr>
        <w:shd w:val="clear" w:color="auto" w:fill="FFFFFF"/>
        <w:spacing w:line="330" w:lineRule="atLeast"/>
        <w:ind w:left="1020"/>
        <w:rPr>
          <w:ins w:id="148" w:author="Amy Griffiths" w:date="2026-09-25T21:12:00Z" w16du:dateUtc="2026-09-26T01:12:00Z"/>
          <w:rFonts w:ascii="Roboto" w:hAnsi="Roboto"/>
          <w:color w:val="833C0B" w:themeColor="accent2" w:themeShade="80"/>
        </w:rPr>
      </w:pPr>
      <w:ins w:id="149" w:author="Amy Griffiths" w:date="2026-09-25T21:12:00Z" w16du:dateUtc="2026-09-26T01:12:00Z">
        <w:r w:rsidRPr="004D46CB">
          <w:rPr>
            <w:rFonts w:ascii="Roboto" w:hAnsi="Roboto"/>
            <w:color w:val="833C0B" w:themeColor="accent2" w:themeShade="80"/>
          </w:rPr>
          <w:t>Sinusitis - 12 years and over</w:t>
        </w:r>
      </w:ins>
    </w:p>
    <w:p w14:paraId="7A2EE0AD" w14:textId="77777777" w:rsidR="00F77B2A" w:rsidRPr="004D46CB" w:rsidRDefault="00F77B2A" w:rsidP="00F77B2A">
      <w:pPr>
        <w:numPr>
          <w:ilvl w:val="0"/>
          <w:numId w:val="11"/>
        </w:numPr>
        <w:shd w:val="clear" w:color="auto" w:fill="FFFFFF"/>
        <w:spacing w:line="330" w:lineRule="atLeast"/>
        <w:ind w:left="1020"/>
        <w:rPr>
          <w:ins w:id="150" w:author="Amy Griffiths" w:date="2026-09-25T21:12:00Z" w16du:dateUtc="2026-09-26T01:12:00Z"/>
          <w:rFonts w:ascii="Roboto" w:hAnsi="Roboto"/>
          <w:color w:val="833C0B" w:themeColor="accent2" w:themeShade="80"/>
        </w:rPr>
      </w:pPr>
      <w:ins w:id="151" w:author="Amy Griffiths" w:date="2026-09-25T21:12:00Z" w16du:dateUtc="2026-09-26T01:12:00Z">
        <w:r w:rsidRPr="004D46CB">
          <w:rPr>
            <w:rFonts w:ascii="Roboto" w:hAnsi="Roboto"/>
            <w:color w:val="833C0B" w:themeColor="accent2" w:themeShade="80"/>
          </w:rPr>
          <w:t>Uncomplicated urinary tract infection</w:t>
        </w:r>
      </w:ins>
    </w:p>
    <w:p w14:paraId="736E3632" w14:textId="77777777" w:rsidR="00F77B2A" w:rsidRPr="004D46CB" w:rsidRDefault="00F77B2A" w:rsidP="00F77B2A">
      <w:pPr>
        <w:numPr>
          <w:ilvl w:val="0"/>
          <w:numId w:val="11"/>
        </w:numPr>
        <w:shd w:val="clear" w:color="auto" w:fill="FFFFFF"/>
        <w:spacing w:line="330" w:lineRule="atLeast"/>
        <w:ind w:left="1020"/>
        <w:rPr>
          <w:ins w:id="152" w:author="Amy Griffiths" w:date="2026-09-25T21:12:00Z" w16du:dateUtc="2026-09-26T01:12:00Z"/>
          <w:rFonts w:ascii="Roboto" w:hAnsi="Roboto"/>
          <w:color w:val="833C0B" w:themeColor="accent2" w:themeShade="80"/>
        </w:rPr>
      </w:pPr>
      <w:ins w:id="153" w:author="Amy Griffiths" w:date="2026-09-25T21:12:00Z" w16du:dateUtc="2026-09-26T01:12:00Z">
        <w:r w:rsidRPr="004D46CB">
          <w:rPr>
            <w:rFonts w:ascii="Roboto" w:hAnsi="Roboto"/>
            <w:color w:val="833C0B" w:themeColor="accent2" w:themeShade="80"/>
          </w:rPr>
          <w:t>Sore throat</w:t>
        </w:r>
      </w:ins>
    </w:p>
    <w:p w14:paraId="09D0CE2C" w14:textId="77777777" w:rsidR="00DC44BF" w:rsidRDefault="00DC44BF" w:rsidP="005A016B">
      <w:pPr>
        <w:pStyle w:val="NoSpacing"/>
        <w:jc w:val="both"/>
        <w:rPr>
          <w:ins w:id="154" w:author="Amy Griffiths" w:date="2026-09-25T21:12:00Z" w16du:dateUtc="2026-09-26T01:12:00Z"/>
          <w:rFonts w:ascii="Arial" w:hAnsi="Arial" w:cs="Arial"/>
          <w:sz w:val="24"/>
          <w:szCs w:val="24"/>
        </w:rPr>
      </w:pPr>
    </w:p>
    <w:p w14:paraId="4E703BF4" w14:textId="23DC720C" w:rsidR="00355AE9" w:rsidRDefault="00355AE9" w:rsidP="00073DC9">
      <w:pPr>
        <w:pStyle w:val="NoSpacing"/>
        <w:jc w:val="both"/>
        <w:rPr>
          <w:ins w:id="155" w:author="Amy Griffiths" w:date="2026-09-25T21:12:00Z" w16du:dateUtc="2026-09-26T01:12:00Z"/>
          <w:rFonts w:ascii="Arial" w:hAnsi="Arial" w:cs="Arial"/>
          <w:sz w:val="24"/>
          <w:szCs w:val="24"/>
          <w:u w:val="single"/>
        </w:rPr>
      </w:pPr>
      <w:ins w:id="156" w:author="Amy Griffiths" w:date="2026-09-25T21:12:00Z" w16du:dateUtc="2026-09-26T01:12:00Z">
        <w:r>
          <w:rPr>
            <w:rFonts w:ascii="Arial" w:hAnsi="Arial" w:cs="Arial"/>
            <w:sz w:val="24"/>
            <w:szCs w:val="24"/>
            <w:u w:val="single"/>
          </w:rPr>
          <w:t>Car Park at Hemsworth</w:t>
        </w:r>
      </w:ins>
    </w:p>
    <w:p w14:paraId="11251365" w14:textId="77777777" w:rsidR="00355AE9" w:rsidRDefault="00355AE9" w:rsidP="00073DC9">
      <w:pPr>
        <w:pStyle w:val="NoSpacing"/>
        <w:jc w:val="both"/>
        <w:rPr>
          <w:ins w:id="157" w:author="Amy Griffiths" w:date="2026-09-25T21:12:00Z" w16du:dateUtc="2026-09-26T01:12:00Z"/>
          <w:rFonts w:ascii="Arial" w:hAnsi="Arial" w:cs="Arial"/>
          <w:sz w:val="24"/>
          <w:szCs w:val="24"/>
          <w:u w:val="single"/>
        </w:rPr>
      </w:pPr>
    </w:p>
    <w:p w14:paraId="140BBFC4" w14:textId="36F4047D" w:rsidR="00355AE9" w:rsidRPr="00355AE9" w:rsidRDefault="00355AE9" w:rsidP="00073DC9">
      <w:pPr>
        <w:pStyle w:val="NoSpacing"/>
        <w:jc w:val="both"/>
        <w:rPr>
          <w:ins w:id="158" w:author="Amy Griffiths" w:date="2026-09-25T21:12:00Z" w16du:dateUtc="2026-09-26T01:12:00Z"/>
          <w:rFonts w:ascii="Arial" w:hAnsi="Arial" w:cs="Arial"/>
          <w:sz w:val="24"/>
          <w:szCs w:val="24"/>
        </w:rPr>
      </w:pPr>
      <w:ins w:id="159" w:author="Amy Griffiths" w:date="2026-09-25T21:12:00Z" w16du:dateUtc="2026-09-26T01:12:00Z">
        <w:r w:rsidRPr="00355AE9">
          <w:rPr>
            <w:rFonts w:ascii="Arial" w:hAnsi="Arial" w:cs="Arial"/>
            <w:sz w:val="24"/>
            <w:szCs w:val="24"/>
          </w:rPr>
          <w:t>Angela</w:t>
        </w:r>
        <w:r>
          <w:rPr>
            <w:rFonts w:ascii="Arial" w:hAnsi="Arial" w:cs="Arial"/>
            <w:sz w:val="24"/>
            <w:szCs w:val="24"/>
          </w:rPr>
          <w:t xml:space="preserve"> confirmed that this was an ongoing discussion with the Partners.</w:t>
        </w:r>
      </w:ins>
    </w:p>
    <w:p w14:paraId="4AE6198D" w14:textId="77777777" w:rsidR="00355AE9" w:rsidRDefault="00355AE9" w:rsidP="00073DC9">
      <w:pPr>
        <w:pStyle w:val="NoSpacing"/>
        <w:jc w:val="both"/>
        <w:rPr>
          <w:ins w:id="160" w:author="Amy Griffiths" w:date="2026-09-25T21:12:00Z" w16du:dateUtc="2026-09-26T01:12:00Z"/>
          <w:rFonts w:ascii="Arial" w:hAnsi="Arial" w:cs="Arial"/>
          <w:sz w:val="24"/>
          <w:szCs w:val="24"/>
          <w:u w:val="single"/>
        </w:rPr>
      </w:pPr>
    </w:p>
    <w:p w14:paraId="6B5FA9CE" w14:textId="42B8E997" w:rsidR="00073DC9" w:rsidRPr="00CF7ADA" w:rsidRDefault="00073DC9" w:rsidP="00073DC9">
      <w:pPr>
        <w:pStyle w:val="NoSpacing"/>
        <w:jc w:val="both"/>
        <w:rPr>
          <w:ins w:id="161" w:author="Amy Griffiths" w:date="2026-09-25T21:12:00Z" w16du:dateUtc="2026-09-26T01:12:00Z"/>
          <w:rFonts w:ascii="Arial" w:hAnsi="Arial" w:cs="Arial"/>
          <w:sz w:val="24"/>
          <w:szCs w:val="24"/>
          <w:u w:val="single"/>
        </w:rPr>
      </w:pPr>
      <w:ins w:id="162" w:author="Amy Griffiths" w:date="2026-09-25T21:12:00Z" w16du:dateUtc="2026-09-26T01:12:00Z">
        <w:r>
          <w:rPr>
            <w:rFonts w:ascii="Arial" w:hAnsi="Arial" w:cs="Arial"/>
            <w:sz w:val="24"/>
            <w:szCs w:val="24"/>
            <w:u w:val="single"/>
          </w:rPr>
          <w:t>C</w:t>
        </w:r>
        <w:r w:rsidRPr="00CF7ADA">
          <w:rPr>
            <w:rFonts w:ascii="Arial" w:hAnsi="Arial" w:cs="Arial"/>
            <w:sz w:val="24"/>
            <w:szCs w:val="24"/>
            <w:u w:val="single"/>
          </w:rPr>
          <w:t>omments and Compliments</w:t>
        </w:r>
      </w:ins>
    </w:p>
    <w:p w14:paraId="5002349A" w14:textId="77777777" w:rsidR="00073DC9" w:rsidRDefault="00073DC9" w:rsidP="00073DC9">
      <w:pPr>
        <w:pStyle w:val="NoSpacing"/>
        <w:jc w:val="both"/>
        <w:rPr>
          <w:ins w:id="163" w:author="Amy Griffiths" w:date="2026-09-25T21:12:00Z" w16du:dateUtc="2026-09-26T01:12:00Z"/>
          <w:rFonts w:ascii="Arial" w:hAnsi="Arial" w:cs="Arial"/>
          <w:sz w:val="24"/>
          <w:szCs w:val="24"/>
        </w:rPr>
      </w:pPr>
    </w:p>
    <w:tbl>
      <w:tblPr>
        <w:tblStyle w:val="TableGrid"/>
        <w:tblW w:w="9242" w:type="dxa"/>
        <w:tblLook w:val="04A0" w:firstRow="1" w:lastRow="0" w:firstColumn="1" w:lastColumn="0" w:noHBand="0" w:noVBand="1"/>
      </w:tblPr>
      <w:tblGrid>
        <w:gridCol w:w="1911"/>
        <w:gridCol w:w="1617"/>
        <w:gridCol w:w="5714"/>
      </w:tblGrid>
      <w:tr w:rsidR="001A0CAA" w14:paraId="7FACE30C" w14:textId="77777777" w:rsidTr="00A90F50">
        <w:trPr>
          <w:ins w:id="164" w:author="Amy Griffiths" w:date="2026-09-25T21:12:00Z" w16du:dateUtc="2026-09-26T01:12:00Z"/>
        </w:trPr>
        <w:tc>
          <w:tcPr>
            <w:tcW w:w="1911" w:type="dxa"/>
          </w:tcPr>
          <w:p w14:paraId="7FA8E004" w14:textId="6177C9E3" w:rsidR="001A0CAA" w:rsidRPr="00750802" w:rsidRDefault="001A0CAA" w:rsidP="001A0CAA">
            <w:pPr>
              <w:pStyle w:val="NoSpacing"/>
              <w:jc w:val="center"/>
              <w:rPr>
                <w:ins w:id="165" w:author="Amy Griffiths" w:date="2026-09-25T21:12:00Z" w16du:dateUtc="2026-09-26T01:12:00Z"/>
                <w:rFonts w:ascii="Arial" w:hAnsi="Arial" w:cs="Arial"/>
                <w:sz w:val="24"/>
                <w:szCs w:val="24"/>
              </w:rPr>
            </w:pPr>
            <w:ins w:id="166" w:author="Amy Griffiths" w:date="2026-09-25T21:12:00Z" w16du:dateUtc="2026-09-26T01:12:00Z">
              <w:r>
                <w:rPr>
                  <w:rFonts w:ascii="Arial" w:hAnsi="Arial" w:cs="Arial"/>
                </w:rPr>
                <w:t>January 2024</w:t>
              </w:r>
            </w:ins>
          </w:p>
        </w:tc>
        <w:tc>
          <w:tcPr>
            <w:tcW w:w="1617" w:type="dxa"/>
          </w:tcPr>
          <w:p w14:paraId="0CA7051F" w14:textId="4B88FBF4" w:rsidR="001A0CAA" w:rsidRPr="00750802" w:rsidRDefault="001A0CAA" w:rsidP="001A0CAA">
            <w:pPr>
              <w:pStyle w:val="NoSpacing"/>
              <w:jc w:val="center"/>
              <w:rPr>
                <w:ins w:id="167" w:author="Amy Griffiths" w:date="2026-09-25T21:12:00Z" w16du:dateUtc="2026-09-26T01:12:00Z"/>
                <w:rFonts w:ascii="Arial" w:hAnsi="Arial" w:cs="Arial"/>
                <w:sz w:val="24"/>
                <w:szCs w:val="24"/>
              </w:rPr>
            </w:pPr>
            <w:ins w:id="168" w:author="Amy Griffiths" w:date="2026-09-25T21:12:00Z" w16du:dateUtc="2026-09-26T01:12:00Z">
              <w:r>
                <w:rPr>
                  <w:rFonts w:ascii="Arial" w:hAnsi="Arial" w:cs="Arial"/>
                </w:rPr>
                <w:t>Kinsley</w:t>
              </w:r>
            </w:ins>
          </w:p>
        </w:tc>
        <w:tc>
          <w:tcPr>
            <w:tcW w:w="5714" w:type="dxa"/>
          </w:tcPr>
          <w:p w14:paraId="7E7C3FEA" w14:textId="4AFF6674" w:rsidR="001A0CAA" w:rsidRPr="00750802" w:rsidRDefault="001A0CAA" w:rsidP="00055D9B">
            <w:pPr>
              <w:jc w:val="center"/>
              <w:rPr>
                <w:ins w:id="169" w:author="Amy Griffiths" w:date="2026-09-25T21:12:00Z" w16du:dateUtc="2026-09-26T01:12:00Z"/>
                <w:rFonts w:ascii="Arial" w:eastAsia="Calibri" w:hAnsi="Arial" w:cs="Arial"/>
                <w:lang w:eastAsia="en-US"/>
              </w:rPr>
            </w:pPr>
            <w:ins w:id="170" w:author="Amy Griffiths" w:date="2026-09-25T21:12:00Z" w16du:dateUtc="2026-09-26T01:12:00Z">
              <w:r>
                <w:rPr>
                  <w:rFonts w:ascii="Arial" w:eastAsia="Calibri" w:hAnsi="Arial" w:cs="Arial"/>
                  <w:lang w:eastAsia="en-US"/>
                </w:rPr>
                <w:t>P</w:t>
              </w:r>
              <w:r w:rsidRPr="00B52DA8">
                <w:rPr>
                  <w:rFonts w:ascii="Arial" w:eastAsia="Calibri" w:hAnsi="Arial" w:cs="Arial"/>
                  <w:lang w:eastAsia="en-US"/>
                </w:rPr>
                <w:t>atient has asked me to let everyone know what an amazing bedside manner Kirsty has. He says he has multiple problems but she was amazing. He also wanted to thank all the other nurses working at Kinsley today for their kind and friendly approach towards him.</w:t>
              </w:r>
              <w:r w:rsidR="00055D9B">
                <w:rPr>
                  <w:rFonts w:ascii="Arial" w:eastAsia="Calibri" w:hAnsi="Arial" w:cs="Arial"/>
                  <w:lang w:eastAsia="en-US"/>
                </w:rPr>
                <w:t xml:space="preserve"> </w:t>
              </w:r>
              <w:r w:rsidRPr="00B52DA8">
                <w:rPr>
                  <w:rFonts w:ascii="Arial" w:eastAsia="Calibri" w:hAnsi="Arial" w:cs="Arial"/>
                  <w:lang w:eastAsia="en-US"/>
                </w:rPr>
                <w:t>Well done ladies</w:t>
              </w:r>
              <w:r>
                <w:rPr>
                  <w:rFonts w:ascii="Arial" w:eastAsia="Calibri" w:hAnsi="Arial" w:cs="Arial"/>
                  <w:lang w:eastAsia="en-US"/>
                </w:rPr>
                <w:t>.</w:t>
              </w:r>
            </w:ins>
          </w:p>
        </w:tc>
      </w:tr>
      <w:tr w:rsidR="001A0CAA" w14:paraId="1399D85E" w14:textId="77777777" w:rsidTr="002A53AA">
        <w:trPr>
          <w:ins w:id="171" w:author="Amy Griffiths" w:date="2026-09-25T21:12:00Z" w16du:dateUtc="2026-09-26T01:12:00Z"/>
        </w:trPr>
        <w:tc>
          <w:tcPr>
            <w:tcW w:w="1911" w:type="dxa"/>
            <w:tcBorders>
              <w:top w:val="single" w:sz="4" w:space="0" w:color="auto"/>
              <w:left w:val="single" w:sz="4" w:space="0" w:color="auto"/>
              <w:bottom w:val="single" w:sz="4" w:space="0" w:color="auto"/>
              <w:right w:val="single" w:sz="4" w:space="0" w:color="auto"/>
            </w:tcBorders>
          </w:tcPr>
          <w:p w14:paraId="268F4B0E" w14:textId="7FCBAED5" w:rsidR="001A0CAA" w:rsidRPr="00750802" w:rsidRDefault="001A0CAA" w:rsidP="001A0CAA">
            <w:pPr>
              <w:pStyle w:val="NoSpacing"/>
              <w:jc w:val="center"/>
              <w:rPr>
                <w:ins w:id="172" w:author="Amy Griffiths" w:date="2026-09-25T21:12:00Z" w16du:dateUtc="2026-09-26T01:12:00Z"/>
                <w:rFonts w:ascii="Arial" w:hAnsi="Arial" w:cs="Arial"/>
                <w:sz w:val="24"/>
                <w:szCs w:val="24"/>
              </w:rPr>
            </w:pPr>
            <w:ins w:id="173" w:author="Amy Griffiths" w:date="2026-09-25T21:12:00Z" w16du:dateUtc="2026-09-26T01:12:00Z">
              <w:r>
                <w:rPr>
                  <w:rFonts w:ascii="Arial" w:hAnsi="Arial" w:cs="Arial"/>
                </w:rPr>
                <w:t>January 2024</w:t>
              </w:r>
            </w:ins>
          </w:p>
        </w:tc>
        <w:tc>
          <w:tcPr>
            <w:tcW w:w="1617" w:type="dxa"/>
            <w:tcBorders>
              <w:top w:val="single" w:sz="4" w:space="0" w:color="auto"/>
              <w:left w:val="single" w:sz="4" w:space="0" w:color="auto"/>
              <w:bottom w:val="single" w:sz="4" w:space="0" w:color="auto"/>
              <w:right w:val="single" w:sz="4" w:space="0" w:color="auto"/>
            </w:tcBorders>
          </w:tcPr>
          <w:p w14:paraId="623F3020" w14:textId="43FF0BC7" w:rsidR="001A0CAA" w:rsidRPr="00750802" w:rsidRDefault="001A0CAA" w:rsidP="001A0CAA">
            <w:pPr>
              <w:pStyle w:val="NoSpacing"/>
              <w:jc w:val="center"/>
              <w:rPr>
                <w:ins w:id="174" w:author="Amy Griffiths" w:date="2026-09-25T21:12:00Z" w16du:dateUtc="2026-09-26T01:12:00Z"/>
                <w:rFonts w:ascii="Arial" w:hAnsi="Arial" w:cs="Arial"/>
                <w:sz w:val="24"/>
                <w:szCs w:val="24"/>
              </w:rPr>
            </w:pPr>
            <w:ins w:id="175" w:author="Amy Griffiths" w:date="2026-09-25T21:12:00Z" w16du:dateUtc="2026-09-26T01:12:00Z">
              <w:r>
                <w:rPr>
                  <w:rFonts w:ascii="Arial" w:hAnsi="Arial" w:cs="Arial"/>
                </w:rPr>
                <w:t>Online</w:t>
              </w:r>
            </w:ins>
          </w:p>
        </w:tc>
        <w:tc>
          <w:tcPr>
            <w:tcW w:w="5714" w:type="dxa"/>
            <w:tcBorders>
              <w:top w:val="single" w:sz="4" w:space="0" w:color="auto"/>
              <w:left w:val="single" w:sz="4" w:space="0" w:color="auto"/>
              <w:bottom w:val="single" w:sz="4" w:space="0" w:color="auto"/>
              <w:right w:val="single" w:sz="4" w:space="0" w:color="auto"/>
            </w:tcBorders>
          </w:tcPr>
          <w:p w14:paraId="2A73A870" w14:textId="23831406" w:rsidR="001A0CAA" w:rsidRPr="001E3756" w:rsidRDefault="001A0CAA" w:rsidP="001A0CAA">
            <w:pPr>
              <w:jc w:val="center"/>
              <w:rPr>
                <w:ins w:id="176" w:author="Amy Griffiths" w:date="2026-09-25T21:12:00Z" w16du:dateUtc="2026-09-26T01:12:00Z"/>
                <w:rFonts w:ascii="Arial" w:hAnsi="Arial" w:cs="Arial"/>
              </w:rPr>
            </w:pPr>
            <w:ins w:id="177" w:author="Amy Griffiths" w:date="2026-09-25T21:12:00Z" w16du:dateUtc="2026-09-26T01:12:00Z">
              <w:r w:rsidRPr="001E3756">
                <w:rPr>
                  <w:rFonts w:ascii="Arial" w:hAnsi="Arial" w:cs="Arial"/>
                </w:rPr>
                <w:t>Helpful receptionist upon arrival</w:t>
              </w:r>
              <w:r w:rsidR="00055D9B">
                <w:rPr>
                  <w:rFonts w:ascii="Arial" w:hAnsi="Arial" w:cs="Arial"/>
                </w:rPr>
                <w:t xml:space="preserve"> and w</w:t>
              </w:r>
              <w:r w:rsidRPr="001E3756">
                <w:rPr>
                  <w:rFonts w:ascii="Arial" w:hAnsi="Arial" w:cs="Arial"/>
                </w:rPr>
                <w:t>as seen straight away</w:t>
              </w:r>
              <w:r>
                <w:rPr>
                  <w:rFonts w:ascii="Arial" w:hAnsi="Arial" w:cs="Arial"/>
                </w:rPr>
                <w:t>.</w:t>
              </w:r>
            </w:ins>
          </w:p>
          <w:p w14:paraId="2B87CB95" w14:textId="10D8BAC6" w:rsidR="001A0CAA" w:rsidRPr="00750802" w:rsidRDefault="001A0CAA" w:rsidP="001A0CAA">
            <w:pPr>
              <w:pStyle w:val="NoSpacing"/>
              <w:jc w:val="center"/>
              <w:rPr>
                <w:ins w:id="178" w:author="Amy Griffiths" w:date="2026-09-25T21:12:00Z" w16du:dateUtc="2026-09-26T01:12:00Z"/>
                <w:rFonts w:ascii="Arial" w:hAnsi="Arial" w:cs="Arial"/>
                <w:sz w:val="24"/>
                <w:szCs w:val="24"/>
              </w:rPr>
            </w:pPr>
          </w:p>
        </w:tc>
      </w:tr>
      <w:tr w:rsidR="007C6827" w14:paraId="4B8F32B1" w14:textId="77777777" w:rsidTr="002A53AA">
        <w:trPr>
          <w:ins w:id="179" w:author="Amy Griffiths" w:date="2026-09-25T21:12:00Z" w16du:dateUtc="2026-09-26T01:12:00Z"/>
        </w:trPr>
        <w:tc>
          <w:tcPr>
            <w:tcW w:w="1911" w:type="dxa"/>
            <w:tcBorders>
              <w:top w:val="single" w:sz="4" w:space="0" w:color="auto"/>
              <w:left w:val="single" w:sz="4" w:space="0" w:color="auto"/>
              <w:bottom w:val="single" w:sz="4" w:space="0" w:color="auto"/>
              <w:right w:val="single" w:sz="4" w:space="0" w:color="auto"/>
            </w:tcBorders>
          </w:tcPr>
          <w:p w14:paraId="100E3B55" w14:textId="1E1FDB7A" w:rsidR="007C6827" w:rsidRPr="00750802" w:rsidRDefault="007C6827" w:rsidP="007C6827">
            <w:pPr>
              <w:pStyle w:val="NoSpacing"/>
              <w:jc w:val="center"/>
              <w:rPr>
                <w:ins w:id="180" w:author="Amy Griffiths" w:date="2026-09-25T21:12:00Z" w16du:dateUtc="2026-09-26T01:12:00Z"/>
                <w:rFonts w:ascii="Arial" w:hAnsi="Arial" w:cs="Arial"/>
                <w:sz w:val="24"/>
                <w:szCs w:val="24"/>
              </w:rPr>
            </w:pPr>
            <w:ins w:id="181" w:author="Amy Griffiths" w:date="2026-09-25T21:12:00Z" w16du:dateUtc="2026-09-26T01:12:00Z">
              <w:r>
                <w:rPr>
                  <w:rFonts w:ascii="Arial" w:hAnsi="Arial" w:cs="Arial"/>
                </w:rPr>
                <w:t>February 2024</w:t>
              </w:r>
            </w:ins>
          </w:p>
        </w:tc>
        <w:tc>
          <w:tcPr>
            <w:tcW w:w="1617" w:type="dxa"/>
            <w:tcBorders>
              <w:top w:val="single" w:sz="4" w:space="0" w:color="auto"/>
              <w:left w:val="single" w:sz="4" w:space="0" w:color="auto"/>
              <w:bottom w:val="single" w:sz="4" w:space="0" w:color="auto"/>
              <w:right w:val="single" w:sz="4" w:space="0" w:color="auto"/>
            </w:tcBorders>
          </w:tcPr>
          <w:p w14:paraId="0D06F3AA" w14:textId="47338AA6" w:rsidR="007C6827" w:rsidRPr="00750802" w:rsidRDefault="007C6827" w:rsidP="007C6827">
            <w:pPr>
              <w:pStyle w:val="NoSpacing"/>
              <w:jc w:val="center"/>
              <w:rPr>
                <w:ins w:id="182" w:author="Amy Griffiths" w:date="2026-09-25T21:12:00Z" w16du:dateUtc="2026-09-26T01:12:00Z"/>
                <w:rFonts w:ascii="Arial" w:hAnsi="Arial" w:cs="Arial"/>
                <w:sz w:val="24"/>
                <w:szCs w:val="24"/>
              </w:rPr>
            </w:pPr>
            <w:ins w:id="183" w:author="Amy Griffiths" w:date="2026-09-25T21:12:00Z" w16du:dateUtc="2026-09-26T01:12:00Z">
              <w:r>
                <w:rPr>
                  <w:rFonts w:ascii="Arial" w:hAnsi="Arial" w:cs="Arial"/>
                </w:rPr>
                <w:t>Telephone call</w:t>
              </w:r>
            </w:ins>
          </w:p>
        </w:tc>
        <w:tc>
          <w:tcPr>
            <w:tcW w:w="5714" w:type="dxa"/>
            <w:tcBorders>
              <w:top w:val="single" w:sz="4" w:space="0" w:color="auto"/>
              <w:left w:val="single" w:sz="4" w:space="0" w:color="auto"/>
              <w:bottom w:val="single" w:sz="4" w:space="0" w:color="auto"/>
              <w:right w:val="single" w:sz="4" w:space="0" w:color="auto"/>
            </w:tcBorders>
          </w:tcPr>
          <w:p w14:paraId="5EBE74AE" w14:textId="1F5AD18B" w:rsidR="007C6827" w:rsidRPr="00750802" w:rsidRDefault="007C6827" w:rsidP="007C6827">
            <w:pPr>
              <w:jc w:val="center"/>
              <w:rPr>
                <w:ins w:id="184" w:author="Amy Griffiths" w:date="2026-09-25T21:12:00Z" w16du:dateUtc="2026-09-26T01:12:00Z"/>
                <w:rFonts w:ascii="Arial" w:hAnsi="Arial" w:cs="Arial"/>
              </w:rPr>
            </w:pPr>
            <w:ins w:id="185" w:author="Amy Griffiths" w:date="2026-09-25T21:12:00Z" w16du:dateUtc="2026-09-26T01:12:00Z">
              <w:r>
                <w:rPr>
                  <w:rFonts w:ascii="Arial" w:hAnsi="Arial" w:cs="Arial"/>
                </w:rPr>
                <w:t>P</w:t>
              </w:r>
              <w:r w:rsidRPr="007F5F90">
                <w:rPr>
                  <w:rFonts w:ascii="Arial" w:hAnsi="Arial" w:cs="Arial"/>
                </w:rPr>
                <w:t>atient has r</w:t>
              </w:r>
              <w:r>
                <w:rPr>
                  <w:rFonts w:ascii="Arial" w:hAnsi="Arial" w:cs="Arial"/>
                </w:rPr>
                <w:t>u</w:t>
              </w:r>
              <w:r w:rsidRPr="007F5F90">
                <w:rPr>
                  <w:rFonts w:ascii="Arial" w:hAnsi="Arial" w:cs="Arial"/>
                </w:rPr>
                <w:t>ng today to pass on many thanks to D</w:t>
              </w:r>
              <w:r>
                <w:rPr>
                  <w:rFonts w:ascii="Arial" w:hAnsi="Arial" w:cs="Arial"/>
                </w:rPr>
                <w:t>r</w:t>
              </w:r>
              <w:r w:rsidRPr="007F5F90">
                <w:rPr>
                  <w:rFonts w:ascii="Arial" w:hAnsi="Arial" w:cs="Arial"/>
                </w:rPr>
                <w:t xml:space="preserve"> Sundaram for helping her finally get seen by hospital and get sorted</w:t>
              </w:r>
              <w:r>
                <w:rPr>
                  <w:rFonts w:ascii="Arial" w:hAnsi="Arial" w:cs="Arial"/>
                </w:rPr>
                <w:t xml:space="preserve">. </w:t>
              </w:r>
              <w:r w:rsidRPr="007F5F90">
                <w:rPr>
                  <w:rFonts w:ascii="Arial" w:hAnsi="Arial" w:cs="Arial"/>
                </w:rPr>
                <w:t>W</w:t>
              </w:r>
              <w:r>
                <w:rPr>
                  <w:rFonts w:ascii="Arial" w:hAnsi="Arial" w:cs="Arial"/>
                </w:rPr>
                <w:t xml:space="preserve">ell done Dr </w:t>
              </w:r>
              <w:r w:rsidRPr="007F5F90">
                <w:rPr>
                  <w:rFonts w:ascii="Arial" w:hAnsi="Arial" w:cs="Arial"/>
                </w:rPr>
                <w:t>Sundaram</w:t>
              </w:r>
              <w:r>
                <w:rPr>
                  <w:rFonts w:ascii="Arial" w:hAnsi="Arial" w:cs="Arial"/>
                </w:rPr>
                <w:t>.</w:t>
              </w:r>
            </w:ins>
          </w:p>
        </w:tc>
      </w:tr>
      <w:tr w:rsidR="007C6827" w14:paraId="0D7BCD91" w14:textId="77777777" w:rsidTr="002A53AA">
        <w:trPr>
          <w:ins w:id="186" w:author="Amy Griffiths" w:date="2026-09-25T21:12:00Z" w16du:dateUtc="2026-09-26T01:12:00Z"/>
        </w:trPr>
        <w:tc>
          <w:tcPr>
            <w:tcW w:w="1911" w:type="dxa"/>
            <w:tcBorders>
              <w:top w:val="single" w:sz="4" w:space="0" w:color="auto"/>
              <w:left w:val="single" w:sz="4" w:space="0" w:color="auto"/>
              <w:bottom w:val="single" w:sz="4" w:space="0" w:color="auto"/>
              <w:right w:val="single" w:sz="4" w:space="0" w:color="auto"/>
            </w:tcBorders>
          </w:tcPr>
          <w:p w14:paraId="6E609BDD" w14:textId="7A258B5F" w:rsidR="007C6827" w:rsidRPr="00750802" w:rsidRDefault="007C6827" w:rsidP="007C6827">
            <w:pPr>
              <w:pStyle w:val="NoSpacing"/>
              <w:jc w:val="center"/>
              <w:rPr>
                <w:ins w:id="187" w:author="Amy Griffiths" w:date="2026-09-25T21:12:00Z" w16du:dateUtc="2026-09-26T01:12:00Z"/>
                <w:rFonts w:ascii="Arial" w:hAnsi="Arial" w:cs="Arial"/>
                <w:sz w:val="24"/>
                <w:szCs w:val="24"/>
              </w:rPr>
            </w:pPr>
            <w:ins w:id="188" w:author="Amy Griffiths" w:date="2026-09-25T21:12:00Z" w16du:dateUtc="2026-09-26T01:12:00Z">
              <w:r>
                <w:rPr>
                  <w:rFonts w:ascii="Arial" w:hAnsi="Arial" w:cs="Arial"/>
                </w:rPr>
                <w:t>February 2024</w:t>
              </w:r>
            </w:ins>
          </w:p>
        </w:tc>
        <w:tc>
          <w:tcPr>
            <w:tcW w:w="1617" w:type="dxa"/>
            <w:tcBorders>
              <w:top w:val="single" w:sz="4" w:space="0" w:color="auto"/>
              <w:left w:val="single" w:sz="4" w:space="0" w:color="auto"/>
              <w:bottom w:val="single" w:sz="4" w:space="0" w:color="auto"/>
              <w:right w:val="single" w:sz="4" w:space="0" w:color="auto"/>
            </w:tcBorders>
          </w:tcPr>
          <w:p w14:paraId="0B48519E" w14:textId="0D60BF77" w:rsidR="007C6827" w:rsidRPr="00750802" w:rsidRDefault="007C6827" w:rsidP="007C6827">
            <w:pPr>
              <w:pStyle w:val="NoSpacing"/>
              <w:jc w:val="center"/>
              <w:rPr>
                <w:ins w:id="189" w:author="Amy Griffiths" w:date="2026-09-25T21:12:00Z" w16du:dateUtc="2026-09-26T01:12:00Z"/>
                <w:rFonts w:ascii="Arial" w:hAnsi="Arial" w:cs="Arial"/>
                <w:sz w:val="24"/>
                <w:szCs w:val="24"/>
              </w:rPr>
            </w:pPr>
            <w:ins w:id="190" w:author="Amy Griffiths" w:date="2026-09-25T21:12:00Z" w16du:dateUtc="2026-09-26T01:12:00Z">
              <w:r>
                <w:rPr>
                  <w:rFonts w:ascii="Arial" w:hAnsi="Arial" w:cs="Arial"/>
                </w:rPr>
                <w:t>Hemsworth</w:t>
              </w:r>
            </w:ins>
          </w:p>
        </w:tc>
        <w:tc>
          <w:tcPr>
            <w:tcW w:w="5714" w:type="dxa"/>
            <w:tcBorders>
              <w:top w:val="single" w:sz="4" w:space="0" w:color="auto"/>
              <w:left w:val="single" w:sz="4" w:space="0" w:color="auto"/>
              <w:bottom w:val="single" w:sz="4" w:space="0" w:color="auto"/>
              <w:right w:val="single" w:sz="4" w:space="0" w:color="auto"/>
            </w:tcBorders>
          </w:tcPr>
          <w:p w14:paraId="706FD643" w14:textId="539DE6C3" w:rsidR="007C6827" w:rsidRPr="00750802" w:rsidRDefault="007C6827" w:rsidP="007C6827">
            <w:pPr>
              <w:jc w:val="center"/>
              <w:rPr>
                <w:ins w:id="191" w:author="Amy Griffiths" w:date="2026-09-25T21:12:00Z" w16du:dateUtc="2026-09-26T01:12:00Z"/>
                <w:rFonts w:ascii="Arial" w:hAnsi="Arial" w:cs="Arial"/>
              </w:rPr>
            </w:pPr>
            <w:ins w:id="192" w:author="Amy Griffiths" w:date="2026-09-25T21:12:00Z" w16du:dateUtc="2026-09-26T01:12:00Z">
              <w:r w:rsidRPr="004B0C73">
                <w:rPr>
                  <w:rFonts w:ascii="Arial" w:hAnsi="Arial" w:cs="Arial"/>
                </w:rPr>
                <w:t xml:space="preserve">A </w:t>
              </w:r>
              <w:r>
                <w:rPr>
                  <w:rFonts w:ascii="Arial" w:hAnsi="Arial" w:cs="Arial"/>
                </w:rPr>
                <w:t xml:space="preserve">patient </w:t>
              </w:r>
              <w:r w:rsidRPr="004B0C73">
                <w:rPr>
                  <w:rFonts w:ascii="Arial" w:hAnsi="Arial" w:cs="Arial"/>
                </w:rPr>
                <w:t>has just been into Hemsworth and given reception a tin of Quality Street</w:t>
              </w:r>
              <w:r>
                <w:rPr>
                  <w:rFonts w:ascii="Arial" w:hAnsi="Arial" w:cs="Arial"/>
                </w:rPr>
                <w:t xml:space="preserve">. </w:t>
              </w:r>
              <w:r w:rsidRPr="004B0C73">
                <w:rPr>
                  <w:rFonts w:ascii="Arial" w:hAnsi="Arial" w:cs="Arial"/>
                </w:rPr>
                <w:t>She didn't want an appointment and hadn't come in for any other reason</w:t>
              </w:r>
              <w:r>
                <w:rPr>
                  <w:rFonts w:ascii="Arial" w:hAnsi="Arial" w:cs="Arial"/>
                </w:rPr>
                <w:t xml:space="preserve">. She </w:t>
              </w:r>
              <w:r w:rsidRPr="004B0C73">
                <w:rPr>
                  <w:rFonts w:ascii="Arial" w:hAnsi="Arial" w:cs="Arial"/>
                </w:rPr>
                <w:t>just said to Jamie</w:t>
              </w:r>
              <w:r>
                <w:rPr>
                  <w:rFonts w:ascii="Arial" w:hAnsi="Arial" w:cs="Arial"/>
                </w:rPr>
                <w:t>,</w:t>
              </w:r>
              <w:r w:rsidRPr="004B0C73">
                <w:rPr>
                  <w:rFonts w:ascii="Arial" w:hAnsi="Arial" w:cs="Arial"/>
                </w:rPr>
                <w:t xml:space="preserve"> "These are for having the worst job in the world!"</w:t>
              </w:r>
              <w:r>
                <w:rPr>
                  <w:rFonts w:ascii="Arial" w:hAnsi="Arial" w:cs="Arial"/>
                </w:rPr>
                <w:t xml:space="preserve"> </w:t>
              </w:r>
              <w:r w:rsidRPr="004B0C73">
                <w:rPr>
                  <w:rFonts w:ascii="Arial" w:hAnsi="Arial" w:cs="Arial"/>
                </w:rPr>
                <w:t xml:space="preserve">It has cheered us up but she is not wrong </w:t>
              </w:r>
              <w:r>
                <w:rPr>
                  <w:rFonts w:ascii="Arial" w:hAnsi="Arial" w:cs="Arial"/>
                </w:rPr>
                <w:t xml:space="preserve">- </w:t>
              </w:r>
              <w:r w:rsidRPr="004B0C73">
                <w:rPr>
                  <w:rFonts w:ascii="Arial" w:hAnsi="Arial" w:cs="Arial"/>
                </w:rPr>
                <w:t>we most definitely do have the worst job in the world but we are all</w:t>
              </w:r>
              <w:r>
                <w:rPr>
                  <w:rFonts w:ascii="Arial" w:hAnsi="Arial" w:cs="Arial"/>
                </w:rPr>
                <w:t xml:space="preserve"> </w:t>
              </w:r>
              <w:r w:rsidRPr="004B0C73">
                <w:rPr>
                  <w:rFonts w:ascii="Arial" w:hAnsi="Arial" w:cs="Arial"/>
                </w:rPr>
                <w:t>fantastic at it</w:t>
              </w:r>
              <w:r>
                <w:rPr>
                  <w:rFonts w:ascii="Arial" w:hAnsi="Arial" w:cs="Arial"/>
                </w:rPr>
                <w:t>!</w:t>
              </w:r>
            </w:ins>
          </w:p>
        </w:tc>
      </w:tr>
      <w:tr w:rsidR="007C6827" w14:paraId="0A2F4467" w14:textId="77777777" w:rsidTr="002A53AA">
        <w:trPr>
          <w:ins w:id="193" w:author="Amy Griffiths" w:date="2026-09-25T21:12:00Z" w16du:dateUtc="2026-09-26T01:12:00Z"/>
        </w:trPr>
        <w:tc>
          <w:tcPr>
            <w:tcW w:w="1911" w:type="dxa"/>
            <w:tcBorders>
              <w:top w:val="single" w:sz="4" w:space="0" w:color="auto"/>
              <w:left w:val="single" w:sz="4" w:space="0" w:color="auto"/>
              <w:bottom w:val="single" w:sz="4" w:space="0" w:color="auto"/>
              <w:right w:val="single" w:sz="4" w:space="0" w:color="auto"/>
            </w:tcBorders>
          </w:tcPr>
          <w:p w14:paraId="11A3F350" w14:textId="6BAA98F5" w:rsidR="007C6827" w:rsidRPr="00750802" w:rsidRDefault="007C6827" w:rsidP="007C6827">
            <w:pPr>
              <w:pStyle w:val="NoSpacing"/>
              <w:jc w:val="center"/>
              <w:rPr>
                <w:ins w:id="194" w:author="Amy Griffiths" w:date="2026-09-25T21:12:00Z" w16du:dateUtc="2026-09-26T01:12:00Z"/>
                <w:rFonts w:ascii="Arial" w:hAnsi="Arial" w:cs="Arial"/>
                <w:sz w:val="24"/>
                <w:szCs w:val="24"/>
              </w:rPr>
            </w:pPr>
            <w:ins w:id="195" w:author="Amy Griffiths" w:date="2026-09-25T21:12:00Z" w16du:dateUtc="2026-09-26T01:12:00Z">
              <w:r>
                <w:rPr>
                  <w:rFonts w:ascii="Arial" w:hAnsi="Arial" w:cs="Arial"/>
                </w:rPr>
                <w:t>February 2024</w:t>
              </w:r>
            </w:ins>
          </w:p>
        </w:tc>
        <w:tc>
          <w:tcPr>
            <w:tcW w:w="1617" w:type="dxa"/>
            <w:tcBorders>
              <w:top w:val="single" w:sz="4" w:space="0" w:color="auto"/>
              <w:left w:val="single" w:sz="4" w:space="0" w:color="auto"/>
              <w:bottom w:val="single" w:sz="4" w:space="0" w:color="auto"/>
              <w:right w:val="single" w:sz="4" w:space="0" w:color="auto"/>
            </w:tcBorders>
          </w:tcPr>
          <w:p w14:paraId="59B9FA29" w14:textId="0ABAF235" w:rsidR="007C6827" w:rsidRPr="00750802" w:rsidRDefault="007C6827" w:rsidP="007C6827">
            <w:pPr>
              <w:pStyle w:val="NoSpacing"/>
              <w:jc w:val="center"/>
              <w:rPr>
                <w:ins w:id="196" w:author="Amy Griffiths" w:date="2026-09-25T21:12:00Z" w16du:dateUtc="2026-09-26T01:12:00Z"/>
                <w:rFonts w:ascii="Arial" w:hAnsi="Arial" w:cs="Arial"/>
                <w:sz w:val="24"/>
                <w:szCs w:val="24"/>
              </w:rPr>
            </w:pPr>
            <w:ins w:id="197" w:author="Amy Griffiths" w:date="2026-09-25T21:12:00Z" w16du:dateUtc="2026-09-26T01:12:00Z">
              <w:r>
                <w:rPr>
                  <w:rFonts w:ascii="Arial" w:hAnsi="Arial" w:cs="Arial"/>
                </w:rPr>
                <w:t>Family and Friends Test</w:t>
              </w:r>
            </w:ins>
          </w:p>
        </w:tc>
        <w:tc>
          <w:tcPr>
            <w:tcW w:w="5714" w:type="dxa"/>
            <w:tcBorders>
              <w:top w:val="single" w:sz="4" w:space="0" w:color="auto"/>
              <w:left w:val="single" w:sz="4" w:space="0" w:color="auto"/>
              <w:bottom w:val="single" w:sz="4" w:space="0" w:color="auto"/>
              <w:right w:val="single" w:sz="4" w:space="0" w:color="auto"/>
            </w:tcBorders>
          </w:tcPr>
          <w:p w14:paraId="4EBED647" w14:textId="40EA90D4" w:rsidR="007C6827" w:rsidRPr="00750802" w:rsidRDefault="007C6827" w:rsidP="007C6827">
            <w:pPr>
              <w:jc w:val="center"/>
              <w:rPr>
                <w:ins w:id="198" w:author="Amy Griffiths" w:date="2026-09-25T21:12:00Z" w16du:dateUtc="2026-09-26T01:12:00Z"/>
                <w:rFonts w:ascii="Arial" w:hAnsi="Arial" w:cs="Arial"/>
              </w:rPr>
            </w:pPr>
            <w:ins w:id="199" w:author="Amy Griffiths" w:date="2026-09-25T21:12:00Z" w16du:dateUtc="2026-09-26T01:12:00Z">
              <w:r>
                <w:rPr>
                  <w:rFonts w:ascii="Arial" w:hAnsi="Arial" w:cs="Arial"/>
                </w:rPr>
                <w:t>Very poor - doctors don’t listen or give the right inhalers asked for.</w:t>
              </w:r>
            </w:ins>
          </w:p>
        </w:tc>
      </w:tr>
    </w:tbl>
    <w:p w14:paraId="63047BDC" w14:textId="345A04A9" w:rsidR="00073DC9" w:rsidRDefault="00073DC9" w:rsidP="005A016B">
      <w:pPr>
        <w:pStyle w:val="NoSpacing"/>
        <w:jc w:val="both"/>
        <w:rPr>
          <w:ins w:id="200" w:author="Amy Griffiths" w:date="2026-09-25T21:12:00Z" w16du:dateUtc="2026-09-26T01:12:00Z"/>
          <w:rFonts w:ascii="Arial" w:hAnsi="Arial" w:cs="Arial"/>
          <w:sz w:val="24"/>
          <w:szCs w:val="24"/>
        </w:rPr>
      </w:pPr>
    </w:p>
    <w:p w14:paraId="46D9210B" w14:textId="17B65C27" w:rsidR="00F55A6F" w:rsidRDefault="00DD084D" w:rsidP="00786300">
      <w:pPr>
        <w:rPr>
          <w:del w:id="201" w:author="Amy Griffiths" w:date="2026-09-25T21:12:00Z" w16du:dateUtc="2026-09-26T01:12:00Z"/>
        </w:rPr>
      </w:pPr>
      <w:ins w:id="202" w:author="Amy Griffiths" w:date="2026-09-25T21:12:00Z" w16du:dateUtc="2026-09-26T01:12:00Z">
        <w:r w:rsidRPr="00940E3F">
          <w:rPr>
            <w:rFonts w:ascii="Arial" w:hAnsi="Arial" w:cs="Arial"/>
            <w:b/>
            <w:u w:val="single"/>
          </w:rPr>
          <w:t xml:space="preserve">Date of next </w:t>
        </w:r>
      </w:ins>
      <w:del w:id="203" w:author="Amy Griffiths" w:date="2026-09-25T21:12:00Z" w16du:dateUtc="2026-09-26T01:12:00Z">
        <w:r w:rsidR="00F55A6F">
          <w:delText xml:space="preserve">Next, Ann Harper stated we’ve had several parents not show up for concessions at soccer games and we still have many uncovered gate/concession slots.  How should we handle this situation? </w:delText>
        </w:r>
        <w:r w:rsidR="008C7999">
          <w:delText>The group acknowledged the 3:15</w:delText>
        </w:r>
        <w:r w:rsidR="00552178">
          <w:delText xml:space="preserve"> time slot</w:delText>
        </w:r>
        <w:r w:rsidR="008C7999">
          <w:delText xml:space="preserve"> is difficult for many parents to make work in their schedules. Getting the money boxes out to the field for home games has been a challenge as well.  Could we get CCS faculty to </w:delText>
        </w:r>
        <w:r w:rsidR="00187FEE">
          <w:delText>help get</w:delText>
        </w:r>
        <w:r w:rsidR="008C7999">
          <w:delText xml:space="preserve"> the money boxes out and fill the early time slot?  </w:delText>
        </w:r>
        <w:r w:rsidR="00F55A6F">
          <w:delText xml:space="preserve">Ann also mentioned some parents from Trinity </w:delText>
        </w:r>
        <w:r w:rsidR="008C7999">
          <w:delText xml:space="preserve">Chrisitan </w:delText>
        </w:r>
        <w:r w:rsidR="00F55A6F">
          <w:delText>g</w:delText>
        </w:r>
        <w:r w:rsidR="00552178">
          <w:delText>o</w:delText>
        </w:r>
        <w:r w:rsidR="00F55A6F">
          <w:delText>t upset that they had to pay for the volleyball game at Peace Church and again for the soccer game at CCS</w:delText>
        </w:r>
        <w:r w:rsidR="008C7999">
          <w:delText xml:space="preserve"> on the same day</w:delText>
        </w:r>
        <w:r w:rsidR="00F55A6F">
          <w:delText xml:space="preserve">.  We all agree that there should be a charge for both </w:delText>
        </w:r>
        <w:r w:rsidR="008C7999">
          <w:delText>entries,</w:delText>
        </w:r>
        <w:r w:rsidR="00F55A6F">
          <w:delText xml:space="preserve"> however, we will not </w:delText>
        </w:r>
        <w:r w:rsidR="008C7999">
          <w:delText xml:space="preserve">get into arguments with parents to collect the fees.  Hopefully, this will not be a recurring issue.  </w:delText>
        </w:r>
      </w:del>
    </w:p>
    <w:p w14:paraId="0492E53F" w14:textId="06A21058" w:rsidR="008C7999" w:rsidRDefault="008634A9" w:rsidP="00786300">
      <w:pPr>
        <w:rPr>
          <w:del w:id="204" w:author="Amy Griffiths" w:date="2026-09-25T21:12:00Z" w16du:dateUtc="2026-09-26T01:12:00Z"/>
        </w:rPr>
      </w:pPr>
      <w:del w:id="205" w:author="Amy Griffiths" w:date="2026-09-25T21:12:00Z" w16du:dateUtc="2026-09-26T01:12:00Z">
        <w:r>
          <w:delText xml:space="preserve"> </w:delText>
        </w:r>
      </w:del>
    </w:p>
    <w:p w14:paraId="1EED9917" w14:textId="00C7C673" w:rsidR="008C7999" w:rsidRDefault="008C7999" w:rsidP="00786300">
      <w:pPr>
        <w:rPr>
          <w:del w:id="206" w:author="Amy Griffiths" w:date="2026-09-25T21:12:00Z" w16du:dateUtc="2026-09-26T01:12:00Z"/>
        </w:rPr>
      </w:pPr>
      <w:del w:id="207" w:author="Amy Griffiths" w:date="2026-09-25T21:12:00Z" w16du:dateUtc="2026-09-26T01:12:00Z">
        <w:r>
          <w:delText>Ann mentioned</w:delText>
        </w:r>
        <w:r w:rsidR="00187FEE">
          <w:delText xml:space="preserve"> several parents have approached her about helping more with the Booster Club.  </w:delText>
        </w:r>
        <w:r w:rsidR="00552178">
          <w:delText>We recommend</w:delText>
        </w:r>
        <w:r w:rsidR="00187FEE">
          <w:delText xml:space="preserve"> get</w:delText>
        </w:r>
        <w:r w:rsidR="00552178">
          <w:delText>ting</w:delText>
        </w:r>
        <w:r w:rsidR="00187FEE">
          <w:delText xml:space="preserve"> a Fundraising Committee together and creat</w:delText>
        </w:r>
        <w:r w:rsidR="00552178">
          <w:delText>ing</w:delText>
        </w:r>
        <w:r w:rsidR="00187FEE">
          <w:delText xml:space="preserve"> a fundraising calendar to </w:delText>
        </w:r>
        <w:r w:rsidR="00EB7685">
          <w:delText>advertise</w:delText>
        </w:r>
        <w:r w:rsidR="00187FEE">
          <w:delText xml:space="preserve"> early about upcoming </w:delText>
        </w:r>
        <w:r w:rsidR="00EB7685">
          <w:delText>events</w:delText>
        </w:r>
        <w:r w:rsidR="00187FEE">
          <w:delText>.  We will have a committee sign up sheet at the next Booster Club meeting on October 2, 2023, at 6:15.</w:delText>
        </w:r>
      </w:del>
    </w:p>
    <w:p w14:paraId="0FF23BBD" w14:textId="77777777" w:rsidR="00187FEE" w:rsidRDefault="00187FEE" w:rsidP="00786300">
      <w:pPr>
        <w:rPr>
          <w:del w:id="208" w:author="Amy Griffiths" w:date="2026-09-25T21:12:00Z" w16du:dateUtc="2026-09-26T01:12:00Z"/>
        </w:rPr>
      </w:pPr>
    </w:p>
    <w:p w14:paraId="733A27BE" w14:textId="471E7559" w:rsidR="00187FEE" w:rsidRDefault="00295530" w:rsidP="00786300">
      <w:pPr>
        <w:rPr>
          <w:del w:id="209" w:author="Amy Griffiths" w:date="2026-09-25T21:12:00Z" w16du:dateUtc="2026-09-26T01:12:00Z"/>
        </w:rPr>
      </w:pPr>
      <w:del w:id="210" w:author="Amy Griffiths" w:date="2026-09-25T21:12:00Z" w16du:dateUtc="2026-09-26T01:12:00Z">
        <w:r>
          <w:delText>While on the fundraising topic, Ann asked if we still planned to have the Chili Cookoff Fundraiser at the Homecoming game on October 13</w:delText>
        </w:r>
        <w:r w:rsidRPr="00295530">
          <w:rPr>
            <w:vertAlign w:val="superscript"/>
          </w:rPr>
          <w:delText>th</w:delText>
        </w:r>
        <w:r>
          <w:delText xml:space="preserve">.  We agreed to keep it on that date and have it from 6:00 – 7:00 p.m. </w:delText>
        </w:r>
        <w:r w:rsidR="00EB7685">
          <w:delText>We will</w:delText>
        </w:r>
        <w:r>
          <w:delText xml:space="preserve"> sell extra bowls of chili afterwards for a set price.  The entry fee will be </w:delText>
        </w:r>
        <w:r w:rsidR="003D00BC">
          <w:delText>$25,</w:delText>
        </w:r>
        <w:r>
          <w:delText xml:space="preserve"> and the taste tickets will be sold for $10 each.  This fundraiser depends on us having enough entries so we will advertise on Facebook. Zach will create this post along with a post about our Booster Club meeting on October 2. </w:delText>
        </w:r>
      </w:del>
    </w:p>
    <w:p w14:paraId="2046CED2" w14:textId="77777777" w:rsidR="00295530" w:rsidRDefault="00295530" w:rsidP="00786300">
      <w:pPr>
        <w:rPr>
          <w:del w:id="211" w:author="Amy Griffiths" w:date="2026-09-25T21:12:00Z" w16du:dateUtc="2026-09-26T01:12:00Z"/>
        </w:rPr>
      </w:pPr>
    </w:p>
    <w:p w14:paraId="2101FAE3" w14:textId="15D96E8B" w:rsidR="00295530" w:rsidRDefault="00295530" w:rsidP="00786300">
      <w:pPr>
        <w:rPr>
          <w:del w:id="212" w:author="Amy Griffiths" w:date="2026-09-25T21:12:00Z" w16du:dateUtc="2026-09-26T01:12:00Z"/>
        </w:rPr>
      </w:pPr>
      <w:del w:id="213" w:author="Amy Griffiths" w:date="2026-09-25T21:12:00Z" w16du:dateUtc="2026-09-26T01:12:00Z">
        <w:r>
          <w:delText>Thirdly, Ann stated that we need to be prepared for a large crowd at the football game against Sally B. Howard on October 6</w:delText>
        </w:r>
        <w:r w:rsidRPr="00295530">
          <w:rPr>
            <w:vertAlign w:val="superscript"/>
          </w:rPr>
          <w:delText>th</w:delText>
        </w:r>
        <w:r>
          <w:delText xml:space="preserve">.  We have 7 parents signed up for work the gate/concessions.  </w:delText>
        </w:r>
        <w:r w:rsidR="00F20457">
          <w:delText xml:space="preserve">Ben Harper doesn’t mind cooking if needed.  Also, we should do a 50/50 raffle to bring in some extra money.  Larry Gates says he believes there are some raffle tickets in the concession stand that we can use. </w:delText>
        </w:r>
      </w:del>
    </w:p>
    <w:p w14:paraId="30DEA50D" w14:textId="77777777" w:rsidR="00F20457" w:rsidRDefault="00F20457" w:rsidP="00786300">
      <w:pPr>
        <w:rPr>
          <w:del w:id="214" w:author="Amy Griffiths" w:date="2026-09-25T21:12:00Z" w16du:dateUtc="2026-09-26T01:12:00Z"/>
        </w:rPr>
      </w:pPr>
    </w:p>
    <w:p w14:paraId="744EAF6B" w14:textId="77777777" w:rsidR="00EB7685" w:rsidRDefault="00EB7685" w:rsidP="00786300">
      <w:pPr>
        <w:rPr>
          <w:del w:id="215" w:author="Amy Griffiths" w:date="2026-09-25T21:12:00Z" w16du:dateUtc="2026-09-26T01:12:00Z"/>
        </w:rPr>
      </w:pPr>
    </w:p>
    <w:p w14:paraId="1475F4B3" w14:textId="77777777" w:rsidR="00EB7685" w:rsidRDefault="00EB7685" w:rsidP="00786300">
      <w:pPr>
        <w:rPr>
          <w:del w:id="216" w:author="Amy Griffiths" w:date="2026-09-25T21:12:00Z" w16du:dateUtc="2026-09-26T01:12:00Z"/>
        </w:rPr>
      </w:pPr>
    </w:p>
    <w:p w14:paraId="3D9EBA11" w14:textId="6F93CEEB" w:rsidR="00EB7685" w:rsidRDefault="00EB7685" w:rsidP="00786300">
      <w:pPr>
        <w:rPr>
          <w:del w:id="217" w:author="Amy Griffiths" w:date="2026-09-25T21:12:00Z" w16du:dateUtc="2026-09-26T01:12:00Z"/>
        </w:rPr>
      </w:pPr>
      <w:del w:id="218" w:author="Amy Griffiths" w:date="2026-09-25T21:12:00Z" w16du:dateUtc="2026-09-26T01:12:00Z">
        <w:r>
          <w:delText>Other takeaways from the meeting include:</w:delText>
        </w:r>
      </w:del>
    </w:p>
    <w:p w14:paraId="5B9D1893" w14:textId="77777777" w:rsidR="009D1DF3" w:rsidRDefault="009D1DF3" w:rsidP="00786300">
      <w:pPr>
        <w:rPr>
          <w:del w:id="219" w:author="Amy Griffiths" w:date="2026-09-25T21:12:00Z" w16du:dateUtc="2026-09-26T01:12:00Z"/>
        </w:rPr>
      </w:pPr>
    </w:p>
    <w:p w14:paraId="0AE94877" w14:textId="1E79A7BA" w:rsidR="00EB7685" w:rsidRDefault="00EB7685" w:rsidP="00EB7685">
      <w:pPr>
        <w:pStyle w:val="ListParagraph"/>
        <w:numPr>
          <w:ilvl w:val="0"/>
          <w:numId w:val="1"/>
        </w:numPr>
        <w:spacing w:after="0"/>
        <w:rPr>
          <w:del w:id="220" w:author="Amy Griffiths" w:date="2026-09-25T21:12:00Z" w16du:dateUtc="2026-09-26T01:12:00Z"/>
        </w:rPr>
      </w:pPr>
      <w:del w:id="221" w:author="Amy Griffiths" w:date="2026-09-25T21:12:00Z" w16du:dateUtc="2026-09-26T01:12:00Z">
        <w:r>
          <w:delText xml:space="preserve">Larry mentioned how the popcorn should be prepared in the concession </w:delText>
        </w:r>
        <w:r w:rsidR="008634A9">
          <w:delText>stand.</w:delText>
        </w:r>
      </w:del>
    </w:p>
    <w:p w14:paraId="0DA9FFB2" w14:textId="09EA2445" w:rsidR="00EB7685" w:rsidRDefault="00EB7685" w:rsidP="00EB7685">
      <w:pPr>
        <w:pStyle w:val="ListParagraph"/>
        <w:numPr>
          <w:ilvl w:val="0"/>
          <w:numId w:val="1"/>
        </w:numPr>
        <w:spacing w:after="0"/>
        <w:rPr>
          <w:del w:id="222" w:author="Amy Griffiths" w:date="2026-09-25T21:12:00Z" w16du:dateUtc="2026-09-26T01:12:00Z"/>
        </w:rPr>
      </w:pPr>
      <w:del w:id="223" w:author="Amy Griffiths" w:date="2026-09-25T21:12:00Z" w16du:dateUtc="2026-09-26T01:12:00Z">
        <w:r>
          <w:delText>Kelly is looking at new basketball jerseys</w:delText>
        </w:r>
        <w:r w:rsidR="008634A9">
          <w:delText xml:space="preserve"> for the boys.</w:delText>
        </w:r>
      </w:del>
    </w:p>
    <w:p w14:paraId="1840DDB1" w14:textId="3E0B1E65" w:rsidR="00EB7685" w:rsidRDefault="00EB7685" w:rsidP="00EB7685">
      <w:pPr>
        <w:pStyle w:val="ListParagraph"/>
        <w:numPr>
          <w:ilvl w:val="0"/>
          <w:numId w:val="1"/>
        </w:numPr>
        <w:spacing w:after="0"/>
        <w:rPr>
          <w:del w:id="224" w:author="Amy Griffiths" w:date="2026-09-25T21:12:00Z" w16du:dateUtc="2026-09-26T01:12:00Z"/>
        </w:rPr>
      </w:pPr>
      <w:del w:id="225" w:author="Amy Griffiths" w:date="2026-09-25T21:12:00Z" w16du:dateUtc="2026-09-26T01:12:00Z">
        <w:r>
          <w:delText xml:space="preserve">The PA system is currently being installed and Doug Wells donated the cable and </w:delText>
        </w:r>
        <w:r w:rsidR="008634A9">
          <w:delText>speakers.</w:delText>
        </w:r>
      </w:del>
    </w:p>
    <w:p w14:paraId="00190A65" w14:textId="7AC2131F" w:rsidR="00EB7685" w:rsidRDefault="00EC43B1" w:rsidP="00EB7685">
      <w:pPr>
        <w:pStyle w:val="ListParagraph"/>
        <w:numPr>
          <w:ilvl w:val="0"/>
          <w:numId w:val="1"/>
        </w:numPr>
        <w:spacing w:after="0"/>
        <w:rPr>
          <w:del w:id="226" w:author="Amy Griffiths" w:date="2026-09-25T21:12:00Z" w16du:dateUtc="2026-09-26T01:12:00Z"/>
        </w:rPr>
      </w:pPr>
      <w:del w:id="227" w:author="Amy Griffiths" w:date="2026-09-25T21:12:00Z" w16du:dateUtc="2026-09-26T01:12:00Z">
        <w:r>
          <w:delText>“Thank you”</w:delText>
        </w:r>
        <w:r w:rsidR="00EB7685">
          <w:delText xml:space="preserve"> notes</w:delText>
        </w:r>
        <w:r>
          <w:delText xml:space="preserve"> will be sent to </w:delText>
        </w:r>
        <w:r w:rsidR="00EB7685">
          <w:delText xml:space="preserve">all who have cooked this season at the home </w:delText>
        </w:r>
        <w:r w:rsidR="008634A9">
          <w:delText>games.</w:delText>
        </w:r>
      </w:del>
    </w:p>
    <w:p w14:paraId="58B05785" w14:textId="77777777" w:rsidR="009D1DF3" w:rsidRDefault="009D1DF3" w:rsidP="009D1DF3">
      <w:pPr>
        <w:pStyle w:val="ListParagraph"/>
        <w:spacing w:after="0"/>
        <w:rPr>
          <w:del w:id="228" w:author="Amy Griffiths" w:date="2026-09-25T21:12:00Z" w16du:dateUtc="2026-09-26T01:12:00Z"/>
        </w:rPr>
      </w:pPr>
    </w:p>
    <w:p w14:paraId="36EA66C1" w14:textId="77777777" w:rsidR="00654733" w:rsidRDefault="00654733" w:rsidP="009D1DF3">
      <w:pPr>
        <w:pStyle w:val="ListParagraph"/>
        <w:spacing w:after="0"/>
        <w:rPr>
          <w:del w:id="229" w:author="Amy Griffiths" w:date="2026-09-25T21:12:00Z" w16du:dateUtc="2026-09-26T01:12:00Z"/>
        </w:rPr>
      </w:pPr>
    </w:p>
    <w:p w14:paraId="7BA7CDEC" w14:textId="18458B9F" w:rsidR="00EB7685" w:rsidRDefault="009D1DF3" w:rsidP="005A016B">
      <w:pPr>
        <w:pStyle w:val="NoSpacing"/>
        <w:jc w:val="both"/>
        <w:rPr>
          <w:rFonts w:ascii="Arial" w:hAnsi="Arial"/>
          <w:b/>
          <w:sz w:val="24"/>
          <w:u w:val="single"/>
          <w:rPrChange w:id="230" w:author="Amy Griffiths" w:date="2026-09-25T21:12:00Z" w16du:dateUtc="2026-09-26T01:12:00Z">
            <w:rPr/>
          </w:rPrChange>
        </w:rPr>
        <w:pPrChange w:id="231" w:author="Amy Griffiths" w:date="2026-09-25T21:12:00Z" w16du:dateUtc="2026-09-26T01:12:00Z">
          <w:pPr>
            <w:spacing w:after="0"/>
          </w:pPr>
        </w:pPrChange>
      </w:pPr>
      <w:del w:id="232" w:author="Amy Griffiths" w:date="2026-09-25T21:12:00Z" w16du:dateUtc="2026-09-26T01:12:00Z">
        <w:r>
          <w:delText xml:space="preserve">The </w:delText>
        </w:r>
      </w:del>
      <w:r w:rsidRPr="00940E3F">
        <w:rPr>
          <w:rFonts w:ascii="Arial" w:hAnsi="Arial"/>
          <w:b/>
          <w:sz w:val="24"/>
          <w:u w:val="single"/>
          <w:rPrChange w:id="233" w:author="Amy Griffiths" w:date="2026-09-25T21:12:00Z" w16du:dateUtc="2026-09-26T01:12:00Z">
            <w:rPr/>
          </w:rPrChange>
        </w:rPr>
        <w:t>meeting</w:t>
      </w:r>
      <w:del w:id="234" w:author="Amy Griffiths" w:date="2026-09-25T21:12:00Z" w16du:dateUtc="2026-09-26T01:12:00Z">
        <w:r>
          <w:delText xml:space="preserve"> was adjourned at 7:30</w:delText>
        </w:r>
        <w:r w:rsidR="004379D4">
          <w:delText xml:space="preserve"> </w:delText>
        </w:r>
        <w:r>
          <w:delText>p.m.</w:delText>
        </w:r>
      </w:del>
    </w:p>
    <w:p w14:paraId="7B11F2FD" w14:textId="7D051A67" w:rsidR="00F20457" w:rsidRDefault="00F20457" w:rsidP="005A016B">
      <w:pPr>
        <w:pStyle w:val="NoSpacing"/>
        <w:jc w:val="both"/>
        <w:rPr>
          <w:rFonts w:ascii="Arial" w:hAnsi="Arial"/>
          <w:b/>
          <w:sz w:val="24"/>
          <w:u w:val="single"/>
          <w:rPrChange w:id="235" w:author="Amy Griffiths" w:date="2026-09-25T21:12:00Z" w16du:dateUtc="2026-09-26T01:12:00Z">
            <w:rPr/>
          </w:rPrChange>
        </w:rPr>
        <w:pPrChange w:id="236" w:author="Amy Griffiths" w:date="2026-09-25T21:12:00Z" w16du:dateUtc="2026-09-26T01:12:00Z">
          <w:pPr>
            <w:spacing w:after="0"/>
          </w:pPr>
        </w:pPrChange>
      </w:pPr>
    </w:p>
    <w:p w14:paraId="6C8A6641" w14:textId="5EE05A24" w:rsidR="009623A8" w:rsidRDefault="00834652" w:rsidP="000F382F">
      <w:pPr>
        <w:pStyle w:val="NoSpacing"/>
        <w:jc w:val="both"/>
        <w:rPr>
          <w:ins w:id="237" w:author="Amy Griffiths" w:date="2026-09-25T21:12:00Z" w16du:dateUtc="2026-09-26T01:12:00Z"/>
          <w:rFonts w:ascii="Arial" w:hAnsi="Arial" w:cs="Arial"/>
          <w:b/>
          <w:bCs/>
          <w:sz w:val="24"/>
          <w:szCs w:val="24"/>
        </w:rPr>
      </w:pPr>
      <w:ins w:id="238" w:author="Amy Griffiths" w:date="2026-09-25T21:12:00Z" w16du:dateUtc="2026-09-26T01:12:00Z">
        <w:r w:rsidRPr="00DC57A0">
          <w:rPr>
            <w:rFonts w:ascii="Arial" w:hAnsi="Arial" w:cs="Arial"/>
            <w:b/>
            <w:bCs/>
            <w:sz w:val="24"/>
            <w:szCs w:val="24"/>
          </w:rPr>
          <w:t>Date:</w:t>
        </w:r>
        <w:r w:rsidR="00D727FD" w:rsidRPr="00DC57A0">
          <w:rPr>
            <w:rFonts w:ascii="Arial" w:hAnsi="Arial" w:cs="Arial"/>
            <w:b/>
            <w:bCs/>
            <w:sz w:val="24"/>
            <w:szCs w:val="24"/>
          </w:rPr>
          <w:t xml:space="preserve"> Wednesday</w:t>
        </w:r>
        <w:r w:rsidR="000F3B86" w:rsidRPr="00DC57A0">
          <w:rPr>
            <w:rFonts w:ascii="Arial" w:hAnsi="Arial" w:cs="Arial"/>
            <w:b/>
            <w:bCs/>
            <w:sz w:val="24"/>
            <w:szCs w:val="24"/>
          </w:rPr>
          <w:t xml:space="preserve"> </w:t>
        </w:r>
        <w:r w:rsidR="007D5E3C">
          <w:rPr>
            <w:rFonts w:ascii="Arial" w:hAnsi="Arial" w:cs="Arial"/>
            <w:b/>
            <w:bCs/>
            <w:sz w:val="24"/>
            <w:szCs w:val="24"/>
          </w:rPr>
          <w:t>17</w:t>
        </w:r>
        <w:r w:rsidR="007D5E3C" w:rsidRPr="007D5E3C">
          <w:rPr>
            <w:rFonts w:ascii="Arial" w:hAnsi="Arial" w:cs="Arial"/>
            <w:b/>
            <w:bCs/>
            <w:sz w:val="24"/>
            <w:szCs w:val="24"/>
            <w:vertAlign w:val="superscript"/>
          </w:rPr>
          <w:t>th</w:t>
        </w:r>
        <w:r w:rsidR="007D5E3C">
          <w:rPr>
            <w:rFonts w:ascii="Arial" w:hAnsi="Arial" w:cs="Arial"/>
            <w:b/>
            <w:bCs/>
            <w:sz w:val="24"/>
            <w:szCs w:val="24"/>
          </w:rPr>
          <w:t xml:space="preserve"> April </w:t>
        </w:r>
        <w:r w:rsidR="005A69EC" w:rsidRPr="00DC57A0">
          <w:rPr>
            <w:rFonts w:ascii="Arial" w:hAnsi="Arial" w:cs="Arial"/>
            <w:b/>
            <w:bCs/>
            <w:sz w:val="24"/>
            <w:szCs w:val="24"/>
          </w:rPr>
          <w:t>2024</w:t>
        </w:r>
      </w:ins>
    </w:p>
    <w:p w14:paraId="18259BCC" w14:textId="1ACBBC56" w:rsidR="00B55975" w:rsidRDefault="00B55975" w:rsidP="000F382F">
      <w:pPr>
        <w:pStyle w:val="NoSpacing"/>
        <w:jc w:val="both"/>
        <w:rPr>
          <w:ins w:id="239" w:author="Amy Griffiths" w:date="2026-09-25T21:12:00Z" w16du:dateUtc="2026-09-26T01:12:00Z"/>
          <w:rFonts w:ascii="Arial" w:hAnsi="Arial" w:cs="Arial"/>
          <w:b/>
          <w:bCs/>
          <w:sz w:val="24"/>
          <w:szCs w:val="24"/>
        </w:rPr>
      </w:pPr>
      <w:ins w:id="240" w:author="Amy Griffiths" w:date="2026-09-25T21:12:00Z" w16du:dateUtc="2026-09-26T01:12:00Z">
        <w:r>
          <w:rPr>
            <w:rFonts w:ascii="Arial" w:hAnsi="Arial" w:cs="Arial"/>
            <w:b/>
            <w:bCs/>
            <w:sz w:val="24"/>
            <w:szCs w:val="24"/>
          </w:rPr>
          <w:t>Time:</w:t>
        </w:r>
        <w:r w:rsidR="00D727FD">
          <w:rPr>
            <w:rFonts w:ascii="Arial" w:hAnsi="Arial" w:cs="Arial"/>
            <w:b/>
            <w:bCs/>
            <w:sz w:val="24"/>
            <w:szCs w:val="24"/>
          </w:rPr>
          <w:t xml:space="preserve"> 10am</w:t>
        </w:r>
      </w:ins>
    </w:p>
    <w:p w14:paraId="594E18FB" w14:textId="37ED62D4" w:rsidR="00295530" w:rsidRPr="00295530" w:rsidRDefault="00B55975" w:rsidP="00786300">
      <w:pPr>
        <w:rPr>
          <w:del w:id="241" w:author="Amy Griffiths" w:date="2026-09-25T21:12:00Z" w16du:dateUtc="2026-09-26T01:12:00Z"/>
        </w:rPr>
      </w:pPr>
      <w:ins w:id="242" w:author="Amy Griffiths" w:date="2026-09-25T21:12:00Z" w16du:dateUtc="2026-09-26T01:12:00Z">
        <w:r>
          <w:rPr>
            <w:rFonts w:ascii="Arial" w:hAnsi="Arial" w:cs="Arial"/>
            <w:b/>
            <w:bCs/>
          </w:rPr>
          <w:t>Venue:</w:t>
        </w:r>
        <w:r w:rsidR="00D727FD">
          <w:rPr>
            <w:rFonts w:ascii="Arial" w:hAnsi="Arial" w:cs="Arial"/>
            <w:b/>
            <w:bCs/>
          </w:rPr>
          <w:t xml:space="preserve"> The Grange Medical Centre, Hemsworth</w:t>
        </w:r>
      </w:ins>
    </w:p>
    <w:p w14:paraId="27B1D543" w14:textId="77777777" w:rsidR="00295530" w:rsidRDefault="00295530" w:rsidP="00786300">
      <w:pPr>
        <w:rPr>
          <w:del w:id="243" w:author="Amy Griffiths" w:date="2026-09-25T21:12:00Z" w16du:dateUtc="2026-09-26T01:12:00Z"/>
        </w:rPr>
      </w:pPr>
    </w:p>
    <w:p w14:paraId="3651DC13" w14:textId="77777777" w:rsidR="00295530" w:rsidRPr="008B16B9" w:rsidRDefault="00295530" w:rsidP="000F382F">
      <w:pPr>
        <w:pStyle w:val="NoSpacing"/>
        <w:jc w:val="both"/>
        <w:rPr>
          <w:rFonts w:ascii="Arial" w:hAnsi="Arial"/>
          <w:sz w:val="24"/>
          <w:rPrChange w:id="244" w:author="Amy Griffiths" w:date="2026-09-25T21:12:00Z" w16du:dateUtc="2026-09-26T01:12:00Z">
            <w:rPr>
              <w:sz w:val="24"/>
              <w:szCs w:val="24"/>
            </w:rPr>
          </w:rPrChange>
        </w:rPr>
        <w:pPrChange w:id="245" w:author="Amy Griffiths" w:date="2026-09-25T21:12:00Z" w16du:dateUtc="2026-09-26T01:12:00Z">
          <w:pPr>
            <w:spacing w:after="0"/>
          </w:pPr>
        </w:pPrChange>
      </w:pPr>
    </w:p>
    <w:sectPr w:rsidR="00295530" w:rsidRPr="008B16B9" w:rsidSect="00286700">
      <w:pgSz w:w="11906" w:h="16838"/>
      <w:pgMar w:top="851" w:right="1440" w:bottom="1440" w:left="1440" w:header="708" w:footer="708" w:gutter="0"/>
      <w:cols w:space="708"/>
      <w:docGrid w:linePitch="360"/>
      <w:sectPrChange w:id="246" w:author="Amy Griffiths" w:date="2026-09-25T21:12:00Z" w16du:dateUtc="2026-09-26T01:12:00Z">
        <w:sectPr w:rsidR="00295530" w:rsidRPr="008B16B9" w:rsidSect="00286700">
          <w:pgSz w:w="12240" w:h="15840"/>
          <w:pgMar w:top="1440" w:right="1440" w:bottom="1440"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53453"/>
    <w:multiLevelType w:val="hybridMultilevel"/>
    <w:tmpl w:val="26D2BA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A164DC"/>
    <w:multiLevelType w:val="hybridMultilevel"/>
    <w:tmpl w:val="37BA6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6A501B"/>
    <w:multiLevelType w:val="hybridMultilevel"/>
    <w:tmpl w:val="DE6426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061916"/>
    <w:multiLevelType w:val="hybridMultilevel"/>
    <w:tmpl w:val="2F821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6B120D"/>
    <w:multiLevelType w:val="hybridMultilevel"/>
    <w:tmpl w:val="786C4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09483F"/>
    <w:multiLevelType w:val="hybridMultilevel"/>
    <w:tmpl w:val="A718C4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062EA8"/>
    <w:multiLevelType w:val="multilevel"/>
    <w:tmpl w:val="203A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D13197"/>
    <w:multiLevelType w:val="hybridMultilevel"/>
    <w:tmpl w:val="52342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D0F22E0"/>
    <w:multiLevelType w:val="hybridMultilevel"/>
    <w:tmpl w:val="CF7C6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B20F52"/>
    <w:multiLevelType w:val="hybridMultilevel"/>
    <w:tmpl w:val="F3FC8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F30397C"/>
    <w:multiLevelType w:val="multilevel"/>
    <w:tmpl w:val="3306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602108">
    <w:abstractNumId w:val="8"/>
  </w:num>
  <w:num w:numId="2" w16cid:durableId="1631133423">
    <w:abstractNumId w:val="0"/>
  </w:num>
  <w:num w:numId="3" w16cid:durableId="1749763398">
    <w:abstractNumId w:val="1"/>
  </w:num>
  <w:num w:numId="4" w16cid:durableId="1770276912">
    <w:abstractNumId w:val="9"/>
  </w:num>
  <w:num w:numId="5" w16cid:durableId="1498422481">
    <w:abstractNumId w:val="3"/>
  </w:num>
  <w:num w:numId="6" w16cid:durableId="964190060">
    <w:abstractNumId w:val="4"/>
  </w:num>
  <w:num w:numId="7" w16cid:durableId="1531987639">
    <w:abstractNumId w:val="2"/>
  </w:num>
  <w:num w:numId="8" w16cid:durableId="1516458428">
    <w:abstractNumId w:val="7"/>
  </w:num>
  <w:num w:numId="9" w16cid:durableId="1247496815">
    <w:abstractNumId w:val="5"/>
  </w:num>
  <w:num w:numId="10" w16cid:durableId="1134713311">
    <w:abstractNumId w:val="6"/>
  </w:num>
  <w:num w:numId="11" w16cid:durableId="59632815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00"/>
    <w:rsid w:val="00003974"/>
    <w:rsid w:val="00005F29"/>
    <w:rsid w:val="0001122D"/>
    <w:rsid w:val="00011A30"/>
    <w:rsid w:val="00015AD9"/>
    <w:rsid w:val="00017943"/>
    <w:rsid w:val="00020025"/>
    <w:rsid w:val="00022DEA"/>
    <w:rsid w:val="0003104E"/>
    <w:rsid w:val="000368FE"/>
    <w:rsid w:val="00040669"/>
    <w:rsid w:val="000427A5"/>
    <w:rsid w:val="00047A1E"/>
    <w:rsid w:val="00053AB9"/>
    <w:rsid w:val="00055D9B"/>
    <w:rsid w:val="000627FD"/>
    <w:rsid w:val="00063D50"/>
    <w:rsid w:val="00073707"/>
    <w:rsid w:val="0007397F"/>
    <w:rsid w:val="00073DC9"/>
    <w:rsid w:val="00076A03"/>
    <w:rsid w:val="000773AB"/>
    <w:rsid w:val="000773F1"/>
    <w:rsid w:val="00080D58"/>
    <w:rsid w:val="000816BE"/>
    <w:rsid w:val="00085E08"/>
    <w:rsid w:val="000A4D00"/>
    <w:rsid w:val="000A718D"/>
    <w:rsid w:val="000B008E"/>
    <w:rsid w:val="000B45E1"/>
    <w:rsid w:val="000C52AB"/>
    <w:rsid w:val="000C5F6E"/>
    <w:rsid w:val="000C7B96"/>
    <w:rsid w:val="000D4EC9"/>
    <w:rsid w:val="000E4308"/>
    <w:rsid w:val="000E5253"/>
    <w:rsid w:val="000E61EC"/>
    <w:rsid w:val="000E7559"/>
    <w:rsid w:val="000F1D1D"/>
    <w:rsid w:val="000F382F"/>
    <w:rsid w:val="000F3A3A"/>
    <w:rsid w:val="000F3B86"/>
    <w:rsid w:val="000F676E"/>
    <w:rsid w:val="00103491"/>
    <w:rsid w:val="001035F2"/>
    <w:rsid w:val="00105BDD"/>
    <w:rsid w:val="001060B3"/>
    <w:rsid w:val="00112D64"/>
    <w:rsid w:val="001147B2"/>
    <w:rsid w:val="001149D7"/>
    <w:rsid w:val="0011724D"/>
    <w:rsid w:val="00126165"/>
    <w:rsid w:val="00130DE6"/>
    <w:rsid w:val="00132378"/>
    <w:rsid w:val="00137BA6"/>
    <w:rsid w:val="00147D9D"/>
    <w:rsid w:val="0015058E"/>
    <w:rsid w:val="00151420"/>
    <w:rsid w:val="001529F3"/>
    <w:rsid w:val="0015346C"/>
    <w:rsid w:val="001717AE"/>
    <w:rsid w:val="0017359B"/>
    <w:rsid w:val="001752DE"/>
    <w:rsid w:val="00181B25"/>
    <w:rsid w:val="00187BFB"/>
    <w:rsid w:val="00187FEE"/>
    <w:rsid w:val="00192430"/>
    <w:rsid w:val="00194180"/>
    <w:rsid w:val="001965F1"/>
    <w:rsid w:val="00197EB3"/>
    <w:rsid w:val="001A0CAA"/>
    <w:rsid w:val="001A1A04"/>
    <w:rsid w:val="001A3A9E"/>
    <w:rsid w:val="001B546B"/>
    <w:rsid w:val="001B66DF"/>
    <w:rsid w:val="001C0514"/>
    <w:rsid w:val="001C2464"/>
    <w:rsid w:val="001C2C14"/>
    <w:rsid w:val="001C6784"/>
    <w:rsid w:val="001C687F"/>
    <w:rsid w:val="001C7247"/>
    <w:rsid w:val="001C7CB2"/>
    <w:rsid w:val="001D0CEF"/>
    <w:rsid w:val="001D1974"/>
    <w:rsid w:val="001D383A"/>
    <w:rsid w:val="001D40C1"/>
    <w:rsid w:val="001D487B"/>
    <w:rsid w:val="001E184E"/>
    <w:rsid w:val="001E49A4"/>
    <w:rsid w:val="001E7BBE"/>
    <w:rsid w:val="00203955"/>
    <w:rsid w:val="00204FA5"/>
    <w:rsid w:val="00206026"/>
    <w:rsid w:val="00213FEB"/>
    <w:rsid w:val="0021452E"/>
    <w:rsid w:val="002257A0"/>
    <w:rsid w:val="00230AF2"/>
    <w:rsid w:val="00231BF3"/>
    <w:rsid w:val="0023363B"/>
    <w:rsid w:val="00233CCC"/>
    <w:rsid w:val="00235F9A"/>
    <w:rsid w:val="002372A5"/>
    <w:rsid w:val="00244711"/>
    <w:rsid w:val="00255278"/>
    <w:rsid w:val="002577C0"/>
    <w:rsid w:val="00261343"/>
    <w:rsid w:val="00270509"/>
    <w:rsid w:val="0027186F"/>
    <w:rsid w:val="002755E4"/>
    <w:rsid w:val="0028267A"/>
    <w:rsid w:val="00282DB1"/>
    <w:rsid w:val="00283479"/>
    <w:rsid w:val="00286700"/>
    <w:rsid w:val="00286B4C"/>
    <w:rsid w:val="00291A7A"/>
    <w:rsid w:val="002954F5"/>
    <w:rsid w:val="00295530"/>
    <w:rsid w:val="002A0C18"/>
    <w:rsid w:val="002A15B5"/>
    <w:rsid w:val="002A2672"/>
    <w:rsid w:val="002A2C76"/>
    <w:rsid w:val="002A351B"/>
    <w:rsid w:val="002A51FC"/>
    <w:rsid w:val="002A7494"/>
    <w:rsid w:val="002B20CC"/>
    <w:rsid w:val="002C0312"/>
    <w:rsid w:val="002C28B4"/>
    <w:rsid w:val="002C4533"/>
    <w:rsid w:val="002C4662"/>
    <w:rsid w:val="002C4768"/>
    <w:rsid w:val="002C7D13"/>
    <w:rsid w:val="002D10FC"/>
    <w:rsid w:val="002D62AD"/>
    <w:rsid w:val="002E58A6"/>
    <w:rsid w:val="002F1FB9"/>
    <w:rsid w:val="002F364E"/>
    <w:rsid w:val="002F5F21"/>
    <w:rsid w:val="002F7AB0"/>
    <w:rsid w:val="00300129"/>
    <w:rsid w:val="0030326B"/>
    <w:rsid w:val="00303544"/>
    <w:rsid w:val="003118B4"/>
    <w:rsid w:val="00311FEE"/>
    <w:rsid w:val="00312359"/>
    <w:rsid w:val="00314BC4"/>
    <w:rsid w:val="00331489"/>
    <w:rsid w:val="00336A23"/>
    <w:rsid w:val="00337137"/>
    <w:rsid w:val="00340D33"/>
    <w:rsid w:val="00340FD7"/>
    <w:rsid w:val="00344C1E"/>
    <w:rsid w:val="0034739C"/>
    <w:rsid w:val="003476B0"/>
    <w:rsid w:val="0035014A"/>
    <w:rsid w:val="0035144E"/>
    <w:rsid w:val="0035302D"/>
    <w:rsid w:val="00355AE9"/>
    <w:rsid w:val="00355D39"/>
    <w:rsid w:val="003573CF"/>
    <w:rsid w:val="003701FB"/>
    <w:rsid w:val="003774D2"/>
    <w:rsid w:val="00380D57"/>
    <w:rsid w:val="00384482"/>
    <w:rsid w:val="00387DE9"/>
    <w:rsid w:val="003907E9"/>
    <w:rsid w:val="00391D7F"/>
    <w:rsid w:val="00392D7B"/>
    <w:rsid w:val="003934B5"/>
    <w:rsid w:val="003A4013"/>
    <w:rsid w:val="003A76EF"/>
    <w:rsid w:val="003A7931"/>
    <w:rsid w:val="003A7EFC"/>
    <w:rsid w:val="003B0BBD"/>
    <w:rsid w:val="003B645B"/>
    <w:rsid w:val="003C2799"/>
    <w:rsid w:val="003D00BC"/>
    <w:rsid w:val="003D07E8"/>
    <w:rsid w:val="003D1961"/>
    <w:rsid w:val="003D2B9A"/>
    <w:rsid w:val="003D31AF"/>
    <w:rsid w:val="003D4924"/>
    <w:rsid w:val="003D5A2B"/>
    <w:rsid w:val="003E3604"/>
    <w:rsid w:val="003E40E2"/>
    <w:rsid w:val="003E62AD"/>
    <w:rsid w:val="003F3907"/>
    <w:rsid w:val="003F6D80"/>
    <w:rsid w:val="003F7357"/>
    <w:rsid w:val="003F75ED"/>
    <w:rsid w:val="00400271"/>
    <w:rsid w:val="00403C1B"/>
    <w:rsid w:val="00407A6B"/>
    <w:rsid w:val="00412414"/>
    <w:rsid w:val="00413B92"/>
    <w:rsid w:val="00415F24"/>
    <w:rsid w:val="00416E0B"/>
    <w:rsid w:val="0042188A"/>
    <w:rsid w:val="00422E24"/>
    <w:rsid w:val="00422E6A"/>
    <w:rsid w:val="004230AB"/>
    <w:rsid w:val="0042480E"/>
    <w:rsid w:val="00435AA2"/>
    <w:rsid w:val="00435F00"/>
    <w:rsid w:val="004379D4"/>
    <w:rsid w:val="0044267D"/>
    <w:rsid w:val="004441DF"/>
    <w:rsid w:val="00451C2E"/>
    <w:rsid w:val="00453114"/>
    <w:rsid w:val="0045564A"/>
    <w:rsid w:val="00460890"/>
    <w:rsid w:val="00461D9B"/>
    <w:rsid w:val="00462B21"/>
    <w:rsid w:val="0046378F"/>
    <w:rsid w:val="00473800"/>
    <w:rsid w:val="00476D67"/>
    <w:rsid w:val="00484207"/>
    <w:rsid w:val="00485197"/>
    <w:rsid w:val="00487FAF"/>
    <w:rsid w:val="00497902"/>
    <w:rsid w:val="004A079E"/>
    <w:rsid w:val="004A42E6"/>
    <w:rsid w:val="004A48F6"/>
    <w:rsid w:val="004C0DDB"/>
    <w:rsid w:val="004C1652"/>
    <w:rsid w:val="004C2CFC"/>
    <w:rsid w:val="004C7C08"/>
    <w:rsid w:val="004D1B78"/>
    <w:rsid w:val="004D1DDD"/>
    <w:rsid w:val="004D46CB"/>
    <w:rsid w:val="004E123C"/>
    <w:rsid w:val="004E321A"/>
    <w:rsid w:val="004E5707"/>
    <w:rsid w:val="004E5DB0"/>
    <w:rsid w:val="004E6FF4"/>
    <w:rsid w:val="004E7B0F"/>
    <w:rsid w:val="004F0306"/>
    <w:rsid w:val="004F04B9"/>
    <w:rsid w:val="004F0D9E"/>
    <w:rsid w:val="00500369"/>
    <w:rsid w:val="0050258F"/>
    <w:rsid w:val="00503A8C"/>
    <w:rsid w:val="00504BE8"/>
    <w:rsid w:val="005158C0"/>
    <w:rsid w:val="005164DA"/>
    <w:rsid w:val="0053035E"/>
    <w:rsid w:val="00531ABF"/>
    <w:rsid w:val="00533C2C"/>
    <w:rsid w:val="00533FB6"/>
    <w:rsid w:val="00534134"/>
    <w:rsid w:val="00534F5E"/>
    <w:rsid w:val="00542933"/>
    <w:rsid w:val="005438FA"/>
    <w:rsid w:val="00543F8A"/>
    <w:rsid w:val="005450C3"/>
    <w:rsid w:val="00547080"/>
    <w:rsid w:val="0055085B"/>
    <w:rsid w:val="005518B5"/>
    <w:rsid w:val="00552178"/>
    <w:rsid w:val="005533CB"/>
    <w:rsid w:val="00560986"/>
    <w:rsid w:val="00562BF0"/>
    <w:rsid w:val="00563B00"/>
    <w:rsid w:val="00564274"/>
    <w:rsid w:val="00565BD0"/>
    <w:rsid w:val="00567B0F"/>
    <w:rsid w:val="00570FE7"/>
    <w:rsid w:val="00572F87"/>
    <w:rsid w:val="00575575"/>
    <w:rsid w:val="005756DA"/>
    <w:rsid w:val="00576778"/>
    <w:rsid w:val="00576F06"/>
    <w:rsid w:val="00580176"/>
    <w:rsid w:val="00583899"/>
    <w:rsid w:val="00587022"/>
    <w:rsid w:val="005909DF"/>
    <w:rsid w:val="00591C16"/>
    <w:rsid w:val="005958EA"/>
    <w:rsid w:val="005A016B"/>
    <w:rsid w:val="005A3C04"/>
    <w:rsid w:val="005A4007"/>
    <w:rsid w:val="005A54BF"/>
    <w:rsid w:val="005A69EC"/>
    <w:rsid w:val="005B5323"/>
    <w:rsid w:val="005B5896"/>
    <w:rsid w:val="005B6770"/>
    <w:rsid w:val="005B6D22"/>
    <w:rsid w:val="005B73F3"/>
    <w:rsid w:val="005C3F2E"/>
    <w:rsid w:val="005C67CE"/>
    <w:rsid w:val="005D32BA"/>
    <w:rsid w:val="005D3CFE"/>
    <w:rsid w:val="005D653C"/>
    <w:rsid w:val="005E1F39"/>
    <w:rsid w:val="005F2BF2"/>
    <w:rsid w:val="006128CF"/>
    <w:rsid w:val="00613B7F"/>
    <w:rsid w:val="00614D16"/>
    <w:rsid w:val="00615BD8"/>
    <w:rsid w:val="006165D7"/>
    <w:rsid w:val="00617630"/>
    <w:rsid w:val="006209FE"/>
    <w:rsid w:val="006218F6"/>
    <w:rsid w:val="0062527F"/>
    <w:rsid w:val="00625E83"/>
    <w:rsid w:val="00626AF1"/>
    <w:rsid w:val="00632DBF"/>
    <w:rsid w:val="0063319B"/>
    <w:rsid w:val="00644FAA"/>
    <w:rsid w:val="006521E7"/>
    <w:rsid w:val="00654733"/>
    <w:rsid w:val="0065476D"/>
    <w:rsid w:val="00660094"/>
    <w:rsid w:val="00664687"/>
    <w:rsid w:val="00665223"/>
    <w:rsid w:val="0066541D"/>
    <w:rsid w:val="00666725"/>
    <w:rsid w:val="00673367"/>
    <w:rsid w:val="00675AA4"/>
    <w:rsid w:val="00682BE3"/>
    <w:rsid w:val="0068786C"/>
    <w:rsid w:val="0069178F"/>
    <w:rsid w:val="00692120"/>
    <w:rsid w:val="006A12F9"/>
    <w:rsid w:val="006A2ECE"/>
    <w:rsid w:val="006A5563"/>
    <w:rsid w:val="006B1A12"/>
    <w:rsid w:val="006B286E"/>
    <w:rsid w:val="006B2F4F"/>
    <w:rsid w:val="006B2FBE"/>
    <w:rsid w:val="006B3BB2"/>
    <w:rsid w:val="006C2096"/>
    <w:rsid w:val="006C49CA"/>
    <w:rsid w:val="006C4B6D"/>
    <w:rsid w:val="006C5324"/>
    <w:rsid w:val="006D3A5C"/>
    <w:rsid w:val="006D41F0"/>
    <w:rsid w:val="006D6322"/>
    <w:rsid w:val="006D670B"/>
    <w:rsid w:val="006E0FE9"/>
    <w:rsid w:val="006E2685"/>
    <w:rsid w:val="006E2F34"/>
    <w:rsid w:val="006F2372"/>
    <w:rsid w:val="006F2FA7"/>
    <w:rsid w:val="006F458B"/>
    <w:rsid w:val="006F4650"/>
    <w:rsid w:val="006F46A0"/>
    <w:rsid w:val="006F5FDA"/>
    <w:rsid w:val="00703E8E"/>
    <w:rsid w:val="0070423F"/>
    <w:rsid w:val="00714B56"/>
    <w:rsid w:val="007176D6"/>
    <w:rsid w:val="00717891"/>
    <w:rsid w:val="00733E8C"/>
    <w:rsid w:val="00740A4B"/>
    <w:rsid w:val="00741794"/>
    <w:rsid w:val="00750802"/>
    <w:rsid w:val="00753A8C"/>
    <w:rsid w:val="00756C8B"/>
    <w:rsid w:val="00761F2C"/>
    <w:rsid w:val="0076410A"/>
    <w:rsid w:val="007647CF"/>
    <w:rsid w:val="007669F1"/>
    <w:rsid w:val="00766C0E"/>
    <w:rsid w:val="0077198B"/>
    <w:rsid w:val="00774534"/>
    <w:rsid w:val="00782280"/>
    <w:rsid w:val="00786300"/>
    <w:rsid w:val="007932A1"/>
    <w:rsid w:val="007A3057"/>
    <w:rsid w:val="007A31F0"/>
    <w:rsid w:val="007A4311"/>
    <w:rsid w:val="007B016E"/>
    <w:rsid w:val="007B1B87"/>
    <w:rsid w:val="007B3C4B"/>
    <w:rsid w:val="007B4C9F"/>
    <w:rsid w:val="007B6CDE"/>
    <w:rsid w:val="007C5154"/>
    <w:rsid w:val="007C67AC"/>
    <w:rsid w:val="007C6827"/>
    <w:rsid w:val="007C7104"/>
    <w:rsid w:val="007D2E87"/>
    <w:rsid w:val="007D5E3C"/>
    <w:rsid w:val="007D6B85"/>
    <w:rsid w:val="007E1721"/>
    <w:rsid w:val="007E6929"/>
    <w:rsid w:val="007F41B2"/>
    <w:rsid w:val="007F5838"/>
    <w:rsid w:val="00807D77"/>
    <w:rsid w:val="00813EBC"/>
    <w:rsid w:val="0082044B"/>
    <w:rsid w:val="00821766"/>
    <w:rsid w:val="00825117"/>
    <w:rsid w:val="00834652"/>
    <w:rsid w:val="0083472A"/>
    <w:rsid w:val="00835BCD"/>
    <w:rsid w:val="008379AC"/>
    <w:rsid w:val="0084067A"/>
    <w:rsid w:val="00840DAF"/>
    <w:rsid w:val="00846AE7"/>
    <w:rsid w:val="008558EE"/>
    <w:rsid w:val="008600F6"/>
    <w:rsid w:val="008634A9"/>
    <w:rsid w:val="00865891"/>
    <w:rsid w:val="00865FB2"/>
    <w:rsid w:val="00874511"/>
    <w:rsid w:val="00874AC8"/>
    <w:rsid w:val="008758FA"/>
    <w:rsid w:val="00880DF2"/>
    <w:rsid w:val="0088697C"/>
    <w:rsid w:val="008874BB"/>
    <w:rsid w:val="00887CC6"/>
    <w:rsid w:val="008A2EA1"/>
    <w:rsid w:val="008B16B9"/>
    <w:rsid w:val="008C2A25"/>
    <w:rsid w:val="008C36AA"/>
    <w:rsid w:val="008C7999"/>
    <w:rsid w:val="008D29A4"/>
    <w:rsid w:val="008D6392"/>
    <w:rsid w:val="008E2B9B"/>
    <w:rsid w:val="008E7434"/>
    <w:rsid w:val="008F3ADE"/>
    <w:rsid w:val="008F7EEA"/>
    <w:rsid w:val="009047AB"/>
    <w:rsid w:val="00906A48"/>
    <w:rsid w:val="009114D7"/>
    <w:rsid w:val="00913334"/>
    <w:rsid w:val="009139E6"/>
    <w:rsid w:val="00913AAB"/>
    <w:rsid w:val="0091688A"/>
    <w:rsid w:val="00917578"/>
    <w:rsid w:val="00917D97"/>
    <w:rsid w:val="009227BB"/>
    <w:rsid w:val="00932F37"/>
    <w:rsid w:val="009359B2"/>
    <w:rsid w:val="00940684"/>
    <w:rsid w:val="00940E3F"/>
    <w:rsid w:val="00941D4B"/>
    <w:rsid w:val="00945C71"/>
    <w:rsid w:val="00955A03"/>
    <w:rsid w:val="00956DD5"/>
    <w:rsid w:val="00957E7F"/>
    <w:rsid w:val="009623A8"/>
    <w:rsid w:val="00962C7E"/>
    <w:rsid w:val="009657EE"/>
    <w:rsid w:val="00975A85"/>
    <w:rsid w:val="00977FD8"/>
    <w:rsid w:val="009852B3"/>
    <w:rsid w:val="009855AD"/>
    <w:rsid w:val="00986DC3"/>
    <w:rsid w:val="0099205D"/>
    <w:rsid w:val="0099261D"/>
    <w:rsid w:val="00995748"/>
    <w:rsid w:val="00995EBF"/>
    <w:rsid w:val="009A4AF4"/>
    <w:rsid w:val="009A7564"/>
    <w:rsid w:val="009B0336"/>
    <w:rsid w:val="009B0765"/>
    <w:rsid w:val="009B418C"/>
    <w:rsid w:val="009B5CCD"/>
    <w:rsid w:val="009C038B"/>
    <w:rsid w:val="009D1A9D"/>
    <w:rsid w:val="009D1DF3"/>
    <w:rsid w:val="009D3B70"/>
    <w:rsid w:val="009D3DA6"/>
    <w:rsid w:val="009D60AE"/>
    <w:rsid w:val="009D66D3"/>
    <w:rsid w:val="009D68EC"/>
    <w:rsid w:val="009E6B1D"/>
    <w:rsid w:val="009E7DED"/>
    <w:rsid w:val="009F4159"/>
    <w:rsid w:val="009F680D"/>
    <w:rsid w:val="00A14DE2"/>
    <w:rsid w:val="00A16331"/>
    <w:rsid w:val="00A23C87"/>
    <w:rsid w:val="00A33706"/>
    <w:rsid w:val="00A34375"/>
    <w:rsid w:val="00A430C4"/>
    <w:rsid w:val="00A46D25"/>
    <w:rsid w:val="00A5141D"/>
    <w:rsid w:val="00A55302"/>
    <w:rsid w:val="00A63D3E"/>
    <w:rsid w:val="00A6662A"/>
    <w:rsid w:val="00A73616"/>
    <w:rsid w:val="00A74719"/>
    <w:rsid w:val="00A74F6F"/>
    <w:rsid w:val="00A75B4C"/>
    <w:rsid w:val="00A7795F"/>
    <w:rsid w:val="00A82F6A"/>
    <w:rsid w:val="00A8479F"/>
    <w:rsid w:val="00A84979"/>
    <w:rsid w:val="00A85744"/>
    <w:rsid w:val="00A8743A"/>
    <w:rsid w:val="00A91B0B"/>
    <w:rsid w:val="00AA2B60"/>
    <w:rsid w:val="00AA6327"/>
    <w:rsid w:val="00AB0165"/>
    <w:rsid w:val="00AC174F"/>
    <w:rsid w:val="00AD572F"/>
    <w:rsid w:val="00AD6EA7"/>
    <w:rsid w:val="00AE1C27"/>
    <w:rsid w:val="00AF10DF"/>
    <w:rsid w:val="00AF24EA"/>
    <w:rsid w:val="00AF2D88"/>
    <w:rsid w:val="00AF3D6D"/>
    <w:rsid w:val="00AF47C4"/>
    <w:rsid w:val="00AF67D7"/>
    <w:rsid w:val="00AF7725"/>
    <w:rsid w:val="00B07B46"/>
    <w:rsid w:val="00B144A0"/>
    <w:rsid w:val="00B15284"/>
    <w:rsid w:val="00B22284"/>
    <w:rsid w:val="00B254E5"/>
    <w:rsid w:val="00B308F9"/>
    <w:rsid w:val="00B33CC2"/>
    <w:rsid w:val="00B35BE9"/>
    <w:rsid w:val="00B36874"/>
    <w:rsid w:val="00B36BF4"/>
    <w:rsid w:val="00B3735D"/>
    <w:rsid w:val="00B41E12"/>
    <w:rsid w:val="00B54C51"/>
    <w:rsid w:val="00B55975"/>
    <w:rsid w:val="00B614F0"/>
    <w:rsid w:val="00B64C8F"/>
    <w:rsid w:val="00B6777E"/>
    <w:rsid w:val="00B72BE3"/>
    <w:rsid w:val="00B762CF"/>
    <w:rsid w:val="00B7787C"/>
    <w:rsid w:val="00B804AA"/>
    <w:rsid w:val="00B807FB"/>
    <w:rsid w:val="00B80F42"/>
    <w:rsid w:val="00B813A3"/>
    <w:rsid w:val="00B81A12"/>
    <w:rsid w:val="00B81FD8"/>
    <w:rsid w:val="00B837F5"/>
    <w:rsid w:val="00B87F6F"/>
    <w:rsid w:val="00B91BF5"/>
    <w:rsid w:val="00BA0B03"/>
    <w:rsid w:val="00BA15C3"/>
    <w:rsid w:val="00BA313A"/>
    <w:rsid w:val="00BA677D"/>
    <w:rsid w:val="00BA75CF"/>
    <w:rsid w:val="00BB122E"/>
    <w:rsid w:val="00BB2A18"/>
    <w:rsid w:val="00BB457F"/>
    <w:rsid w:val="00BB6D07"/>
    <w:rsid w:val="00BB7B6C"/>
    <w:rsid w:val="00BC066F"/>
    <w:rsid w:val="00BC2A93"/>
    <w:rsid w:val="00BC2D63"/>
    <w:rsid w:val="00BC7350"/>
    <w:rsid w:val="00BC75AC"/>
    <w:rsid w:val="00BD0C4E"/>
    <w:rsid w:val="00BF1454"/>
    <w:rsid w:val="00BF4328"/>
    <w:rsid w:val="00C043D0"/>
    <w:rsid w:val="00C1004C"/>
    <w:rsid w:val="00C104E0"/>
    <w:rsid w:val="00C24CFC"/>
    <w:rsid w:val="00C25B8B"/>
    <w:rsid w:val="00C27114"/>
    <w:rsid w:val="00C35ED0"/>
    <w:rsid w:val="00C36691"/>
    <w:rsid w:val="00C366B6"/>
    <w:rsid w:val="00C42A78"/>
    <w:rsid w:val="00C45E77"/>
    <w:rsid w:val="00C51DF5"/>
    <w:rsid w:val="00C51E14"/>
    <w:rsid w:val="00C5410F"/>
    <w:rsid w:val="00C617D0"/>
    <w:rsid w:val="00C62537"/>
    <w:rsid w:val="00C63980"/>
    <w:rsid w:val="00C653F6"/>
    <w:rsid w:val="00C676A9"/>
    <w:rsid w:val="00C70421"/>
    <w:rsid w:val="00C774F6"/>
    <w:rsid w:val="00C81EFE"/>
    <w:rsid w:val="00C83DBE"/>
    <w:rsid w:val="00C8714A"/>
    <w:rsid w:val="00C91992"/>
    <w:rsid w:val="00CA72E1"/>
    <w:rsid w:val="00CB0D41"/>
    <w:rsid w:val="00CB4D26"/>
    <w:rsid w:val="00CB7A88"/>
    <w:rsid w:val="00CC01FD"/>
    <w:rsid w:val="00CC234D"/>
    <w:rsid w:val="00CC544E"/>
    <w:rsid w:val="00CD64AD"/>
    <w:rsid w:val="00CE5825"/>
    <w:rsid w:val="00CF1A49"/>
    <w:rsid w:val="00CF7ADA"/>
    <w:rsid w:val="00CF7AF8"/>
    <w:rsid w:val="00D021A6"/>
    <w:rsid w:val="00D0277D"/>
    <w:rsid w:val="00D049B4"/>
    <w:rsid w:val="00D05763"/>
    <w:rsid w:val="00D064FE"/>
    <w:rsid w:val="00D070C8"/>
    <w:rsid w:val="00D15CFC"/>
    <w:rsid w:val="00D167D5"/>
    <w:rsid w:val="00D17056"/>
    <w:rsid w:val="00D234E2"/>
    <w:rsid w:val="00D2559A"/>
    <w:rsid w:val="00D506D7"/>
    <w:rsid w:val="00D507E5"/>
    <w:rsid w:val="00D512B2"/>
    <w:rsid w:val="00D51862"/>
    <w:rsid w:val="00D641C2"/>
    <w:rsid w:val="00D6421E"/>
    <w:rsid w:val="00D727FD"/>
    <w:rsid w:val="00D72ACD"/>
    <w:rsid w:val="00D75EB7"/>
    <w:rsid w:val="00D77FBF"/>
    <w:rsid w:val="00D842FA"/>
    <w:rsid w:val="00D84FEA"/>
    <w:rsid w:val="00D92502"/>
    <w:rsid w:val="00D95A6B"/>
    <w:rsid w:val="00D96482"/>
    <w:rsid w:val="00DA0B03"/>
    <w:rsid w:val="00DA0D2F"/>
    <w:rsid w:val="00DA18B9"/>
    <w:rsid w:val="00DA1D27"/>
    <w:rsid w:val="00DA5C45"/>
    <w:rsid w:val="00DB4ECF"/>
    <w:rsid w:val="00DB5035"/>
    <w:rsid w:val="00DC0717"/>
    <w:rsid w:val="00DC3FF1"/>
    <w:rsid w:val="00DC448E"/>
    <w:rsid w:val="00DC44BF"/>
    <w:rsid w:val="00DC57A0"/>
    <w:rsid w:val="00DD084D"/>
    <w:rsid w:val="00DD3343"/>
    <w:rsid w:val="00DE509F"/>
    <w:rsid w:val="00DE7831"/>
    <w:rsid w:val="00E03B2D"/>
    <w:rsid w:val="00E11E10"/>
    <w:rsid w:val="00E12363"/>
    <w:rsid w:val="00E12B6F"/>
    <w:rsid w:val="00E14AC6"/>
    <w:rsid w:val="00E25B84"/>
    <w:rsid w:val="00E41AB9"/>
    <w:rsid w:val="00E44217"/>
    <w:rsid w:val="00E462FC"/>
    <w:rsid w:val="00E506D7"/>
    <w:rsid w:val="00E57342"/>
    <w:rsid w:val="00E60107"/>
    <w:rsid w:val="00E60E29"/>
    <w:rsid w:val="00E61677"/>
    <w:rsid w:val="00E63378"/>
    <w:rsid w:val="00E669AB"/>
    <w:rsid w:val="00E75727"/>
    <w:rsid w:val="00E77E26"/>
    <w:rsid w:val="00E82DC4"/>
    <w:rsid w:val="00E86FE7"/>
    <w:rsid w:val="00E9104A"/>
    <w:rsid w:val="00E94692"/>
    <w:rsid w:val="00E95BCC"/>
    <w:rsid w:val="00EA14C8"/>
    <w:rsid w:val="00EA34B8"/>
    <w:rsid w:val="00EA52C7"/>
    <w:rsid w:val="00EA724F"/>
    <w:rsid w:val="00EB6261"/>
    <w:rsid w:val="00EB7685"/>
    <w:rsid w:val="00EC1452"/>
    <w:rsid w:val="00EC35C8"/>
    <w:rsid w:val="00EC43B1"/>
    <w:rsid w:val="00ED14CA"/>
    <w:rsid w:val="00ED3034"/>
    <w:rsid w:val="00ED3232"/>
    <w:rsid w:val="00ED358A"/>
    <w:rsid w:val="00EE1458"/>
    <w:rsid w:val="00EE23E4"/>
    <w:rsid w:val="00EE6F0D"/>
    <w:rsid w:val="00EE7446"/>
    <w:rsid w:val="00EE7E97"/>
    <w:rsid w:val="00F02419"/>
    <w:rsid w:val="00F02A67"/>
    <w:rsid w:val="00F07802"/>
    <w:rsid w:val="00F07BC4"/>
    <w:rsid w:val="00F10446"/>
    <w:rsid w:val="00F13563"/>
    <w:rsid w:val="00F13A3C"/>
    <w:rsid w:val="00F20457"/>
    <w:rsid w:val="00F21931"/>
    <w:rsid w:val="00F238FF"/>
    <w:rsid w:val="00F25A97"/>
    <w:rsid w:val="00F46F20"/>
    <w:rsid w:val="00F471FF"/>
    <w:rsid w:val="00F474B5"/>
    <w:rsid w:val="00F52504"/>
    <w:rsid w:val="00F549D1"/>
    <w:rsid w:val="00F55A6F"/>
    <w:rsid w:val="00F6360E"/>
    <w:rsid w:val="00F657F1"/>
    <w:rsid w:val="00F67563"/>
    <w:rsid w:val="00F71EC4"/>
    <w:rsid w:val="00F72128"/>
    <w:rsid w:val="00F753D2"/>
    <w:rsid w:val="00F77B2A"/>
    <w:rsid w:val="00FA3FEF"/>
    <w:rsid w:val="00FA5AB1"/>
    <w:rsid w:val="00FB0B0B"/>
    <w:rsid w:val="00FB0EF6"/>
    <w:rsid w:val="00FB2145"/>
    <w:rsid w:val="00FB6BD4"/>
    <w:rsid w:val="00FB7576"/>
    <w:rsid w:val="00FC2B9F"/>
    <w:rsid w:val="00FC307A"/>
    <w:rsid w:val="00FC3CBC"/>
    <w:rsid w:val="00FC55C2"/>
    <w:rsid w:val="00FD0979"/>
    <w:rsid w:val="00FD54EB"/>
    <w:rsid w:val="00FE1BD6"/>
    <w:rsid w:val="00FE45BF"/>
    <w:rsid w:val="00FE7E13"/>
    <w:rsid w:val="00FF0696"/>
    <w:rsid w:val="00FF35DD"/>
    <w:rsid w:val="00FF487B"/>
    <w:rsid w:val="00FF4BA2"/>
    <w:rsid w:val="00FF7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0720F"/>
  <w15:chartTrackingRefBased/>
  <w15:docId w15:val="{DABBC751-1EFB-40D5-8691-208D31D89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41D"/>
    <w:pPr>
      <w:spacing w:after="0" w:line="240" w:lineRule="auto"/>
      <w:pPrChange w:id="0" w:author="Amy Griffiths" w:date="2026-09-25T21:12:00Z">
        <w:pPr>
          <w:spacing w:after="160" w:line="259" w:lineRule="auto"/>
        </w:pPr>
      </w:pPrChange>
    </w:pPr>
    <w:rPr>
      <w:rFonts w:ascii="Times New Roman" w:eastAsia="Times New Roman" w:hAnsi="Times New Roman" w:cs="Times New Roman"/>
      <w:kern w:val="0"/>
      <w:sz w:val="24"/>
      <w:szCs w:val="24"/>
      <w:lang w:val="en-GB" w:eastAsia="en-GB"/>
      <w14:ligatures w14:val="none"/>
      <w:rPrChange w:id="0" w:author="Amy Griffiths" w:date="2026-09-25T21:12:00Z">
        <w:rPr>
          <w:rFonts w:asciiTheme="minorHAnsi" w:eastAsiaTheme="minorHAnsi" w:hAnsiTheme="minorHAnsi" w:cstheme="minorBidi"/>
          <w:kern w:val="2"/>
          <w:sz w:val="22"/>
          <w:szCs w:val="22"/>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2CFC"/>
    <w:pPr>
      <w:spacing w:after="160" w:line="259" w:lineRule="auto"/>
      <w:ind w:left="720"/>
      <w:contextualSpacing/>
      <w:pPrChange w:id="1" w:author="Amy Griffiths" w:date="2026-09-25T21:12:00Z">
        <w:pPr>
          <w:ind w:left="720"/>
          <w:contextualSpacing/>
        </w:pPr>
      </w:pPrChange>
    </w:pPr>
    <w:rPr>
      <w:rFonts w:asciiTheme="minorHAnsi" w:eastAsiaTheme="minorHAnsi" w:hAnsiTheme="minorHAnsi" w:cstheme="minorBidi"/>
      <w:sz w:val="22"/>
      <w:szCs w:val="22"/>
      <w:lang w:eastAsia="en-US"/>
      <w:rPrChange w:id="1" w:author="Amy Griffiths" w:date="2026-09-25T21:12:00Z">
        <w:rPr>
          <w:sz w:val="24"/>
          <w:szCs w:val="24"/>
          <w:lang w:val="en-GB" w:eastAsia="en-GB" w:bidi="ar-SA"/>
        </w:rPr>
      </w:rPrChange>
    </w:rPr>
  </w:style>
  <w:style w:type="paragraph" w:styleId="NoSpacing">
    <w:name w:val="No Spacing"/>
    <w:uiPriority w:val="1"/>
    <w:qFormat/>
    <w:rsid w:val="00E41AB9"/>
    <w:pPr>
      <w:spacing w:after="0" w:line="240" w:lineRule="auto"/>
      <w:pPrChange w:id="2" w:author="Amy Griffiths" w:date="2026-09-25T21:12:00Z">
        <w:pPr/>
      </w:pPrChange>
    </w:pPr>
    <w:rPr>
      <w:kern w:val="0"/>
      <w:lang w:val="en-GB"/>
      <w14:ligatures w14:val="none"/>
      <w:rPrChange w:id="2" w:author="Amy Griffiths" w:date="2026-09-25T21:12:00Z">
        <w:rPr>
          <w:rFonts w:asciiTheme="minorHAnsi" w:eastAsiaTheme="minorHAnsi" w:hAnsiTheme="minorHAnsi" w:cstheme="minorBidi"/>
          <w:sz w:val="22"/>
          <w:szCs w:val="22"/>
          <w:lang w:val="en-GB" w:eastAsia="en-US" w:bidi="ar-SA"/>
        </w:rPr>
      </w:rPrChange>
    </w:rPr>
  </w:style>
  <w:style w:type="character" w:styleId="Hyperlink">
    <w:name w:val="Hyperlink"/>
    <w:basedOn w:val="DefaultParagraphFont"/>
    <w:uiPriority w:val="99"/>
    <w:unhideWhenUsed/>
    <w:rsid w:val="00617630"/>
    <w:rPr>
      <w:color w:val="0563C1" w:themeColor="hyperlink"/>
      <w:u w:val="single"/>
    </w:rPr>
  </w:style>
  <w:style w:type="table" w:styleId="TableGrid">
    <w:name w:val="Table Grid"/>
    <w:basedOn w:val="TableNormal"/>
    <w:uiPriority w:val="59"/>
    <w:rsid w:val="00617630"/>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36BF4"/>
    <w:pPr>
      <w:widowControl w:val="0"/>
      <w:autoSpaceDE w:val="0"/>
      <w:autoSpaceDN w:val="0"/>
      <w:pPrChange w:id="3" w:author="Amy Griffiths" w:date="2026-09-25T21:12:00Z">
        <w:pPr>
          <w:widowControl w:val="0"/>
          <w:autoSpaceDE w:val="0"/>
          <w:autoSpaceDN w:val="0"/>
        </w:pPr>
      </w:pPrChange>
    </w:pPr>
    <w:rPr>
      <w:rFonts w:ascii="Arial" w:eastAsia="Arial" w:hAnsi="Arial" w:cs="Arial"/>
      <w:sz w:val="16"/>
      <w:szCs w:val="16"/>
      <w:lang w:val="en-US" w:eastAsia="en-US"/>
      <w:rPrChange w:id="3" w:author="Amy Griffiths" w:date="2026-09-25T21:12:00Z">
        <w:rPr>
          <w:rFonts w:ascii="Arial" w:eastAsia="Arial" w:hAnsi="Arial" w:cs="Arial"/>
          <w:sz w:val="16"/>
          <w:szCs w:val="16"/>
          <w:lang w:val="en-GB" w:eastAsia="en-GB" w:bidi="ar-SA"/>
        </w:rPr>
      </w:rPrChange>
    </w:rPr>
  </w:style>
  <w:style w:type="character" w:customStyle="1" w:styleId="BodyTextChar">
    <w:name w:val="Body Text Char"/>
    <w:basedOn w:val="DefaultParagraphFont"/>
    <w:link w:val="BodyText"/>
    <w:uiPriority w:val="1"/>
    <w:rsid w:val="00617630"/>
    <w:rPr>
      <w:rFonts w:ascii="Arial" w:eastAsia="Arial" w:hAnsi="Arial" w:cs="Arial"/>
      <w:kern w:val="0"/>
      <w:sz w:val="16"/>
      <w:szCs w:val="16"/>
      <w14:ligatures w14:val="none"/>
    </w:rPr>
  </w:style>
  <w:style w:type="paragraph" w:styleId="BalloonText">
    <w:name w:val="Balloon Text"/>
    <w:basedOn w:val="Normal"/>
    <w:link w:val="BalloonTextChar"/>
    <w:uiPriority w:val="99"/>
    <w:semiHidden/>
    <w:unhideWhenUsed/>
    <w:rsid w:val="004C2CFC"/>
    <w:pPr>
      <w:pPrChange w:id="4" w:author="Amy Griffiths" w:date="2026-09-25T21:12:00Z">
        <w:pPr/>
      </w:pPrChange>
    </w:pPr>
    <w:rPr>
      <w:rFonts w:ascii="Tahoma" w:eastAsiaTheme="minorHAnsi" w:hAnsi="Tahoma" w:cs="Tahoma"/>
      <w:sz w:val="16"/>
      <w:szCs w:val="16"/>
      <w:lang w:eastAsia="en-US"/>
      <w:rPrChange w:id="4" w:author="Amy Griffiths" w:date="2026-09-25T21:12:00Z">
        <w:rPr>
          <w:rFonts w:ascii="Tahoma" w:hAnsi="Tahoma" w:cs="Tahoma"/>
          <w:sz w:val="16"/>
          <w:szCs w:val="16"/>
          <w:lang w:val="en-GB" w:eastAsia="en-GB" w:bidi="ar-SA"/>
        </w:rPr>
      </w:rPrChange>
    </w:rPr>
  </w:style>
  <w:style w:type="character" w:customStyle="1" w:styleId="BalloonTextChar">
    <w:name w:val="Balloon Text Char"/>
    <w:basedOn w:val="DefaultParagraphFont"/>
    <w:link w:val="BalloonText"/>
    <w:uiPriority w:val="99"/>
    <w:semiHidden/>
    <w:rsid w:val="00617630"/>
    <w:rPr>
      <w:rFonts w:ascii="Tahoma" w:hAnsi="Tahoma" w:cs="Tahoma"/>
      <w:kern w:val="0"/>
      <w:sz w:val="16"/>
      <w:szCs w:val="16"/>
      <w:lang w:val="en-GB"/>
      <w14:ligatures w14:val="none"/>
    </w:rPr>
  </w:style>
  <w:style w:type="character" w:styleId="Emphasis">
    <w:name w:val="Emphasis"/>
    <w:qFormat/>
    <w:rsid w:val="00617630"/>
    <w:rPr>
      <w:i/>
      <w:iCs/>
    </w:rPr>
  </w:style>
  <w:style w:type="character" w:styleId="UnresolvedMention">
    <w:name w:val="Unresolved Mention"/>
    <w:basedOn w:val="DefaultParagraphFont"/>
    <w:uiPriority w:val="99"/>
    <w:semiHidden/>
    <w:unhideWhenUsed/>
    <w:rsid w:val="00617630"/>
    <w:rPr>
      <w:color w:val="605E5C"/>
      <w:shd w:val="clear" w:color="auto" w:fill="E1DFDD"/>
    </w:rPr>
  </w:style>
  <w:style w:type="character" w:styleId="FollowedHyperlink">
    <w:name w:val="FollowedHyperlink"/>
    <w:basedOn w:val="DefaultParagraphFont"/>
    <w:uiPriority w:val="99"/>
    <w:semiHidden/>
    <w:unhideWhenUsed/>
    <w:rsid w:val="006176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483183">
      <w:bodyDiv w:val="1"/>
      <w:marLeft w:val="0"/>
      <w:marRight w:val="0"/>
      <w:marTop w:val="0"/>
      <w:marBottom w:val="0"/>
      <w:divBdr>
        <w:top w:val="none" w:sz="0" w:space="0" w:color="auto"/>
        <w:left w:val="none" w:sz="0" w:space="0" w:color="auto"/>
        <w:bottom w:val="none" w:sz="0" w:space="0" w:color="auto"/>
        <w:right w:val="none" w:sz="0" w:space="0" w:color="auto"/>
      </w:divBdr>
    </w:div>
    <w:div w:id="15084967">
      <w:bodyDiv w:val="1"/>
      <w:marLeft w:val="0"/>
      <w:marRight w:val="0"/>
      <w:marTop w:val="0"/>
      <w:marBottom w:val="0"/>
      <w:divBdr>
        <w:top w:val="none" w:sz="0" w:space="0" w:color="auto"/>
        <w:left w:val="none" w:sz="0" w:space="0" w:color="auto"/>
        <w:bottom w:val="none" w:sz="0" w:space="0" w:color="auto"/>
        <w:right w:val="none" w:sz="0" w:space="0" w:color="auto"/>
      </w:divBdr>
    </w:div>
    <w:div w:id="111366893">
      <w:bodyDiv w:val="1"/>
      <w:marLeft w:val="0"/>
      <w:marRight w:val="0"/>
      <w:marTop w:val="0"/>
      <w:marBottom w:val="0"/>
      <w:divBdr>
        <w:top w:val="none" w:sz="0" w:space="0" w:color="auto"/>
        <w:left w:val="none" w:sz="0" w:space="0" w:color="auto"/>
        <w:bottom w:val="none" w:sz="0" w:space="0" w:color="auto"/>
        <w:right w:val="none" w:sz="0" w:space="0" w:color="auto"/>
      </w:divBdr>
    </w:div>
    <w:div w:id="303777412">
      <w:bodyDiv w:val="1"/>
      <w:marLeft w:val="0"/>
      <w:marRight w:val="0"/>
      <w:marTop w:val="0"/>
      <w:marBottom w:val="0"/>
      <w:divBdr>
        <w:top w:val="none" w:sz="0" w:space="0" w:color="auto"/>
        <w:left w:val="none" w:sz="0" w:space="0" w:color="auto"/>
        <w:bottom w:val="none" w:sz="0" w:space="0" w:color="auto"/>
        <w:right w:val="none" w:sz="0" w:space="0" w:color="auto"/>
      </w:divBdr>
    </w:div>
    <w:div w:id="585185673">
      <w:bodyDiv w:val="1"/>
      <w:marLeft w:val="0"/>
      <w:marRight w:val="0"/>
      <w:marTop w:val="0"/>
      <w:marBottom w:val="0"/>
      <w:divBdr>
        <w:top w:val="none" w:sz="0" w:space="0" w:color="auto"/>
        <w:left w:val="none" w:sz="0" w:space="0" w:color="auto"/>
        <w:bottom w:val="none" w:sz="0" w:space="0" w:color="auto"/>
        <w:right w:val="none" w:sz="0" w:space="0" w:color="auto"/>
      </w:divBdr>
    </w:div>
    <w:div w:id="1136877091">
      <w:bodyDiv w:val="1"/>
      <w:marLeft w:val="0"/>
      <w:marRight w:val="0"/>
      <w:marTop w:val="0"/>
      <w:marBottom w:val="0"/>
      <w:divBdr>
        <w:top w:val="none" w:sz="0" w:space="0" w:color="auto"/>
        <w:left w:val="none" w:sz="0" w:space="0" w:color="auto"/>
        <w:bottom w:val="none" w:sz="0" w:space="0" w:color="auto"/>
        <w:right w:val="none" w:sz="0" w:space="0" w:color="auto"/>
      </w:divBdr>
    </w:div>
    <w:div w:id="1149706895">
      <w:bodyDiv w:val="1"/>
      <w:marLeft w:val="0"/>
      <w:marRight w:val="0"/>
      <w:marTop w:val="0"/>
      <w:marBottom w:val="0"/>
      <w:divBdr>
        <w:top w:val="none" w:sz="0" w:space="0" w:color="auto"/>
        <w:left w:val="none" w:sz="0" w:space="0" w:color="auto"/>
        <w:bottom w:val="none" w:sz="0" w:space="0" w:color="auto"/>
        <w:right w:val="none" w:sz="0" w:space="0" w:color="auto"/>
      </w:divBdr>
      <w:divsChild>
        <w:div w:id="1349214130">
          <w:marLeft w:val="0"/>
          <w:marRight w:val="0"/>
          <w:marTop w:val="720"/>
          <w:marBottom w:val="720"/>
          <w:divBdr>
            <w:top w:val="none" w:sz="0" w:space="0" w:color="auto"/>
            <w:left w:val="none" w:sz="0" w:space="0" w:color="auto"/>
            <w:bottom w:val="none" w:sz="0" w:space="0" w:color="auto"/>
            <w:right w:val="none" w:sz="0" w:space="0" w:color="auto"/>
          </w:divBdr>
        </w:div>
      </w:divsChild>
    </w:div>
    <w:div w:id="1187602550">
      <w:bodyDiv w:val="1"/>
      <w:marLeft w:val="0"/>
      <w:marRight w:val="0"/>
      <w:marTop w:val="0"/>
      <w:marBottom w:val="0"/>
      <w:divBdr>
        <w:top w:val="none" w:sz="0" w:space="0" w:color="auto"/>
        <w:left w:val="none" w:sz="0" w:space="0" w:color="auto"/>
        <w:bottom w:val="none" w:sz="0" w:space="0" w:color="auto"/>
        <w:right w:val="none" w:sz="0" w:space="0" w:color="auto"/>
      </w:divBdr>
    </w:div>
    <w:div w:id="1680042795">
      <w:bodyDiv w:val="1"/>
      <w:marLeft w:val="0"/>
      <w:marRight w:val="0"/>
      <w:marTop w:val="0"/>
      <w:marBottom w:val="0"/>
      <w:divBdr>
        <w:top w:val="none" w:sz="0" w:space="0" w:color="auto"/>
        <w:left w:val="none" w:sz="0" w:space="0" w:color="auto"/>
        <w:bottom w:val="none" w:sz="0" w:space="0" w:color="auto"/>
        <w:right w:val="none" w:sz="0" w:space="0" w:color="auto"/>
      </w:divBdr>
    </w:div>
    <w:div w:id="1950430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591A137FFD8346B14AC4A25923DFDA" ma:contentTypeVersion="8" ma:contentTypeDescription="Create a new document." ma:contentTypeScope="" ma:versionID="7bc2547ba31f459330e0df66741c0cea">
  <xsd:schema xmlns:xsd="http://www.w3.org/2001/XMLSchema" xmlns:xs="http://www.w3.org/2001/XMLSchema" xmlns:p="http://schemas.microsoft.com/office/2006/metadata/properties" xmlns:ns1="http://schemas.microsoft.com/sharepoint/v3" xmlns:ns2="139c3752-b617-452e-a3b2-1e8f2341b0b1" xmlns:ns3="d3b89ea0-54d5-4507-8a60-3010f7718fb9" targetNamespace="http://schemas.microsoft.com/office/2006/metadata/properties" ma:root="true" ma:fieldsID="97c50a18e451268246421e758b0313ec" ns1:_="" ns2:_="" ns3:_="">
    <xsd:import namespace="http://schemas.microsoft.com/sharepoint/v3"/>
    <xsd:import namespace="139c3752-b617-452e-a3b2-1e8f2341b0b1"/>
    <xsd:import namespace="d3b89ea0-54d5-4507-8a60-3010f7718fb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c3752-b617-452e-a3b2-1e8f2341b0b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b89ea0-54d5-4507-8a60-3010f7718fb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34D6F2-CB6B-4BE5-8C7B-8FCA6EC8C064}">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F2A133D5-C898-4549-B543-267FEB7BE540}">
  <ds:schemaRefs>
    <ds:schemaRef ds:uri="http://schemas.microsoft.com/sharepoint/v3/contenttype/forms"/>
  </ds:schemaRefs>
</ds:datastoreItem>
</file>

<file path=customXml/itemProps3.xml><?xml version="1.0" encoding="utf-8"?>
<ds:datastoreItem xmlns:ds="http://schemas.openxmlformats.org/officeDocument/2006/customXml" ds:itemID="{6BACC748-D98A-45B9-867C-AF656A931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c3752-b617-452e-a3b2-1e8f2341b0b1"/>
    <ds:schemaRef ds:uri="d3b89ea0-54d5-4507-8a60-3010f7718f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2</Pages>
  <Words>1123</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Jones</dc:creator>
  <cp:keywords/>
  <dc:description/>
  <cp:lastModifiedBy>Arthur Souza Rodrigues</cp:lastModifiedBy>
  <cp:revision>1</cp:revision>
  <cp:lastPrinted>2023-09-29T18:27:00Z</cp:lastPrinted>
  <dcterms:created xsi:type="dcterms:W3CDTF">2023-09-29T17:01:00Z</dcterms:created>
  <dcterms:modified xsi:type="dcterms:W3CDTF">2026-09-26T01:12:00Z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0x01010081591A137FFD8346B14AC4A25923DFDA</vt:lpwstr>
  </property>
  <property fmtid="{D5CDD505-2E9C-101B-9397-08002B2CF9AE}" pid="3" name="Order">
    <vt:r8>18225200</vt:r8>
  </property>
</Properties>
</file>