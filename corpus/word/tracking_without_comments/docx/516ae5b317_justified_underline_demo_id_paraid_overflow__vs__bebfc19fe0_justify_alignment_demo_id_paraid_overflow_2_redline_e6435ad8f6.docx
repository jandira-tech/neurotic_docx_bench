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8CC64" w14:textId="77777777" w:rsidR="005E4405" w:rsidRDefault="008810DC">
      <w:ins w:id="0" w:author="Comparison" w:date="2026-07-05T01:09:00Z" w16du:dateUtc="2026-07-05T05:09:00Z">
        <w:r>
          <w:t>Justify Alignment</w:t>
        </w:r>
      </w:ins>
      <w:del w:id="1" w:author="Comparison" w:date="2026-07-05T01:09:00Z" w16du:dateUtc="2026-07-05T05:09:00Z">
        <w:r>
          <w:delText>Justified Underline</w:delText>
        </w:r>
      </w:del>
      <w:r>
        <w:t xml:space="preserve"> Demo</w:t>
      </w:r>
    </w:p>
    <w:p w14:paraId="7CAD353A" w14:textId="77777777" w:rsidR="00761D6B" w:rsidRDefault="008810DC">
      <w:pPr>
        <w:rPr>
          <w:ins w:id="2" w:author="Comparison" w:date="2026-07-05T01:09:00Z" w16du:dateUtc="2026-07-05T05:09:00Z"/>
        </w:rPr>
      </w:pPr>
      <w:r>
        <w:t xml:space="preserve">This document </w:t>
      </w:r>
      <w:ins w:id="3" w:author="Comparison" w:date="2026-07-05T01:09:00Z" w16du:dateUtc="2026-07-05T05:09:00Z">
        <w:r>
          <w:t>demonstrates justified text</w:t>
        </w:r>
      </w:ins>
      <w:del w:id="4" w:author="Comparison" w:date="2026-07-05T01:09:00Z" w16du:dateUtc="2026-07-05T05:09:00Z">
        <w:r>
          <w:delText>combines justify</w:delText>
        </w:r>
      </w:del>
      <w:r>
        <w:t xml:space="preserve"> alignment</w:t>
      </w:r>
      <w:ins w:id="5" w:author="Comparison" w:date="2026-07-05T01:09:00Z" w16du:dateUtc="2026-07-05T05:09:00Z">
        <w:r>
          <w:t>.</w:t>
        </w:r>
      </w:ins>
    </w:p>
    <w:p w14:paraId="3385C43D" w14:textId="77777777" w:rsidR="005E4405" w:rsidRDefault="008810DC">
      <w:ins w:id="6" w:author="Comparison" w:date="2026-07-05T01:09:00Z" w16du:dateUtc="2026-07-05T05:09:00Z">
        <w:r>
          <w:t>Justified text spreads evenly across the full width of the line</w:t>
        </w:r>
      </w:ins>
      <w:del w:id="7" w:author="Comparison" w:date="2026-07-05T01:09:00Z" w16du:dateUtc="2026-07-05T05:09:00Z">
        <w:r>
          <w:delText xml:space="preserve"> with underline formatting for a formal document look</w:delText>
        </w:r>
      </w:del>
      <w:r>
        <w:t>.</w:t>
      </w:r>
    </w:p>
    <w:sectPr w:rsidR="005E44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405"/>
    <w:rsid w:val="004D3AD7"/>
    <w:rsid w:val="005E4405"/>
    <w:rsid w:val="00761D6B"/>
    <w:rsid w:val="008810DC"/>
    <w:rsid w:val="0095576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A9B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2026-07-05T05:09:00Z</dcterms:modified>
</cp:coreProperties>
</file>