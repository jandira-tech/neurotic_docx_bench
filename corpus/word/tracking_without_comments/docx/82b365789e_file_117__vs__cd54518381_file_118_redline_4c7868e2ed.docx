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F2C36" w14:textId="77777777" w:rsidR="00265707" w:rsidRDefault="00265707">
      <w:pPr>
        <w:rPr>
          <w:rPrChange w:id="0" w:author="Arthur Souza Rodrigues" w:date="2026-07-10T21:48:00Z" w16du:dateUtc="2026-07-11T01:4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file_</w:t>
      </w:r>
      <w:ins w:id="2" w:author="Arthur Souza Rodrigues" w:date="2026-07-10T21:48:00Z" w16du:dateUtc="2026-07-11T01:48:00Z">
        <w:r w:rsidR="00787F58">
          <w:t>118</w:t>
        </w:r>
      </w:ins>
      <w:del w:id="3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117</w:delText>
        </w:r>
      </w:del>
      <w:r>
        <w:rPr>
          <w:rPrChange w:id="4" w:author="Arthur Souza Rodrigues" w:date="2026-07-10T21:48:00Z" w16du:dateUtc="2026-07-11T01:4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.docx</w:t>
      </w:r>
    </w:p>
    <w:p w14:paraId="67505AA1" w14:textId="269AC2DD" w:rsidR="009A0EEC" w:rsidRDefault="00D86C9C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t>Book Catalog</w:t>
        </w:r>
      </w:ins>
    </w:p>
    <w:p w14:paraId="1B58EEA0" w14:textId="06DC21F3" w:rsidR="00241472" w:rsidRDefault="00D86C9C">
      <w:pPr>
        <w:rPr>
          <w:del w:id="7" w:author="Arthur Souza Rodrigues" w:date="2026-07-10T21:48:00Z" w16du:dateUtc="2026-07-11T01:48:00Z"/>
        </w:rPr>
      </w:pPr>
      <w:ins w:id="8" w:author="Arthur Souza Rodrigues" w:date="2026-07-10T21:48:00Z" w16du:dateUtc="2026-07-11T01:48:00Z">
        <w:r>
          <w:t>Title</w:t>
        </w:r>
        <w:r>
          <w:tab/>
          <w:t>Author</w:t>
        </w:r>
        <w:r>
          <w:tab/>
          <w:t>Genre</w:t>
        </w:r>
        <w:r>
          <w:tab/>
        </w:r>
        <w:proofErr w:type="gramStart"/>
        <w:r>
          <w:t>The</w:t>
        </w:r>
        <w:proofErr w:type="gramEnd"/>
        <w:r>
          <w:t xml:space="preserve"> Gre</w:t>
        </w:r>
        <w:r>
          <w:rPr>
            <w:i/>
            <w:iCs/>
          </w:rPr>
          <w:t>at Gats</w:t>
        </w:r>
        <w:r>
          <w:t>by</w:t>
        </w:r>
        <w:r>
          <w:tab/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  <w:t>George Orwell</w:t>
        </w:r>
        <w:r>
          <w:tab/>
          <w:t>Dystopian</w:t>
        </w:r>
        <w:r>
          <w:tab/>
          <w:t>Sap</w:t>
        </w:r>
        <w:r>
          <w:rPr>
            <w:i/>
            <w:iCs/>
          </w:rPr>
          <w:t>i</w:t>
        </w:r>
        <w:r>
          <w:t>ens</w:t>
        </w:r>
        <w:r>
          <w:tab/>
          <w:t>Yuval Noah Harari</w:t>
        </w:r>
        <w:r>
          <w:tab/>
          <w:t>Non-fiction</w:t>
        </w:r>
      </w:ins>
      <w:del w:id="9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Heading 1 Bold Demo</w:delText>
        </w:r>
      </w:del>
    </w:p>
    <w:p w14:paraId="3DC72BD8" w14:textId="77777777" w:rsidR="00241472" w:rsidRDefault="00D86C9C">
      <w:pPr>
        <w:spacing w:before="400" w:after="120" w:line="240" w:lineRule="auto"/>
        <w:rPr>
          <w:del w:id="10" w:author="Arthur Souza Rodrigues" w:date="2026-07-10T21:48:00Z" w16du:dateUtc="2026-07-11T01:48:00Z"/>
        </w:rPr>
      </w:pPr>
      <w:del w:id="11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This document shows Heading 1 style with extra bold emphasis.</w:delText>
        </w:r>
      </w:del>
    </w:p>
    <w:p w14:paraId="1CE9CE65" w14:textId="77777777" w:rsidR="00241472" w:rsidRDefault="00D86C9C">
      <w:pPr>
        <w:pPrChange w:id="12" w:author="Arthur Souza Rodrigues" w:date="2026-07-10T21:48:00Z" w16du:dateUtc="2026-07-11T01:48:00Z">
          <w:pPr>
            <w:spacing w:before="400" w:after="120" w:line="240" w:lineRule="auto"/>
          </w:pPr>
        </w:pPrChange>
      </w:pPr>
      <w:del w:id="13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Heading 1 with bold creates the strongest document headers.</w:delText>
        </w:r>
      </w:del>
    </w:p>
    <w:sectPr w:rsidR="002414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472"/>
    <w:rsid w:val="00084D3C"/>
    <w:rsid w:val="00241472"/>
    <w:rsid w:val="00265707"/>
    <w:rsid w:val="00470418"/>
    <w:rsid w:val="00787F58"/>
    <w:rsid w:val="009A0EE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9C24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2026-07-11T01:48:00Z</dcterms:modified>
</cp:coreProperties>
</file>