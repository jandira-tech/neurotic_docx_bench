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9CF0BA" w14:textId="77777777" w:rsidR="00166F39" w:rsidRDefault="00245593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IT Security Policy v2.0</w:t>
        </w:r>
      </w:ins>
    </w:p>
    <w:p w14:paraId="06CBC7C5" w14:textId="77777777" w:rsidR="00166F39" w:rsidRDefault="00245593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Effective Date: January 2026</w:t>
        </w:r>
      </w:ins>
    </w:p>
    <w:p w14:paraId="52BB8CE2" w14:textId="77777777" w:rsidR="00166F39" w:rsidRDefault="00245593">
      <w:p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>Scope: All employees and contractors</w:t>
        </w:r>
      </w:ins>
    </w:p>
    <w:p w14:paraId="00189C69" w14:textId="77777777" w:rsidR="00166F39" w:rsidRDefault="00245593">
      <w:p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Password Requirements: 12+ characters</w:t>
        </w:r>
      </w:ins>
    </w:p>
    <w:p w14:paraId="4B35279C" w14:textId="77777777" w:rsidR="00166F39" w:rsidRDefault="00245593">
      <w:pPr>
        <w:rPr>
          <w:ins w:id="8" w:author="Comparison" w:date="2026-07-05T01:30:00Z" w16du:dateUtc="2026-07-05T05:30:00Z"/>
        </w:rPr>
      </w:pPr>
      <w:ins w:id="9" w:author="Comparison" w:date="2026-07-05T01:30:00Z" w16du:dateUtc="2026-07-05T05:30:00Z">
        <w:r>
          <w:t>MFA: Required for all systems</w:t>
        </w:r>
      </w:ins>
    </w:p>
    <w:p w14:paraId="513D5FBE" w14:textId="77777777" w:rsidR="00166F39" w:rsidRDefault="00245593">
      <w:pPr>
        <w:rPr>
          <w:ins w:id="10" w:author="Comparison" w:date="2026-07-05T01:30:00Z" w16du:dateUtc="2026-07-05T05:30:00Z"/>
        </w:rPr>
      </w:pPr>
      <w:ins w:id="11" w:author="Comparison" w:date="2026-07-05T01:30:00Z" w16du:dateUtc="2026-07-05T05:30:00Z">
        <w:r>
          <w:t>Data Backup: Daily automated backups</w:t>
        </w:r>
      </w:ins>
    </w:p>
    <w:p w14:paraId="3A8EDBDB" w14:textId="77777777" w:rsidR="00166F39" w:rsidRDefault="00245593">
      <w:pPr>
        <w:rPr>
          <w:ins w:id="12" w:author="Comparison" w:date="2026-07-05T01:30:00Z" w16du:dateUtc="2026-07-05T05:30:00Z"/>
        </w:rPr>
      </w:pPr>
      <w:ins w:id="13" w:author="Comparison" w:date="2026-07-05T01:30:00Z" w16du:dateUtc="2026-07-05T05:30:00Z">
        <w:r>
          <w:t>Incident Response: 4-hour SLA</w:t>
        </w:r>
        <w:r>
          <w:t xml:space="preserve"> and bi-annual audits</w:t>
        </w:r>
      </w:ins>
    </w:p>
    <w:p w14:paraId="545B2A38" w14:textId="77777777" w:rsidR="00A213E6" w:rsidRDefault="00245593">
      <w:pPr>
        <w:rPr>
          <w:del w:id="14" w:author="Comparison" w:date="2026-07-05T01:30:00Z" w16du:dateUtc="2026-07-05T05:30:00Z"/>
        </w:rPr>
      </w:pPr>
      <w:ins w:id="15" w:author="Comparison" w:date="2026-07-05T01:30:00Z" w16du:dateUtc="2026-07-05T05:30:00Z">
        <w:r>
          <w:t>Annual Security Training: Mandatory</w:t>
        </w:r>
      </w:ins>
      <w:del w:id="16" w:author="Comparison" w:date="2026-07-05T01:30:00Z" w16du:dateUtc="2026-07-05T05:30:00Z">
        <w:r>
          <w:delText>Inventory List</w:delText>
        </w:r>
      </w:del>
    </w:p>
    <w:p w14:paraId="486F94A3" w14:textId="1AC2B7A6" w:rsidR="00A213E6" w:rsidRDefault="00245593">
      <w:del w:id="17" w:author="Comparison" w:date="2026-07-05T01:30:00Z" w16du:dateUtc="2026-07-05T05:30:00Z">
        <w:r>
          <w:delText>Item</w:delText>
        </w:r>
        <w:r>
          <w:tab/>
        </w:r>
        <w:r>
          <w:delText>Qty</w:delText>
        </w:r>
        <w:r>
          <w:tab/>
        </w:r>
        <w:r>
          <w:delText>Price</w:delText>
        </w:r>
        <w:r>
          <w:tab/>
        </w:r>
        <w:r>
          <w:delText>Lapt</w:delText>
        </w:r>
        <w:r>
          <w:delText>MacBook</w:delText>
        </w:r>
        <w:r>
          <w:delText>Pro 15</w:delText>
        </w:r>
        <w:r>
          <w:tab/>
        </w:r>
        <w:r>
          <w:delText>10</w:delText>
        </w:r>
        <w:r>
          <w:tab/>
        </w:r>
        <w:r>
          <w:delText>$1,200</w:delText>
        </w:r>
        <w:r>
          <w:tab/>
        </w:r>
        <w:r>
          <w:delText>Wireless Mouse</w:delText>
        </w:r>
        <w:r>
          <w:tab/>
        </w:r>
        <w:r>
          <w:delText>50</w:delText>
        </w:r>
        <w:r>
          <w:tab/>
        </w:r>
        <w:r>
          <w:delText>$25</w:delText>
        </w:r>
        <w:r>
          <w:tab/>
        </w:r>
        <w:r>
          <w:delText>USB-C Hub</w:delText>
        </w:r>
        <w:r>
          <w:tab/>
        </w:r>
        <w:r>
          <w:delText>30</w:delText>
        </w:r>
        <w:r>
          <w:tab/>
        </w:r>
        <w:r>
          <w:delText>$45</w:delText>
        </w:r>
      </w:del>
    </w:p>
    <w:sectPr w:rsidR="00A213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3E6"/>
    <w:rsid w:val="00166F39"/>
    <w:rsid w:val="001D6F46"/>
    <w:rsid w:val="00245593"/>
    <w:rsid w:val="00A213E6"/>
    <w:rsid w:val="00BF0F5F"/>
    <w:rsid w:val="00D6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489C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2026-07-05T05:30:00Z</dcterms:modified>
</cp:coreProperties>
</file>