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2E6BC4" w:rsidRDefault="004D6918">
      <w:pPr>
        <w:rPr>
          <w:ins w:id="9" w:author="Comparison" w:date="2026-09-26T15:13:00Z" w16du:dateUtc="2026-09-26T19:13:00Z"/>
        </w:rPr>
      </w:pPr>
      <w:ins w:id="10" w:author="Comparison" w:date="2026-09-26T15:13:00Z" w16du:dateUtc="2026-09-26T19:13:00Z">
        <w:r>
          <w:t>Minimal tracked changes fixture (candidate)</w:t>
        </w:r>
      </w:ins>
    </w:p>
    <w:p w14:paraId="00000002" w14:textId="77777777" w:rsidR="002E6BC4" w:rsidRDefault="004D6918">
      <w:pPr>
        <w:numPr>
          <w:ilvl w:val="0"/>
          <w:numId w:val="1"/>
        </w:numPr>
        <w:rPr>
          <w:ins w:id="11" w:author="Comparison" w:date="2026-09-26T15:13:00Z" w16du:dateUtc="2026-09-26T19:13:00Z"/>
        </w:rPr>
      </w:pPr>
      <w:ins w:id="12" w:author="Comparison" w:date="2026-09-26T15:13:00Z" w16du:dateUtc="2026-09-26T19:13:00Z">
        <w:r>
          <w:rPr>
            <w:b/>
            <w:bCs/>
          </w:rPr>
          <w:t>Heading.</w:t>
        </w:r>
        <w:r>
          <w:t xml:space="preserve"> Body copy for repro</w:t>
        </w:r>
        <w:r>
          <w:br/>
        </w:r>
      </w:ins>
    </w:p>
    <w:p w14:paraId="6DA2D7B5" w14:textId="670AA228" w:rsidR="001B0BB6" w:rsidRDefault="00A7053F">
      <w:pPr>
        <w:rPr>
          <w:del w:id="13" w:author="Comparison" w:date="2026-09-26T15:13:00Z" w16du:dateUtc="2026-09-26T19:13:00Z"/>
        </w:rPr>
      </w:pPr>
      <w:del w:id="14" w:author="Comparison" w:date="2026-09-26T15:13:00Z" w16du:dateUtc="2026-09-26T19:13:00Z">
        <w:r w:rsidRPr="00A7053F">
          <w:delText xml:space="preserve">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w:delText>
        </w:r>
        <w:r w:rsidR="00186BFF">
          <w:br/>
        </w:r>
        <w:r w:rsidR="00186BFF">
          <w:br/>
        </w:r>
      </w:del>
    </w:p>
    <w:p w14:paraId="1D5CE2B3" w14:textId="77777777" w:rsidR="00A7053F" w:rsidRPr="00A7053F" w:rsidRDefault="00A7053F" w:rsidP="00186BFF">
      <w:pPr>
        <w:pStyle w:val="Heading1"/>
        <w:rPr>
          <w:del w:id="15" w:author="Comparison" w:date="2026-09-26T15:13:00Z" w16du:dateUtc="2026-09-26T19:13:00Z"/>
        </w:rPr>
      </w:pPr>
      <w:del w:id="16" w:author="Comparison" w:date="2026-09-26T15:13:00Z" w16du:dateUtc="2026-09-26T19:13:00Z">
        <w:r w:rsidRPr="00A7053F">
          <w:lastRenderedPageBreak/>
          <w:delText>Throughout this form</w:delText>
        </w:r>
      </w:del>
    </w:p>
    <w:p w14:paraId="0228CA9E" w14:textId="0F71A8E6" w:rsidR="00A7053F" w:rsidRDefault="00A7053F" w:rsidP="00A7053F">
      <w:pPr>
        <w:rPr>
          <w:del w:id="17" w:author="Comparison" w:date="2026-09-26T15:13:00Z" w16du:dateUtc="2026-09-26T19:13:00Z"/>
        </w:rPr>
      </w:pPr>
      <w:del w:id="18" w:author="Comparison" w:date="2026-09-26T15:13:00Z" w16du:dateUtc="2026-09-26T19:13:00Z">
        <w:r>
          <w:delText>This icon appears throughout the form. It indicates information to help you complete the form.</w:delText>
        </w:r>
      </w:del>
    </w:p>
    <w:p w14:paraId="2F09CD0A" w14:textId="77777777" w:rsidR="00A7053F" w:rsidRDefault="00A7053F">
      <w:pPr>
        <w:rPr>
          <w:del w:id="19" w:author="Comparison" w:date="2026-09-26T15:13:00Z" w16du:dateUtc="2026-09-26T19:13:00Z"/>
        </w:rPr>
      </w:pPr>
    </w:p>
    <w:p w14:paraId="2E57007A" w14:textId="77777777" w:rsidR="00A7053F" w:rsidRDefault="00A7053F">
      <w:pPr>
        <w:rPr>
          <w:del w:id="20" w:author="Comparison" w:date="2026-09-26T15:13:00Z" w16du:dateUtc="2026-09-26T19:13:00Z"/>
        </w:rPr>
      </w:pPr>
    </w:p>
    <w:p w14:paraId="5352EB15" w14:textId="77777777" w:rsidR="00A7053F" w:rsidRDefault="00A7053F"/>
    <w:sectPr w:rsidR="00A7053F">
      <w:pgSz w:w="12240" w:h="15840"/>
      <w:pgMar w:top="1440" w:right="1440" w:bottom="1440" w:left="1440" w:header="720" w:footer="720" w:gutter="0"/>
      <w:pgNumType w:start="1"/>
      <w:cols w:space="720"/>
      <w:docGrid w:linePitch="0"/>
      <w:sectPrChange w:id="21" w:author="Comparison" w:date="2026-09-26T15:13:00Z" w16du:dateUtc="2026-09-26T19:13:00Z">
        <w:sectPr w:rsidR="00A7053F">
          <w:pgMar w:top="1440" w:right="1440" w:bottom="1440" w:left="1440" w:header="720" w:footer="720" w:gutter="0"/>
          <w:pgNumType w:start="0"/>
          <w:docGrid w:linePitch="36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F72167"/>
    <w:multiLevelType w:val="multilevel"/>
    <w:tmpl w:val="4F525C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5741A9"/>
    <w:multiLevelType w:val="multilevel"/>
    <w:tmpl w:val="4C62A0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A060B01"/>
    <w:multiLevelType w:val="multilevel"/>
    <w:tmpl w:val="910E4B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95026278">
    <w:abstractNumId w:val="0"/>
  </w:num>
  <w:num w:numId="2" w16cid:durableId="1284848436">
    <w:abstractNumId w:val="1"/>
  </w:num>
  <w:num w:numId="3" w16cid:durableId="1161702091">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53F"/>
    <w:rsid w:val="000B13B7"/>
    <w:rsid w:val="00124CEA"/>
    <w:rsid w:val="00186BFF"/>
    <w:rsid w:val="001B0BB6"/>
    <w:rsid w:val="002E1CBC"/>
    <w:rsid w:val="002E6BC4"/>
    <w:rsid w:val="003361CB"/>
    <w:rsid w:val="00394854"/>
    <w:rsid w:val="004D6918"/>
    <w:rsid w:val="00744FED"/>
    <w:rsid w:val="00A7053F"/>
    <w:rsid w:val="00AF4127"/>
    <w:rsid w:val="00C61D86"/>
    <w:rsid w:val="00DD3505"/>
    <w:rsid w:val="00E4027B"/>
    <w:rsid w:val="00FF7B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903479"/>
  <w15:chartTrackingRefBased/>
  <w15:docId w15:val="{493876F6-338D-2245-BDDD-0CE3A4DEF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imes New Roman (Body CS)"/>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76" w:lineRule="auto"/>
      <w:pPrChange w:id="0" w:author="Comparison" w:date="2026-09-26T15:13:00Z">
        <w:pPr>
          <w:spacing w:after="160" w:line="278" w:lineRule="auto"/>
        </w:pPr>
      </w:pPrChange>
    </w:pPr>
    <w:rPr>
      <w:rFonts w:ascii="Arial" w:eastAsia="Arial" w:hAnsi="Arial" w:cs="Arial"/>
      <w:kern w:val="0"/>
      <w:sz w:val="22"/>
      <w:szCs w:val="22"/>
      <w:lang w:val="en"/>
      <w14:ligatures w14:val="none"/>
      <w:rPrChange w:id="0" w:author="Comparison" w:date="2026-09-26T15:13:00Z">
        <w:rPr>
          <w:rFonts w:eastAsiaTheme="minorHAnsi" w:cs="Times New Roman (Body CS)"/>
          <w:kern w:val="2"/>
          <w:sz w:val="24"/>
          <w:szCs w:val="24"/>
          <w:lang w:val="en-US" w:eastAsia="en-US" w:bidi="ar-SA"/>
          <w14:ligatures w14:val="standardContextual"/>
        </w:rPr>
      </w:rPrChange>
    </w:rPr>
  </w:style>
  <w:style w:type="paragraph" w:styleId="Heading1">
    <w:name w:val="heading 1"/>
    <w:basedOn w:val="Normal"/>
    <w:next w:val="Normal"/>
    <w:link w:val="Heading1Char"/>
    <w:uiPriority w:val="9"/>
    <w:qFormat/>
    <w:pPr>
      <w:keepNext/>
      <w:keepLines/>
      <w:spacing w:before="400" w:after="120"/>
      <w:outlineLvl w:val="0"/>
      <w:pPrChange w:id="1" w:author="Comparison" w:date="2026-09-26T15:13:00Z">
        <w:pPr>
          <w:keepNext/>
          <w:keepLines/>
          <w:spacing w:before="360" w:after="80" w:line="276" w:lineRule="auto"/>
          <w:outlineLvl w:val="0"/>
        </w:pPr>
      </w:pPrChange>
    </w:pPr>
    <w:rPr>
      <w:sz w:val="40"/>
      <w:szCs w:val="40"/>
      <w:rPrChange w:id="1" w:author="Comparison" w:date="2026-09-26T15:13:00Z">
        <w:rPr>
          <w:rFonts w:asciiTheme="majorHAnsi" w:eastAsiaTheme="majorEastAsia" w:hAnsiTheme="majorHAnsi" w:cstheme="majorBidi"/>
          <w:color w:val="0F4761" w:themeColor="accent1" w:themeShade="BF"/>
          <w:sz w:val="40"/>
          <w:szCs w:val="40"/>
          <w:lang w:val="en" w:eastAsia="en-US" w:bidi="ar-SA"/>
        </w:rPr>
      </w:rPrChange>
    </w:rPr>
  </w:style>
  <w:style w:type="paragraph" w:styleId="Heading2">
    <w:name w:val="heading 2"/>
    <w:basedOn w:val="Normal"/>
    <w:next w:val="Normal"/>
    <w:link w:val="Heading2Char"/>
    <w:uiPriority w:val="9"/>
    <w:semiHidden/>
    <w:unhideWhenUsed/>
    <w:qFormat/>
    <w:pPr>
      <w:keepNext/>
      <w:keepLines/>
      <w:spacing w:before="360" w:after="120"/>
      <w:outlineLvl w:val="1"/>
      <w:pPrChange w:id="2" w:author="Comparison" w:date="2026-09-26T15:13:00Z">
        <w:pPr>
          <w:keepNext/>
          <w:keepLines/>
          <w:spacing w:before="160" w:after="80" w:line="276" w:lineRule="auto"/>
          <w:outlineLvl w:val="1"/>
        </w:pPr>
      </w:pPrChange>
    </w:pPr>
    <w:rPr>
      <w:sz w:val="32"/>
      <w:szCs w:val="32"/>
      <w:rPrChange w:id="2" w:author="Comparison" w:date="2026-09-26T15:13:00Z">
        <w:rPr>
          <w:rFonts w:asciiTheme="majorHAnsi" w:eastAsiaTheme="majorEastAsia" w:hAnsiTheme="majorHAnsi" w:cstheme="majorBidi"/>
          <w:color w:val="0F4761" w:themeColor="accent1" w:themeShade="BF"/>
          <w:sz w:val="32"/>
          <w:szCs w:val="32"/>
          <w:lang w:val="en" w:eastAsia="en-US" w:bidi="ar-SA"/>
        </w:rPr>
      </w:rPrChange>
    </w:rPr>
  </w:style>
  <w:style w:type="paragraph" w:styleId="Heading3">
    <w:name w:val="heading 3"/>
    <w:basedOn w:val="Normal"/>
    <w:next w:val="Normal"/>
    <w:link w:val="Heading3Char"/>
    <w:uiPriority w:val="9"/>
    <w:semiHidden/>
    <w:unhideWhenUsed/>
    <w:qFormat/>
    <w:pPr>
      <w:keepNext/>
      <w:keepLines/>
      <w:spacing w:before="320" w:after="80"/>
      <w:outlineLvl w:val="2"/>
      <w:pPrChange w:id="3" w:author="Comparison" w:date="2026-09-26T15:13:00Z">
        <w:pPr>
          <w:keepNext/>
          <w:keepLines/>
          <w:spacing w:before="160" w:after="80" w:line="276" w:lineRule="auto"/>
          <w:outlineLvl w:val="2"/>
        </w:pPr>
      </w:pPrChange>
    </w:pPr>
    <w:rPr>
      <w:color w:val="434343"/>
      <w:sz w:val="28"/>
      <w:szCs w:val="28"/>
      <w:rPrChange w:id="3" w:author="Comparison" w:date="2026-09-26T15:13:00Z">
        <w:rPr>
          <w:rFonts w:asciiTheme="minorHAnsi" w:eastAsiaTheme="majorEastAsia" w:hAnsiTheme="minorHAnsi" w:cstheme="majorBidi"/>
          <w:color w:val="0F4761" w:themeColor="accent1" w:themeShade="BF"/>
          <w:sz w:val="28"/>
          <w:szCs w:val="28"/>
          <w:lang w:val="en" w:eastAsia="en-US" w:bidi="ar-SA"/>
        </w:rPr>
      </w:rPrChange>
    </w:rPr>
  </w:style>
  <w:style w:type="paragraph" w:styleId="Heading4">
    <w:name w:val="heading 4"/>
    <w:basedOn w:val="Normal"/>
    <w:next w:val="Normal"/>
    <w:link w:val="Heading4Char"/>
    <w:uiPriority w:val="9"/>
    <w:semiHidden/>
    <w:unhideWhenUsed/>
    <w:qFormat/>
    <w:pPr>
      <w:keepNext/>
      <w:keepLines/>
      <w:spacing w:before="280" w:after="80"/>
      <w:outlineLvl w:val="3"/>
      <w:pPrChange w:id="4" w:author="Comparison" w:date="2026-09-26T15:13:00Z">
        <w:pPr>
          <w:keepNext/>
          <w:keepLines/>
          <w:spacing w:before="80" w:after="40" w:line="276" w:lineRule="auto"/>
          <w:outlineLvl w:val="3"/>
        </w:pPr>
      </w:pPrChange>
    </w:pPr>
    <w:rPr>
      <w:color w:val="666666"/>
      <w:sz w:val="24"/>
      <w:szCs w:val="24"/>
      <w:rPrChange w:id="4" w:author="Comparison" w:date="2026-09-26T15:13:00Z">
        <w:rPr>
          <w:rFonts w:asciiTheme="minorHAnsi" w:eastAsiaTheme="majorEastAsia" w:hAnsiTheme="minorHAnsi" w:cstheme="majorBidi"/>
          <w:i/>
          <w:iCs/>
          <w:color w:val="0F4761" w:themeColor="accent1" w:themeShade="BF"/>
          <w:sz w:val="22"/>
          <w:szCs w:val="22"/>
          <w:lang w:val="en" w:eastAsia="en-US" w:bidi="ar-SA"/>
        </w:rPr>
      </w:rPrChange>
    </w:rPr>
  </w:style>
  <w:style w:type="paragraph" w:styleId="Heading5">
    <w:name w:val="heading 5"/>
    <w:basedOn w:val="Normal"/>
    <w:next w:val="Normal"/>
    <w:link w:val="Heading5Char"/>
    <w:uiPriority w:val="9"/>
    <w:semiHidden/>
    <w:unhideWhenUsed/>
    <w:qFormat/>
    <w:pPr>
      <w:keepNext/>
      <w:keepLines/>
      <w:spacing w:before="240" w:after="80"/>
      <w:outlineLvl w:val="4"/>
      <w:pPrChange w:id="5" w:author="Comparison" w:date="2026-09-26T15:13:00Z">
        <w:pPr>
          <w:keepNext/>
          <w:keepLines/>
          <w:spacing w:before="80" w:after="40" w:line="276" w:lineRule="auto"/>
          <w:outlineLvl w:val="4"/>
        </w:pPr>
      </w:pPrChange>
    </w:pPr>
    <w:rPr>
      <w:color w:val="666666"/>
      <w:rPrChange w:id="5" w:author="Comparison" w:date="2026-09-26T15:13:00Z">
        <w:rPr>
          <w:rFonts w:asciiTheme="minorHAnsi" w:eastAsiaTheme="majorEastAsia" w:hAnsiTheme="minorHAnsi" w:cstheme="majorBidi"/>
          <w:color w:val="0F4761" w:themeColor="accent1" w:themeShade="BF"/>
          <w:sz w:val="22"/>
          <w:szCs w:val="22"/>
          <w:lang w:val="en" w:eastAsia="en-US" w:bidi="ar-SA"/>
        </w:rPr>
      </w:rPrChange>
    </w:rPr>
  </w:style>
  <w:style w:type="paragraph" w:styleId="Heading6">
    <w:name w:val="heading 6"/>
    <w:basedOn w:val="Normal"/>
    <w:next w:val="Normal"/>
    <w:link w:val="Heading6Char"/>
    <w:uiPriority w:val="9"/>
    <w:semiHidden/>
    <w:unhideWhenUsed/>
    <w:qFormat/>
    <w:pPr>
      <w:keepNext/>
      <w:keepLines/>
      <w:spacing w:before="240" w:after="80"/>
      <w:outlineLvl w:val="5"/>
      <w:pPrChange w:id="6" w:author="Comparison" w:date="2026-09-26T15:13:00Z">
        <w:pPr>
          <w:keepNext/>
          <w:keepLines/>
          <w:spacing w:before="40" w:line="276" w:lineRule="auto"/>
          <w:outlineLvl w:val="5"/>
        </w:pPr>
      </w:pPrChange>
    </w:pPr>
    <w:rPr>
      <w:i/>
      <w:iCs/>
      <w:color w:val="666666"/>
      <w:rPrChange w:id="6" w:author="Comparison" w:date="2026-09-26T15:13:00Z">
        <w:rPr>
          <w:rFonts w:asciiTheme="minorHAnsi" w:eastAsiaTheme="majorEastAsia" w:hAnsiTheme="minorHAnsi" w:cstheme="majorBidi"/>
          <w:i/>
          <w:iCs/>
          <w:color w:val="595959" w:themeColor="text1" w:themeTint="A6"/>
          <w:sz w:val="22"/>
          <w:szCs w:val="22"/>
          <w:lang w:val="en" w:eastAsia="en-US" w:bidi="ar-SA"/>
        </w:rPr>
      </w:rPrChange>
    </w:rPr>
  </w:style>
  <w:style w:type="paragraph" w:styleId="Heading7">
    <w:name w:val="heading 7"/>
    <w:basedOn w:val="Normal"/>
    <w:next w:val="Normal"/>
    <w:link w:val="Heading7Char"/>
    <w:uiPriority w:val="9"/>
    <w:semiHidden/>
    <w:unhideWhenUsed/>
    <w:qFormat/>
    <w:rsid w:val="00A7053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7053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7053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053F"/>
    <w:rPr>
      <w:rFonts w:ascii="Arial" w:eastAsia="Arial" w:hAnsi="Arial" w:cs="Arial"/>
      <w:kern w:val="0"/>
      <w:sz w:val="40"/>
      <w:szCs w:val="40"/>
      <w:lang w:val="en"/>
      <w14:ligatures w14:val="none"/>
    </w:rPr>
  </w:style>
  <w:style w:type="character" w:customStyle="1" w:styleId="Heading2Char">
    <w:name w:val="Heading 2 Char"/>
    <w:basedOn w:val="DefaultParagraphFont"/>
    <w:link w:val="Heading2"/>
    <w:uiPriority w:val="9"/>
    <w:rsid w:val="00A7053F"/>
    <w:rPr>
      <w:rFonts w:ascii="Arial" w:eastAsia="Arial" w:hAnsi="Arial" w:cs="Arial"/>
      <w:kern w:val="0"/>
      <w:sz w:val="32"/>
      <w:szCs w:val="32"/>
      <w:lang w:val="en"/>
      <w14:ligatures w14:val="none"/>
    </w:rPr>
  </w:style>
  <w:style w:type="character" w:customStyle="1" w:styleId="Heading3Char">
    <w:name w:val="Heading 3 Char"/>
    <w:basedOn w:val="DefaultParagraphFont"/>
    <w:link w:val="Heading3"/>
    <w:uiPriority w:val="9"/>
    <w:semiHidden/>
    <w:rsid w:val="00A7053F"/>
    <w:rPr>
      <w:rFonts w:ascii="Arial" w:eastAsia="Arial" w:hAnsi="Arial" w:cs="Arial"/>
      <w:color w:val="434343"/>
      <w:kern w:val="0"/>
      <w:sz w:val="28"/>
      <w:szCs w:val="28"/>
      <w:lang w:val="en"/>
      <w14:ligatures w14:val="none"/>
    </w:rPr>
  </w:style>
  <w:style w:type="character" w:customStyle="1" w:styleId="Heading4Char">
    <w:name w:val="Heading 4 Char"/>
    <w:basedOn w:val="DefaultParagraphFont"/>
    <w:link w:val="Heading4"/>
    <w:uiPriority w:val="9"/>
    <w:semiHidden/>
    <w:rsid w:val="00A7053F"/>
    <w:rPr>
      <w:rFonts w:ascii="Arial" w:eastAsia="Arial" w:hAnsi="Arial" w:cs="Arial"/>
      <w:color w:val="666666"/>
      <w:kern w:val="0"/>
      <w:lang w:val="en"/>
      <w14:ligatures w14:val="none"/>
    </w:rPr>
  </w:style>
  <w:style w:type="character" w:customStyle="1" w:styleId="Heading5Char">
    <w:name w:val="Heading 5 Char"/>
    <w:basedOn w:val="DefaultParagraphFont"/>
    <w:link w:val="Heading5"/>
    <w:uiPriority w:val="9"/>
    <w:semiHidden/>
    <w:rsid w:val="00A7053F"/>
    <w:rPr>
      <w:rFonts w:ascii="Arial" w:eastAsia="Arial" w:hAnsi="Arial" w:cs="Arial"/>
      <w:color w:val="666666"/>
      <w:kern w:val="0"/>
      <w:sz w:val="22"/>
      <w:szCs w:val="22"/>
      <w:lang w:val="en"/>
      <w14:ligatures w14:val="none"/>
    </w:rPr>
  </w:style>
  <w:style w:type="character" w:customStyle="1" w:styleId="Heading6Char">
    <w:name w:val="Heading 6 Char"/>
    <w:basedOn w:val="DefaultParagraphFont"/>
    <w:link w:val="Heading6"/>
    <w:uiPriority w:val="9"/>
    <w:semiHidden/>
    <w:rsid w:val="00A7053F"/>
    <w:rPr>
      <w:rFonts w:ascii="Arial" w:eastAsia="Arial" w:hAnsi="Arial" w:cs="Arial"/>
      <w:i/>
      <w:iCs/>
      <w:color w:val="666666"/>
      <w:kern w:val="0"/>
      <w:sz w:val="22"/>
      <w:szCs w:val="22"/>
      <w:lang w:val="en"/>
      <w14:ligatures w14:val="none"/>
    </w:rPr>
  </w:style>
  <w:style w:type="character" w:customStyle="1" w:styleId="Heading7Char">
    <w:name w:val="Heading 7 Char"/>
    <w:basedOn w:val="DefaultParagraphFont"/>
    <w:link w:val="Heading7"/>
    <w:uiPriority w:val="9"/>
    <w:semiHidden/>
    <w:rsid w:val="00A705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05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053F"/>
    <w:rPr>
      <w:rFonts w:eastAsiaTheme="majorEastAsia" w:cstheme="majorBidi"/>
      <w:color w:val="272727" w:themeColor="text1" w:themeTint="D8"/>
    </w:rPr>
  </w:style>
  <w:style w:type="paragraph" w:styleId="Title">
    <w:name w:val="Title"/>
    <w:basedOn w:val="Normal"/>
    <w:next w:val="Normal"/>
    <w:link w:val="TitleChar"/>
    <w:uiPriority w:val="10"/>
    <w:qFormat/>
    <w:pPr>
      <w:keepNext/>
      <w:keepLines/>
      <w:spacing w:after="60"/>
      <w:pPrChange w:id="7" w:author="Comparison" w:date="2026-09-26T15:13:00Z">
        <w:pPr>
          <w:spacing w:after="80"/>
          <w:contextualSpacing/>
        </w:pPr>
      </w:pPrChange>
    </w:pPr>
    <w:rPr>
      <w:sz w:val="52"/>
      <w:szCs w:val="52"/>
      <w:rPrChange w:id="7" w:author="Comparison" w:date="2026-09-26T15:13:00Z">
        <w:rPr>
          <w:rFonts w:asciiTheme="majorHAnsi" w:eastAsiaTheme="majorEastAsia" w:hAnsiTheme="majorHAnsi" w:cstheme="majorBidi"/>
          <w:spacing w:val="-10"/>
          <w:kern w:val="28"/>
          <w:sz w:val="56"/>
          <w:szCs w:val="56"/>
          <w:lang w:val="en" w:eastAsia="en-US" w:bidi="ar-SA"/>
        </w:rPr>
      </w:rPrChange>
    </w:rPr>
  </w:style>
  <w:style w:type="character" w:customStyle="1" w:styleId="TitleChar">
    <w:name w:val="Title Char"/>
    <w:basedOn w:val="DefaultParagraphFont"/>
    <w:link w:val="Title"/>
    <w:uiPriority w:val="10"/>
    <w:rsid w:val="00A7053F"/>
    <w:rPr>
      <w:rFonts w:ascii="Arial" w:eastAsia="Arial" w:hAnsi="Arial" w:cs="Arial"/>
      <w:kern w:val="0"/>
      <w:sz w:val="52"/>
      <w:szCs w:val="52"/>
      <w:lang w:val="en"/>
      <w14:ligatures w14:val="none"/>
    </w:rPr>
  </w:style>
  <w:style w:type="paragraph" w:styleId="Subtitle">
    <w:name w:val="Subtitle"/>
    <w:basedOn w:val="Normal"/>
    <w:next w:val="Normal"/>
    <w:link w:val="SubtitleChar"/>
    <w:uiPriority w:val="11"/>
    <w:qFormat/>
    <w:pPr>
      <w:keepNext/>
      <w:keepLines/>
      <w:spacing w:after="320"/>
      <w:pPrChange w:id="8" w:author="Comparison" w:date="2026-09-26T15:13:00Z">
        <w:pPr>
          <w:numPr>
            <w:ilvl w:val="1"/>
          </w:numPr>
          <w:spacing w:line="276" w:lineRule="auto"/>
        </w:pPr>
      </w:pPrChange>
    </w:pPr>
    <w:rPr>
      <w:color w:val="666666"/>
      <w:sz w:val="30"/>
      <w:szCs w:val="30"/>
      <w:rPrChange w:id="8" w:author="Comparison" w:date="2026-09-26T15:13:00Z">
        <w:rPr>
          <w:rFonts w:asciiTheme="minorHAnsi" w:eastAsiaTheme="majorEastAsia" w:hAnsiTheme="minorHAnsi" w:cstheme="majorBidi"/>
          <w:color w:val="595959" w:themeColor="text1" w:themeTint="A6"/>
          <w:spacing w:val="15"/>
          <w:sz w:val="28"/>
          <w:szCs w:val="28"/>
          <w:lang w:val="en" w:eastAsia="en-US" w:bidi="ar-SA"/>
        </w:rPr>
      </w:rPrChange>
    </w:rPr>
  </w:style>
  <w:style w:type="character" w:customStyle="1" w:styleId="SubtitleChar">
    <w:name w:val="Subtitle Char"/>
    <w:basedOn w:val="DefaultParagraphFont"/>
    <w:link w:val="Subtitle"/>
    <w:uiPriority w:val="11"/>
    <w:rsid w:val="00A7053F"/>
    <w:rPr>
      <w:rFonts w:ascii="Arial" w:eastAsia="Arial" w:hAnsi="Arial" w:cs="Arial"/>
      <w:color w:val="666666"/>
      <w:kern w:val="0"/>
      <w:sz w:val="30"/>
      <w:szCs w:val="30"/>
      <w:lang w:val="en"/>
      <w14:ligatures w14:val="none"/>
    </w:rPr>
  </w:style>
  <w:style w:type="paragraph" w:styleId="Quote">
    <w:name w:val="Quote"/>
    <w:basedOn w:val="Normal"/>
    <w:next w:val="Normal"/>
    <w:link w:val="QuoteChar"/>
    <w:uiPriority w:val="29"/>
    <w:qFormat/>
    <w:rsid w:val="00A7053F"/>
    <w:pPr>
      <w:spacing w:before="160"/>
      <w:jc w:val="center"/>
    </w:pPr>
    <w:rPr>
      <w:i/>
      <w:iCs/>
      <w:color w:val="404040" w:themeColor="text1" w:themeTint="BF"/>
    </w:rPr>
  </w:style>
  <w:style w:type="character" w:customStyle="1" w:styleId="QuoteChar">
    <w:name w:val="Quote Char"/>
    <w:basedOn w:val="DefaultParagraphFont"/>
    <w:link w:val="Quote"/>
    <w:uiPriority w:val="29"/>
    <w:rsid w:val="00A7053F"/>
    <w:rPr>
      <w:rFonts w:ascii="Times New Roman" w:hAnsi="Times New Roman"/>
      <w:i/>
      <w:iCs/>
      <w:color w:val="404040" w:themeColor="text1" w:themeTint="BF"/>
    </w:rPr>
  </w:style>
  <w:style w:type="paragraph" w:styleId="ListParagraph">
    <w:name w:val="List Paragraph"/>
    <w:basedOn w:val="Normal"/>
    <w:uiPriority w:val="34"/>
    <w:qFormat/>
    <w:rsid w:val="00A7053F"/>
    <w:pPr>
      <w:ind w:left="720"/>
      <w:contextualSpacing/>
    </w:pPr>
  </w:style>
  <w:style w:type="character" w:styleId="IntenseEmphasis">
    <w:name w:val="Intense Emphasis"/>
    <w:basedOn w:val="DefaultParagraphFont"/>
    <w:uiPriority w:val="21"/>
    <w:qFormat/>
    <w:rsid w:val="00A7053F"/>
    <w:rPr>
      <w:i/>
      <w:iCs/>
      <w:color w:val="0F4761" w:themeColor="accent1" w:themeShade="BF"/>
    </w:rPr>
  </w:style>
  <w:style w:type="paragraph" w:styleId="IntenseQuote">
    <w:name w:val="Intense Quote"/>
    <w:basedOn w:val="Normal"/>
    <w:next w:val="Normal"/>
    <w:link w:val="IntenseQuoteChar"/>
    <w:uiPriority w:val="30"/>
    <w:qFormat/>
    <w:rsid w:val="00A705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053F"/>
    <w:rPr>
      <w:rFonts w:ascii="Times New Roman" w:hAnsi="Times New Roman"/>
      <w:i/>
      <w:iCs/>
      <w:color w:val="0F4761" w:themeColor="accent1" w:themeShade="BF"/>
    </w:rPr>
  </w:style>
  <w:style w:type="character" w:styleId="IntenseReference">
    <w:name w:val="Intense Reference"/>
    <w:basedOn w:val="DefaultParagraphFont"/>
    <w:uiPriority w:val="32"/>
    <w:qFormat/>
    <w:rsid w:val="00A7053F"/>
    <w:rPr>
      <w:b/>
      <w:bCs/>
      <w:smallCaps/>
      <w:color w:val="0F4761" w:themeColor="accent1" w:themeShade="BF"/>
      <w:spacing w:val="5"/>
    </w:rPr>
  </w:style>
  <w:style w:type="table" w:customStyle="1" w:styleId="TableNormal0">
    <w:name w:val="TableNormal"/>
    <w:rsid w:val="00E4027B"/>
    <w:pPr>
      <w:spacing w:after="0" w:line="276" w:lineRule="auto"/>
    </w:pPr>
    <w:rPr>
      <w:rFonts w:ascii="Arial" w:eastAsia="Arial" w:hAnsi="Arial" w:cs="Arial"/>
      <w:kern w:val="0"/>
      <w:sz w:val="22"/>
      <w:szCs w:val="22"/>
      <w:lang w:val="en"/>
      <w14:ligatures w14:val="none"/>
    </w:rPr>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510</Words>
  <Characters>2908</Characters>
  <Application>Microsoft Office Word</Application>
  <DocSecurity>0</DocSecurity>
  <Lines>24</Lines>
  <Paragraphs>6</Paragraphs>
  <ScaleCrop>false</ScaleCrop>
  <Company/>
  <LinksUpToDate>false</LinksUpToDate>
  <CharactersWithSpaces>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Seethapathy</dc:creator>
  <cp:keywords/>
  <dc:description/>
  <cp:lastModifiedBy>Arthur Souza Rodrigues</cp:lastModifiedBy>
  <cp:revision>1</cp:revision>
  <dcterms:created xsi:type="dcterms:W3CDTF">2026-01-14T19:21:00Z</dcterms:created>
  <dcterms:modified xsi:type="dcterms:W3CDTF">2026-09-26T19:13:00Z</dcterms:modified>
</cp:coreProperties>
</file>